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4BA75" w14:textId="77777777" w:rsidR="00AB7D20" w:rsidRDefault="00AB7D20" w:rsidP="00EB2D9D">
      <w:pPr>
        <w:pStyle w:val="afff2"/>
        <w:framePr w:w="711" w:h="253" w:hRule="exact" w:wrap="around" w:y="6541"/>
        <w:spacing w:line="276" w:lineRule="auto"/>
        <w:ind w:firstLine="0"/>
        <w:rPr>
          <w:del w:id="41036" w:author="Claude" w:date="2026-10-07T09:24:54Z"/>
          <w:rFonts w:ascii="Fb Fontext" w:hAnsi="Fb Fontext"/>
          <w:rtl/>
        </w:rPr>
      </w:pPr>
      <w:del w:id="41035" w:author="Claude" w:date="2026-10-07T09:24:54Z">
        <w:r w:rsidRPr="00C35A2C">
          <w:rPr>
            <w:rFonts w:ascii="Fb Fontext" w:hAnsi="Fb Fontext" w:hint="cs"/>
            <w:rtl/>
          </w:rPr>
          <w:delText xml:space="preserve">פרק ראשון</w:delText>
        </w:r>
      </w:del>
    </w:p>
    <w:p w14:paraId="48A20520" w14:textId="77777777" w:rsidR="00AB7D20" w:rsidRDefault="00AB7D20" w:rsidP="00AB7D20">
      <w:pPr>
        <w:pStyle w:val="afff1"/>
        <w:framePr w:wrap="around"/>
        <w:jc w:val="both"/>
        <w:rPr>
          <w:rtl/>
        </w:rPr>
      </w:pPr>
      <w:r w:rsidRPr="00C35A2C">
        <w:rPr>
          <w:rFonts w:hint="cs"/>
          <w:rtl/>
        </w:rPr>
        <w:t>כתובות</w:t>
      </w:r>
    </w:p>
    <w:p w14:paraId="0AAB88C0" w14:textId="77777777" w:rsidR="00AB7D20" w:rsidRDefault="00AB7D20" w:rsidP="00AB7D20">
      <w:pPr>
        <w:pStyle w:val="afff3"/>
        <w:framePr w:wrap="around"/>
        <w:spacing w:line="276" w:lineRule="auto"/>
        <w:rPr>
          <w:del w:id="41038" w:author="Claude" w:date="2026-10-07T09:24:54Z"/>
          <w:rtl/>
        </w:rPr>
      </w:pPr>
      <w:del w:id="41037" w:author="Claude" w:date="2026-10-07T09:24:54Z">
        <w:r w:rsidRPr="00C35A2C">
          <w:rPr>
            <w:rFonts w:hint="cs"/>
            <w:rtl/>
          </w:rPr>
          <w:delText xml:space="preserve">בתולה נשאת</w:delText>
        </w:r>
      </w:del>
    </w:p>
    <w:p w14:paraId="71A9E558" w14:textId="77777777" w:rsidR="00AB7D20" w:rsidRPr="00C35A2C" w:rsidRDefault="000F74C2" w:rsidP="000F74C2">
      <w:pPr>
        <w:pStyle w:val="afff4"/>
        <w:framePr w:wrap="around" w:x="3883" w:y="11637"/>
        <w:spacing w:after="0" w:line="276" w:lineRule="auto"/>
        <w:rPr>
          <w:rtl/>
        </w:rPr>
      </w:pPr>
      <w:r>
        <w:rPr>
          <w:rFonts w:hint="cs"/>
          <w:b/>
          <w:bCs/>
          <w:rtl/>
        </w:rPr>
        <w:t>(</w:t>
      </w:r>
      <w:r w:rsidR="00AB7D20" w:rsidRPr="00C35A2C">
        <w:rPr>
          <w:rFonts w:hint="cs"/>
          <w:b/>
          <w:bCs/>
          <w:rtl/>
        </w:rPr>
        <w:t>ב.</w:t>
      </w:r>
      <w:r w:rsidR="00AB7D20" w:rsidRPr="00C35A2C">
        <w:rPr>
          <w:rFonts w:hint="cs"/>
          <w:rtl/>
        </w:rPr>
        <w:t>- טו:</w:t>
      </w:r>
      <w:r>
        <w:rPr>
          <w:rFonts w:hint="cs"/>
          <w:rtl/>
        </w:rPr>
        <w:t>)</w:t>
      </w:r>
    </w:p>
    <w:p w14:paraId="56AA0CC1" w14:textId="61EAC775" w:rsidR="00AB7D20" w:rsidRPr="00C35A2C" w:rsidRDefault="00AB7D20" w:rsidP="00EB2D9D">
      <w:pPr>
        <w:pStyle w:val="afffff4"/>
        <w:ind w:end="0"/>
        <w:rPr>
          <w:rtl/>
        </w:rPr>
      </w:pPr>
      <w:bookmarkStart w:id="0" w:name="_Toc119352790"/>
      <w:r w:rsidRPr="00C35A2C">
        <w:rPr>
          <w:rtl/>
        </w:rPr>
        <w:t>בתולה נשאת ליום הרביעי, ואלמנה ליום החמישי</w:t>
      </w:r>
      <w:r w:rsidR="009A14C6">
        <w:rPr>
          <w:rFonts w:hint="cs"/>
          <w:rtl/>
        </w:rPr>
        <w:t>,</w:t>
      </w:r>
      <w:bookmarkEnd w:id="0"/>
    </w:p>
    <w:p>
      <w:pPr>
        <w:pStyle w:val="PetichatPerek"/>
        <w:rPr>
          <w:ins w:id="41034" w:author="Claude" w:date="2026-10-07T09:24:54Z"/>
        </w:rPr>
      </w:pPr>
      <w:ins w:id="41033" w:author="Claude" w:date="2026-10-07T09:24:54Z">
        <w:r>
          <w:rPr>
            <w:rFonts w:ascii="Fb Fontext" w:hAnsi="Fb Fontext" w:hint="cs"/>
            <w:rtl/>
          </w:rPr>
          <w:t xml:space="preserve">פרק ראשון</w:t>
        </w:r>
        <w:r>
          <w:rPr>
            <w:rFonts w:ascii="Fb Fontext" w:hAnsi="Fb Fontext" w:hint="cs"/>
            <w:rtl/>
          </w:rPr>
          <w:t xml:space="preserve"> - </w:t>
        </w:r>
        <w:r>
          <w:rPr>
            <w:rFonts w:hint="cs"/>
            <w:rtl/>
          </w:rPr>
          <w:t xml:space="preserve">בתולה נשאת</w:t>
        </w:r>
      </w:ins>
    </w:p>
    <w:p w14:paraId="54B8343C" w14:textId="28F288BB" w:rsidR="00AB7D20" w:rsidRDefault="00AB7D20" w:rsidP="00AB7D20">
      <w:pPr>
        <w:pStyle w:val="afff5"/>
        <w:rPr>
          <w:b/>
          <w:rtl/>
        </w:rPr>
      </w:pPr>
      <w:r w:rsidRPr="00C35A2C">
        <w:rPr>
          <w:b/>
          <w:rtl/>
        </w:rPr>
        <w:t>שפעמים בשבת ב</w:t>
      </w:r>
      <w:r w:rsidR="009A14C6">
        <w:rPr>
          <w:rFonts w:hint="cs"/>
          <w:b/>
          <w:rtl/>
        </w:rPr>
        <w:t>"</w:t>
      </w:r>
      <w:r w:rsidRPr="00C35A2C">
        <w:rPr>
          <w:b/>
          <w:rtl/>
        </w:rPr>
        <w:t>ד יושבין בעיירות</w:t>
      </w:r>
      <w:r w:rsidR="009A14C6">
        <w:rPr>
          <w:rFonts w:hint="cs"/>
          <w:b/>
          <w:rtl/>
        </w:rPr>
        <w:t xml:space="preserve"> -</w:t>
      </w:r>
      <w:r w:rsidRPr="00C35A2C">
        <w:rPr>
          <w:b/>
          <w:rtl/>
        </w:rPr>
        <w:t xml:space="preserve"> בשני ובחמישי</w:t>
      </w:r>
      <w:r w:rsidR="009A14C6">
        <w:rPr>
          <w:rFonts w:hint="cs"/>
          <w:b/>
          <w:rtl/>
        </w:rPr>
        <w:t xml:space="preserve"> -</w:t>
      </w:r>
    </w:p>
    <w:p w14:paraId="7FA146C5" w14:textId="6104E070" w:rsidR="00AB7D20" w:rsidRDefault="00AB7D20" w:rsidP="00A50CA9">
      <w:pPr>
        <w:pStyle w:val="afff5"/>
        <w:rPr>
          <w:rtl/>
        </w:rPr>
      </w:pPr>
      <w:r w:rsidRPr="00C35A2C">
        <w:rPr>
          <w:b/>
          <w:rtl/>
        </w:rPr>
        <w:t xml:space="preserve">שאם היה לו </w:t>
      </w:r>
      <w:r w:rsidR="009A14C6">
        <w:rPr>
          <w:rFonts w:hint="cs"/>
          <w:b/>
          <w:rtl/>
        </w:rPr>
        <w:t>'</w:t>
      </w:r>
      <w:r w:rsidRPr="00C35A2C">
        <w:rPr>
          <w:b/>
          <w:rtl/>
        </w:rPr>
        <w:t>טענת בתולים</w:t>
      </w:r>
      <w:r w:rsidR="009A14C6">
        <w:rPr>
          <w:rFonts w:hint="cs"/>
          <w:b/>
          <w:rtl/>
        </w:rPr>
        <w:t>'</w:t>
      </w:r>
      <w:r w:rsidRPr="00C35A2C">
        <w:rPr>
          <w:b/>
          <w:rtl/>
        </w:rPr>
        <w:t xml:space="preserve"> היה משכים לב</w:t>
      </w:r>
      <w:r w:rsidR="009A14C6">
        <w:rPr>
          <w:rFonts w:hint="cs"/>
          <w:b/>
          <w:rtl/>
        </w:rPr>
        <w:t>"</w:t>
      </w:r>
      <w:r w:rsidRPr="00C35A2C">
        <w:rPr>
          <w:b/>
          <w:rtl/>
        </w:rPr>
        <w:t>ד.</w:t>
      </w:r>
    </w:p>
    <w:p w14:paraId="5053F343" w14:textId="5FC4396F" w:rsidR="009A14C6" w:rsidRPr="006D5126" w:rsidRDefault="009A14C6" w:rsidP="00F1680A">
      <w:pPr>
        <w:pStyle w:val="affffb"/>
        <w:rPr>
          <w:spacing w:val="0"/>
          <w:rtl/>
        </w:rPr>
      </w:pPr>
      <w:bookmarkStart w:id="1" w:name="_Toc119352791"/>
      <w:r w:rsidRPr="006D5126">
        <w:rPr>
          <w:rFonts w:hint="eastAsia"/>
          <w:spacing w:val="0"/>
          <w:rtl/>
        </w:rPr>
        <w:t>לצורך</w:t>
      </w:r>
      <w:r w:rsidRPr="006D5126">
        <w:rPr>
          <w:spacing w:val="0"/>
          <w:rtl/>
        </w:rPr>
        <w:t xml:space="preserve"> </w:t>
      </w:r>
      <w:r w:rsidRPr="006D5126">
        <w:rPr>
          <w:rFonts w:hint="eastAsia"/>
          <w:spacing w:val="0"/>
          <w:rtl/>
        </w:rPr>
        <w:t>מה</w:t>
      </w:r>
      <w:r w:rsidRPr="006D5126">
        <w:rPr>
          <w:spacing w:val="0"/>
          <w:rtl/>
        </w:rPr>
        <w:t xml:space="preserve"> </w:t>
      </w:r>
      <w:r w:rsidRPr="006D5126">
        <w:rPr>
          <w:rFonts w:hint="eastAsia"/>
          <w:spacing w:val="0"/>
          <w:rtl/>
        </w:rPr>
        <w:t>נשנתה</w:t>
      </w:r>
      <w:r w:rsidRPr="006D5126">
        <w:rPr>
          <w:spacing w:val="0"/>
          <w:rtl/>
        </w:rPr>
        <w:t xml:space="preserve"> </w:t>
      </w:r>
      <w:r w:rsidRPr="006D5126">
        <w:rPr>
          <w:rFonts w:hint="eastAsia"/>
          <w:spacing w:val="0"/>
          <w:rtl/>
        </w:rPr>
        <w:t>המשנה</w:t>
      </w:r>
      <w:r w:rsidRPr="006D5126">
        <w:rPr>
          <w:spacing w:val="0"/>
          <w:rtl/>
        </w:rPr>
        <w:t xml:space="preserve"> </w:t>
      </w:r>
      <w:r w:rsidRPr="006D5126">
        <w:rPr>
          <w:rFonts w:hint="eastAsia"/>
          <w:spacing w:val="0"/>
          <w:rtl/>
        </w:rPr>
        <w:t>ש</w:t>
      </w:r>
      <w:r w:rsidRPr="006D5126">
        <w:rPr>
          <w:spacing w:val="0"/>
          <w:rtl/>
        </w:rPr>
        <w:t xml:space="preserve">'בתולה </w:t>
      </w:r>
      <w:r w:rsidRPr="006D5126">
        <w:rPr>
          <w:rFonts w:hint="eastAsia"/>
          <w:spacing w:val="0"/>
          <w:rtl/>
        </w:rPr>
        <w:t>ליום</w:t>
      </w:r>
      <w:r w:rsidRPr="006D5126">
        <w:rPr>
          <w:spacing w:val="0"/>
          <w:rtl/>
        </w:rPr>
        <w:t xml:space="preserve"> </w:t>
      </w:r>
      <w:r w:rsidRPr="006D5126">
        <w:rPr>
          <w:rFonts w:hint="eastAsia"/>
          <w:spacing w:val="0"/>
          <w:rtl/>
        </w:rPr>
        <w:t>הרביעי</w:t>
      </w:r>
      <w:r w:rsidRPr="006D5126">
        <w:rPr>
          <w:spacing w:val="0"/>
          <w:rtl/>
        </w:rPr>
        <w:t>'</w:t>
      </w:r>
      <w:bookmarkEnd w:id="1"/>
    </w:p>
    <w:p w14:paraId="4A1E78F0" w14:textId="201024F8" w:rsidR="00AB7D20" w:rsidRPr="00A50CA9" w:rsidRDefault="009A14C6" w:rsidP="00A50CA9">
      <w:pPr>
        <w:ind w:left="0" w:firstLine="0"/>
        <w:rPr>
          <w:rtl/>
        </w:rPr>
      </w:pPr>
      <w:r>
        <w:rPr>
          <w:rStyle w:val="affffe"/>
          <w:rFonts w:hint="cs"/>
          <w:rtl/>
        </w:rPr>
        <w:t>לא שנא</w:t>
      </w:r>
      <w:r w:rsidRPr="009A14C6">
        <w:rPr>
          <w:rStyle w:val="affffe"/>
          <w:rFonts w:hint="cs"/>
          <w:rtl/>
        </w:rPr>
        <w:t>ה</w:t>
      </w:r>
      <w:r w:rsidR="00AB7D20" w:rsidRPr="00A50CA9">
        <w:rPr>
          <w:rStyle w:val="affffe"/>
          <w:rtl/>
        </w:rPr>
        <w:t xml:space="preserve"> </w:t>
      </w:r>
      <w:r w:rsidRPr="00A50CA9">
        <w:rPr>
          <w:rStyle w:val="affffe"/>
          <w:rFonts w:hint="eastAsia"/>
          <w:rtl/>
        </w:rPr>
        <w:t>כדי</w:t>
      </w:r>
      <w:r>
        <w:rPr>
          <w:rFonts w:hint="cs"/>
          <w:rtl/>
        </w:rPr>
        <w:t xml:space="preserve"> </w:t>
      </w:r>
      <w:r w:rsidRPr="00A50CA9">
        <w:rPr>
          <w:rStyle w:val="affffe"/>
          <w:rFonts w:hint="eastAsia"/>
          <w:rtl/>
        </w:rPr>
        <w:t>ל</w:t>
      </w:r>
      <w:r>
        <w:rPr>
          <w:rStyle w:val="affffe"/>
          <w:rFonts w:hint="cs"/>
          <w:rtl/>
        </w:rPr>
        <w:t>ל</w:t>
      </w:r>
      <w:r w:rsidRPr="00A50CA9">
        <w:rPr>
          <w:rStyle w:val="affffe"/>
          <w:rFonts w:hint="eastAsia"/>
          <w:rtl/>
        </w:rPr>
        <w:t>מד</w:t>
      </w:r>
      <w:r w:rsidRPr="00A50CA9">
        <w:rPr>
          <w:rStyle w:val="affffe"/>
          <w:rtl/>
        </w:rPr>
        <w:t>:</w:t>
      </w:r>
      <w:r>
        <w:rPr>
          <w:rFonts w:hint="cs"/>
          <w:rtl/>
        </w:rPr>
        <w:t xml:space="preserve"> על '</w:t>
      </w:r>
      <w:r w:rsidR="00AB7D20" w:rsidRPr="009A14C6">
        <w:rPr>
          <w:rtl/>
        </w:rPr>
        <w:t>הגיע זמן ולא נישאו אוכלות משלו ואוכלות בתרומה</w:t>
      </w:r>
      <w:r w:rsidR="00AB7D20" w:rsidRPr="009A14C6">
        <w:rPr>
          <w:rFonts w:hint="cs"/>
          <w:rtl/>
        </w:rPr>
        <w:t xml:space="preserve">' </w:t>
      </w:r>
      <w:r w:rsidRPr="00CA108A">
        <w:rPr>
          <w:rFonts w:cs="PFT_Frank" w:hint="eastAsia"/>
          <w:b/>
          <w:bCs/>
          <w:szCs w:val="14"/>
          <w:rtl/>
        </w:rPr>
        <w:t>דרק</w:t>
      </w:r>
      <w:r w:rsidR="00AB7D20" w:rsidRPr="00CA108A">
        <w:rPr>
          <w:rFonts w:cs="PFT_Frank"/>
          <w:b/>
          <w:bCs/>
          <w:szCs w:val="14"/>
          <w:rtl/>
        </w:rPr>
        <w:t xml:space="preserve"> מרביעי</w:t>
      </w:r>
      <w:r>
        <w:rPr>
          <w:rFonts w:hint="cs"/>
          <w:rtl/>
        </w:rPr>
        <w:t xml:space="preserve"> - </w:t>
      </w:r>
      <w:r>
        <w:rPr>
          <w:rStyle w:val="affffe"/>
          <w:rFonts w:hint="cs"/>
          <w:rtl/>
        </w:rPr>
        <w:t xml:space="preserve">שהרי </w:t>
      </w:r>
      <w:r w:rsidRPr="00A50CA9">
        <w:rPr>
          <w:rStyle w:val="affffe"/>
          <w:rFonts w:hint="eastAsia"/>
          <w:rtl/>
        </w:rPr>
        <w:t>משנתינו</w:t>
      </w:r>
      <w:r w:rsidRPr="00A50CA9">
        <w:rPr>
          <w:rStyle w:val="affffe"/>
          <w:rtl/>
        </w:rPr>
        <w:t xml:space="preserve"> </w:t>
      </w:r>
      <w:r>
        <w:rPr>
          <w:rStyle w:val="affffe"/>
          <w:rFonts w:hint="cs"/>
          <w:rtl/>
        </w:rPr>
        <w:t xml:space="preserve">כבר </w:t>
      </w:r>
      <w:r w:rsidRPr="00A50CA9">
        <w:rPr>
          <w:rStyle w:val="affffe"/>
          <w:rFonts w:hint="eastAsia"/>
          <w:rtl/>
        </w:rPr>
        <w:t>מפרש</w:t>
      </w:r>
      <w:r w:rsidRPr="00A50CA9">
        <w:rPr>
          <w:rStyle w:val="affffe"/>
          <w:rtl/>
        </w:rPr>
        <w:t xml:space="preserve"> </w:t>
      </w:r>
      <w:r w:rsidRPr="00A50CA9">
        <w:rPr>
          <w:rStyle w:val="affffe"/>
          <w:rFonts w:hint="eastAsia"/>
          <w:rtl/>
        </w:rPr>
        <w:t>טעמיה</w:t>
      </w:r>
      <w:r>
        <w:rPr>
          <w:rStyle w:val="affffe"/>
          <w:rFonts w:hint="cs"/>
          <w:rtl/>
        </w:rPr>
        <w:t>!</w:t>
      </w:r>
    </w:p>
    <w:p w14:paraId="2A188DCB" w14:textId="6F8C7A47" w:rsidR="009A14C6" w:rsidRDefault="00AB7D20" w:rsidP="009A14C6">
      <w:pPr>
        <w:ind w:left="0" w:firstLine="0"/>
        <w:rPr>
          <w:rtl/>
        </w:rPr>
      </w:pPr>
      <w:r w:rsidRPr="00B0111F">
        <w:rPr>
          <w:rStyle w:val="affffe"/>
          <w:rFonts w:hint="cs"/>
          <w:rtl/>
        </w:rPr>
        <w:t xml:space="preserve">אלא הכי </w:t>
      </w:r>
      <w:r w:rsidR="009A14C6">
        <w:rPr>
          <w:rStyle w:val="affffe"/>
          <w:rFonts w:hint="cs"/>
          <w:rtl/>
        </w:rPr>
        <w:t>משמואל</w:t>
      </w:r>
      <w:r w:rsidRPr="00B0111F">
        <w:rPr>
          <w:rStyle w:val="affffe"/>
          <w:rFonts w:hint="cs"/>
          <w:rtl/>
        </w:rPr>
        <w:t>:</w:t>
      </w:r>
      <w:r w:rsidRPr="00C35A2C">
        <w:rPr>
          <w:rFonts w:ascii="Fb Fontext" w:hAnsi="Fb Fontext"/>
          <w:rtl/>
        </w:rPr>
        <w:t xml:space="preserve"> </w:t>
      </w:r>
      <w:r w:rsidR="009A14C6">
        <w:rPr>
          <w:rFonts w:ascii="Fb Fontext" w:hAnsi="Fb Fontext" w:hint="cs"/>
          <w:rtl/>
        </w:rPr>
        <w:t>הרי ל</w:t>
      </w:r>
      <w:r w:rsidRPr="00C35A2C">
        <w:rPr>
          <w:rFonts w:ascii="Fb Fontext" w:hAnsi="Fb Fontext"/>
          <w:rtl/>
        </w:rPr>
        <w:t>מה בתולה לרביעי?</w:t>
      </w:r>
      <w:r w:rsidR="009A14C6">
        <w:rPr>
          <w:rFonts w:ascii="Fb Fontext" w:hAnsi="Fb Fontext" w:hint="cs"/>
          <w:rtl/>
        </w:rPr>
        <w:t xml:space="preserve"> </w:t>
      </w:r>
      <w:r w:rsidRPr="00C35A2C">
        <w:rPr>
          <w:rFonts w:ascii="Fb Fontext" w:hAnsi="Fb Fontext"/>
          <w:rtl/>
        </w:rPr>
        <w:t xml:space="preserve">טענת </w:t>
      </w:r>
      <w:r w:rsidRPr="00A50CA9">
        <w:rPr>
          <w:rtl/>
        </w:rPr>
        <w:t>בתולים</w:t>
      </w:r>
      <w:r w:rsidR="009A14C6">
        <w:rPr>
          <w:rFonts w:hint="cs"/>
          <w:rtl/>
        </w:rPr>
        <w:t>!</w:t>
      </w:r>
    </w:p>
    <w:p w14:paraId="24DD058D" w14:textId="22615CFD" w:rsidR="00AB7D20" w:rsidRDefault="009A14C6" w:rsidP="009A14C6">
      <w:pPr>
        <w:ind w:left="0" w:firstLine="0"/>
        <w:rPr>
          <w:rFonts w:ascii="Fb Fontext" w:hAnsi="Fb Fontext"/>
          <w:rtl/>
        </w:rPr>
      </w:pPr>
      <w:r>
        <w:rPr>
          <w:rStyle w:val="affffe"/>
          <w:rFonts w:hint="cs"/>
          <w:rtl/>
        </w:rPr>
        <w:t>וא</w:t>
      </w:r>
      <w:r w:rsidRPr="00A50CA9">
        <w:rPr>
          <w:rStyle w:val="affffe"/>
          <w:rtl/>
        </w:rPr>
        <w:t xml:space="preserve">"כ </w:t>
      </w:r>
      <w:r w:rsidRPr="00A50CA9">
        <w:rPr>
          <w:rStyle w:val="affffe"/>
          <w:rFonts w:hint="eastAsia"/>
          <w:rtl/>
        </w:rPr>
        <w:t>יקשה</w:t>
      </w:r>
      <w:r w:rsidRPr="00A50CA9">
        <w:rPr>
          <w:rStyle w:val="affffe"/>
          <w:rtl/>
        </w:rPr>
        <w:t>:</w:t>
      </w:r>
      <w:r>
        <w:rPr>
          <w:rFonts w:ascii="Fb Fontext" w:hAnsi="Fb Fontext" w:hint="cs"/>
          <w:rtl/>
        </w:rPr>
        <w:t xml:space="preserve"> </w:t>
      </w:r>
      <w:r w:rsidR="00AB7D20" w:rsidRPr="00C35A2C">
        <w:rPr>
          <w:rFonts w:ascii="Fb Fontext" w:hAnsi="Fb Fontext"/>
          <w:rtl/>
        </w:rPr>
        <w:t>תינשא באחד בשבת ש</w:t>
      </w:r>
      <w:r>
        <w:rPr>
          <w:rFonts w:ascii="Fb Fontext" w:hAnsi="Fb Fontext" w:hint="cs"/>
          <w:rtl/>
        </w:rPr>
        <w:t>גם</w:t>
      </w:r>
      <w:r w:rsidR="00AB7D20" w:rsidRPr="00C35A2C">
        <w:rPr>
          <w:rFonts w:ascii="Fb Fontext" w:hAnsi="Fb Fontext"/>
          <w:rtl/>
        </w:rPr>
        <w:t xml:space="preserve"> משכים לב</w:t>
      </w:r>
      <w:r>
        <w:rPr>
          <w:rFonts w:ascii="Fb Fontext" w:hAnsi="Fb Fontext" w:hint="cs"/>
          <w:rtl/>
        </w:rPr>
        <w:t>"</w:t>
      </w:r>
      <w:r w:rsidR="00AB7D20" w:rsidRPr="00C35A2C">
        <w:rPr>
          <w:rFonts w:ascii="Fb Fontext" w:hAnsi="Fb Fontext"/>
          <w:rtl/>
        </w:rPr>
        <w:t>ד!</w:t>
      </w:r>
    </w:p>
    <w:p w14:paraId="49B8AB47" w14:textId="2DF35BA4" w:rsidR="009A14C6" w:rsidRDefault="009A14C6" w:rsidP="009A14C6">
      <w:pPr>
        <w:ind w:left="0" w:firstLine="0"/>
        <w:rPr>
          <w:rtl/>
        </w:rPr>
      </w:pPr>
      <w:r>
        <w:rPr>
          <w:rStyle w:val="affffe"/>
          <w:rFonts w:hint="cs"/>
          <w:rtl/>
        </w:rPr>
        <w:t>ו</w:t>
      </w:r>
      <w:r w:rsidRPr="00A50CA9">
        <w:rPr>
          <w:rStyle w:val="affffe"/>
          <w:rFonts w:hint="eastAsia"/>
          <w:rtl/>
        </w:rPr>
        <w:t>תירץ</w:t>
      </w:r>
      <w:r w:rsidRPr="00A50CA9">
        <w:rPr>
          <w:rtl/>
        </w:rPr>
        <w:t>:</w:t>
      </w:r>
      <w:r w:rsidRPr="009A14C6">
        <w:rPr>
          <w:rFonts w:hint="cs"/>
          <w:rtl/>
        </w:rPr>
        <w:t xml:space="preserve"> </w:t>
      </w:r>
      <w:r w:rsidR="00AB7D20" w:rsidRPr="00CA108A">
        <w:rPr>
          <w:rFonts w:cs="PFT_Frank"/>
          <w:b/>
          <w:bCs/>
          <w:szCs w:val="14"/>
          <w:rtl/>
        </w:rPr>
        <w:t>שקדו על תקנת בנות ישראל</w:t>
      </w:r>
      <w:r w:rsidR="00AB7D20" w:rsidRPr="009A14C6">
        <w:rPr>
          <w:rtl/>
        </w:rPr>
        <w:t xml:space="preserve"> שיהא טורח</w:t>
      </w:r>
      <w:r w:rsidRPr="009A14C6">
        <w:rPr>
          <w:rFonts w:hint="cs"/>
          <w:rtl/>
        </w:rPr>
        <w:t xml:space="preserve"> </w:t>
      </w:r>
      <w:r w:rsidR="00AB7D20" w:rsidRPr="009A14C6">
        <w:rPr>
          <w:rtl/>
        </w:rPr>
        <w:t>בסעודה</w:t>
      </w:r>
      <w:r>
        <w:rPr>
          <w:rFonts w:hint="cs"/>
          <w:rtl/>
        </w:rPr>
        <w:t xml:space="preserve"> </w:t>
      </w:r>
      <w:r w:rsidR="00AB7D20" w:rsidRPr="009A14C6">
        <w:rPr>
          <w:rFonts w:hint="cs"/>
          <w:rtl/>
        </w:rPr>
        <w:t>ג</w:t>
      </w:r>
      <w:r>
        <w:rPr>
          <w:rFonts w:hint="cs"/>
          <w:rtl/>
        </w:rPr>
        <w:t>"</w:t>
      </w:r>
      <w:r w:rsidR="00AB7D20" w:rsidRPr="009A14C6">
        <w:rPr>
          <w:rtl/>
        </w:rPr>
        <w:t>י</w:t>
      </w:r>
      <w:r>
        <w:rPr>
          <w:rFonts w:hint="cs"/>
          <w:rtl/>
        </w:rPr>
        <w:t xml:space="preserve"> -</w:t>
      </w:r>
    </w:p>
    <w:p w14:paraId="4E2AACD1" w14:textId="6FD85E32" w:rsidR="00AB7D20" w:rsidRPr="009A14C6" w:rsidRDefault="00AB7D20" w:rsidP="00A50CA9">
      <w:pPr>
        <w:ind w:left="0" w:firstLine="113"/>
        <w:jc w:val="center"/>
        <w:rPr>
          <w:rtl/>
        </w:rPr>
      </w:pPr>
      <w:r w:rsidRPr="009A14C6">
        <w:rPr>
          <w:rFonts w:hint="cs"/>
          <w:rtl/>
        </w:rPr>
        <w:t xml:space="preserve"> ראשון שני ושלישי</w:t>
      </w:r>
      <w:r w:rsidR="009A14C6">
        <w:rPr>
          <w:rFonts w:hint="cs"/>
          <w:rtl/>
        </w:rPr>
        <w:t xml:space="preserve"> -</w:t>
      </w:r>
      <w:r w:rsidRPr="009A14C6">
        <w:rPr>
          <w:rFonts w:hint="cs"/>
          <w:rtl/>
        </w:rPr>
        <w:t xml:space="preserve"> </w:t>
      </w:r>
      <w:r w:rsidRPr="009A14C6">
        <w:rPr>
          <w:rtl/>
        </w:rPr>
        <w:t>ורביעי כונסה.</w:t>
      </w:r>
    </w:p>
    <w:p w14:paraId="0B4B6FA0" w14:textId="3DA5C80C" w:rsidR="009A14C6" w:rsidRDefault="00AB7D20" w:rsidP="00AB7D20">
      <w:pPr>
        <w:rPr>
          <w:rFonts w:ascii="Fb Fontext" w:hAnsi="Fb Fontext"/>
          <w:rtl/>
        </w:rPr>
      </w:pPr>
      <w:r w:rsidRPr="00A50CA9">
        <w:rPr>
          <w:rStyle w:val="affffe"/>
          <w:rtl/>
        </w:rPr>
        <w:t>ו</w:t>
      </w:r>
      <w:r w:rsidR="009A14C6">
        <w:rPr>
          <w:rStyle w:val="affffe"/>
          <w:rFonts w:hint="cs"/>
          <w:rtl/>
        </w:rPr>
        <w:t>אמר</w:t>
      </w:r>
      <w:r w:rsidR="009A14C6" w:rsidRPr="00A50CA9">
        <w:rPr>
          <w:rStyle w:val="affffe"/>
          <w:rtl/>
        </w:rPr>
        <w:t xml:space="preserve"> שלפי"ז:</w:t>
      </w:r>
      <w:r w:rsidR="009A14C6">
        <w:rPr>
          <w:rFonts w:ascii="Fb Fontext" w:hAnsi="Fb Fontext" w:hint="cs"/>
          <w:rtl/>
        </w:rPr>
        <w:t xml:space="preserve"> מ</w:t>
      </w:r>
      <w:r w:rsidRPr="00C35A2C">
        <w:rPr>
          <w:rFonts w:ascii="Fb Fontext" w:hAnsi="Fb Fontext"/>
          <w:rtl/>
        </w:rPr>
        <w:t xml:space="preserve">ה ששנינו </w:t>
      </w:r>
      <w:r w:rsidR="009A14C6">
        <w:rPr>
          <w:rFonts w:ascii="Fb Fontext" w:hAnsi="Fb Fontext" w:hint="cs"/>
          <w:rtl/>
        </w:rPr>
        <w:t>'</w:t>
      </w:r>
      <w:r w:rsidRPr="00C35A2C">
        <w:rPr>
          <w:rFonts w:ascii="Fb Fontext" w:hAnsi="Fb Fontext"/>
          <w:rtl/>
        </w:rPr>
        <w:t>הגיע זמן ולא נישאו אוכלות</w:t>
      </w:r>
      <w:r w:rsidR="009A14C6">
        <w:rPr>
          <w:rFonts w:ascii="Fb Fontext" w:hAnsi="Fb Fontext" w:hint="cs"/>
          <w:rtl/>
        </w:rPr>
        <w:t>.. -</w:t>
      </w:r>
    </w:p>
    <w:p w14:paraId="3D541908" w14:textId="46E322AF" w:rsidR="00AB7D20" w:rsidRPr="00A50CA9" w:rsidRDefault="00AB7D20" w:rsidP="00A50CA9">
      <w:pPr>
        <w:ind w:left="0" w:firstLine="0"/>
        <w:rPr>
          <w:rtl/>
        </w:rPr>
      </w:pPr>
      <w:r w:rsidRPr="00CA108A">
        <w:rPr>
          <w:rFonts w:cs="PFT_Frank"/>
          <w:b/>
          <w:bCs/>
          <w:szCs w:val="14"/>
          <w:rtl/>
        </w:rPr>
        <w:t>הגיע זמן באחד בשבת</w:t>
      </w:r>
      <w:r w:rsidR="009A14C6">
        <w:rPr>
          <w:rFonts w:hint="cs"/>
          <w:rtl/>
        </w:rPr>
        <w:t xml:space="preserve"> -</w:t>
      </w:r>
      <w:r w:rsidRPr="009A14C6">
        <w:rPr>
          <w:rtl/>
        </w:rPr>
        <w:t xml:space="preserve"> מתוך שא</w:t>
      </w:r>
      <w:r w:rsidR="009A14C6" w:rsidRPr="009A14C6">
        <w:rPr>
          <w:rFonts w:hint="cs"/>
          <w:rtl/>
        </w:rPr>
        <w:t>"</w:t>
      </w:r>
      <w:r w:rsidR="009A14C6">
        <w:rPr>
          <w:rFonts w:hint="cs"/>
          <w:rtl/>
        </w:rPr>
        <w:t>א</w:t>
      </w:r>
      <w:r w:rsidRPr="009A14C6">
        <w:rPr>
          <w:rtl/>
        </w:rPr>
        <w:t xml:space="preserve"> לכנוס - אי</w:t>
      </w:r>
      <w:r w:rsidR="009A14C6">
        <w:rPr>
          <w:rFonts w:hint="cs"/>
          <w:rtl/>
        </w:rPr>
        <w:t>ן</w:t>
      </w:r>
      <w:r w:rsidRPr="009A14C6">
        <w:rPr>
          <w:rtl/>
        </w:rPr>
        <w:t xml:space="preserve"> </w:t>
      </w:r>
      <w:r w:rsidR="009A14C6">
        <w:rPr>
          <w:rFonts w:hint="cs"/>
          <w:rtl/>
        </w:rPr>
        <w:t xml:space="preserve">לה </w:t>
      </w:r>
      <w:r w:rsidRPr="009A14C6">
        <w:rPr>
          <w:rtl/>
        </w:rPr>
        <w:t>מזונות</w:t>
      </w:r>
      <w:r w:rsidR="009A14C6">
        <w:rPr>
          <w:rFonts w:hint="cs"/>
          <w:rtl/>
        </w:rPr>
        <w:t>,</w:t>
      </w:r>
    </w:p>
    <w:p w14:paraId="561506E6" w14:textId="77777777" w:rsidR="00E26091" w:rsidRDefault="009A14C6" w:rsidP="00E26091">
      <w:pPr>
        <w:rPr>
          <w:rtl/>
        </w:rPr>
      </w:pPr>
      <w:r w:rsidRPr="00A50CA9">
        <w:rPr>
          <w:rStyle w:val="affffe"/>
          <w:rFonts w:hint="eastAsia"/>
          <w:rtl/>
        </w:rPr>
        <w:t>א</w:t>
      </w:r>
      <w:r w:rsidRPr="00A50CA9">
        <w:rPr>
          <w:rStyle w:val="affffe"/>
          <w:rtl/>
        </w:rPr>
        <w:t>.</w:t>
      </w:r>
      <w:r>
        <w:rPr>
          <w:rFonts w:hint="cs"/>
          <w:rtl/>
        </w:rPr>
        <w:t xml:space="preserve"> </w:t>
      </w:r>
      <w:r w:rsidRPr="00A50CA9">
        <w:rPr>
          <w:rStyle w:val="affffe"/>
          <w:rFonts w:hint="eastAsia"/>
          <w:rtl/>
        </w:rPr>
        <w:t>ו</w:t>
      </w:r>
      <w:r>
        <w:rPr>
          <w:rStyle w:val="affffe"/>
          <w:rFonts w:hint="cs"/>
          <w:rtl/>
        </w:rPr>
        <w:t>ה"ה</w:t>
      </w:r>
      <w:r w:rsidRPr="00A50CA9">
        <w:rPr>
          <w:rStyle w:val="affffe"/>
          <w:rtl/>
        </w:rPr>
        <w:t>:</w:t>
      </w:r>
      <w:r w:rsidR="00AB7D20" w:rsidRPr="009A14C6">
        <w:rPr>
          <w:rtl/>
        </w:rPr>
        <w:t xml:space="preserve"> חלה הוא</w:t>
      </w:r>
      <w:r>
        <w:rPr>
          <w:rFonts w:hint="cs"/>
          <w:rtl/>
        </w:rPr>
        <w:t>,</w:t>
      </w:r>
      <w:r w:rsidR="00AB7D20" w:rsidRPr="009A14C6">
        <w:rPr>
          <w:rtl/>
        </w:rPr>
        <w:t xml:space="preserve"> </w:t>
      </w:r>
      <w:r w:rsidR="00AB7D20" w:rsidRPr="00CA108A">
        <w:rPr>
          <w:rFonts w:cs="PFT_Frank"/>
          <w:b/>
          <w:bCs/>
          <w:szCs w:val="14"/>
          <w:rtl/>
        </w:rPr>
        <w:t>או</w:t>
      </w:r>
      <w:r w:rsidR="00AB7D20" w:rsidRPr="009A14C6">
        <w:rPr>
          <w:rtl/>
        </w:rPr>
        <w:t xml:space="preserve"> היא</w:t>
      </w:r>
      <w:r>
        <w:rPr>
          <w:rFonts w:hint="cs"/>
          <w:rtl/>
        </w:rPr>
        <w:t>,</w:t>
      </w:r>
      <w:r w:rsidR="00AB7D20" w:rsidRPr="009A14C6">
        <w:rPr>
          <w:rtl/>
        </w:rPr>
        <w:t xml:space="preserve"> </w:t>
      </w:r>
      <w:r w:rsidR="00AB7D20" w:rsidRPr="00CA108A">
        <w:rPr>
          <w:rFonts w:cs="PFT_Frank"/>
          <w:b/>
          <w:bCs/>
          <w:szCs w:val="14"/>
          <w:rtl/>
        </w:rPr>
        <w:t>או</w:t>
      </w:r>
      <w:r w:rsidR="00AB7D20" w:rsidRPr="009A14C6">
        <w:rPr>
          <w:rtl/>
        </w:rPr>
        <w:t xml:space="preserve"> שפירסה נד</w:t>
      </w:r>
      <w:r w:rsidR="00AB7D20" w:rsidRPr="009A14C6">
        <w:rPr>
          <w:rFonts w:hint="cs"/>
          <w:rtl/>
        </w:rPr>
        <w:t xml:space="preserve">ה </w:t>
      </w:r>
      <w:r>
        <w:rPr>
          <w:rFonts w:hint="cs"/>
          <w:rtl/>
        </w:rPr>
        <w:t xml:space="preserve">- </w:t>
      </w:r>
      <w:r w:rsidR="00AB7D20" w:rsidRPr="009A14C6">
        <w:rPr>
          <w:rtl/>
        </w:rPr>
        <w:t>אי</w:t>
      </w:r>
      <w:r>
        <w:rPr>
          <w:rFonts w:hint="cs"/>
          <w:rtl/>
        </w:rPr>
        <w:t>ן</w:t>
      </w:r>
      <w:r w:rsidR="00AB7D20" w:rsidRPr="009A14C6">
        <w:rPr>
          <w:rtl/>
        </w:rPr>
        <w:t xml:space="preserve"> לה מזונות.</w:t>
      </w:r>
    </w:p>
    <w:p w14:paraId="676086E3" w14:textId="3318B643" w:rsidR="00AB7D20" w:rsidRPr="00F97732" w:rsidRDefault="00AB7D20" w:rsidP="003156E1">
      <w:pPr>
        <w:pStyle w:val="aff9"/>
        <w:rPr>
          <w:rtl/>
        </w:rPr>
      </w:pPr>
      <w:r w:rsidRPr="003156E1">
        <w:rPr>
          <w:rFonts w:ascii="FrankRuehl" w:hAnsi="FrankRuehl" w:hint="cs"/>
          <w:rtl/>
        </w:rPr>
        <w:t>׹</w:t>
      </w:r>
    </w:p>
    <w:p w14:paraId="7D23A3D4" w14:textId="77777777" w:rsidR="00AB7D20" w:rsidRPr="00C35A2C" w:rsidRDefault="00AB7D20" w:rsidP="00E26091">
      <w:pPr>
        <w:pStyle w:val="afff"/>
        <w:framePr w:wrap="around"/>
        <w:rPr>
          <w:rtl/>
        </w:rPr>
      </w:pPr>
      <w:bookmarkStart w:id="2" w:name="_Toc119254523"/>
      <w:bookmarkStart w:id="3" w:name="_Toc119352792"/>
      <w:r w:rsidRPr="00C35A2C">
        <w:rPr>
          <w:rFonts w:hint="cs"/>
          <w:rtl/>
        </w:rPr>
        <w:t>ב:</w:t>
      </w:r>
      <w:bookmarkEnd w:id="2"/>
      <w:bookmarkEnd w:id="3"/>
    </w:p>
    <w:p w14:paraId="0675874D" w14:textId="208FA2DE" w:rsidR="00E268F4" w:rsidRDefault="009A14C6" w:rsidP="00A50CA9">
      <w:pPr>
        <w:rPr>
          <w:rFonts w:ascii="Fb Fontext" w:hAnsi="Fb Fontext"/>
          <w:rtl/>
        </w:rPr>
      </w:pPr>
      <w:r w:rsidRPr="00A50CA9">
        <w:rPr>
          <w:rStyle w:val="affffe"/>
          <w:rFonts w:hint="eastAsia"/>
          <w:rtl/>
        </w:rPr>
        <w:t>ב</w:t>
      </w:r>
      <w:r w:rsidRPr="00A50CA9">
        <w:rPr>
          <w:rStyle w:val="affffe"/>
          <w:rtl/>
        </w:rPr>
        <w:t>.</w:t>
      </w:r>
      <w:r w:rsidRPr="00CA108A">
        <w:rPr>
          <w:rFonts w:ascii="Fb Fontext" w:hAnsi="Fb Fontext" w:cs="PFT_Frank" w:hint="cs"/>
          <w:b/>
          <w:bCs/>
          <w:szCs w:val="14"/>
          <w:rtl/>
        </w:rPr>
        <w:t xml:space="preserve"> </w:t>
      </w:r>
      <w:r w:rsidR="00AB7D20" w:rsidRPr="00A50CA9">
        <w:rPr>
          <w:rStyle w:val="affffe"/>
          <w:rtl/>
        </w:rPr>
        <w:t>א</w:t>
      </w:r>
      <w:r w:rsidRPr="00A50CA9">
        <w:rPr>
          <w:rStyle w:val="affffe"/>
          <w:rtl/>
        </w:rPr>
        <w:t>"</w:t>
      </w:r>
      <w:r w:rsidR="00AB7D20" w:rsidRPr="00A50CA9">
        <w:rPr>
          <w:rStyle w:val="affffe"/>
          <w:rtl/>
        </w:rPr>
        <w:t>ד</w:t>
      </w:r>
      <w:r w:rsidRPr="00A50CA9">
        <w:rPr>
          <w:rStyle w:val="affffe"/>
          <w:rtl/>
        </w:rPr>
        <w:t xml:space="preserve">, </w:t>
      </w:r>
      <w:r w:rsidRPr="00EB2D9D">
        <w:rPr>
          <w:rStyle w:val="affffc"/>
          <w:rFonts w:hint="eastAsia"/>
          <w:rtl/>
        </w:rPr>
        <w:t>א</w:t>
      </w:r>
      <w:r w:rsidR="00AB7D20" w:rsidRPr="00EB2D9D">
        <w:rPr>
          <w:rStyle w:val="affffc"/>
          <w:rtl/>
        </w:rPr>
        <w:t>יבעיא: חלה הוא א</w:t>
      </w:r>
      <w:r w:rsidRPr="00EB2D9D">
        <w:rPr>
          <w:rStyle w:val="affffc"/>
          <w:rFonts w:hint="cs"/>
          <w:rtl/>
        </w:rPr>
        <w:t>ם</w:t>
      </w:r>
      <w:r w:rsidR="00AB7D20" w:rsidRPr="00EB2D9D">
        <w:rPr>
          <w:rStyle w:val="affffc"/>
          <w:rtl/>
        </w:rPr>
        <w:t xml:space="preserve"> אנ</w:t>
      </w:r>
      <w:r w:rsidRPr="00EB2D9D">
        <w:rPr>
          <w:rStyle w:val="affffc"/>
          <w:rFonts w:hint="cs"/>
          <w:rtl/>
        </w:rPr>
        <w:t>ו</w:t>
      </w:r>
      <w:r w:rsidR="00AB7D20" w:rsidRPr="00EB2D9D">
        <w:rPr>
          <w:rStyle w:val="affffc"/>
          <w:rtl/>
        </w:rPr>
        <w:t>ס</w:t>
      </w:r>
      <w:r w:rsidRPr="00EB2D9D">
        <w:rPr>
          <w:rStyle w:val="affffc"/>
          <w:rFonts w:hint="cs"/>
          <w:rtl/>
        </w:rPr>
        <w:t>,</w:t>
      </w:r>
      <w:r w:rsidRPr="00CA108A">
        <w:rPr>
          <w:rFonts w:ascii="Fb Fontext" w:hAnsi="Fb Fontext" w:cs="PFT_Frank" w:hint="cs"/>
          <w:b/>
          <w:bCs/>
          <w:szCs w:val="14"/>
          <w:rtl/>
        </w:rPr>
        <w:t xml:space="preserve"> </w:t>
      </w:r>
      <w:r w:rsidR="00AB7D20" w:rsidRPr="00CA108A">
        <w:rPr>
          <w:rFonts w:ascii="Fb Fontext" w:hAnsi="Fb Fontext" w:cs="PFT_Frank" w:hint="cs"/>
          <w:b/>
          <w:bCs/>
          <w:szCs w:val="14"/>
          <w:rtl/>
        </w:rPr>
        <w:t>או</w:t>
      </w:r>
      <w:r w:rsidR="00AB7D20" w:rsidRPr="00C35A2C">
        <w:rPr>
          <w:rFonts w:ascii="Fb Fontext" w:hAnsi="Fb Fontext" w:hint="cs"/>
          <w:rtl/>
        </w:rPr>
        <w:t xml:space="preserve"> </w:t>
      </w:r>
      <w:r>
        <w:rPr>
          <w:rFonts w:ascii="Fb Fontext" w:hAnsi="Fb Fontext" w:hint="cs"/>
          <w:rtl/>
        </w:rPr>
        <w:t>לא אנוס</w:t>
      </w:r>
      <w:r w:rsidR="00AB7D20">
        <w:rPr>
          <w:rFonts w:ascii="Fb Fontext" w:hAnsi="Fb Fontext"/>
          <w:rtl/>
        </w:rPr>
        <w:t xml:space="preserve"> </w:t>
      </w:r>
      <w:r>
        <w:rPr>
          <w:rFonts w:ascii="Fb Fontext" w:hAnsi="Fb Fontext" w:hint="cs"/>
          <w:rtl/>
        </w:rPr>
        <w:t xml:space="preserve">מחמת </w:t>
      </w:r>
      <w:r w:rsidR="00AB7D20">
        <w:rPr>
          <w:rFonts w:ascii="Fb Fontext" w:hAnsi="Fb Fontext"/>
          <w:rtl/>
        </w:rPr>
        <w:t>תקנ</w:t>
      </w:r>
      <w:r w:rsidR="00AB7D20">
        <w:rPr>
          <w:rFonts w:ascii="Fb Fontext" w:hAnsi="Fb Fontext" w:hint="cs"/>
          <w:rtl/>
        </w:rPr>
        <w:t>ה</w:t>
      </w:r>
      <w:r w:rsidR="00E268F4">
        <w:rPr>
          <w:rFonts w:ascii="Fb Fontext" w:hAnsi="Fb Fontext" w:hint="cs"/>
          <w:rtl/>
        </w:rPr>
        <w:t>?</w:t>
      </w:r>
    </w:p>
    <w:p w14:paraId="39D5663E" w14:textId="6839A4D6" w:rsidR="00AB7D20" w:rsidRDefault="00AB7D20" w:rsidP="009A14C6">
      <w:pPr>
        <w:rPr>
          <w:rFonts w:ascii="Fb Fontext" w:hAnsi="Fb Fontext"/>
          <w:rtl/>
        </w:rPr>
      </w:pPr>
      <w:r w:rsidRPr="00A50CA9">
        <w:rPr>
          <w:rStyle w:val="affffe"/>
          <w:rtl/>
        </w:rPr>
        <w:t xml:space="preserve">ואת"ל </w:t>
      </w:r>
      <w:r w:rsidR="009A14C6" w:rsidRPr="00A50CA9">
        <w:rPr>
          <w:rStyle w:val="affffe"/>
          <w:rFonts w:hint="eastAsia"/>
          <w:rtl/>
        </w:rPr>
        <w:t>חייב</w:t>
      </w:r>
      <w:r w:rsidR="009A14C6">
        <w:rPr>
          <w:rFonts w:ascii="Fb Fontext" w:hAnsi="Fb Fontext" w:hint="cs"/>
          <w:rtl/>
        </w:rPr>
        <w:t>:</w:t>
      </w:r>
      <w:r w:rsidRPr="009A14C6">
        <w:rPr>
          <w:rFonts w:ascii="Fb Fontext" w:hAnsi="Fb Fontext"/>
          <w:rtl/>
        </w:rPr>
        <w:t xml:space="preserve"> </w:t>
      </w:r>
      <w:r w:rsidRPr="00A50CA9">
        <w:rPr>
          <w:rFonts w:ascii="Fb Fontext" w:hAnsi="Fb Fontext"/>
          <w:rtl/>
        </w:rPr>
        <w:t>חלתה היא</w:t>
      </w:r>
      <w:r w:rsidR="009A14C6">
        <w:rPr>
          <w:rFonts w:ascii="Fb Fontext" w:hAnsi="Fb Fontext" w:hint="cs"/>
          <w:rtl/>
        </w:rPr>
        <w:t xml:space="preserve"> - אם '</w:t>
      </w:r>
      <w:r w:rsidRPr="00C35A2C">
        <w:rPr>
          <w:rFonts w:ascii="Fb Fontext" w:hAnsi="Fb Fontext"/>
          <w:rtl/>
        </w:rPr>
        <w:t>אנ</w:t>
      </w:r>
      <w:r w:rsidR="009A14C6">
        <w:rPr>
          <w:rFonts w:ascii="Fb Fontext" w:hAnsi="Fb Fontext" w:hint="cs"/>
          <w:rtl/>
        </w:rPr>
        <w:t>י</w:t>
      </w:r>
      <w:r w:rsidRPr="00C35A2C">
        <w:rPr>
          <w:rFonts w:ascii="Fb Fontext" w:hAnsi="Fb Fontext"/>
          <w:rtl/>
        </w:rPr>
        <w:t xml:space="preserve"> </w:t>
      </w:r>
      <w:r w:rsidR="009A14C6">
        <w:rPr>
          <w:rFonts w:ascii="Fb Fontext" w:hAnsi="Fb Fontext" w:hint="cs"/>
          <w:rtl/>
        </w:rPr>
        <w:t>מוכן'</w:t>
      </w:r>
      <w:r w:rsidRPr="00C35A2C">
        <w:rPr>
          <w:rFonts w:ascii="Fb Fontext" w:hAnsi="Fb Fontext"/>
          <w:rtl/>
        </w:rPr>
        <w:t>,</w:t>
      </w:r>
      <w:r w:rsidR="009A14C6" w:rsidRPr="00CA108A">
        <w:rPr>
          <w:rFonts w:ascii="Fb Fontext" w:hAnsi="Fb Fontext" w:cs="PFT_Frank" w:hint="cs"/>
          <w:b/>
          <w:bCs/>
          <w:szCs w:val="14"/>
          <w:rtl/>
        </w:rPr>
        <w:t xml:space="preserve"> </w:t>
      </w:r>
      <w:r w:rsidRPr="00CA108A">
        <w:rPr>
          <w:rFonts w:ascii="Fb Fontext" w:hAnsi="Fb Fontext" w:cs="PFT_Frank" w:hint="cs"/>
          <w:b/>
          <w:bCs/>
          <w:szCs w:val="14"/>
          <w:rtl/>
        </w:rPr>
        <w:t>או</w:t>
      </w:r>
      <w:r w:rsidRPr="00C35A2C">
        <w:rPr>
          <w:rFonts w:ascii="Fb Fontext" w:hAnsi="Fb Fontext"/>
          <w:rtl/>
        </w:rPr>
        <w:t xml:space="preserve"> </w:t>
      </w:r>
      <w:r w:rsidR="009A14C6">
        <w:rPr>
          <w:rFonts w:ascii="Fb Fontext" w:hAnsi="Fb Fontext" w:hint="cs"/>
          <w:rtl/>
        </w:rPr>
        <w:t>'</w:t>
      </w:r>
      <w:r w:rsidRPr="00C35A2C">
        <w:rPr>
          <w:rFonts w:ascii="Fb Fontext" w:hAnsi="Fb Fontext"/>
          <w:rtl/>
        </w:rPr>
        <w:t>נסתחפה שדהו</w:t>
      </w:r>
      <w:r w:rsidR="009A14C6">
        <w:rPr>
          <w:rFonts w:ascii="Fb Fontext" w:hAnsi="Fb Fontext" w:hint="cs"/>
          <w:rtl/>
        </w:rPr>
        <w:t>'</w:t>
      </w:r>
      <w:r w:rsidRPr="00C35A2C">
        <w:rPr>
          <w:rFonts w:ascii="Fb Fontext" w:hAnsi="Fb Fontext"/>
          <w:rtl/>
        </w:rPr>
        <w:t>?</w:t>
      </w:r>
    </w:p>
    <w:p w14:paraId="4C60DBA9" w14:textId="309F9DE6" w:rsidR="00AB7D20" w:rsidRDefault="00AB7D20" w:rsidP="009A14C6">
      <w:pPr>
        <w:rPr>
          <w:rFonts w:ascii="Fb Fontext" w:hAnsi="Fb Fontext"/>
          <w:rtl/>
        </w:rPr>
      </w:pPr>
      <w:r w:rsidRPr="00A50CA9">
        <w:rPr>
          <w:rStyle w:val="affffe"/>
          <w:rtl/>
        </w:rPr>
        <w:t>ואת"ל</w:t>
      </w:r>
      <w:r w:rsidR="009A14C6">
        <w:rPr>
          <w:rStyle w:val="affffe"/>
          <w:rFonts w:hint="cs"/>
          <w:rtl/>
        </w:rPr>
        <w:t xml:space="preserve"> חייב:</w:t>
      </w:r>
      <w:r>
        <w:rPr>
          <w:rFonts w:ascii="Fb Fontext" w:hAnsi="Fb Fontext"/>
          <w:rtl/>
        </w:rPr>
        <w:t xml:space="preserve"> </w:t>
      </w:r>
      <w:r w:rsidRPr="00A50CA9">
        <w:rPr>
          <w:rFonts w:ascii="Fb Fontext" w:hAnsi="Fb Fontext"/>
          <w:rtl/>
        </w:rPr>
        <w:t>פירסה נדה</w:t>
      </w:r>
      <w:r w:rsidRPr="009A14C6">
        <w:rPr>
          <w:rFonts w:ascii="Fb Fontext" w:hAnsi="Fb Fontext"/>
          <w:rtl/>
        </w:rPr>
        <w:t xml:space="preserve"> </w:t>
      </w:r>
      <w:r w:rsidR="009A14C6">
        <w:rPr>
          <w:rFonts w:ascii="Fb Fontext" w:hAnsi="Fb Fontext" w:hint="cs"/>
          <w:rtl/>
        </w:rPr>
        <w:t>לא בשעת ווסתה -</w:t>
      </w:r>
      <w:r w:rsidR="009A14C6" w:rsidRPr="00CA108A">
        <w:rPr>
          <w:rFonts w:ascii="Fb Fontext" w:hAnsi="Fb Fontext" w:cs="PFT_Frank" w:hint="cs"/>
          <w:b/>
          <w:bCs/>
          <w:szCs w:val="14"/>
          <w:rtl/>
        </w:rPr>
        <w:t xml:space="preserve"> </w:t>
      </w:r>
      <w:r>
        <w:rPr>
          <w:rFonts w:ascii="Fb Fontext" w:hAnsi="Fb Fontext" w:hint="cs"/>
          <w:rtl/>
        </w:rPr>
        <w:t>א</w:t>
      </w:r>
      <w:r w:rsidR="009A14C6">
        <w:rPr>
          <w:rFonts w:ascii="Fb Fontext" w:hAnsi="Fb Fontext" w:hint="cs"/>
          <w:rtl/>
        </w:rPr>
        <w:t>ם</w:t>
      </w:r>
      <w:r>
        <w:rPr>
          <w:rFonts w:ascii="Fb Fontext" w:hAnsi="Fb Fontext" w:hint="cs"/>
          <w:rtl/>
        </w:rPr>
        <w:t xml:space="preserve"> </w:t>
      </w:r>
      <w:r w:rsidR="009A14C6">
        <w:rPr>
          <w:rFonts w:ascii="Fb Fontext" w:hAnsi="Fb Fontext" w:hint="cs"/>
          <w:rtl/>
        </w:rPr>
        <w:t>'</w:t>
      </w:r>
      <w:r w:rsidRPr="00C35A2C">
        <w:rPr>
          <w:rFonts w:ascii="Fb Fontext" w:hAnsi="Fb Fontext"/>
          <w:rtl/>
        </w:rPr>
        <w:t>נסתחפה שד</w:t>
      </w:r>
      <w:r w:rsidRPr="00C35A2C">
        <w:rPr>
          <w:rFonts w:ascii="Fb Fontext" w:hAnsi="Fb Fontext" w:hint="cs"/>
          <w:rtl/>
        </w:rPr>
        <w:t>הו</w:t>
      </w:r>
      <w:r w:rsidR="009A14C6">
        <w:rPr>
          <w:rFonts w:ascii="Fb Fontext" w:hAnsi="Fb Fontext" w:hint="cs"/>
          <w:rtl/>
        </w:rPr>
        <w:t>',</w:t>
      </w:r>
    </w:p>
    <w:p w14:paraId="3AD7ADFF" w14:textId="4F373A86" w:rsidR="00AB7D20" w:rsidRDefault="00AB7D20" w:rsidP="00A50CA9">
      <w:pPr>
        <w:rPr>
          <w:rFonts w:ascii="Fb Fontext" w:hAnsi="Fb Fontext"/>
          <w:rtl/>
        </w:rPr>
      </w:pPr>
      <w:r w:rsidRPr="00CA108A">
        <w:rPr>
          <w:rFonts w:ascii="Fb Fontext" w:hAnsi="Fb Fontext" w:cs="PFT_Frank" w:hint="cs"/>
          <w:b/>
          <w:bCs/>
          <w:szCs w:val="14"/>
          <w:rtl/>
        </w:rPr>
        <w:t>א</w:t>
      </w:r>
      <w:r w:rsidRPr="00CA108A">
        <w:rPr>
          <w:rFonts w:ascii="Fb Fontext" w:hAnsi="Fb Fontext" w:cs="PFT_Frank"/>
          <w:b/>
          <w:bCs/>
          <w:szCs w:val="14"/>
          <w:rtl/>
        </w:rPr>
        <w:t>ו</w:t>
      </w:r>
      <w:r w:rsidRPr="00C35A2C">
        <w:rPr>
          <w:rFonts w:ascii="Fb Fontext" w:hAnsi="Fb Fontext"/>
          <w:rtl/>
        </w:rPr>
        <w:t xml:space="preserve"> כיון </w:t>
      </w:r>
      <w:r w:rsidR="009A14C6">
        <w:rPr>
          <w:rFonts w:ascii="Fb Fontext" w:hAnsi="Fb Fontext" w:hint="cs"/>
          <w:rtl/>
        </w:rPr>
        <w:t>שיש המשנות</w:t>
      </w:r>
      <w:r w:rsidRPr="00C35A2C">
        <w:rPr>
          <w:rFonts w:ascii="Fb Fontext" w:hAnsi="Fb Fontext"/>
          <w:rtl/>
        </w:rPr>
        <w:t xml:space="preserve"> </w:t>
      </w:r>
      <w:r w:rsidR="009A14C6">
        <w:rPr>
          <w:rFonts w:ascii="Fb Fontext" w:hAnsi="Fb Fontext" w:hint="cs"/>
          <w:rtl/>
        </w:rPr>
        <w:t>ו</w:t>
      </w:r>
      <w:r w:rsidRPr="00C35A2C">
        <w:rPr>
          <w:rFonts w:ascii="Fb Fontext" w:hAnsi="Fb Fontext"/>
          <w:rtl/>
        </w:rPr>
        <w:t>וסת</w:t>
      </w:r>
      <w:r w:rsidR="009A14C6">
        <w:rPr>
          <w:rFonts w:ascii="Fb Fontext" w:hAnsi="Fb Fontext" w:hint="cs"/>
          <w:rtl/>
        </w:rPr>
        <w:t>ם</w:t>
      </w:r>
      <w:r w:rsidRPr="00C35A2C">
        <w:rPr>
          <w:rFonts w:ascii="Fb Fontext" w:hAnsi="Fb Fontext"/>
          <w:rtl/>
        </w:rPr>
        <w:t xml:space="preserve"> </w:t>
      </w:r>
      <w:r w:rsidR="009A14C6">
        <w:rPr>
          <w:rFonts w:ascii="Fb Fontext" w:hAnsi="Fb Fontext" w:hint="cs"/>
          <w:rtl/>
        </w:rPr>
        <w:t>דינו '</w:t>
      </w:r>
      <w:r w:rsidRPr="00C35A2C">
        <w:rPr>
          <w:rFonts w:ascii="Fb Fontext" w:hAnsi="Fb Fontext"/>
          <w:rtl/>
        </w:rPr>
        <w:t xml:space="preserve">כשעת </w:t>
      </w:r>
      <w:r w:rsidR="009A14C6">
        <w:rPr>
          <w:rFonts w:ascii="Fb Fontext" w:hAnsi="Fb Fontext" w:hint="cs"/>
          <w:rtl/>
        </w:rPr>
        <w:t>ו</w:t>
      </w:r>
      <w:r w:rsidRPr="00C35A2C">
        <w:rPr>
          <w:rFonts w:ascii="Fb Fontext" w:hAnsi="Fb Fontext"/>
          <w:rtl/>
        </w:rPr>
        <w:t>וסתה</w:t>
      </w:r>
      <w:r w:rsidR="009A14C6">
        <w:rPr>
          <w:rFonts w:ascii="Fb Fontext" w:hAnsi="Fb Fontext" w:hint="cs"/>
          <w:rtl/>
        </w:rPr>
        <w:t xml:space="preserve">' </w:t>
      </w:r>
      <w:r w:rsidR="009A14C6" w:rsidRPr="00B31C92">
        <w:rPr>
          <w:rStyle w:val="afffff0"/>
          <w:rFonts w:cs="PFT_Frank" w:hint="cs"/>
          <w:b/>
          <w:bCs/>
          <w:szCs w:val="10"/>
          <w:rtl/>
        </w:rPr>
        <w:t xml:space="preserve">שאז </w:t>
      </w:r>
      <w:r w:rsidR="009A14C6" w:rsidRPr="00B31C92">
        <w:rPr>
          <w:rStyle w:val="afffff0"/>
          <w:rFonts w:cs="PFT_Frank" w:hint="eastAsia"/>
          <w:b/>
          <w:bCs/>
          <w:szCs w:val="10"/>
          <w:rtl/>
        </w:rPr>
        <w:t>ודאי</w:t>
      </w:r>
      <w:r w:rsidR="009A14C6" w:rsidRPr="00B31C92">
        <w:rPr>
          <w:rStyle w:val="afffff0"/>
          <w:rFonts w:cs="PFT_Frank"/>
          <w:b/>
          <w:bCs/>
          <w:szCs w:val="10"/>
          <w:rtl/>
        </w:rPr>
        <w:t xml:space="preserve"> </w:t>
      </w:r>
      <w:r w:rsidR="009A14C6" w:rsidRPr="00B31C92">
        <w:rPr>
          <w:rStyle w:val="afffff0"/>
          <w:rFonts w:cs="PFT_Frank" w:hint="eastAsia"/>
          <w:b/>
          <w:bCs/>
          <w:szCs w:val="10"/>
          <w:rtl/>
        </w:rPr>
        <w:t>פטור</w:t>
      </w:r>
      <w:r w:rsidRPr="00A50CA9">
        <w:rPr>
          <w:rStyle w:val="afffff0"/>
          <w:rtl/>
        </w:rPr>
        <w:t>?</w:t>
      </w:r>
    </w:p>
    <w:p w14:paraId="7F3AF409" w14:textId="6975FB75" w:rsidR="00AB7D20" w:rsidRDefault="009A14C6" w:rsidP="00AB7D20">
      <w:pPr>
        <w:rPr>
          <w:rFonts w:ascii="Fb Fontext" w:hAnsi="Fb Fontext"/>
          <w:spacing w:val="-4"/>
          <w:rtl/>
        </w:rPr>
      </w:pPr>
      <w:r w:rsidRPr="00A50CA9">
        <w:rPr>
          <w:rStyle w:val="affffe"/>
          <w:rFonts w:hint="eastAsia"/>
          <w:rtl/>
        </w:rPr>
        <w:t>ומוכיח</w:t>
      </w:r>
      <w:r w:rsidRPr="00A50CA9">
        <w:rPr>
          <w:rStyle w:val="affffe"/>
          <w:rtl/>
        </w:rPr>
        <w:t>:</w:t>
      </w:r>
      <w:r w:rsidR="00AB7D20" w:rsidRPr="00C35A2C">
        <w:rPr>
          <w:rFonts w:ascii="Fb Fontext" w:hAnsi="Fb Fontext"/>
          <w:rtl/>
        </w:rPr>
        <w:t xml:space="preserve"> לא </w:t>
      </w:r>
      <w:r w:rsidR="00AB7D20" w:rsidRPr="00C54C7E">
        <w:rPr>
          <w:rStyle w:val="afffe"/>
          <w:rtl/>
        </w:rPr>
        <w:t>נישאו</w:t>
      </w:r>
      <w:r w:rsidR="00AB7D20" w:rsidRPr="00C35A2C">
        <w:rPr>
          <w:rFonts w:ascii="Fb Fontext" w:hAnsi="Fb Fontext"/>
          <w:rtl/>
        </w:rPr>
        <w:t xml:space="preserve"> אוכלות משלו</w:t>
      </w:r>
      <w:r>
        <w:rPr>
          <w:rFonts w:ascii="Fb Fontext" w:hAnsi="Fb Fontext" w:hint="cs"/>
          <w:rtl/>
        </w:rPr>
        <w:t>..</w:t>
      </w:r>
      <w:r w:rsidR="00AB7D20" w:rsidRPr="00C35A2C">
        <w:rPr>
          <w:rFonts w:ascii="Fb Fontext" w:hAnsi="Fb Fontext" w:hint="cs"/>
          <w:rtl/>
        </w:rPr>
        <w:t xml:space="preserve"> </w:t>
      </w:r>
      <w:r w:rsidRPr="00A50CA9">
        <w:rPr>
          <w:rStyle w:val="affffe"/>
          <w:rFonts w:hint="eastAsia"/>
          <w:rtl/>
        </w:rPr>
        <w:t>משמע</w:t>
      </w:r>
      <w:r>
        <w:rPr>
          <w:rFonts w:ascii="Fb Fontext" w:hAnsi="Fb Fontext" w:hint="cs"/>
          <w:spacing w:val="-4"/>
          <w:rtl/>
        </w:rPr>
        <w:t xml:space="preserve"> </w:t>
      </w:r>
      <w:r w:rsidR="00AB7D20" w:rsidRPr="00CA108A">
        <w:rPr>
          <w:rFonts w:ascii="Fb Fontext" w:hAnsi="Fb Fontext" w:cs="PFT_Frank" w:hint="eastAsia"/>
          <w:b/>
          <w:bCs/>
          <w:spacing w:val="-4"/>
          <w:szCs w:val="14"/>
          <w:rtl/>
        </w:rPr>
        <w:t>שמעכבות</w:t>
      </w:r>
      <w:r w:rsidR="00AB7D20" w:rsidRPr="00F71179">
        <w:rPr>
          <w:rFonts w:ascii="Fb Fontext" w:hAnsi="Fb Fontext" w:hint="cs"/>
          <w:spacing w:val="-4"/>
          <w:rtl/>
        </w:rPr>
        <w:t xml:space="preserve"> </w:t>
      </w:r>
      <w:r>
        <w:rPr>
          <w:rFonts w:ascii="Fb Fontext" w:hAnsi="Fb Fontext" w:hint="cs"/>
          <w:spacing w:val="-4"/>
          <w:rtl/>
        </w:rPr>
        <w:t>והיינו באונס</w:t>
      </w:r>
      <w:r w:rsidR="00AB7D20" w:rsidRPr="00F71179">
        <w:rPr>
          <w:rFonts w:ascii="Fb Fontext" w:hAnsi="Fb Fontext" w:hint="cs"/>
          <w:spacing w:val="-4"/>
          <w:rtl/>
        </w:rPr>
        <w:t>,</w:t>
      </w:r>
    </w:p>
    <w:p w14:paraId="13B10CC3" w14:textId="0F166DA8" w:rsidR="00AB7D20" w:rsidRPr="00F71179" w:rsidRDefault="009A14C6" w:rsidP="00AB7D20">
      <w:pPr>
        <w:rPr>
          <w:spacing w:val="-6"/>
          <w:rtl/>
        </w:rPr>
      </w:pPr>
      <w:r>
        <w:rPr>
          <w:rStyle w:val="affffe"/>
          <w:rFonts w:hint="cs"/>
          <w:rtl/>
        </w:rPr>
        <w:t>ו</w:t>
      </w:r>
      <w:r w:rsidRPr="00A50CA9">
        <w:rPr>
          <w:rStyle w:val="affffe"/>
          <w:rFonts w:hint="eastAsia"/>
          <w:rtl/>
        </w:rPr>
        <w:t>דחה</w:t>
      </w:r>
      <w:r w:rsidR="00AB7D20" w:rsidRPr="00A50CA9">
        <w:rPr>
          <w:rStyle w:val="affffe"/>
          <w:rtl/>
        </w:rPr>
        <w:t>:</w:t>
      </w:r>
      <w:r w:rsidR="00AB7D20" w:rsidRPr="00F71179">
        <w:rPr>
          <w:spacing w:val="-6"/>
          <w:rtl/>
        </w:rPr>
        <w:t xml:space="preserve"> </w:t>
      </w:r>
      <w:r w:rsidRPr="00CA108A">
        <w:rPr>
          <w:rFonts w:cs="PFT_Frank" w:hint="eastAsia"/>
          <w:b/>
          <w:bCs/>
          <w:spacing w:val="-6"/>
          <w:szCs w:val="14"/>
          <w:rtl/>
        </w:rPr>
        <w:t>ש</w:t>
      </w:r>
      <w:r w:rsidR="00AB7D20" w:rsidRPr="00CA108A">
        <w:rPr>
          <w:rFonts w:cs="PFT_Frank" w:hint="eastAsia"/>
          <w:b/>
          <w:bCs/>
          <w:spacing w:val="-6"/>
          <w:szCs w:val="14"/>
          <w:rtl/>
        </w:rPr>
        <w:t>מעכב</w:t>
      </w:r>
      <w:r>
        <w:rPr>
          <w:rFonts w:hint="cs"/>
          <w:spacing w:val="-6"/>
          <w:rtl/>
        </w:rPr>
        <w:t>,</w:t>
      </w:r>
      <w:r w:rsidR="00AB7D20" w:rsidRPr="00F71179">
        <w:rPr>
          <w:rFonts w:hint="cs"/>
          <w:spacing w:val="-6"/>
          <w:rtl/>
        </w:rPr>
        <w:t xml:space="preserve"> וא</w:t>
      </w:r>
      <w:r>
        <w:rPr>
          <w:rFonts w:hint="cs"/>
          <w:spacing w:val="-6"/>
          <w:rtl/>
        </w:rPr>
        <w:t>גב</w:t>
      </w:r>
      <w:r w:rsidR="00AB7D20" w:rsidRPr="00F71179">
        <w:rPr>
          <w:rFonts w:hint="cs"/>
          <w:spacing w:val="-6"/>
          <w:rtl/>
        </w:rPr>
        <w:t xml:space="preserve"> רישא תני </w:t>
      </w:r>
      <w:r w:rsidR="00287D14">
        <w:rPr>
          <w:rFonts w:hint="cs"/>
          <w:spacing w:val="-6"/>
          <w:rtl/>
        </w:rPr>
        <w:t>גם</w:t>
      </w:r>
      <w:r>
        <w:rPr>
          <w:rFonts w:hint="cs"/>
          <w:spacing w:val="-6"/>
          <w:rtl/>
        </w:rPr>
        <w:t xml:space="preserve"> </w:t>
      </w:r>
      <w:r w:rsidR="00AB7D20" w:rsidRPr="00F71179">
        <w:rPr>
          <w:rFonts w:hint="cs"/>
          <w:spacing w:val="-6"/>
          <w:rtl/>
        </w:rPr>
        <w:t xml:space="preserve">סיפא </w:t>
      </w:r>
      <w:r w:rsidR="00AB7D20" w:rsidRPr="00CA108A">
        <w:rPr>
          <w:rFonts w:cs="PFT_Frank" w:hint="eastAsia"/>
          <w:b/>
          <w:bCs/>
          <w:spacing w:val="-6"/>
          <w:szCs w:val="14"/>
          <w:rtl/>
        </w:rPr>
        <w:t>ב</w:t>
      </w:r>
      <w:r w:rsidRPr="00CA108A">
        <w:rPr>
          <w:rFonts w:cs="PFT_Frank" w:hint="eastAsia"/>
          <w:b/>
          <w:bCs/>
          <w:spacing w:val="-6"/>
          <w:szCs w:val="14"/>
          <w:rtl/>
        </w:rPr>
        <w:t>ה</w:t>
      </w:r>
      <w:r>
        <w:rPr>
          <w:rFonts w:hint="cs"/>
          <w:spacing w:val="-6"/>
          <w:rtl/>
        </w:rPr>
        <w:t xml:space="preserve">, </w:t>
      </w:r>
      <w:r w:rsidRPr="00A50CA9">
        <w:rPr>
          <w:rStyle w:val="afffff0"/>
          <w:rFonts w:hint="eastAsia"/>
          <w:rtl/>
        </w:rPr>
        <w:t>ולעולם</w:t>
      </w:r>
      <w:r w:rsidRPr="00A50CA9">
        <w:rPr>
          <w:rStyle w:val="afffff0"/>
          <w:rtl/>
        </w:rPr>
        <w:t xml:space="preserve"> </w:t>
      </w:r>
      <w:r w:rsidRPr="00A50CA9">
        <w:rPr>
          <w:rStyle w:val="afffff0"/>
          <w:rFonts w:hint="eastAsia"/>
          <w:rtl/>
        </w:rPr>
        <w:t>באונס</w:t>
      </w:r>
      <w:r w:rsidRPr="00A50CA9">
        <w:rPr>
          <w:rStyle w:val="afffff0"/>
          <w:rtl/>
        </w:rPr>
        <w:t xml:space="preserve"> </w:t>
      </w:r>
      <w:r w:rsidRPr="00A50CA9">
        <w:rPr>
          <w:rStyle w:val="afffff0"/>
          <w:rFonts w:hint="eastAsia"/>
          <w:rtl/>
        </w:rPr>
        <w:t>פטור</w:t>
      </w:r>
      <w:r w:rsidRPr="00A50CA9">
        <w:rPr>
          <w:rStyle w:val="afffff0"/>
          <w:rtl/>
        </w:rPr>
        <w:t>.</w:t>
      </w:r>
    </w:p>
    <w:p w14:paraId="0A434253" w14:textId="5902A281" w:rsidR="00AB7D20" w:rsidRPr="006D5126" w:rsidRDefault="009A14C6" w:rsidP="00F1680A">
      <w:pPr>
        <w:pStyle w:val="affffb"/>
        <w:rPr>
          <w:spacing w:val="0"/>
          <w:rtl/>
        </w:rPr>
      </w:pPr>
      <w:bookmarkStart w:id="4" w:name="_Toc119352793"/>
      <w:r w:rsidRPr="006D5126">
        <w:rPr>
          <w:rFonts w:hint="cs"/>
          <w:spacing w:val="0"/>
          <w:rtl/>
        </w:rPr>
        <w:t>'טענת אונס' בגיטין</w:t>
      </w:r>
      <w:bookmarkEnd w:id="4"/>
    </w:p>
    <w:p w14:paraId="51542771" w14:textId="32A055E0" w:rsidR="00AB7D20" w:rsidRPr="00C35A2C" w:rsidRDefault="009A14C6" w:rsidP="00AB7D20">
      <w:pPr>
        <w:rPr>
          <w:rFonts w:ascii="Fb Fontext" w:hAnsi="Fb Fontext" w:cs="Guttman Vilna"/>
          <w:b/>
          <w:bCs/>
          <w:rtl/>
        </w:rPr>
      </w:pPr>
      <w:r w:rsidRPr="00A50CA9">
        <w:rPr>
          <w:rStyle w:val="affffe"/>
          <w:rFonts w:hint="eastAsia"/>
          <w:rtl/>
        </w:rPr>
        <w:t>א</w:t>
      </w:r>
      <w:r w:rsidRPr="00A50CA9">
        <w:rPr>
          <w:rStyle w:val="affffe"/>
          <w:rtl/>
        </w:rPr>
        <w:t xml:space="preserve">. </w:t>
      </w:r>
      <w:r w:rsidR="00AB7D20" w:rsidRPr="00A50CA9">
        <w:rPr>
          <w:rStyle w:val="affffe"/>
          <w:rtl/>
        </w:rPr>
        <w:t>רבא</w:t>
      </w:r>
      <w:r w:rsidR="00AB7D20" w:rsidRPr="00C54C7E">
        <w:rPr>
          <w:rStyle w:val="afffe"/>
          <w:rtl/>
        </w:rPr>
        <w:t xml:space="preserve">: </w:t>
      </w:r>
      <w:r w:rsidRPr="00C54C7E">
        <w:rPr>
          <w:rStyle w:val="afffe"/>
          <w:rFonts w:hint="cs"/>
          <w:rtl/>
        </w:rPr>
        <w:t>'</w:t>
      </w:r>
      <w:r w:rsidR="00AB7D20" w:rsidRPr="00C54C7E">
        <w:rPr>
          <w:rStyle w:val="afffe"/>
          <w:rtl/>
        </w:rPr>
        <w:t>לענין גיטין אינו כן</w:t>
      </w:r>
      <w:r>
        <w:rPr>
          <w:rFonts w:ascii="Fb Fontext" w:hAnsi="Fb Fontext" w:hint="cs"/>
          <w:rtl/>
        </w:rPr>
        <w:t xml:space="preserve">' </w:t>
      </w:r>
      <w:r w:rsidR="00AB7D20" w:rsidRPr="00C35A2C">
        <w:rPr>
          <w:rFonts w:ascii="Fb Fontext" w:hAnsi="Fb Fontext" w:hint="cs"/>
          <w:rtl/>
        </w:rPr>
        <w:t xml:space="preserve">- </w:t>
      </w:r>
      <w:r>
        <w:rPr>
          <w:rFonts w:ascii="Fb Fontext" w:hAnsi="Fb Fontext" w:hint="cs"/>
          <w:rtl/>
        </w:rPr>
        <w:t>ש'</w:t>
      </w:r>
      <w:r w:rsidR="00AB7D20" w:rsidRPr="00C35A2C">
        <w:rPr>
          <w:rFonts w:ascii="Fb Fontext" w:hAnsi="Fb Fontext"/>
          <w:rtl/>
        </w:rPr>
        <w:t>אין אונס בגיטין</w:t>
      </w:r>
      <w:r>
        <w:rPr>
          <w:rFonts w:ascii="Fb Fontext" w:hAnsi="Fb Fontext" w:hint="cs"/>
          <w:rtl/>
        </w:rPr>
        <w:t>'</w:t>
      </w:r>
      <w:r>
        <w:rPr>
          <w:rFonts w:ascii="Fb Fontext" w:hAnsi="Fb Fontext" w:cs="Guttman Vilna" w:hint="cs"/>
          <w:b/>
          <w:bCs/>
          <w:rtl/>
        </w:rPr>
        <w:t xml:space="preserve"> </w:t>
      </w:r>
      <w:r w:rsidRPr="00A50CA9">
        <w:rPr>
          <w:rStyle w:val="afffff0"/>
          <w:rFonts w:hint="eastAsia"/>
          <w:rtl/>
        </w:rPr>
        <w:t>והגט</w:t>
      </w:r>
      <w:r w:rsidRPr="00A50CA9">
        <w:rPr>
          <w:rStyle w:val="afffff0"/>
          <w:rtl/>
        </w:rPr>
        <w:t xml:space="preserve"> </w:t>
      </w:r>
      <w:r w:rsidRPr="00A50CA9">
        <w:rPr>
          <w:rStyle w:val="afffff0"/>
          <w:rFonts w:hint="eastAsia"/>
          <w:rtl/>
        </w:rPr>
        <w:t>חל</w:t>
      </w:r>
      <w:r w:rsidRPr="00A50CA9">
        <w:rPr>
          <w:rStyle w:val="afffff0"/>
          <w:rtl/>
        </w:rPr>
        <w:t>.</w:t>
      </w:r>
    </w:p>
    <w:p w14:paraId="103ABA0F" w14:textId="5444EC0A" w:rsidR="009A14C6" w:rsidRDefault="009A14C6" w:rsidP="009A14C6">
      <w:pPr>
        <w:rPr>
          <w:rFonts w:ascii="Fb Fontext" w:hAnsi="Fb Fontext"/>
          <w:rtl/>
        </w:rPr>
      </w:pPr>
      <w:r w:rsidRPr="00A50CA9">
        <w:rPr>
          <w:rStyle w:val="affffe"/>
          <w:rFonts w:hint="eastAsia"/>
          <w:rtl/>
        </w:rPr>
        <w:t>ומוכיח</w:t>
      </w:r>
      <w:r w:rsidRPr="00A50CA9">
        <w:rPr>
          <w:rStyle w:val="affffe"/>
          <w:rtl/>
        </w:rPr>
        <w:t>:</w:t>
      </w:r>
      <w:r w:rsidR="00AB7D20" w:rsidRPr="00C35A2C">
        <w:rPr>
          <w:rFonts w:ascii="Fb Fontext" w:hAnsi="Fb Fontext" w:hint="cs"/>
          <w:rtl/>
        </w:rPr>
        <w:t xml:space="preserve"> </w:t>
      </w:r>
      <w:r>
        <w:rPr>
          <w:rFonts w:ascii="Fb Fontext" w:hAnsi="Fb Fontext" w:hint="cs"/>
          <w:rtl/>
        </w:rPr>
        <w:t>'</w:t>
      </w:r>
      <w:r w:rsidR="00AB7D20" w:rsidRPr="00C35A2C">
        <w:rPr>
          <w:rFonts w:ascii="Fb Fontext" w:hAnsi="Fb Fontext" w:hint="cs"/>
          <w:rtl/>
        </w:rPr>
        <w:t>ז</w:t>
      </w:r>
      <w:r>
        <w:rPr>
          <w:rFonts w:ascii="Fb Fontext" w:hAnsi="Fb Fontext" w:hint="cs"/>
          <w:rtl/>
        </w:rPr>
        <w:t>ה</w:t>
      </w:r>
      <w:r w:rsidR="00AB7D20" w:rsidRPr="00C35A2C">
        <w:rPr>
          <w:rFonts w:ascii="Fb Fontext" w:hAnsi="Fb Fontext" w:hint="cs"/>
          <w:rtl/>
        </w:rPr>
        <w:t xml:space="preserve"> </w:t>
      </w:r>
      <w:r w:rsidR="00AB7D20" w:rsidRPr="00C35A2C">
        <w:rPr>
          <w:rFonts w:ascii="Fb Fontext" w:hAnsi="Fb Fontext"/>
          <w:rtl/>
        </w:rPr>
        <w:t>גיטך</w:t>
      </w:r>
      <w:r w:rsidR="00AB7D20" w:rsidRPr="009A14C6">
        <w:rPr>
          <w:rFonts w:ascii="Fb Fontext" w:hAnsi="Fb Fontext"/>
          <w:rtl/>
        </w:rPr>
        <w:t xml:space="preserve"> </w:t>
      </w:r>
      <w:r w:rsidR="00AB7D20" w:rsidRPr="00A50CA9">
        <w:rPr>
          <w:rFonts w:ascii="Fb Fontext" w:hAnsi="Fb Fontext"/>
          <w:rtl/>
        </w:rPr>
        <w:t>אם לא באתי</w:t>
      </w:r>
      <w:r w:rsidR="00AB7D20" w:rsidRPr="009A14C6">
        <w:rPr>
          <w:rFonts w:ascii="Fb Fontext" w:hAnsi="Fb Fontext"/>
          <w:rtl/>
        </w:rPr>
        <w:t xml:space="preserve"> עד </w:t>
      </w:r>
      <w:r w:rsidR="00AB7D20" w:rsidRPr="009A14C6">
        <w:rPr>
          <w:rFonts w:ascii="Fb Fontext" w:hAnsi="Fb Fontext" w:hint="cs"/>
          <w:rtl/>
        </w:rPr>
        <w:t>י</w:t>
      </w:r>
      <w:r w:rsidR="00AB7D20" w:rsidRPr="009A14C6">
        <w:rPr>
          <w:rFonts w:ascii="Fb Fontext" w:hAnsi="Fb Fontext"/>
          <w:rtl/>
        </w:rPr>
        <w:t>"</w:t>
      </w:r>
      <w:r w:rsidR="00AB7D20" w:rsidRPr="009A14C6">
        <w:rPr>
          <w:rFonts w:ascii="Fb Fontext" w:hAnsi="Fb Fontext" w:hint="cs"/>
          <w:rtl/>
        </w:rPr>
        <w:t>ב</w:t>
      </w:r>
      <w:r w:rsidR="00AB7D20" w:rsidRPr="009A14C6">
        <w:rPr>
          <w:rFonts w:ascii="Fb Fontext" w:hAnsi="Fb Fontext"/>
          <w:rtl/>
        </w:rPr>
        <w:t xml:space="preserve"> חדש</w:t>
      </w:r>
      <w:r w:rsidR="002B2689">
        <w:rPr>
          <w:rFonts w:ascii="Fb Fontext" w:hAnsi="Fb Fontext" w:hint="cs"/>
          <w:rtl/>
        </w:rPr>
        <w:t>'</w:t>
      </w:r>
      <w:r w:rsidR="00AB7D20" w:rsidRPr="009A14C6">
        <w:rPr>
          <w:rFonts w:ascii="Fb Fontext" w:hAnsi="Fb Fontext"/>
          <w:rtl/>
        </w:rPr>
        <w:t xml:space="preserve"> </w:t>
      </w:r>
      <w:r w:rsidR="00AB7D20" w:rsidRPr="00C54C7E">
        <w:rPr>
          <w:rStyle w:val="afffe"/>
          <w:rtl/>
        </w:rPr>
        <w:t>ומת</w:t>
      </w:r>
      <w:r w:rsidR="00AB7D20" w:rsidRPr="009A14C6">
        <w:rPr>
          <w:rFonts w:ascii="Fb Fontext" w:hAnsi="Fb Fontext"/>
          <w:rtl/>
        </w:rPr>
        <w:t xml:space="preserve"> בת</w:t>
      </w:r>
      <w:r w:rsidR="00AB7D20" w:rsidRPr="00C35A2C">
        <w:rPr>
          <w:rFonts w:ascii="Fb Fontext" w:hAnsi="Fb Fontext"/>
          <w:rtl/>
        </w:rPr>
        <w:t xml:space="preserve">וך </w:t>
      </w:r>
      <w:r w:rsidR="00AB7D20" w:rsidRPr="00C35A2C">
        <w:rPr>
          <w:rFonts w:ascii="Fb Fontext" w:hAnsi="Fb Fontext" w:hint="cs"/>
          <w:rtl/>
        </w:rPr>
        <w:t>י</w:t>
      </w:r>
      <w:r w:rsidR="00AB7D20" w:rsidRPr="00C35A2C">
        <w:rPr>
          <w:rFonts w:ascii="Fb Fontext" w:hAnsi="Fb Fontext"/>
          <w:rtl/>
        </w:rPr>
        <w:t>"</w:t>
      </w:r>
      <w:r w:rsidR="00AB7D20" w:rsidRPr="00C35A2C">
        <w:rPr>
          <w:rFonts w:ascii="Fb Fontext" w:hAnsi="Fb Fontext" w:hint="cs"/>
          <w:rtl/>
        </w:rPr>
        <w:t>ב</w:t>
      </w:r>
      <w:r>
        <w:rPr>
          <w:rFonts w:ascii="Fb Fontext" w:hAnsi="Fb Fontext" w:hint="cs"/>
          <w:rtl/>
        </w:rPr>
        <w:t xml:space="preserve"> -</w:t>
      </w:r>
    </w:p>
    <w:p w14:paraId="247A0A38" w14:textId="4968FEB7" w:rsidR="00AB7D20" w:rsidRPr="00C35A2C" w:rsidRDefault="009A14C6" w:rsidP="00A50CA9">
      <w:pPr>
        <w:ind w:firstLine="0"/>
        <w:rPr>
          <w:rFonts w:ascii="Fb Fontext" w:hAnsi="Fb Fontext" w:cs="Guttman Vilna"/>
          <w:b/>
          <w:bCs/>
          <w:rtl/>
        </w:rPr>
      </w:pPr>
      <w:r>
        <w:rPr>
          <w:rFonts w:ascii="Fb Fontext" w:hAnsi="Fb Fontext" w:hint="cs"/>
          <w:rtl/>
        </w:rPr>
        <w:t xml:space="preserve">        </w:t>
      </w:r>
      <w:r w:rsidR="00AB7D20" w:rsidRPr="00C35A2C">
        <w:rPr>
          <w:rFonts w:ascii="Fb Fontext" w:hAnsi="Fb Fontext"/>
          <w:rtl/>
        </w:rPr>
        <w:t>אינו גט</w:t>
      </w:r>
      <w:r>
        <w:rPr>
          <w:rFonts w:ascii="Fb Fontext" w:hAnsi="Fb Fontext" w:hint="cs"/>
          <w:rtl/>
        </w:rPr>
        <w:t xml:space="preserve"> -</w:t>
      </w:r>
      <w:r w:rsidR="00AB7D20" w:rsidRPr="00C35A2C">
        <w:rPr>
          <w:rFonts w:ascii="Fb Fontext" w:hAnsi="Fb Fontext" w:hint="cs"/>
          <w:rtl/>
        </w:rPr>
        <w:t xml:space="preserve"> </w:t>
      </w:r>
      <w:r>
        <w:rPr>
          <w:rFonts w:ascii="Fb Fontext" w:hAnsi="Fb Fontext" w:hint="cs"/>
          <w:rtl/>
        </w:rPr>
        <w:t xml:space="preserve">משמע </w:t>
      </w:r>
      <w:r w:rsidRPr="00CA108A">
        <w:rPr>
          <w:rFonts w:ascii="Fb Fontext" w:hAnsi="Fb Fontext" w:cs="PFT_Frank" w:hint="cs"/>
          <w:b/>
          <w:bCs/>
          <w:szCs w:val="14"/>
          <w:rtl/>
        </w:rPr>
        <w:t>ש</w:t>
      </w:r>
      <w:r w:rsidR="00AB7D20" w:rsidRPr="00CA108A">
        <w:rPr>
          <w:rFonts w:ascii="Fb Fontext" w:hAnsi="Fb Fontext" w:cs="PFT_Frank" w:hint="cs"/>
          <w:b/>
          <w:bCs/>
          <w:szCs w:val="14"/>
          <w:rtl/>
        </w:rPr>
        <w:t>חלה</w:t>
      </w:r>
      <w:r w:rsidR="00AB7D20" w:rsidRPr="00C35A2C">
        <w:rPr>
          <w:rFonts w:ascii="Fb Fontext" w:hAnsi="Fb Fontext" w:hint="cs"/>
          <w:rtl/>
        </w:rPr>
        <w:t xml:space="preserve"> </w:t>
      </w:r>
      <w:r w:rsidR="002B2689">
        <w:rPr>
          <w:rFonts w:ascii="Fb Fontext" w:hAnsi="Fb Fontext" w:hint="cs"/>
          <w:rtl/>
        </w:rPr>
        <w:t>הרי זה</w:t>
      </w:r>
      <w:r w:rsidR="00AB7D20" w:rsidRPr="00C35A2C">
        <w:rPr>
          <w:rFonts w:ascii="Fb Fontext" w:hAnsi="Fb Fontext" w:hint="cs"/>
          <w:rtl/>
        </w:rPr>
        <w:t xml:space="preserve"> גט</w:t>
      </w:r>
      <w:r>
        <w:rPr>
          <w:rFonts w:ascii="Fb Fontext" w:hAnsi="Fb Fontext" w:hint="cs"/>
          <w:rtl/>
        </w:rPr>
        <w:t>!</w:t>
      </w:r>
    </w:p>
    <w:p w14:paraId="78E6DCF5" w14:textId="0976D2AE" w:rsidR="00AB7D20" w:rsidRPr="00C35A2C" w:rsidRDefault="009A14C6" w:rsidP="00A50CA9">
      <w:pPr>
        <w:rPr>
          <w:rFonts w:ascii="Fb Fontext" w:hAnsi="Fb Fontext" w:cs="Guttman Vilna"/>
          <w:b/>
          <w:bCs/>
          <w:rtl/>
        </w:rPr>
      </w:pPr>
      <w:r w:rsidRPr="00A50CA9">
        <w:rPr>
          <w:rStyle w:val="affffe"/>
          <w:rFonts w:hint="eastAsia"/>
          <w:rtl/>
        </w:rPr>
        <w:lastRenderedPageBreak/>
        <w:t>ודחה</w:t>
      </w:r>
      <w:r w:rsidRPr="00A50CA9">
        <w:rPr>
          <w:rStyle w:val="affffe"/>
          <w:rtl/>
        </w:rPr>
        <w:t>:</w:t>
      </w:r>
      <w:r w:rsidR="00AB7D20" w:rsidRPr="00C35A2C">
        <w:rPr>
          <w:rFonts w:ascii="Fb Fontext" w:hAnsi="Fb Fontext" w:hint="cs"/>
          <w:rtl/>
        </w:rPr>
        <w:t xml:space="preserve"> </w:t>
      </w:r>
      <w:r w:rsidR="00AB7D20" w:rsidRPr="00C35A2C">
        <w:rPr>
          <w:rFonts w:ascii="Fb Fontext" w:hAnsi="Fb Fontext"/>
          <w:rtl/>
        </w:rPr>
        <w:t xml:space="preserve">אינו גט, </w:t>
      </w:r>
      <w:r w:rsidR="00AB7D20" w:rsidRPr="00CA108A">
        <w:rPr>
          <w:rFonts w:ascii="Fb Fontext" w:hAnsi="Fb Fontext" w:cs="PFT_Frank"/>
          <w:b/>
          <w:bCs/>
          <w:szCs w:val="14"/>
          <w:rtl/>
        </w:rPr>
        <w:t>וה</w:t>
      </w:r>
      <w:r w:rsidRPr="00CA108A">
        <w:rPr>
          <w:rFonts w:ascii="Fb Fontext" w:hAnsi="Fb Fontext" w:cs="PFT_Frank" w:hint="eastAsia"/>
          <w:b/>
          <w:bCs/>
          <w:szCs w:val="14"/>
          <w:rtl/>
        </w:rPr>
        <w:t>שמיע</w:t>
      </w:r>
      <w:r>
        <w:rPr>
          <w:rFonts w:ascii="Fb Fontext" w:hAnsi="Fb Fontext" w:hint="cs"/>
          <w:rtl/>
        </w:rPr>
        <w:t xml:space="preserve"> </w:t>
      </w:r>
      <w:r w:rsidRPr="00CA108A">
        <w:rPr>
          <w:rFonts w:ascii="Fb Fontext" w:hAnsi="Fb Fontext" w:cs="PFT_Frank" w:hint="eastAsia"/>
          <w:b/>
          <w:bCs/>
          <w:szCs w:val="14"/>
          <w:rtl/>
        </w:rPr>
        <w:t>מת</w:t>
      </w:r>
      <w:r w:rsidR="00AB7D20" w:rsidRPr="00C35A2C">
        <w:rPr>
          <w:rFonts w:ascii="Fb Fontext" w:hAnsi="Fb Fontext"/>
          <w:rtl/>
        </w:rPr>
        <w:t xml:space="preserve"> </w:t>
      </w:r>
      <w:r>
        <w:rPr>
          <w:rFonts w:ascii="Fb Fontext" w:hAnsi="Fb Fontext" w:hint="cs"/>
          <w:rtl/>
        </w:rPr>
        <w:t>ללמד '</w:t>
      </w:r>
      <w:r w:rsidR="00AB7D20" w:rsidRPr="00C35A2C">
        <w:rPr>
          <w:rFonts w:ascii="Fb Fontext" w:hAnsi="Fb Fontext"/>
          <w:rtl/>
        </w:rPr>
        <w:t>אין גט אחר מיתה</w:t>
      </w:r>
      <w:r>
        <w:rPr>
          <w:rFonts w:ascii="Fb Fontext" w:hAnsi="Fb Fontext" w:hint="cs"/>
          <w:rtl/>
        </w:rPr>
        <w:t>'</w:t>
      </w:r>
      <w:r w:rsidR="002B2689" w:rsidRPr="00A50CA9">
        <w:rPr>
          <w:rtl/>
        </w:rPr>
        <w:t>,</w:t>
      </w:r>
    </w:p>
    <w:p w14:paraId="676D7039" w14:textId="52F7DF06" w:rsidR="002B2689" w:rsidRDefault="00AB7D20" w:rsidP="00A50CA9">
      <w:pPr>
        <w:pStyle w:val="afffff"/>
        <w:jc w:val="center"/>
        <w:rPr>
          <w:rtl/>
        </w:rPr>
      </w:pPr>
      <w:r w:rsidRPr="00A50CA9">
        <w:rPr>
          <w:rStyle w:val="affffe"/>
          <w:rFonts w:hint="eastAsia"/>
          <w:rtl/>
        </w:rPr>
        <w:t>ו</w:t>
      </w:r>
      <w:r w:rsidR="002B2689" w:rsidRPr="00A50CA9">
        <w:rPr>
          <w:rStyle w:val="affffe"/>
          <w:rFonts w:hint="eastAsia"/>
          <w:rtl/>
        </w:rPr>
        <w:t>אף</w:t>
      </w:r>
      <w:r w:rsidR="002B2689" w:rsidRPr="00A50CA9">
        <w:rPr>
          <w:rStyle w:val="affffe"/>
          <w:rtl/>
        </w:rPr>
        <w:t xml:space="preserve"> שכבר </w:t>
      </w:r>
      <w:r w:rsidR="002B2689">
        <w:rPr>
          <w:rStyle w:val="affffe"/>
          <w:rFonts w:hint="cs"/>
          <w:rtl/>
        </w:rPr>
        <w:t>השמיע</w:t>
      </w:r>
      <w:r w:rsidR="002B2689" w:rsidRPr="00A50CA9">
        <w:rPr>
          <w:rStyle w:val="affffe"/>
          <w:rtl/>
        </w:rPr>
        <w:t xml:space="preserve"> ברישא:</w:t>
      </w:r>
      <w:r w:rsidRPr="00C35A2C">
        <w:rPr>
          <w:rFonts w:hint="cs"/>
          <w:rtl/>
        </w:rPr>
        <w:t xml:space="preserve"> </w:t>
      </w:r>
      <w:r w:rsidR="00867457">
        <w:rPr>
          <w:rFonts w:hint="cs"/>
          <w:rtl/>
        </w:rPr>
        <w:t>'</w:t>
      </w:r>
      <w:r w:rsidRPr="00C35A2C">
        <w:rPr>
          <w:rFonts w:hint="cs"/>
          <w:rtl/>
        </w:rPr>
        <w:t>ז</w:t>
      </w:r>
      <w:r w:rsidR="002B2689">
        <w:rPr>
          <w:rFonts w:hint="cs"/>
          <w:rtl/>
        </w:rPr>
        <w:t>ה</w:t>
      </w:r>
      <w:r w:rsidRPr="00C35A2C">
        <w:rPr>
          <w:rFonts w:hint="cs"/>
          <w:rtl/>
        </w:rPr>
        <w:t xml:space="preserve"> גיטך אחר מיתה</w:t>
      </w:r>
      <w:r w:rsidR="00867457">
        <w:rPr>
          <w:rFonts w:hint="cs"/>
          <w:rtl/>
        </w:rPr>
        <w:t>'</w:t>
      </w:r>
      <w:r w:rsidRPr="00C35A2C">
        <w:rPr>
          <w:rFonts w:hint="cs"/>
          <w:rtl/>
        </w:rPr>
        <w:t xml:space="preserve"> </w:t>
      </w:r>
      <w:r w:rsidR="002B2689">
        <w:rPr>
          <w:rFonts w:hint="cs"/>
          <w:rtl/>
        </w:rPr>
        <w:t>אינו</w:t>
      </w:r>
      <w:r w:rsidRPr="00C35A2C">
        <w:rPr>
          <w:rFonts w:hint="cs"/>
          <w:rtl/>
        </w:rPr>
        <w:t xml:space="preserve"> </w:t>
      </w:r>
      <w:r w:rsidR="00867457">
        <w:rPr>
          <w:rFonts w:hint="cs"/>
          <w:rtl/>
        </w:rPr>
        <w:t>גט</w:t>
      </w:r>
      <w:r w:rsidR="002B2689">
        <w:rPr>
          <w:rFonts w:hint="cs"/>
          <w:rtl/>
        </w:rPr>
        <w:t>,</w:t>
      </w:r>
    </w:p>
    <w:p w14:paraId="1EC6549A" w14:textId="38953133" w:rsidR="00E268F4" w:rsidRDefault="002B2689" w:rsidP="00A50CA9">
      <w:pPr>
        <w:pStyle w:val="afffff"/>
        <w:jc w:val="center"/>
        <w:rPr>
          <w:rtl/>
        </w:rPr>
      </w:pPr>
      <w:r w:rsidRPr="00A50CA9">
        <w:rPr>
          <w:rStyle w:val="affffe"/>
          <w:rFonts w:hint="eastAsia"/>
          <w:rtl/>
        </w:rPr>
        <w:t>השמיע</w:t>
      </w:r>
      <w:r w:rsidRPr="00A50CA9">
        <w:rPr>
          <w:rStyle w:val="affffe"/>
          <w:rtl/>
        </w:rPr>
        <w:t xml:space="preserve"> </w:t>
      </w:r>
      <w:r w:rsidRPr="00A50CA9">
        <w:rPr>
          <w:rStyle w:val="affffe"/>
          <w:rFonts w:hint="eastAsia"/>
          <w:rtl/>
        </w:rPr>
        <w:t>שוב</w:t>
      </w:r>
      <w:r w:rsidRPr="00A50CA9">
        <w:rPr>
          <w:rStyle w:val="affffe"/>
          <w:rtl/>
        </w:rPr>
        <w:t>:</w:t>
      </w:r>
      <w:r>
        <w:rPr>
          <w:rFonts w:hint="cs"/>
          <w:rtl/>
        </w:rPr>
        <w:t xml:space="preserve"> </w:t>
      </w:r>
      <w:r w:rsidR="00AB7D20" w:rsidRPr="00A50CA9">
        <w:rPr>
          <w:rStyle w:val="affffe"/>
          <w:rFonts w:hint="eastAsia"/>
          <w:rtl/>
        </w:rPr>
        <w:t>לאפוקי</w:t>
      </w:r>
      <w:r w:rsidR="00AB7D20" w:rsidRPr="00A50CA9">
        <w:rPr>
          <w:rStyle w:val="affffe"/>
          <w:rtl/>
        </w:rPr>
        <w:t xml:space="preserve"> </w:t>
      </w:r>
      <w:r w:rsidR="00AB7D20" w:rsidRPr="00A50CA9">
        <w:rPr>
          <w:rStyle w:val="affffe"/>
          <w:rFonts w:hint="eastAsia"/>
          <w:rtl/>
        </w:rPr>
        <w:t>מרבותינו</w:t>
      </w:r>
      <w:r w:rsidR="00AB7D20" w:rsidRPr="00C35A2C">
        <w:rPr>
          <w:rtl/>
        </w:rPr>
        <w:t xml:space="preserve"> </w:t>
      </w:r>
      <w:r w:rsidRPr="00A50CA9">
        <w:rPr>
          <w:rFonts w:hint="eastAsia"/>
          <w:rtl/>
        </w:rPr>
        <w:t>ש</w:t>
      </w:r>
      <w:r w:rsidR="00AB7D20" w:rsidRPr="00A50CA9">
        <w:rPr>
          <w:rtl/>
        </w:rPr>
        <w:t>התירוה</w:t>
      </w:r>
      <w:r w:rsidR="00AB7D20" w:rsidRPr="002B2689">
        <w:rPr>
          <w:rtl/>
        </w:rPr>
        <w:t xml:space="preserve">, </w:t>
      </w:r>
      <w:r>
        <w:rPr>
          <w:rFonts w:hint="cs"/>
          <w:rtl/>
        </w:rPr>
        <w:t>ד</w:t>
      </w:r>
      <w:r w:rsidR="00AB7D20" w:rsidRPr="00C35A2C">
        <w:rPr>
          <w:rtl/>
        </w:rPr>
        <w:t>זמ</w:t>
      </w:r>
      <w:r>
        <w:rPr>
          <w:rFonts w:hint="cs"/>
          <w:rtl/>
        </w:rPr>
        <w:t>ן</w:t>
      </w:r>
      <w:r w:rsidR="00AB7D20" w:rsidRPr="00C35A2C">
        <w:rPr>
          <w:rtl/>
        </w:rPr>
        <w:t xml:space="preserve"> שטר מוכיח</w:t>
      </w:r>
      <w:r w:rsidR="00E268F4">
        <w:rPr>
          <w:rtl/>
        </w:rPr>
        <w:t>.</w:t>
      </w:r>
    </w:p>
    <w:p w14:paraId="5AF2CEDF" w14:textId="65D45B7A" w:rsidR="002B2689" w:rsidRDefault="002B2689" w:rsidP="00AB7D20">
      <w:pPr>
        <w:rPr>
          <w:rFonts w:ascii="Fb Fontext" w:hAnsi="Fb Fontext"/>
          <w:rtl/>
        </w:rPr>
      </w:pPr>
      <w:r w:rsidRPr="00A50CA9">
        <w:rPr>
          <w:rStyle w:val="affffe"/>
          <w:rFonts w:hint="eastAsia"/>
          <w:rtl/>
        </w:rPr>
        <w:t>ומוכיח</w:t>
      </w:r>
      <w:r w:rsidR="00AB7D20" w:rsidRPr="00A50CA9">
        <w:rPr>
          <w:rStyle w:val="affffe"/>
          <w:rtl/>
        </w:rPr>
        <w:t>:</w:t>
      </w:r>
      <w:r w:rsidR="00AB7D20" w:rsidRPr="00C35A2C">
        <w:rPr>
          <w:rFonts w:ascii="Fb Fontext" w:hAnsi="Fb Fontext"/>
          <w:rtl/>
        </w:rPr>
        <w:t xml:space="preserve"> </w:t>
      </w:r>
      <w:r>
        <w:rPr>
          <w:rFonts w:ascii="Fb Fontext" w:hAnsi="Fb Fontext" w:hint="cs"/>
          <w:rtl/>
        </w:rPr>
        <w:t>'</w:t>
      </w:r>
      <w:r w:rsidR="00AB7D20" w:rsidRPr="00C35A2C">
        <w:rPr>
          <w:rFonts w:ascii="Fb Fontext" w:hAnsi="Fb Fontext"/>
          <w:rtl/>
        </w:rPr>
        <w:t>מעכשיו אם לא באתי עד י"ב חדש</w:t>
      </w:r>
      <w:r>
        <w:rPr>
          <w:rFonts w:ascii="Fb Fontext" w:hAnsi="Fb Fontext" w:hint="cs"/>
          <w:rtl/>
        </w:rPr>
        <w:t>'</w:t>
      </w:r>
      <w:r w:rsidR="00AB7D20" w:rsidRPr="00C35A2C">
        <w:rPr>
          <w:rFonts w:ascii="Fb Fontext" w:hAnsi="Fb Fontext"/>
          <w:rtl/>
        </w:rPr>
        <w:t xml:space="preserve"> ומת בתוך </w:t>
      </w:r>
      <w:r w:rsidR="00AB7D20" w:rsidRPr="00C35A2C">
        <w:rPr>
          <w:rFonts w:ascii="Fb Fontext" w:hAnsi="Fb Fontext" w:hint="cs"/>
          <w:rtl/>
        </w:rPr>
        <w:t>י</w:t>
      </w:r>
      <w:r w:rsidR="00AB7D20" w:rsidRPr="00C35A2C">
        <w:rPr>
          <w:rFonts w:ascii="Fb Fontext" w:hAnsi="Fb Fontext"/>
          <w:rtl/>
        </w:rPr>
        <w:t>"</w:t>
      </w:r>
      <w:r w:rsidR="00AB7D20" w:rsidRPr="00C35A2C">
        <w:rPr>
          <w:rFonts w:ascii="Fb Fontext" w:hAnsi="Fb Fontext" w:hint="cs"/>
          <w:rtl/>
        </w:rPr>
        <w:t>ב</w:t>
      </w:r>
      <w:r>
        <w:rPr>
          <w:rFonts w:ascii="Fb Fontext" w:hAnsi="Fb Fontext" w:hint="cs"/>
          <w:rtl/>
        </w:rPr>
        <w:t xml:space="preserve"> -</w:t>
      </w:r>
    </w:p>
    <w:p w14:paraId="0FA67B19" w14:textId="1A380464" w:rsidR="00AB7D20" w:rsidRPr="00C35A2C" w:rsidRDefault="002B2689" w:rsidP="00A50CA9">
      <w:pPr>
        <w:ind w:firstLine="0"/>
        <w:rPr>
          <w:rFonts w:ascii="Fb Fontext" w:hAnsi="Fb Fontext"/>
          <w:rtl/>
        </w:rPr>
      </w:pPr>
      <w:r>
        <w:rPr>
          <w:rFonts w:ascii="Fb Fontext" w:hAnsi="Fb Fontext" w:hint="cs"/>
          <w:rtl/>
        </w:rPr>
        <w:t xml:space="preserve">         </w:t>
      </w:r>
      <w:r w:rsidR="00AB7D20" w:rsidRPr="00C35A2C">
        <w:rPr>
          <w:rFonts w:ascii="Fb Fontext" w:hAnsi="Fb Fontext" w:hint="cs"/>
          <w:rtl/>
        </w:rPr>
        <w:t>הר</w:t>
      </w:r>
      <w:r>
        <w:rPr>
          <w:rFonts w:ascii="Fb Fontext" w:hAnsi="Fb Fontext" w:hint="cs"/>
          <w:rtl/>
        </w:rPr>
        <w:t xml:space="preserve">י </w:t>
      </w:r>
      <w:r w:rsidR="00AB7D20" w:rsidRPr="00C35A2C">
        <w:rPr>
          <w:rFonts w:ascii="Fb Fontext" w:hAnsi="Fb Fontext" w:hint="cs"/>
          <w:rtl/>
        </w:rPr>
        <w:t>ז</w:t>
      </w:r>
      <w:r>
        <w:rPr>
          <w:rFonts w:ascii="Fb Fontext" w:hAnsi="Fb Fontext" w:hint="cs"/>
          <w:rtl/>
        </w:rPr>
        <w:t>ה</w:t>
      </w:r>
      <w:r w:rsidR="00AB7D20" w:rsidRPr="00C35A2C">
        <w:rPr>
          <w:rFonts w:ascii="Fb Fontext" w:hAnsi="Fb Fontext"/>
          <w:rtl/>
        </w:rPr>
        <w:t xml:space="preserve"> גט</w:t>
      </w:r>
      <w:r>
        <w:rPr>
          <w:rFonts w:ascii="Fb Fontext" w:hAnsi="Fb Fontext" w:hint="cs"/>
          <w:rtl/>
        </w:rPr>
        <w:t xml:space="preserve"> -</w:t>
      </w:r>
      <w:r w:rsidR="00AB7D20" w:rsidRPr="00C35A2C">
        <w:rPr>
          <w:rFonts w:ascii="Fb Fontext" w:hAnsi="Fb Fontext" w:hint="cs"/>
          <w:rtl/>
        </w:rPr>
        <w:t xml:space="preserve"> </w:t>
      </w:r>
      <w:r w:rsidR="00AB7D20" w:rsidRPr="00CA108A">
        <w:rPr>
          <w:rFonts w:ascii="Fb Fontext" w:hAnsi="Fb Fontext" w:cs="PFT_Frank"/>
          <w:b/>
          <w:bCs/>
          <w:szCs w:val="14"/>
          <w:rtl/>
        </w:rPr>
        <w:t>וה"</w:t>
      </w:r>
      <w:r w:rsidR="00AB7D20" w:rsidRPr="00CA108A">
        <w:rPr>
          <w:rFonts w:ascii="Fb Fontext" w:hAnsi="Fb Fontext" w:cs="PFT_Frank" w:hint="eastAsia"/>
          <w:b/>
          <w:bCs/>
          <w:szCs w:val="14"/>
          <w:rtl/>
        </w:rPr>
        <w:t>ה</w:t>
      </w:r>
      <w:r w:rsidR="00AB7D20" w:rsidRPr="00CA108A">
        <w:rPr>
          <w:rFonts w:ascii="Fb Fontext" w:hAnsi="Fb Fontext" w:cs="PFT_Frank"/>
          <w:b/>
          <w:bCs/>
          <w:szCs w:val="14"/>
          <w:rtl/>
        </w:rPr>
        <w:t xml:space="preserve"> חלה</w:t>
      </w:r>
      <w:r w:rsidRPr="00CA108A">
        <w:rPr>
          <w:rFonts w:ascii="Fb Fontext" w:hAnsi="Fb Fontext" w:cs="PFT_Frank" w:hint="cs"/>
          <w:b/>
          <w:bCs/>
          <w:szCs w:val="14"/>
          <w:rtl/>
        </w:rPr>
        <w:t xml:space="preserve"> </w:t>
      </w:r>
      <w:r w:rsidRPr="00A50CA9">
        <w:rPr>
          <w:rStyle w:val="afffff0"/>
          <w:rFonts w:hint="eastAsia"/>
          <w:rtl/>
        </w:rPr>
        <w:t>שהוא</w:t>
      </w:r>
      <w:r w:rsidRPr="00A50CA9">
        <w:rPr>
          <w:rStyle w:val="afffff0"/>
          <w:rtl/>
        </w:rPr>
        <w:t xml:space="preserve"> </w:t>
      </w:r>
      <w:r w:rsidRPr="00A50CA9">
        <w:rPr>
          <w:rStyle w:val="afffff0"/>
          <w:rFonts w:hint="eastAsia"/>
          <w:rtl/>
        </w:rPr>
        <w:t>פחות</w:t>
      </w:r>
      <w:r w:rsidRPr="00A50CA9">
        <w:rPr>
          <w:rStyle w:val="afffff0"/>
          <w:rtl/>
        </w:rPr>
        <w:t xml:space="preserve"> </w:t>
      </w:r>
      <w:r w:rsidRPr="00A50CA9">
        <w:rPr>
          <w:rStyle w:val="afffff0"/>
          <w:rFonts w:hint="eastAsia"/>
          <w:rtl/>
        </w:rPr>
        <w:t>אונס</w:t>
      </w:r>
      <w:r w:rsidRPr="00A50CA9">
        <w:rPr>
          <w:rStyle w:val="afffff0"/>
          <w:rtl/>
        </w:rPr>
        <w:t xml:space="preserve"> </w:t>
      </w:r>
      <w:r w:rsidRPr="00A50CA9">
        <w:rPr>
          <w:rStyle w:val="afffff0"/>
          <w:rFonts w:hint="eastAsia"/>
          <w:rtl/>
        </w:rPr>
        <w:t>ממיתה</w:t>
      </w:r>
      <w:r>
        <w:rPr>
          <w:rStyle w:val="afffff0"/>
          <w:rFonts w:hint="cs"/>
          <w:rtl/>
        </w:rPr>
        <w:t>!</w:t>
      </w:r>
    </w:p>
    <w:p w14:paraId="00CD17D2" w14:textId="56073B0C" w:rsidR="00AB7D20" w:rsidRPr="00C35A2C" w:rsidRDefault="002B2689" w:rsidP="00A50CA9">
      <w:pPr>
        <w:rPr>
          <w:rFonts w:ascii="Fb Fontext" w:hAnsi="Fb Fontext" w:cs="Guttman Vilna"/>
          <w:b/>
          <w:bCs/>
          <w:rtl/>
        </w:rPr>
      </w:pPr>
      <w:r w:rsidRPr="00A50CA9">
        <w:rPr>
          <w:rStyle w:val="affffe"/>
          <w:rFonts w:hint="eastAsia"/>
          <w:rtl/>
        </w:rPr>
        <w:t>ודחה</w:t>
      </w:r>
      <w:r w:rsidRPr="00A50CA9">
        <w:rPr>
          <w:rStyle w:val="affffe"/>
          <w:rtl/>
        </w:rPr>
        <w:t>:</w:t>
      </w:r>
      <w:r>
        <w:rPr>
          <w:rFonts w:ascii="Fb Fontext" w:hAnsi="Fb Fontext" w:hint="cs"/>
          <w:rtl/>
        </w:rPr>
        <w:t xml:space="preserve"> </w:t>
      </w:r>
      <w:r w:rsidR="00AB7D20" w:rsidRPr="00CA108A">
        <w:rPr>
          <w:rFonts w:ascii="Fb Fontext" w:hAnsi="Fb Fontext" w:cs="PFT_Frank"/>
          <w:b/>
          <w:bCs/>
          <w:szCs w:val="14"/>
          <w:rtl/>
        </w:rPr>
        <w:t>מת דוקא</w:t>
      </w:r>
      <w:r w:rsidR="00AB7D20" w:rsidRPr="00C35A2C">
        <w:rPr>
          <w:rFonts w:ascii="Fb Fontext" w:hAnsi="Fb Fontext"/>
          <w:rtl/>
        </w:rPr>
        <w:t>, דלא ניח"</w:t>
      </w:r>
      <w:r w:rsidR="00AB7D20" w:rsidRPr="00C35A2C">
        <w:rPr>
          <w:rFonts w:ascii="Fb Fontext" w:hAnsi="Fb Fontext" w:hint="cs"/>
          <w:rtl/>
        </w:rPr>
        <w:t xml:space="preserve">ל </w:t>
      </w:r>
      <w:r>
        <w:rPr>
          <w:rFonts w:ascii="Fb Fontext" w:hAnsi="Fb Fontext" w:hint="cs"/>
          <w:rtl/>
        </w:rPr>
        <w:t>ש</w:t>
      </w:r>
      <w:r w:rsidR="00AB7D20" w:rsidRPr="00C35A2C">
        <w:rPr>
          <w:rFonts w:ascii="Fb Fontext" w:hAnsi="Fb Fontext"/>
          <w:rtl/>
        </w:rPr>
        <w:t xml:space="preserve">תפול </w:t>
      </w:r>
      <w:r>
        <w:rPr>
          <w:rFonts w:ascii="Fb Fontext" w:hAnsi="Fb Fontext" w:hint="cs"/>
          <w:rtl/>
        </w:rPr>
        <w:t>לי</w:t>
      </w:r>
      <w:r w:rsidR="00AB7D20" w:rsidRPr="00C35A2C">
        <w:rPr>
          <w:rFonts w:ascii="Fb Fontext" w:hAnsi="Fb Fontext"/>
          <w:rtl/>
        </w:rPr>
        <w:t>יבם.</w:t>
      </w:r>
    </w:p>
    <w:p w14:paraId="72A5CC34" w14:textId="623C7A00" w:rsidR="002B2689" w:rsidRDefault="00AB7D20" w:rsidP="002B2689">
      <w:pPr>
        <w:rPr>
          <w:rFonts w:ascii="Fb Fontext" w:hAnsi="Fb Fontext"/>
          <w:rtl/>
        </w:rPr>
      </w:pPr>
      <w:r w:rsidRPr="00A50CA9">
        <w:rPr>
          <w:rStyle w:val="affffe"/>
          <w:rFonts w:hint="eastAsia"/>
          <w:rtl/>
        </w:rPr>
        <w:t>ומ</w:t>
      </w:r>
      <w:r w:rsidR="002B2689" w:rsidRPr="00A50CA9">
        <w:rPr>
          <w:rStyle w:val="affffe"/>
          <w:rFonts w:hint="eastAsia"/>
          <w:rtl/>
        </w:rPr>
        <w:t>וכיח</w:t>
      </w:r>
      <w:r w:rsidRPr="00A50CA9">
        <w:rPr>
          <w:rStyle w:val="affffe"/>
          <w:rtl/>
        </w:rPr>
        <w:t xml:space="preserve"> </w:t>
      </w:r>
      <w:r w:rsidR="002B2689" w:rsidRPr="00A50CA9">
        <w:rPr>
          <w:rStyle w:val="affffe"/>
          <w:rFonts w:hint="eastAsia"/>
          <w:rtl/>
        </w:rPr>
        <w:t>מ</w:t>
      </w:r>
      <w:r w:rsidRPr="00A50CA9">
        <w:rPr>
          <w:rStyle w:val="affffe"/>
          <w:rFonts w:hint="eastAsia"/>
          <w:rtl/>
        </w:rPr>
        <w:t>ד</w:t>
      </w:r>
      <w:r w:rsidRPr="00A50CA9">
        <w:rPr>
          <w:rStyle w:val="affffe"/>
          <w:rtl/>
        </w:rPr>
        <w:t>אמר</w:t>
      </w:r>
      <w:r w:rsidR="002B2689" w:rsidRPr="00A50CA9">
        <w:rPr>
          <w:rStyle w:val="affffe"/>
          <w:rtl/>
        </w:rPr>
        <w:t>:</w:t>
      </w:r>
      <w:r w:rsidRPr="00C35A2C">
        <w:rPr>
          <w:rFonts w:ascii="Fb Fontext" w:hAnsi="Fb Fontext"/>
          <w:rtl/>
        </w:rPr>
        <w:t xml:space="preserve"> </w:t>
      </w:r>
      <w:r w:rsidR="002B2689">
        <w:rPr>
          <w:rFonts w:ascii="Fb Fontext" w:hAnsi="Fb Fontext" w:hint="cs"/>
          <w:rtl/>
        </w:rPr>
        <w:t>'</w:t>
      </w:r>
      <w:r w:rsidRPr="00C35A2C">
        <w:rPr>
          <w:rFonts w:ascii="Fb Fontext" w:hAnsi="Fb Fontext"/>
          <w:rtl/>
        </w:rPr>
        <w:t>א</w:t>
      </w:r>
      <w:r w:rsidR="002B2689">
        <w:rPr>
          <w:rFonts w:ascii="Fb Fontext" w:hAnsi="Fb Fontext" w:hint="cs"/>
          <w:rtl/>
        </w:rPr>
        <w:t>ם</w:t>
      </w:r>
      <w:r w:rsidRPr="00C35A2C">
        <w:rPr>
          <w:rFonts w:ascii="Fb Fontext" w:hAnsi="Fb Fontext"/>
          <w:rtl/>
        </w:rPr>
        <w:t xml:space="preserve"> לא א</w:t>
      </w:r>
      <w:r>
        <w:rPr>
          <w:rFonts w:ascii="Fb Fontext" w:hAnsi="Fb Fontext" w:hint="cs"/>
          <w:rtl/>
        </w:rPr>
        <w:t>בוא</w:t>
      </w:r>
      <w:r w:rsidRPr="00C35A2C">
        <w:rPr>
          <w:rFonts w:ascii="Fb Fontext" w:hAnsi="Fb Fontext"/>
          <w:rtl/>
        </w:rPr>
        <w:t xml:space="preserve"> עד </w:t>
      </w:r>
      <w:r w:rsidRPr="00C35A2C">
        <w:rPr>
          <w:rFonts w:ascii="Fb Fontext" w:hAnsi="Fb Fontext" w:hint="cs"/>
          <w:rtl/>
        </w:rPr>
        <w:t>ל' יום</w:t>
      </w:r>
      <w:r w:rsidRPr="00C35A2C">
        <w:rPr>
          <w:rFonts w:ascii="Fb Fontext" w:hAnsi="Fb Fontext"/>
          <w:rtl/>
        </w:rPr>
        <w:t xml:space="preserve"> </w:t>
      </w:r>
      <w:r>
        <w:rPr>
          <w:rFonts w:ascii="Fb Fontext" w:hAnsi="Fb Fontext" w:hint="cs"/>
          <w:rtl/>
        </w:rPr>
        <w:t>יהא גט</w:t>
      </w:r>
      <w:r w:rsidR="002B2689">
        <w:rPr>
          <w:rFonts w:ascii="Fb Fontext" w:hAnsi="Fb Fontext" w:hint="cs"/>
          <w:rtl/>
        </w:rPr>
        <w:t>'</w:t>
      </w:r>
      <w:r w:rsidRPr="00C35A2C">
        <w:rPr>
          <w:rFonts w:ascii="Fb Fontext" w:hAnsi="Fb Fontext"/>
          <w:rtl/>
        </w:rPr>
        <w:t xml:space="preserve"> </w:t>
      </w:r>
      <w:r w:rsidRPr="00C35A2C">
        <w:rPr>
          <w:rFonts w:ascii="Fb Fontext" w:hAnsi="Fb Fontext" w:hint="cs"/>
          <w:rtl/>
        </w:rPr>
        <w:t xml:space="preserve">והגיע </w:t>
      </w:r>
      <w:r w:rsidR="002B2689">
        <w:rPr>
          <w:rFonts w:ascii="Fb Fontext" w:hAnsi="Fb Fontext" w:hint="cs"/>
          <w:rtl/>
        </w:rPr>
        <w:t>ב</w:t>
      </w:r>
      <w:r w:rsidRPr="00C35A2C">
        <w:rPr>
          <w:rFonts w:ascii="Fb Fontext" w:hAnsi="Fb Fontext" w:hint="cs"/>
          <w:rtl/>
        </w:rPr>
        <w:t>סוף</w:t>
      </w:r>
      <w:r w:rsidR="002B2689">
        <w:rPr>
          <w:rFonts w:ascii="Fb Fontext" w:hAnsi="Fb Fontext" w:hint="cs"/>
          <w:rtl/>
        </w:rPr>
        <w:t xml:space="preserve"> </w:t>
      </w:r>
      <w:r w:rsidRPr="00C35A2C">
        <w:rPr>
          <w:rFonts w:ascii="Fb Fontext" w:hAnsi="Fb Fontext" w:hint="cs"/>
          <w:rtl/>
        </w:rPr>
        <w:t>ל'</w:t>
      </w:r>
    </w:p>
    <w:p w14:paraId="3BD7A8DE" w14:textId="5365B916" w:rsidR="002B2689" w:rsidRDefault="00AB7D20" w:rsidP="002B2689">
      <w:pPr>
        <w:rPr>
          <w:rFonts w:ascii="Fb Fontext" w:hAnsi="Fb Fontext"/>
          <w:rtl/>
        </w:rPr>
      </w:pPr>
      <w:r w:rsidRPr="00C35A2C">
        <w:rPr>
          <w:rFonts w:ascii="Fb Fontext" w:hAnsi="Fb Fontext" w:hint="cs"/>
          <w:rtl/>
        </w:rPr>
        <w:t>והפסיקו נהר</w:t>
      </w:r>
      <w:r w:rsidR="002B2689">
        <w:rPr>
          <w:rFonts w:ascii="Fb Fontext" w:hAnsi="Fb Fontext" w:hint="cs"/>
          <w:rtl/>
        </w:rPr>
        <w:t>,</w:t>
      </w:r>
      <w:r w:rsidRPr="00C35A2C">
        <w:rPr>
          <w:rFonts w:ascii="Fb Fontext" w:hAnsi="Fb Fontext" w:hint="cs"/>
          <w:rtl/>
        </w:rPr>
        <w:t xml:space="preserve"> ו</w:t>
      </w:r>
      <w:r w:rsidR="002B2689">
        <w:rPr>
          <w:rFonts w:ascii="Fb Fontext" w:hAnsi="Fb Fontext" w:hint="cs"/>
          <w:rtl/>
        </w:rPr>
        <w:t>צעק</w:t>
      </w:r>
      <w:r w:rsidRPr="00C35A2C">
        <w:rPr>
          <w:rFonts w:ascii="Fb Fontext" w:hAnsi="Fb Fontext" w:hint="cs"/>
          <w:rtl/>
        </w:rPr>
        <w:t xml:space="preserve"> </w:t>
      </w:r>
      <w:r w:rsidR="002B2689">
        <w:rPr>
          <w:rFonts w:ascii="Fb Fontext" w:hAnsi="Fb Fontext" w:hint="cs"/>
          <w:rtl/>
        </w:rPr>
        <w:t>ש</w:t>
      </w:r>
      <w:r w:rsidR="00442DE0">
        <w:rPr>
          <w:rFonts w:ascii="Fb Fontext" w:hAnsi="Fb Fontext" w:hint="cs"/>
          <w:rtl/>
        </w:rPr>
        <w:t>ה</w:t>
      </w:r>
      <w:r w:rsidRPr="00C35A2C">
        <w:rPr>
          <w:rFonts w:ascii="Fb Fontext" w:hAnsi="Fb Fontext" w:hint="cs"/>
          <w:rtl/>
        </w:rPr>
        <w:t>ג</w:t>
      </w:r>
      <w:r w:rsidR="002B2689">
        <w:rPr>
          <w:rFonts w:ascii="Fb Fontext" w:hAnsi="Fb Fontext" w:hint="cs"/>
          <w:rtl/>
        </w:rPr>
        <w:t>י</w:t>
      </w:r>
      <w:r w:rsidRPr="00C35A2C">
        <w:rPr>
          <w:rFonts w:ascii="Fb Fontext" w:hAnsi="Fb Fontext" w:hint="cs"/>
          <w:rtl/>
        </w:rPr>
        <w:t>ע</w:t>
      </w:r>
      <w:r w:rsidR="002B2689">
        <w:rPr>
          <w:rFonts w:ascii="Fb Fontext" w:hAnsi="Fb Fontext" w:hint="cs"/>
          <w:rtl/>
        </w:rPr>
        <w:t>,</w:t>
      </w:r>
      <w:r w:rsidRPr="00C35A2C">
        <w:rPr>
          <w:rFonts w:ascii="Fb Fontext" w:hAnsi="Fb Fontext" w:hint="cs"/>
          <w:rtl/>
        </w:rPr>
        <w:t xml:space="preserve"> </w:t>
      </w:r>
      <w:r w:rsidR="002B2689" w:rsidRPr="00A50CA9">
        <w:rPr>
          <w:rStyle w:val="affffe"/>
          <w:rFonts w:hint="eastAsia"/>
          <w:rtl/>
        </w:rPr>
        <w:t>ו</w:t>
      </w:r>
      <w:r w:rsidRPr="00A50CA9">
        <w:rPr>
          <w:rStyle w:val="affffe"/>
          <w:rtl/>
        </w:rPr>
        <w:t>שמואל</w:t>
      </w:r>
      <w:r w:rsidRPr="00C35A2C">
        <w:rPr>
          <w:rFonts w:ascii="Fb Fontext" w:hAnsi="Fb Fontext"/>
          <w:rtl/>
        </w:rPr>
        <w:t xml:space="preserve"> </w:t>
      </w:r>
      <w:r w:rsidR="002B2689">
        <w:rPr>
          <w:rFonts w:ascii="Fb Fontext" w:hAnsi="Fb Fontext" w:hint="cs"/>
          <w:rtl/>
        </w:rPr>
        <w:t xml:space="preserve">אינו נחשב שהגיע! </w:t>
      </w:r>
      <w:r w:rsidR="002B2689" w:rsidRPr="00A50CA9">
        <w:rPr>
          <w:rStyle w:val="afffff0"/>
          <w:rFonts w:hint="eastAsia"/>
          <w:rtl/>
        </w:rPr>
        <w:t>וחל</w:t>
      </w:r>
      <w:r w:rsidR="002B2689">
        <w:rPr>
          <w:rStyle w:val="afffff0"/>
          <w:rFonts w:hint="cs"/>
          <w:rtl/>
        </w:rPr>
        <w:t xml:space="preserve"> הגט</w:t>
      </w:r>
    </w:p>
    <w:p w14:paraId="3D99B35E" w14:textId="49A2086E" w:rsidR="00AB7D20" w:rsidRPr="00C35A2C" w:rsidRDefault="002B2689" w:rsidP="00A50CA9">
      <w:pPr>
        <w:rPr>
          <w:rFonts w:ascii="Fb Fontext" w:hAnsi="Fb Fontext" w:cs="Guttman Vilna"/>
          <w:b/>
          <w:bCs/>
          <w:rtl/>
        </w:rPr>
      </w:pPr>
      <w:r>
        <w:rPr>
          <w:rStyle w:val="affffe"/>
          <w:rFonts w:hint="cs"/>
          <w:rtl/>
        </w:rPr>
        <w:t>ו</w:t>
      </w:r>
      <w:r w:rsidRPr="00A50CA9">
        <w:rPr>
          <w:rStyle w:val="affffe"/>
          <w:rFonts w:hint="eastAsia"/>
          <w:rtl/>
        </w:rPr>
        <w:t>דחה</w:t>
      </w:r>
      <w:r w:rsidRPr="00A50CA9">
        <w:rPr>
          <w:rStyle w:val="affffe"/>
          <w:rtl/>
        </w:rPr>
        <w:t>:</w:t>
      </w:r>
      <w:r w:rsidR="00AB7D20">
        <w:rPr>
          <w:rFonts w:ascii="Fb Fontext" w:hAnsi="Fb Fontext" w:hint="cs"/>
          <w:rtl/>
        </w:rPr>
        <w:t xml:space="preserve"> </w:t>
      </w:r>
      <w:r w:rsidR="002E20D7" w:rsidRPr="00CA108A">
        <w:rPr>
          <w:rFonts w:ascii="Fb Fontext" w:hAnsi="Fb Fontext" w:cs="PFT_Frank" w:hint="cs"/>
          <w:b/>
          <w:bCs/>
          <w:szCs w:val="14"/>
          <w:rtl/>
        </w:rPr>
        <w:t>'</w:t>
      </w:r>
      <w:r w:rsidR="00AB7D20" w:rsidRPr="00CA108A">
        <w:rPr>
          <w:rFonts w:ascii="Fb Fontext" w:hAnsi="Fb Fontext" w:cs="PFT_Frank" w:hint="eastAsia"/>
          <w:b/>
          <w:bCs/>
          <w:szCs w:val="14"/>
          <w:rtl/>
        </w:rPr>
        <w:t>אונס</w:t>
      </w:r>
      <w:r w:rsidR="00AB7D20" w:rsidRPr="00CA108A">
        <w:rPr>
          <w:rFonts w:ascii="Fb Fontext" w:hAnsi="Fb Fontext" w:cs="PFT_Frank"/>
          <w:b/>
          <w:bCs/>
          <w:szCs w:val="14"/>
          <w:rtl/>
        </w:rPr>
        <w:t xml:space="preserve"> דשכיח </w:t>
      </w:r>
      <w:r w:rsidR="002E20D7" w:rsidRPr="00CA108A">
        <w:rPr>
          <w:rFonts w:ascii="Fb Fontext" w:hAnsi="Fb Fontext" w:cs="PFT_Frank" w:hint="eastAsia"/>
          <w:b/>
          <w:bCs/>
          <w:szCs w:val="14"/>
          <w:rtl/>
        </w:rPr>
        <w:t>שאני</w:t>
      </w:r>
      <w:r w:rsidR="002E20D7">
        <w:rPr>
          <w:rFonts w:ascii="Fb Fontext" w:hAnsi="Fb Fontext" w:hint="cs"/>
          <w:rtl/>
        </w:rPr>
        <w:t xml:space="preserve">' </w:t>
      </w:r>
      <w:r w:rsidR="00AB7D20" w:rsidRPr="00C35A2C">
        <w:rPr>
          <w:rFonts w:ascii="Fb Fontext" w:hAnsi="Fb Fontext" w:hint="cs"/>
          <w:rtl/>
        </w:rPr>
        <w:t>ש</w:t>
      </w:r>
      <w:r w:rsidR="002E20D7">
        <w:rPr>
          <w:rFonts w:ascii="Fb Fontext" w:hAnsi="Fb Fontext" w:hint="cs"/>
          <w:rtl/>
        </w:rPr>
        <w:t>כיון ש</w:t>
      </w:r>
      <w:r w:rsidR="00AB7D20" w:rsidRPr="00C35A2C">
        <w:rPr>
          <w:rFonts w:ascii="Fb Fontext" w:hAnsi="Fb Fontext" w:hint="cs"/>
          <w:rtl/>
        </w:rPr>
        <w:t xml:space="preserve">לא התנה </w:t>
      </w:r>
      <w:r w:rsidR="002E20D7">
        <w:rPr>
          <w:rFonts w:ascii="Fb Fontext" w:hAnsi="Fb Fontext" w:hint="cs"/>
          <w:rtl/>
        </w:rPr>
        <w:t xml:space="preserve">- </w:t>
      </w:r>
      <w:r w:rsidR="00AB7D20" w:rsidRPr="00C35A2C">
        <w:rPr>
          <w:rFonts w:ascii="Fb Fontext" w:hAnsi="Fb Fontext" w:hint="cs"/>
          <w:rtl/>
        </w:rPr>
        <w:t>אפסיד אנפשיה</w:t>
      </w:r>
      <w:r w:rsidR="002E20D7" w:rsidRPr="00A50CA9">
        <w:rPr>
          <w:rtl/>
        </w:rPr>
        <w:t>.</w:t>
      </w:r>
    </w:p>
    <w:p w14:paraId="4C82EC7F" w14:textId="77777777" w:rsidR="00AB7D20" w:rsidRPr="00C35A2C" w:rsidRDefault="00AB7D20" w:rsidP="00E26091">
      <w:pPr>
        <w:pStyle w:val="afff"/>
        <w:framePr w:wrap="around"/>
        <w:rPr>
          <w:rtl/>
        </w:rPr>
      </w:pPr>
      <w:bookmarkStart w:id="5" w:name="_Toc119254525"/>
      <w:bookmarkStart w:id="6" w:name="_Toc119352794"/>
      <w:r w:rsidRPr="00C35A2C">
        <w:rPr>
          <w:rFonts w:hint="cs"/>
          <w:rtl/>
        </w:rPr>
        <w:t>ג:</w:t>
      </w:r>
      <w:bookmarkEnd w:id="5"/>
      <w:bookmarkEnd w:id="6"/>
    </w:p>
    <w:p w14:paraId="024259D4" w14:textId="24E6E9A9" w:rsidR="00AB7D20" w:rsidRPr="00C35A2C" w:rsidRDefault="00AB7D20" w:rsidP="002E20D7">
      <w:pPr>
        <w:rPr>
          <w:rFonts w:ascii="Fb Fontext" w:hAnsi="Fb Fontext" w:cs="Guttman Vilna"/>
          <w:b/>
          <w:bCs/>
          <w:rtl/>
        </w:rPr>
      </w:pPr>
      <w:r w:rsidRPr="00A50CA9">
        <w:rPr>
          <w:rStyle w:val="affffe"/>
          <w:rtl/>
        </w:rPr>
        <w:t xml:space="preserve">אלא רבא </w:t>
      </w:r>
      <w:r w:rsidR="002E20D7" w:rsidRPr="00A50CA9">
        <w:rPr>
          <w:rStyle w:val="affffe"/>
          <w:rFonts w:hint="eastAsia"/>
          <w:rtl/>
        </w:rPr>
        <w:t>מ</w:t>
      </w:r>
      <w:r w:rsidRPr="00A50CA9">
        <w:rPr>
          <w:rStyle w:val="affffe"/>
          <w:rtl/>
        </w:rPr>
        <w:t>סברא:</w:t>
      </w:r>
      <w:r w:rsidRPr="00CA108A">
        <w:rPr>
          <w:rFonts w:ascii="Fb Fontext" w:hAnsi="Fb Fontext" w:cs="PFT_Frank"/>
          <w:b/>
          <w:bCs/>
          <w:szCs w:val="14"/>
          <w:rtl/>
        </w:rPr>
        <w:t xml:space="preserve"> משום צנועות</w:t>
      </w:r>
      <w:r w:rsidR="002E20D7">
        <w:rPr>
          <w:rFonts w:ascii="Fb Fontext" w:hAnsi="Fb Fontext" w:hint="cs"/>
          <w:rtl/>
        </w:rPr>
        <w:t xml:space="preserve"> -</w:t>
      </w:r>
      <w:r w:rsidRPr="00C35A2C">
        <w:rPr>
          <w:rFonts w:ascii="Fb Fontext" w:hAnsi="Fb Fontext"/>
          <w:rtl/>
        </w:rPr>
        <w:t xml:space="preserve"> </w:t>
      </w:r>
      <w:r w:rsidR="002E20D7">
        <w:rPr>
          <w:rFonts w:ascii="Fb Fontext" w:hAnsi="Fb Fontext" w:hint="cs"/>
          <w:rtl/>
        </w:rPr>
        <w:t>שתחשוש</w:t>
      </w:r>
      <w:r w:rsidRPr="00C35A2C">
        <w:rPr>
          <w:rFonts w:ascii="Fb Fontext" w:hAnsi="Fb Fontext"/>
          <w:rtl/>
        </w:rPr>
        <w:t xml:space="preserve"> </w:t>
      </w:r>
      <w:r w:rsidR="002E20D7">
        <w:rPr>
          <w:rFonts w:ascii="Fb Fontext" w:hAnsi="Fb Fontext" w:hint="cs"/>
          <w:rtl/>
        </w:rPr>
        <w:t>ש</w:t>
      </w:r>
      <w:r w:rsidRPr="00C35A2C">
        <w:rPr>
          <w:rFonts w:ascii="Fb Fontext" w:hAnsi="Fb Fontext"/>
          <w:rtl/>
        </w:rPr>
        <w:t>נ</w:t>
      </w:r>
      <w:r w:rsidR="002E20D7">
        <w:rPr>
          <w:rFonts w:ascii="Fb Fontext" w:hAnsi="Fb Fontext" w:hint="cs"/>
          <w:rtl/>
        </w:rPr>
        <w:t>אנ</w:t>
      </w:r>
      <w:r w:rsidRPr="00C35A2C">
        <w:rPr>
          <w:rFonts w:ascii="Fb Fontext" w:hAnsi="Fb Fontext"/>
          <w:rtl/>
        </w:rPr>
        <w:t>ס ומיעגנא</w:t>
      </w:r>
      <w:r w:rsidR="002E20D7" w:rsidRPr="00A50CA9">
        <w:rPr>
          <w:rtl/>
        </w:rPr>
        <w:t>,</w:t>
      </w:r>
    </w:p>
    <w:p w14:paraId="467CDA27" w14:textId="150E33AF" w:rsidR="00AB7D20" w:rsidRPr="00F71179" w:rsidRDefault="00AB7D20" w:rsidP="00AB7D20">
      <w:pPr>
        <w:rPr>
          <w:rFonts w:ascii="Fb Fontext" w:hAnsi="Fb Fontext" w:cs="Guttman Vilna"/>
          <w:b/>
          <w:bCs/>
          <w:spacing w:val="-8"/>
          <w:rtl/>
        </w:rPr>
      </w:pPr>
      <w:r w:rsidRPr="00CA108A">
        <w:rPr>
          <w:rFonts w:ascii="Fb Fontext" w:hAnsi="Fb Fontext" w:cs="PFT_Frank"/>
          <w:b/>
          <w:bCs/>
          <w:spacing w:val="-8"/>
          <w:szCs w:val="14"/>
          <w:rtl/>
        </w:rPr>
        <w:t>ומשום פרוצות</w:t>
      </w:r>
      <w:r w:rsidR="002E20D7">
        <w:rPr>
          <w:rFonts w:ascii="Fb Fontext" w:hAnsi="Fb Fontext" w:hint="cs"/>
          <w:spacing w:val="-8"/>
          <w:rtl/>
        </w:rPr>
        <w:t xml:space="preserve"> -</w:t>
      </w:r>
      <w:r w:rsidRPr="00F71179">
        <w:rPr>
          <w:rFonts w:ascii="Fb Fontext" w:hAnsi="Fb Fontext"/>
          <w:spacing w:val="-8"/>
          <w:rtl/>
        </w:rPr>
        <w:t xml:space="preserve"> </w:t>
      </w:r>
      <w:r w:rsidRPr="00F71179">
        <w:rPr>
          <w:rFonts w:ascii="Fb Fontext" w:hAnsi="Fb Fontext" w:hint="cs"/>
          <w:spacing w:val="-8"/>
          <w:rtl/>
        </w:rPr>
        <w:t>פעמים</w:t>
      </w:r>
      <w:r w:rsidRPr="00F71179">
        <w:rPr>
          <w:rFonts w:ascii="Fb Fontext" w:hAnsi="Fb Fontext"/>
          <w:spacing w:val="-8"/>
          <w:rtl/>
        </w:rPr>
        <w:t xml:space="preserve"> </w:t>
      </w:r>
      <w:r w:rsidRPr="00F71179">
        <w:rPr>
          <w:rFonts w:ascii="Fb Fontext" w:hAnsi="Fb Fontext" w:hint="cs"/>
          <w:spacing w:val="-8"/>
          <w:rtl/>
        </w:rPr>
        <w:t>שי</w:t>
      </w:r>
      <w:r w:rsidR="002E20D7">
        <w:rPr>
          <w:rFonts w:ascii="Fb Fontext" w:hAnsi="Fb Fontext" w:hint="cs"/>
          <w:spacing w:val="-8"/>
          <w:rtl/>
        </w:rPr>
        <w:t>ודעת שנ</w:t>
      </w:r>
      <w:r w:rsidRPr="00F71179">
        <w:rPr>
          <w:rFonts w:ascii="Fb Fontext" w:hAnsi="Fb Fontext" w:hint="cs"/>
          <w:spacing w:val="-8"/>
          <w:rtl/>
        </w:rPr>
        <w:t xml:space="preserve">אנס </w:t>
      </w:r>
      <w:r w:rsidRPr="00F71179">
        <w:rPr>
          <w:rFonts w:ascii="Fb Fontext" w:hAnsi="Fb Fontext"/>
          <w:spacing w:val="-8"/>
          <w:rtl/>
        </w:rPr>
        <w:t>ו</w:t>
      </w:r>
      <w:r w:rsidR="002E20D7">
        <w:rPr>
          <w:rFonts w:ascii="Fb Fontext" w:hAnsi="Fb Fontext" w:hint="cs"/>
          <w:spacing w:val="-8"/>
          <w:rtl/>
        </w:rPr>
        <w:t>ת</w:t>
      </w:r>
      <w:r w:rsidRPr="00F71179">
        <w:rPr>
          <w:rFonts w:ascii="Fb Fontext" w:hAnsi="Fb Fontext"/>
          <w:spacing w:val="-8"/>
          <w:rtl/>
        </w:rPr>
        <w:t xml:space="preserve">אמר </w:t>
      </w:r>
      <w:r w:rsidR="002E20D7">
        <w:rPr>
          <w:rFonts w:ascii="Fb Fontext" w:hAnsi="Fb Fontext" w:hint="cs"/>
          <w:spacing w:val="-8"/>
          <w:rtl/>
        </w:rPr>
        <w:t>ש</w:t>
      </w:r>
      <w:r w:rsidRPr="00F71179">
        <w:rPr>
          <w:rFonts w:ascii="Fb Fontext" w:hAnsi="Fb Fontext"/>
          <w:spacing w:val="-8"/>
          <w:rtl/>
        </w:rPr>
        <w:t xml:space="preserve">לא, </w:t>
      </w:r>
      <w:r w:rsidRPr="00F71179">
        <w:rPr>
          <w:rFonts w:ascii="Fb Fontext" w:hAnsi="Fb Fontext" w:hint="cs"/>
          <w:spacing w:val="-8"/>
          <w:rtl/>
        </w:rPr>
        <w:t>ו</w:t>
      </w:r>
      <w:r w:rsidRPr="00F71179">
        <w:rPr>
          <w:rFonts w:ascii="Fb Fontext" w:hAnsi="Fb Fontext"/>
          <w:spacing w:val="-8"/>
          <w:rtl/>
        </w:rPr>
        <w:t>נמצא</w:t>
      </w:r>
      <w:r w:rsidR="002E20D7">
        <w:rPr>
          <w:rFonts w:ascii="Fb Fontext" w:hAnsi="Fb Fontext" w:hint="cs"/>
          <w:spacing w:val="-8"/>
          <w:rtl/>
        </w:rPr>
        <w:t>ו</w:t>
      </w:r>
      <w:r w:rsidRPr="00F71179">
        <w:rPr>
          <w:rFonts w:ascii="Fb Fontext" w:hAnsi="Fb Fontext"/>
          <w:spacing w:val="-8"/>
          <w:rtl/>
        </w:rPr>
        <w:t xml:space="preserve"> ממזרים.</w:t>
      </w:r>
    </w:p>
    <w:p w14:paraId="7BB2042A" w14:textId="1B1784A4" w:rsidR="002E20D7" w:rsidRPr="006D5126" w:rsidRDefault="002E20D7" w:rsidP="00F1680A">
      <w:pPr>
        <w:pStyle w:val="affffb"/>
        <w:rPr>
          <w:spacing w:val="0"/>
          <w:rtl/>
        </w:rPr>
      </w:pPr>
      <w:bookmarkStart w:id="7" w:name="_Toc119352795"/>
      <w:r w:rsidRPr="006D5126">
        <w:rPr>
          <w:rFonts w:hint="cs"/>
          <w:spacing w:val="0"/>
          <w:rtl/>
        </w:rPr>
        <w:t>איך יתכן שמדאורייתא אינו גט, ותקנו שיהיה גט?</w:t>
      </w:r>
      <w:r w:rsidR="00EB2D9D" w:rsidRPr="006D5126">
        <w:rPr>
          <w:rFonts w:hint="cs"/>
          <w:spacing w:val="0"/>
          <w:rtl/>
        </w:rPr>
        <w:t xml:space="preserve"> ב'</w:t>
      </w:r>
      <w:bookmarkEnd w:id="7"/>
    </w:p>
    <w:p w14:paraId="3EC9F698" w14:textId="7BB4837A" w:rsidR="00AB7D20" w:rsidRPr="00F71179" w:rsidRDefault="00AB7D20" w:rsidP="00A50CA9">
      <w:pPr>
        <w:jc w:val="center"/>
        <w:rPr>
          <w:rFonts w:ascii="Fb Fontext" w:hAnsi="Fb Fontext"/>
          <w:spacing w:val="-4"/>
          <w:rtl/>
        </w:rPr>
      </w:pPr>
      <w:r w:rsidRPr="00F71179">
        <w:rPr>
          <w:rFonts w:ascii="Fb Fontext" w:hAnsi="Fb Fontext" w:hint="cs"/>
          <w:spacing w:val="-4"/>
          <w:rtl/>
        </w:rPr>
        <w:t>כל דמקדש ע</w:t>
      </w:r>
      <w:r w:rsidR="002E20D7">
        <w:rPr>
          <w:rFonts w:ascii="Fb Fontext" w:hAnsi="Fb Fontext" w:hint="cs"/>
          <w:spacing w:val="-4"/>
          <w:rtl/>
        </w:rPr>
        <w:t>"</w:t>
      </w:r>
      <w:r w:rsidRPr="00F71179">
        <w:rPr>
          <w:rFonts w:ascii="Fb Fontext" w:hAnsi="Fb Fontext" w:hint="cs"/>
          <w:spacing w:val="-4"/>
          <w:rtl/>
        </w:rPr>
        <w:t>ד רבנן</w:t>
      </w:r>
      <w:r w:rsidR="007955D7">
        <w:rPr>
          <w:rFonts w:ascii="Fb Fontext" w:hAnsi="Fb Fontext" w:hint="cs"/>
          <w:spacing w:val="-4"/>
          <w:rtl/>
        </w:rPr>
        <w:t xml:space="preserve"> מקדש</w:t>
      </w:r>
      <w:r w:rsidRPr="00F71179">
        <w:rPr>
          <w:rFonts w:ascii="Fb Fontext" w:hAnsi="Fb Fontext" w:hint="cs"/>
          <w:spacing w:val="-4"/>
          <w:rtl/>
        </w:rPr>
        <w:t xml:space="preserve"> </w:t>
      </w:r>
      <w:r w:rsidR="002E20D7">
        <w:rPr>
          <w:rFonts w:ascii="Fb Fontext" w:hAnsi="Fb Fontext" w:hint="cs"/>
          <w:spacing w:val="-4"/>
          <w:rtl/>
        </w:rPr>
        <w:t xml:space="preserve">- </w:t>
      </w:r>
      <w:r w:rsidRPr="00F71179">
        <w:rPr>
          <w:rFonts w:ascii="Fb Fontext" w:hAnsi="Fb Fontext" w:hint="cs"/>
          <w:spacing w:val="-4"/>
          <w:rtl/>
        </w:rPr>
        <w:t>ו</w:t>
      </w:r>
      <w:r w:rsidR="002E20D7">
        <w:rPr>
          <w:rFonts w:ascii="Fb Fontext" w:hAnsi="Fb Fontext" w:hint="cs"/>
          <w:spacing w:val="-4"/>
          <w:rtl/>
        </w:rPr>
        <w:t>הם ה</w:t>
      </w:r>
      <w:r w:rsidRPr="00F71179">
        <w:rPr>
          <w:rFonts w:ascii="Fb Fontext" w:hAnsi="Fb Fontext" w:hint="cs"/>
          <w:spacing w:val="-4"/>
          <w:rtl/>
        </w:rPr>
        <w:t>פק</w:t>
      </w:r>
      <w:r w:rsidR="002E20D7">
        <w:rPr>
          <w:rFonts w:ascii="Fb Fontext" w:hAnsi="Fb Fontext" w:hint="cs"/>
          <w:spacing w:val="-4"/>
          <w:rtl/>
        </w:rPr>
        <w:t>י</w:t>
      </w:r>
      <w:r w:rsidRPr="00F71179">
        <w:rPr>
          <w:rFonts w:ascii="Fb Fontext" w:hAnsi="Fb Fontext" w:hint="cs"/>
          <w:spacing w:val="-4"/>
          <w:rtl/>
        </w:rPr>
        <w:t>ע</w:t>
      </w:r>
      <w:r w:rsidR="002E20D7">
        <w:rPr>
          <w:rFonts w:ascii="Fb Fontext" w:hAnsi="Fb Fontext" w:hint="cs"/>
          <w:spacing w:val="-4"/>
          <w:rtl/>
        </w:rPr>
        <w:t>ו</w:t>
      </w:r>
      <w:r w:rsidRPr="00F71179">
        <w:rPr>
          <w:rFonts w:ascii="Fb Fontext" w:hAnsi="Fb Fontext" w:hint="cs"/>
          <w:spacing w:val="-4"/>
          <w:rtl/>
        </w:rPr>
        <w:t xml:space="preserve"> לקידושי</w:t>
      </w:r>
      <w:r w:rsidR="002E20D7">
        <w:rPr>
          <w:rFonts w:ascii="Fb Fontext" w:hAnsi="Fb Fontext" w:hint="cs"/>
          <w:spacing w:val="-4"/>
          <w:rtl/>
        </w:rPr>
        <w:t>ו!</w:t>
      </w:r>
    </w:p>
    <w:p w14:paraId="2ED519A0" w14:textId="40886CD8" w:rsidR="00AB7D20" w:rsidRPr="00460791" w:rsidRDefault="002E20D7" w:rsidP="001401BD">
      <w:pPr>
        <w:rPr>
          <w:rtl/>
        </w:rPr>
      </w:pPr>
      <w:r w:rsidRPr="00CA108A">
        <w:rPr>
          <w:rFonts w:cs="PFT_Frank" w:hint="eastAsia"/>
          <w:b/>
          <w:bCs/>
          <w:szCs w:val="14"/>
          <w:rtl/>
        </w:rPr>
        <w:t>בכספא</w:t>
      </w:r>
      <w:r w:rsidRPr="00CA108A">
        <w:rPr>
          <w:rFonts w:cs="PFT_Frank"/>
          <w:b/>
          <w:bCs/>
          <w:szCs w:val="14"/>
          <w:rtl/>
        </w:rPr>
        <w:t xml:space="preserve"> ניחא, </w:t>
      </w:r>
      <w:r w:rsidR="00AB7D20" w:rsidRPr="00CA108A">
        <w:rPr>
          <w:rFonts w:cs="PFT_Frank" w:hint="eastAsia"/>
          <w:b/>
          <w:bCs/>
          <w:szCs w:val="14"/>
          <w:rtl/>
        </w:rPr>
        <w:t>ו</w:t>
      </w:r>
      <w:r w:rsidR="00BD4EEB">
        <w:rPr>
          <w:rFonts w:cs="PFT_Frank" w:hint="eastAsia"/>
          <w:b/>
          <w:bCs/>
          <w:szCs w:val="14"/>
          <w:rtl/>
        </w:rPr>
        <w:t>אף</w:t>
      </w:r>
      <w:r w:rsidR="00AB7D20" w:rsidRPr="00CA108A">
        <w:rPr>
          <w:rFonts w:cs="PFT_Frank"/>
          <w:b/>
          <w:bCs/>
          <w:szCs w:val="14"/>
          <w:rtl/>
        </w:rPr>
        <w:t xml:space="preserve"> </w:t>
      </w:r>
      <w:r w:rsidR="00AB7D20" w:rsidRPr="00CA108A">
        <w:rPr>
          <w:rFonts w:cs="PFT_Frank" w:hint="eastAsia"/>
          <w:b/>
          <w:bCs/>
          <w:szCs w:val="14"/>
          <w:rtl/>
        </w:rPr>
        <w:t>בביאה</w:t>
      </w:r>
      <w:r w:rsidR="00AB7D20" w:rsidRPr="00C35A2C">
        <w:rPr>
          <w:rFonts w:hint="cs"/>
          <w:rtl/>
        </w:rPr>
        <w:t xml:space="preserve"> שוויהו לבעילתו בעילת זנות.</w:t>
      </w:r>
    </w:p>
    <w:p w14:paraId="4044EE5C" w14:textId="1F766F1E" w:rsidR="00AB7D20" w:rsidRPr="00C35A2C" w:rsidRDefault="00867457" w:rsidP="00AB7D20">
      <w:pPr>
        <w:rPr>
          <w:rFonts w:ascii="Fb Fontext" w:hAnsi="Fb Fontext" w:cs="Guttman Vilna"/>
          <w:b/>
          <w:bCs/>
          <w:rtl/>
        </w:rPr>
      </w:pPr>
      <w:r w:rsidRPr="00A50CA9">
        <w:rPr>
          <w:rStyle w:val="affffe"/>
          <w:rFonts w:hint="eastAsia"/>
          <w:rtl/>
        </w:rPr>
        <w:t>ב</w:t>
      </w:r>
      <w:r w:rsidRPr="00A50CA9">
        <w:rPr>
          <w:rStyle w:val="affffe"/>
          <w:rtl/>
        </w:rPr>
        <w:t xml:space="preserve">. </w:t>
      </w:r>
      <w:r w:rsidR="00AB7D20" w:rsidRPr="00A50CA9">
        <w:rPr>
          <w:rStyle w:val="affffe"/>
          <w:rtl/>
        </w:rPr>
        <w:t>א</w:t>
      </w:r>
      <w:r w:rsidRPr="00A50CA9">
        <w:rPr>
          <w:rStyle w:val="affffe"/>
          <w:rtl/>
        </w:rPr>
        <w:t>"</w:t>
      </w:r>
      <w:r w:rsidR="00AB7D20" w:rsidRPr="00A50CA9">
        <w:rPr>
          <w:rStyle w:val="affffe"/>
          <w:rtl/>
        </w:rPr>
        <w:t>ד רבא:</w:t>
      </w:r>
      <w:r w:rsidR="00AB7D20" w:rsidRPr="00C54C7E">
        <w:rPr>
          <w:rStyle w:val="afffe"/>
          <w:rtl/>
        </w:rPr>
        <w:t xml:space="preserve"> </w:t>
      </w:r>
      <w:r w:rsidRPr="00C54C7E">
        <w:rPr>
          <w:rStyle w:val="afffe"/>
          <w:rFonts w:hint="cs"/>
          <w:rtl/>
        </w:rPr>
        <w:t>'</w:t>
      </w:r>
      <w:r w:rsidR="00AB7D20" w:rsidRPr="00C54C7E">
        <w:rPr>
          <w:rStyle w:val="afffe"/>
          <w:rtl/>
        </w:rPr>
        <w:t>וכן לענין גיטין</w:t>
      </w:r>
      <w:r>
        <w:rPr>
          <w:rFonts w:ascii="Fb Fontext" w:hAnsi="Fb Fontext" w:hint="cs"/>
          <w:rtl/>
        </w:rPr>
        <w:t>' -</w:t>
      </w:r>
      <w:r w:rsidR="00AB7D20" w:rsidRPr="00C35A2C">
        <w:rPr>
          <w:rFonts w:ascii="Fb Fontext" w:hAnsi="Fb Fontext"/>
          <w:rtl/>
        </w:rPr>
        <w:t xml:space="preserve"> </w:t>
      </w:r>
      <w:r>
        <w:rPr>
          <w:rFonts w:ascii="Fb Fontext" w:hAnsi="Fb Fontext" w:hint="cs"/>
          <w:rtl/>
        </w:rPr>
        <w:t>ש'</w:t>
      </w:r>
      <w:r w:rsidR="00AB7D20" w:rsidRPr="00C35A2C">
        <w:rPr>
          <w:rFonts w:ascii="Fb Fontext" w:hAnsi="Fb Fontext"/>
          <w:rtl/>
        </w:rPr>
        <w:t>יש אונס בגיטין</w:t>
      </w:r>
      <w:r>
        <w:rPr>
          <w:rFonts w:ascii="Fb Fontext" w:hAnsi="Fb Fontext" w:hint="cs"/>
          <w:rtl/>
        </w:rPr>
        <w:t xml:space="preserve">' </w:t>
      </w:r>
      <w:r w:rsidRPr="00A50CA9">
        <w:rPr>
          <w:rStyle w:val="afffff0"/>
          <w:rFonts w:hint="eastAsia"/>
          <w:rtl/>
        </w:rPr>
        <w:t>ואין</w:t>
      </w:r>
      <w:r w:rsidRPr="00A50CA9">
        <w:rPr>
          <w:rStyle w:val="afffff0"/>
          <w:rtl/>
        </w:rPr>
        <w:t xml:space="preserve"> </w:t>
      </w:r>
      <w:r w:rsidRPr="00A50CA9">
        <w:rPr>
          <w:rStyle w:val="afffff0"/>
          <w:rFonts w:hint="eastAsia"/>
          <w:rtl/>
        </w:rPr>
        <w:t>הגט</w:t>
      </w:r>
      <w:r w:rsidRPr="00A50CA9">
        <w:rPr>
          <w:rStyle w:val="afffff0"/>
          <w:rtl/>
        </w:rPr>
        <w:t xml:space="preserve"> </w:t>
      </w:r>
      <w:r w:rsidRPr="00A50CA9">
        <w:rPr>
          <w:rStyle w:val="afffff0"/>
          <w:rFonts w:hint="eastAsia"/>
          <w:rtl/>
        </w:rPr>
        <w:t>חל</w:t>
      </w:r>
      <w:r w:rsidRPr="00A50CA9">
        <w:rPr>
          <w:rStyle w:val="afffff0"/>
          <w:rtl/>
        </w:rPr>
        <w:t>.</w:t>
      </w:r>
    </w:p>
    <w:p w14:paraId="48E8D2D6" w14:textId="156620D4" w:rsidR="00867457" w:rsidRDefault="00AB7D20" w:rsidP="00AB7D20">
      <w:pPr>
        <w:rPr>
          <w:rFonts w:ascii="Fb Fontext" w:hAnsi="Fb Fontext"/>
          <w:rtl/>
        </w:rPr>
      </w:pPr>
      <w:r w:rsidRPr="00A50CA9">
        <w:rPr>
          <w:rStyle w:val="affffe"/>
          <w:rFonts w:hint="eastAsia"/>
          <w:rtl/>
        </w:rPr>
        <w:t>ויקש</w:t>
      </w:r>
      <w:r w:rsidR="00867457" w:rsidRPr="00A50CA9">
        <w:rPr>
          <w:rStyle w:val="affffe"/>
          <w:rFonts w:hint="eastAsia"/>
          <w:rtl/>
        </w:rPr>
        <w:t>ה</w:t>
      </w:r>
      <w:r w:rsidR="00867457" w:rsidRPr="00A50CA9">
        <w:rPr>
          <w:rStyle w:val="affffe"/>
          <w:rtl/>
        </w:rPr>
        <w:t>:</w:t>
      </w:r>
      <w:r w:rsidRPr="00C35A2C">
        <w:rPr>
          <w:rFonts w:ascii="Fb Fontext" w:hAnsi="Fb Fontext" w:hint="cs"/>
          <w:rtl/>
        </w:rPr>
        <w:t xml:space="preserve"> </w:t>
      </w:r>
      <w:r w:rsidR="003D606D">
        <w:rPr>
          <w:rFonts w:ascii="Fb Fontext" w:hAnsi="Fb Fontext" w:hint="cs"/>
          <w:rtl/>
        </w:rPr>
        <w:t>'</w:t>
      </w:r>
      <w:r w:rsidR="00867457">
        <w:rPr>
          <w:rFonts w:ascii="Fb Fontext" w:hAnsi="Fb Fontext" w:hint="cs"/>
          <w:rtl/>
        </w:rPr>
        <w:t>זה גיטך אם</w:t>
      </w:r>
      <w:r w:rsidRPr="00C35A2C">
        <w:rPr>
          <w:rFonts w:ascii="Fb Fontext" w:hAnsi="Fb Fontext" w:hint="cs"/>
          <w:rtl/>
        </w:rPr>
        <w:t xml:space="preserve"> </w:t>
      </w:r>
      <w:r w:rsidR="00867457">
        <w:rPr>
          <w:rFonts w:ascii="Fb Fontext" w:hAnsi="Fb Fontext" w:hint="cs"/>
          <w:rtl/>
        </w:rPr>
        <w:t xml:space="preserve">לא באתי </w:t>
      </w:r>
      <w:r w:rsidRPr="00C35A2C">
        <w:rPr>
          <w:rFonts w:ascii="Fb Fontext" w:hAnsi="Fb Fontext" w:hint="cs"/>
          <w:rtl/>
        </w:rPr>
        <w:t>י</w:t>
      </w:r>
      <w:r w:rsidRPr="00C35A2C">
        <w:rPr>
          <w:rFonts w:ascii="Fb Fontext" w:hAnsi="Fb Fontext"/>
          <w:rtl/>
        </w:rPr>
        <w:t>"</w:t>
      </w:r>
      <w:r w:rsidRPr="00C35A2C">
        <w:rPr>
          <w:rFonts w:ascii="Fb Fontext" w:hAnsi="Fb Fontext" w:hint="cs"/>
          <w:rtl/>
        </w:rPr>
        <w:t>ב חודש</w:t>
      </w:r>
      <w:r w:rsidR="003D606D">
        <w:rPr>
          <w:rFonts w:ascii="Fb Fontext" w:hAnsi="Fb Fontext" w:hint="cs"/>
          <w:rtl/>
        </w:rPr>
        <w:t>'</w:t>
      </w:r>
      <w:r w:rsidRPr="00C35A2C">
        <w:rPr>
          <w:rFonts w:ascii="Fb Fontext" w:hAnsi="Fb Fontext" w:hint="cs"/>
          <w:rtl/>
        </w:rPr>
        <w:t xml:space="preserve"> </w:t>
      </w:r>
      <w:r w:rsidR="00867457">
        <w:rPr>
          <w:rFonts w:ascii="Fb Fontext" w:hAnsi="Fb Fontext" w:hint="cs"/>
          <w:rtl/>
        </w:rPr>
        <w:t>ו</w:t>
      </w:r>
      <w:r w:rsidRPr="00C35A2C">
        <w:rPr>
          <w:rFonts w:ascii="Fb Fontext" w:hAnsi="Fb Fontext" w:hint="cs"/>
          <w:rtl/>
        </w:rPr>
        <w:t>מת</w:t>
      </w:r>
      <w:r w:rsidR="003D606D">
        <w:rPr>
          <w:rFonts w:ascii="Fb Fontext" w:hAnsi="Fb Fontext" w:hint="cs"/>
          <w:rtl/>
        </w:rPr>
        <w:t>..</w:t>
      </w:r>
      <w:r w:rsidRPr="00C35A2C">
        <w:rPr>
          <w:rFonts w:ascii="Fb Fontext" w:hAnsi="Fb Fontext" w:hint="cs"/>
          <w:rtl/>
        </w:rPr>
        <w:t xml:space="preserve"> </w:t>
      </w:r>
      <w:r w:rsidR="00867457">
        <w:rPr>
          <w:rFonts w:ascii="Fb Fontext" w:hAnsi="Fb Fontext" w:hint="cs"/>
          <w:rtl/>
        </w:rPr>
        <w:t xml:space="preserve">- </w:t>
      </w:r>
      <w:r w:rsidRPr="00C35A2C">
        <w:rPr>
          <w:rFonts w:ascii="Fb Fontext" w:hAnsi="Fb Fontext" w:hint="cs"/>
          <w:rtl/>
        </w:rPr>
        <w:t>אינו גט</w:t>
      </w:r>
      <w:r w:rsidR="00867457">
        <w:rPr>
          <w:rFonts w:ascii="Fb Fontext" w:hAnsi="Fb Fontext" w:hint="cs"/>
          <w:rtl/>
        </w:rPr>
        <w:t>,</w:t>
      </w:r>
    </w:p>
    <w:p w14:paraId="2F791418" w14:textId="30F1FC31" w:rsidR="00AB7D20" w:rsidRPr="00C35A2C" w:rsidRDefault="00867457" w:rsidP="00AB7D20">
      <w:pPr>
        <w:rPr>
          <w:rFonts w:ascii="Fb Fontext" w:hAnsi="Fb Fontext" w:cs="Guttman Vilna"/>
          <w:b/>
          <w:bCs/>
          <w:rtl/>
        </w:rPr>
      </w:pPr>
      <w:r w:rsidRPr="00A50CA9">
        <w:rPr>
          <w:rStyle w:val="affffe"/>
          <w:rFonts w:hint="eastAsia"/>
          <w:rtl/>
        </w:rPr>
        <w:t>ודחה</w:t>
      </w:r>
      <w:r w:rsidRPr="00A50CA9">
        <w:rPr>
          <w:rStyle w:val="affffe"/>
          <w:rtl/>
        </w:rPr>
        <w:t>:</w:t>
      </w:r>
      <w:r>
        <w:rPr>
          <w:rFonts w:ascii="Fb Fontext" w:hAnsi="Fb Fontext" w:hint="cs"/>
          <w:rtl/>
        </w:rPr>
        <w:t xml:space="preserve"> </w:t>
      </w:r>
      <w:r w:rsidR="003D606D" w:rsidRPr="00CA108A">
        <w:rPr>
          <w:rFonts w:ascii="Fb Fontext" w:hAnsi="Fb Fontext" w:cs="PFT_Frank" w:hint="eastAsia"/>
          <w:b/>
          <w:bCs/>
          <w:szCs w:val="14"/>
          <w:rtl/>
        </w:rPr>
        <w:t>השמיע</w:t>
      </w:r>
      <w:r w:rsidR="003D606D">
        <w:rPr>
          <w:rFonts w:ascii="Fb Fontext" w:hAnsi="Fb Fontext" w:hint="cs"/>
          <w:rtl/>
        </w:rPr>
        <w:t xml:space="preserve"> </w:t>
      </w:r>
      <w:r w:rsidR="003D606D" w:rsidRPr="00CA108A">
        <w:rPr>
          <w:rFonts w:ascii="Fb Fontext" w:hAnsi="Fb Fontext" w:cs="PFT_Frank" w:hint="eastAsia"/>
          <w:b/>
          <w:bCs/>
          <w:szCs w:val="14"/>
          <w:rtl/>
        </w:rPr>
        <w:t>מת</w:t>
      </w:r>
      <w:r w:rsidR="003D606D">
        <w:rPr>
          <w:rFonts w:ascii="Fb Fontext" w:hAnsi="Fb Fontext" w:hint="cs"/>
          <w:rtl/>
        </w:rPr>
        <w:t xml:space="preserve"> </w:t>
      </w:r>
      <w:r w:rsidR="00AB7D20" w:rsidRPr="00C35A2C">
        <w:rPr>
          <w:rFonts w:ascii="Fb Fontext" w:hAnsi="Fb Fontext" w:hint="cs"/>
          <w:rtl/>
        </w:rPr>
        <w:t>ד</w:t>
      </w:r>
      <w:r w:rsidR="003D606D">
        <w:rPr>
          <w:rFonts w:ascii="Fb Fontext" w:hAnsi="Fb Fontext" w:hint="cs"/>
          <w:rtl/>
        </w:rPr>
        <w:t>'</w:t>
      </w:r>
      <w:r w:rsidR="00AB7D20" w:rsidRPr="00C35A2C">
        <w:rPr>
          <w:rFonts w:ascii="Fb Fontext" w:hAnsi="Fb Fontext" w:hint="cs"/>
          <w:rtl/>
        </w:rPr>
        <w:t>אין גט אחר מיתה</w:t>
      </w:r>
      <w:r w:rsidR="003D606D">
        <w:rPr>
          <w:rFonts w:ascii="Fb Fontext" w:hAnsi="Fb Fontext" w:hint="cs"/>
          <w:rtl/>
        </w:rPr>
        <w:t>',</w:t>
      </w:r>
      <w:r w:rsidR="00AB7D20" w:rsidRPr="00C35A2C">
        <w:rPr>
          <w:rFonts w:ascii="Fb Fontext" w:hAnsi="Fb Fontext" w:hint="cs"/>
          <w:rtl/>
        </w:rPr>
        <w:t xml:space="preserve"> </w:t>
      </w:r>
      <w:r w:rsidR="00AB7D20" w:rsidRPr="00A50CA9">
        <w:rPr>
          <w:rStyle w:val="affffe"/>
          <w:rFonts w:hint="eastAsia"/>
          <w:rtl/>
        </w:rPr>
        <w:t>ו</w:t>
      </w:r>
      <w:r w:rsidR="00AB7D20" w:rsidRPr="00A50CA9">
        <w:rPr>
          <w:rStyle w:val="affffe"/>
          <w:rtl/>
        </w:rPr>
        <w:t>לאפוקי מרבותינו</w:t>
      </w:r>
      <w:r w:rsidR="00AB7D20" w:rsidRPr="00C35A2C">
        <w:rPr>
          <w:rFonts w:ascii="Fb Fontext" w:hAnsi="Fb Fontext"/>
          <w:rtl/>
        </w:rPr>
        <w:t>.</w:t>
      </w:r>
    </w:p>
    <w:p w14:paraId="6ED26021" w14:textId="61BE29EE" w:rsidR="008520C4" w:rsidRDefault="00AB7D20" w:rsidP="00AB7D20">
      <w:pPr>
        <w:rPr>
          <w:rFonts w:ascii="Fb Fontext" w:hAnsi="Fb Fontext"/>
          <w:spacing w:val="-4"/>
          <w:rtl/>
        </w:rPr>
      </w:pPr>
      <w:r w:rsidRPr="00A50CA9">
        <w:rPr>
          <w:rStyle w:val="affffe"/>
          <w:rFonts w:hint="eastAsia"/>
          <w:rtl/>
        </w:rPr>
        <w:t>ו</w:t>
      </w:r>
      <w:r w:rsidR="003D606D" w:rsidRPr="00A50CA9">
        <w:rPr>
          <w:rStyle w:val="affffe"/>
          <w:rFonts w:hint="eastAsia"/>
          <w:rtl/>
        </w:rPr>
        <w:t>יקשה</w:t>
      </w:r>
      <w:r w:rsidR="003D606D" w:rsidRPr="00A50CA9">
        <w:rPr>
          <w:rStyle w:val="affffe"/>
          <w:rtl/>
        </w:rPr>
        <w:t>:</w:t>
      </w:r>
      <w:r w:rsidRPr="00F71179">
        <w:rPr>
          <w:rFonts w:ascii="Fb Fontext" w:hAnsi="Fb Fontext" w:hint="cs"/>
          <w:spacing w:val="-4"/>
          <w:rtl/>
        </w:rPr>
        <w:t xml:space="preserve"> </w:t>
      </w:r>
      <w:r w:rsidR="003D606D">
        <w:rPr>
          <w:rFonts w:ascii="Fb Fontext" w:hAnsi="Fb Fontext" w:hint="cs"/>
          <w:spacing w:val="-4"/>
          <w:rtl/>
        </w:rPr>
        <w:t>'מעכשיו אם לא באתי עד</w:t>
      </w:r>
      <w:r w:rsidRPr="00F71179">
        <w:rPr>
          <w:rFonts w:ascii="Fb Fontext" w:hAnsi="Fb Fontext" w:hint="cs"/>
          <w:spacing w:val="-4"/>
          <w:rtl/>
        </w:rPr>
        <w:t xml:space="preserve"> י</w:t>
      </w:r>
      <w:r w:rsidRPr="00F71179">
        <w:rPr>
          <w:rFonts w:ascii="Fb Fontext" w:hAnsi="Fb Fontext"/>
          <w:spacing w:val="-4"/>
          <w:rtl/>
        </w:rPr>
        <w:t>"</w:t>
      </w:r>
      <w:r w:rsidRPr="00F71179">
        <w:rPr>
          <w:rFonts w:ascii="Fb Fontext" w:hAnsi="Fb Fontext" w:hint="cs"/>
          <w:spacing w:val="-4"/>
          <w:rtl/>
        </w:rPr>
        <w:t>ב חודש</w:t>
      </w:r>
      <w:r w:rsidR="003D606D">
        <w:rPr>
          <w:rFonts w:ascii="Fb Fontext" w:hAnsi="Fb Fontext" w:hint="cs"/>
          <w:spacing w:val="-4"/>
          <w:rtl/>
        </w:rPr>
        <w:t>' ומת..</w:t>
      </w:r>
      <w:r w:rsidRPr="00F71179">
        <w:rPr>
          <w:rFonts w:ascii="Fb Fontext" w:hAnsi="Fb Fontext" w:hint="cs"/>
          <w:spacing w:val="-4"/>
          <w:rtl/>
        </w:rPr>
        <w:t xml:space="preserve"> </w:t>
      </w:r>
      <w:r w:rsidR="003D606D">
        <w:rPr>
          <w:rFonts w:ascii="Fb Fontext" w:hAnsi="Fb Fontext" w:hint="cs"/>
          <w:spacing w:val="-4"/>
          <w:rtl/>
        </w:rPr>
        <w:t xml:space="preserve">- </w:t>
      </w:r>
      <w:r w:rsidRPr="00F71179">
        <w:rPr>
          <w:rFonts w:ascii="Fb Fontext" w:hAnsi="Fb Fontext" w:hint="cs"/>
          <w:spacing w:val="-4"/>
          <w:rtl/>
        </w:rPr>
        <w:t>הר</w:t>
      </w:r>
      <w:r w:rsidR="003D606D">
        <w:rPr>
          <w:rFonts w:ascii="Fb Fontext" w:hAnsi="Fb Fontext" w:hint="cs"/>
          <w:spacing w:val="-4"/>
          <w:rtl/>
        </w:rPr>
        <w:t xml:space="preserve">י </w:t>
      </w:r>
      <w:r w:rsidRPr="00F71179">
        <w:rPr>
          <w:rFonts w:ascii="Fb Fontext" w:hAnsi="Fb Fontext" w:hint="cs"/>
          <w:spacing w:val="-4"/>
          <w:rtl/>
        </w:rPr>
        <w:t>ז</w:t>
      </w:r>
      <w:r w:rsidR="003D606D">
        <w:rPr>
          <w:rFonts w:ascii="Fb Fontext" w:hAnsi="Fb Fontext" w:hint="cs"/>
          <w:spacing w:val="-4"/>
          <w:rtl/>
        </w:rPr>
        <w:t>ה</w:t>
      </w:r>
      <w:r w:rsidRPr="00F71179">
        <w:rPr>
          <w:rFonts w:ascii="Fb Fontext" w:hAnsi="Fb Fontext" w:hint="cs"/>
          <w:spacing w:val="-4"/>
          <w:rtl/>
        </w:rPr>
        <w:t xml:space="preserve"> גט</w:t>
      </w:r>
      <w:r w:rsidR="008520C4">
        <w:rPr>
          <w:rFonts w:ascii="Fb Fontext" w:hAnsi="Fb Fontext" w:hint="cs"/>
          <w:spacing w:val="-4"/>
          <w:rtl/>
        </w:rPr>
        <w:t>,</w:t>
      </w:r>
    </w:p>
    <w:p w14:paraId="530499EF" w14:textId="7B1DDDC2" w:rsidR="00AB7D20" w:rsidRPr="00F71179" w:rsidRDefault="00AB7D20" w:rsidP="008520C4">
      <w:pPr>
        <w:rPr>
          <w:rFonts w:ascii="Fb Fontext" w:hAnsi="Fb Fontext"/>
          <w:spacing w:val="-4"/>
          <w:rtl/>
        </w:rPr>
      </w:pPr>
      <w:r w:rsidRPr="00A50CA9">
        <w:rPr>
          <w:rStyle w:val="affffe"/>
          <w:rFonts w:hint="eastAsia"/>
          <w:rtl/>
        </w:rPr>
        <w:t>ו</w:t>
      </w:r>
      <w:r w:rsidR="008520C4" w:rsidRPr="00A50CA9">
        <w:rPr>
          <w:rStyle w:val="affffe"/>
          <w:rFonts w:hint="eastAsia"/>
          <w:rtl/>
        </w:rPr>
        <w:t>דחה</w:t>
      </w:r>
      <w:r w:rsidR="008520C4" w:rsidRPr="00A50CA9">
        <w:rPr>
          <w:rStyle w:val="affffe"/>
          <w:rtl/>
        </w:rPr>
        <w:t>:</w:t>
      </w:r>
      <w:r w:rsidRPr="00F71179">
        <w:rPr>
          <w:rFonts w:ascii="Fb Fontext" w:hAnsi="Fb Fontext" w:hint="cs"/>
          <w:spacing w:val="-4"/>
          <w:rtl/>
        </w:rPr>
        <w:t xml:space="preserve"> </w:t>
      </w:r>
      <w:r w:rsidRPr="00CA108A">
        <w:rPr>
          <w:rFonts w:ascii="Fb Fontext" w:hAnsi="Fb Fontext" w:cs="PFT_Frank" w:hint="eastAsia"/>
          <w:b/>
          <w:bCs/>
          <w:spacing w:val="-4"/>
          <w:szCs w:val="14"/>
          <w:rtl/>
        </w:rPr>
        <w:t>מת</w:t>
      </w:r>
      <w:r w:rsidRPr="00CA108A">
        <w:rPr>
          <w:rFonts w:ascii="Fb Fontext" w:hAnsi="Fb Fontext" w:cs="PFT_Frank"/>
          <w:b/>
          <w:bCs/>
          <w:spacing w:val="-4"/>
          <w:szCs w:val="14"/>
          <w:rtl/>
        </w:rPr>
        <w:t xml:space="preserve"> </w:t>
      </w:r>
      <w:r w:rsidR="008520C4" w:rsidRPr="00CA108A">
        <w:rPr>
          <w:rFonts w:ascii="Fb Fontext" w:hAnsi="Fb Fontext" w:cs="PFT_Frank" w:hint="eastAsia"/>
          <w:b/>
          <w:bCs/>
          <w:spacing w:val="-4"/>
          <w:szCs w:val="14"/>
          <w:rtl/>
        </w:rPr>
        <w:t>דווקא</w:t>
      </w:r>
      <w:r w:rsidR="008520C4">
        <w:rPr>
          <w:rFonts w:ascii="Fb Fontext" w:hAnsi="Fb Fontext" w:hint="cs"/>
          <w:spacing w:val="-4"/>
          <w:rtl/>
        </w:rPr>
        <w:t xml:space="preserve">, </w:t>
      </w:r>
      <w:r w:rsidRPr="00F71179">
        <w:rPr>
          <w:rFonts w:ascii="Fb Fontext" w:hAnsi="Fb Fontext" w:hint="cs"/>
          <w:spacing w:val="-4"/>
          <w:rtl/>
        </w:rPr>
        <w:t>דלא נ</w:t>
      </w:r>
      <w:r w:rsidR="008520C4">
        <w:rPr>
          <w:rFonts w:ascii="Fb Fontext" w:hAnsi="Fb Fontext" w:hint="cs"/>
          <w:spacing w:val="-4"/>
          <w:rtl/>
        </w:rPr>
        <w:t>י</w:t>
      </w:r>
      <w:r w:rsidRPr="00F71179">
        <w:rPr>
          <w:rFonts w:ascii="Fb Fontext" w:hAnsi="Fb Fontext" w:hint="cs"/>
          <w:spacing w:val="-4"/>
          <w:rtl/>
        </w:rPr>
        <w:t>ח</w:t>
      </w:r>
      <w:r w:rsidRPr="00F71179">
        <w:rPr>
          <w:rFonts w:ascii="Fb Fontext" w:hAnsi="Fb Fontext"/>
          <w:spacing w:val="-4"/>
          <w:rtl/>
        </w:rPr>
        <w:t>"</w:t>
      </w:r>
      <w:r w:rsidRPr="00F71179">
        <w:rPr>
          <w:rFonts w:ascii="Fb Fontext" w:hAnsi="Fb Fontext" w:hint="cs"/>
          <w:spacing w:val="-4"/>
          <w:rtl/>
        </w:rPr>
        <w:t xml:space="preserve">ל </w:t>
      </w:r>
      <w:r w:rsidR="008520C4">
        <w:rPr>
          <w:rFonts w:ascii="Fb Fontext" w:hAnsi="Fb Fontext" w:hint="cs"/>
          <w:spacing w:val="-4"/>
          <w:rtl/>
        </w:rPr>
        <w:t>ש</w:t>
      </w:r>
      <w:r w:rsidRPr="00F71179">
        <w:rPr>
          <w:rFonts w:ascii="Fb Fontext" w:hAnsi="Fb Fontext" w:hint="cs"/>
          <w:spacing w:val="-4"/>
          <w:rtl/>
        </w:rPr>
        <w:t>תיפול לי</w:t>
      </w:r>
      <w:r w:rsidR="008520C4">
        <w:rPr>
          <w:rFonts w:ascii="Fb Fontext" w:hAnsi="Fb Fontext" w:hint="cs"/>
          <w:spacing w:val="-4"/>
          <w:rtl/>
        </w:rPr>
        <w:t>י</w:t>
      </w:r>
      <w:r w:rsidRPr="00F71179">
        <w:rPr>
          <w:rFonts w:ascii="Fb Fontext" w:hAnsi="Fb Fontext" w:hint="cs"/>
          <w:spacing w:val="-4"/>
          <w:rtl/>
        </w:rPr>
        <w:t>בם</w:t>
      </w:r>
      <w:r w:rsidR="008520C4">
        <w:rPr>
          <w:rFonts w:ascii="Fb Fontext" w:hAnsi="Fb Fontext" w:hint="cs"/>
          <w:spacing w:val="-4"/>
          <w:rtl/>
        </w:rPr>
        <w:t>.</w:t>
      </w:r>
    </w:p>
    <w:p w14:paraId="72924F05" w14:textId="0B70ECAB" w:rsidR="00AB7D20" w:rsidRDefault="00AB7D20" w:rsidP="00AB7D20">
      <w:pPr>
        <w:rPr>
          <w:rFonts w:ascii="Fb Fontext" w:hAnsi="Fb Fontext"/>
          <w:rtl/>
        </w:rPr>
      </w:pPr>
      <w:r w:rsidRPr="00A50CA9">
        <w:rPr>
          <w:rStyle w:val="affffe"/>
          <w:rFonts w:hint="eastAsia"/>
          <w:rtl/>
        </w:rPr>
        <w:t>ו</w:t>
      </w:r>
      <w:r w:rsidR="008520C4" w:rsidRPr="00A50CA9">
        <w:rPr>
          <w:rStyle w:val="affffe"/>
          <w:rFonts w:hint="eastAsia"/>
          <w:rtl/>
        </w:rPr>
        <w:t>יקשה</w:t>
      </w:r>
      <w:r w:rsidR="008520C4" w:rsidRPr="00A50CA9">
        <w:rPr>
          <w:rStyle w:val="affffe"/>
          <w:rtl/>
        </w:rPr>
        <w:t>:</w:t>
      </w:r>
      <w:r w:rsidRPr="00C35A2C">
        <w:rPr>
          <w:rFonts w:ascii="Fb Fontext" w:hAnsi="Fb Fontext" w:hint="cs"/>
          <w:rtl/>
        </w:rPr>
        <w:t xml:space="preserve"> מ</w:t>
      </w:r>
      <w:r w:rsidR="008520C4">
        <w:rPr>
          <w:rFonts w:ascii="Fb Fontext" w:hAnsi="Fb Fontext" w:hint="cs"/>
          <w:rtl/>
        </w:rPr>
        <w:t>ש</w:t>
      </w:r>
      <w:r>
        <w:rPr>
          <w:rFonts w:ascii="Fb Fontext" w:hAnsi="Fb Fontext" w:hint="cs"/>
          <w:rtl/>
        </w:rPr>
        <w:t>הפסיקו נהר</w:t>
      </w:r>
      <w:r w:rsidRPr="00C35A2C">
        <w:rPr>
          <w:rFonts w:ascii="Fb Fontext" w:hAnsi="Fb Fontext" w:hint="cs"/>
          <w:rtl/>
        </w:rPr>
        <w:t>,</w:t>
      </w:r>
      <w:r w:rsidR="008520C4">
        <w:rPr>
          <w:rFonts w:ascii="Fb Fontext" w:hAnsi="Fb Fontext" w:hint="cs"/>
          <w:rtl/>
        </w:rPr>
        <w:t xml:space="preserve"> </w:t>
      </w:r>
      <w:r w:rsidR="008520C4" w:rsidRPr="00A50CA9">
        <w:rPr>
          <w:rStyle w:val="affffe"/>
          <w:rFonts w:hint="eastAsia"/>
          <w:rtl/>
        </w:rPr>
        <w:t>ודחה</w:t>
      </w:r>
      <w:r w:rsidR="008520C4" w:rsidRPr="00A50CA9">
        <w:rPr>
          <w:rStyle w:val="affffe"/>
          <w:rtl/>
        </w:rPr>
        <w:t>:</w:t>
      </w:r>
      <w:r w:rsidRPr="00C35A2C">
        <w:rPr>
          <w:rFonts w:ascii="Fb Fontext" w:hAnsi="Fb Fontext" w:hint="cs"/>
          <w:rtl/>
        </w:rPr>
        <w:t xml:space="preserve"> </w:t>
      </w:r>
      <w:r w:rsidR="008520C4" w:rsidRPr="00CA108A">
        <w:rPr>
          <w:rFonts w:ascii="Fb Fontext" w:hAnsi="Fb Fontext" w:cs="PFT_Frank" w:hint="cs"/>
          <w:b/>
          <w:bCs/>
          <w:szCs w:val="14"/>
          <w:rtl/>
        </w:rPr>
        <w:t>'</w:t>
      </w:r>
      <w:r w:rsidRPr="00CA108A">
        <w:rPr>
          <w:rFonts w:ascii="Fb Fontext" w:hAnsi="Fb Fontext" w:cs="PFT_Frank" w:hint="eastAsia"/>
          <w:b/>
          <w:bCs/>
          <w:szCs w:val="14"/>
          <w:rtl/>
        </w:rPr>
        <w:t>אונס</w:t>
      </w:r>
      <w:r w:rsidRPr="00CA108A">
        <w:rPr>
          <w:rFonts w:ascii="Fb Fontext" w:hAnsi="Fb Fontext" w:cs="PFT_Frank"/>
          <w:b/>
          <w:bCs/>
          <w:szCs w:val="14"/>
          <w:rtl/>
        </w:rPr>
        <w:t xml:space="preserve"> </w:t>
      </w:r>
      <w:r w:rsidRPr="00CA108A">
        <w:rPr>
          <w:rFonts w:ascii="Fb Fontext" w:hAnsi="Fb Fontext" w:cs="PFT_Frank" w:hint="eastAsia"/>
          <w:b/>
          <w:bCs/>
          <w:szCs w:val="14"/>
          <w:rtl/>
        </w:rPr>
        <w:t>דשכיח</w:t>
      </w:r>
      <w:r w:rsidRPr="00CA108A">
        <w:rPr>
          <w:rFonts w:ascii="Fb Fontext" w:hAnsi="Fb Fontext" w:cs="PFT_Frank"/>
          <w:b/>
          <w:bCs/>
          <w:szCs w:val="14"/>
          <w:rtl/>
        </w:rPr>
        <w:t xml:space="preserve"> </w:t>
      </w:r>
      <w:r w:rsidRPr="00CA108A">
        <w:rPr>
          <w:rFonts w:ascii="Fb Fontext" w:hAnsi="Fb Fontext" w:cs="PFT_Frank" w:hint="eastAsia"/>
          <w:b/>
          <w:bCs/>
          <w:szCs w:val="14"/>
          <w:rtl/>
        </w:rPr>
        <w:t>שאני</w:t>
      </w:r>
      <w:r w:rsidR="008520C4" w:rsidRPr="00CA108A">
        <w:rPr>
          <w:rFonts w:ascii="Fb Fontext" w:hAnsi="Fb Fontext" w:cs="PFT_Frank"/>
          <w:b/>
          <w:bCs/>
          <w:szCs w:val="14"/>
          <w:rtl/>
        </w:rPr>
        <w:t>'</w:t>
      </w:r>
      <w:r w:rsidRPr="00C35A2C">
        <w:rPr>
          <w:rFonts w:ascii="Fb Fontext" w:hAnsi="Fb Fontext" w:hint="cs"/>
          <w:rtl/>
        </w:rPr>
        <w:t>.</w:t>
      </w:r>
    </w:p>
    <w:p w14:paraId="0C6D115A" w14:textId="77777777" w:rsidR="00E268F4" w:rsidRPr="006D5126" w:rsidRDefault="008520C4" w:rsidP="00F1680A">
      <w:pPr>
        <w:pStyle w:val="affffb"/>
        <w:rPr>
          <w:spacing w:val="0"/>
          <w:rtl/>
        </w:rPr>
      </w:pPr>
      <w:bookmarkStart w:id="8" w:name="_Toc119352796"/>
      <w:r w:rsidRPr="006D5126">
        <w:rPr>
          <w:rFonts w:hint="cs"/>
          <w:spacing w:val="0"/>
          <w:rtl/>
        </w:rPr>
        <w:t xml:space="preserve">מתי </w:t>
      </w:r>
      <w:r w:rsidR="003B7FEA" w:rsidRPr="006D5126">
        <w:rPr>
          <w:rFonts w:hint="cs"/>
          <w:spacing w:val="0"/>
          <w:rtl/>
        </w:rPr>
        <w:t xml:space="preserve">בתולה </w:t>
      </w:r>
      <w:r w:rsidRPr="006D5126">
        <w:rPr>
          <w:rFonts w:hint="cs"/>
          <w:spacing w:val="0"/>
          <w:rtl/>
        </w:rPr>
        <w:t>נישאת</w:t>
      </w:r>
      <w:r w:rsidR="003B7FEA" w:rsidRPr="006D5126">
        <w:rPr>
          <w:rFonts w:hint="cs"/>
          <w:spacing w:val="0"/>
          <w:rtl/>
        </w:rPr>
        <w:t xml:space="preserve"> בכל יום</w:t>
      </w:r>
      <w:r w:rsidR="00E268F4" w:rsidRPr="006D5126">
        <w:rPr>
          <w:rFonts w:hint="cs"/>
          <w:spacing w:val="0"/>
          <w:rtl/>
        </w:rPr>
        <w:t>,</w:t>
      </w:r>
      <w:bookmarkEnd w:id="8"/>
    </w:p>
    <w:p w14:paraId="63E1D702" w14:textId="39A86665" w:rsidR="00AB7D20" w:rsidRDefault="00AB7D20" w:rsidP="00AB7D20">
      <w:pPr>
        <w:rPr>
          <w:rFonts w:ascii="Fb Fontext" w:hAnsi="Fb Fontext"/>
          <w:rtl/>
        </w:rPr>
      </w:pPr>
      <w:r w:rsidRPr="00A50CA9">
        <w:rPr>
          <w:rStyle w:val="affffe"/>
          <w:rtl/>
        </w:rPr>
        <w:t>ר</w:t>
      </w:r>
      <w:r w:rsidR="003B7FEA" w:rsidRPr="00A50CA9">
        <w:rPr>
          <w:rStyle w:val="affffe"/>
          <w:rtl/>
        </w:rPr>
        <w:t>"</w:t>
      </w:r>
      <w:r w:rsidRPr="00A50CA9">
        <w:rPr>
          <w:rStyle w:val="affffe"/>
          <w:rFonts w:hint="eastAsia"/>
          <w:rtl/>
        </w:rPr>
        <w:t>ש</w:t>
      </w:r>
      <w:r w:rsidR="003B7FEA" w:rsidRPr="00A50CA9">
        <w:rPr>
          <w:rStyle w:val="affffe"/>
          <w:rtl/>
        </w:rPr>
        <w:t xml:space="preserve"> </w:t>
      </w:r>
      <w:r w:rsidRPr="00A50CA9">
        <w:rPr>
          <w:rStyle w:val="affffe"/>
          <w:rFonts w:hint="eastAsia"/>
          <w:rtl/>
        </w:rPr>
        <w:t>ב</w:t>
      </w:r>
      <w:r w:rsidR="003B7FEA">
        <w:rPr>
          <w:rStyle w:val="affffe"/>
          <w:rFonts w:hint="cs"/>
          <w:rtl/>
        </w:rPr>
        <w:t>ר יצחק</w:t>
      </w:r>
      <w:r w:rsidRPr="00A50CA9">
        <w:rPr>
          <w:rStyle w:val="affffe"/>
          <w:rtl/>
        </w:rPr>
        <w:t>:</w:t>
      </w:r>
      <w:r w:rsidRPr="00C35A2C">
        <w:rPr>
          <w:rFonts w:ascii="Fb Fontext" w:hAnsi="Fb Fontext"/>
          <w:rtl/>
        </w:rPr>
        <w:t xml:space="preserve"> </w:t>
      </w:r>
      <w:r w:rsidR="003B7FEA" w:rsidRPr="00CA108A">
        <w:rPr>
          <w:rFonts w:ascii="Fb Fontext" w:hAnsi="Fb Fontext" w:cs="PFT_Frank" w:hint="eastAsia"/>
          <w:b/>
          <w:bCs/>
          <w:szCs w:val="14"/>
          <w:rtl/>
        </w:rPr>
        <w:t>ז</w:t>
      </w:r>
      <w:r w:rsidR="003B7FEA" w:rsidRPr="00CA108A">
        <w:rPr>
          <w:rFonts w:ascii="Fb Fontext" w:hAnsi="Fb Fontext" w:cs="PFT_Frank" w:hint="cs"/>
          <w:b/>
          <w:bCs/>
          <w:szCs w:val="14"/>
          <w:rtl/>
        </w:rPr>
        <w:t>ה</w:t>
      </w:r>
      <w:r w:rsidRPr="00CA108A">
        <w:rPr>
          <w:rFonts w:ascii="Fb Fontext" w:hAnsi="Fb Fontext" w:cs="PFT_Frank"/>
          <w:b/>
          <w:bCs/>
          <w:szCs w:val="14"/>
          <w:rtl/>
        </w:rPr>
        <w:t xml:space="preserve"> מתקנת עזרא ואילך</w:t>
      </w:r>
      <w:r w:rsidRPr="00C35A2C">
        <w:rPr>
          <w:rFonts w:ascii="Fb Fontext" w:hAnsi="Fb Fontext"/>
          <w:rtl/>
        </w:rPr>
        <w:t xml:space="preserve"> שקבועין </w:t>
      </w:r>
      <w:r w:rsidR="003B7FEA">
        <w:rPr>
          <w:rFonts w:ascii="Fb Fontext" w:hAnsi="Fb Fontext" w:hint="cs"/>
          <w:rtl/>
        </w:rPr>
        <w:t xml:space="preserve">רק </w:t>
      </w:r>
      <w:r w:rsidRPr="00C35A2C">
        <w:rPr>
          <w:rFonts w:ascii="Fb Fontext" w:hAnsi="Fb Fontext"/>
          <w:rtl/>
        </w:rPr>
        <w:t>בשני</w:t>
      </w:r>
      <w:r w:rsidR="003B7FEA">
        <w:rPr>
          <w:rFonts w:ascii="Fb Fontext" w:hAnsi="Fb Fontext" w:hint="cs"/>
          <w:rtl/>
        </w:rPr>
        <w:t xml:space="preserve"> </w:t>
      </w:r>
      <w:r w:rsidRPr="00C35A2C">
        <w:rPr>
          <w:rFonts w:ascii="Fb Fontext" w:hAnsi="Fb Fontext"/>
          <w:rtl/>
        </w:rPr>
        <w:t>וחמישי,</w:t>
      </w:r>
    </w:p>
    <w:p w14:paraId="78AD6EE4" w14:textId="609E37B7" w:rsidR="00AB7D20" w:rsidRPr="00C35A2C" w:rsidRDefault="00AB7D20" w:rsidP="00A50CA9">
      <w:pPr>
        <w:ind w:left="0" w:firstLine="720"/>
        <w:rPr>
          <w:rFonts w:ascii="Fb Fontext" w:hAnsi="Fb Fontext" w:cs="Guttman Vilna"/>
          <w:b/>
          <w:bCs/>
          <w:rtl/>
        </w:rPr>
      </w:pPr>
      <w:r w:rsidRPr="00CA108A">
        <w:rPr>
          <w:rFonts w:ascii="Fb Fontext" w:hAnsi="Fb Fontext" w:cs="PFT_Frank"/>
          <w:b/>
          <w:bCs/>
          <w:szCs w:val="14"/>
          <w:rtl/>
        </w:rPr>
        <w:t>אבל</w:t>
      </w:r>
      <w:r w:rsidRPr="00C35A2C">
        <w:rPr>
          <w:rFonts w:ascii="Fb Fontext" w:hAnsi="Fb Fontext"/>
          <w:rtl/>
        </w:rPr>
        <w:t xml:space="preserve"> </w:t>
      </w:r>
      <w:r w:rsidRPr="00C35A2C">
        <w:rPr>
          <w:rFonts w:ascii="Fb Fontext" w:hAnsi="Fb Fontext" w:hint="cs"/>
          <w:rtl/>
        </w:rPr>
        <w:t>א</w:t>
      </w:r>
      <w:r w:rsidR="003B7FEA">
        <w:rPr>
          <w:rFonts w:ascii="Fb Fontext" w:hAnsi="Fb Fontext" w:hint="cs"/>
          <w:rtl/>
        </w:rPr>
        <w:t>ם</w:t>
      </w:r>
      <w:r w:rsidRPr="00C35A2C">
        <w:rPr>
          <w:rFonts w:ascii="Fb Fontext" w:hAnsi="Fb Fontext" w:hint="cs"/>
          <w:rtl/>
        </w:rPr>
        <w:t xml:space="preserve"> </w:t>
      </w:r>
      <w:r w:rsidR="003B7FEA">
        <w:rPr>
          <w:rFonts w:ascii="Fb Fontext" w:hAnsi="Fb Fontext" w:hint="cs"/>
          <w:rtl/>
        </w:rPr>
        <w:t>יש</w:t>
      </w:r>
      <w:r w:rsidRPr="00C35A2C">
        <w:rPr>
          <w:rFonts w:ascii="Fb Fontext" w:hAnsi="Fb Fontext" w:hint="cs"/>
          <w:rtl/>
        </w:rPr>
        <w:t xml:space="preserve"> ב</w:t>
      </w:r>
      <w:r w:rsidRPr="00C35A2C">
        <w:rPr>
          <w:rFonts w:ascii="Fb Fontext" w:hAnsi="Fb Fontext"/>
          <w:rtl/>
        </w:rPr>
        <w:t>"</w:t>
      </w:r>
      <w:r w:rsidRPr="00C35A2C">
        <w:rPr>
          <w:rFonts w:ascii="Fb Fontext" w:hAnsi="Fb Fontext" w:hint="cs"/>
          <w:rtl/>
        </w:rPr>
        <w:t xml:space="preserve">ד קבועין </w:t>
      </w:r>
      <w:r w:rsidR="003B7FEA">
        <w:rPr>
          <w:rFonts w:ascii="Fb Fontext" w:hAnsi="Fb Fontext" w:hint="cs"/>
          <w:rtl/>
        </w:rPr>
        <w:t xml:space="preserve">כל יום </w:t>
      </w:r>
      <w:r w:rsidR="007955D7">
        <w:rPr>
          <w:rFonts w:ascii="Fb Fontext" w:hAnsi="Fb Fontext" w:hint="cs"/>
          <w:rtl/>
        </w:rPr>
        <w:t>-</w:t>
      </w:r>
      <w:r w:rsidRPr="00C35A2C">
        <w:rPr>
          <w:rFonts w:ascii="Fb Fontext" w:hAnsi="Fb Fontext"/>
          <w:rtl/>
        </w:rPr>
        <w:t xml:space="preserve"> </w:t>
      </w:r>
      <w:r w:rsidRPr="00CA108A">
        <w:rPr>
          <w:rFonts w:ascii="Fb Fontext" w:hAnsi="Fb Fontext" w:cs="PFT_Frank"/>
          <w:b/>
          <w:bCs/>
          <w:szCs w:val="14"/>
          <w:rtl/>
        </w:rPr>
        <w:t>נשאת בכל יום</w:t>
      </w:r>
      <w:r w:rsidR="003B7FEA">
        <w:rPr>
          <w:rFonts w:hint="cs"/>
          <w:rtl/>
        </w:rPr>
        <w:t>!</w:t>
      </w:r>
    </w:p>
    <w:p w14:paraId="54B26728" w14:textId="6499BEF1" w:rsidR="00AB7D20" w:rsidRPr="00F97732" w:rsidRDefault="00AB7D20" w:rsidP="00A50CA9">
      <w:pPr>
        <w:ind w:firstLine="607"/>
        <w:rPr>
          <w:rtl/>
        </w:rPr>
      </w:pPr>
      <w:r w:rsidRPr="00CA108A">
        <w:rPr>
          <w:rFonts w:ascii="Fb Fontext" w:hAnsi="Fb Fontext" w:cs="PFT_Frank" w:hint="eastAsia"/>
          <w:b/>
          <w:bCs/>
          <w:szCs w:val="14"/>
          <w:rtl/>
        </w:rPr>
        <w:t>ו</w:t>
      </w:r>
      <w:r w:rsidRPr="00CA108A">
        <w:rPr>
          <w:rFonts w:ascii="Fb Fontext" w:hAnsi="Fb Fontext" w:cs="PFT_Frank"/>
          <w:b/>
          <w:bCs/>
          <w:szCs w:val="14"/>
          <w:rtl/>
        </w:rPr>
        <w:t>ה</w:t>
      </w:r>
      <w:r w:rsidR="003B7FEA" w:rsidRPr="00CA108A">
        <w:rPr>
          <w:rFonts w:ascii="Fb Fontext" w:hAnsi="Fb Fontext" w:cs="PFT_Frank" w:hint="cs"/>
          <w:b/>
          <w:bCs/>
          <w:szCs w:val="14"/>
          <w:rtl/>
        </w:rPr>
        <w:t>יינו</w:t>
      </w:r>
      <w:r w:rsidRPr="00CA108A">
        <w:rPr>
          <w:rFonts w:ascii="Fb Fontext" w:hAnsi="Fb Fontext" w:cs="PFT_Frank"/>
          <w:b/>
          <w:bCs/>
          <w:szCs w:val="14"/>
          <w:rtl/>
        </w:rPr>
        <w:t xml:space="preserve"> </w:t>
      </w:r>
      <w:r w:rsidR="003B7FEA" w:rsidRPr="00CA108A">
        <w:rPr>
          <w:rFonts w:ascii="Fb Fontext" w:hAnsi="Fb Fontext" w:cs="PFT_Frank" w:hint="cs"/>
          <w:b/>
          <w:bCs/>
          <w:szCs w:val="14"/>
          <w:rtl/>
        </w:rPr>
        <w:t>כש</w:t>
      </w:r>
      <w:r w:rsidRPr="00CA108A">
        <w:rPr>
          <w:rFonts w:ascii="Fb Fontext" w:hAnsi="Fb Fontext" w:cs="PFT_Frank"/>
          <w:b/>
          <w:bCs/>
          <w:szCs w:val="14"/>
          <w:rtl/>
        </w:rPr>
        <w:t>טרח</w:t>
      </w:r>
      <w:r w:rsidR="003B7FEA">
        <w:rPr>
          <w:rFonts w:ascii="Fb Fontext" w:hAnsi="Fb Fontext" w:hint="cs"/>
          <w:rtl/>
        </w:rPr>
        <w:t xml:space="preserve"> בסעודה</w:t>
      </w:r>
      <w:r w:rsidRPr="00C35A2C">
        <w:rPr>
          <w:rFonts w:ascii="Fb Fontext" w:hAnsi="Fb Fontext"/>
          <w:rtl/>
        </w:rPr>
        <w:t xml:space="preserve"> </w:t>
      </w:r>
      <w:r w:rsidR="003B7FEA">
        <w:rPr>
          <w:rFonts w:ascii="Fb Fontext" w:hAnsi="Fb Fontext" w:hint="cs"/>
          <w:rtl/>
        </w:rPr>
        <w:t xml:space="preserve">ג' ימים </w:t>
      </w:r>
      <w:r w:rsidR="003B7FEA" w:rsidRPr="00A50CA9">
        <w:rPr>
          <w:rStyle w:val="afffff0"/>
          <w:rFonts w:hint="eastAsia"/>
          <w:rtl/>
        </w:rPr>
        <w:t>דבעי</w:t>
      </w:r>
      <w:r w:rsidR="003B7FEA" w:rsidRPr="00A50CA9">
        <w:rPr>
          <w:rStyle w:val="afffff0"/>
          <w:rtl/>
        </w:rPr>
        <w:t xml:space="preserve"> 'שקדו'.</w:t>
      </w:r>
    </w:p>
    <w:p w14:paraId="5B2C4FBB" w14:textId="77777777" w:rsidR="00AB7D20" w:rsidRPr="00C35A2C" w:rsidRDefault="00AB7D20" w:rsidP="00E26091">
      <w:pPr>
        <w:pStyle w:val="afff"/>
        <w:framePr w:wrap="around"/>
        <w:rPr>
          <w:rtl/>
        </w:rPr>
      </w:pPr>
      <w:bookmarkStart w:id="9" w:name="_Toc119254528"/>
      <w:bookmarkStart w:id="10" w:name="_Toc119352797"/>
      <w:r w:rsidRPr="00C35A2C">
        <w:rPr>
          <w:rFonts w:hint="cs"/>
          <w:rtl/>
        </w:rPr>
        <w:lastRenderedPageBreak/>
        <w:t>ג:</w:t>
      </w:r>
      <w:bookmarkEnd w:id="9"/>
      <w:bookmarkEnd w:id="10"/>
    </w:p>
    <w:p w14:paraId="279D5824" w14:textId="09BACB8A" w:rsidR="00AB7D20" w:rsidRPr="006D5126" w:rsidRDefault="003B7FEA" w:rsidP="00F1680A">
      <w:pPr>
        <w:pStyle w:val="affffb"/>
        <w:rPr>
          <w:spacing w:val="0"/>
          <w:rtl/>
        </w:rPr>
      </w:pPr>
      <w:bookmarkStart w:id="11" w:name="_Toc119352798"/>
      <w:r w:rsidRPr="006D5126">
        <w:rPr>
          <w:rFonts w:hint="eastAsia"/>
          <w:spacing w:val="0"/>
          <w:rtl/>
        </w:rPr>
        <w:t>מתי</w:t>
      </w:r>
      <w:r w:rsidRPr="006D5126">
        <w:rPr>
          <w:spacing w:val="0"/>
          <w:rtl/>
        </w:rPr>
        <w:t xml:space="preserve"> </w:t>
      </w:r>
      <w:r w:rsidRPr="006D5126">
        <w:rPr>
          <w:rFonts w:hint="cs"/>
          <w:spacing w:val="0"/>
          <w:rtl/>
        </w:rPr>
        <w:t>בתולה נישאת בשלישי</w:t>
      </w:r>
      <w:bookmarkEnd w:id="11"/>
    </w:p>
    <w:p w14:paraId="3EA067D0" w14:textId="0D1E4625" w:rsidR="00AB7D20" w:rsidRPr="00F97732" w:rsidRDefault="003B7FEA" w:rsidP="008624B4">
      <w:pPr>
        <w:rPr>
          <w:rtl/>
        </w:rPr>
      </w:pPr>
      <w:r w:rsidRPr="00A50CA9">
        <w:rPr>
          <w:rStyle w:val="affffe"/>
          <w:rFonts w:hint="eastAsia"/>
          <w:rtl/>
        </w:rPr>
        <w:t>תניא</w:t>
      </w:r>
      <w:r w:rsidRPr="00A50CA9">
        <w:rPr>
          <w:rStyle w:val="affffe"/>
          <w:rtl/>
        </w:rPr>
        <w:t>:</w:t>
      </w:r>
      <w:r>
        <w:rPr>
          <w:rFonts w:hint="cs"/>
          <w:rtl/>
        </w:rPr>
        <w:t xml:space="preserve"> </w:t>
      </w:r>
      <w:r w:rsidR="00AB7D20" w:rsidRPr="00A50CA9">
        <w:rPr>
          <w:b/>
          <w:rtl/>
        </w:rPr>
        <w:t>מסכנה ואילך</w:t>
      </w:r>
      <w:r>
        <w:rPr>
          <w:rFonts w:hint="cs"/>
          <w:rtl/>
        </w:rPr>
        <w:t xml:space="preserve"> -</w:t>
      </w:r>
      <w:r w:rsidR="00AB7D20" w:rsidRPr="00C35A2C">
        <w:rPr>
          <w:rtl/>
        </w:rPr>
        <w:t xml:space="preserve"> </w:t>
      </w:r>
      <w:r w:rsidR="00AB7D20" w:rsidRPr="00A50CA9">
        <w:rPr>
          <w:b/>
          <w:rtl/>
        </w:rPr>
        <w:t>נהגו</w:t>
      </w:r>
      <w:r>
        <w:rPr>
          <w:rFonts w:hint="cs"/>
          <w:rtl/>
        </w:rPr>
        <w:t xml:space="preserve"> העם</w:t>
      </w:r>
      <w:r w:rsidR="00AB7D20" w:rsidRPr="00C35A2C">
        <w:rPr>
          <w:rtl/>
        </w:rPr>
        <w:t xml:space="preserve"> לכנוס בשלישי, </w:t>
      </w:r>
      <w:r w:rsidR="00AB7D20" w:rsidRPr="00A50CA9">
        <w:rPr>
          <w:rStyle w:val="affffe"/>
          <w:rtl/>
        </w:rPr>
        <w:t>ולא מיחו חכמי</w:t>
      </w:r>
      <w:r w:rsidR="00AB7D20" w:rsidRPr="00A50CA9">
        <w:rPr>
          <w:rStyle w:val="affffe"/>
          <w:rFonts w:hint="eastAsia"/>
          <w:rtl/>
        </w:rPr>
        <w:t>ם</w:t>
      </w:r>
      <w:r w:rsidR="00AB7D20" w:rsidRPr="00C35A2C">
        <w:rPr>
          <w:rFonts w:hint="cs"/>
          <w:rtl/>
        </w:rPr>
        <w:t>.</w:t>
      </w:r>
    </w:p>
    <w:p w14:paraId="2ABB6C82" w14:textId="5468BBD3" w:rsidR="00AB7D20" w:rsidRDefault="003B7FEA" w:rsidP="00AB7D20">
      <w:pPr>
        <w:rPr>
          <w:rFonts w:ascii="Fb Fontext" w:hAnsi="Fb Fontext"/>
          <w:rtl/>
        </w:rPr>
      </w:pPr>
      <w:r w:rsidRPr="00A50CA9">
        <w:rPr>
          <w:rStyle w:val="affffe"/>
          <w:rFonts w:hint="eastAsia"/>
          <w:rtl/>
        </w:rPr>
        <w:t>פירוש</w:t>
      </w:r>
      <w:r w:rsidRPr="00A50CA9">
        <w:rPr>
          <w:rStyle w:val="affffe"/>
          <w:rtl/>
        </w:rPr>
        <w:t xml:space="preserve"> '</w:t>
      </w:r>
      <w:r w:rsidR="00AB7D20" w:rsidRPr="00A50CA9">
        <w:rPr>
          <w:rStyle w:val="affffe"/>
          <w:rtl/>
        </w:rPr>
        <w:t>סכנה</w:t>
      </w:r>
      <w:r w:rsidRPr="00A50CA9">
        <w:rPr>
          <w:rStyle w:val="affffe"/>
          <w:rtl/>
        </w:rPr>
        <w:t xml:space="preserve">' </w:t>
      </w:r>
      <w:r w:rsidRPr="00A50CA9">
        <w:rPr>
          <w:rStyle w:val="affffe"/>
          <w:rFonts w:hint="eastAsia"/>
          <w:rtl/>
        </w:rPr>
        <w:t>אינו</w:t>
      </w:r>
      <w:r w:rsidR="00AB7D20" w:rsidRPr="00A50CA9">
        <w:rPr>
          <w:rStyle w:val="affffe"/>
          <w:rtl/>
        </w:rPr>
        <w:t>:</w:t>
      </w:r>
      <w:r w:rsidR="00AB7D20" w:rsidRPr="00C35A2C">
        <w:rPr>
          <w:rFonts w:ascii="Fb Fontext" w:hAnsi="Fb Fontext"/>
          <w:rtl/>
        </w:rPr>
        <w:t xml:space="preserve"> </w:t>
      </w:r>
      <w:r>
        <w:rPr>
          <w:rFonts w:ascii="Fb Fontext" w:hAnsi="Fb Fontext" w:hint="cs"/>
          <w:rtl/>
        </w:rPr>
        <w:t>'</w:t>
      </w:r>
      <w:r w:rsidR="00AB7D20" w:rsidRPr="00C35A2C">
        <w:rPr>
          <w:rFonts w:ascii="Fb Fontext" w:hAnsi="Fb Fontext"/>
          <w:rtl/>
        </w:rPr>
        <w:t xml:space="preserve">בתולה הנשאת </w:t>
      </w:r>
      <w:r>
        <w:rPr>
          <w:rFonts w:ascii="Fb Fontext" w:hAnsi="Fb Fontext" w:hint="cs"/>
          <w:rtl/>
        </w:rPr>
        <w:t>ב</w:t>
      </w:r>
      <w:r w:rsidR="00AB7D20" w:rsidRPr="00C35A2C">
        <w:rPr>
          <w:rFonts w:ascii="Fb Fontext" w:hAnsi="Fb Fontext"/>
          <w:rtl/>
        </w:rPr>
        <w:t xml:space="preserve">רביעי </w:t>
      </w:r>
      <w:r w:rsidR="00AB7D20" w:rsidRPr="00224771">
        <w:rPr>
          <w:rFonts w:cs="PFT_Frank"/>
          <w:b/>
          <w:bCs/>
          <w:szCs w:val="14"/>
          <w:rtl/>
        </w:rPr>
        <w:t>תהרג</w:t>
      </w:r>
      <w:r w:rsidRPr="00C54C7E">
        <w:rPr>
          <w:rStyle w:val="afffe"/>
          <w:rFonts w:hint="cs"/>
          <w:rtl/>
        </w:rPr>
        <w:t>'</w:t>
      </w:r>
      <w:r w:rsidR="00AB7D20" w:rsidRPr="00C35A2C">
        <w:rPr>
          <w:rFonts w:ascii="Fb Fontext" w:hAnsi="Fb Fontext"/>
          <w:rtl/>
        </w:rPr>
        <w:t xml:space="preserve"> </w:t>
      </w:r>
      <w:r>
        <w:rPr>
          <w:rFonts w:ascii="Fb Fontext" w:hAnsi="Fb Fontext" w:hint="cs"/>
          <w:rtl/>
        </w:rPr>
        <w:t>- שיעקרוה!</w:t>
      </w:r>
    </w:p>
    <w:p w14:paraId="733E77D0" w14:textId="67D37AE6" w:rsidR="00AB7D20" w:rsidRPr="00C35A2C" w:rsidRDefault="00AB7D20" w:rsidP="00AB7D20">
      <w:pPr>
        <w:rPr>
          <w:rFonts w:ascii="Fb Fontext" w:hAnsi="Fb Fontext" w:cs="Guttman Vilna"/>
          <w:b/>
          <w:bCs/>
          <w:rtl/>
        </w:rPr>
      </w:pPr>
      <w:r w:rsidRPr="00A50CA9">
        <w:rPr>
          <w:rStyle w:val="affffe"/>
          <w:rFonts w:hint="eastAsia"/>
          <w:rtl/>
        </w:rPr>
        <w:t>אלא</w:t>
      </w:r>
      <w:r w:rsidRPr="00A50CA9">
        <w:rPr>
          <w:rStyle w:val="affffe"/>
          <w:rtl/>
        </w:rPr>
        <w:t>:</w:t>
      </w:r>
      <w:r w:rsidRPr="00C35A2C">
        <w:rPr>
          <w:rFonts w:ascii="Fb Fontext" w:hAnsi="Fb Fontext"/>
          <w:rtl/>
        </w:rPr>
        <w:t xml:space="preserve"> </w:t>
      </w:r>
      <w:r w:rsidR="003B7FEA">
        <w:rPr>
          <w:rFonts w:ascii="Fb Fontext" w:hAnsi="Fb Fontext" w:hint="cs"/>
          <w:rtl/>
        </w:rPr>
        <w:t>'</w:t>
      </w:r>
      <w:r w:rsidRPr="00C35A2C">
        <w:rPr>
          <w:rFonts w:ascii="Fb Fontext" w:hAnsi="Fb Fontext"/>
          <w:rtl/>
        </w:rPr>
        <w:t xml:space="preserve">בתולה הנשאת ברביעי </w:t>
      </w:r>
      <w:r w:rsidRPr="00CA108A">
        <w:rPr>
          <w:rFonts w:ascii="Fb Fontext" w:hAnsi="Fb Fontext" w:cs="PFT_Frank"/>
          <w:b/>
          <w:bCs/>
          <w:szCs w:val="14"/>
          <w:rtl/>
        </w:rPr>
        <w:t>תבעל</w:t>
      </w:r>
      <w:r w:rsidRPr="00C35A2C">
        <w:rPr>
          <w:rFonts w:ascii="Fb Fontext" w:hAnsi="Fb Fontext"/>
          <w:rtl/>
        </w:rPr>
        <w:t xml:space="preserve"> להגמון</w:t>
      </w:r>
      <w:r w:rsidR="003B7FEA">
        <w:rPr>
          <w:rFonts w:ascii="Fb Fontext" w:hAnsi="Fb Fontext" w:hint="cs"/>
          <w:rtl/>
        </w:rPr>
        <w:t>'</w:t>
      </w:r>
      <w:r w:rsidR="003B7FEA" w:rsidRPr="00A50CA9">
        <w:rPr>
          <w:rtl/>
        </w:rPr>
        <w:t>,</w:t>
      </w:r>
    </w:p>
    <w:p w14:paraId="3E87566E" w14:textId="767B2BCB" w:rsidR="00AB7D20" w:rsidRPr="00C35A2C" w:rsidRDefault="00AB7D20" w:rsidP="00AB7D20">
      <w:pPr>
        <w:rPr>
          <w:rFonts w:ascii="Fb Fontext" w:hAnsi="Fb Fontext" w:cs="Guttman Vilna"/>
          <w:b/>
          <w:bCs/>
          <w:rtl/>
        </w:rPr>
      </w:pPr>
      <w:r w:rsidRPr="00A50CA9">
        <w:rPr>
          <w:rStyle w:val="affffe"/>
          <w:rFonts w:hint="eastAsia"/>
          <w:rtl/>
        </w:rPr>
        <w:t>ו</w:t>
      </w:r>
      <w:r w:rsidR="003B7FEA" w:rsidRPr="00A50CA9">
        <w:rPr>
          <w:rStyle w:val="affffe"/>
          <w:rFonts w:hint="eastAsia"/>
          <w:rtl/>
        </w:rPr>
        <w:t>קראו</w:t>
      </w:r>
      <w:r w:rsidRPr="00A50CA9">
        <w:rPr>
          <w:rStyle w:val="affffe"/>
          <w:rtl/>
        </w:rPr>
        <w:t xml:space="preserve"> </w:t>
      </w:r>
      <w:r w:rsidR="003B7FEA" w:rsidRPr="00A50CA9">
        <w:rPr>
          <w:rStyle w:val="affffe"/>
          <w:rtl/>
        </w:rPr>
        <w:t>'</w:t>
      </w:r>
      <w:r w:rsidRPr="00A50CA9">
        <w:rPr>
          <w:rStyle w:val="affffe"/>
          <w:rFonts w:hint="eastAsia"/>
          <w:rtl/>
        </w:rPr>
        <w:t>סכנה</w:t>
      </w:r>
      <w:r w:rsidR="003B7FEA" w:rsidRPr="00A50CA9">
        <w:rPr>
          <w:rStyle w:val="affffe"/>
          <w:rtl/>
        </w:rPr>
        <w:t>':</w:t>
      </w:r>
      <w:r w:rsidRPr="00C35A2C">
        <w:rPr>
          <w:rFonts w:ascii="Fb Fontext" w:hAnsi="Fb Fontext" w:hint="cs"/>
          <w:rtl/>
        </w:rPr>
        <w:t xml:space="preserve"> </w:t>
      </w:r>
      <w:r w:rsidRPr="00CA108A">
        <w:rPr>
          <w:rFonts w:ascii="Fb Fontext" w:hAnsi="Fb Fontext" w:cs="PFT_Frank"/>
          <w:b/>
          <w:bCs/>
          <w:szCs w:val="14"/>
          <w:rtl/>
        </w:rPr>
        <w:t>דצנועות</w:t>
      </w:r>
      <w:r w:rsidRPr="00C35A2C">
        <w:rPr>
          <w:rFonts w:ascii="Fb Fontext" w:hAnsi="Fb Fontext"/>
          <w:rtl/>
        </w:rPr>
        <w:t xml:space="preserve"> מ</w:t>
      </w:r>
      <w:r w:rsidR="003B7FEA">
        <w:rPr>
          <w:rFonts w:ascii="Fb Fontext" w:hAnsi="Fb Fontext" w:hint="cs"/>
          <w:rtl/>
        </w:rPr>
        <w:t>ו</w:t>
      </w:r>
      <w:r w:rsidRPr="00C35A2C">
        <w:rPr>
          <w:rFonts w:ascii="Fb Fontext" w:hAnsi="Fb Fontext"/>
          <w:rtl/>
        </w:rPr>
        <w:t>סר</w:t>
      </w:r>
      <w:r w:rsidR="003B7FEA">
        <w:rPr>
          <w:rFonts w:ascii="Fb Fontext" w:hAnsi="Fb Fontext" w:hint="cs"/>
          <w:rtl/>
        </w:rPr>
        <w:t>ות</w:t>
      </w:r>
      <w:r w:rsidRPr="00C35A2C">
        <w:rPr>
          <w:rFonts w:ascii="Fb Fontext" w:hAnsi="Fb Fontext"/>
          <w:rtl/>
        </w:rPr>
        <w:t xml:space="preserve"> נפש</w:t>
      </w:r>
      <w:r w:rsidR="003B7FEA">
        <w:rPr>
          <w:rFonts w:ascii="Fb Fontext" w:hAnsi="Fb Fontext" w:hint="cs"/>
          <w:rtl/>
        </w:rPr>
        <w:t>ם</w:t>
      </w:r>
      <w:r w:rsidRPr="00C35A2C">
        <w:rPr>
          <w:rFonts w:ascii="Fb Fontext" w:hAnsi="Fb Fontext"/>
          <w:rtl/>
        </w:rPr>
        <w:t xml:space="preserve"> </w:t>
      </w:r>
      <w:r w:rsidR="003B7FEA" w:rsidRPr="00A50CA9">
        <w:rPr>
          <w:rStyle w:val="afffff0"/>
          <w:rFonts w:hint="eastAsia"/>
          <w:rtl/>
        </w:rPr>
        <w:t>אם</w:t>
      </w:r>
      <w:r w:rsidR="003B7FEA" w:rsidRPr="00A50CA9">
        <w:rPr>
          <w:rStyle w:val="afffff0"/>
          <w:rtl/>
        </w:rPr>
        <w:t xml:space="preserve"> </w:t>
      </w:r>
      <w:r w:rsidR="003B7FEA" w:rsidRPr="00A50CA9">
        <w:rPr>
          <w:rStyle w:val="afffff0"/>
          <w:rFonts w:hint="eastAsia"/>
          <w:rtl/>
        </w:rPr>
        <w:t>ינשאו</w:t>
      </w:r>
      <w:r w:rsidR="003B7FEA" w:rsidRPr="00A50CA9">
        <w:rPr>
          <w:rStyle w:val="afffff0"/>
          <w:rtl/>
        </w:rPr>
        <w:t xml:space="preserve"> </w:t>
      </w:r>
      <w:r w:rsidR="003B7FEA" w:rsidRPr="00A50CA9">
        <w:rPr>
          <w:rStyle w:val="afffff0"/>
          <w:rFonts w:hint="eastAsia"/>
          <w:rtl/>
        </w:rPr>
        <w:t>ברביעי</w:t>
      </w:r>
      <w:r w:rsidR="003B7FEA">
        <w:rPr>
          <w:rStyle w:val="afffff0"/>
          <w:rFonts w:hint="cs"/>
          <w:rtl/>
        </w:rPr>
        <w:t>, ויתפשם,</w:t>
      </w:r>
    </w:p>
    <w:p w14:paraId="38205FDB" w14:textId="7895549C" w:rsidR="003B7FEA" w:rsidRDefault="00AB7D20" w:rsidP="00AB7D20">
      <w:pPr>
        <w:rPr>
          <w:rFonts w:ascii="Fb Fontext" w:hAnsi="Fb Fontext"/>
          <w:rtl/>
        </w:rPr>
      </w:pPr>
      <w:r w:rsidRPr="00A50CA9">
        <w:rPr>
          <w:rStyle w:val="affffe"/>
          <w:rFonts w:hint="eastAsia"/>
          <w:rtl/>
        </w:rPr>
        <w:t>ו</w:t>
      </w:r>
      <w:r w:rsidR="003B7FEA" w:rsidRPr="00A50CA9">
        <w:rPr>
          <w:rStyle w:val="affffe"/>
          <w:rFonts w:hint="eastAsia"/>
          <w:rtl/>
        </w:rPr>
        <w:t>מ</w:t>
      </w:r>
      <w:r w:rsidR="003B7FEA" w:rsidRPr="00A50CA9">
        <w:rPr>
          <w:rStyle w:val="affffe"/>
          <w:rtl/>
        </w:rPr>
        <w:t>"מ</w:t>
      </w:r>
      <w:r w:rsidRPr="00A50CA9">
        <w:rPr>
          <w:rStyle w:val="affffe"/>
          <w:rtl/>
        </w:rPr>
        <w:t xml:space="preserve"> </w:t>
      </w:r>
      <w:r w:rsidR="003B7FEA" w:rsidRPr="00A50CA9">
        <w:rPr>
          <w:rStyle w:val="affffe"/>
          <w:rFonts w:hint="eastAsia"/>
          <w:rtl/>
        </w:rPr>
        <w:t>לא</w:t>
      </w:r>
      <w:r w:rsidR="003B7FEA" w:rsidRPr="00A50CA9">
        <w:rPr>
          <w:rStyle w:val="affffe"/>
          <w:rtl/>
        </w:rPr>
        <w:t xml:space="preserve"> </w:t>
      </w:r>
      <w:r w:rsidRPr="00A50CA9">
        <w:rPr>
          <w:rStyle w:val="affffe"/>
          <w:rFonts w:hint="eastAsia"/>
          <w:rtl/>
        </w:rPr>
        <w:t>ד</w:t>
      </w:r>
      <w:r w:rsidR="003B7FEA" w:rsidRPr="00A50CA9">
        <w:rPr>
          <w:rStyle w:val="affffe"/>
          <w:rFonts w:hint="eastAsia"/>
          <w:rtl/>
        </w:rPr>
        <w:t>ו</w:t>
      </w:r>
      <w:r w:rsidRPr="00A50CA9">
        <w:rPr>
          <w:rStyle w:val="affffe"/>
          <w:rFonts w:hint="eastAsia"/>
          <w:rtl/>
        </w:rPr>
        <w:t>רש</w:t>
      </w:r>
      <w:r w:rsidR="003B7FEA" w:rsidRPr="00A50CA9">
        <w:rPr>
          <w:rStyle w:val="affffe"/>
          <w:rFonts w:hint="eastAsia"/>
          <w:rtl/>
        </w:rPr>
        <w:t>ים</w:t>
      </w:r>
      <w:r w:rsidR="003B7FEA" w:rsidRPr="00A50CA9">
        <w:rPr>
          <w:rStyle w:val="affffe"/>
          <w:rtl/>
        </w:rPr>
        <w:t>:</w:t>
      </w:r>
      <w:r w:rsidRPr="00C35A2C">
        <w:rPr>
          <w:rFonts w:ascii="Fb Fontext" w:hAnsi="Fb Fontext" w:hint="cs"/>
          <w:rtl/>
        </w:rPr>
        <w:t xml:space="preserve"> </w:t>
      </w:r>
      <w:r w:rsidR="003B7FEA">
        <w:rPr>
          <w:rFonts w:ascii="Fb Fontext" w:hAnsi="Fb Fontext" w:hint="cs"/>
          <w:rtl/>
        </w:rPr>
        <w:t>'</w:t>
      </w:r>
      <w:r w:rsidRPr="00CA108A">
        <w:rPr>
          <w:rFonts w:ascii="Fb Fontext" w:hAnsi="Fb Fontext" w:cs="PFT_Frank"/>
          <w:b/>
          <w:bCs/>
          <w:szCs w:val="14"/>
          <w:rtl/>
        </w:rPr>
        <w:t>אונס</w:t>
      </w:r>
      <w:r w:rsidR="003B7FEA" w:rsidRPr="00CA108A">
        <w:rPr>
          <w:rFonts w:ascii="Fb Fontext" w:hAnsi="Fb Fontext" w:cs="PFT_Frank"/>
          <w:b/>
          <w:bCs/>
          <w:szCs w:val="14"/>
          <w:rtl/>
        </w:rPr>
        <w:t xml:space="preserve"> מותר</w:t>
      </w:r>
      <w:r w:rsidR="003B7FEA">
        <w:rPr>
          <w:rFonts w:ascii="Fb Fontext" w:hAnsi="Fb Fontext" w:hint="cs"/>
          <w:rtl/>
        </w:rPr>
        <w:t>'</w:t>
      </w:r>
      <w:r w:rsidRPr="00C35A2C">
        <w:rPr>
          <w:rFonts w:ascii="Fb Fontext" w:hAnsi="Fb Fontext"/>
          <w:rtl/>
        </w:rPr>
        <w:t xml:space="preserve"> </w:t>
      </w:r>
      <w:r w:rsidR="003B7FEA" w:rsidRPr="00A50CA9">
        <w:rPr>
          <w:rStyle w:val="afffff0"/>
          <w:rFonts w:hint="eastAsia"/>
          <w:rtl/>
        </w:rPr>
        <w:t>ליבעל</w:t>
      </w:r>
      <w:r w:rsidR="003B7FEA" w:rsidRPr="00A50CA9">
        <w:rPr>
          <w:rStyle w:val="afffff0"/>
          <w:rtl/>
        </w:rPr>
        <w:t xml:space="preserve"> </w:t>
      </w:r>
      <w:r w:rsidR="003B7FEA" w:rsidRPr="00A50CA9">
        <w:rPr>
          <w:rStyle w:val="afffff0"/>
          <w:rFonts w:hint="eastAsia"/>
          <w:rtl/>
        </w:rPr>
        <w:t>ולחזור</w:t>
      </w:r>
      <w:r w:rsidR="003B7FEA" w:rsidRPr="00A50CA9">
        <w:rPr>
          <w:rStyle w:val="afffff0"/>
          <w:rtl/>
        </w:rPr>
        <w:t xml:space="preserve"> </w:t>
      </w:r>
      <w:r w:rsidR="003B7FEA" w:rsidRPr="00A50CA9">
        <w:rPr>
          <w:rStyle w:val="afffff0"/>
          <w:rFonts w:hint="eastAsia"/>
          <w:rtl/>
        </w:rPr>
        <w:t>לבעליהן</w:t>
      </w:r>
      <w:r w:rsidRPr="00C35A2C">
        <w:rPr>
          <w:rFonts w:ascii="Fb Fontext" w:hAnsi="Fb Fontext" w:hint="cs"/>
          <w:rtl/>
        </w:rPr>
        <w:t xml:space="preserve"> -</w:t>
      </w:r>
      <w:r w:rsidR="003B7FEA" w:rsidRPr="00A50CA9">
        <w:rPr>
          <w:rStyle w:val="afffff0"/>
          <w:rtl/>
        </w:rPr>
        <w:t xml:space="preserve"> ו</w:t>
      </w:r>
      <w:r w:rsidR="003B7FEA">
        <w:rPr>
          <w:rStyle w:val="afffff0"/>
          <w:rFonts w:hint="cs"/>
          <w:rtl/>
        </w:rPr>
        <w:t>אז לא</w:t>
      </w:r>
      <w:r w:rsidR="003B7FEA" w:rsidRPr="00A50CA9">
        <w:rPr>
          <w:rStyle w:val="afffff0"/>
          <w:rtl/>
        </w:rPr>
        <w:t xml:space="preserve"> ימסרו</w:t>
      </w:r>
      <w:r w:rsidR="003B7FEA">
        <w:rPr>
          <w:rStyle w:val="afffff0"/>
          <w:rFonts w:hint="cs"/>
          <w:rtl/>
        </w:rPr>
        <w:t>!</w:t>
      </w:r>
    </w:p>
    <w:p w14:paraId="690B9B24" w14:textId="5E60C2C9" w:rsidR="00AB7D20" w:rsidRPr="00C35A2C" w:rsidRDefault="003B7FEA" w:rsidP="00AB7D20">
      <w:pPr>
        <w:rPr>
          <w:rFonts w:ascii="Fb Fontext" w:hAnsi="Fb Fontext" w:cs="Guttman Vilna"/>
          <w:b/>
          <w:bCs/>
          <w:rtl/>
        </w:rPr>
      </w:pPr>
      <w:r>
        <w:rPr>
          <w:rFonts w:ascii="Fb Fontext" w:hAnsi="Fb Fontext" w:hint="cs"/>
          <w:rtl/>
        </w:rPr>
        <w:t>- משום</w:t>
      </w:r>
      <w:r w:rsidR="00AB7D20" w:rsidRPr="00C35A2C">
        <w:rPr>
          <w:rFonts w:ascii="Fb Fontext" w:hAnsi="Fb Fontext"/>
          <w:rtl/>
        </w:rPr>
        <w:t xml:space="preserve"> </w:t>
      </w:r>
      <w:r w:rsidR="00AB7D20" w:rsidRPr="00CA108A">
        <w:rPr>
          <w:rFonts w:ascii="Fb Fontext" w:hAnsi="Fb Fontext" w:cs="PFT_Frank"/>
          <w:b/>
          <w:bCs/>
          <w:szCs w:val="14"/>
          <w:rtl/>
        </w:rPr>
        <w:t>פרוצות</w:t>
      </w:r>
      <w:r>
        <w:rPr>
          <w:rFonts w:ascii="Fb Fontext" w:hAnsi="Fb Fontext" w:hint="cs"/>
          <w:rtl/>
        </w:rPr>
        <w:t xml:space="preserve"> </w:t>
      </w:r>
      <w:r w:rsidRPr="00A50CA9">
        <w:rPr>
          <w:rStyle w:val="afffff0"/>
          <w:rFonts w:hint="eastAsia"/>
          <w:rtl/>
        </w:rPr>
        <w:t>שיקלו</w:t>
      </w:r>
      <w:r w:rsidRPr="00A50CA9">
        <w:rPr>
          <w:rStyle w:val="afffff0"/>
          <w:rtl/>
        </w:rPr>
        <w:t xml:space="preserve"> </w:t>
      </w:r>
      <w:r w:rsidRPr="00A50CA9">
        <w:rPr>
          <w:rStyle w:val="afffff0"/>
          <w:rFonts w:hint="eastAsia"/>
          <w:rtl/>
        </w:rPr>
        <w:t>ברצון</w:t>
      </w:r>
      <w:r w:rsidR="00AB7D20" w:rsidRPr="00A50CA9">
        <w:rPr>
          <w:rStyle w:val="afffff0"/>
          <w:rtl/>
        </w:rPr>
        <w:t>,</w:t>
      </w:r>
      <w:r w:rsidR="00AB7D20" w:rsidRPr="00C35A2C">
        <w:rPr>
          <w:rFonts w:ascii="Fb Fontext" w:hAnsi="Fb Fontext"/>
          <w:rtl/>
        </w:rPr>
        <w:t xml:space="preserve"> </w:t>
      </w:r>
      <w:r w:rsidR="00AB7D20" w:rsidRPr="00CA108A">
        <w:rPr>
          <w:rFonts w:ascii="Fb Fontext" w:hAnsi="Fb Fontext" w:cs="PFT_Frank"/>
          <w:b/>
          <w:bCs/>
          <w:szCs w:val="14"/>
          <w:rtl/>
        </w:rPr>
        <w:t>וכהנות</w:t>
      </w:r>
      <w:r w:rsidRPr="00A50CA9">
        <w:rPr>
          <w:rStyle w:val="afffff0"/>
          <w:rtl/>
        </w:rPr>
        <w:t xml:space="preserve"> שאסורות לבעליהן</w:t>
      </w:r>
      <w:r>
        <w:rPr>
          <w:rStyle w:val="afffff0"/>
          <w:rFonts w:hint="cs"/>
          <w:rtl/>
        </w:rPr>
        <w:t>,</w:t>
      </w:r>
      <w:r w:rsidRPr="00A50CA9">
        <w:rPr>
          <w:rStyle w:val="afffff0"/>
          <w:rtl/>
        </w:rPr>
        <w:t xml:space="preserve"> ו</w:t>
      </w:r>
      <w:r>
        <w:rPr>
          <w:rStyle w:val="afffff0"/>
          <w:rFonts w:hint="cs"/>
          <w:rtl/>
        </w:rPr>
        <w:t>ה</w:t>
      </w:r>
      <w:r w:rsidR="007955D7">
        <w:rPr>
          <w:rStyle w:val="afffff0"/>
          <w:rFonts w:hint="cs"/>
          <w:rtl/>
        </w:rPr>
        <w:t>ן</w:t>
      </w:r>
      <w:r>
        <w:rPr>
          <w:rStyle w:val="afffff0"/>
          <w:rFonts w:hint="cs"/>
          <w:rtl/>
        </w:rPr>
        <w:t xml:space="preserve"> </w:t>
      </w:r>
      <w:r w:rsidRPr="00A50CA9">
        <w:rPr>
          <w:rStyle w:val="afffff0"/>
          <w:rFonts w:hint="eastAsia"/>
          <w:rtl/>
        </w:rPr>
        <w:t>מ</w:t>
      </w:r>
      <w:r w:rsidR="007955D7">
        <w:rPr>
          <w:rStyle w:val="afffff0"/>
          <w:rFonts w:hint="cs"/>
          <w:rtl/>
        </w:rPr>
        <w:t>ו</w:t>
      </w:r>
      <w:r w:rsidRPr="00A50CA9">
        <w:rPr>
          <w:rStyle w:val="afffff0"/>
          <w:rFonts w:hint="eastAsia"/>
          <w:rtl/>
        </w:rPr>
        <w:t>סרו</w:t>
      </w:r>
      <w:r w:rsidR="007955D7">
        <w:rPr>
          <w:rStyle w:val="afffff0"/>
          <w:rFonts w:hint="cs"/>
          <w:rtl/>
        </w:rPr>
        <w:t>ת</w:t>
      </w:r>
      <w:r w:rsidRPr="00A50CA9">
        <w:rPr>
          <w:rStyle w:val="afffff0"/>
          <w:rtl/>
        </w:rPr>
        <w:t>.</w:t>
      </w:r>
    </w:p>
    <w:p w14:paraId="7D4BA478" w14:textId="29015804" w:rsidR="00AB7D20" w:rsidRPr="00C35A2C" w:rsidRDefault="00AB7D20" w:rsidP="00AB7D20">
      <w:pPr>
        <w:rPr>
          <w:rFonts w:ascii="Fb Fontext" w:hAnsi="Fb Fontext" w:cs="Guttman Vilna"/>
          <w:b/>
          <w:bCs/>
          <w:rtl/>
        </w:rPr>
      </w:pPr>
      <w:r w:rsidRPr="00A50CA9">
        <w:rPr>
          <w:rStyle w:val="affffe"/>
          <w:rtl/>
        </w:rPr>
        <w:t>ו</w:t>
      </w:r>
      <w:r w:rsidR="003B7FEA" w:rsidRPr="00A50CA9">
        <w:rPr>
          <w:rStyle w:val="affffe"/>
          <w:rFonts w:hint="eastAsia"/>
          <w:rtl/>
        </w:rPr>
        <w:t>מ</w:t>
      </w:r>
      <w:r w:rsidR="003B7FEA" w:rsidRPr="00A50CA9">
        <w:rPr>
          <w:rStyle w:val="affffe"/>
          <w:rtl/>
        </w:rPr>
        <w:t>"מ</w:t>
      </w:r>
      <w:r w:rsidRPr="00A50CA9">
        <w:rPr>
          <w:rStyle w:val="affffe"/>
          <w:rtl/>
        </w:rPr>
        <w:t xml:space="preserve"> </w:t>
      </w:r>
      <w:r w:rsidR="003B7FEA" w:rsidRPr="00A50CA9">
        <w:rPr>
          <w:rStyle w:val="affffe"/>
          <w:rFonts w:hint="eastAsia"/>
          <w:rtl/>
        </w:rPr>
        <w:t>לא</w:t>
      </w:r>
      <w:r w:rsidR="003B7FEA" w:rsidRPr="00A50CA9">
        <w:rPr>
          <w:rStyle w:val="affffe"/>
          <w:rtl/>
        </w:rPr>
        <w:t xml:space="preserve"> </w:t>
      </w:r>
      <w:r w:rsidR="003B7FEA" w:rsidRPr="00A50CA9">
        <w:rPr>
          <w:rStyle w:val="affffe"/>
          <w:rFonts w:hint="eastAsia"/>
          <w:rtl/>
        </w:rPr>
        <w:t>עקרו</w:t>
      </w:r>
      <w:r w:rsidR="003B7FEA" w:rsidRPr="00A50CA9">
        <w:rPr>
          <w:rStyle w:val="affffe"/>
          <w:rtl/>
        </w:rPr>
        <w:t xml:space="preserve"> </w:t>
      </w:r>
      <w:r w:rsidR="003B7FEA" w:rsidRPr="00A50CA9">
        <w:rPr>
          <w:rStyle w:val="affffe"/>
          <w:rFonts w:hint="eastAsia"/>
          <w:rtl/>
        </w:rPr>
        <w:t>התקנה</w:t>
      </w:r>
      <w:r w:rsidR="003B7FEA">
        <w:rPr>
          <w:rStyle w:val="affffe"/>
          <w:rFonts w:hint="cs"/>
          <w:rtl/>
        </w:rPr>
        <w:t xml:space="preserve"> לגמרי</w:t>
      </w:r>
      <w:r w:rsidR="003B7FEA" w:rsidRPr="00A50CA9">
        <w:rPr>
          <w:rStyle w:val="affffe"/>
          <w:rtl/>
        </w:rPr>
        <w:t>:</w:t>
      </w:r>
      <w:r w:rsidR="003B7FEA">
        <w:rPr>
          <w:rFonts w:ascii="Fb Fontext" w:hAnsi="Fb Fontext" w:hint="cs"/>
          <w:rtl/>
        </w:rPr>
        <w:t xml:space="preserve"> </w:t>
      </w:r>
      <w:r w:rsidRPr="00C35A2C">
        <w:rPr>
          <w:rFonts w:ascii="Fb Fontext" w:hAnsi="Fb Fontext" w:hint="cs"/>
          <w:rtl/>
        </w:rPr>
        <w:t>ד</w:t>
      </w:r>
      <w:r w:rsidR="003B7FEA">
        <w:rPr>
          <w:rFonts w:ascii="Fb Fontext" w:hAnsi="Fb Fontext" w:hint="cs"/>
          <w:rtl/>
        </w:rPr>
        <w:t>שמדא</w:t>
      </w:r>
      <w:r w:rsidRPr="00C35A2C">
        <w:rPr>
          <w:rFonts w:ascii="Fb Fontext" w:hAnsi="Fb Fontext"/>
          <w:rtl/>
        </w:rPr>
        <w:t xml:space="preserve"> עבידא דבטלא.</w:t>
      </w:r>
    </w:p>
    <w:p w14:paraId="59F17B1D" w14:textId="41BE9DB5" w:rsidR="00AB7D20" w:rsidRDefault="00AB7D20" w:rsidP="00AB7D20">
      <w:pPr>
        <w:rPr>
          <w:rFonts w:ascii="Fb Fontext" w:hAnsi="Fb Fontext"/>
          <w:rtl/>
        </w:rPr>
      </w:pPr>
      <w:r w:rsidRPr="00A50CA9">
        <w:rPr>
          <w:rStyle w:val="affffe"/>
          <w:rFonts w:hint="eastAsia"/>
          <w:rtl/>
        </w:rPr>
        <w:t>ומ</w:t>
      </w:r>
      <w:r w:rsidR="003B7FEA" w:rsidRPr="00A50CA9">
        <w:rPr>
          <w:rStyle w:val="affffe"/>
          <w:rFonts w:hint="eastAsia"/>
          <w:rtl/>
        </w:rPr>
        <w:t>ועיל</w:t>
      </w:r>
      <w:r w:rsidR="003B7FEA" w:rsidRPr="00A50CA9">
        <w:rPr>
          <w:rStyle w:val="affffe"/>
          <w:rtl/>
        </w:rPr>
        <w:t xml:space="preserve"> </w:t>
      </w:r>
      <w:r w:rsidR="003B7FEA" w:rsidRPr="00A50CA9">
        <w:rPr>
          <w:rStyle w:val="affffe"/>
          <w:rFonts w:hint="eastAsia"/>
          <w:rtl/>
        </w:rPr>
        <w:t>להם</w:t>
      </w:r>
      <w:r w:rsidR="003B7FEA" w:rsidRPr="00A50CA9">
        <w:rPr>
          <w:rStyle w:val="affffe"/>
          <w:rtl/>
        </w:rPr>
        <w:t xml:space="preserve"> </w:t>
      </w:r>
      <w:r w:rsidR="003B7FEA" w:rsidRPr="00A50CA9">
        <w:rPr>
          <w:rStyle w:val="affffe"/>
          <w:rFonts w:hint="eastAsia"/>
          <w:rtl/>
        </w:rPr>
        <w:t>לכנוס</w:t>
      </w:r>
      <w:r w:rsidR="003B7FEA" w:rsidRPr="00A50CA9">
        <w:rPr>
          <w:rStyle w:val="affffe"/>
          <w:rtl/>
        </w:rPr>
        <w:t xml:space="preserve"> </w:t>
      </w:r>
      <w:r w:rsidR="003B7FEA" w:rsidRPr="00A50CA9">
        <w:rPr>
          <w:rStyle w:val="affffe"/>
          <w:rFonts w:hint="eastAsia"/>
          <w:rtl/>
        </w:rPr>
        <w:t>בשלישי</w:t>
      </w:r>
      <w:r w:rsidR="003B7FEA" w:rsidRPr="00A50CA9">
        <w:rPr>
          <w:rStyle w:val="affffe"/>
          <w:rtl/>
        </w:rPr>
        <w:t>:</w:t>
      </w:r>
      <w:r w:rsidRPr="00C35A2C">
        <w:rPr>
          <w:rFonts w:ascii="Fb Fontext" w:hAnsi="Fb Fontext" w:hint="cs"/>
          <w:rtl/>
        </w:rPr>
        <w:t xml:space="preserve"> </w:t>
      </w:r>
      <w:r w:rsidR="003B7FEA">
        <w:rPr>
          <w:rFonts w:ascii="Fb Fontext" w:hAnsi="Fb Fontext" w:hint="cs"/>
          <w:rtl/>
        </w:rPr>
        <w:t>ש</w:t>
      </w:r>
      <w:r w:rsidRPr="00C35A2C">
        <w:rPr>
          <w:rFonts w:ascii="Fb Fontext" w:hAnsi="Fb Fontext" w:hint="cs"/>
          <w:rtl/>
        </w:rPr>
        <w:t>מספק לא מגיע</w:t>
      </w:r>
      <w:r w:rsidR="003B7FEA">
        <w:rPr>
          <w:rFonts w:ascii="Fb Fontext" w:hAnsi="Fb Fontext" w:hint="cs"/>
          <w:rtl/>
        </w:rPr>
        <w:t xml:space="preserve"> ההגמון,</w:t>
      </w:r>
      <w:r w:rsidR="003B7FEA" w:rsidRPr="00A50CA9">
        <w:rPr>
          <w:rStyle w:val="afffff0"/>
          <w:rtl/>
        </w:rPr>
        <w:t xml:space="preserve"> </w:t>
      </w:r>
      <w:r w:rsidR="003B7FEA">
        <w:rPr>
          <w:rStyle w:val="afffff0"/>
          <w:rFonts w:hint="cs"/>
          <w:rtl/>
        </w:rPr>
        <w:t>אלא</w:t>
      </w:r>
      <w:r w:rsidR="003B7FEA" w:rsidRPr="00A50CA9">
        <w:rPr>
          <w:rStyle w:val="afffff0"/>
          <w:rtl/>
        </w:rPr>
        <w:t xml:space="preserve"> </w:t>
      </w:r>
      <w:r w:rsidR="003B7FEA">
        <w:rPr>
          <w:rStyle w:val="afffff0"/>
          <w:rFonts w:hint="cs"/>
          <w:rtl/>
        </w:rPr>
        <w:t>ברביעי</w:t>
      </w:r>
      <w:r w:rsidR="003B7FEA" w:rsidRPr="00A50CA9">
        <w:rPr>
          <w:rStyle w:val="afffff0"/>
          <w:rtl/>
        </w:rPr>
        <w:t>.</w:t>
      </w:r>
    </w:p>
    <w:p w14:paraId="200CFA8D" w14:textId="48B5073D" w:rsidR="00AB7D20" w:rsidRPr="006D5126" w:rsidRDefault="003B7FEA" w:rsidP="00F1680A">
      <w:pPr>
        <w:pStyle w:val="affffb"/>
        <w:rPr>
          <w:spacing w:val="0"/>
          <w:rtl/>
        </w:rPr>
      </w:pPr>
      <w:bookmarkStart w:id="12" w:name="_Toc119352799"/>
      <w:r w:rsidRPr="006D5126">
        <w:rPr>
          <w:rFonts w:hint="cs"/>
          <w:spacing w:val="0"/>
          <w:rtl/>
        </w:rPr>
        <w:t>מתי בתולה נישאת בשני</w:t>
      </w:r>
      <w:bookmarkEnd w:id="12"/>
    </w:p>
    <w:p w14:paraId="2CF4C618" w14:textId="63E38ADF" w:rsidR="00AB7D20" w:rsidRPr="00A50CA9" w:rsidRDefault="003B7FEA" w:rsidP="00A50CA9">
      <w:pPr>
        <w:ind w:left="0" w:firstLine="0"/>
        <w:rPr>
          <w:rtl/>
        </w:rPr>
      </w:pPr>
      <w:r w:rsidRPr="00A50CA9">
        <w:rPr>
          <w:rStyle w:val="affffe"/>
          <w:rFonts w:hint="eastAsia"/>
          <w:rtl/>
        </w:rPr>
        <w:t>המשך</w:t>
      </w:r>
      <w:r w:rsidRPr="00A50CA9">
        <w:rPr>
          <w:rStyle w:val="affffe"/>
          <w:rtl/>
        </w:rPr>
        <w:t xml:space="preserve"> </w:t>
      </w:r>
      <w:r w:rsidRPr="00A50CA9">
        <w:rPr>
          <w:rStyle w:val="affffe"/>
          <w:rFonts w:hint="eastAsia"/>
          <w:rtl/>
        </w:rPr>
        <w:t>הברייתא</w:t>
      </w:r>
      <w:r w:rsidRPr="00A50CA9">
        <w:rPr>
          <w:rStyle w:val="affffe"/>
          <w:rtl/>
        </w:rPr>
        <w:t>:</w:t>
      </w:r>
      <w:r w:rsidRPr="00C54C7E">
        <w:rPr>
          <w:rStyle w:val="afffe"/>
          <w:rFonts w:hint="cs"/>
          <w:rtl/>
        </w:rPr>
        <w:t xml:space="preserve"> </w:t>
      </w:r>
      <w:r w:rsidR="00AB7D20" w:rsidRPr="00A50CA9">
        <w:rPr>
          <w:rtl/>
        </w:rPr>
        <w:t>בשני לא יכנוס, ואם מחמת האונס - מותר.</w:t>
      </w:r>
    </w:p>
    <w:p w14:paraId="13ABC54E" w14:textId="34594182" w:rsidR="003B7FEA" w:rsidRDefault="003B7FEA" w:rsidP="003B7FEA">
      <w:pPr>
        <w:ind w:left="0" w:firstLine="0"/>
        <w:rPr>
          <w:rStyle w:val="afffff0"/>
          <w:rtl/>
        </w:rPr>
      </w:pPr>
      <w:r>
        <w:rPr>
          <w:rStyle w:val="affffe"/>
          <w:rFonts w:hint="cs"/>
          <w:rtl/>
        </w:rPr>
        <w:t>ו</w:t>
      </w:r>
      <w:r w:rsidRPr="00A50CA9">
        <w:rPr>
          <w:rStyle w:val="affffe"/>
          <w:rFonts w:hint="eastAsia"/>
          <w:rtl/>
        </w:rPr>
        <w:t>פירוש</w:t>
      </w:r>
      <w:r w:rsidRPr="00A50CA9">
        <w:rPr>
          <w:rStyle w:val="affffe"/>
          <w:rtl/>
        </w:rPr>
        <w:t xml:space="preserve"> 'אונס', א.</w:t>
      </w:r>
      <w:r w:rsidR="00AB7D20" w:rsidRPr="00C35A2C">
        <w:rPr>
          <w:rFonts w:ascii="Fb Fontext" w:hAnsi="Fb Fontext" w:hint="cs"/>
          <w:rtl/>
        </w:rPr>
        <w:t xml:space="preserve"> </w:t>
      </w:r>
      <w:r>
        <w:rPr>
          <w:rFonts w:ascii="Fb Fontext" w:hAnsi="Fb Fontext" w:hint="cs"/>
          <w:rtl/>
        </w:rPr>
        <w:t>'</w:t>
      </w:r>
      <w:r w:rsidR="00AB7D20" w:rsidRPr="00C35A2C">
        <w:rPr>
          <w:rFonts w:ascii="Fb Fontext" w:hAnsi="Fb Fontext"/>
          <w:rtl/>
        </w:rPr>
        <w:t>שר צבא בא לעיר</w:t>
      </w:r>
      <w:r>
        <w:rPr>
          <w:rFonts w:ascii="Fb Fontext" w:hAnsi="Fb Fontext" w:hint="cs"/>
          <w:rtl/>
        </w:rPr>
        <w:t xml:space="preserve">' </w:t>
      </w:r>
      <w:r w:rsidRPr="00A50CA9">
        <w:rPr>
          <w:rStyle w:val="afffff0"/>
          <w:rFonts w:hint="eastAsia"/>
          <w:rtl/>
        </w:rPr>
        <w:t>ובוזז</w:t>
      </w:r>
      <w:r>
        <w:rPr>
          <w:rStyle w:val="afffff0"/>
          <w:rFonts w:hint="cs"/>
          <w:rtl/>
        </w:rPr>
        <w:t>ים</w:t>
      </w:r>
      <w:r w:rsidRPr="00A50CA9">
        <w:rPr>
          <w:rStyle w:val="afffff0"/>
          <w:rtl/>
        </w:rPr>
        <w:t xml:space="preserve"> הסעודה</w:t>
      </w:r>
      <w:r>
        <w:rPr>
          <w:rStyle w:val="afffff0"/>
          <w:rFonts w:hint="cs"/>
          <w:rtl/>
        </w:rPr>
        <w:t>,</w:t>
      </w:r>
    </w:p>
    <w:p w14:paraId="6CCCC0FD" w14:textId="3C9AB498" w:rsidR="003B7FEA" w:rsidRDefault="003B7FEA" w:rsidP="003B7FEA">
      <w:pPr>
        <w:ind w:left="0" w:firstLine="0"/>
        <w:rPr>
          <w:rStyle w:val="afffff0"/>
          <w:rtl/>
        </w:rPr>
      </w:pPr>
      <w:r w:rsidRPr="00A50CA9">
        <w:rPr>
          <w:rStyle w:val="affffe"/>
          <w:rFonts w:hint="eastAsia"/>
          <w:rtl/>
        </w:rPr>
        <w:t>ומדובר</w:t>
      </w:r>
      <w:r w:rsidRPr="00A50CA9">
        <w:rPr>
          <w:rStyle w:val="affffe"/>
          <w:rtl/>
        </w:rPr>
        <w:t>:</w:t>
      </w:r>
      <w:r>
        <w:rPr>
          <w:rFonts w:ascii="Fb Fontext" w:hAnsi="Fb Fontext" w:hint="cs"/>
          <w:rtl/>
        </w:rPr>
        <w:t xml:space="preserve"> </w:t>
      </w:r>
      <w:r w:rsidRPr="00CA108A">
        <w:rPr>
          <w:rFonts w:ascii="Fb Fontext" w:hAnsi="Fb Fontext" w:cs="PFT_Frank" w:hint="eastAsia"/>
          <w:b/>
          <w:bCs/>
          <w:szCs w:val="14"/>
          <w:rtl/>
        </w:rPr>
        <w:t>כש</w:t>
      </w:r>
      <w:r w:rsidR="00AB7D20" w:rsidRPr="00CA108A">
        <w:rPr>
          <w:rFonts w:ascii="Fb Fontext" w:hAnsi="Fb Fontext" w:cs="PFT_Frank"/>
          <w:b/>
          <w:bCs/>
          <w:szCs w:val="14"/>
          <w:rtl/>
        </w:rPr>
        <w:t xml:space="preserve">קבע </w:t>
      </w:r>
      <w:r w:rsidRPr="00A50CA9">
        <w:rPr>
          <w:rStyle w:val="afffff0"/>
          <w:rFonts w:hint="eastAsia"/>
          <w:rtl/>
        </w:rPr>
        <w:t>לזמן</w:t>
      </w:r>
      <w:r w:rsidRPr="00A50CA9">
        <w:rPr>
          <w:rStyle w:val="afffff0"/>
          <w:rtl/>
        </w:rPr>
        <w:t xml:space="preserve"> </w:t>
      </w:r>
      <w:r w:rsidRPr="00A50CA9">
        <w:rPr>
          <w:rStyle w:val="afffff0"/>
          <w:rFonts w:hint="eastAsia"/>
          <w:rtl/>
        </w:rPr>
        <w:t>ארוך</w:t>
      </w:r>
      <w:r>
        <w:rPr>
          <w:rStyle w:val="afffff0"/>
          <w:rFonts w:hint="cs"/>
          <w:rtl/>
        </w:rPr>
        <w:t>, לכן א"צ להמתין שילך,</w:t>
      </w:r>
    </w:p>
    <w:p w14:paraId="1CC9E69B" w14:textId="160F0B0E" w:rsidR="00AB7D20" w:rsidRDefault="00AB7D20" w:rsidP="003B7FEA">
      <w:pPr>
        <w:ind w:left="0" w:firstLine="0"/>
        <w:rPr>
          <w:rFonts w:ascii="Fb Fontext" w:hAnsi="Fb Fontext"/>
          <w:rtl/>
        </w:rPr>
      </w:pPr>
      <w:r w:rsidRPr="00A50CA9">
        <w:rPr>
          <w:rStyle w:val="affffe"/>
          <w:rFonts w:hint="eastAsia"/>
          <w:rtl/>
        </w:rPr>
        <w:t>וא</w:t>
      </w:r>
      <w:r w:rsidRPr="00A50CA9">
        <w:rPr>
          <w:rStyle w:val="affffe"/>
          <w:rtl/>
        </w:rPr>
        <w:t>"</w:t>
      </w:r>
      <w:r w:rsidR="003B7FEA" w:rsidRPr="00A50CA9">
        <w:rPr>
          <w:rStyle w:val="affffe"/>
          <w:rFonts w:hint="eastAsia"/>
          <w:rtl/>
        </w:rPr>
        <w:t>צ</w:t>
      </w:r>
      <w:r w:rsidRPr="00A50CA9">
        <w:rPr>
          <w:rStyle w:val="affffe"/>
          <w:rtl/>
        </w:rPr>
        <w:t xml:space="preserve"> לכנוס בג'</w:t>
      </w:r>
      <w:r w:rsidR="003B7FEA" w:rsidRPr="00A50CA9">
        <w:rPr>
          <w:rStyle w:val="affffe"/>
          <w:rtl/>
        </w:rPr>
        <w:t>:</w:t>
      </w:r>
      <w:r w:rsidRPr="00C35A2C">
        <w:rPr>
          <w:rFonts w:ascii="Fb Fontext" w:hAnsi="Fb Fontext" w:hint="cs"/>
          <w:rtl/>
        </w:rPr>
        <w:t xml:space="preserve"> שאז פמלייתו מגיעה</w:t>
      </w:r>
      <w:r w:rsidR="007955D7">
        <w:rPr>
          <w:rFonts w:ascii="Fb Fontext" w:hAnsi="Fb Fontext" w:hint="cs"/>
          <w:rtl/>
        </w:rPr>
        <w:t xml:space="preserve"> </w:t>
      </w:r>
      <w:r w:rsidR="007955D7" w:rsidRPr="00A50CA9">
        <w:rPr>
          <w:rStyle w:val="afffff0"/>
          <w:rFonts w:hint="eastAsia"/>
          <w:rtl/>
        </w:rPr>
        <w:t>וכונס</w:t>
      </w:r>
      <w:r w:rsidR="007955D7" w:rsidRPr="00A50CA9">
        <w:rPr>
          <w:rStyle w:val="afffff0"/>
          <w:rtl/>
        </w:rPr>
        <w:t xml:space="preserve"> בשני אף </w:t>
      </w:r>
      <w:r w:rsidR="007955D7" w:rsidRPr="00A50CA9">
        <w:rPr>
          <w:rStyle w:val="afffff0"/>
          <w:rFonts w:hint="eastAsia"/>
          <w:rtl/>
        </w:rPr>
        <w:t>ש</w:t>
      </w:r>
      <w:r w:rsidR="00016A75">
        <w:rPr>
          <w:rStyle w:val="afffff0"/>
          <w:rFonts w:hint="cs"/>
          <w:rtl/>
        </w:rPr>
        <w:t>י</w:t>
      </w:r>
      <w:r w:rsidR="007955D7" w:rsidRPr="00A50CA9">
        <w:rPr>
          <w:rStyle w:val="afffff0"/>
          <w:rFonts w:hint="eastAsia"/>
          <w:rtl/>
        </w:rPr>
        <w:t>טרח</w:t>
      </w:r>
      <w:r w:rsidR="007955D7" w:rsidRPr="00A50CA9">
        <w:rPr>
          <w:rStyle w:val="afffff0"/>
          <w:rtl/>
        </w:rPr>
        <w:t xml:space="preserve"> </w:t>
      </w:r>
      <w:r w:rsidR="007955D7" w:rsidRPr="00A50CA9">
        <w:rPr>
          <w:rStyle w:val="afffff0"/>
          <w:rFonts w:hint="eastAsia"/>
          <w:rtl/>
        </w:rPr>
        <w:t>רק</w:t>
      </w:r>
      <w:r w:rsidR="007955D7" w:rsidRPr="00A50CA9">
        <w:rPr>
          <w:rStyle w:val="afffff0"/>
          <w:rtl/>
        </w:rPr>
        <w:t xml:space="preserve"> </w:t>
      </w:r>
      <w:r w:rsidR="007955D7" w:rsidRPr="00A50CA9">
        <w:rPr>
          <w:rStyle w:val="afffff0"/>
          <w:rFonts w:hint="eastAsia"/>
          <w:rtl/>
        </w:rPr>
        <w:t>יום</w:t>
      </w:r>
      <w:r w:rsidR="007955D7" w:rsidRPr="00A50CA9">
        <w:rPr>
          <w:rStyle w:val="afffff0"/>
          <w:rtl/>
        </w:rPr>
        <w:t>.</w:t>
      </w:r>
    </w:p>
    <w:p w14:paraId="4EB7DDB4" w14:textId="1E491E8C" w:rsidR="00E268F4" w:rsidRPr="006D5126" w:rsidRDefault="00BC68E9" w:rsidP="00F1680A">
      <w:pPr>
        <w:pStyle w:val="affffb"/>
        <w:rPr>
          <w:spacing w:val="0"/>
          <w:rtl/>
        </w:rPr>
      </w:pPr>
      <w:bookmarkStart w:id="13" w:name="_Toc119352800"/>
      <w:r w:rsidRPr="006D5126">
        <w:rPr>
          <w:rFonts w:hint="cs"/>
          <w:spacing w:val="0"/>
          <w:rtl/>
        </w:rPr>
        <w:t xml:space="preserve">ב. היתר 'אונס' לכנוס בשני </w:t>
      </w:r>
      <w:r w:rsidRPr="006D5126">
        <w:rPr>
          <w:rStyle w:val="afffff0"/>
          <w:rFonts w:hint="cs"/>
          <w:b w:val="0"/>
          <w:bCs w:val="0"/>
          <w:rtl/>
        </w:rPr>
        <w:t>- יחד עם ההיתר לכנוס במת אביו.</w:t>
      </w:r>
      <w:r w:rsidR="00E268F4" w:rsidRPr="006D5126">
        <w:rPr>
          <w:rStyle w:val="afffff0"/>
          <w:rFonts w:hint="cs"/>
          <w:b w:val="0"/>
          <w:bCs w:val="0"/>
          <w:rtl/>
        </w:rPr>
        <w:t>.</w:t>
      </w:r>
      <w:bookmarkEnd w:id="13"/>
    </w:p>
    <w:p w14:paraId="54C32E4F" w14:textId="7B39FAAD" w:rsidR="00E268F4" w:rsidRDefault="008F777E" w:rsidP="008F777E">
      <w:pPr>
        <w:ind w:left="0" w:firstLine="0"/>
        <w:rPr>
          <w:rtl/>
        </w:rPr>
      </w:pPr>
      <w:r>
        <w:rPr>
          <w:rStyle w:val="affffe"/>
          <w:rFonts w:hint="cs"/>
          <w:rtl/>
        </w:rPr>
        <w:t>ד</w:t>
      </w:r>
      <w:r w:rsidR="00AB7D20" w:rsidRPr="00A50CA9">
        <w:rPr>
          <w:rStyle w:val="affffe"/>
          <w:rtl/>
        </w:rPr>
        <w:t>תני</w:t>
      </w:r>
      <w:r w:rsidRPr="00A50CA9">
        <w:rPr>
          <w:rStyle w:val="affffe"/>
          <w:rFonts w:hint="eastAsia"/>
          <w:rtl/>
        </w:rPr>
        <w:t>א</w:t>
      </w:r>
      <w:r w:rsidR="00AB7D20" w:rsidRPr="00C35A2C">
        <w:rPr>
          <w:rFonts w:ascii="Fb Fontext" w:hAnsi="Fb Fontext"/>
          <w:rtl/>
        </w:rPr>
        <w:t xml:space="preserve">: </w:t>
      </w:r>
      <w:r>
        <w:rPr>
          <w:rFonts w:ascii="Fb Fontext" w:hAnsi="Fb Fontext" w:hint="cs"/>
          <w:rtl/>
        </w:rPr>
        <w:t>הי</w:t>
      </w:r>
      <w:r w:rsidR="00B92F00">
        <w:rPr>
          <w:rFonts w:ascii="Fb Fontext" w:hAnsi="Fb Fontext" w:hint="cs"/>
          <w:rtl/>
        </w:rPr>
        <w:t>ת</w:t>
      </w:r>
      <w:r>
        <w:rPr>
          <w:rFonts w:ascii="Fb Fontext" w:hAnsi="Fb Fontext" w:hint="cs"/>
          <w:rtl/>
        </w:rPr>
        <w:t xml:space="preserve">ה </w:t>
      </w:r>
      <w:r w:rsidR="00AB7D20" w:rsidRPr="00C35A2C">
        <w:rPr>
          <w:rFonts w:ascii="Fb Fontext" w:hAnsi="Fb Fontext"/>
          <w:rtl/>
        </w:rPr>
        <w:t>פתו אפוי</w:t>
      </w:r>
      <w:r>
        <w:rPr>
          <w:rFonts w:ascii="Fb Fontext" w:hAnsi="Fb Fontext" w:hint="cs"/>
          <w:rtl/>
        </w:rPr>
        <w:t>ה,</w:t>
      </w:r>
      <w:r w:rsidR="00AB7D20" w:rsidRPr="00C35A2C">
        <w:rPr>
          <w:rFonts w:ascii="Fb Fontext" w:hAnsi="Fb Fontext"/>
          <w:rtl/>
        </w:rPr>
        <w:t xml:space="preserve"> טבחו טבוח</w:t>
      </w:r>
      <w:r>
        <w:rPr>
          <w:rFonts w:ascii="Fb Fontext" w:hAnsi="Fb Fontext" w:hint="cs"/>
          <w:rtl/>
        </w:rPr>
        <w:t>,</w:t>
      </w:r>
      <w:r w:rsidR="00AB7D20" w:rsidRPr="00C35A2C">
        <w:rPr>
          <w:rFonts w:ascii="Fb Fontext" w:hAnsi="Fb Fontext"/>
          <w:rtl/>
        </w:rPr>
        <w:t xml:space="preserve"> </w:t>
      </w:r>
      <w:r>
        <w:rPr>
          <w:rFonts w:ascii="Fb Fontext" w:hAnsi="Fb Fontext" w:hint="cs"/>
          <w:rtl/>
        </w:rPr>
        <w:t>ו</w:t>
      </w:r>
      <w:r w:rsidR="00AB7D20" w:rsidRPr="00C35A2C">
        <w:rPr>
          <w:rFonts w:ascii="Fb Fontext" w:hAnsi="Fb Fontext"/>
          <w:rtl/>
        </w:rPr>
        <w:t>יינ</w:t>
      </w:r>
      <w:r w:rsidR="00AB7D20" w:rsidRPr="00A50CA9">
        <w:rPr>
          <w:rtl/>
        </w:rPr>
        <w:t>ו מזוג</w:t>
      </w:r>
      <w:r>
        <w:rPr>
          <w:rFonts w:hint="cs"/>
          <w:rtl/>
        </w:rPr>
        <w:t xml:space="preserve"> </w:t>
      </w:r>
      <w:r>
        <w:rPr>
          <w:rStyle w:val="afffff0"/>
          <w:rFonts w:hint="cs"/>
          <w:rtl/>
        </w:rPr>
        <w:t xml:space="preserve">- </w:t>
      </w:r>
      <w:r w:rsidR="00B92F00">
        <w:rPr>
          <w:rStyle w:val="afffff0"/>
          <w:rFonts w:hint="cs"/>
          <w:rtl/>
        </w:rPr>
        <w:t>ש</w:t>
      </w:r>
      <w:r w:rsidRPr="00A50CA9">
        <w:rPr>
          <w:rStyle w:val="afffff0"/>
          <w:rFonts w:hint="eastAsia"/>
          <w:rtl/>
        </w:rPr>
        <w:t>יש</w:t>
      </w:r>
      <w:r w:rsidRPr="00A50CA9">
        <w:rPr>
          <w:rStyle w:val="afffff0"/>
          <w:rtl/>
        </w:rPr>
        <w:t xml:space="preserve"> </w:t>
      </w:r>
      <w:r w:rsidRPr="00A50CA9">
        <w:rPr>
          <w:rStyle w:val="afffff0"/>
          <w:rFonts w:hint="eastAsia"/>
          <w:rtl/>
        </w:rPr>
        <w:t>הפסד</w:t>
      </w:r>
      <w:r w:rsidR="00E268F4">
        <w:rPr>
          <w:rStyle w:val="afffff0"/>
          <w:rtl/>
        </w:rPr>
        <w:t>,</w:t>
      </w:r>
    </w:p>
    <w:p w14:paraId="3DA52964" w14:textId="7EC132B4" w:rsidR="008F777E" w:rsidRPr="00A50CA9" w:rsidRDefault="008F777E" w:rsidP="00A50CA9">
      <w:pPr>
        <w:ind w:left="0" w:firstLine="0"/>
        <w:rPr>
          <w:rtl/>
        </w:rPr>
      </w:pPr>
      <w:r>
        <w:rPr>
          <w:rFonts w:hint="cs"/>
          <w:rtl/>
        </w:rPr>
        <w:t xml:space="preserve">          </w:t>
      </w:r>
      <w:r w:rsidR="00AB7D20" w:rsidRPr="00A50CA9">
        <w:rPr>
          <w:rtl/>
        </w:rPr>
        <w:t xml:space="preserve">ומת אב חתן </w:t>
      </w:r>
      <w:r w:rsidR="00AB7D20" w:rsidRPr="00CA108A">
        <w:rPr>
          <w:rFonts w:cs="PFT_Frank"/>
          <w:b/>
          <w:bCs/>
          <w:szCs w:val="14"/>
          <w:rtl/>
        </w:rPr>
        <w:t>או</w:t>
      </w:r>
      <w:r w:rsidR="00AB7D20" w:rsidRPr="00A50CA9">
        <w:rPr>
          <w:rtl/>
        </w:rPr>
        <w:t xml:space="preserve"> א</w:t>
      </w:r>
      <w:r w:rsidRPr="00A50CA9">
        <w:rPr>
          <w:rFonts w:hint="eastAsia"/>
          <w:rtl/>
        </w:rPr>
        <w:t>ם</w:t>
      </w:r>
      <w:r w:rsidR="00AB7D20" w:rsidRPr="00A50CA9">
        <w:rPr>
          <w:rtl/>
        </w:rPr>
        <w:t xml:space="preserve"> כלה</w:t>
      </w:r>
      <w:r w:rsidRPr="00A50CA9">
        <w:rPr>
          <w:rtl/>
        </w:rPr>
        <w:t xml:space="preserve"> </w:t>
      </w:r>
      <w:r w:rsidRPr="00A50CA9">
        <w:rPr>
          <w:rStyle w:val="afffff0"/>
          <w:rtl/>
        </w:rPr>
        <w:t xml:space="preserve">- </w:t>
      </w:r>
      <w:r w:rsidRPr="00A50CA9">
        <w:rPr>
          <w:rStyle w:val="afffff0"/>
          <w:rFonts w:hint="eastAsia"/>
          <w:rtl/>
        </w:rPr>
        <w:t>דוקא</w:t>
      </w:r>
      <w:r w:rsidRPr="00A50CA9">
        <w:rPr>
          <w:rStyle w:val="afffff0"/>
          <w:rtl/>
        </w:rPr>
        <w:t xml:space="preserve">, </w:t>
      </w:r>
      <w:r w:rsidRPr="00A50CA9">
        <w:rPr>
          <w:rStyle w:val="afffff0"/>
          <w:rFonts w:hint="eastAsia"/>
          <w:rtl/>
        </w:rPr>
        <w:t>שאין</w:t>
      </w:r>
      <w:r w:rsidRPr="00A50CA9">
        <w:rPr>
          <w:rStyle w:val="afffff0"/>
          <w:rtl/>
        </w:rPr>
        <w:t xml:space="preserve"> </w:t>
      </w:r>
      <w:r w:rsidRPr="00A50CA9">
        <w:rPr>
          <w:rStyle w:val="afffff0"/>
          <w:rFonts w:hint="eastAsia"/>
          <w:rtl/>
        </w:rPr>
        <w:t>מי</w:t>
      </w:r>
      <w:r w:rsidRPr="00A50CA9">
        <w:rPr>
          <w:rStyle w:val="afffff0"/>
          <w:rtl/>
        </w:rPr>
        <w:t xml:space="preserve"> </w:t>
      </w:r>
      <w:r w:rsidRPr="00A50CA9">
        <w:rPr>
          <w:rStyle w:val="afffff0"/>
          <w:rFonts w:hint="eastAsia"/>
          <w:rtl/>
        </w:rPr>
        <w:t>שיטרח</w:t>
      </w:r>
      <w:r w:rsidRPr="00A50CA9">
        <w:rPr>
          <w:rStyle w:val="afffff0"/>
          <w:rtl/>
        </w:rPr>
        <w:t xml:space="preserve"> </w:t>
      </w:r>
      <w:r w:rsidRPr="00A50CA9">
        <w:rPr>
          <w:rStyle w:val="afffff0"/>
          <w:rFonts w:hint="eastAsia"/>
          <w:rtl/>
        </w:rPr>
        <w:t>עבורם</w:t>
      </w:r>
      <w:r>
        <w:rPr>
          <w:rStyle w:val="afffff0"/>
          <w:rFonts w:hint="cs"/>
          <w:rtl/>
        </w:rPr>
        <w:t xml:space="preserve"> -</w:t>
      </w:r>
    </w:p>
    <w:p w14:paraId="1442EB72" w14:textId="28272476" w:rsidR="00AB7D20" w:rsidRPr="00A50CA9" w:rsidRDefault="00AB7D20" w:rsidP="00A50CA9">
      <w:pPr>
        <w:ind w:left="0" w:firstLine="0"/>
        <w:rPr>
          <w:rtl/>
        </w:rPr>
      </w:pPr>
      <w:r w:rsidRPr="00A50CA9">
        <w:rPr>
          <w:rtl/>
        </w:rPr>
        <w:t>מכניסין המת לחדר</w:t>
      </w:r>
      <w:r w:rsidR="008F777E">
        <w:rPr>
          <w:rFonts w:hint="cs"/>
          <w:rtl/>
        </w:rPr>
        <w:t>,</w:t>
      </w:r>
      <w:r w:rsidRPr="00A50CA9">
        <w:rPr>
          <w:rtl/>
        </w:rPr>
        <w:t xml:space="preserve"> </w:t>
      </w:r>
      <w:r w:rsidRPr="00CA108A">
        <w:rPr>
          <w:rFonts w:cs="PFT_Frank"/>
          <w:b/>
          <w:bCs/>
          <w:szCs w:val="14"/>
          <w:rtl/>
        </w:rPr>
        <w:t>וחתן וכלה לחופה</w:t>
      </w:r>
      <w:r w:rsidRPr="00A50CA9">
        <w:rPr>
          <w:rtl/>
        </w:rPr>
        <w:t>, ובועל ופורש,</w:t>
      </w:r>
      <w:r w:rsidR="008F777E" w:rsidRPr="00A50CA9">
        <w:rPr>
          <w:rStyle w:val="afffff0"/>
          <w:rtl/>
        </w:rPr>
        <w:t xml:space="preserve"> וקובר,</w:t>
      </w:r>
    </w:p>
    <w:p w14:paraId="664F3E84" w14:textId="7497AA20" w:rsidR="00AB7D20" w:rsidRDefault="00AB7D20" w:rsidP="00A50CA9">
      <w:pPr>
        <w:rPr>
          <w:rFonts w:ascii="Fb Fontext" w:hAnsi="Fb Fontext"/>
          <w:rtl/>
        </w:rPr>
      </w:pPr>
      <w:r w:rsidRPr="00CA108A">
        <w:rPr>
          <w:rFonts w:ascii="Fb Fontext" w:hAnsi="Fb Fontext" w:cs="PFT_Frank"/>
          <w:b/>
          <w:bCs/>
          <w:szCs w:val="14"/>
          <w:rtl/>
        </w:rPr>
        <w:t>ונוהג</w:t>
      </w:r>
      <w:r w:rsidRPr="00C35A2C">
        <w:rPr>
          <w:rFonts w:ascii="Fb Fontext" w:hAnsi="Fb Fontext"/>
          <w:rtl/>
        </w:rPr>
        <w:t xml:space="preserve"> שבעת ימי המשתה</w:t>
      </w:r>
      <w:r w:rsidR="008F777E">
        <w:rPr>
          <w:rFonts w:ascii="Fb Fontext" w:hAnsi="Fb Fontext" w:hint="cs"/>
          <w:rtl/>
        </w:rPr>
        <w:t>,</w:t>
      </w:r>
      <w:r w:rsidRPr="00C35A2C">
        <w:rPr>
          <w:rFonts w:ascii="Fb Fontext" w:hAnsi="Fb Fontext"/>
          <w:rtl/>
        </w:rPr>
        <w:t xml:space="preserve"> </w:t>
      </w:r>
      <w:r w:rsidRPr="00CA108A">
        <w:rPr>
          <w:rFonts w:ascii="Fb Fontext" w:hAnsi="Fb Fontext" w:cs="PFT_Frank"/>
          <w:b/>
          <w:bCs/>
          <w:szCs w:val="14"/>
          <w:rtl/>
        </w:rPr>
        <w:t>ואח</w:t>
      </w:r>
      <w:r w:rsidR="008F777E" w:rsidRPr="00CA108A">
        <w:rPr>
          <w:rFonts w:ascii="Fb Fontext" w:hAnsi="Fb Fontext" w:cs="PFT_Frank"/>
          <w:b/>
          <w:bCs/>
          <w:szCs w:val="14"/>
          <w:rtl/>
        </w:rPr>
        <w:t>"</w:t>
      </w:r>
      <w:r w:rsidRPr="00CA108A">
        <w:rPr>
          <w:rFonts w:ascii="Fb Fontext" w:hAnsi="Fb Fontext" w:cs="PFT_Frank"/>
          <w:b/>
          <w:bCs/>
          <w:szCs w:val="14"/>
          <w:rtl/>
        </w:rPr>
        <w:t>כ</w:t>
      </w:r>
      <w:r w:rsidRPr="00C35A2C">
        <w:rPr>
          <w:rFonts w:ascii="Fb Fontext" w:hAnsi="Fb Fontext"/>
          <w:rtl/>
        </w:rPr>
        <w:t xml:space="preserve"> שבעת ימי אבילות,</w:t>
      </w:r>
    </w:p>
    <w:p w14:paraId="7A51AB53" w14:textId="79668907" w:rsidR="00EC5E59" w:rsidRDefault="00AB7D20" w:rsidP="00AB7D20">
      <w:pPr>
        <w:rPr>
          <w:rFonts w:ascii="Fb Fontext" w:hAnsi="Fb Fontext"/>
          <w:rtl/>
        </w:rPr>
      </w:pPr>
      <w:r w:rsidRPr="00CA108A">
        <w:rPr>
          <w:rFonts w:ascii="Fb Fontext" w:hAnsi="Fb Fontext" w:cs="PFT_Frank"/>
          <w:b/>
          <w:bCs/>
          <w:szCs w:val="14"/>
          <w:rtl/>
        </w:rPr>
        <w:t>וכל</w:t>
      </w:r>
      <w:r w:rsidRPr="00C35A2C">
        <w:rPr>
          <w:rFonts w:ascii="Fb Fontext" w:hAnsi="Fb Fontext"/>
          <w:rtl/>
        </w:rPr>
        <w:t xml:space="preserve"> אותן הימים הוא ישן בין האנשים והיא בין הנשים,</w:t>
      </w:r>
    </w:p>
    <w:p w14:paraId="4AFB7A4C" w14:textId="77777777" w:rsidR="00E26091" w:rsidRDefault="00AB7D20" w:rsidP="00E26091">
      <w:pPr>
        <w:rPr>
          <w:rFonts w:ascii="FrankRuehl" w:hAnsi="FrankRuehl"/>
          <w:rtl/>
        </w:rPr>
      </w:pPr>
      <w:r w:rsidRPr="00CA108A">
        <w:rPr>
          <w:rFonts w:cs="PFT_Frank"/>
          <w:b/>
          <w:bCs/>
          <w:szCs w:val="14"/>
          <w:rtl/>
        </w:rPr>
        <w:t>ואין</w:t>
      </w:r>
      <w:r w:rsidRPr="00C35A2C">
        <w:rPr>
          <w:rtl/>
        </w:rPr>
        <w:t xml:space="preserve"> מונעין תכשיטין מהכלה כל </w:t>
      </w:r>
      <w:r w:rsidRPr="00C35A2C">
        <w:rPr>
          <w:rFonts w:hint="cs"/>
          <w:rtl/>
        </w:rPr>
        <w:t>ל'</w:t>
      </w:r>
      <w:r w:rsidRPr="00C35A2C">
        <w:rPr>
          <w:rtl/>
        </w:rPr>
        <w:t xml:space="preserve"> יו</w:t>
      </w:r>
      <w:r w:rsidRPr="00C35A2C">
        <w:rPr>
          <w:rFonts w:hint="cs"/>
          <w:rtl/>
        </w:rPr>
        <w:t>ם.</w:t>
      </w:r>
    </w:p>
    <w:p w14:paraId="203EAD47" w14:textId="77777777" w:rsidR="00AB7D20" w:rsidRPr="00C35A2C" w:rsidRDefault="00AB7D20" w:rsidP="00E26091">
      <w:pPr>
        <w:pStyle w:val="afff"/>
        <w:framePr w:wrap="around"/>
        <w:rPr>
          <w:rtl/>
        </w:rPr>
      </w:pPr>
      <w:bookmarkStart w:id="14" w:name="_Toc119254532"/>
      <w:bookmarkStart w:id="15" w:name="_Toc119352801"/>
      <w:r w:rsidRPr="00C35A2C">
        <w:rPr>
          <w:rFonts w:hint="cs"/>
          <w:rtl/>
        </w:rPr>
        <w:t>ד.</w:t>
      </w:r>
      <w:bookmarkEnd w:id="14"/>
      <w:bookmarkEnd w:id="15"/>
    </w:p>
    <w:p w14:paraId="1F8A40D5" w14:textId="473A93A7" w:rsidR="00AB7D20" w:rsidRPr="00C35A2C" w:rsidRDefault="00EC5E59" w:rsidP="00E26091">
      <w:pPr>
        <w:pStyle w:val="afffff"/>
        <w:rPr>
          <w:rFonts w:cs="Guttman Vilna"/>
          <w:b/>
          <w:bCs/>
          <w:rtl/>
        </w:rPr>
      </w:pPr>
      <w:r w:rsidRPr="00B31C92">
        <w:rPr>
          <w:rFonts w:cs="PFT_Frank" w:hint="eastAsia"/>
          <w:b/>
          <w:bCs/>
          <w:szCs w:val="10"/>
          <w:rtl/>
        </w:rPr>
        <w:t>ודוקא</w:t>
      </w:r>
      <w:r w:rsidR="00AB7D20" w:rsidRPr="00C35A2C">
        <w:rPr>
          <w:rtl/>
        </w:rPr>
        <w:t xml:space="preserve"> שנתן מים ע"</w:t>
      </w:r>
      <w:r w:rsidR="00AB7D20" w:rsidRPr="00C35A2C">
        <w:rPr>
          <w:rFonts w:hint="cs"/>
          <w:rtl/>
        </w:rPr>
        <w:t>ג</w:t>
      </w:r>
      <w:r w:rsidR="00AB7D20" w:rsidRPr="00C35A2C">
        <w:rPr>
          <w:rtl/>
        </w:rPr>
        <w:t xml:space="preserve"> בשר, אבל לא נתן </w:t>
      </w:r>
      <w:r>
        <w:rPr>
          <w:rFonts w:hint="cs"/>
          <w:rtl/>
        </w:rPr>
        <w:t>-</w:t>
      </w:r>
      <w:r w:rsidR="00AB7D20" w:rsidRPr="00C35A2C">
        <w:rPr>
          <w:rtl/>
        </w:rPr>
        <w:t xml:space="preserve"> </w:t>
      </w:r>
      <w:r>
        <w:rPr>
          <w:rFonts w:hint="cs"/>
          <w:rtl/>
        </w:rPr>
        <w:t>נמכר [אין הפסד]</w:t>
      </w:r>
      <w:r w:rsidRPr="00A50CA9">
        <w:rPr>
          <w:rtl/>
        </w:rPr>
        <w:t>,</w:t>
      </w:r>
    </w:p>
    <w:p w14:paraId="2E3BCDE3" w14:textId="60673E25" w:rsidR="00AB7D20" w:rsidRPr="00C35A2C" w:rsidRDefault="00AB7D20" w:rsidP="00E26091">
      <w:pPr>
        <w:pStyle w:val="afffff"/>
        <w:rPr>
          <w:rFonts w:cs="Guttman Vilna"/>
          <w:b/>
          <w:bCs/>
          <w:rtl/>
        </w:rPr>
      </w:pPr>
      <w:r w:rsidRPr="00B31C92">
        <w:rPr>
          <w:rFonts w:cs="PFT_Frank"/>
          <w:b/>
          <w:bCs/>
          <w:szCs w:val="10"/>
          <w:rtl/>
        </w:rPr>
        <w:t>ובכרך</w:t>
      </w:r>
      <w:r w:rsidRPr="00C35A2C">
        <w:rPr>
          <w:rtl/>
        </w:rPr>
        <w:t xml:space="preserve"> </w:t>
      </w:r>
      <w:r w:rsidR="00EC5E59">
        <w:rPr>
          <w:rFonts w:hint="cs"/>
          <w:rtl/>
        </w:rPr>
        <w:t xml:space="preserve">- </w:t>
      </w:r>
      <w:r w:rsidRPr="00C35A2C">
        <w:rPr>
          <w:rtl/>
        </w:rPr>
        <w:t>א</w:t>
      </w:r>
      <w:r w:rsidR="00EC5E59">
        <w:rPr>
          <w:rFonts w:hint="cs"/>
          <w:rtl/>
        </w:rPr>
        <w:t>ף</w:t>
      </w:r>
      <w:r w:rsidRPr="00C35A2C">
        <w:rPr>
          <w:rtl/>
        </w:rPr>
        <w:t xml:space="preserve"> </w:t>
      </w:r>
      <w:r w:rsidR="00EC5E59">
        <w:rPr>
          <w:rFonts w:hint="cs"/>
          <w:rtl/>
        </w:rPr>
        <w:t>ש</w:t>
      </w:r>
      <w:r w:rsidRPr="00C35A2C">
        <w:rPr>
          <w:rtl/>
        </w:rPr>
        <w:t xml:space="preserve">נתן </w:t>
      </w:r>
      <w:r w:rsidR="00EC5E59">
        <w:rPr>
          <w:rFonts w:hint="cs"/>
          <w:rtl/>
        </w:rPr>
        <w:t>נמכר</w:t>
      </w:r>
      <w:r w:rsidR="00EC5E59" w:rsidRPr="00A50CA9">
        <w:rPr>
          <w:rtl/>
        </w:rPr>
        <w:t>,</w:t>
      </w:r>
      <w:r w:rsidRPr="00C35A2C">
        <w:rPr>
          <w:rtl/>
        </w:rPr>
        <w:t xml:space="preserve"> </w:t>
      </w:r>
      <w:r w:rsidRPr="00B31C92">
        <w:rPr>
          <w:rFonts w:cs="PFT_Frank"/>
          <w:b/>
          <w:bCs/>
          <w:szCs w:val="10"/>
          <w:rtl/>
        </w:rPr>
        <w:t>ובכפר</w:t>
      </w:r>
      <w:r w:rsidR="00EC5E59">
        <w:rPr>
          <w:rFonts w:hint="cs"/>
          <w:rtl/>
        </w:rPr>
        <w:t xml:space="preserve"> -</w:t>
      </w:r>
      <w:r w:rsidRPr="00C35A2C">
        <w:rPr>
          <w:rtl/>
        </w:rPr>
        <w:t xml:space="preserve"> א</w:t>
      </w:r>
      <w:r w:rsidR="00EC5E59">
        <w:rPr>
          <w:rFonts w:hint="cs"/>
          <w:rtl/>
        </w:rPr>
        <w:t>ף</w:t>
      </w:r>
      <w:r w:rsidRPr="00C35A2C">
        <w:rPr>
          <w:rtl/>
        </w:rPr>
        <w:t xml:space="preserve"> </w:t>
      </w:r>
      <w:r w:rsidR="00EC5E59">
        <w:rPr>
          <w:rFonts w:hint="cs"/>
          <w:rtl/>
        </w:rPr>
        <w:t>ש</w:t>
      </w:r>
      <w:r w:rsidRPr="00C35A2C">
        <w:rPr>
          <w:rtl/>
        </w:rPr>
        <w:t xml:space="preserve">לא נתן לא </w:t>
      </w:r>
      <w:r w:rsidR="00EC5E59">
        <w:rPr>
          <w:rFonts w:hint="cs"/>
          <w:rtl/>
        </w:rPr>
        <w:t>נמכר</w:t>
      </w:r>
      <w:r w:rsidRPr="00C35A2C">
        <w:rPr>
          <w:rtl/>
        </w:rPr>
        <w:t>.</w:t>
      </w:r>
    </w:p>
    <w:p w14:paraId="45C832AA" w14:textId="77777777" w:rsidR="008624B4" w:rsidRDefault="008624B4" w:rsidP="00F1680A">
      <w:pPr>
        <w:pStyle w:val="affffb"/>
        <w:rPr>
          <w:rtl/>
        </w:rPr>
      </w:pPr>
    </w:p>
    <w:p w14:paraId="14159D54" w14:textId="03592480" w:rsidR="00E268F4" w:rsidRPr="006D5126" w:rsidRDefault="00EC5E59" w:rsidP="00F1680A">
      <w:pPr>
        <w:pStyle w:val="affffb"/>
        <w:rPr>
          <w:spacing w:val="0"/>
          <w:rtl/>
        </w:rPr>
      </w:pPr>
      <w:bookmarkStart w:id="16" w:name="_Toc119352802"/>
      <w:r w:rsidRPr="006D5126">
        <w:rPr>
          <w:rFonts w:hint="cs"/>
          <w:spacing w:val="0"/>
          <w:rtl/>
        </w:rPr>
        <w:lastRenderedPageBreak/>
        <w:t>דין יחוד בימי משתה עם ימי אבילות, ובפירסה נידה</w:t>
      </w:r>
      <w:r w:rsidR="00E268F4" w:rsidRPr="006D5126">
        <w:rPr>
          <w:rFonts w:hint="cs"/>
          <w:spacing w:val="0"/>
          <w:rtl/>
        </w:rPr>
        <w:t>,</w:t>
      </w:r>
      <w:bookmarkEnd w:id="16"/>
    </w:p>
    <w:p w14:paraId="584CB11E" w14:textId="5ED45D8C" w:rsidR="00AB7D20" w:rsidRPr="00A50CA9" w:rsidRDefault="00EC5E59" w:rsidP="00A50CA9">
      <w:pPr>
        <w:ind w:left="0" w:firstLine="0"/>
        <w:rPr>
          <w:rtl/>
        </w:rPr>
      </w:pPr>
      <w:r>
        <w:rPr>
          <w:rStyle w:val="affffe"/>
          <w:rFonts w:hint="cs"/>
          <w:rtl/>
        </w:rPr>
        <w:t>ת</w:t>
      </w:r>
      <w:r w:rsidRPr="00A50CA9">
        <w:rPr>
          <w:rStyle w:val="affffe"/>
          <w:rFonts w:hint="eastAsia"/>
          <w:rtl/>
        </w:rPr>
        <w:t>ניא</w:t>
      </w:r>
      <w:r w:rsidRPr="00A50CA9">
        <w:rPr>
          <w:rStyle w:val="affffe"/>
          <w:rtl/>
        </w:rPr>
        <w:t>:</w:t>
      </w:r>
      <w:r>
        <w:rPr>
          <w:rFonts w:hint="cs"/>
          <w:rtl/>
        </w:rPr>
        <w:t xml:space="preserve"> </w:t>
      </w:r>
      <w:r w:rsidR="00AB7D20" w:rsidRPr="00CA108A">
        <w:rPr>
          <w:rFonts w:cs="PFT_Frank"/>
          <w:b/>
          <w:bCs/>
          <w:szCs w:val="14"/>
          <w:rtl/>
        </w:rPr>
        <w:t>כל אותן הימים</w:t>
      </w:r>
      <w:r w:rsidR="00AB7D20" w:rsidRPr="00EC5E59">
        <w:rPr>
          <w:rtl/>
        </w:rPr>
        <w:t xml:space="preserve"> </w:t>
      </w:r>
      <w:r>
        <w:rPr>
          <w:rFonts w:hint="cs"/>
          <w:rtl/>
        </w:rPr>
        <w:t xml:space="preserve">- </w:t>
      </w:r>
      <w:r w:rsidR="00AB7D20" w:rsidRPr="00EC5E59">
        <w:rPr>
          <w:rtl/>
        </w:rPr>
        <w:t>הוא</w:t>
      </w:r>
      <w:r>
        <w:rPr>
          <w:rFonts w:hint="cs"/>
          <w:rtl/>
        </w:rPr>
        <w:t xml:space="preserve"> </w:t>
      </w:r>
      <w:r w:rsidR="00AB7D20" w:rsidRPr="00EC5E59">
        <w:rPr>
          <w:rtl/>
        </w:rPr>
        <w:t>ישן בין האנשים וה</w:t>
      </w:r>
      <w:r>
        <w:rPr>
          <w:rFonts w:hint="cs"/>
          <w:rtl/>
        </w:rPr>
        <w:t>יא</w:t>
      </w:r>
      <w:r w:rsidR="00AB7D20" w:rsidRPr="00EC5E59">
        <w:rPr>
          <w:rtl/>
        </w:rPr>
        <w:t xml:space="preserve"> בין הנשים</w:t>
      </w:r>
      <w:r>
        <w:rPr>
          <w:rFonts w:hint="cs"/>
          <w:rtl/>
        </w:rPr>
        <w:t>,</w:t>
      </w:r>
    </w:p>
    <w:p w14:paraId="106773F7" w14:textId="1B5F316A" w:rsidR="00E268F4" w:rsidRDefault="00AB7D20" w:rsidP="00A50CA9">
      <w:pPr>
        <w:ind w:left="0" w:firstLine="0"/>
        <w:rPr>
          <w:rtl/>
        </w:rPr>
      </w:pPr>
      <w:r w:rsidRPr="00CA108A">
        <w:rPr>
          <w:rFonts w:cs="PFT_Frank"/>
          <w:b/>
          <w:bCs/>
          <w:szCs w:val="14"/>
          <w:rtl/>
        </w:rPr>
        <w:t>וכן מי שפירסה אשתו נדה</w:t>
      </w:r>
      <w:r w:rsidR="00EC5E59">
        <w:rPr>
          <w:rFonts w:hint="cs"/>
          <w:rtl/>
        </w:rPr>
        <w:t xml:space="preserve"> -</w:t>
      </w:r>
      <w:r w:rsidRPr="00EC5E59">
        <w:rPr>
          <w:rtl/>
        </w:rPr>
        <w:t xml:space="preserve"> הוא ישן בין האנשים והיא</w:t>
      </w:r>
      <w:r w:rsidR="00EC5E59">
        <w:rPr>
          <w:rFonts w:hint="cs"/>
          <w:rtl/>
        </w:rPr>
        <w:t>.</w:t>
      </w:r>
      <w:r w:rsidR="00E268F4">
        <w:rPr>
          <w:rFonts w:hint="cs"/>
          <w:rtl/>
        </w:rPr>
        <w:t>.</w:t>
      </w:r>
    </w:p>
    <w:p w14:paraId="39B7636F" w14:textId="1C414E59" w:rsidR="00AB7D20" w:rsidRPr="00A50CA9" w:rsidRDefault="00AB7D20" w:rsidP="00A50CA9">
      <w:pPr>
        <w:pStyle w:val="afffff"/>
        <w:jc w:val="center"/>
        <w:rPr>
          <w:rtl/>
        </w:rPr>
      </w:pPr>
      <w:r w:rsidRPr="00EC5E59">
        <w:rPr>
          <w:rtl/>
        </w:rPr>
        <w:t>בין כך ובין כך</w:t>
      </w:r>
      <w:r w:rsidR="00EC5E59">
        <w:rPr>
          <w:rFonts w:hint="cs"/>
          <w:rtl/>
        </w:rPr>
        <w:t xml:space="preserve"> -</w:t>
      </w:r>
      <w:r w:rsidRPr="00EC5E59">
        <w:rPr>
          <w:rtl/>
        </w:rPr>
        <w:t xml:space="preserve"> לא יבעול בערב שבת ובמוצ</w:t>
      </w:r>
      <w:r w:rsidR="00EC5E59">
        <w:rPr>
          <w:rFonts w:hint="cs"/>
          <w:rtl/>
        </w:rPr>
        <w:t xml:space="preserve">אי </w:t>
      </w:r>
      <w:r w:rsidRPr="00EC5E59">
        <w:rPr>
          <w:rtl/>
        </w:rPr>
        <w:t>ש</w:t>
      </w:r>
      <w:r w:rsidR="00EC5E59">
        <w:rPr>
          <w:rFonts w:hint="cs"/>
          <w:rtl/>
        </w:rPr>
        <w:t>בת</w:t>
      </w:r>
      <w:r w:rsidRPr="00EC5E59">
        <w:rPr>
          <w:rtl/>
        </w:rPr>
        <w:t>.</w:t>
      </w:r>
    </w:p>
    <w:p w14:paraId="026E2A96" w14:textId="52A943E2" w:rsidR="00AB7D20" w:rsidRPr="00C35A2C" w:rsidRDefault="00187F57" w:rsidP="00A50CA9">
      <w:pPr>
        <w:ind w:left="0" w:firstLine="0"/>
        <w:rPr>
          <w:rFonts w:ascii="Fb Fontext" w:hAnsi="Fb Fontext" w:cs="Guttman Vilna"/>
          <w:b/>
          <w:bCs/>
          <w:rtl/>
        </w:rPr>
      </w:pPr>
      <w:r w:rsidRPr="00A50CA9">
        <w:rPr>
          <w:rStyle w:val="affffe"/>
          <w:rtl/>
        </w:rPr>
        <w:t>'</w:t>
      </w:r>
      <w:r w:rsidR="00EC5E59" w:rsidRPr="00A50CA9">
        <w:rPr>
          <w:rStyle w:val="affffe"/>
          <w:rFonts w:hint="eastAsia"/>
          <w:rtl/>
        </w:rPr>
        <w:t>כל</w:t>
      </w:r>
      <w:r w:rsidR="00EC5E59" w:rsidRPr="00A50CA9">
        <w:rPr>
          <w:rStyle w:val="affffe"/>
          <w:rtl/>
        </w:rPr>
        <w:t xml:space="preserve"> </w:t>
      </w:r>
      <w:r w:rsidR="00EC5E59" w:rsidRPr="00A50CA9">
        <w:rPr>
          <w:rStyle w:val="affffe"/>
          <w:rFonts w:hint="eastAsia"/>
          <w:rtl/>
        </w:rPr>
        <w:t>אותן</w:t>
      </w:r>
      <w:r w:rsidR="00EC5E59" w:rsidRPr="00A50CA9">
        <w:rPr>
          <w:rStyle w:val="affffe"/>
          <w:rtl/>
        </w:rPr>
        <w:t xml:space="preserve"> </w:t>
      </w:r>
      <w:r w:rsidR="00EC5E59" w:rsidRPr="00A50CA9">
        <w:rPr>
          <w:rStyle w:val="affffe"/>
          <w:rFonts w:hint="eastAsia"/>
          <w:rtl/>
        </w:rPr>
        <w:t>הימים</w:t>
      </w:r>
      <w:r w:rsidR="00EC5E59" w:rsidRPr="00A50CA9">
        <w:rPr>
          <w:rStyle w:val="affffe"/>
          <w:rtl/>
        </w:rPr>
        <w:t>'</w:t>
      </w:r>
      <w:r>
        <w:rPr>
          <w:rStyle w:val="affffe"/>
          <w:rFonts w:hint="cs"/>
          <w:rtl/>
        </w:rPr>
        <w:t>:</w:t>
      </w:r>
      <w:r w:rsidR="00EC5E59">
        <w:rPr>
          <w:rFonts w:ascii="Fb Fontext" w:hAnsi="Fb Fontext" w:hint="cs"/>
          <w:rtl/>
        </w:rPr>
        <w:t xml:space="preserve"> </w:t>
      </w:r>
      <w:r w:rsidR="00AB7D20" w:rsidRPr="00C35A2C">
        <w:rPr>
          <w:rFonts w:ascii="Fb Fontext" w:hAnsi="Fb Fontext"/>
          <w:rtl/>
        </w:rPr>
        <w:t>א</w:t>
      </w:r>
      <w:r>
        <w:rPr>
          <w:rFonts w:ascii="Fb Fontext" w:hAnsi="Fb Fontext" w:hint="cs"/>
          <w:rtl/>
        </w:rPr>
        <w:t>ף</w:t>
      </w:r>
      <w:r w:rsidR="00AB7D20" w:rsidRPr="00C35A2C">
        <w:rPr>
          <w:rFonts w:ascii="Fb Fontext" w:hAnsi="Fb Fontext"/>
          <w:rtl/>
        </w:rPr>
        <w:t xml:space="preserve"> שאין אבילות </w:t>
      </w:r>
      <w:r w:rsidR="00AB7D20" w:rsidRPr="00CA108A">
        <w:rPr>
          <w:rFonts w:ascii="Fb Fontext" w:hAnsi="Fb Fontext" w:cs="PFT_Frank"/>
          <w:b/>
          <w:bCs/>
          <w:szCs w:val="14"/>
          <w:rtl/>
        </w:rPr>
        <w:t>במועד</w:t>
      </w:r>
      <w:r>
        <w:rPr>
          <w:rFonts w:ascii="Fb Fontext" w:hAnsi="Fb Fontext" w:hint="cs"/>
          <w:rtl/>
        </w:rPr>
        <w:t xml:space="preserve"> -</w:t>
      </w:r>
      <w:r w:rsidR="00AB7D20" w:rsidRPr="00C35A2C">
        <w:rPr>
          <w:rFonts w:ascii="Fb Fontext" w:hAnsi="Fb Fontext"/>
          <w:rtl/>
        </w:rPr>
        <w:t xml:space="preserve"> </w:t>
      </w:r>
      <w:r>
        <w:rPr>
          <w:rFonts w:ascii="Fb Fontext" w:hAnsi="Fb Fontext" w:hint="cs"/>
          <w:rtl/>
        </w:rPr>
        <w:t>ב</w:t>
      </w:r>
      <w:r w:rsidR="00AB7D20" w:rsidRPr="00C35A2C">
        <w:rPr>
          <w:rFonts w:ascii="Fb Fontext" w:hAnsi="Fb Fontext"/>
          <w:rtl/>
        </w:rPr>
        <w:t>צינעא נוהג.</w:t>
      </w:r>
    </w:p>
    <w:p w14:paraId="57646960" w14:textId="1000B3E7" w:rsidR="00AB7D20" w:rsidRPr="00C35A2C" w:rsidRDefault="00187F57" w:rsidP="00AB7D20">
      <w:pPr>
        <w:rPr>
          <w:rFonts w:ascii="Fb Fontext" w:hAnsi="Fb Fontext" w:cs="Guttman Vilna"/>
          <w:b/>
          <w:bCs/>
          <w:rtl/>
        </w:rPr>
      </w:pPr>
      <w:r>
        <w:rPr>
          <w:rStyle w:val="affffe"/>
          <w:rFonts w:hint="cs"/>
          <w:rtl/>
        </w:rPr>
        <w:t>'</w:t>
      </w:r>
      <w:r w:rsidRPr="00A50CA9">
        <w:rPr>
          <w:rStyle w:val="affffe"/>
          <w:rFonts w:hint="eastAsia"/>
          <w:rtl/>
        </w:rPr>
        <w:t>וכן</w:t>
      </w:r>
      <w:r w:rsidRPr="00A50CA9">
        <w:rPr>
          <w:rStyle w:val="affffe"/>
          <w:rtl/>
        </w:rPr>
        <w:t xml:space="preserve"> </w:t>
      </w:r>
      <w:r w:rsidRPr="00A50CA9">
        <w:rPr>
          <w:rStyle w:val="affffe"/>
          <w:rFonts w:hint="eastAsia"/>
          <w:rtl/>
        </w:rPr>
        <w:t>פירסה</w:t>
      </w:r>
      <w:r w:rsidRPr="00A50CA9">
        <w:rPr>
          <w:rStyle w:val="affffe"/>
          <w:rtl/>
        </w:rPr>
        <w:t xml:space="preserve"> </w:t>
      </w:r>
      <w:r w:rsidRPr="00A50CA9">
        <w:rPr>
          <w:rStyle w:val="affffe"/>
          <w:rFonts w:hint="eastAsia"/>
          <w:rtl/>
        </w:rPr>
        <w:t>נידה</w:t>
      </w:r>
      <w:r>
        <w:rPr>
          <w:rStyle w:val="affffe"/>
          <w:rFonts w:hint="cs"/>
          <w:rtl/>
        </w:rPr>
        <w:t>'</w:t>
      </w:r>
      <w:r>
        <w:rPr>
          <w:rFonts w:ascii="Fb Fontext" w:hAnsi="Fb Fontext" w:hint="cs"/>
          <w:rtl/>
        </w:rPr>
        <w:t>: דווקא</w:t>
      </w:r>
      <w:r w:rsidR="00AB7D20" w:rsidRPr="00C35A2C">
        <w:rPr>
          <w:rFonts w:ascii="Fb Fontext" w:hAnsi="Fb Fontext"/>
          <w:rtl/>
        </w:rPr>
        <w:t xml:space="preserve"> שלא בעל, </w:t>
      </w:r>
      <w:r w:rsidR="00AB7D20" w:rsidRPr="00CA108A">
        <w:rPr>
          <w:rFonts w:ascii="Fb Fontext" w:hAnsi="Fb Fontext" w:cs="PFT_Frank"/>
          <w:b/>
          <w:bCs/>
          <w:szCs w:val="14"/>
          <w:rtl/>
        </w:rPr>
        <w:t>אבל בעל - ישנה עמו</w:t>
      </w:r>
      <w:r w:rsidR="00AB7D20" w:rsidRPr="00C35A2C">
        <w:rPr>
          <w:rFonts w:ascii="Fb Fontext" w:hAnsi="Fb Fontext"/>
          <w:rtl/>
        </w:rPr>
        <w:t>.</w:t>
      </w:r>
    </w:p>
    <w:p w14:paraId="6F28DDFD" w14:textId="77777777" w:rsidR="00E268F4" w:rsidRPr="006D5126" w:rsidRDefault="00187F57" w:rsidP="00F1680A">
      <w:pPr>
        <w:pStyle w:val="affffb"/>
        <w:rPr>
          <w:spacing w:val="0"/>
          <w:rtl/>
        </w:rPr>
      </w:pPr>
      <w:bookmarkStart w:id="17" w:name="_Toc119352803"/>
      <w:r w:rsidRPr="006D5126">
        <w:rPr>
          <w:rFonts w:hint="cs"/>
          <w:spacing w:val="0"/>
          <w:rtl/>
        </w:rPr>
        <w:t>הטעם שבאבילות מחמירים אף בבעל, יותר מנידה</w:t>
      </w:r>
      <w:r w:rsidR="00E268F4" w:rsidRPr="006D5126">
        <w:rPr>
          <w:rFonts w:hint="cs"/>
          <w:spacing w:val="0"/>
          <w:rtl/>
        </w:rPr>
        <w:t>,</w:t>
      </w:r>
      <w:bookmarkEnd w:id="17"/>
    </w:p>
    <w:p w14:paraId="4D3C11E6" w14:textId="46EA58CE" w:rsidR="00AB7D20" w:rsidRPr="00C35A2C" w:rsidRDefault="00AB7D20" w:rsidP="00E26091">
      <w:pPr>
        <w:pStyle w:val="afff"/>
        <w:framePr w:wrap="around"/>
        <w:rPr>
          <w:rtl/>
        </w:rPr>
      </w:pPr>
      <w:bookmarkStart w:id="18" w:name="_Toc119254535"/>
      <w:bookmarkStart w:id="19" w:name="_Toc119352804"/>
      <w:r w:rsidRPr="00C35A2C">
        <w:rPr>
          <w:rFonts w:hint="cs"/>
          <w:rtl/>
        </w:rPr>
        <w:t>ד:</w:t>
      </w:r>
      <w:bookmarkEnd w:id="18"/>
      <w:bookmarkEnd w:id="19"/>
    </w:p>
    <w:p w14:paraId="1C6B536B" w14:textId="269F828A" w:rsidR="00187F57" w:rsidRDefault="00187F57" w:rsidP="00AB7D20">
      <w:pPr>
        <w:rPr>
          <w:rFonts w:ascii="Fb Fontext" w:hAnsi="Fb Fontext"/>
          <w:rtl/>
        </w:rPr>
      </w:pPr>
      <w:r w:rsidRPr="00A50CA9">
        <w:rPr>
          <w:rStyle w:val="affffe"/>
          <w:rFonts w:hint="eastAsia"/>
          <w:rtl/>
        </w:rPr>
        <w:t>לכאורה</w:t>
      </w:r>
      <w:r w:rsidRPr="00A50CA9">
        <w:rPr>
          <w:rStyle w:val="affffe"/>
          <w:rtl/>
        </w:rPr>
        <w:t xml:space="preserve"> </w:t>
      </w:r>
      <w:r w:rsidRPr="00A50CA9">
        <w:rPr>
          <w:rStyle w:val="affffe"/>
          <w:rFonts w:hint="eastAsia"/>
          <w:rtl/>
        </w:rPr>
        <w:t>משום</w:t>
      </w:r>
      <w:r>
        <w:rPr>
          <w:rFonts w:ascii="Fb Fontext" w:hAnsi="Fb Fontext" w:hint="cs"/>
          <w:rtl/>
        </w:rPr>
        <w:t>: ש</w:t>
      </w:r>
      <w:r w:rsidR="00AB7D20" w:rsidRPr="00C35A2C">
        <w:rPr>
          <w:rFonts w:ascii="Fb Fontext" w:hAnsi="Fb Fontext" w:hint="cs"/>
          <w:rtl/>
        </w:rPr>
        <w:t xml:space="preserve">אבלות </w:t>
      </w:r>
      <w:r w:rsidR="00AB7D20" w:rsidRPr="00CA108A">
        <w:rPr>
          <w:rFonts w:ascii="Fb Fontext" w:hAnsi="Fb Fontext" w:cs="PFT_Frank" w:hint="eastAsia"/>
          <w:b/>
          <w:bCs/>
          <w:szCs w:val="14"/>
          <w:rtl/>
        </w:rPr>
        <w:t>קל</w:t>
      </w:r>
      <w:r w:rsidRPr="00CA108A">
        <w:rPr>
          <w:rFonts w:ascii="Fb Fontext" w:hAnsi="Fb Fontext" w:cs="PFT_Frank" w:hint="cs"/>
          <w:b/>
          <w:bCs/>
          <w:szCs w:val="14"/>
          <w:rtl/>
        </w:rPr>
        <w:t>ה</w:t>
      </w:r>
      <w:r w:rsidRPr="00CA108A">
        <w:rPr>
          <w:rFonts w:ascii="Fb Fontext" w:hAnsi="Fb Fontext" w:cs="PFT_Frank"/>
          <w:b/>
          <w:bCs/>
          <w:szCs w:val="14"/>
          <w:rtl/>
        </w:rPr>
        <w:t xml:space="preserve"> </w:t>
      </w:r>
      <w:r w:rsidRPr="00CA108A">
        <w:rPr>
          <w:rFonts w:ascii="Fb Fontext" w:hAnsi="Fb Fontext" w:cs="PFT_Frank" w:hint="cs"/>
          <w:b/>
          <w:bCs/>
          <w:szCs w:val="14"/>
          <w:rtl/>
        </w:rPr>
        <w:t>בעיניו</w:t>
      </w:r>
      <w:r w:rsidR="00AB7D20" w:rsidRPr="00C35A2C">
        <w:rPr>
          <w:rFonts w:ascii="Fb Fontext" w:hAnsi="Fb Fontext" w:hint="cs"/>
          <w:rtl/>
        </w:rPr>
        <w:t xml:space="preserve"> מנידה</w:t>
      </w:r>
      <w:r w:rsidR="0069164A">
        <w:rPr>
          <w:rFonts w:ascii="Fb Fontext" w:hAnsi="Fb Fontext" w:hint="cs"/>
          <w:rtl/>
        </w:rPr>
        <w:t xml:space="preserve"> </w:t>
      </w:r>
      <w:r w:rsidR="0069164A" w:rsidRPr="00A50CA9">
        <w:rPr>
          <w:rStyle w:val="afffff0"/>
          <w:rFonts w:hint="eastAsia"/>
          <w:rtl/>
        </w:rPr>
        <w:t>ולכן</w:t>
      </w:r>
      <w:r w:rsidR="0069164A" w:rsidRPr="00A50CA9">
        <w:rPr>
          <w:rStyle w:val="afffff0"/>
          <w:rtl/>
        </w:rPr>
        <w:t xml:space="preserve"> </w:t>
      </w:r>
      <w:r w:rsidR="0069164A" w:rsidRPr="00A50CA9">
        <w:rPr>
          <w:rStyle w:val="afffff0"/>
          <w:rFonts w:hint="eastAsia"/>
          <w:rtl/>
        </w:rPr>
        <w:t>מחמירים</w:t>
      </w:r>
      <w:r w:rsidR="0069164A" w:rsidRPr="00A50CA9">
        <w:rPr>
          <w:rStyle w:val="afffff0"/>
          <w:rtl/>
        </w:rPr>
        <w:t xml:space="preserve"> </w:t>
      </w:r>
      <w:r w:rsidR="0069164A" w:rsidRPr="00A50CA9">
        <w:rPr>
          <w:rStyle w:val="afffff0"/>
          <w:rFonts w:hint="eastAsia"/>
          <w:rtl/>
        </w:rPr>
        <w:t>יותר</w:t>
      </w:r>
      <w:r w:rsidR="0069164A">
        <w:rPr>
          <w:rStyle w:val="afffff0"/>
          <w:rFonts w:hint="cs"/>
          <w:rtl/>
        </w:rPr>
        <w:t>!</w:t>
      </w:r>
    </w:p>
    <w:p w14:paraId="54CDFE8F" w14:textId="06172770" w:rsidR="0069164A" w:rsidRDefault="00187F57" w:rsidP="0069164A">
      <w:pPr>
        <w:ind w:left="0" w:firstLine="0"/>
        <w:rPr>
          <w:rtl/>
        </w:rPr>
      </w:pPr>
      <w:r w:rsidRPr="00A50CA9">
        <w:rPr>
          <w:rStyle w:val="affffe"/>
          <w:rFonts w:hint="eastAsia"/>
          <w:rtl/>
        </w:rPr>
        <w:t>ויקשה</w:t>
      </w:r>
      <w:r w:rsidRPr="00A50CA9">
        <w:rPr>
          <w:rStyle w:val="affffe"/>
          <w:rtl/>
        </w:rPr>
        <w:t xml:space="preserve"> מ</w:t>
      </w:r>
      <w:r w:rsidR="00AB7D20" w:rsidRPr="00A50CA9">
        <w:rPr>
          <w:rStyle w:val="affffe"/>
          <w:rFonts w:hint="eastAsia"/>
          <w:rtl/>
        </w:rPr>
        <w:t>ר</w:t>
      </w:r>
      <w:r w:rsidR="00AB7D20" w:rsidRPr="00A50CA9">
        <w:rPr>
          <w:rStyle w:val="affffe"/>
          <w:rtl/>
        </w:rPr>
        <w:t>"</w:t>
      </w:r>
      <w:r w:rsidR="00AB7D20" w:rsidRPr="00A50CA9">
        <w:rPr>
          <w:rStyle w:val="affffe"/>
          <w:rFonts w:hint="eastAsia"/>
          <w:rtl/>
        </w:rPr>
        <w:t>ה</w:t>
      </w:r>
      <w:r w:rsidR="00AB7D20" w:rsidRPr="00C35A2C">
        <w:rPr>
          <w:rtl/>
        </w:rPr>
        <w:t>: כל מלאכות שאשה עושה לבעלה</w:t>
      </w:r>
      <w:r w:rsidR="0069164A">
        <w:rPr>
          <w:rFonts w:hint="cs"/>
          <w:rtl/>
        </w:rPr>
        <w:t xml:space="preserve">, </w:t>
      </w:r>
      <w:r w:rsidR="00AB7D20" w:rsidRPr="00C35A2C">
        <w:rPr>
          <w:rtl/>
        </w:rPr>
        <w:t>נדה עושה</w:t>
      </w:r>
      <w:r w:rsidR="0069164A">
        <w:rPr>
          <w:rFonts w:hint="cs"/>
          <w:rtl/>
        </w:rPr>
        <w:t xml:space="preserve"> -</w:t>
      </w:r>
    </w:p>
    <w:p w14:paraId="40AC4623" w14:textId="7DAF10DB" w:rsidR="0069164A" w:rsidRPr="0069164A" w:rsidRDefault="0069164A" w:rsidP="00A50CA9">
      <w:pPr>
        <w:ind w:left="0" w:firstLine="0"/>
        <w:rPr>
          <w:rtl/>
        </w:rPr>
      </w:pPr>
      <w:r w:rsidRPr="00CA108A">
        <w:rPr>
          <w:rFonts w:cs="PFT_Frank" w:hint="cs"/>
          <w:b/>
          <w:bCs/>
          <w:szCs w:val="14"/>
          <w:rtl/>
        </w:rPr>
        <w:t xml:space="preserve">                  </w:t>
      </w:r>
      <w:r w:rsidR="00AB7D20" w:rsidRPr="00CA108A">
        <w:rPr>
          <w:rFonts w:cs="PFT_Frank"/>
          <w:b/>
          <w:bCs/>
          <w:szCs w:val="14"/>
          <w:rtl/>
        </w:rPr>
        <w:t>חוץ ממזיגת הכוס</w:t>
      </w:r>
      <w:r w:rsidR="00AB7D20" w:rsidRPr="0069164A">
        <w:rPr>
          <w:rtl/>
        </w:rPr>
        <w:t xml:space="preserve"> הצעת המטה והרחצת פיו</w:t>
      </w:r>
      <w:r>
        <w:rPr>
          <w:rFonts w:hint="cs"/>
          <w:rtl/>
        </w:rPr>
        <w:t>"</w:t>
      </w:r>
      <w:r w:rsidR="00AB7D20" w:rsidRPr="0069164A">
        <w:rPr>
          <w:rtl/>
        </w:rPr>
        <w:t>ר</w:t>
      </w:r>
      <w:r>
        <w:rPr>
          <w:rFonts w:hint="cs"/>
          <w:rtl/>
        </w:rPr>
        <w:t>,</w:t>
      </w:r>
    </w:p>
    <w:p w14:paraId="47739428" w14:textId="75DBF77C" w:rsidR="0069164A" w:rsidRDefault="00AB7D20" w:rsidP="0069164A">
      <w:pPr>
        <w:ind w:left="0" w:firstLine="0"/>
        <w:rPr>
          <w:rtl/>
        </w:rPr>
      </w:pPr>
      <w:r w:rsidRPr="00A50CA9">
        <w:rPr>
          <w:rStyle w:val="affffe"/>
          <w:rtl/>
        </w:rPr>
        <w:t>ו</w:t>
      </w:r>
      <w:r w:rsidR="0069164A" w:rsidRPr="00A50CA9">
        <w:rPr>
          <w:rStyle w:val="affffe"/>
          <w:rFonts w:hint="eastAsia"/>
          <w:rtl/>
        </w:rPr>
        <w:t>ב</w:t>
      </w:r>
      <w:r w:rsidRPr="00A50CA9">
        <w:rPr>
          <w:rStyle w:val="affffe"/>
          <w:rtl/>
        </w:rPr>
        <w:t>אבילות תניא</w:t>
      </w:r>
      <w:r w:rsidRPr="00C35A2C">
        <w:rPr>
          <w:rtl/>
        </w:rPr>
        <w:t xml:space="preserve">: </w:t>
      </w:r>
      <w:r w:rsidR="0061471E">
        <w:rPr>
          <w:rtl/>
        </w:rPr>
        <w:t>אף</w:t>
      </w:r>
      <w:r w:rsidRPr="00C35A2C">
        <w:rPr>
          <w:rtl/>
        </w:rPr>
        <w:t xml:space="preserve"> שאין רשאי לכוף אשתו לכח</w:t>
      </w:r>
      <w:r w:rsidR="0069164A">
        <w:rPr>
          <w:rFonts w:hint="cs"/>
          <w:rtl/>
        </w:rPr>
        <w:t>ו</w:t>
      </w:r>
      <w:r w:rsidRPr="00C35A2C">
        <w:rPr>
          <w:rtl/>
        </w:rPr>
        <w:t>ל ולפק</w:t>
      </w:r>
      <w:r w:rsidR="0069164A">
        <w:rPr>
          <w:rFonts w:hint="cs"/>
          <w:rtl/>
        </w:rPr>
        <w:t>ו</w:t>
      </w:r>
      <w:r w:rsidRPr="00C35A2C">
        <w:rPr>
          <w:rtl/>
        </w:rPr>
        <w:t>ס,</w:t>
      </w:r>
    </w:p>
    <w:p w14:paraId="2B7EEC15" w14:textId="37D8568A" w:rsidR="00AB7D20" w:rsidRPr="00C35A2C" w:rsidRDefault="0069164A" w:rsidP="00A50CA9">
      <w:pPr>
        <w:ind w:left="0" w:firstLine="0"/>
        <w:rPr>
          <w:rFonts w:cs="Guttman Vilna"/>
          <w:b/>
          <w:bCs/>
          <w:rtl/>
        </w:rPr>
      </w:pPr>
      <w:r>
        <w:rPr>
          <w:rFonts w:hint="cs"/>
          <w:rtl/>
        </w:rPr>
        <w:t xml:space="preserve">                   </w:t>
      </w:r>
      <w:r w:rsidR="00AB7D20" w:rsidRPr="00CA108A">
        <w:rPr>
          <w:rFonts w:cs="PFT_Frank"/>
          <w:b/>
          <w:bCs/>
          <w:szCs w:val="14"/>
          <w:rtl/>
        </w:rPr>
        <w:t xml:space="preserve">מוזגת לו הכוס </w:t>
      </w:r>
      <w:r w:rsidR="00AB7D20" w:rsidRPr="00C35A2C">
        <w:rPr>
          <w:rtl/>
        </w:rPr>
        <w:t>ומצעת המטה ומרחצת פיו</w:t>
      </w:r>
      <w:r>
        <w:rPr>
          <w:rFonts w:hint="cs"/>
          <w:rtl/>
        </w:rPr>
        <w:t>"</w:t>
      </w:r>
      <w:r w:rsidR="00AB7D20" w:rsidRPr="00C35A2C">
        <w:rPr>
          <w:rtl/>
        </w:rPr>
        <w:t>ר!</w:t>
      </w:r>
    </w:p>
    <w:p w14:paraId="3F33B027" w14:textId="349A6DBD" w:rsidR="00AB7D20" w:rsidRPr="00C35A2C" w:rsidRDefault="00AB7D20" w:rsidP="00AB7D20">
      <w:pPr>
        <w:rPr>
          <w:rFonts w:ascii="Fb Fontext" w:hAnsi="Fb Fontext" w:cs="Guttman Vilna"/>
          <w:b/>
          <w:bCs/>
          <w:rtl/>
        </w:rPr>
      </w:pPr>
      <w:r w:rsidRPr="00A50CA9">
        <w:rPr>
          <w:rStyle w:val="affffe"/>
          <w:rFonts w:hint="eastAsia"/>
          <w:rtl/>
        </w:rPr>
        <w:t>א</w:t>
      </w:r>
      <w:r w:rsidRPr="00A50CA9">
        <w:rPr>
          <w:rStyle w:val="affffe"/>
          <w:rtl/>
        </w:rPr>
        <w:t xml:space="preserve">. </w:t>
      </w:r>
      <w:r w:rsidR="0069164A" w:rsidRPr="00A50CA9">
        <w:rPr>
          <w:rStyle w:val="affffe"/>
          <w:rFonts w:hint="eastAsia"/>
          <w:rtl/>
        </w:rPr>
        <w:t>ותירץ</w:t>
      </w:r>
      <w:r w:rsidRPr="00A50CA9">
        <w:rPr>
          <w:rStyle w:val="affffe"/>
          <w:rtl/>
        </w:rPr>
        <w:t>:</w:t>
      </w:r>
      <w:r w:rsidRPr="00C35A2C">
        <w:rPr>
          <w:rFonts w:ascii="Fb Fontext" w:hAnsi="Fb Fontext"/>
          <w:rtl/>
        </w:rPr>
        <w:t xml:space="preserve"> </w:t>
      </w:r>
      <w:r w:rsidR="0069164A" w:rsidRPr="00A50CA9">
        <w:rPr>
          <w:rStyle w:val="affffe"/>
          <w:rFonts w:hint="eastAsia"/>
          <w:rtl/>
        </w:rPr>
        <w:t>לעיל</w:t>
      </w:r>
      <w:r w:rsidRPr="00C35A2C">
        <w:rPr>
          <w:rFonts w:ascii="Fb Fontext" w:hAnsi="Fb Fontext"/>
          <w:rtl/>
        </w:rPr>
        <w:t xml:space="preserve"> באבילות </w:t>
      </w:r>
      <w:r w:rsidR="0069164A" w:rsidRPr="00CA108A">
        <w:rPr>
          <w:rFonts w:ascii="Fb Fontext" w:hAnsi="Fb Fontext" w:cs="PFT_Frank" w:hint="eastAsia"/>
          <w:b/>
          <w:bCs/>
          <w:szCs w:val="14"/>
          <w:rtl/>
        </w:rPr>
        <w:t>שלו</w:t>
      </w:r>
      <w:r w:rsidR="0069164A" w:rsidRPr="00A50CA9">
        <w:rPr>
          <w:rStyle w:val="afffff0"/>
          <w:rtl/>
        </w:rPr>
        <w:t xml:space="preserve"> קלה בעיני</w:t>
      </w:r>
      <w:r w:rsidR="0069164A" w:rsidRPr="00A50CA9">
        <w:rPr>
          <w:rStyle w:val="afffff0"/>
          <w:rFonts w:hint="eastAsia"/>
          <w:rtl/>
        </w:rPr>
        <w:t>ו</w:t>
      </w:r>
      <w:r w:rsidRPr="00A50CA9">
        <w:rPr>
          <w:rStyle w:val="afffff0"/>
          <w:rtl/>
        </w:rPr>
        <w:t>,</w:t>
      </w:r>
      <w:r w:rsidRPr="00C35A2C">
        <w:rPr>
          <w:rFonts w:ascii="Fb Fontext" w:hAnsi="Fb Fontext"/>
          <w:rtl/>
        </w:rPr>
        <w:t xml:space="preserve"> </w:t>
      </w:r>
      <w:r w:rsidR="0069164A">
        <w:rPr>
          <w:rFonts w:ascii="Fb Fontext" w:hAnsi="Fb Fontext" w:hint="cs"/>
          <w:rtl/>
        </w:rPr>
        <w:t>ו</w:t>
      </w:r>
      <w:r w:rsidRPr="00C35A2C">
        <w:rPr>
          <w:rFonts w:ascii="Fb Fontext" w:hAnsi="Fb Fontext"/>
          <w:rtl/>
        </w:rPr>
        <w:t xml:space="preserve">כאן </w:t>
      </w:r>
      <w:r w:rsidRPr="00CA108A">
        <w:rPr>
          <w:rFonts w:ascii="Fb Fontext" w:hAnsi="Fb Fontext" w:cs="PFT_Frank"/>
          <w:b/>
          <w:bCs/>
          <w:szCs w:val="14"/>
          <w:rtl/>
        </w:rPr>
        <w:t>ב</w:t>
      </w:r>
      <w:r w:rsidR="0069164A" w:rsidRPr="00CA108A">
        <w:rPr>
          <w:rFonts w:ascii="Fb Fontext" w:hAnsi="Fb Fontext" w:cs="PFT_Frank" w:hint="eastAsia"/>
          <w:b/>
          <w:bCs/>
          <w:szCs w:val="14"/>
          <w:rtl/>
        </w:rPr>
        <w:t>שלה</w:t>
      </w:r>
      <w:r w:rsidR="0069164A" w:rsidRPr="00A50CA9">
        <w:rPr>
          <w:rStyle w:val="afffff0"/>
          <w:rtl/>
        </w:rPr>
        <w:t xml:space="preserve"> לא תשמע לו</w:t>
      </w:r>
      <w:r w:rsidRPr="00A50CA9">
        <w:rPr>
          <w:rStyle w:val="afffff0"/>
          <w:rtl/>
        </w:rPr>
        <w:t>.</w:t>
      </w:r>
    </w:p>
    <w:p w14:paraId="3CF9AFCB" w14:textId="62F89B3C" w:rsidR="00AB7D20" w:rsidRPr="00C35A2C" w:rsidRDefault="00AB7D20" w:rsidP="00AB7D20">
      <w:pPr>
        <w:rPr>
          <w:rFonts w:ascii="Fb Fontext" w:hAnsi="Fb Fontext" w:cs="Guttman Vilna"/>
          <w:b/>
          <w:bCs/>
          <w:rtl/>
        </w:rPr>
      </w:pPr>
      <w:r w:rsidRPr="00A50CA9">
        <w:rPr>
          <w:rStyle w:val="affffe"/>
          <w:rFonts w:hint="eastAsia"/>
          <w:rtl/>
        </w:rPr>
        <w:t>ו</w:t>
      </w:r>
      <w:r w:rsidR="0069164A" w:rsidRPr="00A50CA9">
        <w:rPr>
          <w:rStyle w:val="affffe"/>
          <w:rFonts w:hint="eastAsia"/>
          <w:rtl/>
        </w:rPr>
        <w:t>ששנ</w:t>
      </w:r>
      <w:r w:rsidR="0069164A">
        <w:rPr>
          <w:rStyle w:val="affffe"/>
          <w:rFonts w:hint="cs"/>
          <w:rtl/>
        </w:rPr>
        <w:t>ינו ב</w:t>
      </w:r>
      <w:r w:rsidR="0069164A" w:rsidRPr="00A50CA9">
        <w:rPr>
          <w:rStyle w:val="affffe"/>
          <w:rFonts w:hint="eastAsia"/>
          <w:rtl/>
        </w:rPr>
        <w:t>ה</w:t>
      </w:r>
      <w:r w:rsidR="0069164A">
        <w:rPr>
          <w:rStyle w:val="affffe"/>
          <w:rFonts w:hint="cs"/>
          <w:rtl/>
        </w:rPr>
        <w:t>:</w:t>
      </w:r>
      <w:r w:rsidRPr="006B2A7E">
        <w:rPr>
          <w:rStyle w:val="affffa"/>
          <w:rFonts w:hint="cs"/>
          <w:rtl/>
        </w:rPr>
        <w:t xml:space="preserve"> </w:t>
      </w:r>
      <w:r w:rsidR="0069164A">
        <w:rPr>
          <w:rFonts w:hint="cs"/>
          <w:rtl/>
        </w:rPr>
        <w:t>'</w:t>
      </w:r>
      <w:r w:rsidR="00B92F00">
        <w:rPr>
          <w:rFonts w:hint="cs"/>
          <w:rtl/>
        </w:rPr>
        <w:t xml:space="preserve">מתה </w:t>
      </w:r>
      <w:r w:rsidRPr="00A50CA9">
        <w:rPr>
          <w:rtl/>
        </w:rPr>
        <w:t>א</w:t>
      </w:r>
      <w:r w:rsidR="0069164A">
        <w:rPr>
          <w:rFonts w:hint="cs"/>
          <w:rtl/>
        </w:rPr>
        <w:t>ם</w:t>
      </w:r>
      <w:r w:rsidRPr="00A50CA9">
        <w:rPr>
          <w:rtl/>
        </w:rPr>
        <w:t xml:space="preserve"> כלה</w:t>
      </w:r>
      <w:r w:rsidR="0069164A">
        <w:rPr>
          <w:rFonts w:hint="cs"/>
          <w:rtl/>
        </w:rPr>
        <w:t>'</w:t>
      </w:r>
      <w:r w:rsidRPr="00A50CA9">
        <w:rPr>
          <w:rtl/>
        </w:rPr>
        <w:t xml:space="preserve"> </w:t>
      </w:r>
      <w:r w:rsidRPr="00C35A2C">
        <w:rPr>
          <w:rFonts w:ascii="Fb Fontext" w:hAnsi="Fb Fontext"/>
          <w:rtl/>
        </w:rPr>
        <w:t>- אשארא.</w:t>
      </w:r>
    </w:p>
    <w:p w14:paraId="51D9E09A" w14:textId="6072C6C0" w:rsidR="00AB7D20" w:rsidRDefault="00AB7D20" w:rsidP="00AB7D20">
      <w:pPr>
        <w:rPr>
          <w:rFonts w:ascii="Fb Fontext" w:hAnsi="Fb Fontext"/>
          <w:rtl/>
        </w:rPr>
      </w:pPr>
      <w:r w:rsidRPr="00A50CA9">
        <w:rPr>
          <w:rStyle w:val="affffe"/>
          <w:rFonts w:hint="eastAsia"/>
          <w:rtl/>
        </w:rPr>
        <w:t>ו</w:t>
      </w:r>
      <w:r w:rsidR="002F1051" w:rsidRPr="00A50CA9">
        <w:rPr>
          <w:rStyle w:val="affffe"/>
          <w:rFonts w:hint="eastAsia"/>
          <w:rtl/>
        </w:rPr>
        <w:t>ברייתא</w:t>
      </w:r>
      <w:r w:rsidR="002F1051">
        <w:rPr>
          <w:rStyle w:val="affffe"/>
          <w:rFonts w:hint="cs"/>
          <w:rtl/>
        </w:rPr>
        <w:t xml:space="preserve"> אחרת</w:t>
      </w:r>
      <w:r w:rsidR="002F1051" w:rsidRPr="00A50CA9">
        <w:rPr>
          <w:rStyle w:val="affffe"/>
          <w:rtl/>
        </w:rPr>
        <w:t>:</w:t>
      </w:r>
      <w:r w:rsidRPr="00C35A2C">
        <w:rPr>
          <w:rFonts w:ascii="Fb Fontext" w:hAnsi="Fb Fontext" w:hint="cs"/>
          <w:rtl/>
        </w:rPr>
        <w:t xml:space="preserve"> </w:t>
      </w:r>
      <w:r w:rsidRPr="00C35A2C">
        <w:rPr>
          <w:rFonts w:ascii="Fb Fontext" w:hAnsi="Fb Fontext"/>
          <w:rtl/>
        </w:rPr>
        <w:t>מת חמיו וחמותו</w:t>
      </w:r>
      <w:r w:rsidR="002F1051">
        <w:rPr>
          <w:rFonts w:ascii="Fb Fontext" w:hAnsi="Fb Fontext" w:hint="cs"/>
          <w:rtl/>
        </w:rPr>
        <w:t xml:space="preserve"> -</w:t>
      </w:r>
      <w:r w:rsidRPr="00C35A2C">
        <w:rPr>
          <w:rFonts w:ascii="Fb Fontext" w:hAnsi="Fb Fontext"/>
          <w:rtl/>
        </w:rPr>
        <w:t xml:space="preserve"> אינו כו</w:t>
      </w:r>
      <w:r w:rsidR="002F1051">
        <w:rPr>
          <w:rFonts w:ascii="Fb Fontext" w:hAnsi="Fb Fontext" w:hint="cs"/>
          <w:rtl/>
        </w:rPr>
        <w:t>פה</w:t>
      </w:r>
      <w:r w:rsidRPr="00C35A2C">
        <w:rPr>
          <w:rFonts w:ascii="Fb Fontext" w:hAnsi="Fb Fontext"/>
          <w:rtl/>
        </w:rPr>
        <w:t xml:space="preserve"> אשתו לכח</w:t>
      </w:r>
      <w:r w:rsidR="002F1051">
        <w:rPr>
          <w:rFonts w:ascii="Fb Fontext" w:hAnsi="Fb Fontext" w:hint="cs"/>
          <w:rtl/>
        </w:rPr>
        <w:t>ו</w:t>
      </w:r>
      <w:r w:rsidRPr="00C35A2C">
        <w:rPr>
          <w:rFonts w:ascii="Fb Fontext" w:hAnsi="Fb Fontext"/>
          <w:rtl/>
        </w:rPr>
        <w:t>ל</w:t>
      </w:r>
      <w:r w:rsidR="002F1051">
        <w:rPr>
          <w:rFonts w:ascii="Fb Fontext" w:hAnsi="Fb Fontext" w:hint="cs"/>
          <w:rtl/>
        </w:rPr>
        <w:t>..</w:t>
      </w:r>
    </w:p>
    <w:p w14:paraId="2E8A5654" w14:textId="57EA8983" w:rsidR="00AB7D20" w:rsidRPr="00A50CA9" w:rsidRDefault="00AB7D20" w:rsidP="00A50CA9">
      <w:pPr>
        <w:ind w:left="0" w:firstLine="720"/>
        <w:rPr>
          <w:rtl/>
        </w:rPr>
      </w:pPr>
      <w:r w:rsidRPr="002F1051">
        <w:rPr>
          <w:rtl/>
        </w:rPr>
        <w:t>אלא כופה מטתו ונוהג עמה אבילות</w:t>
      </w:r>
      <w:r w:rsidR="002F1051">
        <w:rPr>
          <w:rFonts w:hint="cs"/>
          <w:rtl/>
        </w:rPr>
        <w:t>,</w:t>
      </w:r>
    </w:p>
    <w:p w14:paraId="5CADDDC5" w14:textId="0AF87D0B" w:rsidR="00E268F4" w:rsidRDefault="00AB7D20" w:rsidP="00A50CA9">
      <w:pPr>
        <w:ind w:left="0" w:firstLine="720"/>
        <w:rPr>
          <w:rtl/>
        </w:rPr>
      </w:pPr>
      <w:r w:rsidRPr="00A50CA9">
        <w:rPr>
          <w:b/>
          <w:rtl/>
        </w:rPr>
        <w:t>וכן</w:t>
      </w:r>
      <w:r w:rsidRPr="002F1051">
        <w:rPr>
          <w:rtl/>
        </w:rPr>
        <w:t xml:space="preserve"> מת חמיה וחמותה</w:t>
      </w:r>
      <w:r w:rsidR="002F1051">
        <w:rPr>
          <w:rFonts w:hint="cs"/>
          <w:rtl/>
        </w:rPr>
        <w:t xml:space="preserve"> -</w:t>
      </w:r>
      <w:r w:rsidRPr="002F1051">
        <w:rPr>
          <w:rtl/>
        </w:rPr>
        <w:t xml:space="preserve"> אינה כוחלת</w:t>
      </w:r>
      <w:r w:rsidR="002F1051">
        <w:rPr>
          <w:rFonts w:hint="cs"/>
          <w:rtl/>
        </w:rPr>
        <w:t>.</w:t>
      </w:r>
      <w:r w:rsidR="00E268F4">
        <w:rPr>
          <w:rFonts w:hint="cs"/>
          <w:rtl/>
        </w:rPr>
        <w:t>.</w:t>
      </w:r>
    </w:p>
    <w:p w14:paraId="0D2B2C3B" w14:textId="0DD91957" w:rsidR="00AB7D20" w:rsidRPr="00A50CA9" w:rsidRDefault="00AB7D20" w:rsidP="00A50CA9">
      <w:pPr>
        <w:ind w:left="0" w:firstLine="720"/>
        <w:rPr>
          <w:rtl/>
        </w:rPr>
      </w:pPr>
      <w:r w:rsidRPr="002F1051">
        <w:rPr>
          <w:rtl/>
        </w:rPr>
        <w:t xml:space="preserve">אלא כופה מטתה ונוהגת </w:t>
      </w:r>
      <w:r w:rsidRPr="00A50CA9">
        <w:rPr>
          <w:rtl/>
        </w:rPr>
        <w:t>עמו</w:t>
      </w:r>
      <w:r w:rsidRPr="002F1051">
        <w:rPr>
          <w:rtl/>
        </w:rPr>
        <w:t xml:space="preserve"> אבילות</w:t>
      </w:r>
      <w:r w:rsidR="002F1051">
        <w:rPr>
          <w:rFonts w:hint="cs"/>
          <w:rtl/>
        </w:rPr>
        <w:t>,</w:t>
      </w:r>
    </w:p>
    <w:p w14:paraId="4C4C7FA4" w14:textId="46A271C0" w:rsidR="00AB7D20" w:rsidRPr="00C35A2C" w:rsidRDefault="00AB7D20" w:rsidP="00A50CA9">
      <w:pPr>
        <w:ind w:left="0" w:firstLine="0"/>
        <w:rPr>
          <w:rFonts w:cs="Guttman Vilna"/>
          <w:b/>
          <w:bCs/>
          <w:rtl/>
        </w:rPr>
      </w:pPr>
      <w:r w:rsidRPr="00A50CA9">
        <w:rPr>
          <w:rStyle w:val="affffe"/>
          <w:rtl/>
        </w:rPr>
        <w:t>ב</w:t>
      </w:r>
      <w:r w:rsidR="002F1051">
        <w:rPr>
          <w:rStyle w:val="affffe"/>
          <w:rFonts w:hint="cs"/>
          <w:rtl/>
        </w:rPr>
        <w:t>'</w:t>
      </w:r>
      <w:r w:rsidR="002F1051" w:rsidRPr="00A50CA9">
        <w:rPr>
          <w:rStyle w:val="affffe"/>
          <w:rFonts w:hint="eastAsia"/>
          <w:rtl/>
        </w:rPr>
        <w:t>שלו</w:t>
      </w:r>
      <w:r w:rsidR="002F1051">
        <w:rPr>
          <w:rStyle w:val="affffe"/>
          <w:rFonts w:hint="cs"/>
          <w:rtl/>
        </w:rPr>
        <w:t>'</w:t>
      </w:r>
      <w:r w:rsidR="002F1051" w:rsidRPr="00A50CA9">
        <w:rPr>
          <w:rStyle w:val="affffe"/>
          <w:rtl/>
        </w:rPr>
        <w:t xml:space="preserve"> תוסיף</w:t>
      </w:r>
      <w:r w:rsidRPr="00A50CA9">
        <w:rPr>
          <w:rStyle w:val="affffe"/>
          <w:rtl/>
        </w:rPr>
        <w:t>:</w:t>
      </w:r>
      <w:r w:rsidRPr="002F1051">
        <w:rPr>
          <w:rtl/>
        </w:rPr>
        <w:t xml:space="preserve"> ישן בין האנשים</w:t>
      </w:r>
      <w:r w:rsidR="002F1051">
        <w:rPr>
          <w:rFonts w:hint="cs"/>
          <w:rtl/>
        </w:rPr>
        <w:t>,</w:t>
      </w:r>
      <w:r w:rsidRPr="002F1051">
        <w:rPr>
          <w:rtl/>
        </w:rPr>
        <w:t xml:space="preserve"> ו</w:t>
      </w:r>
      <w:r w:rsidR="002F1051">
        <w:rPr>
          <w:rFonts w:hint="cs"/>
          <w:rtl/>
        </w:rPr>
        <w:t>היא בין הנשים.</w:t>
      </w:r>
    </w:p>
    <w:p w14:paraId="6A96AF5D" w14:textId="46F38EA5" w:rsidR="002F1051" w:rsidRDefault="002F1051" w:rsidP="00AB7D20">
      <w:pPr>
        <w:rPr>
          <w:rFonts w:ascii="Fb Fontext" w:hAnsi="Fb Fontext"/>
          <w:spacing w:val="-2"/>
          <w:rtl/>
        </w:rPr>
      </w:pPr>
      <w:r>
        <w:rPr>
          <w:rStyle w:val="affffe"/>
          <w:rFonts w:hint="cs"/>
          <w:rtl/>
        </w:rPr>
        <w:t>ו</w:t>
      </w:r>
      <w:r w:rsidRPr="00A50CA9">
        <w:rPr>
          <w:rStyle w:val="affffe"/>
          <w:rtl/>
        </w:rPr>
        <w:t>'</w:t>
      </w:r>
      <w:r w:rsidR="00AB7D20" w:rsidRPr="00A50CA9">
        <w:rPr>
          <w:rStyle w:val="affffe"/>
          <w:rFonts w:hint="eastAsia"/>
          <w:rtl/>
        </w:rPr>
        <w:t>עמו</w:t>
      </w:r>
      <w:r w:rsidRPr="00A50CA9">
        <w:rPr>
          <w:rStyle w:val="affffe"/>
          <w:rtl/>
        </w:rPr>
        <w:t>'</w:t>
      </w:r>
      <w:r>
        <w:rPr>
          <w:rStyle w:val="affffe"/>
          <w:rFonts w:hint="cs"/>
          <w:rtl/>
        </w:rPr>
        <w:t>:</w:t>
      </w:r>
      <w:r w:rsidR="00AB7D20" w:rsidRPr="00F71179">
        <w:rPr>
          <w:rFonts w:ascii="Fb Fontext" w:hAnsi="Fb Fontext" w:hint="cs"/>
          <w:spacing w:val="-2"/>
          <w:rtl/>
        </w:rPr>
        <w:t xml:space="preserve"> לא במיטה </w:t>
      </w:r>
      <w:r>
        <w:rPr>
          <w:rFonts w:ascii="Fb Fontext" w:hAnsi="Fb Fontext" w:hint="cs"/>
          <w:spacing w:val="-2"/>
          <w:rtl/>
        </w:rPr>
        <w:t xml:space="preserve">- </w:t>
      </w:r>
      <w:r w:rsidR="00AB7D20" w:rsidRPr="00CA108A">
        <w:rPr>
          <w:rFonts w:ascii="Fb Fontext" w:hAnsi="Fb Fontext" w:cs="PFT_Frank" w:hint="eastAsia"/>
          <w:b/>
          <w:bCs/>
          <w:spacing w:val="-2"/>
          <w:szCs w:val="14"/>
          <w:rtl/>
        </w:rPr>
        <w:t>אלא</w:t>
      </w:r>
      <w:r w:rsidR="00AB7D20" w:rsidRPr="00CA108A">
        <w:rPr>
          <w:rFonts w:ascii="Fb Fontext" w:hAnsi="Fb Fontext" w:cs="PFT_Frank"/>
          <w:b/>
          <w:bCs/>
          <w:spacing w:val="-2"/>
          <w:szCs w:val="14"/>
          <w:rtl/>
        </w:rPr>
        <w:t xml:space="preserve"> בבית</w:t>
      </w:r>
      <w:r w:rsidRPr="00A50CA9">
        <w:rPr>
          <w:rStyle w:val="afffff0"/>
          <w:rtl/>
        </w:rPr>
        <w:t xml:space="preserve"> </w:t>
      </w:r>
      <w:r w:rsidRPr="00A50CA9">
        <w:rPr>
          <w:rStyle w:val="afffff0"/>
          <w:rFonts w:hint="eastAsia"/>
          <w:rtl/>
        </w:rPr>
        <w:t>בפניו</w:t>
      </w:r>
      <w:r w:rsidR="00AB7D20" w:rsidRPr="00A50CA9">
        <w:rPr>
          <w:rStyle w:val="afffff0"/>
          <w:rtl/>
        </w:rPr>
        <w:t>,</w:t>
      </w:r>
      <w:r w:rsidR="00AB7D20" w:rsidRPr="00F71179">
        <w:rPr>
          <w:rFonts w:ascii="Fb Fontext" w:hAnsi="Fb Fontext"/>
          <w:spacing w:val="-2"/>
          <w:rtl/>
        </w:rPr>
        <w:t xml:space="preserve"> </w:t>
      </w:r>
      <w:r w:rsidR="00AB7D20" w:rsidRPr="00A50CA9">
        <w:rPr>
          <w:rStyle w:val="affffe"/>
          <w:rtl/>
        </w:rPr>
        <w:t>כ</w:t>
      </w:r>
      <w:r w:rsidR="00AB7D20" w:rsidRPr="00A50CA9">
        <w:rPr>
          <w:rStyle w:val="affffe"/>
          <w:rFonts w:hint="eastAsia"/>
          <w:rtl/>
        </w:rPr>
        <w:t>רב</w:t>
      </w:r>
      <w:r w:rsidR="00AB7D20" w:rsidRPr="00A50CA9">
        <w:rPr>
          <w:rStyle w:val="affffe"/>
          <w:rtl/>
        </w:rPr>
        <w:t xml:space="preserve"> לחייא </w:t>
      </w:r>
      <w:r w:rsidR="00AB7D20" w:rsidRPr="00CA108A">
        <w:rPr>
          <w:rFonts w:ascii="Fb Fontext" w:hAnsi="Fb Fontext" w:cs="PFT_Frank" w:hint="eastAsia"/>
          <w:b/>
          <w:bCs/>
          <w:spacing w:val="-2"/>
          <w:szCs w:val="14"/>
          <w:rtl/>
        </w:rPr>
        <w:t>בפניה</w:t>
      </w:r>
      <w:r w:rsidR="00AB7D20" w:rsidRPr="00F71179">
        <w:rPr>
          <w:rFonts w:ascii="Fb Fontext" w:hAnsi="Fb Fontext" w:hint="cs"/>
          <w:spacing w:val="-2"/>
          <w:rtl/>
        </w:rPr>
        <w:t xml:space="preserve"> נהג אבלות</w:t>
      </w:r>
      <w:r>
        <w:rPr>
          <w:rFonts w:ascii="Fb Fontext" w:hAnsi="Fb Fontext" w:hint="cs"/>
          <w:spacing w:val="-2"/>
          <w:rtl/>
        </w:rPr>
        <w:t>.</w:t>
      </w:r>
    </w:p>
    <w:p w14:paraId="2CE1B8C6" w14:textId="77777777" w:rsidR="00E26091" w:rsidRDefault="002F1051" w:rsidP="00E26091">
      <w:pPr>
        <w:rPr>
          <w:rtl/>
        </w:rPr>
      </w:pPr>
      <w:r>
        <w:rPr>
          <w:rStyle w:val="affffe"/>
          <w:rFonts w:hint="cs"/>
          <w:rtl/>
        </w:rPr>
        <w:t>ב</w:t>
      </w:r>
      <w:r w:rsidR="00AB7D20" w:rsidRPr="00A50CA9">
        <w:rPr>
          <w:rStyle w:val="affffe"/>
          <w:rtl/>
        </w:rPr>
        <w:t>.</w:t>
      </w:r>
      <w:r w:rsidR="00AB7D20" w:rsidRPr="00C35A2C">
        <w:rPr>
          <w:rFonts w:hint="cs"/>
          <w:rtl/>
        </w:rPr>
        <w:t xml:space="preserve"> </w:t>
      </w:r>
      <w:r w:rsidR="00AB7D20" w:rsidRPr="00CA108A">
        <w:rPr>
          <w:rFonts w:cs="PFT_Frank" w:hint="eastAsia"/>
          <w:b/>
          <w:bCs/>
          <w:szCs w:val="14"/>
          <w:rtl/>
        </w:rPr>
        <w:t>אבלות</w:t>
      </w:r>
      <w:r w:rsidR="00AB7D20" w:rsidRPr="00CA108A">
        <w:rPr>
          <w:rFonts w:cs="PFT_Frank"/>
          <w:b/>
          <w:bCs/>
          <w:szCs w:val="14"/>
          <w:rtl/>
        </w:rPr>
        <w:t xml:space="preserve"> </w:t>
      </w:r>
      <w:r w:rsidR="00AB7D20" w:rsidRPr="00CA108A">
        <w:rPr>
          <w:rFonts w:cs="PFT_Frank" w:hint="eastAsia"/>
          <w:b/>
          <w:bCs/>
          <w:szCs w:val="14"/>
          <w:rtl/>
        </w:rPr>
        <w:t>ד</w:t>
      </w:r>
      <w:r w:rsidR="00287D14" w:rsidRPr="00CA108A">
        <w:rPr>
          <w:rFonts w:cs="PFT_Frank" w:hint="eastAsia"/>
          <w:b/>
          <w:bCs/>
          <w:szCs w:val="14"/>
          <w:rtl/>
        </w:rPr>
        <w:t>כאן</w:t>
      </w:r>
      <w:r w:rsidR="00AB7D20">
        <w:rPr>
          <w:rFonts w:hint="cs"/>
          <w:rtl/>
        </w:rPr>
        <w:t xml:space="preserve"> </w:t>
      </w:r>
      <w:r>
        <w:rPr>
          <w:rFonts w:hint="cs"/>
          <w:rtl/>
        </w:rPr>
        <w:t>ש</w:t>
      </w:r>
      <w:r w:rsidR="00AB7D20">
        <w:rPr>
          <w:rFonts w:hint="cs"/>
          <w:rtl/>
        </w:rPr>
        <w:t>ה</w:t>
      </w:r>
      <w:r w:rsidR="00AB7D20" w:rsidRPr="00C35A2C">
        <w:rPr>
          <w:rFonts w:hint="cs"/>
          <w:rtl/>
        </w:rPr>
        <w:t>קילו ב</w:t>
      </w:r>
      <w:r>
        <w:rPr>
          <w:rFonts w:hint="cs"/>
          <w:rtl/>
        </w:rPr>
        <w:t>ה</w:t>
      </w:r>
      <w:r w:rsidR="00AB7D20" w:rsidRPr="00C35A2C">
        <w:rPr>
          <w:rFonts w:hint="cs"/>
          <w:rtl/>
        </w:rPr>
        <w:t xml:space="preserve"> </w:t>
      </w:r>
      <w:r>
        <w:rPr>
          <w:rFonts w:hint="cs"/>
          <w:rtl/>
        </w:rPr>
        <w:t>י</w:t>
      </w:r>
      <w:r w:rsidR="00AB7D20" w:rsidRPr="00C35A2C">
        <w:rPr>
          <w:rFonts w:hint="cs"/>
          <w:rtl/>
        </w:rPr>
        <w:t>זל</w:t>
      </w:r>
      <w:r>
        <w:rPr>
          <w:rFonts w:hint="cs"/>
          <w:rtl/>
        </w:rPr>
        <w:t>ז</w:t>
      </w:r>
      <w:r w:rsidR="00AB7D20" w:rsidRPr="00C35A2C">
        <w:rPr>
          <w:rFonts w:hint="cs"/>
          <w:rtl/>
        </w:rPr>
        <w:t>ל</w:t>
      </w:r>
      <w:r>
        <w:rPr>
          <w:rFonts w:hint="cs"/>
          <w:rtl/>
        </w:rPr>
        <w:t>,</w:t>
      </w:r>
      <w:r w:rsidR="00AB7D20" w:rsidRPr="00C35A2C">
        <w:rPr>
          <w:rFonts w:hint="cs"/>
          <w:rtl/>
        </w:rPr>
        <w:t xml:space="preserve"> </w:t>
      </w:r>
      <w:r w:rsidRPr="00CA108A">
        <w:rPr>
          <w:rFonts w:cs="PFT_Frank" w:hint="eastAsia"/>
          <w:b/>
          <w:bCs/>
          <w:szCs w:val="14"/>
          <w:rtl/>
        </w:rPr>
        <w:t>אבל</w:t>
      </w:r>
      <w:r w:rsidRPr="00CA108A">
        <w:rPr>
          <w:rFonts w:cs="PFT_Frank"/>
          <w:b/>
          <w:bCs/>
          <w:szCs w:val="14"/>
          <w:rtl/>
        </w:rPr>
        <w:t xml:space="preserve"> </w:t>
      </w:r>
      <w:r w:rsidR="00AB7D20" w:rsidRPr="00CA108A">
        <w:rPr>
          <w:rFonts w:cs="PFT_Frank"/>
          <w:b/>
          <w:bCs/>
          <w:szCs w:val="14"/>
          <w:rtl/>
        </w:rPr>
        <w:t>דעלמא</w:t>
      </w:r>
      <w:r w:rsidR="00AB7D20" w:rsidRPr="00C35A2C">
        <w:rPr>
          <w:rtl/>
        </w:rPr>
        <w:t xml:space="preserve"> חמ</w:t>
      </w:r>
      <w:r>
        <w:rPr>
          <w:rFonts w:hint="cs"/>
          <w:rtl/>
        </w:rPr>
        <w:t>ו</w:t>
      </w:r>
      <w:r w:rsidR="00AB7D20" w:rsidRPr="00C35A2C">
        <w:rPr>
          <w:rtl/>
        </w:rPr>
        <w:t>ר</w:t>
      </w:r>
      <w:r w:rsidR="008E412F">
        <w:rPr>
          <w:rFonts w:hint="cs"/>
          <w:rtl/>
        </w:rPr>
        <w:t>ה</w:t>
      </w:r>
      <w:r>
        <w:rPr>
          <w:rFonts w:hint="cs"/>
          <w:rtl/>
        </w:rPr>
        <w:t xml:space="preserve"> </w:t>
      </w:r>
      <w:r w:rsidR="008E412F">
        <w:rPr>
          <w:rFonts w:hint="cs"/>
          <w:rtl/>
        </w:rPr>
        <w:t>בעיניו</w:t>
      </w:r>
      <w:r>
        <w:rPr>
          <w:rFonts w:hint="cs"/>
          <w:rtl/>
        </w:rPr>
        <w:t>.</w:t>
      </w:r>
    </w:p>
    <w:p w14:paraId="5BC49720" w14:textId="2D5B914B" w:rsidR="00AB7D20" w:rsidRPr="00F97732" w:rsidRDefault="00AB7D20" w:rsidP="003156E1">
      <w:pPr>
        <w:pStyle w:val="aff9"/>
        <w:rPr>
          <w:rtl/>
        </w:rPr>
      </w:pPr>
      <w:r w:rsidRPr="003156E1">
        <w:rPr>
          <w:rFonts w:ascii="FrankRuehl" w:hAnsi="FrankRuehl" w:hint="cs"/>
          <w:rtl/>
        </w:rPr>
        <w:t>׹</w:t>
      </w:r>
    </w:p>
    <w:p w14:paraId="1FE69CF0" w14:textId="3D284DF5" w:rsidR="00AB7D20" w:rsidRPr="00C35A2C" w:rsidRDefault="002F1051" w:rsidP="00AB7D20">
      <w:pPr>
        <w:rPr>
          <w:rFonts w:ascii="Fb Fontext" w:hAnsi="Fb Fontext" w:cs="Guttman Vilna"/>
          <w:b/>
          <w:bCs/>
          <w:rtl/>
        </w:rPr>
      </w:pPr>
      <w:r w:rsidRPr="00A50CA9">
        <w:rPr>
          <w:rStyle w:val="affffe"/>
          <w:rFonts w:hint="eastAsia"/>
          <w:rtl/>
        </w:rPr>
        <w:t>וה</w:t>
      </w:r>
      <w:r w:rsidR="00AB7D20" w:rsidRPr="00A50CA9">
        <w:rPr>
          <w:rStyle w:val="affffe"/>
          <w:rtl/>
        </w:rPr>
        <w:t>קולא</w:t>
      </w:r>
      <w:r w:rsidR="008E412F">
        <w:rPr>
          <w:rStyle w:val="affffe"/>
          <w:rFonts w:hint="cs"/>
          <w:rtl/>
        </w:rPr>
        <w:t xml:space="preserve"> באבילות כאן</w:t>
      </w:r>
      <w:r>
        <w:rPr>
          <w:rStyle w:val="affffe"/>
          <w:rFonts w:hint="cs"/>
          <w:rtl/>
        </w:rPr>
        <w:t>:</w:t>
      </w:r>
      <w:r w:rsidR="00AB7D20" w:rsidRPr="00C54C7E">
        <w:rPr>
          <w:rStyle w:val="afffe"/>
          <w:rFonts w:hint="cs"/>
          <w:rtl/>
        </w:rPr>
        <w:t xml:space="preserve"> </w:t>
      </w:r>
      <w:r>
        <w:rPr>
          <w:rFonts w:ascii="Fb Fontext" w:hAnsi="Fb Fontext" w:hint="cs"/>
          <w:rtl/>
        </w:rPr>
        <w:t>ש</w:t>
      </w:r>
      <w:r w:rsidR="00AB7D20" w:rsidRPr="00C35A2C">
        <w:rPr>
          <w:rFonts w:ascii="Fb Fontext" w:hAnsi="Fb Fontext"/>
          <w:rtl/>
        </w:rPr>
        <w:t>נוהג ימי משתה</w:t>
      </w:r>
      <w:r>
        <w:rPr>
          <w:rFonts w:ascii="Fb Fontext" w:hAnsi="Fb Fontext" w:hint="cs"/>
          <w:rtl/>
        </w:rPr>
        <w:t>,</w:t>
      </w:r>
      <w:r w:rsidR="00AB7D20" w:rsidRPr="00C35A2C">
        <w:rPr>
          <w:rFonts w:ascii="Fb Fontext" w:hAnsi="Fb Fontext"/>
          <w:rtl/>
        </w:rPr>
        <w:t xml:space="preserve"> ו</w:t>
      </w:r>
      <w:r>
        <w:rPr>
          <w:rFonts w:ascii="Fb Fontext" w:hAnsi="Fb Fontext" w:hint="cs"/>
          <w:rtl/>
        </w:rPr>
        <w:t>רק</w:t>
      </w:r>
      <w:r w:rsidR="00AB7D20" w:rsidRPr="00C35A2C">
        <w:rPr>
          <w:rFonts w:ascii="Fb Fontext" w:hAnsi="Fb Fontext"/>
          <w:rtl/>
        </w:rPr>
        <w:t xml:space="preserve"> </w:t>
      </w:r>
      <w:r>
        <w:rPr>
          <w:rFonts w:ascii="Fb Fontext" w:hAnsi="Fb Fontext" w:hint="cs"/>
          <w:rtl/>
        </w:rPr>
        <w:t>אח"כ</w:t>
      </w:r>
      <w:r w:rsidR="00AB7D20" w:rsidRPr="00C35A2C">
        <w:rPr>
          <w:rFonts w:ascii="Fb Fontext" w:hAnsi="Fb Fontext"/>
          <w:rtl/>
        </w:rPr>
        <w:t xml:space="preserve"> ימי אבילות.</w:t>
      </w:r>
    </w:p>
    <w:p w14:paraId="6D1F75C2" w14:textId="0FBC36A8" w:rsidR="00AB7D20" w:rsidRPr="00F71179" w:rsidRDefault="002F1051" w:rsidP="00A50CA9">
      <w:pPr>
        <w:pStyle w:val="afffff"/>
        <w:rPr>
          <w:rtl/>
        </w:rPr>
      </w:pPr>
      <w:r w:rsidRPr="00B31C92">
        <w:rPr>
          <w:rFonts w:cs="PFT_Frank" w:hint="eastAsia"/>
          <w:b/>
          <w:bCs/>
          <w:szCs w:val="10"/>
          <w:rtl/>
        </w:rPr>
        <w:t>אבל</w:t>
      </w:r>
      <w:r w:rsidR="00AB7D20" w:rsidRPr="00B31C92">
        <w:rPr>
          <w:rFonts w:cs="PFT_Frank"/>
          <w:b/>
          <w:bCs/>
          <w:szCs w:val="10"/>
          <w:rtl/>
        </w:rPr>
        <w:t xml:space="preserve"> </w:t>
      </w:r>
      <w:r w:rsidRPr="00B31C92">
        <w:rPr>
          <w:rFonts w:cs="PFT_Frank" w:hint="eastAsia"/>
          <w:b/>
          <w:bCs/>
          <w:szCs w:val="10"/>
          <w:rtl/>
        </w:rPr>
        <w:t>ה</w:t>
      </w:r>
      <w:r w:rsidR="00AB7D20" w:rsidRPr="00B31C92">
        <w:rPr>
          <w:rFonts w:cs="PFT_Frank" w:hint="eastAsia"/>
          <w:b/>
          <w:bCs/>
          <w:szCs w:val="10"/>
          <w:rtl/>
        </w:rPr>
        <w:t>בעיל</w:t>
      </w:r>
      <w:r w:rsidRPr="00B31C92">
        <w:rPr>
          <w:rFonts w:cs="PFT_Frank" w:hint="eastAsia"/>
          <w:b/>
          <w:bCs/>
          <w:szCs w:val="10"/>
          <w:rtl/>
        </w:rPr>
        <w:t>ה</w:t>
      </w:r>
      <w:r>
        <w:rPr>
          <w:rFonts w:hint="cs"/>
          <w:rtl/>
        </w:rPr>
        <w:t xml:space="preserve"> -</w:t>
      </w:r>
      <w:r w:rsidR="00AB7D20" w:rsidRPr="00F71179">
        <w:rPr>
          <w:rFonts w:hint="cs"/>
          <w:rtl/>
        </w:rPr>
        <w:t xml:space="preserve"> </w:t>
      </w:r>
      <w:r>
        <w:rPr>
          <w:rFonts w:hint="cs"/>
          <w:rtl/>
        </w:rPr>
        <w:t>אינה קולא [באבילות],</w:t>
      </w:r>
      <w:r w:rsidR="00AB7D20" w:rsidRPr="00F71179">
        <w:rPr>
          <w:rFonts w:hint="cs"/>
          <w:rtl/>
        </w:rPr>
        <w:t xml:space="preserve"> </w:t>
      </w:r>
      <w:r>
        <w:rPr>
          <w:rFonts w:hint="cs"/>
          <w:rtl/>
        </w:rPr>
        <w:t>שהרי</w:t>
      </w:r>
      <w:r w:rsidR="00AB7D20" w:rsidRPr="00F71179">
        <w:rPr>
          <w:rFonts w:hint="cs"/>
          <w:rtl/>
        </w:rPr>
        <w:t xml:space="preserve"> לא חל</w:t>
      </w:r>
      <w:r>
        <w:rPr>
          <w:rFonts w:hint="cs"/>
          <w:rtl/>
        </w:rPr>
        <w:t>ה</w:t>
      </w:r>
      <w:r w:rsidR="00AB7D20" w:rsidRPr="00F71179">
        <w:rPr>
          <w:rFonts w:hint="cs"/>
          <w:rtl/>
        </w:rPr>
        <w:t xml:space="preserve"> עד שיצא </w:t>
      </w:r>
      <w:r w:rsidRPr="00B31C92">
        <w:rPr>
          <w:rFonts w:cs="PFT_Frank" w:hint="eastAsia"/>
          <w:b/>
          <w:bCs/>
          <w:szCs w:val="10"/>
          <w:rtl/>
        </w:rPr>
        <w:t>או</w:t>
      </w:r>
      <w:r w:rsidR="00AB7D20" w:rsidRPr="00F71179">
        <w:rPr>
          <w:rFonts w:hint="cs"/>
          <w:rtl/>
        </w:rPr>
        <w:t xml:space="preserve"> יסתם הגולל</w:t>
      </w:r>
      <w:r>
        <w:rPr>
          <w:rFonts w:hint="cs"/>
          <w:rtl/>
        </w:rPr>
        <w:t>.</w:t>
      </w:r>
    </w:p>
    <w:p w14:paraId="6AF573C2" w14:textId="0F37F892" w:rsidR="00AB7D20" w:rsidRPr="00F97732" w:rsidRDefault="00AB7D20" w:rsidP="003156E1">
      <w:pPr>
        <w:pStyle w:val="aff9"/>
        <w:rPr>
          <w:rtl/>
        </w:rPr>
      </w:pPr>
      <w:r w:rsidRPr="003156E1">
        <w:rPr>
          <w:rFonts w:ascii="David" w:hAnsi="David" w:hint="cs"/>
          <w:rtl/>
        </w:rPr>
        <w:t>׹</w:t>
      </w:r>
    </w:p>
    <w:p w14:paraId="6566C30C" w14:textId="77777777" w:rsidR="00AB7D20" w:rsidRPr="00E26091" w:rsidRDefault="00AB7D20" w:rsidP="00E26091">
      <w:pPr>
        <w:pStyle w:val="afff"/>
        <w:framePr w:wrap="around"/>
        <w:rPr>
          <w:rtl/>
        </w:rPr>
      </w:pPr>
      <w:bookmarkStart w:id="20" w:name="_Toc119352805"/>
      <w:r w:rsidRPr="00E26091">
        <w:rPr>
          <w:rFonts w:hint="cs"/>
          <w:rtl/>
        </w:rPr>
        <w:lastRenderedPageBreak/>
        <w:t>ה.</w:t>
      </w:r>
      <w:bookmarkEnd w:id="20"/>
    </w:p>
    <w:p w14:paraId="1A0EE162" w14:textId="19E13E93" w:rsidR="00AB7D20" w:rsidRDefault="00381DF5" w:rsidP="00CF473C">
      <w:pPr>
        <w:ind w:left="0" w:firstLine="0"/>
        <w:rPr>
          <w:rtl/>
        </w:rPr>
      </w:pPr>
      <w:r w:rsidRPr="00A50CA9">
        <w:rPr>
          <w:rStyle w:val="affffe"/>
          <w:rFonts w:hint="eastAsia"/>
          <w:rtl/>
        </w:rPr>
        <w:t>והמשך</w:t>
      </w:r>
      <w:r w:rsidRPr="00A50CA9">
        <w:rPr>
          <w:rStyle w:val="affffe"/>
          <w:rtl/>
        </w:rPr>
        <w:t xml:space="preserve"> </w:t>
      </w:r>
      <w:r w:rsidRPr="00A50CA9">
        <w:rPr>
          <w:rStyle w:val="affffe"/>
          <w:rFonts w:hint="eastAsia"/>
          <w:rtl/>
        </w:rPr>
        <w:t>הברייתא</w:t>
      </w:r>
      <w:r w:rsidRPr="00A50CA9">
        <w:rPr>
          <w:rStyle w:val="affffe"/>
          <w:rtl/>
        </w:rPr>
        <w:t xml:space="preserve"> </w:t>
      </w:r>
      <w:r w:rsidRPr="00A50CA9">
        <w:rPr>
          <w:rStyle w:val="affffe"/>
          <w:rFonts w:hint="eastAsia"/>
          <w:rtl/>
        </w:rPr>
        <w:t>דלעיל</w:t>
      </w:r>
      <w:r w:rsidR="00AB7D20" w:rsidRPr="00C54C7E">
        <w:rPr>
          <w:rStyle w:val="afffe"/>
          <w:rtl/>
        </w:rPr>
        <w:t xml:space="preserve">: </w:t>
      </w:r>
      <w:r>
        <w:rPr>
          <w:rStyle w:val="affffc"/>
          <w:rtl/>
        </w:rPr>
        <w:t xml:space="preserve">לא יבעול </w:t>
      </w:r>
      <w:r>
        <w:rPr>
          <w:rStyle w:val="affffe"/>
          <w:rtl/>
          <w:rPrChange w:id="9001" w:author="מנוע אמוראים" w:date="2026-10-05T16:41:40Z">
            <w:rPr>
              <w:rStyle w:val="affffc"/>
              <w:rtl/>
            </w:rPr>
          </w:rPrChange>
        </w:rPr>
        <w:t xml:space="preserve">ב</w:t>
      </w:r>
      <w:r>
        <w:rPr>
          <w:rStyle w:val="affffe"/>
          <w:rFonts w:hint="eastAsia"/>
          <w:rtl/>
          <w:rPrChange w:id="9002" w:author="מנוע אמוראים" w:date="2026-10-05T16:41:40Z">
            <w:rPr>
              <w:rStyle w:val="affffc"/>
              <w:rFonts w:hint="eastAsia"/>
              <w:rtl/>
            </w:rPr>
          </w:rPrChange>
        </w:rPr>
        <w:t xml:space="preserve">ער</w:t>
      </w:r>
      <w:r>
        <w:rPr>
          <w:rStyle w:val="affffe"/>
          <w:rtl/>
          <w:rPrChange w:id="9003" w:author="מנוע אמוראים" w:date="2026-10-05T16:41:40Z">
            <w:rPr>
              <w:rStyle w:val="affffc"/>
              <w:rtl/>
            </w:rPr>
          </w:rPrChange>
        </w:rPr>
        <w:t xml:space="preserve">"</w:t>
      </w:r>
      <w:r>
        <w:rPr>
          <w:rStyle w:val="affffe"/>
          <w:rFonts w:hint="eastAsia"/>
          <w:rtl/>
          <w:rPrChange w:id="9004" w:author="מנוע אמוראים" w:date="2026-10-05T16:41:40Z">
            <w:rPr>
              <w:rStyle w:val="affffc"/>
              <w:rFonts w:hint="eastAsia"/>
              <w:rtl/>
            </w:rPr>
          </w:rPrChange>
        </w:rPr>
        <w:t xml:space="preserve">ש</w:t>
      </w:r>
      <w:r w:rsidR="00AB7D20" w:rsidRPr="00CF473C">
        <w:rPr>
          <w:rStyle w:val="affffc"/>
          <w:rtl/>
        </w:rPr>
        <w:t xml:space="preserve"> </w:t>
      </w:r>
      <w:r w:rsidR="00EC7E46" w:rsidRPr="00A50CA9">
        <w:rPr>
          <w:rStyle w:val="affffe"/>
          <w:rtl/>
        </w:rPr>
        <w:t>-</w:t>
      </w:r>
      <w:r w:rsidR="00EC7E46">
        <w:rPr>
          <w:rFonts w:hint="cs"/>
          <w:rtl/>
        </w:rPr>
        <w:t xml:space="preserve"> </w:t>
      </w:r>
      <w:r w:rsidR="00AB7D20" w:rsidRPr="00EC7E46">
        <w:rPr>
          <w:rtl/>
        </w:rPr>
        <w:t xml:space="preserve">משום </w:t>
      </w:r>
      <w:r w:rsidR="00AB7D20" w:rsidRPr="00CA108A">
        <w:rPr>
          <w:rFonts w:cs="PFT_Frank"/>
          <w:b/>
          <w:bCs/>
          <w:szCs w:val="14"/>
          <w:rtl/>
        </w:rPr>
        <w:t>חבורה</w:t>
      </w:r>
      <w:r w:rsidR="00AB7D20" w:rsidRPr="00C35A2C">
        <w:rPr>
          <w:rtl/>
        </w:rPr>
        <w:t>,</w:t>
      </w:r>
    </w:p>
    <w:p w14:paraId="47E938A7" w14:textId="413C8776" w:rsidR="00AB7D20" w:rsidRPr="00A50CA9" w:rsidRDefault="00CF473C" w:rsidP="00A50CA9">
      <w:pPr>
        <w:ind w:left="0" w:firstLine="0"/>
        <w:rPr>
          <w:rtl/>
        </w:rPr>
      </w:pPr>
      <w:bookmarkStart w:id="21" w:name="_Toc119352806"/>
      <w:r w:rsidRPr="00CF473C">
        <w:rPr>
          <w:rStyle w:val="affffc"/>
          <w:rFonts w:hint="cs"/>
          <w:rtl/>
        </w:rPr>
        <w:t>וב</w:t>
      </w:r>
      <w:r w:rsidR="00AB7D20" w:rsidRPr="00CF473C">
        <w:rPr>
          <w:rStyle w:val="affffc"/>
          <w:rFonts w:hint="eastAsia"/>
          <w:rtl/>
        </w:rPr>
        <w:t>מוצ</w:t>
      </w:r>
      <w:r w:rsidR="00AB7D20" w:rsidRPr="00CF473C">
        <w:rPr>
          <w:rStyle w:val="affffc"/>
          <w:rtl/>
        </w:rPr>
        <w:t>"</w:t>
      </w:r>
      <w:r w:rsidR="00AB7D20" w:rsidRPr="00CF473C">
        <w:rPr>
          <w:rStyle w:val="affffc"/>
          <w:rFonts w:hint="eastAsia"/>
          <w:rtl/>
        </w:rPr>
        <w:t>ש</w:t>
      </w:r>
      <w:bookmarkEnd w:id="21"/>
      <w:r w:rsidR="00AB7D20" w:rsidRPr="00A50CA9">
        <w:rPr>
          <w:rStyle w:val="affffe"/>
          <w:rtl/>
        </w:rPr>
        <w:t xml:space="preserve"> </w:t>
      </w:r>
      <w:r w:rsidR="00EC7E46" w:rsidRPr="00A50CA9">
        <w:rPr>
          <w:rStyle w:val="affffe"/>
          <w:rFonts w:hint="eastAsia"/>
          <w:rtl/>
        </w:rPr>
        <w:t>הו</w:t>
      </w:r>
      <w:r w:rsidR="00EC7E46" w:rsidRPr="00A50CA9">
        <w:rPr>
          <w:rStyle w:val="affffe"/>
          <w:rtl/>
        </w:rPr>
        <w:t>"א:</w:t>
      </w:r>
      <w:r w:rsidR="00AB7D20" w:rsidRPr="00EC7E46">
        <w:rPr>
          <w:rFonts w:hint="cs"/>
          <w:rtl/>
        </w:rPr>
        <w:t xml:space="preserve"> </w:t>
      </w:r>
      <w:r w:rsidR="00AB7D20" w:rsidRPr="00EC7E46">
        <w:rPr>
          <w:rtl/>
        </w:rPr>
        <w:t xml:space="preserve">משום </w:t>
      </w:r>
      <w:r w:rsidR="00AB7D20" w:rsidRPr="00CA108A">
        <w:rPr>
          <w:rFonts w:cs="PFT_Frank"/>
          <w:b/>
          <w:bCs/>
          <w:szCs w:val="14"/>
          <w:rtl/>
        </w:rPr>
        <w:t>חשבונות</w:t>
      </w:r>
      <w:r w:rsidR="00EC7E46">
        <w:rPr>
          <w:rFonts w:hint="cs"/>
          <w:rtl/>
        </w:rPr>
        <w:t xml:space="preserve"> </w:t>
      </w:r>
      <w:r w:rsidR="00EC7E46">
        <w:rPr>
          <w:rStyle w:val="afffff0"/>
          <w:rFonts w:hint="cs"/>
          <w:rtl/>
        </w:rPr>
        <w:t xml:space="preserve">בשבת, </w:t>
      </w:r>
      <w:r w:rsidR="00EC7E46" w:rsidRPr="00A50CA9">
        <w:rPr>
          <w:rStyle w:val="afffff0"/>
          <w:rFonts w:hint="eastAsia"/>
          <w:rtl/>
        </w:rPr>
        <w:t>אם</w:t>
      </w:r>
      <w:r w:rsidR="00EC7E46" w:rsidRPr="00A50CA9">
        <w:rPr>
          <w:rStyle w:val="afffff0"/>
          <w:rtl/>
        </w:rPr>
        <w:t xml:space="preserve"> </w:t>
      </w:r>
      <w:r w:rsidR="00EC7E46" w:rsidRPr="00B31C92">
        <w:rPr>
          <w:rStyle w:val="afffff0"/>
          <w:rFonts w:cs="PFT_Frank" w:hint="eastAsia"/>
          <w:b/>
          <w:bCs/>
          <w:szCs w:val="10"/>
          <w:rtl/>
        </w:rPr>
        <w:t>יכנוס</w:t>
      </w:r>
      <w:r w:rsidR="00EC7E46" w:rsidRPr="00B31C92">
        <w:rPr>
          <w:rStyle w:val="afffff0"/>
          <w:rFonts w:cs="PFT_Frank"/>
          <w:b/>
          <w:bCs/>
          <w:szCs w:val="10"/>
          <w:rtl/>
        </w:rPr>
        <w:t xml:space="preserve"> </w:t>
      </w:r>
      <w:r w:rsidR="00EC7E46" w:rsidRPr="00B31C92">
        <w:rPr>
          <w:rStyle w:val="afffff0"/>
          <w:rFonts w:cs="PFT_Frank" w:hint="eastAsia"/>
          <w:b/>
          <w:bCs/>
          <w:szCs w:val="10"/>
          <w:rtl/>
        </w:rPr>
        <w:t>ויעשה</w:t>
      </w:r>
      <w:r w:rsidR="00EC7E46" w:rsidRPr="00B31C92">
        <w:rPr>
          <w:rStyle w:val="afffff0"/>
          <w:rFonts w:cs="PFT_Frank"/>
          <w:b/>
          <w:bCs/>
          <w:szCs w:val="10"/>
          <w:rtl/>
        </w:rPr>
        <w:t xml:space="preserve"> </w:t>
      </w:r>
      <w:r w:rsidR="00EC7E46" w:rsidRPr="00B31C92">
        <w:rPr>
          <w:rStyle w:val="afffff0"/>
          <w:rFonts w:cs="PFT_Frank" w:hint="eastAsia"/>
          <w:b/>
          <w:bCs/>
          <w:szCs w:val="10"/>
          <w:rtl/>
        </w:rPr>
        <w:t>סעודה</w:t>
      </w:r>
      <w:r w:rsidR="00EC7E46">
        <w:rPr>
          <w:rStyle w:val="afffff0"/>
          <w:rFonts w:hint="cs"/>
          <w:rtl/>
        </w:rPr>
        <w:t xml:space="preserve"> במוצ"ש</w:t>
      </w:r>
      <w:r w:rsidR="00EC7E46" w:rsidRPr="00A50CA9">
        <w:rPr>
          <w:rStyle w:val="afffff0"/>
          <w:rtl/>
        </w:rPr>
        <w:t>.</w:t>
      </w:r>
    </w:p>
    <w:p w14:paraId="68A47CBB" w14:textId="24778666" w:rsidR="00AB7D20" w:rsidRPr="00A50CA9" w:rsidRDefault="00EC7E46" w:rsidP="00A50CA9">
      <w:pPr>
        <w:pStyle w:val="afffff"/>
        <w:rPr>
          <w:rtl/>
        </w:rPr>
      </w:pPr>
      <w:r w:rsidRPr="00A50CA9">
        <w:rPr>
          <w:rStyle w:val="affffe"/>
          <w:rFonts w:hint="eastAsia"/>
          <w:rtl/>
        </w:rPr>
        <w:t>ודחה</w:t>
      </w:r>
      <w:r w:rsidRPr="00A50CA9">
        <w:rPr>
          <w:rStyle w:val="affffe"/>
          <w:rtl/>
        </w:rPr>
        <w:t>:</w:t>
      </w:r>
      <w:r w:rsidR="00AB7D20" w:rsidRPr="00EC7E46">
        <w:rPr>
          <w:rtl/>
        </w:rPr>
        <w:t xml:space="preserve"> </w:t>
      </w:r>
      <w:r w:rsidRPr="00A50CA9">
        <w:rPr>
          <w:rStyle w:val="affffe"/>
          <w:rFonts w:hint="eastAsia"/>
          <w:rtl/>
        </w:rPr>
        <w:t>א</w:t>
      </w:r>
      <w:r>
        <w:rPr>
          <w:rFonts w:hint="cs"/>
          <w:rtl/>
        </w:rPr>
        <w:t xml:space="preserve">. </w:t>
      </w:r>
      <w:r w:rsidR="00AB7D20" w:rsidRPr="00EC7E46">
        <w:rPr>
          <w:rtl/>
        </w:rPr>
        <w:t xml:space="preserve">חשבונות </w:t>
      </w:r>
      <w:r>
        <w:rPr>
          <w:rFonts w:hint="cs"/>
          <w:rtl/>
        </w:rPr>
        <w:t>ד</w:t>
      </w:r>
      <w:r w:rsidR="00AB7D20" w:rsidRPr="00EC7E46">
        <w:rPr>
          <w:rtl/>
        </w:rPr>
        <w:t>מצוה מותר</w:t>
      </w:r>
      <w:r>
        <w:rPr>
          <w:rFonts w:hint="cs"/>
          <w:rtl/>
        </w:rPr>
        <w:t>ים,</w:t>
      </w:r>
      <w:r w:rsidR="00AB7D20" w:rsidRPr="00EC7E46">
        <w:rPr>
          <w:rtl/>
        </w:rPr>
        <w:t xml:space="preserve"> </w:t>
      </w:r>
      <w:r w:rsidRPr="00A50CA9">
        <w:rPr>
          <w:rStyle w:val="affffe"/>
          <w:rFonts w:hint="eastAsia"/>
          <w:rtl/>
        </w:rPr>
        <w:t>ב</w:t>
      </w:r>
      <w:r>
        <w:rPr>
          <w:rFonts w:hint="cs"/>
          <w:rtl/>
        </w:rPr>
        <w:t xml:space="preserve">. </w:t>
      </w:r>
      <w:r w:rsidR="00AB7D20" w:rsidRPr="00EC7E46">
        <w:rPr>
          <w:rtl/>
        </w:rPr>
        <w:t xml:space="preserve">פוסקין </w:t>
      </w:r>
      <w:r w:rsidR="00AB7D20" w:rsidRPr="00A50CA9">
        <w:rPr>
          <w:rtl/>
        </w:rPr>
        <w:t>צדקה</w:t>
      </w:r>
      <w:r w:rsidR="00AB7D20" w:rsidRPr="00EC7E46">
        <w:rPr>
          <w:rtl/>
        </w:rPr>
        <w:t xml:space="preserve"> לעניים</w:t>
      </w:r>
      <w:r>
        <w:rPr>
          <w:rFonts w:hint="cs"/>
          <w:rtl/>
        </w:rPr>
        <w:t>,</w:t>
      </w:r>
      <w:r w:rsidR="00AB7D20" w:rsidRPr="00EC7E46">
        <w:rPr>
          <w:rFonts w:hint="cs"/>
          <w:rtl/>
        </w:rPr>
        <w:t xml:space="preserve"> </w:t>
      </w:r>
      <w:r w:rsidR="00DB02C6" w:rsidRPr="00A50CA9">
        <w:rPr>
          <w:rStyle w:val="affffe"/>
          <w:rFonts w:hint="eastAsia"/>
          <w:rtl/>
        </w:rPr>
        <w:t>ג</w:t>
      </w:r>
      <w:r w:rsidR="00DB02C6">
        <w:rPr>
          <w:rFonts w:hint="cs"/>
          <w:rtl/>
        </w:rPr>
        <w:t>. מ</w:t>
      </w:r>
      <w:r w:rsidR="00AB7D20" w:rsidRPr="00EC7E46">
        <w:rPr>
          <w:rtl/>
        </w:rPr>
        <w:t>פקח</w:t>
      </w:r>
      <w:r w:rsidR="00DB02C6">
        <w:rPr>
          <w:rFonts w:hint="cs"/>
          <w:rtl/>
        </w:rPr>
        <w:t>ין בביהכנ"ס</w:t>
      </w:r>
      <w:r w:rsidR="00AB7D20" w:rsidRPr="00EC7E46">
        <w:rPr>
          <w:rtl/>
        </w:rPr>
        <w:t xml:space="preserve"> על עסקי רבים</w:t>
      </w:r>
      <w:r w:rsidR="00DB02C6">
        <w:rPr>
          <w:rFonts w:hint="cs"/>
          <w:rtl/>
        </w:rPr>
        <w:t>,</w:t>
      </w:r>
      <w:r w:rsidR="00AB7D20" w:rsidRPr="00EC7E46">
        <w:rPr>
          <w:rtl/>
        </w:rPr>
        <w:t xml:space="preserve"> </w:t>
      </w:r>
      <w:r w:rsidR="00DB02C6" w:rsidRPr="00A50CA9">
        <w:rPr>
          <w:rStyle w:val="affffe"/>
          <w:rFonts w:hint="eastAsia"/>
          <w:rtl/>
        </w:rPr>
        <w:t>ד</w:t>
      </w:r>
      <w:r w:rsidR="00DB02C6">
        <w:rPr>
          <w:rFonts w:hint="cs"/>
          <w:rtl/>
        </w:rPr>
        <w:t xml:space="preserve">. </w:t>
      </w:r>
      <w:r w:rsidR="00AB7D20" w:rsidRPr="00EC7E46">
        <w:rPr>
          <w:rtl/>
        </w:rPr>
        <w:t xml:space="preserve">מפקחין </w:t>
      </w:r>
      <w:r w:rsidR="00AB7D20" w:rsidRPr="00A50CA9">
        <w:rPr>
          <w:rtl/>
        </w:rPr>
        <w:t>פיקוח נפש</w:t>
      </w:r>
      <w:r w:rsidR="00DB02C6">
        <w:rPr>
          <w:rFonts w:hint="cs"/>
          <w:rtl/>
        </w:rPr>
        <w:t xml:space="preserve">, </w:t>
      </w:r>
      <w:r w:rsidR="00DB02C6">
        <w:rPr>
          <w:rStyle w:val="affffe"/>
          <w:rFonts w:hint="cs"/>
          <w:rtl/>
        </w:rPr>
        <w:t>ה.</w:t>
      </w:r>
      <w:r w:rsidR="00AB7D20" w:rsidRPr="00EC7E46">
        <w:rPr>
          <w:rtl/>
        </w:rPr>
        <w:t xml:space="preserve"> </w:t>
      </w:r>
      <w:r w:rsidR="00DB02C6">
        <w:rPr>
          <w:rFonts w:hint="cs"/>
          <w:rtl/>
        </w:rPr>
        <w:t>מ</w:t>
      </w:r>
      <w:r w:rsidR="00AB7D20" w:rsidRPr="00EC7E46">
        <w:rPr>
          <w:rtl/>
        </w:rPr>
        <w:t>פקח</w:t>
      </w:r>
      <w:r w:rsidR="00DB02C6">
        <w:rPr>
          <w:rFonts w:hint="cs"/>
          <w:rtl/>
        </w:rPr>
        <w:t>ין בטרטייאות</w:t>
      </w:r>
      <w:r w:rsidR="00AB7D20" w:rsidRPr="00EC7E46">
        <w:rPr>
          <w:rtl/>
        </w:rPr>
        <w:t xml:space="preserve"> עסקי רבים</w:t>
      </w:r>
      <w:r w:rsidR="00DB02C6">
        <w:rPr>
          <w:rFonts w:hint="cs"/>
          <w:rtl/>
        </w:rPr>
        <w:t>,</w:t>
      </w:r>
      <w:r w:rsidR="00AB7D20" w:rsidRPr="00A50CA9">
        <w:rPr>
          <w:rtl/>
        </w:rPr>
        <w:t xml:space="preserve"> </w:t>
      </w:r>
      <w:r w:rsidR="00DB02C6" w:rsidRPr="00A50CA9">
        <w:rPr>
          <w:rStyle w:val="affffe"/>
          <w:rFonts w:hint="eastAsia"/>
          <w:rtl/>
        </w:rPr>
        <w:t>ו</w:t>
      </w:r>
      <w:r w:rsidR="00DB02C6">
        <w:rPr>
          <w:rFonts w:hint="cs"/>
          <w:rtl/>
        </w:rPr>
        <w:t xml:space="preserve">. </w:t>
      </w:r>
      <w:r w:rsidR="00AB7D20" w:rsidRPr="00A50CA9">
        <w:rPr>
          <w:rtl/>
        </w:rPr>
        <w:t>משדכין על התינוקת ליארס, ועל התינוק ללמדו ספר ואומנות</w:t>
      </w:r>
      <w:r w:rsidR="00DB02C6">
        <w:rPr>
          <w:rFonts w:hint="cs"/>
          <w:rtl/>
        </w:rPr>
        <w:t xml:space="preserve"> - </w:t>
      </w:r>
      <w:r w:rsidR="00DB02C6" w:rsidRPr="00B31C92">
        <w:rPr>
          <w:rFonts w:cs="PFT_Frank" w:hint="eastAsia"/>
          <w:b/>
          <w:bCs/>
          <w:szCs w:val="10"/>
          <w:rtl/>
        </w:rPr>
        <w:t>בשבת</w:t>
      </w:r>
      <w:r w:rsidR="00DB02C6" w:rsidRPr="00B31C92">
        <w:rPr>
          <w:rFonts w:cs="PFT_Frank" w:hint="cs"/>
          <w:b/>
          <w:bCs/>
          <w:szCs w:val="10"/>
          <w:rtl/>
        </w:rPr>
        <w:t>!</w:t>
      </w:r>
    </w:p>
    <w:p w14:paraId="0951F3B8" w14:textId="06082BE8" w:rsidR="00AB7D20" w:rsidRPr="00A50CA9" w:rsidRDefault="00AB7D20" w:rsidP="00A50CA9">
      <w:pPr>
        <w:ind w:left="0" w:firstLine="0"/>
        <w:rPr>
          <w:rtl/>
        </w:rPr>
      </w:pPr>
      <w:r w:rsidRPr="00A50CA9">
        <w:rPr>
          <w:rStyle w:val="affffe"/>
          <w:rtl/>
        </w:rPr>
        <w:t xml:space="preserve">אלא </w:t>
      </w:r>
      <w:r w:rsidR="00DB02C6" w:rsidRPr="00A50CA9">
        <w:rPr>
          <w:rStyle w:val="affffe"/>
          <w:rFonts w:hint="eastAsia"/>
          <w:rtl/>
        </w:rPr>
        <w:t>למסקנא</w:t>
      </w:r>
      <w:r w:rsidRPr="00EC7E46">
        <w:rPr>
          <w:rtl/>
        </w:rPr>
        <w:t xml:space="preserve">: שמא </w:t>
      </w:r>
      <w:r w:rsidRPr="00CA108A">
        <w:rPr>
          <w:rFonts w:cs="PFT_Frank"/>
          <w:b/>
          <w:bCs/>
          <w:szCs w:val="14"/>
          <w:rtl/>
        </w:rPr>
        <w:t>ישחוט בן עוף</w:t>
      </w:r>
      <w:r w:rsidR="00DB02C6">
        <w:rPr>
          <w:rFonts w:hint="cs"/>
          <w:rtl/>
        </w:rPr>
        <w:t xml:space="preserve"> </w:t>
      </w:r>
      <w:r w:rsidR="00DB02C6" w:rsidRPr="00B31C92">
        <w:rPr>
          <w:rStyle w:val="afffff0"/>
          <w:rFonts w:cs="PFT_Frank" w:hint="eastAsia"/>
          <w:b/>
          <w:bCs/>
          <w:szCs w:val="10"/>
          <w:rtl/>
        </w:rPr>
        <w:t>לסעודת</w:t>
      </w:r>
      <w:r w:rsidR="00DB02C6" w:rsidRPr="00B31C92">
        <w:rPr>
          <w:rStyle w:val="afffff0"/>
          <w:rFonts w:cs="PFT_Frank"/>
          <w:b/>
          <w:bCs/>
          <w:szCs w:val="10"/>
          <w:rtl/>
        </w:rPr>
        <w:t xml:space="preserve"> </w:t>
      </w:r>
      <w:r w:rsidR="00DB02C6" w:rsidRPr="00B31C92">
        <w:rPr>
          <w:rStyle w:val="afffff0"/>
          <w:rFonts w:cs="PFT_Frank" w:hint="eastAsia"/>
          <w:b/>
          <w:bCs/>
          <w:szCs w:val="10"/>
          <w:rtl/>
        </w:rPr>
        <w:t>נישואין</w:t>
      </w:r>
      <w:r w:rsidR="00DB02C6" w:rsidRPr="00A50CA9">
        <w:rPr>
          <w:rStyle w:val="afffff0"/>
          <w:rtl/>
        </w:rPr>
        <w:t xml:space="preserve"> ש</w:t>
      </w:r>
      <w:r w:rsidR="00DB02C6">
        <w:rPr>
          <w:rStyle w:val="afffff0"/>
          <w:rFonts w:hint="cs"/>
          <w:rtl/>
        </w:rPr>
        <w:t>במוצ"ש</w:t>
      </w:r>
      <w:r w:rsidR="00DB02C6" w:rsidRPr="00A50CA9">
        <w:rPr>
          <w:rStyle w:val="afffff0"/>
          <w:rtl/>
        </w:rPr>
        <w:t>.</w:t>
      </w:r>
    </w:p>
    <w:p w14:paraId="6F51ABB3" w14:textId="486FCCF4" w:rsidR="00DB02C6" w:rsidRPr="00C35A2C" w:rsidRDefault="00DB02C6" w:rsidP="00DB02C6">
      <w:pPr>
        <w:ind w:left="0" w:firstLine="0"/>
        <w:rPr>
          <w:rFonts w:cs="Guttman Vilna"/>
          <w:b/>
          <w:bCs/>
          <w:rtl/>
        </w:rPr>
      </w:pPr>
      <w:r w:rsidRPr="00A50CA9">
        <w:rPr>
          <w:rStyle w:val="affffe"/>
          <w:rFonts w:hint="eastAsia"/>
          <w:rtl/>
        </w:rPr>
        <w:t>ולפי</w:t>
      </w:r>
      <w:r w:rsidRPr="00A50CA9">
        <w:rPr>
          <w:rStyle w:val="affffe"/>
          <w:rtl/>
        </w:rPr>
        <w:t>"ז:</w:t>
      </w:r>
      <w:r>
        <w:rPr>
          <w:rFonts w:hint="cs"/>
          <w:rtl/>
        </w:rPr>
        <w:t xml:space="preserve"> גם</w:t>
      </w:r>
      <w:r w:rsidRPr="00C35A2C">
        <w:rPr>
          <w:rtl/>
        </w:rPr>
        <w:t xml:space="preserve"> </w:t>
      </w:r>
      <w:r>
        <w:rPr>
          <w:rStyle w:val="affffe"/>
          <w:rFonts w:hint="cs"/>
          <w:rtl/>
          <w:rPrChange w:id="9005" w:author="מנוע אמוראים" w:date="2026-10-05T16:41:40Z">
            <w:rPr>
              <w:rFonts w:hint="cs"/>
              <w:rtl/>
            </w:rPr>
          </w:rPrChange>
        </w:rPr>
        <w:t xml:space="preserve">ב</w:t>
      </w:r>
      <w:r>
        <w:rPr>
          <w:rStyle w:val="affffe"/>
          <w:rtl/>
          <w:rPrChange w:id="9006" w:author="מנוע אמוראים" w:date="2026-10-05T16:41:40Z">
            <w:rPr>
              <w:rtl/>
            </w:rPr>
          </w:rPrChange>
        </w:rPr>
        <w:t xml:space="preserve">ער</w:t>
      </w:r>
      <w:r>
        <w:rPr>
          <w:rStyle w:val="affffe"/>
          <w:rFonts w:hint="cs"/>
          <w:rtl/>
          <w:rPrChange w:id="9007" w:author="מנוע אמוראים" w:date="2026-10-05T16:41:40Z">
            <w:rPr>
              <w:rFonts w:hint="cs"/>
              <w:rtl/>
            </w:rPr>
          </w:rPrChange>
        </w:rPr>
        <w:t xml:space="preserve">"</w:t>
      </w:r>
      <w:r>
        <w:rPr>
          <w:rStyle w:val="affffe"/>
          <w:rtl/>
          <w:rPrChange w:id="9008" w:author="מנוע אמוראים" w:date="2026-10-05T16:41:40Z">
            <w:rPr>
              <w:rtl/>
            </w:rPr>
          </w:rPrChange>
        </w:rPr>
        <w:t xml:space="preserve">ש</w:t>
      </w:r>
      <w:r>
        <w:rPr>
          <w:rFonts w:hint="cs"/>
          <w:rtl/>
        </w:rPr>
        <w:t xml:space="preserve"> -</w:t>
      </w:r>
      <w:r w:rsidRPr="00C35A2C">
        <w:rPr>
          <w:rtl/>
        </w:rPr>
        <w:t xml:space="preserve"> שמא ישחוט בן עוף</w:t>
      </w:r>
      <w:r w:rsidRPr="00A50CA9">
        <w:rPr>
          <w:rStyle w:val="afffff0"/>
          <w:rtl/>
        </w:rPr>
        <w:t xml:space="preserve"> </w:t>
      </w:r>
      <w:r w:rsidRPr="00B31C92">
        <w:rPr>
          <w:rStyle w:val="afffff0"/>
          <w:rFonts w:cs="PFT_Frank" w:hint="eastAsia"/>
          <w:b/>
          <w:bCs/>
          <w:szCs w:val="10"/>
          <w:rtl/>
        </w:rPr>
        <w:t>לנישואין</w:t>
      </w:r>
      <w:r>
        <w:rPr>
          <w:rStyle w:val="afffff0"/>
          <w:rFonts w:hint="cs"/>
          <w:rtl/>
        </w:rPr>
        <w:t xml:space="preserve">, </w:t>
      </w:r>
      <w:r w:rsidRPr="00A50CA9">
        <w:rPr>
          <w:rStyle w:val="afffff0"/>
          <w:rFonts w:hint="eastAsia"/>
          <w:rtl/>
        </w:rPr>
        <w:t>ולא</w:t>
      </w:r>
      <w:r w:rsidRPr="00A50CA9">
        <w:rPr>
          <w:rStyle w:val="afffff0"/>
          <w:rtl/>
        </w:rPr>
        <w:t xml:space="preserve"> </w:t>
      </w:r>
      <w:r w:rsidRPr="00A50CA9">
        <w:rPr>
          <w:rStyle w:val="afffff0"/>
          <w:rFonts w:hint="eastAsia"/>
          <w:rtl/>
        </w:rPr>
        <w:t>משום</w:t>
      </w:r>
      <w:r w:rsidRPr="00A50CA9">
        <w:rPr>
          <w:rStyle w:val="afffff0"/>
          <w:rtl/>
        </w:rPr>
        <w:t xml:space="preserve"> </w:t>
      </w:r>
      <w:r w:rsidRPr="00A50CA9">
        <w:rPr>
          <w:rStyle w:val="afffff0"/>
          <w:rFonts w:hint="eastAsia"/>
          <w:rtl/>
        </w:rPr>
        <w:t>בעילה</w:t>
      </w:r>
      <w:r w:rsidRPr="00A50CA9">
        <w:rPr>
          <w:rStyle w:val="afffff0"/>
          <w:rtl/>
        </w:rPr>
        <w:t>.</w:t>
      </w:r>
    </w:p>
    <w:p w14:paraId="5FEAC2A9" w14:textId="32DEB35A" w:rsidR="00F33E0A" w:rsidRDefault="00D97AE5" w:rsidP="00DB02C6">
      <w:pPr>
        <w:pStyle w:val="afffff"/>
        <w:rPr>
          <w:rtl/>
        </w:rPr>
      </w:pPr>
      <w:r w:rsidRPr="00B31C92">
        <w:rPr>
          <w:rFonts w:cs="PFT_Frank" w:hint="eastAsia"/>
          <w:b/>
          <w:bCs/>
          <w:szCs w:val="10"/>
          <w:rtl/>
        </w:rPr>
        <w:t>ו</w:t>
      </w:r>
      <w:r w:rsidR="00AB7D20" w:rsidRPr="00B31C92">
        <w:rPr>
          <w:rFonts w:cs="PFT_Frank" w:hint="eastAsia"/>
          <w:b/>
          <w:bCs/>
          <w:szCs w:val="10"/>
          <w:rtl/>
        </w:rPr>
        <w:t>יוה</w:t>
      </w:r>
      <w:r w:rsidR="00AB7D20" w:rsidRPr="00B31C92">
        <w:rPr>
          <w:rFonts w:cs="PFT_Frank"/>
          <w:b/>
          <w:bCs/>
          <w:szCs w:val="10"/>
          <w:rtl/>
        </w:rPr>
        <w:t>"</w:t>
      </w:r>
      <w:r w:rsidR="00AB7D20" w:rsidRPr="00B31C92">
        <w:rPr>
          <w:rFonts w:cs="PFT_Frank" w:hint="eastAsia"/>
          <w:b/>
          <w:bCs/>
          <w:szCs w:val="10"/>
          <w:rtl/>
        </w:rPr>
        <w:t>כ</w:t>
      </w:r>
      <w:r w:rsidR="00AB7D20" w:rsidRPr="00B31C92">
        <w:rPr>
          <w:rFonts w:cs="PFT_Frank"/>
          <w:b/>
          <w:bCs/>
          <w:szCs w:val="10"/>
          <w:rtl/>
        </w:rPr>
        <w:t xml:space="preserve"> </w:t>
      </w:r>
      <w:r w:rsidR="00AB7D20" w:rsidRPr="00B31C92">
        <w:rPr>
          <w:rFonts w:cs="PFT_Frank" w:hint="eastAsia"/>
          <w:b/>
          <w:bCs/>
          <w:szCs w:val="10"/>
          <w:rtl/>
        </w:rPr>
        <w:t>שחל</w:t>
      </w:r>
      <w:r w:rsidR="00AB7D20" w:rsidRPr="00B31C92">
        <w:rPr>
          <w:rFonts w:cs="PFT_Frank"/>
          <w:b/>
          <w:bCs/>
          <w:szCs w:val="10"/>
          <w:rtl/>
        </w:rPr>
        <w:t xml:space="preserve"> </w:t>
      </w:r>
      <w:r w:rsidR="00AB7D20" w:rsidRPr="00B31C92">
        <w:rPr>
          <w:rFonts w:cs="PFT_Frank" w:hint="eastAsia"/>
          <w:b/>
          <w:bCs/>
          <w:szCs w:val="10"/>
          <w:rtl/>
        </w:rPr>
        <w:t>בב</w:t>
      </w:r>
      <w:r w:rsidR="00AB7D20" w:rsidRPr="00B31C92">
        <w:rPr>
          <w:rFonts w:cs="PFT_Frank"/>
          <w:b/>
          <w:bCs/>
          <w:szCs w:val="10"/>
          <w:rtl/>
        </w:rPr>
        <w:t>'</w:t>
      </w:r>
      <w:r w:rsidR="00AB7D20" w:rsidRPr="00A50CA9">
        <w:rPr>
          <w:rtl/>
        </w:rPr>
        <w:t xml:space="preserve"> </w:t>
      </w:r>
      <w:r>
        <w:rPr>
          <w:rFonts w:hint="cs"/>
          <w:rtl/>
        </w:rPr>
        <w:t>ל</w:t>
      </w:r>
      <w:r w:rsidR="00AB7D20" w:rsidRPr="00A50CA9">
        <w:rPr>
          <w:rFonts w:hint="eastAsia"/>
          <w:rtl/>
        </w:rPr>
        <w:t>א</w:t>
      </w:r>
      <w:r w:rsidR="00AB7D20" w:rsidRPr="00A50CA9">
        <w:rPr>
          <w:rtl/>
        </w:rPr>
        <w:t xml:space="preserve"> </w:t>
      </w:r>
      <w:r w:rsidR="00AB7D20" w:rsidRPr="00A50CA9">
        <w:rPr>
          <w:rFonts w:hint="eastAsia"/>
          <w:rtl/>
        </w:rPr>
        <w:t>ד</w:t>
      </w:r>
      <w:r w:rsidR="00DB02C6">
        <w:rPr>
          <w:rFonts w:hint="cs"/>
          <w:rtl/>
        </w:rPr>
        <w:t>ו</w:t>
      </w:r>
      <w:r w:rsidR="00AB7D20" w:rsidRPr="00A50CA9">
        <w:rPr>
          <w:rFonts w:hint="eastAsia"/>
          <w:rtl/>
        </w:rPr>
        <w:t>ח</w:t>
      </w:r>
      <w:r w:rsidR="00DB02C6">
        <w:rPr>
          <w:rFonts w:hint="cs"/>
          <w:rtl/>
        </w:rPr>
        <w:t>ים</w:t>
      </w:r>
      <w:r w:rsidR="00F33E0A">
        <w:rPr>
          <w:rFonts w:hint="cs"/>
          <w:rtl/>
        </w:rPr>
        <w:t xml:space="preserve"> </w:t>
      </w:r>
      <w:r>
        <w:rPr>
          <w:rFonts w:hint="cs"/>
          <w:rtl/>
        </w:rPr>
        <w:t>[משום סעודת עיו"כ]</w:t>
      </w:r>
      <w:r w:rsidR="00DB02C6">
        <w:rPr>
          <w:rFonts w:hint="cs"/>
          <w:rtl/>
        </w:rPr>
        <w:t xml:space="preserve"> -</w:t>
      </w:r>
      <w:r w:rsidR="00AB7D20" w:rsidRPr="00A50CA9">
        <w:rPr>
          <w:rtl/>
        </w:rPr>
        <w:t xml:space="preserve"> </w:t>
      </w:r>
      <w:r w:rsidR="00DB02C6" w:rsidRPr="00A50CA9">
        <w:rPr>
          <w:rStyle w:val="affffe"/>
          <w:rFonts w:hint="eastAsia"/>
          <w:rtl/>
        </w:rPr>
        <w:t>א</w:t>
      </w:r>
      <w:r w:rsidR="00DB02C6" w:rsidRPr="00A50CA9">
        <w:rPr>
          <w:rStyle w:val="affffe"/>
          <w:rtl/>
        </w:rPr>
        <w:t>.</w:t>
      </w:r>
      <w:r w:rsidR="00AB7D20" w:rsidRPr="00A50CA9">
        <w:rPr>
          <w:rtl/>
        </w:rPr>
        <w:t xml:space="preserve"> </w:t>
      </w:r>
      <w:r w:rsidR="00AB7D20" w:rsidRPr="00A50CA9">
        <w:rPr>
          <w:rFonts w:hint="eastAsia"/>
          <w:rtl/>
        </w:rPr>
        <w:t>לעצמו</w:t>
      </w:r>
      <w:r w:rsidR="00AB7D20" w:rsidRPr="00A50CA9">
        <w:rPr>
          <w:rtl/>
        </w:rPr>
        <w:t xml:space="preserve"> </w:t>
      </w:r>
      <w:r w:rsidR="00F33E0A">
        <w:rPr>
          <w:rFonts w:hint="cs"/>
          <w:rtl/>
        </w:rPr>
        <w:t>ו</w:t>
      </w:r>
      <w:r w:rsidR="00AB7D20" w:rsidRPr="00A50CA9">
        <w:rPr>
          <w:rFonts w:hint="eastAsia"/>
          <w:rtl/>
        </w:rPr>
        <w:t>לא</w:t>
      </w:r>
      <w:r w:rsidR="00AB7D20" w:rsidRPr="00A50CA9">
        <w:rPr>
          <w:rtl/>
        </w:rPr>
        <w:t xml:space="preserve"> </w:t>
      </w:r>
      <w:r w:rsidR="00AB7D20" w:rsidRPr="00A50CA9">
        <w:rPr>
          <w:rFonts w:hint="eastAsia"/>
          <w:rtl/>
        </w:rPr>
        <w:t>טר</w:t>
      </w:r>
      <w:r w:rsidR="00F33E0A">
        <w:rPr>
          <w:rFonts w:hint="cs"/>
          <w:rtl/>
        </w:rPr>
        <w:t>ו</w:t>
      </w:r>
      <w:r w:rsidR="00AB7D20" w:rsidRPr="00A50CA9">
        <w:rPr>
          <w:rFonts w:hint="eastAsia"/>
          <w:rtl/>
        </w:rPr>
        <w:t>ד</w:t>
      </w:r>
      <w:r w:rsidR="00F33E0A">
        <w:rPr>
          <w:rFonts w:hint="cs"/>
          <w:rtl/>
        </w:rPr>
        <w:t xml:space="preserve"> להכין,</w:t>
      </w:r>
    </w:p>
    <w:p w14:paraId="1219B1C0" w14:textId="0D0D0A2B" w:rsidR="00AB7D20" w:rsidRPr="00A50CA9" w:rsidRDefault="00AB7D20" w:rsidP="00A50CA9">
      <w:pPr>
        <w:pStyle w:val="afffff"/>
        <w:jc w:val="center"/>
        <w:rPr>
          <w:rtl/>
        </w:rPr>
      </w:pPr>
      <w:r w:rsidRPr="00A50CA9">
        <w:rPr>
          <w:rStyle w:val="affffe"/>
          <w:rFonts w:hint="eastAsia"/>
          <w:rtl/>
        </w:rPr>
        <w:t>ב</w:t>
      </w:r>
      <w:r w:rsidRPr="00A50CA9">
        <w:rPr>
          <w:rtl/>
        </w:rPr>
        <w:t>.</w:t>
      </w:r>
      <w:r w:rsidRPr="00EC7E46">
        <w:rPr>
          <w:rFonts w:hint="cs"/>
          <w:rtl/>
        </w:rPr>
        <w:t xml:space="preserve"> יש לו זמן</w:t>
      </w:r>
      <w:r w:rsidRPr="00EC7E46">
        <w:rPr>
          <w:rtl/>
        </w:rPr>
        <w:t xml:space="preserve"> </w:t>
      </w:r>
      <w:r w:rsidRPr="00EC7E46">
        <w:rPr>
          <w:rFonts w:hint="cs"/>
          <w:rtl/>
        </w:rPr>
        <w:t xml:space="preserve">[שהסעודה </w:t>
      </w:r>
      <w:r w:rsidR="00F33E0A">
        <w:rPr>
          <w:rFonts w:hint="cs"/>
          <w:rtl/>
        </w:rPr>
        <w:t>רק למחר, אבל כאן במוצ"ש מיד</w:t>
      </w:r>
      <w:r w:rsidRPr="00EC7E46">
        <w:rPr>
          <w:rFonts w:hint="cs"/>
          <w:rtl/>
        </w:rPr>
        <w:t>]</w:t>
      </w:r>
      <w:r w:rsidR="00F33E0A">
        <w:rPr>
          <w:rFonts w:hint="cs"/>
          <w:rtl/>
        </w:rPr>
        <w:t>.</w:t>
      </w:r>
    </w:p>
    <w:p w14:paraId="5C6BA275" w14:textId="393347AE" w:rsidR="00AB7D20" w:rsidRPr="006D5126" w:rsidRDefault="00F33E0A" w:rsidP="00F1680A">
      <w:pPr>
        <w:pStyle w:val="affffb"/>
        <w:rPr>
          <w:spacing w:val="0"/>
          <w:rtl/>
        </w:rPr>
      </w:pPr>
      <w:bookmarkStart w:id="22" w:name="_Toc119352807"/>
      <w:r w:rsidRPr="006D5126">
        <w:rPr>
          <w:rFonts w:hint="cs"/>
          <w:spacing w:val="0"/>
          <w:rtl/>
        </w:rPr>
        <w:t>זמן בעילת בתולה, וזמן בעילת אלמנה, והטעם</w:t>
      </w:r>
      <w:bookmarkEnd w:id="22"/>
    </w:p>
    <w:p w14:paraId="60DC5ED3" w14:textId="67EC3187" w:rsidR="00AB7D20" w:rsidRDefault="00AB7D20" w:rsidP="00A50CA9">
      <w:pPr>
        <w:ind w:left="0" w:firstLine="0"/>
        <w:rPr>
          <w:rtl/>
        </w:rPr>
      </w:pPr>
      <w:r w:rsidRPr="00A50CA9">
        <w:rPr>
          <w:rStyle w:val="affffe"/>
          <w:rtl/>
        </w:rPr>
        <w:t>איבעיא</w:t>
      </w:r>
      <w:r w:rsidRPr="005C52BE">
        <w:rPr>
          <w:rtl/>
        </w:rPr>
        <w:t xml:space="preserve">: </w:t>
      </w:r>
      <w:r w:rsidRPr="00F33E0A">
        <w:rPr>
          <w:rtl/>
        </w:rPr>
        <w:t xml:space="preserve">בתולה נבעלת ברביעי </w:t>
      </w:r>
      <w:r w:rsidRPr="00CA108A">
        <w:rPr>
          <w:rFonts w:cs="PFT_Frank"/>
          <w:b/>
          <w:bCs/>
          <w:szCs w:val="14"/>
          <w:rtl/>
        </w:rPr>
        <w:t>או</w:t>
      </w:r>
      <w:r w:rsidRPr="00F33E0A">
        <w:rPr>
          <w:rtl/>
        </w:rPr>
        <w:t xml:space="preserve"> </w:t>
      </w:r>
      <w:r w:rsidR="00F33E0A">
        <w:rPr>
          <w:rFonts w:hint="cs"/>
          <w:rtl/>
        </w:rPr>
        <w:t>רק</w:t>
      </w:r>
      <w:r w:rsidRPr="00F33E0A">
        <w:rPr>
          <w:rtl/>
        </w:rPr>
        <w:t xml:space="preserve"> בחמישי </w:t>
      </w:r>
      <w:r w:rsidR="00F33E0A" w:rsidRPr="00A50CA9">
        <w:rPr>
          <w:rStyle w:val="afffff0"/>
          <w:rFonts w:hint="eastAsia"/>
          <w:rtl/>
        </w:rPr>
        <w:t>ד</w:t>
      </w:r>
      <w:r w:rsidRPr="00A50CA9">
        <w:rPr>
          <w:rStyle w:val="afffff0"/>
          <w:rtl/>
        </w:rPr>
        <w:t>איקרורי דעתא</w:t>
      </w:r>
      <w:r w:rsidRPr="00C35A2C">
        <w:rPr>
          <w:rtl/>
        </w:rPr>
        <w:t>?</w:t>
      </w:r>
    </w:p>
    <w:p w14:paraId="012EA264" w14:textId="3A5C5ED7" w:rsidR="00AB7D20" w:rsidRPr="00F33E0A" w:rsidRDefault="00F33E0A" w:rsidP="00A50CA9">
      <w:pPr>
        <w:ind w:left="0" w:firstLine="0"/>
        <w:rPr>
          <w:rtl/>
        </w:rPr>
      </w:pPr>
      <w:r w:rsidRPr="00A50CA9">
        <w:rPr>
          <w:rStyle w:val="affffe"/>
          <w:rFonts w:hint="eastAsia"/>
          <w:rtl/>
        </w:rPr>
        <w:t>ופשט</w:t>
      </w:r>
      <w:r w:rsidR="00AB7D20" w:rsidRPr="00A50CA9">
        <w:rPr>
          <w:rStyle w:val="affffe"/>
          <w:rtl/>
        </w:rPr>
        <w:t xml:space="preserve"> </w:t>
      </w:r>
      <w:r w:rsidRPr="00A50CA9">
        <w:rPr>
          <w:rStyle w:val="affffe"/>
          <w:rFonts w:hint="eastAsia"/>
          <w:rtl/>
        </w:rPr>
        <w:t>מ</w:t>
      </w:r>
      <w:r w:rsidR="00AB7D20" w:rsidRPr="00A50CA9">
        <w:rPr>
          <w:rStyle w:val="affffe"/>
          <w:rtl/>
        </w:rPr>
        <w:t>ב</w:t>
      </w:r>
      <w:r w:rsidRPr="00A50CA9">
        <w:rPr>
          <w:rStyle w:val="affffe"/>
          <w:rtl/>
        </w:rPr>
        <w:t>"</w:t>
      </w:r>
      <w:r w:rsidR="00AB7D20" w:rsidRPr="00A50CA9">
        <w:rPr>
          <w:rStyle w:val="affffe"/>
          <w:rtl/>
        </w:rPr>
        <w:t>ק</w:t>
      </w:r>
      <w:r w:rsidR="00AB7D20" w:rsidRPr="00C35A2C">
        <w:rPr>
          <w:rtl/>
        </w:rPr>
        <w:t xml:space="preserve">: </w:t>
      </w:r>
      <w:r w:rsidR="00AB7D20" w:rsidRPr="00CA108A">
        <w:rPr>
          <w:rFonts w:cs="PFT_Frank"/>
          <w:b/>
          <w:bCs/>
          <w:szCs w:val="14"/>
          <w:rtl/>
        </w:rPr>
        <w:t>נבעלת בחמישי</w:t>
      </w:r>
      <w:r>
        <w:rPr>
          <w:rFonts w:hint="cs"/>
          <w:rtl/>
        </w:rPr>
        <w:t xml:space="preserve"> -</w:t>
      </w:r>
      <w:r w:rsidR="00AB7D20" w:rsidRPr="00C35A2C">
        <w:rPr>
          <w:rtl/>
        </w:rPr>
        <w:t xml:space="preserve"> </w:t>
      </w:r>
      <w:r w:rsidRPr="00B31C92">
        <w:rPr>
          <w:rStyle w:val="afffff0"/>
          <w:rFonts w:cs="PFT_Frank" w:hint="eastAsia"/>
          <w:b/>
          <w:bCs/>
          <w:szCs w:val="10"/>
          <w:rtl/>
        </w:rPr>
        <w:t>רק</w:t>
      </w:r>
      <w:r w:rsidRPr="00B31C92">
        <w:rPr>
          <w:rStyle w:val="afffff0"/>
          <w:rFonts w:cs="PFT_Frank"/>
          <w:b/>
          <w:bCs/>
          <w:szCs w:val="10"/>
          <w:rtl/>
        </w:rPr>
        <w:t xml:space="preserve"> </w:t>
      </w:r>
      <w:r w:rsidRPr="00B31C92">
        <w:rPr>
          <w:rStyle w:val="afffff0"/>
          <w:rFonts w:cs="PFT_Frank" w:hint="eastAsia"/>
          <w:b/>
          <w:bCs/>
          <w:szCs w:val="10"/>
          <w:rtl/>
        </w:rPr>
        <w:t>משום</w:t>
      </w:r>
      <w:r>
        <w:rPr>
          <w:rFonts w:hint="cs"/>
          <w:rtl/>
        </w:rPr>
        <w:t xml:space="preserve"> </w:t>
      </w:r>
      <w:r w:rsidR="00AB7D20" w:rsidRPr="00C35A2C">
        <w:rPr>
          <w:rtl/>
        </w:rPr>
        <w:t>נאמרה ב</w:t>
      </w:r>
      <w:r w:rsidR="00AB7D20" w:rsidRPr="00F33E0A">
        <w:rPr>
          <w:rtl/>
        </w:rPr>
        <w:t xml:space="preserve">ו </w:t>
      </w:r>
      <w:r w:rsidR="00AB7D20" w:rsidRPr="00CA108A">
        <w:rPr>
          <w:rFonts w:cs="PFT_Frank"/>
          <w:b/>
          <w:bCs/>
          <w:szCs w:val="14"/>
          <w:rtl/>
        </w:rPr>
        <w:t>ברכה</w:t>
      </w:r>
      <w:r w:rsidR="00AB7D20" w:rsidRPr="00F33E0A">
        <w:rPr>
          <w:rtl/>
        </w:rPr>
        <w:t xml:space="preserve"> ל</w:t>
      </w:r>
      <w:r w:rsidR="00AB7D20" w:rsidRPr="00C35A2C">
        <w:rPr>
          <w:rtl/>
        </w:rPr>
        <w:t>דגים</w:t>
      </w:r>
      <w:r w:rsidRPr="00A50CA9">
        <w:rPr>
          <w:rtl/>
        </w:rPr>
        <w:t>,</w:t>
      </w:r>
    </w:p>
    <w:p w14:paraId="751892B8" w14:textId="39A3C0F6" w:rsidR="00AB7D20" w:rsidRPr="00F33E0A" w:rsidRDefault="00AB7D20" w:rsidP="00A50CA9">
      <w:pPr>
        <w:ind w:left="0" w:firstLine="0"/>
        <w:rPr>
          <w:rtl/>
        </w:rPr>
      </w:pPr>
      <w:r w:rsidRPr="00F33E0A">
        <w:rPr>
          <w:rtl/>
        </w:rPr>
        <w:t xml:space="preserve">אלמנה נשאת בחמישי </w:t>
      </w:r>
      <w:r w:rsidRPr="00CA108A">
        <w:rPr>
          <w:rFonts w:cs="PFT_Frank"/>
          <w:b/>
          <w:bCs/>
          <w:szCs w:val="14"/>
          <w:rtl/>
        </w:rPr>
        <w:t>ונבעלת בששי</w:t>
      </w:r>
      <w:r w:rsidRPr="00F33E0A">
        <w:rPr>
          <w:rtl/>
        </w:rPr>
        <w:t xml:space="preserve"> </w:t>
      </w:r>
      <w:r w:rsidR="00F33E0A">
        <w:rPr>
          <w:rFonts w:hint="cs"/>
          <w:rtl/>
        </w:rPr>
        <w:t xml:space="preserve">- </w:t>
      </w:r>
      <w:r w:rsidRPr="00F33E0A">
        <w:rPr>
          <w:rtl/>
        </w:rPr>
        <w:t>נאמרה בו ברכה לאדם.</w:t>
      </w:r>
    </w:p>
    <w:p w14:paraId="1251B0B6" w14:textId="5EE3EF0B" w:rsidR="00AB7D20" w:rsidRPr="00A50CA9" w:rsidRDefault="00F33E0A" w:rsidP="00A50CA9">
      <w:pPr>
        <w:ind w:left="0" w:firstLine="0"/>
        <w:rPr>
          <w:rtl/>
        </w:rPr>
      </w:pPr>
      <w:r>
        <w:rPr>
          <w:rStyle w:val="affffe"/>
          <w:rFonts w:hint="cs"/>
          <w:rtl/>
        </w:rPr>
        <w:t>ו</w:t>
      </w:r>
      <w:r w:rsidR="00AB7D20" w:rsidRPr="00A50CA9">
        <w:rPr>
          <w:rStyle w:val="affffe"/>
          <w:rFonts w:hint="eastAsia"/>
          <w:rtl/>
        </w:rPr>
        <w:t>אלמנה</w:t>
      </w:r>
      <w:r w:rsidR="00AB7D20" w:rsidRPr="00A50CA9">
        <w:rPr>
          <w:rStyle w:val="affffe"/>
          <w:rtl/>
        </w:rPr>
        <w:t xml:space="preserve"> </w:t>
      </w:r>
      <w:r w:rsidRPr="00A50CA9">
        <w:rPr>
          <w:rStyle w:val="affffe"/>
          <w:rFonts w:hint="eastAsia"/>
          <w:rtl/>
        </w:rPr>
        <w:t>לא</w:t>
      </w:r>
      <w:r w:rsidRPr="00A50CA9">
        <w:rPr>
          <w:rStyle w:val="affffe"/>
          <w:rtl/>
        </w:rPr>
        <w:t xml:space="preserve"> </w:t>
      </w:r>
      <w:r w:rsidRPr="00A50CA9">
        <w:rPr>
          <w:rStyle w:val="affffe"/>
          <w:rFonts w:hint="eastAsia"/>
          <w:rtl/>
        </w:rPr>
        <w:t>בחמישי</w:t>
      </w:r>
      <w:r>
        <w:rPr>
          <w:rFonts w:hint="cs"/>
          <w:rtl/>
        </w:rPr>
        <w:t xml:space="preserve">: </w:t>
      </w:r>
      <w:r w:rsidR="00AB7D20" w:rsidRPr="00A50CA9">
        <w:rPr>
          <w:rStyle w:val="affffe"/>
          <w:rFonts w:hint="eastAsia"/>
          <w:rtl/>
        </w:rPr>
        <w:t>א</w:t>
      </w:r>
      <w:r w:rsidR="00AB7D20" w:rsidRPr="00A50CA9">
        <w:rPr>
          <w:rStyle w:val="affffe"/>
          <w:rtl/>
        </w:rPr>
        <w:t>.</w:t>
      </w:r>
      <w:r w:rsidR="00AB7D20" w:rsidRPr="00F33E0A">
        <w:rPr>
          <w:rFonts w:hint="cs"/>
          <w:rtl/>
        </w:rPr>
        <w:t xml:space="preserve"> </w:t>
      </w:r>
      <w:r w:rsidR="00AB7D20" w:rsidRPr="00F33E0A">
        <w:rPr>
          <w:rtl/>
        </w:rPr>
        <w:t xml:space="preserve">ברכה דאדם </w:t>
      </w:r>
      <w:r w:rsidR="00AB7D20" w:rsidRPr="00CA108A">
        <w:rPr>
          <w:rFonts w:cs="PFT_Frank"/>
          <w:b/>
          <w:bCs/>
          <w:szCs w:val="14"/>
          <w:rtl/>
        </w:rPr>
        <w:t>עדיפא</w:t>
      </w:r>
      <w:r>
        <w:rPr>
          <w:rFonts w:hint="cs"/>
          <w:rtl/>
        </w:rPr>
        <w:t>,</w:t>
      </w:r>
    </w:p>
    <w:p w14:paraId="62F4EBFD" w14:textId="0EE8CF2A" w:rsidR="00AB7D20" w:rsidRPr="00F33E0A" w:rsidRDefault="00AB7D20" w:rsidP="00A50CA9">
      <w:pPr>
        <w:ind w:left="0" w:firstLine="0"/>
        <w:rPr>
          <w:rtl/>
        </w:rPr>
      </w:pPr>
      <w:r w:rsidRPr="00A50CA9">
        <w:rPr>
          <w:rStyle w:val="affffe"/>
          <w:rFonts w:hint="eastAsia"/>
          <w:rtl/>
        </w:rPr>
        <w:t>ב</w:t>
      </w:r>
      <w:r w:rsidRPr="00A50CA9">
        <w:rPr>
          <w:rStyle w:val="affffe"/>
          <w:rtl/>
        </w:rPr>
        <w:t xml:space="preserve">. </w:t>
      </w:r>
      <w:r w:rsidR="00F33E0A" w:rsidRPr="00A50CA9">
        <w:rPr>
          <w:rStyle w:val="affffe"/>
          <w:rFonts w:hint="eastAsia"/>
          <w:rtl/>
        </w:rPr>
        <w:t>כדתניא</w:t>
      </w:r>
      <w:r w:rsidR="00F33E0A" w:rsidRPr="00A50CA9">
        <w:rPr>
          <w:rStyle w:val="affffe"/>
          <w:rtl/>
        </w:rPr>
        <w:t>:</w:t>
      </w:r>
      <w:r w:rsidR="00F33E0A">
        <w:rPr>
          <w:rFonts w:hint="cs"/>
          <w:rtl/>
        </w:rPr>
        <w:t xml:space="preserve"> </w:t>
      </w:r>
      <w:r w:rsidRPr="00F33E0A">
        <w:rPr>
          <w:rtl/>
        </w:rPr>
        <w:t xml:space="preserve">משום </w:t>
      </w:r>
      <w:r w:rsidRPr="00CA108A">
        <w:rPr>
          <w:rFonts w:cs="PFT_Frank"/>
          <w:b/>
          <w:bCs/>
          <w:szCs w:val="14"/>
          <w:rtl/>
        </w:rPr>
        <w:t>שקדו</w:t>
      </w:r>
      <w:r w:rsidR="00F33E0A" w:rsidRPr="00CA108A">
        <w:rPr>
          <w:rFonts w:cs="PFT_Frank" w:hint="cs"/>
          <w:b/>
          <w:bCs/>
          <w:szCs w:val="14"/>
          <w:rtl/>
        </w:rPr>
        <w:t>,</w:t>
      </w:r>
      <w:r w:rsidRPr="00F33E0A">
        <w:rPr>
          <w:rFonts w:hint="cs"/>
          <w:rtl/>
        </w:rPr>
        <w:t xml:space="preserve"> </w:t>
      </w:r>
      <w:r w:rsidR="00F33E0A">
        <w:rPr>
          <w:rFonts w:hint="cs"/>
          <w:rtl/>
        </w:rPr>
        <w:t xml:space="preserve">שאם </w:t>
      </w:r>
      <w:r w:rsidRPr="00F33E0A">
        <w:rPr>
          <w:rtl/>
        </w:rPr>
        <w:t xml:space="preserve">תיבעל בחמישי למחר משכים לאומנתו, </w:t>
      </w:r>
      <w:r w:rsidR="00F33E0A" w:rsidRPr="00F33E0A">
        <w:rPr>
          <w:rFonts w:hint="cs"/>
          <w:rtl/>
        </w:rPr>
        <w:t>ועכשיו</w:t>
      </w:r>
      <w:r w:rsidRPr="00F33E0A">
        <w:rPr>
          <w:rtl/>
        </w:rPr>
        <w:t xml:space="preserve"> ישמחה</w:t>
      </w:r>
      <w:r w:rsidR="00F33E0A">
        <w:rPr>
          <w:rFonts w:hint="cs"/>
          <w:rtl/>
        </w:rPr>
        <w:t xml:space="preserve"> ג"י -</w:t>
      </w:r>
      <w:r w:rsidRPr="00F33E0A">
        <w:rPr>
          <w:rtl/>
        </w:rPr>
        <w:t xml:space="preserve"> חמישי</w:t>
      </w:r>
      <w:r w:rsidRPr="00A50CA9">
        <w:rPr>
          <w:rStyle w:val="afffff0"/>
          <w:rtl/>
        </w:rPr>
        <w:t xml:space="preserve"> </w:t>
      </w:r>
      <w:r w:rsidR="00F33E0A" w:rsidRPr="00A50CA9">
        <w:rPr>
          <w:rStyle w:val="afffff0"/>
          <w:rFonts w:hint="eastAsia"/>
          <w:rtl/>
        </w:rPr>
        <w:t>חופה</w:t>
      </w:r>
      <w:r w:rsidR="00F33E0A" w:rsidRPr="00A50CA9">
        <w:rPr>
          <w:rStyle w:val="afffff0"/>
          <w:rtl/>
        </w:rPr>
        <w:t xml:space="preserve"> </w:t>
      </w:r>
      <w:r>
        <w:rPr>
          <w:rStyle w:val="affffe"/>
          <w:rFonts w:hint="cs"/>
          <w:rtl/>
          <w:rPrChange w:id="9009" w:author="מנוע אמוראים" w:date="2026-10-05T16:41:40Z">
            <w:rPr>
              <w:rFonts w:hint="cs"/>
              <w:rtl/>
            </w:rPr>
          </w:rPrChange>
        </w:rPr>
        <w:t xml:space="preserve">ער</w:t>
      </w:r>
      <w:r>
        <w:rPr>
          <w:rStyle w:val="affffe"/>
          <w:rtl/>
          <w:rPrChange w:id="9010" w:author="מנוע אמוראים" w:date="2026-10-05T16:41:40Z">
            <w:rPr>
              <w:rtl/>
            </w:rPr>
          </w:rPrChange>
        </w:rPr>
        <w:t xml:space="preserve">"</w:t>
      </w:r>
      <w:r>
        <w:rPr>
          <w:rStyle w:val="affffe"/>
          <w:rFonts w:hint="cs"/>
          <w:rtl/>
          <w:rPrChange w:id="9011" w:author="מנוע אמוראים" w:date="2026-10-05T16:41:40Z">
            <w:rPr>
              <w:rFonts w:hint="cs"/>
              <w:rtl/>
            </w:rPr>
          </w:rPrChange>
        </w:rPr>
        <w:t xml:space="preserve">ש</w:t>
      </w:r>
      <w:r w:rsidR="00F33E0A" w:rsidRPr="00A50CA9">
        <w:rPr>
          <w:rStyle w:val="afffff0"/>
          <w:rtl/>
        </w:rPr>
        <w:t xml:space="preserve"> ביאה</w:t>
      </w:r>
      <w:r w:rsidRPr="00F33E0A">
        <w:rPr>
          <w:rtl/>
        </w:rPr>
        <w:t xml:space="preserve"> ושבת.</w:t>
      </w:r>
    </w:p>
    <w:p w14:paraId="61CA69B8" w14:textId="2EAB6AB7" w:rsidR="00AB7D20" w:rsidRPr="00F33E0A" w:rsidRDefault="00AB7D20" w:rsidP="00A50CA9">
      <w:pPr>
        <w:ind w:left="0" w:firstLine="0"/>
        <w:rPr>
          <w:rtl/>
        </w:rPr>
      </w:pPr>
      <w:r w:rsidRPr="00A50CA9">
        <w:rPr>
          <w:rStyle w:val="affffe"/>
          <w:rFonts w:hint="eastAsia"/>
          <w:rtl/>
        </w:rPr>
        <w:t>ו</w:t>
      </w:r>
      <w:r w:rsidR="00F33E0A" w:rsidRPr="00A50CA9">
        <w:rPr>
          <w:rStyle w:val="affffe"/>
          <w:rFonts w:hint="eastAsia"/>
          <w:rtl/>
        </w:rPr>
        <w:t>נפק</w:t>
      </w:r>
      <w:r w:rsidR="00F33E0A" w:rsidRPr="00A50CA9">
        <w:rPr>
          <w:rStyle w:val="affffe"/>
          <w:rtl/>
        </w:rPr>
        <w:t>"מ:</w:t>
      </w:r>
      <w:r w:rsidRPr="00F33E0A">
        <w:rPr>
          <w:rFonts w:hint="cs"/>
          <w:rtl/>
        </w:rPr>
        <w:t xml:space="preserve"> </w:t>
      </w:r>
      <w:r w:rsidRPr="00F33E0A">
        <w:rPr>
          <w:rtl/>
        </w:rPr>
        <w:t>אדם בטל</w:t>
      </w:r>
      <w:r w:rsidR="00F33E0A">
        <w:rPr>
          <w:rFonts w:hint="cs"/>
          <w:rtl/>
        </w:rPr>
        <w:t>,</w:t>
      </w:r>
      <w:r w:rsidRPr="00F33E0A">
        <w:rPr>
          <w:rtl/>
        </w:rPr>
        <w:t xml:space="preserve"> </w:t>
      </w:r>
      <w:r w:rsidR="00F33E0A" w:rsidRPr="00CA108A">
        <w:rPr>
          <w:rFonts w:cs="PFT_Frank" w:hint="eastAsia"/>
          <w:b/>
          <w:bCs/>
          <w:szCs w:val="14"/>
          <w:rtl/>
        </w:rPr>
        <w:t>או</w:t>
      </w:r>
      <w:r w:rsidR="00F33E0A">
        <w:rPr>
          <w:rFonts w:hint="cs"/>
          <w:rtl/>
        </w:rPr>
        <w:t xml:space="preserve"> </w:t>
      </w:r>
      <w:r>
        <w:rPr>
          <w:rtl/>
        </w:rPr>
        <w:t xml:space="preserve">יו"ט שחל </w:t>
      </w:r>
      <w:r>
        <w:rPr>
          <w:rStyle w:val="affffe"/>
          <w:rtl/>
          <w:rPrChange w:id="9012" w:author="מנוע אמוראים" w:date="2026-10-05T16:41:40Z">
            <w:rPr>
              <w:rtl/>
            </w:rPr>
          </w:rPrChange>
        </w:rPr>
        <w:t xml:space="preserve">בער</w:t>
      </w:r>
      <w:r>
        <w:rPr>
          <w:rStyle w:val="affffe"/>
          <w:rFonts w:hint="cs"/>
          <w:rtl/>
          <w:rPrChange w:id="9013" w:author="מנוע אמוראים" w:date="2026-10-05T16:41:40Z">
            <w:rPr>
              <w:rFonts w:hint="cs"/>
              <w:rtl/>
            </w:rPr>
          </w:rPrChange>
        </w:rPr>
        <w:t xml:space="preserve">"</w:t>
      </w:r>
      <w:r>
        <w:rPr>
          <w:rStyle w:val="affffe"/>
          <w:rtl/>
          <w:rPrChange w:id="9014" w:author="מנוע אמוראים" w:date="2026-10-05T16:41:40Z">
            <w:rPr>
              <w:rtl/>
            </w:rPr>
          </w:rPrChange>
        </w:rPr>
        <w:t xml:space="preserve">ש</w:t>
      </w:r>
      <w:r w:rsidR="00F33E0A" w:rsidRPr="00A50CA9">
        <w:rPr>
          <w:rStyle w:val="afffff0"/>
          <w:rtl/>
        </w:rPr>
        <w:t xml:space="preserve"> </w:t>
      </w:r>
      <w:r w:rsidR="00F33E0A">
        <w:rPr>
          <w:rStyle w:val="affffe"/>
          <w:rFonts w:hint="cs"/>
          <w:rtl/>
        </w:rPr>
        <w:t xml:space="preserve">- </w:t>
      </w:r>
      <w:r w:rsidR="00F33E0A" w:rsidRPr="00A50CA9">
        <w:rPr>
          <w:rStyle w:val="affffe"/>
          <w:rFonts w:hint="eastAsia"/>
          <w:rtl/>
        </w:rPr>
        <w:t>מ</w:t>
      </w:r>
      <w:r w:rsidR="00F33E0A" w:rsidRPr="00A50CA9">
        <w:rPr>
          <w:rStyle w:val="affffe"/>
          <w:rtl/>
        </w:rPr>
        <w:t>"ד</w:t>
      </w:r>
      <w:r w:rsidR="00F33E0A" w:rsidRPr="00A50CA9">
        <w:rPr>
          <w:rStyle w:val="afffff0"/>
          <w:rtl/>
        </w:rPr>
        <w:t xml:space="preserve"> </w:t>
      </w:r>
      <w:r w:rsidR="00F33E0A">
        <w:rPr>
          <w:rStyle w:val="afffff0"/>
          <w:rFonts w:hint="cs"/>
          <w:rtl/>
        </w:rPr>
        <w:t>'</w:t>
      </w:r>
      <w:r w:rsidR="00F33E0A" w:rsidRPr="00A50CA9">
        <w:rPr>
          <w:rStyle w:val="afffff0"/>
          <w:rFonts w:hint="eastAsia"/>
          <w:rtl/>
        </w:rPr>
        <w:t>ברכה</w:t>
      </w:r>
      <w:r w:rsidR="00F33E0A">
        <w:rPr>
          <w:rStyle w:val="afffff0"/>
          <w:rFonts w:hint="cs"/>
          <w:rtl/>
        </w:rPr>
        <w:t>'</w:t>
      </w:r>
      <w:r w:rsidR="00F33E0A" w:rsidRPr="00A50CA9">
        <w:rPr>
          <w:rStyle w:val="afffff0"/>
          <w:rtl/>
        </w:rPr>
        <w:t xml:space="preserve"> יבעל בשישי.</w:t>
      </w:r>
    </w:p>
    <w:p w14:paraId="2D46920F" w14:textId="0129C7A6" w:rsidR="00AB7D20" w:rsidRPr="006D5126" w:rsidRDefault="00F33E0A" w:rsidP="00F1680A">
      <w:pPr>
        <w:pStyle w:val="affffb"/>
        <w:rPr>
          <w:spacing w:val="0"/>
          <w:rtl/>
        </w:rPr>
      </w:pPr>
      <w:bookmarkStart w:id="23" w:name="_Toc119352808"/>
      <w:r w:rsidRPr="006D5126">
        <w:rPr>
          <w:rFonts w:hint="cs"/>
          <w:spacing w:val="0"/>
          <w:rtl/>
        </w:rPr>
        <w:t>אגדתא דבר קפרא</w:t>
      </w:r>
      <w:bookmarkEnd w:id="23"/>
    </w:p>
    <w:p w14:paraId="075E179A" w14:textId="56656ED7" w:rsidR="00AB7D20" w:rsidRDefault="00F33E0A" w:rsidP="00AB7D20">
      <w:pPr>
        <w:rPr>
          <w:rFonts w:ascii="Fb Fontext" w:hAnsi="Fb Fontext"/>
          <w:rtl/>
        </w:rPr>
      </w:pPr>
      <w:r w:rsidRPr="00A50CA9">
        <w:rPr>
          <w:rStyle w:val="affffe"/>
          <w:rFonts w:hint="eastAsia"/>
          <w:rtl/>
        </w:rPr>
        <w:t>ב</w:t>
      </w:r>
      <w:r w:rsidRPr="00A50CA9">
        <w:rPr>
          <w:rStyle w:val="affffe"/>
          <w:rtl/>
        </w:rPr>
        <w:t>.</w:t>
      </w:r>
      <w:r>
        <w:rPr>
          <w:rFonts w:ascii="Fb Fontext" w:hAnsi="Fb Fontext" w:hint="cs"/>
          <w:rtl/>
        </w:rPr>
        <w:t xml:space="preserve"> </w:t>
      </w:r>
      <w:r w:rsidR="00AB7D20" w:rsidRPr="00CA108A">
        <w:rPr>
          <w:rFonts w:ascii="Fb Fontext" w:hAnsi="Fb Fontext" w:cs="PFT_Frank"/>
          <w:b/>
          <w:bCs/>
          <w:szCs w:val="14"/>
          <w:rtl/>
        </w:rPr>
        <w:t>גדולים מעשה צדיקים</w:t>
      </w:r>
      <w:r w:rsidR="00AB7D20" w:rsidRPr="00C35A2C">
        <w:rPr>
          <w:rFonts w:ascii="Fb Fontext" w:hAnsi="Fb Fontext"/>
          <w:rtl/>
        </w:rPr>
        <w:t xml:space="preserve"> יותר ממעשה שמים וארץ</w:t>
      </w:r>
      <w:r>
        <w:rPr>
          <w:rFonts w:ascii="Fb Fontext" w:hAnsi="Fb Fontext" w:hint="cs"/>
          <w:rtl/>
        </w:rPr>
        <w:t xml:space="preserve"> -</w:t>
      </w:r>
    </w:p>
    <w:p w14:paraId="32195D08" w14:textId="5F491B44" w:rsidR="00AB7D20" w:rsidRPr="00A50CA9" w:rsidRDefault="00AB7D20" w:rsidP="00A50CA9">
      <w:pPr>
        <w:ind w:left="0" w:firstLine="0"/>
        <w:rPr>
          <w:rtl/>
        </w:rPr>
      </w:pPr>
      <w:r w:rsidRPr="00F33E0A">
        <w:rPr>
          <w:rtl/>
        </w:rPr>
        <w:t>ד</w:t>
      </w:r>
      <w:r w:rsidR="00F33E0A">
        <w:rPr>
          <w:rFonts w:hint="cs"/>
          <w:rtl/>
        </w:rPr>
        <w:t>ב</w:t>
      </w:r>
      <w:r w:rsidRPr="00F33E0A">
        <w:rPr>
          <w:rtl/>
        </w:rPr>
        <w:t xml:space="preserve">שמים וארץ </w:t>
      </w:r>
      <w:r w:rsidRPr="00A50CA9">
        <w:rPr>
          <w:rtl/>
        </w:rPr>
        <w:t>'</w:t>
      </w:r>
      <w:r w:rsidRPr="00F33E0A">
        <w:rPr>
          <w:rStyle w:val="affffa"/>
          <w:rtl/>
        </w:rPr>
        <w:t xml:space="preserve">אף </w:t>
      </w:r>
      <w:r w:rsidRPr="00A50CA9">
        <w:rPr>
          <w:rStyle w:val="affffa"/>
          <w:b/>
          <w:bCs/>
          <w:rtl/>
        </w:rPr>
        <w:t>ידי</w:t>
      </w:r>
      <w:r w:rsidRPr="00F33E0A">
        <w:rPr>
          <w:rStyle w:val="affffa"/>
          <w:rtl/>
        </w:rPr>
        <w:t xml:space="preserve"> יסדה ארץ</w:t>
      </w:r>
      <w:r w:rsidR="00F33E0A" w:rsidRPr="00A50CA9">
        <w:rPr>
          <w:rStyle w:val="affffa"/>
          <w:rtl/>
        </w:rPr>
        <w:t>..</w:t>
      </w:r>
      <w:r w:rsidRPr="00F33E0A">
        <w:rPr>
          <w:rStyle w:val="affffa"/>
          <w:rFonts w:hint="cs"/>
          <w:rtl/>
        </w:rPr>
        <w:t>'</w:t>
      </w:r>
      <w:r w:rsidR="00F33E0A">
        <w:rPr>
          <w:rFonts w:hint="cs"/>
          <w:rtl/>
        </w:rPr>
        <w:t xml:space="preserve">, </w:t>
      </w:r>
      <w:r w:rsidRPr="00F33E0A">
        <w:rPr>
          <w:rtl/>
        </w:rPr>
        <w:t>ו</w:t>
      </w:r>
      <w:r w:rsidR="00F33E0A">
        <w:rPr>
          <w:rFonts w:hint="cs"/>
          <w:rtl/>
        </w:rPr>
        <w:t>ב</w:t>
      </w:r>
      <w:r w:rsidRPr="00F33E0A">
        <w:rPr>
          <w:rtl/>
        </w:rPr>
        <w:t xml:space="preserve">צדיקים </w:t>
      </w:r>
      <w:r w:rsidRPr="00F33E0A">
        <w:rPr>
          <w:rStyle w:val="affffa"/>
          <w:rFonts w:hint="cs"/>
          <w:rtl/>
        </w:rPr>
        <w:t>'</w:t>
      </w:r>
      <w:r w:rsidRPr="00F33E0A">
        <w:rPr>
          <w:rStyle w:val="affffa"/>
          <w:rtl/>
        </w:rPr>
        <w:t xml:space="preserve">מקדש </w:t>
      </w:r>
      <w:r w:rsidR="00F33E0A">
        <w:rPr>
          <w:rStyle w:val="affffa"/>
          <w:rFonts w:hint="cs"/>
          <w:rtl/>
        </w:rPr>
        <w:t>ה'</w:t>
      </w:r>
      <w:r w:rsidRPr="00F33E0A">
        <w:rPr>
          <w:rStyle w:val="affffa"/>
          <w:rtl/>
        </w:rPr>
        <w:t xml:space="preserve"> כוננו </w:t>
      </w:r>
      <w:r w:rsidRPr="00A50CA9">
        <w:rPr>
          <w:rStyle w:val="affffa"/>
          <w:b/>
          <w:bCs/>
          <w:rtl/>
        </w:rPr>
        <w:t>ידיך</w:t>
      </w:r>
      <w:r w:rsidRPr="00A50CA9">
        <w:rPr>
          <w:rtl/>
        </w:rPr>
        <w:t>'</w:t>
      </w:r>
      <w:r w:rsidRPr="00F33E0A">
        <w:rPr>
          <w:rtl/>
        </w:rPr>
        <w:t>.</w:t>
      </w:r>
    </w:p>
    <w:p w14:paraId="3CB31128" w14:textId="77777777" w:rsidR="00AB7D20" w:rsidRDefault="00AB7D20" w:rsidP="00E26091">
      <w:pPr>
        <w:pStyle w:val="afff"/>
        <w:framePr w:wrap="around"/>
        <w:rPr>
          <w:rtl/>
        </w:rPr>
      </w:pPr>
      <w:bookmarkStart w:id="24" w:name="_Toc119352809"/>
      <w:r w:rsidRPr="00C35A2C">
        <w:rPr>
          <w:rFonts w:hint="cs"/>
          <w:rtl/>
        </w:rPr>
        <w:t>ה:</w:t>
      </w:r>
      <w:bookmarkEnd w:id="24"/>
    </w:p>
    <w:p w14:paraId="47FB874E" w14:textId="66B49931" w:rsidR="00E268F4" w:rsidRDefault="00F33E0A" w:rsidP="00F33E0A">
      <w:pPr>
        <w:rPr>
          <w:rStyle w:val="affffa"/>
          <w:spacing w:val="-4"/>
          <w:rtl/>
        </w:rPr>
      </w:pPr>
      <w:r w:rsidRPr="00A50CA9">
        <w:rPr>
          <w:rStyle w:val="affffe"/>
          <w:rFonts w:hint="eastAsia"/>
          <w:rtl/>
        </w:rPr>
        <w:t>ג</w:t>
      </w:r>
      <w:r w:rsidRPr="00A50CA9">
        <w:rPr>
          <w:rStyle w:val="affffe"/>
          <w:rtl/>
        </w:rPr>
        <w:t>.</w:t>
      </w:r>
      <w:r>
        <w:rPr>
          <w:rFonts w:ascii="Fb Fontext" w:hAnsi="Fb Fontext" w:hint="cs"/>
          <w:spacing w:val="-4"/>
          <w:rtl/>
        </w:rPr>
        <w:t xml:space="preserve"> </w:t>
      </w:r>
      <w:r w:rsidR="00AB7D20" w:rsidRPr="00CA108A">
        <w:rPr>
          <w:rFonts w:ascii="Fb Fontext" w:hAnsi="Fb Fontext" w:cs="PFT_Frank"/>
          <w:b/>
          <w:bCs/>
          <w:spacing w:val="-4"/>
          <w:szCs w:val="14"/>
          <w:rtl/>
        </w:rPr>
        <w:t xml:space="preserve">אם ישמע דבר </w:t>
      </w:r>
      <w:r w:rsidRPr="00CA108A">
        <w:rPr>
          <w:rFonts w:ascii="Fb Fontext" w:hAnsi="Fb Fontext" w:cs="PFT_Frank" w:hint="eastAsia"/>
          <w:b/>
          <w:bCs/>
          <w:spacing w:val="-4"/>
          <w:szCs w:val="14"/>
          <w:rtl/>
        </w:rPr>
        <w:t>ל</w:t>
      </w:r>
      <w:r w:rsidR="00AB7D20" w:rsidRPr="00CA108A">
        <w:rPr>
          <w:rFonts w:ascii="Fb Fontext" w:hAnsi="Fb Fontext" w:cs="PFT_Frank"/>
          <w:b/>
          <w:bCs/>
          <w:spacing w:val="-4"/>
          <w:szCs w:val="14"/>
          <w:rtl/>
        </w:rPr>
        <w:t>א הגון</w:t>
      </w:r>
      <w:r w:rsidR="00AB7D20" w:rsidRPr="00F71179">
        <w:rPr>
          <w:rFonts w:ascii="Fb Fontext" w:hAnsi="Fb Fontext"/>
          <w:spacing w:val="-4"/>
          <w:rtl/>
        </w:rPr>
        <w:t xml:space="preserve"> יניח אצבעו באזניו</w:t>
      </w:r>
      <w:r>
        <w:rPr>
          <w:rFonts w:ascii="Fb Fontext" w:hAnsi="Fb Fontext" w:hint="cs"/>
          <w:spacing w:val="-4"/>
          <w:rtl/>
        </w:rPr>
        <w:t xml:space="preserve"> -</w:t>
      </w:r>
      <w:r>
        <w:rPr>
          <w:rStyle w:val="affffa"/>
          <w:rFonts w:hint="cs"/>
          <w:spacing w:val="-4"/>
          <w:rtl/>
        </w:rPr>
        <w:t xml:space="preserve"> </w:t>
      </w:r>
      <w:r w:rsidRPr="00F71179">
        <w:rPr>
          <w:rStyle w:val="affffa"/>
          <w:rFonts w:hint="cs"/>
          <w:spacing w:val="-4"/>
          <w:rtl/>
        </w:rPr>
        <w:t>'</w:t>
      </w:r>
      <w:r w:rsidRPr="00F71179">
        <w:rPr>
          <w:rStyle w:val="affffa"/>
          <w:spacing w:val="-4"/>
          <w:rtl/>
        </w:rPr>
        <w:t>ויתד תהיה לך על אזנך</w:t>
      </w:r>
      <w:r w:rsidRPr="00F71179">
        <w:rPr>
          <w:rStyle w:val="affffa"/>
          <w:rFonts w:hint="cs"/>
          <w:spacing w:val="-4"/>
          <w:rtl/>
        </w:rPr>
        <w:t>'</w:t>
      </w:r>
      <w:r w:rsidR="00E268F4">
        <w:rPr>
          <w:rStyle w:val="affffa"/>
          <w:rFonts w:hint="cs"/>
          <w:spacing w:val="-4"/>
          <w:rtl/>
        </w:rPr>
        <w:t>.</w:t>
      </w:r>
    </w:p>
    <w:p w14:paraId="08E68269" w14:textId="16591001" w:rsidR="00E268F4" w:rsidRDefault="00F33E0A" w:rsidP="00F33E0A">
      <w:pPr>
        <w:rPr>
          <w:rFonts w:ascii="Fb Fontext" w:hAnsi="Fb Fontext"/>
          <w:rtl/>
        </w:rPr>
      </w:pPr>
      <w:r>
        <w:rPr>
          <w:rStyle w:val="affffe"/>
          <w:rFonts w:hint="cs"/>
          <w:rtl/>
        </w:rPr>
        <w:t>כ</w:t>
      </w:r>
      <w:r w:rsidR="00AB7D20" w:rsidRPr="00A50CA9">
        <w:rPr>
          <w:rStyle w:val="affffe"/>
          <w:rFonts w:hint="eastAsia"/>
          <w:rtl/>
        </w:rPr>
        <w:t>ר</w:t>
      </w:r>
      <w:r w:rsidR="00AB7D20" w:rsidRPr="00A50CA9">
        <w:rPr>
          <w:rStyle w:val="affffe"/>
          <w:rtl/>
        </w:rPr>
        <w:t>"א:</w:t>
      </w:r>
      <w:r w:rsidR="00AB7D20" w:rsidRPr="009A28A5">
        <w:rPr>
          <w:rFonts w:ascii="Fb Fontext" w:hAnsi="Fb Fontext"/>
          <w:spacing w:val="-6"/>
          <w:rtl/>
        </w:rPr>
        <w:t xml:space="preserve"> </w:t>
      </w:r>
      <w:r w:rsidR="00AB7D20" w:rsidRPr="009A28A5">
        <w:rPr>
          <w:rFonts w:ascii="Fb Fontext" w:hAnsi="Fb Fontext" w:hint="cs"/>
          <w:spacing w:val="-6"/>
          <w:rtl/>
        </w:rPr>
        <w:t>א</w:t>
      </w:r>
      <w:r w:rsidR="00AB7D20" w:rsidRPr="009A28A5">
        <w:rPr>
          <w:rFonts w:ascii="Fb Fontext" w:hAnsi="Fb Fontext"/>
          <w:spacing w:val="-6"/>
          <w:rtl/>
        </w:rPr>
        <w:t xml:space="preserve">צבעותיו של אדם </w:t>
      </w:r>
      <w:r w:rsidR="00AB7D20" w:rsidRPr="00CA108A">
        <w:rPr>
          <w:rFonts w:ascii="Fb Fontext" w:hAnsi="Fb Fontext" w:cs="PFT_Frank"/>
          <w:b/>
          <w:bCs/>
          <w:szCs w:val="14"/>
          <w:rtl/>
        </w:rPr>
        <w:t>משופות כיתידות</w:t>
      </w:r>
      <w:r w:rsidR="00AB7D20" w:rsidRPr="00C35A2C">
        <w:rPr>
          <w:rFonts w:ascii="Fb Fontext" w:hAnsi="Fb Fontext"/>
          <w:rtl/>
        </w:rPr>
        <w:t>? שאם ישמע</w:t>
      </w:r>
      <w:r>
        <w:rPr>
          <w:rFonts w:ascii="Fb Fontext" w:hAnsi="Fb Fontext" w:hint="cs"/>
          <w:rtl/>
        </w:rPr>
        <w:t>.</w:t>
      </w:r>
      <w:r w:rsidR="00E268F4">
        <w:rPr>
          <w:rFonts w:ascii="Fb Fontext" w:hAnsi="Fb Fontext" w:hint="cs"/>
          <w:rtl/>
        </w:rPr>
        <w:t>.</w:t>
      </w:r>
    </w:p>
    <w:p w14:paraId="6BA8F476" w14:textId="17829DA5" w:rsidR="00AB7D20" w:rsidRPr="00F71179" w:rsidRDefault="00AB7D20" w:rsidP="00AB7D20">
      <w:pPr>
        <w:rPr>
          <w:rFonts w:ascii="Fb Fontext" w:hAnsi="Fb Fontext" w:cs="Guttman Vilna"/>
          <w:b/>
          <w:bCs/>
          <w:spacing w:val="-6"/>
          <w:rtl/>
        </w:rPr>
      </w:pPr>
      <w:r w:rsidRPr="00A50CA9">
        <w:rPr>
          <w:rStyle w:val="affffe"/>
          <w:rFonts w:hint="eastAsia"/>
          <w:rtl/>
        </w:rPr>
        <w:t>תדר</w:t>
      </w:r>
      <w:r w:rsidRPr="00A50CA9">
        <w:rPr>
          <w:rStyle w:val="affffe"/>
          <w:rtl/>
        </w:rPr>
        <w:t>"</w:t>
      </w:r>
      <w:r w:rsidRPr="00A50CA9">
        <w:rPr>
          <w:rStyle w:val="affffe"/>
          <w:rFonts w:hint="eastAsia"/>
          <w:rtl/>
        </w:rPr>
        <w:t>י</w:t>
      </w:r>
      <w:r w:rsidRPr="00F71179">
        <w:rPr>
          <w:rFonts w:ascii="Fb Fontext" w:hAnsi="Fb Fontext"/>
          <w:spacing w:val="-6"/>
          <w:rtl/>
        </w:rPr>
        <w:t xml:space="preserve">: </w:t>
      </w:r>
      <w:r w:rsidRPr="00CA108A">
        <w:rPr>
          <w:rFonts w:ascii="Fb Fontext" w:hAnsi="Fb Fontext" w:cs="PFT_Frank"/>
          <w:b/>
          <w:bCs/>
          <w:spacing w:val="-6"/>
          <w:szCs w:val="14"/>
          <w:rtl/>
        </w:rPr>
        <w:t>אליה רכה</w:t>
      </w:r>
      <w:r w:rsidR="00D51B8C">
        <w:rPr>
          <w:rFonts w:ascii="Fb Fontext" w:hAnsi="Fb Fontext" w:hint="cs"/>
          <w:spacing w:val="-6"/>
          <w:rtl/>
        </w:rPr>
        <w:t xml:space="preserve"> - </w:t>
      </w:r>
      <w:r w:rsidRPr="00F71179">
        <w:rPr>
          <w:rFonts w:ascii="Fb Fontext" w:hAnsi="Fb Fontext"/>
          <w:spacing w:val="-6"/>
          <w:rtl/>
        </w:rPr>
        <w:t xml:space="preserve">שאם ישמע דבר </w:t>
      </w:r>
      <w:r w:rsidR="00D51B8C">
        <w:rPr>
          <w:rFonts w:ascii="Fb Fontext" w:hAnsi="Fb Fontext" w:hint="cs"/>
          <w:spacing w:val="-6"/>
          <w:rtl/>
        </w:rPr>
        <w:t>ל</w:t>
      </w:r>
      <w:r w:rsidRPr="00F71179">
        <w:rPr>
          <w:rFonts w:ascii="Fb Fontext" w:hAnsi="Fb Fontext"/>
          <w:spacing w:val="-6"/>
          <w:rtl/>
        </w:rPr>
        <w:t>א הגון</w:t>
      </w:r>
      <w:r w:rsidR="00D51B8C">
        <w:rPr>
          <w:rFonts w:ascii="Fb Fontext" w:hAnsi="Fb Fontext" w:hint="cs"/>
          <w:spacing w:val="-6"/>
          <w:rtl/>
        </w:rPr>
        <w:t>,</w:t>
      </w:r>
      <w:r w:rsidRPr="00F71179">
        <w:rPr>
          <w:rFonts w:ascii="Fb Fontext" w:hAnsi="Fb Fontext"/>
          <w:spacing w:val="-6"/>
          <w:rtl/>
        </w:rPr>
        <w:t xml:space="preserve"> יכוף אליה לתוכה.</w:t>
      </w:r>
    </w:p>
    <w:p w14:paraId="4BB74EB9" w14:textId="32FCA634" w:rsidR="00AB7D20" w:rsidRPr="00C35A2C" w:rsidRDefault="00AB7D20" w:rsidP="00AB7D20">
      <w:pPr>
        <w:rPr>
          <w:rFonts w:ascii="Fb Fontext" w:hAnsi="Fb Fontext" w:cs="Guttman Vilna"/>
          <w:b/>
          <w:bCs/>
          <w:rtl/>
        </w:rPr>
      </w:pPr>
      <w:r w:rsidRPr="00A50CA9">
        <w:rPr>
          <w:rStyle w:val="affffe"/>
          <w:rtl/>
        </w:rPr>
        <w:t>ת"ר</w:t>
      </w:r>
      <w:r w:rsidRPr="009A28A5">
        <w:rPr>
          <w:rFonts w:ascii="Fb Fontext" w:hAnsi="Fb Fontext"/>
          <w:rtl/>
        </w:rPr>
        <w:t>: אל ישמיע לאזניו דברים בטלים,</w:t>
      </w:r>
      <w:r w:rsidRPr="00C35A2C">
        <w:rPr>
          <w:rFonts w:ascii="Fb Fontext" w:hAnsi="Fb Fontext"/>
          <w:rtl/>
        </w:rPr>
        <w:t xml:space="preserve"> </w:t>
      </w:r>
      <w:r w:rsidRPr="00CA108A">
        <w:rPr>
          <w:rFonts w:ascii="Fb Fontext" w:hAnsi="Fb Fontext" w:cs="PFT_Frank"/>
          <w:b/>
          <w:bCs/>
          <w:szCs w:val="14"/>
          <w:rtl/>
        </w:rPr>
        <w:t xml:space="preserve">שנכוות תחלה </w:t>
      </w:r>
      <w:r w:rsidRPr="00C35A2C">
        <w:rPr>
          <w:rFonts w:ascii="Fb Fontext" w:hAnsi="Fb Fontext"/>
          <w:rtl/>
        </w:rPr>
        <w:t>לאיברים.</w:t>
      </w:r>
    </w:p>
    <w:p w14:paraId="550BB464" w14:textId="1BA5438D" w:rsidR="00E268F4" w:rsidRPr="006D5126" w:rsidRDefault="00AB7D20" w:rsidP="00F1680A">
      <w:pPr>
        <w:pStyle w:val="affffb"/>
        <w:rPr>
          <w:spacing w:val="0"/>
          <w:rtl/>
        </w:rPr>
      </w:pPr>
      <w:bookmarkStart w:id="25" w:name="_Toc119352810"/>
      <w:r w:rsidRPr="006D5126">
        <w:rPr>
          <w:rStyle w:val="affffe"/>
          <w:spacing w:val="0"/>
          <w:rtl/>
        </w:rPr>
        <w:lastRenderedPageBreak/>
        <w:t>איבעיא</w:t>
      </w:r>
      <w:r w:rsidRPr="006D5126">
        <w:rPr>
          <w:spacing w:val="0"/>
          <w:rtl/>
        </w:rPr>
        <w:t xml:space="preserve">: מהו לבעול </w:t>
      </w:r>
      <w:r w:rsidR="003448F3" w:rsidRPr="006D5126">
        <w:rPr>
          <w:rFonts w:hint="cs"/>
          <w:spacing w:val="0"/>
          <w:rtl/>
        </w:rPr>
        <w:t>בתולה</w:t>
      </w:r>
      <w:r w:rsidRPr="006D5126">
        <w:rPr>
          <w:spacing w:val="0"/>
          <w:rtl/>
        </w:rPr>
        <w:t xml:space="preserve"> בשבת</w:t>
      </w:r>
      <w:r w:rsidR="00E268F4" w:rsidRPr="006D5126">
        <w:rPr>
          <w:rFonts w:hint="cs"/>
          <w:spacing w:val="0"/>
          <w:rtl/>
        </w:rPr>
        <w:t>?</w:t>
      </w:r>
      <w:bookmarkEnd w:id="25"/>
    </w:p>
    <w:p w14:paraId="2D5D24A7" w14:textId="0E25A3DB" w:rsidR="00E268F4" w:rsidRDefault="003448F3" w:rsidP="001550F3">
      <w:pPr>
        <w:ind w:left="0" w:firstLine="0"/>
        <w:rPr>
          <w:rtl/>
        </w:rPr>
      </w:pPr>
      <w:r w:rsidRPr="00A50CA9">
        <w:rPr>
          <w:rStyle w:val="affffe"/>
          <w:rFonts w:hint="eastAsia"/>
          <w:rtl/>
        </w:rPr>
        <w:t>א</w:t>
      </w:r>
      <w:r w:rsidRPr="00A50CA9">
        <w:rPr>
          <w:rStyle w:val="affffe"/>
          <w:rtl/>
        </w:rPr>
        <w:t>.</w:t>
      </w:r>
      <w:r w:rsidRPr="00974887">
        <w:rPr>
          <w:rFonts w:hint="cs"/>
          <w:rtl/>
        </w:rPr>
        <w:t xml:space="preserve"> </w:t>
      </w:r>
      <w:r w:rsidR="00AB7D20" w:rsidRPr="00974887">
        <w:rPr>
          <w:rtl/>
        </w:rPr>
        <w:t xml:space="preserve">דם </w:t>
      </w:r>
      <w:r w:rsidRPr="00974887">
        <w:rPr>
          <w:rtl/>
        </w:rPr>
        <w:t>מיחבר</w:t>
      </w:r>
      <w:r w:rsidR="00AB7D20" w:rsidRPr="00974887">
        <w:rPr>
          <w:rtl/>
        </w:rPr>
        <w:t xml:space="preserve"> </w:t>
      </w:r>
      <w:r w:rsidR="00AB7D20" w:rsidRPr="00CA108A">
        <w:rPr>
          <w:rFonts w:cs="PFT_Frank"/>
          <w:b/>
          <w:bCs/>
          <w:szCs w:val="14"/>
          <w:rtl/>
        </w:rPr>
        <w:t>או</w:t>
      </w:r>
      <w:r w:rsidR="00AB7D20" w:rsidRPr="00974887">
        <w:rPr>
          <w:rtl/>
        </w:rPr>
        <w:t xml:space="preserve"> </w:t>
      </w:r>
      <w:r w:rsidRPr="00974887">
        <w:rPr>
          <w:rFonts w:hint="cs"/>
          <w:rtl/>
        </w:rPr>
        <w:t>פקיד</w:t>
      </w:r>
      <w:r w:rsidR="00974887">
        <w:rPr>
          <w:rFonts w:hint="cs"/>
          <w:rtl/>
        </w:rPr>
        <w:t>:</w:t>
      </w:r>
      <w:r w:rsidRPr="00A50CA9">
        <w:rPr>
          <w:rtl/>
        </w:rPr>
        <w:t xml:space="preserve"> </w:t>
      </w:r>
      <w:r w:rsidR="00AB7D20" w:rsidRPr="00CA108A">
        <w:rPr>
          <w:rFonts w:cs="PFT_Frank"/>
          <w:b/>
          <w:bCs/>
          <w:szCs w:val="14"/>
          <w:rtl/>
        </w:rPr>
        <w:t>פקיד</w:t>
      </w:r>
      <w:r w:rsidRPr="00974887">
        <w:rPr>
          <w:rFonts w:hint="cs"/>
          <w:rtl/>
        </w:rPr>
        <w:t xml:space="preserve"> -</w:t>
      </w:r>
      <w:r w:rsidR="00AB7D20" w:rsidRPr="00974887">
        <w:rPr>
          <w:rtl/>
        </w:rPr>
        <w:t xml:space="preserve"> </w:t>
      </w:r>
      <w:r w:rsidR="00AB7D20" w:rsidRPr="00CA108A">
        <w:rPr>
          <w:rFonts w:cs="PFT_Frank"/>
          <w:b/>
          <w:bCs/>
          <w:szCs w:val="14"/>
          <w:rtl/>
        </w:rPr>
        <w:t>א</w:t>
      </w:r>
      <w:r w:rsidRPr="00CA108A">
        <w:rPr>
          <w:rFonts w:cs="PFT_Frank" w:hint="eastAsia"/>
          <w:b/>
          <w:bCs/>
          <w:szCs w:val="14"/>
          <w:rtl/>
        </w:rPr>
        <w:t>ם</w:t>
      </w:r>
      <w:r w:rsidR="00AB7D20" w:rsidRPr="00974887">
        <w:rPr>
          <w:rtl/>
        </w:rPr>
        <w:t xml:space="preserve"> לפתח צריך</w:t>
      </w:r>
      <w:r w:rsidRPr="00974887">
        <w:rPr>
          <w:rFonts w:hint="cs"/>
          <w:rtl/>
        </w:rPr>
        <w:t xml:space="preserve"> </w:t>
      </w:r>
      <w:r w:rsidR="00AB7D20" w:rsidRPr="00974887">
        <w:rPr>
          <w:rtl/>
        </w:rPr>
        <w:t>ואס</w:t>
      </w:r>
      <w:r w:rsidRPr="00974887">
        <w:rPr>
          <w:rFonts w:hint="cs"/>
          <w:rtl/>
        </w:rPr>
        <w:t>ו</w:t>
      </w:r>
      <w:r w:rsidR="00AB7D20" w:rsidRPr="00974887">
        <w:rPr>
          <w:rtl/>
        </w:rPr>
        <w:t>ר</w:t>
      </w:r>
      <w:r w:rsidR="00E268F4">
        <w:rPr>
          <w:rtl/>
        </w:rPr>
        <w:t>,</w:t>
      </w:r>
    </w:p>
    <w:p w14:paraId="5100DD21" w14:textId="2D285F74" w:rsidR="00E268F4" w:rsidRDefault="003448F3" w:rsidP="001550F3">
      <w:pPr>
        <w:ind w:left="0" w:firstLine="0"/>
        <w:rPr>
          <w:rtl/>
        </w:rPr>
      </w:pPr>
      <w:r w:rsidRPr="00A50CA9">
        <w:rPr>
          <w:rFonts w:hint="eastAsia"/>
          <w:b/>
          <w:rtl/>
        </w:rPr>
        <w:t>א</w:t>
      </w:r>
      <w:r w:rsidR="00AB7D20" w:rsidRPr="00A50CA9">
        <w:rPr>
          <w:b/>
          <w:rtl/>
        </w:rPr>
        <w:t>ו</w:t>
      </w:r>
      <w:r w:rsidR="00AB7D20" w:rsidRPr="00974887">
        <w:rPr>
          <w:rtl/>
        </w:rPr>
        <w:t xml:space="preserve"> לדם </w:t>
      </w:r>
      <w:r w:rsidRPr="00A50CA9">
        <w:rPr>
          <w:rStyle w:val="afffff0"/>
          <w:rtl/>
        </w:rPr>
        <w:t>[</w:t>
      </w:r>
      <w:r w:rsidR="00AB7D20" w:rsidRPr="00A50CA9">
        <w:rPr>
          <w:rStyle w:val="afffff0"/>
          <w:rtl/>
        </w:rPr>
        <w:t>ופתח ממילא</w:t>
      </w:r>
      <w:r w:rsidRPr="00A50CA9">
        <w:rPr>
          <w:rStyle w:val="afffff0"/>
          <w:rtl/>
        </w:rPr>
        <w:t>]</w:t>
      </w:r>
      <w:r w:rsidR="00AB7D20" w:rsidRPr="00A50CA9">
        <w:rPr>
          <w:rStyle w:val="afffff0"/>
          <w:rtl/>
        </w:rPr>
        <w:t>,</w:t>
      </w:r>
      <w:r w:rsidR="00AB7D20" w:rsidRPr="00974887">
        <w:rPr>
          <w:rtl/>
        </w:rPr>
        <w:t xml:space="preserve"> </w:t>
      </w:r>
      <w:r w:rsidRPr="00CA108A">
        <w:rPr>
          <w:rFonts w:cs="PFT_Frank" w:hint="eastAsia"/>
          <w:b/>
          <w:bCs/>
          <w:szCs w:val="14"/>
          <w:rtl/>
        </w:rPr>
        <w:t>לדם</w:t>
      </w:r>
      <w:r w:rsidRPr="00974887">
        <w:rPr>
          <w:rFonts w:hint="cs"/>
          <w:rtl/>
        </w:rPr>
        <w:t xml:space="preserve"> - </w:t>
      </w:r>
      <w:r w:rsidR="001550F3" w:rsidRPr="00CA108A">
        <w:rPr>
          <w:rFonts w:cs="PFT_Frank" w:hint="eastAsia"/>
          <w:b/>
          <w:bCs/>
          <w:szCs w:val="14"/>
          <w:rtl/>
        </w:rPr>
        <w:t>אם</w:t>
      </w:r>
      <w:r w:rsidR="001550F3">
        <w:rPr>
          <w:rFonts w:hint="cs"/>
          <w:rtl/>
        </w:rPr>
        <w:t xml:space="preserve"> </w:t>
      </w:r>
      <w:r w:rsidR="00AB7D20" w:rsidRPr="00974887">
        <w:rPr>
          <w:rtl/>
        </w:rPr>
        <w:t xml:space="preserve">הלכה </w:t>
      </w:r>
      <w:r w:rsidR="00AB7D20" w:rsidRPr="00A50CA9">
        <w:rPr>
          <w:rStyle w:val="affffe"/>
          <w:rtl/>
        </w:rPr>
        <w:t>כר"ש</w:t>
      </w:r>
      <w:r w:rsidR="00AB7D20" w:rsidRPr="00974887">
        <w:rPr>
          <w:rtl/>
        </w:rPr>
        <w:t xml:space="preserve"> </w:t>
      </w:r>
      <w:r w:rsidRPr="00A50CA9">
        <w:rPr>
          <w:rStyle w:val="afffff0"/>
          <w:rtl/>
        </w:rPr>
        <w:t>[</w:t>
      </w:r>
      <w:r w:rsidR="00AB7D20" w:rsidRPr="00A50CA9">
        <w:rPr>
          <w:rStyle w:val="afffff0"/>
          <w:rtl/>
        </w:rPr>
        <w:t>אין</w:t>
      </w:r>
      <w:r w:rsidR="00AB7D20" w:rsidRPr="00974887">
        <w:rPr>
          <w:rtl/>
        </w:rPr>
        <w:t xml:space="preserve"> </w:t>
      </w:r>
      <w:r w:rsidR="00AB7D20" w:rsidRPr="00A50CA9">
        <w:rPr>
          <w:rStyle w:val="afffff0"/>
          <w:rtl/>
        </w:rPr>
        <w:t>מתכוין מותר</w:t>
      </w:r>
      <w:r w:rsidRPr="00A50CA9">
        <w:rPr>
          <w:rStyle w:val="afffff0"/>
          <w:rtl/>
        </w:rPr>
        <w:t>]</w:t>
      </w:r>
      <w:r w:rsidR="00E268F4">
        <w:rPr>
          <w:rStyle w:val="afffff0"/>
          <w:rtl/>
        </w:rPr>
        <w:t>,</w:t>
      </w:r>
    </w:p>
    <w:p w14:paraId="588BE8D7" w14:textId="6953DAE1" w:rsidR="00AB7D20" w:rsidRPr="00974887" w:rsidRDefault="00AB7D20" w:rsidP="00A50CA9">
      <w:pPr>
        <w:ind w:left="0" w:firstLine="0"/>
        <w:rPr>
          <w:rtl/>
        </w:rPr>
      </w:pPr>
      <w:r w:rsidRPr="00CA108A">
        <w:rPr>
          <w:rFonts w:cs="PFT_Frank"/>
          <w:b/>
          <w:bCs/>
          <w:szCs w:val="14"/>
          <w:rtl/>
        </w:rPr>
        <w:t>או</w:t>
      </w:r>
      <w:r w:rsidRPr="00974887">
        <w:rPr>
          <w:rtl/>
        </w:rPr>
        <w:t xml:space="preserve"> </w:t>
      </w:r>
      <w:r w:rsidRPr="00A50CA9">
        <w:rPr>
          <w:rStyle w:val="affffe"/>
          <w:rtl/>
        </w:rPr>
        <w:t>כר"</w:t>
      </w:r>
      <w:r w:rsidRPr="00A50CA9">
        <w:rPr>
          <w:rStyle w:val="affffe"/>
          <w:rFonts w:hint="eastAsia"/>
          <w:rtl/>
        </w:rPr>
        <w:t>י</w:t>
      </w:r>
      <w:r w:rsidRPr="00974887">
        <w:rPr>
          <w:rtl/>
        </w:rPr>
        <w:t xml:space="preserve"> </w:t>
      </w:r>
      <w:r w:rsidR="003448F3" w:rsidRPr="00A50CA9">
        <w:rPr>
          <w:rStyle w:val="afffff0"/>
          <w:rtl/>
        </w:rPr>
        <w:t>[</w:t>
      </w:r>
      <w:r w:rsidR="00974887" w:rsidRPr="00A50CA9">
        <w:rPr>
          <w:rStyle w:val="afffff0"/>
          <w:rFonts w:hint="eastAsia"/>
          <w:rtl/>
        </w:rPr>
        <w:t>אין</w:t>
      </w:r>
      <w:r w:rsidR="00974887" w:rsidRPr="00A50CA9">
        <w:rPr>
          <w:rStyle w:val="afffff0"/>
          <w:rtl/>
        </w:rPr>
        <w:t xml:space="preserve"> מתכוין </w:t>
      </w:r>
      <w:r w:rsidRPr="00A50CA9">
        <w:rPr>
          <w:rStyle w:val="afffff0"/>
          <w:rtl/>
        </w:rPr>
        <w:t>אסור</w:t>
      </w:r>
      <w:r w:rsidR="003448F3" w:rsidRPr="00A50CA9">
        <w:rPr>
          <w:rStyle w:val="afffff0"/>
          <w:rtl/>
        </w:rPr>
        <w:t>],</w:t>
      </w:r>
      <w:r w:rsidR="001550F3">
        <w:rPr>
          <w:rFonts w:hint="cs"/>
          <w:rtl/>
        </w:rPr>
        <w:t xml:space="preserve"> </w:t>
      </w:r>
      <w:r>
        <w:rPr>
          <w:rStyle w:val="affffe"/>
          <w:rFonts w:cs="PFT_Frank" w:hint="eastAsia"/>
          <w:b/>
          <w:bCs/>
          <w:szCs w:val="14"/>
          <w:rtl/>
          <w:rPrChange w:id="9015" w:author="מנוע אמוראים" w:date="2026-10-05T16:41:40Z">
            <w:rPr>
              <w:rFonts w:cs="PFT_Frank" w:hint="eastAsia"/>
              <w:b/>
              <w:bCs/>
              <w:szCs w:val="14"/>
              <w:rtl/>
            </w:rPr>
          </w:rPrChange>
        </w:rPr>
        <w:t xml:space="preserve">כר</w:t>
      </w:r>
      <w:r>
        <w:rPr>
          <w:rStyle w:val="affffe"/>
          <w:rFonts w:cs="PFT_Frank"/>
          <w:b/>
          <w:bCs/>
          <w:szCs w:val="14"/>
          <w:rtl/>
          <w:rPrChange w:id="9016" w:author="מנוע אמוראים" w:date="2026-10-05T16:41:40Z">
            <w:rPr>
              <w:rFonts w:cs="PFT_Frank"/>
              <w:b/>
              <w:bCs/>
              <w:szCs w:val="14"/>
              <w:rtl/>
            </w:rPr>
          </w:rPrChange>
        </w:rPr>
        <w:t xml:space="preserve">"</w:t>
      </w:r>
      <w:r>
        <w:rPr>
          <w:rStyle w:val="affffe"/>
          <w:rFonts w:cs="PFT_Frank" w:hint="eastAsia"/>
          <w:b/>
          <w:bCs/>
          <w:szCs w:val="14"/>
          <w:rtl/>
          <w:rPrChange w:id="9017" w:author="מנוע אמוראים" w:date="2026-10-05T16:41:40Z">
            <w:rPr>
              <w:rFonts w:cs="PFT_Frank" w:hint="eastAsia"/>
              <w:b/>
              <w:bCs/>
              <w:szCs w:val="14"/>
              <w:rtl/>
            </w:rPr>
          </w:rPrChange>
        </w:rPr>
        <w:t xml:space="preserve">י</w:t>
      </w:r>
      <w:r w:rsidRPr="00974887">
        <w:rPr>
          <w:rtl/>
        </w:rPr>
        <w:t xml:space="preserve"> </w:t>
      </w:r>
      <w:r w:rsidR="003448F3" w:rsidRPr="00974887">
        <w:rPr>
          <w:rFonts w:hint="cs"/>
          <w:rtl/>
        </w:rPr>
        <w:t xml:space="preserve">- </w:t>
      </w:r>
      <w:r w:rsidR="002F35F2" w:rsidRPr="00CA108A">
        <w:rPr>
          <w:rFonts w:cs="PFT_Frank" w:hint="eastAsia"/>
          <w:b/>
          <w:bCs/>
          <w:szCs w:val="14"/>
          <w:rtl/>
        </w:rPr>
        <w:t>אם</w:t>
      </w:r>
      <w:r w:rsidR="002F35F2">
        <w:rPr>
          <w:rFonts w:hint="cs"/>
          <w:rtl/>
        </w:rPr>
        <w:t xml:space="preserve"> </w:t>
      </w:r>
      <w:r w:rsidRPr="00974887">
        <w:rPr>
          <w:rtl/>
        </w:rPr>
        <w:t xml:space="preserve">מקלקל אצל פתח </w:t>
      </w:r>
      <w:r w:rsidRPr="00CA108A">
        <w:rPr>
          <w:rFonts w:cs="PFT_Frank"/>
          <w:b/>
          <w:bCs/>
          <w:szCs w:val="14"/>
          <w:rtl/>
        </w:rPr>
        <w:t>או</w:t>
      </w:r>
      <w:r w:rsidRPr="00974887">
        <w:rPr>
          <w:rtl/>
        </w:rPr>
        <w:t xml:space="preserve"> מתקן?</w:t>
      </w:r>
    </w:p>
    <w:p w14:paraId="33096CCB" w14:textId="77777777" w:rsidR="00E268F4" w:rsidRDefault="003448F3" w:rsidP="001550F3">
      <w:pPr>
        <w:ind w:left="0" w:firstLine="0"/>
        <w:rPr>
          <w:rtl/>
        </w:rPr>
      </w:pPr>
      <w:r w:rsidRPr="00A50CA9">
        <w:rPr>
          <w:rStyle w:val="affffe"/>
          <w:rFonts w:hint="eastAsia"/>
          <w:rtl/>
        </w:rPr>
        <w:t>ב</w:t>
      </w:r>
      <w:r w:rsidRPr="00A50CA9">
        <w:rPr>
          <w:rStyle w:val="affffe"/>
          <w:rtl/>
        </w:rPr>
        <w:t xml:space="preserve">. </w:t>
      </w:r>
      <w:r w:rsidR="00AB7D20" w:rsidRPr="00A50CA9">
        <w:rPr>
          <w:rStyle w:val="affffe"/>
          <w:rFonts w:hint="eastAsia"/>
          <w:rtl/>
        </w:rPr>
        <w:t>א</w:t>
      </w:r>
      <w:r w:rsidR="00AB7D20" w:rsidRPr="00A50CA9">
        <w:rPr>
          <w:rStyle w:val="affffe"/>
          <w:rtl/>
        </w:rPr>
        <w:t>"</w:t>
      </w:r>
      <w:r w:rsidR="00AB7D20" w:rsidRPr="00A50CA9">
        <w:rPr>
          <w:rStyle w:val="affffe"/>
          <w:rFonts w:hint="eastAsia"/>
          <w:rtl/>
        </w:rPr>
        <w:t>ד</w:t>
      </w:r>
      <w:r w:rsidRPr="00A50CA9">
        <w:rPr>
          <w:rStyle w:val="affffe"/>
          <w:rtl/>
        </w:rPr>
        <w:t xml:space="preserve"> מוסיף</w:t>
      </w:r>
      <w:r w:rsidR="00AB7D20" w:rsidRPr="00A50CA9">
        <w:rPr>
          <w:rStyle w:val="affffe"/>
          <w:rtl/>
        </w:rPr>
        <w:t>:</w:t>
      </w:r>
      <w:r w:rsidR="00AB7D20" w:rsidRPr="00974887">
        <w:rPr>
          <w:rFonts w:hint="cs"/>
          <w:rtl/>
        </w:rPr>
        <w:t xml:space="preserve"> </w:t>
      </w:r>
      <w:r w:rsidR="00AB7D20" w:rsidRPr="00CA108A">
        <w:rPr>
          <w:rFonts w:cs="PFT_Frank"/>
          <w:b/>
          <w:bCs/>
          <w:szCs w:val="14"/>
          <w:rtl/>
        </w:rPr>
        <w:t>מיחבר</w:t>
      </w:r>
      <w:r w:rsidR="00974887" w:rsidRPr="00974887">
        <w:rPr>
          <w:rFonts w:hint="cs"/>
          <w:rtl/>
        </w:rPr>
        <w:t xml:space="preserve"> -</w:t>
      </w:r>
      <w:r w:rsidR="00AB7D20" w:rsidRPr="00974887">
        <w:rPr>
          <w:rtl/>
        </w:rPr>
        <w:t xml:space="preserve"> </w:t>
      </w:r>
      <w:r w:rsidR="001550F3" w:rsidRPr="00CA108A">
        <w:rPr>
          <w:rFonts w:cs="PFT_Frank" w:hint="eastAsia"/>
          <w:b/>
          <w:bCs/>
          <w:szCs w:val="14"/>
          <w:rtl/>
        </w:rPr>
        <w:t>אם</w:t>
      </w:r>
      <w:r w:rsidR="001550F3">
        <w:rPr>
          <w:rFonts w:hint="cs"/>
          <w:rtl/>
        </w:rPr>
        <w:t xml:space="preserve"> </w:t>
      </w:r>
      <w:r w:rsidR="00AB7D20" w:rsidRPr="00974887">
        <w:rPr>
          <w:rtl/>
        </w:rPr>
        <w:t>לדם צריך ואסור</w:t>
      </w:r>
      <w:r w:rsidR="00E268F4">
        <w:rPr>
          <w:rtl/>
        </w:rPr>
        <w:t>,</w:t>
      </w:r>
    </w:p>
    <w:p w14:paraId="0163675C" w14:textId="77777777" w:rsidR="00E268F4" w:rsidRDefault="00AB7D20" w:rsidP="001550F3">
      <w:pPr>
        <w:ind w:left="0" w:firstLine="0"/>
        <w:rPr>
          <w:rtl/>
        </w:rPr>
      </w:pPr>
      <w:r w:rsidRPr="00CA108A">
        <w:rPr>
          <w:rFonts w:cs="PFT_Frank"/>
          <w:b/>
          <w:bCs/>
          <w:szCs w:val="14"/>
          <w:rtl/>
        </w:rPr>
        <w:t>או</w:t>
      </w:r>
      <w:r w:rsidRPr="00974887">
        <w:rPr>
          <w:rtl/>
        </w:rPr>
        <w:t xml:space="preserve"> להנאת עצמו צריך </w:t>
      </w:r>
      <w:r w:rsidR="001550F3">
        <w:rPr>
          <w:rStyle w:val="afffff0"/>
          <w:rFonts w:hint="cs"/>
          <w:rtl/>
        </w:rPr>
        <w:t>[</w:t>
      </w:r>
      <w:r w:rsidR="001550F3" w:rsidRPr="00A50CA9">
        <w:rPr>
          <w:rStyle w:val="afffff0"/>
          <w:rFonts w:hint="eastAsia"/>
          <w:rtl/>
        </w:rPr>
        <w:t>ודם</w:t>
      </w:r>
      <w:r w:rsidR="001550F3">
        <w:rPr>
          <w:rStyle w:val="afffff0"/>
          <w:rFonts w:hint="cs"/>
          <w:rtl/>
        </w:rPr>
        <w:t xml:space="preserve"> </w:t>
      </w:r>
      <w:r w:rsidR="00974887" w:rsidRPr="00A50CA9">
        <w:rPr>
          <w:rStyle w:val="afffff0"/>
          <w:rFonts w:hint="eastAsia"/>
          <w:rtl/>
        </w:rPr>
        <w:t>ממילא</w:t>
      </w:r>
      <w:r w:rsidR="00974887" w:rsidRPr="00A50CA9">
        <w:rPr>
          <w:rStyle w:val="afffff0"/>
          <w:rtl/>
        </w:rPr>
        <w:t>],</w:t>
      </w:r>
      <w:r w:rsidR="00974887" w:rsidRPr="00A50CA9">
        <w:rPr>
          <w:rtl/>
        </w:rPr>
        <w:t xml:space="preserve"> </w:t>
      </w:r>
      <w:r w:rsidRPr="00CA108A">
        <w:rPr>
          <w:rFonts w:cs="PFT_Frank"/>
          <w:b/>
          <w:bCs/>
          <w:szCs w:val="14"/>
          <w:rtl/>
        </w:rPr>
        <w:t>עצמו</w:t>
      </w:r>
      <w:r w:rsidR="00974887" w:rsidRPr="00CA108A">
        <w:rPr>
          <w:rFonts w:cs="PFT_Frank"/>
          <w:b/>
          <w:bCs/>
          <w:szCs w:val="14"/>
          <w:rtl/>
        </w:rPr>
        <w:t xml:space="preserve"> </w:t>
      </w:r>
      <w:r w:rsidR="00974887" w:rsidRPr="00974887">
        <w:rPr>
          <w:rFonts w:hint="cs"/>
          <w:rtl/>
        </w:rPr>
        <w:t>-</w:t>
      </w:r>
      <w:r w:rsidRPr="00974887">
        <w:rPr>
          <w:rtl/>
        </w:rPr>
        <w:t xml:space="preserve"> </w:t>
      </w:r>
      <w:r w:rsidR="001550F3" w:rsidRPr="00CA108A">
        <w:rPr>
          <w:rFonts w:cs="PFT_Frank" w:hint="eastAsia"/>
          <w:b/>
          <w:bCs/>
          <w:szCs w:val="14"/>
          <w:rtl/>
        </w:rPr>
        <w:t>אם</w:t>
      </w:r>
      <w:r w:rsidR="001550F3">
        <w:rPr>
          <w:rFonts w:hint="cs"/>
          <w:rtl/>
        </w:rPr>
        <w:t xml:space="preserve"> </w:t>
      </w:r>
      <w:r w:rsidRPr="00974887">
        <w:rPr>
          <w:rtl/>
        </w:rPr>
        <w:t xml:space="preserve">הלכה </w:t>
      </w:r>
      <w:r w:rsidRPr="00A50CA9">
        <w:rPr>
          <w:rStyle w:val="affffe"/>
          <w:rtl/>
        </w:rPr>
        <w:t>כר</w:t>
      </w:r>
      <w:r w:rsidR="00974887" w:rsidRPr="00A50CA9">
        <w:rPr>
          <w:rStyle w:val="affffe"/>
          <w:rtl/>
        </w:rPr>
        <w:t>"</w:t>
      </w:r>
      <w:r w:rsidRPr="00A50CA9">
        <w:rPr>
          <w:rStyle w:val="affffe"/>
          <w:rtl/>
        </w:rPr>
        <w:t>י</w:t>
      </w:r>
      <w:r w:rsidR="00E268F4">
        <w:rPr>
          <w:rtl/>
        </w:rPr>
        <w:t>,</w:t>
      </w:r>
    </w:p>
    <w:p w14:paraId="3256565F" w14:textId="11533393" w:rsidR="00E268F4" w:rsidRDefault="00974887" w:rsidP="001550F3">
      <w:pPr>
        <w:ind w:left="0" w:firstLine="0"/>
        <w:rPr>
          <w:rtl/>
        </w:rPr>
      </w:pPr>
      <w:r w:rsidRPr="00A50CA9">
        <w:rPr>
          <w:rStyle w:val="afffff0"/>
          <w:rtl/>
        </w:rPr>
        <w:t xml:space="preserve">[באינו </w:t>
      </w:r>
      <w:r w:rsidRPr="00A50CA9">
        <w:rPr>
          <w:rStyle w:val="afffff0"/>
          <w:rFonts w:hint="eastAsia"/>
          <w:rtl/>
        </w:rPr>
        <w:t>מתכוין</w:t>
      </w:r>
      <w:r w:rsidRPr="00A50CA9">
        <w:rPr>
          <w:rStyle w:val="afffff0"/>
          <w:rtl/>
        </w:rPr>
        <w:t>]</w:t>
      </w:r>
      <w:r w:rsidRPr="00974887">
        <w:rPr>
          <w:rFonts w:hint="cs"/>
          <w:rtl/>
        </w:rPr>
        <w:t xml:space="preserve"> </w:t>
      </w:r>
      <w:r w:rsidR="00AB7D20" w:rsidRPr="00CA108A">
        <w:rPr>
          <w:rFonts w:cs="PFT_Frank"/>
          <w:b/>
          <w:bCs/>
          <w:szCs w:val="14"/>
          <w:rtl/>
        </w:rPr>
        <w:t>או</w:t>
      </w:r>
      <w:r w:rsidR="00AB7D20" w:rsidRPr="00974887">
        <w:rPr>
          <w:rtl/>
        </w:rPr>
        <w:t xml:space="preserve"> </w:t>
      </w:r>
      <w:r w:rsidR="00AB7D20" w:rsidRPr="00A50CA9">
        <w:rPr>
          <w:rStyle w:val="affffe"/>
          <w:rtl/>
        </w:rPr>
        <w:t>כר"ש</w:t>
      </w:r>
      <w:r w:rsidRPr="00974887">
        <w:rPr>
          <w:rFonts w:hint="cs"/>
          <w:rtl/>
        </w:rPr>
        <w:t>,</w:t>
      </w:r>
      <w:r w:rsidRPr="00A50CA9">
        <w:rPr>
          <w:rtl/>
        </w:rPr>
        <w:t xml:space="preserve"> </w:t>
      </w:r>
      <w:r>
        <w:rPr>
          <w:rStyle w:val="affffe"/>
          <w:rFonts w:cs="PFT_Frank"/>
          <w:b/>
          <w:bCs/>
          <w:szCs w:val="14"/>
          <w:rtl/>
          <w:rPrChange w:id="9018" w:author="מנוע אמוראים" w:date="2026-10-05T16:41:40Z">
            <w:rPr>
              <w:rFonts w:cs="PFT_Frank"/>
              <w:b/>
              <w:bCs/>
              <w:szCs w:val="14"/>
              <w:rtl/>
            </w:rPr>
          </w:rPrChange>
        </w:rPr>
        <w:t xml:space="preserve">כר"</w:t>
      </w:r>
      <w:r>
        <w:rPr>
          <w:rStyle w:val="affffe"/>
          <w:rFonts w:cs="PFT_Frank" w:hint="eastAsia"/>
          <w:b/>
          <w:bCs/>
          <w:szCs w:val="14"/>
          <w:rtl/>
          <w:rPrChange w:id="9019" w:author="מנוע אמוראים" w:date="2026-10-05T16:41:40Z">
            <w:rPr>
              <w:rFonts w:cs="PFT_Frank" w:hint="eastAsia"/>
              <w:b/>
              <w:bCs/>
              <w:szCs w:val="14"/>
              <w:rtl/>
            </w:rPr>
          </w:rPrChange>
        </w:rPr>
        <w:t xml:space="preserve">י</w:t>
      </w:r>
      <w:r w:rsidR="00AB7D20" w:rsidRPr="00974887">
        <w:rPr>
          <w:rtl/>
        </w:rPr>
        <w:t xml:space="preserve"> </w:t>
      </w:r>
      <w:r w:rsidRPr="00974887">
        <w:rPr>
          <w:rFonts w:hint="cs"/>
          <w:rtl/>
        </w:rPr>
        <w:t xml:space="preserve">- </w:t>
      </w:r>
      <w:r w:rsidR="001550F3" w:rsidRPr="00CA108A">
        <w:rPr>
          <w:rFonts w:cs="PFT_Frank" w:hint="eastAsia"/>
          <w:b/>
          <w:bCs/>
          <w:szCs w:val="14"/>
          <w:rtl/>
        </w:rPr>
        <w:t>אם</w:t>
      </w:r>
      <w:r w:rsidR="001550F3">
        <w:rPr>
          <w:rFonts w:hint="cs"/>
          <w:rtl/>
        </w:rPr>
        <w:t xml:space="preserve"> </w:t>
      </w:r>
      <w:r w:rsidR="00AB7D20" w:rsidRPr="00974887">
        <w:rPr>
          <w:rtl/>
        </w:rPr>
        <w:t xml:space="preserve">מקלקל בחבורה </w:t>
      </w:r>
      <w:r w:rsidR="00AB7D20" w:rsidRPr="00CA108A">
        <w:rPr>
          <w:rFonts w:cs="PFT_Frank"/>
          <w:b/>
          <w:bCs/>
          <w:szCs w:val="14"/>
          <w:rtl/>
        </w:rPr>
        <w:t>או</w:t>
      </w:r>
      <w:r w:rsidR="00AB7D20" w:rsidRPr="00974887">
        <w:rPr>
          <w:rtl/>
        </w:rPr>
        <w:t xml:space="preserve"> מתקן</w:t>
      </w:r>
      <w:r w:rsidR="00E268F4">
        <w:rPr>
          <w:rFonts w:hint="cs"/>
          <w:rtl/>
        </w:rPr>
        <w:t>,</w:t>
      </w:r>
    </w:p>
    <w:p w14:paraId="5CACD57E" w14:textId="5D80D41D" w:rsidR="00AB7D20" w:rsidRPr="00974887" w:rsidRDefault="00AB7D20" w:rsidP="00A50CA9">
      <w:pPr>
        <w:ind w:left="0" w:firstLine="0"/>
        <w:rPr>
          <w:rtl/>
        </w:rPr>
      </w:pPr>
      <w:r w:rsidRPr="00CA108A">
        <w:rPr>
          <w:rFonts w:cs="PFT_Frank"/>
          <w:b/>
          <w:bCs/>
          <w:szCs w:val="14"/>
          <w:rtl/>
        </w:rPr>
        <w:t>מקלקל</w:t>
      </w:r>
      <w:r w:rsidRPr="00974887">
        <w:rPr>
          <w:rtl/>
        </w:rPr>
        <w:t xml:space="preserve"> </w:t>
      </w:r>
      <w:r w:rsidR="00974887" w:rsidRPr="00974887">
        <w:rPr>
          <w:rFonts w:hint="cs"/>
          <w:rtl/>
        </w:rPr>
        <w:t>-</w:t>
      </w:r>
      <w:r w:rsidRPr="00974887">
        <w:rPr>
          <w:rtl/>
        </w:rPr>
        <w:t xml:space="preserve"> </w:t>
      </w:r>
      <w:r w:rsidR="001550F3" w:rsidRPr="00CA108A">
        <w:rPr>
          <w:rFonts w:cs="PFT_Frank" w:hint="eastAsia"/>
          <w:b/>
          <w:bCs/>
          <w:szCs w:val="14"/>
          <w:rtl/>
        </w:rPr>
        <w:t>אם</w:t>
      </w:r>
      <w:r w:rsidR="001550F3">
        <w:rPr>
          <w:rFonts w:hint="cs"/>
          <w:rtl/>
        </w:rPr>
        <w:t xml:space="preserve"> במקלקל </w:t>
      </w:r>
      <w:r w:rsidRPr="00974887">
        <w:rPr>
          <w:rtl/>
        </w:rPr>
        <w:t xml:space="preserve">הלכה </w:t>
      </w:r>
      <w:r w:rsidRPr="00A50CA9">
        <w:rPr>
          <w:rStyle w:val="affffe"/>
          <w:rtl/>
        </w:rPr>
        <w:t>כר"</w:t>
      </w:r>
      <w:r w:rsidRPr="00A50CA9">
        <w:rPr>
          <w:rStyle w:val="affffe"/>
          <w:rFonts w:hint="eastAsia"/>
          <w:rtl/>
        </w:rPr>
        <w:t>י</w:t>
      </w:r>
      <w:r w:rsidR="00974887" w:rsidRPr="00974887">
        <w:rPr>
          <w:rFonts w:hint="cs"/>
          <w:rtl/>
        </w:rPr>
        <w:t xml:space="preserve"> </w:t>
      </w:r>
      <w:r w:rsidR="00974887" w:rsidRPr="00A50CA9">
        <w:rPr>
          <w:rStyle w:val="afffff0"/>
          <w:rtl/>
        </w:rPr>
        <w:t>[פטור]</w:t>
      </w:r>
      <w:r w:rsidRPr="00974887">
        <w:rPr>
          <w:rFonts w:hint="cs"/>
          <w:rtl/>
        </w:rPr>
        <w:t xml:space="preserve"> </w:t>
      </w:r>
      <w:r w:rsidRPr="00CA108A">
        <w:rPr>
          <w:rFonts w:cs="PFT_Frank"/>
          <w:b/>
          <w:bCs/>
          <w:szCs w:val="14"/>
          <w:rtl/>
        </w:rPr>
        <w:t>או</w:t>
      </w:r>
      <w:r w:rsidRPr="00974887">
        <w:rPr>
          <w:rtl/>
        </w:rPr>
        <w:t xml:space="preserve"> </w:t>
      </w:r>
      <w:r w:rsidRPr="00A50CA9">
        <w:rPr>
          <w:rStyle w:val="affffe"/>
          <w:rtl/>
        </w:rPr>
        <w:t>כר"ש</w:t>
      </w:r>
      <w:r w:rsidR="00974887" w:rsidRPr="00974887">
        <w:rPr>
          <w:rFonts w:hint="cs"/>
          <w:rtl/>
        </w:rPr>
        <w:t xml:space="preserve"> </w:t>
      </w:r>
      <w:r w:rsidR="00974887" w:rsidRPr="00A50CA9">
        <w:rPr>
          <w:rStyle w:val="afffff0"/>
          <w:rtl/>
        </w:rPr>
        <w:t>[חייב]</w:t>
      </w:r>
      <w:r w:rsidR="00974887" w:rsidRPr="00974887">
        <w:rPr>
          <w:rFonts w:hint="cs"/>
          <w:rtl/>
        </w:rPr>
        <w:t>?</w:t>
      </w:r>
    </w:p>
    <w:p w14:paraId="6D87247A" w14:textId="77777777" w:rsidR="00AB7D20" w:rsidRPr="00C35A2C" w:rsidRDefault="00AB7D20" w:rsidP="00E26091">
      <w:pPr>
        <w:pStyle w:val="afff"/>
        <w:framePr w:wrap="around"/>
        <w:rPr>
          <w:rtl/>
        </w:rPr>
      </w:pPr>
      <w:bookmarkStart w:id="26" w:name="_Toc119352811"/>
      <w:r w:rsidRPr="00C35A2C">
        <w:rPr>
          <w:rFonts w:hint="cs"/>
          <w:rtl/>
        </w:rPr>
        <w:t>ו.</w:t>
      </w:r>
      <w:bookmarkEnd w:id="26"/>
    </w:p>
    <w:p w14:paraId="5C230C1C" w14:textId="27495DE4" w:rsidR="001550F3" w:rsidRPr="006D5126" w:rsidRDefault="00321FCF" w:rsidP="00F1680A">
      <w:pPr>
        <w:pStyle w:val="affffb"/>
        <w:rPr>
          <w:spacing w:val="0"/>
          <w:rtl/>
        </w:rPr>
      </w:pPr>
      <w:bookmarkStart w:id="27" w:name="_Toc119352812"/>
      <w:r w:rsidRPr="006D5126">
        <w:rPr>
          <w:rStyle w:val="affffe"/>
          <w:rFonts w:hint="eastAsia"/>
          <w:spacing w:val="0"/>
          <w:rtl/>
        </w:rPr>
        <w:t>ופשט</w:t>
      </w:r>
      <w:r w:rsidRPr="006D5126">
        <w:rPr>
          <w:rStyle w:val="affffe"/>
          <w:spacing w:val="0"/>
          <w:rtl/>
        </w:rPr>
        <w:t>:</w:t>
      </w:r>
      <w:r w:rsidRPr="006D5126">
        <w:rPr>
          <w:rFonts w:hint="cs"/>
          <w:spacing w:val="0"/>
          <w:rtl/>
        </w:rPr>
        <w:t xml:space="preserve"> מחלוקת אמוראים</w:t>
      </w:r>
      <w:bookmarkEnd w:id="27"/>
    </w:p>
    <w:p w14:paraId="3A0E5BBD" w14:textId="21A7F3E9" w:rsidR="00AB7D20" w:rsidRPr="00CA108A" w:rsidRDefault="00AB7D20" w:rsidP="00321FCF">
      <w:pPr>
        <w:rPr>
          <w:rFonts w:ascii="Fb Fontext" w:hAnsi="Fb Fontext" w:cs="PFT_Frank"/>
          <w:b/>
          <w:bCs/>
          <w:szCs w:val="14"/>
          <w:rtl/>
        </w:rPr>
      </w:pPr>
      <w:r w:rsidRPr="00A50CA9">
        <w:rPr>
          <w:rStyle w:val="affffe"/>
          <w:rtl/>
        </w:rPr>
        <w:t>בבי רב:</w:t>
      </w:r>
      <w:r w:rsidRPr="00C35A2C">
        <w:rPr>
          <w:rFonts w:ascii="Fb Fontext" w:hAnsi="Fb Fontext"/>
          <w:rtl/>
        </w:rPr>
        <w:t xml:space="preserve"> </w:t>
      </w:r>
      <w:r w:rsidR="00321FCF">
        <w:rPr>
          <w:rFonts w:ascii="Fb Fontext" w:hAnsi="Fb Fontext" w:hint="cs"/>
          <w:rtl/>
        </w:rPr>
        <w:t>'</w:t>
      </w:r>
      <w:r w:rsidRPr="00A50CA9">
        <w:rPr>
          <w:rStyle w:val="affffe"/>
          <w:rtl/>
        </w:rPr>
        <w:t>רב</w:t>
      </w:r>
      <w:r w:rsidRPr="00C35A2C">
        <w:rPr>
          <w:rFonts w:ascii="Fb Fontext" w:hAnsi="Fb Fontext"/>
          <w:rtl/>
        </w:rPr>
        <w:t xml:space="preserve"> </w:t>
      </w:r>
      <w:r w:rsidR="00321FCF" w:rsidRPr="00CA108A">
        <w:rPr>
          <w:rFonts w:ascii="Fb Fontext" w:hAnsi="Fb Fontext" w:cs="PFT_Frank" w:hint="eastAsia"/>
          <w:b/>
          <w:bCs/>
          <w:szCs w:val="14"/>
          <w:rtl/>
        </w:rPr>
        <w:t>מתיר</w:t>
      </w:r>
      <w:r w:rsidRPr="00C35A2C">
        <w:rPr>
          <w:rFonts w:ascii="Fb Fontext" w:hAnsi="Fb Fontext"/>
          <w:rtl/>
        </w:rPr>
        <w:t xml:space="preserve"> </w:t>
      </w:r>
      <w:r w:rsidRPr="00A50CA9">
        <w:rPr>
          <w:rStyle w:val="affffe"/>
          <w:rtl/>
        </w:rPr>
        <w:t>ושמואל</w:t>
      </w:r>
      <w:r w:rsidRPr="00C35A2C">
        <w:rPr>
          <w:rFonts w:ascii="Fb Fontext" w:hAnsi="Fb Fontext"/>
          <w:rtl/>
        </w:rPr>
        <w:t xml:space="preserve"> </w:t>
      </w:r>
      <w:r w:rsidRPr="00CA108A">
        <w:rPr>
          <w:rFonts w:ascii="Fb Fontext" w:hAnsi="Fb Fontext" w:cs="PFT_Frank"/>
          <w:b/>
          <w:bCs/>
          <w:szCs w:val="14"/>
          <w:rtl/>
        </w:rPr>
        <w:t>א</w:t>
      </w:r>
      <w:r w:rsidR="00321FCF" w:rsidRPr="00CA108A">
        <w:rPr>
          <w:rFonts w:ascii="Fb Fontext" w:hAnsi="Fb Fontext" w:cs="PFT_Frank" w:hint="eastAsia"/>
          <w:b/>
          <w:bCs/>
          <w:szCs w:val="14"/>
          <w:rtl/>
        </w:rPr>
        <w:t>ו</w:t>
      </w:r>
      <w:r w:rsidRPr="00CA108A">
        <w:rPr>
          <w:rFonts w:ascii="Fb Fontext" w:hAnsi="Fb Fontext" w:cs="PFT_Frank"/>
          <w:b/>
          <w:bCs/>
          <w:szCs w:val="14"/>
          <w:rtl/>
        </w:rPr>
        <w:t>סר</w:t>
      </w:r>
      <w:r w:rsidR="00321FCF">
        <w:rPr>
          <w:rFonts w:ascii="Fb Fontext" w:hAnsi="Fb Fontext" w:hint="cs"/>
          <w:rtl/>
        </w:rPr>
        <w:t xml:space="preserve">', </w:t>
      </w:r>
      <w:r w:rsidRPr="00A50CA9">
        <w:rPr>
          <w:rStyle w:val="affffe"/>
          <w:rtl/>
        </w:rPr>
        <w:t>בנהרדעא:</w:t>
      </w:r>
      <w:r w:rsidRPr="00C35A2C">
        <w:rPr>
          <w:rFonts w:ascii="Fb Fontext" w:hAnsi="Fb Fontext"/>
          <w:rtl/>
        </w:rPr>
        <w:t xml:space="preserve"> </w:t>
      </w:r>
      <w:r w:rsidR="00321FCF">
        <w:rPr>
          <w:rFonts w:ascii="Fb Fontext" w:hAnsi="Fb Fontext" w:hint="cs"/>
          <w:rtl/>
        </w:rPr>
        <w:t>'</w:t>
      </w:r>
      <w:r w:rsidR="00321FCF" w:rsidRPr="00CA108A">
        <w:rPr>
          <w:rFonts w:ascii="Fb Fontext" w:hAnsi="Fb Fontext" w:cs="PFT_Frank" w:hint="eastAsia"/>
          <w:b/>
          <w:bCs/>
          <w:szCs w:val="14"/>
          <w:rtl/>
        </w:rPr>
        <w:t>להיפך</w:t>
      </w:r>
      <w:r w:rsidR="00321FCF">
        <w:rPr>
          <w:rFonts w:ascii="Fb Fontext" w:hAnsi="Fb Fontext" w:hint="cs"/>
          <w:rtl/>
        </w:rPr>
        <w:t>'</w:t>
      </w:r>
      <w:r w:rsidR="00321FCF" w:rsidRPr="00CA108A">
        <w:rPr>
          <w:rFonts w:ascii="Fb Fontext" w:hAnsi="Fb Fontext" w:cs="PFT_Frank" w:hint="cs"/>
          <w:b/>
          <w:bCs/>
          <w:szCs w:val="14"/>
          <w:rtl/>
        </w:rPr>
        <w:t xml:space="preserve"> </w:t>
      </w:r>
      <w:r w:rsidR="00321FCF" w:rsidRPr="00A50CA9">
        <w:rPr>
          <w:rStyle w:val="afffff0"/>
          <w:rFonts w:hint="eastAsia"/>
          <w:rtl/>
        </w:rPr>
        <w:t>מקילין</w:t>
      </w:r>
      <w:r w:rsidR="00321FCF" w:rsidRPr="00A50CA9">
        <w:rPr>
          <w:rStyle w:val="afffff0"/>
          <w:rtl/>
        </w:rPr>
        <w:t xml:space="preserve"> </w:t>
      </w:r>
      <w:r w:rsidR="00321FCF" w:rsidRPr="00A50CA9">
        <w:rPr>
          <w:rStyle w:val="afffff0"/>
          <w:rFonts w:hint="eastAsia"/>
          <w:rtl/>
        </w:rPr>
        <w:t>לעצמן</w:t>
      </w:r>
      <w:r w:rsidR="00321FCF" w:rsidRPr="00A50CA9">
        <w:rPr>
          <w:rStyle w:val="afffff0"/>
          <w:rtl/>
        </w:rPr>
        <w:t>.</w:t>
      </w:r>
    </w:p>
    <w:p w14:paraId="2701A45E" w14:textId="7736BBF7" w:rsidR="00321FCF" w:rsidRDefault="00AB7D20" w:rsidP="00321FCF">
      <w:pPr>
        <w:ind w:left="0" w:firstLine="0"/>
        <w:rPr>
          <w:rtl/>
        </w:rPr>
      </w:pPr>
      <w:r w:rsidRPr="00A50CA9">
        <w:rPr>
          <w:rStyle w:val="affffe"/>
          <w:rFonts w:hint="eastAsia"/>
          <w:rtl/>
        </w:rPr>
        <w:t>א</w:t>
      </w:r>
      <w:r w:rsidR="00321FCF">
        <w:rPr>
          <w:rStyle w:val="affffe"/>
          <w:rFonts w:hint="cs"/>
          <w:rtl/>
        </w:rPr>
        <w:t>ין</w:t>
      </w:r>
      <w:r w:rsidR="00321FCF" w:rsidRPr="00A50CA9">
        <w:rPr>
          <w:rStyle w:val="affffe"/>
          <w:rtl/>
        </w:rPr>
        <w:t xml:space="preserve"> </w:t>
      </w:r>
      <w:r w:rsidR="00321FCF">
        <w:rPr>
          <w:rStyle w:val="affffe"/>
          <w:rFonts w:hint="cs"/>
          <w:rtl/>
        </w:rPr>
        <w:t>להקשות</w:t>
      </w:r>
      <w:r w:rsidR="00321FCF" w:rsidRPr="00A50CA9">
        <w:rPr>
          <w:rStyle w:val="affffe"/>
          <w:rtl/>
        </w:rPr>
        <w:t xml:space="preserve"> מרב</w:t>
      </w:r>
      <w:r w:rsidR="00321FCF">
        <w:rPr>
          <w:rFonts w:hint="cs"/>
          <w:rtl/>
        </w:rPr>
        <w:t>:</w:t>
      </w:r>
      <w:r w:rsidRPr="00321FCF">
        <w:rPr>
          <w:rFonts w:hint="cs"/>
          <w:rtl/>
        </w:rPr>
        <w:t xml:space="preserve"> </w:t>
      </w:r>
      <w:r w:rsidR="00321FCF">
        <w:rPr>
          <w:rFonts w:hint="cs"/>
          <w:rtl/>
        </w:rPr>
        <w:t xml:space="preserve">שאסר להדק </w:t>
      </w:r>
      <w:r w:rsidRPr="00321FCF">
        <w:rPr>
          <w:rFonts w:hint="cs"/>
          <w:rtl/>
        </w:rPr>
        <w:t>סתימת נקב גיגית ביו</w:t>
      </w:r>
      <w:r w:rsidRPr="00321FCF">
        <w:rPr>
          <w:rtl/>
        </w:rPr>
        <w:t>"</w:t>
      </w:r>
      <w:r w:rsidRPr="00321FCF">
        <w:rPr>
          <w:rFonts w:hint="cs"/>
          <w:rtl/>
        </w:rPr>
        <w:t>ט</w:t>
      </w:r>
      <w:r w:rsidR="00321FCF">
        <w:rPr>
          <w:rFonts w:hint="cs"/>
          <w:rtl/>
        </w:rPr>
        <w:t>,</w:t>
      </w:r>
    </w:p>
    <w:p w14:paraId="24455B5F" w14:textId="44CEC43B" w:rsidR="00AB7D20" w:rsidRPr="00A50CA9" w:rsidRDefault="00321FCF" w:rsidP="00A50CA9">
      <w:pPr>
        <w:ind w:left="0" w:firstLine="0"/>
        <w:rPr>
          <w:rtl/>
        </w:rPr>
      </w:pPr>
      <w:r>
        <w:rPr>
          <w:rFonts w:hint="cs"/>
          <w:rtl/>
        </w:rPr>
        <w:t>-</w:t>
      </w:r>
      <w:r w:rsidR="00AB7D20" w:rsidRPr="00321FCF">
        <w:rPr>
          <w:rFonts w:hint="cs"/>
          <w:rtl/>
        </w:rPr>
        <w:t xml:space="preserve"> </w:t>
      </w:r>
      <w:r w:rsidRPr="00A50CA9">
        <w:rPr>
          <w:rStyle w:val="affffe"/>
          <w:rFonts w:hint="eastAsia"/>
          <w:rtl/>
        </w:rPr>
        <w:t>ד</w:t>
      </w:r>
      <w:r w:rsidR="00BD4EEB">
        <w:rPr>
          <w:rStyle w:val="affffe"/>
          <w:rFonts w:hint="eastAsia"/>
          <w:rtl/>
        </w:rPr>
        <w:t>אף</w:t>
      </w:r>
      <w:r w:rsidR="00AB7D20" w:rsidRPr="00A50CA9">
        <w:rPr>
          <w:rStyle w:val="affffe"/>
          <w:rtl/>
        </w:rPr>
        <w:t xml:space="preserve"> </w:t>
      </w:r>
      <w:r w:rsidR="00AB7D20" w:rsidRPr="00A50CA9">
        <w:rPr>
          <w:rStyle w:val="affffe"/>
          <w:rFonts w:hint="eastAsia"/>
          <w:rtl/>
        </w:rPr>
        <w:t>ר</w:t>
      </w:r>
      <w:r w:rsidR="00AB7D20" w:rsidRPr="00A50CA9">
        <w:rPr>
          <w:rStyle w:val="affffe"/>
          <w:rtl/>
        </w:rPr>
        <w:t>"</w:t>
      </w:r>
      <w:r w:rsidR="00AB7D20" w:rsidRPr="00A50CA9">
        <w:rPr>
          <w:rStyle w:val="affffe"/>
          <w:rFonts w:hint="eastAsia"/>
          <w:rtl/>
        </w:rPr>
        <w:t>ש</w:t>
      </w:r>
      <w:r>
        <w:rPr>
          <w:rFonts w:hint="cs"/>
          <w:rtl/>
        </w:rPr>
        <w:t xml:space="preserve"> </w:t>
      </w:r>
      <w:r w:rsidR="00AB7D20" w:rsidRPr="00321FCF">
        <w:rPr>
          <w:rtl/>
        </w:rPr>
        <w:t>מודה ב</w:t>
      </w:r>
      <w:r>
        <w:rPr>
          <w:rFonts w:hint="cs"/>
          <w:rtl/>
        </w:rPr>
        <w:t>'</w:t>
      </w:r>
      <w:r w:rsidR="00AB7D20" w:rsidRPr="00321FCF">
        <w:rPr>
          <w:rtl/>
        </w:rPr>
        <w:t>פסיק רישיה ולא ימות</w:t>
      </w:r>
      <w:r>
        <w:rPr>
          <w:rFonts w:hint="cs"/>
          <w:rtl/>
        </w:rPr>
        <w:t>'</w:t>
      </w:r>
      <w:r w:rsidR="00AB7D20" w:rsidRPr="00321FCF">
        <w:rPr>
          <w:rtl/>
        </w:rPr>
        <w:t>.</w:t>
      </w:r>
    </w:p>
    <w:p w14:paraId="13CF007D" w14:textId="427DD595" w:rsidR="00AB7D20" w:rsidRPr="00A50CA9" w:rsidRDefault="00321FCF" w:rsidP="00A50CA9">
      <w:pPr>
        <w:ind w:left="0" w:firstLine="0"/>
      </w:pPr>
      <w:r w:rsidRPr="00A50CA9">
        <w:rPr>
          <w:rStyle w:val="affffe"/>
          <w:rFonts w:hint="eastAsia"/>
          <w:rtl/>
        </w:rPr>
        <w:t>אבל</w:t>
      </w:r>
      <w:r w:rsidRPr="00A50CA9">
        <w:rPr>
          <w:rStyle w:val="affffe"/>
          <w:rtl/>
        </w:rPr>
        <w:t xml:space="preserve"> </w:t>
      </w:r>
      <w:r w:rsidRPr="00A50CA9">
        <w:rPr>
          <w:rStyle w:val="affffe"/>
          <w:rFonts w:hint="eastAsia"/>
          <w:rtl/>
        </w:rPr>
        <w:t>יקשה</w:t>
      </w:r>
      <w:r w:rsidR="00AB7D20" w:rsidRPr="00A50CA9">
        <w:rPr>
          <w:rStyle w:val="affffe"/>
          <w:rtl/>
        </w:rPr>
        <w:t xml:space="preserve"> מרב</w:t>
      </w:r>
      <w:r w:rsidRPr="00A50CA9">
        <w:rPr>
          <w:rStyle w:val="affffe"/>
          <w:rtl/>
        </w:rPr>
        <w:t xml:space="preserve"> שאמר</w:t>
      </w:r>
      <w:r w:rsidR="00AB7D20" w:rsidRPr="00321FCF">
        <w:rPr>
          <w:rFonts w:hint="cs"/>
          <w:rtl/>
        </w:rPr>
        <w:t xml:space="preserve">: </w:t>
      </w:r>
      <w:r>
        <w:rPr>
          <w:rFonts w:hint="cs"/>
          <w:rtl/>
        </w:rPr>
        <w:t>'</w:t>
      </w:r>
      <w:r w:rsidR="00AB7D20" w:rsidRPr="00CA108A">
        <w:rPr>
          <w:rFonts w:cs="PFT_Frank" w:hint="eastAsia"/>
          <w:b/>
          <w:bCs/>
          <w:szCs w:val="14"/>
          <w:rtl/>
        </w:rPr>
        <w:t>הלכה</w:t>
      </w:r>
      <w:r w:rsidR="00AB7D20" w:rsidRPr="00321FCF">
        <w:rPr>
          <w:rFonts w:hint="cs"/>
          <w:rtl/>
        </w:rPr>
        <w:t xml:space="preserve"> </w:t>
      </w:r>
      <w:r w:rsidR="00AB7D20" w:rsidRPr="00A50CA9">
        <w:rPr>
          <w:rStyle w:val="affffe"/>
          <w:rFonts w:hint="eastAsia"/>
          <w:rtl/>
        </w:rPr>
        <w:t>כר</w:t>
      </w:r>
      <w:r w:rsidR="00AB7D20" w:rsidRPr="00A50CA9">
        <w:rPr>
          <w:rStyle w:val="affffe"/>
          <w:rtl/>
        </w:rPr>
        <w:t>"</w:t>
      </w:r>
      <w:r w:rsidR="00AB7D20" w:rsidRPr="00A50CA9">
        <w:rPr>
          <w:rStyle w:val="affffe"/>
          <w:rFonts w:hint="eastAsia"/>
          <w:rtl/>
        </w:rPr>
        <w:t>י</w:t>
      </w:r>
      <w:r w:rsidRPr="00A50CA9">
        <w:rPr>
          <w:rStyle w:val="affffe"/>
          <w:rtl/>
        </w:rPr>
        <w:t>'</w:t>
      </w:r>
      <w:r w:rsidR="00AB7D20" w:rsidRPr="00321FCF">
        <w:rPr>
          <w:rFonts w:hint="cs"/>
          <w:rtl/>
        </w:rPr>
        <w:t xml:space="preserve">, </w:t>
      </w:r>
      <w:r w:rsidR="00AB7D20" w:rsidRPr="00A50CA9">
        <w:rPr>
          <w:rStyle w:val="affffe"/>
          <w:rFonts w:hint="eastAsia"/>
          <w:rtl/>
        </w:rPr>
        <w:t>ומשמואל</w:t>
      </w:r>
      <w:r w:rsidRPr="00A50CA9">
        <w:rPr>
          <w:rStyle w:val="affffe"/>
          <w:rtl/>
        </w:rPr>
        <w:t>:</w:t>
      </w:r>
      <w:r w:rsidR="00AB7D20" w:rsidRPr="00321FCF">
        <w:rPr>
          <w:rFonts w:hint="cs"/>
          <w:rtl/>
        </w:rPr>
        <w:t xml:space="preserve"> </w:t>
      </w:r>
      <w:r>
        <w:rPr>
          <w:rFonts w:hint="cs"/>
          <w:rtl/>
        </w:rPr>
        <w:t>'</w:t>
      </w:r>
      <w:r w:rsidR="00AB7D20" w:rsidRPr="00CA108A">
        <w:rPr>
          <w:rFonts w:cs="PFT_Frank" w:hint="eastAsia"/>
          <w:b/>
          <w:bCs/>
          <w:szCs w:val="14"/>
          <w:rtl/>
        </w:rPr>
        <w:t>הלכה</w:t>
      </w:r>
      <w:r w:rsidR="00AB7D20" w:rsidRPr="00321FCF">
        <w:rPr>
          <w:rFonts w:hint="cs"/>
          <w:rtl/>
        </w:rPr>
        <w:t xml:space="preserve"> </w:t>
      </w:r>
      <w:r w:rsidR="00AB7D20" w:rsidRPr="00A50CA9">
        <w:rPr>
          <w:rStyle w:val="affffe"/>
          <w:rFonts w:hint="eastAsia"/>
          <w:rtl/>
        </w:rPr>
        <w:t>כר</w:t>
      </w:r>
      <w:r w:rsidR="00AB7D20" w:rsidRPr="00A50CA9">
        <w:rPr>
          <w:rStyle w:val="affffe"/>
          <w:rtl/>
        </w:rPr>
        <w:t>"</w:t>
      </w:r>
      <w:r w:rsidR="00AB7D20" w:rsidRPr="00A50CA9">
        <w:rPr>
          <w:rStyle w:val="affffe"/>
          <w:rFonts w:hint="eastAsia"/>
          <w:rtl/>
        </w:rPr>
        <w:t>ש</w:t>
      </w:r>
      <w:r w:rsidRPr="00A50CA9">
        <w:rPr>
          <w:rStyle w:val="affffe"/>
          <w:rtl/>
        </w:rPr>
        <w:t>'</w:t>
      </w:r>
      <w:r>
        <w:rPr>
          <w:rFonts w:hint="cs"/>
          <w:rtl/>
        </w:rPr>
        <w:t>!</w:t>
      </w:r>
    </w:p>
    <w:p w14:paraId="2C235481" w14:textId="477FD86D" w:rsidR="00321FCF" w:rsidRDefault="00321FCF" w:rsidP="00321FCF">
      <w:pPr>
        <w:ind w:left="0" w:firstLine="0"/>
        <w:rPr>
          <w:rtl/>
        </w:rPr>
      </w:pPr>
      <w:r w:rsidRPr="00A50CA9">
        <w:rPr>
          <w:rStyle w:val="affffe"/>
          <w:rFonts w:hint="eastAsia"/>
          <w:rtl/>
        </w:rPr>
        <w:t>ותירץ</w:t>
      </w:r>
      <w:r>
        <w:rPr>
          <w:rFonts w:hint="cs"/>
          <w:rtl/>
        </w:rPr>
        <w:t xml:space="preserve">: </w:t>
      </w:r>
      <w:r>
        <w:rPr>
          <w:rStyle w:val="affffe"/>
          <w:rFonts w:hint="cs"/>
          <w:rtl/>
        </w:rPr>
        <w:t>ר</w:t>
      </w:r>
      <w:r w:rsidR="00AB7D20" w:rsidRPr="00A50CA9">
        <w:rPr>
          <w:rStyle w:val="affffe"/>
          <w:rFonts w:hint="eastAsia"/>
          <w:rtl/>
        </w:rPr>
        <w:t>ב</w:t>
      </w:r>
      <w:r w:rsidR="00AB7D20" w:rsidRPr="00A50CA9">
        <w:rPr>
          <w:rStyle w:val="affffe"/>
          <w:rtl/>
        </w:rPr>
        <w:t xml:space="preserve"> </w:t>
      </w:r>
      <w:r w:rsidR="00AB7D20" w:rsidRPr="00A50CA9">
        <w:rPr>
          <w:rStyle w:val="affffe"/>
          <w:rFonts w:hint="eastAsia"/>
          <w:rtl/>
        </w:rPr>
        <w:t>כר</w:t>
      </w:r>
      <w:r w:rsidR="00AB7D20" w:rsidRPr="00A50CA9">
        <w:rPr>
          <w:rStyle w:val="affffe"/>
          <w:rtl/>
        </w:rPr>
        <w:t>"</w:t>
      </w:r>
      <w:r w:rsidR="00AB7D20" w:rsidRPr="00A50CA9">
        <w:rPr>
          <w:rStyle w:val="affffe"/>
          <w:rFonts w:hint="eastAsia"/>
          <w:rtl/>
        </w:rPr>
        <w:t>י</w:t>
      </w:r>
      <w:r w:rsidRPr="00A50CA9">
        <w:rPr>
          <w:rStyle w:val="affffe"/>
          <w:rtl/>
        </w:rPr>
        <w:t>,</w:t>
      </w:r>
      <w:r w:rsidR="00AB7D20" w:rsidRPr="00321FCF">
        <w:rPr>
          <w:rFonts w:hint="cs"/>
          <w:rtl/>
        </w:rPr>
        <w:t xml:space="preserve"> ללישנא דפקיד </w:t>
      </w:r>
      <w:r>
        <w:rPr>
          <w:rFonts w:hint="cs"/>
          <w:rtl/>
        </w:rPr>
        <w:t>-</w:t>
      </w:r>
      <w:r w:rsidR="00AB7D20" w:rsidRPr="00321FCF">
        <w:rPr>
          <w:rFonts w:hint="cs"/>
          <w:rtl/>
        </w:rPr>
        <w:t xml:space="preserve"> </w:t>
      </w:r>
      <w:r w:rsidR="00AB7D20" w:rsidRPr="00CA108A">
        <w:rPr>
          <w:rFonts w:cs="PFT_Frank" w:hint="eastAsia"/>
          <w:b/>
          <w:bCs/>
          <w:szCs w:val="14"/>
          <w:rtl/>
        </w:rPr>
        <w:t>מקלקל</w:t>
      </w:r>
      <w:r w:rsidR="00AB7D20" w:rsidRPr="00321FCF">
        <w:rPr>
          <w:rFonts w:hint="cs"/>
          <w:rtl/>
        </w:rPr>
        <w:t xml:space="preserve"> אצל פתח</w:t>
      </w:r>
      <w:r>
        <w:rPr>
          <w:rFonts w:hint="cs"/>
          <w:rtl/>
        </w:rPr>
        <w:t>,</w:t>
      </w:r>
    </w:p>
    <w:p w14:paraId="38EB2299" w14:textId="0E986BDA" w:rsidR="00AB7D20" w:rsidRPr="00321FCF" w:rsidRDefault="00321FCF" w:rsidP="00A50CA9">
      <w:pPr>
        <w:ind w:left="0" w:firstLine="720"/>
        <w:rPr>
          <w:rtl/>
        </w:rPr>
      </w:pPr>
      <w:r>
        <w:rPr>
          <w:rFonts w:hint="cs"/>
          <w:rtl/>
        </w:rPr>
        <w:t xml:space="preserve">  </w:t>
      </w:r>
      <w:r w:rsidR="00AB7D20" w:rsidRPr="00321FCF">
        <w:rPr>
          <w:rFonts w:hint="cs"/>
          <w:rtl/>
        </w:rPr>
        <w:t xml:space="preserve">ללישנא דמיחבר </w:t>
      </w:r>
      <w:r>
        <w:rPr>
          <w:rFonts w:hint="cs"/>
          <w:rtl/>
        </w:rPr>
        <w:t>-</w:t>
      </w:r>
      <w:r w:rsidR="00AB7D20" w:rsidRPr="00321FCF">
        <w:rPr>
          <w:rFonts w:hint="cs"/>
          <w:rtl/>
        </w:rPr>
        <w:t xml:space="preserve"> </w:t>
      </w:r>
      <w:r w:rsidR="00AB7D20" w:rsidRPr="00CA108A">
        <w:rPr>
          <w:rFonts w:cs="PFT_Frank" w:hint="eastAsia"/>
          <w:b/>
          <w:bCs/>
          <w:szCs w:val="14"/>
          <w:rtl/>
        </w:rPr>
        <w:t>מקלקל</w:t>
      </w:r>
      <w:r w:rsidR="00AB7D20" w:rsidRPr="00321FCF">
        <w:rPr>
          <w:rFonts w:hint="cs"/>
          <w:rtl/>
        </w:rPr>
        <w:t xml:space="preserve"> בחבורה</w:t>
      </w:r>
      <w:r>
        <w:rPr>
          <w:rFonts w:hint="cs"/>
          <w:rtl/>
        </w:rPr>
        <w:t>.</w:t>
      </w:r>
    </w:p>
    <w:p w14:paraId="2F9B19A2" w14:textId="7F39C800" w:rsidR="00AB7D20" w:rsidRPr="00321FCF" w:rsidRDefault="00321FCF" w:rsidP="00CF473C">
      <w:pPr>
        <w:rPr>
          <w:rtl/>
        </w:rPr>
      </w:pPr>
      <w:r>
        <w:rPr>
          <w:rFonts w:hint="cs"/>
          <w:rtl/>
        </w:rPr>
        <w:t xml:space="preserve">ב' קושיות על שמואל שאסר לכו"ע </w:t>
      </w:r>
      <w:r w:rsidRPr="00E26091">
        <w:rPr>
          <w:rStyle w:val="afffff0"/>
          <w:rtl/>
        </w:rPr>
        <w:t>[א</w:t>
      </w:r>
      <w:r w:rsidRPr="00E26091">
        <w:rPr>
          <w:rStyle w:val="afffff0"/>
          <w:rFonts w:hint="cs"/>
          <w:rtl/>
        </w:rPr>
        <w:t>ף</w:t>
      </w:r>
      <w:r w:rsidRPr="00E26091">
        <w:rPr>
          <w:rStyle w:val="afffff0"/>
          <w:rtl/>
        </w:rPr>
        <w:t xml:space="preserve"> ל</w:t>
      </w:r>
      <w:r w:rsidRPr="00E26091">
        <w:rPr>
          <w:rStyle w:val="afffff0"/>
          <w:rFonts w:hint="cs"/>
          <w:rtl/>
        </w:rPr>
        <w:t xml:space="preserve">דעת </w:t>
      </w:r>
      <w:r>
        <w:rPr>
          <w:rStyle w:val="affffe"/>
          <w:rFonts w:hint="eastAsia"/>
          <w:rtl/>
          <w:rPrChange w:id="9020" w:author="מנוע אמוראים" w:date="2026-10-05T16:41:40Z">
            <w:rPr>
              <w:rStyle w:val="afffff0"/>
              <w:rFonts w:hint="eastAsia"/>
              <w:rtl/>
            </w:rPr>
          </w:rPrChange>
        </w:rPr>
        <w:t xml:space="preserve">ר</w:t>
      </w:r>
      <w:r>
        <w:rPr>
          <w:rStyle w:val="affffe"/>
          <w:rtl/>
          <w:rPrChange w:id="9021" w:author="מנוע אמוראים" w:date="2026-10-05T16:41:40Z">
            <w:rPr>
              <w:rStyle w:val="afffff0"/>
              <w:rtl/>
            </w:rPr>
          </w:rPrChange>
        </w:rPr>
        <w:t xml:space="preserve">"ש</w:t>
      </w:r>
      <w:r>
        <w:rPr>
          <w:rStyle w:val="afffff0"/>
          <w:rtl/>
        </w:rPr>
        <w:t xml:space="preserve">]</w:t>
      </w:r>
      <w:r w:rsidR="00CF473C">
        <w:rPr>
          <w:rFonts w:hint="cs"/>
          <w:rtl/>
        </w:rPr>
        <w:t>.</w:t>
      </w:r>
    </w:p>
    <w:p w14:paraId="6C33225B" w14:textId="77777777" w:rsidR="00AB7D20" w:rsidRPr="00C35A2C" w:rsidRDefault="00AB7D20" w:rsidP="00E26091">
      <w:pPr>
        <w:pStyle w:val="afff"/>
        <w:framePr w:wrap="around"/>
        <w:rPr>
          <w:rtl/>
        </w:rPr>
      </w:pPr>
      <w:bookmarkStart w:id="28" w:name="_Toc119352813"/>
      <w:r w:rsidRPr="00C35A2C">
        <w:rPr>
          <w:rFonts w:hint="cs"/>
          <w:rtl/>
        </w:rPr>
        <w:t>ו:</w:t>
      </w:r>
      <w:bookmarkEnd w:id="28"/>
    </w:p>
    <w:p w14:paraId="7BE28395" w14:textId="3DE32701" w:rsidR="00321FCF" w:rsidRDefault="00321FCF" w:rsidP="00321FCF">
      <w:pPr>
        <w:rPr>
          <w:rFonts w:ascii="Fb Fontext" w:hAnsi="Fb Fontext"/>
          <w:rtl/>
        </w:rPr>
      </w:pPr>
      <w:r w:rsidRPr="00A50CA9">
        <w:rPr>
          <w:rStyle w:val="affffe"/>
          <w:rFonts w:hint="eastAsia"/>
          <w:rtl/>
        </w:rPr>
        <w:t>א</w:t>
      </w:r>
      <w:r w:rsidRPr="00A50CA9">
        <w:rPr>
          <w:rStyle w:val="affffe"/>
          <w:rtl/>
        </w:rPr>
        <w:t>.</w:t>
      </w:r>
      <w:r w:rsidR="00AB7D20" w:rsidRPr="00C35A2C">
        <w:rPr>
          <w:rFonts w:ascii="Fb Fontext" w:hAnsi="Fb Fontext"/>
          <w:rtl/>
        </w:rPr>
        <w:t xml:space="preserve"> </w:t>
      </w:r>
      <w:r w:rsidR="00AB7D20" w:rsidRPr="00CF473C">
        <w:rPr>
          <w:rStyle w:val="affffc"/>
          <w:rtl/>
        </w:rPr>
        <w:t>הגיע זמנה לראות ונשאת ב"</w:t>
      </w:r>
      <w:r w:rsidR="00AB7D20" w:rsidRPr="00CF473C">
        <w:rPr>
          <w:rStyle w:val="affffc"/>
          <w:rFonts w:hint="eastAsia"/>
          <w:rtl/>
        </w:rPr>
        <w:t>ש</w:t>
      </w:r>
      <w:r w:rsidR="00AB7D20" w:rsidRPr="00CF473C">
        <w:rPr>
          <w:rStyle w:val="affffc"/>
          <w:rtl/>
        </w:rPr>
        <w:t>:</w:t>
      </w:r>
      <w:r w:rsidR="00AB7D20" w:rsidRPr="00C35A2C">
        <w:rPr>
          <w:rFonts w:ascii="Fb Fontext" w:hAnsi="Fb Fontext"/>
          <w:rtl/>
        </w:rPr>
        <w:t xml:space="preserve"> נותנין לה לילה ראשון,</w:t>
      </w:r>
    </w:p>
    <w:p w14:paraId="647489C6" w14:textId="18B90F39" w:rsidR="00E268F4" w:rsidRDefault="008E494A" w:rsidP="00321FCF">
      <w:pPr>
        <w:rPr>
          <w:rFonts w:ascii="Fb Fontext" w:hAnsi="Fb Fontext"/>
          <w:rtl/>
        </w:rPr>
      </w:pPr>
      <w:r>
        <w:rPr>
          <w:rFonts w:ascii="Fb Fontext" w:hAnsi="Fb Fontext" w:hint="cs"/>
          <w:rtl/>
        </w:rPr>
        <w:t xml:space="preserve">    </w:t>
      </w:r>
      <w:r w:rsidR="00AB7D20" w:rsidRPr="00A50CA9">
        <w:rPr>
          <w:rStyle w:val="affffe"/>
          <w:rtl/>
        </w:rPr>
        <w:t>ב"</w:t>
      </w:r>
      <w:r w:rsidR="00AB7D20" w:rsidRPr="00A50CA9">
        <w:rPr>
          <w:rStyle w:val="affffe"/>
          <w:rFonts w:hint="eastAsia"/>
          <w:rtl/>
        </w:rPr>
        <w:t>ה</w:t>
      </w:r>
      <w:r w:rsidR="00AB7D20" w:rsidRPr="00A50CA9">
        <w:rPr>
          <w:rStyle w:val="affffe"/>
          <w:rtl/>
        </w:rPr>
        <w:t>:</w:t>
      </w:r>
      <w:r w:rsidR="00AB7D20" w:rsidRPr="00C35A2C">
        <w:rPr>
          <w:rFonts w:ascii="Fb Fontext" w:hAnsi="Fb Fontext"/>
          <w:rtl/>
        </w:rPr>
        <w:t xml:space="preserve"> עד מוצ"</w:t>
      </w:r>
      <w:r w:rsidR="00AB7D20" w:rsidRPr="00C35A2C">
        <w:rPr>
          <w:rFonts w:ascii="Fb Fontext" w:hAnsi="Fb Fontext" w:hint="cs"/>
          <w:rtl/>
        </w:rPr>
        <w:t xml:space="preserve">ש </w:t>
      </w:r>
      <w:r w:rsidR="00AB7D20" w:rsidRPr="00CA108A">
        <w:rPr>
          <w:rFonts w:ascii="Fb Fontext" w:hAnsi="Fb Fontext" w:cs="PFT_Frank" w:hint="eastAsia"/>
          <w:b/>
          <w:bCs/>
          <w:szCs w:val="14"/>
          <w:rtl/>
        </w:rPr>
        <w:t>ד</w:t>
      </w:r>
      <w:r w:rsidR="00AB7D20" w:rsidRPr="00CA108A">
        <w:rPr>
          <w:rFonts w:ascii="Fb Fontext" w:hAnsi="Fb Fontext" w:cs="PFT_Frank"/>
          <w:b/>
          <w:bCs/>
          <w:szCs w:val="14"/>
          <w:rtl/>
        </w:rPr>
        <w:t>' לילות</w:t>
      </w:r>
      <w:r w:rsidR="00321FCF">
        <w:rPr>
          <w:rFonts w:ascii="Fb Fontext" w:hAnsi="Fb Fontext" w:hint="cs"/>
          <w:rtl/>
        </w:rPr>
        <w:t xml:space="preserve">, </w:t>
      </w:r>
      <w:r w:rsidR="00321FCF" w:rsidRPr="00A50CA9">
        <w:rPr>
          <w:rStyle w:val="affffe"/>
          <w:rFonts w:hint="eastAsia"/>
          <w:rtl/>
        </w:rPr>
        <w:t>ולכאורה</w:t>
      </w:r>
      <w:r w:rsidR="00321FCF">
        <w:rPr>
          <w:rStyle w:val="affffe"/>
          <w:rFonts w:hint="cs"/>
          <w:rtl/>
        </w:rPr>
        <w:t>:</w:t>
      </w:r>
      <w:r w:rsidR="00321FCF">
        <w:rPr>
          <w:rFonts w:ascii="Fb Fontext" w:hAnsi="Fb Fontext" w:hint="cs"/>
          <w:rtl/>
        </w:rPr>
        <w:t xml:space="preserve"> כשלא בעל עדיין </w:t>
      </w:r>
      <w:r w:rsidR="00321FCF" w:rsidRPr="00A50CA9">
        <w:rPr>
          <w:rStyle w:val="afffff0"/>
          <w:rtl/>
        </w:rPr>
        <w:t>[לגמרי]</w:t>
      </w:r>
      <w:r w:rsidR="00E268F4">
        <w:rPr>
          <w:rStyle w:val="afffff0"/>
          <w:rFonts w:hint="cs"/>
          <w:rtl/>
        </w:rPr>
        <w:t>!</w:t>
      </w:r>
    </w:p>
    <w:p w14:paraId="449214EF" w14:textId="353C46CA" w:rsidR="00321FCF" w:rsidRDefault="00321FCF" w:rsidP="00AB7D20">
      <w:pPr>
        <w:rPr>
          <w:rFonts w:ascii="Fb Fontext" w:hAnsi="Fb Fontext"/>
          <w:spacing w:val="-6"/>
          <w:rtl/>
        </w:rPr>
      </w:pPr>
      <w:r w:rsidRPr="00A50CA9">
        <w:rPr>
          <w:rStyle w:val="affffe"/>
          <w:rFonts w:hint="eastAsia"/>
          <w:rtl/>
        </w:rPr>
        <w:t>ודחה</w:t>
      </w:r>
      <w:r w:rsidRPr="00A50CA9">
        <w:rPr>
          <w:rStyle w:val="affffe"/>
          <w:rtl/>
        </w:rPr>
        <w:t>:</w:t>
      </w:r>
      <w:r>
        <w:rPr>
          <w:rFonts w:ascii="Fb Fontext" w:hAnsi="Fb Fontext" w:hint="cs"/>
          <w:spacing w:val="-6"/>
          <w:rtl/>
        </w:rPr>
        <w:t xml:space="preserve"> </w:t>
      </w:r>
      <w:r w:rsidRPr="00CA108A">
        <w:rPr>
          <w:rFonts w:ascii="Fb Fontext" w:hAnsi="Fb Fontext" w:cs="PFT_Frank" w:hint="eastAsia"/>
          <w:b/>
          <w:bCs/>
          <w:spacing w:val="-6"/>
          <w:szCs w:val="14"/>
          <w:rtl/>
        </w:rPr>
        <w:t>כשבעל</w:t>
      </w:r>
      <w:r>
        <w:rPr>
          <w:rFonts w:ascii="Fb Fontext" w:hAnsi="Fb Fontext" w:hint="cs"/>
          <w:spacing w:val="-6"/>
          <w:rtl/>
        </w:rPr>
        <w:t xml:space="preserve">, </w:t>
      </w:r>
      <w:r w:rsidR="00AB7D20" w:rsidRPr="00A50CA9">
        <w:rPr>
          <w:rStyle w:val="affffe"/>
          <w:rFonts w:hint="eastAsia"/>
          <w:rtl/>
        </w:rPr>
        <w:t>ו</w:t>
      </w:r>
      <w:r w:rsidRPr="00A50CA9">
        <w:rPr>
          <w:rStyle w:val="affffe"/>
          <w:rFonts w:hint="eastAsia"/>
          <w:rtl/>
        </w:rPr>
        <w:t>החידוש</w:t>
      </w:r>
      <w:r w:rsidRPr="00A50CA9">
        <w:rPr>
          <w:rStyle w:val="affffe"/>
          <w:rtl/>
        </w:rPr>
        <w:t xml:space="preserve"> [ב'עד </w:t>
      </w:r>
      <w:r w:rsidRPr="00A50CA9">
        <w:rPr>
          <w:rStyle w:val="affffe"/>
          <w:rFonts w:hint="eastAsia"/>
          <w:rtl/>
        </w:rPr>
        <w:t>מוצ</w:t>
      </w:r>
      <w:r w:rsidRPr="00A50CA9">
        <w:rPr>
          <w:rStyle w:val="affffe"/>
          <w:rtl/>
        </w:rPr>
        <w:t>"</w:t>
      </w:r>
      <w:r w:rsidRPr="00A50CA9">
        <w:rPr>
          <w:rStyle w:val="affffe"/>
          <w:rFonts w:hint="eastAsia"/>
          <w:rtl/>
        </w:rPr>
        <w:t>ש</w:t>
      </w:r>
      <w:r w:rsidRPr="00A50CA9">
        <w:rPr>
          <w:rStyle w:val="affffe"/>
          <w:rtl/>
        </w:rPr>
        <w:t>']:</w:t>
      </w:r>
      <w:r w:rsidR="00AB7D20" w:rsidRPr="00F71179">
        <w:rPr>
          <w:rFonts w:ascii="Fb Fontext" w:hAnsi="Fb Fontext" w:hint="cs"/>
          <w:spacing w:val="-6"/>
          <w:rtl/>
        </w:rPr>
        <w:t xml:space="preserve"> </w:t>
      </w:r>
      <w:r>
        <w:rPr>
          <w:rFonts w:ascii="Fb Fontext" w:hAnsi="Fb Fontext" w:hint="cs"/>
          <w:spacing w:val="-6"/>
          <w:rtl/>
        </w:rPr>
        <w:t>שמותר</w:t>
      </w:r>
      <w:r w:rsidR="00AB7D20" w:rsidRPr="00F71179">
        <w:rPr>
          <w:rFonts w:ascii="Fb Fontext" w:hAnsi="Fb Fontext" w:hint="cs"/>
          <w:spacing w:val="-6"/>
          <w:rtl/>
        </w:rPr>
        <w:t xml:space="preserve"> לבע</w:t>
      </w:r>
      <w:r>
        <w:rPr>
          <w:rFonts w:ascii="Fb Fontext" w:hAnsi="Fb Fontext" w:hint="cs"/>
          <w:spacing w:val="-6"/>
          <w:rtl/>
        </w:rPr>
        <w:t>ו</w:t>
      </w:r>
      <w:r w:rsidR="00AB7D20" w:rsidRPr="00F71179">
        <w:rPr>
          <w:rFonts w:ascii="Fb Fontext" w:hAnsi="Fb Fontext" w:hint="cs"/>
          <w:spacing w:val="-6"/>
          <w:rtl/>
        </w:rPr>
        <w:t>ל ב</w:t>
      </w:r>
      <w:r>
        <w:rPr>
          <w:rFonts w:ascii="Fb Fontext" w:hAnsi="Fb Fontext" w:hint="cs"/>
          <w:spacing w:val="-6"/>
          <w:rtl/>
        </w:rPr>
        <w:t xml:space="preserve">ליל </w:t>
      </w:r>
      <w:r w:rsidR="00AB7D20" w:rsidRPr="00F71179">
        <w:rPr>
          <w:rFonts w:ascii="Fb Fontext" w:hAnsi="Fb Fontext" w:hint="cs"/>
          <w:spacing w:val="-6"/>
          <w:rtl/>
        </w:rPr>
        <w:t>שבת</w:t>
      </w:r>
      <w:r>
        <w:rPr>
          <w:rFonts w:ascii="Fb Fontext" w:hAnsi="Fb Fontext" w:hint="cs"/>
          <w:spacing w:val="-6"/>
          <w:rtl/>
        </w:rPr>
        <w:t xml:space="preserve"> -</w:t>
      </w:r>
    </w:p>
    <w:p w14:paraId="2D045DEC" w14:textId="73B66FF3" w:rsidR="00321FCF" w:rsidRDefault="00321FCF" w:rsidP="00AB7D20">
      <w:pPr>
        <w:rPr>
          <w:rFonts w:ascii="Fb Fontext" w:hAnsi="Fb Fontext"/>
          <w:spacing w:val="-6"/>
          <w:rtl/>
        </w:rPr>
      </w:pPr>
      <w:r>
        <w:rPr>
          <w:rFonts w:ascii="Fb Fontext" w:hAnsi="Fb Fontext" w:hint="cs"/>
          <w:spacing w:val="-6"/>
          <w:rtl/>
        </w:rPr>
        <w:t>אף שעדיין</w:t>
      </w:r>
      <w:r w:rsidR="00AB7D20" w:rsidRPr="00F71179">
        <w:rPr>
          <w:rFonts w:ascii="Fb Fontext" w:hAnsi="Fb Fontext"/>
          <w:spacing w:val="-6"/>
          <w:rtl/>
        </w:rPr>
        <w:t xml:space="preserve"> </w:t>
      </w:r>
      <w:r>
        <w:rPr>
          <w:rFonts w:ascii="Fb Fontext" w:hAnsi="Fb Fontext" w:hint="cs"/>
          <w:spacing w:val="-6"/>
          <w:rtl/>
        </w:rPr>
        <w:t>ה</w:t>
      </w:r>
      <w:r w:rsidR="00AB7D20" w:rsidRPr="00F71179">
        <w:rPr>
          <w:rFonts w:ascii="Fb Fontext" w:hAnsi="Fb Fontext"/>
          <w:spacing w:val="-6"/>
          <w:rtl/>
        </w:rPr>
        <w:t xml:space="preserve">פירצה דחוקה </w:t>
      </w:r>
      <w:r w:rsidRPr="00A50CA9">
        <w:rPr>
          <w:rStyle w:val="afffff0"/>
          <w:rtl/>
        </w:rPr>
        <w:t xml:space="preserve">[ופעמים </w:t>
      </w:r>
      <w:r w:rsidRPr="00A50CA9">
        <w:rPr>
          <w:rStyle w:val="afffff0"/>
          <w:rFonts w:hint="eastAsia"/>
          <w:rtl/>
        </w:rPr>
        <w:t>שחובל</w:t>
      </w:r>
      <w:r w:rsidRPr="00A50CA9">
        <w:rPr>
          <w:rStyle w:val="afffff0"/>
          <w:rtl/>
        </w:rPr>
        <w:t xml:space="preserve">, </w:t>
      </w:r>
      <w:r w:rsidRPr="00A50CA9">
        <w:rPr>
          <w:rStyle w:val="afffff0"/>
          <w:rFonts w:hint="eastAsia"/>
          <w:rtl/>
        </w:rPr>
        <w:t>אבל</w:t>
      </w:r>
      <w:r w:rsidRPr="00A50CA9">
        <w:rPr>
          <w:rStyle w:val="afffff0"/>
          <w:rtl/>
        </w:rPr>
        <w:t xml:space="preserve"> </w:t>
      </w:r>
      <w:r w:rsidRPr="00A50CA9">
        <w:rPr>
          <w:rStyle w:val="afffff0"/>
          <w:rFonts w:hint="eastAsia"/>
          <w:rtl/>
        </w:rPr>
        <w:t>כשלא</w:t>
      </w:r>
      <w:r w:rsidRPr="00A50CA9">
        <w:rPr>
          <w:rStyle w:val="afffff0"/>
          <w:rtl/>
        </w:rPr>
        <w:t xml:space="preserve"> </w:t>
      </w:r>
      <w:r w:rsidRPr="00A50CA9">
        <w:rPr>
          <w:rStyle w:val="afffff0"/>
          <w:rFonts w:hint="eastAsia"/>
          <w:rtl/>
        </w:rPr>
        <w:t>בעל</w:t>
      </w:r>
      <w:r w:rsidRPr="00A50CA9">
        <w:rPr>
          <w:rStyle w:val="afffff0"/>
          <w:rtl/>
        </w:rPr>
        <w:t xml:space="preserve"> </w:t>
      </w:r>
      <w:r w:rsidRPr="00A50CA9">
        <w:rPr>
          <w:rStyle w:val="afffff0"/>
          <w:rFonts w:hint="eastAsia"/>
          <w:rtl/>
        </w:rPr>
        <w:t>כלל</w:t>
      </w:r>
      <w:r w:rsidRPr="00A50CA9">
        <w:rPr>
          <w:rStyle w:val="afffff0"/>
          <w:rtl/>
        </w:rPr>
        <w:t xml:space="preserve"> </w:t>
      </w:r>
      <w:r w:rsidRPr="00A50CA9">
        <w:rPr>
          <w:rStyle w:val="afffff0"/>
          <w:rFonts w:hint="eastAsia"/>
          <w:rtl/>
        </w:rPr>
        <w:t>אסור</w:t>
      </w:r>
      <w:r w:rsidRPr="00A50CA9">
        <w:rPr>
          <w:rStyle w:val="afffff0"/>
          <w:rtl/>
        </w:rPr>
        <w:t>].</w:t>
      </w:r>
    </w:p>
    <w:p w14:paraId="6B7A7CA8" w14:textId="173AFB5E" w:rsidR="00E268F4" w:rsidRDefault="00321FCF" w:rsidP="00AB7D20">
      <w:pPr>
        <w:rPr>
          <w:rtl/>
        </w:rPr>
      </w:pPr>
      <w:r>
        <w:rPr>
          <w:rStyle w:val="affffe"/>
          <w:rFonts w:hint="cs"/>
          <w:rtl/>
        </w:rPr>
        <w:t>ב.</w:t>
      </w:r>
      <w:r>
        <w:rPr>
          <w:rFonts w:ascii="Fb Fontext" w:hAnsi="Fb Fontext" w:hint="cs"/>
          <w:rtl/>
        </w:rPr>
        <w:t xml:space="preserve"> </w:t>
      </w:r>
      <w:r>
        <w:rPr>
          <w:rStyle w:val="affffc"/>
          <w:rtl/>
        </w:rPr>
        <w:t xml:space="preserve">חתן פטור </w:t>
      </w:r>
      <w:r>
        <w:rPr>
          <w:rStyle w:val="affffe"/>
          <w:rtl/>
          <w:rPrChange w:id="9022" w:author="מנוע אמוראים" w:date="2026-10-05T16:41:40Z">
            <w:rPr>
              <w:rStyle w:val="affffc"/>
              <w:rtl/>
            </w:rPr>
          </w:rPrChange>
        </w:rPr>
        <w:t xml:space="preserve">מקרי</w:t>
      </w:r>
      <w:r>
        <w:rPr>
          <w:rStyle w:val="affffe"/>
          <w:rFonts w:hint="cs"/>
          <w:rtl/>
          <w:rPrChange w:id="9023" w:author="מנוע אמוראים" w:date="2026-10-05T16:41:40Z">
            <w:rPr>
              <w:rStyle w:val="affffc"/>
              <w:rFonts w:hint="cs"/>
              <w:rtl/>
            </w:rPr>
          </w:rPrChange>
        </w:rPr>
        <w:t xml:space="preserve">"</w:t>
      </w:r>
      <w:r>
        <w:rPr>
          <w:rStyle w:val="affffe"/>
          <w:rtl/>
          <w:rPrChange w:id="9024" w:author="מנוע אמוראים" w:date="2026-10-05T16:41:40Z">
            <w:rPr>
              <w:rStyle w:val="affffc"/>
              <w:rtl/>
            </w:rPr>
          </w:rPrChange>
        </w:rPr>
        <w:t xml:space="preserve">ש</w:t>
      </w:r>
      <w:r>
        <w:rPr>
          <w:rStyle w:val="affffc"/>
          <w:rtl/>
        </w:rPr>
        <w:t xml:space="preserve"> עד מוצ</w:t>
      </w:r>
      <w:r w:rsidR="008E494A" w:rsidRPr="00CF473C">
        <w:rPr>
          <w:rStyle w:val="affffc"/>
          <w:rtl/>
        </w:rPr>
        <w:t>"</w:t>
      </w:r>
      <w:r w:rsidR="00AB7D20" w:rsidRPr="00CF473C">
        <w:rPr>
          <w:rStyle w:val="affffc"/>
          <w:rtl/>
        </w:rPr>
        <w:t>ש</w:t>
      </w:r>
      <w:r w:rsidR="008E494A" w:rsidRPr="00CF473C">
        <w:rPr>
          <w:rStyle w:val="affffc"/>
          <w:rtl/>
        </w:rPr>
        <w:t>,</w:t>
      </w:r>
      <w:r w:rsidR="00AB7D20" w:rsidRPr="00CF473C">
        <w:rPr>
          <w:rStyle w:val="affffc"/>
          <w:rtl/>
        </w:rPr>
        <w:t xml:space="preserve"> אם לא </w:t>
      </w:r>
      <w:r w:rsidR="008E494A" w:rsidRPr="00CF473C">
        <w:rPr>
          <w:rStyle w:val="affffc"/>
          <w:rFonts w:hint="cs"/>
          <w:rtl/>
        </w:rPr>
        <w:t>עשה מעשה</w:t>
      </w:r>
      <w:r w:rsidR="00E268F4">
        <w:rPr>
          <w:rFonts w:hint="cs"/>
          <w:rtl/>
        </w:rPr>
        <w:t>.</w:t>
      </w:r>
    </w:p>
    <w:p w14:paraId="1E2BE418" w14:textId="65D65B53" w:rsidR="00AB7D20" w:rsidRPr="00C35A2C" w:rsidRDefault="008E494A" w:rsidP="00AB7D20">
      <w:pPr>
        <w:rPr>
          <w:rFonts w:ascii="Fb Fontext" w:hAnsi="Fb Fontext" w:cs="Guttman Vilna"/>
          <w:b/>
          <w:bCs/>
          <w:rtl/>
        </w:rPr>
      </w:pPr>
      <w:r w:rsidRPr="00A50CA9">
        <w:rPr>
          <w:rStyle w:val="affffe"/>
          <w:rFonts w:hint="eastAsia"/>
          <w:rtl/>
        </w:rPr>
        <w:t>ולכאורה</w:t>
      </w:r>
      <w:r w:rsidRPr="00A50CA9">
        <w:rPr>
          <w:rStyle w:val="affffe"/>
          <w:rtl/>
        </w:rPr>
        <w:t>:</w:t>
      </w:r>
      <w:r w:rsidRPr="00A50CA9">
        <w:rPr>
          <w:rtl/>
        </w:rPr>
        <w:t xml:space="preserve"> </w:t>
      </w:r>
      <w:r>
        <w:rPr>
          <w:rFonts w:hint="cs"/>
          <w:rtl/>
        </w:rPr>
        <w:t xml:space="preserve">משום </w:t>
      </w:r>
      <w:r w:rsidRPr="00A50CA9">
        <w:rPr>
          <w:rFonts w:hint="eastAsia"/>
          <w:rtl/>
        </w:rPr>
        <w:t>דטריד</w:t>
      </w:r>
      <w:r w:rsidRPr="00A50CA9">
        <w:rPr>
          <w:rtl/>
        </w:rPr>
        <w:t xml:space="preserve"> לבעול </w:t>
      </w:r>
      <w:r w:rsidRPr="00A50CA9">
        <w:rPr>
          <w:rStyle w:val="afffff0"/>
          <w:rtl/>
        </w:rPr>
        <w:t>[</w:t>
      </w:r>
      <w:r w:rsidRPr="00A50CA9">
        <w:rPr>
          <w:rStyle w:val="afffff0"/>
          <w:rFonts w:hint="eastAsia"/>
          <w:rtl/>
        </w:rPr>
        <w:t>אף</w:t>
      </w:r>
      <w:r w:rsidRPr="00A50CA9">
        <w:rPr>
          <w:rStyle w:val="afffff0"/>
          <w:rtl/>
        </w:rPr>
        <w:t xml:space="preserve"> </w:t>
      </w:r>
      <w:r w:rsidRPr="00A50CA9">
        <w:rPr>
          <w:rStyle w:val="afffff0"/>
          <w:rFonts w:hint="eastAsia"/>
          <w:rtl/>
        </w:rPr>
        <w:t>בליל</w:t>
      </w:r>
      <w:r w:rsidRPr="00A50CA9">
        <w:rPr>
          <w:rStyle w:val="afffff0"/>
          <w:rtl/>
        </w:rPr>
        <w:t xml:space="preserve"> </w:t>
      </w:r>
      <w:r w:rsidRPr="00A50CA9">
        <w:rPr>
          <w:rStyle w:val="afffff0"/>
          <w:rFonts w:hint="eastAsia"/>
          <w:rtl/>
        </w:rPr>
        <w:t>שבת</w:t>
      </w:r>
      <w:r w:rsidRPr="00A50CA9">
        <w:rPr>
          <w:rStyle w:val="afffff0"/>
          <w:rtl/>
        </w:rPr>
        <w:t>]!</w:t>
      </w:r>
    </w:p>
    <w:p w14:paraId="3C35A840" w14:textId="7E615BFE" w:rsidR="008E494A" w:rsidRDefault="008E494A" w:rsidP="00AB7D20">
      <w:pPr>
        <w:rPr>
          <w:rStyle w:val="afffff0"/>
          <w:rtl/>
        </w:rPr>
      </w:pPr>
      <w:r w:rsidRPr="00A50CA9">
        <w:rPr>
          <w:rStyle w:val="affffe"/>
          <w:rFonts w:hint="eastAsia"/>
          <w:rtl/>
        </w:rPr>
        <w:t>ודחה</w:t>
      </w:r>
      <w:r w:rsidRPr="00A50CA9">
        <w:rPr>
          <w:rStyle w:val="affffe"/>
          <w:rtl/>
        </w:rPr>
        <w:t xml:space="preserve"> </w:t>
      </w:r>
      <w:r w:rsidR="00AB7D20" w:rsidRPr="00A50CA9">
        <w:rPr>
          <w:rStyle w:val="affffe"/>
          <w:rtl/>
        </w:rPr>
        <w:t>אביי</w:t>
      </w:r>
      <w:r w:rsidR="00AB7D20" w:rsidRPr="00C35A2C">
        <w:rPr>
          <w:rFonts w:ascii="Fb Fontext" w:hAnsi="Fb Fontext"/>
          <w:rtl/>
        </w:rPr>
        <w:t xml:space="preserve">: טריד </w:t>
      </w:r>
      <w:r>
        <w:rPr>
          <w:rFonts w:ascii="Fb Fontext" w:hAnsi="Fb Fontext" w:hint="cs"/>
          <w:rtl/>
        </w:rPr>
        <w:t>ש</w:t>
      </w:r>
      <w:r w:rsidR="00AB7D20" w:rsidRPr="00C35A2C">
        <w:rPr>
          <w:rFonts w:ascii="Fb Fontext" w:hAnsi="Fb Fontext"/>
          <w:rtl/>
        </w:rPr>
        <w:t>לא בעל</w:t>
      </w:r>
      <w:r>
        <w:rPr>
          <w:rStyle w:val="afffff0"/>
          <w:rFonts w:hint="cs"/>
          <w:rtl/>
        </w:rPr>
        <w:t xml:space="preserve">, </w:t>
      </w:r>
      <w:r w:rsidRPr="00A50CA9">
        <w:rPr>
          <w:rStyle w:val="affffe"/>
          <w:rFonts w:hint="eastAsia"/>
          <w:rtl/>
        </w:rPr>
        <w:t>הקשה</w:t>
      </w:r>
      <w:r w:rsidRPr="00A50CA9">
        <w:rPr>
          <w:rStyle w:val="affffe"/>
          <w:rtl/>
        </w:rPr>
        <w:t xml:space="preserve"> </w:t>
      </w:r>
      <w:r w:rsidRPr="00A50CA9">
        <w:rPr>
          <w:rStyle w:val="affffe"/>
          <w:rFonts w:hint="eastAsia"/>
          <w:rtl/>
        </w:rPr>
        <w:t>רבא</w:t>
      </w:r>
      <w:r w:rsidRPr="00A50CA9">
        <w:rPr>
          <w:rStyle w:val="affffe"/>
          <w:rtl/>
        </w:rPr>
        <w:t>:</w:t>
      </w:r>
      <w:r w:rsidRPr="00A50CA9">
        <w:rPr>
          <w:rtl/>
        </w:rPr>
        <w:t xml:space="preserve"> טירדא דרשות חיי</w:t>
      </w:r>
      <w:r w:rsidRPr="00A50CA9">
        <w:rPr>
          <w:rFonts w:hint="eastAsia"/>
          <w:rtl/>
        </w:rPr>
        <w:t>ב</w:t>
      </w:r>
      <w:r w:rsidRPr="00A50CA9">
        <w:rPr>
          <w:rtl/>
        </w:rPr>
        <w:t>!</w:t>
      </w:r>
    </w:p>
    <w:p w14:paraId="515BD109" w14:textId="6210F1FD" w:rsidR="00AB7D20" w:rsidRPr="00F71179" w:rsidRDefault="008E494A" w:rsidP="008E494A">
      <w:pPr>
        <w:rPr>
          <w:rFonts w:ascii="Fb Fontext" w:hAnsi="Fb Fontext" w:cs="Guttman Vilna"/>
          <w:b/>
          <w:bCs/>
          <w:spacing w:val="-2"/>
          <w:rtl/>
        </w:rPr>
      </w:pPr>
      <w:r>
        <w:rPr>
          <w:rStyle w:val="affffe"/>
          <w:rFonts w:hint="cs"/>
          <w:rtl/>
        </w:rPr>
        <w:t>א</w:t>
      </w:r>
      <w:r w:rsidRPr="00A50CA9">
        <w:rPr>
          <w:rStyle w:val="affffe"/>
          <w:rFonts w:hint="eastAsia"/>
          <w:rtl/>
        </w:rPr>
        <w:t>ל</w:t>
      </w:r>
      <w:r>
        <w:rPr>
          <w:rStyle w:val="affffe"/>
          <w:rFonts w:hint="cs"/>
          <w:rtl/>
        </w:rPr>
        <w:t>א</w:t>
      </w:r>
      <w:r w:rsidRPr="00A50CA9">
        <w:rPr>
          <w:rStyle w:val="affffe"/>
          <w:rtl/>
        </w:rPr>
        <w:t xml:space="preserve"> לרבא תנאי היא</w:t>
      </w:r>
      <w:r>
        <w:rPr>
          <w:rStyle w:val="affffe"/>
          <w:rFonts w:hint="cs"/>
          <w:rtl/>
        </w:rPr>
        <w:t>, דחד</w:t>
      </w:r>
      <w:r w:rsidRPr="00A50CA9">
        <w:rPr>
          <w:rStyle w:val="affffe"/>
          <w:rtl/>
        </w:rPr>
        <w:t>:</w:t>
      </w:r>
      <w:r>
        <w:rPr>
          <w:rFonts w:ascii="Fb Fontext" w:hAnsi="Fb Fontext" w:hint="cs"/>
          <w:rtl/>
        </w:rPr>
        <w:t xml:space="preserve"> </w:t>
      </w:r>
      <w:r>
        <w:rPr>
          <w:rFonts w:ascii="Fb Fontext" w:hAnsi="Fb Fontext" w:hint="cs"/>
          <w:spacing w:val="-2"/>
          <w:rtl/>
        </w:rPr>
        <w:t>'</w:t>
      </w:r>
      <w:r w:rsidR="00AB7D20" w:rsidRPr="00F71179">
        <w:rPr>
          <w:rFonts w:ascii="Fb Fontext" w:hAnsi="Fb Fontext"/>
          <w:spacing w:val="-2"/>
          <w:rtl/>
        </w:rPr>
        <w:t>לא עשה מעשה</w:t>
      </w:r>
      <w:r>
        <w:rPr>
          <w:rFonts w:ascii="Fb Fontext" w:hAnsi="Fb Fontext" w:hint="cs"/>
          <w:spacing w:val="-2"/>
          <w:rtl/>
        </w:rPr>
        <w:t>..</w:t>
      </w:r>
      <w:r w:rsidR="00AB7D20" w:rsidRPr="00F71179">
        <w:rPr>
          <w:rFonts w:ascii="Fb Fontext" w:hAnsi="Fb Fontext"/>
          <w:spacing w:val="-2"/>
          <w:rtl/>
        </w:rPr>
        <w:t xml:space="preserve"> </w:t>
      </w:r>
      <w:r w:rsidR="00AB7D20" w:rsidRPr="00CA108A">
        <w:rPr>
          <w:rFonts w:ascii="Fb Fontext" w:hAnsi="Fb Fontext" w:cs="PFT_Frank"/>
          <w:b/>
          <w:bCs/>
          <w:spacing w:val="-2"/>
          <w:szCs w:val="14"/>
          <w:rtl/>
        </w:rPr>
        <w:t>פטור אף בשלישי</w:t>
      </w:r>
      <w:r w:rsidRPr="00A50CA9">
        <w:rPr>
          <w:rtl/>
        </w:rPr>
        <w:t>,</w:t>
      </w:r>
    </w:p>
    <w:p w14:paraId="7306D668" w14:textId="7DC0C7DC" w:rsidR="00E268F4" w:rsidRDefault="00AB7D20" w:rsidP="00A50CA9">
      <w:pPr>
        <w:rPr>
          <w:rtl/>
        </w:rPr>
      </w:pPr>
      <w:r w:rsidRPr="00A50CA9">
        <w:rPr>
          <w:rStyle w:val="affffe"/>
          <w:rtl/>
        </w:rPr>
        <w:t>ואידך:</w:t>
      </w:r>
      <w:r w:rsidRPr="00C35A2C">
        <w:rPr>
          <w:rFonts w:ascii="Fb Fontext" w:hAnsi="Fb Fontext"/>
          <w:rtl/>
        </w:rPr>
        <w:t xml:space="preserve"> </w:t>
      </w:r>
      <w:r w:rsidRPr="00CA108A">
        <w:rPr>
          <w:rFonts w:ascii="Fb Fontext" w:hAnsi="Fb Fontext" w:cs="PFT_Frank"/>
          <w:b/>
          <w:bCs/>
          <w:szCs w:val="14"/>
          <w:rtl/>
        </w:rPr>
        <w:t>שלישי - חי</w:t>
      </w:r>
      <w:r w:rsidRPr="00CA108A">
        <w:rPr>
          <w:rFonts w:cs="PFT_Frank"/>
          <w:b/>
          <w:bCs/>
          <w:szCs w:val="14"/>
          <w:rtl/>
        </w:rPr>
        <w:t>יב</w:t>
      </w:r>
      <w:r w:rsidR="00E268F4">
        <w:rPr>
          <w:rtl/>
        </w:rPr>
        <w:t>.</w:t>
      </w:r>
    </w:p>
    <w:p w14:paraId="4DB4A131" w14:textId="550D1C63" w:rsidR="008E494A" w:rsidRPr="006D5126" w:rsidRDefault="008E494A" w:rsidP="00F1680A">
      <w:pPr>
        <w:pStyle w:val="affffb"/>
        <w:rPr>
          <w:spacing w:val="0"/>
          <w:rtl/>
        </w:rPr>
      </w:pPr>
      <w:bookmarkStart w:id="29" w:name="_Toc119352814"/>
      <w:r w:rsidRPr="006D5126">
        <w:rPr>
          <w:rFonts w:hint="eastAsia"/>
          <w:spacing w:val="0"/>
          <w:rtl/>
        </w:rPr>
        <w:lastRenderedPageBreak/>
        <w:t>מחלוקת</w:t>
      </w:r>
      <w:r w:rsidRPr="006D5126">
        <w:rPr>
          <w:spacing w:val="0"/>
          <w:rtl/>
        </w:rPr>
        <w:t xml:space="preserve"> התנאים אם מותר בשבת, </w:t>
      </w:r>
      <w:r w:rsidRPr="006D5126">
        <w:rPr>
          <w:rFonts w:hint="eastAsia"/>
          <w:spacing w:val="0"/>
          <w:rtl/>
        </w:rPr>
        <w:t>וסברת</w:t>
      </w:r>
      <w:r w:rsidRPr="006D5126">
        <w:rPr>
          <w:spacing w:val="0"/>
          <w:rtl/>
        </w:rPr>
        <w:t xml:space="preserve"> המתיר </w:t>
      </w:r>
      <w:r w:rsidR="002F35F2" w:rsidRPr="006D5126">
        <w:rPr>
          <w:rFonts w:hint="cs"/>
          <w:spacing w:val="0"/>
          <w:rtl/>
        </w:rPr>
        <w:t xml:space="preserve">- </w:t>
      </w:r>
      <w:r w:rsidRPr="006D5126">
        <w:rPr>
          <w:rFonts w:hint="eastAsia"/>
          <w:spacing w:val="0"/>
          <w:rtl/>
        </w:rPr>
        <w:t>כר</w:t>
      </w:r>
      <w:r w:rsidRPr="006D5126">
        <w:rPr>
          <w:spacing w:val="0"/>
          <w:rtl/>
        </w:rPr>
        <w:t>"ש</w:t>
      </w:r>
      <w:bookmarkEnd w:id="29"/>
    </w:p>
    <w:p w14:paraId="6DC0F36B" w14:textId="0036C2AC" w:rsidR="00AB7D20" w:rsidRPr="00C35A2C" w:rsidRDefault="008E494A" w:rsidP="008E494A">
      <w:pPr>
        <w:rPr>
          <w:rFonts w:ascii="Fb Fontext" w:hAnsi="Fb Fontext" w:cs="Guttman Vilna"/>
          <w:b/>
          <w:bCs/>
          <w:rtl/>
        </w:rPr>
      </w:pPr>
      <w:r>
        <w:rPr>
          <w:rStyle w:val="affffe"/>
          <w:rFonts w:hint="cs"/>
          <w:rtl/>
        </w:rPr>
        <w:t xml:space="preserve">כהני </w:t>
      </w:r>
      <w:r w:rsidR="00AB7D20" w:rsidRPr="00A50CA9">
        <w:rPr>
          <w:rStyle w:val="affffe"/>
          <w:rtl/>
        </w:rPr>
        <w:t>תנאי</w:t>
      </w:r>
      <w:r w:rsidR="00AB7D20" w:rsidRPr="00C35A2C">
        <w:rPr>
          <w:rFonts w:ascii="Fb Fontext" w:hAnsi="Fb Fontext"/>
          <w:rtl/>
        </w:rPr>
        <w:t xml:space="preserve">: </w:t>
      </w:r>
      <w:r w:rsidR="00AB7D20" w:rsidRPr="00CA108A">
        <w:rPr>
          <w:rFonts w:ascii="Fb Fontext" w:hAnsi="Fb Fontext" w:cs="PFT_Frank"/>
          <w:b/>
          <w:bCs/>
          <w:szCs w:val="14"/>
          <w:rtl/>
        </w:rPr>
        <w:t>לא יבעול</w:t>
      </w:r>
      <w:r>
        <w:rPr>
          <w:rFonts w:ascii="Fb Fontext" w:hAnsi="Fb Fontext" w:hint="cs"/>
          <w:rtl/>
        </w:rPr>
        <w:t xml:space="preserve"> הבתולה</w:t>
      </w:r>
      <w:r w:rsidR="00AB7D20" w:rsidRPr="00C35A2C">
        <w:rPr>
          <w:rFonts w:ascii="Fb Fontext" w:hAnsi="Fb Fontext"/>
          <w:rtl/>
        </w:rPr>
        <w:t xml:space="preserve"> בתחלה בשבת, </w:t>
      </w:r>
      <w:r w:rsidR="00AB7D20" w:rsidRPr="00A50CA9">
        <w:rPr>
          <w:rStyle w:val="affffe"/>
          <w:rtl/>
        </w:rPr>
        <w:t>וחכמים</w:t>
      </w:r>
      <w:r w:rsidR="00AB7D20" w:rsidRPr="00C35A2C">
        <w:rPr>
          <w:rFonts w:ascii="Fb Fontext" w:hAnsi="Fb Fontext"/>
          <w:rtl/>
        </w:rPr>
        <w:t xml:space="preserve"> </w:t>
      </w:r>
      <w:r w:rsidR="00AB7D20" w:rsidRPr="00CA108A">
        <w:rPr>
          <w:rFonts w:ascii="Fb Fontext" w:hAnsi="Fb Fontext" w:cs="PFT_Frank"/>
          <w:b/>
          <w:bCs/>
          <w:szCs w:val="14"/>
          <w:rtl/>
        </w:rPr>
        <w:t>מתירין</w:t>
      </w:r>
      <w:r w:rsidR="00AB7D20">
        <w:rPr>
          <w:rFonts w:ascii="Fb Fontext" w:hAnsi="Fb Fontext" w:hint="cs"/>
          <w:rtl/>
        </w:rPr>
        <w:t>.</w:t>
      </w:r>
    </w:p>
    <w:p w14:paraId="3D1D7173" w14:textId="5F3208EF" w:rsidR="008E494A" w:rsidRDefault="008E494A" w:rsidP="00AB7D20">
      <w:pPr>
        <w:rPr>
          <w:rFonts w:ascii="Fb Fontext" w:hAnsi="Fb Fontext"/>
          <w:rtl/>
        </w:rPr>
      </w:pPr>
      <w:r w:rsidRPr="00A50CA9">
        <w:rPr>
          <w:rStyle w:val="affffe"/>
          <w:rFonts w:hint="eastAsia"/>
          <w:rtl/>
        </w:rPr>
        <w:t>לרבה</w:t>
      </w:r>
      <w:r w:rsidRPr="00A50CA9">
        <w:rPr>
          <w:rStyle w:val="affffe"/>
          <w:rtl/>
        </w:rPr>
        <w:t>:</w:t>
      </w:r>
      <w:r>
        <w:rPr>
          <w:rFonts w:ascii="Fb Fontext" w:hAnsi="Fb Fontext" w:hint="cs"/>
          <w:rtl/>
        </w:rPr>
        <w:t xml:space="preserve"> </w:t>
      </w:r>
      <w:r w:rsidR="00AB7D20" w:rsidRPr="00A50CA9">
        <w:rPr>
          <w:rStyle w:val="affffe"/>
          <w:rFonts w:hint="eastAsia"/>
          <w:rtl/>
        </w:rPr>
        <w:t>חכמים</w:t>
      </w:r>
      <w:r w:rsidR="00AB7D20" w:rsidRPr="00A50CA9">
        <w:rPr>
          <w:rStyle w:val="affffe"/>
          <w:rtl/>
        </w:rPr>
        <w:t xml:space="preserve"> </w:t>
      </w:r>
      <w:r w:rsidRPr="00A50CA9">
        <w:rPr>
          <w:rStyle w:val="affffe"/>
          <w:rFonts w:hint="eastAsia"/>
          <w:rtl/>
        </w:rPr>
        <w:t>ס</w:t>
      </w:r>
      <w:r w:rsidRPr="00A50CA9">
        <w:rPr>
          <w:rStyle w:val="affffe"/>
          <w:rtl/>
        </w:rPr>
        <w:t>"ל</w:t>
      </w:r>
      <w:r w:rsidR="00AB7D20" w:rsidRPr="00A50CA9">
        <w:rPr>
          <w:rStyle w:val="affffe"/>
          <w:rtl/>
        </w:rPr>
        <w:t xml:space="preserve"> </w:t>
      </w:r>
      <w:r w:rsidRPr="00A50CA9">
        <w:rPr>
          <w:rStyle w:val="affffe"/>
          <w:rFonts w:hint="eastAsia"/>
          <w:rtl/>
        </w:rPr>
        <w:t>כ</w:t>
      </w:r>
      <w:r w:rsidR="00AB7D20" w:rsidRPr="00A50CA9">
        <w:rPr>
          <w:rStyle w:val="affffe"/>
          <w:rFonts w:hint="eastAsia"/>
          <w:rtl/>
        </w:rPr>
        <w:t>ר</w:t>
      </w:r>
      <w:r w:rsidR="00AB7D20" w:rsidRPr="00A50CA9">
        <w:rPr>
          <w:rStyle w:val="affffe"/>
          <w:rtl/>
        </w:rPr>
        <w:t>"</w:t>
      </w:r>
      <w:r w:rsidR="00AB7D20" w:rsidRPr="00A50CA9">
        <w:rPr>
          <w:rStyle w:val="affffe"/>
          <w:rFonts w:hint="eastAsia"/>
          <w:rtl/>
        </w:rPr>
        <w:t>ש</w:t>
      </w:r>
      <w:r w:rsidR="00AB7D20" w:rsidRPr="00C35A2C">
        <w:rPr>
          <w:rFonts w:ascii="Fb Fontext" w:hAnsi="Fb Fontext" w:hint="cs"/>
          <w:rtl/>
        </w:rPr>
        <w:t xml:space="preserve"> </w:t>
      </w:r>
      <w:r>
        <w:rPr>
          <w:rFonts w:ascii="Fb Fontext" w:hAnsi="Fb Fontext" w:hint="cs"/>
          <w:rtl/>
        </w:rPr>
        <w:t xml:space="preserve">- </w:t>
      </w:r>
      <w:r w:rsidR="002F35F2">
        <w:rPr>
          <w:rFonts w:ascii="Fb Fontext" w:hAnsi="Fb Fontext" w:hint="cs"/>
          <w:rtl/>
        </w:rPr>
        <w:t>'</w:t>
      </w:r>
      <w:r w:rsidR="00AB7D20" w:rsidRPr="00C35A2C">
        <w:rPr>
          <w:rFonts w:ascii="Fb Fontext" w:hAnsi="Fb Fontext"/>
          <w:rtl/>
        </w:rPr>
        <w:t>דבר שאין מתכוין מותר</w:t>
      </w:r>
      <w:r w:rsidR="002F35F2">
        <w:rPr>
          <w:rFonts w:ascii="Fb Fontext" w:hAnsi="Fb Fontext" w:hint="cs"/>
          <w:rtl/>
        </w:rPr>
        <w:t>'.</w:t>
      </w:r>
    </w:p>
    <w:p w14:paraId="4216F16B" w14:textId="3F7805CC" w:rsidR="008E494A" w:rsidRDefault="00AB7D20" w:rsidP="008E494A">
      <w:pPr>
        <w:rPr>
          <w:rFonts w:ascii="Fb Fontext" w:hAnsi="Fb Fontext"/>
          <w:rtl/>
        </w:rPr>
      </w:pPr>
      <w:r w:rsidRPr="00A50CA9">
        <w:rPr>
          <w:rStyle w:val="affffe"/>
          <w:rFonts w:hint="eastAsia"/>
          <w:rtl/>
        </w:rPr>
        <w:t>וא</w:t>
      </w:r>
      <w:r w:rsidR="008E494A" w:rsidRPr="00A50CA9">
        <w:rPr>
          <w:rStyle w:val="affffe"/>
          <w:rFonts w:hint="eastAsia"/>
          <w:rtl/>
        </w:rPr>
        <w:t>ינו</w:t>
      </w:r>
      <w:r w:rsidRPr="00A50CA9">
        <w:rPr>
          <w:rStyle w:val="affffe"/>
          <w:rtl/>
        </w:rPr>
        <w:t xml:space="preserve"> פסיק רישא</w:t>
      </w:r>
      <w:r w:rsidR="008E494A" w:rsidRPr="00A50CA9">
        <w:rPr>
          <w:rStyle w:val="affffe"/>
          <w:rtl/>
        </w:rPr>
        <w:t>:</w:t>
      </w:r>
      <w:r w:rsidRPr="00C35A2C">
        <w:rPr>
          <w:rFonts w:ascii="Fb Fontext" w:hAnsi="Fb Fontext" w:hint="cs"/>
          <w:rtl/>
        </w:rPr>
        <w:t xml:space="preserve"> </w:t>
      </w:r>
      <w:r w:rsidR="008E494A">
        <w:rPr>
          <w:rFonts w:ascii="Fb Fontext" w:hAnsi="Fb Fontext" w:hint="cs"/>
          <w:rtl/>
        </w:rPr>
        <w:t>שרובם</w:t>
      </w:r>
      <w:r w:rsidRPr="00C35A2C">
        <w:rPr>
          <w:rFonts w:ascii="Fb Fontext" w:hAnsi="Fb Fontext" w:hint="cs"/>
          <w:rtl/>
        </w:rPr>
        <w:t xml:space="preserve"> בקיאין </w:t>
      </w:r>
      <w:r w:rsidRPr="00CA108A">
        <w:rPr>
          <w:rFonts w:ascii="Fb Fontext" w:hAnsi="Fb Fontext" w:cs="PFT_Frank" w:hint="eastAsia"/>
          <w:b/>
          <w:bCs/>
          <w:szCs w:val="14"/>
          <w:rtl/>
        </w:rPr>
        <w:t>בהטיה</w:t>
      </w:r>
      <w:r w:rsidR="008E494A">
        <w:rPr>
          <w:rFonts w:ascii="Fb Fontext" w:hAnsi="Fb Fontext" w:hint="cs"/>
          <w:rtl/>
        </w:rPr>
        <w:t xml:space="preserve">, </w:t>
      </w:r>
      <w:r w:rsidRPr="00A50CA9">
        <w:rPr>
          <w:rStyle w:val="affffe"/>
          <w:rFonts w:hint="eastAsia"/>
          <w:rtl/>
        </w:rPr>
        <w:t>ו</w:t>
      </w:r>
      <w:r w:rsidR="008E494A" w:rsidRPr="00A50CA9">
        <w:rPr>
          <w:rStyle w:val="affffe"/>
          <w:rFonts w:hint="eastAsia"/>
          <w:rtl/>
        </w:rPr>
        <w:t>ה</w:t>
      </w:r>
      <w:r w:rsidR="008E494A" w:rsidRPr="00A50CA9">
        <w:rPr>
          <w:rStyle w:val="affffe"/>
          <w:rtl/>
        </w:rPr>
        <w:t>'</w:t>
      </w:r>
      <w:r w:rsidRPr="00A50CA9">
        <w:rPr>
          <w:rStyle w:val="affffe"/>
          <w:rtl/>
        </w:rPr>
        <w:t>ט</w:t>
      </w:r>
      <w:r w:rsidR="008E494A" w:rsidRPr="00A50CA9">
        <w:rPr>
          <w:rStyle w:val="affffe"/>
          <w:rFonts w:hint="eastAsia"/>
          <w:rtl/>
        </w:rPr>
        <w:t>י</w:t>
      </w:r>
      <w:r w:rsidRPr="00A50CA9">
        <w:rPr>
          <w:rStyle w:val="affffe"/>
          <w:rtl/>
        </w:rPr>
        <w:t>רד</w:t>
      </w:r>
      <w:r w:rsidR="008E494A" w:rsidRPr="00A50CA9">
        <w:rPr>
          <w:rStyle w:val="affffe"/>
          <w:rFonts w:hint="eastAsia"/>
          <w:rtl/>
        </w:rPr>
        <w:t>א</w:t>
      </w:r>
      <w:r w:rsidR="008E494A" w:rsidRPr="00A50CA9">
        <w:rPr>
          <w:rStyle w:val="affffe"/>
          <w:rtl/>
        </w:rPr>
        <w:t>'</w:t>
      </w:r>
      <w:r w:rsidR="008E494A">
        <w:rPr>
          <w:rStyle w:val="affffe"/>
          <w:rFonts w:hint="cs"/>
          <w:rtl/>
        </w:rPr>
        <w:t>:</w:t>
      </w:r>
      <w:r w:rsidRPr="00C35A2C">
        <w:rPr>
          <w:rFonts w:ascii="Fb Fontext" w:hAnsi="Fb Fontext"/>
          <w:rtl/>
        </w:rPr>
        <w:t xml:space="preserve"> לשאינו בקי.</w:t>
      </w:r>
    </w:p>
    <w:p w14:paraId="4979D751" w14:textId="6526B1B9" w:rsidR="00AB7D20" w:rsidRPr="00C35A2C" w:rsidRDefault="008E494A" w:rsidP="00AB7D20">
      <w:pPr>
        <w:rPr>
          <w:rFonts w:ascii="Fb Fontext" w:hAnsi="Fb Fontext" w:cs="Guttman Vilna"/>
          <w:b/>
          <w:bCs/>
          <w:rtl/>
        </w:rPr>
      </w:pPr>
      <w:r>
        <w:rPr>
          <w:rStyle w:val="affffe"/>
          <w:rFonts w:hint="cs"/>
          <w:rtl/>
        </w:rPr>
        <w:t>ו</w:t>
      </w:r>
      <w:r w:rsidRPr="00A50CA9">
        <w:rPr>
          <w:rStyle w:val="affffe"/>
          <w:rFonts w:hint="eastAsia"/>
          <w:rtl/>
        </w:rPr>
        <w:t>תועלת</w:t>
      </w:r>
      <w:r w:rsidR="00AB7D20" w:rsidRPr="00A50CA9">
        <w:rPr>
          <w:rStyle w:val="affffe"/>
          <w:rtl/>
        </w:rPr>
        <w:t xml:space="preserve"> </w:t>
      </w:r>
      <w:r w:rsidRPr="00A50CA9">
        <w:rPr>
          <w:rStyle w:val="affffe"/>
          <w:rFonts w:hint="eastAsia"/>
          <w:rtl/>
        </w:rPr>
        <w:t>ה</w:t>
      </w:r>
      <w:r w:rsidR="00AB7D20" w:rsidRPr="00A50CA9">
        <w:rPr>
          <w:rStyle w:val="affffe"/>
          <w:rFonts w:hint="eastAsia"/>
          <w:rtl/>
        </w:rPr>
        <w:t>שושבינין</w:t>
      </w:r>
      <w:r w:rsidR="00AB7D20" w:rsidRPr="00A50CA9">
        <w:rPr>
          <w:rStyle w:val="affffe"/>
          <w:rtl/>
        </w:rPr>
        <w:t xml:space="preserve"> </w:t>
      </w:r>
      <w:r w:rsidR="00AB7D20" w:rsidRPr="00A50CA9">
        <w:rPr>
          <w:rStyle w:val="affffe"/>
          <w:rFonts w:hint="eastAsia"/>
          <w:rtl/>
        </w:rPr>
        <w:t>ו</w:t>
      </w:r>
      <w:r w:rsidRPr="00A50CA9">
        <w:rPr>
          <w:rStyle w:val="affffe"/>
          <w:rFonts w:hint="eastAsia"/>
          <w:rtl/>
        </w:rPr>
        <w:t>ה</w:t>
      </w:r>
      <w:r w:rsidR="00AB7D20" w:rsidRPr="00A50CA9">
        <w:rPr>
          <w:rStyle w:val="affffe"/>
          <w:rFonts w:hint="eastAsia"/>
          <w:rtl/>
        </w:rPr>
        <w:t>מפה</w:t>
      </w:r>
      <w:r w:rsidRPr="00A50CA9">
        <w:rPr>
          <w:rStyle w:val="affffe"/>
          <w:rtl/>
        </w:rPr>
        <w:t>:</w:t>
      </w:r>
      <w:r w:rsidR="00AB7D20" w:rsidRPr="00C35A2C">
        <w:rPr>
          <w:rFonts w:ascii="Fb Fontext" w:hAnsi="Fb Fontext" w:hint="cs"/>
          <w:rtl/>
        </w:rPr>
        <w:t xml:space="preserve"> שמא </w:t>
      </w:r>
      <w:r w:rsidR="00AB7D20" w:rsidRPr="00C35A2C">
        <w:rPr>
          <w:rFonts w:ascii="Fb Fontext" w:hAnsi="Fb Fontext"/>
          <w:rtl/>
        </w:rPr>
        <w:t xml:space="preserve">יראה </w:t>
      </w:r>
      <w:r>
        <w:rPr>
          <w:rFonts w:ascii="Fb Fontext" w:hAnsi="Fb Fontext" w:hint="cs"/>
          <w:rtl/>
        </w:rPr>
        <w:t xml:space="preserve">דם, </w:t>
      </w:r>
      <w:r w:rsidR="00AB7D20" w:rsidRPr="00C35A2C">
        <w:rPr>
          <w:rFonts w:ascii="Fb Fontext" w:hAnsi="Fb Fontext"/>
          <w:rtl/>
        </w:rPr>
        <w:t>ויאבד</w:t>
      </w:r>
      <w:r>
        <w:rPr>
          <w:rFonts w:ascii="Fb Fontext" w:hAnsi="Fb Fontext" w:hint="cs"/>
          <w:rtl/>
        </w:rPr>
        <w:t xml:space="preserve"> אותו</w:t>
      </w:r>
      <w:r w:rsidR="00AB7D20" w:rsidRPr="00C35A2C">
        <w:rPr>
          <w:rFonts w:ascii="Fb Fontext" w:hAnsi="Fb Fontext"/>
          <w:rtl/>
        </w:rPr>
        <w:t>.</w:t>
      </w:r>
    </w:p>
    <w:p w14:paraId="59C3D27C" w14:textId="53E7E2BB" w:rsidR="008E494A" w:rsidRPr="006D5126" w:rsidRDefault="008E494A" w:rsidP="00F1680A">
      <w:pPr>
        <w:pStyle w:val="affffb"/>
        <w:rPr>
          <w:spacing w:val="0"/>
          <w:rtl/>
        </w:rPr>
      </w:pPr>
      <w:bookmarkStart w:id="30" w:name="_Toc119352815"/>
      <w:r w:rsidRPr="006D5126">
        <w:rPr>
          <w:rFonts w:hint="cs"/>
          <w:spacing w:val="0"/>
          <w:rtl/>
        </w:rPr>
        <w:t>קושיא לשמואל שאסר מטעם ד'דם מיחבר'</w:t>
      </w:r>
      <w:bookmarkEnd w:id="30"/>
    </w:p>
    <w:p w14:paraId="62462CA5" w14:textId="4E45B41A" w:rsidR="00AB7D20" w:rsidRDefault="008E494A" w:rsidP="00AB7D20">
      <w:pPr>
        <w:rPr>
          <w:rFonts w:ascii="Fb Fontext" w:hAnsi="Fb Fontext"/>
          <w:rtl/>
        </w:rPr>
      </w:pPr>
      <w:r>
        <w:rPr>
          <w:rFonts w:ascii="Fb Fontext" w:hAnsi="Fb Fontext" w:hint="cs"/>
          <w:rtl/>
        </w:rPr>
        <w:t>מ'</w:t>
      </w:r>
      <w:r w:rsidR="00AB7D20" w:rsidRPr="00C35A2C">
        <w:rPr>
          <w:rFonts w:ascii="Fb Fontext" w:hAnsi="Fb Fontext"/>
          <w:rtl/>
        </w:rPr>
        <w:t>מפיס מורסא בשבת</w:t>
      </w:r>
      <w:r>
        <w:rPr>
          <w:rFonts w:ascii="Fb Fontext" w:hAnsi="Fb Fontext" w:hint="cs"/>
          <w:rtl/>
        </w:rPr>
        <w:t xml:space="preserve"> </w:t>
      </w:r>
      <w:r w:rsidR="00AB7D20" w:rsidRPr="00C35A2C">
        <w:rPr>
          <w:rFonts w:ascii="Fb Fontext" w:hAnsi="Fb Fontext"/>
          <w:rtl/>
        </w:rPr>
        <w:t xml:space="preserve"> לעשות פה חייב, </w:t>
      </w:r>
      <w:r w:rsidR="00AB7D20" w:rsidRPr="00CA108A">
        <w:rPr>
          <w:rFonts w:ascii="Fb Fontext" w:hAnsi="Fb Fontext" w:cs="PFT_Frank"/>
          <w:b/>
          <w:bCs/>
          <w:szCs w:val="14"/>
          <w:rtl/>
        </w:rPr>
        <w:t xml:space="preserve">להוציא ליחה </w:t>
      </w:r>
      <w:r w:rsidR="00AB7D20" w:rsidRPr="00C54C7E">
        <w:rPr>
          <w:rStyle w:val="afffe"/>
          <w:rFonts w:hint="eastAsia"/>
          <w:rtl/>
        </w:rPr>
        <w:t>פטור</w:t>
      </w:r>
      <w:r>
        <w:rPr>
          <w:rFonts w:ascii="Fb Fontext" w:hAnsi="Fb Fontext" w:hint="cs"/>
          <w:rtl/>
        </w:rPr>
        <w:t>!</w:t>
      </w:r>
    </w:p>
    <w:p w14:paraId="41098C4C" w14:textId="498CB341" w:rsidR="008E494A" w:rsidRPr="00A50CA9" w:rsidRDefault="008E494A" w:rsidP="00E26091">
      <w:r>
        <w:rPr>
          <w:rFonts w:ascii="Fb Fontext" w:hAnsi="Fb Fontext" w:hint="cs"/>
          <w:rtl/>
        </w:rPr>
        <w:t>- שם הדם</w:t>
      </w:r>
      <w:r w:rsidR="00AB7D20" w:rsidRPr="00C35A2C">
        <w:rPr>
          <w:rFonts w:ascii="Fb Fontext" w:hAnsi="Fb Fontext" w:hint="cs"/>
          <w:rtl/>
        </w:rPr>
        <w:t xml:space="preserve"> </w:t>
      </w:r>
      <w:r>
        <w:rPr>
          <w:rFonts w:ascii="Fb Fontext" w:hAnsi="Fb Fontext" w:hint="cs"/>
          <w:rtl/>
        </w:rPr>
        <w:t>'</w:t>
      </w:r>
      <w:r w:rsidR="00AB7D20" w:rsidRPr="00C35A2C">
        <w:rPr>
          <w:rFonts w:ascii="Fb Fontext" w:hAnsi="Fb Fontext"/>
          <w:rtl/>
        </w:rPr>
        <w:t xml:space="preserve">פקיד </w:t>
      </w:r>
      <w:r w:rsidR="00AB7D20" w:rsidRPr="00C54C7E">
        <w:rPr>
          <w:rStyle w:val="afffe"/>
          <w:rtl/>
        </w:rPr>
        <w:t>ועקיר</w:t>
      </w:r>
      <w:r w:rsidRPr="00C54C7E">
        <w:rPr>
          <w:rStyle w:val="afffe"/>
          <w:rFonts w:hint="cs"/>
          <w:rtl/>
        </w:rPr>
        <w:t>'</w:t>
      </w:r>
      <w:r w:rsidR="00AB7D20" w:rsidRPr="00C35A2C">
        <w:rPr>
          <w:rFonts w:ascii="Fb Fontext" w:hAnsi="Fb Fontext"/>
          <w:rtl/>
        </w:rPr>
        <w:t>, כא</w:t>
      </w:r>
      <w:r>
        <w:rPr>
          <w:rFonts w:ascii="Fb Fontext" w:hAnsi="Fb Fontext" w:hint="cs"/>
          <w:rtl/>
        </w:rPr>
        <w:t>ן</w:t>
      </w:r>
      <w:r w:rsidR="00AB7D20" w:rsidRPr="00C35A2C">
        <w:rPr>
          <w:rFonts w:ascii="Fb Fontext" w:hAnsi="Fb Fontext"/>
          <w:rtl/>
        </w:rPr>
        <w:t xml:space="preserve"> </w:t>
      </w:r>
      <w:r>
        <w:rPr>
          <w:rFonts w:ascii="Fb Fontext" w:hAnsi="Fb Fontext" w:hint="cs"/>
          <w:rtl/>
        </w:rPr>
        <w:t>'</w:t>
      </w:r>
      <w:r w:rsidR="00AB7D20" w:rsidRPr="00C35A2C">
        <w:rPr>
          <w:rFonts w:ascii="Fb Fontext" w:hAnsi="Fb Fontext"/>
          <w:rtl/>
        </w:rPr>
        <w:t xml:space="preserve">פקיד </w:t>
      </w:r>
      <w:r w:rsidR="00AB7D20" w:rsidRPr="00CA108A">
        <w:rPr>
          <w:rFonts w:ascii="Fb Fontext" w:hAnsi="Fb Fontext" w:cs="PFT_Frank"/>
          <w:b/>
          <w:bCs/>
          <w:szCs w:val="14"/>
          <w:rtl/>
        </w:rPr>
        <w:t>ולא עקיר</w:t>
      </w:r>
      <w:r>
        <w:rPr>
          <w:rFonts w:ascii="Fb Fontext" w:hAnsi="Fb Fontext" w:hint="cs"/>
          <w:rtl/>
        </w:rPr>
        <w:t>'</w:t>
      </w:r>
      <w:r>
        <w:rPr>
          <w:rFonts w:ascii="Fb Fontext" w:hAnsi="Fb Fontext" w:cs="Guttman Vilna" w:hint="cs"/>
          <w:b/>
          <w:bCs/>
          <w:rtl/>
        </w:rPr>
        <w:t xml:space="preserve"> </w:t>
      </w:r>
      <w:r w:rsidRPr="00A50CA9">
        <w:rPr>
          <w:rStyle w:val="afffff0"/>
          <w:rtl/>
        </w:rPr>
        <w:t xml:space="preserve">[ומתכוין </w:t>
      </w:r>
      <w:r w:rsidRPr="00A50CA9">
        <w:rPr>
          <w:rStyle w:val="afffff0"/>
          <w:rFonts w:hint="eastAsia"/>
          <w:rtl/>
        </w:rPr>
        <w:t>לדם</w:t>
      </w:r>
      <w:r w:rsidRPr="00A50CA9">
        <w:rPr>
          <w:rStyle w:val="afffff0"/>
          <w:rtl/>
        </w:rPr>
        <w:t>].</w:t>
      </w:r>
    </w:p>
    <w:p w14:paraId="58545086" w14:textId="77777777" w:rsidR="00AB7D20" w:rsidRPr="00C35A2C" w:rsidRDefault="00AB7D20" w:rsidP="00E26091">
      <w:pPr>
        <w:pStyle w:val="afff"/>
        <w:framePr w:wrap="around"/>
        <w:rPr>
          <w:rtl/>
        </w:rPr>
      </w:pPr>
      <w:bookmarkStart w:id="31" w:name="_Toc119352816"/>
      <w:r w:rsidRPr="00C35A2C">
        <w:rPr>
          <w:rFonts w:hint="cs"/>
          <w:rtl/>
        </w:rPr>
        <w:t>ז.</w:t>
      </w:r>
      <w:bookmarkEnd w:id="31"/>
    </w:p>
    <w:p w14:paraId="6711CABD" w14:textId="53ACA732" w:rsidR="0097132E" w:rsidRPr="006D5126" w:rsidRDefault="0097132E" w:rsidP="00F1680A">
      <w:pPr>
        <w:pStyle w:val="affffb"/>
        <w:rPr>
          <w:spacing w:val="0"/>
          <w:rtl/>
        </w:rPr>
      </w:pPr>
      <w:bookmarkStart w:id="32" w:name="_Toc119352817"/>
      <w:r w:rsidRPr="006D5126">
        <w:rPr>
          <w:rFonts w:hint="cs"/>
          <w:spacing w:val="0"/>
          <w:rtl/>
        </w:rPr>
        <w:t>הוראות אמוראים בזה להיתר ולאיסור, ופסק ההלכה</w:t>
      </w:r>
      <w:bookmarkEnd w:id="32"/>
    </w:p>
    <w:p w14:paraId="35A20C15" w14:textId="386E2350" w:rsidR="00AB7D20" w:rsidRDefault="00AB7D20" w:rsidP="00AB7D20">
      <w:pPr>
        <w:rPr>
          <w:rFonts w:ascii="Fb Fontext" w:hAnsi="Fb Fontext"/>
          <w:rtl/>
        </w:rPr>
      </w:pPr>
      <w:r w:rsidRPr="00A50CA9">
        <w:rPr>
          <w:rStyle w:val="affffe"/>
          <w:rtl/>
        </w:rPr>
        <w:t>ר"</w:t>
      </w:r>
      <w:r w:rsidRPr="00A50CA9">
        <w:rPr>
          <w:rStyle w:val="affffe"/>
          <w:rFonts w:hint="eastAsia"/>
          <w:rtl/>
        </w:rPr>
        <w:t>א</w:t>
      </w:r>
      <w:r w:rsidRPr="00A50CA9">
        <w:rPr>
          <w:rStyle w:val="affffe"/>
          <w:rtl/>
        </w:rPr>
        <w:t xml:space="preserve"> </w:t>
      </w:r>
      <w:r w:rsidRPr="00A50CA9">
        <w:rPr>
          <w:rStyle w:val="affffe"/>
          <w:rFonts w:hint="eastAsia"/>
          <w:rtl/>
        </w:rPr>
        <w:t>התיר</w:t>
      </w:r>
      <w:r w:rsidR="0097132E">
        <w:rPr>
          <w:rStyle w:val="affffe"/>
          <w:rFonts w:hint="cs"/>
          <w:rtl/>
        </w:rPr>
        <w:t>:</w:t>
      </w:r>
      <w:r w:rsidRPr="00C35A2C">
        <w:rPr>
          <w:rFonts w:ascii="Fb Fontext" w:hAnsi="Fb Fontext"/>
          <w:rtl/>
        </w:rPr>
        <w:t xml:space="preserve"> לבע</w:t>
      </w:r>
      <w:r w:rsidR="0097132E">
        <w:rPr>
          <w:rFonts w:ascii="Fb Fontext" w:hAnsi="Fb Fontext" w:hint="cs"/>
          <w:rtl/>
        </w:rPr>
        <w:t>ו</w:t>
      </w:r>
      <w:r w:rsidRPr="00C35A2C">
        <w:rPr>
          <w:rFonts w:ascii="Fb Fontext" w:hAnsi="Fb Fontext"/>
          <w:rtl/>
        </w:rPr>
        <w:t xml:space="preserve">ל בשבת, </w:t>
      </w:r>
      <w:r w:rsidR="0097132E">
        <w:rPr>
          <w:rStyle w:val="affffe"/>
          <w:rFonts w:hint="cs"/>
          <w:rtl/>
        </w:rPr>
        <w:t>אף</w:t>
      </w:r>
      <w:r w:rsidR="0097132E" w:rsidRPr="00A50CA9">
        <w:rPr>
          <w:rStyle w:val="affffe"/>
          <w:rtl/>
        </w:rPr>
        <w:t xml:space="preserve"> שלא כתבו</w:t>
      </w:r>
      <w:r w:rsidRPr="00A50CA9">
        <w:rPr>
          <w:rStyle w:val="affffe"/>
          <w:rtl/>
        </w:rPr>
        <w:t xml:space="preserve"> </w:t>
      </w:r>
      <w:r w:rsidRPr="00A50CA9">
        <w:rPr>
          <w:rStyle w:val="affffe"/>
          <w:rFonts w:hint="eastAsia"/>
          <w:rtl/>
        </w:rPr>
        <w:t>כתובה</w:t>
      </w:r>
      <w:r w:rsidR="0097132E" w:rsidRPr="00A50CA9">
        <w:rPr>
          <w:rStyle w:val="affffe"/>
          <w:rtl/>
        </w:rPr>
        <w:t>:</w:t>
      </w:r>
      <w:r w:rsidRPr="00C35A2C">
        <w:rPr>
          <w:rFonts w:ascii="Fb Fontext" w:hAnsi="Fb Fontext" w:hint="cs"/>
          <w:rtl/>
        </w:rPr>
        <w:t xml:space="preserve"> אתפסוה מטלטלין</w:t>
      </w:r>
      <w:r w:rsidR="0097132E">
        <w:rPr>
          <w:rFonts w:ascii="Fb Fontext" w:hAnsi="Fb Fontext" w:hint="cs"/>
          <w:rtl/>
        </w:rPr>
        <w:t>.</w:t>
      </w:r>
    </w:p>
    <w:p w14:paraId="24B64E95" w14:textId="4A58B1EE" w:rsidR="00AB7D20" w:rsidRPr="00C35A2C" w:rsidRDefault="00AB7D20" w:rsidP="00AB7D20">
      <w:pPr>
        <w:rPr>
          <w:rFonts w:ascii="Fb Fontext" w:hAnsi="Fb Fontext" w:cs="Guttman Vilna"/>
          <w:b/>
          <w:bCs/>
          <w:rtl/>
        </w:rPr>
      </w:pPr>
      <w:r w:rsidRPr="00A50CA9">
        <w:rPr>
          <w:rStyle w:val="affffe"/>
          <w:rFonts w:hint="eastAsia"/>
          <w:rtl/>
        </w:rPr>
        <w:t>ר</w:t>
      </w:r>
      <w:r w:rsidRPr="00A50CA9">
        <w:rPr>
          <w:rStyle w:val="affffe"/>
          <w:rtl/>
        </w:rPr>
        <w:t>"</w:t>
      </w:r>
      <w:r w:rsidRPr="00A50CA9">
        <w:rPr>
          <w:rStyle w:val="affffe"/>
          <w:rFonts w:hint="eastAsia"/>
          <w:rtl/>
        </w:rPr>
        <w:t>ז</w:t>
      </w:r>
      <w:r w:rsidRPr="00A50CA9">
        <w:rPr>
          <w:rStyle w:val="affffe"/>
          <w:rtl/>
        </w:rPr>
        <w:t xml:space="preserve"> </w:t>
      </w:r>
      <w:r w:rsidRPr="00A50CA9">
        <w:rPr>
          <w:rStyle w:val="affffe"/>
          <w:rFonts w:hint="eastAsia"/>
          <w:rtl/>
        </w:rPr>
        <w:t>התיר</w:t>
      </w:r>
      <w:r w:rsidR="0097132E">
        <w:rPr>
          <w:rStyle w:val="affffe"/>
          <w:rFonts w:hint="cs"/>
          <w:rtl/>
        </w:rPr>
        <w:t xml:space="preserve"> [או הוא עצמו]</w:t>
      </w:r>
      <w:r w:rsidR="0097132E" w:rsidRPr="00A50CA9">
        <w:rPr>
          <w:rStyle w:val="affffe"/>
          <w:rtl/>
        </w:rPr>
        <w:t>:</w:t>
      </w:r>
      <w:r>
        <w:rPr>
          <w:rFonts w:ascii="Fb Fontext" w:hAnsi="Fb Fontext" w:hint="cs"/>
          <w:rtl/>
        </w:rPr>
        <w:t xml:space="preserve"> </w:t>
      </w:r>
      <w:r w:rsidRPr="00C35A2C">
        <w:rPr>
          <w:rFonts w:ascii="Fb Fontext" w:hAnsi="Fb Fontext"/>
          <w:rtl/>
        </w:rPr>
        <w:t>לבע</w:t>
      </w:r>
      <w:r w:rsidR="0097132E">
        <w:rPr>
          <w:rFonts w:ascii="Fb Fontext" w:hAnsi="Fb Fontext" w:hint="cs"/>
          <w:rtl/>
        </w:rPr>
        <w:t>ו</w:t>
      </w:r>
      <w:r w:rsidRPr="00C35A2C">
        <w:rPr>
          <w:rFonts w:ascii="Fb Fontext" w:hAnsi="Fb Fontext"/>
          <w:rtl/>
        </w:rPr>
        <w:t>ל בשבת</w:t>
      </w:r>
      <w:r w:rsidR="0097132E">
        <w:rPr>
          <w:rFonts w:ascii="Fb Fontext" w:hAnsi="Fb Fontext" w:hint="cs"/>
          <w:rtl/>
        </w:rPr>
        <w:t>.</w:t>
      </w:r>
    </w:p>
    <w:p w14:paraId="00F17284" w14:textId="4EE598D5" w:rsidR="00AB7D20" w:rsidRDefault="00AB7D20" w:rsidP="00AB7D20">
      <w:pPr>
        <w:rPr>
          <w:rtl/>
        </w:rPr>
      </w:pPr>
      <w:r w:rsidRPr="00A50CA9">
        <w:rPr>
          <w:rStyle w:val="affffe"/>
          <w:rtl/>
        </w:rPr>
        <w:t>ר"</w:t>
      </w:r>
      <w:r w:rsidRPr="00A50CA9">
        <w:rPr>
          <w:rStyle w:val="affffe"/>
          <w:rFonts w:hint="eastAsia"/>
          <w:rtl/>
        </w:rPr>
        <w:t>י</w:t>
      </w:r>
      <w:r w:rsidRPr="00A50CA9">
        <w:rPr>
          <w:rStyle w:val="affffe"/>
          <w:rtl/>
        </w:rPr>
        <w:t xml:space="preserve"> </w:t>
      </w:r>
      <w:r w:rsidRPr="00A50CA9">
        <w:rPr>
          <w:rStyle w:val="affffe"/>
          <w:rFonts w:hint="eastAsia"/>
          <w:rtl/>
        </w:rPr>
        <w:t>התיר</w:t>
      </w:r>
      <w:r w:rsidR="0097132E">
        <w:rPr>
          <w:rStyle w:val="affffe"/>
          <w:rFonts w:hint="cs"/>
          <w:rtl/>
        </w:rPr>
        <w:t>:</w:t>
      </w:r>
      <w:r>
        <w:rPr>
          <w:rFonts w:ascii="Fb Fontext" w:hAnsi="Fb Fontext" w:hint="cs"/>
          <w:rtl/>
        </w:rPr>
        <w:t xml:space="preserve"> </w:t>
      </w:r>
      <w:r w:rsidRPr="00CA108A">
        <w:rPr>
          <w:rFonts w:ascii="Fb Fontext" w:hAnsi="Fb Fontext" w:cs="PFT_Frank"/>
          <w:b/>
          <w:bCs/>
          <w:szCs w:val="14"/>
          <w:rtl/>
        </w:rPr>
        <w:t>ביו"ט</w:t>
      </w:r>
      <w:r w:rsidR="0097132E">
        <w:rPr>
          <w:rFonts w:ascii="Fb Fontext" w:hAnsi="Fb Fontext" w:hint="cs"/>
          <w:rtl/>
        </w:rPr>
        <w:t xml:space="preserve"> -</w:t>
      </w:r>
      <w:r w:rsidRPr="00C35A2C">
        <w:rPr>
          <w:rFonts w:ascii="Fb Fontext" w:hAnsi="Fb Fontext" w:hint="cs"/>
          <w:rtl/>
        </w:rPr>
        <w:t xml:space="preserve"> </w:t>
      </w:r>
      <w:r w:rsidRPr="00A50CA9">
        <w:rPr>
          <w:rStyle w:val="affffe"/>
          <w:rFonts w:hint="eastAsia"/>
          <w:rtl/>
        </w:rPr>
        <w:t>ר</w:t>
      </w:r>
      <w:r w:rsidR="0097132E">
        <w:rPr>
          <w:rStyle w:val="affffe"/>
          <w:rFonts w:hint="cs"/>
          <w:rtl/>
        </w:rPr>
        <w:t>' פפי מרבא</w:t>
      </w:r>
      <w:r w:rsidRPr="00C35A2C">
        <w:rPr>
          <w:rFonts w:ascii="Fb Fontext" w:hAnsi="Fb Fontext"/>
          <w:rtl/>
        </w:rPr>
        <w:t>: א</w:t>
      </w:r>
      <w:r w:rsidR="0097132E">
        <w:rPr>
          <w:rFonts w:ascii="Fb Fontext" w:hAnsi="Fb Fontext" w:hint="cs"/>
          <w:rtl/>
        </w:rPr>
        <w:t>ף</w:t>
      </w:r>
      <w:r w:rsidRPr="00C35A2C">
        <w:rPr>
          <w:rFonts w:ascii="Fb Fontext" w:hAnsi="Fb Fontext"/>
          <w:rtl/>
        </w:rPr>
        <w:t xml:space="preserve"> בשבת </w:t>
      </w:r>
      <w:r w:rsidR="0097132E" w:rsidRPr="00CA108A">
        <w:rPr>
          <w:rFonts w:ascii="Fb Fontext" w:hAnsi="Fb Fontext" w:cs="PFT_Frank" w:hint="eastAsia"/>
          <w:b/>
          <w:bCs/>
          <w:szCs w:val="14"/>
          <w:rtl/>
        </w:rPr>
        <w:t>יתיר</w:t>
      </w:r>
      <w:r w:rsidRPr="00C35A2C">
        <w:rPr>
          <w:rFonts w:ascii="Fb Fontext" w:hAnsi="Fb Fontext"/>
          <w:rtl/>
        </w:rPr>
        <w:t>, ומעשה כך היה</w:t>
      </w:r>
      <w:r w:rsidR="0097132E" w:rsidRPr="00A50CA9">
        <w:rPr>
          <w:rtl/>
        </w:rPr>
        <w:t>,</w:t>
      </w:r>
    </w:p>
    <w:p w14:paraId="49C2D0E6" w14:textId="3E0CB622" w:rsidR="00AB7D20" w:rsidRPr="00C35A2C" w:rsidRDefault="0097132E" w:rsidP="00AB7D20">
      <w:pPr>
        <w:rPr>
          <w:rFonts w:ascii="Fb Fontext" w:hAnsi="Fb Fontext" w:cs="Guttman Vilna"/>
          <w:b/>
          <w:bCs/>
          <w:rtl/>
        </w:rPr>
      </w:pPr>
      <w:r>
        <w:rPr>
          <w:rFonts w:ascii="Fb Fontext" w:hAnsi="Fb Fontext" w:cs="Guttman Vilna"/>
          <w:b/>
          <w:bCs/>
          <w:rtl/>
        </w:rPr>
        <w:tab/>
      </w:r>
      <w:r>
        <w:rPr>
          <w:rFonts w:ascii="Fb Fontext" w:hAnsi="Fb Fontext" w:cs="Guttman Vilna"/>
          <w:b/>
          <w:bCs/>
          <w:rtl/>
        </w:rPr>
        <w:tab/>
      </w:r>
      <w:r>
        <w:rPr>
          <w:rFonts w:ascii="Fb Fontext" w:hAnsi="Fb Fontext" w:cs="Guttman Vilna" w:hint="cs"/>
          <w:b/>
          <w:bCs/>
          <w:rtl/>
        </w:rPr>
        <w:t xml:space="preserve">    </w:t>
      </w:r>
      <w:r>
        <w:rPr>
          <w:rStyle w:val="affffe"/>
          <w:rFonts w:hint="cs"/>
          <w:rtl/>
        </w:rPr>
        <w:t>ר</w:t>
      </w:r>
      <w:r w:rsidRPr="00A50CA9">
        <w:rPr>
          <w:rStyle w:val="affffe"/>
          <w:rtl/>
        </w:rPr>
        <w:t>'</w:t>
      </w:r>
      <w:r w:rsidR="00AB7D20" w:rsidRPr="00A50CA9">
        <w:rPr>
          <w:rStyle w:val="affffe"/>
          <w:rtl/>
        </w:rPr>
        <w:t xml:space="preserve"> פפא מרבא</w:t>
      </w:r>
      <w:r w:rsidR="00AB7D20" w:rsidRPr="00C35A2C">
        <w:rPr>
          <w:rFonts w:ascii="Fb Fontext" w:hAnsi="Fb Fontext"/>
          <w:rtl/>
        </w:rPr>
        <w:t xml:space="preserve">: בשבת </w:t>
      </w:r>
      <w:r w:rsidRPr="00CA108A">
        <w:rPr>
          <w:rFonts w:ascii="Fb Fontext" w:hAnsi="Fb Fontext" w:cs="PFT_Frank" w:hint="eastAsia"/>
          <w:b/>
          <w:bCs/>
          <w:szCs w:val="14"/>
          <w:rtl/>
        </w:rPr>
        <w:t>י</w:t>
      </w:r>
      <w:r w:rsidR="00AB7D20" w:rsidRPr="00CA108A">
        <w:rPr>
          <w:rFonts w:ascii="Fb Fontext" w:hAnsi="Fb Fontext" w:cs="PFT_Frank"/>
          <w:b/>
          <w:bCs/>
          <w:szCs w:val="14"/>
          <w:rtl/>
        </w:rPr>
        <w:t>אסור</w:t>
      </w:r>
      <w:r>
        <w:rPr>
          <w:rFonts w:ascii="Fb Fontext" w:hAnsi="Fb Fontext" w:cs="Guttman Vilna" w:hint="cs"/>
          <w:b/>
          <w:bCs/>
          <w:rtl/>
        </w:rPr>
        <w:t xml:space="preserve"> </w:t>
      </w:r>
      <w:r w:rsidRPr="00A50CA9">
        <w:rPr>
          <w:rtl/>
        </w:rPr>
        <w:t>-</w:t>
      </w:r>
    </w:p>
    <w:p w14:paraId="51D4E212" w14:textId="02279F82" w:rsidR="00AB7D20" w:rsidRPr="00F71179" w:rsidRDefault="0097132E" w:rsidP="00A50CA9">
      <w:pPr>
        <w:pStyle w:val="afffff"/>
        <w:jc w:val="center"/>
        <w:rPr>
          <w:rtl/>
        </w:rPr>
      </w:pPr>
      <w:r w:rsidRPr="00B31C92">
        <w:rPr>
          <w:rFonts w:cs="PFT_Frank" w:hint="eastAsia"/>
          <w:b/>
          <w:bCs/>
          <w:szCs w:val="10"/>
          <w:rtl/>
        </w:rPr>
        <w:t>וביו</w:t>
      </w:r>
      <w:r w:rsidRPr="00B31C92">
        <w:rPr>
          <w:rFonts w:cs="PFT_Frank"/>
          <w:b/>
          <w:bCs/>
          <w:szCs w:val="10"/>
          <w:rtl/>
        </w:rPr>
        <w:t xml:space="preserve">"ט </w:t>
      </w:r>
      <w:r w:rsidRPr="00B31C92">
        <w:rPr>
          <w:rFonts w:cs="PFT_Frank" w:hint="cs"/>
          <w:b/>
          <w:bCs/>
          <w:szCs w:val="10"/>
          <w:rtl/>
        </w:rPr>
        <w:t>שה</w:t>
      </w:r>
      <w:r w:rsidRPr="00B31C92">
        <w:rPr>
          <w:rFonts w:cs="PFT_Frank" w:hint="eastAsia"/>
          <w:b/>
          <w:bCs/>
          <w:szCs w:val="10"/>
          <w:rtl/>
        </w:rPr>
        <w:t>תיר</w:t>
      </w:r>
      <w:r>
        <w:rPr>
          <w:rFonts w:hint="cs"/>
          <w:rtl/>
        </w:rPr>
        <w:t xml:space="preserve"> - </w:t>
      </w:r>
      <w:r w:rsidR="00AB7D20" w:rsidRPr="00F71179">
        <w:rPr>
          <w:rFonts w:hint="cs"/>
          <w:rtl/>
        </w:rPr>
        <w:t>מתוך</w:t>
      </w:r>
      <w:r w:rsidR="00AB7D20" w:rsidRPr="00F71179">
        <w:rPr>
          <w:rtl/>
        </w:rPr>
        <w:t xml:space="preserve"> שהותרה חבורה לצורך הותרה לא לצו</w:t>
      </w:r>
      <w:r w:rsidR="00AB7D20" w:rsidRPr="00F71179">
        <w:rPr>
          <w:rFonts w:hint="cs"/>
          <w:rtl/>
        </w:rPr>
        <w:t>רך</w:t>
      </w:r>
      <w:r>
        <w:rPr>
          <w:rFonts w:hint="cs"/>
          <w:rtl/>
        </w:rPr>
        <w:t>,</w:t>
      </w:r>
    </w:p>
    <w:p w14:paraId="10B89E1F" w14:textId="3024FB77" w:rsidR="0097132E" w:rsidRDefault="0097132E" w:rsidP="00A50CA9">
      <w:pPr>
        <w:pStyle w:val="afffff"/>
        <w:jc w:val="center"/>
        <w:rPr>
          <w:rtl/>
        </w:rPr>
      </w:pPr>
      <w:r w:rsidRPr="00B31C92">
        <w:rPr>
          <w:rFonts w:cs="PFT_Frank" w:hint="eastAsia"/>
          <w:b/>
          <w:bCs/>
          <w:szCs w:val="10"/>
          <w:rtl/>
        </w:rPr>
        <w:t>אבל</w:t>
      </w:r>
      <w:r w:rsidR="00AB7D20" w:rsidRPr="00B31C92">
        <w:rPr>
          <w:rFonts w:cs="PFT_Frank"/>
          <w:b/>
          <w:bCs/>
          <w:szCs w:val="10"/>
          <w:rtl/>
        </w:rPr>
        <w:t xml:space="preserve"> מוגמר</w:t>
      </w:r>
      <w:r>
        <w:rPr>
          <w:rFonts w:hint="cs"/>
          <w:rtl/>
        </w:rPr>
        <w:t xml:space="preserve"> אסור -</w:t>
      </w:r>
      <w:r w:rsidR="00AB7D20" w:rsidRPr="00C35A2C">
        <w:rPr>
          <w:rtl/>
        </w:rPr>
        <w:t xml:space="preserve"> </w:t>
      </w:r>
      <w:r w:rsidR="00AB7D20" w:rsidRPr="00041161">
        <w:rPr>
          <w:rStyle w:val="affffa"/>
          <w:rFonts w:hint="cs"/>
          <w:rtl/>
        </w:rPr>
        <w:t>'</w:t>
      </w:r>
      <w:r w:rsidR="00AB7D20" w:rsidRPr="00041161">
        <w:rPr>
          <w:rStyle w:val="affffa"/>
          <w:rtl/>
        </w:rPr>
        <w:t xml:space="preserve">אך אשר יאכל </w:t>
      </w:r>
      <w:r w:rsidR="00AB7D20" w:rsidRPr="00A50CA9">
        <w:rPr>
          <w:rStyle w:val="affffa"/>
          <w:b/>
          <w:bCs/>
          <w:rtl/>
        </w:rPr>
        <w:t>לכל</w:t>
      </w:r>
      <w:r w:rsidR="00AB7D20" w:rsidRPr="00041161">
        <w:rPr>
          <w:rStyle w:val="affffa"/>
          <w:rtl/>
        </w:rPr>
        <w:t xml:space="preserve"> נפש</w:t>
      </w:r>
      <w:r w:rsidR="00AB7D20" w:rsidRPr="00041161">
        <w:rPr>
          <w:rStyle w:val="affffa"/>
          <w:rFonts w:hint="cs"/>
          <w:rtl/>
        </w:rPr>
        <w:t>'-</w:t>
      </w:r>
      <w:r w:rsidR="00AB7D20" w:rsidRPr="00C35A2C">
        <w:rPr>
          <w:rtl/>
        </w:rPr>
        <w:t xml:space="preserve"> שוה לכל נפש.</w:t>
      </w:r>
    </w:p>
    <w:p w14:paraId="71F16A45" w14:textId="77777777" w:rsidR="00E26091" w:rsidRDefault="0097132E" w:rsidP="00E26091">
      <w:pPr>
        <w:rPr>
          <w:rStyle w:val="afffff0"/>
          <w:rtl/>
        </w:rPr>
      </w:pPr>
      <w:r w:rsidRPr="00CA108A">
        <w:rPr>
          <w:rFonts w:cs="PFT_Frank" w:hint="eastAsia"/>
          <w:b/>
          <w:bCs/>
          <w:szCs w:val="14"/>
          <w:rtl/>
        </w:rPr>
        <w:t>ו</w:t>
      </w:r>
      <w:r w:rsidR="00AB7D20" w:rsidRPr="00CA108A">
        <w:rPr>
          <w:rFonts w:cs="PFT_Frank" w:hint="eastAsia"/>
          <w:b/>
          <w:bCs/>
          <w:szCs w:val="14"/>
          <w:rtl/>
        </w:rPr>
        <w:t>צבי</w:t>
      </w:r>
      <w:r w:rsidR="00AB7D20" w:rsidRPr="00CA108A">
        <w:rPr>
          <w:rFonts w:cs="PFT_Frank"/>
          <w:b/>
          <w:bCs/>
          <w:szCs w:val="14"/>
          <w:rtl/>
        </w:rPr>
        <w:t xml:space="preserve"> </w:t>
      </w:r>
      <w:r w:rsidR="00C12518" w:rsidRPr="00CA108A">
        <w:rPr>
          <w:rFonts w:cs="PFT_Frank" w:hint="cs"/>
          <w:b/>
          <w:bCs/>
          <w:szCs w:val="14"/>
          <w:rtl/>
        </w:rPr>
        <w:t>ש</w:t>
      </w:r>
      <w:r w:rsidR="00AB7D20" w:rsidRPr="00CA108A">
        <w:rPr>
          <w:rFonts w:cs="PFT_Frank" w:hint="eastAsia"/>
          <w:b/>
          <w:bCs/>
          <w:szCs w:val="14"/>
          <w:rtl/>
        </w:rPr>
        <w:t>מותר</w:t>
      </w:r>
      <w:r w:rsidR="00AB7D20" w:rsidRPr="001067CA">
        <w:rPr>
          <w:rFonts w:hint="cs"/>
          <w:rtl/>
        </w:rPr>
        <w:t xml:space="preserve"> לשוחטו </w:t>
      </w:r>
      <w:r w:rsidR="00AB7D20" w:rsidRPr="00C54C7E">
        <w:rPr>
          <w:rStyle w:val="afffe"/>
          <w:rFonts w:hint="cs"/>
          <w:rtl/>
        </w:rPr>
        <w:t>- צורך</w:t>
      </w:r>
      <w:r w:rsidR="00AB7D20" w:rsidRPr="001067CA">
        <w:rPr>
          <w:rFonts w:hint="cs"/>
          <w:rtl/>
        </w:rPr>
        <w:t xml:space="preserve"> לכל נפש הוא </w:t>
      </w:r>
      <w:r w:rsidR="00AB7D20" w:rsidRPr="00A50CA9">
        <w:rPr>
          <w:rStyle w:val="afffff0"/>
          <w:rtl/>
        </w:rPr>
        <w:t>[</w:t>
      </w:r>
      <w:r>
        <w:rPr>
          <w:rStyle w:val="afffff0"/>
          <w:rFonts w:hint="cs"/>
          <w:rtl/>
        </w:rPr>
        <w:t xml:space="preserve">למזון, </w:t>
      </w:r>
      <w:r w:rsidRPr="00A50CA9">
        <w:rPr>
          <w:rStyle w:val="afffff0"/>
          <w:rFonts w:hint="eastAsia"/>
          <w:rtl/>
        </w:rPr>
        <w:t>אם</w:t>
      </w:r>
      <w:r w:rsidRPr="00A50CA9">
        <w:rPr>
          <w:rStyle w:val="afffff0"/>
          <w:rtl/>
        </w:rPr>
        <w:t xml:space="preserve"> </w:t>
      </w:r>
      <w:r w:rsidRPr="00A50CA9">
        <w:rPr>
          <w:rStyle w:val="afffff0"/>
          <w:rFonts w:hint="eastAsia"/>
          <w:rtl/>
        </w:rPr>
        <w:t>יזדמן</w:t>
      </w:r>
      <w:r w:rsidRPr="00A50CA9">
        <w:rPr>
          <w:rStyle w:val="afffff0"/>
          <w:rtl/>
        </w:rPr>
        <w:t xml:space="preserve"> </w:t>
      </w:r>
      <w:r w:rsidRPr="00A50CA9">
        <w:rPr>
          <w:rStyle w:val="afffff0"/>
          <w:rFonts w:hint="eastAsia"/>
          <w:rtl/>
        </w:rPr>
        <w:t>להם</w:t>
      </w:r>
      <w:r w:rsidRPr="00A50CA9">
        <w:rPr>
          <w:rStyle w:val="afffff0"/>
          <w:rtl/>
        </w:rPr>
        <w:t>].</w:t>
      </w:r>
    </w:p>
    <w:p w14:paraId="20199EFB" w14:textId="2DDA3D35" w:rsidR="00AB7D20" w:rsidRPr="00CF473C" w:rsidRDefault="00AB7D20" w:rsidP="00BB25DF">
      <w:pPr>
        <w:rPr>
          <w:spacing w:val="-10"/>
          <w:rtl/>
        </w:rPr>
      </w:pPr>
      <w:r w:rsidRPr="00CF473C">
        <w:rPr>
          <w:rStyle w:val="affffe"/>
          <w:rFonts w:hint="eastAsia"/>
          <w:spacing w:val="-10"/>
          <w:rtl/>
        </w:rPr>
        <w:t>מרי</w:t>
      </w:r>
      <w:r w:rsidRPr="00CF473C">
        <w:rPr>
          <w:rStyle w:val="affffe"/>
          <w:spacing w:val="-10"/>
          <w:rtl/>
        </w:rPr>
        <w:t>"</w:t>
      </w:r>
      <w:r w:rsidRPr="00CF473C">
        <w:rPr>
          <w:rStyle w:val="affffe"/>
          <w:rFonts w:hint="eastAsia"/>
          <w:spacing w:val="-10"/>
          <w:rtl/>
        </w:rPr>
        <w:t>ו</w:t>
      </w:r>
      <w:r w:rsidR="00C12518" w:rsidRPr="00CF473C">
        <w:rPr>
          <w:rStyle w:val="affffe"/>
          <w:spacing w:val="-10"/>
          <w:rtl/>
        </w:rPr>
        <w:t xml:space="preserve"> </w:t>
      </w:r>
      <w:r w:rsidR="00C12518" w:rsidRPr="00CF473C">
        <w:rPr>
          <w:rStyle w:val="affffe"/>
          <w:rFonts w:hint="cs"/>
          <w:spacing w:val="-10"/>
          <w:rtl/>
        </w:rPr>
        <w:t>'</w:t>
      </w:r>
      <w:r w:rsidR="00C12518" w:rsidRPr="00CF473C">
        <w:rPr>
          <w:rStyle w:val="affffe"/>
          <w:rFonts w:hint="eastAsia"/>
          <w:spacing w:val="-10"/>
          <w:rtl/>
        </w:rPr>
        <w:t>הוראה</w:t>
      </w:r>
      <w:r w:rsidR="00C12518" w:rsidRPr="00CF473C">
        <w:rPr>
          <w:rStyle w:val="affffe"/>
          <w:spacing w:val="-10"/>
          <w:rtl/>
        </w:rPr>
        <w:t xml:space="preserve"> </w:t>
      </w:r>
      <w:r w:rsidR="00C12518" w:rsidRPr="00CF473C">
        <w:rPr>
          <w:rStyle w:val="affffe"/>
          <w:rFonts w:hint="eastAsia"/>
          <w:spacing w:val="-10"/>
          <w:rtl/>
        </w:rPr>
        <w:t>לאסור</w:t>
      </w:r>
      <w:r w:rsidR="00C12518" w:rsidRPr="00CF473C">
        <w:rPr>
          <w:rStyle w:val="affffe"/>
          <w:rFonts w:hint="cs"/>
          <w:spacing w:val="-10"/>
          <w:rtl/>
        </w:rPr>
        <w:t>'</w:t>
      </w:r>
      <w:r w:rsidRPr="00CF473C">
        <w:rPr>
          <w:rFonts w:ascii="Fb Fontext" w:hAnsi="Fb Fontext"/>
          <w:spacing w:val="-10"/>
          <w:rtl/>
        </w:rPr>
        <w:t>: לבעול בשבת.</w:t>
      </w:r>
      <w:r w:rsidR="00BB25DF" w:rsidRPr="00CF473C">
        <w:rPr>
          <w:rFonts w:ascii="Fb Fontext" w:hAnsi="Fb Fontext" w:cs="Guttman Vilna" w:hint="cs"/>
          <w:b/>
          <w:bCs/>
          <w:spacing w:val="-10"/>
          <w:rtl/>
        </w:rPr>
        <w:t xml:space="preserve"> </w:t>
      </w:r>
      <w:r w:rsidR="00C12518" w:rsidRPr="00CF473C">
        <w:rPr>
          <w:rStyle w:val="affffc"/>
          <w:rFonts w:hint="cs"/>
          <w:spacing w:val="-10"/>
          <w:rtl/>
        </w:rPr>
        <w:t>ו</w:t>
      </w:r>
      <w:r w:rsidRPr="00CF473C">
        <w:rPr>
          <w:rStyle w:val="affffc"/>
          <w:spacing w:val="-10"/>
          <w:rtl/>
        </w:rPr>
        <w:t>הלכ</w:t>
      </w:r>
      <w:r w:rsidR="00BB25DF" w:rsidRPr="00CF473C">
        <w:rPr>
          <w:rStyle w:val="affffc"/>
          <w:rFonts w:hint="cs"/>
          <w:spacing w:val="-10"/>
          <w:rtl/>
        </w:rPr>
        <w:t>ה</w:t>
      </w:r>
      <w:r w:rsidRPr="00CF473C">
        <w:rPr>
          <w:rStyle w:val="affffc"/>
          <w:spacing w:val="-10"/>
          <w:rtl/>
        </w:rPr>
        <w:t>: מותר לבעול בתחלה בשבת</w:t>
      </w:r>
      <w:r w:rsidRPr="00CF473C">
        <w:rPr>
          <w:spacing w:val="-10"/>
          <w:rtl/>
        </w:rPr>
        <w:t>.</w:t>
      </w:r>
    </w:p>
    <w:p w14:paraId="11F4C98B" w14:textId="0DA28C73" w:rsidR="00AB7D20" w:rsidRPr="006D5126" w:rsidRDefault="00C12518" w:rsidP="00F1680A">
      <w:pPr>
        <w:pStyle w:val="affffb"/>
        <w:rPr>
          <w:spacing w:val="0"/>
          <w:rtl/>
        </w:rPr>
      </w:pPr>
      <w:bookmarkStart w:id="33" w:name="_Toc119352818"/>
      <w:r w:rsidRPr="006D5126">
        <w:rPr>
          <w:rFonts w:hint="cs"/>
          <w:spacing w:val="0"/>
          <w:rtl/>
        </w:rPr>
        <w:t xml:space="preserve">ברכת חתנים </w:t>
      </w:r>
      <w:r w:rsidRPr="006D5126">
        <w:rPr>
          <w:spacing w:val="0"/>
          <w:rtl/>
        </w:rPr>
        <w:t>–</w:t>
      </w:r>
      <w:r w:rsidRPr="006D5126">
        <w:rPr>
          <w:rFonts w:hint="cs"/>
          <w:spacing w:val="0"/>
          <w:rtl/>
        </w:rPr>
        <w:t xml:space="preserve"> כמה ימים, בבתולה ובאלמנה </w:t>
      </w:r>
      <w:r w:rsidRPr="006D5126">
        <w:rPr>
          <w:rStyle w:val="afffff0"/>
          <w:b w:val="0"/>
          <w:bCs w:val="0"/>
          <w:rtl/>
        </w:rPr>
        <w:t>לבחור</w:t>
      </w:r>
      <w:r w:rsidRPr="006D5126">
        <w:rPr>
          <w:rStyle w:val="afffff0"/>
          <w:rFonts w:hint="cs"/>
          <w:b w:val="0"/>
          <w:bCs w:val="0"/>
          <w:rtl/>
        </w:rPr>
        <w:t xml:space="preserve"> ואלמון</w:t>
      </w:r>
      <w:bookmarkEnd w:id="33"/>
    </w:p>
    <w:p w14:paraId="5FBE1424" w14:textId="44B346D8" w:rsidR="00FF6A94" w:rsidRDefault="00AB7D20" w:rsidP="00AB7D20">
      <w:pPr>
        <w:rPr>
          <w:rFonts w:ascii="Fb Fontext" w:hAnsi="Fb Fontext"/>
          <w:rtl/>
        </w:rPr>
      </w:pPr>
      <w:r w:rsidRPr="00A50CA9">
        <w:rPr>
          <w:rStyle w:val="affffe"/>
          <w:rFonts w:hint="eastAsia"/>
          <w:rtl/>
        </w:rPr>
        <w:t>מר</w:t>
      </w:r>
      <w:r w:rsidRPr="00A50CA9">
        <w:rPr>
          <w:rStyle w:val="affffe"/>
          <w:rtl/>
        </w:rPr>
        <w:t>"</w:t>
      </w:r>
      <w:r w:rsidRPr="00A50CA9">
        <w:rPr>
          <w:rStyle w:val="affffe"/>
          <w:rFonts w:hint="eastAsia"/>
          <w:rtl/>
        </w:rPr>
        <w:t>ה</w:t>
      </w:r>
      <w:r w:rsidRPr="00C35A2C">
        <w:rPr>
          <w:rFonts w:ascii="Fb Fontext" w:hAnsi="Fb Fontext"/>
          <w:rtl/>
        </w:rPr>
        <w:t xml:space="preserve">: אחת </w:t>
      </w:r>
      <w:r w:rsidRPr="00CA108A">
        <w:rPr>
          <w:rFonts w:ascii="Fb Fontext" w:hAnsi="Fb Fontext" w:cs="PFT_Frank"/>
          <w:b/>
          <w:bCs/>
          <w:szCs w:val="14"/>
          <w:rtl/>
        </w:rPr>
        <w:t>בתולה</w:t>
      </w:r>
      <w:r w:rsidRPr="00C35A2C">
        <w:rPr>
          <w:rFonts w:ascii="Fb Fontext" w:hAnsi="Fb Fontext"/>
          <w:rtl/>
        </w:rPr>
        <w:t xml:space="preserve"> ואחת </w:t>
      </w:r>
      <w:r w:rsidRPr="00CA108A">
        <w:rPr>
          <w:rFonts w:ascii="Fb Fontext" w:hAnsi="Fb Fontext" w:cs="PFT_Frank"/>
          <w:b/>
          <w:bCs/>
          <w:szCs w:val="14"/>
          <w:rtl/>
        </w:rPr>
        <w:t>אלמנה</w:t>
      </w:r>
      <w:r w:rsidRPr="00C35A2C">
        <w:rPr>
          <w:rFonts w:ascii="Fb Fontext" w:hAnsi="Fb Fontext"/>
          <w:rtl/>
        </w:rPr>
        <w:t xml:space="preserve"> - טעונה ברכה.</w:t>
      </w:r>
    </w:p>
    <w:p w14:paraId="38D25205" w14:textId="226CAAB0" w:rsidR="00EE7F5E" w:rsidRDefault="00FF6A94" w:rsidP="00FF6A94">
      <w:pPr>
        <w:rPr>
          <w:rStyle w:val="afffff0"/>
          <w:rtl/>
        </w:rPr>
      </w:pPr>
      <w:r>
        <w:rPr>
          <w:rStyle w:val="affffe"/>
          <w:rFonts w:hint="cs"/>
          <w:rtl/>
        </w:rPr>
        <w:t>ו</w:t>
      </w:r>
      <w:r w:rsidRPr="00A50CA9">
        <w:rPr>
          <w:rStyle w:val="affffe"/>
          <w:rFonts w:hint="eastAsia"/>
          <w:rtl/>
        </w:rPr>
        <w:t>אידך</w:t>
      </w:r>
      <w:r w:rsidR="00AB7D20" w:rsidRPr="00A50CA9">
        <w:rPr>
          <w:rStyle w:val="affffe"/>
          <w:rtl/>
        </w:rPr>
        <w:t xml:space="preserve"> דר"</w:t>
      </w:r>
      <w:r w:rsidR="00AB7D20" w:rsidRPr="00A50CA9">
        <w:rPr>
          <w:rStyle w:val="affffe"/>
          <w:rFonts w:hint="eastAsia"/>
          <w:rtl/>
        </w:rPr>
        <w:t>ה</w:t>
      </w:r>
      <w:r w:rsidRPr="00A50CA9">
        <w:rPr>
          <w:rStyle w:val="affffe"/>
          <w:rtl/>
        </w:rPr>
        <w:t>:</w:t>
      </w:r>
      <w:r w:rsidR="00AB7D20" w:rsidRPr="00C35A2C">
        <w:rPr>
          <w:rFonts w:ascii="Fb Fontext" w:hAnsi="Fb Fontext" w:hint="cs"/>
          <w:rtl/>
        </w:rPr>
        <w:t xml:space="preserve"> </w:t>
      </w:r>
      <w:r w:rsidR="00AB7D20" w:rsidRPr="00CA108A">
        <w:rPr>
          <w:rFonts w:ascii="Fb Fontext" w:hAnsi="Fb Fontext" w:cs="PFT_Frank" w:hint="eastAsia"/>
          <w:b/>
          <w:bCs/>
          <w:szCs w:val="14"/>
          <w:rtl/>
        </w:rPr>
        <w:t>אלמנה</w:t>
      </w:r>
      <w:r w:rsidR="00AB7D20" w:rsidRPr="00C35A2C">
        <w:rPr>
          <w:rFonts w:ascii="Fb Fontext" w:hAnsi="Fb Fontext" w:hint="cs"/>
          <w:rtl/>
        </w:rPr>
        <w:t xml:space="preserve"> </w:t>
      </w:r>
      <w:r w:rsidR="00EE7F5E">
        <w:rPr>
          <w:rFonts w:ascii="Fb Fontext" w:hAnsi="Fb Fontext" w:hint="cs"/>
          <w:rtl/>
        </w:rPr>
        <w:t xml:space="preserve">- </w:t>
      </w:r>
      <w:r w:rsidR="00AB7D20" w:rsidRPr="00C35A2C">
        <w:rPr>
          <w:rFonts w:ascii="Fb Fontext" w:hAnsi="Fb Fontext" w:hint="cs"/>
          <w:rtl/>
        </w:rPr>
        <w:t>א</w:t>
      </w:r>
      <w:r w:rsidR="00EE7F5E">
        <w:rPr>
          <w:rFonts w:ascii="Fb Fontext" w:hAnsi="Fb Fontext" w:hint="cs"/>
          <w:rtl/>
        </w:rPr>
        <w:t>"צ</w:t>
      </w:r>
      <w:r w:rsidR="00AB7D20" w:rsidRPr="00C35A2C">
        <w:rPr>
          <w:rFonts w:ascii="Fb Fontext" w:hAnsi="Fb Fontext" w:hint="cs"/>
          <w:rtl/>
        </w:rPr>
        <w:t xml:space="preserve"> ברכה </w:t>
      </w:r>
      <w:r w:rsidR="00EE7F5E" w:rsidRPr="00A50CA9">
        <w:rPr>
          <w:rStyle w:val="afffff0"/>
          <w:rFonts w:hint="eastAsia"/>
          <w:rtl/>
        </w:rPr>
        <w:t>ו</w:t>
      </w:r>
      <w:r w:rsidR="00AB7D20" w:rsidRPr="00A50CA9">
        <w:rPr>
          <w:rStyle w:val="afffff0"/>
          <w:rFonts w:hint="eastAsia"/>
          <w:rtl/>
        </w:rPr>
        <w:t>היינו</w:t>
      </w:r>
      <w:r w:rsidR="00EE7F5E" w:rsidRPr="00A50CA9">
        <w:rPr>
          <w:rStyle w:val="afffff0"/>
          <w:rtl/>
        </w:rPr>
        <w:t xml:space="preserve"> ז'</w:t>
      </w:r>
      <w:r w:rsidR="00EE7F5E">
        <w:rPr>
          <w:rStyle w:val="afffff0"/>
          <w:rFonts w:hint="cs"/>
          <w:rtl/>
        </w:rPr>
        <w:t>,</w:t>
      </w:r>
      <w:r w:rsidR="00EE7F5E" w:rsidRPr="00A50CA9">
        <w:rPr>
          <w:rStyle w:val="afffff0"/>
          <w:rtl/>
        </w:rPr>
        <w:t xml:space="preserve"> </w:t>
      </w:r>
      <w:r w:rsidR="00EE7F5E" w:rsidRPr="00B31C92">
        <w:rPr>
          <w:rStyle w:val="afffff0"/>
          <w:rFonts w:cs="PFT_Frank" w:hint="eastAsia"/>
          <w:b/>
          <w:bCs/>
          <w:szCs w:val="10"/>
          <w:rtl/>
        </w:rPr>
        <w:t>אלא</w:t>
      </w:r>
      <w:r w:rsidR="00EE7F5E" w:rsidRPr="00B31C92">
        <w:rPr>
          <w:rStyle w:val="afffff0"/>
          <w:rFonts w:cs="PFT_Frank"/>
          <w:b/>
          <w:bCs/>
          <w:szCs w:val="10"/>
          <w:rtl/>
        </w:rPr>
        <w:t xml:space="preserve"> </w:t>
      </w:r>
      <w:r w:rsidR="00EE7F5E" w:rsidRPr="00B31C92">
        <w:rPr>
          <w:rStyle w:val="afffff0"/>
          <w:rFonts w:cs="PFT_Frank" w:hint="eastAsia"/>
          <w:b/>
          <w:bCs/>
          <w:szCs w:val="10"/>
          <w:rtl/>
        </w:rPr>
        <w:t>יום</w:t>
      </w:r>
      <w:r w:rsidR="00EE7F5E" w:rsidRPr="00B31C92">
        <w:rPr>
          <w:rStyle w:val="afffff0"/>
          <w:rFonts w:cs="PFT_Frank"/>
          <w:b/>
          <w:bCs/>
          <w:szCs w:val="10"/>
          <w:rtl/>
        </w:rPr>
        <w:t xml:space="preserve"> </w:t>
      </w:r>
      <w:r w:rsidR="00EE7F5E" w:rsidRPr="00B31C92">
        <w:rPr>
          <w:rStyle w:val="afffff0"/>
          <w:rFonts w:cs="PFT_Frank" w:hint="eastAsia"/>
          <w:b/>
          <w:bCs/>
          <w:szCs w:val="10"/>
          <w:rtl/>
        </w:rPr>
        <w:t>א</w:t>
      </w:r>
      <w:r w:rsidR="00EE7F5E" w:rsidRPr="00B31C92">
        <w:rPr>
          <w:rStyle w:val="afffff0"/>
          <w:rFonts w:cs="PFT_Frank"/>
          <w:b/>
          <w:bCs/>
          <w:szCs w:val="10"/>
          <w:rtl/>
        </w:rPr>
        <w:t>'</w:t>
      </w:r>
      <w:r w:rsidR="00EE7F5E" w:rsidRPr="00A50CA9">
        <w:rPr>
          <w:rStyle w:val="afffff0"/>
          <w:rtl/>
        </w:rPr>
        <w:t xml:space="preserve"> </w:t>
      </w:r>
      <w:r w:rsidR="00EE7F5E">
        <w:rPr>
          <w:rStyle w:val="afffff0"/>
          <w:rFonts w:hint="cs"/>
          <w:rtl/>
        </w:rPr>
        <w:t>עכ"פ - מ</w:t>
      </w:r>
      <w:r w:rsidR="00EE7F5E" w:rsidRPr="00A50CA9">
        <w:rPr>
          <w:rStyle w:val="afffff0"/>
          <w:rFonts w:hint="eastAsia"/>
          <w:rtl/>
        </w:rPr>
        <w:t>בועז</w:t>
      </w:r>
      <w:r w:rsidR="00EE7F5E">
        <w:rPr>
          <w:rStyle w:val="afffff0"/>
          <w:rFonts w:hint="cs"/>
          <w:rtl/>
        </w:rPr>
        <w:t>!</w:t>
      </w:r>
    </w:p>
    <w:p w14:paraId="3C39F903" w14:textId="5E107CDD" w:rsidR="00AB7D20" w:rsidRDefault="00EE7F5E" w:rsidP="00FF6A94">
      <w:pPr>
        <w:rPr>
          <w:rFonts w:ascii="Fb Fontext" w:hAnsi="Fb Fontext"/>
          <w:rtl/>
        </w:rPr>
      </w:pPr>
      <w:r w:rsidRPr="00A50CA9">
        <w:rPr>
          <w:rStyle w:val="affffe"/>
          <w:rFonts w:hint="eastAsia"/>
          <w:rtl/>
        </w:rPr>
        <w:t>תירץ</w:t>
      </w:r>
      <w:r>
        <w:rPr>
          <w:rFonts w:ascii="Fb Fontext" w:hAnsi="Fb Fontext" w:hint="cs"/>
          <w:rtl/>
        </w:rPr>
        <w:t xml:space="preserve">: </w:t>
      </w:r>
      <w:r w:rsidRPr="00CA108A">
        <w:rPr>
          <w:rFonts w:ascii="Fb Fontext" w:hAnsi="Fb Fontext" w:cs="PFT_Frank" w:hint="eastAsia"/>
          <w:b/>
          <w:bCs/>
          <w:szCs w:val="14"/>
          <w:rtl/>
        </w:rPr>
        <w:t>בבחור</w:t>
      </w:r>
      <w:r>
        <w:rPr>
          <w:rFonts w:ascii="Fb Fontext" w:hAnsi="Fb Fontext" w:hint="cs"/>
          <w:rtl/>
        </w:rPr>
        <w:t xml:space="preserve"> ואלמנה - שבעה, </w:t>
      </w:r>
      <w:r w:rsidR="00AB7D20" w:rsidRPr="00CA108A">
        <w:rPr>
          <w:rFonts w:ascii="Fb Fontext" w:hAnsi="Fb Fontext" w:cs="PFT_Frank" w:hint="eastAsia"/>
          <w:b/>
          <w:bCs/>
          <w:szCs w:val="14"/>
          <w:rtl/>
        </w:rPr>
        <w:t>באלמון</w:t>
      </w:r>
      <w:r w:rsidR="00AB7D20" w:rsidRPr="00C35A2C">
        <w:rPr>
          <w:rFonts w:ascii="Fb Fontext" w:hAnsi="Fb Fontext" w:hint="cs"/>
          <w:rtl/>
        </w:rPr>
        <w:t xml:space="preserve"> </w:t>
      </w:r>
      <w:r>
        <w:rPr>
          <w:rFonts w:ascii="Fb Fontext" w:hAnsi="Fb Fontext" w:hint="cs"/>
          <w:rtl/>
        </w:rPr>
        <w:t>ואלמנה - יום אחד.</w:t>
      </w:r>
    </w:p>
    <w:p w14:paraId="72B64788" w14:textId="6E6EC461" w:rsidR="00EE7F5E" w:rsidRDefault="00EE7F5E" w:rsidP="00AB7D20">
      <w:pPr>
        <w:rPr>
          <w:rFonts w:ascii="Fb Fontext" w:hAnsi="Fb Fontext"/>
          <w:rtl/>
        </w:rPr>
      </w:pPr>
      <w:r>
        <w:rPr>
          <w:rStyle w:val="affffe"/>
          <w:rFonts w:hint="cs"/>
          <w:rtl/>
        </w:rPr>
        <w:t>ו</w:t>
      </w:r>
      <w:r w:rsidRPr="00A50CA9">
        <w:rPr>
          <w:rStyle w:val="affffe"/>
          <w:rFonts w:hint="eastAsia"/>
          <w:rtl/>
        </w:rPr>
        <w:t>יקשה</w:t>
      </w:r>
      <w:r w:rsidR="00AB7D20" w:rsidRPr="00C35A2C">
        <w:rPr>
          <w:rFonts w:ascii="Fb Fontext" w:hAnsi="Fb Fontext"/>
          <w:rtl/>
        </w:rPr>
        <w:t xml:space="preserve">: </w:t>
      </w:r>
      <w:r>
        <w:rPr>
          <w:rFonts w:ascii="Fb Fontext" w:hAnsi="Fb Fontext" w:hint="cs"/>
          <w:rtl/>
        </w:rPr>
        <w:t>ד</w:t>
      </w:r>
      <w:r w:rsidR="00AB7D20" w:rsidRPr="00C35A2C">
        <w:rPr>
          <w:rFonts w:ascii="Fb Fontext" w:hAnsi="Fb Fontext"/>
          <w:rtl/>
        </w:rPr>
        <w:t>שקדו חכמים</w:t>
      </w:r>
      <w:r>
        <w:rPr>
          <w:rFonts w:ascii="Fb Fontext" w:hAnsi="Fb Fontext" w:hint="cs"/>
          <w:rtl/>
        </w:rPr>
        <w:t>..</w:t>
      </w:r>
      <w:r w:rsidR="00AB7D20" w:rsidRPr="00C35A2C">
        <w:rPr>
          <w:rFonts w:ascii="Fb Fontext" w:hAnsi="Fb Fontext"/>
          <w:rtl/>
        </w:rPr>
        <w:t xml:space="preserve"> שיהא שמח ע</w:t>
      </w:r>
      <w:r>
        <w:rPr>
          <w:rFonts w:ascii="Fb Fontext" w:hAnsi="Fb Fontext" w:hint="cs"/>
          <w:rtl/>
        </w:rPr>
        <w:t>ם האלמנה</w:t>
      </w:r>
      <w:r w:rsidR="00AB7D20" w:rsidRPr="00C35A2C">
        <w:rPr>
          <w:rFonts w:ascii="Fb Fontext" w:hAnsi="Fb Fontext"/>
          <w:rtl/>
        </w:rPr>
        <w:t xml:space="preserve"> </w:t>
      </w:r>
      <w:r w:rsidR="00AB7D20" w:rsidRPr="00CA108A">
        <w:rPr>
          <w:rFonts w:ascii="Fb Fontext" w:hAnsi="Fb Fontext" w:cs="PFT_Frank"/>
          <w:b/>
          <w:bCs/>
          <w:szCs w:val="14"/>
          <w:rtl/>
        </w:rPr>
        <w:t>ג' ימים</w:t>
      </w:r>
      <w:r>
        <w:rPr>
          <w:rFonts w:ascii="Fb Fontext" w:hAnsi="Fb Fontext" w:hint="cs"/>
          <w:rtl/>
        </w:rPr>
        <w:t>!</w:t>
      </w:r>
    </w:p>
    <w:p w14:paraId="26F06069" w14:textId="794A6845" w:rsidR="00AB7D20" w:rsidRPr="00C54C7E" w:rsidRDefault="00EE7F5E" w:rsidP="00EE7F5E">
      <w:pPr>
        <w:rPr>
          <w:rStyle w:val="afffe"/>
          <w:rtl/>
        </w:rPr>
      </w:pPr>
      <w:r>
        <w:rPr>
          <w:rStyle w:val="affffe"/>
          <w:rFonts w:hint="cs"/>
          <w:rtl/>
        </w:rPr>
        <w:t>'</w:t>
      </w:r>
      <w:r w:rsidRPr="00A50CA9">
        <w:rPr>
          <w:rStyle w:val="affffe"/>
          <w:rFonts w:hint="eastAsia"/>
          <w:rtl/>
        </w:rPr>
        <w:t>שמחה</w:t>
      </w:r>
      <w:r w:rsidRPr="00A50CA9">
        <w:rPr>
          <w:rStyle w:val="affffe"/>
          <w:rtl/>
        </w:rPr>
        <w:t xml:space="preserve"> </w:t>
      </w:r>
      <w:r>
        <w:rPr>
          <w:rStyle w:val="affffe"/>
          <w:rFonts w:hint="cs"/>
          <w:rtl/>
        </w:rPr>
        <w:t>ל</w:t>
      </w:r>
      <w:r w:rsidRPr="00A50CA9">
        <w:rPr>
          <w:rStyle w:val="affffe"/>
          <w:rFonts w:hint="eastAsia"/>
          <w:rtl/>
        </w:rPr>
        <w:t>א</w:t>
      </w:r>
      <w:r w:rsidRPr="00A50CA9">
        <w:rPr>
          <w:rStyle w:val="affffe"/>
          <w:rtl/>
        </w:rPr>
        <w:t xml:space="preserve"> </w:t>
      </w:r>
      <w:r w:rsidRPr="00A50CA9">
        <w:rPr>
          <w:rStyle w:val="affffe"/>
          <w:rFonts w:hint="eastAsia"/>
          <w:rtl/>
        </w:rPr>
        <w:t>כברכה</w:t>
      </w:r>
      <w:r>
        <w:rPr>
          <w:rStyle w:val="affffe"/>
          <w:rFonts w:hint="cs"/>
          <w:rtl/>
        </w:rPr>
        <w:t>'</w:t>
      </w:r>
      <w:r w:rsidRPr="00A50CA9">
        <w:rPr>
          <w:rStyle w:val="affffe"/>
          <w:rtl/>
        </w:rPr>
        <w:t xml:space="preserve"> אלא</w:t>
      </w:r>
      <w:r>
        <w:rPr>
          <w:rStyle w:val="affffe"/>
          <w:rFonts w:hint="cs"/>
          <w:rtl/>
        </w:rPr>
        <w:t>,</w:t>
      </w:r>
      <w:r>
        <w:rPr>
          <w:rFonts w:ascii="Fb Fontext" w:hAnsi="Fb Fontext" w:hint="cs"/>
          <w:rtl/>
        </w:rPr>
        <w:t xml:space="preserve"> </w:t>
      </w:r>
      <w:r>
        <w:rPr>
          <w:rStyle w:val="affffe"/>
          <w:rFonts w:hint="cs"/>
          <w:rtl/>
        </w:rPr>
        <w:t>א.</w:t>
      </w:r>
      <w:r w:rsidRPr="00C35A2C">
        <w:rPr>
          <w:rFonts w:ascii="Fb Fontext" w:hAnsi="Fb Fontext"/>
          <w:rtl/>
        </w:rPr>
        <w:t xml:space="preserve"> </w:t>
      </w:r>
      <w:r w:rsidR="00AB7D20" w:rsidRPr="00CA108A">
        <w:rPr>
          <w:rFonts w:ascii="Fb Fontext" w:hAnsi="Fb Fontext" w:cs="PFT_Frank"/>
          <w:b/>
          <w:bCs/>
          <w:szCs w:val="14"/>
          <w:rtl/>
        </w:rPr>
        <w:t>באלמון</w:t>
      </w:r>
      <w:r>
        <w:rPr>
          <w:rFonts w:ascii="Fb Fontext" w:hAnsi="Fb Fontext" w:hint="cs"/>
          <w:rtl/>
        </w:rPr>
        <w:t xml:space="preserve"> -</w:t>
      </w:r>
      <w:r w:rsidR="00AB7D20" w:rsidRPr="00CA108A">
        <w:rPr>
          <w:rFonts w:ascii="Fb Fontext" w:hAnsi="Fb Fontext" w:cs="PFT_Frank"/>
          <w:b/>
          <w:bCs/>
          <w:szCs w:val="14"/>
          <w:rtl/>
        </w:rPr>
        <w:t xml:space="preserve"> א</w:t>
      </w:r>
      <w:r w:rsidRPr="00CA108A">
        <w:rPr>
          <w:rFonts w:ascii="Fb Fontext" w:hAnsi="Fb Fontext" w:cs="PFT_Frank" w:hint="cs"/>
          <w:b/>
          <w:bCs/>
          <w:szCs w:val="14"/>
          <w:rtl/>
        </w:rPr>
        <w:t>'</w:t>
      </w:r>
      <w:r w:rsidR="00AB7D20" w:rsidRPr="00C35A2C">
        <w:rPr>
          <w:rFonts w:ascii="Fb Fontext" w:hAnsi="Fb Fontext"/>
          <w:rtl/>
        </w:rPr>
        <w:t xml:space="preserve"> לברכה </w:t>
      </w:r>
      <w:r w:rsidR="00AB7D20" w:rsidRPr="00CA108A">
        <w:rPr>
          <w:rFonts w:ascii="Fb Fontext" w:hAnsi="Fb Fontext" w:cs="PFT_Frank"/>
          <w:b/>
          <w:bCs/>
          <w:szCs w:val="14"/>
          <w:rtl/>
        </w:rPr>
        <w:t>ו</w:t>
      </w:r>
      <w:r w:rsidRPr="00CA108A">
        <w:rPr>
          <w:rFonts w:ascii="Fb Fontext" w:hAnsi="Fb Fontext" w:cs="PFT_Frank" w:hint="eastAsia"/>
          <w:b/>
          <w:bCs/>
          <w:szCs w:val="14"/>
          <w:rtl/>
        </w:rPr>
        <w:t>ג</w:t>
      </w:r>
      <w:r w:rsidRPr="00CA108A">
        <w:rPr>
          <w:rFonts w:ascii="Fb Fontext" w:hAnsi="Fb Fontext" w:cs="PFT_Frank"/>
          <w:b/>
          <w:bCs/>
          <w:szCs w:val="14"/>
          <w:rtl/>
        </w:rPr>
        <w:t>'</w:t>
      </w:r>
      <w:r w:rsidR="00AB7D20" w:rsidRPr="00C35A2C">
        <w:rPr>
          <w:rFonts w:ascii="Fb Fontext" w:hAnsi="Fb Fontext"/>
          <w:rtl/>
        </w:rPr>
        <w:t xml:space="preserve"> לשמחה</w:t>
      </w:r>
      <w:r>
        <w:rPr>
          <w:rFonts w:ascii="Fb Fontext" w:hAnsi="Fb Fontext" w:hint="cs"/>
          <w:rtl/>
        </w:rPr>
        <w:t>,</w:t>
      </w:r>
    </w:p>
    <w:p w14:paraId="608AE535" w14:textId="3D7E343A" w:rsidR="00AB7D20" w:rsidRPr="00F97732" w:rsidRDefault="00EE7F5E" w:rsidP="00A50CA9">
      <w:pPr>
        <w:rPr>
          <w:rtl/>
        </w:rPr>
      </w:pPr>
      <w:r>
        <w:rPr>
          <w:rStyle w:val="affffe"/>
          <w:rFonts w:hint="cs"/>
          <w:rtl/>
        </w:rPr>
        <w:t xml:space="preserve">           </w:t>
      </w:r>
      <w:r w:rsidR="00216CEE">
        <w:rPr>
          <w:rStyle w:val="affffe"/>
          <w:rtl/>
        </w:rPr>
        <w:tab/>
      </w:r>
      <w:r w:rsidR="00216CEE">
        <w:rPr>
          <w:rStyle w:val="affffe"/>
          <w:rFonts w:hint="cs"/>
          <w:rtl/>
        </w:rPr>
        <w:t xml:space="preserve">               </w:t>
      </w:r>
      <w:r w:rsidR="00AB7D20" w:rsidRPr="00A50CA9">
        <w:rPr>
          <w:rStyle w:val="affffe"/>
          <w:rFonts w:hint="eastAsia"/>
          <w:rtl/>
        </w:rPr>
        <w:t>ב</w:t>
      </w:r>
      <w:r w:rsidR="00AB7D20" w:rsidRPr="00A50CA9">
        <w:rPr>
          <w:rStyle w:val="affffe"/>
          <w:rtl/>
        </w:rPr>
        <w:t>.</w:t>
      </w:r>
      <w:r w:rsidR="00AB7D20" w:rsidRPr="00C35A2C">
        <w:rPr>
          <w:rFonts w:ascii="Fb Fontext" w:hAnsi="Fb Fontext"/>
          <w:rtl/>
        </w:rPr>
        <w:t xml:space="preserve"> </w:t>
      </w:r>
      <w:r w:rsidR="00AB7D20" w:rsidRPr="00CA108A">
        <w:rPr>
          <w:rFonts w:ascii="Fb Fontext" w:hAnsi="Fb Fontext" w:cs="PFT_Frank"/>
          <w:b/>
          <w:bCs/>
          <w:szCs w:val="14"/>
          <w:rtl/>
        </w:rPr>
        <w:t>בבחור</w:t>
      </w:r>
      <w:r>
        <w:rPr>
          <w:rFonts w:ascii="Fb Fontext" w:hAnsi="Fb Fontext" w:hint="cs"/>
          <w:rtl/>
        </w:rPr>
        <w:t xml:space="preserve">   -</w:t>
      </w:r>
      <w:r w:rsidR="00AB7D20" w:rsidRPr="00C35A2C">
        <w:rPr>
          <w:rFonts w:ascii="Fb Fontext" w:hAnsi="Fb Fontext"/>
          <w:rtl/>
        </w:rPr>
        <w:t xml:space="preserve"> </w:t>
      </w:r>
      <w:r>
        <w:rPr>
          <w:rFonts w:ascii="Fb Fontext" w:hAnsi="Fb Fontext" w:hint="cs"/>
          <w:rtl/>
        </w:rPr>
        <w:t xml:space="preserve"> </w:t>
      </w:r>
      <w:r w:rsidRPr="00CA108A">
        <w:rPr>
          <w:rFonts w:ascii="Fb Fontext" w:hAnsi="Fb Fontext" w:cs="PFT_Frank" w:hint="eastAsia"/>
          <w:b/>
          <w:bCs/>
          <w:szCs w:val="14"/>
          <w:rtl/>
        </w:rPr>
        <w:t>ז</w:t>
      </w:r>
      <w:r w:rsidRPr="00CA108A">
        <w:rPr>
          <w:rFonts w:ascii="Fb Fontext" w:hAnsi="Fb Fontext" w:cs="PFT_Frank"/>
          <w:b/>
          <w:bCs/>
          <w:szCs w:val="14"/>
          <w:rtl/>
        </w:rPr>
        <w:t>'</w:t>
      </w:r>
      <w:r w:rsidR="00AB7D20" w:rsidRPr="00C35A2C">
        <w:rPr>
          <w:rFonts w:ascii="Fb Fontext" w:hAnsi="Fb Fontext"/>
          <w:rtl/>
        </w:rPr>
        <w:t xml:space="preserve"> לברכה </w:t>
      </w:r>
      <w:r w:rsidR="00AB7D20" w:rsidRPr="00CA108A">
        <w:rPr>
          <w:rFonts w:ascii="Fb Fontext" w:hAnsi="Fb Fontext" w:cs="PFT_Frank"/>
          <w:b/>
          <w:bCs/>
          <w:szCs w:val="14"/>
          <w:rtl/>
        </w:rPr>
        <w:t>ו</w:t>
      </w:r>
      <w:r w:rsidRPr="00CA108A">
        <w:rPr>
          <w:rFonts w:ascii="Fb Fontext" w:hAnsi="Fb Fontext" w:cs="PFT_Frank" w:hint="eastAsia"/>
          <w:b/>
          <w:bCs/>
          <w:szCs w:val="14"/>
          <w:rtl/>
        </w:rPr>
        <w:t>ג</w:t>
      </w:r>
      <w:r w:rsidRPr="00CA108A">
        <w:rPr>
          <w:rFonts w:ascii="Fb Fontext" w:hAnsi="Fb Fontext" w:cs="PFT_Frank"/>
          <w:b/>
          <w:bCs/>
          <w:szCs w:val="14"/>
          <w:rtl/>
        </w:rPr>
        <w:t>'</w:t>
      </w:r>
      <w:r w:rsidR="00AB7D20" w:rsidRPr="00C35A2C">
        <w:rPr>
          <w:rFonts w:ascii="Fb Fontext" w:hAnsi="Fb Fontext"/>
          <w:rtl/>
        </w:rPr>
        <w:t xml:space="preserve"> לשמחה.</w:t>
      </w:r>
    </w:p>
    <w:p w14:paraId="4B8805D5" w14:textId="77777777" w:rsidR="00AB7D20" w:rsidRPr="00C35A2C" w:rsidRDefault="00AB7D20" w:rsidP="00E26091">
      <w:pPr>
        <w:pStyle w:val="afff"/>
        <w:framePr w:wrap="around"/>
        <w:rPr>
          <w:rtl/>
        </w:rPr>
      </w:pPr>
      <w:bookmarkStart w:id="34" w:name="_Toc119352819"/>
      <w:r w:rsidRPr="00C35A2C">
        <w:rPr>
          <w:rFonts w:hint="cs"/>
          <w:rtl/>
        </w:rPr>
        <w:lastRenderedPageBreak/>
        <w:t>ז:</w:t>
      </w:r>
      <w:bookmarkEnd w:id="34"/>
    </w:p>
    <w:p w14:paraId="3C54A594" w14:textId="2DA66FCF" w:rsidR="00AB7D20" w:rsidRPr="00C54C7E" w:rsidRDefault="00AB7D20" w:rsidP="00C54C7E">
      <w:pPr>
        <w:pStyle w:val="afffd"/>
        <w:rPr>
          <w:rtl/>
        </w:rPr>
      </w:pPr>
      <w:ins w:id="9801" w:author="מספור קטעי משנה" w:date="2026-10-06T06:45:30Z">
        <w:r>
          <w:rPr>
            <w:rStyle w:val="MisparKeta"/>
          </w:rPr>
          <w:t xml:space="preserve">א. </w:t>
        </w:r>
      </w:ins>
      <w:bookmarkStart w:id="35" w:name="_Toc119352820"/>
      <w:r w:rsidRPr="00C54C7E">
        <w:rPr>
          <w:rtl/>
        </w:rPr>
        <w:t xml:space="preserve">ברכת חתנים </w:t>
      </w:r>
      <w:r w:rsidR="00216CEE" w:rsidRPr="00C54C7E">
        <w:rPr>
          <w:rFonts w:hint="cs"/>
          <w:rtl/>
        </w:rPr>
        <w:t xml:space="preserve">- </w:t>
      </w:r>
      <w:r w:rsidRPr="00C54C7E">
        <w:rPr>
          <w:rtl/>
        </w:rPr>
        <w:t>בעשרה</w:t>
      </w:r>
      <w:bookmarkEnd w:id="35"/>
    </w:p>
    <w:p w14:paraId="1660F982" w14:textId="05879D82" w:rsidR="00AB7D20" w:rsidRPr="00C35A2C" w:rsidRDefault="004C6C57" w:rsidP="00AB7D20">
      <w:pPr>
        <w:rPr>
          <w:rFonts w:ascii="Fb Fontext" w:hAnsi="Fb Fontext"/>
          <w:rtl/>
        </w:rPr>
      </w:pPr>
      <w:r>
        <w:rPr>
          <w:rStyle w:val="affffe"/>
          <w:rFonts w:hint="cs"/>
          <w:rtl/>
        </w:rPr>
        <w:t>ל</w:t>
      </w:r>
      <w:r w:rsidR="00AB7D20" w:rsidRPr="00A50CA9">
        <w:rPr>
          <w:rStyle w:val="affffe"/>
          <w:rFonts w:hint="eastAsia"/>
          <w:rtl/>
        </w:rPr>
        <w:t>ר</w:t>
      </w:r>
      <w:r>
        <w:rPr>
          <w:rStyle w:val="affffe"/>
          <w:rFonts w:hint="cs"/>
          <w:rtl/>
        </w:rPr>
        <w:t>"</w:t>
      </w:r>
      <w:r w:rsidR="00AB7D20" w:rsidRPr="00A50CA9">
        <w:rPr>
          <w:rStyle w:val="affffe"/>
          <w:rFonts w:hint="eastAsia"/>
          <w:rtl/>
        </w:rPr>
        <w:t>נ</w:t>
      </w:r>
      <w:r w:rsidR="00AB7D20" w:rsidRPr="00A50CA9">
        <w:rPr>
          <w:rStyle w:val="affffe"/>
          <w:rtl/>
        </w:rPr>
        <w:t>:</w:t>
      </w:r>
      <w:r w:rsidR="00AB7D20" w:rsidRPr="00AD1A41">
        <w:rPr>
          <w:rStyle w:val="affffa"/>
          <w:rtl/>
        </w:rPr>
        <w:t xml:space="preserve"> </w:t>
      </w:r>
      <w:r>
        <w:rPr>
          <w:rStyle w:val="affffa"/>
          <w:rFonts w:hint="cs"/>
          <w:rtl/>
        </w:rPr>
        <w:t>מ</w:t>
      </w:r>
      <w:r w:rsidR="00AB7D20" w:rsidRPr="00AD1A41">
        <w:rPr>
          <w:rStyle w:val="affffa"/>
          <w:rtl/>
        </w:rPr>
        <w:t xml:space="preserve">'ויקח </w:t>
      </w:r>
      <w:r w:rsidR="00AB7D20" w:rsidRPr="00A50CA9">
        <w:rPr>
          <w:rStyle w:val="affffa"/>
          <w:b/>
          <w:bCs/>
          <w:rtl/>
        </w:rPr>
        <w:t>עשרה</w:t>
      </w:r>
      <w:r w:rsidR="00AB7D20" w:rsidRPr="00AD1A41">
        <w:rPr>
          <w:rStyle w:val="affffa"/>
          <w:rtl/>
        </w:rPr>
        <w:t xml:space="preserve"> אנשים מזקני העיר</w:t>
      </w:r>
      <w:r>
        <w:rPr>
          <w:rStyle w:val="affffa"/>
          <w:rFonts w:hint="cs"/>
          <w:rtl/>
        </w:rPr>
        <w:t>,</w:t>
      </w:r>
      <w:r w:rsidR="00AB7D20" w:rsidRPr="00AD1A41">
        <w:rPr>
          <w:rStyle w:val="affffa"/>
          <w:rtl/>
        </w:rPr>
        <w:t xml:space="preserve"> ויאמר שבו פה</w:t>
      </w:r>
      <w:r w:rsidR="00AB7D20" w:rsidRPr="00AD1A41">
        <w:rPr>
          <w:rStyle w:val="affffa"/>
          <w:rFonts w:hint="cs"/>
          <w:rtl/>
        </w:rPr>
        <w:t>'</w:t>
      </w:r>
      <w:r>
        <w:rPr>
          <w:rStyle w:val="affffa"/>
          <w:rFonts w:hint="cs"/>
          <w:rtl/>
        </w:rPr>
        <w:t xml:space="preserve"> </w:t>
      </w:r>
      <w:r>
        <w:rPr>
          <w:rStyle w:val="afffff0"/>
          <w:rFonts w:hint="cs"/>
          <w:rtl/>
        </w:rPr>
        <w:t>- כדי</w:t>
      </w:r>
      <w:r w:rsidRPr="00A50CA9">
        <w:rPr>
          <w:rStyle w:val="afffff0"/>
          <w:rtl/>
        </w:rPr>
        <w:t xml:space="preserve"> </w:t>
      </w:r>
      <w:r>
        <w:rPr>
          <w:rStyle w:val="afffff0"/>
          <w:rFonts w:hint="cs"/>
          <w:rtl/>
        </w:rPr>
        <w:t>ל</w:t>
      </w:r>
      <w:r w:rsidRPr="00A50CA9">
        <w:rPr>
          <w:rStyle w:val="afffff0"/>
          <w:rFonts w:hint="eastAsia"/>
          <w:rtl/>
        </w:rPr>
        <w:t>בר</w:t>
      </w:r>
      <w:r>
        <w:rPr>
          <w:rStyle w:val="afffff0"/>
          <w:rFonts w:hint="cs"/>
          <w:rtl/>
        </w:rPr>
        <w:t>ך</w:t>
      </w:r>
      <w:r w:rsidRPr="00A50CA9">
        <w:rPr>
          <w:rStyle w:val="afffff0"/>
          <w:rtl/>
        </w:rPr>
        <w:t>,</w:t>
      </w:r>
    </w:p>
    <w:p w14:paraId="2150A26E" w14:textId="6B372EDA" w:rsidR="00AB7D20" w:rsidRPr="00C35A2C" w:rsidRDefault="004C6C57" w:rsidP="00AB7D20">
      <w:pPr>
        <w:rPr>
          <w:rFonts w:ascii="Fb Fontext" w:hAnsi="Fb Fontext" w:cs="Guttman Vilna"/>
          <w:b/>
          <w:bCs/>
          <w:rtl/>
        </w:rPr>
      </w:pPr>
      <w:r w:rsidRPr="00A50CA9">
        <w:rPr>
          <w:rStyle w:val="affffe"/>
          <w:rFonts w:hint="eastAsia"/>
          <w:rtl/>
        </w:rPr>
        <w:t>ל</w:t>
      </w:r>
      <w:r w:rsidR="00AB7D20" w:rsidRPr="00A50CA9">
        <w:rPr>
          <w:rStyle w:val="affffe"/>
          <w:rtl/>
        </w:rPr>
        <w:t>ר</w:t>
      </w:r>
      <w:r w:rsidRPr="00A50CA9">
        <w:rPr>
          <w:rStyle w:val="affffe"/>
          <w:rtl/>
        </w:rPr>
        <w:t>"</w:t>
      </w:r>
      <w:r w:rsidR="00AB7D20" w:rsidRPr="00A50CA9">
        <w:rPr>
          <w:rStyle w:val="affffe"/>
          <w:rtl/>
        </w:rPr>
        <w:t>א</w:t>
      </w:r>
      <w:r w:rsidR="00AB7D20" w:rsidRPr="00C35A2C">
        <w:rPr>
          <w:rFonts w:ascii="Fb Fontext" w:hAnsi="Fb Fontext"/>
          <w:rtl/>
        </w:rPr>
        <w:t xml:space="preserve">: </w:t>
      </w:r>
      <w:r w:rsidR="00AB7D20" w:rsidRPr="00A50CA9">
        <w:rPr>
          <w:rStyle w:val="affffa"/>
          <w:rtl/>
        </w:rPr>
        <w:t>מ</w:t>
      </w:r>
      <w:r w:rsidR="00AB7D20" w:rsidRPr="004C6C57">
        <w:rPr>
          <w:rStyle w:val="affffa"/>
          <w:rFonts w:hint="cs"/>
          <w:rtl/>
        </w:rPr>
        <w:t>'</w:t>
      </w:r>
      <w:r w:rsidR="00AB7D20" w:rsidRPr="00A50CA9">
        <w:rPr>
          <w:rStyle w:val="affffa"/>
          <w:b/>
          <w:bCs/>
          <w:rtl/>
        </w:rPr>
        <w:t>במקהלות</w:t>
      </w:r>
      <w:r w:rsidR="00AB7D20" w:rsidRPr="006B2A7E">
        <w:rPr>
          <w:rStyle w:val="affffa"/>
          <w:rtl/>
        </w:rPr>
        <w:t xml:space="preserve"> ברכו א</w:t>
      </w:r>
      <w:r>
        <w:rPr>
          <w:rStyle w:val="affffa"/>
          <w:rFonts w:hint="cs"/>
          <w:rtl/>
        </w:rPr>
        <w:t>-</w:t>
      </w:r>
      <w:r w:rsidR="00AB7D20" w:rsidRPr="006B2A7E">
        <w:rPr>
          <w:rStyle w:val="affffa"/>
          <w:rtl/>
        </w:rPr>
        <w:t>להים</w:t>
      </w:r>
      <w:r>
        <w:rPr>
          <w:rStyle w:val="affffa"/>
          <w:rFonts w:hint="cs"/>
          <w:rtl/>
        </w:rPr>
        <w:t>,</w:t>
      </w:r>
      <w:r w:rsidR="00AB7D20" w:rsidRPr="006B2A7E">
        <w:rPr>
          <w:rStyle w:val="affffa"/>
          <w:rtl/>
        </w:rPr>
        <w:t xml:space="preserve"> ה' </w:t>
      </w:r>
      <w:r w:rsidR="00AB7D20" w:rsidRPr="00A50CA9">
        <w:rPr>
          <w:rStyle w:val="affffa"/>
          <w:b/>
          <w:bCs/>
          <w:rtl/>
        </w:rPr>
        <w:t>ממקור</w:t>
      </w:r>
      <w:r w:rsidR="00AB7D20" w:rsidRPr="006B2A7E">
        <w:rPr>
          <w:rStyle w:val="affffa"/>
          <w:rtl/>
        </w:rPr>
        <w:t xml:space="preserve"> ישראל</w:t>
      </w:r>
      <w:r w:rsidR="00AB7D20" w:rsidRPr="006B2A7E">
        <w:rPr>
          <w:rStyle w:val="affffa"/>
          <w:rFonts w:hint="cs"/>
          <w:rtl/>
        </w:rPr>
        <w:t>'</w:t>
      </w:r>
      <w:r>
        <w:rPr>
          <w:rFonts w:ascii="Fb Fontext" w:hAnsi="Fb Fontext" w:cs="Guttman Vilna" w:hint="cs"/>
          <w:b/>
          <w:bCs/>
          <w:rtl/>
        </w:rPr>
        <w:t xml:space="preserve"> </w:t>
      </w:r>
      <w:r>
        <w:rPr>
          <w:rStyle w:val="afffff0"/>
          <w:rFonts w:hint="cs"/>
          <w:rtl/>
        </w:rPr>
        <w:t>-</w:t>
      </w:r>
      <w:r w:rsidRPr="00A50CA9">
        <w:rPr>
          <w:rStyle w:val="afffff0"/>
          <w:rtl/>
        </w:rPr>
        <w:t xml:space="preserve"> </w:t>
      </w:r>
      <w:r>
        <w:rPr>
          <w:rStyle w:val="afffff0"/>
          <w:rFonts w:hint="cs"/>
          <w:rtl/>
        </w:rPr>
        <w:t xml:space="preserve">על </w:t>
      </w:r>
      <w:r w:rsidRPr="00A50CA9">
        <w:rPr>
          <w:rStyle w:val="afffff0"/>
          <w:rFonts w:hint="eastAsia"/>
          <w:rtl/>
        </w:rPr>
        <w:t>עסקי</w:t>
      </w:r>
      <w:r w:rsidRPr="00A50CA9">
        <w:rPr>
          <w:rStyle w:val="afffff0"/>
          <w:rtl/>
        </w:rPr>
        <w:t xml:space="preserve"> </w:t>
      </w:r>
      <w:r w:rsidRPr="00A50CA9">
        <w:rPr>
          <w:rStyle w:val="afffff0"/>
          <w:rFonts w:hint="eastAsia"/>
          <w:rtl/>
        </w:rPr>
        <w:t>מקור</w:t>
      </w:r>
      <w:r w:rsidRPr="00A50CA9">
        <w:rPr>
          <w:rStyle w:val="afffff0"/>
          <w:rtl/>
        </w:rPr>
        <w:t>.</w:t>
      </w:r>
    </w:p>
    <w:p w14:paraId="2D742443" w14:textId="7458724C" w:rsidR="00AB7D20" w:rsidRDefault="00AB7D20" w:rsidP="00AB7D20">
      <w:pPr>
        <w:rPr>
          <w:rFonts w:ascii="Fb Fontext" w:hAnsi="Fb Fontext"/>
          <w:rtl/>
        </w:rPr>
      </w:pPr>
      <w:r w:rsidRPr="00A50CA9">
        <w:rPr>
          <w:rStyle w:val="affffe"/>
          <w:rFonts w:hint="eastAsia"/>
          <w:rtl/>
        </w:rPr>
        <w:t>ר</w:t>
      </w:r>
      <w:r w:rsidRPr="00A50CA9">
        <w:rPr>
          <w:rStyle w:val="affffe"/>
          <w:rtl/>
        </w:rPr>
        <w:t>"</w:t>
      </w:r>
      <w:r w:rsidRPr="00A50CA9">
        <w:rPr>
          <w:rStyle w:val="affffe"/>
          <w:rFonts w:hint="eastAsia"/>
          <w:rtl/>
        </w:rPr>
        <w:t>נ</w:t>
      </w:r>
      <w:r w:rsidR="004C6C57">
        <w:rPr>
          <w:rStyle w:val="affffe"/>
          <w:rFonts w:hint="cs"/>
          <w:rtl/>
        </w:rPr>
        <w:t>:</w:t>
      </w:r>
      <w:r w:rsidR="004C6C57" w:rsidRPr="00A50CA9">
        <w:rPr>
          <w:rStyle w:val="affffe"/>
          <w:rtl/>
        </w:rPr>
        <w:t xml:space="preserve"> </w:t>
      </w:r>
      <w:r w:rsidR="004C6C57">
        <w:rPr>
          <w:rStyle w:val="affffe"/>
          <w:rFonts w:hint="cs"/>
          <w:rtl/>
        </w:rPr>
        <w:t xml:space="preserve">קרא </w:t>
      </w:r>
      <w:r w:rsidR="004C6C57" w:rsidRPr="00A50CA9">
        <w:rPr>
          <w:rStyle w:val="affffe"/>
          <w:rFonts w:hint="eastAsia"/>
          <w:rtl/>
        </w:rPr>
        <w:t>דר</w:t>
      </w:r>
      <w:r w:rsidR="004C6C57" w:rsidRPr="00A50CA9">
        <w:rPr>
          <w:rStyle w:val="affffe"/>
          <w:rtl/>
        </w:rPr>
        <w:t>"א</w:t>
      </w:r>
      <w:r w:rsidR="004C6C57">
        <w:rPr>
          <w:rFonts w:ascii="Fb Fontext" w:hAnsi="Fb Fontext" w:hint="cs"/>
          <w:rtl/>
        </w:rPr>
        <w:t xml:space="preserve"> -</w:t>
      </w:r>
      <w:r w:rsidRPr="00C35A2C">
        <w:rPr>
          <w:rFonts w:ascii="Fb Fontext" w:hAnsi="Fb Fontext" w:hint="cs"/>
          <w:rtl/>
        </w:rPr>
        <w:t xml:space="preserve"> </w:t>
      </w:r>
      <w:r w:rsidRPr="00C35A2C">
        <w:rPr>
          <w:rFonts w:ascii="Fb Fontext" w:hAnsi="Fb Fontext"/>
          <w:rtl/>
        </w:rPr>
        <w:t>שעוברים במעי אמן אמרו שירה על הים</w:t>
      </w:r>
      <w:r w:rsidR="00420A15">
        <w:rPr>
          <w:rFonts w:ascii="Fb Fontext" w:hAnsi="Fb Fontext" w:hint="cs"/>
          <w:rtl/>
        </w:rPr>
        <w:t>,</w:t>
      </w:r>
    </w:p>
    <w:p w14:paraId="21EFBAAC" w14:textId="0E61E45F" w:rsidR="00AB7D20" w:rsidRPr="00F71179" w:rsidRDefault="00AB7D20" w:rsidP="00420A15">
      <w:pPr>
        <w:rPr>
          <w:rFonts w:ascii="Fb Fontext" w:hAnsi="Fb Fontext"/>
          <w:spacing w:val="-2"/>
          <w:rtl/>
        </w:rPr>
      </w:pPr>
      <w:r w:rsidRPr="00A50CA9">
        <w:rPr>
          <w:rStyle w:val="affffe"/>
          <w:rtl/>
        </w:rPr>
        <w:t>ר"</w:t>
      </w:r>
      <w:r w:rsidRPr="00A50CA9">
        <w:rPr>
          <w:rStyle w:val="affffe"/>
          <w:rFonts w:hint="eastAsia"/>
          <w:rtl/>
        </w:rPr>
        <w:t>א</w:t>
      </w:r>
      <w:r w:rsidR="004C6C57">
        <w:rPr>
          <w:rStyle w:val="affffe"/>
          <w:rFonts w:hint="cs"/>
          <w:rtl/>
        </w:rPr>
        <w:t>:</w:t>
      </w:r>
      <w:r w:rsidRPr="00A50CA9">
        <w:rPr>
          <w:rStyle w:val="affffe"/>
          <w:rtl/>
        </w:rPr>
        <w:t xml:space="preserve"> </w:t>
      </w:r>
      <w:r w:rsidRPr="00A50CA9">
        <w:rPr>
          <w:rStyle w:val="affffe"/>
          <w:rFonts w:hint="eastAsia"/>
          <w:rtl/>
        </w:rPr>
        <w:t>קרא</w:t>
      </w:r>
      <w:r w:rsidRPr="00A50CA9">
        <w:rPr>
          <w:rStyle w:val="affffe"/>
          <w:rtl/>
        </w:rPr>
        <w:t xml:space="preserve"> </w:t>
      </w:r>
      <w:r w:rsidRPr="00A50CA9">
        <w:rPr>
          <w:rStyle w:val="affffe"/>
          <w:rFonts w:hint="eastAsia"/>
          <w:rtl/>
        </w:rPr>
        <w:t>דר</w:t>
      </w:r>
      <w:r w:rsidRPr="00A50CA9">
        <w:rPr>
          <w:rStyle w:val="affffe"/>
          <w:rtl/>
        </w:rPr>
        <w:t>"</w:t>
      </w:r>
      <w:r w:rsidRPr="00A50CA9">
        <w:rPr>
          <w:rStyle w:val="affffe"/>
          <w:rFonts w:hint="eastAsia"/>
          <w:rtl/>
        </w:rPr>
        <w:t>נ</w:t>
      </w:r>
      <w:r w:rsidR="004C6C57">
        <w:rPr>
          <w:rFonts w:ascii="Fb Fontext" w:hAnsi="Fb Fontext" w:hint="cs"/>
          <w:spacing w:val="-2"/>
          <w:rtl/>
        </w:rPr>
        <w:t xml:space="preserve"> -</w:t>
      </w:r>
      <w:r w:rsidRPr="00F71179">
        <w:rPr>
          <w:rFonts w:ascii="Fb Fontext" w:hAnsi="Fb Fontext" w:hint="cs"/>
          <w:spacing w:val="-2"/>
          <w:rtl/>
        </w:rPr>
        <w:t xml:space="preserve"> </w:t>
      </w:r>
      <w:r w:rsidR="004C6C57">
        <w:rPr>
          <w:rFonts w:ascii="Fb Fontext" w:hAnsi="Fb Fontext" w:hint="cs"/>
          <w:spacing w:val="-2"/>
          <w:rtl/>
        </w:rPr>
        <w:t xml:space="preserve">שרצה </w:t>
      </w:r>
      <w:r w:rsidRPr="00F71179">
        <w:rPr>
          <w:rFonts w:ascii="Fb Fontext" w:hAnsi="Fb Fontext" w:hint="cs"/>
          <w:spacing w:val="-2"/>
          <w:rtl/>
        </w:rPr>
        <w:t>לידר</w:t>
      </w:r>
      <w:r w:rsidR="004C6C57">
        <w:rPr>
          <w:rFonts w:ascii="Fb Fontext" w:hAnsi="Fb Fontext" w:hint="cs"/>
          <w:spacing w:val="-2"/>
          <w:rtl/>
        </w:rPr>
        <w:t>ו</w:t>
      </w:r>
      <w:r w:rsidRPr="00F71179">
        <w:rPr>
          <w:rFonts w:ascii="Fb Fontext" w:hAnsi="Fb Fontext" w:hint="cs"/>
          <w:spacing w:val="-2"/>
          <w:rtl/>
        </w:rPr>
        <w:t xml:space="preserve">ש </w:t>
      </w:r>
      <w:r w:rsidRPr="00F71179">
        <w:rPr>
          <w:rStyle w:val="affffa"/>
          <w:spacing w:val="-2"/>
          <w:rtl/>
        </w:rPr>
        <w:t>מואבי</w:t>
      </w:r>
      <w:r w:rsidRPr="00F71179">
        <w:rPr>
          <w:rFonts w:ascii="Fb Fontext" w:hAnsi="Fb Fontext"/>
          <w:spacing w:val="-2"/>
          <w:rtl/>
        </w:rPr>
        <w:t xml:space="preserve"> ולא מואבית</w:t>
      </w:r>
      <w:r w:rsidR="004C6C57">
        <w:rPr>
          <w:rFonts w:ascii="Fb Fontext" w:hAnsi="Fb Fontext" w:hint="cs"/>
          <w:spacing w:val="-2"/>
          <w:rtl/>
        </w:rPr>
        <w:t>,</w:t>
      </w:r>
      <w:r w:rsidRPr="00F71179">
        <w:rPr>
          <w:rFonts w:ascii="Fb Fontext" w:hAnsi="Fb Fontext" w:hint="cs"/>
          <w:spacing w:val="-2"/>
          <w:rtl/>
        </w:rPr>
        <w:t xml:space="preserve"> </w:t>
      </w:r>
      <w:r w:rsidR="004C6C57">
        <w:rPr>
          <w:rStyle w:val="afffff0"/>
          <w:rFonts w:hint="cs"/>
          <w:rtl/>
        </w:rPr>
        <w:t>ו</w:t>
      </w:r>
      <w:r w:rsidR="004C6C57" w:rsidRPr="00A50CA9">
        <w:rPr>
          <w:rStyle w:val="afffff0"/>
          <w:rFonts w:hint="eastAsia"/>
          <w:rtl/>
        </w:rPr>
        <w:t>לכ</w:t>
      </w:r>
      <w:r w:rsidR="004C6C57">
        <w:rPr>
          <w:rStyle w:val="afffff0"/>
          <w:rFonts w:hint="cs"/>
          <w:rtl/>
        </w:rPr>
        <w:t>ך אסף</w:t>
      </w:r>
      <w:r w:rsidRPr="00A50CA9">
        <w:rPr>
          <w:rStyle w:val="afffff0"/>
          <w:rtl/>
        </w:rPr>
        <w:t xml:space="preserve"> </w:t>
      </w:r>
      <w:r w:rsidRPr="00A50CA9">
        <w:rPr>
          <w:rStyle w:val="affffa"/>
          <w:rFonts w:hint="eastAsia"/>
          <w:rtl/>
        </w:rPr>
        <w:t>זקנים</w:t>
      </w:r>
      <w:r w:rsidR="00420A15">
        <w:rPr>
          <w:rFonts w:ascii="Fb Fontext" w:hAnsi="Fb Fontext" w:hint="cs"/>
          <w:spacing w:val="-2"/>
          <w:rtl/>
        </w:rPr>
        <w:t>,</w:t>
      </w:r>
    </w:p>
    <w:p w14:paraId="232A580A" w14:textId="0EE7DCAE" w:rsidR="00420A15" w:rsidRDefault="00AB7D20" w:rsidP="00420A15">
      <w:pPr>
        <w:rPr>
          <w:rStyle w:val="affffe"/>
          <w:rtl/>
        </w:rPr>
      </w:pPr>
      <w:r w:rsidRPr="00A50CA9">
        <w:rPr>
          <w:rStyle w:val="affffa"/>
          <w:rFonts w:hint="eastAsia"/>
          <w:rtl/>
        </w:rPr>
        <w:t>ועשרה</w:t>
      </w:r>
      <w:r w:rsidRPr="00C35A2C">
        <w:rPr>
          <w:rFonts w:ascii="Fb Fontext" w:hAnsi="Fb Fontext" w:hint="cs"/>
          <w:rtl/>
        </w:rPr>
        <w:t xml:space="preserve"> </w:t>
      </w:r>
      <w:r w:rsidR="00420A15">
        <w:rPr>
          <w:rFonts w:ascii="Fb Fontext" w:hAnsi="Fb Fontext" w:hint="cs"/>
          <w:rtl/>
        </w:rPr>
        <w:t xml:space="preserve">- </w:t>
      </w:r>
      <w:r w:rsidRPr="00C35A2C">
        <w:rPr>
          <w:rFonts w:ascii="Fb Fontext" w:hAnsi="Fb Fontext" w:hint="cs"/>
          <w:rtl/>
        </w:rPr>
        <w:t>לפרסומי</w:t>
      </w:r>
      <w:r w:rsidR="00420A15">
        <w:rPr>
          <w:rFonts w:ascii="Fb Fontext" w:hAnsi="Fb Fontext" w:hint="cs"/>
          <w:rtl/>
        </w:rPr>
        <w:t xml:space="preserve">, </w:t>
      </w:r>
      <w:r w:rsidR="00420A15">
        <w:rPr>
          <w:rStyle w:val="affffe"/>
          <w:rtl/>
        </w:rPr>
        <w:tab/>
      </w:r>
      <w:r w:rsidRPr="00A50CA9">
        <w:rPr>
          <w:rStyle w:val="affffe"/>
          <w:rFonts w:hint="eastAsia"/>
          <w:rtl/>
        </w:rPr>
        <w:t>כדשמואל</w:t>
      </w:r>
      <w:r w:rsidRPr="00A50CA9">
        <w:rPr>
          <w:rStyle w:val="affffe"/>
          <w:rtl/>
        </w:rPr>
        <w:t xml:space="preserve"> </w:t>
      </w:r>
      <w:r w:rsidRPr="00A50CA9">
        <w:rPr>
          <w:rStyle w:val="affffe"/>
          <w:rFonts w:hint="eastAsia"/>
          <w:rtl/>
        </w:rPr>
        <w:t>לר</w:t>
      </w:r>
      <w:r w:rsidRPr="00A50CA9">
        <w:rPr>
          <w:rStyle w:val="affffe"/>
          <w:rtl/>
        </w:rPr>
        <w:t>"</w:t>
      </w:r>
      <w:r w:rsidRPr="00A50CA9">
        <w:rPr>
          <w:rStyle w:val="affffe"/>
          <w:rFonts w:hint="eastAsia"/>
          <w:rtl/>
        </w:rPr>
        <w:t>ח</w:t>
      </w:r>
      <w:r w:rsidRPr="00A50CA9">
        <w:rPr>
          <w:rStyle w:val="affffe"/>
          <w:rtl/>
        </w:rPr>
        <w:t xml:space="preserve"> </w:t>
      </w:r>
      <w:r w:rsidRPr="00A50CA9">
        <w:rPr>
          <w:rStyle w:val="affffe"/>
          <w:rFonts w:hint="eastAsia"/>
          <w:rtl/>
        </w:rPr>
        <w:t>הבא</w:t>
      </w:r>
      <w:r w:rsidRPr="00A50CA9">
        <w:rPr>
          <w:rStyle w:val="affffe"/>
          <w:rtl/>
        </w:rPr>
        <w:t xml:space="preserve"> עשרה ואומר </w:t>
      </w:r>
      <w:r w:rsidRPr="00A50CA9">
        <w:rPr>
          <w:rStyle w:val="affffe"/>
          <w:rFonts w:hint="eastAsia"/>
          <w:rtl/>
        </w:rPr>
        <w:t>בפניהם</w:t>
      </w:r>
      <w:r w:rsidR="00420A15" w:rsidRPr="00A50CA9">
        <w:rPr>
          <w:rStyle w:val="affffe"/>
          <w:rtl/>
        </w:rPr>
        <w:t>:</w:t>
      </w:r>
    </w:p>
    <w:p w14:paraId="41D88233" w14:textId="00CE20CC" w:rsidR="00AB7D20" w:rsidRPr="00C35A2C" w:rsidRDefault="00420A15" w:rsidP="00CF06BE">
      <w:pPr>
        <w:rPr>
          <w:rFonts w:ascii="Fb Fontext" w:hAnsi="Fb Fontext" w:cs="Guttman Vilna"/>
          <w:b/>
          <w:bCs/>
          <w:rtl/>
        </w:rPr>
      </w:pPr>
      <w:r>
        <w:rPr>
          <w:rFonts w:ascii="Fb Fontext" w:hAnsi="Fb Fontext" w:hint="cs"/>
          <w:rtl/>
        </w:rPr>
        <w:t>'</w:t>
      </w:r>
      <w:r w:rsidR="00AB7D20" w:rsidRPr="00C35A2C">
        <w:rPr>
          <w:rFonts w:ascii="Fb Fontext" w:hAnsi="Fb Fontext"/>
          <w:rtl/>
        </w:rPr>
        <w:t xml:space="preserve">המזכה לעובר </w:t>
      </w:r>
      <w:r w:rsidR="00AB7D20" w:rsidRPr="00CA108A">
        <w:rPr>
          <w:rFonts w:ascii="Fb Fontext" w:hAnsi="Fb Fontext" w:cs="PFT_Frank"/>
          <w:b/>
          <w:bCs/>
          <w:szCs w:val="14"/>
          <w:rtl/>
        </w:rPr>
        <w:t>קנה</w:t>
      </w:r>
      <w:r>
        <w:rPr>
          <w:rFonts w:ascii="Fb Fontext" w:hAnsi="Fb Fontext" w:hint="cs"/>
          <w:rtl/>
        </w:rPr>
        <w:t>'</w:t>
      </w:r>
      <w:r w:rsidRPr="00A50CA9">
        <w:rPr>
          <w:rtl/>
        </w:rPr>
        <w:t>,</w:t>
      </w:r>
      <w:r w:rsidRPr="00C54C7E">
        <w:rPr>
          <w:rStyle w:val="afffe"/>
          <w:rFonts w:hint="cs"/>
          <w:rtl/>
        </w:rPr>
        <w:t xml:space="preserve"> </w:t>
      </w:r>
      <w:r w:rsidRPr="00C54C7E">
        <w:rPr>
          <w:rStyle w:val="afffe"/>
          <w:rtl/>
        </w:rPr>
        <w:tab/>
      </w:r>
      <w:r w:rsidR="00AB7D20" w:rsidRPr="00A50CA9">
        <w:rPr>
          <w:rStyle w:val="affffe"/>
          <w:rtl/>
        </w:rPr>
        <w:t>והלכתא:</w:t>
      </w:r>
      <w:r w:rsidR="00AB7D20" w:rsidRPr="00C35A2C">
        <w:rPr>
          <w:rFonts w:ascii="Fb Fontext" w:hAnsi="Fb Fontext"/>
          <w:rtl/>
        </w:rPr>
        <w:t xml:space="preserve"> </w:t>
      </w:r>
      <w:r w:rsidR="00AB7D20" w:rsidRPr="00CA108A">
        <w:rPr>
          <w:rFonts w:ascii="Fb Fontext" w:hAnsi="Fb Fontext" w:cs="PFT_Frank"/>
          <w:b/>
          <w:bCs/>
          <w:szCs w:val="14"/>
          <w:rtl/>
        </w:rPr>
        <w:t>לא קנה</w:t>
      </w:r>
      <w:r w:rsidR="00AB7D20" w:rsidRPr="00C35A2C">
        <w:rPr>
          <w:rFonts w:ascii="Fb Fontext" w:hAnsi="Fb Fontext"/>
          <w:rtl/>
        </w:rPr>
        <w:t>.</w:t>
      </w:r>
    </w:p>
    <w:p w14:paraId="2A07AB7B" w14:textId="7ECCD65F" w:rsidR="00AB7D20" w:rsidRPr="006D5126" w:rsidRDefault="00420A15" w:rsidP="00F1680A">
      <w:pPr>
        <w:pStyle w:val="affffb"/>
        <w:rPr>
          <w:spacing w:val="0"/>
          <w:rtl/>
        </w:rPr>
      </w:pPr>
      <w:bookmarkStart w:id="36" w:name="_Toc119352821"/>
      <w:r w:rsidRPr="006D5126">
        <w:rPr>
          <w:rFonts w:hint="cs"/>
          <w:spacing w:val="0"/>
          <w:rtl/>
        </w:rPr>
        <w:t xml:space="preserve">ברכת חתנים וברכת אירוסין </w:t>
      </w:r>
      <w:r w:rsidRPr="006D5126">
        <w:rPr>
          <w:spacing w:val="0"/>
          <w:rtl/>
        </w:rPr>
        <w:t>–</w:t>
      </w:r>
      <w:r w:rsidRPr="006D5126">
        <w:rPr>
          <w:rFonts w:hint="cs"/>
          <w:spacing w:val="0"/>
          <w:rtl/>
        </w:rPr>
        <w:t xml:space="preserve"> היכן מברכים</w:t>
      </w:r>
      <w:bookmarkEnd w:id="36"/>
    </w:p>
    <w:p w14:paraId="37626FA4" w14:textId="31DC87ED" w:rsidR="00E268F4" w:rsidRDefault="00AB7D20" w:rsidP="00CF06BE">
      <w:pPr>
        <w:ind w:left="0" w:firstLine="0"/>
        <w:rPr>
          <w:rtl/>
        </w:rPr>
      </w:pPr>
      <w:r w:rsidRPr="00A50CA9">
        <w:rPr>
          <w:rStyle w:val="affffe"/>
          <w:rtl/>
        </w:rPr>
        <w:t>ת"ר:</w:t>
      </w:r>
      <w:r w:rsidRPr="00C54C7E">
        <w:rPr>
          <w:rStyle w:val="afffe"/>
          <w:rtl/>
        </w:rPr>
        <w:t xml:space="preserve"> </w:t>
      </w:r>
      <w:r w:rsidRPr="00A50CA9">
        <w:rPr>
          <w:rtl/>
        </w:rPr>
        <w:t xml:space="preserve">מברכין </w:t>
      </w:r>
      <w:r w:rsidRPr="00A50CA9">
        <w:rPr>
          <w:b/>
          <w:rtl/>
        </w:rPr>
        <w:t>ברכת חתנים</w:t>
      </w:r>
      <w:r w:rsidRPr="00A50CA9">
        <w:rPr>
          <w:rtl/>
        </w:rPr>
        <w:t xml:space="preserve"> בבית חתנים,</w:t>
      </w:r>
      <w:r w:rsidR="00CF06BE">
        <w:rPr>
          <w:rStyle w:val="affffe"/>
          <w:rFonts w:hint="cs"/>
          <w:rtl/>
        </w:rPr>
        <w:t xml:space="preserve"> </w:t>
      </w:r>
      <w:r w:rsidRPr="00A50CA9">
        <w:rPr>
          <w:rStyle w:val="affffe"/>
          <w:rtl/>
        </w:rPr>
        <w:t>ר"</w:t>
      </w:r>
      <w:r w:rsidRPr="00A50CA9">
        <w:rPr>
          <w:rStyle w:val="affffe"/>
          <w:rFonts w:hint="eastAsia"/>
          <w:rtl/>
        </w:rPr>
        <w:t>י</w:t>
      </w:r>
      <w:r w:rsidRPr="00A50CA9">
        <w:rPr>
          <w:rStyle w:val="affffe"/>
          <w:b/>
          <w:bCs w:val="0"/>
          <w:rtl/>
        </w:rPr>
        <w:t>:</w:t>
      </w:r>
      <w:r w:rsidRPr="00A50CA9">
        <w:rPr>
          <w:b/>
          <w:rtl/>
        </w:rPr>
        <w:t xml:space="preserve"> אף ב</w:t>
      </w:r>
      <w:r w:rsidRPr="00C35A2C">
        <w:rPr>
          <w:rtl/>
        </w:rPr>
        <w:t>בית אירוסין</w:t>
      </w:r>
      <w:r w:rsidR="00E268F4">
        <w:rPr>
          <w:rFonts w:hint="cs"/>
          <w:rtl/>
        </w:rPr>
        <w:t>,</w:t>
      </w:r>
    </w:p>
    <w:p w14:paraId="55D48F7C" w14:textId="685C48D1" w:rsidR="00AB7D20" w:rsidRPr="00C35A2C" w:rsidRDefault="00AB7D20" w:rsidP="00A50CA9">
      <w:pPr>
        <w:ind w:left="0" w:firstLine="0"/>
        <w:jc w:val="center"/>
        <w:rPr>
          <w:rtl/>
        </w:rPr>
      </w:pPr>
      <w:r w:rsidRPr="00A50CA9">
        <w:rPr>
          <w:rStyle w:val="affffe"/>
          <w:rtl/>
        </w:rPr>
        <w:t>אביי</w:t>
      </w:r>
      <w:r w:rsidRPr="00C35A2C">
        <w:rPr>
          <w:rtl/>
        </w:rPr>
        <w:t xml:space="preserve">: </w:t>
      </w:r>
      <w:r w:rsidR="00CF06BE">
        <w:rPr>
          <w:rFonts w:hint="cs"/>
          <w:rtl/>
        </w:rPr>
        <w:t>ו</w:t>
      </w:r>
      <w:r w:rsidRPr="00C35A2C">
        <w:rPr>
          <w:rtl/>
        </w:rPr>
        <w:t>ביהודה</w:t>
      </w:r>
      <w:r w:rsidR="00CF06BE">
        <w:rPr>
          <w:rFonts w:hint="cs"/>
          <w:rtl/>
        </w:rPr>
        <w:t>,</w:t>
      </w:r>
      <w:r w:rsidRPr="00C35A2C">
        <w:rPr>
          <w:rtl/>
        </w:rPr>
        <w:t xml:space="preserve"> שמתייחד</w:t>
      </w:r>
      <w:r w:rsidR="00CF06BE">
        <w:rPr>
          <w:rFonts w:hint="cs"/>
          <w:rtl/>
        </w:rPr>
        <w:t xml:space="preserve"> עמה</w:t>
      </w:r>
      <w:r w:rsidRPr="00A50CA9">
        <w:rPr>
          <w:rStyle w:val="afffff0"/>
          <w:rtl/>
        </w:rPr>
        <w:t xml:space="preserve"> </w:t>
      </w:r>
      <w:r w:rsidR="00CF06BE" w:rsidRPr="00A50CA9">
        <w:rPr>
          <w:rStyle w:val="afffff0"/>
          <w:rFonts w:hint="eastAsia"/>
          <w:rtl/>
        </w:rPr>
        <w:t>ו</w:t>
      </w:r>
      <w:r w:rsidR="00CF06BE">
        <w:rPr>
          <w:rStyle w:val="afffff0"/>
          <w:rFonts w:hint="cs"/>
          <w:rtl/>
        </w:rPr>
        <w:t>ש</w:t>
      </w:r>
      <w:r w:rsidR="00CF06BE" w:rsidRPr="00A50CA9">
        <w:rPr>
          <w:rStyle w:val="afffff0"/>
          <w:rFonts w:hint="eastAsia"/>
          <w:rtl/>
        </w:rPr>
        <w:t>תהא</w:t>
      </w:r>
      <w:r w:rsidR="00CF06BE" w:rsidRPr="00A50CA9">
        <w:rPr>
          <w:rStyle w:val="afffff0"/>
          <w:rtl/>
        </w:rPr>
        <w:t xml:space="preserve"> </w:t>
      </w:r>
      <w:r w:rsidR="00CF06BE">
        <w:rPr>
          <w:rStyle w:val="afffff0"/>
          <w:rFonts w:hint="cs"/>
          <w:rtl/>
        </w:rPr>
        <w:t>'</w:t>
      </w:r>
      <w:r w:rsidR="00CF06BE" w:rsidRPr="00A50CA9">
        <w:rPr>
          <w:rStyle w:val="afffff0"/>
          <w:rFonts w:hint="eastAsia"/>
          <w:rtl/>
        </w:rPr>
        <w:t>כלה</w:t>
      </w:r>
      <w:r w:rsidR="00CF06BE" w:rsidRPr="00A50CA9">
        <w:rPr>
          <w:rStyle w:val="afffff0"/>
          <w:rtl/>
        </w:rPr>
        <w:t xml:space="preserve"> </w:t>
      </w:r>
      <w:r w:rsidR="00CF06BE" w:rsidRPr="00A50CA9">
        <w:rPr>
          <w:rStyle w:val="afffff0"/>
          <w:rFonts w:hint="eastAsia"/>
          <w:rtl/>
        </w:rPr>
        <w:t>בברכה</w:t>
      </w:r>
      <w:r w:rsidR="00CF06BE">
        <w:rPr>
          <w:rStyle w:val="afffff0"/>
          <w:rFonts w:hint="cs"/>
          <w:rtl/>
        </w:rPr>
        <w:t>'</w:t>
      </w:r>
      <w:r w:rsidR="00CF06BE" w:rsidRPr="00A50CA9">
        <w:rPr>
          <w:rStyle w:val="afffff0"/>
          <w:rtl/>
        </w:rPr>
        <w:t>.</w:t>
      </w:r>
    </w:p>
    <w:p w14:paraId="56916290" w14:textId="7CB33C8B" w:rsidR="00AB7D20" w:rsidRPr="00C35A2C" w:rsidRDefault="00AB7D20" w:rsidP="00AB7D20">
      <w:pPr>
        <w:rPr>
          <w:rFonts w:ascii="Fb Fontext" w:hAnsi="Fb Fontext"/>
          <w:rtl/>
        </w:rPr>
      </w:pPr>
      <w:r w:rsidRPr="00A50CA9">
        <w:rPr>
          <w:rStyle w:val="affffe"/>
          <w:rtl/>
        </w:rPr>
        <w:t>אידך</w:t>
      </w:r>
      <w:r w:rsidRPr="00C35A2C">
        <w:rPr>
          <w:rFonts w:ascii="Fb Fontext" w:hAnsi="Fb Fontext"/>
          <w:rtl/>
        </w:rPr>
        <w:t xml:space="preserve">: </w:t>
      </w:r>
      <w:r w:rsidR="00CF06BE">
        <w:rPr>
          <w:rFonts w:ascii="Fb Fontext" w:hAnsi="Fb Fontext" w:hint="cs"/>
          <w:rtl/>
        </w:rPr>
        <w:t>מברכין</w:t>
      </w:r>
      <w:r w:rsidRPr="00C35A2C">
        <w:rPr>
          <w:rFonts w:ascii="Fb Fontext" w:hAnsi="Fb Fontext"/>
          <w:rtl/>
        </w:rPr>
        <w:t xml:space="preserve"> </w:t>
      </w:r>
      <w:r w:rsidRPr="00CA108A">
        <w:rPr>
          <w:rFonts w:ascii="Fb Fontext" w:hAnsi="Fb Fontext" w:cs="PFT_Frank"/>
          <w:b/>
          <w:bCs/>
          <w:szCs w:val="14"/>
          <w:rtl/>
        </w:rPr>
        <w:t>ברכת אירוסין</w:t>
      </w:r>
      <w:r w:rsidRPr="00C35A2C">
        <w:rPr>
          <w:rFonts w:ascii="Fb Fontext" w:hAnsi="Fb Fontext"/>
          <w:rtl/>
        </w:rPr>
        <w:t xml:space="preserve"> בבית אירוסין</w:t>
      </w:r>
      <w:r w:rsidR="00CF06BE">
        <w:rPr>
          <w:rFonts w:ascii="Fb Fontext" w:hAnsi="Fb Fontext" w:hint="cs"/>
          <w:rtl/>
        </w:rPr>
        <w:t xml:space="preserve"> -</w:t>
      </w:r>
    </w:p>
    <w:p w14:paraId="4B3E80A0" w14:textId="5B50F9FC" w:rsidR="00CF06BE" w:rsidRDefault="006B7F53" w:rsidP="00AB7D20">
      <w:pPr>
        <w:rPr>
          <w:rStyle w:val="affffa"/>
          <w:rtl/>
        </w:rPr>
      </w:pPr>
      <w:r w:rsidRPr="00A50CA9">
        <w:rPr>
          <w:rStyle w:val="affffa"/>
          <w:rtl/>
        </w:rPr>
        <w:t>'</w:t>
      </w:r>
      <w:r w:rsidR="00AB7D20" w:rsidRPr="001067CA">
        <w:rPr>
          <w:rStyle w:val="affffa"/>
          <w:rtl/>
        </w:rPr>
        <w:t>בא"י אמ"ה אשר קדשנו במצותיו וצונו על העריות,</w:t>
      </w:r>
      <w:r w:rsidR="00AB7D20" w:rsidRPr="001067CA">
        <w:rPr>
          <w:rStyle w:val="affffa"/>
          <w:rFonts w:hint="cs"/>
          <w:rtl/>
        </w:rPr>
        <w:t xml:space="preserve"> </w:t>
      </w:r>
      <w:r w:rsidR="00AB7D20" w:rsidRPr="001067CA">
        <w:rPr>
          <w:rStyle w:val="affffa"/>
          <w:rtl/>
        </w:rPr>
        <w:t>ואסר לנו את הארוסות,</w:t>
      </w:r>
    </w:p>
    <w:p w14:paraId="3003DEC0" w14:textId="0CAF55DB" w:rsidR="00CF06BE" w:rsidRDefault="00AB7D20" w:rsidP="00A50CA9">
      <w:pPr>
        <w:pStyle w:val="afffff"/>
        <w:rPr>
          <w:rtl/>
        </w:rPr>
      </w:pPr>
      <w:r w:rsidRPr="001067CA">
        <w:rPr>
          <w:rStyle w:val="affffa"/>
          <w:rtl/>
        </w:rPr>
        <w:t>והתיר לנו את הנשואות על ידי חופה וקדושין</w:t>
      </w:r>
      <w:r w:rsidR="006B7F53">
        <w:rPr>
          <w:rStyle w:val="affffa"/>
          <w:rFonts w:hint="cs"/>
          <w:rtl/>
        </w:rPr>
        <w:t>'</w:t>
      </w:r>
      <w:r w:rsidR="00CF06BE">
        <w:rPr>
          <w:rFonts w:hint="cs"/>
          <w:rtl/>
        </w:rPr>
        <w:t xml:space="preserve"> </w:t>
      </w:r>
      <w:r w:rsidR="00913D2E">
        <w:rPr>
          <w:rFonts w:hint="cs"/>
          <w:rtl/>
        </w:rPr>
        <w:t>ולא חותם - כפירות ומצוות.</w:t>
      </w:r>
    </w:p>
    <w:p w14:paraId="343D3CDF" w14:textId="7EBCCD7A" w:rsidR="00913D2E" w:rsidRPr="00C35A2C" w:rsidRDefault="00AB7D20" w:rsidP="00BB25DF">
      <w:pPr>
        <w:rPr>
          <w:rFonts w:ascii="Fb Fontext" w:hAnsi="Fb Fontext"/>
          <w:rtl/>
        </w:rPr>
      </w:pPr>
      <w:r w:rsidRPr="00A50CA9">
        <w:rPr>
          <w:rStyle w:val="affffe"/>
          <w:rFonts w:hint="eastAsia"/>
          <w:rtl/>
        </w:rPr>
        <w:t>ר</w:t>
      </w:r>
      <w:r w:rsidR="00913D2E" w:rsidRPr="00A50CA9">
        <w:rPr>
          <w:rStyle w:val="affffe"/>
          <w:rFonts w:hint="eastAsia"/>
          <w:rtl/>
        </w:rPr>
        <w:t>אב</w:t>
      </w:r>
      <w:r w:rsidR="00913D2E" w:rsidRPr="00A50CA9">
        <w:rPr>
          <w:rStyle w:val="affffe"/>
          <w:rtl/>
        </w:rPr>
        <w:t>"ר</w:t>
      </w:r>
      <w:r w:rsidRPr="00A50CA9">
        <w:rPr>
          <w:rStyle w:val="affffe"/>
          <w:rtl/>
        </w:rPr>
        <w:t xml:space="preserve"> </w:t>
      </w:r>
      <w:r w:rsidR="00913D2E">
        <w:rPr>
          <w:rStyle w:val="affffe"/>
          <w:rFonts w:hint="cs"/>
          <w:rtl/>
        </w:rPr>
        <w:t>חותם</w:t>
      </w:r>
      <w:r w:rsidR="00913D2E" w:rsidRPr="00A50CA9">
        <w:rPr>
          <w:rStyle w:val="affffe"/>
          <w:rtl/>
        </w:rPr>
        <w:t>:</w:t>
      </w:r>
      <w:r w:rsidRPr="00AD1A41">
        <w:rPr>
          <w:rStyle w:val="affffa"/>
          <w:rFonts w:hint="cs"/>
          <w:rtl/>
        </w:rPr>
        <w:t xml:space="preserve"> '</w:t>
      </w:r>
      <w:r w:rsidRPr="00AD1A41">
        <w:rPr>
          <w:rStyle w:val="affffa"/>
          <w:rtl/>
        </w:rPr>
        <w:t>בא"י</w:t>
      </w:r>
      <w:r w:rsidR="00913D2E">
        <w:rPr>
          <w:rStyle w:val="affffa"/>
          <w:rFonts w:hint="cs"/>
          <w:rtl/>
        </w:rPr>
        <w:t>,</w:t>
      </w:r>
      <w:r w:rsidRPr="00AD1A41">
        <w:rPr>
          <w:rStyle w:val="affffa"/>
          <w:rtl/>
        </w:rPr>
        <w:t xml:space="preserve"> מקדש ישראל על ידי חופה וקדושין</w:t>
      </w:r>
      <w:r w:rsidRPr="00AD1A41">
        <w:rPr>
          <w:rStyle w:val="affffa"/>
          <w:rFonts w:hint="cs"/>
          <w:rtl/>
        </w:rPr>
        <w:t>'</w:t>
      </w:r>
      <w:r w:rsidR="00913D2E">
        <w:rPr>
          <w:rFonts w:ascii="Fb Fontext" w:hAnsi="Fb Fontext" w:hint="cs"/>
          <w:rtl/>
        </w:rPr>
        <w:t xml:space="preserve"> - </w:t>
      </w:r>
      <w:r w:rsidR="00913D2E" w:rsidRPr="00A50CA9">
        <w:rPr>
          <w:rStyle w:val="afffff0"/>
          <w:rFonts w:hint="eastAsia"/>
          <w:rtl/>
        </w:rPr>
        <w:t>כקידוש</w:t>
      </w:r>
      <w:r w:rsidR="00913D2E" w:rsidRPr="00A50CA9">
        <w:rPr>
          <w:rStyle w:val="afffff0"/>
          <w:rtl/>
        </w:rPr>
        <w:t>.</w:t>
      </w:r>
    </w:p>
    <w:p w14:paraId="6F9AE898" w14:textId="77777777" w:rsidR="00AB7D20" w:rsidRDefault="00AB7D20" w:rsidP="00E26091">
      <w:pPr>
        <w:pStyle w:val="afff"/>
        <w:framePr w:wrap="around"/>
        <w:rPr>
          <w:rtl/>
        </w:rPr>
      </w:pPr>
      <w:bookmarkStart w:id="37" w:name="_Toc119352822"/>
      <w:r w:rsidRPr="00C35A2C">
        <w:rPr>
          <w:rFonts w:hint="cs"/>
          <w:rtl/>
        </w:rPr>
        <w:t>ח.</w:t>
      </w:r>
      <w:bookmarkEnd w:id="37"/>
    </w:p>
    <w:p w14:paraId="7B6DE516" w14:textId="77777777" w:rsidR="00E268F4" w:rsidRPr="006D5126" w:rsidRDefault="00AB7D20" w:rsidP="00F1680A">
      <w:pPr>
        <w:pStyle w:val="affffb"/>
        <w:rPr>
          <w:rStyle w:val="afffe"/>
          <w:b w:val="0"/>
          <w:bCs w:val="0"/>
          <w:spacing w:val="0"/>
          <w:rtl/>
        </w:rPr>
      </w:pPr>
      <w:bookmarkStart w:id="38" w:name="_Toc119352823"/>
      <w:r w:rsidRPr="006D5126">
        <w:rPr>
          <w:rStyle w:val="afffe"/>
          <w:b w:val="0"/>
          <w:bCs w:val="0"/>
          <w:spacing w:val="0"/>
          <w:rtl/>
        </w:rPr>
        <w:t xml:space="preserve">ברכת חתנים </w:t>
      </w:r>
      <w:r w:rsidR="005C6E7A" w:rsidRPr="006D5126">
        <w:rPr>
          <w:rStyle w:val="afffe"/>
          <w:rFonts w:hint="cs"/>
          <w:b w:val="0"/>
          <w:bCs w:val="0"/>
          <w:spacing w:val="0"/>
          <w:rtl/>
        </w:rPr>
        <w:t xml:space="preserve">- </w:t>
      </w:r>
      <w:r w:rsidRPr="006D5126">
        <w:rPr>
          <w:rStyle w:val="afffe"/>
          <w:b w:val="0"/>
          <w:bCs w:val="0"/>
          <w:spacing w:val="0"/>
          <w:rtl/>
        </w:rPr>
        <w:t>כל שבעה</w:t>
      </w:r>
      <w:r w:rsidR="005C6E7A" w:rsidRPr="006D5126">
        <w:rPr>
          <w:rStyle w:val="afffff0"/>
          <w:rFonts w:cs="BA Vilna Bold"/>
          <w:b w:val="0"/>
          <w:bCs w:val="0"/>
          <w:spacing w:val="0"/>
          <w:rtl/>
        </w:rPr>
        <w:t xml:space="preserve"> [שש </w:t>
      </w:r>
      <w:r w:rsidR="005C6E7A" w:rsidRPr="006D5126">
        <w:rPr>
          <w:rStyle w:val="afffff0"/>
          <w:rFonts w:cs="BA Vilna Bold" w:hint="eastAsia"/>
          <w:b w:val="0"/>
          <w:bCs w:val="0"/>
          <w:spacing w:val="0"/>
          <w:rtl/>
        </w:rPr>
        <w:t>ברכות</w:t>
      </w:r>
      <w:r w:rsidR="005C6E7A" w:rsidRPr="006D5126">
        <w:rPr>
          <w:rStyle w:val="afffff0"/>
          <w:rFonts w:cs="BA Vilna Bold"/>
          <w:b w:val="0"/>
          <w:bCs w:val="0"/>
          <w:spacing w:val="0"/>
          <w:rtl/>
        </w:rPr>
        <w:t>]</w:t>
      </w:r>
      <w:r w:rsidR="00E268F4" w:rsidRPr="006D5126">
        <w:rPr>
          <w:rStyle w:val="afffe"/>
          <w:rFonts w:hint="cs"/>
          <w:b w:val="0"/>
          <w:bCs w:val="0"/>
          <w:spacing w:val="0"/>
          <w:rtl/>
        </w:rPr>
        <w:t>,</w:t>
      </w:r>
      <w:bookmarkEnd w:id="38"/>
    </w:p>
    <w:p w14:paraId="5B078591" w14:textId="5661A7C4" w:rsidR="00AB7D20" w:rsidRDefault="00F245C4" w:rsidP="00AB7D20">
      <w:pPr>
        <w:rPr>
          <w:rFonts w:ascii="Fb Fontext" w:hAnsi="Fb Fontext"/>
          <w:sz w:val="32"/>
          <w:rtl/>
        </w:rPr>
      </w:pPr>
      <w:r w:rsidRPr="00CA108A">
        <w:rPr>
          <w:rFonts w:ascii="Fb Fontext" w:hAnsi="Fb Fontext" w:cs="PFT_Frank" w:hint="eastAsia"/>
          <w:b/>
          <w:bCs/>
          <w:sz w:val="32"/>
          <w:szCs w:val="14"/>
          <w:rtl/>
        </w:rPr>
        <w:t>דווקא</w:t>
      </w:r>
      <w:r>
        <w:rPr>
          <w:rFonts w:ascii="Fb Fontext" w:hAnsi="Fb Fontext" w:hint="cs"/>
          <w:sz w:val="32"/>
          <w:rtl/>
        </w:rPr>
        <w:t xml:space="preserve"> כ</w:t>
      </w:r>
      <w:r w:rsidR="00AB7D20" w:rsidRPr="00C35A2C">
        <w:rPr>
          <w:rFonts w:ascii="Fb Fontext" w:hAnsi="Fb Fontext"/>
          <w:sz w:val="32"/>
          <w:rtl/>
        </w:rPr>
        <w:t xml:space="preserve">שבאו </w:t>
      </w:r>
      <w:r>
        <w:rPr>
          <w:rFonts w:ascii="Fb Fontext" w:hAnsi="Fb Fontext" w:hint="cs"/>
          <w:sz w:val="32"/>
          <w:rtl/>
        </w:rPr>
        <w:t>'</w:t>
      </w:r>
      <w:r w:rsidR="00AB7D20" w:rsidRPr="00C35A2C">
        <w:rPr>
          <w:rFonts w:ascii="Fb Fontext" w:hAnsi="Fb Fontext"/>
          <w:sz w:val="32"/>
          <w:rtl/>
        </w:rPr>
        <w:t>פנים חדשות</w:t>
      </w:r>
      <w:r>
        <w:rPr>
          <w:rFonts w:ascii="Fb Fontext" w:hAnsi="Fb Fontext" w:hint="cs"/>
          <w:sz w:val="32"/>
          <w:rtl/>
        </w:rPr>
        <w:t>'</w:t>
      </w:r>
      <w:r w:rsidR="00AB7D20" w:rsidRPr="00C35A2C">
        <w:rPr>
          <w:rFonts w:ascii="Fb Fontext" w:hAnsi="Fb Fontext"/>
          <w:sz w:val="32"/>
          <w:rtl/>
        </w:rPr>
        <w:t>.</w:t>
      </w:r>
    </w:p>
    <w:p w14:paraId="5E3BB706" w14:textId="2BBBA2F8" w:rsidR="00AB7D20" w:rsidRDefault="00F245C4" w:rsidP="00F245C4">
      <w:pPr>
        <w:rPr>
          <w:rtl/>
        </w:rPr>
      </w:pPr>
      <w:r w:rsidRPr="00CA108A">
        <w:rPr>
          <w:rFonts w:cs="PFT_Frank" w:hint="cs"/>
          <w:b/>
          <w:bCs/>
          <w:szCs w:val="14"/>
          <w:rtl/>
        </w:rPr>
        <w:t>ומברך</w:t>
      </w:r>
      <w:r w:rsidR="00AB7D20" w:rsidRPr="00F245C4">
        <w:rPr>
          <w:rtl/>
        </w:rPr>
        <w:t xml:space="preserve"> </w:t>
      </w:r>
      <w:r>
        <w:rPr>
          <w:rFonts w:hint="cs"/>
          <w:rtl/>
        </w:rPr>
        <w:t>-</w:t>
      </w:r>
      <w:r w:rsidR="00AB7D20" w:rsidRPr="00F245C4">
        <w:rPr>
          <w:rFonts w:hint="cs"/>
          <w:rtl/>
        </w:rPr>
        <w:t xml:space="preserve"> </w:t>
      </w:r>
      <w:r w:rsidRPr="00AA6C2C">
        <w:rPr>
          <w:rStyle w:val="affffe"/>
          <w:rFonts w:hint="eastAsia"/>
          <w:rtl/>
        </w:rPr>
        <w:t>א</w:t>
      </w:r>
      <w:r w:rsidRPr="00AA6C2C">
        <w:rPr>
          <w:rStyle w:val="affffe"/>
          <w:rtl/>
        </w:rPr>
        <w:t>.</w:t>
      </w:r>
      <w:r w:rsidRPr="00F245C4">
        <w:rPr>
          <w:rFonts w:hint="cs"/>
          <w:rtl/>
        </w:rPr>
        <w:t xml:space="preserve"> </w:t>
      </w:r>
      <w:r w:rsidR="00AB7D20" w:rsidRPr="00AA6C2C">
        <w:rPr>
          <w:rStyle w:val="affffa"/>
          <w:rtl/>
        </w:rPr>
        <w:t>בא"י אמ"ה</w:t>
      </w:r>
      <w:r>
        <w:rPr>
          <w:rStyle w:val="affffa"/>
          <w:rFonts w:hint="cs"/>
          <w:rtl/>
        </w:rPr>
        <w:t>,</w:t>
      </w:r>
      <w:r w:rsidR="00AB7D20" w:rsidRPr="00AA6C2C">
        <w:rPr>
          <w:rStyle w:val="affffa"/>
          <w:rtl/>
        </w:rPr>
        <w:t xml:space="preserve"> שהכל ברא לכבודו</w:t>
      </w:r>
      <w:r>
        <w:rPr>
          <w:rFonts w:hint="cs"/>
          <w:rtl/>
        </w:rPr>
        <w:t>.</w:t>
      </w:r>
      <w:r w:rsidR="00AB7D20" w:rsidRPr="00C35A2C">
        <w:rPr>
          <w:rFonts w:hint="cs"/>
          <w:rtl/>
        </w:rPr>
        <w:t xml:space="preserve"> </w:t>
      </w:r>
      <w:r>
        <w:rPr>
          <w:rStyle w:val="affffe"/>
          <w:rtl/>
        </w:rPr>
        <w:tab/>
      </w:r>
      <w:r>
        <w:rPr>
          <w:rStyle w:val="affffe"/>
          <w:rFonts w:hint="cs"/>
          <w:rtl/>
        </w:rPr>
        <w:t xml:space="preserve">               </w:t>
      </w:r>
      <w:r w:rsidRPr="00AA6C2C">
        <w:rPr>
          <w:rStyle w:val="affffe"/>
          <w:rFonts w:hint="eastAsia"/>
          <w:rtl/>
        </w:rPr>
        <w:t>ב</w:t>
      </w:r>
      <w:r w:rsidRPr="00AA6C2C">
        <w:rPr>
          <w:rStyle w:val="affffe"/>
          <w:rtl/>
        </w:rPr>
        <w:t>.</w:t>
      </w:r>
      <w:r>
        <w:rPr>
          <w:rFonts w:hint="cs"/>
          <w:rtl/>
        </w:rPr>
        <w:t xml:space="preserve"> </w:t>
      </w:r>
      <w:r w:rsidRPr="00AA6C2C">
        <w:rPr>
          <w:rStyle w:val="affffa"/>
          <w:rtl/>
        </w:rPr>
        <w:t>'</w:t>
      </w:r>
      <w:r w:rsidR="00AB7D20" w:rsidRPr="00AA6C2C">
        <w:rPr>
          <w:rStyle w:val="affffa"/>
          <w:rtl/>
        </w:rPr>
        <w:t>יוצר האדם</w:t>
      </w:r>
      <w:r w:rsidRPr="00AA6C2C">
        <w:rPr>
          <w:rStyle w:val="affffa"/>
          <w:rtl/>
        </w:rPr>
        <w:t>'</w:t>
      </w:r>
      <w:r>
        <w:rPr>
          <w:rStyle w:val="affffa"/>
          <w:rFonts w:hint="cs"/>
          <w:rtl/>
        </w:rPr>
        <w:t>.</w:t>
      </w:r>
    </w:p>
    <w:p w14:paraId="33E93FE4" w14:textId="1B9D270C" w:rsidR="00AB7D20" w:rsidRPr="00F71179" w:rsidRDefault="00F245C4" w:rsidP="00AA6C2C">
      <w:pPr>
        <w:pStyle w:val="affff9"/>
        <w:rPr>
          <w:rFonts w:cs="Guttman Vilna"/>
          <w:b/>
          <w:bCs/>
          <w:spacing w:val="-4"/>
          <w:rtl/>
        </w:rPr>
      </w:pPr>
      <w:r w:rsidRPr="00AA6C2C">
        <w:rPr>
          <w:rStyle w:val="affffe"/>
          <w:rFonts w:hint="eastAsia"/>
          <w:rtl/>
        </w:rPr>
        <w:t>ג</w:t>
      </w:r>
      <w:r w:rsidRPr="00AA6C2C">
        <w:rPr>
          <w:rStyle w:val="affffe"/>
          <w:rtl/>
        </w:rPr>
        <w:t>.</w:t>
      </w:r>
      <w:r>
        <w:rPr>
          <w:rFonts w:hint="cs"/>
          <w:spacing w:val="-4"/>
          <w:rtl/>
        </w:rPr>
        <w:t xml:space="preserve"> '</w:t>
      </w:r>
      <w:r w:rsidR="00AB7D20" w:rsidRPr="00F71179">
        <w:rPr>
          <w:spacing w:val="-4"/>
          <w:rtl/>
        </w:rPr>
        <w:t>אשר יצר את האדם בצלמו</w:t>
      </w:r>
      <w:r>
        <w:rPr>
          <w:rFonts w:hint="cs"/>
          <w:spacing w:val="-4"/>
          <w:rtl/>
        </w:rPr>
        <w:t>...</w:t>
      </w:r>
      <w:r w:rsidR="00AB7D20" w:rsidRPr="00F71179">
        <w:rPr>
          <w:spacing w:val="-4"/>
          <w:rtl/>
        </w:rPr>
        <w:t xml:space="preserve"> והתקין לו ממנו בנין עדי עד,</w:t>
      </w:r>
      <w:r>
        <w:rPr>
          <w:rFonts w:hint="cs"/>
          <w:spacing w:val="-4"/>
          <w:rtl/>
        </w:rPr>
        <w:t xml:space="preserve">  </w:t>
      </w:r>
      <w:r w:rsidR="00AB7D20" w:rsidRPr="00F71179">
        <w:rPr>
          <w:spacing w:val="-4"/>
          <w:rtl/>
        </w:rPr>
        <w:t>ב</w:t>
      </w:r>
      <w:r w:rsidR="00AB7D20" w:rsidRPr="00F71179">
        <w:rPr>
          <w:rFonts w:hint="cs"/>
          <w:spacing w:val="-4"/>
          <w:rtl/>
        </w:rPr>
        <w:t>א</w:t>
      </w:r>
      <w:r w:rsidR="00AB7D20" w:rsidRPr="00F71179">
        <w:rPr>
          <w:spacing w:val="-4"/>
          <w:rtl/>
        </w:rPr>
        <w:t>"</w:t>
      </w:r>
      <w:r w:rsidR="00AB7D20" w:rsidRPr="00F71179">
        <w:rPr>
          <w:rFonts w:hint="cs"/>
          <w:spacing w:val="-4"/>
          <w:rtl/>
        </w:rPr>
        <w:t xml:space="preserve">י </w:t>
      </w:r>
      <w:r w:rsidR="00AB7D20" w:rsidRPr="00F71179">
        <w:rPr>
          <w:spacing w:val="-4"/>
          <w:rtl/>
        </w:rPr>
        <w:t>יוצר האד</w:t>
      </w:r>
      <w:r w:rsidR="00AB7D20" w:rsidRPr="00F71179">
        <w:rPr>
          <w:rFonts w:hint="cs"/>
          <w:spacing w:val="-4"/>
          <w:rtl/>
        </w:rPr>
        <w:t>ם</w:t>
      </w:r>
      <w:r>
        <w:rPr>
          <w:rFonts w:hint="cs"/>
          <w:spacing w:val="-4"/>
          <w:rtl/>
        </w:rPr>
        <w:t>'.</w:t>
      </w:r>
    </w:p>
    <w:p w14:paraId="1644D816" w14:textId="19B791C8" w:rsidR="00AB7D20" w:rsidRPr="00C35A2C" w:rsidRDefault="00F245C4" w:rsidP="00AA6C2C">
      <w:pPr>
        <w:pStyle w:val="affff9"/>
        <w:rPr>
          <w:rFonts w:cs="Guttman Vilna"/>
          <w:b/>
          <w:bCs/>
          <w:rtl/>
        </w:rPr>
      </w:pPr>
      <w:r w:rsidRPr="00AA6C2C">
        <w:rPr>
          <w:rStyle w:val="affffe"/>
          <w:rFonts w:hint="eastAsia"/>
          <w:rtl/>
        </w:rPr>
        <w:t>ד</w:t>
      </w:r>
      <w:r w:rsidRPr="00AA6C2C">
        <w:rPr>
          <w:rStyle w:val="affffe"/>
          <w:rtl/>
        </w:rPr>
        <w:t>.</w:t>
      </w:r>
      <w:r>
        <w:rPr>
          <w:rFonts w:hint="cs"/>
          <w:rtl/>
        </w:rPr>
        <w:t xml:space="preserve"> '</w:t>
      </w:r>
      <w:r w:rsidR="00AB7D20" w:rsidRPr="00C35A2C">
        <w:rPr>
          <w:rtl/>
        </w:rPr>
        <w:t>שוש תשיש ותגל העקרה בקבוץ בניה לתוכה</w:t>
      </w:r>
      <w:r>
        <w:rPr>
          <w:rFonts w:hint="cs"/>
          <w:rtl/>
        </w:rPr>
        <w:t>...</w:t>
      </w:r>
      <w:r w:rsidR="00AB7D20" w:rsidRPr="00C35A2C">
        <w:rPr>
          <w:rtl/>
        </w:rPr>
        <w:t xml:space="preserve"> בא</w:t>
      </w:r>
      <w:r>
        <w:rPr>
          <w:rFonts w:hint="cs"/>
          <w:rtl/>
        </w:rPr>
        <w:t>"י</w:t>
      </w:r>
      <w:r w:rsidR="00AB7D20" w:rsidRPr="00C35A2C">
        <w:rPr>
          <w:rtl/>
        </w:rPr>
        <w:t xml:space="preserve"> משמח ציון בבניה</w:t>
      </w:r>
      <w:r>
        <w:rPr>
          <w:rFonts w:hint="cs"/>
          <w:rtl/>
        </w:rPr>
        <w:t>'.</w:t>
      </w:r>
    </w:p>
    <w:p w14:paraId="6A2277B1" w14:textId="1DF058BC" w:rsidR="00AB7D20" w:rsidRPr="00F71179" w:rsidRDefault="00F245C4" w:rsidP="00AA6C2C">
      <w:pPr>
        <w:pStyle w:val="affff9"/>
        <w:rPr>
          <w:rFonts w:cs="Guttman Vilna"/>
          <w:b/>
          <w:bCs/>
          <w:spacing w:val="-2"/>
          <w:rtl/>
        </w:rPr>
      </w:pPr>
      <w:r w:rsidRPr="00AA6C2C">
        <w:rPr>
          <w:rStyle w:val="affffe"/>
          <w:rFonts w:hint="eastAsia"/>
          <w:rtl/>
        </w:rPr>
        <w:t>ה</w:t>
      </w:r>
      <w:r w:rsidRPr="00AA6C2C">
        <w:rPr>
          <w:rStyle w:val="affffe"/>
          <w:rtl/>
        </w:rPr>
        <w:t>.</w:t>
      </w:r>
      <w:r w:rsidR="00AB7D20" w:rsidRPr="00F71179">
        <w:rPr>
          <w:spacing w:val="-2"/>
          <w:rtl/>
        </w:rPr>
        <w:t xml:space="preserve"> </w:t>
      </w:r>
      <w:r>
        <w:rPr>
          <w:rFonts w:hint="cs"/>
          <w:spacing w:val="-2"/>
          <w:rtl/>
        </w:rPr>
        <w:t>'</w:t>
      </w:r>
      <w:r w:rsidR="00AB7D20" w:rsidRPr="00F71179">
        <w:rPr>
          <w:spacing w:val="-2"/>
          <w:rtl/>
        </w:rPr>
        <w:t>שמח תשמח ריעים האהובים כשמחך יצירך בג</w:t>
      </w:r>
      <w:r>
        <w:rPr>
          <w:rFonts w:hint="cs"/>
          <w:spacing w:val="-2"/>
          <w:rtl/>
        </w:rPr>
        <w:t>"</w:t>
      </w:r>
      <w:r w:rsidR="00AB7D20" w:rsidRPr="00F71179">
        <w:rPr>
          <w:spacing w:val="-2"/>
          <w:rtl/>
        </w:rPr>
        <w:t>ע</w:t>
      </w:r>
      <w:r>
        <w:rPr>
          <w:rFonts w:hint="cs"/>
          <w:spacing w:val="-2"/>
          <w:rtl/>
        </w:rPr>
        <w:t>..</w:t>
      </w:r>
      <w:r w:rsidR="00AB7D20" w:rsidRPr="00F71179">
        <w:rPr>
          <w:spacing w:val="-2"/>
          <w:rtl/>
        </w:rPr>
        <w:t xml:space="preserve"> בא</w:t>
      </w:r>
      <w:r>
        <w:rPr>
          <w:rFonts w:hint="cs"/>
          <w:spacing w:val="-2"/>
          <w:rtl/>
        </w:rPr>
        <w:t>"י</w:t>
      </w:r>
      <w:r w:rsidR="00AB7D20" w:rsidRPr="00F71179">
        <w:rPr>
          <w:spacing w:val="-2"/>
          <w:rtl/>
        </w:rPr>
        <w:t xml:space="preserve"> משמח חתן </w:t>
      </w:r>
      <w:r w:rsidR="00AB7D20" w:rsidRPr="00AA6C2C">
        <w:rPr>
          <w:b/>
          <w:bCs/>
          <w:spacing w:val="-2"/>
          <w:rtl/>
        </w:rPr>
        <w:t>ו</w:t>
      </w:r>
      <w:r w:rsidR="00AB7D20" w:rsidRPr="00F71179">
        <w:rPr>
          <w:spacing w:val="-2"/>
          <w:rtl/>
        </w:rPr>
        <w:t>כלה</w:t>
      </w:r>
      <w:r>
        <w:rPr>
          <w:rFonts w:hint="cs"/>
          <w:spacing w:val="-2"/>
          <w:rtl/>
        </w:rPr>
        <w:t>'.</w:t>
      </w:r>
    </w:p>
    <w:p w14:paraId="62732FC3" w14:textId="58A4B48E" w:rsidR="00AB7D20" w:rsidRPr="00F97732" w:rsidRDefault="00F245C4" w:rsidP="00AA6C2C">
      <w:pPr>
        <w:pStyle w:val="affff9"/>
        <w:rPr>
          <w:rtl/>
        </w:rPr>
      </w:pPr>
      <w:r w:rsidRPr="00AA6C2C">
        <w:rPr>
          <w:rStyle w:val="affffe"/>
          <w:rFonts w:hint="eastAsia"/>
          <w:rtl/>
        </w:rPr>
        <w:t>ו</w:t>
      </w:r>
      <w:r w:rsidRPr="00AA6C2C">
        <w:rPr>
          <w:rStyle w:val="affffe"/>
          <w:rtl/>
        </w:rPr>
        <w:t>.</w:t>
      </w:r>
      <w:r>
        <w:rPr>
          <w:rFonts w:hint="cs"/>
          <w:rtl/>
        </w:rPr>
        <w:t xml:space="preserve"> </w:t>
      </w:r>
      <w:r w:rsidR="00AB7D20" w:rsidRPr="00C35A2C">
        <w:rPr>
          <w:rtl/>
        </w:rPr>
        <w:t>בא</w:t>
      </w:r>
      <w:r>
        <w:rPr>
          <w:rFonts w:hint="cs"/>
          <w:rtl/>
        </w:rPr>
        <w:t>"י</w:t>
      </w:r>
      <w:r w:rsidR="00AB7D20" w:rsidRPr="00C35A2C">
        <w:rPr>
          <w:rtl/>
        </w:rPr>
        <w:t xml:space="preserve"> אמ"ה, אשר ברא ששון ושמחה חתן וכלה</w:t>
      </w:r>
      <w:r>
        <w:rPr>
          <w:rFonts w:hint="cs"/>
          <w:rtl/>
        </w:rPr>
        <w:t>,</w:t>
      </w:r>
      <w:r w:rsidR="00AB7D20" w:rsidRPr="00C35A2C">
        <w:rPr>
          <w:rtl/>
        </w:rPr>
        <w:t xml:space="preserve"> גילה רינה דיצה חדוה</w:t>
      </w:r>
      <w:r>
        <w:rPr>
          <w:rFonts w:hint="cs"/>
          <w:rtl/>
        </w:rPr>
        <w:t>,</w:t>
      </w:r>
      <w:r w:rsidR="00AB7D20" w:rsidRPr="00C35A2C">
        <w:rPr>
          <w:rtl/>
        </w:rPr>
        <w:t xml:space="preserve"> אהבה </w:t>
      </w:r>
      <w:r w:rsidR="00CE0954">
        <w:rPr>
          <w:rFonts w:hint="cs"/>
          <w:rtl/>
        </w:rPr>
        <w:t>ו</w:t>
      </w:r>
      <w:r w:rsidR="00AB7D20" w:rsidRPr="00C35A2C">
        <w:rPr>
          <w:rtl/>
        </w:rPr>
        <w:t xml:space="preserve">אחוה </w:t>
      </w:r>
      <w:r w:rsidR="00CE0954">
        <w:rPr>
          <w:rFonts w:hint="cs"/>
          <w:rtl/>
        </w:rPr>
        <w:t>ו</w:t>
      </w:r>
      <w:r w:rsidR="00AB7D20" w:rsidRPr="00C35A2C">
        <w:rPr>
          <w:rtl/>
        </w:rPr>
        <w:t>שלום וריעות, מהרה ה</w:t>
      </w:r>
      <w:r w:rsidR="00CE0954">
        <w:rPr>
          <w:rFonts w:hint="cs"/>
          <w:rtl/>
        </w:rPr>
        <w:t>"</w:t>
      </w:r>
      <w:r w:rsidR="00AB7D20" w:rsidRPr="00C35A2C">
        <w:rPr>
          <w:rtl/>
        </w:rPr>
        <w:t>א ישמע בערי יהודה ובחוצות ירושלים</w:t>
      </w:r>
      <w:r>
        <w:rPr>
          <w:rFonts w:hint="cs"/>
          <w:rtl/>
        </w:rPr>
        <w:t>,</w:t>
      </w:r>
      <w:r>
        <w:rPr>
          <w:rtl/>
        </w:rPr>
        <w:t xml:space="preserve"> </w:t>
      </w:r>
      <w:r>
        <w:rPr>
          <w:rStyle w:val="affffa"/>
          <w:rtl/>
          <w:rPrChange w:id="9001" w:author="מנוע פסוקים" w:date="2026-10-05T16:38:26Z">
            <w:rPr>
              <w:rtl/>
            </w:rPr>
          </w:rPrChange>
        </w:rPr>
        <w:t xml:space="preserve">קול ששון וקול שמחה קול חתן וקול כלה, קול</w:t>
      </w:r>
      <w:r>
        <w:rPr>
          <w:rtl/>
        </w:rPr>
        <w:t xml:space="preserve"> מצהלות חתנים מחופתם ונערים ממשתה נגינתם,</w:t>
      </w:r>
      <w:r w:rsidR="00CE0954">
        <w:rPr>
          <w:rFonts w:hint="cs"/>
          <w:rtl/>
        </w:rPr>
        <w:t xml:space="preserve">       </w:t>
      </w:r>
      <w:r w:rsidR="00AB7D20" w:rsidRPr="00C35A2C">
        <w:rPr>
          <w:rtl/>
        </w:rPr>
        <w:t xml:space="preserve">בא"י משמח חתן </w:t>
      </w:r>
      <w:r w:rsidR="00AB7D20" w:rsidRPr="00AA6C2C">
        <w:rPr>
          <w:b/>
          <w:bCs/>
          <w:rtl/>
        </w:rPr>
        <w:t xml:space="preserve">עם </w:t>
      </w:r>
      <w:r w:rsidR="00AB7D20" w:rsidRPr="00C35A2C">
        <w:rPr>
          <w:rtl/>
        </w:rPr>
        <w:t>הכלה.</w:t>
      </w:r>
    </w:p>
    <w:p w14:paraId="236BA5C7" w14:textId="3100979C" w:rsidR="00AB7D20" w:rsidRPr="00C35A2C" w:rsidRDefault="00AB7D20" w:rsidP="00F245C4">
      <w:pPr>
        <w:rPr>
          <w:rFonts w:ascii="Fb Fontext" w:hAnsi="Fb Fontext"/>
          <w:rtl/>
        </w:rPr>
      </w:pPr>
      <w:r w:rsidRPr="00AA6C2C">
        <w:rPr>
          <w:rStyle w:val="affffe"/>
          <w:rtl/>
        </w:rPr>
        <w:lastRenderedPageBreak/>
        <w:t>לוי</w:t>
      </w:r>
      <w:r w:rsidR="00F245C4">
        <w:rPr>
          <w:rFonts w:ascii="Fb Fontext" w:hAnsi="Fb Fontext" w:hint="cs"/>
          <w:sz w:val="32"/>
          <w:rtl/>
        </w:rPr>
        <w:t>:</w:t>
      </w:r>
      <w:r w:rsidRPr="00C35A2C">
        <w:rPr>
          <w:rFonts w:ascii="Fb Fontext" w:hAnsi="Fb Fontext"/>
          <w:sz w:val="32"/>
          <w:rtl/>
        </w:rPr>
        <w:t xml:space="preserve"> ב</w:t>
      </w:r>
      <w:r w:rsidR="00F245C4">
        <w:rPr>
          <w:rFonts w:ascii="Fb Fontext" w:hAnsi="Fb Fontext" w:hint="cs"/>
          <w:sz w:val="32"/>
          <w:rtl/>
        </w:rPr>
        <w:t>י</w:t>
      </w:r>
      <w:r w:rsidRPr="00C35A2C">
        <w:rPr>
          <w:rFonts w:ascii="Fb Fontext" w:hAnsi="Fb Fontext"/>
          <w:sz w:val="32"/>
          <w:rtl/>
        </w:rPr>
        <w:t xml:space="preserve">רך </w:t>
      </w:r>
      <w:r w:rsidRPr="00C54C7E">
        <w:rPr>
          <w:rStyle w:val="afffe"/>
          <w:rtl/>
        </w:rPr>
        <w:t>חמש</w:t>
      </w:r>
      <w:r w:rsidR="00F245C4">
        <w:rPr>
          <w:rFonts w:ascii="Fb Fontext" w:hAnsi="Fb Fontext" w:hint="cs"/>
          <w:sz w:val="32"/>
          <w:rtl/>
        </w:rPr>
        <w:t>,</w:t>
      </w:r>
      <w:r w:rsidRPr="00C35A2C">
        <w:rPr>
          <w:rFonts w:ascii="Fb Fontext" w:hAnsi="Fb Fontext"/>
          <w:rtl/>
        </w:rPr>
        <w:t xml:space="preserve"> </w:t>
      </w:r>
      <w:r w:rsidRPr="00AA6C2C">
        <w:rPr>
          <w:rStyle w:val="affffe"/>
          <w:rtl/>
        </w:rPr>
        <w:t>רא</w:t>
      </w:r>
      <w:r w:rsidR="00F245C4" w:rsidRPr="00AA6C2C">
        <w:rPr>
          <w:rStyle w:val="affffe"/>
          <w:rtl/>
        </w:rPr>
        <w:t>"</w:t>
      </w:r>
      <w:r w:rsidRPr="00AA6C2C">
        <w:rPr>
          <w:rStyle w:val="affffe"/>
          <w:rtl/>
        </w:rPr>
        <w:t>ס</w:t>
      </w:r>
      <w:r w:rsidR="00F245C4" w:rsidRPr="00AA6C2C">
        <w:rPr>
          <w:rStyle w:val="affffe"/>
          <w:rtl/>
        </w:rPr>
        <w:t>:</w:t>
      </w:r>
      <w:r w:rsidRPr="00C35A2C">
        <w:rPr>
          <w:rFonts w:ascii="Fb Fontext" w:hAnsi="Fb Fontext"/>
          <w:rtl/>
        </w:rPr>
        <w:t xml:space="preserve"> ב</w:t>
      </w:r>
      <w:r>
        <w:rPr>
          <w:rFonts w:ascii="Fb Fontext" w:hAnsi="Fb Fontext" w:hint="cs"/>
          <w:rtl/>
        </w:rPr>
        <w:t>י</w:t>
      </w:r>
      <w:r w:rsidRPr="00C35A2C">
        <w:rPr>
          <w:rFonts w:ascii="Fb Fontext" w:hAnsi="Fb Fontext"/>
          <w:rtl/>
        </w:rPr>
        <w:t xml:space="preserve">רך </w:t>
      </w:r>
      <w:r w:rsidRPr="00C54C7E">
        <w:rPr>
          <w:rStyle w:val="afffe"/>
          <w:rtl/>
        </w:rPr>
        <w:t>ש</w:t>
      </w:r>
      <w:r w:rsidRPr="00CA108A">
        <w:rPr>
          <w:rFonts w:ascii="Fb Fontext" w:hAnsi="Fb Fontext" w:cs="PFT_Frank" w:hint="eastAsia"/>
          <w:b/>
          <w:bCs/>
          <w:szCs w:val="14"/>
          <w:rtl/>
        </w:rPr>
        <w:t>ש</w:t>
      </w:r>
      <w:r w:rsidR="00F245C4">
        <w:rPr>
          <w:rFonts w:ascii="Fb Fontext" w:hAnsi="Fb Fontext" w:hint="cs"/>
          <w:rtl/>
        </w:rPr>
        <w:t xml:space="preserve"> </w:t>
      </w:r>
      <w:r w:rsidR="00F245C4">
        <w:rPr>
          <w:rStyle w:val="afffff0"/>
          <w:rFonts w:hint="cs"/>
          <w:rtl/>
        </w:rPr>
        <w:t>[גם</w:t>
      </w:r>
      <w:r w:rsidR="00F245C4" w:rsidRPr="00AA6C2C">
        <w:rPr>
          <w:rStyle w:val="afffff0"/>
          <w:rtl/>
        </w:rPr>
        <w:t xml:space="preserve"> </w:t>
      </w:r>
      <w:r w:rsidR="00F245C4">
        <w:rPr>
          <w:rStyle w:val="afffff0"/>
          <w:rFonts w:hint="cs"/>
          <w:rtl/>
        </w:rPr>
        <w:t>'</w:t>
      </w:r>
      <w:r w:rsidR="00F245C4" w:rsidRPr="00AA6C2C">
        <w:rPr>
          <w:rStyle w:val="afffff0"/>
          <w:rFonts w:hint="eastAsia"/>
          <w:rtl/>
        </w:rPr>
        <w:t>יוצר</w:t>
      </w:r>
      <w:r w:rsidR="00F245C4" w:rsidRPr="00AA6C2C">
        <w:rPr>
          <w:rStyle w:val="afffff0"/>
          <w:rtl/>
        </w:rPr>
        <w:t xml:space="preserve"> </w:t>
      </w:r>
      <w:r w:rsidR="00F245C4" w:rsidRPr="00AA6C2C">
        <w:rPr>
          <w:rStyle w:val="afffff0"/>
          <w:rFonts w:hint="eastAsia"/>
          <w:rtl/>
        </w:rPr>
        <w:t>האדם</w:t>
      </w:r>
      <w:r w:rsidR="00F245C4">
        <w:rPr>
          <w:rStyle w:val="afffff0"/>
          <w:rFonts w:hint="cs"/>
          <w:rtl/>
        </w:rPr>
        <w:t>']</w:t>
      </w:r>
      <w:r w:rsidR="00F245C4" w:rsidRPr="00AA6C2C">
        <w:rPr>
          <w:rStyle w:val="afffff0"/>
          <w:rtl/>
        </w:rPr>
        <w:t>.</w:t>
      </w:r>
    </w:p>
    <w:p w14:paraId="2CDE332C" w14:textId="29CED648" w:rsidR="00AB7D20" w:rsidRPr="00C35A2C" w:rsidRDefault="00F245C4" w:rsidP="00F245C4">
      <w:pPr>
        <w:rPr>
          <w:rFonts w:ascii="Fb Fontext" w:hAnsi="Fb Fontext" w:cs="Guttman Vilna"/>
          <w:b/>
          <w:bCs/>
          <w:rtl/>
        </w:rPr>
      </w:pPr>
      <w:r>
        <w:rPr>
          <w:rStyle w:val="affffe"/>
          <w:rFonts w:hint="cs"/>
          <w:rtl/>
        </w:rPr>
        <w:t>יתכן ל</w:t>
      </w:r>
      <w:r w:rsidR="00AB7D20" w:rsidRPr="00AA6C2C">
        <w:rPr>
          <w:rStyle w:val="affffe"/>
          <w:rtl/>
        </w:rPr>
        <w:t>כ</w:t>
      </w:r>
      <w:r w:rsidRPr="00AA6C2C">
        <w:rPr>
          <w:rStyle w:val="affffe"/>
          <w:rFonts w:hint="eastAsia"/>
          <w:rtl/>
        </w:rPr>
        <w:t>ו</w:t>
      </w:r>
      <w:r w:rsidR="00AB7D20" w:rsidRPr="00AA6C2C">
        <w:rPr>
          <w:rStyle w:val="affffe"/>
          <w:rtl/>
        </w:rPr>
        <w:t>"ע</w:t>
      </w:r>
      <w:r>
        <w:rPr>
          <w:rStyle w:val="affffe"/>
          <w:rFonts w:hint="cs"/>
          <w:rtl/>
        </w:rPr>
        <w:t>:</w:t>
      </w:r>
      <w:r w:rsidR="00AB7D20" w:rsidRPr="00C35A2C">
        <w:rPr>
          <w:rFonts w:ascii="Fb Fontext" w:hAnsi="Fb Fontext"/>
          <w:rtl/>
        </w:rPr>
        <w:t xml:space="preserve"> יצירה </w:t>
      </w:r>
      <w:r w:rsidRPr="00F245C4">
        <w:rPr>
          <w:rFonts w:ascii="Fb Fontext" w:hAnsi="Fb Fontext" w:hint="cs"/>
          <w:rtl/>
        </w:rPr>
        <w:t>אחת</w:t>
      </w:r>
      <w:r>
        <w:rPr>
          <w:rFonts w:ascii="Fb Fontext" w:hAnsi="Fb Fontext" w:hint="cs"/>
          <w:rtl/>
        </w:rPr>
        <w:t xml:space="preserve"> </w:t>
      </w:r>
      <w:r w:rsidR="00AB7D20" w:rsidRPr="00C35A2C">
        <w:rPr>
          <w:rFonts w:ascii="Fb Fontext" w:hAnsi="Fb Fontext"/>
          <w:rtl/>
        </w:rPr>
        <w:t>הי</w:t>
      </w:r>
      <w:r>
        <w:rPr>
          <w:rFonts w:ascii="Fb Fontext" w:hAnsi="Fb Fontext" w:hint="cs"/>
          <w:rtl/>
        </w:rPr>
        <w:t>תה</w:t>
      </w:r>
      <w:r w:rsidR="00AB7D20" w:rsidRPr="00C35A2C">
        <w:rPr>
          <w:rFonts w:ascii="Fb Fontext" w:hAnsi="Fb Fontext" w:hint="cs"/>
          <w:rtl/>
        </w:rPr>
        <w:t xml:space="preserve"> </w:t>
      </w:r>
      <w:r w:rsidRPr="00AA6C2C">
        <w:rPr>
          <w:rStyle w:val="affffe"/>
          <w:rFonts w:hint="eastAsia"/>
          <w:rtl/>
        </w:rPr>
        <w:t>וחלקו</w:t>
      </w:r>
      <w:r w:rsidR="00AB7D20" w:rsidRPr="00C35A2C">
        <w:rPr>
          <w:rFonts w:ascii="Fb Fontext" w:hAnsi="Fb Fontext"/>
          <w:rtl/>
        </w:rPr>
        <w:t xml:space="preserve"> </w:t>
      </w:r>
      <w:r w:rsidRPr="00CA108A">
        <w:rPr>
          <w:rFonts w:ascii="Fb Fontext" w:hAnsi="Fb Fontext" w:cs="PFT_Frank" w:hint="eastAsia"/>
          <w:b/>
          <w:bCs/>
          <w:szCs w:val="14"/>
          <w:rtl/>
        </w:rPr>
        <w:t>אם</w:t>
      </w:r>
      <w:r>
        <w:rPr>
          <w:rFonts w:ascii="Fb Fontext" w:hAnsi="Fb Fontext" w:hint="cs"/>
          <w:rtl/>
        </w:rPr>
        <w:t xml:space="preserve"> </w:t>
      </w:r>
      <w:r w:rsidR="00AB7D20">
        <w:rPr>
          <w:rFonts w:ascii="Fb Fontext" w:hAnsi="Fb Fontext"/>
          <w:rtl/>
        </w:rPr>
        <w:t>אחר</w:t>
      </w:r>
      <w:r w:rsidR="00AB7D20" w:rsidRPr="00CA108A">
        <w:rPr>
          <w:rFonts w:ascii="Fb Fontext" w:hAnsi="Fb Fontext" w:cs="PFT_Frank"/>
          <w:b/>
          <w:bCs/>
          <w:szCs w:val="14"/>
          <w:rtl/>
        </w:rPr>
        <w:t xml:space="preserve"> </w:t>
      </w:r>
      <w:r w:rsidR="00AB7D20" w:rsidRPr="00C54C7E">
        <w:rPr>
          <w:rStyle w:val="afffe"/>
          <w:rtl/>
        </w:rPr>
        <w:t>מחשבה</w:t>
      </w:r>
      <w:r w:rsidR="00AB7D20" w:rsidRPr="00C35A2C">
        <w:rPr>
          <w:rFonts w:ascii="Fb Fontext" w:hAnsi="Fb Fontext"/>
          <w:rtl/>
        </w:rPr>
        <w:t xml:space="preserve"> </w:t>
      </w:r>
      <w:r w:rsidRPr="00CA108A">
        <w:rPr>
          <w:rFonts w:ascii="Fb Fontext" w:hAnsi="Fb Fontext" w:cs="PFT_Frank" w:hint="eastAsia"/>
          <w:b/>
          <w:bCs/>
          <w:szCs w:val="14"/>
          <w:rtl/>
        </w:rPr>
        <w:t>או</w:t>
      </w:r>
      <w:r w:rsidR="00AB7D20" w:rsidRPr="00CA108A">
        <w:rPr>
          <w:rFonts w:ascii="Fb Fontext" w:hAnsi="Fb Fontext" w:cs="PFT_Frank"/>
          <w:b/>
          <w:bCs/>
          <w:szCs w:val="14"/>
          <w:rtl/>
        </w:rPr>
        <w:t xml:space="preserve"> </w:t>
      </w:r>
      <w:r w:rsidR="00AB7D20" w:rsidRPr="00C54C7E">
        <w:rPr>
          <w:rStyle w:val="afffe"/>
          <w:rtl/>
        </w:rPr>
        <w:t>מעשה</w:t>
      </w:r>
      <w:r w:rsidR="00AB7D20" w:rsidRPr="00C35A2C">
        <w:rPr>
          <w:rFonts w:ascii="Fb Fontext" w:hAnsi="Fb Fontext"/>
          <w:rtl/>
        </w:rPr>
        <w:t>.</w:t>
      </w:r>
    </w:p>
    <w:p w14:paraId="2454323C" w14:textId="5C5DA926" w:rsidR="00F245C4" w:rsidRPr="006D5126" w:rsidRDefault="00F245C4" w:rsidP="00F1680A">
      <w:pPr>
        <w:pStyle w:val="affffb"/>
        <w:rPr>
          <w:spacing w:val="0"/>
          <w:rtl/>
        </w:rPr>
      </w:pPr>
      <w:bookmarkStart w:id="39" w:name="_Toc119352824"/>
      <w:r w:rsidRPr="006D5126">
        <w:rPr>
          <w:rFonts w:hint="cs"/>
          <w:spacing w:val="0"/>
          <w:rtl/>
        </w:rPr>
        <w:t>דין 'שהשמחה במעונו' ו'אשר ברא'</w:t>
      </w:r>
      <w:bookmarkEnd w:id="39"/>
    </w:p>
    <w:p w14:paraId="08D12072" w14:textId="3503A9D8" w:rsidR="00F245C4" w:rsidRDefault="00F245C4" w:rsidP="00F245C4">
      <w:pPr>
        <w:rPr>
          <w:rFonts w:ascii="Fb Fontext" w:hAnsi="Fb Fontext"/>
          <w:sz w:val="32"/>
          <w:rtl/>
        </w:rPr>
      </w:pPr>
      <w:r>
        <w:rPr>
          <w:rStyle w:val="affffe"/>
          <w:rFonts w:hint="cs"/>
          <w:rtl/>
        </w:rPr>
        <w:t>ר</w:t>
      </w:r>
      <w:r w:rsidRPr="00AA6C2C">
        <w:rPr>
          <w:rStyle w:val="affffe"/>
          <w:rtl/>
        </w:rPr>
        <w:t>'</w:t>
      </w:r>
      <w:r w:rsidR="00AB7D20" w:rsidRPr="00AA6C2C">
        <w:rPr>
          <w:rStyle w:val="affffe"/>
          <w:rtl/>
        </w:rPr>
        <w:t xml:space="preserve"> אשי</w:t>
      </w:r>
      <w:r w:rsidRPr="00AA6C2C">
        <w:rPr>
          <w:rStyle w:val="affffe"/>
          <w:rtl/>
        </w:rPr>
        <w:t>:</w:t>
      </w:r>
      <w:r w:rsidR="00AB7D20" w:rsidRPr="00C35A2C">
        <w:rPr>
          <w:rFonts w:ascii="Fb Fontext" w:hAnsi="Fb Fontext"/>
          <w:sz w:val="32"/>
          <w:rtl/>
        </w:rPr>
        <w:t xml:space="preserve"> </w:t>
      </w:r>
      <w:r w:rsidRPr="00C54C7E">
        <w:rPr>
          <w:rStyle w:val="afffe"/>
          <w:rFonts w:hint="cs"/>
          <w:rtl/>
        </w:rPr>
        <w:t>ב</w:t>
      </w:r>
      <w:r w:rsidR="00AB7D20" w:rsidRPr="00C54C7E">
        <w:rPr>
          <w:rStyle w:val="afffe"/>
          <w:rtl/>
        </w:rPr>
        <w:t>יו</w:t>
      </w:r>
      <w:r w:rsidRPr="00C54C7E">
        <w:rPr>
          <w:rStyle w:val="afffe"/>
          <w:rFonts w:hint="cs"/>
          <w:rtl/>
        </w:rPr>
        <w:t>ם</w:t>
      </w:r>
      <w:r w:rsidR="00AB7D20" w:rsidRPr="00C54C7E">
        <w:rPr>
          <w:rStyle w:val="afffe"/>
          <w:rtl/>
        </w:rPr>
        <w:t xml:space="preserve"> </w:t>
      </w:r>
      <w:r w:rsidRPr="00CA108A">
        <w:rPr>
          <w:rFonts w:ascii="Fb Fontext" w:hAnsi="Fb Fontext" w:cs="PFT_Frank" w:hint="eastAsia"/>
          <w:b/>
          <w:bCs/>
          <w:sz w:val="32"/>
          <w:szCs w:val="14"/>
          <w:rtl/>
        </w:rPr>
        <w:t>א</w:t>
      </w:r>
      <w:r w:rsidRPr="00CA108A">
        <w:rPr>
          <w:rFonts w:ascii="Fb Fontext" w:hAnsi="Fb Fontext" w:cs="PFT_Frank" w:hint="cs"/>
          <w:b/>
          <w:bCs/>
          <w:sz w:val="32"/>
          <w:szCs w:val="14"/>
          <w:rtl/>
        </w:rPr>
        <w:t>'</w:t>
      </w:r>
      <w:r w:rsidR="00AB7D20" w:rsidRPr="00C35A2C">
        <w:rPr>
          <w:rFonts w:ascii="Fb Fontext" w:hAnsi="Fb Fontext"/>
          <w:sz w:val="32"/>
          <w:rtl/>
        </w:rPr>
        <w:t xml:space="preserve"> </w:t>
      </w:r>
      <w:r>
        <w:rPr>
          <w:rFonts w:ascii="Fb Fontext" w:hAnsi="Fb Fontext" w:hint="cs"/>
          <w:sz w:val="32"/>
          <w:rtl/>
        </w:rPr>
        <w:t xml:space="preserve">- </w:t>
      </w:r>
      <w:r w:rsidR="00AB7D20" w:rsidRPr="00C35A2C">
        <w:rPr>
          <w:rFonts w:ascii="Fb Fontext" w:hAnsi="Fb Fontext"/>
          <w:sz w:val="32"/>
          <w:rtl/>
        </w:rPr>
        <w:t>ב</w:t>
      </w:r>
      <w:r>
        <w:rPr>
          <w:rFonts w:ascii="Fb Fontext" w:hAnsi="Fb Fontext" w:hint="cs"/>
          <w:sz w:val="32"/>
          <w:rtl/>
        </w:rPr>
        <w:t>י</w:t>
      </w:r>
      <w:r w:rsidR="00AB7D20" w:rsidRPr="00C35A2C">
        <w:rPr>
          <w:rFonts w:ascii="Fb Fontext" w:hAnsi="Fb Fontext"/>
          <w:sz w:val="32"/>
          <w:rtl/>
        </w:rPr>
        <w:t xml:space="preserve">רך </w:t>
      </w:r>
      <w:r>
        <w:rPr>
          <w:rFonts w:ascii="Fb Fontext" w:hAnsi="Fb Fontext" w:hint="cs"/>
          <w:sz w:val="32"/>
          <w:rtl/>
        </w:rPr>
        <w:t>ה</w:t>
      </w:r>
      <w:r w:rsidR="00AB7D20" w:rsidRPr="00C35A2C">
        <w:rPr>
          <w:rFonts w:ascii="Fb Fontext" w:hAnsi="Fb Fontext"/>
          <w:sz w:val="32"/>
          <w:rtl/>
        </w:rPr>
        <w:t>כל</w:t>
      </w:r>
      <w:r>
        <w:rPr>
          <w:rFonts w:ascii="Fb Fontext" w:hAnsi="Fb Fontext" w:hint="cs"/>
          <w:rtl/>
        </w:rPr>
        <w:t>,</w:t>
      </w:r>
      <w:r w:rsidRPr="00C54C7E">
        <w:rPr>
          <w:rStyle w:val="afffe"/>
          <w:rFonts w:hint="cs"/>
          <w:rtl/>
        </w:rPr>
        <w:t xml:space="preserve">    </w:t>
      </w:r>
      <w:r w:rsidRPr="00CA108A">
        <w:rPr>
          <w:rFonts w:ascii="Fb Fontext" w:hAnsi="Fb Fontext" w:cs="PFT_Frank" w:hint="cs"/>
          <w:b/>
          <w:bCs/>
          <w:sz w:val="32"/>
          <w:szCs w:val="14"/>
          <w:rtl/>
        </w:rPr>
        <w:t>מכאן ואילך</w:t>
      </w:r>
      <w:r w:rsidR="00AB7D20" w:rsidRPr="00CA108A">
        <w:rPr>
          <w:rFonts w:ascii="Fb Fontext" w:hAnsi="Fb Fontext" w:cs="PFT_Frank"/>
          <w:b/>
          <w:bCs/>
          <w:sz w:val="32"/>
          <w:szCs w:val="14"/>
          <w:rtl/>
        </w:rPr>
        <w:t xml:space="preserve"> </w:t>
      </w:r>
      <w:r w:rsidRPr="00B31C92">
        <w:rPr>
          <w:rStyle w:val="afffff0"/>
          <w:rFonts w:cs="PFT_Frank" w:hint="cs"/>
          <w:b/>
          <w:bCs/>
          <w:szCs w:val="10"/>
          <w:rtl/>
        </w:rPr>
        <w:t xml:space="preserve">אם </w:t>
      </w:r>
      <w:r w:rsidRPr="00B31C92">
        <w:rPr>
          <w:rStyle w:val="afffff0"/>
          <w:rFonts w:cs="PFT_Frank" w:hint="eastAsia"/>
          <w:b/>
          <w:bCs/>
          <w:szCs w:val="10"/>
          <w:rtl/>
        </w:rPr>
        <w:t>אין</w:t>
      </w:r>
      <w:r w:rsidR="00AB7D20" w:rsidRPr="00B31C92">
        <w:rPr>
          <w:rStyle w:val="afffff0"/>
          <w:rFonts w:cs="PFT_Frank"/>
          <w:b/>
          <w:bCs/>
          <w:szCs w:val="10"/>
          <w:rtl/>
        </w:rPr>
        <w:t xml:space="preserve"> </w:t>
      </w:r>
      <w:r w:rsidRPr="00B31C92">
        <w:rPr>
          <w:rStyle w:val="afffff0"/>
          <w:rFonts w:cs="PFT_Frank"/>
          <w:b/>
          <w:bCs/>
          <w:szCs w:val="10"/>
          <w:rtl/>
        </w:rPr>
        <w:t>'</w:t>
      </w:r>
      <w:r w:rsidR="00AB7D20" w:rsidRPr="00B31C92">
        <w:rPr>
          <w:rStyle w:val="afffff0"/>
          <w:rFonts w:cs="PFT_Frank"/>
          <w:b/>
          <w:bCs/>
          <w:szCs w:val="10"/>
          <w:rtl/>
        </w:rPr>
        <w:t>פנים חדשות</w:t>
      </w:r>
      <w:r w:rsidRPr="00B31C92">
        <w:rPr>
          <w:rStyle w:val="afffff0"/>
          <w:rFonts w:cs="PFT_Frank"/>
          <w:b/>
          <w:bCs/>
          <w:szCs w:val="10"/>
          <w:rtl/>
        </w:rPr>
        <w:t>'</w:t>
      </w:r>
      <w:r w:rsidRPr="00AA6C2C">
        <w:rPr>
          <w:rStyle w:val="afffff0"/>
          <w:rtl/>
        </w:rPr>
        <w:t xml:space="preserve"> -</w:t>
      </w:r>
    </w:p>
    <w:p w14:paraId="395062B2" w14:textId="6B97A85A" w:rsidR="00AB7D20" w:rsidRPr="00C35A2C" w:rsidRDefault="00F245C4" w:rsidP="00AA6C2C">
      <w:pPr>
        <w:pStyle w:val="affff9"/>
        <w:jc w:val="center"/>
        <w:rPr>
          <w:rFonts w:cs="Guttman Vilna"/>
          <w:b/>
          <w:bCs/>
          <w:rtl/>
        </w:rPr>
      </w:pPr>
      <w:r>
        <w:rPr>
          <w:rFonts w:hint="cs"/>
          <w:rtl/>
        </w:rPr>
        <w:t>'</w:t>
      </w:r>
      <w:r w:rsidR="00AB7D20" w:rsidRPr="00C35A2C">
        <w:rPr>
          <w:rtl/>
        </w:rPr>
        <w:t>שהשמחה במעונו</w:t>
      </w:r>
      <w:r>
        <w:rPr>
          <w:rFonts w:hint="cs"/>
          <w:rtl/>
        </w:rPr>
        <w:t>'</w:t>
      </w:r>
      <w:r w:rsidR="00AB7D20" w:rsidRPr="00C35A2C">
        <w:rPr>
          <w:rtl/>
        </w:rPr>
        <w:t xml:space="preserve"> ו</w:t>
      </w:r>
      <w:r>
        <w:rPr>
          <w:rFonts w:hint="cs"/>
          <w:rtl/>
        </w:rPr>
        <w:t>'</w:t>
      </w:r>
      <w:r w:rsidR="00AB7D20" w:rsidRPr="00C35A2C">
        <w:rPr>
          <w:rtl/>
        </w:rPr>
        <w:t>אשר בר</w:t>
      </w:r>
      <w:r w:rsidR="00AB7D20" w:rsidRPr="00C35A2C">
        <w:rPr>
          <w:rFonts w:hint="cs"/>
          <w:rtl/>
        </w:rPr>
        <w:t>א</w:t>
      </w:r>
      <w:r>
        <w:rPr>
          <w:rFonts w:hint="cs"/>
          <w:rtl/>
        </w:rPr>
        <w:t>'.</w:t>
      </w:r>
    </w:p>
    <w:p w14:paraId="5BE70B26" w14:textId="7D8007AB" w:rsidR="00AB7D20" w:rsidRPr="00C35A2C" w:rsidRDefault="00AB7D20" w:rsidP="00AB7D20">
      <w:pPr>
        <w:rPr>
          <w:rFonts w:ascii="Fb Fontext" w:hAnsi="Fb Fontext"/>
          <w:rtl/>
        </w:rPr>
      </w:pPr>
      <w:bookmarkStart w:id="40" w:name="_Toc119352825"/>
      <w:r w:rsidRPr="00C54C7E">
        <w:rPr>
          <w:rStyle w:val="afffe"/>
          <w:rtl/>
        </w:rPr>
        <w:t>מ</w:t>
      </w:r>
      <w:r w:rsidRPr="00C54C7E">
        <w:rPr>
          <w:rStyle w:val="afffe"/>
          <w:rFonts w:hint="cs"/>
          <w:rtl/>
        </w:rPr>
        <w:t>ז' עד ל'</w:t>
      </w:r>
      <w:bookmarkEnd w:id="40"/>
      <w:r w:rsidRPr="00C54C7E">
        <w:rPr>
          <w:rStyle w:val="afffe"/>
          <w:rFonts w:hint="cs"/>
          <w:rtl/>
        </w:rPr>
        <w:t xml:space="preserve"> </w:t>
      </w:r>
      <w:r w:rsidR="00F245C4" w:rsidRPr="00AA6C2C">
        <w:rPr>
          <w:rStyle w:val="afffff0"/>
          <w:rFonts w:hint="eastAsia"/>
          <w:rtl/>
        </w:rPr>
        <w:t>תמיד</w:t>
      </w:r>
      <w:r w:rsidR="00F245C4" w:rsidRPr="00AA6C2C">
        <w:rPr>
          <w:rStyle w:val="afffff0"/>
          <w:rtl/>
        </w:rPr>
        <w:t xml:space="preserve"> -</w:t>
      </w:r>
      <w:r w:rsidR="00F245C4" w:rsidRPr="00C54C7E">
        <w:rPr>
          <w:rStyle w:val="afffe"/>
          <w:rFonts w:hint="cs"/>
          <w:rtl/>
        </w:rPr>
        <w:t xml:space="preserve"> </w:t>
      </w:r>
      <w:r w:rsidR="00F245C4" w:rsidRPr="00AA6C2C">
        <w:rPr>
          <w:rStyle w:val="affffa"/>
          <w:rtl/>
        </w:rPr>
        <w:t>'</w:t>
      </w:r>
      <w:r w:rsidRPr="00AA6C2C">
        <w:rPr>
          <w:rStyle w:val="affffa"/>
          <w:rtl/>
        </w:rPr>
        <w:t>שהשמחה במעונו</w:t>
      </w:r>
      <w:r w:rsidR="00F245C4" w:rsidRPr="00AA6C2C">
        <w:rPr>
          <w:rStyle w:val="affffa"/>
          <w:rtl/>
        </w:rPr>
        <w:t>'</w:t>
      </w:r>
      <w:r w:rsidRPr="00C35A2C">
        <w:rPr>
          <w:rFonts w:ascii="Fb Fontext" w:hAnsi="Fb Fontext"/>
          <w:sz w:val="32"/>
          <w:rtl/>
        </w:rPr>
        <w:t>.</w:t>
      </w:r>
    </w:p>
    <w:p w14:paraId="49A38B65" w14:textId="154B70B9" w:rsidR="00AB7D20" w:rsidRPr="00C35A2C" w:rsidRDefault="00AB7D20" w:rsidP="00AB7D20">
      <w:pPr>
        <w:rPr>
          <w:rFonts w:ascii="Fb Fontext" w:hAnsi="Fb Fontext"/>
          <w:rtl/>
        </w:rPr>
      </w:pPr>
      <w:r w:rsidRPr="00CA108A">
        <w:rPr>
          <w:rFonts w:ascii="Fb Fontext" w:hAnsi="Fb Fontext" w:cs="PFT_Frank"/>
          <w:b/>
          <w:bCs/>
          <w:szCs w:val="14"/>
          <w:rtl/>
        </w:rPr>
        <w:t>מ</w:t>
      </w:r>
      <w:r w:rsidR="00F245C4" w:rsidRPr="00CA108A">
        <w:rPr>
          <w:rFonts w:ascii="Fb Fontext" w:hAnsi="Fb Fontext" w:cs="PFT_Frank" w:hint="eastAsia"/>
          <w:b/>
          <w:bCs/>
          <w:szCs w:val="14"/>
          <w:rtl/>
        </w:rPr>
        <w:t>ל</w:t>
      </w:r>
      <w:r w:rsidR="00F245C4" w:rsidRPr="00CA108A">
        <w:rPr>
          <w:rFonts w:ascii="Fb Fontext" w:hAnsi="Fb Fontext" w:cs="PFT_Frank"/>
          <w:b/>
          <w:bCs/>
          <w:szCs w:val="14"/>
          <w:rtl/>
        </w:rPr>
        <w:t>'</w:t>
      </w:r>
      <w:r w:rsidRPr="00CA108A">
        <w:rPr>
          <w:rFonts w:ascii="Fb Fontext" w:hAnsi="Fb Fontext" w:cs="PFT_Frank"/>
          <w:b/>
          <w:bCs/>
          <w:szCs w:val="14"/>
          <w:rtl/>
        </w:rPr>
        <w:t xml:space="preserve"> </w:t>
      </w:r>
      <w:r w:rsidR="00F245C4" w:rsidRPr="00CA108A">
        <w:rPr>
          <w:rFonts w:ascii="Fb Fontext" w:hAnsi="Fb Fontext" w:cs="PFT_Frank" w:hint="eastAsia"/>
          <w:b/>
          <w:bCs/>
          <w:szCs w:val="14"/>
          <w:rtl/>
        </w:rPr>
        <w:t>עד</w:t>
      </w:r>
      <w:r w:rsidR="00F245C4" w:rsidRPr="00CA108A">
        <w:rPr>
          <w:rFonts w:ascii="Fb Fontext" w:hAnsi="Fb Fontext" w:cs="PFT_Frank"/>
          <w:b/>
          <w:bCs/>
          <w:szCs w:val="14"/>
          <w:rtl/>
        </w:rPr>
        <w:t xml:space="preserve"> </w:t>
      </w:r>
      <w:r w:rsidR="00F245C4" w:rsidRPr="00CA108A">
        <w:rPr>
          <w:rFonts w:ascii="Fb Fontext" w:hAnsi="Fb Fontext" w:cs="PFT_Frank" w:hint="eastAsia"/>
          <w:b/>
          <w:bCs/>
          <w:szCs w:val="14"/>
          <w:rtl/>
        </w:rPr>
        <w:t>י</w:t>
      </w:r>
      <w:r w:rsidR="00F245C4" w:rsidRPr="00CA108A">
        <w:rPr>
          <w:rFonts w:ascii="Fb Fontext" w:hAnsi="Fb Fontext" w:cs="PFT_Frank"/>
          <w:b/>
          <w:bCs/>
          <w:szCs w:val="14"/>
          <w:rtl/>
        </w:rPr>
        <w:t xml:space="preserve">"ב </w:t>
      </w:r>
      <w:r w:rsidR="00F245C4" w:rsidRPr="00CA108A">
        <w:rPr>
          <w:rFonts w:ascii="Fb Fontext" w:hAnsi="Fb Fontext" w:cs="PFT_Frank" w:hint="eastAsia"/>
          <w:b/>
          <w:bCs/>
          <w:szCs w:val="14"/>
          <w:rtl/>
        </w:rPr>
        <w:t>חודש</w:t>
      </w:r>
      <w:r w:rsidRPr="00C35A2C">
        <w:rPr>
          <w:rFonts w:ascii="Fb Fontext" w:hAnsi="Fb Fontext"/>
          <w:rtl/>
        </w:rPr>
        <w:t xml:space="preserve"> </w:t>
      </w:r>
      <w:r w:rsidR="00F245C4" w:rsidRPr="00AA6C2C">
        <w:rPr>
          <w:rStyle w:val="afffff0"/>
          <w:rFonts w:hint="eastAsia"/>
          <w:rtl/>
        </w:rPr>
        <w:t>רק</w:t>
      </w:r>
      <w:r w:rsidR="00F245C4" w:rsidRPr="00AA6C2C">
        <w:rPr>
          <w:rStyle w:val="afffff0"/>
          <w:rtl/>
        </w:rPr>
        <w:t xml:space="preserve"> </w:t>
      </w:r>
      <w:r w:rsidR="00F245C4" w:rsidRPr="00AA6C2C">
        <w:rPr>
          <w:rStyle w:val="afffff0"/>
          <w:rFonts w:hint="eastAsia"/>
          <w:rtl/>
        </w:rPr>
        <w:t>אם</w:t>
      </w:r>
      <w:r w:rsidRPr="00AA6C2C">
        <w:rPr>
          <w:rStyle w:val="afffff0"/>
          <w:rtl/>
        </w:rPr>
        <w:t xml:space="preserve"> א</w:t>
      </w:r>
      <w:r w:rsidR="00F245C4" w:rsidRPr="00AA6C2C">
        <w:rPr>
          <w:rStyle w:val="afffff0"/>
          <w:rtl/>
        </w:rPr>
        <w:t>"</w:t>
      </w:r>
      <w:r w:rsidRPr="00AA6C2C">
        <w:rPr>
          <w:rStyle w:val="afffff0"/>
          <w:rtl/>
        </w:rPr>
        <w:t xml:space="preserve">ל </w:t>
      </w:r>
      <w:r w:rsidR="00F245C4" w:rsidRPr="00AA6C2C">
        <w:rPr>
          <w:rStyle w:val="afffff0"/>
          <w:rtl/>
        </w:rPr>
        <w:t>'</w:t>
      </w:r>
      <w:r w:rsidRPr="00AA6C2C">
        <w:rPr>
          <w:rStyle w:val="afffff0"/>
          <w:rtl/>
        </w:rPr>
        <w:t>מחמת הלולא</w:t>
      </w:r>
      <w:r w:rsidR="00F245C4" w:rsidRPr="00AA6C2C">
        <w:rPr>
          <w:rStyle w:val="afffff0"/>
          <w:rtl/>
        </w:rPr>
        <w:t xml:space="preserve">' </w:t>
      </w:r>
      <w:r w:rsidR="00F245C4" w:rsidRPr="00F245C4">
        <w:rPr>
          <w:rStyle w:val="afffff0"/>
          <w:rFonts w:hint="cs"/>
          <w:rtl/>
        </w:rPr>
        <w:t>-</w:t>
      </w:r>
      <w:r w:rsidRPr="00C35A2C">
        <w:rPr>
          <w:rFonts w:ascii="Fb Fontext" w:hAnsi="Fb Fontext"/>
          <w:rtl/>
        </w:rPr>
        <w:t xml:space="preserve"> </w:t>
      </w:r>
      <w:r w:rsidR="00F245C4" w:rsidRPr="00AA6C2C">
        <w:rPr>
          <w:rStyle w:val="affffa"/>
          <w:rtl/>
        </w:rPr>
        <w:t>'</w:t>
      </w:r>
      <w:r w:rsidRPr="00AA6C2C">
        <w:rPr>
          <w:rStyle w:val="affffa"/>
          <w:rtl/>
        </w:rPr>
        <w:t>שהשמחה במעונו</w:t>
      </w:r>
      <w:r w:rsidR="00F245C4" w:rsidRPr="00AA6C2C">
        <w:rPr>
          <w:rStyle w:val="affffa"/>
          <w:rtl/>
        </w:rPr>
        <w:t>'</w:t>
      </w:r>
      <w:r w:rsidRPr="00C35A2C">
        <w:rPr>
          <w:rFonts w:ascii="Fb Fontext" w:hAnsi="Fb Fontext"/>
          <w:rtl/>
        </w:rPr>
        <w:t>.</w:t>
      </w:r>
    </w:p>
    <w:p w14:paraId="438782FB" w14:textId="549FC299" w:rsidR="00E268F4" w:rsidRDefault="00AB7D20" w:rsidP="00AB7D20">
      <w:pPr>
        <w:rPr>
          <w:rFonts w:ascii="Fb Fontext" w:hAnsi="Fb Fontext"/>
          <w:rtl/>
        </w:rPr>
      </w:pPr>
      <w:bookmarkStart w:id="41" w:name="_Toc119352826"/>
      <w:r w:rsidRPr="00C54C7E">
        <w:rPr>
          <w:rStyle w:val="afffe"/>
          <w:rFonts w:hint="cs"/>
          <w:rtl/>
        </w:rPr>
        <w:t>ו</w:t>
      </w:r>
      <w:r w:rsidR="00F245C4" w:rsidRPr="00C54C7E">
        <w:rPr>
          <w:rStyle w:val="afffe"/>
          <w:rFonts w:hint="cs"/>
          <w:rtl/>
        </w:rPr>
        <w:t>קודם נישואין</w:t>
      </w:r>
      <w:bookmarkEnd w:id="41"/>
      <w:r w:rsidRPr="00C54C7E">
        <w:rPr>
          <w:rStyle w:val="afffe"/>
          <w:rFonts w:hint="cs"/>
          <w:rtl/>
        </w:rPr>
        <w:t xml:space="preserve"> </w:t>
      </w:r>
      <w:r>
        <w:rPr>
          <w:rFonts w:ascii="Fb Fontext" w:hAnsi="Fb Fontext" w:hint="cs"/>
          <w:rtl/>
        </w:rPr>
        <w:t xml:space="preserve">- </w:t>
      </w:r>
      <w:r w:rsidRPr="00C35A2C">
        <w:rPr>
          <w:rFonts w:ascii="Fb Fontext" w:hAnsi="Fb Fontext"/>
          <w:rtl/>
        </w:rPr>
        <w:t>מ</w:t>
      </w:r>
      <w:r w:rsidRPr="00C35A2C">
        <w:rPr>
          <w:rFonts w:ascii="Fb Fontext" w:hAnsi="Fb Fontext" w:hint="cs"/>
          <w:rtl/>
        </w:rPr>
        <w:t>ש</w:t>
      </w:r>
      <w:r w:rsidR="00F245C4">
        <w:rPr>
          <w:rFonts w:ascii="Fb Fontext" w:hAnsi="Fb Fontext" w:hint="cs"/>
          <w:rtl/>
        </w:rPr>
        <w:t>הטילו</w:t>
      </w:r>
      <w:r w:rsidRPr="00C35A2C">
        <w:rPr>
          <w:rFonts w:ascii="Fb Fontext" w:hAnsi="Fb Fontext" w:hint="cs"/>
          <w:rtl/>
        </w:rPr>
        <w:t xml:space="preserve"> שעורים במים </w:t>
      </w:r>
      <w:r w:rsidR="00F245C4">
        <w:rPr>
          <w:rFonts w:ascii="Fb Fontext" w:hAnsi="Fb Fontext" w:hint="cs"/>
          <w:rtl/>
        </w:rPr>
        <w:t xml:space="preserve">- </w:t>
      </w:r>
      <w:r w:rsidR="00F245C4" w:rsidRPr="00712738">
        <w:rPr>
          <w:rStyle w:val="affffa"/>
          <w:rFonts w:hint="cs"/>
          <w:rtl/>
        </w:rPr>
        <w:t>'</w:t>
      </w:r>
      <w:r w:rsidR="00F245C4" w:rsidRPr="00712738">
        <w:rPr>
          <w:rStyle w:val="affffa"/>
          <w:rtl/>
        </w:rPr>
        <w:t>שהשמחה במעונו</w:t>
      </w:r>
      <w:r w:rsidR="00F245C4" w:rsidRPr="00712738">
        <w:rPr>
          <w:rStyle w:val="affffa"/>
          <w:rFonts w:hint="cs"/>
          <w:rtl/>
        </w:rPr>
        <w:t>'</w:t>
      </w:r>
      <w:r w:rsidR="00E268F4">
        <w:rPr>
          <w:rFonts w:ascii="Fb Fontext" w:hAnsi="Fb Fontext"/>
          <w:rtl/>
        </w:rPr>
        <w:t>.</w:t>
      </w:r>
    </w:p>
    <w:p w14:paraId="223561F8" w14:textId="41FA89DC" w:rsidR="00F245C4" w:rsidRPr="006D5126" w:rsidRDefault="00F245C4" w:rsidP="00F1680A">
      <w:pPr>
        <w:pStyle w:val="affffb"/>
        <w:rPr>
          <w:spacing w:val="0"/>
          <w:rtl/>
        </w:rPr>
      </w:pPr>
      <w:bookmarkStart w:id="42" w:name="_Toc119352827"/>
      <w:r w:rsidRPr="006D5126">
        <w:rPr>
          <w:rFonts w:hint="cs"/>
          <w:spacing w:val="0"/>
          <w:rtl/>
        </w:rPr>
        <w:t>אין הלכה כמותם</w:t>
      </w:r>
      <w:bookmarkEnd w:id="42"/>
    </w:p>
    <w:p w14:paraId="0A40392D" w14:textId="5A5D1B13" w:rsidR="00AB7D20" w:rsidRPr="00C35A2C" w:rsidRDefault="00E97C29" w:rsidP="00AA6C2C">
      <w:pPr>
        <w:ind w:left="0" w:firstLine="0"/>
        <w:rPr>
          <w:rFonts w:ascii="Fb Fontext" w:hAnsi="Fb Fontext"/>
          <w:rtl/>
        </w:rPr>
      </w:pPr>
      <w:r>
        <w:rPr>
          <w:rStyle w:val="affffe"/>
          <w:rFonts w:hint="cs"/>
          <w:rtl/>
        </w:rPr>
        <w:t xml:space="preserve">א. כר' </w:t>
      </w:r>
      <w:r w:rsidRPr="00AA6C2C">
        <w:rPr>
          <w:rStyle w:val="affffe"/>
          <w:rFonts w:hint="eastAsia"/>
          <w:rtl/>
        </w:rPr>
        <w:t>תחליפא</w:t>
      </w:r>
      <w:r w:rsidRPr="00AA6C2C">
        <w:rPr>
          <w:rStyle w:val="affffe"/>
          <w:rtl/>
        </w:rPr>
        <w:t xml:space="preserve"> </w:t>
      </w:r>
      <w:r w:rsidR="00AB7D20" w:rsidRPr="00AA6C2C">
        <w:rPr>
          <w:rStyle w:val="affffe"/>
          <w:rFonts w:hint="eastAsia"/>
          <w:rtl/>
        </w:rPr>
        <w:t>ב</w:t>
      </w:r>
      <w:r w:rsidRPr="00AA6C2C">
        <w:rPr>
          <w:rStyle w:val="affffe"/>
          <w:rtl/>
        </w:rPr>
        <w:t>"</w:t>
      </w:r>
      <w:r w:rsidR="00AB7D20" w:rsidRPr="00AA6C2C">
        <w:rPr>
          <w:rStyle w:val="affffe"/>
          <w:rFonts w:hint="eastAsia"/>
          <w:rtl/>
        </w:rPr>
        <w:t>מ</w:t>
      </w:r>
      <w:r>
        <w:rPr>
          <w:rFonts w:ascii="Fb Fontext" w:hAnsi="Fb Fontext" w:hint="cs"/>
          <w:rtl/>
        </w:rPr>
        <w:t>:</w:t>
      </w:r>
      <w:r w:rsidR="00AB7D20" w:rsidRPr="00C35A2C">
        <w:rPr>
          <w:rFonts w:ascii="Fb Fontext" w:hAnsi="Fb Fontext" w:hint="cs"/>
          <w:rtl/>
        </w:rPr>
        <w:t xml:space="preserve"> </w:t>
      </w:r>
      <w:r>
        <w:rPr>
          <w:rFonts w:ascii="Fb Fontext" w:hAnsi="Fb Fontext" w:hint="cs"/>
          <w:rtl/>
        </w:rPr>
        <w:t>ש</w:t>
      </w:r>
      <w:r w:rsidR="00AB7D20" w:rsidRPr="00C35A2C">
        <w:rPr>
          <w:rFonts w:ascii="Fb Fontext" w:hAnsi="Fb Fontext"/>
          <w:rtl/>
        </w:rPr>
        <w:t>ב</w:t>
      </w:r>
      <w:r w:rsidR="00AB7D20">
        <w:rPr>
          <w:rFonts w:ascii="Fb Fontext" w:hAnsi="Fb Fontext" w:hint="cs"/>
          <w:rtl/>
        </w:rPr>
        <w:t>י</w:t>
      </w:r>
      <w:r w:rsidR="00AB7D20" w:rsidRPr="00C35A2C">
        <w:rPr>
          <w:rFonts w:ascii="Fb Fontext" w:hAnsi="Fb Fontext"/>
          <w:rtl/>
        </w:rPr>
        <w:t xml:space="preserve">רך </w:t>
      </w:r>
      <w:r w:rsidR="00AB7D20" w:rsidRPr="00CA108A">
        <w:rPr>
          <w:rFonts w:ascii="Fb Fontext" w:hAnsi="Fb Fontext" w:cs="PFT_Frank"/>
          <w:b/>
          <w:bCs/>
          <w:szCs w:val="14"/>
          <w:rtl/>
        </w:rPr>
        <w:t>ש</w:t>
      </w:r>
      <w:r w:rsidRPr="00CA108A">
        <w:rPr>
          <w:rFonts w:ascii="Fb Fontext" w:hAnsi="Fb Fontext" w:cs="PFT_Frank" w:hint="eastAsia"/>
          <w:b/>
          <w:bCs/>
          <w:szCs w:val="14"/>
          <w:rtl/>
        </w:rPr>
        <w:t>ש</w:t>
      </w:r>
      <w:r w:rsidR="00AB7D20" w:rsidRPr="00CA108A">
        <w:rPr>
          <w:rFonts w:ascii="Fb Fontext" w:hAnsi="Fb Fontext" w:cs="PFT_Frank"/>
          <w:b/>
          <w:bCs/>
          <w:szCs w:val="14"/>
          <w:rtl/>
        </w:rPr>
        <w:t xml:space="preserve"> אר</w:t>
      </w:r>
      <w:r w:rsidR="00AB7D20" w:rsidRPr="00CA108A">
        <w:rPr>
          <w:rFonts w:ascii="Fb Fontext" w:hAnsi="Fb Fontext" w:cs="PFT_Frank" w:hint="eastAsia"/>
          <w:b/>
          <w:bCs/>
          <w:szCs w:val="14"/>
          <w:rtl/>
        </w:rPr>
        <w:t>וכ</w:t>
      </w:r>
      <w:r w:rsidRPr="00CA108A">
        <w:rPr>
          <w:rFonts w:ascii="Fb Fontext" w:hAnsi="Fb Fontext" w:cs="PFT_Frank" w:hint="eastAsia"/>
          <w:b/>
          <w:bCs/>
          <w:szCs w:val="14"/>
          <w:rtl/>
        </w:rPr>
        <w:t>ות</w:t>
      </w:r>
      <w:r>
        <w:rPr>
          <w:rFonts w:ascii="Fb Fontext" w:hAnsi="Fb Fontext" w:hint="cs"/>
          <w:rtl/>
        </w:rPr>
        <w:t xml:space="preserve"> </w:t>
      </w:r>
      <w:r w:rsidRPr="00AA6C2C">
        <w:rPr>
          <w:rStyle w:val="afffff0"/>
          <w:rFonts w:hint="eastAsia"/>
          <w:rtl/>
        </w:rPr>
        <w:t>הוסיף</w:t>
      </w:r>
      <w:r>
        <w:rPr>
          <w:rStyle w:val="afffff0"/>
          <w:rFonts w:hint="cs"/>
          <w:rtl/>
        </w:rPr>
        <w:t>,</w:t>
      </w:r>
      <w:r w:rsidRPr="00AA6C2C">
        <w:rPr>
          <w:rStyle w:val="afffff0"/>
          <w:rtl/>
        </w:rPr>
        <w:t xml:space="preserve"> </w:t>
      </w:r>
      <w:r w:rsidRPr="00B31C92">
        <w:rPr>
          <w:rStyle w:val="afffff0"/>
          <w:rFonts w:cs="PFT_Frank" w:hint="eastAsia"/>
          <w:b/>
          <w:bCs/>
          <w:szCs w:val="10"/>
          <w:rtl/>
        </w:rPr>
        <w:t>וחתם</w:t>
      </w:r>
      <w:r w:rsidRPr="00B31C92">
        <w:rPr>
          <w:rStyle w:val="afffff0"/>
          <w:rFonts w:cs="PFT_Frank"/>
          <w:b/>
          <w:bCs/>
          <w:szCs w:val="10"/>
          <w:rtl/>
        </w:rPr>
        <w:t xml:space="preserve"> </w:t>
      </w:r>
      <w:r w:rsidRPr="00B31C92">
        <w:rPr>
          <w:rStyle w:val="afffff0"/>
          <w:rFonts w:cs="PFT_Frank" w:hint="eastAsia"/>
          <w:b/>
          <w:bCs/>
          <w:szCs w:val="10"/>
          <w:rtl/>
        </w:rPr>
        <w:t>ב</w:t>
      </w:r>
      <w:r w:rsidRPr="00B31C92">
        <w:rPr>
          <w:rStyle w:val="afffff0"/>
          <w:rFonts w:cs="PFT_Frank"/>
          <w:b/>
          <w:bCs/>
          <w:szCs w:val="10"/>
          <w:rtl/>
        </w:rPr>
        <w:t xml:space="preserve">' </w:t>
      </w:r>
      <w:r w:rsidRPr="00B31C92">
        <w:rPr>
          <w:rStyle w:val="afffff0"/>
          <w:rFonts w:cs="PFT_Frank" w:hint="eastAsia"/>
          <w:b/>
          <w:bCs/>
          <w:szCs w:val="10"/>
          <w:rtl/>
        </w:rPr>
        <w:t>ראשונות</w:t>
      </w:r>
      <w:r w:rsidRPr="00AA6C2C">
        <w:rPr>
          <w:rStyle w:val="afffff0"/>
          <w:rtl/>
        </w:rPr>
        <w:t>.</w:t>
      </w:r>
    </w:p>
    <w:p w14:paraId="5CDE282C" w14:textId="7F72A1E4" w:rsidR="00AB7D20" w:rsidRPr="00F71179" w:rsidRDefault="00E97C29" w:rsidP="00AB7D20">
      <w:pPr>
        <w:rPr>
          <w:rFonts w:ascii="Fb Fontext" w:hAnsi="Fb Fontext"/>
          <w:spacing w:val="-4"/>
          <w:rtl/>
        </w:rPr>
      </w:pPr>
      <w:r w:rsidRPr="00AA6C2C">
        <w:rPr>
          <w:rStyle w:val="affffe"/>
          <w:rFonts w:hint="eastAsia"/>
          <w:rtl/>
        </w:rPr>
        <w:t>ב</w:t>
      </w:r>
      <w:r w:rsidRPr="00AA6C2C">
        <w:rPr>
          <w:rStyle w:val="affffe"/>
          <w:rtl/>
        </w:rPr>
        <w:t>.</w:t>
      </w:r>
      <w:r w:rsidR="00AB7D20" w:rsidRPr="00AA6C2C">
        <w:rPr>
          <w:rStyle w:val="affffe"/>
          <w:rtl/>
        </w:rPr>
        <w:t xml:space="preserve"> </w:t>
      </w:r>
      <w:r>
        <w:rPr>
          <w:rStyle w:val="affffe"/>
          <w:rFonts w:hint="cs"/>
          <w:rtl/>
        </w:rPr>
        <w:t>כ</w:t>
      </w:r>
      <w:r w:rsidR="00AB7D20" w:rsidRPr="00AA6C2C">
        <w:rPr>
          <w:rStyle w:val="affffe"/>
          <w:rtl/>
        </w:rPr>
        <w:t>ר"</w:t>
      </w:r>
      <w:r w:rsidR="00AB7D20" w:rsidRPr="00AA6C2C">
        <w:rPr>
          <w:rStyle w:val="affffe"/>
          <w:rFonts w:hint="eastAsia"/>
          <w:rtl/>
        </w:rPr>
        <w:t>ח</w:t>
      </w:r>
      <w:r w:rsidRPr="00AA6C2C">
        <w:rPr>
          <w:rStyle w:val="affffe"/>
          <w:rtl/>
        </w:rPr>
        <w:t>:</w:t>
      </w:r>
      <w:r w:rsidR="00AB7D20" w:rsidRPr="00F71179">
        <w:rPr>
          <w:rFonts w:ascii="Fb Fontext" w:hAnsi="Fb Fontext" w:hint="cs"/>
          <w:spacing w:val="-4"/>
          <w:rtl/>
        </w:rPr>
        <w:t xml:space="preserve"> </w:t>
      </w:r>
      <w:r>
        <w:rPr>
          <w:rFonts w:ascii="Fb Fontext" w:hAnsi="Fb Fontext" w:hint="cs"/>
          <w:spacing w:val="-4"/>
          <w:rtl/>
        </w:rPr>
        <w:t>שבירך</w:t>
      </w:r>
      <w:r w:rsidR="00AB7D20" w:rsidRPr="00F71179">
        <w:rPr>
          <w:rFonts w:ascii="Fb Fontext" w:hAnsi="Fb Fontext"/>
          <w:spacing w:val="-4"/>
          <w:rtl/>
        </w:rPr>
        <w:t xml:space="preserve"> </w:t>
      </w:r>
      <w:r>
        <w:rPr>
          <w:rFonts w:ascii="Fb Fontext" w:hAnsi="Fb Fontext" w:hint="cs"/>
          <w:spacing w:val="-4"/>
          <w:rtl/>
        </w:rPr>
        <w:t>ב</w:t>
      </w:r>
      <w:r w:rsidR="00AB7D20" w:rsidRPr="00F71179">
        <w:rPr>
          <w:rFonts w:ascii="Fb Fontext" w:hAnsi="Fb Fontext" w:hint="cs"/>
          <w:spacing w:val="-4"/>
          <w:rtl/>
        </w:rPr>
        <w:t>סעודת מילה</w:t>
      </w:r>
      <w:r w:rsidR="00AB7D20" w:rsidRPr="00F71179">
        <w:rPr>
          <w:rFonts w:ascii="Fb Fontext" w:hAnsi="Fb Fontext"/>
          <w:spacing w:val="-4"/>
          <w:rtl/>
        </w:rPr>
        <w:t xml:space="preserve"> </w:t>
      </w:r>
      <w:r w:rsidRPr="00AA6C2C">
        <w:rPr>
          <w:rStyle w:val="affffa"/>
          <w:rtl/>
        </w:rPr>
        <w:t>'</w:t>
      </w:r>
      <w:r w:rsidR="00AB7D20" w:rsidRPr="00AA6C2C">
        <w:rPr>
          <w:rStyle w:val="affffa"/>
          <w:rtl/>
        </w:rPr>
        <w:t>שהשמחה במעונו</w:t>
      </w:r>
      <w:r w:rsidRPr="00AA6C2C">
        <w:rPr>
          <w:rStyle w:val="affffa"/>
          <w:rtl/>
        </w:rPr>
        <w:t>'</w:t>
      </w:r>
      <w:r w:rsidR="00AB7D20" w:rsidRPr="00F71179">
        <w:rPr>
          <w:rFonts w:ascii="Fb Fontext" w:hAnsi="Fb Fontext" w:hint="cs"/>
          <w:spacing w:val="-4"/>
          <w:rtl/>
        </w:rPr>
        <w:t xml:space="preserve"> </w:t>
      </w:r>
      <w:r w:rsidRPr="00AA6C2C">
        <w:rPr>
          <w:rStyle w:val="afffff0"/>
          <w:rFonts w:hint="eastAsia"/>
          <w:rtl/>
        </w:rPr>
        <w:t>טרודים</w:t>
      </w:r>
      <w:r w:rsidRPr="00AA6C2C">
        <w:rPr>
          <w:rStyle w:val="afffff0"/>
          <w:rtl/>
        </w:rPr>
        <w:t xml:space="preserve"> </w:t>
      </w:r>
      <w:r>
        <w:rPr>
          <w:rStyle w:val="afffff0"/>
          <w:rFonts w:hint="cs"/>
          <w:rtl/>
        </w:rPr>
        <w:t>ב</w:t>
      </w:r>
      <w:r w:rsidR="00AB7D20" w:rsidRPr="00AA6C2C">
        <w:rPr>
          <w:rStyle w:val="afffff0"/>
          <w:rFonts w:hint="eastAsia"/>
          <w:rtl/>
        </w:rPr>
        <w:t>צער</w:t>
      </w:r>
      <w:r w:rsidR="00AB7D20" w:rsidRPr="00AA6C2C">
        <w:rPr>
          <w:rStyle w:val="afffff0"/>
          <w:rtl/>
        </w:rPr>
        <w:t xml:space="preserve"> </w:t>
      </w:r>
      <w:r w:rsidR="00AB7D20" w:rsidRPr="00AA6C2C">
        <w:rPr>
          <w:rStyle w:val="afffff0"/>
          <w:rFonts w:hint="eastAsia"/>
          <w:rtl/>
        </w:rPr>
        <w:t>תינוק</w:t>
      </w:r>
      <w:r w:rsidRPr="00AA6C2C">
        <w:rPr>
          <w:rStyle w:val="afffff0"/>
          <w:rtl/>
        </w:rPr>
        <w:t>.</w:t>
      </w:r>
    </w:p>
    <w:p w14:paraId="51B7FBFF" w14:textId="6BB9A5B5" w:rsidR="00AB7D20" w:rsidRPr="006D5126" w:rsidRDefault="00E97C29" w:rsidP="00F1680A">
      <w:pPr>
        <w:pStyle w:val="affffb"/>
        <w:rPr>
          <w:spacing w:val="0"/>
          <w:rtl/>
        </w:rPr>
      </w:pPr>
      <w:bookmarkStart w:id="43" w:name="_Toc119352828"/>
      <w:r w:rsidRPr="006D5126">
        <w:rPr>
          <w:rFonts w:hint="cs"/>
          <w:spacing w:val="0"/>
          <w:rtl/>
        </w:rPr>
        <w:t>אם חתנים או אבלים מהמנין</w:t>
      </w:r>
      <w:bookmarkEnd w:id="43"/>
    </w:p>
    <w:p w14:paraId="541F795F" w14:textId="64942FA1" w:rsidR="00AB7D20" w:rsidRPr="00AA6C2C" w:rsidRDefault="00E97C29" w:rsidP="00AA6C2C">
      <w:pPr>
        <w:ind w:left="0" w:firstLine="0"/>
        <w:rPr>
          <w:rtl/>
        </w:rPr>
      </w:pPr>
      <w:r>
        <w:rPr>
          <w:rStyle w:val="affffe"/>
          <w:rFonts w:hint="cs"/>
          <w:rtl/>
        </w:rPr>
        <w:t>ת</w:t>
      </w:r>
      <w:r w:rsidRPr="00AA6C2C">
        <w:rPr>
          <w:rStyle w:val="affffe"/>
          <w:rFonts w:hint="eastAsia"/>
          <w:rtl/>
        </w:rPr>
        <w:t>ניא</w:t>
      </w:r>
      <w:r w:rsidRPr="00AA6C2C">
        <w:rPr>
          <w:rtl/>
        </w:rPr>
        <w:t>:</w:t>
      </w:r>
      <w:r w:rsidRPr="00E97C29">
        <w:rPr>
          <w:rFonts w:hint="cs"/>
          <w:rtl/>
        </w:rPr>
        <w:t xml:space="preserve"> </w:t>
      </w:r>
      <w:r>
        <w:rPr>
          <w:rFonts w:hint="cs"/>
          <w:rtl/>
        </w:rPr>
        <w:t xml:space="preserve">'חתנים </w:t>
      </w:r>
      <w:r w:rsidRPr="00CA108A">
        <w:rPr>
          <w:rFonts w:cs="PFT_Frank" w:hint="eastAsia"/>
          <w:b/>
          <w:bCs/>
          <w:szCs w:val="14"/>
          <w:rtl/>
        </w:rPr>
        <w:t>ואבלים</w:t>
      </w:r>
      <w:r>
        <w:rPr>
          <w:rFonts w:hint="cs"/>
          <w:rtl/>
        </w:rPr>
        <w:t xml:space="preserve"> מן המנין' - והיינו לברכת המזון </w:t>
      </w:r>
      <w:r w:rsidRPr="00AA6C2C">
        <w:rPr>
          <w:rStyle w:val="afffff0"/>
          <w:rFonts w:hint="eastAsia"/>
          <w:rtl/>
        </w:rPr>
        <w:t>ג</w:t>
      </w:r>
      <w:r w:rsidRPr="00AA6C2C">
        <w:rPr>
          <w:rStyle w:val="afffff0"/>
          <w:rtl/>
        </w:rPr>
        <w:t xml:space="preserve">' </w:t>
      </w:r>
      <w:r w:rsidRPr="00AA6C2C">
        <w:rPr>
          <w:rStyle w:val="afffff0"/>
          <w:rFonts w:hint="eastAsia"/>
          <w:rtl/>
        </w:rPr>
        <w:t>דזימון</w:t>
      </w:r>
      <w:r w:rsidRPr="00AA6C2C">
        <w:rPr>
          <w:rStyle w:val="afffff0"/>
          <w:rtl/>
        </w:rPr>
        <w:t>.</w:t>
      </w:r>
    </w:p>
    <w:p w14:paraId="56800A9A" w14:textId="77777777" w:rsidR="00AB7D20" w:rsidRDefault="00AB7D20" w:rsidP="00E26091">
      <w:pPr>
        <w:pStyle w:val="afff"/>
        <w:framePr w:wrap="around"/>
        <w:rPr>
          <w:rtl/>
        </w:rPr>
      </w:pPr>
      <w:bookmarkStart w:id="44" w:name="_Toc119352829"/>
      <w:r w:rsidRPr="00C35A2C">
        <w:rPr>
          <w:rFonts w:hint="cs"/>
          <w:rtl/>
        </w:rPr>
        <w:t>ח:</w:t>
      </w:r>
      <w:bookmarkEnd w:id="44"/>
    </w:p>
    <w:p w14:paraId="09238EAA" w14:textId="6B4ECD0D" w:rsidR="00AB7D20" w:rsidRPr="00C35A2C" w:rsidRDefault="00E97C29" w:rsidP="00AB7D20">
      <w:pPr>
        <w:rPr>
          <w:rFonts w:ascii="Fb Fontext" w:hAnsi="Fb Fontext"/>
          <w:rtl/>
        </w:rPr>
      </w:pPr>
      <w:r w:rsidRPr="00AA6C2C">
        <w:rPr>
          <w:rStyle w:val="affffe"/>
          <w:rFonts w:hint="eastAsia"/>
          <w:rtl/>
        </w:rPr>
        <w:t>וד</w:t>
      </w:r>
      <w:r w:rsidR="00AB7D20" w:rsidRPr="00AA6C2C">
        <w:rPr>
          <w:rStyle w:val="affffe"/>
          <w:rFonts w:hint="eastAsia"/>
          <w:rtl/>
        </w:rPr>
        <w:t>רי</w:t>
      </w:r>
      <w:r w:rsidR="00AB7D20" w:rsidRPr="00AA6C2C">
        <w:rPr>
          <w:rStyle w:val="affffe"/>
          <w:rtl/>
        </w:rPr>
        <w:t>"</w:t>
      </w:r>
      <w:r w:rsidR="00AB7D20" w:rsidRPr="00AA6C2C">
        <w:rPr>
          <w:rStyle w:val="affffe"/>
          <w:rFonts w:hint="eastAsia"/>
          <w:rtl/>
        </w:rPr>
        <w:t>ו</w:t>
      </w:r>
      <w:r w:rsidR="00AB7D20" w:rsidRPr="00C35A2C">
        <w:rPr>
          <w:rFonts w:ascii="Fb Fontext" w:hAnsi="Fb Fontext"/>
          <w:sz w:val="32"/>
          <w:rtl/>
        </w:rPr>
        <w:t xml:space="preserve">: </w:t>
      </w:r>
      <w:r>
        <w:rPr>
          <w:rFonts w:ascii="Fb Fontext" w:hAnsi="Fb Fontext" w:hint="cs"/>
          <w:sz w:val="32"/>
          <w:rtl/>
        </w:rPr>
        <w:t>'</w:t>
      </w:r>
      <w:r w:rsidR="00AB7D20" w:rsidRPr="00C35A2C">
        <w:rPr>
          <w:rFonts w:ascii="Fb Fontext" w:hAnsi="Fb Fontext"/>
          <w:sz w:val="32"/>
          <w:rtl/>
        </w:rPr>
        <w:t xml:space="preserve">חתנים מן המנין, </w:t>
      </w:r>
      <w:r w:rsidR="00AB7D20" w:rsidRPr="00CA108A">
        <w:rPr>
          <w:rFonts w:ascii="Fb Fontext" w:hAnsi="Fb Fontext" w:cs="PFT_Frank"/>
          <w:b/>
          <w:bCs/>
          <w:sz w:val="32"/>
          <w:szCs w:val="14"/>
          <w:rtl/>
        </w:rPr>
        <w:t>ואין אבלים</w:t>
      </w:r>
      <w:r w:rsidR="00AB7D20" w:rsidRPr="00C35A2C">
        <w:rPr>
          <w:rFonts w:ascii="Fb Fontext" w:hAnsi="Fb Fontext"/>
          <w:sz w:val="32"/>
          <w:rtl/>
        </w:rPr>
        <w:t xml:space="preserve"> מן המנין</w:t>
      </w:r>
      <w:r>
        <w:rPr>
          <w:rFonts w:ascii="Fb Fontext" w:hAnsi="Fb Fontext" w:hint="cs"/>
          <w:rtl/>
        </w:rPr>
        <w:t xml:space="preserve"> - ברחבה.</w:t>
      </w:r>
    </w:p>
    <w:p w14:paraId="3769F244" w14:textId="3A807EAC" w:rsidR="00AB7D20" w:rsidRDefault="00E97C29" w:rsidP="00AA6C2C">
      <w:pPr>
        <w:rPr>
          <w:rFonts w:ascii="Fb Fontext" w:hAnsi="Fb Fontext"/>
          <w:sz w:val="32"/>
          <w:rtl/>
        </w:rPr>
      </w:pPr>
      <w:r>
        <w:rPr>
          <w:rStyle w:val="affffe"/>
          <w:rFonts w:hint="cs"/>
          <w:rtl/>
        </w:rPr>
        <w:t>וכ</w:t>
      </w:r>
      <w:r w:rsidR="00AB7D20" w:rsidRPr="00AA6C2C">
        <w:rPr>
          <w:rStyle w:val="affffe"/>
          <w:rFonts w:hint="eastAsia"/>
          <w:rtl/>
        </w:rPr>
        <w:t>רי</w:t>
      </w:r>
      <w:r w:rsidR="00AB7D20" w:rsidRPr="00AA6C2C">
        <w:rPr>
          <w:rStyle w:val="affffe"/>
          <w:rtl/>
        </w:rPr>
        <w:t>"</w:t>
      </w:r>
      <w:r w:rsidR="00AB7D20" w:rsidRPr="00AA6C2C">
        <w:rPr>
          <w:rStyle w:val="affffe"/>
          <w:rFonts w:hint="eastAsia"/>
          <w:rtl/>
        </w:rPr>
        <w:t>ו</w:t>
      </w:r>
      <w:r w:rsidR="00AB7D20" w:rsidRPr="00C35A2C">
        <w:rPr>
          <w:rFonts w:ascii="Fb Fontext" w:hAnsi="Fb Fontext"/>
          <w:rtl/>
        </w:rPr>
        <w:t xml:space="preserve">: </w:t>
      </w:r>
      <w:r w:rsidR="00AB7D20" w:rsidRPr="00CA108A">
        <w:rPr>
          <w:rFonts w:ascii="Fb Fontext" w:hAnsi="Fb Fontext" w:cs="PFT_Frank"/>
          <w:b/>
          <w:bCs/>
          <w:sz w:val="32"/>
          <w:szCs w:val="14"/>
          <w:rtl/>
        </w:rPr>
        <w:t>ברכת אבלים</w:t>
      </w:r>
      <w:r w:rsidR="00AB7D20" w:rsidRPr="00C35A2C">
        <w:rPr>
          <w:rFonts w:ascii="Fb Fontext" w:hAnsi="Fb Fontext"/>
          <w:sz w:val="32"/>
          <w:rtl/>
        </w:rPr>
        <w:t xml:space="preserve"> בע</w:t>
      </w:r>
      <w:r w:rsidR="00AB7D20" w:rsidRPr="00E97C29">
        <w:rPr>
          <w:rFonts w:ascii="Fb Fontext" w:hAnsi="Fb Fontext"/>
          <w:sz w:val="32"/>
          <w:rtl/>
        </w:rPr>
        <w:t xml:space="preserve">שרה כל שבעה </w:t>
      </w:r>
      <w:r w:rsidR="00AB7D20" w:rsidRPr="00C35A2C">
        <w:rPr>
          <w:rFonts w:ascii="Fb Fontext" w:hAnsi="Fb Fontext"/>
          <w:sz w:val="32"/>
          <w:rtl/>
        </w:rPr>
        <w:t>ואין אבלים מן המנין</w:t>
      </w:r>
      <w:r>
        <w:rPr>
          <w:rFonts w:ascii="Fb Fontext" w:hAnsi="Fb Fontext" w:hint="cs"/>
          <w:sz w:val="32"/>
          <w:rtl/>
        </w:rPr>
        <w:t>.</w:t>
      </w:r>
    </w:p>
    <w:p w14:paraId="767FD97B" w14:textId="023ECFB9" w:rsidR="00AB7D20" w:rsidRPr="00C35A2C" w:rsidRDefault="00E97C29" w:rsidP="00AA6C2C">
      <w:pPr>
        <w:rPr>
          <w:rFonts w:ascii="Fb Fontext" w:hAnsi="Fb Fontext" w:cs="Guttman Vilna"/>
          <w:b/>
          <w:bCs/>
          <w:sz w:val="32"/>
          <w:rtl/>
        </w:rPr>
      </w:pPr>
      <w:r w:rsidRPr="00AA6C2C">
        <w:rPr>
          <w:rStyle w:val="affffe"/>
          <w:rFonts w:hint="eastAsia"/>
          <w:rtl/>
        </w:rPr>
        <w:t>ו</w:t>
      </w:r>
      <w:r>
        <w:rPr>
          <w:rStyle w:val="affffe"/>
          <w:rFonts w:hint="cs"/>
          <w:rtl/>
        </w:rPr>
        <w:t>'</w:t>
      </w:r>
      <w:r w:rsidRPr="00AA6C2C">
        <w:rPr>
          <w:rStyle w:val="affffe"/>
          <w:rFonts w:hint="eastAsia"/>
          <w:rtl/>
        </w:rPr>
        <w:t>כל</w:t>
      </w:r>
      <w:r w:rsidRPr="00AA6C2C">
        <w:rPr>
          <w:rStyle w:val="affffe"/>
          <w:rtl/>
        </w:rPr>
        <w:t xml:space="preserve"> </w:t>
      </w:r>
      <w:r w:rsidRPr="00AA6C2C">
        <w:rPr>
          <w:rStyle w:val="affffe"/>
          <w:rFonts w:hint="eastAsia"/>
          <w:rtl/>
        </w:rPr>
        <w:t>שבעה</w:t>
      </w:r>
      <w:r>
        <w:rPr>
          <w:rStyle w:val="affffe"/>
          <w:rFonts w:hint="cs"/>
          <w:rtl/>
        </w:rPr>
        <w:t>'</w:t>
      </w:r>
      <w:r w:rsidRPr="00AA6C2C">
        <w:rPr>
          <w:rStyle w:val="affffe"/>
          <w:rtl/>
        </w:rPr>
        <w:t>:</w:t>
      </w:r>
      <w:r>
        <w:rPr>
          <w:rFonts w:ascii="Fb Fontext" w:hAnsi="Fb Fontext" w:hint="cs"/>
          <w:sz w:val="32"/>
          <w:rtl/>
        </w:rPr>
        <w:t xml:space="preserve"> היינו</w:t>
      </w:r>
      <w:r w:rsidR="00AB7D20" w:rsidRPr="00C35A2C">
        <w:rPr>
          <w:rFonts w:ascii="Fb Fontext" w:hAnsi="Fb Fontext" w:hint="cs"/>
          <w:sz w:val="32"/>
          <w:rtl/>
        </w:rPr>
        <w:t xml:space="preserve"> </w:t>
      </w:r>
      <w:r w:rsidR="00AB7D20" w:rsidRPr="00C35A2C">
        <w:rPr>
          <w:rFonts w:ascii="Fb Fontext" w:hAnsi="Fb Fontext"/>
          <w:sz w:val="32"/>
          <w:rtl/>
        </w:rPr>
        <w:t>ב</w:t>
      </w:r>
      <w:r>
        <w:rPr>
          <w:rFonts w:ascii="Fb Fontext" w:hAnsi="Fb Fontext" w:hint="cs"/>
          <w:sz w:val="32"/>
          <w:rtl/>
        </w:rPr>
        <w:t>'</w:t>
      </w:r>
      <w:r w:rsidR="00AB7D20" w:rsidRPr="00C35A2C">
        <w:rPr>
          <w:rFonts w:ascii="Fb Fontext" w:hAnsi="Fb Fontext"/>
          <w:sz w:val="32"/>
          <w:rtl/>
        </w:rPr>
        <w:t>פנים חדשות</w:t>
      </w:r>
      <w:r>
        <w:rPr>
          <w:rFonts w:ascii="Fb Fontext" w:hAnsi="Fb Fontext" w:hint="cs"/>
          <w:sz w:val="32"/>
          <w:rtl/>
        </w:rPr>
        <w:t>'</w:t>
      </w:r>
      <w:r w:rsidR="00AB7D20" w:rsidRPr="00C35A2C">
        <w:rPr>
          <w:rFonts w:ascii="Fb Fontext" w:hAnsi="Fb Fontext"/>
          <w:sz w:val="32"/>
          <w:rtl/>
        </w:rPr>
        <w:t>.</w:t>
      </w:r>
    </w:p>
    <w:p w14:paraId="4062A1D5" w14:textId="55D0B272" w:rsidR="00E97C29" w:rsidRPr="006D5126" w:rsidRDefault="00E97C29" w:rsidP="00F1680A">
      <w:pPr>
        <w:pStyle w:val="affffb"/>
        <w:rPr>
          <w:spacing w:val="0"/>
          <w:rtl/>
        </w:rPr>
      </w:pPr>
      <w:bookmarkStart w:id="45" w:name="_Toc119352830"/>
      <w:r w:rsidRPr="006D5126">
        <w:rPr>
          <w:rFonts w:hint="cs"/>
          <w:spacing w:val="0"/>
          <w:rtl/>
        </w:rPr>
        <w:t xml:space="preserve">מעשה ונוסח ברכת אבלים </w:t>
      </w:r>
      <w:r w:rsidRPr="006D5126">
        <w:rPr>
          <w:rStyle w:val="afffff0"/>
          <w:rFonts w:cs="PFT_Frank"/>
          <w:spacing w:val="0"/>
          <w:rtl/>
        </w:rPr>
        <w:t>[</w:t>
      </w:r>
      <w:r w:rsidRPr="006D5126">
        <w:rPr>
          <w:rStyle w:val="afffff0"/>
          <w:rFonts w:cs="PFT_Frank" w:hint="cs"/>
          <w:spacing w:val="0"/>
          <w:rtl/>
        </w:rPr>
        <w:t>אף ביום שני,</w:t>
      </w:r>
      <w:r w:rsidRPr="006D5126">
        <w:rPr>
          <w:rStyle w:val="afffff0"/>
          <w:rFonts w:cs="PFT_Frank"/>
          <w:spacing w:val="0"/>
          <w:rtl/>
        </w:rPr>
        <w:t xml:space="preserve"> בפנים חדשות]</w:t>
      </w:r>
      <w:bookmarkEnd w:id="45"/>
    </w:p>
    <w:p w14:paraId="2E40747A" w14:textId="759E0CC4" w:rsidR="00E97C29" w:rsidRDefault="00AB7D20" w:rsidP="00E97C29">
      <w:pPr>
        <w:rPr>
          <w:rFonts w:ascii="Fb Fontext" w:hAnsi="Fb Fontext"/>
          <w:rtl/>
        </w:rPr>
      </w:pPr>
      <w:r w:rsidRPr="00AA6C2C">
        <w:rPr>
          <w:rStyle w:val="affffe"/>
          <w:rtl/>
        </w:rPr>
        <w:t>ר</w:t>
      </w:r>
      <w:r w:rsidRPr="00AA6C2C">
        <w:rPr>
          <w:rStyle w:val="affffe"/>
          <w:rFonts w:hint="eastAsia"/>
          <w:rtl/>
        </w:rPr>
        <w:t>חב</w:t>
      </w:r>
      <w:r w:rsidRPr="00AA6C2C">
        <w:rPr>
          <w:rStyle w:val="affffe"/>
          <w:rtl/>
        </w:rPr>
        <w:t>"</w:t>
      </w:r>
      <w:r w:rsidRPr="00AA6C2C">
        <w:rPr>
          <w:rStyle w:val="affffe"/>
          <w:rFonts w:hint="eastAsia"/>
          <w:rtl/>
        </w:rPr>
        <w:t>א</w:t>
      </w:r>
      <w:r w:rsidRPr="00C35A2C">
        <w:rPr>
          <w:rFonts w:ascii="Fb Fontext" w:hAnsi="Fb Fontext" w:hint="cs"/>
          <w:sz w:val="32"/>
          <w:rtl/>
        </w:rPr>
        <w:t xml:space="preserve"> נפטר בנו</w:t>
      </w:r>
      <w:r w:rsidR="00E97C29">
        <w:rPr>
          <w:rFonts w:ascii="Fb Fontext" w:hAnsi="Fb Fontext" w:hint="cs"/>
          <w:sz w:val="32"/>
          <w:rtl/>
        </w:rPr>
        <w:t>,</w:t>
      </w:r>
      <w:r w:rsidR="00E97C29">
        <w:rPr>
          <w:rFonts w:ascii="Fb Fontext" w:hAnsi="Fb Fontext" w:hint="cs"/>
          <w:rtl/>
        </w:rPr>
        <w:t xml:space="preserve"> </w:t>
      </w:r>
      <w:r w:rsidRPr="00C35A2C">
        <w:rPr>
          <w:rFonts w:ascii="Fb Fontext" w:hAnsi="Fb Fontext" w:hint="cs"/>
          <w:rtl/>
        </w:rPr>
        <w:t xml:space="preserve">הלך אליו </w:t>
      </w:r>
      <w:r w:rsidRPr="00AA6C2C">
        <w:rPr>
          <w:rStyle w:val="affffe"/>
          <w:rFonts w:hint="eastAsia"/>
          <w:rtl/>
        </w:rPr>
        <w:t>ר</w:t>
      </w:r>
      <w:r w:rsidRPr="00AA6C2C">
        <w:rPr>
          <w:rStyle w:val="affffe"/>
          <w:rtl/>
        </w:rPr>
        <w:t>"</w:t>
      </w:r>
      <w:r w:rsidRPr="00AA6C2C">
        <w:rPr>
          <w:rStyle w:val="affffe"/>
          <w:rFonts w:hint="eastAsia"/>
          <w:rtl/>
        </w:rPr>
        <w:t>ל</w:t>
      </w:r>
      <w:r w:rsidRPr="00C35A2C">
        <w:rPr>
          <w:rFonts w:ascii="Fb Fontext" w:hAnsi="Fb Fontext" w:hint="cs"/>
          <w:rtl/>
        </w:rPr>
        <w:t xml:space="preserve"> ביום ה</w:t>
      </w:r>
      <w:r w:rsidR="00E97C29">
        <w:rPr>
          <w:rFonts w:ascii="Fb Fontext" w:hAnsi="Fb Fontext" w:hint="cs"/>
          <w:rtl/>
        </w:rPr>
        <w:t>ב',</w:t>
      </w:r>
      <w:r w:rsidRPr="00C35A2C">
        <w:rPr>
          <w:rFonts w:ascii="Fb Fontext" w:hAnsi="Fb Fontext" w:hint="cs"/>
          <w:rtl/>
        </w:rPr>
        <w:t xml:space="preserve"> </w:t>
      </w:r>
      <w:r w:rsidR="00E97C29" w:rsidRPr="00AA6C2C">
        <w:rPr>
          <w:rStyle w:val="affffe"/>
          <w:rFonts w:hint="eastAsia"/>
          <w:rtl/>
        </w:rPr>
        <w:t>ו</w:t>
      </w:r>
      <w:r w:rsidR="00E97C29">
        <w:rPr>
          <w:rStyle w:val="affffe"/>
          <w:rFonts w:hint="cs"/>
          <w:rtl/>
        </w:rPr>
        <w:t>אמר</w:t>
      </w:r>
      <w:r w:rsidRPr="00AA6C2C">
        <w:rPr>
          <w:rStyle w:val="affffe"/>
          <w:rtl/>
        </w:rPr>
        <w:t xml:space="preserve"> </w:t>
      </w:r>
      <w:r w:rsidRPr="00AA6C2C">
        <w:rPr>
          <w:rStyle w:val="affffe"/>
          <w:rFonts w:hint="eastAsia"/>
          <w:rtl/>
        </w:rPr>
        <w:t>למתורגמנ</w:t>
      </w:r>
      <w:r w:rsidR="00E97C29" w:rsidRPr="00AA6C2C">
        <w:rPr>
          <w:rStyle w:val="affffe"/>
          <w:rFonts w:hint="eastAsia"/>
          <w:rtl/>
        </w:rPr>
        <w:t>יה</w:t>
      </w:r>
      <w:r w:rsidR="00E97C29">
        <w:rPr>
          <w:rFonts w:ascii="Fb Fontext" w:hAnsi="Fb Fontext" w:hint="cs"/>
          <w:rtl/>
        </w:rPr>
        <w:t xml:space="preserve"> </w:t>
      </w:r>
      <w:r w:rsidR="00E97C29">
        <w:rPr>
          <w:rStyle w:val="affffe"/>
          <w:rFonts w:hint="cs"/>
          <w:rtl/>
        </w:rPr>
        <w:t>אמור:</w:t>
      </w:r>
    </w:p>
    <w:p w14:paraId="5ABB3F59" w14:textId="2174F1B6" w:rsidR="00E97C29" w:rsidRDefault="00E97C29" w:rsidP="00E97C29">
      <w:pPr>
        <w:rPr>
          <w:rtl/>
        </w:rPr>
      </w:pPr>
      <w:r w:rsidRPr="00224771">
        <w:rPr>
          <w:rFonts w:cs="PFT_Frank" w:hint="cs"/>
          <w:b/>
          <w:bCs/>
          <w:szCs w:val="14"/>
          <w:rtl/>
        </w:rPr>
        <w:t>כנגד מיתת</w:t>
      </w:r>
      <w:r w:rsidR="00AB7D20" w:rsidRPr="00224771">
        <w:rPr>
          <w:rFonts w:cs="PFT_Frank" w:hint="cs"/>
          <w:b/>
          <w:bCs/>
          <w:szCs w:val="14"/>
          <w:rtl/>
        </w:rPr>
        <w:t xml:space="preserve"> הילד</w:t>
      </w:r>
      <w:r w:rsidRPr="00224771">
        <w:rPr>
          <w:rFonts w:cs="PFT_Frank" w:hint="cs"/>
          <w:b/>
          <w:bCs/>
          <w:szCs w:val="14"/>
          <w:rtl/>
        </w:rPr>
        <w:t xml:space="preserve"> -</w:t>
      </w:r>
      <w:r w:rsidR="00AB7D20" w:rsidRPr="00C35A2C">
        <w:rPr>
          <w:rFonts w:ascii="Fb Fontext" w:hAnsi="Fb Fontext"/>
          <w:rtl/>
        </w:rPr>
        <w:t xml:space="preserve"> אבות מנאצים לה</w:t>
      </w:r>
      <w:r>
        <w:rPr>
          <w:rFonts w:ascii="Fb Fontext" w:hAnsi="Fb Fontext" w:hint="cs"/>
          <w:rtl/>
        </w:rPr>
        <w:t>'</w:t>
      </w:r>
      <w:r w:rsidR="00AB7D20" w:rsidRPr="00C35A2C">
        <w:rPr>
          <w:rFonts w:ascii="Fb Fontext" w:hAnsi="Fb Fontext"/>
          <w:rtl/>
        </w:rPr>
        <w:t>,</w:t>
      </w:r>
      <w:r w:rsidR="00AB7D20">
        <w:rPr>
          <w:rtl/>
        </w:rPr>
        <w:t xml:space="preserve"> </w:t>
      </w:r>
      <w:r w:rsidR="00AB7D20" w:rsidRPr="00C35A2C">
        <w:rPr>
          <w:rtl/>
        </w:rPr>
        <w:t xml:space="preserve">בניהם מתים </w:t>
      </w:r>
      <w:r w:rsidR="00AB7D20" w:rsidRPr="00224771">
        <w:rPr>
          <w:rFonts w:cs="PFT_Frank"/>
          <w:b/>
          <w:bCs/>
          <w:szCs w:val="14"/>
          <w:rtl/>
        </w:rPr>
        <w:t>קטנים</w:t>
      </w:r>
      <w:r w:rsidRPr="00AA6C2C">
        <w:rPr>
          <w:rtl/>
        </w:rPr>
        <w:t>,</w:t>
      </w:r>
    </w:p>
    <w:p w14:paraId="0777AFD9" w14:textId="683B7ECF" w:rsidR="00E268F4" w:rsidRDefault="00AB7D20" w:rsidP="00E97C29">
      <w:pPr>
        <w:rPr>
          <w:rStyle w:val="affffa"/>
          <w:rtl/>
        </w:rPr>
      </w:pPr>
      <w:r w:rsidRPr="00CA108A">
        <w:rPr>
          <w:rFonts w:ascii="Fb Fontext" w:hAnsi="Fb Fontext" w:cs="PFT_Frank" w:hint="eastAsia"/>
          <w:b/>
          <w:bCs/>
          <w:sz w:val="32"/>
          <w:szCs w:val="14"/>
          <w:rtl/>
        </w:rPr>
        <w:t>א</w:t>
      </w:r>
      <w:r w:rsidR="00E97C29" w:rsidRPr="00CA108A">
        <w:rPr>
          <w:rFonts w:ascii="Fb Fontext" w:hAnsi="Fb Fontext" w:cs="PFT_Frank" w:hint="eastAsia"/>
          <w:b/>
          <w:bCs/>
          <w:sz w:val="32"/>
          <w:szCs w:val="14"/>
          <w:rtl/>
        </w:rPr>
        <w:t>ו</w:t>
      </w:r>
      <w:r w:rsidR="00E97C29" w:rsidRPr="00CA108A">
        <w:rPr>
          <w:rFonts w:ascii="Fb Fontext" w:hAnsi="Fb Fontext" w:cs="PFT_Frank" w:hint="cs"/>
          <w:b/>
          <w:bCs/>
          <w:sz w:val="32"/>
          <w:szCs w:val="14"/>
          <w:rtl/>
        </w:rPr>
        <w:t xml:space="preserve"> בחור היה</w:t>
      </w:r>
      <w:r w:rsidR="00E97C29">
        <w:rPr>
          <w:rFonts w:ascii="Fb Fontext" w:hAnsi="Fb Fontext" w:hint="cs"/>
          <w:sz w:val="32"/>
          <w:rtl/>
        </w:rPr>
        <w:t xml:space="preserve"> -</w:t>
      </w:r>
      <w:r w:rsidRPr="00C35A2C">
        <w:rPr>
          <w:rFonts w:ascii="Fb Fontext" w:hAnsi="Fb Fontext"/>
          <w:sz w:val="32"/>
          <w:rtl/>
        </w:rPr>
        <w:t xml:space="preserve"> </w:t>
      </w:r>
      <w:r w:rsidRPr="006B2A7E">
        <w:rPr>
          <w:rStyle w:val="affffa"/>
          <w:rFonts w:hint="cs"/>
          <w:rtl/>
        </w:rPr>
        <w:t>'</w:t>
      </w:r>
      <w:r w:rsidRPr="006B2A7E">
        <w:rPr>
          <w:rStyle w:val="affffa"/>
          <w:rtl/>
        </w:rPr>
        <w:t>על כן על בחוריו לא ישמח ה'</w:t>
      </w:r>
      <w:r w:rsidR="00E97C29">
        <w:rPr>
          <w:rStyle w:val="affffa"/>
          <w:rFonts w:hint="cs"/>
          <w:rtl/>
        </w:rPr>
        <w:t>..</w:t>
      </w:r>
      <w:r w:rsidRPr="006B2A7E">
        <w:rPr>
          <w:rStyle w:val="affffa"/>
          <w:rtl/>
        </w:rPr>
        <w:t xml:space="preserve"> כל פה דובר נבלה</w:t>
      </w:r>
      <w:r w:rsidR="00E97C29">
        <w:rPr>
          <w:rStyle w:val="affffa"/>
          <w:rFonts w:hint="cs"/>
          <w:rtl/>
        </w:rPr>
        <w:t>.</w:t>
      </w:r>
      <w:r w:rsidR="00E268F4">
        <w:rPr>
          <w:rStyle w:val="affffa"/>
          <w:rFonts w:hint="cs"/>
          <w:rtl/>
        </w:rPr>
        <w:t>.</w:t>
      </w:r>
    </w:p>
    <w:p w14:paraId="1F2D8D8B" w14:textId="40B8AAA7" w:rsidR="00AB7D20" w:rsidRPr="00C35A2C" w:rsidRDefault="00AB7D20" w:rsidP="00AA6C2C">
      <w:pPr>
        <w:pStyle w:val="afffff"/>
        <w:jc w:val="center"/>
        <w:rPr>
          <w:rtl/>
        </w:rPr>
      </w:pPr>
      <w:r w:rsidRPr="001067CA">
        <w:rPr>
          <w:rStyle w:val="affffa"/>
          <w:rtl/>
        </w:rPr>
        <w:t>ועוד ידו נטויה</w:t>
      </w:r>
      <w:r w:rsidRPr="001067CA">
        <w:rPr>
          <w:rStyle w:val="affffa"/>
          <w:rFonts w:hint="cs"/>
          <w:rtl/>
        </w:rPr>
        <w:t>'</w:t>
      </w:r>
      <w:r w:rsidR="00E97C29">
        <w:rPr>
          <w:rStyle w:val="affffa"/>
          <w:rFonts w:hint="cs"/>
          <w:rtl/>
        </w:rPr>
        <w:t xml:space="preserve"> </w:t>
      </w:r>
      <w:r w:rsidRPr="00C35A2C">
        <w:rPr>
          <w:rFonts w:hint="cs"/>
          <w:rtl/>
        </w:rPr>
        <w:t xml:space="preserve">-  </w:t>
      </w:r>
      <w:r w:rsidRPr="00C35A2C">
        <w:rPr>
          <w:rtl/>
        </w:rPr>
        <w:t>הכל יודעין כלה למה נכנסה לחופה, אלא כל המנבל פיו</w:t>
      </w:r>
      <w:r w:rsidR="00E97C29">
        <w:rPr>
          <w:rFonts w:hint="cs"/>
          <w:rtl/>
        </w:rPr>
        <w:t xml:space="preserve"> -</w:t>
      </w:r>
      <w:r w:rsidRPr="00C35A2C">
        <w:rPr>
          <w:rtl/>
        </w:rPr>
        <w:t xml:space="preserve"> </w:t>
      </w:r>
      <w:r w:rsidR="00BD4EEB">
        <w:rPr>
          <w:rtl/>
        </w:rPr>
        <w:t>אף</w:t>
      </w:r>
      <w:r w:rsidRPr="00C35A2C">
        <w:rPr>
          <w:rtl/>
        </w:rPr>
        <w:t xml:space="preserve">  גזר די</w:t>
      </w:r>
      <w:r w:rsidR="00E97C29">
        <w:rPr>
          <w:rFonts w:hint="cs"/>
          <w:rtl/>
        </w:rPr>
        <w:t>ן</w:t>
      </w:r>
      <w:r w:rsidRPr="00C35A2C">
        <w:rPr>
          <w:rtl/>
        </w:rPr>
        <w:t xml:space="preserve"> של </w:t>
      </w:r>
      <w:r w:rsidR="00E97C29">
        <w:rPr>
          <w:rFonts w:hint="cs"/>
          <w:rtl/>
        </w:rPr>
        <w:t>ע'</w:t>
      </w:r>
      <w:r w:rsidRPr="00C35A2C">
        <w:rPr>
          <w:rtl/>
        </w:rPr>
        <w:t xml:space="preserve"> שנה לטובה נהפך לו לרעה.</w:t>
      </w:r>
    </w:p>
    <w:p w14:paraId="319BE131" w14:textId="42FBB514" w:rsidR="00AB7D20" w:rsidRDefault="00E97C29" w:rsidP="00AA6C2C">
      <w:pPr>
        <w:rPr>
          <w:rFonts w:ascii="Fb Fontext" w:hAnsi="Fb Fontext"/>
          <w:rtl/>
        </w:rPr>
      </w:pPr>
      <w:r w:rsidRPr="00CA108A">
        <w:rPr>
          <w:rFonts w:ascii="Fb Fontext" w:hAnsi="Fb Fontext" w:cs="PFT_Frank" w:hint="eastAsia"/>
          <w:b/>
          <w:bCs/>
          <w:szCs w:val="14"/>
          <w:rtl/>
        </w:rPr>
        <w:t>והתכוין</w:t>
      </w:r>
      <w:r w:rsidRPr="00CA108A">
        <w:rPr>
          <w:rFonts w:ascii="Fb Fontext" w:hAnsi="Fb Fontext" w:cs="PFT_Frank"/>
          <w:b/>
          <w:bCs/>
          <w:szCs w:val="14"/>
          <w:rtl/>
        </w:rPr>
        <w:t xml:space="preserve"> </w:t>
      </w:r>
      <w:r w:rsidRPr="00CA108A">
        <w:rPr>
          <w:rFonts w:ascii="Fb Fontext" w:hAnsi="Fb Fontext" w:cs="PFT_Frank" w:hint="eastAsia"/>
          <w:b/>
          <w:bCs/>
          <w:szCs w:val="14"/>
          <w:rtl/>
        </w:rPr>
        <w:t>לומר</w:t>
      </w:r>
      <w:r>
        <w:rPr>
          <w:rFonts w:ascii="Fb Fontext" w:hAnsi="Fb Fontext" w:hint="cs"/>
          <w:rtl/>
        </w:rPr>
        <w:t xml:space="preserve"> -</w:t>
      </w:r>
      <w:r w:rsidR="00AB7D20" w:rsidRPr="00C35A2C">
        <w:rPr>
          <w:rFonts w:ascii="Fb Fontext" w:hAnsi="Fb Fontext" w:hint="cs"/>
          <w:rtl/>
        </w:rPr>
        <w:t xml:space="preserve"> ש</w:t>
      </w:r>
      <w:r>
        <w:rPr>
          <w:rFonts w:ascii="Fb Fontext" w:hAnsi="Fb Fontext" w:hint="cs"/>
          <w:rtl/>
        </w:rPr>
        <w:t>חשוב</w:t>
      </w:r>
      <w:r w:rsidR="00AB7D20" w:rsidRPr="00C35A2C">
        <w:rPr>
          <w:rFonts w:ascii="Fb Fontext" w:hAnsi="Fb Fontext" w:hint="cs"/>
          <w:rtl/>
        </w:rPr>
        <w:t xml:space="preserve"> </w:t>
      </w:r>
      <w:r>
        <w:rPr>
          <w:rFonts w:ascii="Fb Fontext" w:hAnsi="Fb Fontext" w:hint="cs"/>
          <w:rtl/>
        </w:rPr>
        <w:t>להי</w:t>
      </w:r>
      <w:r w:rsidR="00AB7D20" w:rsidRPr="00C35A2C">
        <w:rPr>
          <w:rFonts w:ascii="Fb Fontext" w:hAnsi="Fb Fontext" w:hint="cs"/>
          <w:rtl/>
        </w:rPr>
        <w:t>תפס על עוונות הדור</w:t>
      </w:r>
      <w:r>
        <w:rPr>
          <w:rFonts w:ascii="Fb Fontext" w:hAnsi="Fb Fontext" w:hint="cs"/>
          <w:rtl/>
        </w:rPr>
        <w:t>.</w:t>
      </w:r>
    </w:p>
    <w:p w14:paraId="66C249C6" w14:textId="06C8484D" w:rsidR="0084183B" w:rsidRDefault="00E97C29" w:rsidP="00F5304E">
      <w:pPr>
        <w:rPr>
          <w:rStyle w:val="affffa"/>
          <w:rtl/>
        </w:rPr>
      </w:pPr>
      <w:r w:rsidRPr="00CA108A">
        <w:rPr>
          <w:rFonts w:ascii="Fb Fontext" w:hAnsi="Fb Fontext" w:cs="PFT_Frank" w:hint="eastAsia"/>
          <w:b/>
          <w:bCs/>
          <w:sz w:val="32"/>
          <w:szCs w:val="14"/>
          <w:rtl/>
        </w:rPr>
        <w:t>ו</w:t>
      </w:r>
      <w:r w:rsidR="00AB7D20" w:rsidRPr="00CA108A">
        <w:rPr>
          <w:rFonts w:ascii="Fb Fontext" w:hAnsi="Fb Fontext" w:cs="PFT_Frank"/>
          <w:b/>
          <w:bCs/>
          <w:sz w:val="32"/>
          <w:szCs w:val="14"/>
          <w:rtl/>
        </w:rPr>
        <w:t xml:space="preserve">כנגד </w:t>
      </w:r>
      <w:r w:rsidR="00AB7D20" w:rsidRPr="00C54C7E">
        <w:rPr>
          <w:rStyle w:val="afffe"/>
          <w:rtl/>
        </w:rPr>
        <w:t>שבח ה</w:t>
      </w:r>
      <w:r w:rsidRPr="00CA108A">
        <w:rPr>
          <w:rFonts w:ascii="Fb Fontext" w:hAnsi="Fb Fontext" w:cs="PFT_Frank"/>
          <w:b/>
          <w:bCs/>
          <w:szCs w:val="14"/>
          <w:rtl/>
        </w:rPr>
        <w:t xml:space="preserve">' </w:t>
      </w:r>
      <w:r w:rsidRPr="00CA108A">
        <w:rPr>
          <w:rFonts w:ascii="Fb Fontext" w:hAnsi="Fb Fontext" w:cs="PFT_Frank" w:hint="eastAsia"/>
          <w:b/>
          <w:bCs/>
          <w:szCs w:val="14"/>
          <w:rtl/>
        </w:rPr>
        <w:t>בירך</w:t>
      </w:r>
      <w:r w:rsidRPr="00CA108A">
        <w:rPr>
          <w:rFonts w:ascii="Fb Fontext" w:hAnsi="Fb Fontext" w:cs="PFT_Frank" w:hint="cs"/>
          <w:b/>
          <w:bCs/>
          <w:szCs w:val="14"/>
          <w:rtl/>
        </w:rPr>
        <w:t xml:space="preserve"> -</w:t>
      </w:r>
      <w:r w:rsidR="00F5304E" w:rsidRPr="00CA108A">
        <w:rPr>
          <w:rFonts w:ascii="Fb Fontext" w:hAnsi="Fb Fontext" w:cs="PFT_Frank" w:hint="cs"/>
          <w:b/>
          <w:bCs/>
          <w:szCs w:val="14"/>
          <w:rtl/>
        </w:rPr>
        <w:t xml:space="preserve"> </w:t>
      </w:r>
      <w:r w:rsidR="00F5304E">
        <w:rPr>
          <w:rStyle w:val="affffa"/>
          <w:rFonts w:hint="cs"/>
          <w:rtl/>
        </w:rPr>
        <w:t>הא-</w:t>
      </w:r>
      <w:r w:rsidR="00AB7D20" w:rsidRPr="00AA6C2C">
        <w:rPr>
          <w:rStyle w:val="affffa"/>
          <w:rtl/>
        </w:rPr>
        <w:t>ל הגדול ברוב גדלו, אדיר וחזק ברוב נוראות,</w:t>
      </w:r>
    </w:p>
    <w:p w14:paraId="40643FA7" w14:textId="4794736B" w:rsidR="00AB7D20" w:rsidRPr="00C35A2C" w:rsidRDefault="00AB7D20" w:rsidP="00AA6C2C">
      <w:pPr>
        <w:rPr>
          <w:rFonts w:ascii="Fb Fontext" w:hAnsi="Fb Fontext" w:cs="Guttman Vilna"/>
          <w:b/>
          <w:bCs/>
          <w:sz w:val="32"/>
          <w:rtl/>
        </w:rPr>
      </w:pPr>
      <w:r w:rsidRPr="00AA6C2C">
        <w:rPr>
          <w:rStyle w:val="affffa"/>
          <w:rtl/>
        </w:rPr>
        <w:lastRenderedPageBreak/>
        <w:t>מחיה מתים במאמרו,</w:t>
      </w:r>
      <w:r w:rsidR="0084183B">
        <w:rPr>
          <w:rFonts w:ascii="Fb Fontext" w:hAnsi="Fb Fontext" w:hint="cs"/>
          <w:sz w:val="32"/>
          <w:rtl/>
        </w:rPr>
        <w:t xml:space="preserve"> </w:t>
      </w:r>
      <w:r w:rsidRPr="00AA6C2C">
        <w:rPr>
          <w:rStyle w:val="affffa"/>
          <w:rtl/>
        </w:rPr>
        <w:t>עושה גדולות עד אין חקר</w:t>
      </w:r>
      <w:r w:rsidR="0084183B">
        <w:rPr>
          <w:rStyle w:val="affffa"/>
          <w:rFonts w:hint="cs"/>
          <w:rtl/>
        </w:rPr>
        <w:t>...</w:t>
      </w:r>
      <w:r w:rsidRPr="00AA6C2C">
        <w:rPr>
          <w:rStyle w:val="affffa"/>
          <w:rtl/>
        </w:rPr>
        <w:t xml:space="preserve"> </w:t>
      </w:r>
      <w:r w:rsidR="0084183B">
        <w:rPr>
          <w:rStyle w:val="affffa"/>
          <w:rFonts w:hint="cs"/>
          <w:rtl/>
        </w:rPr>
        <w:t xml:space="preserve">       </w:t>
      </w:r>
      <w:r w:rsidRPr="00AA6C2C">
        <w:rPr>
          <w:rStyle w:val="affffa"/>
          <w:rtl/>
        </w:rPr>
        <w:t>בא"י מחיה המתים.</w:t>
      </w:r>
    </w:p>
    <w:p w14:paraId="7BB0BF7B" w14:textId="77777777" w:rsidR="00E268F4" w:rsidRDefault="0084183B" w:rsidP="0084183B">
      <w:pPr>
        <w:rPr>
          <w:rStyle w:val="affffa"/>
          <w:spacing w:val="-2"/>
          <w:rtl/>
        </w:rPr>
      </w:pPr>
      <w:r w:rsidRPr="00730169">
        <w:rPr>
          <w:rFonts w:ascii="Fb Fontext" w:hAnsi="Fb Fontext" w:cs="PFT_Frank" w:hint="eastAsia"/>
          <w:b/>
          <w:bCs/>
          <w:spacing w:val="-2"/>
          <w:sz w:val="32"/>
          <w:szCs w:val="14"/>
          <w:rtl/>
        </w:rPr>
        <w:t>ו</w:t>
      </w:r>
      <w:r w:rsidR="00AB7D20" w:rsidRPr="00730169">
        <w:rPr>
          <w:rFonts w:ascii="Fb Fontext" w:hAnsi="Fb Fontext" w:cs="PFT_Frank"/>
          <w:b/>
          <w:bCs/>
          <w:spacing w:val="-2"/>
          <w:sz w:val="32"/>
          <w:szCs w:val="14"/>
          <w:rtl/>
        </w:rPr>
        <w:t xml:space="preserve">כנגד </w:t>
      </w:r>
      <w:r w:rsidR="00AB7D20" w:rsidRPr="00730169">
        <w:rPr>
          <w:rStyle w:val="afffe"/>
          <w:spacing w:val="-2"/>
          <w:rtl/>
        </w:rPr>
        <w:t>אבלים</w:t>
      </w:r>
      <w:r w:rsidRPr="00730169">
        <w:rPr>
          <w:rFonts w:ascii="Fb Fontext" w:hAnsi="Fb Fontext" w:hint="cs"/>
          <w:spacing w:val="-2"/>
          <w:sz w:val="32"/>
          <w:rtl/>
        </w:rPr>
        <w:t xml:space="preserve"> -</w:t>
      </w:r>
      <w:r w:rsidR="00AB7D20" w:rsidRPr="00730169">
        <w:rPr>
          <w:rFonts w:ascii="Fb Fontext" w:hAnsi="Fb Fontext"/>
          <w:spacing w:val="-2"/>
          <w:rtl/>
        </w:rPr>
        <w:t xml:space="preserve"> </w:t>
      </w:r>
      <w:r w:rsidRPr="00730169">
        <w:rPr>
          <w:rStyle w:val="affffa"/>
          <w:rFonts w:hint="cs"/>
          <w:spacing w:val="-2"/>
          <w:rtl/>
        </w:rPr>
        <w:t>'</w:t>
      </w:r>
      <w:r w:rsidR="00AB7D20" w:rsidRPr="00730169">
        <w:rPr>
          <w:rStyle w:val="affffa"/>
          <w:spacing w:val="-2"/>
          <w:rtl/>
        </w:rPr>
        <w:t>אחינו המיוגעים המדוכאין באבל הזה, תנו לבבכם לחקור</w:t>
      </w:r>
      <w:r w:rsidR="00E268F4">
        <w:rPr>
          <w:rStyle w:val="affffa"/>
          <w:spacing w:val="-2"/>
          <w:rtl/>
        </w:rPr>
        <w:t>,</w:t>
      </w:r>
    </w:p>
    <w:p w14:paraId="2A46D94C" w14:textId="15A1CFE2" w:rsidR="00AB7D20" w:rsidRPr="001067CA" w:rsidRDefault="00AB7D20" w:rsidP="0084183B">
      <w:pPr>
        <w:rPr>
          <w:rFonts w:ascii="Fb Fontext" w:hAnsi="Fb Fontext"/>
          <w:rtl/>
        </w:rPr>
      </w:pPr>
      <w:r w:rsidRPr="00AA6C2C">
        <w:rPr>
          <w:rStyle w:val="affffa"/>
          <w:rtl/>
        </w:rPr>
        <w:t>את זאת, זאת היא עומדת לעד, נתיב הוא מששת ימי בראשית, רבים שתו</w:t>
      </w:r>
      <w:r w:rsidR="0084183B">
        <w:rPr>
          <w:rStyle w:val="affffa"/>
          <w:rFonts w:hint="cs"/>
          <w:rtl/>
        </w:rPr>
        <w:t>..</w:t>
      </w:r>
      <w:r w:rsidRPr="00AA6C2C">
        <w:rPr>
          <w:rStyle w:val="affffa"/>
          <w:rtl/>
        </w:rPr>
        <w:t xml:space="preserve">  </w:t>
      </w:r>
      <w:r w:rsidR="0084183B">
        <w:rPr>
          <w:rStyle w:val="affffa"/>
          <w:rFonts w:hint="cs"/>
          <w:rtl/>
        </w:rPr>
        <w:t>..</w:t>
      </w:r>
      <w:r w:rsidRPr="00AA6C2C">
        <w:rPr>
          <w:rStyle w:val="affffa"/>
          <w:rtl/>
        </w:rPr>
        <w:t>משתה ראשונים</w:t>
      </w:r>
      <w:r w:rsidR="0084183B">
        <w:rPr>
          <w:rStyle w:val="affffa"/>
          <w:rFonts w:hint="cs"/>
          <w:rtl/>
        </w:rPr>
        <w:t>..</w:t>
      </w:r>
      <w:r w:rsidRPr="00AA6C2C">
        <w:rPr>
          <w:rStyle w:val="affffa"/>
          <w:rtl/>
        </w:rPr>
        <w:t xml:space="preserve"> אחינו, בעל נחמות ינחם אתכם, </w:t>
      </w:r>
      <w:r w:rsidR="0084183B">
        <w:rPr>
          <w:rStyle w:val="affffa"/>
          <w:rFonts w:hint="cs"/>
          <w:rtl/>
        </w:rPr>
        <w:t xml:space="preserve">  </w:t>
      </w:r>
      <w:r w:rsidRPr="00AA6C2C">
        <w:rPr>
          <w:rStyle w:val="affffa"/>
          <w:rtl/>
        </w:rPr>
        <w:t>ברוך מנחם אבלים</w:t>
      </w:r>
      <w:r w:rsidRPr="00C35A2C">
        <w:rPr>
          <w:rFonts w:ascii="Fb Fontext" w:hAnsi="Fb Fontext"/>
          <w:sz w:val="32"/>
          <w:rtl/>
        </w:rPr>
        <w:t>.</w:t>
      </w:r>
    </w:p>
    <w:p w14:paraId="387808AA" w14:textId="1DBFBB16" w:rsidR="00E268F4" w:rsidRDefault="0084183B" w:rsidP="0084183B">
      <w:pPr>
        <w:rPr>
          <w:rStyle w:val="affffa"/>
          <w:rtl/>
        </w:rPr>
      </w:pPr>
      <w:r w:rsidRPr="00CA108A">
        <w:rPr>
          <w:rFonts w:ascii="Fb Fontext" w:hAnsi="Fb Fontext" w:cs="PFT_Frank" w:hint="eastAsia"/>
          <w:b/>
          <w:bCs/>
          <w:szCs w:val="14"/>
          <w:rtl/>
        </w:rPr>
        <w:t>ו</w:t>
      </w:r>
      <w:r w:rsidR="00AB7D20" w:rsidRPr="00CA108A">
        <w:rPr>
          <w:rFonts w:ascii="Fb Fontext" w:hAnsi="Fb Fontext" w:cs="PFT_Frank"/>
          <w:b/>
          <w:bCs/>
          <w:szCs w:val="14"/>
          <w:rtl/>
        </w:rPr>
        <w:t xml:space="preserve">כנגד </w:t>
      </w:r>
      <w:r w:rsidR="00AB7D20" w:rsidRPr="00C54C7E">
        <w:rPr>
          <w:rStyle w:val="afffe"/>
          <w:rtl/>
        </w:rPr>
        <w:t>מנחמי</w:t>
      </w:r>
      <w:r w:rsidR="00AB7D20" w:rsidRPr="00CA108A">
        <w:rPr>
          <w:rFonts w:ascii="Fb Fontext" w:hAnsi="Fb Fontext" w:cs="PFT_Frank"/>
          <w:b/>
          <w:bCs/>
          <w:szCs w:val="14"/>
          <w:rtl/>
        </w:rPr>
        <w:t xml:space="preserve"> </w:t>
      </w:r>
      <w:r w:rsidR="00AB7D20" w:rsidRPr="00C54C7E">
        <w:rPr>
          <w:rStyle w:val="afffe"/>
          <w:rtl/>
        </w:rPr>
        <w:t>אבלים</w:t>
      </w:r>
      <w:r>
        <w:rPr>
          <w:rFonts w:ascii="Fb Fontext" w:hAnsi="Fb Fontext" w:hint="cs"/>
          <w:rtl/>
        </w:rPr>
        <w:t xml:space="preserve"> </w:t>
      </w:r>
      <w:r w:rsidR="00AB7D20" w:rsidRPr="00AA6C2C">
        <w:rPr>
          <w:rStyle w:val="affffa"/>
          <w:rtl/>
        </w:rPr>
        <w:t>אחינו גומלי חסדים בני גומלי חסדים</w:t>
      </w:r>
      <w:r w:rsidR="00AB7D20" w:rsidRPr="00C35A2C">
        <w:rPr>
          <w:rFonts w:ascii="Fb Fontext" w:hAnsi="Fb Fontext"/>
          <w:rtl/>
        </w:rPr>
        <w:t xml:space="preserve"> </w:t>
      </w:r>
      <w:r w:rsidR="00AB7D20" w:rsidRPr="00AA6C2C">
        <w:rPr>
          <w:rStyle w:val="affffa"/>
          <w:rtl/>
        </w:rPr>
        <w:t>המחזיקים</w:t>
      </w:r>
      <w:r w:rsidR="00E268F4">
        <w:rPr>
          <w:rStyle w:val="affffa"/>
          <w:rtl/>
        </w:rPr>
        <w:t>,</w:t>
      </w:r>
    </w:p>
    <w:p w14:paraId="13699A81" w14:textId="46AEBC3B" w:rsidR="00AB7D20" w:rsidRPr="00C35A2C" w:rsidRDefault="00AB7D20" w:rsidP="00AA6C2C">
      <w:pPr>
        <w:rPr>
          <w:rFonts w:ascii="Fb Fontext" w:hAnsi="Fb Fontext" w:cs="Guttman Vilna"/>
          <w:b/>
          <w:bCs/>
          <w:sz w:val="32"/>
          <w:rtl/>
        </w:rPr>
      </w:pPr>
      <w:r w:rsidRPr="00AA6C2C">
        <w:rPr>
          <w:rStyle w:val="affffa"/>
          <w:rtl/>
        </w:rPr>
        <w:t>בבריתו של אברהם אבינו</w:t>
      </w:r>
      <w:r w:rsidR="0084183B">
        <w:rPr>
          <w:rFonts w:ascii="Fb Fontext" w:hAnsi="Fb Fontext" w:hint="cs"/>
          <w:sz w:val="32"/>
          <w:rtl/>
        </w:rPr>
        <w:t>...</w:t>
      </w:r>
      <w:r w:rsidRPr="00C35A2C">
        <w:rPr>
          <w:rFonts w:ascii="Fb Fontext" w:hAnsi="Fb Fontext"/>
          <w:sz w:val="32"/>
          <w:rtl/>
        </w:rPr>
        <w:t xml:space="preserve"> </w:t>
      </w:r>
      <w:r w:rsidRPr="00AA6C2C">
        <w:rPr>
          <w:rStyle w:val="affffa"/>
          <w:rtl/>
        </w:rPr>
        <w:t>בעל הגמול ישלם לכם</w:t>
      </w:r>
      <w:r w:rsidR="0084183B">
        <w:rPr>
          <w:rStyle w:val="affffa"/>
          <w:rFonts w:hint="cs"/>
          <w:rtl/>
        </w:rPr>
        <w:t>...</w:t>
      </w:r>
      <w:r w:rsidRPr="00AA6C2C">
        <w:rPr>
          <w:rStyle w:val="affffa"/>
          <w:rtl/>
        </w:rPr>
        <w:t xml:space="preserve"> ברוך</w:t>
      </w:r>
      <w:r w:rsidRPr="00C35A2C">
        <w:rPr>
          <w:rFonts w:ascii="Fb Fontext" w:hAnsi="Fb Fontext"/>
          <w:sz w:val="32"/>
          <w:rtl/>
        </w:rPr>
        <w:t xml:space="preserve"> </w:t>
      </w:r>
      <w:r w:rsidRPr="00AA6C2C">
        <w:rPr>
          <w:rStyle w:val="affffa"/>
          <w:rtl/>
        </w:rPr>
        <w:t>משלם הגמול</w:t>
      </w:r>
      <w:r w:rsidRPr="00C35A2C">
        <w:rPr>
          <w:rFonts w:ascii="Fb Fontext" w:hAnsi="Fb Fontext"/>
          <w:sz w:val="32"/>
          <w:rtl/>
        </w:rPr>
        <w:t>.</w:t>
      </w:r>
    </w:p>
    <w:p w14:paraId="110FF638" w14:textId="77777777" w:rsidR="00E268F4" w:rsidRDefault="00AB7D20" w:rsidP="0084183B">
      <w:pPr>
        <w:rPr>
          <w:rStyle w:val="affffa"/>
          <w:rtl/>
        </w:rPr>
      </w:pPr>
      <w:r w:rsidRPr="00CA108A">
        <w:rPr>
          <w:rFonts w:ascii="Fb Fontext" w:hAnsi="Fb Fontext" w:cs="PFT_Frank"/>
          <w:b/>
          <w:bCs/>
          <w:sz w:val="32"/>
          <w:szCs w:val="14"/>
          <w:rtl/>
        </w:rPr>
        <w:t xml:space="preserve">כנגד </w:t>
      </w:r>
      <w:r w:rsidRPr="00C54C7E">
        <w:rPr>
          <w:rStyle w:val="afffe"/>
          <w:rtl/>
        </w:rPr>
        <w:t>כל ישראל</w:t>
      </w:r>
      <w:r w:rsidR="0084183B">
        <w:rPr>
          <w:rFonts w:ascii="Fb Fontext" w:hAnsi="Fb Fontext" w:hint="cs"/>
          <w:sz w:val="32"/>
          <w:rtl/>
        </w:rPr>
        <w:t xml:space="preserve"> -</w:t>
      </w:r>
      <w:r w:rsidRPr="00C35A2C">
        <w:rPr>
          <w:rFonts w:ascii="Fb Fontext" w:hAnsi="Fb Fontext"/>
          <w:rtl/>
        </w:rPr>
        <w:t xml:space="preserve"> </w:t>
      </w:r>
      <w:r w:rsidRPr="00AA6C2C">
        <w:rPr>
          <w:rStyle w:val="affffa"/>
          <w:rtl/>
        </w:rPr>
        <w:t>רבון העולמים, פדה והצל מלט הושע עמך ישראל</w:t>
      </w:r>
      <w:r w:rsidR="00E268F4">
        <w:rPr>
          <w:rStyle w:val="affffa"/>
          <w:rtl/>
        </w:rPr>
        <w:t>,</w:t>
      </w:r>
    </w:p>
    <w:p w14:paraId="66CB522C" w14:textId="6FF12471" w:rsidR="0084183B" w:rsidRDefault="00AB7D20" w:rsidP="0084183B">
      <w:pPr>
        <w:rPr>
          <w:rFonts w:ascii="FrankRuehl" w:hAnsi="FrankRuehl"/>
          <w:rtl/>
        </w:rPr>
      </w:pPr>
      <w:r w:rsidRPr="00AA6C2C">
        <w:rPr>
          <w:rStyle w:val="affffa"/>
          <w:rtl/>
        </w:rPr>
        <w:t>מן הדבר ומן החרב ומן הביזה</w:t>
      </w:r>
      <w:r w:rsidR="0084183B">
        <w:rPr>
          <w:rStyle w:val="affffa"/>
          <w:rFonts w:hint="cs"/>
          <w:rtl/>
        </w:rPr>
        <w:t>...</w:t>
      </w:r>
      <w:r w:rsidRPr="00AA6C2C">
        <w:rPr>
          <w:rStyle w:val="affffa"/>
          <w:rtl/>
        </w:rPr>
        <w:t xml:space="preserve"> טרם נקרא ואתה תענה, ברוך עוצר המגפה</w:t>
      </w:r>
      <w:r w:rsidRPr="00C35A2C">
        <w:rPr>
          <w:rFonts w:ascii="Fb Fontext" w:hAnsi="Fb Fontext"/>
          <w:sz w:val="32"/>
          <w:rtl/>
        </w:rPr>
        <w:t>.</w:t>
      </w:r>
    </w:p>
    <w:p w14:paraId="72BFD751" w14:textId="398B38FB" w:rsidR="00AB7D20" w:rsidRPr="006D5126" w:rsidRDefault="00AB7D20" w:rsidP="00F1680A">
      <w:pPr>
        <w:pStyle w:val="affffb"/>
        <w:rPr>
          <w:spacing w:val="0"/>
          <w:rtl/>
        </w:rPr>
      </w:pPr>
      <w:bookmarkStart w:id="46" w:name="_Toc119352831"/>
      <w:r w:rsidRPr="006D5126">
        <w:rPr>
          <w:rStyle w:val="affffe"/>
          <w:spacing w:val="0"/>
          <w:rtl/>
        </w:rPr>
        <w:t>תנא:</w:t>
      </w:r>
      <w:r w:rsidRPr="006D5126">
        <w:rPr>
          <w:rStyle w:val="affa"/>
          <w:rFonts w:cs="PFT_Frank"/>
          <w:spacing w:val="0"/>
          <w:rtl/>
        </w:rPr>
        <w:t xml:space="preserve"> </w:t>
      </w:r>
      <w:r w:rsidRPr="006D5126">
        <w:rPr>
          <w:spacing w:val="0"/>
          <w:rtl/>
        </w:rPr>
        <w:t>עשרה כוסות תקנו בבית האבל</w:t>
      </w:r>
      <w:bookmarkEnd w:id="46"/>
    </w:p>
    <w:p w14:paraId="6B5B1E9D" w14:textId="54E56F5B" w:rsidR="0084183B" w:rsidRDefault="0084183B" w:rsidP="0084183B">
      <w:pPr>
        <w:rPr>
          <w:rStyle w:val="afffff0"/>
          <w:rtl/>
        </w:rPr>
      </w:pPr>
      <w:r w:rsidRPr="00CA108A">
        <w:rPr>
          <w:rFonts w:ascii="Fb Fontext" w:hAnsi="Fb Fontext" w:cs="PFT_Frank" w:hint="eastAsia"/>
          <w:b/>
          <w:bCs/>
          <w:szCs w:val="14"/>
          <w:rtl/>
        </w:rPr>
        <w:t>ג</w:t>
      </w:r>
      <w:r w:rsidRPr="00CA108A">
        <w:rPr>
          <w:rFonts w:ascii="Fb Fontext" w:hAnsi="Fb Fontext" w:cs="PFT_Frank"/>
          <w:b/>
          <w:bCs/>
          <w:szCs w:val="14"/>
          <w:rtl/>
        </w:rPr>
        <w:t>'</w:t>
      </w:r>
      <w:r w:rsidR="00AB7D20" w:rsidRPr="00C35A2C">
        <w:rPr>
          <w:rFonts w:ascii="Fb Fontext" w:hAnsi="Fb Fontext"/>
          <w:rtl/>
        </w:rPr>
        <w:t xml:space="preserve"> קודם אכילה</w:t>
      </w:r>
      <w:r>
        <w:rPr>
          <w:rFonts w:ascii="Fb Fontext" w:hAnsi="Fb Fontext" w:hint="cs"/>
          <w:rtl/>
        </w:rPr>
        <w:t xml:space="preserve"> </w:t>
      </w:r>
      <w:r w:rsidRPr="00AA6C2C">
        <w:rPr>
          <w:rStyle w:val="afffff0"/>
          <w:rFonts w:hint="eastAsia"/>
          <w:rtl/>
        </w:rPr>
        <w:t>לפתוח</w:t>
      </w:r>
      <w:r w:rsidR="00AB7D20" w:rsidRPr="00AA6C2C">
        <w:rPr>
          <w:rStyle w:val="afffff0"/>
          <w:rtl/>
        </w:rPr>
        <w:t>,</w:t>
      </w:r>
      <w:r>
        <w:rPr>
          <w:rFonts w:ascii="Fb Fontext" w:hAnsi="Fb Fontext" w:hint="cs"/>
          <w:rtl/>
        </w:rPr>
        <w:t xml:space="preserve"> </w:t>
      </w:r>
      <w:r w:rsidRPr="00CA108A">
        <w:rPr>
          <w:rFonts w:ascii="Fb Fontext" w:hAnsi="Fb Fontext" w:cs="PFT_Frank" w:hint="eastAsia"/>
          <w:b/>
          <w:bCs/>
          <w:szCs w:val="14"/>
          <w:rtl/>
        </w:rPr>
        <w:t>ג</w:t>
      </w:r>
      <w:r w:rsidRPr="00CA108A">
        <w:rPr>
          <w:rFonts w:ascii="Fb Fontext" w:hAnsi="Fb Fontext" w:cs="PFT_Frank"/>
          <w:b/>
          <w:bCs/>
          <w:szCs w:val="14"/>
          <w:rtl/>
        </w:rPr>
        <w:t>'</w:t>
      </w:r>
      <w:r w:rsidR="00AB7D20" w:rsidRPr="00C35A2C">
        <w:rPr>
          <w:rFonts w:ascii="Fb Fontext" w:hAnsi="Fb Fontext"/>
          <w:rtl/>
        </w:rPr>
        <w:t xml:space="preserve"> בתוך אכילה</w:t>
      </w:r>
      <w:r>
        <w:rPr>
          <w:rFonts w:ascii="Fb Fontext" w:hAnsi="Fb Fontext" w:hint="cs"/>
          <w:rtl/>
        </w:rPr>
        <w:t xml:space="preserve"> </w:t>
      </w:r>
      <w:r w:rsidRPr="00AA6C2C">
        <w:rPr>
          <w:rStyle w:val="afffff0"/>
          <w:rFonts w:hint="eastAsia"/>
          <w:rtl/>
        </w:rPr>
        <w:t>לשרות</w:t>
      </w:r>
      <w:r w:rsidR="00AB7D20" w:rsidRPr="00AA6C2C">
        <w:rPr>
          <w:rStyle w:val="afffff0"/>
          <w:rtl/>
        </w:rPr>
        <w:t>,</w:t>
      </w:r>
      <w:r>
        <w:rPr>
          <w:rFonts w:ascii="Fb Fontext" w:hAnsi="Fb Fontext" w:hint="cs"/>
          <w:rtl/>
        </w:rPr>
        <w:t xml:space="preserve"> </w:t>
      </w:r>
      <w:r w:rsidR="00AB7D20" w:rsidRPr="00CA108A">
        <w:rPr>
          <w:rFonts w:ascii="Fb Fontext" w:hAnsi="Fb Fontext" w:cs="PFT_Frank"/>
          <w:b/>
          <w:bCs/>
          <w:szCs w:val="14"/>
          <w:rtl/>
        </w:rPr>
        <w:t>ו</w:t>
      </w:r>
      <w:r w:rsidRPr="00CA108A">
        <w:rPr>
          <w:rFonts w:ascii="Fb Fontext" w:hAnsi="Fb Fontext" w:cs="PFT_Frank" w:hint="eastAsia"/>
          <w:b/>
          <w:bCs/>
          <w:szCs w:val="14"/>
          <w:rtl/>
        </w:rPr>
        <w:t>ד</w:t>
      </w:r>
      <w:r w:rsidRPr="00CA108A">
        <w:rPr>
          <w:rFonts w:ascii="Fb Fontext" w:hAnsi="Fb Fontext" w:cs="PFT_Frank"/>
          <w:b/>
          <w:bCs/>
          <w:szCs w:val="14"/>
          <w:rtl/>
        </w:rPr>
        <w:t>'</w:t>
      </w:r>
      <w:r w:rsidR="00AB7D20" w:rsidRPr="00C35A2C">
        <w:rPr>
          <w:rFonts w:ascii="Fb Fontext" w:hAnsi="Fb Fontext"/>
          <w:rtl/>
        </w:rPr>
        <w:t xml:space="preserve"> אחר אכילה</w:t>
      </w:r>
    </w:p>
    <w:p w14:paraId="7060C03F" w14:textId="6A513CEF" w:rsidR="00AB7D20" w:rsidRDefault="00AB7D20" w:rsidP="0084183B">
      <w:pPr>
        <w:rPr>
          <w:rFonts w:ascii="Fb Fontext" w:hAnsi="Fb Fontext"/>
          <w:rtl/>
        </w:rPr>
      </w:pPr>
      <w:r w:rsidRPr="00AA6C2C">
        <w:rPr>
          <w:rStyle w:val="afffff0"/>
          <w:rtl/>
        </w:rPr>
        <w:t xml:space="preserve">כנגד </w:t>
      </w:r>
      <w:r w:rsidR="0084183B" w:rsidRPr="00AA6C2C">
        <w:rPr>
          <w:rStyle w:val="afffff0"/>
          <w:rFonts w:hint="eastAsia"/>
          <w:rtl/>
        </w:rPr>
        <w:t>ד</w:t>
      </w:r>
      <w:r w:rsidR="0084183B" w:rsidRPr="00AA6C2C">
        <w:rPr>
          <w:rStyle w:val="afffff0"/>
          <w:rtl/>
        </w:rPr>
        <w:t xml:space="preserve">' </w:t>
      </w:r>
      <w:r w:rsidR="0084183B" w:rsidRPr="00AA6C2C">
        <w:rPr>
          <w:rStyle w:val="afffff0"/>
          <w:rFonts w:hint="eastAsia"/>
          <w:rtl/>
        </w:rPr>
        <w:t>ברכות</w:t>
      </w:r>
      <w:r w:rsidR="0084183B" w:rsidRPr="00AA6C2C">
        <w:rPr>
          <w:rStyle w:val="afffff0"/>
          <w:rtl/>
        </w:rPr>
        <w:t xml:space="preserve"> </w:t>
      </w:r>
      <w:r>
        <w:rPr>
          <w:rStyle w:val="affffe"/>
          <w:rFonts w:hint="eastAsia"/>
          <w:rtl/>
          <w:rPrChange w:id="9025" w:author="מנוע אמוראים" w:date="2026-10-05T16:41:40Z">
            <w:rPr>
              <w:rStyle w:val="afffff0"/>
              <w:rFonts w:hint="eastAsia"/>
              <w:rtl/>
            </w:rPr>
          </w:rPrChange>
        </w:rPr>
        <w:t xml:space="preserve">דברכה</w:t>
      </w:r>
      <w:r>
        <w:rPr>
          <w:rStyle w:val="affffe"/>
          <w:rtl/>
          <w:rPrChange w:id="9026" w:author="מנוע אמוראים" w:date="2026-10-05T16:41:40Z">
            <w:rPr>
              <w:rStyle w:val="afffff0"/>
              <w:rtl/>
            </w:rPr>
          </w:rPrChange>
        </w:rPr>
        <w:t xml:space="preserve">"ז</w:t>
      </w:r>
      <w:r w:rsidR="0084183B">
        <w:rPr>
          <w:rFonts w:ascii="Fb Fontext" w:hAnsi="Fb Fontext" w:hint="cs"/>
          <w:rtl/>
        </w:rPr>
        <w:t xml:space="preserve">, </w:t>
      </w:r>
      <w:r w:rsidRPr="00CA108A">
        <w:rPr>
          <w:rFonts w:ascii="Fb Fontext" w:hAnsi="Fb Fontext" w:cs="PFT_Frank"/>
          <w:b/>
          <w:bCs/>
          <w:szCs w:val="14"/>
          <w:rtl/>
        </w:rPr>
        <w:t xml:space="preserve">הוסיפו </w:t>
      </w:r>
      <w:r w:rsidR="0084183B" w:rsidRPr="00CA108A">
        <w:rPr>
          <w:rFonts w:ascii="Fb Fontext" w:hAnsi="Fb Fontext" w:cs="PFT_Frank" w:hint="eastAsia"/>
          <w:b/>
          <w:bCs/>
          <w:szCs w:val="14"/>
          <w:rtl/>
        </w:rPr>
        <w:t>ד</w:t>
      </w:r>
      <w:r w:rsidR="0084183B" w:rsidRPr="00CA108A">
        <w:rPr>
          <w:rFonts w:ascii="Fb Fontext" w:hAnsi="Fb Fontext" w:cs="PFT_Frank"/>
          <w:b/>
          <w:bCs/>
          <w:szCs w:val="14"/>
          <w:rtl/>
        </w:rPr>
        <w:t>'</w:t>
      </w:r>
      <w:r w:rsidRPr="00C35A2C">
        <w:rPr>
          <w:rFonts w:ascii="Fb Fontext" w:hAnsi="Fb Fontext"/>
          <w:rtl/>
        </w:rPr>
        <w:t xml:space="preserve"> </w:t>
      </w:r>
      <w:r w:rsidR="0084183B" w:rsidRPr="00AA6C2C">
        <w:rPr>
          <w:rStyle w:val="afffff0"/>
          <w:rFonts w:hint="eastAsia"/>
          <w:rtl/>
        </w:rPr>
        <w:t>כנגד</w:t>
      </w:r>
      <w:r w:rsidR="0084183B" w:rsidRPr="00AA6C2C">
        <w:rPr>
          <w:rStyle w:val="afffff0"/>
          <w:rtl/>
        </w:rPr>
        <w:t xml:space="preserve"> </w:t>
      </w:r>
      <w:r w:rsidRPr="00AA6C2C">
        <w:rPr>
          <w:rStyle w:val="afffff0"/>
          <w:rtl/>
        </w:rPr>
        <w:t xml:space="preserve">חזני </w:t>
      </w:r>
      <w:r w:rsidR="0084183B" w:rsidRPr="00AA6C2C">
        <w:rPr>
          <w:rStyle w:val="afffff0"/>
          <w:rFonts w:hint="eastAsia"/>
          <w:rtl/>
        </w:rPr>
        <w:t>ו</w:t>
      </w:r>
      <w:r w:rsidRPr="00AA6C2C">
        <w:rPr>
          <w:rStyle w:val="afffff0"/>
          <w:rtl/>
        </w:rPr>
        <w:t>פרנסי העיר, בי</w:t>
      </w:r>
      <w:r w:rsidRPr="00AA6C2C">
        <w:rPr>
          <w:rStyle w:val="afffff0"/>
          <w:rFonts w:hint="eastAsia"/>
          <w:rtl/>
        </w:rPr>
        <w:t>המ</w:t>
      </w:r>
      <w:r w:rsidRPr="00AA6C2C">
        <w:rPr>
          <w:rStyle w:val="afffff0"/>
          <w:rtl/>
        </w:rPr>
        <w:t>"</w:t>
      </w:r>
      <w:r w:rsidRPr="00AA6C2C">
        <w:rPr>
          <w:rStyle w:val="afffff0"/>
          <w:rFonts w:hint="eastAsia"/>
          <w:rtl/>
        </w:rPr>
        <w:t>ק</w:t>
      </w:r>
      <w:r w:rsidRPr="00AA6C2C">
        <w:rPr>
          <w:rStyle w:val="afffff0"/>
          <w:rtl/>
        </w:rPr>
        <w:t xml:space="preserve">, </w:t>
      </w:r>
      <w:r>
        <w:rPr>
          <w:rStyle w:val="affffe"/>
          <w:rFonts w:hint="eastAsia"/>
          <w:rtl/>
          <w:rPrChange w:id="9027" w:author="מנוע אמוראים" w:date="2026-10-05T16:41:40Z">
            <w:rPr>
              <w:rStyle w:val="afffff0"/>
              <w:rFonts w:hint="eastAsia"/>
              <w:rtl/>
            </w:rPr>
          </w:rPrChange>
        </w:rPr>
        <w:t xml:space="preserve">ו</w:t>
      </w:r>
      <w:r>
        <w:rPr>
          <w:rStyle w:val="affffe"/>
          <w:rtl/>
          <w:rPrChange w:id="9028" w:author="מנוע אמוראים" w:date="2026-10-05T16:41:40Z">
            <w:rPr>
              <w:rStyle w:val="afffff0"/>
              <w:rtl/>
            </w:rPr>
          </w:rPrChange>
        </w:rPr>
        <w:t xml:space="preserve">ר</w:t>
      </w:r>
      <w:r>
        <w:rPr>
          <w:rStyle w:val="affffe"/>
          <w:rtl/>
          <w:rPrChange w:id="9029" w:author="מנוע אמוראים" w:date="2026-10-05T16:41:40Z">
            <w:rPr>
              <w:rStyle w:val="afffff0"/>
              <w:rtl/>
            </w:rPr>
          </w:rPrChange>
        </w:rPr>
        <w:t xml:space="preserve">"</w:t>
      </w:r>
      <w:r>
        <w:rPr>
          <w:rStyle w:val="affffe"/>
          <w:rtl/>
          <w:rPrChange w:id="9030" w:author="מנוע אמוראים" w:date="2026-10-05T16:41:40Z">
            <w:rPr>
              <w:rStyle w:val="afffff0"/>
              <w:rtl/>
            </w:rPr>
          </w:rPrChange>
        </w:rPr>
        <w:t xml:space="preserve">ג</w:t>
      </w:r>
      <w:r w:rsidR="0084183B">
        <w:rPr>
          <w:rStyle w:val="afffff0"/>
          <w:rFonts w:hint="cs"/>
          <w:rtl/>
        </w:rPr>
        <w:t>.</w:t>
      </w:r>
    </w:p>
    <w:p w14:paraId="4ABC2793" w14:textId="18948DA9" w:rsidR="00AB7D20" w:rsidRPr="00AA6C2C" w:rsidRDefault="00AB7D20" w:rsidP="00AA6C2C">
      <w:pPr>
        <w:ind w:left="0" w:firstLine="0"/>
        <w:jc w:val="center"/>
        <w:rPr>
          <w:rtl/>
        </w:rPr>
      </w:pPr>
      <w:r w:rsidRPr="0084183B">
        <w:rPr>
          <w:rtl/>
        </w:rPr>
        <w:t xml:space="preserve">היו משתכרין </w:t>
      </w:r>
      <w:r w:rsidR="0084183B">
        <w:rPr>
          <w:rFonts w:hint="cs"/>
          <w:rtl/>
        </w:rPr>
        <w:t xml:space="preserve">- </w:t>
      </w:r>
      <w:r w:rsidRPr="0084183B">
        <w:rPr>
          <w:rtl/>
        </w:rPr>
        <w:t>החזירו ליושנה.</w:t>
      </w:r>
    </w:p>
    <w:p w14:paraId="68B9A216" w14:textId="2996F40F" w:rsidR="0084183B" w:rsidRPr="00C54C7E" w:rsidRDefault="0084183B" w:rsidP="00C54C7E">
      <w:pPr>
        <w:pStyle w:val="afffd"/>
        <w:rPr>
          <w:rtl/>
        </w:rPr>
      </w:pPr>
      <w:ins w:id="9802" w:author="מספור קטעי משנה" w:date="2026-10-06T06:45:30Z">
        <w:r>
          <w:rPr>
            <w:rStyle w:val="MisparKeta"/>
          </w:rPr>
          <w:t xml:space="preserve">ב. </w:t>
        </w:r>
      </w:ins>
      <w:bookmarkStart w:id="47" w:name="_Toc119352832"/>
      <w:r w:rsidRPr="00C54C7E">
        <w:rPr>
          <w:rFonts w:hint="cs"/>
          <w:rtl/>
        </w:rPr>
        <w:t xml:space="preserve">כוס כנגד ר"ג </w:t>
      </w:r>
      <w:r w:rsidRPr="00C54C7E">
        <w:rPr>
          <w:rtl/>
        </w:rPr>
        <w:t>–</w:t>
      </w:r>
      <w:r w:rsidRPr="00C54C7E">
        <w:rPr>
          <w:rFonts w:hint="cs"/>
          <w:rtl/>
        </w:rPr>
        <w:t xml:space="preserve"> מאי היא</w:t>
      </w:r>
      <w:bookmarkEnd w:id="47"/>
    </w:p>
    <w:p w14:paraId="0B891A2F" w14:textId="15F85D72" w:rsidR="00AB7D20" w:rsidRDefault="00AB7D20" w:rsidP="003156E1">
      <w:pPr>
        <w:ind w:left="0" w:firstLine="0"/>
        <w:rPr>
          <w:rtl/>
        </w:rPr>
      </w:pPr>
      <w:r w:rsidRPr="00F71179">
        <w:rPr>
          <w:rFonts w:ascii="Fb Fontext" w:hAnsi="Fb Fontext"/>
          <w:spacing w:val="-6"/>
          <w:sz w:val="32"/>
          <w:rtl/>
        </w:rPr>
        <w:t xml:space="preserve">היתה הוצאת המת קשה לקרוביו </w:t>
      </w:r>
      <w:r w:rsidR="0084183B">
        <w:rPr>
          <w:rFonts w:ascii="Fb Fontext" w:hAnsi="Fb Fontext" w:hint="cs"/>
          <w:spacing w:val="-6"/>
          <w:sz w:val="32"/>
          <w:rtl/>
        </w:rPr>
        <w:t xml:space="preserve">- </w:t>
      </w:r>
      <w:r>
        <w:rPr>
          <w:rFonts w:ascii="Fb Fontext" w:hAnsi="Fb Fontext" w:hint="cs"/>
          <w:spacing w:val="-4"/>
          <w:rtl/>
        </w:rPr>
        <w:t xml:space="preserve">עד </w:t>
      </w:r>
      <w:r>
        <w:rPr>
          <w:rStyle w:val="affffe"/>
          <w:rFonts w:ascii="Fb Fontext" w:hAnsi="Fb Fontext" w:hint="cs"/>
          <w:spacing w:val="-4"/>
          <w:rtl/>
          <w:rPrChange w:id="9031" w:author="מנוע אמוראים" w:date="2026-10-05T16:41:40Z">
            <w:rPr>
              <w:rFonts w:ascii="Fb Fontext" w:hAnsi="Fb Fontext" w:hint="cs"/>
              <w:spacing w:val="-4"/>
              <w:rtl/>
            </w:rPr>
          </w:rPrChange>
        </w:rPr>
        <w:t xml:space="preserve">ש</w:t>
      </w:r>
      <w:r>
        <w:rPr>
          <w:rStyle w:val="affffe"/>
          <w:rFonts w:ascii="Fb Fontext" w:hAnsi="Fb Fontext"/>
          <w:spacing w:val="-4"/>
          <w:rtl/>
          <w:rPrChange w:id="9032" w:author="מנוע אמוראים" w:date="2026-10-05T16:41:40Z">
            <w:rPr>
              <w:rFonts w:ascii="Fb Fontext" w:hAnsi="Fb Fontext"/>
              <w:spacing w:val="-4"/>
              <w:rtl/>
            </w:rPr>
          </w:rPrChange>
        </w:rPr>
        <w:t xml:space="preserve">ר"</w:t>
      </w:r>
      <w:r>
        <w:rPr>
          <w:rStyle w:val="affffe"/>
          <w:rFonts w:ascii="Fb Fontext" w:hAnsi="Fb Fontext" w:hint="cs"/>
          <w:spacing w:val="-4"/>
          <w:rtl/>
          <w:rPrChange w:id="9033" w:author="מנוע אמוראים" w:date="2026-10-05T16:41:40Z">
            <w:rPr>
              <w:rFonts w:ascii="Fb Fontext" w:hAnsi="Fb Fontext" w:hint="cs"/>
              <w:spacing w:val="-4"/>
              <w:rtl/>
            </w:rPr>
          </w:rPrChange>
        </w:rPr>
        <w:t xml:space="preserve">ג</w:t>
      </w:r>
      <w:r w:rsidRPr="00F71179">
        <w:rPr>
          <w:rFonts w:ascii="Fb Fontext" w:hAnsi="Fb Fontext"/>
          <w:spacing w:val="-4"/>
          <w:rtl/>
        </w:rPr>
        <w:t xml:space="preserve"> נהג קלות בעצמו</w:t>
      </w:r>
      <w:r w:rsidR="00924172">
        <w:rPr>
          <w:rFonts w:ascii="Fb Fontext" w:hAnsi="Fb Fontext" w:hint="cs"/>
          <w:spacing w:val="-4"/>
          <w:rtl/>
        </w:rPr>
        <w:t xml:space="preserve"> בפשתן, ו</w:t>
      </w:r>
      <w:r w:rsidRPr="00F71179">
        <w:rPr>
          <w:rFonts w:ascii="Fb Fontext" w:hAnsi="Fb Fontext"/>
          <w:spacing w:val="-4"/>
          <w:rtl/>
        </w:rPr>
        <w:t>נהגו אחריו</w:t>
      </w:r>
      <w:r w:rsidR="0084183B">
        <w:rPr>
          <w:rFonts w:ascii="Fb Fontext" w:hAnsi="Fb Fontext" w:hint="cs"/>
          <w:spacing w:val="-4"/>
          <w:rtl/>
        </w:rPr>
        <w:t>,</w:t>
      </w:r>
      <w:r w:rsidRPr="00F71179">
        <w:rPr>
          <w:rFonts w:ascii="Fb Fontext" w:hAnsi="Fb Fontext"/>
          <w:spacing w:val="-4"/>
          <w:rtl/>
        </w:rPr>
        <w:t xml:space="preserve"> </w:t>
      </w:r>
      <w:r w:rsidR="00924172">
        <w:rPr>
          <w:rFonts w:ascii="Fb Fontext" w:hAnsi="Fb Fontext"/>
          <w:spacing w:val="-4"/>
          <w:rtl/>
        </w:rPr>
        <w:tab/>
      </w:r>
      <w:r w:rsidR="00924172">
        <w:rPr>
          <w:rFonts w:ascii="Fb Fontext" w:hAnsi="Fb Fontext" w:hint="cs"/>
          <w:spacing w:val="-4"/>
          <w:rtl/>
        </w:rPr>
        <w:t xml:space="preserve">             </w:t>
      </w:r>
      <w:r w:rsidRPr="00AA6C2C">
        <w:rPr>
          <w:rStyle w:val="affffe"/>
          <w:rtl/>
        </w:rPr>
        <w:t>והאידנא</w:t>
      </w:r>
      <w:r w:rsidR="0084183B">
        <w:rPr>
          <w:rStyle w:val="affffe"/>
          <w:rFonts w:hint="cs"/>
          <w:rtl/>
        </w:rPr>
        <w:t>:</w:t>
      </w:r>
      <w:r w:rsidRPr="00C35A2C">
        <w:rPr>
          <w:rFonts w:ascii="Fb Fontext" w:hAnsi="Fb Fontext"/>
          <w:sz w:val="32"/>
          <w:rtl/>
        </w:rPr>
        <w:t xml:space="preserve"> ב</w:t>
      </w:r>
      <w:r w:rsidR="0084183B">
        <w:rPr>
          <w:rFonts w:ascii="Fb Fontext" w:hAnsi="Fb Fontext" w:hint="cs"/>
          <w:sz w:val="32"/>
          <w:rtl/>
        </w:rPr>
        <w:t xml:space="preserve">קנבוס בשווי </w:t>
      </w:r>
      <w:r w:rsidRPr="00C35A2C">
        <w:rPr>
          <w:rFonts w:ascii="Fb Fontext" w:hAnsi="Fb Fontext"/>
          <w:sz w:val="32"/>
          <w:rtl/>
        </w:rPr>
        <w:t xml:space="preserve"> זוז.</w:t>
      </w:r>
    </w:p>
    <w:p w14:paraId="25BE2FE1" w14:textId="77777777" w:rsidR="00AB7D20" w:rsidRDefault="00AB7D20" w:rsidP="00E26091">
      <w:pPr>
        <w:pStyle w:val="afff"/>
        <w:framePr w:wrap="around"/>
        <w:rPr>
          <w:rtl/>
        </w:rPr>
      </w:pPr>
      <w:bookmarkStart w:id="48" w:name="_Toc119352833"/>
      <w:r w:rsidRPr="00C35A2C">
        <w:rPr>
          <w:rFonts w:hint="cs"/>
          <w:rtl/>
        </w:rPr>
        <w:t>ט.</w:t>
      </w:r>
      <w:bookmarkEnd w:id="48"/>
    </w:p>
    <w:p w14:paraId="669F709C" w14:textId="0BC418FD" w:rsidR="00B91B0F" w:rsidRPr="006D5126" w:rsidRDefault="00B91B0F" w:rsidP="00F1680A">
      <w:pPr>
        <w:pStyle w:val="affffb"/>
        <w:rPr>
          <w:spacing w:val="0"/>
          <w:rtl/>
        </w:rPr>
      </w:pPr>
      <w:bookmarkStart w:id="49" w:name="_Toc119352834"/>
      <w:r w:rsidRPr="006D5126">
        <w:rPr>
          <w:rFonts w:hint="cs"/>
          <w:spacing w:val="0"/>
          <w:rtl/>
        </w:rPr>
        <w:t>טענת 'פתח פתוח' לאוסרה עליו</w:t>
      </w:r>
      <w:bookmarkEnd w:id="49"/>
    </w:p>
    <w:p w14:paraId="0C3F8410" w14:textId="2F2E93C6" w:rsidR="00AB7D20" w:rsidRPr="00CA108A" w:rsidRDefault="00AB7D20" w:rsidP="00AB7D20">
      <w:pPr>
        <w:rPr>
          <w:rFonts w:ascii="Fb Fontext" w:hAnsi="Fb Fontext" w:cs="PFT_Frank"/>
          <w:b/>
          <w:bCs/>
          <w:szCs w:val="14"/>
          <w:rtl/>
        </w:rPr>
      </w:pPr>
      <w:r w:rsidRPr="00AA6C2C">
        <w:rPr>
          <w:rStyle w:val="affffe"/>
          <w:rtl/>
        </w:rPr>
        <w:t>ר"</w:t>
      </w:r>
      <w:r w:rsidRPr="00AA6C2C">
        <w:rPr>
          <w:rStyle w:val="affffe"/>
          <w:rFonts w:hint="eastAsia"/>
          <w:rtl/>
        </w:rPr>
        <w:t>א</w:t>
      </w:r>
      <w:r w:rsidRPr="00C35A2C">
        <w:rPr>
          <w:rFonts w:ascii="Fb Fontext" w:hAnsi="Fb Fontext"/>
          <w:sz w:val="32"/>
          <w:rtl/>
        </w:rPr>
        <w:t xml:space="preserve">: </w:t>
      </w:r>
      <w:r w:rsidR="00B91B0F">
        <w:rPr>
          <w:rFonts w:ascii="Fb Fontext" w:hAnsi="Fb Fontext" w:hint="cs"/>
          <w:sz w:val="32"/>
          <w:rtl/>
        </w:rPr>
        <w:t>'</w:t>
      </w:r>
      <w:r w:rsidRPr="00CA108A">
        <w:rPr>
          <w:rFonts w:ascii="Fb Fontext" w:hAnsi="Fb Fontext" w:cs="PFT_Frank"/>
          <w:b/>
          <w:bCs/>
          <w:sz w:val="32"/>
          <w:szCs w:val="14"/>
          <w:rtl/>
        </w:rPr>
        <w:t>פתח פתוח</w:t>
      </w:r>
      <w:r w:rsidRPr="00C35A2C">
        <w:rPr>
          <w:rFonts w:ascii="Fb Fontext" w:hAnsi="Fb Fontext"/>
          <w:sz w:val="32"/>
          <w:rtl/>
        </w:rPr>
        <w:t xml:space="preserve"> מצאתי</w:t>
      </w:r>
      <w:r w:rsidR="00B91B0F">
        <w:rPr>
          <w:rFonts w:ascii="Fb Fontext" w:hAnsi="Fb Fontext" w:hint="cs"/>
          <w:sz w:val="32"/>
          <w:rtl/>
        </w:rPr>
        <w:t>'</w:t>
      </w:r>
      <w:r w:rsidRPr="00C35A2C">
        <w:rPr>
          <w:rFonts w:ascii="Fb Fontext" w:hAnsi="Fb Fontext"/>
          <w:sz w:val="32"/>
          <w:rtl/>
        </w:rPr>
        <w:t xml:space="preserve"> - </w:t>
      </w:r>
      <w:r w:rsidRPr="00C54C7E">
        <w:rPr>
          <w:rStyle w:val="afffe"/>
          <w:rtl/>
        </w:rPr>
        <w:t>נאמן לאוסרה עליו</w:t>
      </w:r>
      <w:r w:rsidR="00B91B0F" w:rsidRPr="00AA6C2C">
        <w:rPr>
          <w:rStyle w:val="afffff0"/>
          <w:rtl/>
        </w:rPr>
        <w:t xml:space="preserve"> שו</w:t>
      </w:r>
      <w:r w:rsidR="00B91B0F">
        <w:rPr>
          <w:rStyle w:val="afffff0"/>
          <w:rFonts w:hint="cs"/>
          <w:rtl/>
        </w:rPr>
        <w:t>ו</w:t>
      </w:r>
      <w:r w:rsidR="00B91B0F" w:rsidRPr="00AA6C2C">
        <w:rPr>
          <w:rStyle w:val="afffff0"/>
          <w:rFonts w:hint="eastAsia"/>
          <w:rtl/>
        </w:rPr>
        <w:t>יה</w:t>
      </w:r>
      <w:r w:rsidR="00B91B0F" w:rsidRPr="00AA6C2C">
        <w:rPr>
          <w:rStyle w:val="afffff0"/>
          <w:rtl/>
        </w:rPr>
        <w:t xml:space="preserve"> </w:t>
      </w:r>
      <w:r w:rsidR="00B91B0F" w:rsidRPr="00AA6C2C">
        <w:rPr>
          <w:rStyle w:val="afffff0"/>
          <w:rFonts w:hint="eastAsia"/>
          <w:rtl/>
        </w:rPr>
        <w:t>אנפשיה</w:t>
      </w:r>
      <w:r w:rsidR="00B91B0F">
        <w:rPr>
          <w:rStyle w:val="afffff0"/>
          <w:rFonts w:hint="cs"/>
          <w:rtl/>
        </w:rPr>
        <w:t>.</w:t>
      </w:r>
      <w:r w:rsidR="00B91B0F" w:rsidRPr="00AA6C2C">
        <w:rPr>
          <w:rStyle w:val="afffff0"/>
          <w:rtl/>
        </w:rPr>
        <w:t>.</w:t>
      </w:r>
    </w:p>
    <w:p w14:paraId="7BBA0B90" w14:textId="39296B62" w:rsidR="00AB7D20" w:rsidRPr="00C54C7E" w:rsidRDefault="00AB7D20" w:rsidP="00AB7D20">
      <w:pPr>
        <w:rPr>
          <w:rStyle w:val="afffe"/>
          <w:rtl/>
        </w:rPr>
      </w:pPr>
      <w:r w:rsidRPr="00AA6C2C">
        <w:rPr>
          <w:rStyle w:val="affffe"/>
          <w:rFonts w:hint="eastAsia"/>
          <w:rtl/>
        </w:rPr>
        <w:t>ו</w:t>
      </w:r>
      <w:r w:rsidR="00B91B0F" w:rsidRPr="00AA6C2C">
        <w:rPr>
          <w:rStyle w:val="affffe"/>
          <w:rFonts w:hint="eastAsia"/>
          <w:rtl/>
        </w:rPr>
        <w:t>לא</w:t>
      </w:r>
      <w:r w:rsidR="00B91B0F" w:rsidRPr="00AA6C2C">
        <w:rPr>
          <w:rStyle w:val="affffe"/>
          <w:rtl/>
        </w:rPr>
        <w:t xml:space="preserve"> </w:t>
      </w:r>
      <w:r w:rsidR="00B91B0F" w:rsidRPr="00AA6C2C">
        <w:rPr>
          <w:rStyle w:val="affffe"/>
          <w:rFonts w:hint="eastAsia"/>
          <w:rtl/>
        </w:rPr>
        <w:t>בסתם</w:t>
      </w:r>
      <w:r w:rsidR="00B91B0F" w:rsidRPr="00AA6C2C">
        <w:rPr>
          <w:rStyle w:val="affffe"/>
          <w:rtl/>
        </w:rPr>
        <w:t xml:space="preserve"> </w:t>
      </w:r>
      <w:r w:rsidR="00B91B0F" w:rsidRPr="00AA6C2C">
        <w:rPr>
          <w:rStyle w:val="affffe"/>
          <w:rFonts w:hint="eastAsia"/>
          <w:rtl/>
        </w:rPr>
        <w:t>אשה</w:t>
      </w:r>
      <w:r w:rsidR="00B91B0F">
        <w:rPr>
          <w:rFonts w:ascii="Fb Fontext" w:hAnsi="Fb Fontext" w:hint="cs"/>
          <w:rtl/>
        </w:rPr>
        <w:t xml:space="preserve">: </w:t>
      </w:r>
      <w:r w:rsidRPr="00CA108A">
        <w:rPr>
          <w:rFonts w:ascii="Fb Fontext" w:hAnsi="Fb Fontext" w:cs="PFT_Frank" w:hint="eastAsia"/>
          <w:b/>
          <w:bCs/>
          <w:szCs w:val="14"/>
          <w:rtl/>
        </w:rPr>
        <w:t>דס</w:t>
      </w:r>
      <w:r w:rsidRPr="00CA108A">
        <w:rPr>
          <w:rFonts w:ascii="Fb Fontext" w:hAnsi="Fb Fontext" w:cs="PFT_Frank"/>
          <w:b/>
          <w:bCs/>
          <w:szCs w:val="14"/>
          <w:rtl/>
        </w:rPr>
        <w:t>"</w:t>
      </w:r>
      <w:r w:rsidRPr="00CA108A">
        <w:rPr>
          <w:rFonts w:ascii="Fb Fontext" w:hAnsi="Fb Fontext" w:cs="PFT_Frank" w:hint="eastAsia"/>
          <w:b/>
          <w:bCs/>
          <w:szCs w:val="14"/>
          <w:rtl/>
        </w:rPr>
        <w:t>ס</w:t>
      </w:r>
      <w:r w:rsidRPr="00C35A2C">
        <w:rPr>
          <w:rFonts w:ascii="Fb Fontext" w:hAnsi="Fb Fontext" w:hint="cs"/>
          <w:rtl/>
        </w:rPr>
        <w:t xml:space="preserve"> </w:t>
      </w:r>
      <w:r w:rsidR="00B91B0F">
        <w:rPr>
          <w:rFonts w:ascii="Fb Fontext" w:hAnsi="Fb Fontext" w:hint="cs"/>
          <w:rtl/>
        </w:rPr>
        <w:t xml:space="preserve">- </w:t>
      </w:r>
      <w:r w:rsidRPr="00CA108A">
        <w:rPr>
          <w:rFonts w:ascii="Fb Fontext" w:hAnsi="Fb Fontext" w:cs="PFT_Frank"/>
          <w:b/>
          <w:bCs/>
          <w:szCs w:val="14"/>
          <w:rtl/>
        </w:rPr>
        <w:t>ספק</w:t>
      </w:r>
      <w:r w:rsidRPr="00C35A2C">
        <w:rPr>
          <w:rFonts w:ascii="Fb Fontext" w:hAnsi="Fb Fontext"/>
          <w:rtl/>
        </w:rPr>
        <w:t xml:space="preserve"> אין תחתיו, וא</w:t>
      </w:r>
      <w:r w:rsidR="00B91B0F">
        <w:rPr>
          <w:rFonts w:ascii="Fb Fontext" w:hAnsi="Fb Fontext" w:hint="cs"/>
          <w:rtl/>
        </w:rPr>
        <w:t>ם</w:t>
      </w:r>
      <w:r w:rsidRPr="00C35A2C">
        <w:rPr>
          <w:rFonts w:ascii="Fb Fontext" w:hAnsi="Fb Fontext"/>
          <w:rtl/>
        </w:rPr>
        <w:t xml:space="preserve"> תחתיו</w:t>
      </w:r>
      <w:r w:rsidR="00B91B0F">
        <w:rPr>
          <w:rFonts w:ascii="Fb Fontext" w:hAnsi="Fb Fontext" w:hint="cs"/>
          <w:rtl/>
        </w:rPr>
        <w:t xml:space="preserve"> </w:t>
      </w:r>
      <w:r w:rsidRPr="00CA108A">
        <w:rPr>
          <w:rFonts w:ascii="Fb Fontext" w:hAnsi="Fb Fontext" w:cs="PFT_Frank"/>
          <w:b/>
          <w:bCs/>
          <w:szCs w:val="14"/>
          <w:rtl/>
        </w:rPr>
        <w:t>ספק</w:t>
      </w:r>
      <w:r w:rsidRPr="00C35A2C">
        <w:rPr>
          <w:rFonts w:ascii="Fb Fontext" w:hAnsi="Fb Fontext"/>
          <w:rtl/>
        </w:rPr>
        <w:t xml:space="preserve"> באונס</w:t>
      </w:r>
      <w:r w:rsidR="00B91B0F">
        <w:rPr>
          <w:rFonts w:ascii="Fb Fontext" w:hAnsi="Fb Fontext" w:hint="cs"/>
          <w:rtl/>
        </w:rPr>
        <w:t>,</w:t>
      </w:r>
    </w:p>
    <w:p w14:paraId="2B5A8488" w14:textId="05095A22" w:rsidR="00AB7D20" w:rsidRPr="00C54C7E" w:rsidRDefault="00B91B0F" w:rsidP="00AA6C2C">
      <w:pPr>
        <w:rPr>
          <w:rStyle w:val="afffe"/>
          <w:rtl/>
        </w:rPr>
      </w:pPr>
      <w:r w:rsidRPr="00AA6C2C">
        <w:rPr>
          <w:rStyle w:val="affffe"/>
          <w:rFonts w:hint="eastAsia"/>
          <w:rtl/>
        </w:rPr>
        <w:t>אלא</w:t>
      </w:r>
      <w:r w:rsidRPr="00AA6C2C">
        <w:rPr>
          <w:rStyle w:val="affffe"/>
          <w:rtl/>
        </w:rPr>
        <w:t xml:space="preserve"> </w:t>
      </w:r>
      <w:r w:rsidR="00AB7D20" w:rsidRPr="00AA6C2C">
        <w:rPr>
          <w:rStyle w:val="affffe"/>
          <w:rFonts w:hint="eastAsia"/>
          <w:rtl/>
        </w:rPr>
        <w:t>א</w:t>
      </w:r>
      <w:r w:rsidR="00AB7D20" w:rsidRPr="00AA6C2C">
        <w:rPr>
          <w:rStyle w:val="affffe"/>
          <w:rtl/>
        </w:rPr>
        <w:t>.</w:t>
      </w:r>
      <w:r w:rsidR="00AB7D20" w:rsidRPr="00C35A2C">
        <w:rPr>
          <w:rtl/>
        </w:rPr>
        <w:t xml:space="preserve"> באשת כהן</w:t>
      </w:r>
      <w:r w:rsidRPr="00C54C7E">
        <w:rPr>
          <w:rStyle w:val="afffe"/>
          <w:rFonts w:hint="cs"/>
          <w:rtl/>
        </w:rPr>
        <w:t xml:space="preserve"> </w:t>
      </w:r>
      <w:r w:rsidRPr="00AA6C2C">
        <w:rPr>
          <w:rStyle w:val="afffff0"/>
          <w:rFonts w:hint="eastAsia"/>
          <w:rtl/>
        </w:rPr>
        <w:t>ספק</w:t>
      </w:r>
      <w:r>
        <w:rPr>
          <w:rStyle w:val="afffff0"/>
          <w:rFonts w:hint="cs"/>
          <w:rtl/>
        </w:rPr>
        <w:t xml:space="preserve"> תחתיו </w:t>
      </w:r>
      <w:r w:rsidRPr="00B31C92">
        <w:rPr>
          <w:rStyle w:val="afffff0"/>
          <w:rFonts w:cs="PFT_Frank" w:hint="eastAsia"/>
          <w:b/>
          <w:bCs/>
          <w:szCs w:val="10"/>
          <w:rtl/>
        </w:rPr>
        <w:t>ספק</w:t>
      </w:r>
      <w:r w:rsidRPr="00AA6C2C">
        <w:rPr>
          <w:rStyle w:val="afffff0"/>
          <w:rtl/>
        </w:rPr>
        <w:t xml:space="preserve"> אין תחתיו.</w:t>
      </w:r>
    </w:p>
    <w:p w14:paraId="4A9B1A91" w14:textId="7BC1793B" w:rsidR="00AB7D20" w:rsidRPr="00C35A2C" w:rsidRDefault="00AB7D20" w:rsidP="00AA6C2C">
      <w:pPr>
        <w:rPr>
          <w:rFonts w:ascii="Fb Fontext" w:hAnsi="Fb Fontext" w:cs="Guttman Vilna"/>
          <w:b/>
          <w:bCs/>
          <w:sz w:val="32"/>
          <w:rtl/>
        </w:rPr>
      </w:pPr>
      <w:r w:rsidRPr="00AA6C2C">
        <w:rPr>
          <w:rStyle w:val="affffe"/>
          <w:rFonts w:hint="eastAsia"/>
          <w:rtl/>
        </w:rPr>
        <w:t>ב</w:t>
      </w:r>
      <w:r w:rsidRPr="00AA6C2C">
        <w:rPr>
          <w:rStyle w:val="affffe"/>
          <w:rtl/>
        </w:rPr>
        <w:t>.</w:t>
      </w:r>
      <w:r w:rsidRPr="00C35A2C">
        <w:rPr>
          <w:rFonts w:ascii="Fb Fontext" w:hAnsi="Fb Fontext" w:hint="cs"/>
          <w:sz w:val="32"/>
          <w:rtl/>
        </w:rPr>
        <w:t xml:space="preserve"> </w:t>
      </w:r>
      <w:r w:rsidRPr="00C35A2C">
        <w:rPr>
          <w:rFonts w:ascii="Fb Fontext" w:hAnsi="Fb Fontext"/>
          <w:sz w:val="32"/>
          <w:rtl/>
        </w:rPr>
        <w:t xml:space="preserve">באשת ישראל </w:t>
      </w:r>
      <w:r w:rsidR="00B91B0F">
        <w:rPr>
          <w:rFonts w:ascii="Fb Fontext" w:hAnsi="Fb Fontext" w:hint="cs"/>
          <w:sz w:val="32"/>
          <w:rtl/>
        </w:rPr>
        <w:t>שהתקדשה</w:t>
      </w:r>
      <w:r w:rsidRPr="00C35A2C">
        <w:rPr>
          <w:rFonts w:ascii="Fb Fontext" w:hAnsi="Fb Fontext"/>
          <w:sz w:val="32"/>
          <w:rtl/>
        </w:rPr>
        <w:t xml:space="preserve"> פחות מבת ג'</w:t>
      </w:r>
      <w:r w:rsidR="00B91B0F" w:rsidRPr="00AA6C2C">
        <w:rPr>
          <w:rtl/>
        </w:rPr>
        <w:t>,</w:t>
      </w:r>
      <w:r w:rsidR="00B91B0F">
        <w:rPr>
          <w:rFonts w:ascii="Fb Fontext" w:hAnsi="Fb Fontext" w:cs="Guttman Vilna" w:hint="cs"/>
          <w:b/>
          <w:bCs/>
          <w:sz w:val="32"/>
          <w:rtl/>
        </w:rPr>
        <w:t xml:space="preserve"> </w:t>
      </w:r>
      <w:r w:rsidR="00B91B0F" w:rsidRPr="00AA6C2C">
        <w:rPr>
          <w:rStyle w:val="afffff0"/>
          <w:rFonts w:hint="eastAsia"/>
          <w:rtl/>
        </w:rPr>
        <w:t>ספק</w:t>
      </w:r>
      <w:r w:rsidR="00B91B0F" w:rsidRPr="00AA6C2C">
        <w:rPr>
          <w:rStyle w:val="afffff0"/>
          <w:rtl/>
        </w:rPr>
        <w:t xml:space="preserve"> אונס ספק רצון.</w:t>
      </w:r>
    </w:p>
    <w:p w14:paraId="37BF2509" w14:textId="23759228" w:rsidR="00004476" w:rsidRDefault="00004476" w:rsidP="00AB7D20">
      <w:pPr>
        <w:rPr>
          <w:rFonts w:ascii="Fb Fontext" w:hAnsi="Fb Fontext"/>
          <w:spacing w:val="-2"/>
          <w:rtl/>
        </w:rPr>
      </w:pPr>
      <w:r w:rsidRPr="00AA6C2C">
        <w:rPr>
          <w:rStyle w:val="affffe"/>
          <w:rFonts w:hint="eastAsia"/>
          <w:rtl/>
        </w:rPr>
        <w:t>ולא</w:t>
      </w:r>
      <w:r w:rsidRPr="00AA6C2C">
        <w:rPr>
          <w:rStyle w:val="affffe"/>
          <w:rtl/>
        </w:rPr>
        <w:t xml:space="preserve"> חידש ש'נאמן', </w:t>
      </w:r>
      <w:r w:rsidR="00AB7D20" w:rsidRPr="00AA6C2C">
        <w:rPr>
          <w:rStyle w:val="affffe"/>
          <w:rFonts w:hint="eastAsia"/>
          <w:rtl/>
        </w:rPr>
        <w:t>ד</w:t>
      </w:r>
      <w:r w:rsidR="00AB7D20" w:rsidRPr="00AA6C2C">
        <w:rPr>
          <w:rStyle w:val="affffe"/>
          <w:rtl/>
        </w:rPr>
        <w:t>תנינא</w:t>
      </w:r>
      <w:r w:rsidR="00AB7D20" w:rsidRPr="00C35A2C">
        <w:rPr>
          <w:rFonts w:ascii="Fb Fontext" w:hAnsi="Fb Fontext"/>
          <w:rtl/>
        </w:rPr>
        <w:t xml:space="preserve">: </w:t>
      </w:r>
      <w:r>
        <w:rPr>
          <w:rFonts w:ascii="Fb Fontext" w:hAnsi="Fb Fontext" w:hint="cs"/>
          <w:rtl/>
        </w:rPr>
        <w:t>'</w:t>
      </w:r>
      <w:r w:rsidR="00AB7D20" w:rsidRPr="00C35A2C">
        <w:rPr>
          <w:rFonts w:ascii="Fb Fontext" w:hAnsi="Fb Fontext"/>
          <w:rtl/>
        </w:rPr>
        <w:t>קדשתיך</w:t>
      </w:r>
      <w:r>
        <w:rPr>
          <w:rFonts w:ascii="Fb Fontext" w:hAnsi="Fb Fontext" w:hint="cs"/>
          <w:rtl/>
        </w:rPr>
        <w:t>' -</w:t>
      </w:r>
      <w:r w:rsidR="00AB7D20" w:rsidRPr="00C35A2C">
        <w:rPr>
          <w:rFonts w:ascii="Fb Fontext" w:hAnsi="Fb Fontext"/>
          <w:rtl/>
        </w:rPr>
        <w:t xml:space="preserve"> </w:t>
      </w:r>
      <w:r w:rsidR="00AB7D20" w:rsidRPr="00F71179">
        <w:rPr>
          <w:rFonts w:ascii="Fb Fontext" w:hAnsi="Fb Fontext"/>
          <w:spacing w:val="-2"/>
          <w:rtl/>
        </w:rPr>
        <w:t>אסור בקרובותיה</w:t>
      </w:r>
      <w:r>
        <w:rPr>
          <w:rFonts w:ascii="Fb Fontext" w:hAnsi="Fb Fontext" w:hint="cs"/>
          <w:spacing w:val="-2"/>
          <w:rtl/>
        </w:rPr>
        <w:t>,</w:t>
      </w:r>
    </w:p>
    <w:p w14:paraId="3B56F941" w14:textId="07AF18C4" w:rsidR="00AB7D20" w:rsidRDefault="00004476" w:rsidP="00AB7D20">
      <w:pPr>
        <w:rPr>
          <w:rFonts w:ascii="Fb Fontext" w:hAnsi="Fb Fontext"/>
          <w:rtl/>
        </w:rPr>
      </w:pPr>
      <w:r w:rsidRPr="00AA6C2C">
        <w:rPr>
          <w:rStyle w:val="affffe"/>
          <w:rFonts w:hint="eastAsia"/>
          <w:rtl/>
        </w:rPr>
        <w:t>אלא</w:t>
      </w:r>
      <w:r w:rsidR="00AB7D20" w:rsidRPr="00AA6C2C">
        <w:rPr>
          <w:rStyle w:val="affffe"/>
          <w:rtl/>
        </w:rPr>
        <w:t xml:space="preserve"> </w:t>
      </w:r>
      <w:r w:rsidRPr="00AA6C2C">
        <w:rPr>
          <w:rStyle w:val="affffe"/>
          <w:rFonts w:hint="eastAsia"/>
          <w:rtl/>
        </w:rPr>
        <w:t>ד</w:t>
      </w:r>
      <w:r w:rsidRPr="00AA6C2C">
        <w:rPr>
          <w:rStyle w:val="affffe"/>
          <w:rtl/>
        </w:rPr>
        <w:t>'</w:t>
      </w:r>
      <w:r w:rsidR="00AB7D20" w:rsidRPr="00AA6C2C">
        <w:rPr>
          <w:rStyle w:val="affffe"/>
          <w:rtl/>
        </w:rPr>
        <w:t>קים ליה</w:t>
      </w:r>
      <w:r w:rsidRPr="00AA6C2C">
        <w:rPr>
          <w:rStyle w:val="affffe"/>
          <w:rtl/>
        </w:rPr>
        <w:t>':</w:t>
      </w:r>
      <w:r w:rsidR="00AB7D20" w:rsidRPr="00F71179">
        <w:rPr>
          <w:rFonts w:ascii="Fb Fontext" w:hAnsi="Fb Fontext"/>
          <w:spacing w:val="-2"/>
          <w:rtl/>
        </w:rPr>
        <w:t xml:space="preserve"> </w:t>
      </w:r>
      <w:r>
        <w:rPr>
          <w:rFonts w:ascii="Fb Fontext" w:hAnsi="Fb Fontext" w:hint="cs"/>
          <w:spacing w:val="-2"/>
          <w:rtl/>
        </w:rPr>
        <w:t>דהו"א</w:t>
      </w:r>
      <w:r w:rsidR="00AB7D20" w:rsidRPr="00F71179">
        <w:rPr>
          <w:rFonts w:ascii="Fb Fontext" w:hAnsi="Fb Fontext"/>
          <w:spacing w:val="-2"/>
          <w:rtl/>
        </w:rPr>
        <w:t xml:space="preserve"> כא</w:t>
      </w:r>
      <w:r>
        <w:rPr>
          <w:rFonts w:ascii="Fb Fontext" w:hAnsi="Fb Fontext" w:hint="cs"/>
          <w:spacing w:val="-2"/>
          <w:rtl/>
        </w:rPr>
        <w:t>ן</w:t>
      </w:r>
      <w:r w:rsidR="00AB7D20" w:rsidRPr="00F71179">
        <w:rPr>
          <w:rFonts w:ascii="Fb Fontext" w:hAnsi="Fb Fontext"/>
          <w:spacing w:val="-2"/>
          <w:rtl/>
        </w:rPr>
        <w:t xml:space="preserve"> </w:t>
      </w:r>
      <w:r w:rsidR="00AB7D20" w:rsidRPr="00F71179">
        <w:rPr>
          <w:rFonts w:ascii="Fb Fontext" w:hAnsi="Fb Fontext" w:hint="cs"/>
          <w:spacing w:val="-2"/>
          <w:rtl/>
        </w:rPr>
        <w:t xml:space="preserve">אינו בקי </w:t>
      </w:r>
      <w:r>
        <w:rPr>
          <w:rFonts w:ascii="Fb Fontext" w:hAnsi="Fb Fontext" w:hint="cs"/>
          <w:spacing w:val="-2"/>
          <w:rtl/>
        </w:rPr>
        <w:t>בטענתו,</w:t>
      </w:r>
      <w:r w:rsidR="00AB7D20" w:rsidRPr="00F71179">
        <w:rPr>
          <w:rFonts w:ascii="Fb Fontext" w:hAnsi="Fb Fontext" w:hint="cs"/>
          <w:spacing w:val="-2"/>
          <w:rtl/>
        </w:rPr>
        <w:t xml:space="preserve"> </w:t>
      </w:r>
      <w:r w:rsidR="00AB7D20" w:rsidRPr="00CA108A">
        <w:rPr>
          <w:rFonts w:ascii="Fb Fontext" w:hAnsi="Fb Fontext" w:cs="PFT_Frank" w:hint="eastAsia"/>
          <w:b/>
          <w:bCs/>
          <w:spacing w:val="-2"/>
          <w:szCs w:val="14"/>
          <w:rtl/>
        </w:rPr>
        <w:t>קמ</w:t>
      </w:r>
      <w:r w:rsidR="00AB7D20" w:rsidRPr="00CA108A">
        <w:rPr>
          <w:rFonts w:ascii="Fb Fontext" w:hAnsi="Fb Fontext" w:cs="PFT_Frank"/>
          <w:b/>
          <w:bCs/>
          <w:spacing w:val="-2"/>
          <w:szCs w:val="14"/>
          <w:rtl/>
        </w:rPr>
        <w:t>"</w:t>
      </w:r>
      <w:r w:rsidR="00AB7D20" w:rsidRPr="00CA108A">
        <w:rPr>
          <w:rFonts w:ascii="Fb Fontext" w:hAnsi="Fb Fontext" w:cs="PFT_Frank" w:hint="eastAsia"/>
          <w:b/>
          <w:bCs/>
          <w:spacing w:val="-2"/>
          <w:szCs w:val="14"/>
          <w:rtl/>
        </w:rPr>
        <w:t>ל</w:t>
      </w:r>
      <w:r>
        <w:rPr>
          <w:rFonts w:ascii="Fb Fontext" w:hAnsi="Fb Fontext" w:hint="cs"/>
          <w:rtl/>
        </w:rPr>
        <w:t>.</w:t>
      </w:r>
    </w:p>
    <w:p w14:paraId="4C73FECE" w14:textId="579B39C8" w:rsidR="00E268F4" w:rsidRDefault="00004476" w:rsidP="00AA6C2C">
      <w:pPr>
        <w:ind w:left="0" w:firstLine="0"/>
        <w:rPr>
          <w:rtl/>
        </w:rPr>
      </w:pPr>
      <w:r w:rsidRPr="00AA6C2C">
        <w:rPr>
          <w:rStyle w:val="affffe"/>
          <w:rFonts w:hint="eastAsia"/>
          <w:rtl/>
        </w:rPr>
        <w:t>ויקשה</w:t>
      </w:r>
      <w:r w:rsidRPr="00AA6C2C">
        <w:rPr>
          <w:rStyle w:val="affffe"/>
          <w:rtl/>
        </w:rPr>
        <w:t xml:space="preserve"> </w:t>
      </w:r>
      <w:r w:rsidRPr="00AA6C2C">
        <w:rPr>
          <w:rStyle w:val="affffe"/>
          <w:rFonts w:hint="eastAsia"/>
          <w:rtl/>
        </w:rPr>
        <w:t>מ</w:t>
      </w:r>
      <w:r w:rsidR="00AB7D20" w:rsidRPr="00AA6C2C">
        <w:rPr>
          <w:rStyle w:val="affffe"/>
          <w:rFonts w:hint="eastAsia"/>
          <w:rtl/>
        </w:rPr>
        <w:t>דר</w:t>
      </w:r>
      <w:r w:rsidR="00AB7D20" w:rsidRPr="00AA6C2C">
        <w:rPr>
          <w:rStyle w:val="affffe"/>
          <w:rtl/>
        </w:rPr>
        <w:t>"</w:t>
      </w:r>
      <w:r w:rsidR="00AB7D20" w:rsidRPr="00AA6C2C">
        <w:rPr>
          <w:rStyle w:val="affffe"/>
          <w:rFonts w:hint="eastAsia"/>
          <w:rtl/>
        </w:rPr>
        <w:t>א</w:t>
      </w:r>
      <w:r w:rsidRPr="00AA6C2C">
        <w:rPr>
          <w:rStyle w:val="affffe"/>
          <w:rtl/>
        </w:rPr>
        <w:t xml:space="preserve"> עצמו:</w:t>
      </w:r>
      <w:r w:rsidRPr="00AA6C2C">
        <w:rPr>
          <w:rtl/>
        </w:rPr>
        <w:t xml:space="preserve"> 'אשה </w:t>
      </w:r>
      <w:r>
        <w:rPr>
          <w:rFonts w:hint="cs"/>
          <w:rtl/>
        </w:rPr>
        <w:t xml:space="preserve">נאסרת על בעלה </w:t>
      </w:r>
      <w:r w:rsidRPr="00CA108A">
        <w:rPr>
          <w:rFonts w:cs="PFT_Frank" w:hint="eastAsia"/>
          <w:b/>
          <w:bCs/>
          <w:szCs w:val="14"/>
          <w:rtl/>
        </w:rPr>
        <w:t>רק</w:t>
      </w:r>
      <w:r w:rsidRPr="00CA108A">
        <w:rPr>
          <w:rFonts w:cs="PFT_Frank"/>
          <w:b/>
          <w:bCs/>
          <w:szCs w:val="14"/>
          <w:rtl/>
        </w:rPr>
        <w:t xml:space="preserve"> </w:t>
      </w:r>
      <w:r w:rsidRPr="00CA108A">
        <w:rPr>
          <w:rFonts w:cs="PFT_Frank" w:hint="eastAsia"/>
          <w:b/>
          <w:bCs/>
          <w:szCs w:val="14"/>
          <w:rtl/>
        </w:rPr>
        <w:t>בקינוי</w:t>
      </w:r>
      <w:r w:rsidRPr="00CA108A">
        <w:rPr>
          <w:rFonts w:cs="PFT_Frank"/>
          <w:b/>
          <w:bCs/>
          <w:szCs w:val="14"/>
          <w:rtl/>
        </w:rPr>
        <w:t xml:space="preserve"> וסתירה</w:t>
      </w:r>
      <w:r w:rsidR="00E268F4">
        <w:rPr>
          <w:rFonts w:hint="cs"/>
          <w:rtl/>
        </w:rPr>
        <w:t>,</w:t>
      </w:r>
    </w:p>
    <w:p w14:paraId="3F6992CF" w14:textId="2C657CDD" w:rsidR="00004476" w:rsidRDefault="00004476" w:rsidP="00AA6C2C">
      <w:pPr>
        <w:ind w:left="0" w:firstLine="0"/>
        <w:rPr>
          <w:rFonts w:ascii="Fb Fontext" w:hAnsi="Fb Fontext"/>
          <w:sz w:val="32"/>
          <w:rtl/>
        </w:rPr>
      </w:pPr>
      <w:r>
        <w:rPr>
          <w:rFonts w:hint="cs"/>
          <w:rtl/>
        </w:rPr>
        <w:t xml:space="preserve">וראיה </w:t>
      </w:r>
      <w:r w:rsidRPr="00AA6C2C">
        <w:rPr>
          <w:rFonts w:hint="eastAsia"/>
          <w:rtl/>
        </w:rPr>
        <w:t>ממעשה</w:t>
      </w:r>
      <w:r w:rsidRPr="00AA6C2C">
        <w:rPr>
          <w:rtl/>
        </w:rPr>
        <w:t xml:space="preserve"> </w:t>
      </w:r>
      <w:r w:rsidRPr="00AA6C2C">
        <w:rPr>
          <w:rFonts w:hint="eastAsia"/>
          <w:rtl/>
        </w:rPr>
        <w:t>שהיה</w:t>
      </w:r>
      <w:r>
        <w:rPr>
          <w:rFonts w:hint="cs"/>
          <w:rtl/>
        </w:rPr>
        <w:t xml:space="preserve"> </w:t>
      </w:r>
      <w:r w:rsidRPr="00AA6C2C">
        <w:rPr>
          <w:rStyle w:val="afffff0"/>
          <w:rtl/>
        </w:rPr>
        <w:t xml:space="preserve">[בת </w:t>
      </w:r>
      <w:r w:rsidRPr="00AA6C2C">
        <w:rPr>
          <w:rStyle w:val="afffff0"/>
          <w:rFonts w:hint="eastAsia"/>
          <w:rtl/>
        </w:rPr>
        <w:t>שבע</w:t>
      </w:r>
      <w:r w:rsidRPr="00AA6C2C">
        <w:rPr>
          <w:rStyle w:val="afffff0"/>
          <w:rtl/>
        </w:rPr>
        <w:t>]</w:t>
      </w:r>
      <w:r w:rsidR="00AB7D20" w:rsidRPr="00C35A2C">
        <w:rPr>
          <w:rFonts w:ascii="Fb Fontext" w:hAnsi="Fb Fontext" w:hint="cs"/>
          <w:sz w:val="32"/>
          <w:rtl/>
        </w:rPr>
        <w:t xml:space="preserve"> </w:t>
      </w:r>
      <w:r>
        <w:rPr>
          <w:rFonts w:ascii="Fb Fontext" w:hAnsi="Fb Fontext" w:hint="cs"/>
          <w:sz w:val="32"/>
          <w:rtl/>
        </w:rPr>
        <w:t>שלא היה קינוי.. ולא אסרוה'!</w:t>
      </w:r>
    </w:p>
    <w:p w14:paraId="46806C02" w14:textId="7B5E348B" w:rsidR="00261080" w:rsidRDefault="00004476" w:rsidP="00261080">
      <w:pPr>
        <w:ind w:left="0" w:firstLine="0"/>
        <w:rPr>
          <w:rtl/>
        </w:rPr>
      </w:pPr>
      <w:r w:rsidRPr="00AA6C2C">
        <w:rPr>
          <w:rStyle w:val="affffe"/>
          <w:rFonts w:hint="eastAsia"/>
          <w:rtl/>
        </w:rPr>
        <w:lastRenderedPageBreak/>
        <w:t>ה</w:t>
      </w:r>
      <w:r w:rsidRPr="00AA6C2C">
        <w:rPr>
          <w:rStyle w:val="affffe"/>
          <w:rtl/>
        </w:rPr>
        <w:t>"ק:</w:t>
      </w:r>
      <w:r>
        <w:rPr>
          <w:rFonts w:ascii="Fb Fontext" w:hAnsi="Fb Fontext" w:hint="cs"/>
          <w:sz w:val="32"/>
          <w:rtl/>
        </w:rPr>
        <w:t xml:space="preserve"> '</w:t>
      </w:r>
      <w:r w:rsidR="00AB7D20" w:rsidRPr="00C35A2C">
        <w:rPr>
          <w:rFonts w:ascii="Fb Fontext" w:hAnsi="Fb Fontext"/>
          <w:sz w:val="32"/>
          <w:rtl/>
        </w:rPr>
        <w:t xml:space="preserve">אשה נאסרת על בעלה </w:t>
      </w:r>
      <w:r w:rsidRPr="00CA108A">
        <w:rPr>
          <w:rFonts w:ascii="Fb Fontext" w:hAnsi="Fb Fontext" w:cs="PFT_Frank" w:hint="eastAsia"/>
          <w:b/>
          <w:bCs/>
          <w:sz w:val="32"/>
          <w:szCs w:val="14"/>
          <w:rtl/>
        </w:rPr>
        <w:t>רק</w:t>
      </w:r>
      <w:r w:rsidR="00AB7D20" w:rsidRPr="00CA108A">
        <w:rPr>
          <w:rFonts w:ascii="Fb Fontext" w:hAnsi="Fb Fontext" w:cs="PFT_Frank"/>
          <w:b/>
          <w:bCs/>
          <w:sz w:val="32"/>
          <w:szCs w:val="14"/>
          <w:rtl/>
        </w:rPr>
        <w:t xml:space="preserve"> ב</w:t>
      </w:r>
      <w:r w:rsidR="00261080" w:rsidRPr="00CA108A">
        <w:rPr>
          <w:rFonts w:ascii="Fb Fontext" w:hAnsi="Fb Fontext" w:cs="PFT_Frank" w:hint="eastAsia"/>
          <w:b/>
          <w:bCs/>
          <w:sz w:val="32"/>
          <w:szCs w:val="14"/>
          <w:rtl/>
        </w:rPr>
        <w:t>ב</w:t>
      </w:r>
      <w:r w:rsidR="00261080" w:rsidRPr="00CA108A">
        <w:rPr>
          <w:rFonts w:ascii="Fb Fontext" w:hAnsi="Fb Fontext" w:cs="PFT_Frank"/>
          <w:b/>
          <w:bCs/>
          <w:sz w:val="32"/>
          <w:szCs w:val="14"/>
          <w:rtl/>
        </w:rPr>
        <w:t>'</w:t>
      </w:r>
      <w:r w:rsidR="00AB7D20" w:rsidRPr="00CA108A">
        <w:rPr>
          <w:rFonts w:ascii="Fb Fontext" w:hAnsi="Fb Fontext" w:cs="PFT_Frank"/>
          <w:b/>
          <w:bCs/>
          <w:sz w:val="32"/>
          <w:szCs w:val="14"/>
          <w:rtl/>
        </w:rPr>
        <w:t xml:space="preserve"> עדים,</w:t>
      </w:r>
      <w:r w:rsidR="00261080" w:rsidRPr="00CA108A">
        <w:rPr>
          <w:rFonts w:cs="PFT_Frank"/>
          <w:b/>
          <w:bCs/>
          <w:szCs w:val="14"/>
          <w:rtl/>
        </w:rPr>
        <w:t xml:space="preserve"> </w:t>
      </w:r>
      <w:r w:rsidR="00AB7D20" w:rsidRPr="00CA108A">
        <w:rPr>
          <w:rFonts w:cs="PFT_Frank"/>
          <w:b/>
          <w:bCs/>
          <w:szCs w:val="14"/>
          <w:rtl/>
        </w:rPr>
        <w:t>ו</w:t>
      </w:r>
      <w:r w:rsidR="00261080" w:rsidRPr="00CA108A">
        <w:rPr>
          <w:rFonts w:cs="PFT_Frank" w:hint="eastAsia"/>
          <w:b/>
          <w:bCs/>
          <w:szCs w:val="14"/>
          <w:rtl/>
        </w:rPr>
        <w:t>ב</w:t>
      </w:r>
      <w:r w:rsidR="00AB7D20" w:rsidRPr="00CA108A">
        <w:rPr>
          <w:rFonts w:cs="PFT_Frank"/>
          <w:b/>
          <w:bCs/>
          <w:szCs w:val="14"/>
          <w:rtl/>
        </w:rPr>
        <w:t>קינוי</w:t>
      </w:r>
      <w:r w:rsidR="00261080" w:rsidRPr="00CA108A">
        <w:rPr>
          <w:rFonts w:cs="PFT_Frank" w:hint="cs"/>
          <w:b/>
          <w:bCs/>
          <w:szCs w:val="14"/>
          <w:rtl/>
        </w:rPr>
        <w:t>..</w:t>
      </w:r>
      <w:r w:rsidR="00AB7D20" w:rsidRPr="00CA108A">
        <w:rPr>
          <w:rFonts w:cs="PFT_Frank"/>
          <w:b/>
          <w:bCs/>
          <w:szCs w:val="14"/>
          <w:rtl/>
        </w:rPr>
        <w:t xml:space="preserve"> </w:t>
      </w:r>
      <w:r w:rsidR="00261080" w:rsidRPr="00CA108A">
        <w:rPr>
          <w:rFonts w:cs="PFT_Frank" w:hint="cs"/>
          <w:b/>
          <w:bCs/>
          <w:szCs w:val="14"/>
          <w:rtl/>
        </w:rPr>
        <w:t xml:space="preserve">- </w:t>
      </w:r>
      <w:r w:rsidR="00BD4EEB">
        <w:rPr>
          <w:rFonts w:cs="PFT_Frank"/>
          <w:b/>
          <w:bCs/>
          <w:szCs w:val="14"/>
          <w:rtl/>
        </w:rPr>
        <w:t>אף</w:t>
      </w:r>
      <w:r w:rsidR="00AB7D20" w:rsidRPr="00CA108A">
        <w:rPr>
          <w:rFonts w:cs="PFT_Frank"/>
          <w:b/>
          <w:bCs/>
          <w:szCs w:val="14"/>
          <w:rtl/>
        </w:rPr>
        <w:t xml:space="preserve"> בעד אחד, ופתח פתוח - כ</w:t>
      </w:r>
      <w:r w:rsidR="00261080" w:rsidRPr="00CA108A">
        <w:rPr>
          <w:rFonts w:cs="PFT_Frank" w:hint="eastAsia"/>
          <w:b/>
          <w:bCs/>
          <w:szCs w:val="14"/>
          <w:rtl/>
        </w:rPr>
        <w:t>ב</w:t>
      </w:r>
      <w:r w:rsidR="00261080" w:rsidRPr="00CA108A">
        <w:rPr>
          <w:rFonts w:cs="PFT_Frank"/>
          <w:b/>
          <w:bCs/>
          <w:szCs w:val="14"/>
          <w:rtl/>
        </w:rPr>
        <w:t>'</w:t>
      </w:r>
      <w:r w:rsidR="00AB7D20" w:rsidRPr="00CA108A">
        <w:rPr>
          <w:rFonts w:cs="PFT_Frank"/>
          <w:b/>
          <w:bCs/>
          <w:szCs w:val="14"/>
          <w:rtl/>
        </w:rPr>
        <w:t xml:space="preserve"> עדים</w:t>
      </w:r>
      <w:r w:rsidR="00261080">
        <w:rPr>
          <w:rFonts w:hint="cs"/>
          <w:rtl/>
        </w:rPr>
        <w:t>,</w:t>
      </w:r>
      <w:r w:rsidR="00AB7D20" w:rsidRPr="00261080">
        <w:rPr>
          <w:rtl/>
        </w:rPr>
        <w:t xml:space="preserve"> </w:t>
      </w:r>
      <w:r w:rsidR="00261080" w:rsidRPr="00AA6C2C">
        <w:rPr>
          <w:rStyle w:val="afffff0"/>
          <w:rFonts w:hint="eastAsia"/>
          <w:rtl/>
        </w:rPr>
        <w:t>ואף</w:t>
      </w:r>
      <w:r w:rsidR="00261080" w:rsidRPr="00AA6C2C">
        <w:rPr>
          <w:rStyle w:val="afffff0"/>
          <w:rtl/>
        </w:rPr>
        <w:t xml:space="preserve"> </w:t>
      </w:r>
      <w:r w:rsidR="00261080" w:rsidRPr="00AA6C2C">
        <w:rPr>
          <w:rStyle w:val="afffff0"/>
          <w:rFonts w:hint="eastAsia"/>
          <w:rtl/>
        </w:rPr>
        <w:t>ש</w:t>
      </w:r>
      <w:r w:rsidR="00AB7D20" w:rsidRPr="00AA6C2C">
        <w:rPr>
          <w:rStyle w:val="afffff0"/>
          <w:rtl/>
        </w:rPr>
        <w:t xml:space="preserve">מעשה שהיה </w:t>
      </w:r>
      <w:r w:rsidR="00261080">
        <w:rPr>
          <w:rStyle w:val="afffff0"/>
          <w:rFonts w:hint="cs"/>
          <w:rtl/>
        </w:rPr>
        <w:t xml:space="preserve">לא </w:t>
      </w:r>
      <w:r w:rsidR="00AB7D20" w:rsidRPr="00AA6C2C">
        <w:rPr>
          <w:rStyle w:val="afffff0"/>
          <w:rtl/>
        </w:rPr>
        <w:t>אסרוה</w:t>
      </w:r>
      <w:r w:rsidR="00261080">
        <w:rPr>
          <w:rStyle w:val="afffff0"/>
          <w:rFonts w:hint="cs"/>
          <w:rtl/>
        </w:rPr>
        <w:t>'</w:t>
      </w:r>
      <w:r w:rsidR="00261080">
        <w:rPr>
          <w:rFonts w:hint="cs"/>
          <w:rtl/>
        </w:rPr>
        <w:t xml:space="preserve"> -</w:t>
      </w:r>
    </w:p>
    <w:p w14:paraId="18B9AAC5" w14:textId="24AFEFC1" w:rsidR="00AB7D20" w:rsidRPr="00F97732" w:rsidRDefault="00AB7D20" w:rsidP="00CF473C">
      <w:pPr>
        <w:ind w:left="0" w:firstLine="0"/>
        <w:rPr>
          <w:rtl/>
        </w:rPr>
      </w:pPr>
      <w:r w:rsidRPr="00AA6C2C">
        <w:rPr>
          <w:rStyle w:val="affffe"/>
          <w:rFonts w:hint="eastAsia"/>
          <w:rtl/>
        </w:rPr>
        <w:t>א</w:t>
      </w:r>
      <w:r w:rsidRPr="00AA6C2C">
        <w:rPr>
          <w:rStyle w:val="affffe"/>
          <w:rtl/>
        </w:rPr>
        <w:t>.</w:t>
      </w:r>
      <w:r w:rsidRPr="00C35A2C">
        <w:rPr>
          <w:rFonts w:hint="cs"/>
          <w:rtl/>
        </w:rPr>
        <w:t xml:space="preserve"> </w:t>
      </w:r>
      <w:r w:rsidRPr="00C35A2C">
        <w:rPr>
          <w:rtl/>
        </w:rPr>
        <w:t>ה</w:t>
      </w:r>
      <w:r w:rsidR="00261080">
        <w:rPr>
          <w:rFonts w:hint="cs"/>
          <w:rtl/>
        </w:rPr>
        <w:t>יה</w:t>
      </w:r>
      <w:r w:rsidRPr="00C35A2C">
        <w:rPr>
          <w:rtl/>
        </w:rPr>
        <w:t xml:space="preserve"> אונס</w:t>
      </w:r>
      <w:r w:rsidR="00261080">
        <w:rPr>
          <w:rFonts w:hint="cs"/>
          <w:rtl/>
        </w:rPr>
        <w:t xml:space="preserve"> </w:t>
      </w:r>
      <w:r w:rsidR="00261080">
        <w:rPr>
          <w:rStyle w:val="afffff0"/>
          <w:rFonts w:hint="cs"/>
          <w:rtl/>
        </w:rPr>
        <w:t>לא יכלה לסרב ל</w:t>
      </w:r>
      <w:r w:rsidR="00261080" w:rsidRPr="00AA6C2C">
        <w:rPr>
          <w:rStyle w:val="afffff0"/>
          <w:rFonts w:hint="eastAsia"/>
          <w:rtl/>
        </w:rPr>
        <w:t>דוד</w:t>
      </w:r>
      <w:r w:rsidR="00261080">
        <w:rPr>
          <w:rStyle w:val="afffff0"/>
          <w:rFonts w:hint="cs"/>
          <w:rtl/>
        </w:rPr>
        <w:t>,</w:t>
      </w:r>
      <w:r w:rsidR="00261080" w:rsidRPr="00C54C7E">
        <w:rPr>
          <w:rStyle w:val="afffe"/>
          <w:rFonts w:hint="cs"/>
          <w:rtl/>
        </w:rPr>
        <w:t xml:space="preserve"> </w:t>
      </w:r>
      <w:r w:rsidR="002379F4">
        <w:rPr>
          <w:rStyle w:val="affffe"/>
          <w:rFonts w:hint="cs"/>
          <w:rtl/>
        </w:rPr>
        <w:t xml:space="preserve">     </w:t>
      </w:r>
      <w:r w:rsidRPr="00AA6C2C">
        <w:rPr>
          <w:rStyle w:val="affffe"/>
          <w:rFonts w:hint="eastAsia"/>
          <w:rtl/>
        </w:rPr>
        <w:t>ב</w:t>
      </w:r>
      <w:r w:rsidRPr="00AA6C2C">
        <w:rPr>
          <w:rStyle w:val="affffe"/>
          <w:rtl/>
        </w:rPr>
        <w:t>.</w:t>
      </w:r>
      <w:r w:rsidRPr="00C35A2C">
        <w:rPr>
          <w:rFonts w:ascii="Fb Fontext" w:hAnsi="Fb Fontext" w:hint="cs"/>
          <w:sz w:val="32"/>
          <w:rtl/>
        </w:rPr>
        <w:t xml:space="preserve"> </w:t>
      </w:r>
      <w:r w:rsidRPr="00C35A2C">
        <w:rPr>
          <w:rFonts w:ascii="Fb Fontext" w:hAnsi="Fb Fontext"/>
          <w:sz w:val="32"/>
          <w:rtl/>
        </w:rPr>
        <w:t xml:space="preserve"> היוצא למלחמת בית דוד גט כריתות כותב לאשתו,</w:t>
      </w:r>
      <w:r w:rsidRPr="00AA6C2C">
        <w:rPr>
          <w:rStyle w:val="afffff0"/>
          <w:rtl/>
        </w:rPr>
        <w:t xml:space="preserve"> </w:t>
      </w:r>
      <w:r w:rsidR="00261080">
        <w:rPr>
          <w:rStyle w:val="afffff0"/>
          <w:rFonts w:hint="cs"/>
          <w:rtl/>
        </w:rPr>
        <w:t>בתנאי '</w:t>
      </w:r>
      <w:r w:rsidR="00261080" w:rsidRPr="00AA6C2C">
        <w:rPr>
          <w:rStyle w:val="afffff0"/>
          <w:rFonts w:hint="eastAsia"/>
          <w:rtl/>
        </w:rPr>
        <w:t>אם</w:t>
      </w:r>
      <w:r w:rsidR="00261080" w:rsidRPr="00AA6C2C">
        <w:rPr>
          <w:rStyle w:val="afffff0"/>
          <w:rtl/>
        </w:rPr>
        <w:t xml:space="preserve"> </w:t>
      </w:r>
      <w:r w:rsidR="00261080" w:rsidRPr="00AA6C2C">
        <w:rPr>
          <w:rStyle w:val="afffff0"/>
          <w:rFonts w:hint="eastAsia"/>
          <w:rtl/>
        </w:rPr>
        <w:t>לא</w:t>
      </w:r>
      <w:r w:rsidR="00261080" w:rsidRPr="00AA6C2C">
        <w:rPr>
          <w:rStyle w:val="afffff0"/>
          <w:rtl/>
        </w:rPr>
        <w:t xml:space="preserve"> </w:t>
      </w:r>
      <w:r w:rsidR="00261080" w:rsidRPr="00AA6C2C">
        <w:rPr>
          <w:rStyle w:val="afffff0"/>
          <w:rFonts w:hint="eastAsia"/>
          <w:rtl/>
        </w:rPr>
        <w:t>יחזור</w:t>
      </w:r>
      <w:r w:rsidR="00261080">
        <w:rPr>
          <w:rStyle w:val="afffff0"/>
          <w:rFonts w:hint="cs"/>
          <w:rtl/>
        </w:rPr>
        <w:t>'</w:t>
      </w:r>
      <w:r w:rsidR="00261080" w:rsidRPr="00AA6C2C">
        <w:rPr>
          <w:rStyle w:val="afffff0"/>
          <w:rtl/>
        </w:rPr>
        <w:t xml:space="preserve">, </w:t>
      </w:r>
      <w:r w:rsidR="00261080" w:rsidRPr="00AA6C2C">
        <w:rPr>
          <w:rStyle w:val="afffff0"/>
          <w:rFonts w:hint="eastAsia"/>
          <w:rtl/>
        </w:rPr>
        <w:t>ו</w:t>
      </w:r>
      <w:r w:rsidR="00261080">
        <w:rPr>
          <w:rStyle w:val="afffff0"/>
          <w:rFonts w:hint="cs"/>
          <w:rtl/>
        </w:rPr>
        <w:t xml:space="preserve">הרי </w:t>
      </w:r>
      <w:r w:rsidR="00261080" w:rsidRPr="00AA6C2C">
        <w:rPr>
          <w:rStyle w:val="afffff0"/>
          <w:rFonts w:hint="eastAsia"/>
          <w:rtl/>
        </w:rPr>
        <w:t>אוריה</w:t>
      </w:r>
      <w:r w:rsidR="00261080" w:rsidRPr="00AA6C2C">
        <w:rPr>
          <w:rStyle w:val="afffff0"/>
          <w:rtl/>
        </w:rPr>
        <w:t xml:space="preserve"> </w:t>
      </w:r>
      <w:r w:rsidR="00261080" w:rsidRPr="00AA6C2C">
        <w:rPr>
          <w:rStyle w:val="afffff0"/>
          <w:rFonts w:hint="eastAsia"/>
          <w:rtl/>
        </w:rPr>
        <w:t>מת</w:t>
      </w:r>
      <w:r w:rsidR="00261080">
        <w:rPr>
          <w:rStyle w:val="afffff0"/>
          <w:rFonts w:hint="cs"/>
          <w:rtl/>
        </w:rPr>
        <w:t xml:space="preserve"> לבסוף</w:t>
      </w:r>
      <w:r w:rsidR="00261080" w:rsidRPr="00AA6C2C">
        <w:rPr>
          <w:rStyle w:val="afffff0"/>
          <w:rtl/>
        </w:rPr>
        <w:t>.</w:t>
      </w:r>
    </w:p>
    <w:p w14:paraId="25D90FE0" w14:textId="77777777" w:rsidR="00AB7D20" w:rsidRPr="00C35A2C" w:rsidRDefault="00AB7D20" w:rsidP="00E26091">
      <w:pPr>
        <w:pStyle w:val="afff"/>
        <w:framePr w:wrap="around"/>
        <w:rPr>
          <w:rtl/>
        </w:rPr>
      </w:pPr>
      <w:bookmarkStart w:id="50" w:name="_Toc119352835"/>
      <w:r w:rsidRPr="00C35A2C">
        <w:rPr>
          <w:rFonts w:hint="cs"/>
          <w:rtl/>
        </w:rPr>
        <w:t>ט:</w:t>
      </w:r>
      <w:bookmarkEnd w:id="50"/>
    </w:p>
    <w:p w14:paraId="1342C2B8" w14:textId="072B5B6C" w:rsidR="00AB7D20" w:rsidRPr="002379F4" w:rsidRDefault="002379F4" w:rsidP="00AA6C2C">
      <w:pPr>
        <w:ind w:left="0" w:firstLine="0"/>
        <w:rPr>
          <w:rtl/>
        </w:rPr>
      </w:pPr>
      <w:bookmarkStart w:id="51" w:name="_Toc119352836"/>
      <w:r w:rsidRPr="00CF473C">
        <w:rPr>
          <w:rStyle w:val="affffc"/>
          <w:rFonts w:hint="eastAsia"/>
          <w:rtl/>
        </w:rPr>
        <w:t>מוכיח</w:t>
      </w:r>
      <w:r w:rsidRPr="00CF473C">
        <w:rPr>
          <w:rStyle w:val="affffc"/>
          <w:rtl/>
        </w:rPr>
        <w:t xml:space="preserve"> </w:t>
      </w:r>
      <w:r>
        <w:rPr>
          <w:rStyle w:val="affffe"/>
          <w:rFonts w:hint="cs"/>
          <w:rtl/>
          <w:rPrChange w:id="9034" w:author="מנוע אמוראים" w:date="2026-10-05T16:41:40Z">
            <w:rPr>
              <w:rStyle w:val="affffc"/>
              <w:rFonts w:hint="cs"/>
              <w:rtl/>
            </w:rPr>
          </w:rPrChange>
        </w:rPr>
        <w:t xml:space="preserve">כר"א</w:t>
      </w:r>
      <w:r w:rsidR="00AB7D20" w:rsidRPr="00CF473C">
        <w:rPr>
          <w:rStyle w:val="affffc"/>
          <w:rtl/>
        </w:rPr>
        <w:t xml:space="preserve">: </w:t>
      </w:r>
      <w:r w:rsidRPr="00CF473C">
        <w:rPr>
          <w:rStyle w:val="affffc"/>
          <w:rFonts w:hint="cs"/>
          <w:rtl/>
        </w:rPr>
        <w:t>'</w:t>
      </w:r>
      <w:r w:rsidR="00AB7D20" w:rsidRPr="00CF473C">
        <w:rPr>
          <w:rStyle w:val="affffc"/>
          <w:rtl/>
        </w:rPr>
        <w:t>בתולה נשאת ליום הרביעי</w:t>
      </w:r>
      <w:r w:rsidRPr="00CF473C">
        <w:rPr>
          <w:rStyle w:val="affffc"/>
          <w:rFonts w:hint="cs"/>
          <w:rtl/>
        </w:rPr>
        <w:t>'</w:t>
      </w:r>
      <w:bookmarkEnd w:id="51"/>
      <w:r w:rsidR="00AB7D20" w:rsidRPr="00F71179">
        <w:rPr>
          <w:rFonts w:hint="cs"/>
          <w:rtl/>
        </w:rPr>
        <w:t xml:space="preserve"> </w:t>
      </w:r>
      <w:r w:rsidRPr="00CA108A">
        <w:rPr>
          <w:rFonts w:cs="PFT_Frank" w:hint="cs"/>
          <w:b/>
          <w:bCs/>
          <w:szCs w:val="14"/>
          <w:rtl/>
        </w:rPr>
        <w:t>-</w:t>
      </w:r>
      <w:r w:rsidRPr="00AA6C2C">
        <w:rPr>
          <w:rtl/>
        </w:rPr>
        <w:t xml:space="preserve"> </w:t>
      </w:r>
      <w:r w:rsidRPr="002379F4">
        <w:rPr>
          <w:rFonts w:hint="cs"/>
          <w:rtl/>
        </w:rPr>
        <w:t>ש</w:t>
      </w:r>
      <w:r w:rsidR="00AB7D20" w:rsidRPr="002379F4">
        <w:rPr>
          <w:rFonts w:hint="cs"/>
          <w:rtl/>
        </w:rPr>
        <w:t xml:space="preserve">לא </w:t>
      </w:r>
      <w:r w:rsidRPr="002379F4">
        <w:rPr>
          <w:rFonts w:hint="cs"/>
          <w:rtl/>
        </w:rPr>
        <w:t>תת</w:t>
      </w:r>
      <w:r w:rsidR="00AB7D20" w:rsidRPr="002379F4">
        <w:rPr>
          <w:rFonts w:hint="cs"/>
          <w:rtl/>
        </w:rPr>
        <w:t>קרר דעת</w:t>
      </w:r>
      <w:r>
        <w:rPr>
          <w:rFonts w:hint="cs"/>
          <w:rtl/>
        </w:rPr>
        <w:t>ו,</w:t>
      </w:r>
    </w:p>
    <w:p w14:paraId="22500BC4" w14:textId="52C9B078" w:rsidR="00E268F4" w:rsidRDefault="00AB7D20" w:rsidP="00CF473C">
      <w:pPr>
        <w:ind w:left="170" w:firstLine="170"/>
        <w:rPr>
          <w:rtl/>
        </w:rPr>
      </w:pPr>
      <w:r w:rsidRPr="00CA108A">
        <w:rPr>
          <w:rFonts w:cs="PFT_Frank" w:hint="eastAsia"/>
          <w:b/>
          <w:bCs/>
          <w:szCs w:val="14"/>
          <w:rtl/>
        </w:rPr>
        <w:t>ו</w:t>
      </w:r>
      <w:r w:rsidR="002379F4" w:rsidRPr="00CA108A">
        <w:rPr>
          <w:rFonts w:cs="PFT_Frank" w:hint="eastAsia"/>
          <w:b/>
          <w:bCs/>
          <w:szCs w:val="14"/>
          <w:rtl/>
        </w:rPr>
        <w:t>לא</w:t>
      </w:r>
      <w:r w:rsidRPr="00CA108A">
        <w:rPr>
          <w:rFonts w:cs="PFT_Frank"/>
          <w:b/>
          <w:bCs/>
          <w:szCs w:val="14"/>
          <w:rtl/>
        </w:rPr>
        <w:t xml:space="preserve"> ל</w:t>
      </w:r>
      <w:r w:rsidR="002379F4" w:rsidRPr="00CA108A">
        <w:rPr>
          <w:rFonts w:cs="PFT_Frank" w:hint="eastAsia"/>
          <w:b/>
          <w:bCs/>
          <w:szCs w:val="14"/>
          <w:rtl/>
        </w:rPr>
        <w:t>הפסידה</w:t>
      </w:r>
      <w:r w:rsidR="002379F4" w:rsidRPr="00CA108A">
        <w:rPr>
          <w:rFonts w:cs="PFT_Frank"/>
          <w:b/>
          <w:bCs/>
          <w:szCs w:val="14"/>
          <w:rtl/>
        </w:rPr>
        <w:t xml:space="preserve"> </w:t>
      </w:r>
      <w:r w:rsidR="002379F4" w:rsidRPr="00CA108A">
        <w:rPr>
          <w:rFonts w:cs="PFT_Frank" w:hint="eastAsia"/>
          <w:b/>
          <w:bCs/>
          <w:szCs w:val="14"/>
          <w:rtl/>
        </w:rPr>
        <w:t>כתובתה</w:t>
      </w:r>
      <w:r w:rsidR="002379F4">
        <w:rPr>
          <w:rFonts w:hint="cs"/>
          <w:rtl/>
        </w:rPr>
        <w:t xml:space="preserve"> - דמה איכפת לי שיתן אם רוצה</w:t>
      </w:r>
      <w:r w:rsidR="00E268F4">
        <w:rPr>
          <w:rFonts w:hint="cs"/>
          <w:rtl/>
        </w:rPr>
        <w:t>!</w:t>
      </w:r>
    </w:p>
    <w:p w14:paraId="35F1F0CD" w14:textId="1902FA7B" w:rsidR="002379F4" w:rsidRDefault="002379F4" w:rsidP="002379F4">
      <w:pPr>
        <w:ind w:left="0" w:firstLine="0"/>
        <w:rPr>
          <w:rStyle w:val="afffff0"/>
          <w:rtl/>
        </w:rPr>
      </w:pPr>
      <w:r w:rsidRPr="00CA108A">
        <w:rPr>
          <w:rFonts w:cs="PFT_Frank" w:hint="eastAsia"/>
          <w:b/>
          <w:bCs/>
          <w:szCs w:val="14"/>
          <w:rtl/>
        </w:rPr>
        <w:t>אלא</w:t>
      </w:r>
      <w:r w:rsidRPr="00CA108A">
        <w:rPr>
          <w:rFonts w:cs="PFT_Frank"/>
          <w:b/>
          <w:bCs/>
          <w:szCs w:val="14"/>
          <w:rtl/>
        </w:rPr>
        <w:t xml:space="preserve"> </w:t>
      </w:r>
      <w:r w:rsidRPr="00CA108A">
        <w:rPr>
          <w:rFonts w:cs="PFT_Frank" w:hint="eastAsia"/>
          <w:b/>
          <w:bCs/>
          <w:szCs w:val="14"/>
          <w:rtl/>
        </w:rPr>
        <w:t>ל</w:t>
      </w:r>
      <w:r w:rsidR="00AB7D20" w:rsidRPr="00CA108A">
        <w:rPr>
          <w:rFonts w:cs="PFT_Frank"/>
          <w:b/>
          <w:bCs/>
          <w:szCs w:val="14"/>
          <w:rtl/>
        </w:rPr>
        <w:t>אוסרה עליו</w:t>
      </w:r>
      <w:r>
        <w:rPr>
          <w:rFonts w:hint="cs"/>
          <w:rtl/>
        </w:rPr>
        <w:t xml:space="preserve"> -</w:t>
      </w:r>
      <w:r w:rsidR="00AB7D20" w:rsidRPr="00C35A2C">
        <w:rPr>
          <w:rtl/>
        </w:rPr>
        <w:t xml:space="preserve"> </w:t>
      </w:r>
      <w:r>
        <w:rPr>
          <w:rFonts w:hint="cs"/>
          <w:rtl/>
        </w:rPr>
        <w:t>ע"י</w:t>
      </w:r>
      <w:r w:rsidR="00AB7D20" w:rsidRPr="00C35A2C">
        <w:rPr>
          <w:rtl/>
        </w:rPr>
        <w:t xml:space="preserve"> טענ</w:t>
      </w:r>
      <w:r>
        <w:rPr>
          <w:rFonts w:hint="cs"/>
          <w:rtl/>
        </w:rPr>
        <w:t>ת</w:t>
      </w:r>
      <w:r w:rsidR="00AB7D20" w:rsidRPr="00C35A2C">
        <w:rPr>
          <w:rFonts w:hint="cs"/>
          <w:rtl/>
        </w:rPr>
        <w:t xml:space="preserve"> </w:t>
      </w:r>
      <w:r>
        <w:rPr>
          <w:rFonts w:hint="cs"/>
          <w:rtl/>
        </w:rPr>
        <w:t>'</w:t>
      </w:r>
      <w:r w:rsidR="00AB7D20" w:rsidRPr="00CA108A">
        <w:rPr>
          <w:rFonts w:cs="PFT_Frank" w:hint="eastAsia"/>
          <w:b/>
          <w:bCs/>
          <w:szCs w:val="14"/>
          <w:rtl/>
        </w:rPr>
        <w:t>פתח</w:t>
      </w:r>
      <w:r w:rsidR="00AB7D20" w:rsidRPr="00CA108A">
        <w:rPr>
          <w:rFonts w:cs="PFT_Frank"/>
          <w:b/>
          <w:bCs/>
          <w:szCs w:val="14"/>
          <w:rtl/>
        </w:rPr>
        <w:t xml:space="preserve"> </w:t>
      </w:r>
      <w:r w:rsidR="00AB7D20" w:rsidRPr="00CA108A">
        <w:rPr>
          <w:rFonts w:cs="PFT_Frank" w:hint="eastAsia"/>
          <w:b/>
          <w:bCs/>
          <w:szCs w:val="14"/>
          <w:rtl/>
        </w:rPr>
        <w:t>פתוח</w:t>
      </w:r>
      <w:r>
        <w:rPr>
          <w:rFonts w:hint="cs"/>
          <w:rtl/>
        </w:rPr>
        <w:t>'</w:t>
      </w:r>
      <w:r w:rsidRPr="00AA6C2C">
        <w:rPr>
          <w:rStyle w:val="afffff0"/>
          <w:rtl/>
        </w:rPr>
        <w:t xml:space="preserve"> שנאמן בה</w:t>
      </w:r>
      <w:r>
        <w:rPr>
          <w:rStyle w:val="afffff0"/>
          <w:rFonts w:hint="cs"/>
          <w:rtl/>
        </w:rPr>
        <w:t xml:space="preserve"> ואסורה לו.</w:t>
      </w:r>
    </w:p>
    <w:p w14:paraId="0334C51E" w14:textId="0E37A0EE" w:rsidR="00AB7D20" w:rsidRPr="00C35A2C" w:rsidRDefault="002379F4" w:rsidP="00AA6C2C">
      <w:pPr>
        <w:ind w:left="0" w:firstLine="0"/>
        <w:rPr>
          <w:rtl/>
        </w:rPr>
      </w:pPr>
      <w:r w:rsidRPr="00AA6C2C">
        <w:rPr>
          <w:rStyle w:val="affffe"/>
          <w:rFonts w:hint="eastAsia"/>
          <w:rtl/>
        </w:rPr>
        <w:t>ודחה</w:t>
      </w:r>
      <w:r w:rsidRPr="00AA6C2C">
        <w:rPr>
          <w:rStyle w:val="affffe"/>
          <w:rtl/>
        </w:rPr>
        <w:t>:</w:t>
      </w:r>
      <w:r>
        <w:rPr>
          <w:rFonts w:hint="cs"/>
          <w:rtl/>
        </w:rPr>
        <w:t xml:space="preserve"> רק</w:t>
      </w:r>
      <w:r w:rsidR="00AB7D20" w:rsidRPr="00C35A2C">
        <w:rPr>
          <w:rFonts w:hint="cs"/>
          <w:rtl/>
        </w:rPr>
        <w:t xml:space="preserve"> </w:t>
      </w:r>
      <w:r>
        <w:rPr>
          <w:rFonts w:hint="cs"/>
          <w:rtl/>
        </w:rPr>
        <w:t>ב</w:t>
      </w:r>
      <w:r w:rsidR="00AB7D20" w:rsidRPr="00C35A2C">
        <w:rPr>
          <w:rFonts w:hint="cs"/>
          <w:rtl/>
        </w:rPr>
        <w:t xml:space="preserve">טענת </w:t>
      </w:r>
      <w:r>
        <w:rPr>
          <w:rFonts w:hint="cs"/>
          <w:rtl/>
        </w:rPr>
        <w:t>'</w:t>
      </w:r>
      <w:r w:rsidR="00AB7D20" w:rsidRPr="00CA108A">
        <w:rPr>
          <w:rFonts w:cs="PFT_Frank" w:hint="eastAsia"/>
          <w:b/>
          <w:bCs/>
          <w:szCs w:val="14"/>
          <w:rtl/>
        </w:rPr>
        <w:t>דמים</w:t>
      </w:r>
      <w:r>
        <w:rPr>
          <w:rFonts w:hint="cs"/>
          <w:rtl/>
        </w:rPr>
        <w:t>'</w:t>
      </w:r>
      <w:r w:rsidR="00AB7D20" w:rsidRPr="00C35A2C">
        <w:rPr>
          <w:rFonts w:hint="cs"/>
          <w:rtl/>
        </w:rPr>
        <w:t xml:space="preserve"> </w:t>
      </w:r>
      <w:r>
        <w:rPr>
          <w:rFonts w:hint="cs"/>
          <w:rtl/>
        </w:rPr>
        <w:t xml:space="preserve">נאמן </w:t>
      </w:r>
      <w:r w:rsidR="00AB7D20" w:rsidRPr="00AA6C2C">
        <w:rPr>
          <w:rStyle w:val="afffff0"/>
          <w:rFonts w:hint="eastAsia"/>
          <w:rtl/>
        </w:rPr>
        <w:t>דטענה</w:t>
      </w:r>
      <w:r w:rsidR="00AB7D20" w:rsidRPr="00AA6C2C">
        <w:rPr>
          <w:rStyle w:val="afffff0"/>
          <w:rtl/>
        </w:rPr>
        <w:t xml:space="preserve"> מבוררת </w:t>
      </w:r>
      <w:r w:rsidRPr="00B31C92">
        <w:rPr>
          <w:rStyle w:val="afffff0"/>
          <w:rFonts w:cs="PFT_Frank" w:hint="eastAsia"/>
          <w:b/>
          <w:bCs/>
          <w:szCs w:val="10"/>
          <w:rtl/>
        </w:rPr>
        <w:t>ובקי</w:t>
      </w:r>
      <w:r w:rsidRPr="00B31C92">
        <w:rPr>
          <w:rStyle w:val="afffff0"/>
          <w:rFonts w:cs="PFT_Frank"/>
          <w:b/>
          <w:bCs/>
          <w:szCs w:val="10"/>
          <w:rtl/>
        </w:rPr>
        <w:t xml:space="preserve"> </w:t>
      </w:r>
      <w:r w:rsidRPr="00B31C92">
        <w:rPr>
          <w:rStyle w:val="afffff0"/>
          <w:rFonts w:cs="PFT_Frank" w:hint="eastAsia"/>
          <w:b/>
          <w:bCs/>
          <w:szCs w:val="10"/>
          <w:rtl/>
        </w:rPr>
        <w:t>בה</w:t>
      </w:r>
      <w:r w:rsidRPr="00AA6C2C">
        <w:rPr>
          <w:rStyle w:val="afffff0"/>
          <w:rtl/>
        </w:rPr>
        <w:t>.</w:t>
      </w:r>
    </w:p>
    <w:p w14:paraId="1A7AD330" w14:textId="07257313" w:rsidR="00AB7D20" w:rsidRPr="006D5126" w:rsidRDefault="002379F4" w:rsidP="00F1680A">
      <w:pPr>
        <w:pStyle w:val="affffb"/>
        <w:rPr>
          <w:spacing w:val="0"/>
          <w:rtl/>
        </w:rPr>
      </w:pPr>
      <w:bookmarkStart w:id="52" w:name="_Toc119352837"/>
      <w:r w:rsidRPr="006D5126">
        <w:rPr>
          <w:rFonts w:hint="cs"/>
          <w:spacing w:val="0"/>
          <w:rtl/>
        </w:rPr>
        <w:t>טענת 'פתח פתוח' להפסידה כתובתה</w:t>
      </w:r>
      <w:bookmarkEnd w:id="52"/>
    </w:p>
    <w:p w14:paraId="75049042" w14:textId="0081B323" w:rsidR="00AB7D20" w:rsidRPr="00CA108A" w:rsidRDefault="002379F4" w:rsidP="00AB7D20">
      <w:pPr>
        <w:rPr>
          <w:rFonts w:ascii="Fb Fontext" w:hAnsi="Fb Fontext" w:cs="PFT_Frank"/>
          <w:b/>
          <w:bCs/>
          <w:szCs w:val="14"/>
          <w:rtl/>
        </w:rPr>
      </w:pPr>
      <w:r w:rsidRPr="00AA6C2C">
        <w:rPr>
          <w:rStyle w:val="affffe"/>
          <w:rFonts w:hint="eastAsia"/>
          <w:rtl/>
        </w:rPr>
        <w:t>מ</w:t>
      </w:r>
      <w:r w:rsidR="00AB7D20" w:rsidRPr="00AA6C2C">
        <w:rPr>
          <w:rStyle w:val="affffe"/>
          <w:rFonts w:hint="eastAsia"/>
          <w:rtl/>
        </w:rPr>
        <w:t>ש</w:t>
      </w:r>
      <w:r w:rsidRPr="00AA6C2C">
        <w:rPr>
          <w:rStyle w:val="affffe"/>
          <w:rFonts w:hint="eastAsia"/>
          <w:rtl/>
        </w:rPr>
        <w:t>מואל</w:t>
      </w:r>
      <w:r w:rsidR="00AB7D20" w:rsidRPr="00CA108A">
        <w:rPr>
          <w:rFonts w:ascii="Fb Fontext" w:hAnsi="Fb Fontext" w:cs="PFT_Frank"/>
          <w:b/>
          <w:bCs/>
          <w:sz w:val="32"/>
          <w:szCs w:val="14"/>
          <w:rtl/>
        </w:rPr>
        <w:t xml:space="preserve">: </w:t>
      </w:r>
      <w:r w:rsidRPr="00CA108A">
        <w:rPr>
          <w:rFonts w:ascii="Fb Fontext" w:hAnsi="Fb Fontext" w:cs="PFT_Frank" w:hint="cs"/>
          <w:b/>
          <w:bCs/>
          <w:sz w:val="32"/>
          <w:szCs w:val="14"/>
          <w:rtl/>
        </w:rPr>
        <w:t>'</w:t>
      </w:r>
      <w:r w:rsidR="00AB7D20" w:rsidRPr="00CA108A">
        <w:rPr>
          <w:rFonts w:ascii="Fb Fontext" w:hAnsi="Fb Fontext" w:cs="PFT_Frank"/>
          <w:b/>
          <w:bCs/>
          <w:sz w:val="32"/>
          <w:szCs w:val="14"/>
          <w:rtl/>
        </w:rPr>
        <w:t xml:space="preserve">פתח פתוח </w:t>
      </w:r>
      <w:r w:rsidR="00AB7D20" w:rsidRPr="00AA6C2C">
        <w:rPr>
          <w:rFonts w:ascii="Fb Fontext" w:hAnsi="Fb Fontext"/>
          <w:sz w:val="32"/>
          <w:rtl/>
        </w:rPr>
        <w:t>מצאתי</w:t>
      </w:r>
      <w:r w:rsidRPr="00AA6C2C">
        <w:rPr>
          <w:rFonts w:ascii="Fb Fontext" w:hAnsi="Fb Fontext"/>
          <w:sz w:val="32"/>
          <w:rtl/>
        </w:rPr>
        <w:t>'</w:t>
      </w:r>
      <w:r w:rsidR="00AB7D20" w:rsidRPr="00CA108A">
        <w:rPr>
          <w:rFonts w:ascii="Fb Fontext" w:hAnsi="Fb Fontext" w:cs="PFT_Frank"/>
          <w:b/>
          <w:bCs/>
          <w:sz w:val="32"/>
          <w:szCs w:val="14"/>
          <w:rtl/>
        </w:rPr>
        <w:t xml:space="preserve"> - </w:t>
      </w:r>
      <w:r w:rsidR="00AB7D20" w:rsidRPr="00C54C7E">
        <w:rPr>
          <w:rStyle w:val="afffe"/>
          <w:rtl/>
        </w:rPr>
        <w:t>נאמן להפסידה כתובתה</w:t>
      </w:r>
      <w:r w:rsidR="00AB7D20" w:rsidRPr="00CA108A">
        <w:rPr>
          <w:rFonts w:ascii="Fb Fontext" w:hAnsi="Fb Fontext" w:cs="PFT_Frank"/>
          <w:b/>
          <w:bCs/>
          <w:sz w:val="32"/>
          <w:szCs w:val="14"/>
          <w:rtl/>
        </w:rPr>
        <w:t>.</w:t>
      </w:r>
    </w:p>
    <w:p w14:paraId="4E3D0D7B" w14:textId="23052C45" w:rsidR="002379F4" w:rsidRDefault="002379F4" w:rsidP="002379F4">
      <w:pPr>
        <w:ind w:left="0" w:firstLine="0"/>
        <w:rPr>
          <w:rtl/>
        </w:rPr>
      </w:pPr>
      <w:r w:rsidRPr="00AA6C2C">
        <w:rPr>
          <w:rStyle w:val="affffe"/>
          <w:rFonts w:hint="eastAsia"/>
          <w:rtl/>
        </w:rPr>
        <w:t>ולכאורה</w:t>
      </w:r>
      <w:r w:rsidRPr="00AA6C2C">
        <w:rPr>
          <w:rStyle w:val="affffe"/>
          <w:rtl/>
        </w:rPr>
        <w:t xml:space="preserve"> </w:t>
      </w:r>
      <w:r w:rsidRPr="00AA6C2C">
        <w:rPr>
          <w:rStyle w:val="affffe"/>
          <w:rFonts w:hint="eastAsia"/>
          <w:rtl/>
        </w:rPr>
        <w:t>פשיטא</w:t>
      </w:r>
      <w:r w:rsidR="00AB7D20" w:rsidRPr="00C35A2C">
        <w:rPr>
          <w:rtl/>
        </w:rPr>
        <w:t xml:space="preserve">: </w:t>
      </w:r>
      <w:r>
        <w:rPr>
          <w:rFonts w:hint="cs"/>
          <w:rtl/>
        </w:rPr>
        <w:t>'</w:t>
      </w:r>
      <w:r w:rsidR="00AB7D20" w:rsidRPr="00C35A2C">
        <w:rPr>
          <w:rtl/>
        </w:rPr>
        <w:t>האוכל אצל חמיו ביהודה שלא בעדים</w:t>
      </w:r>
      <w:r>
        <w:rPr>
          <w:rFonts w:hint="cs"/>
          <w:rtl/>
        </w:rPr>
        <w:t xml:space="preserve"> -</w:t>
      </w:r>
      <w:r w:rsidR="00AB7D20" w:rsidRPr="00C35A2C">
        <w:rPr>
          <w:rtl/>
        </w:rPr>
        <w:t xml:space="preserve"> אינו יכול לטעון טענת בתולים, שמתייחד עמה</w:t>
      </w:r>
      <w:r w:rsidR="00AB7D20" w:rsidRPr="00AA6C2C">
        <w:rPr>
          <w:rStyle w:val="afffff0"/>
          <w:rtl/>
        </w:rPr>
        <w:t xml:space="preserve"> </w:t>
      </w:r>
      <w:r w:rsidRPr="00AA6C2C">
        <w:rPr>
          <w:rStyle w:val="afffff0"/>
          <w:rFonts w:hint="eastAsia"/>
          <w:rtl/>
        </w:rPr>
        <w:t>ובא</w:t>
      </w:r>
      <w:r w:rsidRPr="00AA6C2C">
        <w:rPr>
          <w:rStyle w:val="afffff0"/>
          <w:rtl/>
        </w:rPr>
        <w:t xml:space="preserve"> </w:t>
      </w:r>
      <w:r w:rsidRPr="00AA6C2C">
        <w:rPr>
          <w:rStyle w:val="afffff0"/>
          <w:rFonts w:hint="eastAsia"/>
          <w:rtl/>
        </w:rPr>
        <w:t>עליה</w:t>
      </w:r>
      <w:r w:rsidRPr="00AA6C2C">
        <w:rPr>
          <w:rStyle w:val="afffff0"/>
          <w:rtl/>
        </w:rPr>
        <w:t xml:space="preserve"> </w:t>
      </w:r>
      <w:r w:rsidRPr="00AA6C2C">
        <w:rPr>
          <w:rStyle w:val="afffff0"/>
          <w:rFonts w:hint="eastAsia"/>
          <w:rtl/>
        </w:rPr>
        <w:t>אחר</w:t>
      </w:r>
      <w:r w:rsidRPr="00AA6C2C">
        <w:rPr>
          <w:rStyle w:val="afffff0"/>
          <w:rtl/>
        </w:rPr>
        <w:t xml:space="preserve"> </w:t>
      </w:r>
      <w:r w:rsidRPr="00AA6C2C">
        <w:rPr>
          <w:rStyle w:val="afffff0"/>
          <w:rFonts w:hint="eastAsia"/>
          <w:rtl/>
        </w:rPr>
        <w:t>האירוסין</w:t>
      </w:r>
      <w:r w:rsidRPr="00AA6C2C">
        <w:rPr>
          <w:rStyle w:val="afffff0"/>
          <w:rtl/>
        </w:rPr>
        <w:t>.</w:t>
      </w:r>
    </w:p>
    <w:p w14:paraId="4B1F312E" w14:textId="6F96C573" w:rsidR="00AB7D20" w:rsidRDefault="00AB7D20" w:rsidP="00AA6C2C">
      <w:pPr>
        <w:ind w:left="0" w:firstLine="0"/>
        <w:rPr>
          <w:rtl/>
        </w:rPr>
      </w:pPr>
      <w:r w:rsidRPr="00CA108A">
        <w:rPr>
          <w:rFonts w:cs="PFT_Frank" w:hint="eastAsia"/>
          <w:b/>
          <w:bCs/>
          <w:szCs w:val="14"/>
          <w:rtl/>
        </w:rPr>
        <w:t>ולא</w:t>
      </w:r>
      <w:r w:rsidRPr="00CA108A">
        <w:rPr>
          <w:rFonts w:cs="PFT_Frank"/>
          <w:b/>
          <w:bCs/>
          <w:szCs w:val="14"/>
          <w:rtl/>
        </w:rPr>
        <w:t xml:space="preserve"> לאוסרה </w:t>
      </w:r>
      <w:r w:rsidR="002379F4" w:rsidRPr="00CA108A">
        <w:rPr>
          <w:rFonts w:cs="PFT_Frank" w:hint="eastAsia"/>
          <w:b/>
          <w:bCs/>
          <w:szCs w:val="14"/>
          <w:rtl/>
        </w:rPr>
        <w:t>עליו</w:t>
      </w:r>
      <w:r w:rsidR="002379F4">
        <w:rPr>
          <w:rFonts w:hint="cs"/>
          <w:rtl/>
        </w:rPr>
        <w:t xml:space="preserve"> - ש</w:t>
      </w:r>
      <w:r w:rsidRPr="00C35A2C">
        <w:rPr>
          <w:rFonts w:hint="cs"/>
          <w:rtl/>
        </w:rPr>
        <w:t xml:space="preserve">גם ביהודה </w:t>
      </w:r>
      <w:r w:rsidR="002379F4">
        <w:rPr>
          <w:rFonts w:hint="cs"/>
          <w:rtl/>
        </w:rPr>
        <w:t>נאמן</w:t>
      </w:r>
      <w:r w:rsidR="00A55217">
        <w:rPr>
          <w:rFonts w:hint="cs"/>
          <w:rtl/>
        </w:rPr>
        <w:t>!</w:t>
      </w:r>
      <w:r w:rsidR="002379F4">
        <w:rPr>
          <w:rFonts w:hint="cs"/>
          <w:rtl/>
        </w:rPr>
        <w:t xml:space="preserve"> </w:t>
      </w:r>
      <w:r w:rsidR="002379F4" w:rsidRPr="00AA6C2C">
        <w:rPr>
          <w:rStyle w:val="afffff0"/>
          <w:rFonts w:hint="eastAsia"/>
          <w:rtl/>
        </w:rPr>
        <w:t>דשוויה</w:t>
      </w:r>
      <w:r w:rsidR="002379F4" w:rsidRPr="00AA6C2C">
        <w:rPr>
          <w:rStyle w:val="afffff0"/>
          <w:rtl/>
        </w:rPr>
        <w:t xml:space="preserve"> </w:t>
      </w:r>
      <w:r w:rsidR="002379F4" w:rsidRPr="00AA6C2C">
        <w:rPr>
          <w:rStyle w:val="afffff0"/>
          <w:rFonts w:hint="eastAsia"/>
          <w:rtl/>
        </w:rPr>
        <w:t>אנפשיה</w:t>
      </w:r>
      <w:r w:rsidR="002379F4" w:rsidRPr="00AA6C2C">
        <w:rPr>
          <w:rStyle w:val="afffff0"/>
          <w:rtl/>
        </w:rPr>
        <w:t>..</w:t>
      </w:r>
    </w:p>
    <w:p w14:paraId="7618D19F" w14:textId="4615B14A" w:rsidR="00E268F4" w:rsidRDefault="00AB7D20" w:rsidP="002379F4">
      <w:pPr>
        <w:ind w:left="0" w:firstLine="0"/>
        <w:rPr>
          <w:rtl/>
        </w:rPr>
      </w:pPr>
      <w:r w:rsidRPr="00CA108A">
        <w:rPr>
          <w:rFonts w:cs="PFT_Frank" w:hint="eastAsia"/>
          <w:b/>
          <w:bCs/>
          <w:szCs w:val="14"/>
          <w:rtl/>
        </w:rPr>
        <w:t>אלא</w:t>
      </w:r>
      <w:r w:rsidRPr="00CA108A">
        <w:rPr>
          <w:rFonts w:cs="PFT_Frank"/>
          <w:b/>
          <w:bCs/>
          <w:szCs w:val="14"/>
          <w:rtl/>
        </w:rPr>
        <w:t xml:space="preserve"> להפסידה כתובתה </w:t>
      </w:r>
      <w:r w:rsidR="002379F4">
        <w:rPr>
          <w:rFonts w:hint="cs"/>
          <w:rtl/>
        </w:rPr>
        <w:t>- ובגליל נאמן</w:t>
      </w:r>
      <w:r w:rsidRPr="002379F4">
        <w:rPr>
          <w:rFonts w:hint="cs"/>
          <w:rtl/>
        </w:rPr>
        <w:t xml:space="preserve"> </w:t>
      </w:r>
      <w:r w:rsidR="002379F4">
        <w:rPr>
          <w:rFonts w:hint="cs"/>
          <w:rtl/>
        </w:rPr>
        <w:t>ב</w:t>
      </w:r>
      <w:r w:rsidRPr="002379F4">
        <w:rPr>
          <w:rFonts w:hint="cs"/>
          <w:rtl/>
        </w:rPr>
        <w:t xml:space="preserve">טענת </w:t>
      </w:r>
      <w:r w:rsidR="002379F4">
        <w:rPr>
          <w:rFonts w:hint="cs"/>
          <w:rtl/>
        </w:rPr>
        <w:t>'</w:t>
      </w:r>
      <w:r w:rsidRPr="00CA108A">
        <w:rPr>
          <w:rFonts w:cs="PFT_Frank" w:hint="eastAsia"/>
          <w:b/>
          <w:bCs/>
          <w:szCs w:val="14"/>
          <w:rtl/>
        </w:rPr>
        <w:t>פתח</w:t>
      </w:r>
      <w:r w:rsidRPr="00CA108A">
        <w:rPr>
          <w:rFonts w:cs="PFT_Frank"/>
          <w:b/>
          <w:bCs/>
          <w:szCs w:val="14"/>
          <w:rtl/>
        </w:rPr>
        <w:t xml:space="preserve"> </w:t>
      </w:r>
      <w:r w:rsidRPr="00CA108A">
        <w:rPr>
          <w:rFonts w:cs="PFT_Frank" w:hint="eastAsia"/>
          <w:b/>
          <w:bCs/>
          <w:szCs w:val="14"/>
          <w:rtl/>
        </w:rPr>
        <w:t>פתוח</w:t>
      </w:r>
      <w:r w:rsidR="002379F4">
        <w:rPr>
          <w:rFonts w:hint="cs"/>
          <w:rtl/>
        </w:rPr>
        <w:t>'</w:t>
      </w:r>
      <w:r w:rsidR="00E268F4">
        <w:rPr>
          <w:rFonts w:hint="cs"/>
          <w:rtl/>
        </w:rPr>
        <w:t>.</w:t>
      </w:r>
    </w:p>
    <w:p w14:paraId="742ECF3B" w14:textId="73E011D3" w:rsidR="00AB7D20" w:rsidRDefault="002379F4" w:rsidP="00AA6C2C">
      <w:pPr>
        <w:ind w:left="0" w:firstLine="0"/>
        <w:rPr>
          <w:rFonts w:ascii="Fb Fontext" w:hAnsi="Fb Fontext"/>
          <w:sz w:val="32"/>
          <w:rtl/>
        </w:rPr>
      </w:pPr>
      <w:r w:rsidRPr="00AA6C2C">
        <w:rPr>
          <w:rStyle w:val="affffe"/>
          <w:rFonts w:hint="eastAsia"/>
          <w:rtl/>
        </w:rPr>
        <w:t>ודחה</w:t>
      </w:r>
      <w:r>
        <w:rPr>
          <w:rFonts w:hint="cs"/>
          <w:rtl/>
        </w:rPr>
        <w:t xml:space="preserve">: </w:t>
      </w:r>
      <w:r w:rsidR="00A55217">
        <w:rPr>
          <w:rFonts w:hint="cs"/>
          <w:rtl/>
        </w:rPr>
        <w:t>רק</w:t>
      </w:r>
      <w:r w:rsidR="00AB7D20" w:rsidRPr="002379F4">
        <w:rPr>
          <w:rFonts w:hint="cs"/>
          <w:rtl/>
        </w:rPr>
        <w:t xml:space="preserve"> </w:t>
      </w:r>
      <w:r w:rsidR="00A55217">
        <w:rPr>
          <w:rFonts w:hint="cs"/>
          <w:rtl/>
        </w:rPr>
        <w:t>ב</w:t>
      </w:r>
      <w:r w:rsidR="00AB7D20" w:rsidRPr="002379F4">
        <w:rPr>
          <w:rFonts w:hint="cs"/>
          <w:rtl/>
        </w:rPr>
        <w:t xml:space="preserve">טענת </w:t>
      </w:r>
      <w:r w:rsidR="00A55217">
        <w:rPr>
          <w:rFonts w:hint="cs"/>
          <w:rtl/>
        </w:rPr>
        <w:t>'</w:t>
      </w:r>
      <w:r w:rsidR="00AB7D20" w:rsidRPr="00CA108A">
        <w:rPr>
          <w:rFonts w:cs="PFT_Frank" w:hint="eastAsia"/>
          <w:b/>
          <w:bCs/>
          <w:szCs w:val="14"/>
          <w:rtl/>
        </w:rPr>
        <w:t>דמים</w:t>
      </w:r>
      <w:r w:rsidR="00A55217">
        <w:rPr>
          <w:rFonts w:hint="cs"/>
          <w:rtl/>
        </w:rPr>
        <w:t>'</w:t>
      </w:r>
      <w:r w:rsidR="00AB7D20" w:rsidRPr="00AA6C2C">
        <w:rPr>
          <w:rtl/>
        </w:rPr>
        <w:t xml:space="preserve"> </w:t>
      </w:r>
      <w:r w:rsidR="00A55217">
        <w:rPr>
          <w:rFonts w:ascii="Fb Fontext" w:hAnsi="Fb Fontext" w:hint="cs"/>
          <w:sz w:val="32"/>
          <w:rtl/>
        </w:rPr>
        <w:t xml:space="preserve">נאמן </w:t>
      </w:r>
      <w:r w:rsidR="00A55217" w:rsidRPr="00AA6C2C">
        <w:rPr>
          <w:rStyle w:val="afffff0"/>
          <w:rFonts w:hint="eastAsia"/>
          <w:rtl/>
        </w:rPr>
        <w:t>דטענה</w:t>
      </w:r>
      <w:r w:rsidR="00A55217" w:rsidRPr="00AA6C2C">
        <w:rPr>
          <w:rStyle w:val="afffff0"/>
          <w:rtl/>
        </w:rPr>
        <w:t xml:space="preserve"> המבוררת </w:t>
      </w:r>
      <w:r w:rsidR="00A55217" w:rsidRPr="00B31C92">
        <w:rPr>
          <w:rStyle w:val="afffff0"/>
          <w:rFonts w:cs="PFT_Frank" w:hint="eastAsia"/>
          <w:b/>
          <w:bCs/>
          <w:szCs w:val="10"/>
          <w:rtl/>
        </w:rPr>
        <w:t>ע</w:t>
      </w:r>
      <w:r w:rsidR="00A55217" w:rsidRPr="00B31C92">
        <w:rPr>
          <w:rStyle w:val="afffff0"/>
          <w:rFonts w:cs="PFT_Frank"/>
          <w:b/>
          <w:bCs/>
          <w:szCs w:val="10"/>
          <w:rtl/>
        </w:rPr>
        <w:t xml:space="preserve">"י </w:t>
      </w:r>
      <w:r w:rsidR="00A55217" w:rsidRPr="00B31C92">
        <w:rPr>
          <w:rStyle w:val="afffff0"/>
          <w:rFonts w:cs="PFT_Frank" w:hint="eastAsia"/>
          <w:b/>
          <w:bCs/>
          <w:szCs w:val="10"/>
          <w:rtl/>
        </w:rPr>
        <w:t>שושבינים</w:t>
      </w:r>
      <w:r w:rsidR="00A55217" w:rsidRPr="00B31C92">
        <w:rPr>
          <w:rStyle w:val="afffff0"/>
          <w:rFonts w:cs="PFT_Frank"/>
          <w:b/>
          <w:bCs/>
          <w:szCs w:val="10"/>
          <w:rtl/>
        </w:rPr>
        <w:t xml:space="preserve"> </w:t>
      </w:r>
      <w:r w:rsidR="00A55217" w:rsidRPr="00B31C92">
        <w:rPr>
          <w:rStyle w:val="afffff0"/>
          <w:rFonts w:cs="PFT_Frank" w:hint="eastAsia"/>
          <w:b/>
          <w:bCs/>
          <w:szCs w:val="10"/>
          <w:rtl/>
        </w:rPr>
        <w:t>ומפה</w:t>
      </w:r>
      <w:r w:rsidR="00A55217" w:rsidRPr="00AA6C2C">
        <w:rPr>
          <w:rStyle w:val="afffff0"/>
          <w:rtl/>
        </w:rPr>
        <w:t>.</w:t>
      </w:r>
    </w:p>
    <w:p w14:paraId="6860247A" w14:textId="72B63414" w:rsidR="00E268F4" w:rsidRPr="006D5126" w:rsidRDefault="00F47BD0" w:rsidP="00F1680A">
      <w:pPr>
        <w:pStyle w:val="affffb"/>
        <w:rPr>
          <w:spacing w:val="0"/>
          <w:rtl/>
        </w:rPr>
      </w:pPr>
      <w:bookmarkStart w:id="53" w:name="_Toc119352838"/>
      <w:r w:rsidRPr="006D5126">
        <w:rPr>
          <w:rFonts w:hint="cs"/>
          <w:spacing w:val="0"/>
          <w:rtl/>
        </w:rPr>
        <w:t xml:space="preserve">טעם הנאמנות ב'פתח פתוח </w:t>
      </w:r>
      <w:r w:rsidRPr="006D5126">
        <w:rPr>
          <w:rStyle w:val="afffff0"/>
          <w:rFonts w:cs="PFT_Frank" w:hint="eastAsia"/>
          <w:spacing w:val="0"/>
          <w:szCs w:val="10"/>
          <w:rtl/>
        </w:rPr>
        <w:t>אף</w:t>
      </w:r>
      <w:r w:rsidRPr="006D5126">
        <w:rPr>
          <w:rStyle w:val="afffff0"/>
          <w:rFonts w:cs="PFT_Frank"/>
          <w:spacing w:val="0"/>
          <w:szCs w:val="10"/>
          <w:rtl/>
        </w:rPr>
        <w:t xml:space="preserve"> </w:t>
      </w:r>
      <w:r w:rsidRPr="006D5126">
        <w:rPr>
          <w:rStyle w:val="afffff0"/>
          <w:rFonts w:cs="PFT_Frank" w:hint="eastAsia"/>
          <w:spacing w:val="0"/>
          <w:szCs w:val="10"/>
          <w:rtl/>
        </w:rPr>
        <w:t>שאין</w:t>
      </w:r>
      <w:r w:rsidRPr="006D5126">
        <w:rPr>
          <w:rStyle w:val="afffff0"/>
          <w:rFonts w:cs="PFT_Frank"/>
          <w:spacing w:val="0"/>
          <w:szCs w:val="10"/>
          <w:rtl/>
        </w:rPr>
        <w:t xml:space="preserve"> </w:t>
      </w:r>
      <w:r w:rsidRPr="006D5126">
        <w:rPr>
          <w:rStyle w:val="afffff0"/>
          <w:rFonts w:cs="PFT_Frank" w:hint="eastAsia"/>
          <w:spacing w:val="0"/>
          <w:szCs w:val="10"/>
          <w:rtl/>
        </w:rPr>
        <w:t>עדים</w:t>
      </w:r>
      <w:r w:rsidRPr="006D5126">
        <w:rPr>
          <w:rStyle w:val="afffff0"/>
          <w:rFonts w:cs="PFT_Frank" w:hint="cs"/>
          <w:spacing w:val="0"/>
          <w:szCs w:val="10"/>
          <w:rtl/>
        </w:rPr>
        <w:t xml:space="preserve"> </w:t>
      </w:r>
      <w:r w:rsidR="00E26091" w:rsidRPr="006D5126">
        <w:rPr>
          <w:rStyle w:val="afffff0"/>
          <w:rFonts w:cs="PFT_Frank" w:hint="cs"/>
          <w:spacing w:val="0"/>
          <w:szCs w:val="10"/>
          <w:rtl/>
        </w:rPr>
        <w:t xml:space="preserve"> </w:t>
      </w:r>
      <w:r w:rsidRPr="006D5126">
        <w:rPr>
          <w:rFonts w:hint="cs"/>
          <w:spacing w:val="0"/>
          <w:rtl/>
        </w:rPr>
        <w:t>תלוי בכתובה דרבנן</w:t>
      </w:r>
      <w:bookmarkEnd w:id="53"/>
    </w:p>
    <w:p w14:paraId="69B713C5" w14:textId="7DE61F08" w:rsidR="00AB7D20" w:rsidRPr="00C35A2C" w:rsidRDefault="00AB7D20" w:rsidP="00E26091">
      <w:pPr>
        <w:pStyle w:val="afff"/>
        <w:framePr w:wrap="around"/>
        <w:rPr>
          <w:rtl/>
        </w:rPr>
      </w:pPr>
      <w:bookmarkStart w:id="54" w:name="_Toc119352839"/>
      <w:r w:rsidRPr="00C35A2C">
        <w:rPr>
          <w:rFonts w:hint="cs"/>
          <w:rtl/>
        </w:rPr>
        <w:t>י.</w:t>
      </w:r>
      <w:bookmarkEnd w:id="54"/>
    </w:p>
    <w:p w14:paraId="2F7E4E93" w14:textId="54CE209A" w:rsidR="00AB7D20" w:rsidRDefault="00AB7D20" w:rsidP="00AB7D20">
      <w:pPr>
        <w:rPr>
          <w:rFonts w:ascii="Fb Fontext" w:hAnsi="Fb Fontext"/>
          <w:sz w:val="32"/>
          <w:rtl/>
        </w:rPr>
      </w:pPr>
      <w:r w:rsidRPr="00AA6C2C">
        <w:rPr>
          <w:rStyle w:val="affffe"/>
          <w:rFonts w:hint="eastAsia"/>
          <w:rtl/>
        </w:rPr>
        <w:t>ר</w:t>
      </w:r>
      <w:r w:rsidRPr="00AA6C2C">
        <w:rPr>
          <w:rStyle w:val="affffe"/>
          <w:rtl/>
        </w:rPr>
        <w:t>"</w:t>
      </w:r>
      <w:r w:rsidRPr="00AA6C2C">
        <w:rPr>
          <w:rStyle w:val="affffe"/>
          <w:rFonts w:hint="eastAsia"/>
          <w:rtl/>
        </w:rPr>
        <w:t>נ</w:t>
      </w:r>
      <w:r w:rsidRPr="00AA6C2C">
        <w:rPr>
          <w:rStyle w:val="affffe"/>
          <w:rtl/>
        </w:rPr>
        <w:t xml:space="preserve"> </w:t>
      </w:r>
      <w:r w:rsidRPr="00AA6C2C">
        <w:rPr>
          <w:rStyle w:val="affffe"/>
          <w:rFonts w:hint="eastAsia"/>
          <w:rtl/>
        </w:rPr>
        <w:t>משמואל</w:t>
      </w:r>
      <w:r w:rsidRPr="00C35A2C">
        <w:rPr>
          <w:rFonts w:ascii="Fb Fontext" w:hAnsi="Fb Fontext"/>
          <w:sz w:val="32"/>
          <w:rtl/>
        </w:rPr>
        <w:t xml:space="preserve">: </w:t>
      </w:r>
      <w:r w:rsidRPr="00CA108A">
        <w:rPr>
          <w:rFonts w:ascii="Fb Fontext" w:hAnsi="Fb Fontext" w:cs="PFT_Frank"/>
          <w:b/>
          <w:bCs/>
          <w:sz w:val="32"/>
          <w:szCs w:val="14"/>
          <w:rtl/>
        </w:rPr>
        <w:t>חכמים תקנו</w:t>
      </w:r>
      <w:r w:rsidRPr="00C35A2C">
        <w:rPr>
          <w:rFonts w:ascii="Fb Fontext" w:hAnsi="Fb Fontext"/>
          <w:sz w:val="32"/>
          <w:rtl/>
        </w:rPr>
        <w:t xml:space="preserve"> לבתולה מאתים ולאלמנה מנה</w:t>
      </w:r>
      <w:r w:rsidR="00F47BD0">
        <w:rPr>
          <w:rFonts w:ascii="Fb Fontext" w:hAnsi="Fb Fontext" w:hint="cs"/>
          <w:sz w:val="32"/>
          <w:rtl/>
        </w:rPr>
        <w:t xml:space="preserve"> -</w:t>
      </w:r>
    </w:p>
    <w:p w14:paraId="1F2BFD8F" w14:textId="77777777" w:rsidR="003156E1" w:rsidRDefault="00AB7D20" w:rsidP="003156E1">
      <w:pPr>
        <w:rPr>
          <w:rtl/>
        </w:rPr>
      </w:pPr>
      <w:r w:rsidRPr="00C35A2C">
        <w:rPr>
          <w:rFonts w:ascii="Fb Fontext" w:hAnsi="Fb Fontext"/>
          <w:sz w:val="32"/>
          <w:rtl/>
        </w:rPr>
        <w:t xml:space="preserve">והאמינוהו </w:t>
      </w:r>
      <w:r w:rsidR="00F47BD0">
        <w:rPr>
          <w:rFonts w:ascii="Fb Fontext" w:hAnsi="Fb Fontext" w:hint="cs"/>
          <w:sz w:val="32"/>
          <w:rtl/>
        </w:rPr>
        <w:t>ב'</w:t>
      </w:r>
      <w:r w:rsidRPr="00C35A2C">
        <w:rPr>
          <w:rFonts w:ascii="Fb Fontext" w:hAnsi="Fb Fontext"/>
          <w:sz w:val="32"/>
          <w:rtl/>
        </w:rPr>
        <w:t>פתח פתוח</w:t>
      </w:r>
      <w:r w:rsidR="00F47BD0">
        <w:rPr>
          <w:rFonts w:ascii="Fb Fontext" w:hAnsi="Fb Fontext" w:hint="cs"/>
          <w:sz w:val="32"/>
          <w:rtl/>
        </w:rPr>
        <w:t>',</w:t>
      </w:r>
      <w:r w:rsidRPr="00794C4F">
        <w:rPr>
          <w:rtl/>
        </w:rPr>
        <w:t xml:space="preserve"> </w:t>
      </w:r>
      <w:r w:rsidRPr="00CA108A">
        <w:rPr>
          <w:rFonts w:cs="PFT_Frank"/>
          <w:b/>
          <w:bCs/>
          <w:szCs w:val="14"/>
          <w:rtl/>
        </w:rPr>
        <w:t xml:space="preserve">חזקה </w:t>
      </w:r>
      <w:r w:rsidR="00F47BD0" w:rsidRPr="00F47BD0">
        <w:rPr>
          <w:rFonts w:hint="cs"/>
          <w:rtl/>
        </w:rPr>
        <w:t>ל</w:t>
      </w:r>
      <w:r w:rsidRPr="00F47BD0">
        <w:rPr>
          <w:rtl/>
        </w:rPr>
        <w:t>א טורח בסעודה ומפסידה</w:t>
      </w:r>
    </w:p>
    <w:p w14:paraId="39DC01BC" w14:textId="75B0EAC8" w:rsidR="00AB7D20" w:rsidRPr="00F97732" w:rsidRDefault="00AB7D20" w:rsidP="003156E1">
      <w:pPr>
        <w:pStyle w:val="aff9"/>
        <w:rPr>
          <w:rtl/>
        </w:rPr>
      </w:pPr>
      <w:r w:rsidRPr="00F47BD0">
        <w:rPr>
          <w:rtl/>
        </w:rPr>
        <w:t>.</w:t>
      </w:r>
      <w:r w:rsidRPr="003156E1">
        <w:rPr>
          <w:rFonts w:ascii="FrankRuehl" w:hAnsi="FrankRuehl" w:hint="cs"/>
          <w:rtl/>
        </w:rPr>
        <w:t>׹</w:t>
      </w:r>
    </w:p>
    <w:p w14:paraId="27320017" w14:textId="59AA4BD9" w:rsidR="00AB7D20" w:rsidRPr="00C35A2C" w:rsidRDefault="00AB7D20" w:rsidP="00F47BD0">
      <w:pPr>
        <w:rPr>
          <w:rFonts w:ascii="Fb Fontext" w:hAnsi="Fb Fontext" w:cs="Guttman Vilna"/>
          <w:b/>
          <w:bCs/>
          <w:sz w:val="32"/>
          <w:rtl/>
        </w:rPr>
      </w:pPr>
      <w:bookmarkStart w:id="55" w:name="_Toc119352840"/>
      <w:r w:rsidRPr="00CF473C">
        <w:rPr>
          <w:rStyle w:val="affffc"/>
          <w:rtl/>
        </w:rPr>
        <w:t>תנא: הואיל ו</w:t>
      </w:r>
      <w:r w:rsidRPr="00CF473C">
        <w:rPr>
          <w:rStyle w:val="affffc"/>
          <w:rFonts w:hint="eastAsia"/>
          <w:rtl/>
        </w:rPr>
        <w:t>תקנת</w:t>
      </w:r>
      <w:r w:rsidRPr="00CF473C">
        <w:rPr>
          <w:rStyle w:val="affffc"/>
          <w:rtl/>
        </w:rPr>
        <w:t xml:space="preserve"> חכמים </w:t>
      </w:r>
      <w:r w:rsidR="00F47BD0" w:rsidRPr="00CF473C">
        <w:rPr>
          <w:rStyle w:val="affffc"/>
          <w:rFonts w:hint="cs"/>
          <w:rtl/>
        </w:rPr>
        <w:t>-</w:t>
      </w:r>
      <w:r w:rsidRPr="00CF473C">
        <w:rPr>
          <w:rStyle w:val="affffc"/>
          <w:rtl/>
        </w:rPr>
        <w:t xml:space="preserve"> מן הזיבורית</w:t>
      </w:r>
      <w:r w:rsidR="00F47BD0" w:rsidRPr="00CF473C">
        <w:rPr>
          <w:rStyle w:val="affffc"/>
          <w:rFonts w:hint="cs"/>
          <w:rtl/>
        </w:rPr>
        <w:t>,</w:t>
      </w:r>
      <w:bookmarkEnd w:id="55"/>
      <w:r w:rsidR="00F47BD0">
        <w:rPr>
          <w:rFonts w:ascii="Fb Fontext" w:hAnsi="Fb Fontext" w:hint="cs"/>
          <w:b/>
          <w:sz w:val="32"/>
          <w:rtl/>
        </w:rPr>
        <w:t xml:space="preserve"> </w:t>
      </w:r>
      <w:r w:rsidR="00F47BD0">
        <w:rPr>
          <w:rStyle w:val="affffe"/>
          <w:rFonts w:hint="cs"/>
          <w:rtl/>
        </w:rPr>
        <w:t xml:space="preserve">  </w:t>
      </w:r>
      <w:r w:rsidRPr="00AA6C2C">
        <w:rPr>
          <w:rStyle w:val="affffe"/>
          <w:rFonts w:hint="eastAsia"/>
          <w:rtl/>
        </w:rPr>
        <w:t>רשב</w:t>
      </w:r>
      <w:r w:rsidRPr="00AA6C2C">
        <w:rPr>
          <w:rStyle w:val="affffe"/>
          <w:rtl/>
        </w:rPr>
        <w:t>"</w:t>
      </w:r>
      <w:r w:rsidRPr="00AA6C2C">
        <w:rPr>
          <w:rStyle w:val="affffe"/>
          <w:rFonts w:hint="eastAsia"/>
          <w:rtl/>
        </w:rPr>
        <w:t>ג</w:t>
      </w:r>
      <w:r w:rsidRPr="00C35A2C">
        <w:rPr>
          <w:rFonts w:ascii="Fb Fontext" w:hAnsi="Fb Fontext"/>
          <w:sz w:val="32"/>
          <w:rtl/>
        </w:rPr>
        <w:t>: מן התורה.</w:t>
      </w:r>
    </w:p>
    <w:p w14:paraId="421FAF65" w14:textId="4FF355F0" w:rsidR="00F47BD0" w:rsidRDefault="00AB7D20" w:rsidP="00F47BD0">
      <w:pPr>
        <w:rPr>
          <w:rFonts w:ascii="Fb Fontext" w:hAnsi="Fb Fontext"/>
          <w:sz w:val="32"/>
          <w:rtl/>
        </w:rPr>
      </w:pPr>
      <w:r w:rsidRPr="00AA6C2C">
        <w:rPr>
          <w:rStyle w:val="affffe"/>
          <w:rFonts w:hint="eastAsia"/>
          <w:rtl/>
        </w:rPr>
        <w:t>וד</w:t>
      </w:r>
      <w:r w:rsidRPr="00AA6C2C">
        <w:rPr>
          <w:rStyle w:val="affffe"/>
          <w:rtl/>
        </w:rPr>
        <w:t>תניא</w:t>
      </w:r>
      <w:r w:rsidRPr="00C35A2C">
        <w:rPr>
          <w:rFonts w:ascii="Fb Fontext" w:hAnsi="Fb Fontext"/>
          <w:rtl/>
        </w:rPr>
        <w:t xml:space="preserve">: </w:t>
      </w:r>
      <w:r w:rsidR="00F47BD0">
        <w:rPr>
          <w:rStyle w:val="afffff0"/>
          <w:rFonts w:hint="cs"/>
          <w:rtl/>
        </w:rPr>
        <w:t>[</w:t>
      </w:r>
      <w:r w:rsidR="00F47BD0" w:rsidRPr="00AA6C2C">
        <w:rPr>
          <w:rStyle w:val="afffff0"/>
          <w:rFonts w:hint="eastAsia"/>
          <w:rtl/>
        </w:rPr>
        <w:t>במפתה</w:t>
      </w:r>
      <w:r w:rsidR="00F47BD0" w:rsidRPr="00AA6C2C">
        <w:rPr>
          <w:rStyle w:val="afffff0"/>
          <w:rtl/>
        </w:rPr>
        <w:t>]</w:t>
      </w:r>
      <w:r w:rsidR="00F47BD0">
        <w:rPr>
          <w:rStyle w:val="affffa"/>
          <w:rFonts w:hint="cs"/>
          <w:rtl/>
        </w:rPr>
        <w:t xml:space="preserve"> </w:t>
      </w:r>
      <w:r w:rsidRPr="00572F4D">
        <w:rPr>
          <w:rStyle w:val="affffa"/>
          <w:rtl/>
        </w:rPr>
        <w:t>כסף ישקול כמוהר הבתולות</w:t>
      </w:r>
      <w:r w:rsidR="00F47BD0">
        <w:rPr>
          <w:rFonts w:ascii="Fb Fontext" w:hAnsi="Fb Fontext" w:hint="cs"/>
          <w:rtl/>
        </w:rPr>
        <w:t xml:space="preserve"> </w:t>
      </w:r>
      <w:r w:rsidR="00F47BD0" w:rsidRPr="00AA6C2C">
        <w:rPr>
          <w:rStyle w:val="afffff0"/>
          <w:rtl/>
        </w:rPr>
        <w:t>[</w:t>
      </w:r>
      <w:r w:rsidR="00F47BD0">
        <w:rPr>
          <w:rStyle w:val="afffff0"/>
          <w:rFonts w:hint="cs"/>
          <w:rtl/>
        </w:rPr>
        <w:t>ש</w:t>
      </w:r>
      <w:r w:rsidR="00F47BD0" w:rsidRPr="00AA6C2C">
        <w:rPr>
          <w:rStyle w:val="afffff0"/>
          <w:rFonts w:hint="eastAsia"/>
          <w:rtl/>
        </w:rPr>
        <w:t>באונס</w:t>
      </w:r>
      <w:r w:rsidR="00F47BD0" w:rsidRPr="00AA6C2C">
        <w:rPr>
          <w:rStyle w:val="afffff0"/>
          <w:rtl/>
        </w:rPr>
        <w:t>]..</w:t>
      </w:r>
      <w:r w:rsidRPr="00C35A2C">
        <w:rPr>
          <w:rFonts w:ascii="Fb Fontext" w:hAnsi="Fb Fontext"/>
          <w:rtl/>
        </w:rPr>
        <w:t xml:space="preserve"> </w:t>
      </w:r>
      <w:r w:rsidR="00F47BD0" w:rsidRPr="00B31C92">
        <w:rPr>
          <w:rStyle w:val="afffff0"/>
          <w:rFonts w:cs="PFT_Frank" w:hint="eastAsia"/>
          <w:b/>
          <w:bCs/>
          <w:szCs w:val="10"/>
          <w:rtl/>
        </w:rPr>
        <w:t>וקראו</w:t>
      </w:r>
      <w:r w:rsidR="00F47BD0" w:rsidRPr="00B31C92">
        <w:rPr>
          <w:rStyle w:val="afffff0"/>
          <w:rFonts w:cs="PFT_Frank"/>
          <w:b/>
          <w:bCs/>
          <w:szCs w:val="10"/>
          <w:rtl/>
        </w:rPr>
        <w:t xml:space="preserve"> </w:t>
      </w:r>
      <w:r w:rsidR="00F47BD0" w:rsidRPr="00B31C92">
        <w:rPr>
          <w:rStyle w:val="afffff0"/>
          <w:rFonts w:cs="PFT_Frank" w:hint="eastAsia"/>
          <w:b/>
          <w:bCs/>
          <w:szCs w:val="10"/>
          <w:rtl/>
        </w:rPr>
        <w:t>מוהר</w:t>
      </w:r>
      <w:r w:rsidR="00F47BD0">
        <w:rPr>
          <w:rStyle w:val="afffff0"/>
          <w:rFonts w:hint="cs"/>
          <w:rtl/>
        </w:rPr>
        <w:t>.. -</w:t>
      </w:r>
    </w:p>
    <w:p w14:paraId="4992A3CB" w14:textId="25569A89" w:rsidR="00AB7D20" w:rsidRPr="00C54C7E" w:rsidRDefault="00F47BD0" w:rsidP="00F47BD0">
      <w:pPr>
        <w:rPr>
          <w:rStyle w:val="afffe"/>
          <w:rtl/>
        </w:rPr>
      </w:pPr>
      <w:r>
        <w:rPr>
          <w:rFonts w:ascii="Fb Fontext" w:hAnsi="Fb Fontext" w:hint="cs"/>
          <w:sz w:val="32"/>
          <w:rtl/>
        </w:rPr>
        <w:t>מכאן</w:t>
      </w:r>
      <w:r w:rsidR="00AB7D20" w:rsidRPr="00C35A2C">
        <w:rPr>
          <w:rFonts w:ascii="Fb Fontext" w:hAnsi="Fb Fontext"/>
          <w:sz w:val="32"/>
          <w:rtl/>
        </w:rPr>
        <w:t xml:space="preserve"> </w:t>
      </w:r>
      <w:r>
        <w:rPr>
          <w:rFonts w:ascii="Fb Fontext" w:hAnsi="Fb Fontext" w:hint="cs"/>
          <w:sz w:val="32"/>
          <w:rtl/>
        </w:rPr>
        <w:t>ש</w:t>
      </w:r>
      <w:r w:rsidR="00AB7D20" w:rsidRPr="00C35A2C">
        <w:rPr>
          <w:rFonts w:ascii="Fb Fontext" w:hAnsi="Fb Fontext"/>
          <w:sz w:val="32"/>
          <w:rtl/>
        </w:rPr>
        <w:t>כתוב</w:t>
      </w:r>
      <w:r>
        <w:rPr>
          <w:rFonts w:ascii="Fb Fontext" w:hAnsi="Fb Fontext" w:hint="cs"/>
          <w:sz w:val="32"/>
          <w:rtl/>
        </w:rPr>
        <w:t>ה</w:t>
      </w:r>
      <w:r w:rsidR="00AB7D20" w:rsidRPr="00C35A2C">
        <w:rPr>
          <w:rFonts w:ascii="Fb Fontext" w:hAnsi="Fb Fontext"/>
          <w:sz w:val="32"/>
          <w:rtl/>
        </w:rPr>
        <w:t xml:space="preserve"> מהתורה</w:t>
      </w:r>
      <w:r w:rsidRPr="00AA6C2C">
        <w:rPr>
          <w:rtl/>
        </w:rPr>
        <w:t>,</w:t>
      </w:r>
      <w:r w:rsidR="00AB7D20">
        <w:rPr>
          <w:rFonts w:ascii="Fb Fontext" w:hAnsi="Fb Fontext" w:hint="cs"/>
          <w:sz w:val="32"/>
          <w:rtl/>
        </w:rPr>
        <w:t xml:space="preserve"> </w:t>
      </w:r>
      <w:r>
        <w:rPr>
          <w:rFonts w:ascii="Fb Fontext" w:hAnsi="Fb Fontext" w:hint="cs"/>
          <w:sz w:val="32"/>
          <w:rtl/>
        </w:rPr>
        <w:t xml:space="preserve">  </w:t>
      </w:r>
      <w:r w:rsidR="00AB7D20" w:rsidRPr="00AA6C2C">
        <w:rPr>
          <w:rStyle w:val="affffe"/>
          <w:rFonts w:hint="eastAsia"/>
          <w:rtl/>
        </w:rPr>
        <w:t>רשב</w:t>
      </w:r>
      <w:r w:rsidR="00AB7D20" w:rsidRPr="00AA6C2C">
        <w:rPr>
          <w:rStyle w:val="affffe"/>
          <w:rtl/>
        </w:rPr>
        <w:t>"</w:t>
      </w:r>
      <w:r w:rsidR="00AB7D20" w:rsidRPr="00AA6C2C">
        <w:rPr>
          <w:rStyle w:val="affffe"/>
          <w:rFonts w:hint="eastAsia"/>
          <w:rtl/>
        </w:rPr>
        <w:t>ג</w:t>
      </w:r>
      <w:r w:rsidR="00AB7D20" w:rsidRPr="00C35A2C">
        <w:rPr>
          <w:rFonts w:ascii="Fb Fontext" w:hAnsi="Fb Fontext"/>
          <w:sz w:val="32"/>
          <w:rtl/>
        </w:rPr>
        <w:t>: אינה אלא מדברי סופרים</w:t>
      </w:r>
      <w:r>
        <w:rPr>
          <w:rFonts w:ascii="Fb Fontext" w:hAnsi="Fb Fontext" w:hint="cs"/>
          <w:sz w:val="32"/>
          <w:rtl/>
        </w:rPr>
        <w:t>!</w:t>
      </w:r>
    </w:p>
    <w:p w14:paraId="463517F7" w14:textId="2CB3078F" w:rsidR="00AB7D20" w:rsidRDefault="00AB7D20" w:rsidP="00F47BD0">
      <w:pPr>
        <w:rPr>
          <w:rFonts w:ascii="Fb Fontext" w:hAnsi="Fb Fontext"/>
          <w:rtl/>
        </w:rPr>
      </w:pPr>
      <w:r w:rsidRPr="00AA6C2C">
        <w:rPr>
          <w:rStyle w:val="affffe"/>
          <w:rFonts w:hint="eastAsia"/>
          <w:rtl/>
        </w:rPr>
        <w:t>א</w:t>
      </w:r>
      <w:r w:rsidRPr="00AA6C2C">
        <w:rPr>
          <w:rStyle w:val="affffe"/>
          <w:rtl/>
        </w:rPr>
        <w:t>.</w:t>
      </w:r>
      <w:r w:rsidRPr="00C54C7E">
        <w:rPr>
          <w:rStyle w:val="afffe"/>
          <w:rFonts w:hint="cs"/>
          <w:rtl/>
        </w:rPr>
        <w:t xml:space="preserve"> </w:t>
      </w:r>
      <w:r w:rsidRPr="00C54C7E">
        <w:rPr>
          <w:rStyle w:val="afffe"/>
          <w:rtl/>
        </w:rPr>
        <w:t>איפוך</w:t>
      </w:r>
      <w:r w:rsidRPr="00C35A2C">
        <w:rPr>
          <w:rFonts w:ascii="Fb Fontext" w:hAnsi="Fb Fontext" w:hint="cs"/>
          <w:sz w:val="32"/>
          <w:rtl/>
        </w:rPr>
        <w:t xml:space="preserve"> ב</w:t>
      </w:r>
      <w:r w:rsidR="00F47BD0">
        <w:rPr>
          <w:rFonts w:ascii="Fb Fontext" w:hAnsi="Fb Fontext" w:hint="cs"/>
          <w:sz w:val="32"/>
          <w:rtl/>
        </w:rPr>
        <w:t>ת</w:t>
      </w:r>
      <w:r w:rsidRPr="00C35A2C">
        <w:rPr>
          <w:rFonts w:ascii="Fb Fontext" w:hAnsi="Fb Fontext" w:hint="cs"/>
          <w:sz w:val="32"/>
          <w:rtl/>
        </w:rPr>
        <w:t>רייתא</w:t>
      </w:r>
      <w:r w:rsidR="00F47BD0">
        <w:rPr>
          <w:rFonts w:ascii="Fb Fontext" w:hAnsi="Fb Fontext" w:hint="cs"/>
          <w:sz w:val="32"/>
          <w:rtl/>
        </w:rPr>
        <w:t>,</w:t>
      </w:r>
      <w:r w:rsidRPr="00C35A2C">
        <w:rPr>
          <w:rFonts w:ascii="Fb Fontext" w:hAnsi="Fb Fontext" w:hint="cs"/>
          <w:sz w:val="32"/>
          <w:rtl/>
        </w:rPr>
        <w:t xml:space="preserve"> </w:t>
      </w:r>
      <w:r w:rsidR="00F47BD0">
        <w:rPr>
          <w:rFonts w:ascii="Fb Fontext" w:hAnsi="Fb Fontext" w:hint="cs"/>
          <w:sz w:val="32"/>
          <w:rtl/>
        </w:rPr>
        <w:t xml:space="preserve">   </w:t>
      </w:r>
      <w:r w:rsidRPr="00AA6C2C">
        <w:rPr>
          <w:rStyle w:val="affffe"/>
          <w:rFonts w:hint="eastAsia"/>
          <w:rtl/>
        </w:rPr>
        <w:t>ב</w:t>
      </w:r>
      <w:r w:rsidRPr="00AA6C2C">
        <w:rPr>
          <w:rStyle w:val="affffe"/>
          <w:rtl/>
        </w:rPr>
        <w:t>.</w:t>
      </w:r>
      <w:r w:rsidRPr="00CA108A">
        <w:rPr>
          <w:rFonts w:ascii="Fb Fontext" w:hAnsi="Fb Fontext" w:cs="PFT_Frank" w:hint="cs"/>
          <w:b/>
          <w:bCs/>
          <w:sz w:val="32"/>
          <w:szCs w:val="14"/>
          <w:rtl/>
        </w:rPr>
        <w:t xml:space="preserve"> </w:t>
      </w:r>
      <w:r w:rsidRPr="00AA6C2C">
        <w:rPr>
          <w:rStyle w:val="affffe"/>
          <w:rtl/>
        </w:rPr>
        <w:t>ה"</w:t>
      </w:r>
      <w:r w:rsidRPr="00AA6C2C">
        <w:rPr>
          <w:rStyle w:val="affffe"/>
          <w:rFonts w:hint="eastAsia"/>
          <w:rtl/>
        </w:rPr>
        <w:t>ק</w:t>
      </w:r>
      <w:r w:rsidR="00F47BD0">
        <w:rPr>
          <w:rStyle w:val="affffe"/>
          <w:rFonts w:hint="cs"/>
          <w:rtl/>
        </w:rPr>
        <w:t>:</w:t>
      </w:r>
      <w:r w:rsidR="00F47BD0">
        <w:rPr>
          <w:rFonts w:ascii="Fb Fontext" w:hAnsi="Fb Fontext" w:hint="cs"/>
          <w:rtl/>
        </w:rPr>
        <w:t xml:space="preserve"> </w:t>
      </w:r>
      <w:r w:rsidRPr="00CA108A">
        <w:rPr>
          <w:rFonts w:ascii="Fb Fontext" w:hAnsi="Fb Fontext" w:cs="PFT_Frank"/>
          <w:b/>
          <w:bCs/>
          <w:szCs w:val="14"/>
          <w:rtl/>
        </w:rPr>
        <w:t>כתובת אלמנה</w:t>
      </w:r>
      <w:r w:rsidRPr="00C35A2C">
        <w:rPr>
          <w:rFonts w:ascii="Fb Fontext" w:hAnsi="Fb Fontext"/>
          <w:rtl/>
        </w:rPr>
        <w:t xml:space="preserve"> אינה אלא מד</w:t>
      </w:r>
      <w:r w:rsidR="00F47BD0">
        <w:rPr>
          <w:rFonts w:ascii="Fb Fontext" w:hAnsi="Fb Fontext" w:hint="cs"/>
          <w:rtl/>
        </w:rPr>
        <w:t>"</w:t>
      </w:r>
      <w:r w:rsidRPr="00C35A2C">
        <w:rPr>
          <w:rFonts w:ascii="Fb Fontext" w:hAnsi="Fb Fontext"/>
          <w:rtl/>
        </w:rPr>
        <w:t>ס</w:t>
      </w:r>
      <w:r w:rsidR="00F47BD0">
        <w:rPr>
          <w:rFonts w:ascii="Fb Fontext" w:hAnsi="Fb Fontext" w:hint="cs"/>
          <w:rtl/>
        </w:rPr>
        <w:t>.</w:t>
      </w:r>
    </w:p>
    <w:p w14:paraId="35F44B99" w14:textId="16845D76" w:rsidR="00F47BD0" w:rsidRPr="006D5126" w:rsidRDefault="00CF473C" w:rsidP="00F1680A">
      <w:pPr>
        <w:pStyle w:val="affffb"/>
        <w:rPr>
          <w:rFonts w:cs="Guttman Vilna"/>
          <w:spacing w:val="0"/>
          <w:rtl/>
        </w:rPr>
      </w:pPr>
      <w:bookmarkStart w:id="56" w:name="_Toc119352841"/>
      <w:r w:rsidRPr="006D5126">
        <w:rPr>
          <w:rFonts w:hint="cs"/>
          <w:spacing w:val="0"/>
          <w:rtl/>
        </w:rPr>
        <w:t xml:space="preserve">ו' </w:t>
      </w:r>
      <w:r w:rsidR="00F47BD0" w:rsidRPr="006D5126">
        <w:rPr>
          <w:rFonts w:hint="cs"/>
          <w:spacing w:val="0"/>
          <w:rtl/>
        </w:rPr>
        <w:t xml:space="preserve">מעשים שונים ב'פתח פתוח' </w:t>
      </w:r>
      <w:r w:rsidR="00F47BD0" w:rsidRPr="006D5126">
        <w:rPr>
          <w:rStyle w:val="afffff0"/>
          <w:rFonts w:cs="PFT_Frank" w:hint="cs"/>
          <w:spacing w:val="0"/>
          <w:rtl/>
        </w:rPr>
        <w:t>אם</w:t>
      </w:r>
      <w:r w:rsidR="00F47BD0" w:rsidRPr="006D5126">
        <w:rPr>
          <w:rStyle w:val="afffff0"/>
          <w:rFonts w:cs="PFT_Frank"/>
          <w:spacing w:val="0"/>
          <w:rtl/>
        </w:rPr>
        <w:t xml:space="preserve"> נאמן, ו</w:t>
      </w:r>
      <w:r w:rsidR="00F47BD0" w:rsidRPr="006D5126">
        <w:rPr>
          <w:rStyle w:val="afffff0"/>
          <w:rFonts w:cs="PFT_Frank" w:hint="cs"/>
          <w:spacing w:val="0"/>
          <w:rtl/>
        </w:rPr>
        <w:t>מה</w:t>
      </w:r>
      <w:r w:rsidR="00F47BD0" w:rsidRPr="006D5126">
        <w:rPr>
          <w:rStyle w:val="afffff0"/>
          <w:rFonts w:cs="PFT_Frank"/>
          <w:spacing w:val="0"/>
          <w:rtl/>
        </w:rPr>
        <w:t xml:space="preserve"> </w:t>
      </w:r>
      <w:r w:rsidR="00F47BD0" w:rsidRPr="006D5126">
        <w:rPr>
          <w:rStyle w:val="afffff0"/>
          <w:rFonts w:cs="PFT_Frank" w:hint="cs"/>
          <w:spacing w:val="0"/>
          <w:rtl/>
        </w:rPr>
        <w:t>שואלי</w:t>
      </w:r>
      <w:r w:rsidR="00F47BD0" w:rsidRPr="006D5126">
        <w:rPr>
          <w:rStyle w:val="afffff0"/>
          <w:rFonts w:cs="PFT_Frank" w:hint="eastAsia"/>
          <w:spacing w:val="0"/>
          <w:rtl/>
        </w:rPr>
        <w:t>ם</w:t>
      </w:r>
      <w:r w:rsidR="00F47BD0" w:rsidRPr="006D5126">
        <w:rPr>
          <w:rStyle w:val="afffff0"/>
          <w:rFonts w:cs="PFT_Frank"/>
          <w:spacing w:val="0"/>
          <w:rtl/>
        </w:rPr>
        <w:t xml:space="preserve"> </w:t>
      </w:r>
      <w:r w:rsidR="00F47BD0" w:rsidRPr="006D5126">
        <w:rPr>
          <w:rStyle w:val="afffff0"/>
          <w:rFonts w:cs="PFT_Frank" w:hint="eastAsia"/>
          <w:spacing w:val="0"/>
          <w:rtl/>
        </w:rPr>
        <w:t>אותו</w:t>
      </w:r>
      <w:bookmarkEnd w:id="56"/>
    </w:p>
    <w:p w14:paraId="621F0ACB" w14:textId="1BC501A5" w:rsidR="00E268F4" w:rsidRDefault="00F47BD0" w:rsidP="003156E1">
      <w:pPr>
        <w:rPr>
          <w:rtl/>
        </w:rPr>
      </w:pPr>
      <w:r w:rsidRPr="00AA6C2C">
        <w:rPr>
          <w:rStyle w:val="affffe"/>
          <w:rFonts w:hint="eastAsia"/>
          <w:rtl/>
        </w:rPr>
        <w:lastRenderedPageBreak/>
        <w:t>א</w:t>
      </w:r>
      <w:r w:rsidRPr="00AA6C2C">
        <w:rPr>
          <w:rStyle w:val="affffe"/>
          <w:rtl/>
        </w:rPr>
        <w:t>.</w:t>
      </w:r>
      <w:r>
        <w:rPr>
          <w:rFonts w:ascii="FrankRuehl" w:hAnsi="FrankRuehl" w:hint="cs"/>
          <w:rtl/>
        </w:rPr>
        <w:t xml:space="preserve"> </w:t>
      </w:r>
      <w:r w:rsidR="00AB7D20" w:rsidRPr="00AA6C2C">
        <w:rPr>
          <w:rStyle w:val="affffe"/>
          <w:rtl/>
        </w:rPr>
        <w:t>ל</w:t>
      </w:r>
      <w:r w:rsidR="00AB7D20" w:rsidRPr="00AA6C2C">
        <w:rPr>
          <w:rStyle w:val="affffe"/>
          <w:rFonts w:hint="eastAsia"/>
          <w:rtl/>
        </w:rPr>
        <w:t>פני</w:t>
      </w:r>
      <w:r w:rsidR="00AB7D20" w:rsidRPr="00AA6C2C">
        <w:rPr>
          <w:rStyle w:val="affffe"/>
          <w:rtl/>
        </w:rPr>
        <w:t xml:space="preserve"> ר"</w:t>
      </w:r>
      <w:r w:rsidR="00AB7D20" w:rsidRPr="00AA6C2C">
        <w:rPr>
          <w:rStyle w:val="affffe"/>
          <w:rFonts w:hint="eastAsia"/>
          <w:rtl/>
        </w:rPr>
        <w:t>נ</w:t>
      </w:r>
      <w:r w:rsidR="00AB7D20" w:rsidRPr="00C35A2C">
        <w:rPr>
          <w:rtl/>
        </w:rPr>
        <w:t xml:space="preserve">: </w:t>
      </w:r>
      <w:r>
        <w:rPr>
          <w:rFonts w:hint="cs"/>
          <w:rtl/>
        </w:rPr>
        <w:t>'</w:t>
      </w:r>
      <w:r w:rsidR="00AB7D20" w:rsidRPr="00C35A2C">
        <w:rPr>
          <w:rtl/>
        </w:rPr>
        <w:t>פתח פתוח</w:t>
      </w:r>
      <w:r>
        <w:rPr>
          <w:rFonts w:hint="cs"/>
          <w:rtl/>
        </w:rPr>
        <w:t>'</w:t>
      </w:r>
      <w:r w:rsidR="00AB7D20" w:rsidRPr="00C35A2C">
        <w:rPr>
          <w:rtl/>
        </w:rPr>
        <w:t xml:space="preserve"> </w:t>
      </w:r>
      <w:r>
        <w:rPr>
          <w:rFonts w:hint="cs"/>
          <w:rtl/>
        </w:rPr>
        <w:t>-</w:t>
      </w:r>
      <w:r w:rsidR="00AB7D20" w:rsidRPr="00C35A2C">
        <w:rPr>
          <w:rtl/>
        </w:rPr>
        <w:t xml:space="preserve"> </w:t>
      </w:r>
      <w:r>
        <w:rPr>
          <w:rFonts w:hint="cs"/>
          <w:rtl/>
        </w:rPr>
        <w:t>'</w:t>
      </w:r>
      <w:r w:rsidR="00AB7D20" w:rsidRPr="00C35A2C">
        <w:rPr>
          <w:rFonts w:hint="cs"/>
          <w:rtl/>
        </w:rPr>
        <w:t>ה</w:t>
      </w:r>
      <w:r>
        <w:rPr>
          <w:rFonts w:hint="cs"/>
          <w:rtl/>
        </w:rPr>
        <w:t>לק</w:t>
      </w:r>
      <w:r w:rsidR="00AB7D20" w:rsidRPr="00C35A2C">
        <w:rPr>
          <w:rFonts w:hint="cs"/>
          <w:rtl/>
        </w:rPr>
        <w:t>והו</w:t>
      </w:r>
      <w:r>
        <w:rPr>
          <w:rFonts w:hint="cs"/>
          <w:rtl/>
        </w:rPr>
        <w:t>!</w:t>
      </w:r>
      <w:r w:rsidR="00AB7D20" w:rsidRPr="00C35A2C">
        <w:rPr>
          <w:rFonts w:hint="cs"/>
          <w:rtl/>
        </w:rPr>
        <w:t xml:space="preserve"> </w:t>
      </w:r>
      <w:r>
        <w:rPr>
          <w:rFonts w:hint="cs"/>
          <w:rtl/>
        </w:rPr>
        <w:t xml:space="preserve">זונות חבוטות לפניו' </w:t>
      </w:r>
      <w:r>
        <w:rPr>
          <w:rStyle w:val="afffff0"/>
          <w:rFonts w:hint="cs"/>
          <w:rtl/>
        </w:rPr>
        <w:t>ש</w:t>
      </w:r>
      <w:r w:rsidRPr="00AA6C2C">
        <w:rPr>
          <w:rStyle w:val="afffff0"/>
          <w:rFonts w:hint="eastAsia"/>
          <w:rtl/>
        </w:rPr>
        <w:t>בקי</w:t>
      </w:r>
      <w:r w:rsidR="00E268F4">
        <w:rPr>
          <w:rStyle w:val="afffff0"/>
          <w:rFonts w:hint="cs"/>
          <w:rtl/>
        </w:rPr>
        <w:t>.</w:t>
      </w:r>
    </w:p>
    <w:p w14:paraId="2DE9DF41" w14:textId="4B644E5C" w:rsidR="00AB7D20" w:rsidRPr="00F97732" w:rsidRDefault="00F47BD0" w:rsidP="00AA6C2C">
      <w:pPr>
        <w:ind w:firstLine="0"/>
        <w:rPr>
          <w:rtl/>
        </w:rPr>
      </w:pPr>
      <w:r>
        <w:rPr>
          <w:rStyle w:val="affffe"/>
          <w:rFonts w:hint="cs"/>
          <w:rtl/>
        </w:rPr>
        <w:t xml:space="preserve"> </w:t>
      </w:r>
      <w:r w:rsidRPr="00AA6C2C">
        <w:rPr>
          <w:rStyle w:val="affffe"/>
          <w:rFonts w:hint="eastAsia"/>
          <w:rtl/>
        </w:rPr>
        <w:t>ב</w:t>
      </w:r>
      <w:r w:rsidRPr="00AA6C2C">
        <w:rPr>
          <w:rStyle w:val="affffe"/>
          <w:rtl/>
        </w:rPr>
        <w:t>.</w:t>
      </w:r>
      <w:r w:rsidRPr="00C54C7E">
        <w:rPr>
          <w:rStyle w:val="afffe"/>
          <w:rFonts w:hint="cs"/>
          <w:rtl/>
        </w:rPr>
        <w:t xml:space="preserve"> </w:t>
      </w:r>
      <w:r w:rsidRPr="00AA6C2C">
        <w:rPr>
          <w:rStyle w:val="affffe"/>
          <w:rFonts w:hint="eastAsia"/>
          <w:rtl/>
        </w:rPr>
        <w:t>ל</w:t>
      </w:r>
      <w:r w:rsidR="00AB7D20" w:rsidRPr="00AA6C2C">
        <w:rPr>
          <w:rStyle w:val="affffe"/>
          <w:rFonts w:hint="eastAsia"/>
          <w:rtl/>
        </w:rPr>
        <w:t>ר</w:t>
      </w:r>
      <w:r w:rsidRPr="00AA6C2C">
        <w:rPr>
          <w:rStyle w:val="affffe"/>
          <w:rtl/>
        </w:rPr>
        <w:t>"</w:t>
      </w:r>
      <w:r w:rsidR="00AB7D20" w:rsidRPr="00AA6C2C">
        <w:rPr>
          <w:rStyle w:val="affffe"/>
          <w:rtl/>
        </w:rPr>
        <w:t xml:space="preserve">א: </w:t>
      </w:r>
      <w:r w:rsidRPr="00AA6C2C">
        <w:rPr>
          <w:rStyle w:val="affffe"/>
          <w:rFonts w:hint="eastAsia"/>
          <w:rtl/>
        </w:rPr>
        <w:t>ר</w:t>
      </w:r>
      <w:r w:rsidRPr="00AA6C2C">
        <w:rPr>
          <w:rStyle w:val="affffe"/>
          <w:rtl/>
        </w:rPr>
        <w:t xml:space="preserve">"נ </w:t>
      </w:r>
      <w:r w:rsidR="00AB7D20" w:rsidRPr="00AA6C2C">
        <w:rPr>
          <w:rStyle w:val="affffe"/>
          <w:rtl/>
        </w:rPr>
        <w:t>כאן</w:t>
      </w:r>
      <w:r>
        <w:rPr>
          <w:rStyle w:val="affffe"/>
          <w:rFonts w:hint="cs"/>
          <w:rtl/>
        </w:rPr>
        <w:t>:</w:t>
      </w:r>
      <w:r w:rsidR="00AB7D20" w:rsidRPr="00C35A2C">
        <w:rPr>
          <w:rFonts w:ascii="Fb Fontext" w:hAnsi="Fb Fontext"/>
          <w:sz w:val="32"/>
          <w:rtl/>
        </w:rPr>
        <w:t xml:space="preserve"> </w:t>
      </w:r>
      <w:r w:rsidR="00AB7D20" w:rsidRPr="00CA108A">
        <w:rPr>
          <w:rFonts w:ascii="Fb Fontext" w:hAnsi="Fb Fontext" w:cs="PFT_Frank"/>
          <w:b/>
          <w:bCs/>
          <w:sz w:val="32"/>
          <w:szCs w:val="14"/>
          <w:rtl/>
        </w:rPr>
        <w:t>בבחור</w:t>
      </w:r>
      <w:r>
        <w:rPr>
          <w:rFonts w:ascii="Fb Fontext" w:hAnsi="Fb Fontext" w:hint="cs"/>
          <w:sz w:val="32"/>
          <w:rtl/>
        </w:rPr>
        <w:t xml:space="preserve"> </w:t>
      </w:r>
      <w:r w:rsidRPr="00AA6C2C">
        <w:rPr>
          <w:rStyle w:val="afffff0"/>
          <w:rtl/>
        </w:rPr>
        <w:t xml:space="preserve">[לא </w:t>
      </w:r>
      <w:r w:rsidRPr="00AA6C2C">
        <w:rPr>
          <w:rStyle w:val="afffff0"/>
          <w:rFonts w:hint="eastAsia"/>
          <w:rtl/>
        </w:rPr>
        <w:t>נאמן</w:t>
      </w:r>
      <w:r w:rsidRPr="00AA6C2C">
        <w:rPr>
          <w:rStyle w:val="afffff0"/>
          <w:rtl/>
        </w:rPr>
        <w:t xml:space="preserve">, </w:t>
      </w:r>
      <w:r w:rsidRPr="00AA6C2C">
        <w:rPr>
          <w:rStyle w:val="afffff0"/>
          <w:rFonts w:hint="eastAsia"/>
          <w:rtl/>
        </w:rPr>
        <w:t>ולוקה</w:t>
      </w:r>
      <w:r w:rsidRPr="00AA6C2C">
        <w:rPr>
          <w:rStyle w:val="afffff0"/>
          <w:rtl/>
        </w:rPr>
        <w:t>],</w:t>
      </w:r>
      <w:r w:rsidR="00AB7D20" w:rsidRPr="00C35A2C">
        <w:rPr>
          <w:rFonts w:ascii="Fb Fontext" w:hAnsi="Fb Fontext"/>
          <w:sz w:val="32"/>
          <w:rtl/>
        </w:rPr>
        <w:t xml:space="preserve"> </w:t>
      </w:r>
      <w:r w:rsidRPr="00AA6C2C">
        <w:rPr>
          <w:rStyle w:val="affffe"/>
          <w:rFonts w:hint="eastAsia"/>
          <w:rtl/>
        </w:rPr>
        <w:t>ר</w:t>
      </w:r>
      <w:r w:rsidRPr="00AA6C2C">
        <w:rPr>
          <w:rStyle w:val="affffe"/>
          <w:rtl/>
        </w:rPr>
        <w:t xml:space="preserve">"נ </w:t>
      </w:r>
      <w:r w:rsidRPr="00AA6C2C">
        <w:rPr>
          <w:rStyle w:val="affffe"/>
          <w:rFonts w:hint="eastAsia"/>
          <w:rtl/>
        </w:rPr>
        <w:t>לעיל</w:t>
      </w:r>
      <w:r>
        <w:rPr>
          <w:rStyle w:val="affffe"/>
          <w:rFonts w:hint="cs"/>
          <w:rtl/>
        </w:rPr>
        <w:t>:</w:t>
      </w:r>
      <w:r w:rsidR="00AB7D20" w:rsidRPr="00CA108A">
        <w:rPr>
          <w:rFonts w:ascii="Fb Fontext" w:hAnsi="Fb Fontext" w:cs="PFT_Frank"/>
          <w:b/>
          <w:bCs/>
          <w:sz w:val="32"/>
          <w:szCs w:val="14"/>
          <w:rtl/>
        </w:rPr>
        <w:t xml:space="preserve"> בנשוי</w:t>
      </w:r>
      <w:r w:rsidR="00AB7D20" w:rsidRPr="00AA6C2C">
        <w:rPr>
          <w:rStyle w:val="afffff0"/>
          <w:rtl/>
        </w:rPr>
        <w:t xml:space="preserve"> [</w:t>
      </w:r>
      <w:r w:rsidR="00AB7D20" w:rsidRPr="00AA6C2C">
        <w:rPr>
          <w:rStyle w:val="afffff0"/>
          <w:rFonts w:hint="eastAsia"/>
          <w:rtl/>
        </w:rPr>
        <w:t>נאמן</w:t>
      </w:r>
      <w:r w:rsidR="00AB7D20" w:rsidRPr="00AA6C2C">
        <w:rPr>
          <w:rStyle w:val="afffff0"/>
          <w:rtl/>
        </w:rPr>
        <w:t>].</w:t>
      </w:r>
    </w:p>
    <w:p w14:paraId="7EB70375" w14:textId="09A117CA" w:rsidR="00F47BD0" w:rsidRDefault="00F47BD0" w:rsidP="00F47BD0">
      <w:pPr>
        <w:rPr>
          <w:rtl/>
        </w:rPr>
      </w:pPr>
      <w:r w:rsidRPr="00AA6C2C">
        <w:rPr>
          <w:rStyle w:val="affffe"/>
          <w:rFonts w:hint="eastAsia"/>
          <w:rtl/>
        </w:rPr>
        <w:t>ב</w:t>
      </w:r>
      <w:r w:rsidRPr="00AA6C2C">
        <w:rPr>
          <w:rStyle w:val="affffe"/>
          <w:rtl/>
        </w:rPr>
        <w:t>.</w:t>
      </w:r>
      <w:r>
        <w:rPr>
          <w:rFonts w:ascii="Fb Fontext" w:hAnsi="Fb Fontext" w:hint="cs"/>
          <w:sz w:val="32"/>
          <w:rtl/>
        </w:rPr>
        <w:t xml:space="preserve"> </w:t>
      </w:r>
      <w:r w:rsidR="00AB7D20" w:rsidRPr="00AA6C2C">
        <w:rPr>
          <w:rStyle w:val="affffe"/>
          <w:rtl/>
        </w:rPr>
        <w:t>ל</w:t>
      </w:r>
      <w:r w:rsidR="00AB7D20" w:rsidRPr="00AA6C2C">
        <w:rPr>
          <w:rStyle w:val="affffe"/>
          <w:rFonts w:hint="eastAsia"/>
          <w:rtl/>
        </w:rPr>
        <w:t>פני</w:t>
      </w:r>
      <w:r w:rsidR="00AB7D20" w:rsidRPr="00AA6C2C">
        <w:rPr>
          <w:rStyle w:val="affffe"/>
          <w:rtl/>
        </w:rPr>
        <w:t xml:space="preserve"> </w:t>
      </w:r>
      <w:r w:rsidR="00AB7D20" w:rsidRPr="00AA6C2C">
        <w:rPr>
          <w:rStyle w:val="affffe"/>
          <w:rFonts w:hint="eastAsia"/>
          <w:rtl/>
        </w:rPr>
        <w:t>ר</w:t>
      </w:r>
      <w:r w:rsidR="00AB7D20" w:rsidRPr="00AA6C2C">
        <w:rPr>
          <w:rStyle w:val="affffe"/>
          <w:rtl/>
        </w:rPr>
        <w:t>"</w:t>
      </w:r>
      <w:r w:rsidR="00AB7D20" w:rsidRPr="00AA6C2C">
        <w:rPr>
          <w:rStyle w:val="affffe"/>
          <w:rFonts w:hint="eastAsia"/>
          <w:rtl/>
        </w:rPr>
        <w:t>ג</w:t>
      </w:r>
      <w:r w:rsidR="00AB7D20" w:rsidRPr="00C35A2C">
        <w:rPr>
          <w:rFonts w:ascii="Fb Fontext" w:hAnsi="Fb Fontext"/>
          <w:sz w:val="32"/>
          <w:rtl/>
        </w:rPr>
        <w:t xml:space="preserve">: </w:t>
      </w:r>
      <w:r>
        <w:rPr>
          <w:rFonts w:ascii="Fb Fontext" w:hAnsi="Fb Fontext" w:hint="cs"/>
          <w:sz w:val="32"/>
          <w:rtl/>
        </w:rPr>
        <w:t>'</w:t>
      </w:r>
      <w:r w:rsidR="00AB7D20" w:rsidRPr="00C35A2C">
        <w:rPr>
          <w:rFonts w:ascii="Fb Fontext" w:hAnsi="Fb Fontext"/>
          <w:sz w:val="32"/>
          <w:rtl/>
        </w:rPr>
        <w:t>פתח פתוח</w:t>
      </w:r>
      <w:r>
        <w:rPr>
          <w:rFonts w:ascii="Fb Fontext" w:hAnsi="Fb Fontext" w:hint="cs"/>
          <w:sz w:val="32"/>
          <w:rtl/>
        </w:rPr>
        <w:t>' -</w:t>
      </w:r>
      <w:r>
        <w:rPr>
          <w:rFonts w:hint="cs"/>
          <w:rtl/>
        </w:rPr>
        <w:t xml:space="preserve"> </w:t>
      </w:r>
      <w:r w:rsidR="00AB7D20" w:rsidRPr="00CA108A">
        <w:rPr>
          <w:rFonts w:cs="PFT_Frank"/>
          <w:b/>
          <w:bCs/>
          <w:szCs w:val="14"/>
          <w:rtl/>
        </w:rPr>
        <w:t>שמא הטיתה</w:t>
      </w:r>
      <w:r w:rsidR="00AB7D20" w:rsidRPr="00C35A2C">
        <w:rPr>
          <w:rtl/>
        </w:rPr>
        <w:t xml:space="preserve">? </w:t>
      </w:r>
      <w:r>
        <w:rPr>
          <w:rFonts w:hint="cs"/>
          <w:rtl/>
        </w:rPr>
        <w:t>כ</w:t>
      </w:r>
      <w:r w:rsidR="00AB7D20" w:rsidRPr="00C35A2C">
        <w:rPr>
          <w:rtl/>
        </w:rPr>
        <w:t>מהלך באישון לילה,</w:t>
      </w:r>
    </w:p>
    <w:p w14:paraId="1C74DEBB" w14:textId="540C00AC" w:rsidR="00AB7D20" w:rsidRPr="00AA6C2C" w:rsidRDefault="00AB7D20" w:rsidP="00AA6C2C">
      <w:pPr>
        <w:ind w:left="0" w:firstLine="0"/>
        <w:rPr>
          <w:rtl/>
        </w:rPr>
      </w:pPr>
      <w:r w:rsidRPr="00C35A2C">
        <w:rPr>
          <w:rtl/>
        </w:rPr>
        <w:t>הי</w:t>
      </w:r>
      <w:r w:rsidRPr="00F47BD0">
        <w:rPr>
          <w:rtl/>
        </w:rPr>
        <w:t>טה מצאו פתוח</w:t>
      </w:r>
      <w:r w:rsidR="00F47BD0">
        <w:rPr>
          <w:rFonts w:hint="cs"/>
          <w:rtl/>
        </w:rPr>
        <w:t>..</w:t>
      </w:r>
      <w:r w:rsidRPr="00AA6C2C">
        <w:rPr>
          <w:rtl/>
        </w:rPr>
        <w:t xml:space="preserve"> </w:t>
      </w:r>
      <w:r w:rsidR="00F47BD0">
        <w:rPr>
          <w:rStyle w:val="affffe"/>
          <w:rtl/>
        </w:rPr>
        <w:tab/>
      </w:r>
      <w:r w:rsidR="00F47BD0" w:rsidRPr="00AA6C2C">
        <w:rPr>
          <w:rStyle w:val="affffe"/>
          <w:rFonts w:hint="eastAsia"/>
          <w:rtl/>
        </w:rPr>
        <w:t>ב</w:t>
      </w:r>
      <w:r w:rsidR="00F47BD0" w:rsidRPr="00AA6C2C">
        <w:rPr>
          <w:rStyle w:val="affffe"/>
          <w:rtl/>
        </w:rPr>
        <w:t>.</w:t>
      </w:r>
      <w:r w:rsidRPr="00AA6C2C">
        <w:rPr>
          <w:rtl/>
        </w:rPr>
        <w:t xml:space="preserve"> </w:t>
      </w:r>
      <w:r w:rsidR="00F47BD0" w:rsidRPr="00AA6C2C">
        <w:rPr>
          <w:rStyle w:val="affffe"/>
          <w:rFonts w:hint="eastAsia"/>
          <w:rtl/>
        </w:rPr>
        <w:t>א</w:t>
      </w:r>
      <w:r w:rsidR="00F47BD0" w:rsidRPr="00AA6C2C">
        <w:rPr>
          <w:rStyle w:val="affffe"/>
          <w:rtl/>
        </w:rPr>
        <w:t>"ד:</w:t>
      </w:r>
      <w:r w:rsidR="00F47BD0">
        <w:rPr>
          <w:rFonts w:hint="cs"/>
          <w:rtl/>
        </w:rPr>
        <w:t xml:space="preserve"> </w:t>
      </w:r>
      <w:r w:rsidRPr="00CA108A">
        <w:rPr>
          <w:rFonts w:cs="PFT_Frank"/>
          <w:b/>
          <w:bCs/>
          <w:szCs w:val="14"/>
          <w:rtl/>
        </w:rPr>
        <w:t>שמא במזיד הטיתה</w:t>
      </w:r>
      <w:r w:rsidR="00F47BD0">
        <w:rPr>
          <w:rFonts w:hint="cs"/>
          <w:rtl/>
        </w:rPr>
        <w:t xml:space="preserve">? </w:t>
      </w:r>
      <w:r w:rsidR="00F47BD0" w:rsidRPr="00AA6C2C">
        <w:rPr>
          <w:rStyle w:val="afffff0"/>
          <w:rFonts w:hint="eastAsia"/>
          <w:rtl/>
        </w:rPr>
        <w:t>אבל</w:t>
      </w:r>
      <w:r w:rsidR="00F47BD0" w:rsidRPr="00AA6C2C">
        <w:rPr>
          <w:rStyle w:val="afffff0"/>
          <w:rtl/>
        </w:rPr>
        <w:t xml:space="preserve"> </w:t>
      </w:r>
      <w:r w:rsidR="00F47BD0" w:rsidRPr="00AA6C2C">
        <w:rPr>
          <w:rStyle w:val="afffff0"/>
          <w:rFonts w:hint="eastAsia"/>
          <w:rtl/>
        </w:rPr>
        <w:t>בשוגג</w:t>
      </w:r>
      <w:r w:rsidR="00F47BD0" w:rsidRPr="00AA6C2C">
        <w:rPr>
          <w:rStyle w:val="afffff0"/>
          <w:rtl/>
        </w:rPr>
        <w:t xml:space="preserve"> </w:t>
      </w:r>
      <w:r w:rsidR="00F47BD0" w:rsidRPr="00AA6C2C">
        <w:rPr>
          <w:rStyle w:val="afffff0"/>
          <w:rFonts w:hint="eastAsia"/>
          <w:rtl/>
        </w:rPr>
        <w:t>לא</w:t>
      </w:r>
      <w:r w:rsidR="00F47BD0" w:rsidRPr="00AA6C2C">
        <w:rPr>
          <w:rStyle w:val="afffff0"/>
          <w:rtl/>
        </w:rPr>
        <w:t xml:space="preserve"> </w:t>
      </w:r>
      <w:r w:rsidR="00F47BD0" w:rsidRPr="00AA6C2C">
        <w:rPr>
          <w:rStyle w:val="afffff0"/>
          <w:rFonts w:hint="eastAsia"/>
          <w:rtl/>
        </w:rPr>
        <w:t>מצוי</w:t>
      </w:r>
      <w:r w:rsidR="00F47BD0">
        <w:rPr>
          <w:rFonts w:hint="cs"/>
          <w:rtl/>
        </w:rPr>
        <w:t xml:space="preserve"> - כ</w:t>
      </w:r>
      <w:r w:rsidRPr="00AA6C2C">
        <w:rPr>
          <w:rtl/>
        </w:rPr>
        <w:t>מהלך באישון לילה, היטה במזיד מצאו פתוח.</w:t>
      </w:r>
      <w:r w:rsidR="00F47BD0">
        <w:rPr>
          <w:rFonts w:hint="cs"/>
          <w:rtl/>
        </w:rPr>
        <w:t>.</w:t>
      </w:r>
    </w:p>
    <w:p w14:paraId="528683E5" w14:textId="77777777" w:rsidR="00E268F4" w:rsidRDefault="00F47BD0" w:rsidP="00F1680A">
      <w:pPr>
        <w:pStyle w:val="affffb"/>
        <w:rPr>
          <w:rtl/>
        </w:rPr>
      </w:pPr>
      <w:bookmarkStart w:id="57" w:name="_Toc119352842"/>
      <w:r>
        <w:rPr>
          <w:rFonts w:hint="cs"/>
          <w:rtl/>
        </w:rPr>
        <w:t xml:space="preserve">מעשים שונים ב'לא מצאתי דם' </w:t>
      </w:r>
      <w:r w:rsidRPr="00E26091">
        <w:rPr>
          <w:rStyle w:val="afffff0"/>
          <w:b w:val="0"/>
          <w:bCs w:val="0"/>
          <w:rtl/>
        </w:rPr>
        <w:t xml:space="preserve">[כיבוס </w:t>
      </w:r>
      <w:r w:rsidRPr="00E26091">
        <w:rPr>
          <w:rStyle w:val="afffff0"/>
          <w:rFonts w:hint="eastAsia"/>
          <w:b w:val="0"/>
          <w:bCs w:val="0"/>
          <w:rtl/>
        </w:rPr>
        <w:t>המפה</w:t>
      </w:r>
      <w:r w:rsidRPr="00E26091">
        <w:rPr>
          <w:rStyle w:val="afffff0"/>
          <w:b w:val="0"/>
          <w:bCs w:val="0"/>
          <w:rtl/>
        </w:rPr>
        <w:t xml:space="preserve">, </w:t>
      </w:r>
      <w:r w:rsidRPr="00E26091">
        <w:rPr>
          <w:rStyle w:val="afffff0"/>
          <w:rFonts w:hint="eastAsia"/>
          <w:b w:val="0"/>
          <w:bCs w:val="0"/>
          <w:rtl/>
        </w:rPr>
        <w:t>וטענות</w:t>
      </w:r>
      <w:r w:rsidRPr="00E26091">
        <w:rPr>
          <w:rStyle w:val="afffff0"/>
          <w:rFonts w:hint="cs"/>
          <w:b w:val="0"/>
          <w:bCs w:val="0"/>
          <w:rtl/>
        </w:rPr>
        <w:t xml:space="preserve"> שונות</w:t>
      </w:r>
      <w:r w:rsidRPr="00E26091">
        <w:rPr>
          <w:rStyle w:val="afffff0"/>
          <w:b w:val="0"/>
          <w:bCs w:val="0"/>
          <w:rtl/>
        </w:rPr>
        <w:t xml:space="preserve"> שלה]</w:t>
      </w:r>
      <w:r w:rsidR="00E268F4">
        <w:rPr>
          <w:rFonts w:hint="cs"/>
          <w:rtl/>
        </w:rPr>
        <w:t>,</w:t>
      </w:r>
      <w:bookmarkEnd w:id="57"/>
    </w:p>
    <w:p w14:paraId="277A470A" w14:textId="5BEDF2C0" w:rsidR="00F47BD0" w:rsidRPr="00CA108A" w:rsidRDefault="00F47BD0" w:rsidP="00F47BD0">
      <w:pPr>
        <w:ind w:left="0" w:firstLine="0"/>
        <w:rPr>
          <w:rFonts w:cs="PFT_Frank"/>
          <w:b/>
          <w:bCs/>
          <w:szCs w:val="14"/>
          <w:rtl/>
        </w:rPr>
      </w:pPr>
      <w:r w:rsidRPr="00AA6C2C">
        <w:rPr>
          <w:rStyle w:val="affffe"/>
          <w:rFonts w:hint="eastAsia"/>
          <w:rtl/>
        </w:rPr>
        <w:t>ג</w:t>
      </w:r>
      <w:r w:rsidRPr="00AA6C2C">
        <w:rPr>
          <w:rStyle w:val="affffe"/>
          <w:rtl/>
        </w:rPr>
        <w:t>.</w:t>
      </w:r>
      <w:r>
        <w:rPr>
          <w:rFonts w:ascii="Fb Fontext" w:hAnsi="Fb Fontext" w:hint="cs"/>
          <w:sz w:val="32"/>
          <w:rtl/>
        </w:rPr>
        <w:t xml:space="preserve"> </w:t>
      </w:r>
      <w:r w:rsidR="00AB7D20" w:rsidRPr="00AA6C2C">
        <w:rPr>
          <w:rStyle w:val="affffe"/>
          <w:rFonts w:hint="eastAsia"/>
          <w:rtl/>
        </w:rPr>
        <w:t>לפני</w:t>
      </w:r>
      <w:r w:rsidR="00AB7D20" w:rsidRPr="00AA6C2C">
        <w:rPr>
          <w:rStyle w:val="affffe"/>
          <w:rtl/>
        </w:rPr>
        <w:t xml:space="preserve"> </w:t>
      </w:r>
      <w:r w:rsidR="00AB7D20" w:rsidRPr="00AA6C2C">
        <w:rPr>
          <w:rStyle w:val="affffe"/>
          <w:rFonts w:hint="eastAsia"/>
          <w:rtl/>
        </w:rPr>
        <w:t>ר</w:t>
      </w:r>
      <w:r w:rsidR="00AB7D20" w:rsidRPr="00AA6C2C">
        <w:rPr>
          <w:rStyle w:val="affffe"/>
          <w:rtl/>
        </w:rPr>
        <w:t>"</w:t>
      </w:r>
      <w:r w:rsidR="00AB7D20" w:rsidRPr="00AA6C2C">
        <w:rPr>
          <w:rStyle w:val="affffe"/>
          <w:rFonts w:hint="eastAsia"/>
          <w:rtl/>
        </w:rPr>
        <w:t>ג</w:t>
      </w:r>
      <w:r w:rsidR="00AB7D20" w:rsidRPr="00AA6C2C">
        <w:rPr>
          <w:rStyle w:val="affffe"/>
          <w:rtl/>
        </w:rPr>
        <w:t xml:space="preserve"> </w:t>
      </w:r>
      <w:r w:rsidR="00AB7D20" w:rsidRPr="00AA6C2C">
        <w:rPr>
          <w:rStyle w:val="affffe"/>
          <w:rFonts w:hint="eastAsia"/>
          <w:rtl/>
        </w:rPr>
        <w:t>ב</w:t>
      </w:r>
      <w:r w:rsidR="00AB7D20" w:rsidRPr="00AA6C2C">
        <w:rPr>
          <w:rStyle w:val="affffe"/>
          <w:rtl/>
        </w:rPr>
        <w:t>"</w:t>
      </w:r>
      <w:r w:rsidR="00AB7D20" w:rsidRPr="00AA6C2C">
        <w:rPr>
          <w:rStyle w:val="affffe"/>
          <w:rFonts w:hint="eastAsia"/>
          <w:rtl/>
        </w:rPr>
        <w:t>ר</w:t>
      </w:r>
      <w:r w:rsidR="00AB7D20" w:rsidRPr="00C35A2C">
        <w:rPr>
          <w:rFonts w:ascii="Fb Fontext" w:hAnsi="Fb Fontext"/>
          <w:sz w:val="32"/>
          <w:rtl/>
        </w:rPr>
        <w:t xml:space="preserve">: </w:t>
      </w:r>
      <w:r>
        <w:rPr>
          <w:rFonts w:ascii="Fb Fontext" w:hAnsi="Fb Fontext" w:hint="cs"/>
          <w:sz w:val="32"/>
          <w:rtl/>
        </w:rPr>
        <w:t>'</w:t>
      </w:r>
      <w:r w:rsidR="00AB7D20" w:rsidRPr="00C35A2C">
        <w:rPr>
          <w:rFonts w:ascii="Fb Fontext" w:hAnsi="Fb Fontext"/>
          <w:sz w:val="32"/>
          <w:rtl/>
        </w:rPr>
        <w:t>לא מצאתי דם</w:t>
      </w:r>
      <w:r>
        <w:rPr>
          <w:rFonts w:ascii="Fb Fontext" w:hAnsi="Fb Fontext" w:hint="cs"/>
          <w:sz w:val="32"/>
          <w:rtl/>
        </w:rPr>
        <w:t>'</w:t>
      </w:r>
      <w:r w:rsidR="00AB7D20" w:rsidRPr="00C35A2C">
        <w:rPr>
          <w:rFonts w:ascii="Fb Fontext" w:hAnsi="Fb Fontext"/>
          <w:sz w:val="32"/>
          <w:rtl/>
        </w:rPr>
        <w:t xml:space="preserve"> </w:t>
      </w:r>
      <w:r>
        <w:rPr>
          <w:rFonts w:ascii="Fb Fontext" w:hAnsi="Fb Fontext" w:hint="cs"/>
          <w:sz w:val="32"/>
          <w:rtl/>
        </w:rPr>
        <w:t>- '</w:t>
      </w:r>
      <w:r w:rsidR="00AB7D20" w:rsidRPr="00C35A2C">
        <w:rPr>
          <w:rFonts w:ascii="Fb Fontext" w:hAnsi="Fb Fontext"/>
          <w:rtl/>
        </w:rPr>
        <w:t xml:space="preserve">הביאו לי </w:t>
      </w:r>
      <w:r>
        <w:rPr>
          <w:rFonts w:ascii="Fb Fontext" w:hAnsi="Fb Fontext" w:hint="cs"/>
          <w:rtl/>
        </w:rPr>
        <w:t>ה</w:t>
      </w:r>
      <w:r w:rsidR="00AB7D20" w:rsidRPr="00C35A2C">
        <w:rPr>
          <w:rFonts w:ascii="Fb Fontext" w:hAnsi="Fb Fontext"/>
          <w:rtl/>
        </w:rPr>
        <w:t>סודר</w:t>
      </w:r>
      <w:r>
        <w:rPr>
          <w:rFonts w:ascii="Fb Fontext" w:hAnsi="Fb Fontext" w:hint="cs"/>
          <w:rtl/>
        </w:rPr>
        <w:t>'</w:t>
      </w:r>
      <w:r w:rsidR="00AB7D20" w:rsidRPr="00C35A2C">
        <w:rPr>
          <w:rFonts w:ascii="Fb Fontext" w:hAnsi="Fb Fontext"/>
          <w:rtl/>
        </w:rPr>
        <w:t xml:space="preserve"> </w:t>
      </w:r>
      <w:r w:rsidR="00AB7D20" w:rsidRPr="00CA108A">
        <w:rPr>
          <w:rFonts w:ascii="Fb Fontext" w:hAnsi="Fb Fontext" w:cs="PFT_Frank"/>
          <w:b/>
          <w:bCs/>
          <w:szCs w:val="14"/>
          <w:rtl/>
        </w:rPr>
        <w:t>שראו ב</w:t>
      </w:r>
      <w:r w:rsidR="00AB7D20" w:rsidRPr="00CA108A">
        <w:rPr>
          <w:rFonts w:cs="PFT_Frank"/>
          <w:b/>
          <w:bCs/>
          <w:szCs w:val="14"/>
          <w:rtl/>
        </w:rPr>
        <w:t>מים</w:t>
      </w:r>
    </w:p>
    <w:p w14:paraId="4247E52E" w14:textId="77721FD5" w:rsidR="00AB7D20" w:rsidRPr="00AA6C2C" w:rsidRDefault="00AB7D20" w:rsidP="00AA6C2C">
      <w:pPr>
        <w:ind w:left="0" w:firstLine="0"/>
        <w:rPr>
          <w:rtl/>
        </w:rPr>
      </w:pPr>
      <w:r w:rsidRPr="00CA108A">
        <w:rPr>
          <w:rFonts w:cs="PFT_Frank"/>
          <w:b/>
          <w:bCs/>
          <w:szCs w:val="14"/>
          <w:rtl/>
        </w:rPr>
        <w:t>וכבסו</w:t>
      </w:r>
      <w:r w:rsidRPr="00AA6C2C">
        <w:rPr>
          <w:rtl/>
        </w:rPr>
        <w:t xml:space="preserve"> ומצא עליו </w:t>
      </w:r>
      <w:r w:rsidR="00F47BD0">
        <w:rPr>
          <w:rFonts w:hint="cs"/>
          <w:rtl/>
        </w:rPr>
        <w:t xml:space="preserve">כמה </w:t>
      </w:r>
      <w:r w:rsidRPr="00AA6C2C">
        <w:rPr>
          <w:rtl/>
        </w:rPr>
        <w:t>טיפי דמים</w:t>
      </w:r>
      <w:r w:rsidR="00F47BD0">
        <w:rPr>
          <w:rFonts w:hint="cs"/>
          <w:rtl/>
        </w:rPr>
        <w:t xml:space="preserve">.. </w:t>
      </w:r>
      <w:r w:rsidR="00F47BD0" w:rsidRPr="00AA6C2C">
        <w:rPr>
          <w:rStyle w:val="afffff0"/>
          <w:rFonts w:hint="eastAsia"/>
          <w:rtl/>
        </w:rPr>
        <w:t>אנו</w:t>
      </w:r>
      <w:r w:rsidR="00F47BD0" w:rsidRPr="00AA6C2C">
        <w:rPr>
          <w:rStyle w:val="afffff0"/>
          <w:rtl/>
        </w:rPr>
        <w:t xml:space="preserve"> </w:t>
      </w:r>
      <w:r w:rsidR="00F47BD0" w:rsidRPr="00AA6C2C">
        <w:rPr>
          <w:rStyle w:val="afffff0"/>
          <w:rFonts w:hint="eastAsia"/>
          <w:rtl/>
        </w:rPr>
        <w:t>לא</w:t>
      </w:r>
      <w:r w:rsidR="00F47BD0" w:rsidRPr="00AA6C2C">
        <w:rPr>
          <w:rStyle w:val="afffff0"/>
          <w:rtl/>
        </w:rPr>
        <w:t xml:space="preserve"> </w:t>
      </w:r>
      <w:r w:rsidR="00F47BD0" w:rsidRPr="00AA6C2C">
        <w:rPr>
          <w:rStyle w:val="afffff0"/>
          <w:rFonts w:hint="eastAsia"/>
          <w:rtl/>
        </w:rPr>
        <w:t>עושים</w:t>
      </w:r>
      <w:r w:rsidR="00F47BD0" w:rsidRPr="00AA6C2C">
        <w:rPr>
          <w:rStyle w:val="afffff0"/>
          <w:rtl/>
        </w:rPr>
        <w:t xml:space="preserve"> </w:t>
      </w:r>
      <w:r w:rsidR="00F47BD0" w:rsidRPr="00AA6C2C">
        <w:rPr>
          <w:rStyle w:val="afffff0"/>
          <w:rFonts w:hint="eastAsia"/>
          <w:rtl/>
        </w:rPr>
        <w:t>כן</w:t>
      </w:r>
      <w:r w:rsidR="00F47BD0">
        <w:rPr>
          <w:rStyle w:val="afffff0"/>
          <w:rFonts w:hint="cs"/>
          <w:rtl/>
        </w:rPr>
        <w:t xml:space="preserve"> -</w:t>
      </w:r>
      <w:r w:rsidR="00F47BD0" w:rsidRPr="00AA6C2C">
        <w:rPr>
          <w:rStyle w:val="afffff0"/>
          <w:rtl/>
        </w:rPr>
        <w:t xml:space="preserve"> </w:t>
      </w:r>
      <w:r w:rsidR="00F47BD0" w:rsidRPr="00AA6C2C">
        <w:rPr>
          <w:rStyle w:val="afffff0"/>
          <w:rFonts w:hint="eastAsia"/>
          <w:rtl/>
        </w:rPr>
        <w:t>דיעבור</w:t>
      </w:r>
      <w:r w:rsidR="00F47BD0" w:rsidRPr="00AA6C2C">
        <w:rPr>
          <w:rStyle w:val="afffff0"/>
          <w:rtl/>
        </w:rPr>
        <w:t xml:space="preserve"> </w:t>
      </w:r>
      <w:r w:rsidR="00F47BD0" w:rsidRPr="00AA6C2C">
        <w:rPr>
          <w:rStyle w:val="afffff0"/>
          <w:rFonts w:hint="eastAsia"/>
          <w:rtl/>
        </w:rPr>
        <w:t>הכתם</w:t>
      </w:r>
      <w:r w:rsidR="00F47BD0" w:rsidRPr="00AA6C2C">
        <w:rPr>
          <w:rStyle w:val="afffff0"/>
          <w:rtl/>
        </w:rPr>
        <w:t>.</w:t>
      </w:r>
    </w:p>
    <w:p w14:paraId="2D16FAA5" w14:textId="77777777" w:rsidR="00AB7D20" w:rsidRPr="00C35A2C" w:rsidRDefault="00AB7D20" w:rsidP="00E26091">
      <w:pPr>
        <w:pStyle w:val="afff"/>
        <w:framePr w:wrap="around"/>
        <w:rPr>
          <w:rtl/>
        </w:rPr>
      </w:pPr>
      <w:bookmarkStart w:id="58" w:name="_Toc119352843"/>
      <w:r w:rsidRPr="00C35A2C">
        <w:rPr>
          <w:rFonts w:hint="cs"/>
          <w:rtl/>
        </w:rPr>
        <w:t>י:</w:t>
      </w:r>
      <w:bookmarkEnd w:id="58"/>
    </w:p>
    <w:p w14:paraId="659A627B" w14:textId="082EF6E3" w:rsidR="00AB7D20" w:rsidRPr="00F71179" w:rsidRDefault="00F47BD0" w:rsidP="00AB7D20">
      <w:pPr>
        <w:rPr>
          <w:rFonts w:ascii="Fb Fontext" w:hAnsi="Fb Fontext"/>
          <w:spacing w:val="-2"/>
          <w:rtl/>
        </w:rPr>
      </w:pPr>
      <w:r w:rsidRPr="00AA6C2C">
        <w:rPr>
          <w:rStyle w:val="affffe"/>
          <w:rFonts w:hint="eastAsia"/>
          <w:rtl/>
        </w:rPr>
        <w:t>ד</w:t>
      </w:r>
      <w:r w:rsidRPr="00AA6C2C">
        <w:rPr>
          <w:rStyle w:val="affffe"/>
          <w:rtl/>
        </w:rPr>
        <w:t>.</w:t>
      </w:r>
      <w:r>
        <w:rPr>
          <w:rFonts w:ascii="Fb Fontext" w:hAnsi="Fb Fontext" w:hint="cs"/>
          <w:spacing w:val="-2"/>
          <w:sz w:val="32"/>
          <w:rtl/>
        </w:rPr>
        <w:t xml:space="preserve"> </w:t>
      </w:r>
      <w:r w:rsidR="00AB7D20" w:rsidRPr="00AA6C2C">
        <w:rPr>
          <w:rStyle w:val="affffe"/>
          <w:rFonts w:hint="eastAsia"/>
          <w:rtl/>
        </w:rPr>
        <w:t>ל</w:t>
      </w:r>
      <w:r w:rsidRPr="00AA6C2C">
        <w:rPr>
          <w:rStyle w:val="affffe"/>
          <w:rFonts w:hint="eastAsia"/>
          <w:rtl/>
        </w:rPr>
        <w:t>פני</w:t>
      </w:r>
      <w:r w:rsidRPr="00AA6C2C">
        <w:rPr>
          <w:rStyle w:val="affffe"/>
          <w:rtl/>
        </w:rPr>
        <w:t xml:space="preserve"> </w:t>
      </w:r>
      <w:r w:rsidR="00AB7D20" w:rsidRPr="00AA6C2C">
        <w:rPr>
          <w:rStyle w:val="affffe"/>
          <w:rFonts w:hint="eastAsia"/>
          <w:rtl/>
        </w:rPr>
        <w:t>ר</w:t>
      </w:r>
      <w:r w:rsidR="00AB7D20" w:rsidRPr="00AA6C2C">
        <w:rPr>
          <w:rStyle w:val="affffe"/>
          <w:rtl/>
        </w:rPr>
        <w:t>"</w:t>
      </w:r>
      <w:r w:rsidR="00AB7D20" w:rsidRPr="00AA6C2C">
        <w:rPr>
          <w:rStyle w:val="affffe"/>
          <w:rFonts w:hint="eastAsia"/>
          <w:rtl/>
        </w:rPr>
        <w:t>ג</w:t>
      </w:r>
      <w:r w:rsidR="00AB7D20" w:rsidRPr="00AA6C2C">
        <w:rPr>
          <w:rStyle w:val="affffe"/>
          <w:rtl/>
        </w:rPr>
        <w:t xml:space="preserve"> ב"ר</w:t>
      </w:r>
      <w:r w:rsidR="00AB7D20" w:rsidRPr="00F71179">
        <w:rPr>
          <w:rFonts w:ascii="Fb Fontext" w:hAnsi="Fb Fontext"/>
          <w:spacing w:val="-2"/>
          <w:sz w:val="32"/>
          <w:rtl/>
        </w:rPr>
        <w:t xml:space="preserve">: </w:t>
      </w:r>
      <w:r>
        <w:rPr>
          <w:rFonts w:ascii="Fb Fontext" w:hAnsi="Fb Fontext" w:hint="cs"/>
          <w:spacing w:val="-2"/>
          <w:sz w:val="32"/>
          <w:rtl/>
        </w:rPr>
        <w:t>'</w:t>
      </w:r>
      <w:r w:rsidR="00AB7D20" w:rsidRPr="00F71179">
        <w:rPr>
          <w:rFonts w:ascii="Fb Fontext" w:hAnsi="Fb Fontext"/>
          <w:spacing w:val="-2"/>
          <w:sz w:val="32"/>
          <w:rtl/>
        </w:rPr>
        <w:t>לא מצאתי דם</w:t>
      </w:r>
      <w:r>
        <w:rPr>
          <w:rFonts w:ascii="Fb Fontext" w:hAnsi="Fb Fontext" w:hint="cs"/>
          <w:spacing w:val="-2"/>
          <w:sz w:val="32"/>
          <w:rtl/>
        </w:rPr>
        <w:t>'</w:t>
      </w:r>
      <w:r w:rsidR="00AB7D20" w:rsidRPr="00F71179">
        <w:rPr>
          <w:rFonts w:ascii="Fb Fontext" w:hAnsi="Fb Fontext"/>
          <w:spacing w:val="-2"/>
          <w:sz w:val="32"/>
          <w:rtl/>
        </w:rPr>
        <w:t xml:space="preserve"> </w:t>
      </w:r>
      <w:r>
        <w:rPr>
          <w:rFonts w:ascii="Fb Fontext" w:hAnsi="Fb Fontext" w:hint="cs"/>
          <w:spacing w:val="-2"/>
          <w:sz w:val="32"/>
          <w:rtl/>
        </w:rPr>
        <w:t>-</w:t>
      </w:r>
      <w:r w:rsidR="00AB7D20" w:rsidRPr="00F71179">
        <w:rPr>
          <w:rFonts w:ascii="Fb Fontext" w:hAnsi="Fb Fontext"/>
          <w:spacing w:val="-2"/>
          <w:sz w:val="32"/>
          <w:rtl/>
        </w:rPr>
        <w:t xml:space="preserve"> </w:t>
      </w:r>
      <w:r>
        <w:rPr>
          <w:rFonts w:ascii="Fb Fontext" w:hAnsi="Fb Fontext" w:hint="cs"/>
          <w:spacing w:val="-2"/>
          <w:sz w:val="32"/>
          <w:rtl/>
        </w:rPr>
        <w:t>'</w:t>
      </w:r>
      <w:r w:rsidR="00AB7D20" w:rsidRPr="00F71179">
        <w:rPr>
          <w:rFonts w:ascii="Fb Fontext" w:hAnsi="Fb Fontext"/>
          <w:spacing w:val="-2"/>
          <w:sz w:val="32"/>
          <w:rtl/>
        </w:rPr>
        <w:t>עדיין בתולה אני</w:t>
      </w:r>
      <w:r>
        <w:rPr>
          <w:rFonts w:ascii="Fb Fontext" w:hAnsi="Fb Fontext" w:hint="cs"/>
          <w:spacing w:val="-2"/>
          <w:sz w:val="32"/>
          <w:rtl/>
        </w:rPr>
        <w:t>' -</w:t>
      </w:r>
    </w:p>
    <w:p w14:paraId="6EC10104" w14:textId="7B753E4F" w:rsidR="00AB7D20" w:rsidRPr="00AA6C2C" w:rsidRDefault="00AB7D20" w:rsidP="00AA6C2C">
      <w:pPr>
        <w:ind w:left="0" w:firstLine="0"/>
        <w:rPr>
          <w:rtl/>
        </w:rPr>
      </w:pPr>
      <w:r w:rsidRPr="00AA6C2C">
        <w:rPr>
          <w:rtl/>
        </w:rPr>
        <w:t>ה</w:t>
      </w:r>
      <w:r w:rsidR="00F47BD0" w:rsidRPr="00AA6C2C">
        <w:rPr>
          <w:rFonts w:hint="eastAsia"/>
          <w:rtl/>
        </w:rPr>
        <w:t>ושיב</w:t>
      </w:r>
      <w:r w:rsidRPr="00AA6C2C">
        <w:rPr>
          <w:rtl/>
        </w:rPr>
        <w:t xml:space="preserve"> </w:t>
      </w:r>
      <w:r w:rsidR="00F47BD0" w:rsidRPr="00AA6C2C">
        <w:rPr>
          <w:rFonts w:hint="eastAsia"/>
          <w:rtl/>
        </w:rPr>
        <w:t>ב</w:t>
      </w:r>
      <w:r w:rsidR="00F47BD0" w:rsidRPr="00AA6C2C">
        <w:rPr>
          <w:rtl/>
        </w:rPr>
        <w:t>'</w:t>
      </w:r>
      <w:r w:rsidRPr="00AA6C2C">
        <w:rPr>
          <w:rtl/>
        </w:rPr>
        <w:t xml:space="preserve"> שפחות בתולה ובעולה, </w:t>
      </w:r>
      <w:r w:rsidRPr="00AA6C2C">
        <w:rPr>
          <w:rFonts w:hint="eastAsia"/>
          <w:rtl/>
        </w:rPr>
        <w:t>ע</w:t>
      </w:r>
      <w:r w:rsidRPr="00AA6C2C">
        <w:rPr>
          <w:rtl/>
        </w:rPr>
        <w:t>"</w:t>
      </w:r>
      <w:r w:rsidRPr="00AA6C2C">
        <w:rPr>
          <w:rFonts w:hint="eastAsia"/>
          <w:rtl/>
        </w:rPr>
        <w:t>פ</w:t>
      </w:r>
      <w:r w:rsidRPr="00AA6C2C">
        <w:rPr>
          <w:rtl/>
        </w:rPr>
        <w:t xml:space="preserve"> חבית יין, בעולה ריחה נודף, בתולה </w:t>
      </w:r>
      <w:r w:rsidR="00F47BD0">
        <w:rPr>
          <w:rFonts w:hint="cs"/>
          <w:rtl/>
        </w:rPr>
        <w:t>ל</w:t>
      </w:r>
      <w:r w:rsidRPr="00AA6C2C">
        <w:rPr>
          <w:rtl/>
        </w:rPr>
        <w:t>א</w:t>
      </w:r>
      <w:r w:rsidR="00F47BD0">
        <w:rPr>
          <w:rFonts w:hint="cs"/>
          <w:rtl/>
        </w:rPr>
        <w:t xml:space="preserve"> -</w:t>
      </w:r>
      <w:r w:rsidRPr="00AA6C2C">
        <w:rPr>
          <w:rtl/>
        </w:rPr>
        <w:t xml:space="preserve"> </w:t>
      </w:r>
      <w:r w:rsidRPr="00CA108A">
        <w:rPr>
          <w:rFonts w:cs="PFT_Frank"/>
          <w:b/>
          <w:bCs/>
          <w:szCs w:val="14"/>
          <w:rtl/>
        </w:rPr>
        <w:t>אף זו הושיבה ולא נודף</w:t>
      </w:r>
      <w:r w:rsidRPr="00AA6C2C">
        <w:rPr>
          <w:rtl/>
        </w:rPr>
        <w:t xml:space="preserve"> </w:t>
      </w:r>
      <w:r w:rsidR="00F47BD0">
        <w:rPr>
          <w:rFonts w:hint="cs"/>
          <w:rtl/>
        </w:rPr>
        <w:t>-</w:t>
      </w:r>
      <w:r w:rsidRPr="00AA6C2C">
        <w:rPr>
          <w:rtl/>
        </w:rPr>
        <w:t xml:space="preserve"> </w:t>
      </w:r>
      <w:r w:rsidR="00F47BD0">
        <w:rPr>
          <w:rFonts w:hint="cs"/>
          <w:rtl/>
        </w:rPr>
        <w:t>'</w:t>
      </w:r>
      <w:r w:rsidRPr="00AA6C2C">
        <w:rPr>
          <w:rtl/>
        </w:rPr>
        <w:t>לך זכה במקחך</w:t>
      </w:r>
      <w:r w:rsidR="00F47BD0">
        <w:rPr>
          <w:rFonts w:hint="cs"/>
          <w:rtl/>
        </w:rPr>
        <w:t>'</w:t>
      </w:r>
      <w:r w:rsidRPr="00AA6C2C">
        <w:rPr>
          <w:rtl/>
        </w:rPr>
        <w:t>.</w:t>
      </w:r>
    </w:p>
    <w:p w14:paraId="52CC9FBE" w14:textId="77777777" w:rsidR="00E268F4" w:rsidRDefault="00F47BD0" w:rsidP="00AD5E10">
      <w:pPr>
        <w:rPr>
          <w:rtl/>
        </w:rPr>
      </w:pPr>
      <w:r>
        <w:rPr>
          <w:rStyle w:val="affffe"/>
          <w:rFonts w:hint="cs"/>
          <w:rtl/>
        </w:rPr>
        <w:t>ה.</w:t>
      </w:r>
      <w:r w:rsidR="00AB7D20" w:rsidRPr="00C35A2C">
        <w:rPr>
          <w:rFonts w:ascii="Fb Fontext" w:hAnsi="Fb Fontext" w:hint="cs"/>
          <w:sz w:val="32"/>
          <w:rtl/>
        </w:rPr>
        <w:t xml:space="preserve"> </w:t>
      </w:r>
      <w:r w:rsidR="00AB7D20" w:rsidRPr="00AA6C2C">
        <w:rPr>
          <w:rStyle w:val="affffe"/>
          <w:rFonts w:hint="eastAsia"/>
          <w:rtl/>
        </w:rPr>
        <w:t>לפני</w:t>
      </w:r>
      <w:r w:rsidR="00AB7D20" w:rsidRPr="00AA6C2C">
        <w:rPr>
          <w:rStyle w:val="affffe"/>
          <w:rtl/>
        </w:rPr>
        <w:t xml:space="preserve"> </w:t>
      </w:r>
      <w:r w:rsidR="00AB7D20" w:rsidRPr="00AA6C2C">
        <w:rPr>
          <w:rStyle w:val="affffe"/>
          <w:rFonts w:hint="eastAsia"/>
          <w:rtl/>
        </w:rPr>
        <w:t>ר</w:t>
      </w:r>
      <w:r w:rsidR="00AB7D20" w:rsidRPr="00AA6C2C">
        <w:rPr>
          <w:rStyle w:val="affffe"/>
          <w:rtl/>
        </w:rPr>
        <w:t>"</w:t>
      </w:r>
      <w:r w:rsidR="00AB7D20" w:rsidRPr="00AA6C2C">
        <w:rPr>
          <w:rStyle w:val="affffe"/>
          <w:rFonts w:hint="eastAsia"/>
          <w:rtl/>
        </w:rPr>
        <w:t>ג</w:t>
      </w:r>
      <w:r w:rsidR="00AB7D20" w:rsidRPr="00AA6C2C">
        <w:rPr>
          <w:rStyle w:val="affffe"/>
          <w:rtl/>
        </w:rPr>
        <w:t xml:space="preserve"> הזקן</w:t>
      </w:r>
      <w:r w:rsidR="00AB7D20" w:rsidRPr="00C35A2C">
        <w:rPr>
          <w:rFonts w:ascii="Fb Fontext" w:hAnsi="Fb Fontext"/>
          <w:sz w:val="32"/>
          <w:rtl/>
        </w:rPr>
        <w:t xml:space="preserve">: </w:t>
      </w:r>
      <w:r w:rsidR="00AD5E10">
        <w:rPr>
          <w:rFonts w:ascii="Fb Fontext" w:hAnsi="Fb Fontext" w:hint="cs"/>
          <w:sz w:val="32"/>
          <w:rtl/>
        </w:rPr>
        <w:t>'</w:t>
      </w:r>
      <w:r w:rsidR="00AB7D20" w:rsidRPr="00C35A2C">
        <w:rPr>
          <w:rFonts w:ascii="Fb Fontext" w:hAnsi="Fb Fontext"/>
          <w:sz w:val="32"/>
          <w:rtl/>
        </w:rPr>
        <w:t>לא מצאתי דם</w:t>
      </w:r>
      <w:r w:rsidR="00AD5E10">
        <w:rPr>
          <w:rFonts w:ascii="Fb Fontext" w:hAnsi="Fb Fontext" w:hint="cs"/>
          <w:sz w:val="32"/>
          <w:rtl/>
        </w:rPr>
        <w:t>' -</w:t>
      </w:r>
      <w:r w:rsidR="00AB7D20" w:rsidRPr="00C35A2C">
        <w:rPr>
          <w:rFonts w:ascii="Fb Fontext" w:hAnsi="Fb Fontext"/>
          <w:sz w:val="32"/>
          <w:rtl/>
        </w:rPr>
        <w:t xml:space="preserve"> </w:t>
      </w:r>
      <w:r w:rsidR="00AD5E10">
        <w:rPr>
          <w:rFonts w:ascii="Fb Fontext" w:hAnsi="Fb Fontext" w:hint="cs"/>
          <w:sz w:val="32"/>
          <w:rtl/>
        </w:rPr>
        <w:t>'</w:t>
      </w:r>
      <w:r w:rsidR="00AB7D20" w:rsidRPr="00C35A2C">
        <w:rPr>
          <w:rFonts w:ascii="Fb Fontext" w:hAnsi="Fb Fontext"/>
          <w:sz w:val="32"/>
          <w:rtl/>
        </w:rPr>
        <w:t>ממשפחת דורקטי אני</w:t>
      </w:r>
      <w:r w:rsidR="00AD5E10">
        <w:rPr>
          <w:rFonts w:ascii="Fb Fontext" w:hAnsi="Fb Fontext" w:hint="cs"/>
          <w:sz w:val="32"/>
          <w:rtl/>
        </w:rPr>
        <w:t>'</w:t>
      </w:r>
      <w:r w:rsidR="00AB7D20" w:rsidRPr="00C35A2C">
        <w:rPr>
          <w:rFonts w:ascii="Fb Fontext" w:hAnsi="Fb Fontext"/>
          <w:sz w:val="32"/>
          <w:rtl/>
        </w:rPr>
        <w:t xml:space="preserve"> </w:t>
      </w:r>
      <w:r w:rsidR="00AB7D20" w:rsidRPr="00AA6C2C">
        <w:rPr>
          <w:rStyle w:val="afffff0"/>
          <w:rtl/>
        </w:rPr>
        <w:t>אין</w:t>
      </w:r>
      <w:r w:rsidR="00E268F4">
        <w:rPr>
          <w:rtl/>
        </w:rPr>
        <w:t>,</w:t>
      </w:r>
    </w:p>
    <w:p w14:paraId="04231D72" w14:textId="0D7EC15C" w:rsidR="00AD5E10" w:rsidRDefault="00AB7D20" w:rsidP="00AD5E10">
      <w:pPr>
        <w:rPr>
          <w:rFonts w:ascii="Fb Fontext" w:hAnsi="Fb Fontext"/>
          <w:spacing w:val="-2"/>
          <w:sz w:val="32"/>
          <w:rtl/>
        </w:rPr>
      </w:pPr>
      <w:r w:rsidRPr="00AA6C2C">
        <w:rPr>
          <w:rStyle w:val="afffff0"/>
          <w:rtl/>
        </w:rPr>
        <w:t>להן דם נדה ובתולים</w:t>
      </w:r>
      <w:r w:rsidR="00AD5E10">
        <w:rPr>
          <w:rFonts w:hint="cs"/>
          <w:rtl/>
        </w:rPr>
        <w:t xml:space="preserve"> -</w:t>
      </w:r>
      <w:r w:rsidR="00AD5E10">
        <w:rPr>
          <w:rFonts w:ascii="Fb Fontext" w:hAnsi="Fb Fontext" w:hint="cs"/>
          <w:spacing w:val="-2"/>
          <w:sz w:val="32"/>
          <w:rtl/>
        </w:rPr>
        <w:t xml:space="preserve"> </w:t>
      </w:r>
      <w:r>
        <w:rPr>
          <w:rFonts w:ascii="Fb Fontext" w:hAnsi="Fb Fontext" w:cs="PFT_Frank"/>
          <w:b/>
          <w:bCs/>
          <w:spacing w:val="-2"/>
          <w:sz w:val="32"/>
          <w:szCs w:val="14"/>
          <w:rtl/>
        </w:rPr>
        <w:t xml:space="preserve">בדק </w:t>
      </w:r>
      <w:r>
        <w:rPr>
          <w:rStyle w:val="affffe"/>
          <w:rFonts w:ascii="Fb Fontext" w:hAnsi="Fb Fontext" w:cs="PFT_Frank"/>
          <w:b/>
          <w:bCs/>
          <w:spacing w:val="-2"/>
          <w:sz w:val="32"/>
          <w:szCs w:val="14"/>
          <w:rtl/>
          <w:rPrChange w:id="9035" w:author="מנוע אמוראים" w:date="2026-10-05T16:41:40Z">
            <w:rPr>
              <w:rFonts w:ascii="Fb Fontext" w:hAnsi="Fb Fontext" w:cs="PFT_Frank"/>
              <w:b/>
              <w:bCs/>
              <w:spacing w:val="-2"/>
              <w:sz w:val="32"/>
              <w:szCs w:val="14"/>
              <w:rtl/>
            </w:rPr>
          </w:rPrChange>
        </w:rPr>
        <w:t xml:space="preserve">ר"</w:t>
      </w:r>
      <w:r>
        <w:rPr>
          <w:rStyle w:val="affffe"/>
          <w:rFonts w:ascii="Fb Fontext" w:hAnsi="Fb Fontext" w:cs="PFT_Frank" w:hint="eastAsia"/>
          <w:b/>
          <w:bCs/>
          <w:spacing w:val="-2"/>
          <w:sz w:val="32"/>
          <w:szCs w:val="14"/>
          <w:rtl/>
          <w:rPrChange w:id="9036" w:author="מנוע אמוראים" w:date="2026-10-05T16:41:40Z">
            <w:rPr>
              <w:rFonts w:ascii="Fb Fontext" w:hAnsi="Fb Fontext" w:cs="PFT_Frank" w:hint="eastAsia"/>
              <w:b/>
              <w:bCs/>
              <w:spacing w:val="-2"/>
              <w:sz w:val="32"/>
              <w:szCs w:val="14"/>
              <w:rtl/>
            </w:rPr>
          </w:rPrChange>
        </w:rPr>
        <w:t xml:space="preserve">ג</w:t>
      </w:r>
      <w:r w:rsidRPr="00CA108A">
        <w:rPr>
          <w:rFonts w:ascii="Fb Fontext" w:hAnsi="Fb Fontext" w:cs="PFT_Frank"/>
          <w:b/>
          <w:bCs/>
          <w:spacing w:val="-2"/>
          <w:sz w:val="32"/>
          <w:szCs w:val="14"/>
          <w:rtl/>
        </w:rPr>
        <w:t xml:space="preserve"> בקרובותיה</w:t>
      </w:r>
      <w:r w:rsidRPr="00F71179">
        <w:rPr>
          <w:rFonts w:ascii="Fb Fontext" w:hAnsi="Fb Fontext"/>
          <w:spacing w:val="-2"/>
          <w:sz w:val="32"/>
          <w:rtl/>
        </w:rPr>
        <w:t xml:space="preserve"> ומצא כ</w:t>
      </w:r>
      <w:r w:rsidR="00AD5E10">
        <w:rPr>
          <w:rFonts w:ascii="Fb Fontext" w:hAnsi="Fb Fontext" w:hint="cs"/>
          <w:spacing w:val="-2"/>
          <w:sz w:val="32"/>
          <w:rtl/>
        </w:rPr>
        <w:t>ן -</w:t>
      </w:r>
      <w:r w:rsidRPr="00F71179">
        <w:rPr>
          <w:rFonts w:ascii="Fb Fontext" w:hAnsi="Fb Fontext"/>
          <w:spacing w:val="-2"/>
          <w:sz w:val="32"/>
          <w:rtl/>
        </w:rPr>
        <w:t xml:space="preserve"> </w:t>
      </w:r>
      <w:r w:rsidR="00AD5E10">
        <w:rPr>
          <w:rFonts w:ascii="Fb Fontext" w:hAnsi="Fb Fontext" w:hint="cs"/>
          <w:spacing w:val="-2"/>
          <w:sz w:val="32"/>
          <w:rtl/>
        </w:rPr>
        <w:t>'</w:t>
      </w:r>
      <w:r w:rsidRPr="00F71179">
        <w:rPr>
          <w:rFonts w:ascii="Fb Fontext" w:hAnsi="Fb Fontext"/>
          <w:spacing w:val="-2"/>
          <w:sz w:val="32"/>
          <w:rtl/>
        </w:rPr>
        <w:t>זכה במקחך</w:t>
      </w:r>
      <w:r w:rsidR="00AD5E10">
        <w:rPr>
          <w:rFonts w:ascii="Fb Fontext" w:hAnsi="Fb Fontext" w:hint="cs"/>
          <w:spacing w:val="-2"/>
          <w:sz w:val="32"/>
          <w:rtl/>
        </w:rPr>
        <w:t>'</w:t>
      </w:r>
    </w:p>
    <w:p w14:paraId="60647A04" w14:textId="285A87E0" w:rsidR="00AB7D20" w:rsidRPr="00C35A2C" w:rsidRDefault="00AD5E10" w:rsidP="00AD5E10">
      <w:pPr>
        <w:rPr>
          <w:rFonts w:ascii="Fb Fontext" w:hAnsi="Fb Fontext" w:cs="Guttman Vilna"/>
          <w:b/>
          <w:bCs/>
          <w:rtl/>
        </w:rPr>
      </w:pPr>
      <w:r w:rsidRPr="00AA6C2C">
        <w:rPr>
          <w:rStyle w:val="afffff0"/>
          <w:rtl/>
        </w:rPr>
        <w:t xml:space="preserve">- </w:t>
      </w:r>
      <w:r w:rsidRPr="00AA6C2C">
        <w:rPr>
          <w:rStyle w:val="afffff0"/>
          <w:rFonts w:hint="eastAsia"/>
          <w:rtl/>
        </w:rPr>
        <w:t>לא</w:t>
      </w:r>
      <w:r w:rsidRPr="00AA6C2C">
        <w:rPr>
          <w:rStyle w:val="afffff0"/>
          <w:rtl/>
        </w:rPr>
        <w:t xml:space="preserve"> </w:t>
      </w:r>
      <w:r w:rsidRPr="00AA6C2C">
        <w:rPr>
          <w:rStyle w:val="afffff0"/>
          <w:rFonts w:hint="eastAsia"/>
          <w:rtl/>
        </w:rPr>
        <w:t>בא</w:t>
      </w:r>
      <w:r w:rsidRPr="00AA6C2C">
        <w:rPr>
          <w:rStyle w:val="afffff0"/>
          <w:rtl/>
        </w:rPr>
        <w:t xml:space="preserve"> </w:t>
      </w:r>
      <w:r w:rsidRPr="00AA6C2C">
        <w:rPr>
          <w:rStyle w:val="afffff0"/>
          <w:rFonts w:hint="eastAsia"/>
          <w:rtl/>
        </w:rPr>
        <w:t>לספק</w:t>
      </w:r>
      <w:r w:rsidRPr="00AA6C2C">
        <w:rPr>
          <w:rStyle w:val="afffff0"/>
          <w:rtl/>
        </w:rPr>
        <w:t xml:space="preserve"> </w:t>
      </w:r>
      <w:r w:rsidRPr="00AA6C2C">
        <w:rPr>
          <w:rStyle w:val="afffff0"/>
          <w:rFonts w:hint="eastAsia"/>
          <w:rtl/>
        </w:rPr>
        <w:t>נידה</w:t>
      </w:r>
      <w:r>
        <w:rPr>
          <w:rStyle w:val="afffff0"/>
          <w:rFonts w:hint="cs"/>
          <w:rtl/>
        </w:rPr>
        <w:t>,</w:t>
      </w:r>
      <w:r w:rsidR="00AB7D20" w:rsidRPr="00F71179">
        <w:rPr>
          <w:rFonts w:ascii="Fb Fontext" w:hAnsi="Fb Fontext"/>
          <w:spacing w:val="-2"/>
          <w:sz w:val="32"/>
          <w:rtl/>
        </w:rPr>
        <w:t xml:space="preserve"> </w:t>
      </w:r>
      <w:r>
        <w:rPr>
          <w:rStyle w:val="affffe"/>
          <w:rFonts w:hint="cs"/>
          <w:rtl/>
        </w:rPr>
        <w:t>א"ד</w:t>
      </w:r>
      <w:r>
        <w:rPr>
          <w:rFonts w:ascii="Fb Fontext" w:hAnsi="Fb Fontext" w:hint="cs"/>
          <w:rtl/>
        </w:rPr>
        <w:t xml:space="preserve">: 'נתחייב במקחך' </w:t>
      </w:r>
      <w:r>
        <w:rPr>
          <w:rStyle w:val="afffff0"/>
          <w:rFonts w:hint="cs"/>
          <w:rtl/>
        </w:rPr>
        <w:t>- ד</w:t>
      </w:r>
      <w:r w:rsidR="00AB7D20" w:rsidRPr="00AA6C2C">
        <w:rPr>
          <w:rStyle w:val="afffff0"/>
          <w:rtl/>
        </w:rPr>
        <w:t>מיה מרובין בניה מרובים</w:t>
      </w:r>
      <w:r w:rsidR="00AB7D20" w:rsidRPr="00C35A2C">
        <w:rPr>
          <w:rFonts w:ascii="Fb Fontext" w:hAnsi="Fb Fontext"/>
          <w:rtl/>
        </w:rPr>
        <w:t>.</w:t>
      </w:r>
    </w:p>
    <w:p w14:paraId="0490A284" w14:textId="39C6C79E" w:rsidR="00AD5E10" w:rsidRPr="00AD5E10" w:rsidRDefault="00AD5E10" w:rsidP="00AA6C2C">
      <w:pPr>
        <w:ind w:left="0" w:firstLine="0"/>
        <w:rPr>
          <w:rtl/>
        </w:rPr>
      </w:pPr>
      <w:r>
        <w:rPr>
          <w:rStyle w:val="affffe"/>
          <w:rFonts w:hint="cs"/>
          <w:rtl/>
        </w:rPr>
        <w:t>ו.</w:t>
      </w:r>
      <w:r>
        <w:rPr>
          <w:rFonts w:hint="cs"/>
          <w:sz w:val="32"/>
          <w:rtl/>
        </w:rPr>
        <w:t xml:space="preserve"> </w:t>
      </w:r>
      <w:r w:rsidR="00AB7D20" w:rsidRPr="00AA6C2C">
        <w:rPr>
          <w:rStyle w:val="affffe"/>
          <w:rFonts w:hint="eastAsia"/>
          <w:rtl/>
        </w:rPr>
        <w:t>לפני</w:t>
      </w:r>
      <w:r w:rsidR="00AB7D20" w:rsidRPr="00AA6C2C">
        <w:rPr>
          <w:rStyle w:val="affffe"/>
          <w:rtl/>
        </w:rPr>
        <w:t xml:space="preserve"> רבי</w:t>
      </w:r>
      <w:r>
        <w:rPr>
          <w:rFonts w:hint="cs"/>
          <w:sz w:val="32"/>
          <w:rtl/>
        </w:rPr>
        <w:t>:</w:t>
      </w:r>
      <w:r w:rsidR="00AB7D20" w:rsidRPr="00C35A2C">
        <w:rPr>
          <w:sz w:val="32"/>
          <w:rtl/>
        </w:rPr>
        <w:t xml:space="preserve"> </w:t>
      </w:r>
      <w:r>
        <w:rPr>
          <w:rFonts w:hint="cs"/>
          <w:sz w:val="32"/>
          <w:rtl/>
        </w:rPr>
        <w:t>'</w:t>
      </w:r>
      <w:r w:rsidR="00AB7D20" w:rsidRPr="00C35A2C">
        <w:rPr>
          <w:sz w:val="32"/>
          <w:rtl/>
        </w:rPr>
        <w:t>לא מצאתי דם</w:t>
      </w:r>
      <w:r>
        <w:rPr>
          <w:rFonts w:hint="cs"/>
          <w:sz w:val="32"/>
          <w:rtl/>
        </w:rPr>
        <w:t>'</w:t>
      </w:r>
      <w:r w:rsidR="00AB7D20" w:rsidRPr="00C35A2C">
        <w:rPr>
          <w:sz w:val="32"/>
          <w:rtl/>
        </w:rPr>
        <w:t xml:space="preserve"> </w:t>
      </w:r>
      <w:r>
        <w:rPr>
          <w:rFonts w:hint="cs"/>
          <w:sz w:val="32"/>
          <w:rtl/>
        </w:rPr>
        <w:t>- '</w:t>
      </w:r>
      <w:r w:rsidR="00AB7D20">
        <w:rPr>
          <w:sz w:val="32"/>
          <w:rtl/>
        </w:rPr>
        <w:t>שנ</w:t>
      </w:r>
      <w:r w:rsidR="00E223D6">
        <w:rPr>
          <w:rFonts w:hint="cs"/>
          <w:sz w:val="32"/>
          <w:rtl/>
        </w:rPr>
        <w:t>ת</w:t>
      </w:r>
      <w:r w:rsidR="00AB7D20" w:rsidRPr="00C35A2C">
        <w:rPr>
          <w:sz w:val="32"/>
          <w:rtl/>
        </w:rPr>
        <w:t xml:space="preserve"> בצורת ה</w:t>
      </w:r>
      <w:r w:rsidR="004606BA">
        <w:rPr>
          <w:rFonts w:hint="cs"/>
          <w:sz w:val="32"/>
          <w:rtl/>
        </w:rPr>
        <w:t>יתה</w:t>
      </w:r>
      <w:r>
        <w:rPr>
          <w:rFonts w:hint="cs"/>
          <w:sz w:val="32"/>
          <w:rtl/>
        </w:rPr>
        <w:t>'</w:t>
      </w:r>
      <w:r>
        <w:rPr>
          <w:rFonts w:hint="cs"/>
          <w:rtl/>
        </w:rPr>
        <w:t xml:space="preserve"> -</w:t>
      </w:r>
    </w:p>
    <w:p w14:paraId="1CC3D14A" w14:textId="7DCC4C3E" w:rsidR="00AD5E10" w:rsidRDefault="00AB7D20" w:rsidP="00AD5E10">
      <w:pPr>
        <w:ind w:left="0" w:firstLine="0"/>
        <w:rPr>
          <w:rtl/>
        </w:rPr>
      </w:pPr>
      <w:r w:rsidRPr="00CA108A">
        <w:rPr>
          <w:rFonts w:cs="PFT_Frank"/>
          <w:b/>
          <w:bCs/>
          <w:szCs w:val="14"/>
          <w:rtl/>
        </w:rPr>
        <w:t>צוה והכניסום למרחץ והאכילום והשקום והכניסום לחדר</w:t>
      </w:r>
      <w:r w:rsidRPr="00AD5E10">
        <w:rPr>
          <w:rtl/>
        </w:rPr>
        <w:t>,</w:t>
      </w:r>
    </w:p>
    <w:p w14:paraId="063BE361" w14:textId="77777777" w:rsidR="006F15F4" w:rsidRDefault="00AB7D20" w:rsidP="006F15F4">
      <w:pPr>
        <w:rPr>
          <w:rStyle w:val="affffa"/>
          <w:rtl/>
        </w:rPr>
      </w:pPr>
      <w:r w:rsidRPr="00AD5E10">
        <w:rPr>
          <w:rtl/>
        </w:rPr>
        <w:t xml:space="preserve">בעל ומצא דם </w:t>
      </w:r>
      <w:r w:rsidR="00AD5E10">
        <w:rPr>
          <w:rFonts w:hint="cs"/>
          <w:rtl/>
        </w:rPr>
        <w:t>-</w:t>
      </w:r>
      <w:r w:rsidRPr="00AD5E10">
        <w:rPr>
          <w:rtl/>
        </w:rPr>
        <w:t xml:space="preserve"> </w:t>
      </w:r>
      <w:r w:rsidR="00AD5E10">
        <w:rPr>
          <w:rFonts w:hint="cs"/>
          <w:rtl/>
        </w:rPr>
        <w:t>'</w:t>
      </w:r>
      <w:r w:rsidRPr="00AD5E10">
        <w:rPr>
          <w:rtl/>
        </w:rPr>
        <w:t>זכה במקחך</w:t>
      </w:r>
      <w:r w:rsidR="00AD5E10">
        <w:rPr>
          <w:rFonts w:hint="cs"/>
          <w:rtl/>
        </w:rPr>
        <w:t>'!</w:t>
      </w:r>
      <w:r w:rsidRPr="00AD1A41">
        <w:rPr>
          <w:rStyle w:val="affffa"/>
          <w:rtl/>
        </w:rPr>
        <w:t xml:space="preserve"> </w:t>
      </w:r>
      <w:r w:rsidRPr="00AD1A41">
        <w:rPr>
          <w:rStyle w:val="affffa"/>
          <w:rFonts w:hint="cs"/>
          <w:rtl/>
        </w:rPr>
        <w:t>'</w:t>
      </w:r>
      <w:r w:rsidRPr="00AD1A41">
        <w:rPr>
          <w:rStyle w:val="affffa"/>
          <w:rtl/>
        </w:rPr>
        <w:t>צפד עורם על עצמם</w:t>
      </w:r>
      <w:r w:rsidR="00AD5E10">
        <w:rPr>
          <w:rStyle w:val="affffa"/>
          <w:rFonts w:hint="cs"/>
          <w:rtl/>
        </w:rPr>
        <w:t>,</w:t>
      </w:r>
      <w:r w:rsidRPr="00AD1A41">
        <w:rPr>
          <w:rStyle w:val="affffa"/>
          <w:rtl/>
        </w:rPr>
        <w:t xml:space="preserve"> יבש היה כעץ</w:t>
      </w:r>
      <w:r w:rsidRPr="00AD1A41">
        <w:rPr>
          <w:rStyle w:val="affffa"/>
          <w:rFonts w:hint="cs"/>
          <w:rtl/>
        </w:rPr>
        <w:t>'</w:t>
      </w:r>
      <w:r w:rsidRPr="00AD1A41">
        <w:rPr>
          <w:rStyle w:val="affffa"/>
          <w:rtl/>
        </w:rPr>
        <w:t>.</w:t>
      </w:r>
    </w:p>
    <w:p w14:paraId="0F6BCBB1" w14:textId="6AD84780" w:rsidR="00AB7D20" w:rsidRDefault="00AB7D20" w:rsidP="003156E1">
      <w:pPr>
        <w:pStyle w:val="aff9"/>
        <w:rPr>
          <w:rtl/>
        </w:rPr>
      </w:pPr>
      <w:r w:rsidRPr="003156E1">
        <w:rPr>
          <w:rFonts w:ascii="FrankRuehl" w:hAnsi="FrankRuehl" w:hint="cs"/>
          <w:rtl/>
        </w:rPr>
        <w:t>׹</w:t>
      </w:r>
    </w:p>
    <w:p w14:paraId="6EB84F1A" w14:textId="55D374FB" w:rsidR="00AB7D20" w:rsidRPr="00C35A2C" w:rsidRDefault="00AB7D20" w:rsidP="00CF473C">
      <w:pPr>
        <w:pStyle w:val="afffff4"/>
        <w:rPr>
          <w:rtl/>
        </w:rPr>
      </w:pPr>
      <w:ins w:id="9803" w:author="מספור קטעי משנה" w:date="2026-10-06T06:45:30Z">
        <w:r>
          <w:rPr>
            <w:rStyle w:val="MisparKeta"/>
          </w:rPr>
          <w:t xml:space="preserve">א. </w:t>
        </w:r>
      </w:ins>
      <w:bookmarkStart w:id="59" w:name="_Toc119352844"/>
      <w:r w:rsidRPr="00C35A2C">
        <w:rPr>
          <w:rtl/>
        </w:rPr>
        <w:t>בתולה כתובתה מאתים, ואלמנה מנה.</w:t>
      </w:r>
      <w:bookmarkEnd w:id="59"/>
    </w:p>
    <w:p>
      <w:pPr>
        <w:pStyle w:val="MishnaBatzad"/>
        <w:rPr>
          <w:ins w:id="20358" w:author="קלוד" w:date="2026-10-06T10:09:07Z"/>
        </w:rPr>
      </w:pPr>
      <w:ins w:id="20357" w:author="קלוד" w:date="2026-10-06T10:09:07Z">
        <w:r>
          <w:t xml:space="preserve">משנה ב</w:t>
        </w:r>
      </w:ins>
    </w:p>
    <w:p w14:paraId="245453C0" w14:textId="10E09332" w:rsidR="00C53D4E" w:rsidRDefault="00AB7D20" w:rsidP="00AA6C2C">
      <w:pPr>
        <w:pStyle w:val="afff5"/>
        <w:jc w:val="center"/>
        <w:rPr>
          <w:b/>
          <w:spacing w:val="-2"/>
          <w:rtl/>
        </w:rPr>
      </w:pPr>
      <w:r w:rsidRPr="00FC54B9">
        <w:rPr>
          <w:b/>
          <w:spacing w:val="-2"/>
          <w:rtl/>
        </w:rPr>
        <w:t xml:space="preserve">בתולה </w:t>
      </w:r>
      <w:r w:rsidR="00AD5E10">
        <w:rPr>
          <w:rFonts w:hint="cs"/>
          <w:b/>
          <w:spacing w:val="-2"/>
          <w:rtl/>
        </w:rPr>
        <w:t xml:space="preserve">- </w:t>
      </w:r>
      <w:r w:rsidRPr="00FC54B9">
        <w:rPr>
          <w:b/>
          <w:spacing w:val="-2"/>
          <w:rtl/>
        </w:rPr>
        <w:t>אלמנה, גרושה, וחלוצה</w:t>
      </w:r>
      <w:r w:rsidR="00C53D4E">
        <w:rPr>
          <w:rFonts w:hint="cs"/>
          <w:b/>
          <w:spacing w:val="-2"/>
          <w:rtl/>
        </w:rPr>
        <w:t xml:space="preserve"> -</w:t>
      </w:r>
      <w:r w:rsidRPr="00FC54B9">
        <w:rPr>
          <w:b/>
          <w:spacing w:val="-2"/>
          <w:rtl/>
        </w:rPr>
        <w:t xml:space="preserve"> מהאירוסין</w:t>
      </w:r>
      <w:r w:rsidR="00C53D4E">
        <w:rPr>
          <w:rFonts w:hint="cs"/>
          <w:b/>
          <w:spacing w:val="-2"/>
          <w:rtl/>
        </w:rPr>
        <w:t>:</w:t>
      </w:r>
    </w:p>
    <w:p w14:paraId="63A9318D" w14:textId="0BB787A3" w:rsidR="00AB7D20" w:rsidRDefault="00AB7D20" w:rsidP="00AA6C2C">
      <w:pPr>
        <w:pStyle w:val="afff5"/>
        <w:jc w:val="center"/>
        <w:rPr>
          <w:rtl/>
        </w:rPr>
      </w:pPr>
      <w:r w:rsidRPr="00FC54B9">
        <w:rPr>
          <w:b/>
          <w:spacing w:val="-2"/>
          <w:rtl/>
        </w:rPr>
        <w:t>כתובתן מאתים, ויש להן טענת בתולים</w:t>
      </w:r>
      <w:r w:rsidR="00C53D4E">
        <w:rPr>
          <w:rFonts w:hint="cs"/>
          <w:b/>
          <w:spacing w:val="-2"/>
          <w:rtl/>
        </w:rPr>
        <w:t xml:space="preserve"> </w:t>
      </w:r>
      <w:r w:rsidR="00C53D4E" w:rsidRPr="00AA6C2C">
        <w:rPr>
          <w:rStyle w:val="HesberMishna"/>
          <w:rFonts w:hint="eastAsia"/>
          <w:rtl/>
          <w:rPrChange w:id="20001" w:author="קלוד" w:date="2026-10-06T10:09:07Z">
            <w:rPr>
              <w:rStyle w:val="afffff0"/>
              <w:rFonts w:hint="eastAsia"/>
              <w:rtl/>
            </w:rPr>
          </w:rPrChange>
        </w:rPr>
        <w:t>מפסידה</w:t>
      </w:r>
      <w:r w:rsidR="00C53D4E" w:rsidRPr="00AA6C2C">
        <w:rPr>
          <w:rStyle w:val="HesberMishna"/>
          <w:rtl/>
          <w:rPrChange w:id="20002" w:author="קלוד" w:date="2026-10-06T10:09:07Z">
            <w:rPr>
              <w:rStyle w:val="afffff0"/>
              <w:rtl/>
            </w:rPr>
          </w:rPrChange>
        </w:rPr>
        <w:t xml:space="preserve"> </w:t>
      </w:r>
      <w:r w:rsidR="00C53D4E" w:rsidRPr="00AA6C2C">
        <w:rPr>
          <w:rStyle w:val="HesberMishna"/>
          <w:rFonts w:hint="eastAsia"/>
          <w:rtl/>
          <w:rPrChange w:id="20003" w:author="קלוד" w:date="2026-10-06T10:09:07Z">
            <w:rPr>
              <w:rStyle w:val="afffff0"/>
              <w:rFonts w:hint="eastAsia"/>
              <w:rtl/>
            </w:rPr>
          </w:rPrChange>
        </w:rPr>
        <w:t>כתובה</w:t>
      </w:r>
      <w:r w:rsidR="00C53D4E" w:rsidRPr="00AA6C2C">
        <w:rPr>
          <w:rStyle w:val="HesberMishna"/>
          <w:rtl/>
          <w:rPrChange w:id="20004" w:author="קלוד" w:date="2026-10-06T10:09:07Z">
            <w:rPr>
              <w:rStyle w:val="afffff0"/>
              <w:rtl/>
            </w:rPr>
          </w:rPrChange>
        </w:rPr>
        <w:t>.</w:t>
      </w:r>
    </w:p>
    <w:p w14:paraId="0C7563A4" w14:textId="74380A57" w:rsidR="0045677D" w:rsidRPr="006D5126" w:rsidRDefault="0045677D" w:rsidP="00F1680A">
      <w:pPr>
        <w:pStyle w:val="affffb"/>
        <w:rPr>
          <w:spacing w:val="0"/>
          <w:rtl/>
        </w:rPr>
      </w:pPr>
      <w:bookmarkStart w:id="60" w:name="_Toc119352845"/>
      <w:r w:rsidRPr="006D5126">
        <w:rPr>
          <w:rFonts w:hint="cs"/>
          <w:spacing w:val="0"/>
          <w:rtl/>
        </w:rPr>
        <w:t>אגדתא דר"ח בגדתאה</w:t>
      </w:r>
      <w:bookmarkEnd w:id="60"/>
    </w:p>
    <w:p w14:paraId="502673EE" w14:textId="2321DEEA" w:rsidR="00E268F4" w:rsidRDefault="00AB7D20" w:rsidP="00C53D4E">
      <w:pPr>
        <w:rPr>
          <w:rFonts w:ascii="Fb Fontext" w:hAnsi="Fb Fontext"/>
          <w:sz w:val="32"/>
          <w:rtl/>
        </w:rPr>
      </w:pPr>
      <w:bookmarkStart w:id="61" w:name="_Toc119352846"/>
      <w:r w:rsidRPr="00C54C7E">
        <w:rPr>
          <w:rStyle w:val="afffe"/>
          <w:rtl/>
        </w:rPr>
        <w:t>אלמנה</w:t>
      </w:r>
      <w:bookmarkEnd w:id="61"/>
      <w:r w:rsidR="00C53D4E" w:rsidRPr="00C54C7E">
        <w:rPr>
          <w:rStyle w:val="afffe"/>
          <w:rFonts w:hint="cs"/>
          <w:rtl/>
        </w:rPr>
        <w:t xml:space="preserve"> </w:t>
      </w:r>
      <w:r w:rsidRPr="00C35A2C">
        <w:rPr>
          <w:rFonts w:ascii="Fb Fontext" w:hAnsi="Fb Fontext" w:hint="cs"/>
          <w:sz w:val="32"/>
          <w:rtl/>
        </w:rPr>
        <w:t>-</w:t>
      </w:r>
      <w:r w:rsidRPr="00C35A2C">
        <w:rPr>
          <w:rFonts w:ascii="Fb Fontext" w:hAnsi="Fb Fontext"/>
          <w:sz w:val="32"/>
          <w:rtl/>
        </w:rPr>
        <w:t xml:space="preserve"> </w:t>
      </w:r>
      <w:r w:rsidRPr="00AA6C2C">
        <w:rPr>
          <w:rStyle w:val="affffe"/>
          <w:rFonts w:hint="eastAsia"/>
          <w:rtl/>
        </w:rPr>
        <w:t>ר</w:t>
      </w:r>
      <w:r w:rsidRPr="00AA6C2C">
        <w:rPr>
          <w:rStyle w:val="affffe"/>
          <w:rtl/>
        </w:rPr>
        <w:t>"</w:t>
      </w:r>
      <w:r w:rsidRPr="00AA6C2C">
        <w:rPr>
          <w:rStyle w:val="affffe"/>
          <w:rFonts w:hint="eastAsia"/>
          <w:rtl/>
        </w:rPr>
        <w:t>ח</w:t>
      </w:r>
      <w:r w:rsidRPr="00AA6C2C">
        <w:rPr>
          <w:rStyle w:val="affffe"/>
          <w:rtl/>
        </w:rPr>
        <w:t xml:space="preserve"> בגדתאה:</w:t>
      </w:r>
      <w:r w:rsidRPr="00C35A2C">
        <w:rPr>
          <w:rFonts w:ascii="Fb Fontext" w:hAnsi="Fb Fontext"/>
          <w:sz w:val="32"/>
          <w:rtl/>
        </w:rPr>
        <w:t xml:space="preserve"> על שם מנה</w:t>
      </w:r>
      <w:r w:rsidR="00C53D4E" w:rsidRPr="00AA6C2C">
        <w:rPr>
          <w:rStyle w:val="afffff0"/>
          <w:rtl/>
        </w:rPr>
        <w:t xml:space="preserve"> [אירוסין - אגב, ותורה </w:t>
      </w:r>
      <w:r w:rsidR="00C53D4E">
        <w:rPr>
          <w:rStyle w:val="afffff0"/>
          <w:rFonts w:hint="cs"/>
          <w:rtl/>
        </w:rPr>
        <w:t>-</w:t>
      </w:r>
      <w:r w:rsidR="00C53D4E" w:rsidRPr="00AA6C2C">
        <w:rPr>
          <w:rStyle w:val="afffff0"/>
          <w:rtl/>
        </w:rPr>
        <w:t xml:space="preserve"> ע"ש עתיד]</w:t>
      </w:r>
      <w:r w:rsidR="00E268F4">
        <w:rPr>
          <w:rStyle w:val="afffff0"/>
          <w:rtl/>
        </w:rPr>
        <w:t>.</w:t>
      </w:r>
    </w:p>
    <w:p w14:paraId="6BC6F44B" w14:textId="0F191424" w:rsidR="00AB7D20" w:rsidRPr="00C35A2C" w:rsidRDefault="00AB7D20" w:rsidP="00AB7D20">
      <w:pPr>
        <w:rPr>
          <w:rFonts w:ascii="Fb Fontext" w:hAnsi="Fb Fontext"/>
          <w:rtl/>
        </w:rPr>
      </w:pPr>
      <w:r w:rsidRPr="00AA6C2C">
        <w:rPr>
          <w:rStyle w:val="affffe"/>
          <w:rFonts w:hint="eastAsia"/>
          <w:rtl/>
        </w:rPr>
        <w:t>ר</w:t>
      </w:r>
      <w:r w:rsidRPr="00AA6C2C">
        <w:rPr>
          <w:rStyle w:val="affffe"/>
          <w:rtl/>
        </w:rPr>
        <w:t>"</w:t>
      </w:r>
      <w:r w:rsidRPr="00AA6C2C">
        <w:rPr>
          <w:rStyle w:val="affffe"/>
          <w:rFonts w:hint="eastAsia"/>
          <w:rtl/>
        </w:rPr>
        <w:t>ח</w:t>
      </w:r>
      <w:r w:rsidRPr="00AA6C2C">
        <w:rPr>
          <w:rStyle w:val="affffe"/>
          <w:rtl/>
        </w:rPr>
        <w:t xml:space="preserve"> בגדתאה:</w:t>
      </w:r>
      <w:r w:rsidRPr="00C35A2C">
        <w:rPr>
          <w:rFonts w:ascii="Fb Fontext" w:hAnsi="Fb Fontext"/>
          <w:rtl/>
        </w:rPr>
        <w:t xml:space="preserve"> </w:t>
      </w:r>
      <w:r w:rsidRPr="00224771">
        <w:rPr>
          <w:rFonts w:cs="PFT_Frank"/>
          <w:b/>
          <w:bCs/>
          <w:szCs w:val="14"/>
          <w:rtl/>
        </w:rPr>
        <w:t xml:space="preserve">מטר </w:t>
      </w:r>
      <w:r w:rsidRPr="00C35A2C">
        <w:rPr>
          <w:rFonts w:ascii="Fb Fontext" w:hAnsi="Fb Fontext"/>
          <w:rtl/>
        </w:rPr>
        <w:t>- משקה, מרוה ומזבל, מעדן וממשיך</w:t>
      </w:r>
      <w:r w:rsidR="00C53D4E">
        <w:rPr>
          <w:rFonts w:ascii="Fb Fontext" w:hAnsi="Fb Fontext" w:hint="cs"/>
          <w:rtl/>
        </w:rPr>
        <w:t xml:space="preserve"> </w:t>
      </w:r>
      <w:r w:rsidR="00C53D4E" w:rsidRPr="00AA6C2C">
        <w:rPr>
          <w:rStyle w:val="afffff0"/>
          <w:rFonts w:hint="eastAsia"/>
          <w:rtl/>
        </w:rPr>
        <w:t>מקרא</w:t>
      </w:r>
      <w:r w:rsidR="00C53D4E" w:rsidRPr="00AA6C2C">
        <w:rPr>
          <w:rStyle w:val="afffff0"/>
          <w:rtl/>
        </w:rPr>
        <w:t>.</w:t>
      </w:r>
    </w:p>
    <w:p w14:paraId="16B048D8" w14:textId="4E59E0EC" w:rsidR="00AB7D20" w:rsidRPr="00C35A2C" w:rsidRDefault="00AB7D20" w:rsidP="00AA6C2C">
      <w:pPr>
        <w:pStyle w:val="afffff"/>
        <w:jc w:val="center"/>
        <w:rPr>
          <w:rtl/>
        </w:rPr>
      </w:pPr>
      <w:r w:rsidRPr="00AA6C2C">
        <w:rPr>
          <w:rStyle w:val="affffe"/>
          <w:rFonts w:hint="eastAsia"/>
          <w:rtl/>
        </w:rPr>
        <w:lastRenderedPageBreak/>
        <w:t>ר</w:t>
      </w:r>
      <w:r w:rsidRPr="00AA6C2C">
        <w:rPr>
          <w:rStyle w:val="affffe"/>
          <w:rtl/>
        </w:rPr>
        <w:t>"</w:t>
      </w:r>
      <w:r w:rsidRPr="00AA6C2C">
        <w:rPr>
          <w:rStyle w:val="affffe"/>
          <w:rFonts w:hint="eastAsia"/>
          <w:rtl/>
        </w:rPr>
        <w:t>א</w:t>
      </w:r>
      <w:r w:rsidRPr="00C35A2C">
        <w:rPr>
          <w:sz w:val="32"/>
          <w:rtl/>
        </w:rPr>
        <w:t xml:space="preserve">: </w:t>
      </w:r>
      <w:r w:rsidRPr="008624B4">
        <w:rPr>
          <w:b/>
          <w:bCs/>
          <w:rtl/>
        </w:rPr>
        <w:t>מזבח</w:t>
      </w:r>
      <w:r w:rsidRPr="00C35A2C">
        <w:rPr>
          <w:sz w:val="32"/>
          <w:rtl/>
        </w:rPr>
        <w:t xml:space="preserve"> </w:t>
      </w:r>
      <w:r w:rsidR="0045677D">
        <w:rPr>
          <w:rFonts w:hint="cs"/>
          <w:sz w:val="32"/>
          <w:rtl/>
        </w:rPr>
        <w:t>-</w:t>
      </w:r>
      <w:r w:rsidRPr="00C35A2C">
        <w:rPr>
          <w:sz w:val="32"/>
          <w:rtl/>
        </w:rPr>
        <w:t xml:space="preserve"> מזיח </w:t>
      </w:r>
      <w:r w:rsidRPr="00C35A2C">
        <w:rPr>
          <w:rFonts w:hint="cs"/>
          <w:sz w:val="32"/>
          <w:rtl/>
        </w:rPr>
        <w:t>[גזירות]</w:t>
      </w:r>
      <w:r w:rsidRPr="00C35A2C">
        <w:rPr>
          <w:sz w:val="32"/>
          <w:rtl/>
        </w:rPr>
        <w:t xml:space="preserve"> ומזין, מחבב </w:t>
      </w:r>
      <w:r w:rsidR="0045677D">
        <w:rPr>
          <w:rFonts w:hint="cs"/>
          <w:sz w:val="32"/>
          <w:rtl/>
        </w:rPr>
        <w:t>ו</w:t>
      </w:r>
      <w:r w:rsidRPr="00C35A2C">
        <w:rPr>
          <w:sz w:val="32"/>
          <w:rtl/>
        </w:rPr>
        <w:t>מכפר</w:t>
      </w:r>
      <w:r w:rsidRPr="00C35A2C">
        <w:rPr>
          <w:rFonts w:hint="cs"/>
          <w:sz w:val="32"/>
          <w:rtl/>
        </w:rPr>
        <w:t xml:space="preserve"> [עוונות]</w:t>
      </w:r>
      <w:r w:rsidRPr="00C35A2C">
        <w:rPr>
          <w:sz w:val="32"/>
          <w:rtl/>
        </w:rPr>
        <w:t>.</w:t>
      </w:r>
    </w:p>
    <w:p w14:paraId="03E742DD" w14:textId="3AF70350" w:rsidR="00AB7D20" w:rsidRPr="00C35A2C" w:rsidRDefault="00AB7D20" w:rsidP="00AB7D20">
      <w:pPr>
        <w:rPr>
          <w:rFonts w:ascii="Fb Fontext" w:hAnsi="Fb Fontext"/>
          <w:rtl/>
        </w:rPr>
      </w:pPr>
      <w:r w:rsidRPr="00AA6C2C">
        <w:rPr>
          <w:rStyle w:val="affffe"/>
          <w:rFonts w:hint="eastAsia"/>
          <w:rtl/>
        </w:rPr>
        <w:t>ר</w:t>
      </w:r>
      <w:r w:rsidRPr="00AA6C2C">
        <w:rPr>
          <w:rStyle w:val="affffe"/>
          <w:rtl/>
        </w:rPr>
        <w:t>"</w:t>
      </w:r>
      <w:r w:rsidRPr="00AA6C2C">
        <w:rPr>
          <w:rStyle w:val="affffe"/>
          <w:rFonts w:hint="eastAsia"/>
          <w:rtl/>
        </w:rPr>
        <w:t>ח</w:t>
      </w:r>
      <w:r w:rsidRPr="00AA6C2C">
        <w:rPr>
          <w:rStyle w:val="affffe"/>
          <w:rtl/>
        </w:rPr>
        <w:t xml:space="preserve"> בגדתאה:</w:t>
      </w:r>
      <w:r w:rsidRPr="00C35A2C">
        <w:rPr>
          <w:rFonts w:ascii="Fb Fontext" w:hAnsi="Fb Fontext"/>
          <w:rtl/>
        </w:rPr>
        <w:t xml:space="preserve"> </w:t>
      </w:r>
      <w:r w:rsidRPr="00224771">
        <w:rPr>
          <w:rFonts w:cs="PFT_Frank"/>
          <w:b/>
          <w:bCs/>
          <w:szCs w:val="14"/>
          <w:rtl/>
        </w:rPr>
        <w:t>תמרי</w:t>
      </w:r>
      <w:r w:rsidRPr="00C35A2C">
        <w:rPr>
          <w:rFonts w:ascii="Fb Fontext" w:hAnsi="Fb Fontext"/>
          <w:rtl/>
        </w:rPr>
        <w:t xml:space="preserve"> משחנן משבען משלשלן מאשרן לא מפנקן.</w:t>
      </w:r>
    </w:p>
    <w:p w14:paraId="4F178EEB" w14:textId="74D176D9" w:rsidR="0045677D" w:rsidRPr="006D5126" w:rsidRDefault="0045677D" w:rsidP="00F1680A">
      <w:pPr>
        <w:pStyle w:val="affffb"/>
        <w:rPr>
          <w:spacing w:val="0"/>
          <w:rtl/>
        </w:rPr>
      </w:pPr>
      <w:bookmarkStart w:id="62" w:name="_Toc119352847"/>
      <w:r w:rsidRPr="006D5126">
        <w:rPr>
          <w:rFonts w:hint="cs"/>
          <w:spacing w:val="0"/>
          <w:rtl/>
        </w:rPr>
        <w:t>אם מותר להורות כשאכל תמרים</w:t>
      </w:r>
      <w:bookmarkEnd w:id="62"/>
    </w:p>
    <w:p w14:paraId="59FCDB32" w14:textId="3D1BCF9F" w:rsidR="00AB7D20" w:rsidRPr="00C35A2C" w:rsidRDefault="00AB7D20" w:rsidP="00AB7D20">
      <w:pPr>
        <w:rPr>
          <w:rFonts w:ascii="Fb Fontext" w:hAnsi="Fb Fontext"/>
          <w:rtl/>
          <w14:cntxtAlts/>
        </w:rPr>
      </w:pPr>
      <w:r w:rsidRPr="00AA6C2C">
        <w:rPr>
          <w:rStyle w:val="affffe"/>
          <w:rtl/>
        </w:rPr>
        <w:t>רב:</w:t>
      </w:r>
      <w:r w:rsidRPr="00C35A2C">
        <w:rPr>
          <w:rFonts w:ascii="Fb Fontext" w:hAnsi="Fb Fontext"/>
          <w:rtl/>
        </w:rPr>
        <w:t xml:space="preserve"> </w:t>
      </w:r>
      <w:r w:rsidRPr="00CA108A">
        <w:rPr>
          <w:rFonts w:ascii="Fb Fontext" w:hAnsi="Fb Fontext" w:cs="PFT_Frank"/>
          <w:b/>
          <w:bCs/>
          <w:szCs w:val="14"/>
          <w:rtl/>
        </w:rPr>
        <w:t>אכל תמרים</w:t>
      </w:r>
      <w:r w:rsidRPr="00C35A2C">
        <w:rPr>
          <w:rFonts w:ascii="Fb Fontext" w:hAnsi="Fb Fontext"/>
          <w:rtl/>
        </w:rPr>
        <w:t xml:space="preserve"> </w:t>
      </w:r>
      <w:r w:rsidR="0045677D">
        <w:rPr>
          <w:rFonts w:ascii="Fb Fontext" w:hAnsi="Fb Fontext" w:hint="cs"/>
          <w:rtl/>
        </w:rPr>
        <w:t xml:space="preserve">- </w:t>
      </w:r>
      <w:r w:rsidRPr="00C35A2C">
        <w:rPr>
          <w:rFonts w:ascii="Fb Fontext" w:hAnsi="Fb Fontext"/>
          <w:rtl/>
        </w:rPr>
        <w:t>אל יורה.</w:t>
      </w:r>
    </w:p>
    <w:p w14:paraId="5471EEDF" w14:textId="6CBA060D" w:rsidR="00AB7D20" w:rsidRPr="0045677D" w:rsidRDefault="0045677D" w:rsidP="00AA6C2C">
      <w:pPr>
        <w:ind w:left="0" w:firstLine="0"/>
        <w:rPr>
          <w:rtl/>
        </w:rPr>
      </w:pPr>
      <w:r>
        <w:rPr>
          <w:rStyle w:val="affffe"/>
          <w:rFonts w:hint="cs"/>
          <w:rtl/>
        </w:rPr>
        <w:t>אף</w:t>
      </w:r>
      <w:r w:rsidRPr="00AA6C2C">
        <w:rPr>
          <w:rStyle w:val="affffe"/>
          <w:rtl/>
        </w:rPr>
        <w:t>:</w:t>
      </w:r>
      <w:r w:rsidR="00AB7D20" w:rsidRPr="00C35A2C">
        <w:rPr>
          <w:rFonts w:hint="cs"/>
          <w:rtl/>
        </w:rPr>
        <w:t xml:space="preserve"> </w:t>
      </w:r>
      <w:r>
        <w:rPr>
          <w:rFonts w:hint="cs"/>
          <w:rtl/>
        </w:rPr>
        <w:t>שב</w:t>
      </w:r>
      <w:r w:rsidR="00AB7D20" w:rsidRPr="00C35A2C">
        <w:rPr>
          <w:rtl/>
        </w:rPr>
        <w:t>שחרית וערבי</w:t>
      </w:r>
      <w:r w:rsidR="00AB7D20" w:rsidRPr="0045677D">
        <w:rPr>
          <w:rtl/>
        </w:rPr>
        <w:t xml:space="preserve">ת יפות, מנחה רעות, </w:t>
      </w:r>
      <w:r>
        <w:rPr>
          <w:rFonts w:hint="cs"/>
          <w:rtl/>
        </w:rPr>
        <w:t>ב</w:t>
      </w:r>
      <w:r w:rsidR="00AB7D20" w:rsidRPr="0045677D">
        <w:rPr>
          <w:rtl/>
        </w:rPr>
        <w:t>צהרים אין כמותן</w:t>
      </w:r>
      <w:r>
        <w:rPr>
          <w:rFonts w:hint="cs"/>
          <w:rtl/>
        </w:rPr>
        <w:t>,</w:t>
      </w:r>
    </w:p>
    <w:p w14:paraId="31E5B575" w14:textId="55A81A30" w:rsidR="00AB7D20" w:rsidRPr="00AA6C2C" w:rsidRDefault="0045677D" w:rsidP="00AA6C2C">
      <w:pPr>
        <w:ind w:left="0" w:firstLine="0"/>
        <w:rPr>
          <w:rtl/>
        </w:rPr>
      </w:pPr>
      <w:r w:rsidRPr="00CA108A">
        <w:rPr>
          <w:rFonts w:cs="PFT_Frank" w:hint="cs"/>
          <w:b/>
          <w:bCs/>
          <w:szCs w:val="14"/>
          <w:rtl/>
        </w:rPr>
        <w:t xml:space="preserve">   </w:t>
      </w:r>
      <w:r w:rsidR="00AB7D20" w:rsidRPr="00CA108A">
        <w:rPr>
          <w:rFonts w:cs="PFT_Frank"/>
          <w:b/>
          <w:bCs/>
          <w:szCs w:val="14"/>
          <w:rtl/>
        </w:rPr>
        <w:t>ומבטלות מ</w:t>
      </w:r>
      <w:r w:rsidR="00AB7D20" w:rsidRPr="00AA6C2C">
        <w:rPr>
          <w:b/>
          <w:rtl/>
        </w:rPr>
        <w:t>ח</w:t>
      </w:r>
      <w:r w:rsidR="00AB7D20" w:rsidRPr="00CA108A">
        <w:rPr>
          <w:rFonts w:cs="PFT_Frank"/>
          <w:b/>
          <w:bCs/>
          <w:szCs w:val="14"/>
          <w:rtl/>
        </w:rPr>
        <w:t>שבה רעה</w:t>
      </w:r>
      <w:r w:rsidR="00AB7D20" w:rsidRPr="00AA6C2C">
        <w:rPr>
          <w:rtl/>
        </w:rPr>
        <w:t>, חולי מעים, ותחתוניות!</w:t>
      </w:r>
    </w:p>
    <w:p w14:paraId="546F182D" w14:textId="223B67E5" w:rsidR="00AB7D20" w:rsidRPr="00C35A2C" w:rsidRDefault="0045677D" w:rsidP="00AA6C2C">
      <w:pPr>
        <w:ind w:left="0" w:firstLine="0"/>
        <w:rPr>
          <w:rFonts w:cs="Guttman Vilna"/>
          <w:b/>
          <w:bCs/>
          <w:rtl/>
        </w:rPr>
      </w:pPr>
      <w:r w:rsidRPr="00AA6C2C">
        <w:rPr>
          <w:rStyle w:val="affffe"/>
          <w:rFonts w:hint="eastAsia"/>
          <w:rtl/>
        </w:rPr>
        <w:t>א</w:t>
      </w:r>
      <w:r w:rsidRPr="00AA6C2C">
        <w:rPr>
          <w:rStyle w:val="affffe"/>
          <w:rtl/>
        </w:rPr>
        <w:t>.</w:t>
      </w:r>
      <w:r>
        <w:rPr>
          <w:rFonts w:hint="cs"/>
          <w:rtl/>
        </w:rPr>
        <w:t xml:space="preserve"> </w:t>
      </w:r>
      <w:r w:rsidR="00AB7D20" w:rsidRPr="0045677D">
        <w:rPr>
          <w:rFonts w:hint="cs"/>
          <w:rtl/>
        </w:rPr>
        <w:t>מ</w:t>
      </w:r>
      <w:r>
        <w:rPr>
          <w:rFonts w:hint="cs"/>
          <w:rtl/>
        </w:rPr>
        <w:t>ו</w:t>
      </w:r>
      <w:r w:rsidR="00AB7D20" w:rsidRPr="0045677D">
        <w:rPr>
          <w:rFonts w:hint="cs"/>
          <w:rtl/>
        </w:rPr>
        <w:t>ע</w:t>
      </w:r>
      <w:r>
        <w:rPr>
          <w:rFonts w:hint="cs"/>
          <w:rtl/>
        </w:rPr>
        <w:t>י</w:t>
      </w:r>
      <w:r w:rsidR="00AB7D20" w:rsidRPr="0045677D">
        <w:rPr>
          <w:rFonts w:hint="cs"/>
          <w:rtl/>
        </w:rPr>
        <w:t>ל</w:t>
      </w:r>
      <w:r>
        <w:rPr>
          <w:rFonts w:hint="cs"/>
          <w:rtl/>
        </w:rPr>
        <w:t>ים,</w:t>
      </w:r>
      <w:r w:rsidR="00AB7D20" w:rsidRPr="0045677D">
        <w:rPr>
          <w:rFonts w:hint="cs"/>
          <w:rtl/>
        </w:rPr>
        <w:t xml:space="preserve"> </w:t>
      </w:r>
      <w:r>
        <w:rPr>
          <w:rFonts w:hint="cs"/>
          <w:rtl/>
        </w:rPr>
        <w:t>ו</w:t>
      </w:r>
      <w:r w:rsidR="00AB7D20" w:rsidRPr="00C35A2C">
        <w:rPr>
          <w:rtl/>
        </w:rPr>
        <w:t>לפי שע</w:t>
      </w:r>
      <w:r>
        <w:rPr>
          <w:rFonts w:hint="cs"/>
          <w:rtl/>
        </w:rPr>
        <w:t>ה</w:t>
      </w:r>
      <w:r w:rsidR="00AB7D20" w:rsidRPr="00C35A2C">
        <w:rPr>
          <w:rtl/>
        </w:rPr>
        <w:t xml:space="preserve"> ט</w:t>
      </w:r>
      <w:r>
        <w:rPr>
          <w:rFonts w:hint="cs"/>
          <w:rtl/>
        </w:rPr>
        <w:t>ו</w:t>
      </w:r>
      <w:r w:rsidR="00AB7D20" w:rsidRPr="00C35A2C">
        <w:rPr>
          <w:rtl/>
        </w:rPr>
        <w:t>רד</w:t>
      </w:r>
      <w:r>
        <w:rPr>
          <w:rFonts w:hint="cs"/>
          <w:rtl/>
        </w:rPr>
        <w:t>ים</w:t>
      </w:r>
      <w:r w:rsidR="00AB7D20" w:rsidRPr="00C35A2C">
        <w:rPr>
          <w:rtl/>
        </w:rPr>
        <w:t xml:space="preserve">, </w:t>
      </w:r>
      <w:r w:rsidR="00AB7D20" w:rsidRPr="00AA6C2C">
        <w:rPr>
          <w:rStyle w:val="afffff0"/>
          <w:rFonts w:hint="eastAsia"/>
          <w:rtl/>
        </w:rPr>
        <w:t>כ</w:t>
      </w:r>
      <w:r>
        <w:rPr>
          <w:rStyle w:val="afffff0"/>
          <w:rFonts w:hint="cs"/>
          <w:rtl/>
        </w:rPr>
        <w:t>מו ב</w:t>
      </w:r>
      <w:r w:rsidR="00AB7D20" w:rsidRPr="00AA6C2C">
        <w:rPr>
          <w:rStyle w:val="afffff0"/>
          <w:rFonts w:hint="eastAsia"/>
          <w:rtl/>
        </w:rPr>
        <w:t>יין</w:t>
      </w:r>
      <w:r>
        <w:rPr>
          <w:rStyle w:val="afffff0"/>
          <w:rFonts w:hint="cs"/>
          <w:rtl/>
        </w:rPr>
        <w:t xml:space="preserve"> -</w:t>
      </w:r>
      <w:r w:rsidR="00AB7D20" w:rsidRPr="00AA6C2C">
        <w:rPr>
          <w:rStyle w:val="afffff0"/>
          <w:rtl/>
        </w:rPr>
        <w:t xml:space="preserve"> </w:t>
      </w:r>
      <w:r w:rsidRPr="00AA6C2C">
        <w:rPr>
          <w:rStyle w:val="afffff0"/>
          <w:rFonts w:hint="eastAsia"/>
          <w:rtl/>
        </w:rPr>
        <w:t>ש</w:t>
      </w:r>
      <w:r w:rsidR="00AB7D20" w:rsidRPr="00AA6C2C">
        <w:rPr>
          <w:rStyle w:val="afffff0"/>
          <w:rtl/>
        </w:rPr>
        <w:t>שתה רביעית יין אל יורה.</w:t>
      </w:r>
    </w:p>
    <w:p w14:paraId="15DBA343" w14:textId="7742E832" w:rsidR="00AB7D20" w:rsidRDefault="0045677D" w:rsidP="0045677D">
      <w:pPr>
        <w:rPr>
          <w:rtl/>
        </w:rPr>
      </w:pPr>
      <w:r w:rsidRPr="00AA6C2C">
        <w:rPr>
          <w:rStyle w:val="affffe"/>
          <w:rFonts w:hint="eastAsia"/>
          <w:rtl/>
        </w:rPr>
        <w:t>ב</w:t>
      </w:r>
      <w:r w:rsidRPr="00AA6C2C">
        <w:rPr>
          <w:rStyle w:val="affffe"/>
          <w:rtl/>
        </w:rPr>
        <w:t>.</w:t>
      </w:r>
      <w:r w:rsidR="00AB7D20" w:rsidRPr="00C35A2C">
        <w:rPr>
          <w:rtl/>
        </w:rPr>
        <w:t xml:space="preserve"> </w:t>
      </w:r>
      <w:r w:rsidR="00AB7D20" w:rsidRPr="00C35A2C">
        <w:rPr>
          <w:rFonts w:hint="cs"/>
          <w:rtl/>
        </w:rPr>
        <w:t xml:space="preserve">קודם לחם </w:t>
      </w:r>
      <w:r>
        <w:rPr>
          <w:rFonts w:hint="cs"/>
          <w:rtl/>
        </w:rPr>
        <w:t xml:space="preserve">- </w:t>
      </w:r>
      <w:r w:rsidR="00AB7D20" w:rsidRPr="00C35A2C">
        <w:rPr>
          <w:rFonts w:hint="cs"/>
          <w:rtl/>
        </w:rPr>
        <w:t xml:space="preserve">כגרזן לדקל, אחר הלחם </w:t>
      </w:r>
      <w:r>
        <w:rPr>
          <w:rFonts w:hint="cs"/>
          <w:rtl/>
        </w:rPr>
        <w:t xml:space="preserve">- </w:t>
      </w:r>
      <w:r w:rsidR="00AB7D20" w:rsidRPr="00C35A2C">
        <w:rPr>
          <w:rFonts w:hint="cs"/>
          <w:rtl/>
        </w:rPr>
        <w:t>כבריח לדלת.</w:t>
      </w:r>
    </w:p>
    <w:p w14:paraId="37EA824B" w14:textId="77777777" w:rsidR="008624B4" w:rsidRDefault="0045677D" w:rsidP="008624B4">
      <w:pPr>
        <w:rPr>
          <w:rStyle w:val="afffe"/>
          <w:spacing w:val="-4"/>
          <w:rtl/>
        </w:rPr>
      </w:pPr>
      <w:r w:rsidRPr="00224771">
        <w:rPr>
          <w:rFonts w:cs="PFT_Frank" w:hint="cs"/>
          <w:b/>
          <w:bCs/>
          <w:spacing w:val="-4"/>
          <w:szCs w:val="14"/>
          <w:rtl/>
        </w:rPr>
        <w:t>שמם מוכיח עליהם</w:t>
      </w:r>
      <w:r w:rsidRPr="008624B4">
        <w:rPr>
          <w:rFonts w:hint="cs"/>
          <w:spacing w:val="-4"/>
          <w:rtl/>
        </w:rPr>
        <w:t xml:space="preserve"> </w:t>
      </w:r>
      <w:r w:rsidRPr="008624B4">
        <w:rPr>
          <w:rStyle w:val="afffff0"/>
          <w:spacing w:val="-4"/>
          <w:rtl/>
        </w:rPr>
        <w:t xml:space="preserve">כאלמנה </w:t>
      </w:r>
      <w:r w:rsidRPr="008624B4">
        <w:rPr>
          <w:rStyle w:val="afffff0"/>
          <w:rFonts w:hint="eastAsia"/>
          <w:spacing w:val="-4"/>
          <w:rtl/>
        </w:rPr>
        <w:t>ומזבח</w:t>
      </w:r>
      <w:r w:rsidR="008624B4" w:rsidRPr="008624B4">
        <w:rPr>
          <w:rFonts w:hint="cs"/>
          <w:spacing w:val="-4"/>
          <w:rtl/>
        </w:rPr>
        <w:t xml:space="preserve">: </w:t>
      </w:r>
      <w:r w:rsidR="008624B4" w:rsidRPr="00224771">
        <w:rPr>
          <w:rFonts w:cs="PFT_Frank" w:hint="cs"/>
          <w:b/>
          <w:bCs/>
          <w:spacing w:val="-4"/>
          <w:szCs w:val="14"/>
          <w:rtl/>
        </w:rPr>
        <w:t xml:space="preserve"> </w:t>
      </w:r>
      <w:r w:rsidR="00AB7D20" w:rsidRPr="00224771">
        <w:rPr>
          <w:rFonts w:cs="PFT_Frank"/>
          <w:b/>
          <w:bCs/>
          <w:spacing w:val="-4"/>
          <w:szCs w:val="14"/>
          <w:rtl/>
        </w:rPr>
        <w:t>דשא</w:t>
      </w:r>
      <w:r w:rsidR="00AB7D20" w:rsidRPr="008624B4">
        <w:rPr>
          <w:rFonts w:ascii="Fb Fontext" w:hAnsi="Fb Fontext"/>
          <w:spacing w:val="-4"/>
          <w:sz w:val="32"/>
          <w:rtl/>
        </w:rPr>
        <w:t xml:space="preserve"> - דרך שם</w:t>
      </w:r>
      <w:r w:rsidR="00781038" w:rsidRPr="008624B4">
        <w:rPr>
          <w:rFonts w:ascii="Fb Fontext" w:hAnsi="Fb Fontext" w:hint="cs"/>
          <w:spacing w:val="-4"/>
          <w:rtl/>
        </w:rPr>
        <w:t>.</w:t>
      </w:r>
      <w:r w:rsidR="00781038" w:rsidRPr="008624B4">
        <w:rPr>
          <w:rStyle w:val="afffe"/>
          <w:rFonts w:hint="cs"/>
          <w:spacing w:val="-4"/>
          <w:rtl/>
        </w:rPr>
        <w:t xml:space="preserve"> </w:t>
      </w:r>
      <w:r w:rsidR="00AB7D20" w:rsidRPr="00224771">
        <w:rPr>
          <w:rFonts w:cs="PFT_Frank"/>
          <w:b/>
          <w:bCs/>
          <w:spacing w:val="-4"/>
          <w:szCs w:val="14"/>
          <w:rtl/>
        </w:rPr>
        <w:t>דרגא</w:t>
      </w:r>
      <w:r w:rsidR="00AB7D20" w:rsidRPr="008624B4">
        <w:rPr>
          <w:rFonts w:ascii="Fb Fontext" w:hAnsi="Fb Fontext"/>
          <w:spacing w:val="-4"/>
          <w:rtl/>
        </w:rPr>
        <w:t>- דרך גג</w:t>
      </w:r>
      <w:r w:rsidR="00781038" w:rsidRPr="008624B4">
        <w:rPr>
          <w:rFonts w:ascii="Fb Fontext" w:hAnsi="Fb Fontext" w:hint="cs"/>
          <w:spacing w:val="-4"/>
          <w:rtl/>
        </w:rPr>
        <w:t>.</w:t>
      </w:r>
    </w:p>
    <w:p w14:paraId="26D69616" w14:textId="7C76EEE5" w:rsidR="00AB7D20" w:rsidRDefault="008624B4" w:rsidP="008624B4">
      <w:pPr>
        <w:ind w:left="283" w:firstLine="57"/>
        <w:rPr>
          <w:rtl/>
        </w:rPr>
      </w:pPr>
      <w:r w:rsidRPr="00224771">
        <w:rPr>
          <w:rFonts w:cs="PFT_Frank" w:hint="cs"/>
          <w:b/>
          <w:bCs/>
          <w:szCs w:val="14"/>
          <w:rtl/>
        </w:rPr>
        <w:t xml:space="preserve"> </w:t>
      </w:r>
      <w:r w:rsidR="00AB7D20" w:rsidRPr="00224771">
        <w:rPr>
          <w:rFonts w:cs="PFT_Frank"/>
          <w:b/>
          <w:bCs/>
          <w:szCs w:val="14"/>
          <w:rtl/>
        </w:rPr>
        <w:t>פוריא</w:t>
      </w:r>
      <w:r w:rsidR="00AB7D20" w:rsidRPr="00C35A2C">
        <w:rPr>
          <w:rFonts w:ascii="Fb Fontext" w:hAnsi="Fb Fontext"/>
          <w:rtl/>
        </w:rPr>
        <w:t xml:space="preserve"> </w:t>
      </w:r>
      <w:r w:rsidR="00781038">
        <w:rPr>
          <w:rFonts w:ascii="Fb Fontext" w:hAnsi="Fb Fontext" w:hint="cs"/>
          <w:rtl/>
        </w:rPr>
        <w:t xml:space="preserve">- </w:t>
      </w:r>
      <w:r w:rsidR="00AB7D20" w:rsidRPr="00C35A2C">
        <w:rPr>
          <w:rFonts w:ascii="Fb Fontext" w:hAnsi="Fb Fontext"/>
          <w:rtl/>
        </w:rPr>
        <w:t>פרין ורבין עליה.</w:t>
      </w:r>
      <w:r>
        <w:rPr>
          <w:rFonts w:ascii="Fb Fontext" w:hAnsi="Fb Fontext" w:hint="cs"/>
          <w:rtl/>
        </w:rPr>
        <w:t xml:space="preserve"> </w:t>
      </w:r>
      <w:r w:rsidR="00AB7D20" w:rsidRPr="00224771">
        <w:rPr>
          <w:rFonts w:cs="PFT_Frank"/>
          <w:b/>
          <w:bCs/>
          <w:szCs w:val="14"/>
          <w:rtl/>
        </w:rPr>
        <w:t>איילונית</w:t>
      </w:r>
      <w:r w:rsidR="00AB7D20" w:rsidRPr="00C35A2C">
        <w:rPr>
          <w:rFonts w:ascii="Fb Fontext" w:hAnsi="Fb Fontext"/>
          <w:rtl/>
        </w:rPr>
        <w:t xml:space="preserve"> - דוכרנית</w:t>
      </w:r>
      <w:r w:rsidR="00781038">
        <w:rPr>
          <w:rFonts w:ascii="Fb Fontext" w:hAnsi="Fb Fontext" w:hint="cs"/>
          <w:rtl/>
        </w:rPr>
        <w:t>,</w:t>
      </w:r>
      <w:r w:rsidR="00AB7D20" w:rsidRPr="00C35A2C">
        <w:rPr>
          <w:rFonts w:ascii="Fb Fontext" w:hAnsi="Fb Fontext"/>
          <w:rtl/>
        </w:rPr>
        <w:t xml:space="preserve"> </w:t>
      </w:r>
      <w:r w:rsidR="00AB7D20" w:rsidRPr="008624B4">
        <w:rPr>
          <w:rStyle w:val="afffff0"/>
          <w:rtl/>
        </w:rPr>
        <w:t>דלא ילדה.</w:t>
      </w:r>
    </w:p>
    <w:p w14:paraId="11487EE5" w14:textId="77777777" w:rsidR="00AB7D20" w:rsidRPr="00C35A2C" w:rsidRDefault="00AB7D20" w:rsidP="00E26091">
      <w:pPr>
        <w:pStyle w:val="afff"/>
        <w:framePr w:wrap="around"/>
        <w:rPr>
          <w:rtl/>
        </w:rPr>
      </w:pPr>
      <w:bookmarkStart w:id="63" w:name="_Toc119352848"/>
      <w:r w:rsidRPr="00C35A2C">
        <w:rPr>
          <w:rFonts w:hint="cs"/>
          <w:rtl/>
        </w:rPr>
        <w:t>יא.</w:t>
      </w:r>
      <w:bookmarkEnd w:id="63"/>
    </w:p>
    <w:p>
      <w:pPr>
        <w:pStyle w:val="MishnaBatzad"/>
        <w:rPr>
          <w:ins w:id="20360" w:author="קלוד" w:date="2026-10-06T10:09:07Z"/>
        </w:rPr>
      </w:pPr>
      <w:ins w:id="20359" w:author="קלוד" w:date="2026-10-06T10:09:07Z">
        <w:r>
          <w:t xml:space="preserve">משנה ד</w:t>
        </w:r>
      </w:ins>
    </w:p>
    <w:p w14:paraId="500B1C41" w14:textId="77777777" w:rsidR="00E268F4" w:rsidRDefault="00AB7D20" w:rsidP="00065623">
      <w:pPr>
        <w:pStyle w:val="afff5"/>
        <w:rPr>
          <w:rtl/>
        </w:rPr>
      </w:pPr>
      <w:bookmarkStart w:id="64" w:name="_Toc119352849"/>
      <w:r w:rsidRPr="00CF473C">
        <w:rPr>
          <w:rStyle w:val="afffff5"/>
          <w:rtl/>
        </w:rPr>
        <w:t>הגיורת והשבויה והשפחה</w:t>
      </w:r>
      <w:r w:rsidR="00065623" w:rsidRPr="00CF473C">
        <w:rPr>
          <w:rStyle w:val="afffff5"/>
          <w:rFonts w:hint="cs"/>
          <w:rtl/>
        </w:rPr>
        <w:t>,</w:t>
      </w:r>
      <w:bookmarkEnd w:id="64"/>
      <w:r w:rsidRPr="00065623">
        <w:rPr>
          <w:rtl/>
        </w:rPr>
        <w:t xml:space="preserve"> </w:t>
      </w:r>
      <w:r w:rsidRPr="00AA6C2C">
        <w:rPr>
          <w:rtl/>
        </w:rPr>
        <w:t>שנפדו נתגיירו נשתחררו</w:t>
      </w:r>
      <w:r w:rsidR="00E268F4">
        <w:rPr>
          <w:rtl/>
        </w:rPr>
        <w:t>,</w:t>
      </w:r>
    </w:p>
    <w:p w14:paraId="0FEE01AE" w14:textId="6E3A5CE8" w:rsidR="00AB7D20" w:rsidRDefault="00AB7D20" w:rsidP="00AA6C2C">
      <w:pPr>
        <w:pStyle w:val="afff5"/>
        <w:rPr>
          <w:rtl/>
        </w:rPr>
      </w:pPr>
      <w:bookmarkStart w:id="65" w:name="_Toc119352850"/>
      <w:r w:rsidRPr="00CF473C">
        <w:rPr>
          <w:rStyle w:val="afffff5"/>
          <w:rtl/>
        </w:rPr>
        <w:t>פחות מבנות</w:t>
      </w:r>
      <w:r w:rsidR="00065623" w:rsidRPr="00CF473C">
        <w:rPr>
          <w:rStyle w:val="afffff5"/>
          <w:rtl/>
        </w:rPr>
        <w:t xml:space="preserve"> </w:t>
      </w:r>
      <w:r w:rsidRPr="00CF473C">
        <w:rPr>
          <w:rStyle w:val="afffff5"/>
          <w:rtl/>
        </w:rPr>
        <w:t>שלש</w:t>
      </w:r>
      <w:bookmarkEnd w:id="65"/>
      <w:r w:rsidRPr="00AA6C2C">
        <w:rPr>
          <w:rtl/>
        </w:rPr>
        <w:t xml:space="preserve"> - כתובתן מאתים, ויש להן טענת </w:t>
      </w:r>
      <w:r w:rsidRPr="004606BA">
        <w:rPr>
          <w:spacing w:val="6"/>
          <w:rtl/>
        </w:rPr>
        <w:t>בתולי</w:t>
      </w:r>
      <w:r w:rsidR="00065623">
        <w:rPr>
          <w:rFonts w:hint="cs"/>
          <w:spacing w:val="6"/>
          <w:rtl/>
        </w:rPr>
        <w:t>ם</w:t>
      </w:r>
      <w:r w:rsidRPr="004606BA">
        <w:rPr>
          <w:spacing w:val="6"/>
          <w:rtl/>
        </w:rPr>
        <w:t>.</w:t>
      </w:r>
    </w:p>
    <w:p w14:paraId="2C47089E" w14:textId="61D832D9" w:rsidR="00065623" w:rsidRPr="006D5126" w:rsidRDefault="00065623" w:rsidP="00F1680A">
      <w:pPr>
        <w:pStyle w:val="affffb"/>
        <w:rPr>
          <w:spacing w:val="0"/>
          <w:rtl/>
        </w:rPr>
      </w:pPr>
      <w:bookmarkStart w:id="66" w:name="_Toc119352851"/>
      <w:r w:rsidRPr="006D5126">
        <w:rPr>
          <w:rFonts w:hint="cs"/>
          <w:spacing w:val="0"/>
          <w:rtl/>
        </w:rPr>
        <w:t>גיור בקטנות</w:t>
      </w:r>
      <w:bookmarkEnd w:id="66"/>
    </w:p>
    <w:p w14:paraId="734CD2D9" w14:textId="16B583CC" w:rsidR="00065623" w:rsidRDefault="00AB7D20" w:rsidP="00065623">
      <w:pPr>
        <w:rPr>
          <w:rtl/>
        </w:rPr>
      </w:pPr>
      <w:r w:rsidRPr="00AA6C2C">
        <w:rPr>
          <w:rStyle w:val="affffe"/>
          <w:rFonts w:hint="eastAsia"/>
          <w:rtl/>
        </w:rPr>
        <w:t>ר</w:t>
      </w:r>
      <w:r w:rsidRPr="00AA6C2C">
        <w:rPr>
          <w:rStyle w:val="affffe"/>
          <w:rtl/>
        </w:rPr>
        <w:t>"</w:t>
      </w:r>
      <w:r w:rsidRPr="00AA6C2C">
        <w:rPr>
          <w:rStyle w:val="affffe"/>
          <w:rFonts w:hint="eastAsia"/>
          <w:rtl/>
        </w:rPr>
        <w:t>ה</w:t>
      </w:r>
      <w:r w:rsidRPr="00065623">
        <w:rPr>
          <w:rtl/>
        </w:rPr>
        <w:t xml:space="preserve">: </w:t>
      </w:r>
      <w:r w:rsidRPr="00CA108A">
        <w:rPr>
          <w:rFonts w:cs="PFT_Frank"/>
          <w:b/>
          <w:bCs/>
          <w:szCs w:val="14"/>
          <w:rtl/>
        </w:rPr>
        <w:t>גר קטן</w:t>
      </w:r>
      <w:r w:rsidRPr="00065623">
        <w:rPr>
          <w:rtl/>
        </w:rPr>
        <w:t xml:space="preserve"> </w:t>
      </w:r>
      <w:r w:rsidR="00065623" w:rsidRPr="00AA6C2C">
        <w:rPr>
          <w:rStyle w:val="afffff0"/>
          <w:rtl/>
        </w:rPr>
        <w:t xml:space="preserve">[עם </w:t>
      </w:r>
      <w:r w:rsidR="00065623" w:rsidRPr="00AA6C2C">
        <w:rPr>
          <w:rStyle w:val="afffff0"/>
          <w:rFonts w:hint="eastAsia"/>
          <w:rtl/>
        </w:rPr>
        <w:t>אמו</w:t>
      </w:r>
      <w:r w:rsidR="00065623" w:rsidRPr="00AA6C2C">
        <w:rPr>
          <w:rStyle w:val="afffff0"/>
          <w:rtl/>
        </w:rPr>
        <w:t>]</w:t>
      </w:r>
      <w:r w:rsidR="00065623">
        <w:rPr>
          <w:rFonts w:hint="cs"/>
          <w:rtl/>
        </w:rPr>
        <w:t xml:space="preserve"> - </w:t>
      </w:r>
      <w:r w:rsidRPr="00065623">
        <w:rPr>
          <w:rtl/>
        </w:rPr>
        <w:t>מטבילין אותו על דעת ב</w:t>
      </w:r>
      <w:r w:rsidR="00065623">
        <w:rPr>
          <w:rFonts w:hint="cs"/>
          <w:rtl/>
        </w:rPr>
        <w:t>"</w:t>
      </w:r>
      <w:r w:rsidRPr="00065623">
        <w:rPr>
          <w:rtl/>
        </w:rPr>
        <w:t>ד.</w:t>
      </w:r>
    </w:p>
    <w:p w14:paraId="2BD061D7" w14:textId="2A2D6D2E" w:rsidR="003110E5" w:rsidRDefault="00065623" w:rsidP="00065623">
      <w:pPr>
        <w:rPr>
          <w:rFonts w:ascii="Fb Fontext" w:hAnsi="Fb Fontext"/>
          <w:rtl/>
        </w:rPr>
      </w:pPr>
      <w:r>
        <w:rPr>
          <w:rStyle w:val="affffe"/>
          <w:rFonts w:hint="cs"/>
          <w:rtl/>
        </w:rPr>
        <w:t>ו</w:t>
      </w:r>
      <w:r w:rsidRPr="00AA6C2C">
        <w:rPr>
          <w:rStyle w:val="affffe"/>
          <w:rFonts w:hint="eastAsia"/>
          <w:rtl/>
        </w:rPr>
        <w:t>החידוש</w:t>
      </w:r>
      <w:r>
        <w:rPr>
          <w:rFonts w:ascii="Fb Fontext" w:hAnsi="Fb Fontext" w:hint="cs"/>
          <w:rtl/>
        </w:rPr>
        <w:t xml:space="preserve">: </w:t>
      </w:r>
      <w:r w:rsidR="003110E5">
        <w:rPr>
          <w:rFonts w:ascii="Fb Fontext" w:hAnsi="Fb Fontext" w:hint="cs"/>
          <w:rtl/>
        </w:rPr>
        <w:t xml:space="preserve">אף </w:t>
      </w:r>
      <w:r w:rsidR="003110E5" w:rsidRPr="00CA108A">
        <w:rPr>
          <w:rFonts w:ascii="Fb Fontext" w:hAnsi="Fb Fontext" w:cs="PFT_Frank" w:hint="eastAsia"/>
          <w:b/>
          <w:bCs/>
          <w:szCs w:val="14"/>
          <w:rtl/>
        </w:rPr>
        <w:t>שעבד</w:t>
      </w:r>
      <w:r w:rsidR="003110E5" w:rsidRPr="00CA108A">
        <w:rPr>
          <w:rFonts w:ascii="Fb Fontext" w:hAnsi="Fb Fontext" w:cs="PFT_Frank"/>
          <w:b/>
          <w:bCs/>
          <w:szCs w:val="14"/>
          <w:rtl/>
        </w:rPr>
        <w:t xml:space="preserve"> </w:t>
      </w:r>
      <w:r w:rsidR="003110E5" w:rsidRPr="00CA108A">
        <w:rPr>
          <w:rFonts w:ascii="Fb Fontext" w:hAnsi="Fb Fontext" w:cs="PFT_Frank" w:hint="eastAsia"/>
          <w:b/>
          <w:bCs/>
          <w:szCs w:val="14"/>
          <w:rtl/>
        </w:rPr>
        <w:t>ודאי</w:t>
      </w:r>
      <w:r w:rsidR="003110E5" w:rsidRPr="00CA108A">
        <w:rPr>
          <w:rFonts w:ascii="Fb Fontext" w:hAnsi="Fb Fontext" w:cs="PFT_Frank"/>
          <w:b/>
          <w:bCs/>
          <w:szCs w:val="14"/>
          <w:rtl/>
        </w:rPr>
        <w:t xml:space="preserve"> </w:t>
      </w:r>
      <w:r w:rsidR="003110E5" w:rsidRPr="00CA108A">
        <w:rPr>
          <w:rFonts w:ascii="Fb Fontext" w:hAnsi="Fb Fontext" w:cs="PFT_Frank" w:hint="eastAsia"/>
          <w:b/>
          <w:bCs/>
          <w:szCs w:val="14"/>
          <w:rtl/>
        </w:rPr>
        <w:t>בהפקירא</w:t>
      </w:r>
      <w:r w:rsidR="003110E5" w:rsidRPr="00CA108A">
        <w:rPr>
          <w:rFonts w:ascii="Fb Fontext" w:hAnsi="Fb Fontext" w:cs="PFT_Frank"/>
          <w:b/>
          <w:bCs/>
          <w:szCs w:val="14"/>
          <w:rtl/>
        </w:rPr>
        <w:t xml:space="preserve"> </w:t>
      </w:r>
      <w:r w:rsidR="003110E5" w:rsidRPr="00CA108A">
        <w:rPr>
          <w:rFonts w:ascii="Fb Fontext" w:hAnsi="Fb Fontext" w:cs="PFT_Frank" w:hint="eastAsia"/>
          <w:b/>
          <w:bCs/>
          <w:szCs w:val="14"/>
          <w:rtl/>
        </w:rPr>
        <w:t>ניח</w:t>
      </w:r>
      <w:r w:rsidR="003110E5" w:rsidRPr="00CA108A">
        <w:rPr>
          <w:rFonts w:ascii="Fb Fontext" w:hAnsi="Fb Fontext" w:cs="PFT_Frank"/>
          <w:b/>
          <w:bCs/>
          <w:szCs w:val="14"/>
          <w:rtl/>
        </w:rPr>
        <w:t>"ל</w:t>
      </w:r>
      <w:r w:rsidR="003110E5">
        <w:rPr>
          <w:rFonts w:ascii="Fb Fontext" w:hAnsi="Fb Fontext" w:hint="cs"/>
          <w:rtl/>
        </w:rPr>
        <w:t>, וא"כ ה"ה</w:t>
      </w:r>
      <w:r w:rsidR="00AB7D20" w:rsidRPr="00C35A2C">
        <w:rPr>
          <w:rFonts w:ascii="Fb Fontext" w:hAnsi="Fb Fontext" w:hint="cs"/>
          <w:rtl/>
        </w:rPr>
        <w:t xml:space="preserve"> </w:t>
      </w:r>
      <w:r w:rsidR="003110E5">
        <w:rPr>
          <w:rFonts w:ascii="Fb Fontext" w:hAnsi="Fb Fontext" w:hint="cs"/>
          <w:rtl/>
        </w:rPr>
        <w:t>לגוי -</w:t>
      </w:r>
    </w:p>
    <w:p w14:paraId="33BB0BE6" w14:textId="0F52FB09" w:rsidR="00AB7D20" w:rsidRDefault="003110E5" w:rsidP="00065623">
      <w:pPr>
        <w:rPr>
          <w:rFonts w:ascii="Fb Fontext" w:hAnsi="Fb Fontext"/>
          <w:rtl/>
        </w:rPr>
      </w:pPr>
      <w:r w:rsidRPr="00CA108A">
        <w:rPr>
          <w:rFonts w:ascii="Fb Fontext" w:hAnsi="Fb Fontext" w:cs="PFT_Frank" w:hint="eastAsia"/>
          <w:b/>
          <w:bCs/>
          <w:szCs w:val="14"/>
          <w:rtl/>
        </w:rPr>
        <w:t>ב</w:t>
      </w:r>
      <w:r w:rsidR="00AB7D20" w:rsidRPr="00CA108A">
        <w:rPr>
          <w:rFonts w:ascii="Fb Fontext" w:hAnsi="Fb Fontext" w:cs="PFT_Frank" w:hint="eastAsia"/>
          <w:b/>
          <w:bCs/>
          <w:szCs w:val="14"/>
          <w:rtl/>
        </w:rPr>
        <w:t>קטן</w:t>
      </w:r>
      <w:r w:rsidR="00AB7D20" w:rsidRPr="00C35A2C">
        <w:rPr>
          <w:rFonts w:ascii="Fb Fontext" w:hAnsi="Fb Fontext" w:hint="cs"/>
          <w:rtl/>
        </w:rPr>
        <w:t xml:space="preserve"> </w:t>
      </w:r>
      <w:r>
        <w:rPr>
          <w:rFonts w:ascii="Fb Fontext" w:hAnsi="Fb Fontext" w:hint="cs"/>
          <w:rtl/>
        </w:rPr>
        <w:t>ש</w:t>
      </w:r>
      <w:r w:rsidR="00AB7D20" w:rsidRPr="00C35A2C">
        <w:rPr>
          <w:rFonts w:ascii="Fb Fontext" w:hAnsi="Fb Fontext" w:hint="cs"/>
          <w:rtl/>
        </w:rPr>
        <w:t>לא טעם טעם איסור זכות היא לו</w:t>
      </w:r>
      <w:r>
        <w:rPr>
          <w:rFonts w:ascii="Fb Fontext" w:hAnsi="Fb Fontext" w:hint="cs"/>
          <w:rtl/>
        </w:rPr>
        <w:t xml:space="preserve"> </w:t>
      </w:r>
      <w:r w:rsidRPr="00AA6C2C">
        <w:rPr>
          <w:rStyle w:val="afffff0"/>
          <w:rFonts w:hint="eastAsia"/>
          <w:rtl/>
        </w:rPr>
        <w:t>ו</w:t>
      </w:r>
      <w:r w:rsidRPr="00AA6C2C">
        <w:rPr>
          <w:rStyle w:val="afffff0"/>
          <w:rtl/>
        </w:rPr>
        <w:t xml:space="preserve">'זכין </w:t>
      </w:r>
      <w:r w:rsidRPr="00AA6C2C">
        <w:rPr>
          <w:rStyle w:val="afffff0"/>
          <w:rFonts w:hint="eastAsia"/>
          <w:rtl/>
        </w:rPr>
        <w:t>לאדם</w:t>
      </w:r>
      <w:r w:rsidRPr="00AA6C2C">
        <w:rPr>
          <w:rStyle w:val="afffff0"/>
          <w:rtl/>
        </w:rPr>
        <w:t xml:space="preserve"> </w:t>
      </w:r>
      <w:r w:rsidRPr="00AA6C2C">
        <w:rPr>
          <w:rStyle w:val="afffff0"/>
          <w:rFonts w:hint="eastAsia"/>
          <w:rtl/>
        </w:rPr>
        <w:t>שלא</w:t>
      </w:r>
      <w:r w:rsidRPr="00AA6C2C">
        <w:rPr>
          <w:rStyle w:val="afffff0"/>
          <w:rtl/>
        </w:rPr>
        <w:t xml:space="preserve"> </w:t>
      </w:r>
      <w:r w:rsidRPr="00AA6C2C">
        <w:rPr>
          <w:rStyle w:val="afffff0"/>
          <w:rFonts w:hint="eastAsia"/>
          <w:rtl/>
        </w:rPr>
        <w:t>בפניו</w:t>
      </w:r>
      <w:r w:rsidRPr="00AA6C2C">
        <w:rPr>
          <w:rStyle w:val="afffff0"/>
          <w:rtl/>
        </w:rPr>
        <w:t>'.</w:t>
      </w:r>
    </w:p>
    <w:p w14:paraId="152A4A7F" w14:textId="13845246" w:rsidR="003110E5" w:rsidRDefault="003110E5" w:rsidP="00AB7D20">
      <w:pPr>
        <w:rPr>
          <w:rFonts w:ascii="Fb Fontext" w:hAnsi="Fb Fontext"/>
          <w:sz w:val="32"/>
          <w:rtl/>
        </w:rPr>
      </w:pPr>
      <w:r>
        <w:rPr>
          <w:rStyle w:val="affffe"/>
          <w:rFonts w:hint="cs"/>
          <w:rtl/>
        </w:rPr>
        <w:t>ומ</w:t>
      </w:r>
      <w:r w:rsidR="00AB7D20" w:rsidRPr="00AA6C2C">
        <w:rPr>
          <w:rStyle w:val="affffe"/>
          <w:rFonts w:hint="eastAsia"/>
          <w:rtl/>
        </w:rPr>
        <w:t>וכיח</w:t>
      </w:r>
      <w:r w:rsidR="00AB7D20" w:rsidRPr="00AA6C2C">
        <w:rPr>
          <w:rStyle w:val="affffe"/>
          <w:rtl/>
        </w:rPr>
        <w:t xml:space="preserve"> </w:t>
      </w:r>
      <w:r w:rsidR="00AB7D20" w:rsidRPr="00AA6C2C">
        <w:rPr>
          <w:rStyle w:val="affffe"/>
          <w:rFonts w:hint="eastAsia"/>
          <w:rtl/>
        </w:rPr>
        <w:t>ממ</w:t>
      </w:r>
      <w:r w:rsidRPr="00AA6C2C">
        <w:rPr>
          <w:rStyle w:val="affffe"/>
          <w:rFonts w:hint="eastAsia"/>
          <w:rtl/>
        </w:rPr>
        <w:t>שנתינו</w:t>
      </w:r>
      <w:r w:rsidRPr="00AA6C2C">
        <w:rPr>
          <w:rStyle w:val="affffe"/>
          <w:rtl/>
        </w:rPr>
        <w:t>:</w:t>
      </w:r>
      <w:r w:rsidR="00AB7D20" w:rsidRPr="00C35A2C">
        <w:rPr>
          <w:rFonts w:ascii="Fb Fontext" w:hAnsi="Fb Fontext" w:hint="cs"/>
          <w:sz w:val="32"/>
          <w:rtl/>
        </w:rPr>
        <w:t xml:space="preserve"> </w:t>
      </w:r>
      <w:r>
        <w:rPr>
          <w:rFonts w:ascii="Fb Fontext" w:hAnsi="Fb Fontext" w:hint="cs"/>
          <w:sz w:val="32"/>
          <w:rtl/>
        </w:rPr>
        <w:t xml:space="preserve">הגיורת.. </w:t>
      </w:r>
      <w:r w:rsidR="00AB7D20" w:rsidRPr="00C35A2C">
        <w:rPr>
          <w:rFonts w:ascii="Fb Fontext" w:hAnsi="Fb Fontext" w:hint="cs"/>
          <w:sz w:val="32"/>
          <w:rtl/>
        </w:rPr>
        <w:t>פחות מבנות ג' שנים</w:t>
      </w:r>
      <w:r>
        <w:rPr>
          <w:rFonts w:ascii="Fb Fontext" w:hAnsi="Fb Fontext" w:hint="cs"/>
          <w:sz w:val="32"/>
          <w:rtl/>
        </w:rPr>
        <w:t>!</w:t>
      </w:r>
    </w:p>
    <w:p w14:paraId="6C1BFB0D" w14:textId="409D8415" w:rsidR="00AB7D20" w:rsidRPr="00C35A2C" w:rsidRDefault="003110E5" w:rsidP="00AA6C2C">
      <w:pPr>
        <w:rPr>
          <w:rFonts w:cs="Guttman Vilna"/>
          <w:b/>
          <w:bCs/>
          <w:rtl/>
        </w:rPr>
      </w:pPr>
      <w:r>
        <w:rPr>
          <w:rStyle w:val="affffe"/>
          <w:rFonts w:hint="cs"/>
          <w:rtl/>
        </w:rPr>
        <w:t>ו</w:t>
      </w:r>
      <w:r w:rsidRPr="00AA6C2C">
        <w:rPr>
          <w:rStyle w:val="affffe"/>
          <w:rFonts w:hint="eastAsia"/>
          <w:rtl/>
        </w:rPr>
        <w:t>דחה</w:t>
      </w:r>
      <w:r>
        <w:rPr>
          <w:rFonts w:hint="cs"/>
          <w:rtl/>
        </w:rPr>
        <w:t xml:space="preserve">: </w:t>
      </w:r>
      <w:r w:rsidR="00AB7D20" w:rsidRPr="00C35A2C">
        <w:rPr>
          <w:rtl/>
        </w:rPr>
        <w:t>בגר שנתגיירו</w:t>
      </w:r>
      <w:r w:rsidR="00AB7D20" w:rsidRPr="005A722F">
        <w:rPr>
          <w:rtl/>
        </w:rPr>
        <w:t xml:space="preserve"> בנותיו עמו,</w:t>
      </w:r>
      <w:r w:rsidR="00AB7D20" w:rsidRPr="00C35A2C">
        <w:rPr>
          <w:rtl/>
        </w:rPr>
        <w:t xml:space="preserve"> דניח</w:t>
      </w:r>
      <w:r w:rsidR="005A722F">
        <w:rPr>
          <w:rFonts w:hint="cs"/>
          <w:rtl/>
        </w:rPr>
        <w:t>"</w:t>
      </w:r>
      <w:r w:rsidR="00AB7D20" w:rsidRPr="00C35A2C">
        <w:rPr>
          <w:rtl/>
        </w:rPr>
        <w:t>ל במ</w:t>
      </w:r>
      <w:r w:rsidR="005A722F">
        <w:rPr>
          <w:rFonts w:hint="cs"/>
          <w:rtl/>
        </w:rPr>
        <w:t>ה</w:t>
      </w:r>
      <w:r w:rsidR="00AB7D20" w:rsidRPr="00C35A2C">
        <w:rPr>
          <w:rtl/>
        </w:rPr>
        <w:t xml:space="preserve"> </w:t>
      </w:r>
      <w:r w:rsidR="005A722F" w:rsidRPr="00CA108A">
        <w:rPr>
          <w:rFonts w:cs="PFT_Frank" w:hint="eastAsia"/>
          <w:b/>
          <w:bCs/>
          <w:szCs w:val="14"/>
          <w:rtl/>
        </w:rPr>
        <w:t>שאביהם</w:t>
      </w:r>
      <w:r w:rsidR="005A722F">
        <w:rPr>
          <w:rFonts w:hint="cs"/>
          <w:rtl/>
        </w:rPr>
        <w:t xml:space="preserve"> עושה</w:t>
      </w:r>
      <w:r w:rsidR="00AB7D20" w:rsidRPr="00C35A2C">
        <w:rPr>
          <w:rtl/>
        </w:rPr>
        <w:t>.</w:t>
      </w:r>
    </w:p>
    <w:p w14:paraId="04FA50BF" w14:textId="5C6345C6" w:rsidR="005A722F" w:rsidRPr="006D5126" w:rsidRDefault="005A722F" w:rsidP="00F1680A">
      <w:pPr>
        <w:pStyle w:val="affffb"/>
        <w:rPr>
          <w:spacing w:val="0"/>
          <w:rtl/>
        </w:rPr>
      </w:pPr>
      <w:bookmarkStart w:id="67" w:name="_Toc119352852"/>
      <w:r w:rsidRPr="006D5126">
        <w:rPr>
          <w:rFonts w:hint="cs"/>
          <w:spacing w:val="0"/>
          <w:rtl/>
        </w:rPr>
        <w:t>אם יכולים למחות בגדלות, ומתי</w:t>
      </w:r>
      <w:bookmarkEnd w:id="67"/>
    </w:p>
    <w:p w14:paraId="087B054E" w14:textId="4E85660D" w:rsidR="00AB7D20" w:rsidRPr="00C35A2C" w:rsidRDefault="00AB7D20" w:rsidP="00AB7D20">
      <w:pPr>
        <w:rPr>
          <w:rFonts w:ascii="Fb Fontext" w:hAnsi="Fb Fontext"/>
          <w:rtl/>
        </w:rPr>
      </w:pPr>
      <w:r w:rsidRPr="00AA6C2C">
        <w:rPr>
          <w:rStyle w:val="affffe"/>
          <w:rtl/>
        </w:rPr>
        <w:t>ריו</w:t>
      </w:r>
      <w:r w:rsidR="005A722F" w:rsidRPr="00AA6C2C">
        <w:rPr>
          <w:rStyle w:val="affffe"/>
          <w:rtl/>
        </w:rPr>
        <w:t>"</w:t>
      </w:r>
      <w:r w:rsidRPr="00AA6C2C">
        <w:rPr>
          <w:rStyle w:val="affffe"/>
          <w:rtl/>
        </w:rPr>
        <w:t>ס</w:t>
      </w:r>
      <w:r w:rsidRPr="00C35A2C">
        <w:rPr>
          <w:rFonts w:ascii="Fb Fontext" w:hAnsi="Fb Fontext"/>
          <w:sz w:val="32"/>
          <w:rtl/>
        </w:rPr>
        <w:t xml:space="preserve">: </w:t>
      </w:r>
      <w:r w:rsidRPr="00CA108A">
        <w:rPr>
          <w:rFonts w:ascii="Fb Fontext" w:hAnsi="Fb Fontext" w:cs="PFT_Frank"/>
          <w:b/>
          <w:bCs/>
          <w:sz w:val="32"/>
          <w:szCs w:val="14"/>
          <w:rtl/>
        </w:rPr>
        <w:t>הגדילו</w:t>
      </w:r>
      <w:r w:rsidRPr="00C35A2C">
        <w:rPr>
          <w:rFonts w:ascii="Fb Fontext" w:hAnsi="Fb Fontext"/>
          <w:sz w:val="32"/>
          <w:rtl/>
        </w:rPr>
        <w:t xml:space="preserve"> - יכולין למחות.</w:t>
      </w:r>
    </w:p>
    <w:p w14:paraId="72D56B98" w14:textId="6AD9C1F5" w:rsidR="00BC1C9E" w:rsidRDefault="005A722F" w:rsidP="00AB7D20">
      <w:pPr>
        <w:rPr>
          <w:rFonts w:ascii="Fb Fontext" w:hAnsi="Fb Fontext"/>
          <w:rtl/>
        </w:rPr>
      </w:pPr>
      <w:r>
        <w:rPr>
          <w:rStyle w:val="affffe"/>
          <w:rFonts w:hint="cs"/>
          <w:rtl/>
        </w:rPr>
        <w:t xml:space="preserve">א. </w:t>
      </w:r>
      <w:r w:rsidRPr="00AA6C2C">
        <w:rPr>
          <w:rStyle w:val="affffe"/>
          <w:rFonts w:hint="eastAsia"/>
          <w:rtl/>
        </w:rPr>
        <w:t>הקשה</w:t>
      </w:r>
      <w:r w:rsidR="00BC1C9E">
        <w:rPr>
          <w:rStyle w:val="affffe"/>
          <w:rFonts w:hint="cs"/>
          <w:rtl/>
        </w:rPr>
        <w:t>ו</w:t>
      </w:r>
      <w:r w:rsidRPr="00AA6C2C">
        <w:rPr>
          <w:rStyle w:val="affffe"/>
          <w:rtl/>
        </w:rPr>
        <w:t xml:space="preserve"> אביי</w:t>
      </w:r>
      <w:r>
        <w:rPr>
          <w:rFonts w:ascii="Fb Fontext" w:hAnsi="Fb Fontext" w:hint="cs"/>
          <w:rtl/>
        </w:rPr>
        <w:t>:</w:t>
      </w:r>
      <w:r w:rsidR="00AB7D20" w:rsidRPr="00C35A2C">
        <w:rPr>
          <w:rFonts w:ascii="Fb Fontext" w:hAnsi="Fb Fontext" w:hint="cs"/>
          <w:rtl/>
        </w:rPr>
        <w:t xml:space="preserve"> </w:t>
      </w:r>
      <w:r w:rsidR="00BC1C9E">
        <w:rPr>
          <w:rFonts w:ascii="Fb Fontext" w:hAnsi="Fb Fontext" w:hint="cs"/>
          <w:rtl/>
        </w:rPr>
        <w:t>'</w:t>
      </w:r>
      <w:r w:rsidR="00AB7D20" w:rsidRPr="00C35A2C">
        <w:rPr>
          <w:rFonts w:ascii="Fb Fontext" w:hAnsi="Fb Fontext" w:hint="cs"/>
          <w:rtl/>
        </w:rPr>
        <w:t>כתובתן מאתיים</w:t>
      </w:r>
      <w:r w:rsidR="00BC1C9E">
        <w:rPr>
          <w:rFonts w:ascii="Fb Fontext" w:hAnsi="Fb Fontext" w:hint="cs"/>
          <w:rtl/>
        </w:rPr>
        <w:t xml:space="preserve">', </w:t>
      </w:r>
      <w:r w:rsidR="00BC1C9E" w:rsidRPr="00AA6C2C">
        <w:rPr>
          <w:rStyle w:val="afffff0"/>
          <w:rFonts w:hint="eastAsia"/>
          <w:rtl/>
        </w:rPr>
        <w:t>וכי</w:t>
      </w:r>
      <w:r w:rsidR="00BC1C9E" w:rsidRPr="00AA6C2C">
        <w:rPr>
          <w:rStyle w:val="afffff0"/>
          <w:rtl/>
        </w:rPr>
        <w:t xml:space="preserve"> </w:t>
      </w:r>
      <w:r w:rsidR="00BC1C9E" w:rsidRPr="00AA6C2C">
        <w:rPr>
          <w:rStyle w:val="afffff0"/>
          <w:rFonts w:hint="eastAsia"/>
          <w:rtl/>
        </w:rPr>
        <w:t>נותנים</w:t>
      </w:r>
      <w:r w:rsidR="00BC1C9E" w:rsidRPr="00AA6C2C">
        <w:rPr>
          <w:rStyle w:val="afffff0"/>
          <w:rtl/>
        </w:rPr>
        <w:t xml:space="preserve"> </w:t>
      </w:r>
      <w:r w:rsidR="00BC1C9E" w:rsidRPr="00AA6C2C">
        <w:rPr>
          <w:rStyle w:val="afffff0"/>
          <w:rFonts w:hint="eastAsia"/>
          <w:rtl/>
        </w:rPr>
        <w:t>לה</w:t>
      </w:r>
      <w:r w:rsidR="00BC1C9E" w:rsidRPr="00AA6C2C">
        <w:rPr>
          <w:rStyle w:val="afffff0"/>
          <w:rtl/>
        </w:rPr>
        <w:t xml:space="preserve"> </w:t>
      </w:r>
      <w:r w:rsidR="00BC1C9E" w:rsidRPr="00AA6C2C">
        <w:rPr>
          <w:rStyle w:val="afffff0"/>
          <w:rFonts w:hint="eastAsia"/>
          <w:rtl/>
        </w:rPr>
        <w:t>שתאכל</w:t>
      </w:r>
      <w:r w:rsidR="00BC1C9E" w:rsidRPr="00AA6C2C">
        <w:rPr>
          <w:rStyle w:val="afffff0"/>
          <w:rtl/>
        </w:rPr>
        <w:t xml:space="preserve"> </w:t>
      </w:r>
      <w:r w:rsidR="00BC1C9E" w:rsidRPr="00AA6C2C">
        <w:rPr>
          <w:rStyle w:val="afffff0"/>
          <w:rFonts w:hint="eastAsia"/>
          <w:rtl/>
        </w:rPr>
        <w:t>בגיותה</w:t>
      </w:r>
      <w:r w:rsidR="00BC1C9E" w:rsidRPr="00AA6C2C">
        <w:rPr>
          <w:rStyle w:val="afffff0"/>
          <w:rtl/>
        </w:rPr>
        <w:t>?!</w:t>
      </w:r>
    </w:p>
    <w:p w14:paraId="7287443F" w14:textId="4667F99A" w:rsidR="00AB7D20" w:rsidRDefault="00BC1C9E" w:rsidP="00AB7D20">
      <w:pPr>
        <w:rPr>
          <w:rFonts w:ascii="Fb Fontext" w:hAnsi="Fb Fontext"/>
          <w:rtl/>
        </w:rPr>
      </w:pPr>
      <w:r w:rsidRPr="00AA6C2C">
        <w:rPr>
          <w:rStyle w:val="affffe"/>
          <w:rFonts w:hint="eastAsia"/>
          <w:rtl/>
        </w:rPr>
        <w:t>ותירץ</w:t>
      </w:r>
      <w:r w:rsidRPr="00AA6C2C">
        <w:rPr>
          <w:rStyle w:val="affffe"/>
          <w:rtl/>
        </w:rPr>
        <w:t>:</w:t>
      </w:r>
      <w:r w:rsidR="00AB7D20" w:rsidRPr="00C35A2C">
        <w:rPr>
          <w:rFonts w:ascii="Fb Fontext" w:hAnsi="Fb Fontext" w:hint="cs"/>
          <w:rtl/>
        </w:rPr>
        <w:t xml:space="preserve"> </w:t>
      </w:r>
      <w:r w:rsidR="00AB7D20" w:rsidRPr="00CA108A">
        <w:rPr>
          <w:rFonts w:ascii="Fb Fontext" w:hAnsi="Fb Fontext" w:cs="PFT_Frank" w:hint="eastAsia"/>
          <w:b/>
          <w:bCs/>
          <w:szCs w:val="14"/>
          <w:rtl/>
        </w:rPr>
        <w:t>אחר</w:t>
      </w:r>
      <w:r w:rsidR="00AB7D20" w:rsidRPr="00CA108A">
        <w:rPr>
          <w:rFonts w:ascii="Fb Fontext" w:hAnsi="Fb Fontext" w:cs="PFT_Frank"/>
          <w:b/>
          <w:bCs/>
          <w:szCs w:val="14"/>
          <w:rtl/>
        </w:rPr>
        <w:t xml:space="preserve"> שגדל</w:t>
      </w:r>
      <w:r w:rsidRPr="00CA108A">
        <w:rPr>
          <w:rFonts w:ascii="Fb Fontext" w:hAnsi="Fb Fontext" w:cs="PFT_Frank" w:hint="eastAsia"/>
          <w:b/>
          <w:bCs/>
          <w:szCs w:val="14"/>
          <w:rtl/>
        </w:rPr>
        <w:t>ה</w:t>
      </w:r>
      <w:r>
        <w:rPr>
          <w:rFonts w:ascii="Fb Fontext" w:hAnsi="Fb Fontext" w:hint="cs"/>
          <w:rtl/>
        </w:rPr>
        <w:t>,</w:t>
      </w:r>
      <w:r w:rsidR="00AB7D20" w:rsidRPr="00C35A2C">
        <w:rPr>
          <w:rFonts w:ascii="Fb Fontext" w:hAnsi="Fb Fontext" w:hint="cs"/>
          <w:rtl/>
        </w:rPr>
        <w:t xml:space="preserve"> </w:t>
      </w:r>
      <w:r>
        <w:rPr>
          <w:rFonts w:ascii="Fb Fontext" w:hAnsi="Fb Fontext" w:hint="cs"/>
          <w:rtl/>
        </w:rPr>
        <w:t>וכיון ש</w:t>
      </w:r>
      <w:r w:rsidR="00AB7D20" w:rsidRPr="00C35A2C">
        <w:rPr>
          <w:rFonts w:ascii="Fb Fontext" w:hAnsi="Fb Fontext" w:hint="cs"/>
          <w:rtl/>
        </w:rPr>
        <w:t>לא מיח</w:t>
      </w:r>
      <w:r>
        <w:rPr>
          <w:rFonts w:ascii="Fb Fontext" w:hAnsi="Fb Fontext" w:hint="cs"/>
          <w:rtl/>
        </w:rPr>
        <w:t xml:space="preserve">תה </w:t>
      </w:r>
      <w:r w:rsidRPr="00CA108A">
        <w:rPr>
          <w:rFonts w:ascii="Fb Fontext" w:hAnsi="Fb Fontext" w:cs="PFT_Frank" w:hint="eastAsia"/>
          <w:b/>
          <w:bCs/>
          <w:szCs w:val="14"/>
          <w:rtl/>
        </w:rPr>
        <w:t>שעה</w:t>
      </w:r>
      <w:r w:rsidRPr="00CA108A">
        <w:rPr>
          <w:rFonts w:ascii="Fb Fontext" w:hAnsi="Fb Fontext" w:cs="PFT_Frank"/>
          <w:b/>
          <w:bCs/>
          <w:szCs w:val="14"/>
          <w:rtl/>
        </w:rPr>
        <w:t xml:space="preserve"> </w:t>
      </w:r>
      <w:r w:rsidRPr="00CA108A">
        <w:rPr>
          <w:rFonts w:ascii="Fb Fontext" w:hAnsi="Fb Fontext" w:cs="PFT_Frank" w:hint="eastAsia"/>
          <w:b/>
          <w:bCs/>
          <w:szCs w:val="14"/>
          <w:rtl/>
        </w:rPr>
        <w:t>אחת</w:t>
      </w:r>
      <w:r>
        <w:rPr>
          <w:rFonts w:ascii="Fb Fontext" w:hAnsi="Fb Fontext" w:hint="cs"/>
          <w:rtl/>
        </w:rPr>
        <w:t xml:space="preserve"> שוב א"י.</w:t>
      </w:r>
    </w:p>
    <w:p w14:paraId="0838BC62" w14:textId="184E39DD" w:rsidR="003B367D" w:rsidRDefault="00BC1C9E" w:rsidP="00AB7D20">
      <w:pPr>
        <w:rPr>
          <w:rStyle w:val="afffff0"/>
          <w:rtl/>
        </w:rPr>
      </w:pPr>
      <w:r w:rsidRPr="00AA6C2C">
        <w:rPr>
          <w:rStyle w:val="affffe"/>
          <w:rFonts w:hint="eastAsia"/>
          <w:rtl/>
        </w:rPr>
        <w:t>ב</w:t>
      </w:r>
      <w:r w:rsidRPr="00AA6C2C">
        <w:rPr>
          <w:rStyle w:val="affffe"/>
          <w:rtl/>
        </w:rPr>
        <w:t xml:space="preserve">. </w:t>
      </w:r>
      <w:r w:rsidR="00AB7D20" w:rsidRPr="00AA6C2C">
        <w:rPr>
          <w:rStyle w:val="affffe"/>
          <w:rFonts w:hint="eastAsia"/>
          <w:rtl/>
        </w:rPr>
        <w:t>הקשה</w:t>
      </w:r>
      <w:r w:rsidRPr="00AA6C2C">
        <w:rPr>
          <w:rStyle w:val="affffe"/>
          <w:rFonts w:hint="eastAsia"/>
          <w:rtl/>
        </w:rPr>
        <w:t>ו</w:t>
      </w:r>
      <w:r w:rsidR="00AB7D20" w:rsidRPr="00AA6C2C">
        <w:rPr>
          <w:rStyle w:val="affffe"/>
          <w:rtl/>
        </w:rPr>
        <w:t xml:space="preserve"> רבא</w:t>
      </w:r>
      <w:r w:rsidRPr="00C54C7E">
        <w:rPr>
          <w:rStyle w:val="afffe"/>
          <w:rFonts w:hint="cs"/>
          <w:rtl/>
        </w:rPr>
        <w:t>:</w:t>
      </w:r>
      <w:r w:rsidR="00AB7D20" w:rsidRPr="00C35A2C">
        <w:rPr>
          <w:rFonts w:ascii="Fb Fontext" w:hAnsi="Fb Fontext"/>
          <w:sz w:val="32"/>
          <w:rtl/>
        </w:rPr>
        <w:t xml:space="preserve"> </w:t>
      </w:r>
      <w:r>
        <w:rPr>
          <w:rFonts w:ascii="Fb Fontext" w:hAnsi="Fb Fontext" w:hint="cs"/>
          <w:sz w:val="32"/>
          <w:rtl/>
        </w:rPr>
        <w:t>'</w:t>
      </w:r>
      <w:r w:rsidR="00AB7D20" w:rsidRPr="00C35A2C">
        <w:rPr>
          <w:rFonts w:ascii="Fb Fontext" w:hAnsi="Fb Fontext"/>
          <w:sz w:val="32"/>
          <w:rtl/>
        </w:rPr>
        <w:t>נערות שיש להן קנס</w:t>
      </w:r>
      <w:r>
        <w:rPr>
          <w:rFonts w:ascii="Fb Fontext" w:hAnsi="Fb Fontext" w:hint="cs"/>
          <w:sz w:val="32"/>
          <w:rtl/>
        </w:rPr>
        <w:t>..</w:t>
      </w:r>
      <w:r w:rsidR="00AB7D20" w:rsidRPr="00C35A2C">
        <w:rPr>
          <w:rFonts w:ascii="Fb Fontext" w:hAnsi="Fb Fontext"/>
          <w:sz w:val="32"/>
          <w:rtl/>
        </w:rPr>
        <w:t xml:space="preserve"> </w:t>
      </w:r>
      <w:r w:rsidR="003B367D">
        <w:rPr>
          <w:rFonts w:ascii="Fb Fontext" w:hAnsi="Fb Fontext" w:hint="cs"/>
          <w:sz w:val="32"/>
          <w:rtl/>
        </w:rPr>
        <w:t>הבא על ה</w:t>
      </w:r>
      <w:r w:rsidR="00AB7D20" w:rsidRPr="00C35A2C">
        <w:rPr>
          <w:rFonts w:ascii="Fb Fontext" w:hAnsi="Fb Fontext"/>
          <w:sz w:val="32"/>
          <w:rtl/>
        </w:rPr>
        <w:t>גיורת</w:t>
      </w:r>
      <w:r w:rsidR="003B367D">
        <w:rPr>
          <w:rFonts w:ascii="Fb Fontext" w:hAnsi="Fb Fontext" w:hint="cs"/>
          <w:sz w:val="32"/>
          <w:rtl/>
        </w:rPr>
        <w:t>..</w:t>
      </w:r>
      <w:r w:rsidR="00AB7D20" w:rsidRPr="00C35A2C">
        <w:rPr>
          <w:rFonts w:ascii="Fb Fontext" w:hAnsi="Fb Fontext"/>
          <w:sz w:val="32"/>
          <w:rtl/>
        </w:rPr>
        <w:t xml:space="preserve"> שנתגיירו פחות</w:t>
      </w:r>
      <w:r>
        <w:rPr>
          <w:rFonts w:ascii="Fb Fontext" w:hAnsi="Fb Fontext" w:hint="cs"/>
          <w:sz w:val="32"/>
          <w:rtl/>
        </w:rPr>
        <w:t xml:space="preserve"> מ</w:t>
      </w:r>
      <w:r w:rsidR="00AB7D20" w:rsidRPr="00C35A2C">
        <w:rPr>
          <w:rFonts w:ascii="Fb Fontext" w:hAnsi="Fb Fontext" w:hint="cs"/>
          <w:sz w:val="32"/>
          <w:rtl/>
        </w:rPr>
        <w:t>ג</w:t>
      </w:r>
      <w:r>
        <w:rPr>
          <w:rFonts w:ascii="Fb Fontext" w:hAnsi="Fb Fontext" w:hint="cs"/>
          <w:sz w:val="32"/>
          <w:rtl/>
        </w:rPr>
        <w:t>'</w:t>
      </w:r>
      <w:r w:rsidR="003B367D">
        <w:rPr>
          <w:rFonts w:ascii="Fb Fontext" w:hAnsi="Fb Fontext" w:hint="cs"/>
          <w:sz w:val="32"/>
          <w:rtl/>
        </w:rPr>
        <w:t>..</w:t>
      </w:r>
      <w:r w:rsidR="00AB7D20" w:rsidRPr="00C35A2C">
        <w:rPr>
          <w:rFonts w:ascii="Fb Fontext" w:hAnsi="Fb Fontext" w:hint="cs"/>
          <w:sz w:val="32"/>
          <w:rtl/>
        </w:rPr>
        <w:t xml:space="preserve"> </w:t>
      </w:r>
      <w:r w:rsidR="003B367D" w:rsidRPr="00EC2CB8">
        <w:rPr>
          <w:rStyle w:val="afffff0"/>
          <w:rFonts w:hint="cs"/>
          <w:rtl/>
        </w:rPr>
        <w:t>וכי נותנים לה שתאכל בגיותה?!</w:t>
      </w:r>
    </w:p>
    <w:p w14:paraId="4A520698" w14:textId="63BA0882" w:rsidR="00AB7D20" w:rsidRDefault="003B367D" w:rsidP="00AB7D20">
      <w:pPr>
        <w:rPr>
          <w:rFonts w:ascii="Fb Fontext" w:hAnsi="Fb Fontext"/>
          <w:rtl/>
        </w:rPr>
      </w:pPr>
      <w:r w:rsidRPr="00AA6C2C">
        <w:rPr>
          <w:rStyle w:val="affffe"/>
          <w:rFonts w:hint="eastAsia"/>
          <w:rtl/>
        </w:rPr>
        <w:lastRenderedPageBreak/>
        <w:t>ותירץ</w:t>
      </w:r>
      <w:r w:rsidRPr="00AA6C2C">
        <w:rPr>
          <w:rStyle w:val="affffe"/>
          <w:rtl/>
        </w:rPr>
        <w:t>:</w:t>
      </w:r>
      <w:r>
        <w:rPr>
          <w:rFonts w:ascii="Fb Fontext" w:hAnsi="Fb Fontext" w:hint="cs"/>
          <w:rtl/>
        </w:rPr>
        <w:t xml:space="preserve"> </w:t>
      </w:r>
      <w:r w:rsidRPr="00CA108A">
        <w:rPr>
          <w:rFonts w:ascii="Fb Fontext" w:hAnsi="Fb Fontext" w:cs="PFT_Frank" w:hint="eastAsia"/>
          <w:b/>
          <w:bCs/>
          <w:szCs w:val="14"/>
          <w:rtl/>
        </w:rPr>
        <w:t>אחר</w:t>
      </w:r>
      <w:r w:rsidRPr="00CA108A">
        <w:rPr>
          <w:rFonts w:ascii="Fb Fontext" w:hAnsi="Fb Fontext" w:cs="PFT_Frank"/>
          <w:b/>
          <w:bCs/>
          <w:szCs w:val="14"/>
          <w:rtl/>
        </w:rPr>
        <w:t xml:space="preserve"> </w:t>
      </w:r>
      <w:r w:rsidRPr="00CA108A">
        <w:rPr>
          <w:rFonts w:ascii="Fb Fontext" w:hAnsi="Fb Fontext" w:cs="PFT_Frank" w:hint="eastAsia"/>
          <w:b/>
          <w:bCs/>
          <w:szCs w:val="14"/>
          <w:rtl/>
        </w:rPr>
        <w:t>שגדלה</w:t>
      </w:r>
      <w:r>
        <w:rPr>
          <w:rFonts w:ascii="Fb Fontext" w:hAnsi="Fb Fontext" w:hint="cs"/>
          <w:rtl/>
        </w:rPr>
        <w:t>, ו</w:t>
      </w:r>
      <w:r w:rsidR="00AB7D20" w:rsidRPr="00C35A2C">
        <w:rPr>
          <w:rFonts w:ascii="Fb Fontext" w:hAnsi="Fb Fontext" w:hint="cs"/>
          <w:rtl/>
        </w:rPr>
        <w:t>כ</w:t>
      </w:r>
      <w:r>
        <w:rPr>
          <w:rFonts w:ascii="Fb Fontext" w:hAnsi="Fb Fontext" w:hint="cs"/>
          <w:rtl/>
        </w:rPr>
        <w:t xml:space="preserve">יון </w:t>
      </w:r>
      <w:r w:rsidR="00AB7D20" w:rsidRPr="00C35A2C">
        <w:rPr>
          <w:rFonts w:ascii="Fb Fontext" w:hAnsi="Fb Fontext" w:hint="cs"/>
          <w:rtl/>
        </w:rPr>
        <w:t>ש</w:t>
      </w:r>
      <w:r>
        <w:rPr>
          <w:rFonts w:ascii="Fb Fontext" w:hAnsi="Fb Fontext" w:hint="cs"/>
          <w:rtl/>
        </w:rPr>
        <w:t>לא מיחתה</w:t>
      </w:r>
      <w:r w:rsidR="00AB7D20" w:rsidRPr="00C35A2C">
        <w:rPr>
          <w:rFonts w:ascii="Fb Fontext" w:hAnsi="Fb Fontext" w:hint="cs"/>
          <w:rtl/>
        </w:rPr>
        <w:t xml:space="preserve"> </w:t>
      </w:r>
      <w:r w:rsidR="00AB7D20" w:rsidRPr="00CA108A">
        <w:rPr>
          <w:rFonts w:ascii="Fb Fontext" w:hAnsi="Fb Fontext" w:cs="PFT_Frank" w:hint="eastAsia"/>
          <w:b/>
          <w:bCs/>
          <w:szCs w:val="14"/>
          <w:rtl/>
        </w:rPr>
        <w:t>שעה</w:t>
      </w:r>
      <w:r w:rsidR="00AB7D20" w:rsidRPr="00CA108A">
        <w:rPr>
          <w:rFonts w:ascii="Fb Fontext" w:hAnsi="Fb Fontext" w:cs="PFT_Frank"/>
          <w:b/>
          <w:bCs/>
          <w:szCs w:val="14"/>
          <w:rtl/>
        </w:rPr>
        <w:t xml:space="preserve"> </w:t>
      </w:r>
      <w:r w:rsidR="00AB7D20" w:rsidRPr="00CA108A">
        <w:rPr>
          <w:rFonts w:ascii="Fb Fontext" w:hAnsi="Fb Fontext" w:cs="PFT_Frank" w:hint="eastAsia"/>
          <w:b/>
          <w:bCs/>
          <w:szCs w:val="14"/>
          <w:rtl/>
        </w:rPr>
        <w:t>אחת</w:t>
      </w:r>
      <w:r w:rsidR="00AB7D20" w:rsidRPr="00C35A2C">
        <w:rPr>
          <w:rFonts w:ascii="Fb Fontext" w:hAnsi="Fb Fontext" w:hint="cs"/>
          <w:rtl/>
        </w:rPr>
        <w:t xml:space="preserve"> </w:t>
      </w:r>
      <w:r>
        <w:rPr>
          <w:rFonts w:ascii="Fb Fontext" w:hAnsi="Fb Fontext" w:hint="cs"/>
          <w:rtl/>
        </w:rPr>
        <w:t>שוב א"י.</w:t>
      </w:r>
    </w:p>
    <w:p w14:paraId="3BAC5BA0" w14:textId="401F0A2B" w:rsidR="00E268F4" w:rsidRDefault="00AB7D20" w:rsidP="003B367D">
      <w:pPr>
        <w:rPr>
          <w:rFonts w:ascii="Fb Fontext" w:hAnsi="Fb Fontext"/>
          <w:rtl/>
        </w:rPr>
      </w:pPr>
      <w:r w:rsidRPr="00AA6C2C">
        <w:rPr>
          <w:rStyle w:val="affffe"/>
          <w:rtl/>
        </w:rPr>
        <w:t xml:space="preserve">אביי </w:t>
      </w:r>
      <w:r w:rsidR="003B367D">
        <w:rPr>
          <w:rStyle w:val="affffe"/>
          <w:rFonts w:hint="cs"/>
          <w:rtl/>
        </w:rPr>
        <w:t>בד</w:t>
      </w:r>
      <w:r w:rsidRPr="00AA6C2C">
        <w:rPr>
          <w:rStyle w:val="affffe"/>
          <w:rtl/>
        </w:rPr>
        <w:t>רבא</w:t>
      </w:r>
      <w:r w:rsidR="003B367D">
        <w:rPr>
          <w:rFonts w:ascii="Fb Fontext" w:hAnsi="Fb Fontext" w:hint="cs"/>
          <w:sz w:val="32"/>
          <w:rtl/>
        </w:rPr>
        <w:t>:</w:t>
      </w:r>
      <w:r>
        <w:rPr>
          <w:rFonts w:ascii="Fb Fontext" w:hAnsi="Fb Fontext"/>
          <w:sz w:val="32"/>
          <w:rtl/>
        </w:rPr>
        <w:t xml:space="preserve"> </w:t>
      </w:r>
      <w:r w:rsidRPr="00C35A2C">
        <w:rPr>
          <w:rFonts w:ascii="Fb Fontext" w:hAnsi="Fb Fontext"/>
          <w:sz w:val="32"/>
          <w:rtl/>
        </w:rPr>
        <w:t>שלא יהא חוטא נשכר</w:t>
      </w:r>
      <w:r w:rsidR="00E268F4">
        <w:rPr>
          <w:rFonts w:ascii="Fb Fontext" w:hAnsi="Fb Fontext" w:hint="cs"/>
          <w:rtl/>
        </w:rPr>
        <w:t>,</w:t>
      </w:r>
    </w:p>
    <w:p w14:paraId="5B0326B6" w14:textId="5547B9B6" w:rsidR="006F15F4" w:rsidRDefault="00BF5EB2" w:rsidP="006F15F4">
      <w:pPr>
        <w:rPr>
          <w:rtl/>
        </w:rPr>
      </w:pPr>
      <w:r>
        <w:rPr>
          <w:rStyle w:val="affffe"/>
          <w:rFonts w:hint="cs"/>
          <w:rtl/>
        </w:rPr>
        <w:t>רבא בדאביי</w:t>
      </w:r>
      <w:r w:rsidR="003B367D" w:rsidRPr="00AA6C2C">
        <w:rPr>
          <w:rStyle w:val="affffe"/>
          <w:rtl/>
        </w:rPr>
        <w:t>:</w:t>
      </w:r>
      <w:r w:rsidR="00AB7D20" w:rsidRPr="00C35A2C">
        <w:rPr>
          <w:rtl/>
        </w:rPr>
        <w:t xml:space="preserve"> שלא תהא קלה </w:t>
      </w:r>
      <w:r>
        <w:rPr>
          <w:rFonts w:hint="cs"/>
          <w:rtl/>
        </w:rPr>
        <w:t xml:space="preserve">בעיניו </w:t>
      </w:r>
      <w:r w:rsidR="00AB7D20" w:rsidRPr="00C35A2C">
        <w:rPr>
          <w:rtl/>
        </w:rPr>
        <w:t>להוציאה.</w:t>
      </w:r>
    </w:p>
    <w:p w14:paraId="5E636A86" w14:textId="5851F3CF" w:rsidR="00AB7D20" w:rsidRDefault="00AB7D20" w:rsidP="003156E1">
      <w:pPr>
        <w:pStyle w:val="aff9"/>
        <w:rPr>
          <w:rtl/>
        </w:rPr>
      </w:pPr>
      <w:r w:rsidRPr="003156E1">
        <w:rPr>
          <w:rFonts w:ascii="FrankRuehl" w:hAnsi="FrankRuehl" w:hint="cs"/>
          <w:rtl/>
        </w:rPr>
        <w:t>׹</w:t>
      </w:r>
    </w:p>
    <w:p w14:paraId="26FA704C" w14:textId="77777777" w:rsidR="00AB7D20" w:rsidRDefault="00AB7D20" w:rsidP="00E26091">
      <w:pPr>
        <w:pStyle w:val="afff"/>
        <w:framePr w:wrap="around"/>
        <w:rPr>
          <w:rtl/>
        </w:rPr>
      </w:pPr>
      <w:bookmarkStart w:id="68" w:name="_Toc119352853"/>
      <w:r w:rsidRPr="00C35A2C">
        <w:rPr>
          <w:rFonts w:hint="cs"/>
          <w:rtl/>
        </w:rPr>
        <w:t>יא:</w:t>
      </w:r>
      <w:bookmarkEnd w:id="68"/>
    </w:p>
    <w:p>
      <w:pPr>
        <w:pStyle w:val="MishnaBatzad"/>
        <w:rPr>
          <w:ins w:id="20362" w:author="קלוד" w:date="2026-10-06T10:09:07Z"/>
        </w:rPr>
      </w:pPr>
      <w:ins w:id="20361" w:author="קלוד" w:date="2026-10-06T10:09:07Z">
        <w:r>
          <w:t xml:space="preserve">משנה ג</w:t>
        </w:r>
      </w:ins>
    </w:p>
    <w:p w14:paraId="16F0D8A1" w14:textId="311DBAE3" w:rsidR="00AB7D20" w:rsidRPr="00C54C7E" w:rsidRDefault="00AB7D20" w:rsidP="006F15F4">
      <w:pPr>
        <w:pStyle w:val="afff5"/>
        <w:rPr>
          <w:rtl/>
        </w:rPr>
      </w:pPr>
      <w:bookmarkStart w:id="69" w:name="_Toc119352854"/>
      <w:r w:rsidRPr="00CF473C">
        <w:rPr>
          <w:rStyle w:val="afffff5"/>
          <w:rtl/>
        </w:rPr>
        <w:t>הגדול שבא על הקטנה</w:t>
      </w:r>
      <w:bookmarkEnd w:id="69"/>
      <w:r w:rsidRPr="00C54C7E">
        <w:rPr>
          <w:rtl/>
        </w:rPr>
        <w:t xml:space="preserve">, וקטן שבא על הגדולה, ומוכת עץ </w:t>
      </w:r>
      <w:r w:rsidR="003B367D" w:rsidRPr="00C54C7E">
        <w:rPr>
          <w:rFonts w:hint="cs"/>
          <w:rtl/>
        </w:rPr>
        <w:t>-</w:t>
      </w:r>
    </w:p>
    <w:p w14:paraId="30B365BE" w14:textId="55D6C307" w:rsidR="00AB7D20" w:rsidRPr="00C54C7E" w:rsidRDefault="00AB7D20" w:rsidP="006F15F4">
      <w:pPr>
        <w:pStyle w:val="afff5"/>
        <w:rPr>
          <w:rtl/>
        </w:rPr>
      </w:pPr>
      <w:r w:rsidRPr="00AA6C2C">
        <w:rPr>
          <w:rStyle w:val="TanaimMishna"/>
          <w:rFonts w:hint="eastAsia"/>
          <w:rtl/>
          <w:rPrChange w:id="20005" w:author="קלוד" w:date="2026-10-06T10:09:07Z">
            <w:rPr>
              <w:rStyle w:val="affffe"/>
              <w:rFonts w:hint="eastAsia"/>
              <w:rtl/>
            </w:rPr>
          </w:rPrChange>
        </w:rPr>
        <w:t>ר</w:t>
      </w:r>
      <w:r w:rsidRPr="00AA6C2C">
        <w:rPr>
          <w:rStyle w:val="TanaimMishna"/>
          <w:rtl/>
          <w:rPrChange w:id="20006" w:author="קלוד" w:date="2026-10-06T10:09:07Z">
            <w:rPr>
              <w:rStyle w:val="affffe"/>
              <w:rtl/>
            </w:rPr>
          </w:rPrChange>
        </w:rPr>
        <w:t>"</w:t>
      </w:r>
      <w:r w:rsidRPr="00AA6C2C">
        <w:rPr>
          <w:rStyle w:val="TanaimMishna"/>
          <w:rFonts w:hint="eastAsia"/>
          <w:rtl/>
          <w:rPrChange w:id="20007" w:author="קלוד" w:date="2026-10-06T10:09:07Z">
            <w:rPr>
              <w:rStyle w:val="affffe"/>
              <w:rFonts w:hint="eastAsia"/>
              <w:rtl/>
            </w:rPr>
          </w:rPrChange>
        </w:rPr>
        <w:t>מ</w:t>
      </w:r>
      <w:r w:rsidRPr="00AA6C2C">
        <w:rPr>
          <w:rStyle w:val="TanaimMishna"/>
          <w:rtl/>
          <w:rPrChange w:id="20008" w:author="קלוד" w:date="2026-10-06T10:09:07Z">
            <w:rPr>
              <w:rStyle w:val="affffe"/>
              <w:rtl/>
            </w:rPr>
          </w:rPrChange>
        </w:rPr>
        <w:t>:</w:t>
      </w:r>
      <w:r w:rsidRPr="00C54C7E">
        <w:rPr>
          <w:rtl/>
        </w:rPr>
        <w:t xml:space="preserve"> כתובתן מאתים, </w:t>
      </w:r>
      <w:r w:rsidR="003B367D">
        <w:rPr>
          <w:rStyle w:val="TanaimMishna"/>
          <w:rtl/>
          <w:rPrChange w:id="20009" w:author="קלוד" w:date="2026-10-06T10:09:07Z">
            <w:rPr>
              <w:rStyle w:val="affffe"/>
              <w:rtl/>
            </w:rPr>
          </w:rPrChange>
        </w:rPr>
        <w:tab/>
      </w:r>
      <w:r w:rsidR="003B367D">
        <w:rPr>
          <w:rStyle w:val="TanaimMishna"/>
          <w:rFonts w:hint="cs"/>
          <w:rtl/>
          <w:rPrChange w:id="20010" w:author="קלוד" w:date="2026-10-06T10:09:07Z">
            <w:rPr>
              <w:rStyle w:val="affffe"/>
              <w:rFonts w:hint="cs"/>
              <w:rtl/>
            </w:rPr>
          </w:rPrChange>
        </w:rPr>
        <w:t xml:space="preserve">      </w:t>
      </w:r>
      <w:r w:rsidRPr="00AA6C2C">
        <w:rPr>
          <w:rStyle w:val="TanaimMishna"/>
          <w:rtl/>
          <w:rPrChange w:id="20011" w:author="קלוד" w:date="2026-10-06T10:09:07Z">
            <w:rPr>
              <w:rStyle w:val="affffe"/>
              <w:rtl/>
            </w:rPr>
          </w:rPrChange>
        </w:rPr>
        <w:t>חכ</w:t>
      </w:r>
      <w:r w:rsidR="003B367D" w:rsidRPr="00AA6C2C">
        <w:rPr>
          <w:rStyle w:val="TanaimMishna"/>
          <w:rFonts w:hint="eastAsia"/>
          <w:rtl/>
          <w:rPrChange w:id="20012" w:author="קלוד" w:date="2026-10-06T10:09:07Z">
            <w:rPr>
              <w:rStyle w:val="affffe"/>
              <w:rFonts w:hint="eastAsia"/>
              <w:rtl/>
            </w:rPr>
          </w:rPrChange>
        </w:rPr>
        <w:t>מים</w:t>
      </w:r>
      <w:r w:rsidRPr="00AA6C2C">
        <w:rPr>
          <w:rStyle w:val="TanaimMishna"/>
          <w:rtl/>
          <w:rPrChange w:id="20013" w:author="קלוד" w:date="2026-10-06T10:09:07Z">
            <w:rPr>
              <w:rStyle w:val="affffe"/>
              <w:rtl/>
            </w:rPr>
          </w:rPrChange>
        </w:rPr>
        <w:t>:</w:t>
      </w:r>
      <w:r w:rsidRPr="00C54C7E">
        <w:rPr>
          <w:rtl/>
        </w:rPr>
        <w:t xml:space="preserve"> </w:t>
      </w:r>
      <w:r w:rsidR="003B367D" w:rsidRPr="00C54C7E">
        <w:rPr>
          <w:rFonts w:hint="cs"/>
          <w:rtl/>
        </w:rPr>
        <w:t xml:space="preserve">מוכת עץ </w:t>
      </w:r>
      <w:r w:rsidRPr="00C54C7E">
        <w:rPr>
          <w:rtl/>
        </w:rPr>
        <w:t>כתובתה מנה.</w:t>
      </w:r>
    </w:p>
    <w:p w14:paraId="34FF170D" w14:textId="70F61DDB" w:rsidR="003B367D" w:rsidRPr="00C54C7E" w:rsidRDefault="00AB7D20" w:rsidP="006F15F4">
      <w:pPr>
        <w:pStyle w:val="afff5"/>
        <w:rPr>
          <w:rtl/>
        </w:rPr>
      </w:pPr>
      <w:r w:rsidRPr="00C54C7E">
        <w:rPr>
          <w:rtl/>
        </w:rPr>
        <w:t xml:space="preserve">בתולה </w:t>
      </w:r>
      <w:r w:rsidR="003B367D" w:rsidRPr="00C54C7E">
        <w:rPr>
          <w:rFonts w:hint="cs"/>
          <w:rtl/>
        </w:rPr>
        <w:t xml:space="preserve">- </w:t>
      </w:r>
      <w:r w:rsidRPr="00C54C7E">
        <w:rPr>
          <w:rtl/>
        </w:rPr>
        <w:t xml:space="preserve">אלמנה, גרושה, וחלוצה </w:t>
      </w:r>
      <w:r w:rsidR="003B367D" w:rsidRPr="00C54C7E">
        <w:rPr>
          <w:rFonts w:hint="cs"/>
          <w:rtl/>
        </w:rPr>
        <w:t xml:space="preserve">- </w:t>
      </w:r>
      <w:r w:rsidRPr="00C54C7E">
        <w:rPr>
          <w:rtl/>
        </w:rPr>
        <w:t>מהנישואין</w:t>
      </w:r>
      <w:r w:rsidR="003B367D" w:rsidRPr="00C54C7E">
        <w:rPr>
          <w:rFonts w:hint="cs"/>
          <w:rtl/>
        </w:rPr>
        <w:t>:</w:t>
      </w:r>
    </w:p>
    <w:p w14:paraId="6D52E7E9" w14:textId="2CE44E53" w:rsidR="00AB7D20" w:rsidRPr="00C54C7E" w:rsidRDefault="00AB7D20" w:rsidP="006F15F4">
      <w:pPr>
        <w:pStyle w:val="afff5"/>
        <w:rPr>
          <w:rtl/>
        </w:rPr>
      </w:pPr>
      <w:r w:rsidRPr="00C54C7E">
        <w:rPr>
          <w:rtl/>
        </w:rPr>
        <w:t>כתובתן מנה, ואין להן טענת בתולים.</w:t>
      </w:r>
    </w:p>
    <w:p w14:paraId="44F5C052" w14:textId="602785D8" w:rsidR="003B367D" w:rsidRPr="00C54C7E" w:rsidRDefault="00AB7D20" w:rsidP="006F15F4">
      <w:pPr>
        <w:pStyle w:val="afff5"/>
        <w:rPr>
          <w:rtl/>
        </w:rPr>
      </w:pPr>
      <w:bookmarkStart w:id="70" w:name="_Toc119352855"/>
      <w:r w:rsidRPr="00CF473C">
        <w:rPr>
          <w:rStyle w:val="afffff5"/>
          <w:rtl/>
        </w:rPr>
        <w:t>הגיורת והשבויה והשפחה,</w:t>
      </w:r>
      <w:bookmarkEnd w:id="70"/>
      <w:r w:rsidRPr="00C54C7E">
        <w:rPr>
          <w:rtl/>
        </w:rPr>
        <w:t xml:space="preserve"> שנפדו נתגיירו נשתחררו</w:t>
      </w:r>
    </w:p>
    <w:p w14:paraId="7C27753F" w14:textId="09D17318" w:rsidR="00AB7D20" w:rsidRDefault="00AB7D20" w:rsidP="006F15F4">
      <w:pPr>
        <w:pStyle w:val="afff5"/>
        <w:rPr>
          <w:rtl/>
        </w:rPr>
      </w:pPr>
      <w:r w:rsidRPr="00C54C7E">
        <w:rPr>
          <w:rtl/>
        </w:rPr>
        <w:t xml:space="preserve">יתירות </w:t>
      </w:r>
      <w:r w:rsidR="003B367D" w:rsidRPr="00C54C7E">
        <w:rPr>
          <w:rFonts w:hint="cs"/>
          <w:rtl/>
        </w:rPr>
        <w:t>מ</w:t>
      </w:r>
      <w:r w:rsidRPr="00C54C7E">
        <w:rPr>
          <w:rtl/>
        </w:rPr>
        <w:t>בנות שלש - כתובתן מנה, ואין להן טענת בתולי</w:t>
      </w:r>
      <w:r w:rsidR="003B367D" w:rsidRPr="00C54C7E">
        <w:rPr>
          <w:rFonts w:hint="cs"/>
          <w:rtl/>
        </w:rPr>
        <w:t>ם</w:t>
      </w:r>
      <w:r w:rsidRPr="00C54C7E">
        <w:rPr>
          <w:rtl/>
        </w:rPr>
        <w:t>.</w:t>
      </w:r>
    </w:p>
    <w:p w14:paraId="7E20274A" w14:textId="54F579DC" w:rsidR="00BF5EB2" w:rsidRPr="006D5126" w:rsidRDefault="00BF5EB2" w:rsidP="00F1680A">
      <w:pPr>
        <w:pStyle w:val="affffb"/>
        <w:rPr>
          <w:spacing w:val="0"/>
          <w:rtl/>
        </w:rPr>
      </w:pPr>
      <w:bookmarkStart w:id="71" w:name="_Toc119352856"/>
      <w:r w:rsidRPr="006D5126">
        <w:rPr>
          <w:rFonts w:hint="cs"/>
          <w:spacing w:val="0"/>
          <w:rtl/>
        </w:rPr>
        <w:t>קטן על הגדולה אם דינה כ'מוכת עץ'</w:t>
      </w:r>
      <w:bookmarkEnd w:id="71"/>
    </w:p>
    <w:p w14:paraId="1B47D696" w14:textId="2CAE2105" w:rsidR="00AB7D20" w:rsidRPr="00AA6C2C" w:rsidRDefault="00AB7D20" w:rsidP="00AA6C2C">
      <w:pPr>
        <w:ind w:left="0" w:firstLine="0"/>
        <w:rPr>
          <w:rtl/>
        </w:rPr>
      </w:pPr>
      <w:r w:rsidRPr="00CA108A">
        <w:rPr>
          <w:rFonts w:cs="PFT_Frank"/>
          <w:b/>
          <w:bCs/>
          <w:szCs w:val="14"/>
          <w:rtl/>
        </w:rPr>
        <w:t>קטן על הגדולה</w:t>
      </w:r>
      <w:r w:rsidRPr="00BF5EB2">
        <w:rPr>
          <w:rtl/>
        </w:rPr>
        <w:t xml:space="preserve"> </w:t>
      </w:r>
      <w:r w:rsidRPr="00AA6C2C">
        <w:rPr>
          <w:rStyle w:val="affffe"/>
          <w:rtl/>
        </w:rPr>
        <w:t>רב:</w:t>
      </w:r>
      <w:r w:rsidRPr="00BF5EB2">
        <w:rPr>
          <w:rtl/>
        </w:rPr>
        <w:t xml:space="preserve"> </w:t>
      </w:r>
      <w:r w:rsidR="00BF5EB2">
        <w:rPr>
          <w:rFonts w:hint="cs"/>
          <w:rtl/>
        </w:rPr>
        <w:t>כ</w:t>
      </w:r>
      <w:r w:rsidRPr="00BF5EB2">
        <w:rPr>
          <w:rtl/>
        </w:rPr>
        <w:t xml:space="preserve">מוכת עץ, </w:t>
      </w:r>
      <w:r w:rsidR="00BF5EB2">
        <w:rPr>
          <w:rFonts w:hint="cs"/>
          <w:rtl/>
        </w:rPr>
        <w:t xml:space="preserve">  </w:t>
      </w:r>
      <w:r w:rsidRPr="00AA6C2C">
        <w:rPr>
          <w:rStyle w:val="affffe"/>
          <w:rtl/>
        </w:rPr>
        <w:t>שמואל:</w:t>
      </w:r>
      <w:r w:rsidRPr="00BF5EB2">
        <w:rPr>
          <w:rtl/>
        </w:rPr>
        <w:t xml:space="preserve"> אין מוכת עץ בבשר.</w:t>
      </w:r>
    </w:p>
    <w:p w14:paraId="6D21F281" w14:textId="7F70F0A2" w:rsidR="00E268F4" w:rsidRDefault="00AB7D20" w:rsidP="00AA6C2C">
      <w:pPr>
        <w:ind w:left="0" w:firstLine="0"/>
        <w:rPr>
          <w:rtl/>
        </w:rPr>
      </w:pPr>
      <w:r w:rsidRPr="00AA6C2C">
        <w:rPr>
          <w:rStyle w:val="affffe"/>
          <w:rFonts w:hint="eastAsia"/>
          <w:rtl/>
        </w:rPr>
        <w:t>ו</w:t>
      </w:r>
      <w:r w:rsidR="00BF5EB2" w:rsidRPr="00AA6C2C">
        <w:rPr>
          <w:rStyle w:val="affffe"/>
          <w:rFonts w:hint="eastAsia"/>
          <w:rtl/>
        </w:rPr>
        <w:t>יקשה</w:t>
      </w:r>
      <w:r w:rsidR="00BF5EB2" w:rsidRPr="00AA6C2C">
        <w:rPr>
          <w:rStyle w:val="affffe"/>
          <w:rtl/>
        </w:rPr>
        <w:t xml:space="preserve"> </w:t>
      </w:r>
      <w:r w:rsidR="00BF5EB2" w:rsidRPr="00AA6C2C">
        <w:rPr>
          <w:rStyle w:val="affffe"/>
          <w:rFonts w:hint="eastAsia"/>
          <w:rtl/>
        </w:rPr>
        <w:t>א</w:t>
      </w:r>
      <w:r w:rsidR="00BF5EB2">
        <w:rPr>
          <w:rStyle w:val="affffe"/>
          <w:rFonts w:hint="cs"/>
          <w:rtl/>
        </w:rPr>
        <w:t>רב</w:t>
      </w:r>
      <w:r w:rsidR="00BF5EB2">
        <w:rPr>
          <w:rFonts w:hint="cs"/>
          <w:rtl/>
        </w:rPr>
        <w:t>:</w:t>
      </w:r>
      <w:r w:rsidRPr="00C35A2C">
        <w:rPr>
          <w:rFonts w:hint="cs"/>
          <w:rtl/>
        </w:rPr>
        <w:t xml:space="preserve"> </w:t>
      </w:r>
      <w:r w:rsidR="00BF5EB2" w:rsidRPr="00AA6C2C">
        <w:rPr>
          <w:rStyle w:val="affffe"/>
          <w:rtl/>
        </w:rPr>
        <w:t>'</w:t>
      </w:r>
      <w:r w:rsidRPr="00AA6C2C">
        <w:rPr>
          <w:rStyle w:val="affffe"/>
          <w:rFonts w:hint="eastAsia"/>
          <w:rtl/>
        </w:rPr>
        <w:t>חכמים</w:t>
      </w:r>
      <w:r w:rsidR="00BF5EB2" w:rsidRPr="00AA6C2C">
        <w:rPr>
          <w:rStyle w:val="affffe"/>
          <w:rtl/>
        </w:rPr>
        <w:t>:</w:t>
      </w:r>
      <w:r w:rsidRPr="00C35A2C">
        <w:rPr>
          <w:rFonts w:hint="cs"/>
          <w:rtl/>
        </w:rPr>
        <w:t xml:space="preserve"> מוכ</w:t>
      </w:r>
      <w:r w:rsidR="00BF5EB2">
        <w:rPr>
          <w:rFonts w:hint="cs"/>
          <w:rtl/>
        </w:rPr>
        <w:t>ת עץ - כתובתה</w:t>
      </w:r>
      <w:r w:rsidRPr="00C35A2C">
        <w:rPr>
          <w:rFonts w:hint="cs"/>
          <w:rtl/>
        </w:rPr>
        <w:t xml:space="preserve"> מנה</w:t>
      </w:r>
      <w:r w:rsidR="00BF5EB2">
        <w:rPr>
          <w:rFonts w:hint="cs"/>
          <w:rtl/>
        </w:rPr>
        <w:t xml:space="preserve">' </w:t>
      </w:r>
      <w:r w:rsidR="00BF5EB2" w:rsidRPr="00AA6C2C">
        <w:rPr>
          <w:rStyle w:val="afffff0"/>
          <w:rFonts w:hint="eastAsia"/>
          <w:rtl/>
        </w:rPr>
        <w:t>משמע</w:t>
      </w:r>
      <w:r w:rsidR="00BF5EB2" w:rsidRPr="00AA6C2C">
        <w:rPr>
          <w:rStyle w:val="afffff0"/>
          <w:rtl/>
        </w:rPr>
        <w:t xml:space="preserve"> </w:t>
      </w:r>
      <w:r w:rsidR="00BF5EB2" w:rsidRPr="00AA6C2C">
        <w:rPr>
          <w:rStyle w:val="afffff0"/>
          <w:rFonts w:hint="eastAsia"/>
          <w:rtl/>
        </w:rPr>
        <w:t>שמודים</w:t>
      </w:r>
      <w:r w:rsidR="00BF5EB2" w:rsidRPr="00AA6C2C">
        <w:rPr>
          <w:rStyle w:val="afffff0"/>
          <w:rtl/>
        </w:rPr>
        <w:t xml:space="preserve"> בקטן</w:t>
      </w:r>
      <w:r w:rsidR="00E268F4">
        <w:rPr>
          <w:rStyle w:val="afffff0"/>
          <w:rFonts w:hint="cs"/>
          <w:rtl/>
        </w:rPr>
        <w:t>!</w:t>
      </w:r>
    </w:p>
    <w:p w14:paraId="2B002F2F" w14:textId="5E43E12A" w:rsidR="00AB7D20" w:rsidRPr="00C35A2C" w:rsidRDefault="00AB7D20" w:rsidP="00BF5EB2">
      <w:pPr>
        <w:rPr>
          <w:rFonts w:ascii="Fb Fontext" w:hAnsi="Fb Fontext"/>
          <w:rtl/>
        </w:rPr>
      </w:pPr>
      <w:r w:rsidRPr="00AA6C2C">
        <w:rPr>
          <w:rStyle w:val="affffe"/>
          <w:rFonts w:hint="eastAsia"/>
          <w:rtl/>
        </w:rPr>
        <w:t>ה</w:t>
      </w:r>
      <w:r w:rsidRPr="00AA6C2C">
        <w:rPr>
          <w:rStyle w:val="affffe"/>
          <w:rtl/>
        </w:rPr>
        <w:t>"</w:t>
      </w:r>
      <w:r w:rsidRPr="00AA6C2C">
        <w:rPr>
          <w:rStyle w:val="affffe"/>
          <w:rFonts w:hint="eastAsia"/>
          <w:rtl/>
        </w:rPr>
        <w:t>ק</w:t>
      </w:r>
      <w:r w:rsidR="00BF5EB2">
        <w:rPr>
          <w:rStyle w:val="affffe"/>
          <w:rFonts w:hint="cs"/>
          <w:rtl/>
        </w:rPr>
        <w:t>:</w:t>
      </w:r>
      <w:r w:rsidRPr="00C35A2C">
        <w:rPr>
          <w:rFonts w:ascii="Fb Fontext" w:hAnsi="Fb Fontext" w:hint="cs"/>
          <w:rtl/>
        </w:rPr>
        <w:t xml:space="preserve"> </w:t>
      </w:r>
      <w:r w:rsidR="00BF5EB2">
        <w:rPr>
          <w:rFonts w:ascii="Fb Fontext" w:hAnsi="Fb Fontext" w:hint="cs"/>
          <w:rtl/>
        </w:rPr>
        <w:t>..</w:t>
      </w:r>
      <w:r w:rsidRPr="00C35A2C">
        <w:rPr>
          <w:rFonts w:ascii="Fb Fontext" w:hAnsi="Fb Fontext"/>
          <w:rtl/>
        </w:rPr>
        <w:t xml:space="preserve">קטן על הגדולה - </w:t>
      </w:r>
      <w:r w:rsidR="00BF5EB2" w:rsidRPr="00CA108A">
        <w:rPr>
          <w:rFonts w:ascii="Fb Fontext" w:hAnsi="Fb Fontext" w:cs="PFT_Frank" w:hint="eastAsia"/>
          <w:b/>
          <w:bCs/>
          <w:szCs w:val="14"/>
          <w:rtl/>
        </w:rPr>
        <w:t>כ</w:t>
      </w:r>
      <w:r w:rsidRPr="00CA108A">
        <w:rPr>
          <w:rFonts w:ascii="Fb Fontext" w:hAnsi="Fb Fontext" w:cs="PFT_Frank"/>
          <w:b/>
          <w:bCs/>
          <w:szCs w:val="14"/>
          <w:rtl/>
        </w:rPr>
        <w:t>מוכת עץ</w:t>
      </w:r>
      <w:r w:rsidRPr="00C35A2C">
        <w:rPr>
          <w:rFonts w:ascii="Fb Fontext" w:hAnsi="Fb Fontext"/>
          <w:rtl/>
        </w:rPr>
        <w:t>, ומוכת עץ -</w:t>
      </w:r>
      <w:r w:rsidR="00BF5EB2">
        <w:rPr>
          <w:rStyle w:val="affffe"/>
          <w:rFonts w:hint="cs"/>
          <w:rtl/>
        </w:rPr>
        <w:t>מח'</w:t>
      </w:r>
      <w:r w:rsidRPr="00AA6C2C">
        <w:rPr>
          <w:rStyle w:val="affffe"/>
          <w:rtl/>
        </w:rPr>
        <w:t xml:space="preserve"> ר"מ ורבנן</w:t>
      </w:r>
      <w:r w:rsidRPr="00C35A2C">
        <w:rPr>
          <w:rFonts w:ascii="Fb Fontext" w:hAnsi="Fb Fontext"/>
          <w:rtl/>
        </w:rPr>
        <w:t>.</w:t>
      </w:r>
    </w:p>
    <w:p w14:paraId="411EDDFD" w14:textId="78F4EF28" w:rsidR="00AB7D20" w:rsidRPr="006D5126" w:rsidRDefault="008B0F00" w:rsidP="00F1680A">
      <w:pPr>
        <w:pStyle w:val="affffb"/>
        <w:rPr>
          <w:spacing w:val="0"/>
          <w:rtl/>
        </w:rPr>
      </w:pPr>
      <w:bookmarkStart w:id="72" w:name="_Toc119352857"/>
      <w:r w:rsidRPr="006D5126">
        <w:rPr>
          <w:rFonts w:hint="cs"/>
          <w:spacing w:val="0"/>
          <w:rtl/>
        </w:rPr>
        <w:t>כנסה בחזקת בתולה ונמצאת מוכת עץ, או בעולה</w:t>
      </w:r>
      <w:bookmarkEnd w:id="72"/>
    </w:p>
    <w:p w14:paraId="786DBA51" w14:textId="7CE4DE0F" w:rsidR="008B0F00" w:rsidRPr="00AA6C2C" w:rsidRDefault="008B0F00" w:rsidP="00AA6C2C">
      <w:pPr>
        <w:pStyle w:val="afffff"/>
        <w:rPr>
          <w:rtl/>
        </w:rPr>
      </w:pPr>
      <w:r>
        <w:rPr>
          <w:rStyle w:val="affffe"/>
          <w:rFonts w:hint="eastAsia"/>
          <w:b/>
          <w:rtl/>
          <w:rPrChange w:id="9037" w:author="מנוע אמוראים" w:date="2026-10-05T16:41:40Z">
            <w:rPr>
              <w:rFonts w:hint="eastAsia"/>
              <w:b/>
              <w:rtl/>
            </w:rPr>
          </w:rPrChange>
        </w:rPr>
        <w:t xml:space="preserve">ר</w:t>
      </w:r>
      <w:r>
        <w:rPr>
          <w:rStyle w:val="affffe"/>
          <w:b/>
          <w:rtl/>
          <w:rPrChange w:id="9038" w:author="מנוע אמוראים" w:date="2026-10-05T16:41:40Z">
            <w:rPr>
              <w:b/>
              <w:rtl/>
            </w:rPr>
          </w:rPrChange>
        </w:rPr>
        <w:t xml:space="preserve">"מ</w:t>
      </w:r>
      <w:r>
        <w:rPr>
          <w:b/>
          <w:rtl/>
        </w:rPr>
        <w:t xml:space="preserve"> </w:t>
      </w:r>
      <w:r w:rsidRPr="00AA6C2C">
        <w:rPr>
          <w:rFonts w:hint="eastAsia"/>
          <w:b/>
          <w:rtl/>
        </w:rPr>
        <w:t>מדמה</w:t>
      </w:r>
      <w:r w:rsidRPr="00AA6C2C">
        <w:rPr>
          <w:rtl/>
        </w:rPr>
        <w:t xml:space="preserve"> מוכת עץ לבוגרת [לא מעשה א</w:t>
      </w:r>
      <w:r w:rsidR="001F551E">
        <w:rPr>
          <w:rFonts w:hint="cs"/>
          <w:rtl/>
        </w:rPr>
        <w:t>יש</w:t>
      </w:r>
      <w:r w:rsidRPr="00AA6C2C">
        <w:rPr>
          <w:rtl/>
        </w:rPr>
        <w:t xml:space="preserve">], </w:t>
      </w:r>
      <w:r w:rsidRPr="00AA6C2C">
        <w:rPr>
          <w:rFonts w:hint="eastAsia"/>
          <w:b/>
          <w:rtl/>
        </w:rPr>
        <w:t>ורבנן</w:t>
      </w:r>
      <w:r w:rsidRPr="00AA6C2C">
        <w:rPr>
          <w:rtl/>
        </w:rPr>
        <w:t xml:space="preserve"> ל</w:t>
      </w:r>
      <w:r w:rsidR="001F551E" w:rsidRPr="00AA6C2C">
        <w:rPr>
          <w:rFonts w:hint="eastAsia"/>
          <w:rtl/>
        </w:rPr>
        <w:t>בעולה</w:t>
      </w:r>
      <w:r w:rsidR="001F551E" w:rsidRPr="00AA6C2C">
        <w:rPr>
          <w:rtl/>
        </w:rPr>
        <w:t xml:space="preserve"> [נעשה </w:t>
      </w:r>
      <w:r w:rsidR="001F551E" w:rsidRPr="00AA6C2C">
        <w:rPr>
          <w:rFonts w:hint="eastAsia"/>
          <w:rtl/>
        </w:rPr>
        <w:t>מעשה</w:t>
      </w:r>
      <w:r w:rsidR="001F551E" w:rsidRPr="00AA6C2C">
        <w:rPr>
          <w:rtl/>
        </w:rPr>
        <w:t>]</w:t>
      </w:r>
      <w:r w:rsidR="001F551E">
        <w:rPr>
          <w:rFonts w:hint="cs"/>
          <w:rtl/>
        </w:rPr>
        <w:t>.</w:t>
      </w:r>
    </w:p>
    <w:p w14:paraId="26307D04" w14:textId="7820D06C" w:rsidR="00AB7D20" w:rsidRPr="00C35A2C" w:rsidRDefault="008B0F00" w:rsidP="008B0F00">
      <w:pPr>
        <w:rPr>
          <w:rFonts w:ascii="Fb Fontext" w:hAnsi="Fb Fontext"/>
          <w:rtl/>
        </w:rPr>
      </w:pPr>
      <w:r w:rsidRPr="00AA6C2C">
        <w:rPr>
          <w:rStyle w:val="affffe"/>
          <w:rFonts w:hint="eastAsia"/>
          <w:rtl/>
        </w:rPr>
        <w:t>א</w:t>
      </w:r>
      <w:r w:rsidRPr="00AA6C2C">
        <w:rPr>
          <w:rStyle w:val="affffe"/>
          <w:rtl/>
        </w:rPr>
        <w:t>.</w:t>
      </w:r>
      <w:r>
        <w:rPr>
          <w:rFonts w:ascii="Fb Fontext" w:hAnsi="Fb Fontext" w:hint="cs"/>
          <w:sz w:val="32"/>
          <w:rtl/>
        </w:rPr>
        <w:t xml:space="preserve"> </w:t>
      </w:r>
      <w:r w:rsidR="00AB7D20" w:rsidRPr="00AA6C2C">
        <w:rPr>
          <w:rStyle w:val="affffe"/>
          <w:rFonts w:hint="eastAsia"/>
          <w:rtl/>
        </w:rPr>
        <w:t>רב</w:t>
      </w:r>
      <w:r w:rsidR="00AB7D20" w:rsidRPr="00AA6C2C">
        <w:rPr>
          <w:rStyle w:val="affffe"/>
          <w:rtl/>
        </w:rPr>
        <w:t>"</w:t>
      </w:r>
      <w:r w:rsidR="00AB7D20" w:rsidRPr="00AA6C2C">
        <w:rPr>
          <w:rStyle w:val="affffe"/>
          <w:rFonts w:hint="eastAsia"/>
          <w:rtl/>
        </w:rPr>
        <w:t>ח</w:t>
      </w:r>
      <w:r w:rsidR="00AB7D20" w:rsidRPr="00AA6C2C">
        <w:rPr>
          <w:rStyle w:val="affffe"/>
          <w:rtl/>
        </w:rPr>
        <w:t>:</w:t>
      </w:r>
      <w:r w:rsidR="00AB7D20">
        <w:rPr>
          <w:rFonts w:ascii="Fb Fontext" w:hAnsi="Fb Fontext"/>
          <w:sz w:val="32"/>
          <w:rtl/>
        </w:rPr>
        <w:t xml:space="preserve"> </w:t>
      </w:r>
      <w:r w:rsidRPr="00AA6C2C">
        <w:rPr>
          <w:rStyle w:val="affffe"/>
          <w:rFonts w:hint="eastAsia"/>
          <w:rtl/>
        </w:rPr>
        <w:t>ר</w:t>
      </w:r>
      <w:r w:rsidRPr="00AA6C2C">
        <w:rPr>
          <w:rStyle w:val="affffe"/>
          <w:rtl/>
        </w:rPr>
        <w:t xml:space="preserve">"מ ורבנן </w:t>
      </w:r>
      <w:r>
        <w:rPr>
          <w:rFonts w:ascii="Fb Fontext" w:hAnsi="Fb Fontext" w:hint="cs"/>
          <w:sz w:val="32"/>
          <w:rtl/>
        </w:rPr>
        <w:t xml:space="preserve">בהכיר בה, </w:t>
      </w:r>
      <w:r w:rsidRPr="00CA108A">
        <w:rPr>
          <w:rFonts w:ascii="Fb Fontext" w:hAnsi="Fb Fontext" w:cs="PFT_Frank" w:hint="eastAsia"/>
          <w:b/>
          <w:bCs/>
          <w:sz w:val="32"/>
          <w:szCs w:val="14"/>
          <w:rtl/>
        </w:rPr>
        <w:t>אבל</w:t>
      </w:r>
      <w:r w:rsidR="00AB7D20" w:rsidRPr="00CA108A">
        <w:rPr>
          <w:rFonts w:ascii="Fb Fontext" w:hAnsi="Fb Fontext" w:cs="PFT_Frank"/>
          <w:b/>
          <w:bCs/>
          <w:sz w:val="32"/>
          <w:szCs w:val="14"/>
          <w:rtl/>
        </w:rPr>
        <w:t xml:space="preserve"> לא הכיר</w:t>
      </w:r>
      <w:r w:rsidR="00AB7D20" w:rsidRPr="00C35A2C">
        <w:rPr>
          <w:rFonts w:ascii="Fb Fontext" w:hAnsi="Fb Fontext"/>
          <w:sz w:val="32"/>
          <w:rtl/>
        </w:rPr>
        <w:t xml:space="preserve"> </w:t>
      </w:r>
      <w:r>
        <w:rPr>
          <w:rFonts w:ascii="Fb Fontext" w:hAnsi="Fb Fontext" w:hint="cs"/>
          <w:sz w:val="32"/>
          <w:rtl/>
        </w:rPr>
        <w:t>-</w:t>
      </w:r>
      <w:r w:rsidR="00AB7D20" w:rsidRPr="00C35A2C">
        <w:rPr>
          <w:rFonts w:ascii="Fb Fontext" w:hAnsi="Fb Fontext"/>
          <w:sz w:val="32"/>
          <w:rtl/>
        </w:rPr>
        <w:t xml:space="preserve"> </w:t>
      </w:r>
      <w:r w:rsidRPr="00AA6C2C">
        <w:rPr>
          <w:rStyle w:val="affffe"/>
          <w:rFonts w:hint="eastAsia"/>
          <w:rtl/>
        </w:rPr>
        <w:t>לכו</w:t>
      </w:r>
      <w:r w:rsidRPr="00AA6C2C">
        <w:rPr>
          <w:rStyle w:val="affffe"/>
          <w:rtl/>
        </w:rPr>
        <w:t>"ע</w:t>
      </w:r>
      <w:r w:rsidR="00AB7D20" w:rsidRPr="00C35A2C">
        <w:rPr>
          <w:rFonts w:ascii="Fb Fontext" w:hAnsi="Fb Fontext"/>
          <w:sz w:val="32"/>
          <w:rtl/>
        </w:rPr>
        <w:t xml:space="preserve"> לא כלום.</w:t>
      </w:r>
    </w:p>
    <w:p w14:paraId="75ECE302" w14:textId="67272281" w:rsidR="00AB7D20" w:rsidRDefault="001F551E" w:rsidP="008624B4">
      <w:pPr>
        <w:rPr>
          <w:rFonts w:ascii="Fb Fontext" w:hAnsi="Fb Fontext"/>
          <w:sz w:val="32"/>
          <w:rtl/>
        </w:rPr>
      </w:pPr>
      <w:r w:rsidRPr="00AA6C2C">
        <w:rPr>
          <w:rStyle w:val="affffe"/>
          <w:rFonts w:hint="eastAsia"/>
          <w:rtl/>
        </w:rPr>
        <w:t>ודחהו</w:t>
      </w:r>
      <w:r w:rsidR="00AB7D20" w:rsidRPr="00AA6C2C">
        <w:rPr>
          <w:rStyle w:val="affffe"/>
          <w:rtl/>
        </w:rPr>
        <w:t xml:space="preserve"> ר</w:t>
      </w:r>
      <w:r w:rsidRPr="00AA6C2C">
        <w:rPr>
          <w:rStyle w:val="affffe"/>
          <w:rtl/>
        </w:rPr>
        <w:t>"</w:t>
      </w:r>
      <w:r w:rsidR="00AB7D20" w:rsidRPr="00AA6C2C">
        <w:rPr>
          <w:rStyle w:val="affffe"/>
          <w:rtl/>
        </w:rPr>
        <w:t>נ</w:t>
      </w:r>
      <w:r w:rsidR="00F959AB">
        <w:rPr>
          <w:rStyle w:val="affffe"/>
          <w:rFonts w:hint="cs"/>
          <w:rtl/>
        </w:rPr>
        <w:t xml:space="preserve"> מדתנן</w:t>
      </w:r>
      <w:r w:rsidR="00AB7D20" w:rsidRPr="00C35A2C">
        <w:rPr>
          <w:rFonts w:ascii="Fb Fontext" w:hAnsi="Fb Fontext"/>
          <w:rtl/>
        </w:rPr>
        <w:t xml:space="preserve">: </w:t>
      </w:r>
      <w:r w:rsidR="008624B4">
        <w:rPr>
          <w:rStyle w:val="affffe"/>
          <w:rFonts w:hint="cs"/>
          <w:rtl/>
        </w:rPr>
        <w:t>ל</w:t>
      </w:r>
      <w:r w:rsidR="00AB7D20" w:rsidRPr="00AA6C2C">
        <w:rPr>
          <w:rStyle w:val="affffe"/>
          <w:rtl/>
        </w:rPr>
        <w:t>ר"ג ור</w:t>
      </w:r>
      <w:r>
        <w:rPr>
          <w:rStyle w:val="affffe"/>
          <w:rFonts w:hint="cs"/>
          <w:rtl/>
        </w:rPr>
        <w:t>"</w:t>
      </w:r>
      <w:r w:rsidR="00AB7D20" w:rsidRPr="00AA6C2C">
        <w:rPr>
          <w:rStyle w:val="affffe"/>
          <w:rtl/>
        </w:rPr>
        <w:t>א</w:t>
      </w:r>
      <w:r w:rsidR="00AB7D20" w:rsidRPr="00C35A2C">
        <w:rPr>
          <w:rFonts w:ascii="Fb Fontext" w:hAnsi="Fb Fontext"/>
          <w:sz w:val="32"/>
          <w:rtl/>
        </w:rPr>
        <w:t xml:space="preserve"> </w:t>
      </w:r>
      <w:r w:rsidR="00AB7D20" w:rsidRPr="00CA108A">
        <w:rPr>
          <w:rFonts w:ascii="Fb Fontext" w:hAnsi="Fb Fontext" w:cs="PFT_Frank"/>
          <w:b/>
          <w:bCs/>
          <w:sz w:val="32"/>
          <w:szCs w:val="14"/>
          <w:rtl/>
        </w:rPr>
        <w:t>נאמנת</w:t>
      </w:r>
      <w:r w:rsidRPr="00CA108A">
        <w:rPr>
          <w:rFonts w:ascii="Fb Fontext" w:hAnsi="Fb Fontext" w:cs="PFT_Frank" w:hint="cs"/>
          <w:b/>
          <w:bCs/>
          <w:sz w:val="32"/>
          <w:szCs w:val="14"/>
          <w:rtl/>
        </w:rPr>
        <w:t xml:space="preserve"> </w:t>
      </w:r>
      <w:r>
        <w:rPr>
          <w:rStyle w:val="afffff0"/>
          <w:rFonts w:hint="cs"/>
          <w:rtl/>
        </w:rPr>
        <w:t>ו</w:t>
      </w:r>
      <w:r w:rsidRPr="00AA6C2C">
        <w:rPr>
          <w:rStyle w:val="afffff0"/>
          <w:rFonts w:hint="eastAsia"/>
          <w:rtl/>
        </w:rPr>
        <w:t>משלם</w:t>
      </w:r>
      <w:r w:rsidRPr="00AA6C2C">
        <w:rPr>
          <w:rStyle w:val="afffff0"/>
          <w:rtl/>
        </w:rPr>
        <w:t>!</w:t>
      </w:r>
    </w:p>
    <w:p w14:paraId="3BCC0248" w14:textId="2569903B" w:rsidR="00AB7D20" w:rsidRPr="00C35A2C" w:rsidRDefault="001F551E" w:rsidP="00AA6C2C">
      <w:pPr>
        <w:rPr>
          <w:rFonts w:ascii="Fb Fontext" w:hAnsi="Fb Fontext" w:cs="Guttman Vilna"/>
          <w:b/>
          <w:bCs/>
          <w:sz w:val="32"/>
          <w:rtl/>
        </w:rPr>
      </w:pPr>
      <w:r w:rsidRPr="00AA6C2C">
        <w:rPr>
          <w:rStyle w:val="affffe"/>
          <w:rFonts w:hint="eastAsia"/>
          <w:rtl/>
        </w:rPr>
        <w:t>ב</w:t>
      </w:r>
      <w:r w:rsidRPr="00AA6C2C">
        <w:rPr>
          <w:rStyle w:val="affffe"/>
          <w:rtl/>
        </w:rPr>
        <w:t xml:space="preserve">. </w:t>
      </w:r>
      <w:r w:rsidR="00AB7D20" w:rsidRPr="00AA6C2C">
        <w:rPr>
          <w:rStyle w:val="affffe"/>
          <w:rtl/>
        </w:rPr>
        <w:t>אלא רבא</w:t>
      </w:r>
      <w:r w:rsidR="00AB7D20" w:rsidRPr="00C35A2C">
        <w:rPr>
          <w:rFonts w:ascii="Fb Fontext" w:hAnsi="Fb Fontext"/>
          <w:sz w:val="32"/>
          <w:rtl/>
        </w:rPr>
        <w:t xml:space="preserve">: </w:t>
      </w:r>
      <w:r w:rsidR="00F959AB" w:rsidRPr="00CA108A">
        <w:rPr>
          <w:rFonts w:ascii="Fb Fontext" w:hAnsi="Fb Fontext" w:cs="PFT_Frank" w:hint="eastAsia"/>
          <w:b/>
          <w:bCs/>
          <w:sz w:val="32"/>
          <w:szCs w:val="14"/>
          <w:rtl/>
        </w:rPr>
        <w:t>לא</w:t>
      </w:r>
      <w:r w:rsidR="00F959AB" w:rsidRPr="00CA108A">
        <w:rPr>
          <w:rFonts w:ascii="Fb Fontext" w:hAnsi="Fb Fontext" w:cs="PFT_Frank"/>
          <w:b/>
          <w:bCs/>
          <w:sz w:val="32"/>
          <w:szCs w:val="14"/>
          <w:rtl/>
        </w:rPr>
        <w:t xml:space="preserve"> </w:t>
      </w:r>
      <w:r w:rsidR="00F959AB" w:rsidRPr="00CA108A">
        <w:rPr>
          <w:rFonts w:ascii="Fb Fontext" w:hAnsi="Fb Fontext" w:cs="PFT_Frank" w:hint="eastAsia"/>
          <w:b/>
          <w:bCs/>
          <w:sz w:val="32"/>
          <w:szCs w:val="14"/>
          <w:rtl/>
        </w:rPr>
        <w:t>הכיר</w:t>
      </w:r>
      <w:r w:rsidR="00F959AB">
        <w:rPr>
          <w:rFonts w:ascii="Fb Fontext" w:hAnsi="Fb Fontext" w:hint="cs"/>
          <w:sz w:val="32"/>
          <w:rtl/>
        </w:rPr>
        <w:t xml:space="preserve"> </w:t>
      </w:r>
      <w:r w:rsidR="00AB7D20" w:rsidRPr="00AA6C2C">
        <w:rPr>
          <w:rStyle w:val="affffe"/>
          <w:rFonts w:hint="eastAsia"/>
          <w:rtl/>
        </w:rPr>
        <w:t>לר</w:t>
      </w:r>
      <w:r w:rsidR="00AB7D20" w:rsidRPr="00AA6C2C">
        <w:rPr>
          <w:rStyle w:val="affffe"/>
          <w:rtl/>
        </w:rPr>
        <w:t>"</w:t>
      </w:r>
      <w:r w:rsidR="00AB7D20" w:rsidRPr="00AA6C2C">
        <w:rPr>
          <w:rStyle w:val="affffe"/>
          <w:rFonts w:hint="eastAsia"/>
          <w:rtl/>
        </w:rPr>
        <w:t>מ</w:t>
      </w:r>
      <w:r w:rsidR="00AB7D20" w:rsidRPr="00AA6C2C">
        <w:rPr>
          <w:rStyle w:val="affffe"/>
          <w:rtl/>
        </w:rPr>
        <w:t>:</w:t>
      </w:r>
      <w:r w:rsidR="00AB7D20" w:rsidRPr="00C35A2C">
        <w:rPr>
          <w:rFonts w:ascii="Fb Fontext" w:hAnsi="Fb Fontext" w:hint="cs"/>
          <w:sz w:val="32"/>
          <w:rtl/>
        </w:rPr>
        <w:t xml:space="preserve"> </w:t>
      </w:r>
      <w:r w:rsidR="00AB7D20" w:rsidRPr="00C35A2C">
        <w:rPr>
          <w:rFonts w:ascii="Fb Fontext" w:hAnsi="Fb Fontext"/>
          <w:sz w:val="32"/>
          <w:rtl/>
        </w:rPr>
        <w:t>מאתים,</w:t>
      </w:r>
      <w:r w:rsidR="00AB7D20" w:rsidRPr="00C35A2C">
        <w:rPr>
          <w:rFonts w:ascii="Fb Fontext" w:hAnsi="Fb Fontext" w:hint="cs"/>
          <w:sz w:val="32"/>
          <w:rtl/>
        </w:rPr>
        <w:t xml:space="preserve"> </w:t>
      </w:r>
      <w:r w:rsidR="00AB7D20" w:rsidRPr="00AA6C2C">
        <w:rPr>
          <w:rStyle w:val="affffe"/>
          <w:rtl/>
        </w:rPr>
        <w:t>לרבנ</w:t>
      </w:r>
      <w:r w:rsidR="00AB7D20" w:rsidRPr="00AA6C2C">
        <w:rPr>
          <w:rStyle w:val="affffe"/>
          <w:rFonts w:hint="eastAsia"/>
          <w:rtl/>
        </w:rPr>
        <w:t>ן</w:t>
      </w:r>
      <w:r w:rsidR="00AB7D20" w:rsidRPr="00C35A2C">
        <w:rPr>
          <w:rFonts w:ascii="Fb Fontext" w:hAnsi="Fb Fontext" w:hint="cs"/>
          <w:sz w:val="32"/>
          <w:rtl/>
        </w:rPr>
        <w:t>:</w:t>
      </w:r>
      <w:r w:rsidR="00AB7D20" w:rsidRPr="00C35A2C">
        <w:rPr>
          <w:rFonts w:ascii="Fb Fontext" w:hAnsi="Fb Fontext"/>
          <w:sz w:val="32"/>
          <w:rtl/>
        </w:rPr>
        <w:t xml:space="preserve"> לא כלום</w:t>
      </w:r>
      <w:r w:rsidR="00F959AB" w:rsidRPr="00AA6C2C">
        <w:rPr>
          <w:rStyle w:val="afffff0"/>
          <w:rtl/>
        </w:rPr>
        <w:t xml:space="preserve"> מקח טעות.</w:t>
      </w:r>
    </w:p>
    <w:p w14:paraId="78801BE3" w14:textId="09885FD5" w:rsidR="00AB7D20" w:rsidRPr="00C35A2C" w:rsidRDefault="00F959AB" w:rsidP="00AA6C2C">
      <w:pPr>
        <w:rPr>
          <w:rFonts w:ascii="Fb Fontext" w:hAnsi="Fb Fontext" w:cs="Guttman Vilna"/>
          <w:b/>
          <w:bCs/>
          <w:sz w:val="32"/>
          <w:rtl/>
        </w:rPr>
      </w:pPr>
      <w:r w:rsidRPr="00AA6C2C">
        <w:rPr>
          <w:rStyle w:val="affffe"/>
          <w:rFonts w:hint="eastAsia"/>
          <w:rtl/>
        </w:rPr>
        <w:t>ג</w:t>
      </w:r>
      <w:r w:rsidRPr="00AA6C2C">
        <w:rPr>
          <w:rStyle w:val="affffe"/>
          <w:rtl/>
        </w:rPr>
        <w:t>.</w:t>
      </w:r>
      <w:r>
        <w:rPr>
          <w:rFonts w:ascii="Fb Fontext" w:hAnsi="Fb Fontext" w:hint="cs"/>
          <w:sz w:val="32"/>
          <w:rtl/>
        </w:rPr>
        <w:t xml:space="preserve"> </w:t>
      </w:r>
      <w:r w:rsidRPr="00AA6C2C">
        <w:rPr>
          <w:rStyle w:val="affffe"/>
          <w:rFonts w:hint="eastAsia"/>
          <w:rtl/>
        </w:rPr>
        <w:t>חזר</w:t>
      </w:r>
      <w:r w:rsidR="00AB7D20" w:rsidRPr="00AA6C2C">
        <w:rPr>
          <w:rStyle w:val="affffe"/>
          <w:rtl/>
        </w:rPr>
        <w:t xml:space="preserve"> ב</w:t>
      </w:r>
      <w:r w:rsidR="00AB7D20" w:rsidRPr="00AA6C2C">
        <w:rPr>
          <w:rStyle w:val="affffe"/>
          <w:rFonts w:hint="eastAsia"/>
          <w:rtl/>
        </w:rPr>
        <w:t>ו</w:t>
      </w:r>
      <w:r w:rsidR="00AB7D20" w:rsidRPr="00AA6C2C">
        <w:rPr>
          <w:rStyle w:val="affffe"/>
          <w:rtl/>
        </w:rPr>
        <w:t xml:space="preserve"> רבא, דתניא</w:t>
      </w:r>
      <w:r w:rsidR="00AB7D20" w:rsidRPr="00C35A2C">
        <w:rPr>
          <w:rFonts w:ascii="Fb Fontext" w:hAnsi="Fb Fontext"/>
          <w:sz w:val="32"/>
          <w:rtl/>
        </w:rPr>
        <w:t>: כיצד הוצאת שם רע? בא לב"</w:t>
      </w:r>
      <w:r w:rsidR="00AB7D20" w:rsidRPr="00C35A2C">
        <w:rPr>
          <w:rFonts w:ascii="Fb Fontext" w:hAnsi="Fb Fontext" w:hint="cs"/>
          <w:sz w:val="32"/>
          <w:rtl/>
        </w:rPr>
        <w:t>ד ואמר</w:t>
      </w:r>
      <w:r w:rsidR="00AB7D20" w:rsidRPr="00C35A2C">
        <w:rPr>
          <w:rFonts w:ascii="Fb Fontext" w:hAnsi="Fb Fontext"/>
          <w:sz w:val="32"/>
          <w:rtl/>
        </w:rPr>
        <w:t xml:space="preserve"> לא מצאתי לבתך בתולים</w:t>
      </w:r>
      <w:r>
        <w:rPr>
          <w:rFonts w:ascii="Fb Fontext" w:hAnsi="Fb Fontext" w:hint="cs"/>
          <w:sz w:val="32"/>
          <w:rtl/>
        </w:rPr>
        <w:t xml:space="preserve">: </w:t>
      </w:r>
      <w:r w:rsidR="00AB7D20" w:rsidRPr="00C35A2C">
        <w:rPr>
          <w:rFonts w:ascii="Fb Fontext" w:hAnsi="Fb Fontext"/>
          <w:sz w:val="32"/>
          <w:rtl/>
        </w:rPr>
        <w:t xml:space="preserve">אם יש עדים </w:t>
      </w:r>
      <w:r w:rsidR="00AB7D20" w:rsidRPr="00CA108A">
        <w:rPr>
          <w:rFonts w:ascii="Fb Fontext" w:hAnsi="Fb Fontext" w:cs="PFT_Frank"/>
          <w:b/>
          <w:bCs/>
          <w:sz w:val="32"/>
          <w:szCs w:val="14"/>
          <w:rtl/>
        </w:rPr>
        <w:t>שזינתה תחתיו</w:t>
      </w:r>
      <w:r w:rsidR="00AB7D20" w:rsidRPr="00C35A2C">
        <w:rPr>
          <w:rFonts w:ascii="Fb Fontext" w:hAnsi="Fb Fontext"/>
          <w:sz w:val="32"/>
          <w:rtl/>
        </w:rPr>
        <w:t xml:space="preserve"> - בת סקילה היא</w:t>
      </w:r>
      <w:r>
        <w:rPr>
          <w:rFonts w:ascii="Fb Fontext" w:hAnsi="Fb Fontext" w:hint="cs"/>
          <w:sz w:val="32"/>
          <w:rtl/>
        </w:rPr>
        <w:t xml:space="preserve">, </w:t>
      </w:r>
      <w:r w:rsidR="00AB7D20" w:rsidRPr="00CA108A">
        <w:rPr>
          <w:rFonts w:ascii="Fb Fontext" w:hAnsi="Fb Fontext" w:cs="PFT_Frank"/>
          <w:b/>
          <w:bCs/>
          <w:sz w:val="32"/>
          <w:szCs w:val="14"/>
          <w:rtl/>
        </w:rPr>
        <w:t>זינתה מעיקרא</w:t>
      </w:r>
      <w:r w:rsidR="00AB7D20" w:rsidRPr="00C35A2C">
        <w:rPr>
          <w:rFonts w:ascii="Fb Fontext" w:hAnsi="Fb Fontext"/>
          <w:sz w:val="32"/>
          <w:rtl/>
        </w:rPr>
        <w:t xml:space="preserve"> - כתובה מנה</w:t>
      </w:r>
      <w:r>
        <w:rPr>
          <w:rFonts w:hint="cs"/>
          <w:rtl/>
        </w:rPr>
        <w:t>.</w:t>
      </w:r>
    </w:p>
    <w:p w14:paraId="771571F1" w14:textId="44485C64" w:rsidR="00AB7D20" w:rsidRPr="00C35A2C" w:rsidRDefault="00F959AB" w:rsidP="00AA6C2C">
      <w:pPr>
        <w:rPr>
          <w:rFonts w:ascii="Fb Fontext" w:hAnsi="Fb Fontext"/>
          <w:rtl/>
        </w:rPr>
      </w:pPr>
      <w:r>
        <w:rPr>
          <w:rStyle w:val="affffe"/>
          <w:rFonts w:hint="cs"/>
          <w:rtl/>
        </w:rPr>
        <w:t>ו</w:t>
      </w:r>
      <w:r w:rsidRPr="00AA6C2C">
        <w:rPr>
          <w:rStyle w:val="affffe"/>
          <w:rFonts w:hint="eastAsia"/>
          <w:rtl/>
        </w:rPr>
        <w:t>הוקשה</w:t>
      </w:r>
      <w:r w:rsidRPr="00AA6C2C">
        <w:rPr>
          <w:rStyle w:val="affffe"/>
          <w:rtl/>
        </w:rPr>
        <w:t xml:space="preserve"> </w:t>
      </w:r>
      <w:r w:rsidRPr="00AA6C2C">
        <w:rPr>
          <w:rStyle w:val="affffe"/>
          <w:rFonts w:hint="eastAsia"/>
          <w:rtl/>
        </w:rPr>
        <w:t>לרבא</w:t>
      </w:r>
      <w:r w:rsidRPr="00AA6C2C">
        <w:rPr>
          <w:rStyle w:val="affffe"/>
          <w:rtl/>
        </w:rPr>
        <w:t xml:space="preserve"> מדתנן</w:t>
      </w:r>
      <w:del w:id="41015" w:author="Claude" w:date="2026-10-07T09:24:54Z">
        <w:r>
          <w:rPr>
            <w:rFonts w:ascii="Fb Fontext" w:hAnsi="Fb Fontext" w:hint="cs"/>
            <w:rtl/>
          </w:rPr>
          <w:delText xml:space="preserve"> </w:delText>
        </w:r>
      </w:del>
      <w:r w:rsidR="00AB7D20" w:rsidRPr="00C35A2C">
        <w:rPr>
          <w:rFonts w:ascii="Fb Fontext" w:hAnsi="Fb Fontext"/>
          <w:rtl/>
        </w:rPr>
        <w:t xml:space="preserve">: היא </w:t>
      </w:r>
      <w:r>
        <w:rPr>
          <w:rFonts w:ascii="Fb Fontext" w:hAnsi="Fb Fontext" w:hint="cs"/>
          <w:rtl/>
        </w:rPr>
        <w:t>'</w:t>
      </w:r>
      <w:r w:rsidR="00AB7D20" w:rsidRPr="00C35A2C">
        <w:rPr>
          <w:rFonts w:ascii="Fb Fontext" w:hAnsi="Fb Fontext"/>
          <w:rtl/>
        </w:rPr>
        <w:t>משארסתני נאנסתי</w:t>
      </w:r>
      <w:r>
        <w:rPr>
          <w:rFonts w:ascii="Fb Fontext" w:hAnsi="Fb Fontext" w:hint="cs"/>
          <w:rtl/>
        </w:rPr>
        <w:t>'</w:t>
      </w:r>
      <w:r w:rsidR="00AB7D20" w:rsidRPr="00C35A2C">
        <w:rPr>
          <w:rFonts w:ascii="Fb Fontext" w:hAnsi="Fb Fontext"/>
          <w:rtl/>
        </w:rPr>
        <w:t xml:space="preserve"> והוא </w:t>
      </w:r>
      <w:r>
        <w:rPr>
          <w:rFonts w:ascii="Fb Fontext" w:hAnsi="Fb Fontext" w:hint="cs"/>
          <w:rtl/>
        </w:rPr>
        <w:t>'</w:t>
      </w:r>
      <w:r w:rsidR="00AB7D20" w:rsidRPr="00C35A2C">
        <w:rPr>
          <w:rFonts w:ascii="Fb Fontext" w:hAnsi="Fb Fontext"/>
          <w:rtl/>
        </w:rPr>
        <w:t xml:space="preserve">עד שלא אירסתיך והיה מקחי </w:t>
      </w:r>
      <w:r w:rsidR="00AB7D20" w:rsidRPr="00CA108A">
        <w:rPr>
          <w:rFonts w:ascii="Fb Fontext" w:hAnsi="Fb Fontext" w:cs="PFT_Frank"/>
          <w:b/>
          <w:bCs/>
          <w:szCs w:val="14"/>
          <w:rtl/>
        </w:rPr>
        <w:t>מקח טעות</w:t>
      </w:r>
      <w:r>
        <w:rPr>
          <w:rFonts w:ascii="Fb Fontext" w:hAnsi="Fb Fontext" w:hint="cs"/>
          <w:rtl/>
        </w:rPr>
        <w:t>'</w:t>
      </w:r>
      <w:r w:rsidR="00AB7D20" w:rsidRPr="00C35A2C">
        <w:rPr>
          <w:rFonts w:ascii="Fb Fontext" w:hAnsi="Fb Fontext"/>
          <w:rtl/>
        </w:rPr>
        <w:t xml:space="preserve"> </w:t>
      </w:r>
      <w:r>
        <w:rPr>
          <w:rFonts w:ascii="Fb Fontext" w:hAnsi="Fb Fontext" w:hint="cs"/>
          <w:rtl/>
        </w:rPr>
        <w:t>-</w:t>
      </w:r>
      <w:r w:rsidR="00AB7D20" w:rsidRPr="00C35A2C">
        <w:rPr>
          <w:rFonts w:ascii="Fb Fontext" w:hAnsi="Fb Fontext"/>
          <w:rtl/>
        </w:rPr>
        <w:t xml:space="preserve"> </w:t>
      </w:r>
      <w:r>
        <w:rPr>
          <w:rFonts w:ascii="Fb Fontext" w:hAnsi="Fb Fontext" w:hint="cs"/>
          <w:rtl/>
        </w:rPr>
        <w:t>דמשמע שאין</w:t>
      </w:r>
      <w:r w:rsidR="00AB7D20" w:rsidRPr="00C35A2C">
        <w:rPr>
          <w:rFonts w:ascii="Fb Fontext" w:hAnsi="Fb Fontext"/>
          <w:rtl/>
        </w:rPr>
        <w:t xml:space="preserve"> לה כל</w:t>
      </w:r>
      <w:r>
        <w:rPr>
          <w:rFonts w:ascii="Fb Fontext" w:hAnsi="Fb Fontext" w:hint="cs"/>
          <w:rtl/>
        </w:rPr>
        <w:t>ום</w:t>
      </w:r>
      <w:r w:rsidR="00AB7D20" w:rsidRPr="00C35A2C">
        <w:rPr>
          <w:rFonts w:ascii="Fb Fontext" w:hAnsi="Fb Fontext"/>
          <w:rtl/>
        </w:rPr>
        <w:t>!</w:t>
      </w:r>
    </w:p>
    <w:p w14:paraId="5271B178" w14:textId="49E29D6A" w:rsidR="00AB7D20" w:rsidRPr="00C35A2C" w:rsidRDefault="00F959AB" w:rsidP="00AA6C2C">
      <w:pPr>
        <w:ind w:left="0" w:firstLine="0"/>
        <w:rPr>
          <w:rFonts w:cs="Guttman Vilna"/>
          <w:b/>
          <w:bCs/>
          <w:rtl/>
        </w:rPr>
      </w:pPr>
      <w:r>
        <w:rPr>
          <w:rStyle w:val="affffe"/>
          <w:rFonts w:hint="cs"/>
          <w:rtl/>
        </w:rPr>
        <w:lastRenderedPageBreak/>
        <w:t>ויישב</w:t>
      </w:r>
      <w:r w:rsidRPr="00AA6C2C">
        <w:rPr>
          <w:rStyle w:val="affffe"/>
          <w:rtl/>
        </w:rPr>
        <w:t xml:space="preserve"> </w:t>
      </w:r>
      <w:r>
        <w:rPr>
          <w:rStyle w:val="affffe"/>
          <w:rFonts w:hint="cs"/>
          <w:rtl/>
        </w:rPr>
        <w:t>ה</w:t>
      </w:r>
      <w:r w:rsidRPr="00AA6C2C">
        <w:rPr>
          <w:rStyle w:val="affffe"/>
          <w:rFonts w:hint="eastAsia"/>
          <w:rtl/>
        </w:rPr>
        <w:t>ברייתא</w:t>
      </w:r>
      <w:r>
        <w:rPr>
          <w:rStyle w:val="affffe"/>
          <w:rFonts w:hint="cs"/>
          <w:rtl/>
        </w:rPr>
        <w:t xml:space="preserve"> כך</w:t>
      </w:r>
      <w:r w:rsidR="00AB7D20" w:rsidRPr="00C35A2C">
        <w:rPr>
          <w:rFonts w:ascii="Fb Fontext" w:hAnsi="Fb Fontext" w:hint="cs"/>
          <w:rtl/>
        </w:rPr>
        <w:t xml:space="preserve">: </w:t>
      </w:r>
      <w:r w:rsidR="00AB7D20" w:rsidRPr="00C35A2C">
        <w:rPr>
          <w:rFonts w:ascii="Fb Fontext" w:hAnsi="Fb Fontext"/>
          <w:rtl/>
        </w:rPr>
        <w:t>יש</w:t>
      </w:r>
      <w:r w:rsidR="00AB7D20" w:rsidRPr="002512E0">
        <w:rPr>
          <w:rFonts w:ascii="Fb Fontext" w:hAnsi="Fb Fontext"/>
          <w:rtl/>
        </w:rPr>
        <w:t xml:space="preserve"> עדים שזינתה תחתיו - בסקילה,</w:t>
      </w:r>
      <w:r w:rsidRPr="002512E0">
        <w:rPr>
          <w:rFonts w:hint="cs"/>
          <w:rtl/>
        </w:rPr>
        <w:t xml:space="preserve"> </w:t>
      </w:r>
      <w:r w:rsidR="00AB7D20" w:rsidRPr="00AA6C2C">
        <w:rPr>
          <w:rtl/>
        </w:rPr>
        <w:t>זינתה מעיקרא</w:t>
      </w:r>
      <w:r w:rsidR="00AB7D20" w:rsidRPr="002512E0">
        <w:rPr>
          <w:rtl/>
        </w:rPr>
        <w:t xml:space="preserve"> - לא כלום,</w:t>
      </w:r>
      <w:r w:rsidRPr="002512E0">
        <w:rPr>
          <w:rFonts w:hint="cs"/>
          <w:rtl/>
        </w:rPr>
        <w:t xml:space="preserve"> </w:t>
      </w:r>
      <w:r w:rsidRPr="00CA108A">
        <w:rPr>
          <w:rFonts w:cs="PFT_Frank" w:hint="cs"/>
          <w:b/>
          <w:bCs/>
          <w:szCs w:val="14"/>
          <w:rtl/>
        </w:rPr>
        <w:t xml:space="preserve">    </w:t>
      </w:r>
      <w:r w:rsidR="00AB7D20" w:rsidRPr="00AA6C2C">
        <w:rPr>
          <w:b/>
          <w:rtl/>
        </w:rPr>
        <w:t>נמצאת מוכת עץ - יש לה כתובה מנה</w:t>
      </w:r>
      <w:r w:rsidR="00AB7D20" w:rsidRPr="00C35A2C">
        <w:rPr>
          <w:rtl/>
        </w:rPr>
        <w:t>.</w:t>
      </w:r>
    </w:p>
    <w:p w14:paraId="57007661" w14:textId="45F47500" w:rsidR="002512E0" w:rsidRDefault="00F959AB" w:rsidP="002512E0">
      <w:pPr>
        <w:rPr>
          <w:rFonts w:ascii="Fb Fontext" w:hAnsi="Fb Fontext"/>
          <w:sz w:val="32"/>
          <w:rtl/>
        </w:rPr>
      </w:pPr>
      <w:r>
        <w:rPr>
          <w:rStyle w:val="affffe"/>
          <w:rFonts w:hint="cs"/>
          <w:rtl/>
        </w:rPr>
        <w:t>ד.</w:t>
      </w:r>
      <w:r w:rsidRPr="00AA6C2C">
        <w:rPr>
          <w:rStyle w:val="affffe"/>
          <w:rtl/>
        </w:rPr>
        <w:t xml:space="preserve"> </w:t>
      </w:r>
      <w:r w:rsidR="002512E0" w:rsidRPr="00AA6C2C">
        <w:rPr>
          <w:rStyle w:val="affffe"/>
          <w:rFonts w:hint="eastAsia"/>
          <w:rtl/>
        </w:rPr>
        <w:t>אבל</w:t>
      </w:r>
      <w:r w:rsidR="002512E0" w:rsidRPr="00AA6C2C">
        <w:rPr>
          <w:rStyle w:val="affffe"/>
          <w:rtl/>
        </w:rPr>
        <w:t xml:space="preserve"> </w:t>
      </w:r>
      <w:r w:rsidR="002512E0" w:rsidRPr="00AA6C2C">
        <w:rPr>
          <w:rStyle w:val="affffe"/>
          <w:rFonts w:hint="eastAsia"/>
          <w:rtl/>
        </w:rPr>
        <w:t>ר</w:t>
      </w:r>
      <w:r w:rsidR="002512E0" w:rsidRPr="00AA6C2C">
        <w:rPr>
          <w:rStyle w:val="affffe"/>
          <w:rtl/>
        </w:rPr>
        <w:t>"ש</w:t>
      </w:r>
      <w:r w:rsidR="002512E0">
        <w:rPr>
          <w:rStyle w:val="affffe"/>
          <w:rFonts w:hint="cs"/>
          <w:rtl/>
        </w:rPr>
        <w:t xml:space="preserve"> מדייק מהברייתא:</w:t>
      </w:r>
      <w:r w:rsidRPr="00C35A2C">
        <w:rPr>
          <w:rFonts w:ascii="Fb Fontext" w:hAnsi="Fb Fontext"/>
          <w:sz w:val="32"/>
          <w:rtl/>
        </w:rPr>
        <w:t xml:space="preserve"> </w:t>
      </w:r>
      <w:r w:rsidRPr="00CA108A">
        <w:rPr>
          <w:rFonts w:ascii="Fb Fontext" w:hAnsi="Fb Fontext" w:cs="PFT_Frank"/>
          <w:b/>
          <w:bCs/>
          <w:sz w:val="32"/>
          <w:szCs w:val="14"/>
          <w:rtl/>
        </w:rPr>
        <w:t>נמצאת בעולה - יש לה כתובה מנה</w:t>
      </w:r>
      <w:r w:rsidR="002512E0">
        <w:rPr>
          <w:rFonts w:ascii="Fb Fontext" w:hAnsi="Fb Fontext" w:hint="cs"/>
          <w:sz w:val="32"/>
          <w:rtl/>
        </w:rPr>
        <w:t>,</w:t>
      </w:r>
    </w:p>
    <w:p w14:paraId="0D3F1DA3" w14:textId="6B4FAEF3" w:rsidR="00E268F4" w:rsidRDefault="002512E0" w:rsidP="006F15F4">
      <w:pPr>
        <w:rPr>
          <w:rFonts w:ascii="Fb Fontext" w:hAnsi="Fb Fontext"/>
          <w:sz w:val="32"/>
          <w:rtl/>
        </w:rPr>
      </w:pPr>
      <w:r w:rsidRPr="00AA6C2C">
        <w:rPr>
          <w:rStyle w:val="affffe"/>
          <w:rFonts w:hint="eastAsia"/>
          <w:rtl/>
        </w:rPr>
        <w:t>ומשנתינו</w:t>
      </w:r>
      <w:r w:rsidRPr="00AA6C2C">
        <w:rPr>
          <w:rStyle w:val="affffe"/>
          <w:rtl/>
        </w:rPr>
        <w:t>:</w:t>
      </w:r>
      <w:r>
        <w:rPr>
          <w:rFonts w:ascii="Fb Fontext" w:hAnsi="Fb Fontext" w:hint="cs"/>
          <w:sz w:val="32"/>
          <w:rtl/>
        </w:rPr>
        <w:t xml:space="preserve"> '</w:t>
      </w:r>
      <w:r w:rsidRPr="00C35A2C">
        <w:rPr>
          <w:rFonts w:ascii="Fb Fontext" w:hAnsi="Fb Fontext" w:hint="cs"/>
          <w:sz w:val="32"/>
          <w:rtl/>
        </w:rPr>
        <w:t>מקח טעות</w:t>
      </w:r>
      <w:r>
        <w:rPr>
          <w:rFonts w:ascii="Fb Fontext" w:hAnsi="Fb Fontext" w:hint="cs"/>
          <w:sz w:val="32"/>
          <w:rtl/>
        </w:rPr>
        <w:t>' -</w:t>
      </w:r>
      <w:r w:rsidRPr="00C35A2C">
        <w:rPr>
          <w:rFonts w:ascii="Fb Fontext" w:hAnsi="Fb Fontext" w:hint="cs"/>
          <w:sz w:val="32"/>
          <w:rtl/>
        </w:rPr>
        <w:t xml:space="preserve"> ממאתים</w:t>
      </w:r>
      <w:r>
        <w:rPr>
          <w:rFonts w:ascii="Fb Fontext" w:hAnsi="Fb Fontext" w:hint="cs"/>
          <w:sz w:val="32"/>
          <w:rtl/>
        </w:rPr>
        <w:t>,</w:t>
      </w:r>
      <w:r w:rsidRPr="00C35A2C">
        <w:rPr>
          <w:rFonts w:ascii="Fb Fontext" w:hAnsi="Fb Fontext" w:hint="cs"/>
          <w:sz w:val="32"/>
          <w:rtl/>
        </w:rPr>
        <w:t xml:space="preserve"> </w:t>
      </w:r>
      <w:r w:rsidRPr="00AA6C2C">
        <w:rPr>
          <w:rStyle w:val="afffff0"/>
          <w:rFonts w:hint="eastAsia"/>
          <w:rtl/>
        </w:rPr>
        <w:t>אבל</w:t>
      </w:r>
      <w:r w:rsidRPr="00AA6C2C">
        <w:rPr>
          <w:rStyle w:val="afffff0"/>
          <w:rtl/>
        </w:rPr>
        <w:t xml:space="preserve"> </w:t>
      </w:r>
      <w:r w:rsidRPr="00AA6C2C">
        <w:rPr>
          <w:rStyle w:val="afffff0"/>
          <w:rFonts w:hint="eastAsia"/>
          <w:rtl/>
        </w:rPr>
        <w:t>מנה</w:t>
      </w:r>
      <w:r w:rsidRPr="00AA6C2C">
        <w:rPr>
          <w:rStyle w:val="afffff0"/>
          <w:rtl/>
        </w:rPr>
        <w:t xml:space="preserve"> </w:t>
      </w:r>
      <w:r w:rsidRPr="00AA6C2C">
        <w:rPr>
          <w:rStyle w:val="afffff0"/>
          <w:rFonts w:hint="eastAsia"/>
          <w:rtl/>
        </w:rPr>
        <w:t>יש</w:t>
      </w:r>
      <w:r w:rsidRPr="00AA6C2C">
        <w:rPr>
          <w:rStyle w:val="afffff0"/>
          <w:rtl/>
        </w:rPr>
        <w:t xml:space="preserve"> בבעולה וכ"ש </w:t>
      </w:r>
      <w:r>
        <w:rPr>
          <w:rStyle w:val="afffff0"/>
          <w:rFonts w:hint="cs"/>
          <w:rtl/>
        </w:rPr>
        <w:t>ב</w:t>
      </w:r>
      <w:r w:rsidRPr="00AA6C2C">
        <w:rPr>
          <w:rStyle w:val="afffff0"/>
          <w:rFonts w:hint="eastAsia"/>
          <w:rtl/>
        </w:rPr>
        <w:t>מוכ</w:t>
      </w:r>
      <w:r w:rsidRPr="00AA6C2C">
        <w:rPr>
          <w:rStyle w:val="afffff0"/>
          <w:rtl/>
        </w:rPr>
        <w:t>"ע</w:t>
      </w:r>
      <w:r w:rsidR="00E268F4">
        <w:rPr>
          <w:rStyle w:val="afffff0"/>
          <w:rtl/>
        </w:rPr>
        <w:t>.</w:t>
      </w:r>
    </w:p>
    <w:p w14:paraId="0C870C58" w14:textId="4A612E6E" w:rsidR="00AB7D20" w:rsidRPr="00C35A2C" w:rsidRDefault="00AB7D20" w:rsidP="00E26091">
      <w:pPr>
        <w:pStyle w:val="afff"/>
        <w:framePr w:wrap="around"/>
        <w:rPr>
          <w:rtl/>
        </w:rPr>
      </w:pPr>
      <w:bookmarkStart w:id="73" w:name="_Toc119352858"/>
      <w:r w:rsidRPr="00C35A2C">
        <w:rPr>
          <w:rFonts w:hint="cs"/>
          <w:rtl/>
        </w:rPr>
        <w:t>יב.</w:t>
      </w:r>
      <w:bookmarkEnd w:id="73"/>
    </w:p>
    <w:p w14:paraId="07F26E64" w14:textId="6BF9E3C3" w:rsidR="00511E79" w:rsidRPr="006D5126" w:rsidRDefault="00511E79" w:rsidP="00F1680A">
      <w:pPr>
        <w:pStyle w:val="affffb"/>
        <w:rPr>
          <w:spacing w:val="0"/>
          <w:rtl/>
        </w:rPr>
      </w:pPr>
      <w:bookmarkStart w:id="74" w:name="_Toc119352859"/>
      <w:r w:rsidRPr="006D5126">
        <w:rPr>
          <w:rFonts w:hint="cs"/>
          <w:spacing w:val="0"/>
          <w:rtl/>
        </w:rPr>
        <w:t>ב' הוכחות ל'נמצאת בעולה - יש לה כתובה מנה'</w:t>
      </w:r>
      <w:bookmarkEnd w:id="74"/>
    </w:p>
    <w:p w14:paraId="17D65585" w14:textId="2D0D038E" w:rsidR="00511E79" w:rsidRDefault="00511E79" w:rsidP="00511E79">
      <w:pPr>
        <w:ind w:left="0" w:firstLine="0"/>
        <w:rPr>
          <w:rtl/>
        </w:rPr>
      </w:pPr>
      <w:r w:rsidRPr="00AA6C2C">
        <w:rPr>
          <w:rStyle w:val="affffe"/>
          <w:rFonts w:hint="eastAsia"/>
          <w:rtl/>
        </w:rPr>
        <w:t>א</w:t>
      </w:r>
      <w:r w:rsidRPr="00AA6C2C">
        <w:rPr>
          <w:rStyle w:val="affffe"/>
          <w:rtl/>
        </w:rPr>
        <w:t xml:space="preserve">. </w:t>
      </w:r>
      <w:r w:rsidR="00AB7D20" w:rsidRPr="00AA6C2C">
        <w:rPr>
          <w:rStyle w:val="affffe"/>
          <w:rtl/>
        </w:rPr>
        <w:t>ת"ר</w:t>
      </w:r>
      <w:r w:rsidR="00AB7D20" w:rsidRPr="00905613">
        <w:rPr>
          <w:rtl/>
        </w:rPr>
        <w:t xml:space="preserve">: </w:t>
      </w:r>
      <w:r w:rsidR="00AB7D20" w:rsidRPr="00CA108A">
        <w:rPr>
          <w:rFonts w:cs="PFT_Frank"/>
          <w:b/>
          <w:bCs/>
          <w:szCs w:val="14"/>
          <w:rtl/>
        </w:rPr>
        <w:t>נשא</w:t>
      </w:r>
      <w:r w:rsidRPr="00CA108A">
        <w:rPr>
          <w:rFonts w:cs="PFT_Frank" w:hint="eastAsia"/>
          <w:b/>
          <w:bCs/>
          <w:szCs w:val="14"/>
          <w:rtl/>
        </w:rPr>
        <w:t>ה</w:t>
      </w:r>
      <w:r w:rsidR="00AB7D20" w:rsidRPr="00CA108A">
        <w:rPr>
          <w:rFonts w:cs="PFT_Frank"/>
          <w:b/>
          <w:bCs/>
          <w:szCs w:val="14"/>
          <w:rtl/>
        </w:rPr>
        <w:t xml:space="preserve"> ויש עדים</w:t>
      </w:r>
      <w:r w:rsidR="00AB7D20" w:rsidRPr="00511E79">
        <w:rPr>
          <w:rtl/>
        </w:rPr>
        <w:t xml:space="preserve"> שלא נסתרה,</w:t>
      </w:r>
      <w:r>
        <w:rPr>
          <w:rFonts w:hint="cs"/>
          <w:rtl/>
        </w:rPr>
        <w:t xml:space="preserve"> </w:t>
      </w:r>
      <w:r w:rsidR="00AB7D20" w:rsidRPr="00B31C92">
        <w:rPr>
          <w:rStyle w:val="afffff0"/>
          <w:rFonts w:cs="PFT_Frank"/>
          <w:b/>
          <w:bCs/>
          <w:szCs w:val="10"/>
          <w:rtl/>
        </w:rPr>
        <w:t>א</w:t>
      </w:r>
      <w:r w:rsidRPr="00B31C92">
        <w:rPr>
          <w:rStyle w:val="afffff0"/>
          <w:rFonts w:cs="PFT_Frank" w:hint="eastAsia"/>
          <w:b/>
          <w:bCs/>
          <w:szCs w:val="10"/>
          <w:rtl/>
        </w:rPr>
        <w:t>ו</w:t>
      </w:r>
      <w:r w:rsidR="00AB7D20" w:rsidRPr="00B31C92">
        <w:rPr>
          <w:rStyle w:val="afffff0"/>
          <w:rFonts w:cs="PFT_Frank"/>
          <w:b/>
          <w:bCs/>
          <w:szCs w:val="10"/>
          <w:rtl/>
        </w:rPr>
        <w:t xml:space="preserve"> </w:t>
      </w:r>
      <w:r w:rsidRPr="00B31C92">
        <w:rPr>
          <w:rStyle w:val="afffff0"/>
          <w:rFonts w:cs="PFT_Frank" w:hint="eastAsia"/>
          <w:b/>
          <w:bCs/>
          <w:szCs w:val="10"/>
          <w:rtl/>
        </w:rPr>
        <w:t>ש</w:t>
      </w:r>
      <w:r w:rsidR="00AB7D20" w:rsidRPr="00B31C92">
        <w:rPr>
          <w:rStyle w:val="afffff0"/>
          <w:rFonts w:cs="PFT_Frank"/>
          <w:b/>
          <w:bCs/>
          <w:szCs w:val="10"/>
          <w:rtl/>
        </w:rPr>
        <w:t>לא</w:t>
      </w:r>
      <w:r w:rsidR="00AB7D20" w:rsidRPr="00AA6C2C">
        <w:rPr>
          <w:rStyle w:val="afffff0"/>
          <w:rtl/>
        </w:rPr>
        <w:t xml:space="preserve"> שהתה כדי ביאה</w:t>
      </w:r>
      <w:r>
        <w:rPr>
          <w:rFonts w:hint="cs"/>
          <w:rtl/>
        </w:rPr>
        <w:t xml:space="preserve"> </w:t>
      </w:r>
      <w:r w:rsidR="00AB7D20" w:rsidRPr="00C35A2C">
        <w:rPr>
          <w:rFonts w:hint="cs"/>
          <w:rtl/>
        </w:rPr>
        <w:t>-</w:t>
      </w:r>
    </w:p>
    <w:p w14:paraId="48C58DF7" w14:textId="3BB52501" w:rsidR="00AB7D20" w:rsidRPr="00C35A2C" w:rsidRDefault="00511E79" w:rsidP="00AA6C2C">
      <w:pPr>
        <w:ind w:left="0" w:firstLine="113"/>
        <w:rPr>
          <w:rtl/>
        </w:rPr>
      </w:pPr>
      <w:r>
        <w:rPr>
          <w:rFonts w:hint="cs"/>
          <w:rtl/>
        </w:rPr>
        <w:t xml:space="preserve">        </w:t>
      </w:r>
      <w:r w:rsidR="00AB7D20" w:rsidRPr="00C35A2C">
        <w:rPr>
          <w:rtl/>
        </w:rPr>
        <w:t xml:space="preserve">אין </w:t>
      </w:r>
      <w:r>
        <w:rPr>
          <w:rFonts w:hint="cs"/>
          <w:rtl/>
        </w:rPr>
        <w:t>ל</w:t>
      </w:r>
      <w:r w:rsidR="00AB7D20" w:rsidRPr="00C35A2C">
        <w:rPr>
          <w:rtl/>
        </w:rPr>
        <w:t xml:space="preserve">שני </w:t>
      </w:r>
      <w:r>
        <w:rPr>
          <w:rFonts w:hint="cs"/>
          <w:rtl/>
        </w:rPr>
        <w:t>'</w:t>
      </w:r>
      <w:r w:rsidR="00AB7D20" w:rsidRPr="00C35A2C">
        <w:rPr>
          <w:rtl/>
        </w:rPr>
        <w:t>טענת בתולים</w:t>
      </w:r>
      <w:r>
        <w:rPr>
          <w:rFonts w:hint="cs"/>
          <w:rtl/>
        </w:rPr>
        <w:t>'</w:t>
      </w:r>
      <w:r w:rsidR="00AB7D20" w:rsidRPr="00C35A2C">
        <w:rPr>
          <w:rtl/>
        </w:rPr>
        <w:t xml:space="preserve">, </w:t>
      </w:r>
      <w:r w:rsidR="00AB7D20" w:rsidRPr="00CA108A">
        <w:rPr>
          <w:rFonts w:cs="PFT_Frank"/>
          <w:b/>
          <w:bCs/>
          <w:szCs w:val="14"/>
          <w:rtl/>
        </w:rPr>
        <w:t>שהרי כנסה ראשון</w:t>
      </w:r>
      <w:r w:rsidR="00AB7D20" w:rsidRPr="00C35A2C">
        <w:rPr>
          <w:rtl/>
        </w:rPr>
        <w:t>.</w:t>
      </w:r>
    </w:p>
    <w:p w14:paraId="5DE41EA9" w14:textId="4A22E032" w:rsidR="00AB7D20" w:rsidRPr="00C35A2C" w:rsidRDefault="00AB7D20" w:rsidP="00AB7D20">
      <w:pPr>
        <w:rPr>
          <w:rFonts w:ascii="Fb Fontext" w:hAnsi="Fb Fontext"/>
          <w:rtl/>
        </w:rPr>
      </w:pPr>
      <w:r w:rsidRPr="00AA6C2C">
        <w:rPr>
          <w:rStyle w:val="affffe"/>
          <w:rtl/>
        </w:rPr>
        <w:t>רבה</w:t>
      </w:r>
      <w:r w:rsidR="00511E79" w:rsidRPr="00AA6C2C">
        <w:rPr>
          <w:rStyle w:val="affffe"/>
          <w:rtl/>
        </w:rPr>
        <w:t xml:space="preserve"> מדייק</w:t>
      </w:r>
      <w:r>
        <w:rPr>
          <w:rFonts w:ascii="Fb Fontext" w:hAnsi="Fb Fontext" w:hint="cs"/>
          <w:rtl/>
        </w:rPr>
        <w:t>:</w:t>
      </w:r>
      <w:r w:rsidRPr="00C35A2C">
        <w:rPr>
          <w:rFonts w:ascii="Fb Fontext" w:hAnsi="Fb Fontext"/>
          <w:rtl/>
        </w:rPr>
        <w:t xml:space="preserve"> </w:t>
      </w:r>
      <w:r w:rsidR="00D01146">
        <w:rPr>
          <w:rFonts w:ascii="Fb Fontext" w:hAnsi="Fb Fontext" w:hint="cs"/>
          <w:rtl/>
        </w:rPr>
        <w:t>'</w:t>
      </w:r>
      <w:r w:rsidRPr="00C35A2C">
        <w:rPr>
          <w:rFonts w:ascii="Fb Fontext" w:hAnsi="Fb Fontext"/>
          <w:rtl/>
        </w:rPr>
        <w:t xml:space="preserve">כנסה בחזקת בתולה ונמצאת בעולה - </w:t>
      </w:r>
      <w:r w:rsidRPr="00CA108A">
        <w:rPr>
          <w:rFonts w:ascii="Fb Fontext" w:hAnsi="Fb Fontext" w:cs="PFT_Frank"/>
          <w:b/>
          <w:bCs/>
          <w:szCs w:val="14"/>
          <w:rtl/>
        </w:rPr>
        <w:t>כתובה מנה</w:t>
      </w:r>
      <w:r w:rsidR="00D01146" w:rsidRPr="00CA108A">
        <w:rPr>
          <w:rFonts w:ascii="Fb Fontext" w:hAnsi="Fb Fontext" w:cs="PFT_Frank" w:hint="cs"/>
          <w:b/>
          <w:bCs/>
          <w:szCs w:val="14"/>
          <w:rtl/>
        </w:rPr>
        <w:t>'</w:t>
      </w:r>
      <w:r w:rsidR="00D01146">
        <w:rPr>
          <w:rFonts w:ascii="Fb Fontext" w:hAnsi="Fb Fontext" w:hint="cs"/>
          <w:rtl/>
        </w:rPr>
        <w:t>.</w:t>
      </w:r>
    </w:p>
    <w:p w14:paraId="137922BF" w14:textId="445DA2CF" w:rsidR="00AB7D20" w:rsidRPr="00C35A2C" w:rsidRDefault="00AB7D20" w:rsidP="00AB7D20">
      <w:pPr>
        <w:rPr>
          <w:rFonts w:ascii="Fb Fontext" w:hAnsi="Fb Fontext"/>
          <w:rtl/>
        </w:rPr>
      </w:pPr>
      <w:r w:rsidRPr="00AA6C2C">
        <w:rPr>
          <w:rStyle w:val="affffe"/>
          <w:rtl/>
        </w:rPr>
        <w:t>ר</w:t>
      </w:r>
      <w:r w:rsidR="00511E79" w:rsidRPr="00AA6C2C">
        <w:rPr>
          <w:rStyle w:val="affffe"/>
          <w:rtl/>
        </w:rPr>
        <w:t xml:space="preserve">"א </w:t>
      </w:r>
      <w:r w:rsidR="00511E79" w:rsidRPr="00AA6C2C">
        <w:rPr>
          <w:rStyle w:val="affffe"/>
          <w:rFonts w:hint="eastAsia"/>
          <w:rtl/>
        </w:rPr>
        <w:t>דוחה</w:t>
      </w:r>
      <w:r>
        <w:rPr>
          <w:rFonts w:ascii="Fb Fontext" w:hAnsi="Fb Fontext" w:hint="cs"/>
          <w:rtl/>
        </w:rPr>
        <w:t>:</w:t>
      </w:r>
      <w:r w:rsidRPr="00C35A2C">
        <w:rPr>
          <w:rFonts w:ascii="Fb Fontext" w:hAnsi="Fb Fontext"/>
          <w:rtl/>
        </w:rPr>
        <w:t xml:space="preserve"> </w:t>
      </w:r>
      <w:r w:rsidR="00511E79" w:rsidRPr="00CA108A">
        <w:rPr>
          <w:rFonts w:ascii="Fb Fontext" w:hAnsi="Fb Fontext" w:cs="PFT_Frank" w:hint="eastAsia"/>
          <w:b/>
          <w:bCs/>
          <w:szCs w:val="14"/>
          <w:rtl/>
        </w:rPr>
        <w:t>אין</w:t>
      </w:r>
      <w:r w:rsidRPr="00CA108A">
        <w:rPr>
          <w:rFonts w:ascii="Fb Fontext" w:hAnsi="Fb Fontext" w:cs="PFT_Frank"/>
          <w:b/>
          <w:bCs/>
          <w:szCs w:val="14"/>
          <w:rtl/>
        </w:rPr>
        <w:t xml:space="preserve"> לה כלל</w:t>
      </w:r>
      <w:r w:rsidRPr="00C35A2C">
        <w:rPr>
          <w:rFonts w:ascii="Fb Fontext" w:hAnsi="Fb Fontext"/>
          <w:rtl/>
        </w:rPr>
        <w:t>, ו</w:t>
      </w:r>
      <w:r w:rsidR="00511E79">
        <w:rPr>
          <w:rFonts w:ascii="Fb Fontext" w:hAnsi="Fb Fontext" w:hint="cs"/>
          <w:rtl/>
        </w:rPr>
        <w:t xml:space="preserve">כאן </w:t>
      </w:r>
      <w:r w:rsidRPr="00C35A2C">
        <w:rPr>
          <w:rFonts w:ascii="Fb Fontext" w:hAnsi="Fb Fontext"/>
          <w:rtl/>
        </w:rPr>
        <w:t>שאני שכנסה ראשון</w:t>
      </w:r>
      <w:r w:rsidR="00511E79" w:rsidRPr="00AA6C2C">
        <w:rPr>
          <w:rStyle w:val="afffff0"/>
          <w:rtl/>
        </w:rPr>
        <w:t xml:space="preserve"> ו</w:t>
      </w:r>
      <w:r w:rsidR="00511E79">
        <w:rPr>
          <w:rStyle w:val="afffff0"/>
          <w:rFonts w:hint="cs"/>
          <w:rtl/>
        </w:rPr>
        <w:t>יודע</w:t>
      </w:r>
      <w:r w:rsidR="00511E79" w:rsidRPr="00AA6C2C">
        <w:rPr>
          <w:rStyle w:val="afffff0"/>
          <w:rtl/>
        </w:rPr>
        <w:t xml:space="preserve"> שנבעלה</w:t>
      </w:r>
      <w:r w:rsidRPr="00AA6C2C">
        <w:rPr>
          <w:rStyle w:val="afffff0"/>
          <w:rtl/>
        </w:rPr>
        <w:t>.</w:t>
      </w:r>
    </w:p>
    <w:p w14:paraId="23BA55BF" w14:textId="2E60F952" w:rsidR="00AB7D20" w:rsidRDefault="00511E79" w:rsidP="00511E79">
      <w:pPr>
        <w:rPr>
          <w:rtl/>
        </w:rPr>
      </w:pPr>
      <w:r>
        <w:rPr>
          <w:rStyle w:val="affffe"/>
          <w:rFonts w:hint="cs"/>
          <w:rtl/>
        </w:rPr>
        <w:t>ב</w:t>
      </w:r>
      <w:r w:rsidRPr="00AA6C2C">
        <w:rPr>
          <w:rStyle w:val="affffe"/>
          <w:rtl/>
        </w:rPr>
        <w:t xml:space="preserve">. </w:t>
      </w:r>
      <w:r w:rsidR="00AB7D20" w:rsidRPr="00AA6C2C">
        <w:rPr>
          <w:rStyle w:val="affffe"/>
          <w:rtl/>
        </w:rPr>
        <w:t>א</w:t>
      </w:r>
      <w:r w:rsidRPr="00AA6C2C">
        <w:rPr>
          <w:rStyle w:val="affffe"/>
          <w:rtl/>
        </w:rPr>
        <w:t>"</w:t>
      </w:r>
      <w:r w:rsidR="00AB7D20" w:rsidRPr="00AA6C2C">
        <w:rPr>
          <w:rStyle w:val="affffe"/>
          <w:rtl/>
        </w:rPr>
        <w:t xml:space="preserve">ד </w:t>
      </w:r>
      <w:r w:rsidRPr="00AA6C2C">
        <w:rPr>
          <w:rStyle w:val="affffe"/>
          <w:rFonts w:hint="eastAsia"/>
          <w:rtl/>
        </w:rPr>
        <w:t>אמשנתינו</w:t>
      </w:r>
      <w:r w:rsidR="00AB7D20" w:rsidRPr="00C35A2C">
        <w:rPr>
          <w:rFonts w:ascii="Fb Fontext" w:hAnsi="Fb Fontext"/>
          <w:sz w:val="32"/>
          <w:rtl/>
        </w:rPr>
        <w:t xml:space="preserve">: </w:t>
      </w:r>
      <w:r w:rsidR="00AB7D20" w:rsidRPr="00CA108A">
        <w:rPr>
          <w:rFonts w:ascii="Fb Fontext" w:hAnsi="Fb Fontext" w:cs="PFT_Frank"/>
          <w:b/>
          <w:bCs/>
          <w:sz w:val="32"/>
          <w:szCs w:val="14"/>
          <w:rtl/>
        </w:rPr>
        <w:t>בתולה מהנישואין</w:t>
      </w:r>
      <w:r w:rsidR="00D01146">
        <w:rPr>
          <w:rFonts w:ascii="Fb Fontext" w:hAnsi="Fb Fontext" w:hint="cs"/>
          <w:sz w:val="32"/>
          <w:rtl/>
        </w:rPr>
        <w:t xml:space="preserve"> </w:t>
      </w:r>
      <w:r w:rsidR="00D01146">
        <w:rPr>
          <w:rStyle w:val="afffff0"/>
          <w:rFonts w:hint="cs"/>
          <w:rtl/>
        </w:rPr>
        <w:t xml:space="preserve">- </w:t>
      </w:r>
      <w:r w:rsidR="00D01146" w:rsidRPr="00AA6C2C">
        <w:rPr>
          <w:rStyle w:val="afffff0"/>
          <w:rFonts w:hint="eastAsia"/>
          <w:rtl/>
        </w:rPr>
        <w:t>מנה</w:t>
      </w:r>
      <w:r w:rsidR="00D01146" w:rsidRPr="00AA6C2C">
        <w:rPr>
          <w:rStyle w:val="afffff0"/>
          <w:rtl/>
        </w:rPr>
        <w:t>,</w:t>
      </w:r>
      <w:r w:rsidR="00D01146">
        <w:rPr>
          <w:rFonts w:ascii="Fb Fontext" w:hAnsi="Fb Fontext" w:hint="cs"/>
          <w:sz w:val="32"/>
          <w:rtl/>
        </w:rPr>
        <w:t xml:space="preserve"> ו</w:t>
      </w:r>
      <w:r w:rsidR="00AB7D20" w:rsidRPr="00C35A2C">
        <w:rPr>
          <w:rFonts w:ascii="Fb Fontext" w:hAnsi="Fb Fontext"/>
          <w:sz w:val="32"/>
          <w:rtl/>
        </w:rPr>
        <w:t xml:space="preserve">אין </w:t>
      </w:r>
      <w:r>
        <w:rPr>
          <w:rFonts w:ascii="Fb Fontext" w:hAnsi="Fb Fontext" w:hint="cs"/>
          <w:sz w:val="32"/>
          <w:rtl/>
        </w:rPr>
        <w:t>'</w:t>
      </w:r>
      <w:r w:rsidR="00AB7D20" w:rsidRPr="00C35A2C">
        <w:rPr>
          <w:rFonts w:ascii="Fb Fontext" w:hAnsi="Fb Fontext"/>
          <w:sz w:val="32"/>
          <w:rtl/>
        </w:rPr>
        <w:t>טענת בתולי</w:t>
      </w:r>
      <w:r>
        <w:rPr>
          <w:rFonts w:ascii="Fb Fontext" w:hAnsi="Fb Fontext" w:hint="cs"/>
          <w:sz w:val="32"/>
          <w:rtl/>
        </w:rPr>
        <w:t>ם'</w:t>
      </w:r>
      <w:r w:rsidRPr="00AA6C2C">
        <w:rPr>
          <w:rtl/>
        </w:rPr>
        <w:t>,</w:t>
      </w:r>
    </w:p>
    <w:p w14:paraId="3E784C11" w14:textId="4844C657" w:rsidR="00AB7D20" w:rsidRDefault="00511E79" w:rsidP="00AA6C2C">
      <w:pPr>
        <w:pStyle w:val="afffff"/>
        <w:jc w:val="center"/>
        <w:rPr>
          <w:rtl/>
        </w:rPr>
      </w:pPr>
      <w:r>
        <w:rPr>
          <w:rFonts w:hint="cs"/>
          <w:rtl/>
        </w:rPr>
        <w:t>והיינו</w:t>
      </w:r>
      <w:r w:rsidR="00AB7D20" w:rsidRPr="00C35A2C">
        <w:rPr>
          <w:rtl/>
        </w:rPr>
        <w:t xml:space="preserve"> </w:t>
      </w:r>
      <w:r w:rsidRPr="00B31C92">
        <w:rPr>
          <w:rFonts w:cs="PFT_Frank" w:hint="eastAsia"/>
          <w:b/>
          <w:bCs/>
          <w:szCs w:val="10"/>
          <w:rtl/>
        </w:rPr>
        <w:t>ש</w:t>
      </w:r>
      <w:r w:rsidR="00AB7D20" w:rsidRPr="00B31C92">
        <w:rPr>
          <w:rFonts w:cs="PFT_Frank"/>
          <w:b/>
          <w:bCs/>
          <w:szCs w:val="10"/>
          <w:rtl/>
        </w:rPr>
        <w:t>נכנסה לחופה ולא נבעלה</w:t>
      </w:r>
      <w:r>
        <w:rPr>
          <w:rFonts w:hint="cs"/>
          <w:rtl/>
        </w:rPr>
        <w:t>.</w:t>
      </w:r>
    </w:p>
    <w:p w14:paraId="280AED30" w14:textId="17932FC0" w:rsidR="00AB7D20" w:rsidRPr="00C35A2C" w:rsidRDefault="00AB7D20" w:rsidP="00AB7D20">
      <w:pPr>
        <w:rPr>
          <w:rFonts w:ascii="Fb Fontext" w:hAnsi="Fb Fontext"/>
          <w:rtl/>
        </w:rPr>
      </w:pPr>
      <w:r w:rsidRPr="00AA6C2C">
        <w:rPr>
          <w:rStyle w:val="affffe"/>
          <w:rtl/>
        </w:rPr>
        <w:t xml:space="preserve">רבה </w:t>
      </w:r>
      <w:r w:rsidR="00511E79" w:rsidRPr="00AA6C2C">
        <w:rPr>
          <w:rStyle w:val="affffe"/>
          <w:rFonts w:hint="eastAsia"/>
          <w:rtl/>
        </w:rPr>
        <w:t>מדייק</w:t>
      </w:r>
      <w:r w:rsidRPr="00C35A2C">
        <w:rPr>
          <w:rFonts w:ascii="Fb Fontext" w:hAnsi="Fb Fontext"/>
          <w:rtl/>
        </w:rPr>
        <w:t xml:space="preserve">: </w:t>
      </w:r>
      <w:r w:rsidR="00D01146">
        <w:rPr>
          <w:rFonts w:ascii="Fb Fontext" w:hAnsi="Fb Fontext" w:hint="cs"/>
          <w:rtl/>
        </w:rPr>
        <w:t>'</w:t>
      </w:r>
      <w:r w:rsidRPr="00C35A2C">
        <w:rPr>
          <w:rFonts w:ascii="Fb Fontext" w:hAnsi="Fb Fontext"/>
          <w:rtl/>
        </w:rPr>
        <w:t xml:space="preserve">כנסה בחזקת בתולה ונמצאת בעולה - </w:t>
      </w:r>
      <w:r w:rsidRPr="00CA108A">
        <w:rPr>
          <w:rFonts w:ascii="Fb Fontext" w:hAnsi="Fb Fontext" w:cs="PFT_Frank"/>
          <w:b/>
          <w:bCs/>
          <w:szCs w:val="14"/>
          <w:rtl/>
        </w:rPr>
        <w:t>כתובה מנה</w:t>
      </w:r>
      <w:r w:rsidR="00D01146" w:rsidRPr="00CA108A">
        <w:rPr>
          <w:rFonts w:ascii="Fb Fontext" w:hAnsi="Fb Fontext" w:cs="PFT_Frank" w:hint="cs"/>
          <w:b/>
          <w:bCs/>
          <w:szCs w:val="14"/>
          <w:rtl/>
        </w:rPr>
        <w:t>'</w:t>
      </w:r>
      <w:r w:rsidR="00D01146">
        <w:rPr>
          <w:rFonts w:ascii="Fb Fontext" w:hAnsi="Fb Fontext" w:hint="cs"/>
          <w:rtl/>
        </w:rPr>
        <w:t>.</w:t>
      </w:r>
    </w:p>
    <w:p w14:paraId="463A0914" w14:textId="0F385E01" w:rsidR="00AB7D20" w:rsidRPr="00C35A2C" w:rsidRDefault="00AB7D20" w:rsidP="00AB7D20">
      <w:pPr>
        <w:rPr>
          <w:rFonts w:ascii="Fb Fontext" w:hAnsi="Fb Fontext"/>
          <w:rtl/>
        </w:rPr>
      </w:pPr>
      <w:r w:rsidRPr="00AA6C2C">
        <w:rPr>
          <w:rStyle w:val="affffe"/>
          <w:rtl/>
        </w:rPr>
        <w:t>ר</w:t>
      </w:r>
      <w:r w:rsidR="00511E79" w:rsidRPr="00AA6C2C">
        <w:rPr>
          <w:rStyle w:val="affffe"/>
          <w:rtl/>
        </w:rPr>
        <w:t>"</w:t>
      </w:r>
      <w:r w:rsidRPr="00AA6C2C">
        <w:rPr>
          <w:rStyle w:val="affffe"/>
          <w:rtl/>
        </w:rPr>
        <w:t>א</w:t>
      </w:r>
      <w:r w:rsidR="00511E79" w:rsidRPr="00AA6C2C">
        <w:rPr>
          <w:rStyle w:val="affffe"/>
          <w:rtl/>
        </w:rPr>
        <w:t xml:space="preserve"> דוחה</w:t>
      </w:r>
      <w:r>
        <w:rPr>
          <w:rFonts w:ascii="Fb Fontext" w:hAnsi="Fb Fontext" w:hint="cs"/>
          <w:rtl/>
        </w:rPr>
        <w:t>:</w:t>
      </w:r>
      <w:r w:rsidRPr="00C35A2C">
        <w:rPr>
          <w:rFonts w:ascii="Fb Fontext" w:hAnsi="Fb Fontext"/>
          <w:rtl/>
        </w:rPr>
        <w:t xml:space="preserve"> </w:t>
      </w:r>
      <w:r w:rsidR="00511E79" w:rsidRPr="00CA108A">
        <w:rPr>
          <w:rFonts w:ascii="Fb Fontext" w:hAnsi="Fb Fontext" w:cs="PFT_Frank" w:hint="eastAsia"/>
          <w:b/>
          <w:bCs/>
          <w:szCs w:val="14"/>
          <w:rtl/>
        </w:rPr>
        <w:t>אין</w:t>
      </w:r>
      <w:r w:rsidRPr="00CA108A">
        <w:rPr>
          <w:rFonts w:ascii="Fb Fontext" w:hAnsi="Fb Fontext" w:cs="PFT_Frank"/>
          <w:b/>
          <w:bCs/>
          <w:szCs w:val="14"/>
          <w:rtl/>
        </w:rPr>
        <w:t xml:space="preserve"> לה כלל</w:t>
      </w:r>
      <w:r w:rsidRPr="00C35A2C">
        <w:rPr>
          <w:rFonts w:ascii="Fb Fontext" w:hAnsi="Fb Fontext"/>
          <w:rtl/>
        </w:rPr>
        <w:t>, ו</w:t>
      </w:r>
      <w:r w:rsidR="00511E79">
        <w:rPr>
          <w:rFonts w:ascii="Fb Fontext" w:hAnsi="Fb Fontext" w:hint="cs"/>
          <w:rtl/>
        </w:rPr>
        <w:t xml:space="preserve">כאן </w:t>
      </w:r>
      <w:r w:rsidRPr="00C35A2C">
        <w:rPr>
          <w:rFonts w:ascii="Fb Fontext" w:hAnsi="Fb Fontext"/>
          <w:rtl/>
        </w:rPr>
        <w:t>שאני שנכנסה לחופה</w:t>
      </w:r>
      <w:r w:rsidR="00511E79" w:rsidRPr="00AA6C2C">
        <w:rPr>
          <w:rStyle w:val="afffff0"/>
          <w:rtl/>
        </w:rPr>
        <w:t xml:space="preserve"> ויודע שנבעלה.</w:t>
      </w:r>
    </w:p>
    <w:p w14:paraId="2EF6AF62" w14:textId="66173730" w:rsidR="00AB7D20" w:rsidRDefault="0028579D" w:rsidP="0028579D">
      <w:pPr>
        <w:pStyle w:val="affffd"/>
        <w:rPr>
          <w:rtl/>
        </w:rPr>
      </w:pPr>
      <w:r w:rsidRPr="00AA6C2C">
        <w:rPr>
          <w:rFonts w:hint="eastAsia"/>
          <w:rtl/>
        </w:rPr>
        <w:t>ד</w:t>
      </w:r>
      <w:r w:rsidR="00AB7D20" w:rsidRPr="00AA6C2C">
        <w:rPr>
          <w:rtl/>
        </w:rPr>
        <w:t>מתני אברייתא</w:t>
      </w:r>
      <w:r>
        <w:rPr>
          <w:rFonts w:hint="cs"/>
          <w:rtl/>
        </w:rPr>
        <w:t xml:space="preserve"> -</w:t>
      </w:r>
      <w:r w:rsidR="00AB7D20" w:rsidRPr="0028579D">
        <w:rPr>
          <w:rtl/>
        </w:rPr>
        <w:t xml:space="preserve"> כ</w:t>
      </w:r>
      <w:r w:rsidRPr="0028579D">
        <w:rPr>
          <w:rFonts w:hint="cs"/>
          <w:rtl/>
        </w:rPr>
        <w:t>"</w:t>
      </w:r>
      <w:r w:rsidR="00AB7D20" w:rsidRPr="0028579D">
        <w:rPr>
          <w:rtl/>
        </w:rPr>
        <w:t>ש אמתניתין,</w:t>
      </w:r>
      <w:r w:rsidRPr="0028579D">
        <w:rPr>
          <w:rFonts w:hint="cs"/>
          <w:rtl/>
        </w:rPr>
        <w:t xml:space="preserve"> </w:t>
      </w:r>
      <w:r w:rsidR="00AB7D20" w:rsidRPr="00AA6C2C">
        <w:rPr>
          <w:rtl/>
        </w:rPr>
        <w:t>א</w:t>
      </w:r>
      <w:r w:rsidR="00AB7D20" w:rsidRPr="00AA6C2C">
        <w:rPr>
          <w:rFonts w:hint="eastAsia"/>
          <w:rtl/>
        </w:rPr>
        <w:t>מתני</w:t>
      </w:r>
      <w:r w:rsidR="00AB7D20" w:rsidRPr="00AA6C2C">
        <w:rPr>
          <w:rtl/>
        </w:rPr>
        <w:t>'</w:t>
      </w:r>
      <w:r>
        <w:rPr>
          <w:rFonts w:hint="cs"/>
          <w:rtl/>
        </w:rPr>
        <w:t xml:space="preserve"> -</w:t>
      </w:r>
      <w:r w:rsidR="00AB7D20" w:rsidRPr="0028579D">
        <w:rPr>
          <w:rtl/>
        </w:rPr>
        <w:t xml:space="preserve"> אבל </w:t>
      </w:r>
      <w:r w:rsidRPr="0028579D">
        <w:rPr>
          <w:rFonts w:hint="cs"/>
          <w:rtl/>
        </w:rPr>
        <w:t>ב</w:t>
      </w:r>
      <w:r w:rsidR="00AB7D20" w:rsidRPr="0028579D">
        <w:rPr>
          <w:rtl/>
        </w:rPr>
        <w:t xml:space="preserve">ברייתא </w:t>
      </w:r>
      <w:r>
        <w:rPr>
          <w:rFonts w:hint="cs"/>
          <w:rtl/>
        </w:rPr>
        <w:t>אמר '</w:t>
      </w:r>
      <w:r w:rsidR="00AB7D20" w:rsidRPr="0028579D">
        <w:rPr>
          <w:rtl/>
        </w:rPr>
        <w:t>אעדים סמכי</w:t>
      </w:r>
      <w:r>
        <w:rPr>
          <w:rFonts w:hint="cs"/>
          <w:rtl/>
        </w:rPr>
        <w:t>'</w:t>
      </w:r>
      <w:r w:rsidR="00AB7D20" w:rsidRPr="0028579D">
        <w:rPr>
          <w:rtl/>
        </w:rPr>
        <w:t>.</w:t>
      </w:r>
    </w:p>
    <w:p w14:paraId="0E09EE04" w14:textId="77777777" w:rsidR="006F15F4" w:rsidRDefault="0028579D" w:rsidP="006F15F4">
      <w:pPr>
        <w:rPr>
          <w:rtl/>
        </w:rPr>
      </w:pPr>
      <w:r>
        <w:rPr>
          <w:rStyle w:val="affffe"/>
          <w:rFonts w:hint="cs"/>
          <w:rtl/>
        </w:rPr>
        <w:t>[</w:t>
      </w:r>
      <w:r w:rsidRPr="00AA6C2C">
        <w:rPr>
          <w:rStyle w:val="affffe"/>
          <w:rFonts w:hint="eastAsia"/>
          <w:rtl/>
        </w:rPr>
        <w:t>וב</w:t>
      </w:r>
      <w:r>
        <w:rPr>
          <w:rStyle w:val="affffe"/>
          <w:rFonts w:hint="cs"/>
          <w:rtl/>
        </w:rPr>
        <w:t>תרוייהו</w:t>
      </w:r>
      <w:r w:rsidRPr="00AA6C2C">
        <w:rPr>
          <w:rStyle w:val="affffe"/>
          <w:rtl/>
        </w:rPr>
        <w:t>:</w:t>
      </w:r>
      <w:r>
        <w:rPr>
          <w:rFonts w:hint="cs"/>
          <w:rtl/>
        </w:rPr>
        <w:t xml:space="preserve"> </w:t>
      </w:r>
      <w:r w:rsidRPr="00C35A2C">
        <w:rPr>
          <w:rFonts w:hint="cs"/>
          <w:rtl/>
        </w:rPr>
        <w:t xml:space="preserve">לא חייש </w:t>
      </w:r>
      <w:r>
        <w:rPr>
          <w:rFonts w:hint="cs"/>
          <w:rtl/>
        </w:rPr>
        <w:t>ש</w:t>
      </w:r>
      <w:r w:rsidRPr="00C35A2C">
        <w:rPr>
          <w:rtl/>
        </w:rPr>
        <w:t>זינתה</w:t>
      </w:r>
      <w:r w:rsidRPr="00C35A2C">
        <w:rPr>
          <w:rFonts w:hint="cs"/>
          <w:rtl/>
        </w:rPr>
        <w:t xml:space="preserve"> </w:t>
      </w:r>
      <w:r>
        <w:rPr>
          <w:rFonts w:hint="cs"/>
          <w:rtl/>
        </w:rPr>
        <w:t>תחתיו -</w:t>
      </w:r>
      <w:r w:rsidRPr="00C35A2C">
        <w:rPr>
          <w:rtl/>
        </w:rPr>
        <w:t xml:space="preserve"> </w:t>
      </w:r>
      <w:r w:rsidRPr="00AA6C2C">
        <w:rPr>
          <w:b/>
          <w:rtl/>
        </w:rPr>
        <w:t>שקידש ובעל לאלתר</w:t>
      </w:r>
      <w:r>
        <w:rPr>
          <w:rFonts w:hint="cs"/>
          <w:b/>
          <w:rtl/>
        </w:rPr>
        <w:t>]</w:t>
      </w:r>
      <w:r w:rsidRPr="00C35A2C">
        <w:rPr>
          <w:rtl/>
        </w:rPr>
        <w:t>.</w:t>
      </w:r>
    </w:p>
    <w:p w14:paraId="48B31ACB" w14:textId="482351E7" w:rsidR="00AB7D20" w:rsidRDefault="00AB7D20" w:rsidP="003156E1">
      <w:pPr>
        <w:pStyle w:val="aff9"/>
        <w:rPr>
          <w:rtl/>
        </w:rPr>
      </w:pPr>
      <w:r w:rsidRPr="003156E1">
        <w:rPr>
          <w:rFonts w:ascii="FrankRuehl" w:hAnsi="FrankRuehl" w:hint="cs"/>
          <w:rtl/>
        </w:rPr>
        <w:t>׹</w:t>
      </w:r>
    </w:p>
    <w:p>
      <w:pPr>
        <w:pStyle w:val="MishnaBatzad"/>
        <w:rPr>
          <w:ins w:id="20364" w:author="קלוד" w:date="2026-10-06T10:09:07Z"/>
        </w:rPr>
      </w:pPr>
      <w:ins w:id="20363" w:author="קלוד" w:date="2026-10-06T10:09:07Z">
        <w:r>
          <w:t xml:space="preserve">משנה ה</w:t>
        </w:r>
      </w:ins>
    </w:p>
    <w:p w14:paraId="1C749BD0" w14:textId="57422B0A" w:rsidR="00E268F4" w:rsidRDefault="00AB7D20" w:rsidP="0028579D">
      <w:pPr>
        <w:pStyle w:val="afff5"/>
        <w:rPr>
          <w:b/>
          <w:rtl/>
        </w:rPr>
      </w:pPr>
      <w:bookmarkStart w:id="75" w:name="_Toc119352860"/>
      <w:r w:rsidRPr="00CF473C">
        <w:rPr>
          <w:rStyle w:val="afffff5"/>
          <w:rtl/>
        </w:rPr>
        <w:t>האוכל אצל חמיו ביהודה שלא בעדים</w:t>
      </w:r>
      <w:bookmarkEnd w:id="75"/>
      <w:r w:rsidRPr="00C35A2C">
        <w:rPr>
          <w:b/>
          <w:rtl/>
        </w:rPr>
        <w:t xml:space="preserve"> </w:t>
      </w:r>
    </w:p>
    <w:p w14:paraId="24792D59" w14:textId="2534F42A" w:rsidR="00AB7D20" w:rsidRDefault="00CF473C" w:rsidP="00AA6C2C">
      <w:pPr>
        <w:pStyle w:val="afff5"/>
        <w:rPr>
          <w:rtl/>
        </w:rPr>
      </w:pPr>
      <w:r>
        <w:rPr>
          <w:rFonts w:hint="cs"/>
          <w:b/>
          <w:rtl/>
        </w:rPr>
        <w:t xml:space="preserve">- </w:t>
      </w:r>
      <w:r w:rsidR="00AB7D20" w:rsidRPr="00C35A2C">
        <w:rPr>
          <w:b/>
          <w:rtl/>
        </w:rPr>
        <w:t>א</w:t>
      </w:r>
      <w:r w:rsidR="0028579D">
        <w:rPr>
          <w:rFonts w:hint="cs"/>
          <w:b/>
          <w:rtl/>
        </w:rPr>
        <w:t>"</w:t>
      </w:r>
      <w:r w:rsidR="00AB7D20" w:rsidRPr="00C35A2C">
        <w:rPr>
          <w:b/>
          <w:rtl/>
        </w:rPr>
        <w:t>י לטעון טענת בתולים, שמתייחד עמה</w:t>
      </w:r>
      <w:r w:rsidR="0028579D" w:rsidRPr="00AA6C2C">
        <w:rPr>
          <w:rStyle w:val="HesberMishna"/>
          <w:rtl/>
          <w:rPrChange w:id="20014" w:author="קלוד" w:date="2026-10-06T10:09:07Z">
            <w:rPr>
              <w:rStyle w:val="afffff0"/>
              <w:rtl/>
            </w:rPr>
          </w:rPrChange>
        </w:rPr>
        <w:t xml:space="preserve"> ונאמנת שבא עליה.</w:t>
      </w:r>
    </w:p>
    <w:p w14:paraId="57CD7BD5" w14:textId="6C798010" w:rsidR="00AB7D20" w:rsidRDefault="0028579D" w:rsidP="00AB7D20">
      <w:pPr>
        <w:rPr>
          <w:rFonts w:ascii="Fb Fontext" w:hAnsi="Fb Fontext"/>
          <w:sz w:val="32"/>
          <w:rtl/>
        </w:rPr>
      </w:pPr>
      <w:r w:rsidRPr="00AA6C2C">
        <w:rPr>
          <w:rStyle w:val="affffe"/>
          <w:rtl/>
        </w:rPr>
        <w:t>'</w:t>
      </w:r>
      <w:r w:rsidR="00AB7D20" w:rsidRPr="00AA6C2C">
        <w:rPr>
          <w:rStyle w:val="affffe"/>
          <w:rtl/>
        </w:rPr>
        <w:t>האוכל</w:t>
      </w:r>
      <w:r w:rsidRPr="00AA6C2C">
        <w:rPr>
          <w:rStyle w:val="affffe"/>
          <w:rtl/>
        </w:rPr>
        <w:t>'</w:t>
      </w:r>
      <w:r w:rsidRPr="00CF473C">
        <w:rPr>
          <w:rStyle w:val="affffc"/>
          <w:rtl/>
        </w:rPr>
        <w:t>:</w:t>
      </w:r>
      <w:r w:rsidR="00AB7D20" w:rsidRPr="00CF473C">
        <w:rPr>
          <w:rStyle w:val="affffc"/>
          <w:rtl/>
        </w:rPr>
        <w:t xml:space="preserve"> </w:t>
      </w:r>
      <w:r w:rsidRPr="00CF473C">
        <w:rPr>
          <w:rStyle w:val="affffc"/>
          <w:rFonts w:hint="cs"/>
          <w:rtl/>
        </w:rPr>
        <w:t>שיש מקומות</w:t>
      </w:r>
      <w:r w:rsidR="00AB7D20" w:rsidRPr="00CF473C">
        <w:rPr>
          <w:rStyle w:val="affffc"/>
          <w:rtl/>
        </w:rPr>
        <w:t xml:space="preserve"> ביהודה </w:t>
      </w:r>
      <w:r w:rsidRPr="00CF473C">
        <w:rPr>
          <w:rStyle w:val="affffc"/>
          <w:rFonts w:hint="cs"/>
          <w:rtl/>
        </w:rPr>
        <w:t>ש</w:t>
      </w:r>
      <w:r w:rsidR="00AB7D20" w:rsidRPr="00CF473C">
        <w:rPr>
          <w:rStyle w:val="affffc"/>
          <w:rtl/>
        </w:rPr>
        <w:t>לא א</w:t>
      </w:r>
      <w:r w:rsidRPr="00CF473C">
        <w:rPr>
          <w:rStyle w:val="affffc"/>
          <w:rFonts w:hint="cs"/>
          <w:rtl/>
        </w:rPr>
        <w:t>ו</w:t>
      </w:r>
      <w:r w:rsidR="00AB7D20" w:rsidRPr="00CF473C">
        <w:rPr>
          <w:rStyle w:val="affffc"/>
          <w:rtl/>
        </w:rPr>
        <w:t>כל</w:t>
      </w:r>
      <w:r w:rsidR="00CF473C">
        <w:rPr>
          <w:rStyle w:val="affffc"/>
          <w:rFonts w:hint="cs"/>
          <w:rtl/>
        </w:rPr>
        <w:t>, [ג]</w:t>
      </w:r>
    </w:p>
    <w:p w14:paraId="24171BA4" w14:textId="6C819175" w:rsidR="0028579D" w:rsidRDefault="00AB7D20" w:rsidP="0028579D">
      <w:pPr>
        <w:rPr>
          <w:rFonts w:ascii="Fb Fontext" w:hAnsi="Fb Fontext"/>
          <w:sz w:val="32"/>
          <w:rtl/>
        </w:rPr>
      </w:pPr>
      <w:r w:rsidRPr="00AA6C2C">
        <w:rPr>
          <w:rStyle w:val="affffe"/>
          <w:rtl/>
        </w:rPr>
        <w:t>כדתניא</w:t>
      </w:r>
      <w:r w:rsidRPr="00C35A2C">
        <w:rPr>
          <w:rFonts w:ascii="Fb Fontext" w:hAnsi="Fb Fontext"/>
          <w:sz w:val="32"/>
          <w:rtl/>
        </w:rPr>
        <w:t>:</w:t>
      </w:r>
      <w:r w:rsidRPr="00AA6C2C">
        <w:rPr>
          <w:rStyle w:val="affffe"/>
          <w:rtl/>
        </w:rPr>
        <w:t xml:space="preserve"> </w:t>
      </w:r>
      <w:r w:rsidR="0028579D" w:rsidRPr="00AA6C2C">
        <w:rPr>
          <w:rStyle w:val="affffe"/>
          <w:rFonts w:hint="eastAsia"/>
          <w:rtl/>
        </w:rPr>
        <w:t>א</w:t>
      </w:r>
      <w:r w:rsidR="0028579D" w:rsidRPr="00AA6C2C">
        <w:rPr>
          <w:rStyle w:val="affffe"/>
          <w:rtl/>
        </w:rPr>
        <w:t xml:space="preserve">. </w:t>
      </w:r>
      <w:r w:rsidRPr="00CA108A">
        <w:rPr>
          <w:rFonts w:ascii="Fb Fontext" w:hAnsi="Fb Fontext" w:cs="PFT_Frank"/>
          <w:b/>
          <w:bCs/>
          <w:sz w:val="32"/>
          <w:szCs w:val="14"/>
          <w:rtl/>
        </w:rPr>
        <w:t>ביהודה היו</w:t>
      </w:r>
      <w:r w:rsidRPr="00C35A2C">
        <w:rPr>
          <w:rFonts w:ascii="Fb Fontext" w:hAnsi="Fb Fontext"/>
          <w:sz w:val="32"/>
          <w:rtl/>
        </w:rPr>
        <w:t xml:space="preserve"> מייחדין החתן והכלה קודם לחופה,</w:t>
      </w:r>
    </w:p>
    <w:p w14:paraId="0B591BE3" w14:textId="41B6273F" w:rsidR="00AB7D20" w:rsidRPr="00C35A2C" w:rsidRDefault="0028579D" w:rsidP="00AA6C2C">
      <w:pPr>
        <w:ind w:firstLine="0"/>
        <w:rPr>
          <w:rFonts w:ascii="Fb Fontext" w:hAnsi="Fb Fontext"/>
          <w:rtl/>
        </w:rPr>
      </w:pPr>
      <w:r>
        <w:rPr>
          <w:rFonts w:ascii="Fb Fontext" w:hAnsi="Fb Fontext" w:hint="cs"/>
          <w:sz w:val="32"/>
          <w:rtl/>
        </w:rPr>
        <w:t xml:space="preserve">            </w:t>
      </w:r>
      <w:r w:rsidR="00AB7D20" w:rsidRPr="00C35A2C">
        <w:rPr>
          <w:rFonts w:ascii="Fb Fontext" w:hAnsi="Fb Fontext"/>
          <w:sz w:val="32"/>
          <w:rtl/>
        </w:rPr>
        <w:t xml:space="preserve">שיהא לבו גס בה, </w:t>
      </w:r>
      <w:r w:rsidRPr="00CA108A">
        <w:rPr>
          <w:rFonts w:ascii="Fb Fontext" w:hAnsi="Fb Fontext" w:cs="PFT_Frank" w:hint="cs"/>
          <w:b/>
          <w:bCs/>
          <w:sz w:val="32"/>
          <w:szCs w:val="14"/>
          <w:rtl/>
        </w:rPr>
        <w:t xml:space="preserve">       </w:t>
      </w:r>
      <w:r w:rsidR="00AB7D20" w:rsidRPr="00CA108A">
        <w:rPr>
          <w:rFonts w:ascii="Fb Fontext" w:hAnsi="Fb Fontext" w:cs="PFT_Frank"/>
          <w:b/>
          <w:bCs/>
          <w:sz w:val="32"/>
          <w:szCs w:val="14"/>
          <w:rtl/>
        </w:rPr>
        <w:t>ובגליל לא</w:t>
      </w:r>
      <w:r w:rsidR="00AB7D20" w:rsidRPr="00C35A2C">
        <w:rPr>
          <w:rFonts w:ascii="Fb Fontext" w:hAnsi="Fb Fontext"/>
          <w:sz w:val="32"/>
          <w:rtl/>
        </w:rPr>
        <w:t xml:space="preserve"> היו עושין כן.</w:t>
      </w:r>
    </w:p>
    <w:p w14:paraId="1034A5E3" w14:textId="77777777" w:rsidR="00E268F4" w:rsidRDefault="0028579D" w:rsidP="0028579D">
      <w:pPr>
        <w:rPr>
          <w:rFonts w:ascii="Fb Fontext" w:hAnsi="Fb Fontext"/>
          <w:rtl/>
        </w:rPr>
      </w:pPr>
      <w:r w:rsidRPr="00AA6C2C">
        <w:rPr>
          <w:rStyle w:val="affffe"/>
          <w:rFonts w:hint="eastAsia"/>
          <w:rtl/>
        </w:rPr>
        <w:t>ב</w:t>
      </w:r>
      <w:r w:rsidRPr="00AA6C2C">
        <w:rPr>
          <w:rStyle w:val="affffe"/>
          <w:rtl/>
        </w:rPr>
        <w:t>.</w:t>
      </w:r>
      <w:r>
        <w:rPr>
          <w:rFonts w:ascii="Fb Fontext" w:hAnsi="Fb Fontext" w:hint="cs"/>
          <w:rtl/>
        </w:rPr>
        <w:t xml:space="preserve"> </w:t>
      </w:r>
      <w:r w:rsidR="00AB7D20" w:rsidRPr="00CA108A">
        <w:rPr>
          <w:rFonts w:ascii="Fb Fontext" w:hAnsi="Fb Fontext" w:cs="PFT_Frank"/>
          <w:b/>
          <w:bCs/>
          <w:szCs w:val="14"/>
          <w:rtl/>
        </w:rPr>
        <w:t>ביהודה היו</w:t>
      </w:r>
      <w:r w:rsidR="00AB7D20" w:rsidRPr="00C35A2C">
        <w:rPr>
          <w:rFonts w:ascii="Fb Fontext" w:hAnsi="Fb Fontext"/>
          <w:rtl/>
        </w:rPr>
        <w:t xml:space="preserve"> מעמידין </w:t>
      </w:r>
      <w:r>
        <w:rPr>
          <w:rFonts w:ascii="Fb Fontext" w:hAnsi="Fb Fontext" w:hint="cs"/>
          <w:rtl/>
        </w:rPr>
        <w:t>ב'</w:t>
      </w:r>
      <w:r w:rsidR="00AB7D20" w:rsidRPr="00C35A2C">
        <w:rPr>
          <w:rFonts w:ascii="Fb Fontext" w:hAnsi="Fb Fontext"/>
          <w:rtl/>
        </w:rPr>
        <w:t xml:space="preserve"> שושבינין לו ולה,</w:t>
      </w:r>
      <w:r>
        <w:rPr>
          <w:rFonts w:ascii="Fb Fontext" w:hAnsi="Fb Fontext" w:hint="cs"/>
          <w:rtl/>
        </w:rPr>
        <w:t xml:space="preserve"> </w:t>
      </w:r>
      <w:r w:rsidR="00AB7D20" w:rsidRPr="00C35A2C">
        <w:rPr>
          <w:rFonts w:ascii="Fb Fontext" w:hAnsi="Fb Fontext"/>
          <w:rtl/>
        </w:rPr>
        <w:t>למשמש</w:t>
      </w:r>
      <w:r w:rsidR="00E268F4">
        <w:rPr>
          <w:rFonts w:ascii="Fb Fontext" w:hAnsi="Fb Fontext"/>
          <w:rtl/>
        </w:rPr>
        <w:t>,</w:t>
      </w:r>
    </w:p>
    <w:p w14:paraId="748F855E" w14:textId="408A2EDD" w:rsidR="00AB7D20" w:rsidRPr="00C35A2C" w:rsidRDefault="00AB7D20" w:rsidP="00AA6C2C">
      <w:pPr>
        <w:ind w:firstLine="0"/>
        <w:rPr>
          <w:rFonts w:ascii="Fb Fontext" w:hAnsi="Fb Fontext"/>
          <w:rtl/>
        </w:rPr>
      </w:pPr>
      <w:r w:rsidRPr="00C35A2C">
        <w:rPr>
          <w:rFonts w:ascii="Fb Fontext" w:hAnsi="Fb Fontext"/>
          <w:rtl/>
        </w:rPr>
        <w:t xml:space="preserve">החתן והכלה בשעת חופה, </w:t>
      </w:r>
      <w:r w:rsidRPr="00CA108A">
        <w:rPr>
          <w:rFonts w:ascii="Fb Fontext" w:hAnsi="Fb Fontext" w:cs="PFT_Frank"/>
          <w:b/>
          <w:bCs/>
          <w:szCs w:val="14"/>
          <w:rtl/>
        </w:rPr>
        <w:t>ובגליל לא</w:t>
      </w:r>
      <w:r w:rsidRPr="00C35A2C">
        <w:rPr>
          <w:rFonts w:ascii="Fb Fontext" w:hAnsi="Fb Fontext"/>
          <w:rtl/>
        </w:rPr>
        <w:t xml:space="preserve"> היו עושין כן.</w:t>
      </w:r>
    </w:p>
    <w:p w14:paraId="40FC4B71" w14:textId="69E9662B" w:rsidR="00AB7D20" w:rsidRPr="00F71179" w:rsidRDefault="0028579D" w:rsidP="00AB7D20">
      <w:pPr>
        <w:rPr>
          <w:rFonts w:ascii="Fb Fontext" w:hAnsi="Fb Fontext"/>
          <w:spacing w:val="-2"/>
          <w:rtl/>
        </w:rPr>
      </w:pPr>
      <w:r w:rsidRPr="00AA6C2C">
        <w:rPr>
          <w:rStyle w:val="affffe"/>
          <w:rFonts w:hint="eastAsia"/>
          <w:rtl/>
        </w:rPr>
        <w:t>ג</w:t>
      </w:r>
      <w:r w:rsidRPr="00AA6C2C">
        <w:rPr>
          <w:rStyle w:val="affffe"/>
          <w:rtl/>
        </w:rPr>
        <w:t>.</w:t>
      </w:r>
      <w:r>
        <w:rPr>
          <w:rFonts w:ascii="Fb Fontext" w:hAnsi="Fb Fontext" w:hint="cs"/>
          <w:spacing w:val="-2"/>
          <w:rtl/>
        </w:rPr>
        <w:t xml:space="preserve"> </w:t>
      </w:r>
      <w:r w:rsidR="00AB7D20" w:rsidRPr="00CA108A">
        <w:rPr>
          <w:rFonts w:ascii="Fb Fontext" w:hAnsi="Fb Fontext" w:cs="PFT_Frank"/>
          <w:b/>
          <w:bCs/>
          <w:spacing w:val="-2"/>
          <w:szCs w:val="14"/>
          <w:rtl/>
        </w:rPr>
        <w:t>ביהודה היו</w:t>
      </w:r>
      <w:r w:rsidR="00AB7D20" w:rsidRPr="00F71179">
        <w:rPr>
          <w:rFonts w:ascii="Fb Fontext" w:hAnsi="Fb Fontext"/>
          <w:spacing w:val="-2"/>
          <w:rtl/>
        </w:rPr>
        <w:t xml:space="preserve"> שושבינין ישנים בבית חתן וכלה, </w:t>
      </w:r>
      <w:r w:rsidR="00AB7D20" w:rsidRPr="00CA108A">
        <w:rPr>
          <w:rFonts w:ascii="Fb Fontext" w:hAnsi="Fb Fontext" w:cs="PFT_Frank"/>
          <w:b/>
          <w:bCs/>
          <w:spacing w:val="-2"/>
          <w:szCs w:val="14"/>
          <w:rtl/>
        </w:rPr>
        <w:t>ובגליל לא</w:t>
      </w:r>
      <w:r w:rsidR="00AB7D20" w:rsidRPr="00F71179">
        <w:rPr>
          <w:rFonts w:ascii="Fb Fontext" w:hAnsi="Fb Fontext"/>
          <w:spacing w:val="-2"/>
          <w:rtl/>
        </w:rPr>
        <w:t>.</w:t>
      </w:r>
    </w:p>
    <w:p w14:paraId="29E6F9A8" w14:textId="25BC475A" w:rsidR="00AB7D20" w:rsidRPr="00C54C7E" w:rsidRDefault="00AB7D20" w:rsidP="00C54C7E">
      <w:pPr>
        <w:pStyle w:val="afffd"/>
        <w:rPr>
          <w:rtl/>
        </w:rPr>
      </w:pPr>
      <w:ins w:id="9807" w:author="מספור קטעי משנה" w:date="2026-10-06T06:45:30Z">
        <w:r>
          <w:rPr>
            <w:rStyle w:val="MisparKeta"/>
          </w:rPr>
          <w:t xml:space="preserve">ב. </w:t>
        </w:r>
      </w:ins>
      <w:bookmarkStart w:id="76" w:name="_Toc119352861"/>
      <w:r w:rsidRPr="00C54C7E">
        <w:rPr>
          <w:rtl/>
        </w:rPr>
        <w:lastRenderedPageBreak/>
        <w:t>וכל שלא נהג כמנהג הזה</w:t>
      </w:r>
      <w:r w:rsidR="00224E47" w:rsidRPr="00C54C7E">
        <w:rPr>
          <w:rFonts w:hint="cs"/>
          <w:rtl/>
        </w:rPr>
        <w:t>,</w:t>
      </w:r>
      <w:r w:rsidRPr="00C54C7E">
        <w:rPr>
          <w:rtl/>
        </w:rPr>
        <w:t xml:space="preserve"> א</w:t>
      </w:r>
      <w:r w:rsidR="0028579D" w:rsidRPr="00C54C7E">
        <w:rPr>
          <w:rFonts w:hint="cs"/>
          <w:rtl/>
        </w:rPr>
        <w:t>"</w:t>
      </w:r>
      <w:r w:rsidRPr="00C54C7E">
        <w:rPr>
          <w:rtl/>
        </w:rPr>
        <w:t>י לטעון טענת בתולים</w:t>
      </w:r>
      <w:r w:rsidR="0028579D" w:rsidRPr="00C54C7E">
        <w:rPr>
          <w:rFonts w:hint="cs"/>
          <w:rtl/>
        </w:rPr>
        <w:t xml:space="preserve"> -</w:t>
      </w:r>
      <w:bookmarkEnd w:id="76"/>
    </w:p>
    <w:p w14:paraId="6422FC87" w14:textId="3946D28D" w:rsidR="00AB7D20" w:rsidRPr="00C35A2C" w:rsidRDefault="0028579D" w:rsidP="00AB7D20">
      <w:pPr>
        <w:rPr>
          <w:rFonts w:ascii="Fb Fontext" w:hAnsi="Fb Fontext"/>
          <w:rtl/>
        </w:rPr>
      </w:pPr>
      <w:r w:rsidRPr="00AA6C2C">
        <w:rPr>
          <w:rStyle w:val="affffe"/>
          <w:rFonts w:hint="eastAsia"/>
          <w:rtl/>
        </w:rPr>
        <w:t>רבא</w:t>
      </w:r>
      <w:r w:rsidR="00224E47" w:rsidRPr="00AA6C2C">
        <w:rPr>
          <w:rStyle w:val="affffe"/>
          <w:rtl/>
        </w:rPr>
        <w:t xml:space="preserve"> אריש</w:t>
      </w:r>
      <w:r w:rsidR="00224E47" w:rsidRPr="00AA6C2C">
        <w:rPr>
          <w:rStyle w:val="affffe"/>
          <w:rFonts w:hint="eastAsia"/>
          <w:rtl/>
        </w:rPr>
        <w:t>א</w:t>
      </w:r>
      <w:r>
        <w:rPr>
          <w:rFonts w:ascii="Fb Fontext" w:hAnsi="Fb Fontext" w:hint="cs"/>
          <w:rtl/>
        </w:rPr>
        <w:t>:</w:t>
      </w:r>
      <w:r w:rsidR="00AB7D20" w:rsidRPr="00C35A2C">
        <w:rPr>
          <w:rFonts w:ascii="Fb Fontext" w:hAnsi="Fb Fontext"/>
          <w:rtl/>
        </w:rPr>
        <w:t xml:space="preserve"> </w:t>
      </w:r>
      <w:r w:rsidR="00AB7D20" w:rsidRPr="00CA108A">
        <w:rPr>
          <w:rFonts w:ascii="Fb Fontext" w:hAnsi="Fb Fontext" w:cs="PFT_Frank"/>
          <w:b/>
          <w:bCs/>
          <w:szCs w:val="14"/>
          <w:rtl/>
        </w:rPr>
        <w:t>שלא נהג</w:t>
      </w:r>
      <w:r w:rsidR="00AB7D20" w:rsidRPr="00C35A2C">
        <w:rPr>
          <w:rFonts w:ascii="Fb Fontext" w:hAnsi="Fb Fontext"/>
          <w:rtl/>
        </w:rPr>
        <w:t xml:space="preserve"> בגליל</w:t>
      </w:r>
      <w:r w:rsidR="00AB7D20" w:rsidRPr="00C35A2C">
        <w:rPr>
          <w:rFonts w:ascii="Fb Fontext" w:hAnsi="Fb Fontext" w:hint="cs"/>
          <w:rtl/>
        </w:rPr>
        <w:t xml:space="preserve"> </w:t>
      </w:r>
      <w:r w:rsidR="00224E47">
        <w:rPr>
          <w:rFonts w:ascii="Fb Fontext" w:hAnsi="Fb Fontext" w:hint="cs"/>
          <w:rtl/>
        </w:rPr>
        <w:t xml:space="preserve">כגליל, </w:t>
      </w:r>
      <w:r w:rsidR="00AB7D20" w:rsidRPr="00C35A2C">
        <w:rPr>
          <w:rFonts w:ascii="Fb Fontext" w:hAnsi="Fb Fontext"/>
          <w:rtl/>
        </w:rPr>
        <w:t xml:space="preserve">אלא </w:t>
      </w:r>
      <w:r w:rsidR="00224E47">
        <w:rPr>
          <w:rFonts w:ascii="Fb Fontext" w:hAnsi="Fb Fontext" w:hint="cs"/>
          <w:rtl/>
        </w:rPr>
        <w:t>כ</w:t>
      </w:r>
      <w:r w:rsidR="00AB7D20" w:rsidRPr="00C35A2C">
        <w:rPr>
          <w:rFonts w:ascii="Fb Fontext" w:hAnsi="Fb Fontext"/>
          <w:rtl/>
        </w:rPr>
        <w:t>מנהג יהודה</w:t>
      </w:r>
      <w:r w:rsidR="00224E47">
        <w:rPr>
          <w:rFonts w:ascii="Fb Fontext" w:hAnsi="Fb Fontext" w:hint="cs"/>
          <w:rtl/>
        </w:rPr>
        <w:t xml:space="preserve"> </w:t>
      </w:r>
      <w:r w:rsidR="00224E47" w:rsidRPr="00AA6C2C">
        <w:rPr>
          <w:rStyle w:val="afffff0"/>
          <w:rFonts w:hint="eastAsia"/>
          <w:rtl/>
        </w:rPr>
        <w:t>ו</w:t>
      </w:r>
      <w:r w:rsidR="00D01146">
        <w:rPr>
          <w:rStyle w:val="afffff0"/>
          <w:rFonts w:hint="cs"/>
          <w:rtl/>
        </w:rPr>
        <w:t>נ</w:t>
      </w:r>
      <w:r w:rsidR="00224E47" w:rsidRPr="00AA6C2C">
        <w:rPr>
          <w:rStyle w:val="afffff0"/>
          <w:rFonts w:hint="eastAsia"/>
          <w:rtl/>
        </w:rPr>
        <w:t>תייחד</w:t>
      </w:r>
      <w:r w:rsidR="00224E47" w:rsidRPr="00AA6C2C">
        <w:rPr>
          <w:rStyle w:val="afffff0"/>
          <w:rtl/>
        </w:rPr>
        <w:t>.</w:t>
      </w:r>
    </w:p>
    <w:p w14:paraId="1B5D6407" w14:textId="389AE305" w:rsidR="00E268F4" w:rsidRDefault="0028579D" w:rsidP="00AA6C2C">
      <w:pPr>
        <w:rPr>
          <w:b/>
          <w:rtl/>
        </w:rPr>
      </w:pPr>
      <w:r w:rsidRPr="00AA6C2C">
        <w:rPr>
          <w:rStyle w:val="affffe"/>
          <w:rFonts w:hint="eastAsia"/>
          <w:rtl/>
        </w:rPr>
        <w:t>רב</w:t>
      </w:r>
      <w:r w:rsidRPr="00AA6C2C">
        <w:rPr>
          <w:rStyle w:val="affffe"/>
          <w:rtl/>
        </w:rPr>
        <w:t xml:space="preserve"> </w:t>
      </w:r>
      <w:r w:rsidRPr="00AA6C2C">
        <w:rPr>
          <w:rStyle w:val="affffe"/>
          <w:rFonts w:hint="eastAsia"/>
          <w:rtl/>
        </w:rPr>
        <w:t>אשי</w:t>
      </w:r>
      <w:r w:rsidR="00224E47">
        <w:rPr>
          <w:rStyle w:val="affffe"/>
          <w:rFonts w:hint="cs"/>
          <w:rtl/>
        </w:rPr>
        <w:t xml:space="preserve"> אסיפא</w:t>
      </w:r>
      <w:r w:rsidRPr="00AA6C2C">
        <w:rPr>
          <w:rStyle w:val="affffe"/>
          <w:rtl/>
        </w:rPr>
        <w:t>:</w:t>
      </w:r>
      <w:r w:rsidRPr="00C35A2C">
        <w:rPr>
          <w:rFonts w:ascii="Fb Fontext" w:hAnsi="Fb Fontext"/>
          <w:rtl/>
        </w:rPr>
        <w:t xml:space="preserve"> </w:t>
      </w:r>
      <w:r w:rsidRPr="00CA108A">
        <w:rPr>
          <w:rFonts w:ascii="Fb Fontext" w:hAnsi="Fb Fontext" w:cs="PFT_Frank" w:hint="eastAsia"/>
          <w:b/>
          <w:bCs/>
          <w:szCs w:val="14"/>
          <w:rtl/>
        </w:rPr>
        <w:t>כל</w:t>
      </w:r>
      <w:r w:rsidRPr="00CA108A">
        <w:rPr>
          <w:rFonts w:ascii="Fb Fontext" w:hAnsi="Fb Fontext" w:cs="PFT_Frank"/>
          <w:b/>
          <w:bCs/>
          <w:szCs w:val="14"/>
          <w:rtl/>
        </w:rPr>
        <w:t xml:space="preserve"> </w:t>
      </w:r>
      <w:r w:rsidRPr="00CA108A">
        <w:rPr>
          <w:rFonts w:ascii="Fb Fontext" w:hAnsi="Fb Fontext" w:cs="PFT_Frank" w:hint="eastAsia"/>
          <w:b/>
          <w:bCs/>
          <w:szCs w:val="14"/>
          <w:rtl/>
        </w:rPr>
        <w:t>שלא</w:t>
      </w:r>
      <w:r w:rsidRPr="00CA108A">
        <w:rPr>
          <w:rFonts w:ascii="Fb Fontext" w:hAnsi="Fb Fontext" w:cs="PFT_Frank"/>
          <w:b/>
          <w:bCs/>
          <w:szCs w:val="14"/>
          <w:rtl/>
        </w:rPr>
        <w:t xml:space="preserve"> </w:t>
      </w:r>
      <w:r w:rsidRPr="00CA108A">
        <w:rPr>
          <w:rFonts w:ascii="Fb Fontext" w:hAnsi="Fb Fontext" w:cs="PFT_Frank" w:hint="eastAsia"/>
          <w:b/>
          <w:bCs/>
          <w:szCs w:val="14"/>
          <w:rtl/>
        </w:rPr>
        <w:t>מושמש</w:t>
      </w:r>
      <w:r w:rsidR="00224E47">
        <w:rPr>
          <w:rFonts w:ascii="Fb Fontext" w:hAnsi="Fb Fontext" w:hint="cs"/>
          <w:rtl/>
        </w:rPr>
        <w:t xml:space="preserve"> </w:t>
      </w:r>
      <w:r w:rsidR="00224E47" w:rsidRPr="00AA6C2C">
        <w:rPr>
          <w:rStyle w:val="afffff0"/>
          <w:rFonts w:hint="eastAsia"/>
          <w:rtl/>
        </w:rPr>
        <w:t>ולא</w:t>
      </w:r>
      <w:r w:rsidR="00224E47" w:rsidRPr="00AA6C2C">
        <w:rPr>
          <w:rStyle w:val="afffff0"/>
          <w:rtl/>
        </w:rPr>
        <w:t xml:space="preserve"> </w:t>
      </w:r>
      <w:r w:rsidR="00224E47" w:rsidRPr="00AA6C2C">
        <w:rPr>
          <w:rStyle w:val="afffff0"/>
          <w:rFonts w:hint="eastAsia"/>
          <w:rtl/>
        </w:rPr>
        <w:t>נהגו</w:t>
      </w:r>
      <w:r w:rsidR="00224E47" w:rsidRPr="00AA6C2C">
        <w:rPr>
          <w:rStyle w:val="afffff0"/>
          <w:rtl/>
        </w:rPr>
        <w:t xml:space="preserve"> </w:t>
      </w:r>
      <w:r w:rsidR="00224E47" w:rsidRPr="00AA6C2C">
        <w:rPr>
          <w:rStyle w:val="afffff0"/>
          <w:rFonts w:hint="eastAsia"/>
          <w:rtl/>
        </w:rPr>
        <w:t>בו</w:t>
      </w:r>
      <w:r w:rsidR="00224E47" w:rsidRPr="00AA6C2C">
        <w:rPr>
          <w:rStyle w:val="afffff0"/>
          <w:rtl/>
        </w:rPr>
        <w:t xml:space="preserve"> </w:t>
      </w:r>
      <w:r w:rsidR="00224E47" w:rsidRPr="00AA6C2C">
        <w:rPr>
          <w:rStyle w:val="afffff0"/>
          <w:rFonts w:hint="eastAsia"/>
          <w:rtl/>
        </w:rPr>
        <w:t>לבודקו</w:t>
      </w:r>
      <w:r w:rsidR="00224E47" w:rsidRPr="00AA6C2C">
        <w:rPr>
          <w:rStyle w:val="afffff0"/>
          <w:rtl/>
        </w:rPr>
        <w:t xml:space="preserve"> </w:t>
      </w:r>
      <w:r w:rsidR="00224E47" w:rsidRPr="00AA6C2C">
        <w:rPr>
          <w:rStyle w:val="afffff0"/>
          <w:rFonts w:hint="eastAsia"/>
          <w:rtl/>
        </w:rPr>
        <w:t>שלא</w:t>
      </w:r>
      <w:r w:rsidR="00224E47" w:rsidRPr="00AA6C2C">
        <w:rPr>
          <w:rStyle w:val="afffff0"/>
          <w:rtl/>
        </w:rPr>
        <w:t xml:space="preserve"> </w:t>
      </w:r>
      <w:r w:rsidR="00224E47" w:rsidRPr="00AA6C2C">
        <w:rPr>
          <w:rStyle w:val="afffff0"/>
          <w:rFonts w:hint="eastAsia"/>
          <w:rtl/>
        </w:rPr>
        <w:t>יאבד</w:t>
      </w:r>
      <w:r w:rsidR="00224E47">
        <w:rPr>
          <w:rStyle w:val="afffff0"/>
          <w:rFonts w:hint="cs"/>
          <w:rtl/>
        </w:rPr>
        <w:t xml:space="preserve"> המפה</w:t>
      </w:r>
      <w:r w:rsidR="00E268F4">
        <w:rPr>
          <w:rStyle w:val="afffff0"/>
          <w:rFonts w:hint="cs"/>
          <w:rtl/>
        </w:rPr>
        <w:t>.</w:t>
      </w:r>
    </w:p>
    <w:p>
      <w:pPr>
        <w:pStyle w:val="MishnaBatzad"/>
        <w:rPr>
          <w:ins w:id="20366" w:author="קלוד" w:date="2026-10-06T10:09:07Z"/>
        </w:rPr>
      </w:pPr>
      <w:ins w:id="20365" w:author="קלוד" w:date="2026-10-06T10:09:07Z">
        <w:r>
          <w:t xml:space="preserve">משנה ה</w:t>
        </w:r>
      </w:ins>
    </w:p>
    <w:p w14:paraId="69D9702A" w14:textId="4ECCA186" w:rsidR="00AB7D20" w:rsidRPr="00C35A2C" w:rsidRDefault="00AB7D20" w:rsidP="00AB7D20">
      <w:pPr>
        <w:pStyle w:val="afff5"/>
        <w:rPr>
          <w:b/>
          <w:rtl/>
        </w:rPr>
      </w:pPr>
      <w:bookmarkStart w:id="77" w:name="_Toc119352862"/>
      <w:r w:rsidRPr="00CF473C">
        <w:rPr>
          <w:rStyle w:val="afffff5"/>
          <w:rtl/>
        </w:rPr>
        <w:t xml:space="preserve">אחת אלמנת ישראל ואחת </w:t>
      </w:r>
      <w:r w:rsidR="00224E47" w:rsidRPr="00CF473C">
        <w:rPr>
          <w:rStyle w:val="afffff5"/>
          <w:rFonts w:hint="cs"/>
          <w:rtl/>
        </w:rPr>
        <w:t>בת כהן</w:t>
      </w:r>
      <w:bookmarkEnd w:id="77"/>
      <w:r w:rsidRPr="00C35A2C">
        <w:rPr>
          <w:b/>
          <w:rtl/>
        </w:rPr>
        <w:t xml:space="preserve"> - כתובתה מנה.</w:t>
      </w:r>
    </w:p>
    <w:p w14:paraId="7C508D39" w14:textId="79E27713" w:rsidR="00AB7D20" w:rsidRPr="00F97732" w:rsidRDefault="00AB7D20" w:rsidP="00AA6C2C">
      <w:pPr>
        <w:pStyle w:val="afff5"/>
        <w:rPr>
          <w:rtl/>
        </w:rPr>
      </w:pPr>
      <w:bookmarkStart w:id="78" w:name="_Toc119352863"/>
      <w:r w:rsidRPr="00CF473C">
        <w:rPr>
          <w:rStyle w:val="afffff5"/>
          <w:rtl/>
        </w:rPr>
        <w:t>ב</w:t>
      </w:r>
      <w:r w:rsidR="00224E47" w:rsidRPr="00CF473C">
        <w:rPr>
          <w:rStyle w:val="afffff5"/>
          <w:rFonts w:hint="cs"/>
          <w:rtl/>
        </w:rPr>
        <w:t>"</w:t>
      </w:r>
      <w:r w:rsidRPr="00CF473C">
        <w:rPr>
          <w:rStyle w:val="afffff5"/>
          <w:rtl/>
        </w:rPr>
        <w:t>ד של כהנים</w:t>
      </w:r>
      <w:bookmarkEnd w:id="78"/>
      <w:r w:rsidRPr="004606BA">
        <w:rPr>
          <w:b/>
          <w:rtl/>
        </w:rPr>
        <w:t xml:space="preserve"> גובין לבתולה </w:t>
      </w:r>
      <w:r w:rsidR="00224E47">
        <w:rPr>
          <w:rFonts w:hint="cs"/>
          <w:b/>
          <w:rtl/>
        </w:rPr>
        <w:t>ד'</w:t>
      </w:r>
      <w:r w:rsidRPr="004606BA">
        <w:rPr>
          <w:b/>
          <w:rtl/>
        </w:rPr>
        <w:t xml:space="preserve"> מאות זוז, </w:t>
      </w:r>
      <w:r w:rsidRPr="00AA6C2C">
        <w:rPr>
          <w:rStyle w:val="TanaimMishna"/>
          <w:rtl/>
          <w:rPrChange w:id="20015" w:author="קלוד" w:date="2026-10-06T10:09:07Z">
            <w:rPr>
              <w:rStyle w:val="affffe"/>
              <w:rtl/>
            </w:rPr>
          </w:rPrChange>
        </w:rPr>
        <w:t>ולא מיחו בידם חכמים.</w:t>
      </w:r>
    </w:p>
    <w:p w14:paraId="3946CCAD" w14:textId="77777777" w:rsidR="00AB7D20" w:rsidRDefault="00AB7D20" w:rsidP="00E26091">
      <w:pPr>
        <w:pStyle w:val="afff"/>
        <w:framePr w:wrap="around"/>
        <w:rPr>
          <w:rtl/>
        </w:rPr>
      </w:pPr>
      <w:bookmarkStart w:id="79" w:name="_Toc119352864"/>
      <w:r w:rsidRPr="00C35A2C">
        <w:rPr>
          <w:rFonts w:hint="cs"/>
          <w:rtl/>
        </w:rPr>
        <w:t>יב:</w:t>
      </w:r>
      <w:bookmarkEnd w:id="79"/>
    </w:p>
    <w:p w14:paraId="2B0CC906" w14:textId="62519421" w:rsidR="00AB7D20" w:rsidRDefault="00AB7D20" w:rsidP="00224E47">
      <w:pPr>
        <w:rPr>
          <w:rFonts w:ascii="Fb Fontext" w:hAnsi="Fb Fontext"/>
          <w:rtl/>
        </w:rPr>
      </w:pPr>
      <w:r w:rsidRPr="00CA108A">
        <w:rPr>
          <w:rFonts w:ascii="Fb Fontext" w:hAnsi="Fb Fontext" w:cs="PFT_Frank"/>
          <w:b/>
          <w:bCs/>
          <w:szCs w:val="14"/>
          <w:rtl/>
        </w:rPr>
        <w:t>שתי תקנות</w:t>
      </w:r>
      <w:r w:rsidRPr="00C35A2C">
        <w:rPr>
          <w:rFonts w:ascii="Fb Fontext" w:hAnsi="Fb Fontext"/>
          <w:rtl/>
        </w:rPr>
        <w:t xml:space="preserve"> </w:t>
      </w:r>
      <w:r w:rsidR="00224E47" w:rsidRPr="00AA6C2C">
        <w:rPr>
          <w:rStyle w:val="afffff0"/>
          <w:rFonts w:hint="eastAsia"/>
          <w:rtl/>
        </w:rPr>
        <w:t>לאלמנה</w:t>
      </w:r>
      <w:r w:rsidR="00224E47" w:rsidRPr="00AA6C2C">
        <w:rPr>
          <w:rStyle w:val="afffff0"/>
          <w:rtl/>
        </w:rPr>
        <w:t xml:space="preserve"> בת כהן -</w:t>
      </w:r>
      <w:r w:rsidR="00224E47">
        <w:rPr>
          <w:rFonts w:ascii="Fb Fontext" w:hAnsi="Fb Fontext" w:hint="cs"/>
          <w:rtl/>
        </w:rPr>
        <w:t xml:space="preserve"> </w:t>
      </w:r>
      <w:r w:rsidR="002F17BC">
        <w:rPr>
          <w:rFonts w:ascii="Fb Fontext" w:hAnsi="Fb Fontext" w:hint="cs"/>
          <w:rtl/>
        </w:rPr>
        <w:t xml:space="preserve">בתחילה </w:t>
      </w:r>
      <w:r w:rsidR="00224E47">
        <w:rPr>
          <w:rFonts w:ascii="Fb Fontext" w:hAnsi="Fb Fontext" w:hint="cs"/>
          <w:rtl/>
        </w:rPr>
        <w:t>..</w:t>
      </w:r>
      <w:r w:rsidRPr="00C35A2C">
        <w:rPr>
          <w:rFonts w:ascii="Fb Fontext" w:hAnsi="Fb Fontext"/>
          <w:rtl/>
        </w:rPr>
        <w:t>לאלמנה מנה,</w:t>
      </w:r>
    </w:p>
    <w:p w14:paraId="2488BF07" w14:textId="4271B1EC" w:rsidR="00AB7D20" w:rsidRDefault="004606BA" w:rsidP="002F17BC">
      <w:pPr>
        <w:rPr>
          <w:rFonts w:ascii="Fb Fontext" w:hAnsi="Fb Fontext"/>
          <w:rtl/>
        </w:rPr>
      </w:pPr>
      <w:r>
        <w:rPr>
          <w:rFonts w:ascii="Fb Fontext" w:hAnsi="Fb Fontext" w:hint="cs"/>
          <w:rtl/>
        </w:rPr>
        <w:t xml:space="preserve">ראו שמזלזלים </w:t>
      </w:r>
      <w:r w:rsidR="002F17BC">
        <w:rPr>
          <w:rFonts w:ascii="Fb Fontext" w:hAnsi="Fb Fontext" w:hint="cs"/>
          <w:rtl/>
        </w:rPr>
        <w:t>לגרשם</w:t>
      </w:r>
      <w:r>
        <w:rPr>
          <w:rFonts w:ascii="Fb Fontext" w:hAnsi="Fb Fontext" w:hint="cs"/>
          <w:rtl/>
        </w:rPr>
        <w:t xml:space="preserve"> </w:t>
      </w:r>
      <w:r w:rsidR="002F17BC" w:rsidRPr="00AA6C2C">
        <w:rPr>
          <w:rStyle w:val="afffff0"/>
          <w:rFonts w:hint="eastAsia"/>
          <w:rtl/>
        </w:rPr>
        <w:t>וצערם</w:t>
      </w:r>
      <w:r w:rsidR="002F17BC" w:rsidRPr="00AA6C2C">
        <w:rPr>
          <w:rStyle w:val="afffff0"/>
          <w:rtl/>
        </w:rPr>
        <w:t xml:space="preserve"> </w:t>
      </w:r>
      <w:r w:rsidR="002F17BC" w:rsidRPr="00AA6C2C">
        <w:rPr>
          <w:rStyle w:val="afffff0"/>
          <w:rFonts w:hint="eastAsia"/>
          <w:rtl/>
        </w:rPr>
        <w:t>יותר</w:t>
      </w:r>
      <w:r w:rsidR="002F17BC" w:rsidRPr="00AA6C2C">
        <w:rPr>
          <w:rStyle w:val="afffff0"/>
          <w:rtl/>
        </w:rPr>
        <w:t xml:space="preserve"> </w:t>
      </w:r>
      <w:r w:rsidR="002F17BC" w:rsidRPr="00AA6C2C">
        <w:rPr>
          <w:rStyle w:val="afffff0"/>
          <w:rFonts w:hint="eastAsia"/>
          <w:rtl/>
        </w:rPr>
        <w:t>מישראל</w:t>
      </w:r>
      <w:r w:rsidR="002F17BC" w:rsidRPr="00CA108A">
        <w:rPr>
          <w:rFonts w:ascii="Fb Fontext" w:hAnsi="Fb Fontext" w:cs="PFT_Frank" w:hint="cs"/>
          <w:b/>
          <w:bCs/>
          <w:szCs w:val="14"/>
          <w:rtl/>
        </w:rPr>
        <w:t xml:space="preserve">  </w:t>
      </w:r>
      <w:r w:rsidR="002F17BC" w:rsidRPr="00CA108A">
        <w:rPr>
          <w:rFonts w:ascii="Fb Fontext" w:hAnsi="Fb Fontext" w:cs="PFT_Frank" w:hint="eastAsia"/>
          <w:b/>
          <w:bCs/>
          <w:szCs w:val="14"/>
          <w:rtl/>
        </w:rPr>
        <w:t>א</w:t>
      </w:r>
      <w:r w:rsidR="002F17BC" w:rsidRPr="00CA108A">
        <w:rPr>
          <w:rFonts w:ascii="Fb Fontext" w:hAnsi="Fb Fontext" w:cs="PFT_Frank"/>
          <w:b/>
          <w:bCs/>
          <w:szCs w:val="14"/>
          <w:rtl/>
        </w:rPr>
        <w:t>.</w:t>
      </w:r>
      <w:r w:rsidR="002F17BC">
        <w:rPr>
          <w:rFonts w:ascii="Fb Fontext" w:hAnsi="Fb Fontext" w:hint="cs"/>
          <w:rtl/>
        </w:rPr>
        <w:t xml:space="preserve"> </w:t>
      </w:r>
      <w:r w:rsidRPr="00CA108A">
        <w:rPr>
          <w:rFonts w:ascii="Fb Fontext" w:hAnsi="Fb Fontext" w:cs="PFT_Frank" w:hint="eastAsia"/>
          <w:b/>
          <w:bCs/>
          <w:szCs w:val="14"/>
          <w:rtl/>
        </w:rPr>
        <w:t>תיקנו</w:t>
      </w:r>
      <w:r w:rsidRPr="00CA108A">
        <w:rPr>
          <w:rFonts w:ascii="Fb Fontext" w:hAnsi="Fb Fontext" w:cs="PFT_Frank"/>
          <w:b/>
          <w:bCs/>
          <w:szCs w:val="14"/>
          <w:rtl/>
        </w:rPr>
        <w:t xml:space="preserve"> </w:t>
      </w:r>
      <w:r w:rsidRPr="00CA108A">
        <w:rPr>
          <w:rFonts w:ascii="Fb Fontext" w:hAnsi="Fb Fontext" w:cs="PFT_Frank" w:hint="eastAsia"/>
          <w:b/>
          <w:bCs/>
          <w:szCs w:val="14"/>
          <w:rtl/>
        </w:rPr>
        <w:t>מאתיים</w:t>
      </w:r>
      <w:r w:rsidR="002F17BC">
        <w:rPr>
          <w:rFonts w:ascii="Fb Fontext" w:hAnsi="Fb Fontext" w:hint="cs"/>
          <w:rtl/>
        </w:rPr>
        <w:t>,</w:t>
      </w:r>
    </w:p>
    <w:p w14:paraId="694063F3" w14:textId="77777777" w:rsidR="006F15F4" w:rsidRDefault="004606BA" w:rsidP="006F15F4">
      <w:pPr>
        <w:rPr>
          <w:rtl/>
        </w:rPr>
      </w:pPr>
      <w:r w:rsidRPr="004606BA">
        <w:rPr>
          <w:rFonts w:hint="cs"/>
          <w:rtl/>
        </w:rPr>
        <w:t>ראו ש</w:t>
      </w:r>
      <w:r w:rsidR="00AB7D20" w:rsidRPr="004606BA">
        <w:rPr>
          <w:rFonts w:hint="cs"/>
          <w:rtl/>
        </w:rPr>
        <w:t xml:space="preserve">פרשו מהם </w:t>
      </w:r>
      <w:r w:rsidR="002F17BC" w:rsidRPr="00AA6C2C">
        <w:rPr>
          <w:rStyle w:val="afffff0"/>
          <w:rtl/>
        </w:rPr>
        <w:t xml:space="preserve"> דישאו בתולה </w:t>
      </w:r>
      <w:r w:rsidR="00AB7D20" w:rsidRPr="00AA6C2C">
        <w:rPr>
          <w:rStyle w:val="afffff0"/>
          <w:rFonts w:hint="eastAsia"/>
          <w:rtl/>
        </w:rPr>
        <w:t>בת</w:t>
      </w:r>
      <w:r w:rsidR="00AB7D20" w:rsidRPr="00AA6C2C">
        <w:rPr>
          <w:rStyle w:val="afffff0"/>
          <w:rtl/>
        </w:rPr>
        <w:t xml:space="preserve"> </w:t>
      </w:r>
      <w:r w:rsidR="00AB7D20" w:rsidRPr="00AA6C2C">
        <w:rPr>
          <w:rStyle w:val="afffff0"/>
          <w:rFonts w:hint="eastAsia"/>
          <w:rtl/>
        </w:rPr>
        <w:t>ישראל</w:t>
      </w:r>
      <w:r w:rsidR="00AB7D20" w:rsidRPr="004606BA">
        <w:rPr>
          <w:rFonts w:hint="cs"/>
          <w:rtl/>
        </w:rPr>
        <w:t xml:space="preserve"> </w:t>
      </w:r>
      <w:r w:rsidR="002F17BC" w:rsidRPr="00CA108A">
        <w:rPr>
          <w:rFonts w:cs="PFT_Frank" w:hint="eastAsia"/>
          <w:b/>
          <w:bCs/>
          <w:szCs w:val="14"/>
          <w:rtl/>
        </w:rPr>
        <w:t>ב</w:t>
      </w:r>
      <w:r w:rsidR="002F17BC" w:rsidRPr="00CA108A">
        <w:rPr>
          <w:rFonts w:cs="PFT_Frank"/>
          <w:b/>
          <w:bCs/>
          <w:szCs w:val="14"/>
          <w:rtl/>
        </w:rPr>
        <w:t>.</w:t>
      </w:r>
      <w:r w:rsidR="002F17BC">
        <w:rPr>
          <w:rFonts w:hint="cs"/>
          <w:rtl/>
        </w:rPr>
        <w:t xml:space="preserve"> </w:t>
      </w:r>
      <w:r w:rsidR="00AB7D20" w:rsidRPr="00CA108A">
        <w:rPr>
          <w:rFonts w:cs="PFT_Frank"/>
          <w:b/>
          <w:bCs/>
          <w:szCs w:val="14"/>
          <w:rtl/>
        </w:rPr>
        <w:t>אהדרינהו למלתייהו</w:t>
      </w:r>
      <w:r w:rsidR="00AB7D20" w:rsidRPr="004606BA">
        <w:rPr>
          <w:rtl/>
        </w:rPr>
        <w:t>.</w:t>
      </w:r>
    </w:p>
    <w:p w14:paraId="7E0AEC79" w14:textId="5F5191DE" w:rsidR="00AB7D20" w:rsidRPr="00AA6C2C" w:rsidRDefault="00AB7D20" w:rsidP="002F17BC">
      <w:pPr>
        <w:pStyle w:val="afffd"/>
        <w:rPr>
          <w:rtl/>
        </w:rPr>
      </w:pPr>
      <w:ins w:id="9809" w:author="מספור קטעי משנה" w:date="2026-10-06T06:45:30Z">
        <w:r>
          <w:rPr>
            <w:rStyle w:val="MisparKeta"/>
          </w:rPr>
          <w:t xml:space="preserve">א. </w:t>
        </w:r>
      </w:ins>
      <w:bookmarkStart w:id="80" w:name="_Toc119352865"/>
      <w:r w:rsidRPr="00AA6C2C">
        <w:rPr>
          <w:rtl/>
        </w:rPr>
        <w:t>ב</w:t>
      </w:r>
      <w:r w:rsidR="002F17BC" w:rsidRPr="00AA6C2C">
        <w:rPr>
          <w:rtl/>
        </w:rPr>
        <w:t>"</w:t>
      </w:r>
      <w:r w:rsidRPr="00AA6C2C">
        <w:rPr>
          <w:rtl/>
        </w:rPr>
        <w:t>ד של כהנים.</w:t>
      </w:r>
      <w:r w:rsidR="002F17BC" w:rsidRPr="00AA6C2C">
        <w:rPr>
          <w:rtl/>
        </w:rPr>
        <w:t>.</w:t>
      </w:r>
      <w:bookmarkEnd w:id="80"/>
    </w:p>
    <w:p w14:paraId="2F1B1E32" w14:textId="32D9CA77" w:rsidR="00AB7D20" w:rsidRPr="00C35A2C" w:rsidRDefault="00BD4EEB" w:rsidP="00AA6C2C">
      <w:pPr>
        <w:rPr>
          <w:rFonts w:ascii="Fb Fontext" w:hAnsi="Fb Fontext" w:cs="Guttman Vilna"/>
          <w:b/>
          <w:bCs/>
          <w:sz w:val="32"/>
          <w:rtl/>
        </w:rPr>
      </w:pPr>
      <w:r>
        <w:rPr>
          <w:rFonts w:ascii="Fb Fontext" w:hAnsi="Fb Fontext" w:cs="PFT_Frank"/>
          <w:b/>
          <w:bCs/>
          <w:sz w:val="32"/>
          <w:szCs w:val="14"/>
          <w:rtl/>
        </w:rPr>
        <w:t>אף</w:t>
      </w:r>
      <w:r w:rsidR="00AB7D20" w:rsidRPr="00C35A2C">
        <w:rPr>
          <w:rFonts w:ascii="Fb Fontext" w:hAnsi="Fb Fontext"/>
          <w:sz w:val="32"/>
          <w:rtl/>
        </w:rPr>
        <w:t xml:space="preserve"> משפחות מיוחסות בישראל, אם רצו עושין</w:t>
      </w:r>
      <w:r w:rsidR="00AB7D20" w:rsidRPr="00C35A2C">
        <w:rPr>
          <w:rFonts w:ascii="Fb Fontext" w:hAnsi="Fb Fontext" w:hint="cs"/>
          <w:sz w:val="32"/>
          <w:rtl/>
        </w:rPr>
        <w:t xml:space="preserve"> </w:t>
      </w:r>
      <w:r w:rsidR="002F17BC">
        <w:rPr>
          <w:rFonts w:ascii="Fb Fontext" w:hAnsi="Fb Fontext" w:hint="cs"/>
          <w:sz w:val="32"/>
          <w:rtl/>
        </w:rPr>
        <w:t>ככהנים</w:t>
      </w:r>
      <w:r w:rsidR="00AB7D20" w:rsidRPr="00C35A2C">
        <w:rPr>
          <w:rFonts w:ascii="Fb Fontext" w:hAnsi="Fb Fontext"/>
          <w:sz w:val="32"/>
          <w:rtl/>
        </w:rPr>
        <w:t>.</w:t>
      </w:r>
    </w:p>
    <w:p w14:paraId="0848CC3D" w14:textId="0634A2DB" w:rsidR="00E268F4" w:rsidRDefault="00AB7D20" w:rsidP="00AB7D20">
      <w:pPr>
        <w:rPr>
          <w:rFonts w:ascii="Fb Fontext" w:hAnsi="Fb Fontext"/>
          <w:sz w:val="32"/>
          <w:rtl/>
        </w:rPr>
      </w:pPr>
      <w:r w:rsidRPr="00AA6C2C">
        <w:rPr>
          <w:rStyle w:val="affffe"/>
          <w:rFonts w:hint="eastAsia"/>
          <w:rtl/>
        </w:rPr>
        <w:t>ו</w:t>
      </w:r>
      <w:r w:rsidR="002F17BC" w:rsidRPr="00AA6C2C">
        <w:rPr>
          <w:rStyle w:val="affffe"/>
          <w:rFonts w:hint="eastAsia"/>
          <w:rtl/>
        </w:rPr>
        <w:t>דתניא</w:t>
      </w:r>
      <w:r w:rsidR="002F17BC" w:rsidRPr="00AA6C2C">
        <w:rPr>
          <w:rStyle w:val="affffe"/>
          <w:rtl/>
        </w:rPr>
        <w:t>:</w:t>
      </w:r>
      <w:r w:rsidR="002F17BC">
        <w:rPr>
          <w:rFonts w:ascii="Fb Fontext" w:hAnsi="Fb Fontext" w:hint="cs"/>
          <w:sz w:val="32"/>
          <w:rtl/>
        </w:rPr>
        <w:t xml:space="preserve"> בת ישראל לכהן ובת כהן לישראל </w:t>
      </w:r>
      <w:r w:rsidR="00D01146">
        <w:rPr>
          <w:rStyle w:val="afffff0"/>
          <w:rFonts w:hint="cs"/>
          <w:rtl/>
        </w:rPr>
        <w:t>משמע רק ב</w:t>
      </w:r>
      <w:r w:rsidR="002F17BC" w:rsidRPr="00AA6C2C">
        <w:rPr>
          <w:rStyle w:val="afffff0"/>
          <w:rFonts w:hint="eastAsia"/>
          <w:rtl/>
        </w:rPr>
        <w:t>צד</w:t>
      </w:r>
      <w:r w:rsidR="002F17BC" w:rsidRPr="00AA6C2C">
        <w:rPr>
          <w:rStyle w:val="afffff0"/>
          <w:rtl/>
        </w:rPr>
        <w:t xml:space="preserve"> </w:t>
      </w:r>
      <w:r w:rsidR="002F17BC" w:rsidRPr="00AA6C2C">
        <w:rPr>
          <w:rStyle w:val="afffff0"/>
          <w:rFonts w:hint="eastAsia"/>
          <w:rtl/>
        </w:rPr>
        <w:t>כהונה</w:t>
      </w:r>
      <w:r w:rsidR="00E268F4">
        <w:rPr>
          <w:rStyle w:val="afffff0"/>
          <w:rtl/>
        </w:rPr>
        <w:t>,</w:t>
      </w:r>
    </w:p>
    <w:p w14:paraId="1C15C596" w14:textId="68D32BEB" w:rsidR="006F15F4" w:rsidRDefault="002F17BC" w:rsidP="006F15F4">
      <w:pPr>
        <w:rPr>
          <w:rFonts w:ascii="FrankRuehl" w:hAnsi="FrankRuehl"/>
          <w:rtl/>
        </w:rPr>
      </w:pPr>
      <w:r w:rsidRPr="00AA6C2C">
        <w:rPr>
          <w:rStyle w:val="affffe"/>
          <w:rFonts w:hint="eastAsia"/>
          <w:rtl/>
        </w:rPr>
        <w:t>היינו</w:t>
      </w:r>
      <w:r w:rsidRPr="00AA6C2C">
        <w:rPr>
          <w:rStyle w:val="affffe"/>
          <w:rtl/>
        </w:rPr>
        <w:t>:</w:t>
      </w:r>
      <w:r>
        <w:rPr>
          <w:rFonts w:hint="cs"/>
          <w:rtl/>
        </w:rPr>
        <w:t xml:space="preserve"> </w:t>
      </w:r>
      <w:r w:rsidR="00AB7D20" w:rsidRPr="00CA108A">
        <w:rPr>
          <w:rFonts w:cs="PFT_Frank" w:hint="eastAsia"/>
          <w:b/>
          <w:bCs/>
          <w:szCs w:val="14"/>
          <w:rtl/>
        </w:rPr>
        <w:t>לא</w:t>
      </w:r>
      <w:r w:rsidR="00AB7D20" w:rsidRPr="00CA108A">
        <w:rPr>
          <w:rFonts w:cs="PFT_Frank"/>
          <w:b/>
          <w:bCs/>
          <w:szCs w:val="14"/>
          <w:rtl/>
        </w:rPr>
        <w:t xml:space="preserve"> </w:t>
      </w:r>
      <w:r w:rsidR="00AB7D20" w:rsidRPr="00CA108A">
        <w:rPr>
          <w:rFonts w:cs="PFT_Frank" w:hint="eastAsia"/>
          <w:b/>
          <w:bCs/>
          <w:szCs w:val="14"/>
          <w:rtl/>
        </w:rPr>
        <w:t>רק</w:t>
      </w:r>
      <w:r w:rsidR="00AB7D20" w:rsidRPr="00C35A2C">
        <w:rPr>
          <w:rFonts w:hint="cs"/>
          <w:rtl/>
        </w:rPr>
        <w:t xml:space="preserve"> בת ישראל לישראל</w:t>
      </w:r>
      <w:r>
        <w:rPr>
          <w:rFonts w:hint="cs"/>
          <w:rtl/>
        </w:rPr>
        <w:t>,</w:t>
      </w:r>
      <w:r w:rsidR="00AB7D20" w:rsidRPr="00C35A2C">
        <w:rPr>
          <w:rFonts w:hint="cs"/>
          <w:rtl/>
        </w:rPr>
        <w:t xml:space="preserve"> </w:t>
      </w:r>
      <w:r w:rsidR="00AB7D20" w:rsidRPr="00CA108A">
        <w:rPr>
          <w:rFonts w:cs="PFT_Frank" w:hint="eastAsia"/>
          <w:b/>
          <w:bCs/>
          <w:szCs w:val="14"/>
          <w:rtl/>
        </w:rPr>
        <w:t>אלא</w:t>
      </w:r>
      <w:r w:rsidR="00AB7D20" w:rsidRPr="00CA108A">
        <w:rPr>
          <w:rFonts w:cs="PFT_Frank"/>
          <w:b/>
          <w:bCs/>
          <w:szCs w:val="14"/>
          <w:rtl/>
        </w:rPr>
        <w:t xml:space="preserve"> </w:t>
      </w:r>
      <w:r w:rsidR="00BD4EEB">
        <w:rPr>
          <w:rFonts w:cs="PFT_Frank" w:hint="eastAsia"/>
          <w:b/>
          <w:bCs/>
          <w:szCs w:val="14"/>
          <w:rtl/>
        </w:rPr>
        <w:t>אף</w:t>
      </w:r>
      <w:r w:rsidR="00AB7D20" w:rsidRPr="00C35A2C">
        <w:rPr>
          <w:rFonts w:hint="cs"/>
          <w:rtl/>
        </w:rPr>
        <w:t xml:space="preserve"> בת ישראל לכהן.</w:t>
      </w:r>
      <w:r>
        <w:rPr>
          <w:rFonts w:hint="cs"/>
          <w:rtl/>
        </w:rPr>
        <w:t>.</w:t>
      </w:r>
    </w:p>
    <w:p w14:paraId="56D541DB" w14:textId="39556523" w:rsidR="00AB7D20" w:rsidRDefault="00AB7D20" w:rsidP="003156E1">
      <w:pPr>
        <w:pStyle w:val="aff9"/>
        <w:rPr>
          <w:rtl/>
        </w:rPr>
      </w:pPr>
      <w:r w:rsidRPr="003156E1">
        <w:rPr>
          <w:rFonts w:ascii="FrankRuehl" w:hAnsi="FrankRuehl" w:hint="cs"/>
          <w:rtl/>
        </w:rPr>
        <w:t>׹</w:t>
      </w:r>
    </w:p>
    <w:p w14:paraId="63C97174" w14:textId="2162065C" w:rsidR="00AB7D20" w:rsidRDefault="00AB7D20" w:rsidP="00CF473C">
      <w:pPr>
        <w:pStyle w:val="afffff4"/>
        <w:rPr>
          <w:rtl/>
        </w:rPr>
      </w:pPr>
      <w:ins w:id="9810" w:author="מספור קטעי משנה" w:date="2026-10-06T06:45:30Z">
        <w:r>
          <w:rPr>
            <w:rStyle w:val="MisparKeta"/>
          </w:rPr>
          <w:t xml:space="preserve">ב. </w:t>
        </w:r>
      </w:ins>
      <w:bookmarkStart w:id="81" w:name="_Toc119352866"/>
      <w:r w:rsidRPr="00C35A2C">
        <w:rPr>
          <w:rtl/>
        </w:rPr>
        <w:t>הנושא אשה ולא מצא בתולים</w:t>
      </w:r>
      <w:r w:rsidR="001C4622">
        <w:rPr>
          <w:rFonts w:hint="cs"/>
          <w:rtl/>
        </w:rPr>
        <w:t>:</w:t>
      </w:r>
      <w:bookmarkEnd w:id="81"/>
    </w:p>
    <w:p>
      <w:pPr>
        <w:pStyle w:val="MishnaBatzad"/>
        <w:rPr>
          <w:ins w:id="20368" w:author="קלוד" w:date="2026-10-06T10:09:07Z"/>
        </w:rPr>
      </w:pPr>
      <w:ins w:id="20367" w:author="קלוד" w:date="2026-10-06T10:09:07Z">
        <w:r>
          <w:t xml:space="preserve">משנה ו</w:t>
        </w:r>
      </w:ins>
    </w:p>
    <w:p w14:paraId="52DFB2D8" w14:textId="7AA781CB" w:rsidR="00AB7D20" w:rsidRDefault="00AB7D20" w:rsidP="001C4622">
      <w:pPr>
        <w:pStyle w:val="afff5"/>
        <w:rPr>
          <w:b/>
          <w:rtl/>
        </w:rPr>
      </w:pPr>
      <w:r w:rsidRPr="00C35A2C">
        <w:rPr>
          <w:b/>
          <w:rtl/>
        </w:rPr>
        <w:t xml:space="preserve">היא </w:t>
      </w:r>
      <w:r w:rsidR="001C4622">
        <w:rPr>
          <w:rFonts w:hint="cs"/>
          <w:b/>
          <w:rtl/>
        </w:rPr>
        <w:t>'</w:t>
      </w:r>
      <w:r w:rsidRPr="00C35A2C">
        <w:rPr>
          <w:b/>
          <w:rtl/>
        </w:rPr>
        <w:t>משארסתני נאנסתי</w:t>
      </w:r>
      <w:r w:rsidR="001C4622">
        <w:rPr>
          <w:rFonts w:hint="cs"/>
          <w:b/>
          <w:rtl/>
        </w:rPr>
        <w:t>'</w:t>
      </w:r>
      <w:r w:rsidRPr="00C35A2C">
        <w:rPr>
          <w:b/>
          <w:rtl/>
        </w:rPr>
        <w:t xml:space="preserve"> הוא </w:t>
      </w:r>
      <w:r w:rsidR="001C4622">
        <w:rPr>
          <w:rFonts w:hint="cs"/>
          <w:b/>
          <w:rtl/>
        </w:rPr>
        <w:t>'</w:t>
      </w:r>
      <w:r w:rsidRPr="00C35A2C">
        <w:rPr>
          <w:b/>
          <w:rtl/>
        </w:rPr>
        <w:t>ל</w:t>
      </w:r>
      <w:r w:rsidR="001C4622">
        <w:rPr>
          <w:rFonts w:hint="cs"/>
          <w:b/>
          <w:rtl/>
        </w:rPr>
        <w:t>פני</w:t>
      </w:r>
      <w:r w:rsidRPr="00C35A2C">
        <w:rPr>
          <w:b/>
          <w:rtl/>
        </w:rPr>
        <w:t xml:space="preserve"> </w:t>
      </w:r>
      <w:r w:rsidR="001C4622">
        <w:rPr>
          <w:rFonts w:hint="cs"/>
          <w:b/>
          <w:rtl/>
        </w:rPr>
        <w:t>ש</w:t>
      </w:r>
      <w:r w:rsidRPr="00C35A2C">
        <w:rPr>
          <w:b/>
          <w:rtl/>
        </w:rPr>
        <w:t>ארסתיך ומקחי טעות</w:t>
      </w:r>
      <w:r w:rsidR="001C4622">
        <w:rPr>
          <w:rFonts w:hint="cs"/>
          <w:b/>
          <w:rtl/>
        </w:rPr>
        <w:t>'</w:t>
      </w:r>
      <w:r w:rsidRPr="00C35A2C">
        <w:rPr>
          <w:b/>
          <w:rtl/>
        </w:rPr>
        <w:t>,</w:t>
      </w:r>
    </w:p>
    <w:p w14:paraId="5EF8F521" w14:textId="39F171B9" w:rsidR="00AB7D20" w:rsidRDefault="001C4622" w:rsidP="00AA6C2C">
      <w:pPr>
        <w:pStyle w:val="afff5"/>
        <w:rPr>
          <w:rtl/>
        </w:rPr>
      </w:pPr>
      <w:r>
        <w:rPr>
          <w:rStyle w:val="TanaimMishna"/>
          <w:rFonts w:hint="cs"/>
          <w:rtl/>
          <w:rPrChange w:id="20016" w:author="קלוד" w:date="2026-10-06T10:09:07Z">
            <w:rPr>
              <w:rStyle w:val="affffe"/>
              <w:rFonts w:hint="cs"/>
              <w:rtl/>
            </w:rPr>
          </w:rPrChange>
        </w:rPr>
        <w:t>ר</w:t>
      </w:r>
      <w:r w:rsidRPr="00AA6C2C">
        <w:rPr>
          <w:rStyle w:val="TanaimMishna"/>
          <w:rtl/>
          <w:rPrChange w:id="20017" w:author="קלוד" w:date="2026-10-06T10:09:07Z">
            <w:rPr>
              <w:rStyle w:val="affffe"/>
              <w:rtl/>
            </w:rPr>
          </w:rPrChange>
        </w:rPr>
        <w:t>"</w:t>
      </w:r>
      <w:r w:rsidR="00AB7D20" w:rsidRPr="00AA6C2C">
        <w:rPr>
          <w:rStyle w:val="TanaimMishna"/>
          <w:rtl/>
          <w:rPrChange w:id="20018" w:author="קלוד" w:date="2026-10-06T10:09:07Z">
            <w:rPr>
              <w:rStyle w:val="affffe"/>
              <w:rtl/>
            </w:rPr>
          </w:rPrChange>
        </w:rPr>
        <w:t>ג ור</w:t>
      </w:r>
      <w:r w:rsidRPr="00AA6C2C">
        <w:rPr>
          <w:rStyle w:val="TanaimMishna"/>
          <w:rtl/>
          <w:rPrChange w:id="20019" w:author="קלוד" w:date="2026-10-06T10:09:07Z">
            <w:rPr>
              <w:rStyle w:val="affffe"/>
              <w:rtl/>
            </w:rPr>
          </w:rPrChange>
        </w:rPr>
        <w:t>"</w:t>
      </w:r>
      <w:r w:rsidR="00AB7D20" w:rsidRPr="00AA6C2C">
        <w:rPr>
          <w:rStyle w:val="TanaimMishna"/>
          <w:rtl/>
          <w:rPrChange w:id="20020" w:author="קלוד" w:date="2026-10-06T10:09:07Z">
            <w:rPr>
              <w:rStyle w:val="affffe"/>
              <w:rtl/>
            </w:rPr>
          </w:rPrChange>
        </w:rPr>
        <w:t xml:space="preserve">א: </w:t>
      </w:r>
      <w:r w:rsidR="00AB7D20" w:rsidRPr="00C35A2C">
        <w:rPr>
          <w:b/>
          <w:rtl/>
        </w:rPr>
        <w:t>נאמנת</w:t>
      </w:r>
      <w:r>
        <w:rPr>
          <w:rFonts w:hint="cs"/>
          <w:b/>
          <w:rtl/>
        </w:rPr>
        <w:t xml:space="preserve">, </w:t>
      </w:r>
      <w:r>
        <w:rPr>
          <w:rStyle w:val="TanaimMishna"/>
          <w:rFonts w:hint="cs"/>
          <w:rtl/>
          <w:rPrChange w:id="20021" w:author="קלוד" w:date="2026-10-06T10:09:07Z">
            <w:rPr>
              <w:rStyle w:val="affffe"/>
              <w:rFonts w:hint="cs"/>
              <w:rtl/>
            </w:rPr>
          </w:rPrChange>
        </w:rPr>
        <w:t xml:space="preserve">         </w:t>
      </w:r>
      <w:r w:rsidR="00AB7D20" w:rsidRPr="00AA6C2C">
        <w:rPr>
          <w:rStyle w:val="TanaimMishna"/>
          <w:rtl/>
          <w:rPrChange w:id="20022" w:author="קלוד" w:date="2026-10-06T10:09:07Z">
            <w:rPr>
              <w:rStyle w:val="affffe"/>
              <w:rtl/>
            </w:rPr>
          </w:rPrChange>
        </w:rPr>
        <w:t>ריה</w:t>
      </w:r>
      <w:r w:rsidRPr="00AA6C2C">
        <w:rPr>
          <w:rStyle w:val="TanaimMishna"/>
          <w:rtl/>
          <w:rPrChange w:id="20023" w:author="קלוד" w:date="2026-10-06T10:09:07Z">
            <w:rPr>
              <w:rStyle w:val="affffe"/>
              <w:rtl/>
            </w:rPr>
          </w:rPrChange>
        </w:rPr>
        <w:t>"</w:t>
      </w:r>
      <w:r w:rsidR="00AB7D20" w:rsidRPr="00AA6C2C">
        <w:rPr>
          <w:rStyle w:val="TanaimMishna"/>
          <w:rtl/>
          <w:rPrChange w:id="20024" w:author="קלוד" w:date="2026-10-06T10:09:07Z">
            <w:rPr>
              <w:rStyle w:val="affffe"/>
              <w:rtl/>
            </w:rPr>
          </w:rPrChange>
        </w:rPr>
        <w:t>ו:</w:t>
      </w:r>
      <w:r w:rsidR="00AB7D20" w:rsidRPr="00C35A2C">
        <w:rPr>
          <w:b/>
          <w:rtl/>
        </w:rPr>
        <w:t xml:space="preserve"> בחזקת בעולה עד שלא תתארס</w:t>
      </w:r>
      <w:r>
        <w:rPr>
          <w:rFonts w:hint="cs"/>
          <w:b/>
          <w:rtl/>
        </w:rPr>
        <w:t>.</w:t>
      </w:r>
    </w:p>
    <w:p w14:paraId="22277862" w14:textId="77777777" w:rsidR="00E268F4" w:rsidRPr="006D5126" w:rsidRDefault="001C4622" w:rsidP="00F1680A">
      <w:pPr>
        <w:pStyle w:val="affffb"/>
        <w:rPr>
          <w:spacing w:val="0"/>
          <w:rtl/>
        </w:rPr>
      </w:pPr>
      <w:bookmarkStart w:id="82" w:name="_Toc119352867"/>
      <w:r w:rsidRPr="006D5126">
        <w:rPr>
          <w:rFonts w:hint="cs"/>
          <w:spacing w:val="0"/>
          <w:rtl/>
        </w:rPr>
        <w:t>'</w:t>
      </w:r>
      <w:r w:rsidR="00AB7D20" w:rsidRPr="006D5126">
        <w:rPr>
          <w:spacing w:val="0"/>
          <w:rtl/>
        </w:rPr>
        <w:t>מנה לי בידך</w:t>
      </w:r>
      <w:r w:rsidRPr="006D5126">
        <w:rPr>
          <w:rFonts w:hint="cs"/>
          <w:spacing w:val="0"/>
          <w:rtl/>
        </w:rPr>
        <w:t>'</w:t>
      </w:r>
      <w:r w:rsidR="00AB7D20" w:rsidRPr="006D5126">
        <w:rPr>
          <w:spacing w:val="0"/>
          <w:rtl/>
        </w:rPr>
        <w:t xml:space="preserve"> והלה </w:t>
      </w:r>
      <w:r w:rsidRPr="006D5126">
        <w:rPr>
          <w:rFonts w:hint="cs"/>
          <w:spacing w:val="0"/>
          <w:rtl/>
        </w:rPr>
        <w:t>'</w:t>
      </w:r>
      <w:r w:rsidR="00AB7D20" w:rsidRPr="006D5126">
        <w:rPr>
          <w:spacing w:val="0"/>
          <w:rtl/>
        </w:rPr>
        <w:t>איני יודע</w:t>
      </w:r>
      <w:r w:rsidRPr="006D5126">
        <w:rPr>
          <w:rFonts w:hint="cs"/>
          <w:spacing w:val="0"/>
          <w:rtl/>
        </w:rPr>
        <w:t xml:space="preserve">' </w:t>
      </w:r>
      <w:r w:rsidRPr="006D5126">
        <w:rPr>
          <w:rStyle w:val="afffff0"/>
          <w:rFonts w:cs="PFT_Frank"/>
          <w:spacing w:val="0"/>
          <w:rtl/>
        </w:rPr>
        <w:t>[</w:t>
      </w:r>
      <w:r w:rsidRPr="006D5126">
        <w:rPr>
          <w:rStyle w:val="afffff0"/>
          <w:rFonts w:cs="PFT_Frank" w:hint="eastAsia"/>
          <w:spacing w:val="0"/>
          <w:rtl/>
        </w:rPr>
        <w:t>ואם</w:t>
      </w:r>
      <w:r w:rsidRPr="006D5126">
        <w:rPr>
          <w:rStyle w:val="afffff0"/>
          <w:rFonts w:cs="PFT_Frank"/>
          <w:spacing w:val="0"/>
          <w:rtl/>
        </w:rPr>
        <w:t xml:space="preserve"> משנתינו </w:t>
      </w:r>
      <w:r w:rsidRPr="006D5126">
        <w:rPr>
          <w:rStyle w:val="afffff0"/>
          <w:rFonts w:cs="PFT_Frank" w:hint="eastAsia"/>
          <w:spacing w:val="0"/>
          <w:rtl/>
        </w:rPr>
        <w:t>כמו</w:t>
      </w:r>
      <w:r w:rsidR="00D01146" w:rsidRPr="006D5126">
        <w:rPr>
          <w:rStyle w:val="afffff0"/>
          <w:rFonts w:cs="PFT_Frank" w:hint="cs"/>
          <w:spacing w:val="0"/>
          <w:rtl/>
        </w:rPr>
        <w:t>ת</w:t>
      </w:r>
      <w:r w:rsidRPr="006D5126">
        <w:rPr>
          <w:rStyle w:val="afffff0"/>
          <w:rFonts w:cs="PFT_Frank" w:hint="eastAsia"/>
          <w:spacing w:val="0"/>
          <w:rtl/>
        </w:rPr>
        <w:t>ה</w:t>
      </w:r>
      <w:r w:rsidRPr="006D5126">
        <w:rPr>
          <w:rStyle w:val="afffff0"/>
          <w:rFonts w:cs="PFT_Frank"/>
          <w:spacing w:val="0"/>
          <w:rtl/>
        </w:rPr>
        <w:t>]</w:t>
      </w:r>
      <w:r w:rsidR="00E268F4" w:rsidRPr="006D5126">
        <w:rPr>
          <w:spacing w:val="0"/>
          <w:rtl/>
        </w:rPr>
        <w:t>,</w:t>
      </w:r>
      <w:bookmarkEnd w:id="82"/>
    </w:p>
    <w:p w14:paraId="3F18C770" w14:textId="6BCFE8EB" w:rsidR="00AB7D20" w:rsidRPr="00C35A2C" w:rsidRDefault="00AB7D20" w:rsidP="00AB7D20">
      <w:pPr>
        <w:rPr>
          <w:rFonts w:ascii="Fb Fontext" w:hAnsi="Fb Fontext"/>
          <w:rtl/>
        </w:rPr>
      </w:pPr>
      <w:r w:rsidRPr="00AA6C2C">
        <w:rPr>
          <w:rStyle w:val="affffe"/>
          <w:rFonts w:hint="eastAsia"/>
          <w:rtl/>
        </w:rPr>
        <w:t>ר</w:t>
      </w:r>
      <w:r w:rsidRPr="00AA6C2C">
        <w:rPr>
          <w:rStyle w:val="affffe"/>
          <w:rtl/>
        </w:rPr>
        <w:t>"</w:t>
      </w:r>
      <w:r w:rsidRPr="00AA6C2C">
        <w:rPr>
          <w:rStyle w:val="affffe"/>
          <w:rFonts w:hint="eastAsia"/>
          <w:rtl/>
        </w:rPr>
        <w:t>י</w:t>
      </w:r>
      <w:r w:rsidRPr="00AA6C2C">
        <w:rPr>
          <w:rStyle w:val="affffe"/>
          <w:rtl/>
        </w:rPr>
        <w:t xml:space="preserve"> </w:t>
      </w:r>
      <w:r w:rsidRPr="00AA6C2C">
        <w:rPr>
          <w:rStyle w:val="affffe"/>
          <w:rFonts w:hint="eastAsia"/>
          <w:rtl/>
        </w:rPr>
        <w:t>ור</w:t>
      </w:r>
      <w:r w:rsidRPr="00AA6C2C">
        <w:rPr>
          <w:rStyle w:val="affffe"/>
          <w:rtl/>
        </w:rPr>
        <w:t>"</w:t>
      </w:r>
      <w:r w:rsidRPr="00AA6C2C">
        <w:rPr>
          <w:rStyle w:val="affffe"/>
          <w:rFonts w:hint="eastAsia"/>
          <w:rtl/>
        </w:rPr>
        <w:t>ה</w:t>
      </w:r>
      <w:r w:rsidRPr="00AA6C2C">
        <w:rPr>
          <w:rStyle w:val="affffe"/>
          <w:rtl/>
        </w:rPr>
        <w:t>:</w:t>
      </w:r>
      <w:r w:rsidRPr="00C35A2C">
        <w:rPr>
          <w:rFonts w:ascii="Fb Fontext" w:hAnsi="Fb Fontext"/>
          <w:sz w:val="32"/>
          <w:rtl/>
        </w:rPr>
        <w:t xml:space="preserve"> </w:t>
      </w:r>
      <w:r w:rsidRPr="00CA108A">
        <w:rPr>
          <w:rFonts w:ascii="Fb Fontext" w:hAnsi="Fb Fontext" w:cs="PFT_Frank"/>
          <w:b/>
          <w:bCs/>
          <w:sz w:val="32"/>
          <w:szCs w:val="14"/>
          <w:rtl/>
        </w:rPr>
        <w:t>חייב</w:t>
      </w:r>
      <w:r w:rsidRPr="00C35A2C">
        <w:rPr>
          <w:rFonts w:ascii="Fb Fontext" w:hAnsi="Fb Fontext"/>
          <w:sz w:val="32"/>
          <w:rtl/>
        </w:rPr>
        <w:t>,</w:t>
      </w:r>
      <w:r w:rsidRPr="00C35A2C">
        <w:rPr>
          <w:rFonts w:ascii="Fb Fontext" w:hAnsi="Fb Fontext" w:hint="cs"/>
          <w:sz w:val="32"/>
          <w:rtl/>
        </w:rPr>
        <w:t xml:space="preserve"> ברי ושמא ברי עדיף</w:t>
      </w:r>
      <w:r w:rsidR="001C4622">
        <w:rPr>
          <w:rFonts w:ascii="Fb Fontext" w:hAnsi="Fb Fontext" w:hint="cs"/>
          <w:sz w:val="32"/>
          <w:rtl/>
        </w:rPr>
        <w:t>,</w:t>
      </w:r>
    </w:p>
    <w:p w14:paraId="34A7DFD1" w14:textId="1D63A332" w:rsidR="00AB7D20" w:rsidRPr="00C35A2C" w:rsidRDefault="00AB7D20" w:rsidP="00AB7D20">
      <w:pPr>
        <w:rPr>
          <w:rFonts w:ascii="Fb Fontext" w:hAnsi="Fb Fontext" w:cs="Guttman Vilna"/>
          <w:b/>
          <w:bCs/>
          <w:rtl/>
        </w:rPr>
      </w:pPr>
      <w:r w:rsidRPr="00AA6C2C">
        <w:rPr>
          <w:rStyle w:val="affffe"/>
          <w:rtl/>
        </w:rPr>
        <w:t>ר"</w:t>
      </w:r>
      <w:r w:rsidRPr="00AA6C2C">
        <w:rPr>
          <w:rStyle w:val="affffe"/>
          <w:rFonts w:hint="eastAsia"/>
          <w:rtl/>
        </w:rPr>
        <w:t>נ</w:t>
      </w:r>
      <w:r w:rsidRPr="00AA6C2C">
        <w:rPr>
          <w:rStyle w:val="affffe"/>
          <w:rtl/>
        </w:rPr>
        <w:t xml:space="preserve"> </w:t>
      </w:r>
      <w:r w:rsidRPr="00AA6C2C">
        <w:rPr>
          <w:rStyle w:val="affffe"/>
          <w:rFonts w:hint="eastAsia"/>
          <w:rtl/>
        </w:rPr>
        <w:t>ורי</w:t>
      </w:r>
      <w:r w:rsidRPr="00AA6C2C">
        <w:rPr>
          <w:rStyle w:val="affffe"/>
          <w:rtl/>
        </w:rPr>
        <w:t>"</w:t>
      </w:r>
      <w:r w:rsidRPr="00AA6C2C">
        <w:rPr>
          <w:rStyle w:val="affffe"/>
          <w:rFonts w:hint="eastAsia"/>
          <w:rtl/>
        </w:rPr>
        <w:t>ו</w:t>
      </w:r>
      <w:r w:rsidRPr="00CA108A">
        <w:rPr>
          <w:rFonts w:ascii="Fb Fontext" w:hAnsi="Fb Fontext" w:cs="PFT_Frank"/>
          <w:b/>
          <w:bCs/>
          <w:szCs w:val="14"/>
          <w:rtl/>
        </w:rPr>
        <w:t>:</w:t>
      </w:r>
      <w:r w:rsidRPr="00C35A2C">
        <w:rPr>
          <w:rFonts w:ascii="Fb Fontext" w:hAnsi="Fb Fontext"/>
          <w:rtl/>
        </w:rPr>
        <w:t xml:space="preserve"> </w:t>
      </w:r>
      <w:r w:rsidRPr="00CA108A">
        <w:rPr>
          <w:rFonts w:ascii="Fb Fontext" w:hAnsi="Fb Fontext" w:cs="PFT_Frank"/>
          <w:b/>
          <w:bCs/>
          <w:szCs w:val="14"/>
          <w:rtl/>
        </w:rPr>
        <w:t>פטור</w:t>
      </w:r>
      <w:r w:rsidR="001C4622">
        <w:rPr>
          <w:rFonts w:ascii="Fb Fontext" w:hAnsi="Fb Fontext" w:hint="cs"/>
          <w:rtl/>
        </w:rPr>
        <w:t>,</w:t>
      </w:r>
      <w:r w:rsidRPr="00C35A2C">
        <w:rPr>
          <w:rFonts w:ascii="Fb Fontext" w:hAnsi="Fb Fontext" w:hint="cs"/>
          <w:rtl/>
        </w:rPr>
        <w:t xml:space="preserve"> אוקי </w:t>
      </w:r>
      <w:r>
        <w:rPr>
          <w:rFonts w:ascii="Fb Fontext" w:hAnsi="Fb Fontext" w:hint="cs"/>
          <w:rtl/>
        </w:rPr>
        <w:t>ממו</w:t>
      </w:r>
      <w:r w:rsidR="001C4622">
        <w:rPr>
          <w:rFonts w:ascii="Fb Fontext" w:hAnsi="Fb Fontext" w:hint="cs"/>
          <w:rtl/>
        </w:rPr>
        <w:t>נא</w:t>
      </w:r>
      <w:r w:rsidRPr="00C35A2C">
        <w:rPr>
          <w:rFonts w:ascii="Fb Fontext" w:hAnsi="Fb Fontext" w:hint="cs"/>
          <w:rtl/>
        </w:rPr>
        <w:t xml:space="preserve"> בחזקת מריה</w:t>
      </w:r>
      <w:r w:rsidR="001C4622">
        <w:rPr>
          <w:rFonts w:ascii="Fb Fontext" w:hAnsi="Fb Fontext" w:hint="cs"/>
          <w:rtl/>
        </w:rPr>
        <w:t>.</w:t>
      </w:r>
    </w:p>
    <w:p w14:paraId="27421D62" w14:textId="6FC5BF1A" w:rsidR="00AB7D20" w:rsidRPr="00C54C7E" w:rsidRDefault="00AB7D20" w:rsidP="00AB7D20">
      <w:pPr>
        <w:rPr>
          <w:rStyle w:val="afffe"/>
          <w:rtl/>
        </w:rPr>
      </w:pPr>
      <w:r w:rsidRPr="00AA6C2C">
        <w:rPr>
          <w:rStyle w:val="affffe"/>
          <w:rtl/>
        </w:rPr>
        <w:t>א</w:t>
      </w:r>
      <w:r w:rsidR="001C4622" w:rsidRPr="00AA6C2C">
        <w:rPr>
          <w:rStyle w:val="affffe"/>
          <w:rFonts w:hint="eastAsia"/>
          <w:rtl/>
        </w:rPr>
        <w:t>בל</w:t>
      </w:r>
      <w:r w:rsidR="001C4622" w:rsidRPr="00AA6C2C">
        <w:rPr>
          <w:rStyle w:val="affffe"/>
          <w:rtl/>
        </w:rPr>
        <w:t xml:space="preserve"> </w:t>
      </w:r>
      <w:r w:rsidR="001C4622" w:rsidRPr="00AA6C2C">
        <w:rPr>
          <w:rStyle w:val="affffe"/>
          <w:rFonts w:hint="eastAsia"/>
          <w:rtl/>
        </w:rPr>
        <w:t>אין</w:t>
      </w:r>
      <w:r w:rsidR="001C4622" w:rsidRPr="00AA6C2C">
        <w:rPr>
          <w:rStyle w:val="affffe"/>
          <w:rtl/>
        </w:rPr>
        <w:t xml:space="preserve"> </w:t>
      </w:r>
      <w:r w:rsidR="001C4622" w:rsidRPr="00AA6C2C">
        <w:rPr>
          <w:rStyle w:val="affffe"/>
          <w:rFonts w:hint="eastAsia"/>
          <w:rtl/>
        </w:rPr>
        <w:t>להוכיח</w:t>
      </w:r>
      <w:r w:rsidR="001C4622" w:rsidRPr="00AA6C2C">
        <w:rPr>
          <w:rStyle w:val="affffe"/>
          <w:rtl/>
        </w:rPr>
        <w:t>:</w:t>
      </w:r>
      <w:r w:rsidRPr="00C54C7E">
        <w:rPr>
          <w:rStyle w:val="afffe"/>
          <w:rtl/>
        </w:rPr>
        <w:t xml:space="preserve"> ד</w:t>
      </w:r>
      <w:r w:rsidR="001C4622" w:rsidRPr="00C54C7E">
        <w:rPr>
          <w:rStyle w:val="afffe"/>
          <w:rFonts w:hint="cs"/>
          <w:rtl/>
        </w:rPr>
        <w:t>מ</w:t>
      </w:r>
      <w:r w:rsidRPr="00C54C7E">
        <w:rPr>
          <w:rStyle w:val="afffe"/>
          <w:rtl/>
        </w:rPr>
        <w:t>שמואל היא</w:t>
      </w:r>
      <w:r w:rsidR="001C4622" w:rsidRPr="00C54C7E">
        <w:rPr>
          <w:rStyle w:val="afffe"/>
          <w:rFonts w:hint="cs"/>
          <w:rtl/>
        </w:rPr>
        <w:t xml:space="preserve"> </w:t>
      </w:r>
      <w:r w:rsidR="001C4622" w:rsidRPr="00AA6C2C">
        <w:rPr>
          <w:rStyle w:val="afffff0"/>
          <w:rtl/>
        </w:rPr>
        <w:t>[</w:t>
      </w:r>
      <w:r>
        <w:rPr>
          <w:rStyle w:val="afffff0"/>
          <w:rFonts w:hint="cs"/>
          <w:rtl/>
        </w:rPr>
        <w:t xml:space="preserve">למד </w:t>
      </w:r>
      <w:r>
        <w:rPr>
          <w:rStyle w:val="affffe"/>
          <w:rFonts w:hint="cs"/>
          <w:rtl/>
          <w:rPrChange w:id="9039" w:author="מנוע אמוראים" w:date="2026-10-05T16:41:40Z">
            <w:rPr>
              <w:rStyle w:val="afffff0"/>
              <w:rFonts w:hint="cs"/>
              <w:rtl/>
            </w:rPr>
          </w:rPrChange>
        </w:rPr>
        <w:t xml:space="preserve">ר"י</w:t>
      </w:r>
      <w:r>
        <w:rPr>
          <w:rStyle w:val="afffff0"/>
          <w:rFonts w:hint="cs"/>
          <w:rtl/>
        </w:rPr>
        <w:t xml:space="preserve"> </w:t>
      </w:r>
      <w:r w:rsidR="001C4622" w:rsidRPr="00AA6C2C">
        <w:rPr>
          <w:rStyle w:val="afffff0"/>
          <w:rFonts w:hint="eastAsia"/>
          <w:rtl/>
        </w:rPr>
        <w:t>דחייב</w:t>
      </w:r>
      <w:r w:rsidR="001C4622" w:rsidRPr="00AA6C2C">
        <w:rPr>
          <w:rStyle w:val="afffff0"/>
          <w:rtl/>
        </w:rPr>
        <w:t>]</w:t>
      </w:r>
      <w:r w:rsidR="001C4622">
        <w:rPr>
          <w:rStyle w:val="afffff0"/>
          <w:rFonts w:hint="cs"/>
          <w:rtl/>
        </w:rPr>
        <w:t>,</w:t>
      </w:r>
    </w:p>
    <w:p w14:paraId="66EA2B1B" w14:textId="69E95C7D" w:rsidR="00AB7D20" w:rsidRDefault="00D01146" w:rsidP="00AA6C2C">
      <w:pPr>
        <w:ind w:left="0" w:firstLine="0"/>
        <w:rPr>
          <w:rtl/>
        </w:rPr>
      </w:pPr>
      <w:r>
        <w:rPr>
          <w:rStyle w:val="affffe"/>
          <w:rFonts w:hint="cs"/>
          <w:rtl/>
        </w:rPr>
        <w:t>ש</w:t>
      </w:r>
      <w:r w:rsidR="001C4622">
        <w:rPr>
          <w:rStyle w:val="affffe"/>
          <w:rFonts w:hint="cs"/>
          <w:rtl/>
        </w:rPr>
        <w:t xml:space="preserve">אמר </w:t>
      </w:r>
      <w:r>
        <w:rPr>
          <w:rStyle w:val="affffe"/>
          <w:rFonts w:hint="cs"/>
          <w:rtl/>
        </w:rPr>
        <w:t>מ</w:t>
      </w:r>
      <w:r w:rsidR="00AB7D20" w:rsidRPr="00AA6C2C">
        <w:rPr>
          <w:rStyle w:val="affffe"/>
          <w:rtl/>
        </w:rPr>
        <w:t>שמואל</w:t>
      </w:r>
      <w:r w:rsidR="00AB7D20" w:rsidRPr="00C35A2C">
        <w:rPr>
          <w:rtl/>
        </w:rPr>
        <w:t xml:space="preserve">: </w:t>
      </w:r>
      <w:r w:rsidR="001C4622" w:rsidRPr="00CA108A">
        <w:rPr>
          <w:rFonts w:cs="PFT_Frank" w:hint="cs"/>
          <w:b/>
          <w:bCs/>
          <w:szCs w:val="14"/>
          <w:rtl/>
        </w:rPr>
        <w:t>'</w:t>
      </w:r>
      <w:r w:rsidR="00AB7D20" w:rsidRPr="00CA108A">
        <w:rPr>
          <w:rFonts w:cs="PFT_Frank"/>
          <w:b/>
          <w:bCs/>
          <w:szCs w:val="14"/>
          <w:rtl/>
        </w:rPr>
        <w:t xml:space="preserve">הלכה </w:t>
      </w:r>
      <w:r w:rsidR="00AB7D20" w:rsidRPr="00AA6C2C">
        <w:rPr>
          <w:rStyle w:val="affffe"/>
          <w:rtl/>
        </w:rPr>
        <w:t>כר</w:t>
      </w:r>
      <w:r w:rsidR="001C4622" w:rsidRPr="00AA6C2C">
        <w:rPr>
          <w:rStyle w:val="affffe"/>
          <w:rtl/>
        </w:rPr>
        <w:t>"</w:t>
      </w:r>
      <w:r w:rsidR="00AB7D20" w:rsidRPr="00AA6C2C">
        <w:rPr>
          <w:rStyle w:val="affffe"/>
          <w:rtl/>
        </w:rPr>
        <w:t>ג</w:t>
      </w:r>
      <w:r w:rsidR="00AB7D20" w:rsidRPr="00CA108A">
        <w:rPr>
          <w:rFonts w:cs="PFT_Frank"/>
          <w:b/>
          <w:bCs/>
          <w:szCs w:val="14"/>
          <w:rtl/>
        </w:rPr>
        <w:t xml:space="preserve"> </w:t>
      </w:r>
      <w:r w:rsidR="00AB7D20" w:rsidRPr="00AA6C2C">
        <w:rPr>
          <w:rtl/>
        </w:rPr>
        <w:t>אף בראשונה</w:t>
      </w:r>
      <w:r w:rsidR="001C4622">
        <w:rPr>
          <w:rFonts w:hint="cs"/>
          <w:rtl/>
        </w:rPr>
        <w:t xml:space="preserve">' </w:t>
      </w:r>
      <w:r w:rsidR="001C4622">
        <w:rPr>
          <w:rStyle w:val="afffff0"/>
          <w:rFonts w:hint="cs"/>
          <w:rtl/>
        </w:rPr>
        <w:t>שי"ל אוקי ב</w:t>
      </w:r>
      <w:r w:rsidR="00AB7D20" w:rsidRPr="00AA6C2C">
        <w:rPr>
          <w:rStyle w:val="afffff0"/>
          <w:rFonts w:hint="eastAsia"/>
          <w:rtl/>
        </w:rPr>
        <w:t>חזקת</w:t>
      </w:r>
      <w:r w:rsidR="00AB7D20" w:rsidRPr="00AA6C2C">
        <w:rPr>
          <w:rStyle w:val="afffff0"/>
          <w:rtl/>
        </w:rPr>
        <w:t xml:space="preserve"> </w:t>
      </w:r>
      <w:r w:rsidR="00AB7D20" w:rsidRPr="00AA6C2C">
        <w:rPr>
          <w:rStyle w:val="afffff0"/>
          <w:rFonts w:hint="eastAsia"/>
          <w:rtl/>
        </w:rPr>
        <w:t>מרי</w:t>
      </w:r>
      <w:r w:rsidR="001C4622" w:rsidRPr="00AA6C2C">
        <w:rPr>
          <w:rStyle w:val="afffff0"/>
          <w:rFonts w:hint="eastAsia"/>
          <w:rtl/>
        </w:rPr>
        <w:t>ה</w:t>
      </w:r>
      <w:r w:rsidRPr="00AA6C2C">
        <w:rPr>
          <w:rStyle w:val="afffff0"/>
          <w:rtl/>
        </w:rPr>
        <w:t>!</w:t>
      </w:r>
    </w:p>
    <w:p w14:paraId="40848E2A" w14:textId="15544A6D" w:rsidR="00AB7D20" w:rsidRPr="00C35A2C" w:rsidRDefault="001C4622" w:rsidP="00AA6C2C">
      <w:pPr>
        <w:jc w:val="center"/>
        <w:rPr>
          <w:rFonts w:ascii="Fb Fontext" w:hAnsi="Fb Fontext" w:cs="Guttman Vilna"/>
          <w:b/>
          <w:bCs/>
          <w:sz w:val="32"/>
          <w:rtl/>
        </w:rPr>
      </w:pPr>
      <w:r w:rsidRPr="00AA6C2C">
        <w:rPr>
          <w:rStyle w:val="affffe"/>
          <w:rFonts w:hint="eastAsia"/>
          <w:rtl/>
        </w:rPr>
        <w:t>ולכאורה</w:t>
      </w:r>
      <w:r>
        <w:rPr>
          <w:rFonts w:ascii="Fb Fontext" w:hAnsi="Fb Fontext" w:hint="cs"/>
          <w:sz w:val="32"/>
          <w:rtl/>
        </w:rPr>
        <w:t>:</w:t>
      </w:r>
      <w:r w:rsidR="00AB7D20" w:rsidRPr="00C35A2C">
        <w:rPr>
          <w:rFonts w:ascii="Fb Fontext" w:hAnsi="Fb Fontext"/>
          <w:sz w:val="32"/>
          <w:rtl/>
        </w:rPr>
        <w:t xml:space="preserve"> </w:t>
      </w:r>
      <w:r w:rsidR="00AB7D20" w:rsidRPr="00AA6C2C">
        <w:rPr>
          <w:rStyle w:val="affffe"/>
          <w:rtl/>
        </w:rPr>
        <w:t>ר"</w:t>
      </w:r>
      <w:r w:rsidR="00AB7D20" w:rsidRPr="00AA6C2C">
        <w:rPr>
          <w:rStyle w:val="affffe"/>
          <w:rFonts w:hint="eastAsia"/>
          <w:rtl/>
        </w:rPr>
        <w:t>י</w:t>
      </w:r>
      <w:r w:rsidR="00AB7D20" w:rsidRPr="00AA6C2C">
        <w:rPr>
          <w:rStyle w:val="affffe"/>
          <w:rtl/>
        </w:rPr>
        <w:t xml:space="preserve"> </w:t>
      </w:r>
      <w:r w:rsidR="00AB7D20" w:rsidRPr="00AA6C2C">
        <w:rPr>
          <w:rStyle w:val="affffe"/>
          <w:rFonts w:hint="eastAsia"/>
          <w:rtl/>
        </w:rPr>
        <w:t>ור</w:t>
      </w:r>
      <w:r w:rsidR="00AB7D20" w:rsidRPr="00AA6C2C">
        <w:rPr>
          <w:rStyle w:val="affffe"/>
          <w:rtl/>
        </w:rPr>
        <w:t>"</w:t>
      </w:r>
      <w:r w:rsidR="00AB7D20" w:rsidRPr="00AA6C2C">
        <w:rPr>
          <w:rStyle w:val="affffe"/>
          <w:rFonts w:hint="eastAsia"/>
          <w:rtl/>
        </w:rPr>
        <w:t>ה</w:t>
      </w:r>
      <w:r w:rsidR="00AB7D20" w:rsidRPr="00AA6C2C">
        <w:rPr>
          <w:rStyle w:val="affffe"/>
          <w:rtl/>
        </w:rPr>
        <w:t xml:space="preserve"> </w:t>
      </w:r>
      <w:r>
        <w:rPr>
          <w:rStyle w:val="affffe"/>
          <w:rFonts w:hint="cs"/>
          <w:rtl/>
        </w:rPr>
        <w:t xml:space="preserve">- </w:t>
      </w:r>
      <w:r w:rsidR="00AB7D20" w:rsidRPr="00AA6C2C">
        <w:rPr>
          <w:rStyle w:val="affffe"/>
          <w:rtl/>
        </w:rPr>
        <w:t>כר"ג, ור</w:t>
      </w:r>
      <w:r>
        <w:rPr>
          <w:rStyle w:val="affffe"/>
          <w:rFonts w:hint="cs"/>
          <w:rtl/>
        </w:rPr>
        <w:t>"</w:t>
      </w:r>
      <w:r w:rsidR="00AB7D20" w:rsidRPr="00AA6C2C">
        <w:rPr>
          <w:rStyle w:val="affffe"/>
          <w:rtl/>
        </w:rPr>
        <w:t>נ ורי</w:t>
      </w:r>
      <w:r>
        <w:rPr>
          <w:rStyle w:val="affffe"/>
          <w:rFonts w:hint="cs"/>
          <w:rtl/>
        </w:rPr>
        <w:t>"</w:t>
      </w:r>
      <w:r w:rsidR="00AB7D20" w:rsidRPr="00AA6C2C">
        <w:rPr>
          <w:rStyle w:val="affffe"/>
          <w:rtl/>
        </w:rPr>
        <w:t xml:space="preserve">ו </w:t>
      </w:r>
      <w:r>
        <w:rPr>
          <w:rStyle w:val="affffe"/>
          <w:rFonts w:hint="cs"/>
          <w:rtl/>
        </w:rPr>
        <w:t>-</w:t>
      </w:r>
      <w:r w:rsidR="00AB7D20" w:rsidRPr="00AA6C2C">
        <w:rPr>
          <w:rStyle w:val="affffe"/>
          <w:rtl/>
        </w:rPr>
        <w:t xml:space="preserve"> כריה</w:t>
      </w:r>
      <w:r>
        <w:rPr>
          <w:rStyle w:val="affffe"/>
          <w:rFonts w:hint="cs"/>
          <w:rtl/>
        </w:rPr>
        <w:t>"</w:t>
      </w:r>
      <w:r w:rsidR="00AB7D20" w:rsidRPr="00AA6C2C">
        <w:rPr>
          <w:rStyle w:val="affffe"/>
          <w:rtl/>
        </w:rPr>
        <w:t>ו</w:t>
      </w:r>
      <w:r w:rsidRPr="00AA6C2C">
        <w:rPr>
          <w:rStyle w:val="affffe"/>
          <w:rtl/>
        </w:rPr>
        <w:t>!</w:t>
      </w:r>
    </w:p>
    <w:p w14:paraId="3E97C953" w14:textId="53514087" w:rsidR="00AB7D20" w:rsidRDefault="001C4622" w:rsidP="00D01146">
      <w:pPr>
        <w:rPr>
          <w:rFonts w:ascii="Fb Fontext" w:hAnsi="Fb Fontext"/>
          <w:rtl/>
        </w:rPr>
      </w:pPr>
      <w:r w:rsidRPr="00AA6C2C">
        <w:rPr>
          <w:rStyle w:val="affffe"/>
          <w:rFonts w:hint="eastAsia"/>
          <w:rtl/>
        </w:rPr>
        <w:t>ו</w:t>
      </w:r>
      <w:r w:rsidR="00AB7D20" w:rsidRPr="00AA6C2C">
        <w:rPr>
          <w:rStyle w:val="affffe"/>
          <w:rFonts w:hint="eastAsia"/>
          <w:rtl/>
        </w:rPr>
        <w:t>דח</w:t>
      </w:r>
      <w:r w:rsidRPr="00AA6C2C">
        <w:rPr>
          <w:rStyle w:val="affffe"/>
          <w:rFonts w:hint="eastAsia"/>
          <w:rtl/>
        </w:rPr>
        <w:t>ינו</w:t>
      </w:r>
      <w:r w:rsidRPr="00AA6C2C">
        <w:rPr>
          <w:rStyle w:val="affffe"/>
          <w:rtl/>
        </w:rPr>
        <w:t>:</w:t>
      </w:r>
      <w:r w:rsidR="00AB7D20" w:rsidRPr="00AA6C2C">
        <w:rPr>
          <w:rStyle w:val="affffe"/>
          <w:rtl/>
        </w:rPr>
        <w:t xml:space="preserve"> ר"</w:t>
      </w:r>
      <w:r w:rsidR="00AB7D20" w:rsidRPr="00AA6C2C">
        <w:rPr>
          <w:rStyle w:val="affffe"/>
          <w:rFonts w:hint="eastAsia"/>
          <w:rtl/>
        </w:rPr>
        <w:t>נ</w:t>
      </w:r>
      <w:r w:rsidR="00AB7D20" w:rsidRPr="00AA6C2C">
        <w:rPr>
          <w:rStyle w:val="affffe"/>
          <w:rtl/>
        </w:rPr>
        <w:t xml:space="preserve"> </w:t>
      </w:r>
      <w:r w:rsidR="00BD4EEB">
        <w:rPr>
          <w:rStyle w:val="affffe"/>
          <w:rFonts w:hint="eastAsia"/>
          <w:rtl/>
        </w:rPr>
        <w:t>אף</w:t>
      </w:r>
      <w:r w:rsidR="00AB7D20" w:rsidRPr="00AA6C2C">
        <w:rPr>
          <w:rStyle w:val="affffe"/>
          <w:rtl/>
        </w:rPr>
        <w:t xml:space="preserve"> </w:t>
      </w:r>
      <w:r w:rsidR="00AB7D20" w:rsidRPr="00AA6C2C">
        <w:rPr>
          <w:rStyle w:val="affffe"/>
          <w:rFonts w:hint="eastAsia"/>
          <w:rtl/>
        </w:rPr>
        <w:t>כר</w:t>
      </w:r>
      <w:r w:rsidR="00AB7D20" w:rsidRPr="00AA6C2C">
        <w:rPr>
          <w:rStyle w:val="affffe"/>
          <w:rtl/>
        </w:rPr>
        <w:t>"</w:t>
      </w:r>
      <w:r w:rsidR="00AB7D20" w:rsidRPr="00AA6C2C">
        <w:rPr>
          <w:rStyle w:val="affffe"/>
          <w:rFonts w:hint="eastAsia"/>
          <w:rtl/>
        </w:rPr>
        <w:t>ג</w:t>
      </w:r>
      <w:r w:rsidR="00AB7D20" w:rsidRPr="00C35A2C">
        <w:rPr>
          <w:rFonts w:ascii="Fb Fontext" w:hAnsi="Fb Fontext" w:hint="cs"/>
          <w:sz w:val="32"/>
          <w:rtl/>
        </w:rPr>
        <w:t xml:space="preserve"> </w:t>
      </w:r>
      <w:r>
        <w:rPr>
          <w:rFonts w:ascii="Fb Fontext" w:hAnsi="Fb Fontext" w:hint="cs"/>
          <w:sz w:val="32"/>
          <w:rtl/>
        </w:rPr>
        <w:t xml:space="preserve">- </w:t>
      </w:r>
      <w:r w:rsidRPr="00CA108A">
        <w:rPr>
          <w:rFonts w:ascii="Fb Fontext" w:hAnsi="Fb Fontext" w:cs="PFT_Frank" w:hint="eastAsia"/>
          <w:b/>
          <w:bCs/>
          <w:sz w:val="32"/>
          <w:szCs w:val="14"/>
          <w:rtl/>
        </w:rPr>
        <w:t>כיון</w:t>
      </w:r>
      <w:r>
        <w:rPr>
          <w:rFonts w:ascii="Fb Fontext" w:hAnsi="Fb Fontext" w:hint="cs"/>
          <w:sz w:val="32"/>
          <w:rtl/>
        </w:rPr>
        <w:t xml:space="preserve"> שיש כאן</w:t>
      </w:r>
      <w:r w:rsidR="00AB7D20" w:rsidRPr="00C35A2C">
        <w:rPr>
          <w:rFonts w:ascii="Fb Fontext" w:hAnsi="Fb Fontext" w:hint="cs"/>
          <w:sz w:val="32"/>
          <w:rtl/>
        </w:rPr>
        <w:t xml:space="preserve"> </w:t>
      </w:r>
      <w:r w:rsidR="00D01146">
        <w:rPr>
          <w:rFonts w:ascii="Fb Fontext" w:hAnsi="Fb Fontext" w:hint="cs"/>
          <w:sz w:val="32"/>
          <w:rtl/>
        </w:rPr>
        <w:t>'</w:t>
      </w:r>
      <w:r w:rsidR="00AB7D20" w:rsidRPr="00C35A2C">
        <w:rPr>
          <w:rFonts w:ascii="Fb Fontext" w:hAnsi="Fb Fontext" w:hint="cs"/>
          <w:sz w:val="32"/>
          <w:rtl/>
        </w:rPr>
        <w:t>מיגו</w:t>
      </w:r>
      <w:r w:rsidR="00D01146">
        <w:rPr>
          <w:rFonts w:ascii="Fb Fontext" w:hAnsi="Fb Fontext" w:hint="cs"/>
          <w:sz w:val="32"/>
          <w:rtl/>
        </w:rPr>
        <w:t>'</w:t>
      </w:r>
      <w:r>
        <w:rPr>
          <w:rFonts w:ascii="Fb Fontext" w:hAnsi="Fb Fontext" w:hint="cs"/>
          <w:sz w:val="32"/>
          <w:rtl/>
        </w:rPr>
        <w:t>,</w:t>
      </w:r>
      <w:r w:rsidR="00AB7D20" w:rsidRPr="00C35A2C">
        <w:rPr>
          <w:rFonts w:ascii="Fb Fontext" w:hAnsi="Fb Fontext" w:hint="cs"/>
          <w:sz w:val="32"/>
          <w:rtl/>
        </w:rPr>
        <w:t xml:space="preserve"> </w:t>
      </w:r>
      <w:r w:rsidRPr="00CA108A">
        <w:rPr>
          <w:rFonts w:ascii="Fb Fontext" w:hAnsi="Fb Fontext" w:cs="PFT_Frank" w:hint="eastAsia"/>
          <w:b/>
          <w:bCs/>
          <w:szCs w:val="14"/>
          <w:rtl/>
        </w:rPr>
        <w:t>או</w:t>
      </w:r>
      <w:r w:rsidR="00AB7D20" w:rsidRPr="00C35A2C">
        <w:rPr>
          <w:rFonts w:ascii="Fb Fontext" w:hAnsi="Fb Fontext" w:hint="cs"/>
          <w:rtl/>
        </w:rPr>
        <w:t xml:space="preserve"> </w:t>
      </w:r>
      <w:r w:rsidR="00D01146">
        <w:rPr>
          <w:rFonts w:ascii="Fb Fontext" w:hAnsi="Fb Fontext" w:hint="cs"/>
          <w:rtl/>
        </w:rPr>
        <w:t>'</w:t>
      </w:r>
      <w:r w:rsidR="00AB7D20" w:rsidRPr="00C35A2C">
        <w:rPr>
          <w:rFonts w:ascii="Fb Fontext" w:hAnsi="Fb Fontext" w:hint="cs"/>
          <w:rtl/>
        </w:rPr>
        <w:t>אוקמה אחזקה</w:t>
      </w:r>
      <w:r w:rsidR="00D01146">
        <w:rPr>
          <w:rFonts w:ascii="Fb Fontext" w:hAnsi="Fb Fontext" w:hint="cs"/>
          <w:rtl/>
        </w:rPr>
        <w:t>'</w:t>
      </w:r>
      <w:r>
        <w:rPr>
          <w:rFonts w:ascii="Fb Fontext" w:hAnsi="Fb Fontext" w:hint="cs"/>
          <w:rtl/>
        </w:rPr>
        <w:t>.</w:t>
      </w:r>
    </w:p>
    <w:p w14:paraId="2303DBCE" w14:textId="15598CCD" w:rsidR="00AB7D20" w:rsidRDefault="00AB7D20" w:rsidP="008624B4">
      <w:pPr>
        <w:rPr>
          <w:rtl/>
        </w:rPr>
      </w:pPr>
      <w:r w:rsidRPr="00AA6C2C">
        <w:rPr>
          <w:rStyle w:val="affffe"/>
          <w:rFonts w:hint="eastAsia"/>
          <w:rtl/>
        </w:rPr>
        <w:t>ומסתברא</w:t>
      </w:r>
      <w:r w:rsidR="00D01146">
        <w:rPr>
          <w:rStyle w:val="affffe"/>
          <w:rFonts w:hint="cs"/>
          <w:rtl/>
        </w:rPr>
        <w:t xml:space="preserve"> כן</w:t>
      </w:r>
      <w:r w:rsidR="001C4622" w:rsidRPr="00AA6C2C">
        <w:rPr>
          <w:rStyle w:val="affffe"/>
          <w:rtl/>
        </w:rPr>
        <w:t>:</w:t>
      </w:r>
      <w:r w:rsidRPr="00C54C7E">
        <w:rPr>
          <w:rStyle w:val="afffe"/>
          <w:rFonts w:hint="cs"/>
          <w:rtl/>
        </w:rPr>
        <w:t xml:space="preserve"> </w:t>
      </w:r>
      <w:r w:rsidRPr="00CA108A">
        <w:rPr>
          <w:rFonts w:ascii="Fb Fontext" w:hAnsi="Fb Fontext" w:cs="PFT_Frank" w:hint="eastAsia"/>
          <w:b/>
          <w:bCs/>
          <w:sz w:val="32"/>
          <w:szCs w:val="14"/>
          <w:rtl/>
        </w:rPr>
        <w:t>ד</w:t>
      </w:r>
      <w:r w:rsidRPr="00CA108A">
        <w:rPr>
          <w:rFonts w:ascii="Fb Fontext" w:hAnsi="Fb Fontext" w:cs="PFT_Frank" w:hint="cs"/>
          <w:b/>
          <w:bCs/>
          <w:sz w:val="32"/>
          <w:szCs w:val="14"/>
          <w:rtl/>
        </w:rPr>
        <w:t>ה</w:t>
      </w:r>
      <w:r w:rsidRPr="00CA108A">
        <w:rPr>
          <w:rFonts w:ascii="Fb Fontext" w:hAnsi="Fb Fontext" w:cs="PFT_Frank"/>
          <w:b/>
          <w:bCs/>
          <w:sz w:val="32"/>
          <w:szCs w:val="14"/>
          <w:rtl/>
        </w:rPr>
        <w:t>לכתא</w:t>
      </w:r>
      <w:r w:rsidRPr="00C35A2C">
        <w:rPr>
          <w:rFonts w:ascii="Fb Fontext" w:hAnsi="Fb Fontext"/>
          <w:sz w:val="32"/>
          <w:rtl/>
        </w:rPr>
        <w:t xml:space="preserve"> </w:t>
      </w:r>
      <w:r w:rsidRPr="00AA6C2C">
        <w:rPr>
          <w:rStyle w:val="affffe"/>
          <w:rtl/>
        </w:rPr>
        <w:t>כרב נחמן</w:t>
      </w:r>
      <w:r w:rsidRPr="00C35A2C">
        <w:rPr>
          <w:rFonts w:ascii="Fb Fontext" w:hAnsi="Fb Fontext"/>
          <w:sz w:val="32"/>
          <w:rtl/>
        </w:rPr>
        <w:t xml:space="preserve"> בדיני,</w:t>
      </w:r>
      <w:r w:rsidR="00C57F1C">
        <w:rPr>
          <w:rFonts w:ascii="Fb Fontext" w:hAnsi="Fb Fontext" w:hint="cs"/>
          <w:sz w:val="32"/>
          <w:rtl/>
        </w:rPr>
        <w:t xml:space="preserve"> </w:t>
      </w:r>
      <w:r w:rsidR="00C57F1C" w:rsidRPr="00AA6C2C">
        <w:rPr>
          <w:rStyle w:val="afffff0"/>
          <w:rtl/>
        </w:rPr>
        <w:t>[</w:t>
      </w:r>
      <w:r w:rsidRPr="00AA6C2C">
        <w:rPr>
          <w:rStyle w:val="afffff0"/>
          <w:rtl/>
        </w:rPr>
        <w:t>ו</w:t>
      </w:r>
      <w:r w:rsidR="00C57F1C" w:rsidRPr="00AA6C2C">
        <w:rPr>
          <w:rStyle w:val="afffff0"/>
          <w:rFonts w:hint="eastAsia"/>
          <w:rtl/>
        </w:rPr>
        <w:t>משמואל</w:t>
      </w:r>
      <w:r w:rsidR="00C57F1C" w:rsidRPr="00AA6C2C">
        <w:rPr>
          <w:rStyle w:val="afffff0"/>
          <w:rtl/>
        </w:rPr>
        <w:t>]</w:t>
      </w:r>
      <w:r w:rsidR="00C57F1C">
        <w:rPr>
          <w:rFonts w:ascii="Fb Fontext" w:hAnsi="Fb Fontext" w:hint="cs"/>
          <w:sz w:val="32"/>
          <w:rtl/>
        </w:rPr>
        <w:t xml:space="preserve"> כאן </w:t>
      </w:r>
      <w:r w:rsidRPr="00CA108A">
        <w:rPr>
          <w:rFonts w:ascii="Fb Fontext" w:hAnsi="Fb Fontext" w:cs="PFT_Frank" w:hint="eastAsia"/>
          <w:b/>
          <w:bCs/>
          <w:sz w:val="32"/>
          <w:szCs w:val="14"/>
          <w:rtl/>
        </w:rPr>
        <w:t>הלכה</w:t>
      </w:r>
      <w:r w:rsidRPr="00C35A2C">
        <w:rPr>
          <w:rFonts w:ascii="Fb Fontext" w:hAnsi="Fb Fontext" w:hint="cs"/>
          <w:sz w:val="32"/>
          <w:rtl/>
        </w:rPr>
        <w:t xml:space="preserve"> </w:t>
      </w:r>
      <w:r w:rsidRPr="00AA6C2C">
        <w:rPr>
          <w:rStyle w:val="affffe"/>
          <w:rFonts w:hint="eastAsia"/>
          <w:rtl/>
        </w:rPr>
        <w:t>כר</w:t>
      </w:r>
      <w:r w:rsidRPr="00AA6C2C">
        <w:rPr>
          <w:rStyle w:val="affffe"/>
          <w:rtl/>
        </w:rPr>
        <w:t>"</w:t>
      </w:r>
      <w:r w:rsidRPr="00AA6C2C">
        <w:rPr>
          <w:rStyle w:val="affffe"/>
          <w:rFonts w:hint="eastAsia"/>
          <w:rtl/>
        </w:rPr>
        <w:t>ג</w:t>
      </w:r>
      <w:r w:rsidR="00C57F1C" w:rsidRPr="00AA6C2C">
        <w:rPr>
          <w:rStyle w:val="affffe"/>
          <w:rtl/>
        </w:rPr>
        <w:t>.</w:t>
      </w:r>
    </w:p>
    <w:p w14:paraId="66143012" w14:textId="77777777" w:rsidR="00AB7D20" w:rsidRPr="00C35A2C" w:rsidRDefault="00AB7D20" w:rsidP="00E26091">
      <w:pPr>
        <w:pStyle w:val="afff"/>
        <w:framePr w:wrap="around"/>
        <w:rPr>
          <w:rtl/>
        </w:rPr>
      </w:pPr>
      <w:bookmarkStart w:id="83" w:name="_Toc119352868"/>
      <w:r w:rsidRPr="00C35A2C">
        <w:rPr>
          <w:rFonts w:hint="cs"/>
          <w:rtl/>
        </w:rPr>
        <w:lastRenderedPageBreak/>
        <w:t>יג.</w:t>
      </w:r>
      <w:bookmarkEnd w:id="83"/>
    </w:p>
    <w:p>
      <w:pPr>
        <w:pStyle w:val="MishnaBatzad"/>
        <w:rPr>
          <w:ins w:id="20370" w:author="קלוד" w:date="2026-10-06T10:09:07Z"/>
        </w:rPr>
      </w:pPr>
      <w:ins w:id="20369" w:author="קלוד" w:date="2026-10-06T10:09:07Z">
        <w:r>
          <w:t xml:space="preserve">משנה ז</w:t>
        </w:r>
      </w:ins>
    </w:p>
    <w:p w14:paraId="1F1A4126" w14:textId="7C8FCBC6" w:rsidR="00AB7D20" w:rsidRPr="00C54C7E" w:rsidRDefault="00AB7D20" w:rsidP="00BB25DF">
      <w:pPr>
        <w:pStyle w:val="afff5"/>
        <w:rPr>
          <w:rtl/>
        </w:rPr>
      </w:pPr>
      <w:bookmarkStart w:id="84" w:name="_Toc119352869"/>
      <w:r w:rsidRPr="00CF473C">
        <w:rPr>
          <w:rStyle w:val="afffff5"/>
          <w:rtl/>
        </w:rPr>
        <w:t>היא</w:t>
      </w:r>
      <w:r w:rsidR="00CA108A" w:rsidRPr="00CF473C">
        <w:rPr>
          <w:rStyle w:val="afffff5"/>
          <w:rFonts w:hint="cs"/>
          <w:rtl/>
        </w:rPr>
        <w:t xml:space="preserve"> אומרת</w:t>
      </w:r>
      <w:r w:rsidRPr="00CF473C">
        <w:rPr>
          <w:rStyle w:val="afffff5"/>
          <w:rtl/>
        </w:rPr>
        <w:t xml:space="preserve"> </w:t>
      </w:r>
      <w:r w:rsidR="008B7220" w:rsidRPr="00CF473C">
        <w:rPr>
          <w:rStyle w:val="afffff5"/>
          <w:rFonts w:hint="cs"/>
          <w:rtl/>
        </w:rPr>
        <w:t>'</w:t>
      </w:r>
      <w:r w:rsidRPr="00CF473C">
        <w:rPr>
          <w:rStyle w:val="afffff5"/>
          <w:rtl/>
        </w:rPr>
        <w:t>מוכת עץ אני</w:t>
      </w:r>
      <w:r w:rsidR="008B7220" w:rsidRPr="00CF473C">
        <w:rPr>
          <w:rStyle w:val="afffff5"/>
          <w:rFonts w:hint="cs"/>
          <w:rtl/>
        </w:rPr>
        <w:t>'</w:t>
      </w:r>
      <w:r w:rsidRPr="00CF473C">
        <w:rPr>
          <w:rStyle w:val="afffff5"/>
          <w:rtl/>
        </w:rPr>
        <w:t xml:space="preserve">, </w:t>
      </w:r>
      <w:r w:rsidR="00BA2A43" w:rsidRPr="00CF473C">
        <w:rPr>
          <w:rStyle w:val="afffff5"/>
          <w:rFonts w:hint="cs"/>
          <w:rtl/>
        </w:rPr>
        <w:t xml:space="preserve">   </w:t>
      </w:r>
      <w:r w:rsidRPr="00CF473C">
        <w:rPr>
          <w:rStyle w:val="afffff5"/>
          <w:rtl/>
        </w:rPr>
        <w:t>והוא</w:t>
      </w:r>
      <w:r w:rsidR="00CA108A" w:rsidRPr="00CF473C">
        <w:rPr>
          <w:rStyle w:val="afffff5"/>
          <w:rFonts w:hint="cs"/>
          <w:rtl/>
        </w:rPr>
        <w:t xml:space="preserve"> אומר</w:t>
      </w:r>
      <w:r w:rsidRPr="00CF473C">
        <w:rPr>
          <w:rStyle w:val="afffff5"/>
          <w:rtl/>
        </w:rPr>
        <w:t xml:space="preserve"> </w:t>
      </w:r>
      <w:r w:rsidR="008B7220" w:rsidRPr="00CF473C">
        <w:rPr>
          <w:rStyle w:val="afffff5"/>
          <w:rFonts w:hint="cs"/>
          <w:rtl/>
        </w:rPr>
        <w:t>'</w:t>
      </w:r>
      <w:r w:rsidRPr="00CF473C">
        <w:rPr>
          <w:rStyle w:val="afffff5"/>
          <w:rtl/>
        </w:rPr>
        <w:t>דרוסת איש את</w:t>
      </w:r>
      <w:r w:rsidR="008B7220" w:rsidRPr="00CF473C">
        <w:rPr>
          <w:rStyle w:val="afffff5"/>
          <w:rFonts w:hint="cs"/>
          <w:rtl/>
        </w:rPr>
        <w:t>'</w:t>
      </w:r>
      <w:bookmarkEnd w:id="84"/>
      <w:r w:rsidRPr="00C54C7E">
        <w:rPr>
          <w:rtl/>
        </w:rPr>
        <w:t>,</w:t>
      </w:r>
    </w:p>
    <w:p w14:paraId="518708A3" w14:textId="287AC5CA" w:rsidR="00AB7D20" w:rsidRDefault="00AB7D20" w:rsidP="00BB25DF">
      <w:pPr>
        <w:pStyle w:val="afff5"/>
        <w:rPr>
          <w:rtl/>
        </w:rPr>
      </w:pPr>
      <w:r w:rsidRPr="00AA6C2C">
        <w:rPr>
          <w:rStyle w:val="TanaimMishna"/>
          <w:rtl/>
          <w:rPrChange w:id="20025" w:author="קלוד" w:date="2026-10-06T10:09:07Z">
            <w:rPr>
              <w:rStyle w:val="affffe"/>
              <w:rtl/>
            </w:rPr>
          </w:rPrChange>
        </w:rPr>
        <w:t>ר</w:t>
      </w:r>
      <w:r w:rsidR="008B7220" w:rsidRPr="00AA6C2C">
        <w:rPr>
          <w:rStyle w:val="TanaimMishna"/>
          <w:rtl/>
          <w:rPrChange w:id="20026" w:author="קלוד" w:date="2026-10-06T10:09:07Z">
            <w:rPr>
              <w:rStyle w:val="affffe"/>
              <w:rtl/>
            </w:rPr>
          </w:rPrChange>
        </w:rPr>
        <w:t>"</w:t>
      </w:r>
      <w:r w:rsidRPr="00AA6C2C">
        <w:rPr>
          <w:rStyle w:val="TanaimMishna"/>
          <w:rtl/>
          <w:rPrChange w:id="20027" w:author="קלוד" w:date="2026-10-06T10:09:07Z">
            <w:rPr>
              <w:rStyle w:val="affffe"/>
              <w:rtl/>
            </w:rPr>
          </w:rPrChange>
        </w:rPr>
        <w:t>ג ור</w:t>
      </w:r>
      <w:r w:rsidR="008B7220" w:rsidRPr="00AA6C2C">
        <w:rPr>
          <w:rStyle w:val="TanaimMishna"/>
          <w:rtl/>
          <w:rPrChange w:id="20028" w:author="קלוד" w:date="2026-10-06T10:09:07Z">
            <w:rPr>
              <w:rStyle w:val="affffe"/>
              <w:rtl/>
            </w:rPr>
          </w:rPrChange>
        </w:rPr>
        <w:t>"</w:t>
      </w:r>
      <w:r w:rsidRPr="00AA6C2C">
        <w:rPr>
          <w:rStyle w:val="TanaimMishna"/>
          <w:rtl/>
          <w:rPrChange w:id="20029" w:author="קלוד" w:date="2026-10-06T10:09:07Z">
            <w:rPr>
              <w:rStyle w:val="affffe"/>
              <w:rtl/>
            </w:rPr>
          </w:rPrChange>
        </w:rPr>
        <w:t>א:</w:t>
      </w:r>
      <w:r w:rsidRPr="00C54C7E">
        <w:rPr>
          <w:rStyle w:val="afffe"/>
          <w:rtl/>
        </w:rPr>
        <w:t xml:space="preserve"> נאמנת,</w:t>
      </w:r>
      <w:r w:rsidR="00BA2A43" w:rsidRPr="00C54C7E">
        <w:rPr>
          <w:rStyle w:val="afffe"/>
          <w:rFonts w:hint="cs"/>
          <w:rtl/>
        </w:rPr>
        <w:t xml:space="preserve">      </w:t>
      </w:r>
      <w:r w:rsidRPr="00AA6C2C">
        <w:rPr>
          <w:rStyle w:val="TanaimMishna"/>
          <w:rtl/>
          <w:rPrChange w:id="20030" w:author="קלוד" w:date="2026-10-06T10:09:07Z">
            <w:rPr>
              <w:rStyle w:val="affffe"/>
              <w:rtl/>
            </w:rPr>
          </w:rPrChange>
        </w:rPr>
        <w:t>ריה</w:t>
      </w:r>
      <w:r w:rsidR="008B7220" w:rsidRPr="00AA6C2C">
        <w:rPr>
          <w:rStyle w:val="TanaimMishna"/>
          <w:rtl/>
          <w:rPrChange w:id="20031" w:author="קלוד" w:date="2026-10-06T10:09:07Z">
            <w:rPr>
              <w:rStyle w:val="affffe"/>
              <w:rtl/>
            </w:rPr>
          </w:rPrChange>
        </w:rPr>
        <w:t>"</w:t>
      </w:r>
      <w:r w:rsidRPr="00AA6C2C">
        <w:rPr>
          <w:rStyle w:val="TanaimMishna"/>
          <w:rtl/>
          <w:rPrChange w:id="20032" w:author="קלוד" w:date="2026-10-06T10:09:07Z">
            <w:rPr>
              <w:rStyle w:val="affffe"/>
              <w:rtl/>
            </w:rPr>
          </w:rPrChange>
        </w:rPr>
        <w:t>ו:</w:t>
      </w:r>
      <w:r w:rsidRPr="00AA6C2C">
        <w:rPr>
          <w:rtl/>
        </w:rPr>
        <w:t xml:space="preserve"> בחזקת דרוסת איש</w:t>
      </w:r>
      <w:r w:rsidRPr="00AA6C2C">
        <w:rPr>
          <w:rStyle w:val="HesberMishna"/>
          <w:rtl/>
          <w:rPrChange w:id="20033" w:author="קלוד" w:date="2026-10-06T10:09:07Z">
            <w:rPr>
              <w:rStyle w:val="afffff0"/>
              <w:rtl/>
            </w:rPr>
          </w:rPrChange>
        </w:rPr>
        <w:t>.</w:t>
      </w:r>
    </w:p>
    <w:p w14:paraId="44632790" w14:textId="147CB55C" w:rsidR="00AB7D20" w:rsidRPr="006D5126" w:rsidRDefault="008B7220" w:rsidP="00F1680A">
      <w:pPr>
        <w:pStyle w:val="affffb"/>
        <w:rPr>
          <w:spacing w:val="0"/>
          <w:rtl/>
        </w:rPr>
      </w:pPr>
      <w:bookmarkStart w:id="85" w:name="_Toc119352870"/>
      <w:r w:rsidRPr="006D5126">
        <w:rPr>
          <w:rFonts w:hint="cs"/>
          <w:spacing w:val="0"/>
          <w:rtl/>
        </w:rPr>
        <w:t xml:space="preserve">ביאור </w:t>
      </w:r>
      <w:r w:rsidR="00AB7D20" w:rsidRPr="006D5126">
        <w:rPr>
          <w:spacing w:val="0"/>
          <w:rtl/>
        </w:rPr>
        <w:t>טענ</w:t>
      </w:r>
      <w:r w:rsidRPr="006D5126">
        <w:rPr>
          <w:rFonts w:hint="cs"/>
          <w:spacing w:val="0"/>
          <w:rtl/>
        </w:rPr>
        <w:t>ו</w:t>
      </w:r>
      <w:r w:rsidR="00AB7D20" w:rsidRPr="006D5126">
        <w:rPr>
          <w:spacing w:val="0"/>
          <w:rtl/>
        </w:rPr>
        <w:t>תיה</w:t>
      </w:r>
      <w:r w:rsidRPr="006D5126">
        <w:rPr>
          <w:rFonts w:hint="cs"/>
          <w:spacing w:val="0"/>
          <w:rtl/>
        </w:rPr>
        <w:t>ם</w:t>
      </w:r>
      <w:bookmarkEnd w:id="85"/>
    </w:p>
    <w:p w14:paraId="2AF18AB1" w14:textId="069DAF1F" w:rsidR="00AB7D20" w:rsidRPr="00AA6C2C" w:rsidRDefault="00AB7D20" w:rsidP="00AA6C2C">
      <w:pPr>
        <w:ind w:left="0" w:firstLine="0"/>
        <w:rPr>
          <w:rFonts w:cs="PFT_Frank"/>
          <w:bCs/>
          <w:spacing w:val="-2"/>
          <w:szCs w:val="12"/>
          <w:rtl/>
        </w:rPr>
      </w:pPr>
      <w:r w:rsidRPr="00AA6C2C">
        <w:rPr>
          <w:rStyle w:val="affffe"/>
          <w:rFonts w:hint="eastAsia"/>
          <w:rtl/>
        </w:rPr>
        <w:t>רי</w:t>
      </w:r>
      <w:r w:rsidRPr="00AA6C2C">
        <w:rPr>
          <w:rStyle w:val="affffe"/>
          <w:rtl/>
        </w:rPr>
        <w:t>"</w:t>
      </w:r>
      <w:r w:rsidRPr="00AA6C2C">
        <w:rPr>
          <w:rStyle w:val="affffe"/>
          <w:rFonts w:hint="eastAsia"/>
          <w:rtl/>
        </w:rPr>
        <w:t>ו</w:t>
      </w:r>
      <w:r w:rsidRPr="00AA6C2C">
        <w:rPr>
          <w:rStyle w:val="affffe"/>
          <w:rtl/>
        </w:rPr>
        <w:t>:</w:t>
      </w:r>
      <w:r w:rsidRPr="00AA6C2C">
        <w:rPr>
          <w:rtl/>
        </w:rPr>
        <w:t xml:space="preserve"> </w:t>
      </w:r>
      <w:r w:rsidRPr="00CA108A">
        <w:rPr>
          <w:rFonts w:cs="PFT_Frank"/>
          <w:b/>
          <w:bCs/>
          <w:szCs w:val="14"/>
          <w:rtl/>
        </w:rPr>
        <w:t>במאתים ומנה</w:t>
      </w:r>
      <w:r w:rsidRPr="00AA6C2C">
        <w:rPr>
          <w:rtl/>
        </w:rPr>
        <w:t xml:space="preserve">, </w:t>
      </w:r>
      <w:r w:rsidRPr="00AA6C2C">
        <w:rPr>
          <w:rStyle w:val="affffe"/>
          <w:rtl/>
        </w:rPr>
        <w:t>כר"מ</w:t>
      </w:r>
      <w:r w:rsidRPr="00AA6C2C">
        <w:rPr>
          <w:rtl/>
        </w:rPr>
        <w:t xml:space="preserve"> </w:t>
      </w:r>
      <w:r w:rsidR="009B51B5">
        <w:rPr>
          <w:rFonts w:hint="cs"/>
          <w:rtl/>
        </w:rPr>
        <w:t xml:space="preserve">- </w:t>
      </w:r>
      <w:r w:rsidR="00BD4EEB">
        <w:rPr>
          <w:rFonts w:hint="cs"/>
          <w:rtl/>
        </w:rPr>
        <w:t>אף</w:t>
      </w:r>
      <w:r w:rsidRPr="00AA6C2C">
        <w:rPr>
          <w:rtl/>
        </w:rPr>
        <w:t xml:space="preserve"> לא הכיר בה </w:t>
      </w:r>
      <w:r w:rsidR="009B51B5" w:rsidRPr="00AA6C2C">
        <w:rPr>
          <w:rStyle w:val="afffff0"/>
          <w:rFonts w:hint="eastAsia"/>
          <w:rtl/>
        </w:rPr>
        <w:t>דמוכ</w:t>
      </w:r>
      <w:r w:rsidR="009B51B5" w:rsidRPr="00AA6C2C">
        <w:rPr>
          <w:rStyle w:val="afffff0"/>
          <w:rtl/>
        </w:rPr>
        <w:t xml:space="preserve">"ע </w:t>
      </w:r>
      <w:r w:rsidR="00BA2A43">
        <w:rPr>
          <w:rFonts w:hint="cs"/>
          <w:rtl/>
        </w:rPr>
        <w:t>-</w:t>
      </w:r>
      <w:r w:rsidRPr="00AA6C2C">
        <w:rPr>
          <w:rtl/>
        </w:rPr>
        <w:t xml:space="preserve"> מאתים.</w:t>
      </w:r>
    </w:p>
    <w:p w14:paraId="0F6277CE" w14:textId="313F7B0E" w:rsidR="00AB7D20" w:rsidRPr="00AA6C2C" w:rsidRDefault="00AB7D20" w:rsidP="00AA6C2C">
      <w:pPr>
        <w:ind w:left="0" w:firstLine="0"/>
        <w:rPr>
          <w:rtl/>
        </w:rPr>
      </w:pPr>
      <w:r w:rsidRPr="00AA6C2C">
        <w:rPr>
          <w:rStyle w:val="affffe"/>
          <w:rtl/>
        </w:rPr>
        <w:t>ר</w:t>
      </w:r>
      <w:r w:rsidR="009B51B5" w:rsidRPr="00AA6C2C">
        <w:rPr>
          <w:rStyle w:val="affffe"/>
          <w:rtl/>
        </w:rPr>
        <w:t>"</w:t>
      </w:r>
      <w:r w:rsidRPr="00AA6C2C">
        <w:rPr>
          <w:rStyle w:val="affffe"/>
          <w:rtl/>
        </w:rPr>
        <w:t>א</w:t>
      </w:r>
      <w:r w:rsidRPr="008B7220">
        <w:rPr>
          <w:rFonts w:hint="cs"/>
          <w:rtl/>
        </w:rPr>
        <w:t>:</w:t>
      </w:r>
      <w:r w:rsidRPr="008B7220">
        <w:rPr>
          <w:rtl/>
        </w:rPr>
        <w:t xml:space="preserve"> </w:t>
      </w:r>
      <w:r w:rsidRPr="00CA108A">
        <w:rPr>
          <w:rFonts w:cs="PFT_Frank"/>
          <w:b/>
          <w:bCs/>
          <w:szCs w:val="14"/>
          <w:rtl/>
        </w:rPr>
        <w:t>במנה ולא כלום</w:t>
      </w:r>
      <w:r w:rsidRPr="008B7220">
        <w:rPr>
          <w:rtl/>
        </w:rPr>
        <w:t xml:space="preserve">, </w:t>
      </w:r>
      <w:r w:rsidRPr="00AA6C2C">
        <w:rPr>
          <w:rStyle w:val="affffe"/>
          <w:rtl/>
        </w:rPr>
        <w:t>כרבנן</w:t>
      </w:r>
      <w:r w:rsidRPr="008B7220">
        <w:rPr>
          <w:rtl/>
        </w:rPr>
        <w:t xml:space="preserve"> </w:t>
      </w:r>
      <w:r w:rsidR="009B51B5">
        <w:rPr>
          <w:rFonts w:hint="cs"/>
          <w:rtl/>
        </w:rPr>
        <w:t xml:space="preserve">- </w:t>
      </w:r>
      <w:r w:rsidR="00BD4EEB">
        <w:rPr>
          <w:rFonts w:hint="cs"/>
          <w:rtl/>
        </w:rPr>
        <w:t>אף</w:t>
      </w:r>
      <w:r w:rsidRPr="008B7220">
        <w:rPr>
          <w:rtl/>
        </w:rPr>
        <w:t xml:space="preserve"> לא הכיר בה - </w:t>
      </w:r>
      <w:r w:rsidRPr="009B51B5">
        <w:rPr>
          <w:rtl/>
        </w:rPr>
        <w:t>מנה</w:t>
      </w:r>
      <w:r w:rsidRPr="008B7220">
        <w:rPr>
          <w:rtl/>
        </w:rPr>
        <w:t>.</w:t>
      </w:r>
    </w:p>
    <w:p w14:paraId="4F9AC299" w14:textId="6549A9A8" w:rsidR="00AB7D20" w:rsidRPr="008B7220" w:rsidRDefault="00AB7D20" w:rsidP="00AA6C2C">
      <w:pPr>
        <w:ind w:left="0" w:firstLine="0"/>
        <w:rPr>
          <w:rtl/>
        </w:rPr>
      </w:pPr>
      <w:r w:rsidRPr="00AA6C2C">
        <w:rPr>
          <w:rStyle w:val="affffe"/>
          <w:rFonts w:hint="eastAsia"/>
          <w:rtl/>
        </w:rPr>
        <w:t>ר</w:t>
      </w:r>
      <w:r w:rsidRPr="00AA6C2C">
        <w:rPr>
          <w:rStyle w:val="affffe"/>
          <w:rtl/>
        </w:rPr>
        <w:t>"</w:t>
      </w:r>
      <w:r w:rsidRPr="00AA6C2C">
        <w:rPr>
          <w:rStyle w:val="affffe"/>
          <w:rFonts w:hint="eastAsia"/>
          <w:rtl/>
        </w:rPr>
        <w:t>א</w:t>
      </w:r>
      <w:r w:rsidRPr="00AA6C2C">
        <w:rPr>
          <w:rStyle w:val="affffe"/>
          <w:rtl/>
        </w:rPr>
        <w:t xml:space="preserve"> לא </w:t>
      </w:r>
      <w:r w:rsidRPr="00AA6C2C">
        <w:rPr>
          <w:rStyle w:val="affffe"/>
          <w:rFonts w:hint="eastAsia"/>
          <w:rtl/>
        </w:rPr>
        <w:t>כרי</w:t>
      </w:r>
      <w:r w:rsidRPr="00AA6C2C">
        <w:rPr>
          <w:rStyle w:val="affffe"/>
          <w:rtl/>
        </w:rPr>
        <w:t>"</w:t>
      </w:r>
      <w:r w:rsidRPr="00AA6C2C">
        <w:rPr>
          <w:rStyle w:val="affffe"/>
          <w:rFonts w:hint="eastAsia"/>
          <w:rtl/>
        </w:rPr>
        <w:t>ו</w:t>
      </w:r>
      <w:r w:rsidR="009B51B5" w:rsidRPr="00AA6C2C">
        <w:rPr>
          <w:rStyle w:val="affffe"/>
          <w:rtl/>
        </w:rPr>
        <w:t>:</w:t>
      </w:r>
      <w:r w:rsidRPr="008B7220">
        <w:rPr>
          <w:rFonts w:hint="cs"/>
          <w:rtl/>
        </w:rPr>
        <w:t xml:space="preserve"> </w:t>
      </w:r>
      <w:r w:rsidR="009B51B5">
        <w:rPr>
          <w:rFonts w:hint="cs"/>
          <w:rtl/>
        </w:rPr>
        <w:t>מעדיף</w:t>
      </w:r>
      <w:r w:rsidRPr="008B7220">
        <w:rPr>
          <w:rFonts w:hint="cs"/>
          <w:rtl/>
        </w:rPr>
        <w:t xml:space="preserve"> </w:t>
      </w:r>
      <w:r w:rsidRPr="00AA6C2C">
        <w:rPr>
          <w:rStyle w:val="affffe"/>
          <w:rFonts w:hint="eastAsia"/>
          <w:rtl/>
        </w:rPr>
        <w:t>כרבנן</w:t>
      </w:r>
      <w:r w:rsidR="009B51B5">
        <w:rPr>
          <w:rStyle w:val="affffe"/>
          <w:rFonts w:hint="cs"/>
          <w:rtl/>
        </w:rPr>
        <w:t>.</w:t>
      </w:r>
    </w:p>
    <w:p w14:paraId="454EAA52" w14:textId="5D15E79B" w:rsidR="00AB7D20" w:rsidRPr="008B7220" w:rsidRDefault="00AB7D20" w:rsidP="00AA6C2C">
      <w:pPr>
        <w:ind w:left="0" w:firstLine="0"/>
        <w:rPr>
          <w:rtl/>
        </w:rPr>
      </w:pPr>
      <w:r w:rsidRPr="00AA6C2C">
        <w:rPr>
          <w:rStyle w:val="affffe"/>
          <w:rFonts w:hint="eastAsia"/>
          <w:rtl/>
        </w:rPr>
        <w:t>רי</w:t>
      </w:r>
      <w:r w:rsidRPr="00AA6C2C">
        <w:rPr>
          <w:rStyle w:val="affffe"/>
          <w:rtl/>
        </w:rPr>
        <w:t>"</w:t>
      </w:r>
      <w:r w:rsidRPr="00AA6C2C">
        <w:rPr>
          <w:rStyle w:val="affffe"/>
          <w:rFonts w:hint="eastAsia"/>
          <w:rtl/>
        </w:rPr>
        <w:t>ו</w:t>
      </w:r>
      <w:r w:rsidRPr="00AA6C2C">
        <w:rPr>
          <w:rStyle w:val="affffe"/>
          <w:rtl/>
        </w:rPr>
        <w:t xml:space="preserve"> לא </w:t>
      </w:r>
      <w:r w:rsidRPr="00AA6C2C">
        <w:rPr>
          <w:rStyle w:val="affffe"/>
          <w:rFonts w:hint="eastAsia"/>
          <w:rtl/>
        </w:rPr>
        <w:t>כר</w:t>
      </w:r>
      <w:r w:rsidRPr="00AA6C2C">
        <w:rPr>
          <w:rStyle w:val="affffe"/>
          <w:rtl/>
        </w:rPr>
        <w:t>"</w:t>
      </w:r>
      <w:r w:rsidRPr="00AA6C2C">
        <w:rPr>
          <w:rStyle w:val="affffe"/>
          <w:rFonts w:hint="eastAsia"/>
          <w:rtl/>
        </w:rPr>
        <w:t>א</w:t>
      </w:r>
      <w:r w:rsidRPr="008B7220">
        <w:rPr>
          <w:rtl/>
        </w:rPr>
        <w:t xml:space="preserve">: </w:t>
      </w:r>
      <w:r w:rsidR="007E3D00" w:rsidRPr="00AA6C2C">
        <w:rPr>
          <w:rStyle w:val="affffe"/>
          <w:rFonts w:hint="eastAsia"/>
          <w:rtl/>
        </w:rPr>
        <w:t>סובר</w:t>
      </w:r>
      <w:r w:rsidR="007E3D00">
        <w:rPr>
          <w:rFonts w:hint="cs"/>
          <w:rtl/>
        </w:rPr>
        <w:t xml:space="preserve"> '</w:t>
      </w:r>
      <w:r w:rsidRPr="008B7220">
        <w:rPr>
          <w:rtl/>
        </w:rPr>
        <w:t>נמצאת בעולה - מנה</w:t>
      </w:r>
      <w:r w:rsidR="007E3D00">
        <w:rPr>
          <w:rFonts w:hint="cs"/>
          <w:rtl/>
        </w:rPr>
        <w:t xml:space="preserve">', </w:t>
      </w:r>
      <w:r w:rsidR="007E3D00">
        <w:rPr>
          <w:rStyle w:val="affffe"/>
          <w:rFonts w:hint="cs"/>
          <w:rtl/>
        </w:rPr>
        <w:t xml:space="preserve">ואי </w:t>
      </w:r>
      <w:r w:rsidR="007E3D00" w:rsidRPr="00AA6C2C">
        <w:rPr>
          <w:rStyle w:val="affffe"/>
          <w:rFonts w:hint="eastAsia"/>
          <w:rtl/>
        </w:rPr>
        <w:t>כרבנן</w:t>
      </w:r>
      <w:r w:rsidR="007E3D00">
        <w:rPr>
          <w:rStyle w:val="afffff0"/>
          <w:rFonts w:hint="cs"/>
          <w:rtl/>
        </w:rPr>
        <w:t xml:space="preserve"> טענותיהם ש</w:t>
      </w:r>
      <w:r w:rsidR="007E3D00" w:rsidRPr="00AA6C2C">
        <w:rPr>
          <w:rStyle w:val="afffff0"/>
          <w:rFonts w:hint="eastAsia"/>
          <w:rtl/>
        </w:rPr>
        <w:t>וים</w:t>
      </w:r>
      <w:r w:rsidR="007E3D00">
        <w:rPr>
          <w:rFonts w:hint="cs"/>
          <w:rtl/>
        </w:rPr>
        <w:t>.</w:t>
      </w:r>
    </w:p>
    <w:p w14:paraId="1E2FD1A3" w14:textId="4BEA4B65" w:rsidR="007E3D00" w:rsidRPr="006D5126" w:rsidRDefault="007E3D00" w:rsidP="00F1680A">
      <w:pPr>
        <w:pStyle w:val="affffb"/>
        <w:rPr>
          <w:spacing w:val="0"/>
          <w:rtl/>
        </w:rPr>
      </w:pPr>
      <w:bookmarkStart w:id="86" w:name="_Toc119352871"/>
      <w:r w:rsidRPr="006D5126">
        <w:rPr>
          <w:rFonts w:hint="cs"/>
          <w:spacing w:val="0"/>
          <w:rtl/>
        </w:rPr>
        <w:t>צריכותא</w:t>
      </w:r>
      <w:r w:rsidR="00AB7D20" w:rsidRPr="006D5126">
        <w:rPr>
          <w:spacing w:val="0"/>
          <w:rtl/>
        </w:rPr>
        <w:t xml:space="preserve"> </w:t>
      </w:r>
      <w:r w:rsidRPr="006D5126">
        <w:rPr>
          <w:rFonts w:hint="cs"/>
          <w:spacing w:val="0"/>
          <w:rtl/>
        </w:rPr>
        <w:t xml:space="preserve">- שתי מח' </w:t>
      </w:r>
      <w:r w:rsidR="00AB7D20" w:rsidRPr="006D5126">
        <w:rPr>
          <w:rFonts w:hint="eastAsia"/>
          <w:spacing w:val="0"/>
          <w:rtl/>
        </w:rPr>
        <w:t>בממון</w:t>
      </w:r>
      <w:bookmarkEnd w:id="86"/>
    </w:p>
    <w:p w14:paraId="0F72CA98" w14:textId="002A3536" w:rsidR="007E3D00" w:rsidRDefault="007E3D00" w:rsidP="007E3D00">
      <w:pPr>
        <w:ind w:left="0" w:firstLine="0"/>
        <w:rPr>
          <w:rStyle w:val="afffff0"/>
          <w:rtl/>
        </w:rPr>
      </w:pPr>
      <w:r w:rsidRPr="00AA6C2C">
        <w:rPr>
          <w:rStyle w:val="affffe"/>
          <w:rFonts w:hint="eastAsia"/>
          <w:rtl/>
        </w:rPr>
        <w:t>לר</w:t>
      </w:r>
      <w:r w:rsidRPr="00AA6C2C">
        <w:rPr>
          <w:rStyle w:val="affffe"/>
          <w:rtl/>
        </w:rPr>
        <w:t>"א:</w:t>
      </w:r>
      <w:r w:rsidR="00AB7D20" w:rsidRPr="00AA6C2C">
        <w:rPr>
          <w:rtl/>
        </w:rPr>
        <w:t xml:space="preserve"> </w:t>
      </w:r>
      <w:r w:rsidRPr="00AA6C2C">
        <w:rPr>
          <w:rStyle w:val="affffe"/>
          <w:rFonts w:hint="eastAsia"/>
          <w:rtl/>
        </w:rPr>
        <w:t>הא</w:t>
      </w:r>
      <w:r w:rsidRPr="00AA6C2C">
        <w:rPr>
          <w:rStyle w:val="affffe"/>
          <w:rtl/>
        </w:rPr>
        <w:t>'</w:t>
      </w:r>
      <w:r>
        <w:rPr>
          <w:rStyle w:val="affffe"/>
          <w:rFonts w:hint="cs"/>
          <w:rtl/>
        </w:rPr>
        <w:t xml:space="preserve"> </w:t>
      </w:r>
      <w:r w:rsidRPr="00AA6C2C">
        <w:rPr>
          <w:rtl/>
        </w:rPr>
        <w:t>-</w:t>
      </w:r>
      <w:r w:rsidR="00AB7D20" w:rsidRPr="00AA6C2C">
        <w:rPr>
          <w:rtl/>
        </w:rPr>
        <w:t xml:space="preserve"> לאפוקי </w:t>
      </w:r>
      <w:r w:rsidR="00AB7D20" w:rsidRPr="00AA6C2C">
        <w:rPr>
          <w:rStyle w:val="affffe"/>
          <w:rFonts w:hint="eastAsia"/>
          <w:rtl/>
        </w:rPr>
        <w:t>מר</w:t>
      </w:r>
      <w:r w:rsidR="00AB7D20" w:rsidRPr="00AA6C2C">
        <w:rPr>
          <w:rStyle w:val="affffe"/>
          <w:rtl/>
        </w:rPr>
        <w:t>"</w:t>
      </w:r>
      <w:r w:rsidR="00AB7D20" w:rsidRPr="00AA6C2C">
        <w:rPr>
          <w:rStyle w:val="affffe"/>
          <w:rFonts w:hint="eastAsia"/>
          <w:rtl/>
        </w:rPr>
        <w:t>ש</w:t>
      </w:r>
      <w:r>
        <w:rPr>
          <w:rFonts w:hint="cs"/>
          <w:rtl/>
        </w:rPr>
        <w:t xml:space="preserve"> </w:t>
      </w:r>
      <w:r w:rsidRPr="00AA6C2C">
        <w:rPr>
          <w:rStyle w:val="afffff0"/>
          <w:rtl/>
        </w:rPr>
        <w:t>[</w:t>
      </w:r>
      <w:r>
        <w:rPr>
          <w:rStyle w:val="afffff0"/>
          <w:rFonts w:hint="cs"/>
          <w:rtl/>
        </w:rPr>
        <w:t xml:space="preserve">דמנה, </w:t>
      </w:r>
      <w:r w:rsidRPr="00B31C92">
        <w:rPr>
          <w:rStyle w:val="afffff0"/>
          <w:rFonts w:cs="PFT_Frank" w:hint="eastAsia"/>
          <w:b/>
          <w:bCs/>
          <w:szCs w:val="10"/>
          <w:rtl/>
        </w:rPr>
        <w:t>אלא</w:t>
      </w:r>
      <w:r w:rsidRPr="00B31C92">
        <w:rPr>
          <w:rStyle w:val="afffff0"/>
          <w:rFonts w:cs="PFT_Frank"/>
          <w:b/>
          <w:bCs/>
          <w:szCs w:val="10"/>
          <w:rtl/>
        </w:rPr>
        <w:t xml:space="preserve"> קמ"ל</w:t>
      </w:r>
      <w:r w:rsidRPr="00AA6C2C">
        <w:rPr>
          <w:rStyle w:val="afffff0"/>
          <w:rtl/>
        </w:rPr>
        <w:t xml:space="preserve"> </w:t>
      </w:r>
      <w:r>
        <w:rPr>
          <w:rStyle w:val="afffff0"/>
          <w:rFonts w:hint="cs"/>
          <w:rtl/>
        </w:rPr>
        <w:t>'</w:t>
      </w:r>
      <w:r w:rsidRPr="00AA6C2C">
        <w:rPr>
          <w:rStyle w:val="afffff0"/>
          <w:rFonts w:hint="eastAsia"/>
          <w:rtl/>
        </w:rPr>
        <w:t>מקח</w:t>
      </w:r>
      <w:r w:rsidRPr="00AA6C2C">
        <w:rPr>
          <w:rStyle w:val="afffff0"/>
          <w:rtl/>
        </w:rPr>
        <w:t xml:space="preserve"> </w:t>
      </w:r>
      <w:r w:rsidRPr="00AA6C2C">
        <w:rPr>
          <w:rStyle w:val="afffff0"/>
          <w:rFonts w:hint="eastAsia"/>
          <w:rtl/>
        </w:rPr>
        <w:t>טעות</w:t>
      </w:r>
      <w:r>
        <w:rPr>
          <w:rStyle w:val="afffff0"/>
          <w:rFonts w:hint="cs"/>
          <w:rtl/>
        </w:rPr>
        <w:t>'</w:t>
      </w:r>
      <w:r w:rsidRPr="00AA6C2C">
        <w:rPr>
          <w:rStyle w:val="afffff0"/>
          <w:rtl/>
        </w:rPr>
        <w:t xml:space="preserve"> לגמרי],</w:t>
      </w:r>
    </w:p>
    <w:p w14:paraId="3EAAD206" w14:textId="65EA7D84" w:rsidR="007E3D00" w:rsidRPr="00AA6C2C" w:rsidRDefault="007E3D00" w:rsidP="007E3D00">
      <w:pPr>
        <w:ind w:left="0" w:firstLine="0"/>
        <w:rPr>
          <w:rtl/>
        </w:rPr>
      </w:pPr>
      <w:r w:rsidRPr="00AA6C2C">
        <w:rPr>
          <w:rStyle w:val="affffe"/>
          <w:rFonts w:hint="eastAsia"/>
          <w:rtl/>
        </w:rPr>
        <w:t>והב</w:t>
      </w:r>
      <w:r w:rsidRPr="00AA6C2C">
        <w:rPr>
          <w:rStyle w:val="affffe"/>
          <w:rtl/>
        </w:rPr>
        <w:t>'</w:t>
      </w:r>
      <w:r>
        <w:rPr>
          <w:rFonts w:hint="cs"/>
          <w:rtl/>
        </w:rPr>
        <w:t xml:space="preserve"> - לאפוקי </w:t>
      </w:r>
      <w:r w:rsidRPr="00AA6C2C">
        <w:rPr>
          <w:rStyle w:val="affffe"/>
          <w:rFonts w:hint="eastAsia"/>
          <w:rtl/>
        </w:rPr>
        <w:t>מרב</w:t>
      </w:r>
      <w:r w:rsidRPr="00AA6C2C">
        <w:rPr>
          <w:rStyle w:val="affffe"/>
          <w:rtl/>
        </w:rPr>
        <w:t>"ח</w:t>
      </w:r>
      <w:r>
        <w:rPr>
          <w:rStyle w:val="affffe"/>
          <w:rFonts w:hint="cs"/>
          <w:rtl/>
        </w:rPr>
        <w:t xml:space="preserve"> </w:t>
      </w:r>
      <w:r w:rsidRPr="00AA6C2C">
        <w:rPr>
          <w:rStyle w:val="afffff0"/>
          <w:rtl/>
        </w:rPr>
        <w:t xml:space="preserve">[לא </w:t>
      </w:r>
      <w:r w:rsidRPr="00AA6C2C">
        <w:rPr>
          <w:rStyle w:val="afffff0"/>
          <w:rFonts w:hint="eastAsia"/>
          <w:rtl/>
        </w:rPr>
        <w:t>הכיר</w:t>
      </w:r>
      <w:r w:rsidR="00BA2A43">
        <w:rPr>
          <w:rStyle w:val="afffff0"/>
          <w:rFonts w:hint="cs"/>
          <w:rtl/>
        </w:rPr>
        <w:t xml:space="preserve"> -</w:t>
      </w:r>
      <w:r w:rsidRPr="00AA6C2C">
        <w:rPr>
          <w:rStyle w:val="afffff0"/>
          <w:rtl/>
        </w:rPr>
        <w:t xml:space="preserve"> לא כלום, </w:t>
      </w:r>
      <w:r w:rsidRPr="00B31C92">
        <w:rPr>
          <w:rStyle w:val="afffff0"/>
          <w:rFonts w:cs="PFT_Frank" w:hint="eastAsia"/>
          <w:b/>
          <w:bCs/>
          <w:szCs w:val="10"/>
          <w:rtl/>
        </w:rPr>
        <w:t>אלא</w:t>
      </w:r>
      <w:r w:rsidRPr="00AA6C2C">
        <w:rPr>
          <w:rStyle w:val="afffff0"/>
          <w:rtl/>
        </w:rPr>
        <w:t xml:space="preserve"> </w:t>
      </w:r>
      <w:r>
        <w:rPr>
          <w:rStyle w:val="afffff0"/>
          <w:rFonts w:hint="cs"/>
          <w:rtl/>
        </w:rPr>
        <w:t>'מוכ"ע</w:t>
      </w:r>
      <w:r w:rsidR="00BA2A43">
        <w:rPr>
          <w:rStyle w:val="afffff0"/>
          <w:rFonts w:hint="cs"/>
          <w:rtl/>
        </w:rPr>
        <w:t xml:space="preserve"> אני</w:t>
      </w:r>
      <w:r>
        <w:rPr>
          <w:rStyle w:val="afffff0"/>
          <w:rFonts w:hint="cs"/>
          <w:rtl/>
        </w:rPr>
        <w:t>'</w:t>
      </w:r>
      <w:r w:rsidR="00BA2A43">
        <w:rPr>
          <w:rStyle w:val="afffff0"/>
          <w:rFonts w:hint="cs"/>
          <w:rtl/>
        </w:rPr>
        <w:t xml:space="preserve"> וחייב</w:t>
      </w:r>
      <w:r w:rsidRPr="00AA6C2C">
        <w:rPr>
          <w:rStyle w:val="afffff0"/>
          <w:rtl/>
        </w:rPr>
        <w:t>].</w:t>
      </w:r>
    </w:p>
    <w:p w14:paraId="06403C62" w14:textId="0C74C1CE" w:rsidR="00AB7D20" w:rsidRPr="00AA6C2C" w:rsidRDefault="00AB7D20" w:rsidP="00AA6C2C">
      <w:pPr>
        <w:ind w:left="0" w:firstLine="0"/>
        <w:rPr>
          <w:rtl/>
        </w:rPr>
      </w:pPr>
      <w:r w:rsidRPr="00AA6C2C">
        <w:rPr>
          <w:rStyle w:val="affffe"/>
          <w:rFonts w:hint="eastAsia"/>
          <w:rtl/>
        </w:rPr>
        <w:t>לרי</w:t>
      </w:r>
      <w:r w:rsidRPr="00AA6C2C">
        <w:rPr>
          <w:rStyle w:val="affffe"/>
          <w:rtl/>
        </w:rPr>
        <w:t>"</w:t>
      </w:r>
      <w:r w:rsidRPr="00AA6C2C">
        <w:rPr>
          <w:rStyle w:val="affffe"/>
          <w:rFonts w:hint="eastAsia"/>
          <w:rtl/>
        </w:rPr>
        <w:t>ו</w:t>
      </w:r>
      <w:r w:rsidRPr="00AA6C2C">
        <w:rPr>
          <w:rStyle w:val="affffe"/>
          <w:rtl/>
        </w:rPr>
        <w:t>:</w:t>
      </w:r>
      <w:r w:rsidRPr="008B7220">
        <w:rPr>
          <w:rFonts w:hint="cs"/>
          <w:rtl/>
        </w:rPr>
        <w:t xml:space="preserve"> </w:t>
      </w:r>
      <w:r w:rsidR="00BA2A43">
        <w:rPr>
          <w:rStyle w:val="affffe"/>
          <w:rFonts w:hint="cs"/>
          <w:rtl/>
        </w:rPr>
        <w:t>הא'</w:t>
      </w:r>
      <w:r w:rsidR="00BA2A43">
        <w:rPr>
          <w:rFonts w:hint="cs"/>
          <w:rtl/>
        </w:rPr>
        <w:t xml:space="preserve"> -</w:t>
      </w:r>
      <w:r w:rsidRPr="00AA6C2C">
        <w:rPr>
          <w:rtl/>
        </w:rPr>
        <w:t xml:space="preserve"> לכחו </w:t>
      </w:r>
      <w:r w:rsidRPr="00AA6C2C">
        <w:rPr>
          <w:rStyle w:val="affffe"/>
          <w:rtl/>
        </w:rPr>
        <w:t>דריה</w:t>
      </w:r>
      <w:r w:rsidR="00BA2A43" w:rsidRPr="00AA6C2C">
        <w:rPr>
          <w:rStyle w:val="affffe"/>
          <w:rtl/>
        </w:rPr>
        <w:t>"</w:t>
      </w:r>
      <w:r w:rsidRPr="00AA6C2C">
        <w:rPr>
          <w:rStyle w:val="affffe"/>
          <w:rtl/>
        </w:rPr>
        <w:t>ו</w:t>
      </w:r>
      <w:r w:rsidR="00BA2A43">
        <w:rPr>
          <w:rStyle w:val="affffe"/>
          <w:rFonts w:hint="cs"/>
          <w:rtl/>
        </w:rPr>
        <w:t>,</w:t>
      </w:r>
      <w:r w:rsidRPr="00AA6C2C">
        <w:rPr>
          <w:rtl/>
        </w:rPr>
        <w:t xml:space="preserve"> א</w:t>
      </w:r>
      <w:r w:rsidR="00BA2A43">
        <w:rPr>
          <w:rFonts w:hint="cs"/>
          <w:rtl/>
        </w:rPr>
        <w:t>ף</w:t>
      </w:r>
      <w:r w:rsidRPr="00AA6C2C">
        <w:rPr>
          <w:rtl/>
        </w:rPr>
        <w:t xml:space="preserve"> </w:t>
      </w:r>
      <w:r w:rsidR="00BA2A43">
        <w:rPr>
          <w:rFonts w:hint="cs"/>
          <w:rtl/>
        </w:rPr>
        <w:t>שיש</w:t>
      </w:r>
      <w:r w:rsidRPr="00AA6C2C">
        <w:rPr>
          <w:rtl/>
        </w:rPr>
        <w:t xml:space="preserve"> </w:t>
      </w:r>
      <w:r w:rsidR="00BA2A43">
        <w:rPr>
          <w:rFonts w:hint="cs"/>
          <w:rtl/>
        </w:rPr>
        <w:t>'</w:t>
      </w:r>
      <w:r w:rsidRPr="00AA6C2C">
        <w:rPr>
          <w:rtl/>
        </w:rPr>
        <w:t>מיגו</w:t>
      </w:r>
      <w:r w:rsidR="00BA2A43">
        <w:rPr>
          <w:rFonts w:hint="cs"/>
          <w:rtl/>
        </w:rPr>
        <w:t xml:space="preserve">' </w:t>
      </w:r>
      <w:r w:rsidR="00BA2A43" w:rsidRPr="00AA6C2C">
        <w:rPr>
          <w:rStyle w:val="afffff0"/>
          <w:rFonts w:hint="eastAsia"/>
          <w:rtl/>
        </w:rPr>
        <w:t>דמוכ</w:t>
      </w:r>
      <w:r w:rsidR="00BA2A43" w:rsidRPr="00AA6C2C">
        <w:rPr>
          <w:rStyle w:val="afffff0"/>
          <w:rtl/>
        </w:rPr>
        <w:t>"ע</w:t>
      </w:r>
      <w:r w:rsidRPr="00AA6C2C">
        <w:rPr>
          <w:rtl/>
        </w:rPr>
        <w:t xml:space="preserve"> - לא </w:t>
      </w:r>
      <w:r w:rsidR="00BA2A43">
        <w:rPr>
          <w:rFonts w:hint="cs"/>
          <w:rtl/>
        </w:rPr>
        <w:t>נאמנת</w:t>
      </w:r>
      <w:r w:rsidRPr="00AA6C2C">
        <w:rPr>
          <w:rtl/>
        </w:rPr>
        <w:t>,</w:t>
      </w:r>
    </w:p>
    <w:p w14:paraId="27F22CDE" w14:textId="05A1F83A" w:rsidR="00AB7D20" w:rsidRDefault="00BA2A43" w:rsidP="00AA6C2C">
      <w:pPr>
        <w:ind w:left="0" w:firstLine="0"/>
        <w:rPr>
          <w:b/>
          <w:rtl/>
        </w:rPr>
      </w:pPr>
      <w:r>
        <w:rPr>
          <w:rStyle w:val="affffe"/>
          <w:rFonts w:hint="cs"/>
          <w:rtl/>
        </w:rPr>
        <w:t xml:space="preserve">            </w:t>
      </w:r>
      <w:r w:rsidRPr="00AA6C2C">
        <w:rPr>
          <w:rStyle w:val="affffe"/>
          <w:rFonts w:hint="eastAsia"/>
          <w:rtl/>
        </w:rPr>
        <w:t>הב</w:t>
      </w:r>
      <w:r w:rsidRPr="00AA6C2C">
        <w:rPr>
          <w:rStyle w:val="affffe"/>
          <w:rtl/>
        </w:rPr>
        <w:t>'</w:t>
      </w:r>
      <w:r>
        <w:rPr>
          <w:rFonts w:hint="cs"/>
          <w:rtl/>
        </w:rPr>
        <w:t xml:space="preserve"> -</w:t>
      </w:r>
      <w:r w:rsidR="00AB7D20" w:rsidRPr="00AA6C2C">
        <w:rPr>
          <w:rtl/>
        </w:rPr>
        <w:t xml:space="preserve"> לכחו </w:t>
      </w:r>
      <w:r w:rsidR="00AB7D20" w:rsidRPr="00AA6C2C">
        <w:rPr>
          <w:rStyle w:val="affffe"/>
          <w:rtl/>
        </w:rPr>
        <w:t>דר</w:t>
      </w:r>
      <w:r w:rsidRPr="00AA6C2C">
        <w:rPr>
          <w:rStyle w:val="affffe"/>
          <w:rtl/>
        </w:rPr>
        <w:t>"</w:t>
      </w:r>
      <w:r w:rsidR="00AB7D20" w:rsidRPr="00AA6C2C">
        <w:rPr>
          <w:rStyle w:val="affffe"/>
          <w:rtl/>
        </w:rPr>
        <w:t>ג</w:t>
      </w:r>
      <w:r w:rsidR="00AB7D20" w:rsidRPr="00AA6C2C">
        <w:rPr>
          <w:rtl/>
        </w:rPr>
        <w:t xml:space="preserve">, </w:t>
      </w:r>
      <w:r>
        <w:rPr>
          <w:rFonts w:hint="cs"/>
          <w:rtl/>
        </w:rPr>
        <w:t>אף</w:t>
      </w:r>
      <w:r w:rsidR="00AB7D20" w:rsidRPr="00AA6C2C">
        <w:rPr>
          <w:rtl/>
        </w:rPr>
        <w:t xml:space="preserve"> </w:t>
      </w:r>
      <w:r>
        <w:rPr>
          <w:rFonts w:hint="cs"/>
          <w:rtl/>
        </w:rPr>
        <w:t>שאין</w:t>
      </w:r>
      <w:r w:rsidR="00AB7D20" w:rsidRPr="00AA6C2C">
        <w:rPr>
          <w:rtl/>
        </w:rPr>
        <w:t xml:space="preserve"> </w:t>
      </w:r>
      <w:r>
        <w:rPr>
          <w:rFonts w:hint="cs"/>
          <w:rtl/>
        </w:rPr>
        <w:t>'</w:t>
      </w:r>
      <w:r w:rsidR="00AB7D20" w:rsidRPr="00AA6C2C">
        <w:rPr>
          <w:rtl/>
        </w:rPr>
        <w:t>מיגו</w:t>
      </w:r>
      <w:r>
        <w:rPr>
          <w:rFonts w:hint="cs"/>
          <w:rtl/>
        </w:rPr>
        <w:t>'</w:t>
      </w:r>
      <w:r w:rsidR="00AB7D20" w:rsidRPr="00AA6C2C">
        <w:rPr>
          <w:rtl/>
        </w:rPr>
        <w:t xml:space="preserve"> </w:t>
      </w:r>
      <w:r>
        <w:rPr>
          <w:rStyle w:val="afffff0"/>
          <w:rFonts w:hint="cs"/>
          <w:rtl/>
        </w:rPr>
        <w:t>ד</w:t>
      </w:r>
      <w:r w:rsidRPr="00AA6C2C">
        <w:rPr>
          <w:rStyle w:val="afffff0"/>
          <w:rFonts w:hint="eastAsia"/>
          <w:rtl/>
        </w:rPr>
        <w:t>מוכ</w:t>
      </w:r>
      <w:r w:rsidRPr="00AA6C2C">
        <w:rPr>
          <w:rStyle w:val="afffff0"/>
          <w:rtl/>
        </w:rPr>
        <w:t xml:space="preserve">"ע </w:t>
      </w:r>
      <w:r w:rsidRPr="00AA6C2C">
        <w:rPr>
          <w:rStyle w:val="afffff0"/>
          <w:rFonts w:hint="eastAsia"/>
          <w:rtl/>
        </w:rPr>
        <w:t>תחתיך</w:t>
      </w:r>
      <w:r>
        <w:rPr>
          <w:rFonts w:hint="cs"/>
          <w:rtl/>
        </w:rPr>
        <w:t xml:space="preserve"> </w:t>
      </w:r>
      <w:r w:rsidR="00AB7D20" w:rsidRPr="00AA6C2C">
        <w:rPr>
          <w:rtl/>
        </w:rPr>
        <w:t xml:space="preserve">- </w:t>
      </w:r>
      <w:r>
        <w:rPr>
          <w:rFonts w:hint="cs"/>
          <w:rtl/>
        </w:rPr>
        <w:t>נאמנת</w:t>
      </w:r>
      <w:r w:rsidR="00AB7D20" w:rsidRPr="00AA6C2C">
        <w:rPr>
          <w:rtl/>
        </w:rPr>
        <w:t>.</w:t>
      </w:r>
    </w:p>
    <w:p w14:paraId="4FA98C39" w14:textId="77777777" w:rsidR="00CF473C" w:rsidRDefault="00CF473C" w:rsidP="00CF473C">
      <w:pPr>
        <w:pStyle w:val="aff9"/>
        <w:rPr>
          <w:rtl/>
        </w:rPr>
      </w:pPr>
      <w:r w:rsidRPr="003156E1">
        <w:rPr>
          <w:rFonts w:ascii="FrankRuehl" w:hAnsi="FrankRuehl" w:hint="cs"/>
          <w:rtl/>
        </w:rPr>
        <w:t>׹</w:t>
      </w:r>
    </w:p>
    <w:p>
      <w:pPr>
        <w:pStyle w:val="MishnaBatzad"/>
        <w:rPr>
          <w:ins w:id="20372" w:author="קלוד" w:date="2026-10-06T10:09:07Z"/>
        </w:rPr>
      </w:pPr>
      <w:ins w:id="20371" w:author="קלוד" w:date="2026-10-06T10:09:07Z">
        <w:r>
          <w:t xml:space="preserve">משנה ח</w:t>
        </w:r>
      </w:ins>
    </w:p>
    <w:p w14:paraId="10B00BCE" w14:textId="5630E724" w:rsidR="00AB7D20" w:rsidRPr="004606BA" w:rsidRDefault="00AB7D20" w:rsidP="00AB7D20">
      <w:pPr>
        <w:pStyle w:val="afff5"/>
        <w:rPr>
          <w:b/>
          <w:rtl/>
        </w:rPr>
      </w:pPr>
      <w:bookmarkStart w:id="87" w:name="_Toc119352872"/>
      <w:r w:rsidRPr="00CF473C">
        <w:rPr>
          <w:rStyle w:val="afffff5"/>
          <w:rtl/>
        </w:rPr>
        <w:t>ראוה מדברת</w:t>
      </w:r>
      <w:r w:rsidR="00BA2A43" w:rsidRPr="00CF473C">
        <w:rPr>
          <w:rStyle w:val="afffff5"/>
          <w:rFonts w:hint="cs"/>
          <w:rtl/>
        </w:rPr>
        <w:t>:    '</w:t>
      </w:r>
      <w:r w:rsidRPr="00CF473C">
        <w:rPr>
          <w:rStyle w:val="afffff5"/>
          <w:rtl/>
        </w:rPr>
        <w:t>מה טיבו של זה</w:t>
      </w:r>
      <w:r w:rsidR="00BA2A43" w:rsidRPr="00CF473C">
        <w:rPr>
          <w:rStyle w:val="afffff5"/>
          <w:rFonts w:hint="cs"/>
          <w:rtl/>
        </w:rPr>
        <w:t>'</w:t>
      </w:r>
      <w:bookmarkEnd w:id="87"/>
      <w:r w:rsidRPr="004606BA">
        <w:rPr>
          <w:b/>
          <w:rtl/>
        </w:rPr>
        <w:t xml:space="preserve">? </w:t>
      </w:r>
      <w:r w:rsidR="00BA2A43">
        <w:rPr>
          <w:rFonts w:hint="cs"/>
          <w:b/>
          <w:rtl/>
        </w:rPr>
        <w:t>- '</w:t>
      </w:r>
      <w:r w:rsidRPr="004606BA">
        <w:rPr>
          <w:b/>
          <w:rtl/>
        </w:rPr>
        <w:t>איש פלוני וכהן הוא</w:t>
      </w:r>
      <w:r w:rsidR="00BA2A43">
        <w:rPr>
          <w:rFonts w:hint="cs"/>
          <w:b/>
          <w:rtl/>
        </w:rPr>
        <w:t>'!</w:t>
      </w:r>
    </w:p>
    <w:p w14:paraId="68E9004C" w14:textId="16B4DA3F" w:rsidR="00AB7D20" w:rsidRPr="004606BA" w:rsidRDefault="00AB7D20" w:rsidP="00ED366F">
      <w:pPr>
        <w:pStyle w:val="afff5"/>
        <w:rPr>
          <w:b/>
          <w:rtl/>
        </w:rPr>
      </w:pPr>
      <w:r w:rsidRPr="00AA6C2C">
        <w:rPr>
          <w:rStyle w:val="TanaimMishna"/>
          <w:rtl/>
          <w:rPrChange w:id="20034" w:author="קלוד" w:date="2026-10-06T10:09:07Z">
            <w:rPr>
              <w:rStyle w:val="affffe"/>
              <w:rtl/>
            </w:rPr>
          </w:rPrChange>
        </w:rPr>
        <w:t>ר</w:t>
      </w:r>
      <w:r w:rsidR="00BA2A43" w:rsidRPr="00AA6C2C">
        <w:rPr>
          <w:rStyle w:val="TanaimMishna"/>
          <w:rtl/>
          <w:rPrChange w:id="20035" w:author="קלוד" w:date="2026-10-06T10:09:07Z">
            <w:rPr>
              <w:rStyle w:val="affffe"/>
              <w:rtl/>
            </w:rPr>
          </w:rPrChange>
        </w:rPr>
        <w:t>"</w:t>
      </w:r>
      <w:r w:rsidRPr="00AA6C2C">
        <w:rPr>
          <w:rStyle w:val="TanaimMishna"/>
          <w:rtl/>
          <w:rPrChange w:id="20036" w:author="קלוד" w:date="2026-10-06T10:09:07Z">
            <w:rPr>
              <w:rStyle w:val="affffe"/>
              <w:rtl/>
            </w:rPr>
          </w:rPrChange>
        </w:rPr>
        <w:t>ג ור</w:t>
      </w:r>
      <w:r w:rsidR="00BA2A43" w:rsidRPr="00AA6C2C">
        <w:rPr>
          <w:rStyle w:val="TanaimMishna"/>
          <w:rtl/>
          <w:rPrChange w:id="20037" w:author="קלוד" w:date="2026-10-06T10:09:07Z">
            <w:rPr>
              <w:rStyle w:val="affffe"/>
              <w:rtl/>
            </w:rPr>
          </w:rPrChange>
        </w:rPr>
        <w:t>"</w:t>
      </w:r>
      <w:r w:rsidRPr="00AA6C2C">
        <w:rPr>
          <w:rStyle w:val="TanaimMishna"/>
          <w:rtl/>
          <w:rPrChange w:id="20038" w:author="קלוד" w:date="2026-10-06T10:09:07Z">
            <w:rPr>
              <w:rStyle w:val="affffe"/>
              <w:rtl/>
            </w:rPr>
          </w:rPrChange>
        </w:rPr>
        <w:t>א:</w:t>
      </w:r>
      <w:r w:rsidRPr="004606BA">
        <w:rPr>
          <w:b/>
          <w:rtl/>
        </w:rPr>
        <w:t xml:space="preserve"> נאמנת,</w:t>
      </w:r>
      <w:r w:rsidR="00BA2A43">
        <w:rPr>
          <w:rFonts w:hint="cs"/>
          <w:b/>
          <w:rtl/>
        </w:rPr>
        <w:t xml:space="preserve"> </w:t>
      </w:r>
      <w:r w:rsidR="00BA2A43">
        <w:rPr>
          <w:rStyle w:val="TanaimMishna"/>
          <w:rFonts w:hint="cs"/>
          <w:rtl/>
          <w:rPrChange w:id="20039" w:author="קלוד" w:date="2026-10-06T10:09:07Z">
            <w:rPr>
              <w:rStyle w:val="affffe"/>
              <w:rFonts w:hint="cs"/>
              <w:rtl/>
            </w:rPr>
          </w:rPrChange>
        </w:rPr>
        <w:t xml:space="preserve">           </w:t>
      </w:r>
      <w:r w:rsidRPr="00AA6C2C">
        <w:rPr>
          <w:rStyle w:val="TanaimMishna"/>
          <w:rtl/>
          <w:rPrChange w:id="20040" w:author="קלוד" w:date="2026-10-06T10:09:07Z">
            <w:rPr>
              <w:rStyle w:val="affffe"/>
              <w:rtl/>
            </w:rPr>
          </w:rPrChange>
        </w:rPr>
        <w:t>ריה</w:t>
      </w:r>
      <w:r w:rsidR="00BA2A43" w:rsidRPr="00AA6C2C">
        <w:rPr>
          <w:rStyle w:val="TanaimMishna"/>
          <w:rtl/>
          <w:rPrChange w:id="20041" w:author="קלוד" w:date="2026-10-06T10:09:07Z">
            <w:rPr>
              <w:rStyle w:val="affffe"/>
              <w:rtl/>
            </w:rPr>
          </w:rPrChange>
        </w:rPr>
        <w:t>"</w:t>
      </w:r>
      <w:r w:rsidRPr="00AA6C2C">
        <w:rPr>
          <w:rStyle w:val="TanaimMishna"/>
          <w:rtl/>
          <w:rPrChange w:id="20042" w:author="קלוד" w:date="2026-10-06T10:09:07Z">
            <w:rPr>
              <w:rStyle w:val="affffe"/>
              <w:rtl/>
            </w:rPr>
          </w:rPrChange>
        </w:rPr>
        <w:t>ו:</w:t>
      </w:r>
      <w:r w:rsidRPr="004606BA">
        <w:rPr>
          <w:b/>
          <w:rtl/>
        </w:rPr>
        <w:t xml:space="preserve"> בחזקת בעולה לנתין ולממזר.</w:t>
      </w:r>
    </w:p>
    <w:p w14:paraId="4DBD556D" w14:textId="57DEEE94" w:rsidR="00AB7D20" w:rsidRPr="004606BA" w:rsidRDefault="00AB7D20" w:rsidP="00AB7D20">
      <w:pPr>
        <w:pStyle w:val="afff5"/>
        <w:rPr>
          <w:b/>
          <w:rtl/>
        </w:rPr>
      </w:pPr>
      <w:bookmarkStart w:id="88" w:name="_Toc119352873"/>
      <w:r w:rsidRPr="00CF473C">
        <w:rPr>
          <w:rStyle w:val="afffff5"/>
          <w:rtl/>
        </w:rPr>
        <w:t>היתה מעוברת</w:t>
      </w:r>
      <w:r w:rsidR="00BA2A43" w:rsidRPr="00CF473C">
        <w:rPr>
          <w:rStyle w:val="afffff5"/>
          <w:rFonts w:hint="cs"/>
          <w:rtl/>
        </w:rPr>
        <w:t>:</w:t>
      </w:r>
      <w:bookmarkEnd w:id="88"/>
      <w:r w:rsidRPr="004606BA">
        <w:rPr>
          <w:b/>
          <w:rtl/>
        </w:rPr>
        <w:t xml:space="preserve"> </w:t>
      </w:r>
      <w:r w:rsidR="00BA2A43">
        <w:rPr>
          <w:rFonts w:hint="cs"/>
          <w:b/>
          <w:rtl/>
        </w:rPr>
        <w:t>'</w:t>
      </w:r>
      <w:r w:rsidRPr="004606BA">
        <w:rPr>
          <w:b/>
          <w:rtl/>
        </w:rPr>
        <w:t>מה טיב עובר זה</w:t>
      </w:r>
      <w:r w:rsidR="00BA2A43">
        <w:rPr>
          <w:rFonts w:hint="cs"/>
          <w:b/>
          <w:rtl/>
        </w:rPr>
        <w:t>'</w:t>
      </w:r>
      <w:r w:rsidRPr="004606BA">
        <w:rPr>
          <w:b/>
          <w:rtl/>
        </w:rPr>
        <w:t xml:space="preserve">? </w:t>
      </w:r>
      <w:r w:rsidR="00BA2A43">
        <w:rPr>
          <w:rFonts w:hint="cs"/>
          <w:b/>
          <w:rtl/>
        </w:rPr>
        <w:t>- '</w:t>
      </w:r>
      <w:r w:rsidRPr="004606BA">
        <w:rPr>
          <w:b/>
          <w:rtl/>
        </w:rPr>
        <w:t>מאיש פלוני וכהן הוא</w:t>
      </w:r>
      <w:r w:rsidR="00BA2A43">
        <w:rPr>
          <w:rFonts w:hint="cs"/>
          <w:b/>
          <w:rtl/>
        </w:rPr>
        <w:t>'!</w:t>
      </w:r>
    </w:p>
    <w:p w14:paraId="5C0E87CE" w14:textId="681C0356" w:rsidR="00AB7D20" w:rsidRPr="004606BA" w:rsidRDefault="00AB7D20" w:rsidP="00ED366F">
      <w:pPr>
        <w:pStyle w:val="afff5"/>
        <w:rPr>
          <w:b/>
          <w:rtl/>
        </w:rPr>
      </w:pPr>
      <w:r w:rsidRPr="00AA6C2C">
        <w:rPr>
          <w:rStyle w:val="TanaimMishna"/>
          <w:rtl/>
          <w:rPrChange w:id="20043" w:author="קלוד" w:date="2026-10-06T10:09:07Z">
            <w:rPr>
              <w:rStyle w:val="affffe"/>
              <w:rtl/>
            </w:rPr>
          </w:rPrChange>
        </w:rPr>
        <w:t>ר</w:t>
      </w:r>
      <w:r w:rsidR="00BA2A43" w:rsidRPr="00AA6C2C">
        <w:rPr>
          <w:rStyle w:val="TanaimMishna"/>
          <w:rtl/>
          <w:rPrChange w:id="20044" w:author="קלוד" w:date="2026-10-06T10:09:07Z">
            <w:rPr>
              <w:rStyle w:val="affffe"/>
              <w:rtl/>
            </w:rPr>
          </w:rPrChange>
        </w:rPr>
        <w:t>"</w:t>
      </w:r>
      <w:r w:rsidRPr="00AA6C2C">
        <w:rPr>
          <w:rStyle w:val="TanaimMishna"/>
          <w:rtl/>
          <w:rPrChange w:id="20045" w:author="קלוד" w:date="2026-10-06T10:09:07Z">
            <w:rPr>
              <w:rStyle w:val="affffe"/>
              <w:rtl/>
            </w:rPr>
          </w:rPrChange>
        </w:rPr>
        <w:t>ג ור</w:t>
      </w:r>
      <w:r w:rsidR="00BA2A43" w:rsidRPr="00AA6C2C">
        <w:rPr>
          <w:rStyle w:val="TanaimMishna"/>
          <w:rtl/>
          <w:rPrChange w:id="20046" w:author="קלוד" w:date="2026-10-06T10:09:07Z">
            <w:rPr>
              <w:rStyle w:val="affffe"/>
              <w:rtl/>
            </w:rPr>
          </w:rPrChange>
        </w:rPr>
        <w:t>"</w:t>
      </w:r>
      <w:r w:rsidRPr="00AA6C2C">
        <w:rPr>
          <w:rStyle w:val="TanaimMishna"/>
          <w:rtl/>
          <w:rPrChange w:id="20047" w:author="קלוד" w:date="2026-10-06T10:09:07Z">
            <w:rPr>
              <w:rStyle w:val="affffe"/>
              <w:rtl/>
            </w:rPr>
          </w:rPrChange>
        </w:rPr>
        <w:t>א:</w:t>
      </w:r>
      <w:r w:rsidRPr="004606BA">
        <w:rPr>
          <w:b/>
          <w:rtl/>
        </w:rPr>
        <w:t xml:space="preserve"> נאמנת,</w:t>
      </w:r>
      <w:r w:rsidR="00BA2A43">
        <w:rPr>
          <w:rFonts w:hint="cs"/>
          <w:b/>
          <w:rtl/>
        </w:rPr>
        <w:t xml:space="preserve"> </w:t>
      </w:r>
      <w:r w:rsidR="00BA2A43">
        <w:rPr>
          <w:rStyle w:val="TanaimMishna"/>
          <w:rFonts w:hint="cs"/>
          <w:rtl/>
          <w:rPrChange w:id="20048" w:author="קלוד" w:date="2026-10-06T10:09:07Z">
            <w:rPr>
              <w:rStyle w:val="affffe"/>
              <w:rFonts w:hint="cs"/>
              <w:rtl/>
            </w:rPr>
          </w:rPrChange>
        </w:rPr>
        <w:t xml:space="preserve">        </w:t>
      </w:r>
      <w:r w:rsidRPr="00AA6C2C">
        <w:rPr>
          <w:rStyle w:val="TanaimMishna"/>
          <w:rtl/>
          <w:rPrChange w:id="20049" w:author="קלוד" w:date="2026-10-06T10:09:07Z">
            <w:rPr>
              <w:rStyle w:val="affffe"/>
              <w:rtl/>
            </w:rPr>
          </w:rPrChange>
        </w:rPr>
        <w:t>ריה</w:t>
      </w:r>
      <w:r w:rsidR="00BA2A43" w:rsidRPr="00AA6C2C">
        <w:rPr>
          <w:rStyle w:val="TanaimMishna"/>
          <w:rtl/>
          <w:rPrChange w:id="20050" w:author="קלוד" w:date="2026-10-06T10:09:07Z">
            <w:rPr>
              <w:rStyle w:val="affffe"/>
              <w:rtl/>
            </w:rPr>
          </w:rPrChange>
        </w:rPr>
        <w:t>"</w:t>
      </w:r>
      <w:r w:rsidRPr="00AA6C2C">
        <w:rPr>
          <w:rStyle w:val="TanaimMishna"/>
          <w:rtl/>
          <w:rPrChange w:id="20051" w:author="קלוד" w:date="2026-10-06T10:09:07Z">
            <w:rPr>
              <w:rStyle w:val="affffe"/>
              <w:rtl/>
            </w:rPr>
          </w:rPrChange>
        </w:rPr>
        <w:t>ו:</w:t>
      </w:r>
      <w:r w:rsidRPr="004606BA">
        <w:rPr>
          <w:b/>
          <w:rtl/>
        </w:rPr>
        <w:t xml:space="preserve"> בחזקת מעוברת </w:t>
      </w:r>
      <w:r w:rsidR="00BA2A43">
        <w:rPr>
          <w:rFonts w:hint="cs"/>
          <w:b/>
          <w:rtl/>
        </w:rPr>
        <w:t>מ</w:t>
      </w:r>
      <w:r w:rsidRPr="004606BA">
        <w:rPr>
          <w:b/>
          <w:rtl/>
        </w:rPr>
        <w:t>נתין ו</w:t>
      </w:r>
      <w:r w:rsidR="00BA2A43">
        <w:rPr>
          <w:rFonts w:hint="cs"/>
          <w:b/>
          <w:rtl/>
        </w:rPr>
        <w:t>מ</w:t>
      </w:r>
      <w:r w:rsidRPr="004606BA">
        <w:rPr>
          <w:b/>
          <w:rtl/>
        </w:rPr>
        <w:t>ממזר.</w:t>
      </w:r>
    </w:p>
    <w:p w14:paraId="4CA1B4E4" w14:textId="6609E68C" w:rsidR="00BA2A43" w:rsidRDefault="00BA2A43" w:rsidP="008624B4">
      <w:pPr>
        <w:rPr>
          <w:rStyle w:val="afffff0"/>
          <w:rtl/>
        </w:rPr>
      </w:pPr>
      <w:bookmarkStart w:id="89" w:name="_Toc119352874"/>
      <w:r w:rsidRPr="008624B4">
        <w:rPr>
          <w:rStyle w:val="afffe"/>
          <w:rFonts w:hint="cs"/>
          <w:rtl/>
        </w:rPr>
        <w:t>מדברת</w:t>
      </w:r>
      <w:bookmarkEnd w:id="89"/>
      <w:r w:rsidR="008624B4">
        <w:rPr>
          <w:rFonts w:hint="cs"/>
          <w:rtl/>
        </w:rPr>
        <w:t xml:space="preserve"> </w:t>
      </w:r>
      <w:r w:rsidR="00AB7D20" w:rsidRPr="00AA6C2C">
        <w:rPr>
          <w:rStyle w:val="affffe"/>
          <w:rtl/>
        </w:rPr>
        <w:t>זעירי:</w:t>
      </w:r>
      <w:r w:rsidR="00AB7D20" w:rsidRPr="00C35A2C">
        <w:rPr>
          <w:rFonts w:ascii="Fb Fontext" w:hAnsi="Fb Fontext"/>
          <w:sz w:val="32"/>
          <w:rtl/>
        </w:rPr>
        <w:t xml:space="preserve"> </w:t>
      </w:r>
      <w:r w:rsidR="00AB7D20" w:rsidRPr="00CA108A">
        <w:rPr>
          <w:rFonts w:ascii="Fb Fontext" w:hAnsi="Fb Fontext" w:cs="PFT_Frank"/>
          <w:b/>
          <w:bCs/>
          <w:sz w:val="32"/>
          <w:szCs w:val="14"/>
          <w:rtl/>
        </w:rPr>
        <w:t>נסתרה</w:t>
      </w:r>
      <w:r>
        <w:rPr>
          <w:rFonts w:ascii="Fb Fontext" w:hAnsi="Fb Fontext" w:hint="cs"/>
          <w:sz w:val="32"/>
          <w:rtl/>
        </w:rPr>
        <w:t xml:space="preserve"> </w:t>
      </w:r>
      <w:r w:rsidRPr="00AA6C2C">
        <w:rPr>
          <w:rStyle w:val="afffff0"/>
          <w:rtl/>
        </w:rPr>
        <w:t>[</w:t>
      </w:r>
      <w:r>
        <w:rPr>
          <w:rStyle w:val="afffff0"/>
          <w:rFonts w:hint="cs"/>
          <w:rtl/>
        </w:rPr>
        <w:t xml:space="preserve">אמנם, </w:t>
      </w:r>
      <w:r w:rsidRPr="00AA6C2C">
        <w:rPr>
          <w:rStyle w:val="afffff0"/>
          <w:rFonts w:hint="eastAsia"/>
          <w:rtl/>
        </w:rPr>
        <w:t>מודה</w:t>
      </w:r>
      <w:r w:rsidRPr="00AA6C2C">
        <w:rPr>
          <w:rStyle w:val="afffff0"/>
          <w:rtl/>
        </w:rPr>
        <w:t xml:space="preserve"> </w:t>
      </w:r>
      <w:r w:rsidRPr="00AA6C2C">
        <w:rPr>
          <w:rStyle w:val="afffff0"/>
          <w:rFonts w:hint="eastAsia"/>
          <w:rtl/>
        </w:rPr>
        <w:t>ש</w:t>
      </w:r>
      <w:r>
        <w:rPr>
          <w:rStyle w:val="afffff0"/>
          <w:rFonts w:hint="cs"/>
          <w:rtl/>
        </w:rPr>
        <w:t>נב</w:t>
      </w:r>
      <w:r w:rsidRPr="00AA6C2C">
        <w:rPr>
          <w:rStyle w:val="afffff0"/>
          <w:rFonts w:hint="eastAsia"/>
          <w:rtl/>
        </w:rPr>
        <w:t>עלה</w:t>
      </w:r>
      <w:r w:rsidRPr="00AA6C2C">
        <w:rPr>
          <w:rStyle w:val="afffff0"/>
          <w:rtl/>
        </w:rPr>
        <w:t>],</w:t>
      </w:r>
      <w:r w:rsidR="008624B4">
        <w:rPr>
          <w:rStyle w:val="affffe"/>
          <w:rFonts w:hint="cs"/>
          <w:rtl/>
        </w:rPr>
        <w:t xml:space="preserve"> ר''א</w:t>
      </w:r>
      <w:r w:rsidR="00AB7D20" w:rsidRPr="00AA6C2C">
        <w:rPr>
          <w:rStyle w:val="affffe"/>
          <w:rtl/>
        </w:rPr>
        <w:t>:</w:t>
      </w:r>
      <w:r w:rsidR="00AB7D20" w:rsidRPr="00C35A2C">
        <w:rPr>
          <w:rFonts w:ascii="Fb Fontext" w:hAnsi="Fb Fontext"/>
          <w:rtl/>
        </w:rPr>
        <w:t xml:space="preserve"> </w:t>
      </w:r>
      <w:r w:rsidR="00AB7D20" w:rsidRPr="00CA108A">
        <w:rPr>
          <w:rFonts w:ascii="Fb Fontext" w:hAnsi="Fb Fontext" w:cs="PFT_Frank"/>
          <w:b/>
          <w:bCs/>
          <w:szCs w:val="14"/>
          <w:rtl/>
        </w:rPr>
        <w:t>נבעלה</w:t>
      </w:r>
      <w:r w:rsidR="00AB7D20" w:rsidRPr="00C35A2C">
        <w:rPr>
          <w:rFonts w:ascii="Fb Fontext" w:hAnsi="Fb Fontext" w:hint="cs"/>
          <w:rtl/>
        </w:rPr>
        <w:t xml:space="preserve"> </w:t>
      </w:r>
      <w:r w:rsidRPr="00AA6C2C">
        <w:rPr>
          <w:rStyle w:val="afffff0"/>
          <w:rtl/>
        </w:rPr>
        <w:t>[בעינינו].</w:t>
      </w:r>
    </w:p>
    <w:p w14:paraId="778ABC76" w14:textId="55A854E0" w:rsidR="009A4998" w:rsidRPr="006D5126" w:rsidRDefault="009A4998" w:rsidP="00F1680A">
      <w:pPr>
        <w:pStyle w:val="affffb"/>
        <w:rPr>
          <w:spacing w:val="0"/>
          <w:rtl/>
        </w:rPr>
      </w:pPr>
      <w:bookmarkStart w:id="90" w:name="_Toc119352875"/>
      <w:r w:rsidRPr="006D5126">
        <w:rPr>
          <w:rFonts w:hint="cs"/>
          <w:spacing w:val="0"/>
          <w:rtl/>
        </w:rPr>
        <w:t>קושיא על זעירי</w:t>
      </w:r>
      <w:bookmarkEnd w:id="90"/>
    </w:p>
    <w:p w14:paraId="26142D4C" w14:textId="41DC61DA" w:rsidR="009A4998" w:rsidRPr="00F71179" w:rsidRDefault="009A4998" w:rsidP="009A4998">
      <w:pPr>
        <w:rPr>
          <w:rFonts w:ascii="Fb Fontext" w:hAnsi="Fb Fontext" w:cs="Guttman Vilna"/>
          <w:b/>
          <w:bCs/>
          <w:spacing w:val="-2"/>
          <w:rtl/>
        </w:rPr>
      </w:pPr>
      <w:r>
        <w:rPr>
          <w:rFonts w:ascii="Fb Fontext" w:hAnsi="Fb Fontext" w:hint="cs"/>
          <w:spacing w:val="-2"/>
          <w:rtl/>
        </w:rPr>
        <w:t>הרי</w:t>
      </w:r>
      <w:r w:rsidRPr="00F71179">
        <w:rPr>
          <w:rFonts w:ascii="Fb Fontext" w:hAnsi="Fb Fontext"/>
          <w:spacing w:val="-2"/>
          <w:rtl/>
        </w:rPr>
        <w:t xml:space="preserve"> </w:t>
      </w:r>
      <w:r w:rsidR="00ED366F">
        <w:rPr>
          <w:rFonts w:ascii="Fb Fontext" w:hAnsi="Fb Fontext" w:hint="cs"/>
          <w:spacing w:val="-2"/>
          <w:rtl/>
        </w:rPr>
        <w:t>'</w:t>
      </w:r>
      <w:r w:rsidRPr="00F71179">
        <w:rPr>
          <w:rFonts w:ascii="Fb Fontext" w:hAnsi="Fb Fontext"/>
          <w:spacing w:val="-2"/>
          <w:rtl/>
        </w:rPr>
        <w:t>אין אוסרין על היחוד</w:t>
      </w:r>
      <w:r w:rsidR="00ED366F">
        <w:rPr>
          <w:rFonts w:ascii="Fb Fontext" w:hAnsi="Fb Fontext" w:hint="cs"/>
          <w:spacing w:val="-2"/>
          <w:rtl/>
        </w:rPr>
        <w:t>'</w:t>
      </w:r>
      <w:r w:rsidRPr="00F71179">
        <w:rPr>
          <w:rFonts w:ascii="Fb Fontext" w:hAnsi="Fb Fontext"/>
          <w:spacing w:val="-2"/>
          <w:rtl/>
        </w:rPr>
        <w:t xml:space="preserve"> </w:t>
      </w:r>
      <w:r w:rsidR="00ED366F" w:rsidRPr="00AA6C2C">
        <w:rPr>
          <w:rStyle w:val="afffff0"/>
          <w:rFonts w:hint="eastAsia"/>
          <w:rtl/>
        </w:rPr>
        <w:t>באשת</w:t>
      </w:r>
      <w:r w:rsidR="00ED366F" w:rsidRPr="00AA6C2C">
        <w:rPr>
          <w:rStyle w:val="afffff0"/>
          <w:rtl/>
        </w:rPr>
        <w:t xml:space="preserve"> </w:t>
      </w:r>
      <w:r w:rsidR="00ED366F" w:rsidRPr="00AA6C2C">
        <w:rPr>
          <w:rStyle w:val="afffff0"/>
          <w:rFonts w:hint="eastAsia"/>
          <w:rtl/>
        </w:rPr>
        <w:t>איש</w:t>
      </w:r>
      <w:r w:rsidR="00ED366F">
        <w:rPr>
          <w:rFonts w:ascii="Fb Fontext" w:hAnsi="Fb Fontext" w:hint="cs"/>
          <w:spacing w:val="-2"/>
          <w:rtl/>
        </w:rPr>
        <w:t xml:space="preserve"> </w:t>
      </w:r>
      <w:r w:rsidRPr="00F71179">
        <w:rPr>
          <w:rFonts w:ascii="Fb Fontext" w:hAnsi="Fb Fontext" w:hint="cs"/>
          <w:spacing w:val="-2"/>
          <w:rtl/>
        </w:rPr>
        <w:t>-</w:t>
      </w:r>
      <w:r>
        <w:rPr>
          <w:rFonts w:ascii="Fb Fontext" w:hAnsi="Fb Fontext" w:hint="cs"/>
          <w:spacing w:val="-2"/>
          <w:rtl/>
        </w:rPr>
        <w:t xml:space="preserve"> </w:t>
      </w:r>
      <w:r w:rsidRPr="00F71179">
        <w:rPr>
          <w:rFonts w:ascii="Fb Fontext" w:hAnsi="Fb Fontext"/>
          <w:spacing w:val="-2"/>
          <w:rtl/>
        </w:rPr>
        <w:t>מעלה עשו ביוחסין</w:t>
      </w:r>
      <w:r w:rsidR="00ED366F">
        <w:rPr>
          <w:rFonts w:ascii="Fb Fontext" w:hAnsi="Fb Fontext" w:hint="cs"/>
          <w:spacing w:val="-2"/>
          <w:rtl/>
        </w:rPr>
        <w:t xml:space="preserve"> </w:t>
      </w:r>
      <w:r w:rsidR="00ED366F" w:rsidRPr="00AA6C2C">
        <w:rPr>
          <w:rStyle w:val="afffff0"/>
          <w:rFonts w:hint="eastAsia"/>
          <w:rtl/>
        </w:rPr>
        <w:t>כהונה</w:t>
      </w:r>
      <w:r w:rsidRPr="00AA6C2C">
        <w:rPr>
          <w:rStyle w:val="afffff0"/>
          <w:rtl/>
        </w:rPr>
        <w:t>.</w:t>
      </w:r>
    </w:p>
    <w:p w14:paraId="6660283E" w14:textId="6E3F9152" w:rsidR="00BA2A43" w:rsidRPr="006D5126" w:rsidRDefault="00BA2A43" w:rsidP="00F1680A">
      <w:pPr>
        <w:pStyle w:val="affffb"/>
        <w:rPr>
          <w:spacing w:val="0"/>
          <w:rtl/>
        </w:rPr>
      </w:pPr>
      <w:bookmarkStart w:id="91" w:name="_Toc119352876"/>
      <w:r w:rsidRPr="006D5126">
        <w:rPr>
          <w:rFonts w:hint="cs"/>
          <w:spacing w:val="0"/>
          <w:rtl/>
        </w:rPr>
        <w:t>ד' קושיות על ר' אסי, ותיובתא</w:t>
      </w:r>
      <w:bookmarkEnd w:id="91"/>
    </w:p>
    <w:p w14:paraId="7336FA1A" w14:textId="39CFCFA7" w:rsidR="00AB7D20" w:rsidRPr="00C35A2C" w:rsidRDefault="00BA2A43" w:rsidP="00ED366F">
      <w:pPr>
        <w:rPr>
          <w:rFonts w:ascii="Fb Fontext" w:hAnsi="Fb Fontext"/>
          <w:rtl/>
        </w:rPr>
      </w:pPr>
      <w:r w:rsidRPr="00AA6C2C">
        <w:rPr>
          <w:rStyle w:val="affffe"/>
          <w:rFonts w:hint="eastAsia"/>
          <w:rtl/>
        </w:rPr>
        <w:t>א</w:t>
      </w:r>
      <w:r w:rsidRPr="00AA6C2C">
        <w:rPr>
          <w:rStyle w:val="affffe"/>
          <w:rtl/>
        </w:rPr>
        <w:t>.</w:t>
      </w:r>
      <w:r>
        <w:rPr>
          <w:rFonts w:ascii="Fb Fontext" w:hAnsi="Fb Fontext" w:hint="cs"/>
          <w:rtl/>
        </w:rPr>
        <w:t xml:space="preserve"> </w:t>
      </w:r>
      <w:r w:rsidR="00CC287B" w:rsidRPr="00CA108A">
        <w:rPr>
          <w:rFonts w:ascii="Fb Fontext" w:hAnsi="Fb Fontext" w:cs="PFT_Frank" w:hint="eastAsia"/>
          <w:b/>
          <w:bCs/>
          <w:szCs w:val="14"/>
          <w:rtl/>
        </w:rPr>
        <w:t>לשון</w:t>
      </w:r>
      <w:r w:rsidR="00CC287B">
        <w:rPr>
          <w:rFonts w:ascii="Fb Fontext" w:hAnsi="Fb Fontext" w:hint="cs"/>
          <w:rtl/>
        </w:rPr>
        <w:t xml:space="preserve"> 'מדברת' - </w:t>
      </w:r>
      <w:r w:rsidR="00AB7D20" w:rsidRPr="00C35A2C">
        <w:rPr>
          <w:rFonts w:ascii="Fb Fontext" w:hAnsi="Fb Fontext"/>
          <w:rtl/>
        </w:rPr>
        <w:t xml:space="preserve">לישנא מעליא </w:t>
      </w:r>
      <w:r w:rsidR="00CC287B">
        <w:rPr>
          <w:rStyle w:val="affffa"/>
          <w:rFonts w:hint="cs"/>
          <w:rtl/>
        </w:rPr>
        <w:t>כ</w:t>
      </w:r>
      <w:r w:rsidR="00AB7D20" w:rsidRPr="00AD1A41">
        <w:rPr>
          <w:rStyle w:val="affffa"/>
          <w:rFonts w:hint="cs"/>
          <w:rtl/>
        </w:rPr>
        <w:t>'</w:t>
      </w:r>
      <w:r w:rsidR="00AB7D20" w:rsidRPr="00AD1A41">
        <w:rPr>
          <w:rStyle w:val="affffa"/>
          <w:rtl/>
        </w:rPr>
        <w:t>אכלה ומחתה פיה</w:t>
      </w:r>
      <w:r w:rsidR="00CC287B">
        <w:rPr>
          <w:rStyle w:val="affffa"/>
          <w:rFonts w:hint="cs"/>
          <w:rtl/>
        </w:rPr>
        <w:t>..</w:t>
      </w:r>
      <w:r w:rsidR="00AB7D20" w:rsidRPr="00AD1A41">
        <w:rPr>
          <w:rStyle w:val="affffa"/>
          <w:rFonts w:hint="cs"/>
          <w:rtl/>
        </w:rPr>
        <w:t>'</w:t>
      </w:r>
      <w:r w:rsidR="00AB7D20" w:rsidRPr="00AD1A41">
        <w:rPr>
          <w:rStyle w:val="affffa"/>
          <w:rtl/>
        </w:rPr>
        <w:t>.</w:t>
      </w:r>
    </w:p>
    <w:p w14:paraId="1F25B39B" w14:textId="449F4EB7" w:rsidR="00AB7D20" w:rsidRDefault="00CC287B" w:rsidP="00AB7D20">
      <w:pPr>
        <w:rPr>
          <w:rFonts w:ascii="Fb Fontext" w:hAnsi="Fb Fontext"/>
          <w:rtl/>
        </w:rPr>
      </w:pPr>
      <w:r w:rsidRPr="00AA6C2C">
        <w:rPr>
          <w:rStyle w:val="affffe"/>
          <w:rFonts w:hint="eastAsia"/>
          <w:rtl/>
        </w:rPr>
        <w:t>ב</w:t>
      </w:r>
      <w:r w:rsidRPr="00AA6C2C">
        <w:rPr>
          <w:rStyle w:val="affffe"/>
          <w:rtl/>
        </w:rPr>
        <w:t>.</w:t>
      </w:r>
      <w:r>
        <w:rPr>
          <w:rFonts w:ascii="Fb Fontext" w:hAnsi="Fb Fontext" w:hint="cs"/>
          <w:rtl/>
        </w:rPr>
        <w:t xml:space="preserve"> </w:t>
      </w:r>
      <w:r w:rsidRPr="00CA108A">
        <w:rPr>
          <w:rFonts w:ascii="Fb Fontext" w:hAnsi="Fb Fontext" w:cs="PFT_Frank" w:hint="eastAsia"/>
          <w:b/>
          <w:bCs/>
          <w:szCs w:val="14"/>
          <w:rtl/>
        </w:rPr>
        <w:t>למה</w:t>
      </w:r>
      <w:r>
        <w:rPr>
          <w:rFonts w:ascii="Fb Fontext" w:hAnsi="Fb Fontext" w:hint="cs"/>
          <w:rtl/>
        </w:rPr>
        <w:t xml:space="preserve"> שנה תרתי </w:t>
      </w:r>
      <w:r w:rsidRPr="00AA6C2C">
        <w:rPr>
          <w:rStyle w:val="afffff0"/>
          <w:rFonts w:hint="eastAsia"/>
          <w:rtl/>
        </w:rPr>
        <w:t>מדברת</w:t>
      </w:r>
      <w:r w:rsidRPr="00AA6C2C">
        <w:rPr>
          <w:rStyle w:val="afffff0"/>
          <w:rtl/>
        </w:rPr>
        <w:t xml:space="preserve"> </w:t>
      </w:r>
      <w:r w:rsidRPr="00AA6C2C">
        <w:rPr>
          <w:rStyle w:val="afffff0"/>
          <w:rFonts w:hint="eastAsia"/>
          <w:rtl/>
        </w:rPr>
        <w:t>ומעוברת</w:t>
      </w:r>
      <w:r>
        <w:rPr>
          <w:rStyle w:val="afffff0"/>
          <w:rFonts w:hint="cs"/>
          <w:rtl/>
        </w:rPr>
        <w:t>?</w:t>
      </w:r>
      <w:r w:rsidR="00ED366F">
        <w:rPr>
          <w:rStyle w:val="afffff0"/>
          <w:rFonts w:hint="cs"/>
          <w:rtl/>
        </w:rPr>
        <w:t xml:space="preserve"> [</w:t>
      </w:r>
      <w:r w:rsidR="00ED366F" w:rsidRPr="00AA6C2C">
        <w:rPr>
          <w:rStyle w:val="affffe"/>
          <w:rFonts w:hint="eastAsia"/>
          <w:rtl/>
        </w:rPr>
        <w:t>דלזעירי</w:t>
      </w:r>
      <w:r w:rsidR="00ED366F">
        <w:rPr>
          <w:rStyle w:val="afffff0"/>
          <w:rFonts w:hint="cs"/>
          <w:rtl/>
        </w:rPr>
        <w:t xml:space="preserve"> א' לנסתרה והב' לנבעלה].</w:t>
      </w:r>
    </w:p>
    <w:p w14:paraId="0467F40A" w14:textId="1D9C9443" w:rsidR="00AB7D20" w:rsidRPr="00C35A2C" w:rsidRDefault="00AB7D20" w:rsidP="00AA6C2C">
      <w:pPr>
        <w:ind w:firstLine="0"/>
        <w:rPr>
          <w:rFonts w:ascii="Fb Fontext" w:hAnsi="Fb Fontext" w:cs="Guttman Vilna"/>
          <w:b/>
          <w:bCs/>
          <w:rtl/>
        </w:rPr>
      </w:pPr>
      <w:r w:rsidRPr="00C35A2C">
        <w:rPr>
          <w:rFonts w:ascii="Fb Fontext" w:hAnsi="Fb Fontext" w:hint="cs"/>
          <w:rtl/>
        </w:rPr>
        <w:t>-</w:t>
      </w:r>
      <w:r w:rsidRPr="00C35A2C">
        <w:rPr>
          <w:rFonts w:ascii="Fb Fontext" w:hAnsi="Fb Fontext"/>
          <w:rtl/>
        </w:rPr>
        <w:t xml:space="preserve"> </w:t>
      </w:r>
      <w:r w:rsidR="00CC287B" w:rsidRPr="00CA108A">
        <w:rPr>
          <w:rFonts w:ascii="Fb Fontext" w:hAnsi="Fb Fontext" w:cs="PFT_Frank" w:hint="eastAsia"/>
          <w:b/>
          <w:bCs/>
          <w:szCs w:val="14"/>
          <w:rtl/>
        </w:rPr>
        <w:t>ה</w:t>
      </w:r>
      <w:r w:rsidRPr="00CA108A">
        <w:rPr>
          <w:rFonts w:ascii="Fb Fontext" w:hAnsi="Fb Fontext" w:cs="PFT_Frank"/>
          <w:b/>
          <w:bCs/>
          <w:szCs w:val="14"/>
          <w:rtl/>
        </w:rPr>
        <w:t>א</w:t>
      </w:r>
      <w:r w:rsidR="00CC287B" w:rsidRPr="00CA108A">
        <w:rPr>
          <w:rFonts w:ascii="Fb Fontext" w:hAnsi="Fb Fontext" w:cs="PFT_Frank"/>
          <w:b/>
          <w:bCs/>
          <w:szCs w:val="14"/>
          <w:rtl/>
        </w:rPr>
        <w:t>'</w:t>
      </w:r>
      <w:r w:rsidRPr="00C35A2C">
        <w:rPr>
          <w:rFonts w:ascii="Fb Fontext" w:hAnsi="Fb Fontext"/>
          <w:rtl/>
        </w:rPr>
        <w:t xml:space="preserve"> להכשיר בה, </w:t>
      </w:r>
      <w:r w:rsidR="00CC287B" w:rsidRPr="00CA108A">
        <w:rPr>
          <w:rFonts w:ascii="Fb Fontext" w:hAnsi="Fb Fontext" w:cs="PFT_Frank" w:hint="eastAsia"/>
          <w:b/>
          <w:bCs/>
          <w:szCs w:val="14"/>
          <w:rtl/>
        </w:rPr>
        <w:t>הב</w:t>
      </w:r>
      <w:r w:rsidR="00CC287B" w:rsidRPr="00CA108A">
        <w:rPr>
          <w:rFonts w:ascii="Fb Fontext" w:hAnsi="Fb Fontext" w:cs="PFT_Frank"/>
          <w:b/>
          <w:bCs/>
          <w:szCs w:val="14"/>
          <w:rtl/>
        </w:rPr>
        <w:t>'</w:t>
      </w:r>
      <w:r w:rsidRPr="00C35A2C">
        <w:rPr>
          <w:rFonts w:ascii="Fb Fontext" w:hAnsi="Fb Fontext"/>
          <w:rtl/>
        </w:rPr>
        <w:t xml:space="preserve"> להכשיר בבתה</w:t>
      </w:r>
      <w:r w:rsidRPr="00AA6C2C">
        <w:rPr>
          <w:rStyle w:val="afffff0"/>
          <w:rtl/>
        </w:rPr>
        <w:t xml:space="preserve"> </w:t>
      </w:r>
      <w:r w:rsidRPr="00B31C92">
        <w:rPr>
          <w:rStyle w:val="afffff0"/>
          <w:rFonts w:cs="PFT_Frank" w:hint="eastAsia"/>
          <w:b/>
          <w:bCs/>
          <w:szCs w:val="10"/>
          <w:rtl/>
        </w:rPr>
        <w:t>ס</w:t>
      </w:r>
      <w:r w:rsidRPr="00B31C92">
        <w:rPr>
          <w:rStyle w:val="afffff0"/>
          <w:rFonts w:cs="PFT_Frank"/>
          <w:b/>
          <w:bCs/>
          <w:szCs w:val="10"/>
          <w:rtl/>
        </w:rPr>
        <w:t>"</w:t>
      </w:r>
      <w:r w:rsidRPr="00B31C92">
        <w:rPr>
          <w:rStyle w:val="afffff0"/>
          <w:rFonts w:cs="PFT_Frank" w:hint="eastAsia"/>
          <w:b/>
          <w:bCs/>
          <w:szCs w:val="10"/>
          <w:rtl/>
        </w:rPr>
        <w:t>ל</w:t>
      </w:r>
      <w:r w:rsidRPr="00AA6C2C">
        <w:rPr>
          <w:rStyle w:val="afffff0"/>
          <w:rtl/>
        </w:rPr>
        <w:t xml:space="preserve"> </w:t>
      </w:r>
      <w:r w:rsidR="00CC287B">
        <w:rPr>
          <w:rStyle w:val="afffff0"/>
          <w:rFonts w:hint="cs"/>
          <w:rtl/>
        </w:rPr>
        <w:t>'</w:t>
      </w:r>
      <w:r w:rsidRPr="00AA6C2C">
        <w:rPr>
          <w:rStyle w:val="afffff0"/>
          <w:rtl/>
        </w:rPr>
        <w:t>המכשיר</w:t>
      </w:r>
      <w:r w:rsidR="00CC287B">
        <w:rPr>
          <w:rStyle w:val="afffff0"/>
          <w:rFonts w:hint="cs"/>
          <w:rtl/>
        </w:rPr>
        <w:t>'</w:t>
      </w:r>
      <w:r w:rsidRPr="00AA6C2C">
        <w:rPr>
          <w:rStyle w:val="afffff0"/>
          <w:rtl/>
        </w:rPr>
        <w:t xml:space="preserve"> </w:t>
      </w:r>
      <w:r w:rsidR="00CC287B">
        <w:rPr>
          <w:rStyle w:val="afffff0"/>
          <w:rFonts w:hint="cs"/>
          <w:rtl/>
        </w:rPr>
        <w:t xml:space="preserve">- </w:t>
      </w:r>
      <w:r w:rsidR="00CC287B" w:rsidRPr="00AA6C2C">
        <w:rPr>
          <w:rStyle w:val="afffff0"/>
          <w:rFonts w:hint="eastAsia"/>
          <w:rtl/>
        </w:rPr>
        <w:t>אף</w:t>
      </w:r>
      <w:r w:rsidR="00CC287B" w:rsidRPr="00AA6C2C">
        <w:rPr>
          <w:rStyle w:val="afffff0"/>
          <w:rtl/>
        </w:rPr>
        <w:t xml:space="preserve"> </w:t>
      </w:r>
      <w:r w:rsidRPr="00AA6C2C">
        <w:rPr>
          <w:rStyle w:val="afffff0"/>
          <w:rtl/>
        </w:rPr>
        <w:t>בבתה</w:t>
      </w:r>
      <w:r w:rsidR="00CC287B" w:rsidRPr="00AA6C2C">
        <w:rPr>
          <w:rStyle w:val="afffff0"/>
          <w:rtl/>
        </w:rPr>
        <w:t>.</w:t>
      </w:r>
    </w:p>
    <w:p w14:paraId="3021E980" w14:textId="77777777" w:rsidR="00AB7D20" w:rsidRDefault="00AB7D20" w:rsidP="00E26091">
      <w:pPr>
        <w:pStyle w:val="afff"/>
        <w:framePr w:wrap="around"/>
        <w:rPr>
          <w:rtl/>
        </w:rPr>
      </w:pPr>
      <w:bookmarkStart w:id="92" w:name="_Toc119352877"/>
      <w:r w:rsidRPr="00C35A2C">
        <w:rPr>
          <w:rFonts w:hint="cs"/>
          <w:rtl/>
        </w:rPr>
        <w:lastRenderedPageBreak/>
        <w:t>יג.</w:t>
      </w:r>
      <w:bookmarkEnd w:id="92"/>
    </w:p>
    <w:p w14:paraId="43565666" w14:textId="34FED188" w:rsidR="00ED366F" w:rsidRDefault="00ED366F" w:rsidP="00ED366F">
      <w:pPr>
        <w:rPr>
          <w:rFonts w:ascii="Fb Fontext" w:hAnsi="Fb Fontext"/>
          <w:spacing w:val="-4"/>
          <w:rtl/>
        </w:rPr>
      </w:pPr>
      <w:r w:rsidRPr="00AA6C2C">
        <w:rPr>
          <w:rStyle w:val="affffe"/>
          <w:rFonts w:hint="eastAsia"/>
          <w:rtl/>
        </w:rPr>
        <w:t>ג</w:t>
      </w:r>
      <w:r w:rsidRPr="00AA6C2C">
        <w:rPr>
          <w:rStyle w:val="affffe"/>
          <w:rtl/>
        </w:rPr>
        <w:t>.</w:t>
      </w:r>
      <w:r>
        <w:rPr>
          <w:rFonts w:ascii="Fb Fontext" w:hAnsi="Fb Fontext" w:hint="cs"/>
          <w:sz w:val="32"/>
          <w:rtl/>
        </w:rPr>
        <w:t xml:space="preserve"> </w:t>
      </w:r>
      <w:r w:rsidRPr="00AA6C2C">
        <w:rPr>
          <w:rStyle w:val="affffe"/>
          <w:rFonts w:hint="eastAsia"/>
          <w:rtl/>
        </w:rPr>
        <w:t>דתניא</w:t>
      </w:r>
      <w:r w:rsidRPr="00AA6C2C">
        <w:rPr>
          <w:rStyle w:val="affffe"/>
          <w:rtl/>
        </w:rPr>
        <w:t>:</w:t>
      </w:r>
      <w:r>
        <w:rPr>
          <w:rFonts w:ascii="Fb Fontext" w:hAnsi="Fb Fontext" w:hint="cs"/>
          <w:sz w:val="32"/>
          <w:rtl/>
        </w:rPr>
        <w:t xml:space="preserve"> </w:t>
      </w:r>
      <w:r w:rsidR="00AB7D20" w:rsidRPr="00C35A2C">
        <w:rPr>
          <w:rFonts w:ascii="Fb Fontext" w:hAnsi="Fb Fontext"/>
          <w:sz w:val="32"/>
          <w:rtl/>
        </w:rPr>
        <w:t xml:space="preserve">נכנסה עם אחד לסתר </w:t>
      </w:r>
      <w:r w:rsidR="00AB7D20" w:rsidRPr="00CA108A">
        <w:rPr>
          <w:rFonts w:ascii="Fb Fontext" w:hAnsi="Fb Fontext" w:cs="PFT_Frank"/>
          <w:b/>
          <w:bCs/>
          <w:sz w:val="32"/>
          <w:szCs w:val="14"/>
          <w:rtl/>
        </w:rPr>
        <w:t>או</w:t>
      </w:r>
      <w:r w:rsidR="00AB7D20" w:rsidRPr="00C35A2C">
        <w:rPr>
          <w:rFonts w:ascii="Fb Fontext" w:hAnsi="Fb Fontext"/>
          <w:sz w:val="32"/>
          <w:rtl/>
        </w:rPr>
        <w:t xml:space="preserve"> לחורבה</w:t>
      </w:r>
      <w:r>
        <w:rPr>
          <w:rFonts w:ascii="Fb Fontext" w:hAnsi="Fb Fontext" w:hint="cs"/>
          <w:sz w:val="32"/>
          <w:rtl/>
        </w:rPr>
        <w:t>..</w:t>
      </w:r>
      <w:r w:rsidR="00AB7D20" w:rsidRPr="00AA6C2C">
        <w:rPr>
          <w:rStyle w:val="affffe"/>
          <w:rtl/>
        </w:rPr>
        <w:t xml:space="preserve"> </w:t>
      </w:r>
      <w:r>
        <w:rPr>
          <w:rStyle w:val="affffe"/>
          <w:rFonts w:hint="cs"/>
          <w:rtl/>
        </w:rPr>
        <w:t xml:space="preserve">   </w:t>
      </w:r>
      <w:r w:rsidR="00AB7D20" w:rsidRPr="00AA6C2C">
        <w:rPr>
          <w:rStyle w:val="affffe"/>
          <w:rtl/>
        </w:rPr>
        <w:t>ר</w:t>
      </w:r>
      <w:r w:rsidRPr="00AA6C2C">
        <w:rPr>
          <w:rStyle w:val="affffe"/>
          <w:rtl/>
        </w:rPr>
        <w:t>"</w:t>
      </w:r>
      <w:r w:rsidR="00AB7D20" w:rsidRPr="00AA6C2C">
        <w:rPr>
          <w:rStyle w:val="affffe"/>
          <w:rtl/>
        </w:rPr>
        <w:t>ג ור"א</w:t>
      </w:r>
      <w:r>
        <w:rPr>
          <w:rFonts w:ascii="Fb Fontext" w:hAnsi="Fb Fontext" w:hint="cs"/>
          <w:sz w:val="32"/>
          <w:rtl/>
        </w:rPr>
        <w:t>..</w:t>
      </w:r>
      <w:r w:rsidR="00AB7D20" w:rsidRPr="00C35A2C">
        <w:rPr>
          <w:rFonts w:ascii="Fb Fontext" w:hAnsi="Fb Fontext"/>
          <w:sz w:val="32"/>
          <w:rtl/>
        </w:rPr>
        <w:t xml:space="preserve"> </w:t>
      </w:r>
      <w:r w:rsidR="00AB7D20" w:rsidRPr="00AA6C2C">
        <w:rPr>
          <w:rStyle w:val="affffe"/>
          <w:rtl/>
        </w:rPr>
        <w:t>ריה</w:t>
      </w:r>
      <w:r w:rsidRPr="00AA6C2C">
        <w:rPr>
          <w:rStyle w:val="affffe"/>
          <w:rtl/>
        </w:rPr>
        <w:t>"</w:t>
      </w:r>
      <w:r w:rsidR="00AB7D20" w:rsidRPr="00AA6C2C">
        <w:rPr>
          <w:rStyle w:val="affffe"/>
          <w:rtl/>
        </w:rPr>
        <w:t>ו</w:t>
      </w:r>
      <w:r>
        <w:rPr>
          <w:rStyle w:val="affffe"/>
          <w:rFonts w:hint="cs"/>
          <w:rtl/>
        </w:rPr>
        <w:t>.</w:t>
      </w:r>
      <w:r w:rsidRPr="00AA6C2C">
        <w:rPr>
          <w:rStyle w:val="affffe"/>
          <w:rtl/>
        </w:rPr>
        <w:t>.</w:t>
      </w:r>
    </w:p>
    <w:p w14:paraId="673554DB" w14:textId="0750B226" w:rsidR="00AB7D20" w:rsidRPr="00F71179" w:rsidRDefault="00ED366F" w:rsidP="00ED366F">
      <w:pPr>
        <w:rPr>
          <w:rFonts w:ascii="Fb Fontext" w:hAnsi="Fb Fontext" w:cs="Guttman Vilna"/>
          <w:b/>
          <w:bCs/>
          <w:spacing w:val="-2"/>
          <w:rtl/>
        </w:rPr>
      </w:pPr>
      <w:r>
        <w:rPr>
          <w:rFonts w:ascii="Fb Fontext" w:hAnsi="Fb Fontext"/>
          <w:spacing w:val="-4"/>
          <w:rtl/>
        </w:rPr>
        <w:tab/>
      </w:r>
      <w:r>
        <w:rPr>
          <w:rFonts w:ascii="Fb Fontext" w:hAnsi="Fb Fontext" w:hint="cs"/>
          <w:rtl/>
        </w:rPr>
        <w:t xml:space="preserve">- </w:t>
      </w:r>
      <w:r w:rsidRPr="00AA6C2C">
        <w:rPr>
          <w:rStyle w:val="afffff0"/>
          <w:rtl/>
        </w:rPr>
        <w:t>'</w:t>
      </w:r>
      <w:r w:rsidR="00AB7D20" w:rsidRPr="00AA6C2C">
        <w:rPr>
          <w:rStyle w:val="afffff0"/>
          <w:rtl/>
        </w:rPr>
        <w:t>סתר דחורבה</w:t>
      </w:r>
      <w:r w:rsidRPr="00AA6C2C">
        <w:rPr>
          <w:rStyle w:val="afffff0"/>
          <w:rtl/>
        </w:rPr>
        <w:t>'</w:t>
      </w:r>
      <w:r>
        <w:rPr>
          <w:rFonts w:ascii="Fb Fontext" w:hAnsi="Fb Fontext" w:hint="cs"/>
          <w:rtl/>
        </w:rPr>
        <w:t xml:space="preserve"> </w:t>
      </w:r>
      <w:r w:rsidRPr="00CA108A">
        <w:rPr>
          <w:rFonts w:ascii="Fb Fontext" w:hAnsi="Fb Fontext" w:cs="PFT_Frank" w:hint="eastAsia"/>
          <w:b/>
          <w:bCs/>
          <w:spacing w:val="-2"/>
          <w:szCs w:val="14"/>
          <w:rtl/>
        </w:rPr>
        <w:t>א</w:t>
      </w:r>
      <w:r w:rsidRPr="00CA108A">
        <w:rPr>
          <w:rFonts w:ascii="Fb Fontext" w:hAnsi="Fb Fontext" w:cs="PFT_Frank"/>
          <w:b/>
          <w:bCs/>
          <w:spacing w:val="-2"/>
          <w:szCs w:val="14"/>
          <w:rtl/>
        </w:rPr>
        <w:t>'</w:t>
      </w:r>
      <w:r w:rsidR="00AB7D20" w:rsidRPr="00F71179">
        <w:rPr>
          <w:rFonts w:ascii="Fb Fontext" w:hAnsi="Fb Fontext" w:hint="cs"/>
          <w:spacing w:val="-2"/>
          <w:rtl/>
        </w:rPr>
        <w:t xml:space="preserve"> חורבה דמתא</w:t>
      </w:r>
      <w:r w:rsidR="00AB7D20" w:rsidRPr="00AA6C2C">
        <w:rPr>
          <w:rStyle w:val="afffff0"/>
          <w:rtl/>
        </w:rPr>
        <w:t xml:space="preserve"> </w:t>
      </w:r>
      <w:r w:rsidR="00AB7D20" w:rsidRPr="00AA6C2C">
        <w:rPr>
          <w:rStyle w:val="afffff0"/>
          <w:rFonts w:hint="eastAsia"/>
          <w:rtl/>
        </w:rPr>
        <w:t>רוב</w:t>
      </w:r>
      <w:r w:rsidR="00AB7D20" w:rsidRPr="00AA6C2C">
        <w:rPr>
          <w:rStyle w:val="afffff0"/>
          <w:rtl/>
        </w:rPr>
        <w:t xml:space="preserve"> </w:t>
      </w:r>
      <w:r w:rsidR="00AB7D20" w:rsidRPr="00AA6C2C">
        <w:rPr>
          <w:rStyle w:val="afffff0"/>
          <w:rFonts w:hint="eastAsia"/>
          <w:rtl/>
        </w:rPr>
        <w:t>כשרים</w:t>
      </w:r>
      <w:r w:rsidR="00AB7D20" w:rsidRPr="00F71179">
        <w:rPr>
          <w:rFonts w:ascii="Fb Fontext" w:hAnsi="Fb Fontext" w:hint="cs"/>
          <w:spacing w:val="-2"/>
          <w:rtl/>
        </w:rPr>
        <w:t xml:space="preserve"> </w:t>
      </w:r>
      <w:r w:rsidRPr="00CA108A">
        <w:rPr>
          <w:rFonts w:ascii="Fb Fontext" w:hAnsi="Fb Fontext" w:cs="PFT_Frank" w:hint="eastAsia"/>
          <w:b/>
          <w:bCs/>
          <w:spacing w:val="-2"/>
          <w:szCs w:val="14"/>
          <w:rtl/>
        </w:rPr>
        <w:t>ב</w:t>
      </w:r>
      <w:r w:rsidRPr="00CA108A">
        <w:rPr>
          <w:rFonts w:ascii="Fb Fontext" w:hAnsi="Fb Fontext" w:cs="PFT_Frank"/>
          <w:b/>
          <w:bCs/>
          <w:spacing w:val="-2"/>
          <w:szCs w:val="14"/>
          <w:rtl/>
        </w:rPr>
        <w:t>'</w:t>
      </w:r>
      <w:r>
        <w:rPr>
          <w:rFonts w:ascii="Fb Fontext" w:hAnsi="Fb Fontext" w:hint="cs"/>
          <w:spacing w:val="-2"/>
          <w:rtl/>
        </w:rPr>
        <w:t xml:space="preserve"> </w:t>
      </w:r>
      <w:r w:rsidR="00AB7D20" w:rsidRPr="00F71179">
        <w:rPr>
          <w:rFonts w:ascii="Fb Fontext" w:hAnsi="Fb Fontext" w:hint="cs"/>
          <w:spacing w:val="-2"/>
          <w:rtl/>
        </w:rPr>
        <w:t xml:space="preserve">לדדברא </w:t>
      </w:r>
      <w:r w:rsidR="00AB7D20" w:rsidRPr="00AA6C2C">
        <w:rPr>
          <w:rStyle w:val="afffff0"/>
          <w:rFonts w:hint="eastAsia"/>
          <w:rtl/>
        </w:rPr>
        <w:t>רוב</w:t>
      </w:r>
      <w:r w:rsidR="00AB7D20" w:rsidRPr="00AA6C2C">
        <w:rPr>
          <w:rStyle w:val="afffff0"/>
          <w:rtl/>
        </w:rPr>
        <w:t xml:space="preserve"> </w:t>
      </w:r>
      <w:r w:rsidR="00AB7D20" w:rsidRPr="00AA6C2C">
        <w:rPr>
          <w:rStyle w:val="afffff0"/>
          <w:rFonts w:hint="eastAsia"/>
          <w:rtl/>
        </w:rPr>
        <w:t>פסולים</w:t>
      </w:r>
      <w:r w:rsidRPr="00AA6C2C">
        <w:rPr>
          <w:rStyle w:val="afffff0"/>
          <w:rtl/>
        </w:rPr>
        <w:t>.</w:t>
      </w:r>
    </w:p>
    <w:p w14:paraId="04053625" w14:textId="2D185923" w:rsidR="00AB7D20" w:rsidRPr="00C35A2C" w:rsidRDefault="00ED366F" w:rsidP="00AB7D20">
      <w:pPr>
        <w:rPr>
          <w:rFonts w:ascii="Fb Fontext" w:hAnsi="Fb Fontext"/>
          <w:rtl/>
        </w:rPr>
      </w:pPr>
      <w:r w:rsidRPr="00AA6C2C">
        <w:rPr>
          <w:rStyle w:val="affffe"/>
          <w:rFonts w:hint="eastAsia"/>
          <w:rtl/>
        </w:rPr>
        <w:t>ד</w:t>
      </w:r>
      <w:r w:rsidRPr="00AA6C2C">
        <w:rPr>
          <w:rStyle w:val="affffe"/>
          <w:rtl/>
        </w:rPr>
        <w:t>.</w:t>
      </w:r>
      <w:r>
        <w:rPr>
          <w:rStyle w:val="affffe"/>
          <w:rFonts w:hint="cs"/>
          <w:rtl/>
        </w:rPr>
        <w:t xml:space="preserve"> דתניא:</w:t>
      </w:r>
      <w:r w:rsidR="00AB7D20" w:rsidRPr="00C35A2C">
        <w:rPr>
          <w:rFonts w:ascii="Fb Fontext" w:hAnsi="Fb Fontext"/>
          <w:sz w:val="32"/>
          <w:rtl/>
        </w:rPr>
        <w:t xml:space="preserve"> זו עדות שהאשה כשרה</w:t>
      </w:r>
      <w:r w:rsidR="00D46C56" w:rsidRPr="00AA6C2C">
        <w:rPr>
          <w:rStyle w:val="afffff0"/>
          <w:rtl/>
        </w:rPr>
        <w:t xml:space="preserve"> [לכשר נבעלתי]</w:t>
      </w:r>
      <w:r w:rsidR="00AB7D20" w:rsidRPr="00C35A2C">
        <w:rPr>
          <w:rFonts w:ascii="Fb Fontext" w:hAnsi="Fb Fontext"/>
          <w:sz w:val="32"/>
          <w:rtl/>
        </w:rPr>
        <w:t xml:space="preserve"> </w:t>
      </w:r>
      <w:r w:rsidR="00AB7D20" w:rsidRPr="00AA6C2C">
        <w:rPr>
          <w:rStyle w:val="affffe"/>
          <w:rtl/>
        </w:rPr>
        <w:t>ריה</w:t>
      </w:r>
      <w:r w:rsidRPr="00AA6C2C">
        <w:rPr>
          <w:rStyle w:val="affffe"/>
          <w:rtl/>
        </w:rPr>
        <w:t>"</w:t>
      </w:r>
      <w:r w:rsidR="00AB7D20" w:rsidRPr="00AA6C2C">
        <w:rPr>
          <w:rStyle w:val="affffe"/>
          <w:rtl/>
        </w:rPr>
        <w:t>ו:</w:t>
      </w:r>
      <w:r w:rsidR="00AB7D20" w:rsidRPr="00C35A2C">
        <w:rPr>
          <w:rFonts w:ascii="Fb Fontext" w:hAnsi="Fb Fontext"/>
          <w:sz w:val="32"/>
          <w:rtl/>
        </w:rPr>
        <w:t xml:space="preserve"> </w:t>
      </w:r>
      <w:r w:rsidR="00D46C56">
        <w:rPr>
          <w:rFonts w:ascii="Fb Fontext" w:hAnsi="Fb Fontext" w:hint="cs"/>
          <w:sz w:val="32"/>
          <w:rtl/>
        </w:rPr>
        <w:t>לא</w:t>
      </w:r>
      <w:r w:rsidR="00AB7D20" w:rsidRPr="00C35A2C">
        <w:rPr>
          <w:rFonts w:ascii="Fb Fontext" w:hAnsi="Fb Fontext"/>
          <w:sz w:val="32"/>
          <w:rtl/>
        </w:rPr>
        <w:t xml:space="preserve"> נאמנת</w:t>
      </w:r>
      <w:r w:rsidR="00D46C56">
        <w:rPr>
          <w:rFonts w:ascii="Fb Fontext" w:hAnsi="Fb Fontext" w:hint="cs"/>
          <w:sz w:val="32"/>
          <w:rtl/>
        </w:rPr>
        <w:t>,</w:t>
      </w:r>
    </w:p>
    <w:p w14:paraId="56FAE216" w14:textId="5901AC6E" w:rsidR="00AB7D20" w:rsidRDefault="00AB7D20" w:rsidP="00AB7D20">
      <w:pPr>
        <w:rPr>
          <w:rFonts w:ascii="Fb Fontext" w:hAnsi="Fb Fontext"/>
          <w:rtl/>
        </w:rPr>
      </w:pPr>
      <w:r w:rsidRPr="00AA6C2C">
        <w:rPr>
          <w:rStyle w:val="affffe"/>
          <w:rtl/>
        </w:rPr>
        <w:t>א</w:t>
      </w:r>
      <w:r w:rsidR="00D46C56" w:rsidRPr="00AA6C2C">
        <w:rPr>
          <w:rStyle w:val="affffe"/>
          <w:rFonts w:hint="eastAsia"/>
          <w:rtl/>
        </w:rPr>
        <w:t>מר</w:t>
      </w:r>
      <w:r w:rsidR="00D46C56">
        <w:rPr>
          <w:rStyle w:val="affffe"/>
          <w:rFonts w:hint="cs"/>
          <w:rtl/>
        </w:rPr>
        <w:t>:</w:t>
      </w:r>
      <w:r w:rsidRPr="00C35A2C">
        <w:rPr>
          <w:rFonts w:ascii="Fb Fontext" w:hAnsi="Fb Fontext"/>
          <w:rtl/>
        </w:rPr>
        <w:t xml:space="preserve"> אי</w:t>
      </w:r>
      <w:r w:rsidR="00D46C56">
        <w:rPr>
          <w:rFonts w:ascii="Fb Fontext" w:hAnsi="Fb Fontext" w:hint="cs"/>
          <w:rtl/>
        </w:rPr>
        <w:t>נכם</w:t>
      </w:r>
      <w:r w:rsidRPr="00C35A2C">
        <w:rPr>
          <w:rFonts w:ascii="Fb Fontext" w:hAnsi="Fb Fontext"/>
          <w:rtl/>
        </w:rPr>
        <w:t xml:space="preserve"> מודים בשבויה </w:t>
      </w:r>
      <w:r w:rsidR="00D46C56">
        <w:rPr>
          <w:rFonts w:ascii="Fb Fontext" w:hAnsi="Fb Fontext" w:hint="cs"/>
          <w:rtl/>
        </w:rPr>
        <w:t>ב</w:t>
      </w:r>
      <w:r w:rsidRPr="00C35A2C">
        <w:rPr>
          <w:rFonts w:ascii="Fb Fontext" w:hAnsi="Fb Fontext"/>
          <w:rtl/>
        </w:rPr>
        <w:t xml:space="preserve">עדים ואומרת טהורה </w:t>
      </w:r>
      <w:r w:rsidR="00D46C56">
        <w:rPr>
          <w:rFonts w:ascii="Fb Fontext" w:hAnsi="Fb Fontext" w:hint="cs"/>
          <w:rtl/>
        </w:rPr>
        <w:t>ל</w:t>
      </w:r>
      <w:r w:rsidRPr="00C35A2C">
        <w:rPr>
          <w:rFonts w:ascii="Fb Fontext" w:hAnsi="Fb Fontext"/>
          <w:rtl/>
        </w:rPr>
        <w:t>א נאמנת?</w:t>
      </w:r>
    </w:p>
    <w:p w14:paraId="764503D4" w14:textId="54722162" w:rsidR="00AB7D20" w:rsidRPr="00C35A2C" w:rsidRDefault="00D46C56" w:rsidP="00D46C56">
      <w:pPr>
        <w:rPr>
          <w:rFonts w:ascii="Fb Fontext" w:hAnsi="Fb Fontext"/>
          <w:rtl/>
        </w:rPr>
      </w:pPr>
      <w:r>
        <w:rPr>
          <w:rFonts w:ascii="Fb Fontext" w:hAnsi="Fb Fontext"/>
          <w:rtl/>
        </w:rPr>
        <w:tab/>
      </w:r>
      <w:r>
        <w:rPr>
          <w:rFonts w:ascii="Fb Fontext" w:hAnsi="Fb Fontext" w:hint="cs"/>
          <w:rtl/>
        </w:rPr>
        <w:t xml:space="preserve">     והרי </w:t>
      </w:r>
      <w:r w:rsidR="00AB7D20" w:rsidRPr="00C35A2C">
        <w:rPr>
          <w:rFonts w:ascii="Fb Fontext" w:hAnsi="Fb Fontext"/>
          <w:rtl/>
        </w:rPr>
        <w:t>אף לזו יש עדים, שהרי כריסה בין שיניה!</w:t>
      </w:r>
    </w:p>
    <w:p w14:paraId="4E6DC47C" w14:textId="62A7C94F" w:rsidR="00AB7D20" w:rsidRPr="00AA6C2C" w:rsidRDefault="00AB7D20" w:rsidP="00AA6C2C">
      <w:pPr>
        <w:ind w:left="0" w:firstLine="0"/>
        <w:rPr>
          <w:rtl/>
        </w:rPr>
      </w:pPr>
      <w:r w:rsidRPr="00AA6C2C">
        <w:rPr>
          <w:rStyle w:val="affffe"/>
          <w:rtl/>
        </w:rPr>
        <w:t>אמרו</w:t>
      </w:r>
      <w:r w:rsidRPr="00AA6C2C">
        <w:rPr>
          <w:rtl/>
        </w:rPr>
        <w:t>:</w:t>
      </w:r>
      <w:r w:rsidRPr="00002F3C">
        <w:rPr>
          <w:rtl/>
        </w:rPr>
        <w:t xml:space="preserve"> </w:t>
      </w:r>
      <w:r w:rsidRPr="00AA6C2C">
        <w:rPr>
          <w:rtl/>
        </w:rPr>
        <w:t>השבתנו על המעוברת, מה תשיבנו על המדברת?</w:t>
      </w:r>
    </w:p>
    <w:p w14:paraId="7BBF19E4" w14:textId="3C5A88F6" w:rsidR="00AB7D20" w:rsidRPr="00AA6C2C" w:rsidRDefault="00AB7D20" w:rsidP="00AA6C2C">
      <w:pPr>
        <w:ind w:left="0" w:firstLine="0"/>
        <w:rPr>
          <w:rtl/>
        </w:rPr>
      </w:pPr>
      <w:r w:rsidRPr="00AA6C2C">
        <w:rPr>
          <w:rStyle w:val="affffe"/>
          <w:rtl/>
        </w:rPr>
        <w:t>אמר</w:t>
      </w:r>
      <w:r w:rsidRPr="00AA6C2C">
        <w:rPr>
          <w:rtl/>
        </w:rPr>
        <w:t>: היינו שבויה,</w:t>
      </w:r>
      <w:r w:rsidR="00002F3C">
        <w:rPr>
          <w:rFonts w:hint="cs"/>
          <w:rtl/>
        </w:rPr>
        <w:t xml:space="preserve"> </w:t>
      </w:r>
      <w:r w:rsidRPr="00AA6C2C">
        <w:rPr>
          <w:rStyle w:val="affffe"/>
          <w:rtl/>
        </w:rPr>
        <w:t>אמרו</w:t>
      </w:r>
      <w:r w:rsidRPr="00AA6C2C">
        <w:rPr>
          <w:rtl/>
        </w:rPr>
        <w:t>: ש</w:t>
      </w:r>
      <w:r w:rsidR="00002F3C">
        <w:rPr>
          <w:rFonts w:hint="cs"/>
          <w:rtl/>
        </w:rPr>
        <w:t>ם</w:t>
      </w:r>
      <w:r w:rsidRPr="00AA6C2C">
        <w:rPr>
          <w:rtl/>
        </w:rPr>
        <w:t xml:space="preserve"> </w:t>
      </w:r>
      <w:r w:rsidR="00002F3C">
        <w:rPr>
          <w:rFonts w:hint="cs"/>
          <w:rtl/>
        </w:rPr>
        <w:t>'</w:t>
      </w:r>
      <w:r w:rsidRPr="00AA6C2C">
        <w:rPr>
          <w:rtl/>
        </w:rPr>
        <w:t xml:space="preserve">רוב </w:t>
      </w:r>
      <w:r w:rsidR="00002F3C">
        <w:rPr>
          <w:rFonts w:hint="cs"/>
          <w:rtl/>
        </w:rPr>
        <w:t>גויים</w:t>
      </w:r>
      <w:r w:rsidRPr="00AA6C2C">
        <w:rPr>
          <w:rtl/>
        </w:rPr>
        <w:t xml:space="preserve"> פרוצים בעריות</w:t>
      </w:r>
      <w:r w:rsidR="00002F3C">
        <w:rPr>
          <w:rFonts w:hint="cs"/>
          <w:rtl/>
        </w:rPr>
        <w:t>'</w:t>
      </w:r>
      <w:r w:rsidRPr="00AA6C2C">
        <w:rPr>
          <w:rtl/>
        </w:rPr>
        <w:t>,</w:t>
      </w:r>
    </w:p>
    <w:p w14:paraId="6D512D4C" w14:textId="58FCDFF7" w:rsidR="00AB7D20" w:rsidRPr="00AA6C2C" w:rsidRDefault="00AB7D20" w:rsidP="00AA6C2C">
      <w:pPr>
        <w:ind w:left="0" w:firstLine="0"/>
        <w:rPr>
          <w:rtl/>
        </w:rPr>
      </w:pPr>
      <w:r w:rsidRPr="00AA6C2C">
        <w:rPr>
          <w:rStyle w:val="affffe"/>
          <w:rtl/>
        </w:rPr>
        <w:t>אמר</w:t>
      </w:r>
      <w:r w:rsidRPr="00AA6C2C">
        <w:rPr>
          <w:rtl/>
        </w:rPr>
        <w:t xml:space="preserve">: </w:t>
      </w:r>
      <w:r w:rsidR="00002F3C">
        <w:rPr>
          <w:rFonts w:hint="cs"/>
          <w:rtl/>
        </w:rPr>
        <w:t>זאת</w:t>
      </w:r>
      <w:r w:rsidRPr="00AA6C2C">
        <w:rPr>
          <w:rtl/>
        </w:rPr>
        <w:t xml:space="preserve"> </w:t>
      </w:r>
      <w:r w:rsidR="00002F3C">
        <w:rPr>
          <w:rFonts w:hint="cs"/>
          <w:rtl/>
        </w:rPr>
        <w:t>גם,</w:t>
      </w:r>
      <w:r w:rsidRPr="00AA6C2C">
        <w:rPr>
          <w:rtl/>
        </w:rPr>
        <w:t xml:space="preserve"> כיון </w:t>
      </w:r>
      <w:r w:rsidR="00002F3C">
        <w:rPr>
          <w:rFonts w:hint="cs"/>
          <w:rtl/>
        </w:rPr>
        <w:t>שנסתתרה</w:t>
      </w:r>
      <w:r w:rsidRPr="00AA6C2C">
        <w:rPr>
          <w:rtl/>
        </w:rPr>
        <w:t xml:space="preserve"> </w:t>
      </w:r>
      <w:r w:rsidR="00002F3C">
        <w:rPr>
          <w:rFonts w:hint="cs"/>
          <w:rtl/>
        </w:rPr>
        <w:t>'</w:t>
      </w:r>
      <w:r w:rsidRPr="00AA6C2C">
        <w:rPr>
          <w:rtl/>
        </w:rPr>
        <w:t>אין אפוטרופוס לעריות</w:t>
      </w:r>
      <w:r w:rsidR="00002F3C">
        <w:rPr>
          <w:rFonts w:hint="cs"/>
          <w:rtl/>
        </w:rPr>
        <w:t>'</w:t>
      </w:r>
      <w:r w:rsidRPr="00AA6C2C">
        <w:rPr>
          <w:rtl/>
        </w:rPr>
        <w:t>.</w:t>
      </w:r>
    </w:p>
    <w:p w14:paraId="5E43A4FC" w14:textId="1282FDE7" w:rsidR="00AB7D20" w:rsidRPr="00AA6C2C" w:rsidRDefault="00002F3C" w:rsidP="00AA6C2C">
      <w:pPr>
        <w:ind w:left="0" w:firstLine="0"/>
        <w:jc w:val="center"/>
        <w:rPr>
          <w:rtl/>
        </w:rPr>
      </w:pPr>
      <w:r w:rsidRPr="00CA108A">
        <w:rPr>
          <w:rFonts w:cs="PFT_Frank" w:hint="eastAsia"/>
          <w:b/>
          <w:bCs/>
          <w:szCs w:val="14"/>
          <w:rtl/>
        </w:rPr>
        <w:t>ושנה</w:t>
      </w:r>
      <w:r w:rsidR="00AB7D20" w:rsidRPr="00AA6C2C">
        <w:rPr>
          <w:b/>
          <w:rtl/>
        </w:rPr>
        <w:t xml:space="preserve"> תרתי</w:t>
      </w:r>
      <w:r>
        <w:rPr>
          <w:rFonts w:hint="cs"/>
          <w:rtl/>
        </w:rPr>
        <w:t xml:space="preserve"> -</w:t>
      </w:r>
      <w:r w:rsidR="00AB7D20" w:rsidRPr="00AA6C2C">
        <w:rPr>
          <w:rtl/>
        </w:rPr>
        <w:t xml:space="preserve"> מדברת ומעוברת</w:t>
      </w:r>
      <w:r>
        <w:rPr>
          <w:rFonts w:hint="cs"/>
          <w:rtl/>
        </w:rPr>
        <w:t xml:space="preserve"> -</w:t>
      </w:r>
      <w:r w:rsidR="00AB7D20" w:rsidRPr="00AA6C2C">
        <w:rPr>
          <w:rtl/>
        </w:rPr>
        <w:t xml:space="preserve"> </w:t>
      </w:r>
      <w:r w:rsidR="009C3C3A" w:rsidRPr="00CA108A">
        <w:rPr>
          <w:rFonts w:cs="PFT_Frank" w:hint="eastAsia"/>
          <w:b/>
          <w:bCs/>
          <w:szCs w:val="14"/>
          <w:rtl/>
        </w:rPr>
        <w:t>ו</w:t>
      </w:r>
      <w:r w:rsidR="00AB7D20" w:rsidRPr="00AA6C2C">
        <w:rPr>
          <w:b/>
          <w:rtl/>
        </w:rPr>
        <w:t xml:space="preserve">תיובתא </w:t>
      </w:r>
      <w:r w:rsidR="00AB7D20" w:rsidRPr="00AA6C2C">
        <w:rPr>
          <w:rStyle w:val="affffe"/>
          <w:rtl/>
        </w:rPr>
        <w:t>דרב אסי</w:t>
      </w:r>
      <w:r w:rsidR="009C3C3A" w:rsidRPr="00AA6C2C">
        <w:rPr>
          <w:rStyle w:val="affffe"/>
          <w:rtl/>
        </w:rPr>
        <w:t>.</w:t>
      </w:r>
    </w:p>
    <w:p w14:paraId="781A1569" w14:textId="6B233281" w:rsidR="009C3C3A" w:rsidRPr="006D5126" w:rsidRDefault="009C3C3A" w:rsidP="00F1680A">
      <w:pPr>
        <w:pStyle w:val="affffb"/>
        <w:rPr>
          <w:spacing w:val="0"/>
          <w:rtl/>
        </w:rPr>
      </w:pPr>
      <w:bookmarkStart w:id="93" w:name="_Toc119352878"/>
      <w:r w:rsidRPr="006D5126">
        <w:rPr>
          <w:rFonts w:hint="cs"/>
          <w:spacing w:val="0"/>
          <w:rtl/>
        </w:rPr>
        <w:t>רוב כשרים ורוב פסולים</w:t>
      </w:r>
      <w:bookmarkEnd w:id="93"/>
    </w:p>
    <w:p w14:paraId="034F68AA" w14:textId="77777777" w:rsidR="00E268F4" w:rsidRDefault="00AB7D20" w:rsidP="009C3C3A">
      <w:pPr>
        <w:ind w:left="0" w:firstLine="0"/>
        <w:rPr>
          <w:spacing w:val="-6"/>
          <w:rtl/>
        </w:rPr>
      </w:pPr>
      <w:r w:rsidRPr="00CA108A">
        <w:rPr>
          <w:rFonts w:cs="PFT_Frank"/>
          <w:b/>
          <w:bCs/>
          <w:szCs w:val="14"/>
          <w:rtl/>
        </w:rPr>
        <w:t>ו</w:t>
      </w:r>
      <w:r w:rsidR="009C3C3A" w:rsidRPr="00CA108A">
        <w:rPr>
          <w:rFonts w:cs="PFT_Frank" w:hint="eastAsia"/>
          <w:b/>
          <w:bCs/>
          <w:szCs w:val="14"/>
          <w:rtl/>
        </w:rPr>
        <w:t>אף</w:t>
      </w:r>
      <w:r w:rsidR="009C3C3A" w:rsidRPr="00CA108A">
        <w:rPr>
          <w:rFonts w:cs="PFT_Frank"/>
          <w:b/>
          <w:bCs/>
          <w:szCs w:val="14"/>
          <w:rtl/>
        </w:rPr>
        <w:t xml:space="preserve"> </w:t>
      </w:r>
      <w:r w:rsidR="009C3C3A" w:rsidRPr="00CA108A">
        <w:rPr>
          <w:rFonts w:cs="PFT_Frank" w:hint="eastAsia"/>
          <w:b/>
          <w:bCs/>
          <w:szCs w:val="14"/>
          <w:rtl/>
        </w:rPr>
        <w:t>שבשבויה</w:t>
      </w:r>
      <w:r w:rsidR="009C3C3A" w:rsidRPr="009C3C3A">
        <w:rPr>
          <w:rFonts w:hint="cs"/>
          <w:rtl/>
        </w:rPr>
        <w:t xml:space="preserve"> ר</w:t>
      </w:r>
      <w:r w:rsidRPr="009C3C3A">
        <w:rPr>
          <w:rtl/>
        </w:rPr>
        <w:t xml:space="preserve">וב פסולין </w:t>
      </w:r>
      <w:r w:rsidR="009C3C3A" w:rsidRPr="00AA6C2C">
        <w:rPr>
          <w:rtl/>
        </w:rPr>
        <w:t xml:space="preserve">- </w:t>
      </w:r>
      <w:r w:rsidRPr="00AA6C2C">
        <w:rPr>
          <w:rStyle w:val="affffe"/>
          <w:rtl/>
        </w:rPr>
        <w:t xml:space="preserve">מסייע </w:t>
      </w:r>
      <w:r w:rsidRPr="00AA6C2C">
        <w:rPr>
          <w:rStyle w:val="affffe"/>
          <w:rFonts w:hint="eastAsia"/>
          <w:rtl/>
        </w:rPr>
        <w:t>לריב</w:t>
      </w:r>
      <w:r w:rsidRPr="00AA6C2C">
        <w:rPr>
          <w:rStyle w:val="affffe"/>
          <w:rtl/>
        </w:rPr>
        <w:t>"</w:t>
      </w:r>
      <w:r w:rsidRPr="00AA6C2C">
        <w:rPr>
          <w:rStyle w:val="affffe"/>
          <w:rFonts w:hint="eastAsia"/>
          <w:rtl/>
        </w:rPr>
        <w:t>ל</w:t>
      </w:r>
      <w:r w:rsidRPr="00AA6C2C">
        <w:rPr>
          <w:rStyle w:val="affffe"/>
          <w:rtl/>
        </w:rPr>
        <w:t xml:space="preserve">: המכשיר </w:t>
      </w:r>
      <w:r w:rsidR="000B5E6A">
        <w:rPr>
          <w:rStyle w:val="affffe"/>
          <w:rFonts w:hint="cs"/>
          <w:rtl/>
        </w:rPr>
        <w:t xml:space="preserve">  </w:t>
      </w:r>
      <w:r w:rsidR="009C3C3A" w:rsidRPr="00AA6C2C">
        <w:rPr>
          <w:rStyle w:val="affffe"/>
          <w:rtl/>
        </w:rPr>
        <w:t>-</w:t>
      </w:r>
      <w:r w:rsidR="009C3C3A" w:rsidRPr="00AA6C2C">
        <w:rPr>
          <w:rtl/>
        </w:rPr>
        <w:t xml:space="preserve"> </w:t>
      </w:r>
      <w:r w:rsidR="000B5E6A">
        <w:rPr>
          <w:rFonts w:hint="cs"/>
          <w:rtl/>
        </w:rPr>
        <w:t xml:space="preserve"> </w:t>
      </w:r>
      <w:r w:rsidR="00BD4EEB">
        <w:rPr>
          <w:rtl/>
        </w:rPr>
        <w:t>אף</w:t>
      </w:r>
      <w:r w:rsidR="00E268F4">
        <w:rPr>
          <w:spacing w:val="-6"/>
          <w:rtl/>
        </w:rPr>
        <w:t>,</w:t>
      </w:r>
    </w:p>
    <w:p w14:paraId="4F24B2D3" w14:textId="5F420890" w:rsidR="00AB7D20" w:rsidRPr="00F71179" w:rsidRDefault="00AB7D20" w:rsidP="00AA6C2C">
      <w:pPr>
        <w:ind w:left="0" w:firstLine="0"/>
        <w:rPr>
          <w:spacing w:val="-6"/>
          <w:rtl/>
        </w:rPr>
      </w:pPr>
      <w:r w:rsidRPr="00F71179">
        <w:rPr>
          <w:spacing w:val="-6"/>
          <w:rtl/>
        </w:rPr>
        <w:t>ברוב פסולין</w:t>
      </w:r>
      <w:r w:rsidR="009C3C3A">
        <w:rPr>
          <w:rFonts w:hint="cs"/>
          <w:spacing w:val="-6"/>
          <w:rtl/>
        </w:rPr>
        <w:t xml:space="preserve"> </w:t>
      </w:r>
      <w:r w:rsidR="009C3C3A" w:rsidRPr="00AA6C2C">
        <w:rPr>
          <w:rStyle w:val="afffff0"/>
          <w:rtl/>
        </w:rPr>
        <w:t xml:space="preserve">[וע"ז טען </w:t>
      </w:r>
      <w:r w:rsidR="009C3C3A" w:rsidRPr="00AA6C2C">
        <w:rPr>
          <w:rStyle w:val="affffe"/>
          <w:rFonts w:hint="eastAsia"/>
          <w:rtl/>
        </w:rPr>
        <w:t>ריה</w:t>
      </w:r>
      <w:r w:rsidR="009C3C3A" w:rsidRPr="00AA6C2C">
        <w:rPr>
          <w:rStyle w:val="affffe"/>
          <w:rtl/>
        </w:rPr>
        <w:t>"ו</w:t>
      </w:r>
      <w:r w:rsidR="009C3C3A" w:rsidRPr="00AA6C2C">
        <w:rPr>
          <w:rStyle w:val="afffff0"/>
          <w:rtl/>
        </w:rPr>
        <w:t xml:space="preserve"> משבויה]</w:t>
      </w:r>
      <w:r w:rsidRPr="00AA6C2C">
        <w:rPr>
          <w:rStyle w:val="afffff0"/>
          <w:rtl/>
        </w:rPr>
        <w:t>,</w:t>
      </w:r>
      <w:r w:rsidRPr="00F71179">
        <w:rPr>
          <w:spacing w:val="-6"/>
          <w:rtl/>
        </w:rPr>
        <w:t xml:space="preserve"> </w:t>
      </w:r>
      <w:r w:rsidRPr="00AA6C2C">
        <w:rPr>
          <w:rStyle w:val="affffe"/>
          <w:rtl/>
        </w:rPr>
        <w:t>הפוסל</w:t>
      </w:r>
      <w:r w:rsidR="009C3C3A" w:rsidRPr="00AA6C2C">
        <w:rPr>
          <w:rStyle w:val="affffe"/>
          <w:rtl/>
        </w:rPr>
        <w:t xml:space="preserve"> -</w:t>
      </w:r>
      <w:r w:rsidRPr="00F71179">
        <w:rPr>
          <w:spacing w:val="-6"/>
          <w:rtl/>
        </w:rPr>
        <w:t xml:space="preserve"> </w:t>
      </w:r>
      <w:r w:rsidR="00BD4EEB">
        <w:rPr>
          <w:spacing w:val="-6"/>
          <w:rtl/>
        </w:rPr>
        <w:t>אף</w:t>
      </w:r>
      <w:r w:rsidRPr="00F71179">
        <w:rPr>
          <w:spacing w:val="-6"/>
          <w:rtl/>
        </w:rPr>
        <w:t xml:space="preserve"> ברוב כשרים.</w:t>
      </w:r>
    </w:p>
    <w:p w14:paraId="4DED3513" w14:textId="26D6BFAE" w:rsidR="00AB7D20" w:rsidRPr="006D5126" w:rsidRDefault="009C3C3A" w:rsidP="00F1680A">
      <w:pPr>
        <w:pStyle w:val="affffb"/>
        <w:rPr>
          <w:spacing w:val="0"/>
          <w:rtl/>
        </w:rPr>
      </w:pPr>
      <w:bookmarkStart w:id="94" w:name="_Toc119352879"/>
      <w:r w:rsidRPr="006D5126">
        <w:rPr>
          <w:rFonts w:hint="cs"/>
          <w:spacing w:val="0"/>
          <w:rtl/>
        </w:rPr>
        <w:t>אם המכשיר - מכשיר בבתה</w:t>
      </w:r>
      <w:bookmarkEnd w:id="94"/>
    </w:p>
    <w:p w14:paraId="1DB43CB1" w14:textId="59A8FBB2" w:rsidR="00AB7D20" w:rsidRPr="00C35A2C" w:rsidRDefault="00AB7D20" w:rsidP="009C3C3A">
      <w:pPr>
        <w:rPr>
          <w:rFonts w:ascii="Fb Fontext" w:hAnsi="Fb Fontext"/>
          <w:rtl/>
        </w:rPr>
      </w:pPr>
      <w:r w:rsidRPr="00AA6C2C">
        <w:rPr>
          <w:rStyle w:val="affffe"/>
          <w:rtl/>
        </w:rPr>
        <w:t>רי"ו:</w:t>
      </w:r>
      <w:r w:rsidRPr="00C35A2C">
        <w:rPr>
          <w:rFonts w:ascii="Fb Fontext" w:hAnsi="Fb Fontext"/>
          <w:sz w:val="32"/>
          <w:rtl/>
        </w:rPr>
        <w:t xml:space="preserve"> המכשיר בה - </w:t>
      </w:r>
      <w:r w:rsidRPr="00CA108A">
        <w:rPr>
          <w:rFonts w:ascii="Fb Fontext" w:hAnsi="Fb Fontext" w:cs="PFT_Frank"/>
          <w:b/>
          <w:bCs/>
          <w:sz w:val="32"/>
          <w:szCs w:val="14"/>
          <w:rtl/>
        </w:rPr>
        <w:t>מכשיר בבתה</w:t>
      </w:r>
      <w:r w:rsidRPr="00C35A2C">
        <w:rPr>
          <w:rFonts w:ascii="Fb Fontext" w:hAnsi="Fb Fontext"/>
          <w:sz w:val="32"/>
          <w:rtl/>
        </w:rPr>
        <w:t xml:space="preserve">, </w:t>
      </w:r>
      <w:r w:rsidR="009C3C3A">
        <w:rPr>
          <w:rFonts w:ascii="Fb Fontext" w:hAnsi="Fb Fontext"/>
          <w:sz w:val="32"/>
          <w:rtl/>
        </w:rPr>
        <w:tab/>
      </w:r>
      <w:r w:rsidR="009C3C3A">
        <w:rPr>
          <w:rFonts w:ascii="Fb Fontext" w:hAnsi="Fb Fontext" w:hint="cs"/>
          <w:sz w:val="32"/>
          <w:rtl/>
        </w:rPr>
        <w:t xml:space="preserve">    </w:t>
      </w:r>
      <w:r w:rsidR="000B5E6A">
        <w:rPr>
          <w:rFonts w:ascii="Fb Fontext" w:hAnsi="Fb Fontext" w:hint="cs"/>
          <w:sz w:val="32"/>
          <w:rtl/>
        </w:rPr>
        <w:t xml:space="preserve"> </w:t>
      </w:r>
      <w:r w:rsidR="009C3C3A">
        <w:rPr>
          <w:rStyle w:val="affffe"/>
          <w:rFonts w:hint="cs"/>
          <w:rtl/>
        </w:rPr>
        <w:t>ר"</w:t>
      </w:r>
      <w:r w:rsidRPr="00AA6C2C">
        <w:rPr>
          <w:rStyle w:val="affffe"/>
          <w:rtl/>
        </w:rPr>
        <w:t>א:</w:t>
      </w:r>
      <w:r w:rsidRPr="00C35A2C">
        <w:rPr>
          <w:rFonts w:ascii="Fb Fontext" w:hAnsi="Fb Fontext"/>
          <w:rtl/>
        </w:rPr>
        <w:t xml:space="preserve"> </w:t>
      </w:r>
      <w:r w:rsidRPr="00CA108A">
        <w:rPr>
          <w:rFonts w:ascii="Fb Fontext" w:hAnsi="Fb Fontext" w:cs="PFT_Frank"/>
          <w:b/>
          <w:bCs/>
          <w:szCs w:val="14"/>
          <w:rtl/>
        </w:rPr>
        <w:t>פוסל בבתה</w:t>
      </w:r>
      <w:r w:rsidR="009C3C3A">
        <w:rPr>
          <w:rFonts w:ascii="Fb Fontext" w:hAnsi="Fb Fontext" w:hint="cs"/>
          <w:rtl/>
        </w:rPr>
        <w:t xml:space="preserve"> -</w:t>
      </w:r>
    </w:p>
    <w:p w14:paraId="26890A59" w14:textId="0123D09C" w:rsidR="00AB7D20" w:rsidRPr="00C35A2C" w:rsidRDefault="00AB7D20" w:rsidP="00AA6C2C">
      <w:pPr>
        <w:jc w:val="center"/>
        <w:rPr>
          <w:rFonts w:ascii="Fb Fontext" w:hAnsi="Fb Fontext"/>
          <w:rtl/>
        </w:rPr>
      </w:pPr>
      <w:r w:rsidRPr="00C35A2C">
        <w:rPr>
          <w:rFonts w:ascii="Fb Fontext" w:hAnsi="Fb Fontext"/>
          <w:rtl/>
        </w:rPr>
        <w:t xml:space="preserve">לה </w:t>
      </w:r>
      <w:r w:rsidR="009C3C3A">
        <w:rPr>
          <w:rFonts w:ascii="Fb Fontext" w:hAnsi="Fb Fontext" w:hint="cs"/>
          <w:rtl/>
        </w:rPr>
        <w:t xml:space="preserve">יש </w:t>
      </w:r>
      <w:r w:rsidRPr="00C35A2C">
        <w:rPr>
          <w:rFonts w:ascii="Fb Fontext" w:hAnsi="Fb Fontext"/>
          <w:rtl/>
        </w:rPr>
        <w:t xml:space="preserve">חזקה דכשרות, </w:t>
      </w:r>
      <w:r w:rsidR="009C3C3A">
        <w:rPr>
          <w:rFonts w:ascii="Fb Fontext" w:hAnsi="Fb Fontext" w:hint="cs"/>
          <w:rtl/>
        </w:rPr>
        <w:t>אבל ל</w:t>
      </w:r>
      <w:r w:rsidRPr="00C35A2C">
        <w:rPr>
          <w:rFonts w:ascii="Fb Fontext" w:hAnsi="Fb Fontext"/>
          <w:rtl/>
        </w:rPr>
        <w:t xml:space="preserve">בתה </w:t>
      </w:r>
      <w:r>
        <w:rPr>
          <w:rFonts w:ascii="Fb Fontext" w:hAnsi="Fb Fontext" w:hint="cs"/>
          <w:rtl/>
        </w:rPr>
        <w:t>אין</w:t>
      </w:r>
      <w:r w:rsidRPr="00C35A2C">
        <w:rPr>
          <w:rFonts w:ascii="Fb Fontext" w:hAnsi="Fb Fontext"/>
          <w:rtl/>
        </w:rPr>
        <w:t xml:space="preserve"> חזקה דכשרות.</w:t>
      </w:r>
    </w:p>
    <w:p w14:paraId="725ECD13" w14:textId="0BB7CAD7" w:rsidR="00AB7D20" w:rsidRPr="004606BA" w:rsidRDefault="009C3C3A" w:rsidP="00AB7D20">
      <w:pPr>
        <w:rPr>
          <w:rFonts w:ascii="Fb Fontext" w:hAnsi="Fb Fontext"/>
          <w:spacing w:val="-4"/>
          <w:rtl/>
        </w:rPr>
      </w:pPr>
      <w:r w:rsidRPr="00AA6C2C">
        <w:rPr>
          <w:rStyle w:val="affffe"/>
          <w:rFonts w:hint="eastAsia"/>
          <w:rtl/>
        </w:rPr>
        <w:t>ויקשה</w:t>
      </w:r>
      <w:r w:rsidR="004606BA" w:rsidRPr="00AA6C2C">
        <w:rPr>
          <w:rStyle w:val="affffe"/>
          <w:rtl/>
        </w:rPr>
        <w:t xml:space="preserve"> לרי</w:t>
      </w:r>
      <w:r w:rsidRPr="00AA6C2C">
        <w:rPr>
          <w:rStyle w:val="affffe"/>
          <w:rtl/>
        </w:rPr>
        <w:t>"</w:t>
      </w:r>
      <w:r w:rsidR="004606BA" w:rsidRPr="00AA6C2C">
        <w:rPr>
          <w:rStyle w:val="affffe"/>
          <w:rtl/>
        </w:rPr>
        <w:t>ו:</w:t>
      </w:r>
      <w:r w:rsidR="004606BA" w:rsidRPr="004606BA">
        <w:rPr>
          <w:rFonts w:ascii="Fb Fontext" w:hAnsi="Fb Fontext"/>
          <w:spacing w:val="-4"/>
          <w:rtl/>
        </w:rPr>
        <w:t xml:space="preserve"> בד"א </w:t>
      </w:r>
      <w:r w:rsidR="00AB7D20" w:rsidRPr="004606BA">
        <w:rPr>
          <w:rFonts w:ascii="Fb Fontext" w:hAnsi="Fb Fontext"/>
          <w:spacing w:val="-4"/>
          <w:rtl/>
        </w:rPr>
        <w:t>בעדות</w:t>
      </w:r>
      <w:r w:rsidR="004606BA" w:rsidRPr="004606BA">
        <w:rPr>
          <w:rFonts w:ascii="Fb Fontext" w:hAnsi="Fb Fontext"/>
          <w:spacing w:val="-4"/>
          <w:rtl/>
        </w:rPr>
        <w:t xml:space="preserve"> אשה </w:t>
      </w:r>
      <w:r w:rsidR="004606BA" w:rsidRPr="00CA108A">
        <w:rPr>
          <w:rFonts w:ascii="Fb Fontext" w:hAnsi="Fb Fontext" w:cs="PFT_Frank"/>
          <w:b/>
          <w:bCs/>
          <w:spacing w:val="-4"/>
          <w:szCs w:val="14"/>
          <w:rtl/>
        </w:rPr>
        <w:t>בגופה</w:t>
      </w:r>
      <w:r w:rsidR="004606BA" w:rsidRPr="004606BA">
        <w:rPr>
          <w:rFonts w:ascii="Fb Fontext" w:hAnsi="Fb Fontext"/>
          <w:spacing w:val="-4"/>
          <w:rtl/>
        </w:rPr>
        <w:t xml:space="preserve">, </w:t>
      </w:r>
      <w:r w:rsidR="004606BA" w:rsidRPr="00CA108A">
        <w:rPr>
          <w:rFonts w:ascii="Fb Fontext" w:hAnsi="Fb Fontext" w:cs="PFT_Frank"/>
          <w:b/>
          <w:bCs/>
          <w:spacing w:val="-4"/>
          <w:szCs w:val="14"/>
          <w:rtl/>
        </w:rPr>
        <w:t>אבל בבתה</w:t>
      </w:r>
      <w:r w:rsidR="004606BA" w:rsidRPr="004606BA">
        <w:rPr>
          <w:rFonts w:ascii="Fb Fontext" w:hAnsi="Fb Fontext"/>
          <w:spacing w:val="-4"/>
          <w:rtl/>
        </w:rPr>
        <w:t xml:space="preserve"> </w:t>
      </w:r>
      <w:r w:rsidRPr="00AA6C2C">
        <w:rPr>
          <w:rStyle w:val="affffe"/>
          <w:rFonts w:hint="eastAsia"/>
          <w:rtl/>
        </w:rPr>
        <w:t>לכו</w:t>
      </w:r>
      <w:r w:rsidRPr="00AA6C2C">
        <w:rPr>
          <w:rStyle w:val="affffe"/>
          <w:rtl/>
        </w:rPr>
        <w:t>"ע</w:t>
      </w:r>
      <w:r w:rsidR="00AB7D20" w:rsidRPr="004606BA">
        <w:rPr>
          <w:rFonts w:ascii="Fb Fontext" w:hAnsi="Fb Fontext"/>
          <w:spacing w:val="-4"/>
          <w:rtl/>
        </w:rPr>
        <w:t xml:space="preserve"> שתוקי</w:t>
      </w:r>
      <w:r w:rsidR="000B5E6A">
        <w:rPr>
          <w:rFonts w:ascii="Fb Fontext" w:hAnsi="Fb Fontext" w:hint="cs"/>
          <w:spacing w:val="-4"/>
          <w:rtl/>
        </w:rPr>
        <w:t>!</w:t>
      </w:r>
    </w:p>
    <w:p w14:paraId="32D3B282" w14:textId="36ED656E" w:rsidR="00AB7D20" w:rsidRPr="00F97732" w:rsidRDefault="009C3C3A" w:rsidP="006F15F4">
      <w:pPr>
        <w:ind w:left="0" w:firstLine="0"/>
        <w:rPr>
          <w:rtl/>
        </w:rPr>
      </w:pPr>
      <w:r>
        <w:rPr>
          <w:rFonts w:ascii="Fb Fontext" w:hAnsi="Fb Fontext" w:hint="cs"/>
          <w:rtl/>
        </w:rPr>
        <w:t xml:space="preserve">- </w:t>
      </w:r>
      <w:r w:rsidR="00AB7D20" w:rsidRPr="00CA108A">
        <w:rPr>
          <w:rFonts w:ascii="Fb Fontext" w:hAnsi="Fb Fontext" w:cs="PFT_Frank"/>
          <w:b/>
          <w:bCs/>
          <w:szCs w:val="14"/>
          <w:rtl/>
        </w:rPr>
        <w:t>שתוקי וכשר</w:t>
      </w:r>
      <w:r>
        <w:rPr>
          <w:rFonts w:ascii="Fb Fontext" w:hAnsi="Fb Fontext" w:hint="cs"/>
          <w:rtl/>
        </w:rPr>
        <w:t>,</w:t>
      </w:r>
      <w:r w:rsidR="00AB7D20" w:rsidRPr="00C35A2C">
        <w:rPr>
          <w:rFonts w:hint="cs"/>
          <w:rtl/>
        </w:rPr>
        <w:t xml:space="preserve"> </w:t>
      </w:r>
      <w:r>
        <w:rPr>
          <w:rFonts w:hint="cs"/>
          <w:rtl/>
        </w:rPr>
        <w:t>ו'</w:t>
      </w:r>
      <w:r w:rsidR="00AB7D20" w:rsidRPr="00C35A2C">
        <w:rPr>
          <w:rFonts w:hint="cs"/>
          <w:rtl/>
        </w:rPr>
        <w:t>כ</w:t>
      </w:r>
      <w:r w:rsidR="00AB7D20" w:rsidRPr="00C35A2C">
        <w:rPr>
          <w:rtl/>
        </w:rPr>
        <w:t xml:space="preserve">עשרה כהנים </w:t>
      </w:r>
      <w:r>
        <w:rPr>
          <w:rFonts w:hint="cs"/>
          <w:rtl/>
        </w:rPr>
        <w:t>ש</w:t>
      </w:r>
      <w:r w:rsidR="00AB7D20" w:rsidRPr="00C35A2C">
        <w:rPr>
          <w:rtl/>
        </w:rPr>
        <w:t>פירש אחד ובעל</w:t>
      </w:r>
      <w:r>
        <w:rPr>
          <w:rFonts w:hint="cs"/>
          <w:rtl/>
        </w:rPr>
        <w:t>,</w:t>
      </w:r>
      <w:r w:rsidR="00AB7D20" w:rsidRPr="00C35A2C">
        <w:rPr>
          <w:rtl/>
        </w:rPr>
        <w:t xml:space="preserve"> הול</w:t>
      </w:r>
      <w:r w:rsidR="00AB7D20" w:rsidRPr="009C3C3A">
        <w:rPr>
          <w:rtl/>
        </w:rPr>
        <w:t>ד שתוקי</w:t>
      </w:r>
      <w:r w:rsidRPr="009C3C3A">
        <w:rPr>
          <w:rtl/>
        </w:rPr>
        <w:t>' -</w:t>
      </w:r>
      <w:r w:rsidR="00AB7D20" w:rsidRPr="009C3C3A">
        <w:rPr>
          <w:rtl/>
        </w:rPr>
        <w:t xml:space="preserve"> </w:t>
      </w:r>
      <w:r w:rsidR="00AB7D20" w:rsidRPr="00CA108A">
        <w:rPr>
          <w:rFonts w:cs="PFT_Frank"/>
          <w:b/>
          <w:bCs/>
          <w:szCs w:val="14"/>
          <w:rtl/>
        </w:rPr>
        <w:t>מדין כהונה</w:t>
      </w:r>
      <w:r w:rsidR="00AB7D20" w:rsidRPr="009C3C3A">
        <w:rPr>
          <w:rtl/>
        </w:rPr>
        <w:t xml:space="preserve">, </w:t>
      </w:r>
      <w:r w:rsidR="00AB7D20" w:rsidRPr="009C3C3A">
        <w:rPr>
          <w:rStyle w:val="affffa"/>
          <w:rtl/>
        </w:rPr>
        <w:t>ד'והיתה לו ולזרעו אחריו</w:t>
      </w:r>
      <w:r>
        <w:rPr>
          <w:rStyle w:val="affffa"/>
          <w:rFonts w:hint="cs"/>
          <w:rtl/>
        </w:rPr>
        <w:t>..</w:t>
      </w:r>
      <w:r w:rsidR="00AB7D20" w:rsidRPr="00AD1A41">
        <w:rPr>
          <w:rStyle w:val="affffa"/>
          <w:rFonts w:hint="cs"/>
          <w:rtl/>
        </w:rPr>
        <w:t>'</w:t>
      </w:r>
      <w:r>
        <w:rPr>
          <w:rFonts w:hint="cs"/>
          <w:rtl/>
        </w:rPr>
        <w:t xml:space="preserve"> </w:t>
      </w:r>
      <w:r w:rsidR="00AB7D20" w:rsidRPr="00C35A2C">
        <w:rPr>
          <w:rFonts w:ascii="Fb Fontext" w:hAnsi="Fb Fontext"/>
          <w:sz w:val="32"/>
          <w:rtl/>
        </w:rPr>
        <w:t>מיוחס אחריו</w:t>
      </w:r>
      <w:r>
        <w:rPr>
          <w:rFonts w:ascii="Fb Fontext" w:hAnsi="Fb Fontext" w:hint="cs"/>
          <w:sz w:val="32"/>
          <w:rtl/>
        </w:rPr>
        <w:t>.</w:t>
      </w:r>
    </w:p>
    <w:p w14:paraId="7E73F2C6" w14:textId="77777777" w:rsidR="00AB7D20" w:rsidRPr="00C35A2C" w:rsidRDefault="00AB7D20" w:rsidP="00E26091">
      <w:pPr>
        <w:pStyle w:val="afff"/>
        <w:framePr w:wrap="around"/>
        <w:rPr>
          <w:rtl/>
        </w:rPr>
      </w:pPr>
      <w:bookmarkStart w:id="95" w:name="_Toc119352880"/>
      <w:r w:rsidRPr="00C35A2C">
        <w:rPr>
          <w:rFonts w:hint="cs"/>
          <w:rtl/>
        </w:rPr>
        <w:t>יד.</w:t>
      </w:r>
      <w:bookmarkEnd w:id="95"/>
    </w:p>
    <w:p w14:paraId="488BDAC5" w14:textId="4F78ED7F" w:rsidR="006D4856" w:rsidRPr="006D5126" w:rsidRDefault="006D4856" w:rsidP="00F1680A">
      <w:pPr>
        <w:pStyle w:val="affffb"/>
        <w:rPr>
          <w:spacing w:val="0"/>
          <w:rtl/>
        </w:rPr>
      </w:pPr>
      <w:bookmarkStart w:id="96" w:name="_Toc119352881"/>
      <w:r w:rsidRPr="006D5126">
        <w:rPr>
          <w:rFonts w:hint="cs"/>
          <w:spacing w:val="0"/>
          <w:rtl/>
        </w:rPr>
        <w:t>ארוס וארוסתו</w:t>
      </w:r>
      <w:bookmarkEnd w:id="96"/>
    </w:p>
    <w:p w14:paraId="4135960F" w14:textId="0D7F83C1" w:rsidR="00AB7D20" w:rsidRDefault="00AB7D20" w:rsidP="00AB7D20">
      <w:pPr>
        <w:rPr>
          <w:rFonts w:ascii="Fb Fontext" w:hAnsi="Fb Fontext"/>
          <w:sz w:val="32"/>
          <w:rtl/>
        </w:rPr>
      </w:pPr>
      <w:r w:rsidRPr="00AA6C2C">
        <w:rPr>
          <w:rStyle w:val="affffe"/>
          <w:rtl/>
        </w:rPr>
        <w:t>ארוס וארוסתו</w:t>
      </w:r>
      <w:r w:rsidR="006D4856">
        <w:rPr>
          <w:rFonts w:ascii="Fb Fontext" w:hAnsi="Fb Fontext" w:hint="cs"/>
          <w:sz w:val="32"/>
          <w:rtl/>
        </w:rPr>
        <w:t>:</w:t>
      </w:r>
      <w:r w:rsidRPr="00C35A2C">
        <w:rPr>
          <w:rFonts w:ascii="Fb Fontext" w:hAnsi="Fb Fontext"/>
          <w:sz w:val="32"/>
          <w:rtl/>
        </w:rPr>
        <w:t xml:space="preserve"> היא אמרה </w:t>
      </w:r>
      <w:r w:rsidR="006D4856">
        <w:rPr>
          <w:rFonts w:ascii="Fb Fontext" w:hAnsi="Fb Fontext" w:hint="cs"/>
          <w:sz w:val="32"/>
          <w:rtl/>
        </w:rPr>
        <w:t>'</w:t>
      </w:r>
      <w:r w:rsidRPr="00CA108A">
        <w:rPr>
          <w:rFonts w:ascii="Fb Fontext" w:hAnsi="Fb Fontext" w:cs="PFT_Frank"/>
          <w:b/>
          <w:bCs/>
          <w:sz w:val="32"/>
          <w:szCs w:val="14"/>
          <w:rtl/>
        </w:rPr>
        <w:t>ממנו</w:t>
      </w:r>
      <w:r w:rsidR="006D4856" w:rsidRPr="00CA108A">
        <w:rPr>
          <w:rFonts w:ascii="Fb Fontext" w:hAnsi="Fb Fontext" w:cs="PFT_Frank" w:hint="cs"/>
          <w:b/>
          <w:bCs/>
          <w:sz w:val="32"/>
          <w:szCs w:val="14"/>
          <w:rtl/>
        </w:rPr>
        <w:t xml:space="preserve">' </w:t>
      </w:r>
      <w:r w:rsidR="006D4856" w:rsidRPr="00AA6C2C">
        <w:rPr>
          <w:rStyle w:val="afffff0"/>
          <w:rFonts w:hint="eastAsia"/>
          <w:rtl/>
        </w:rPr>
        <w:t>העובר</w:t>
      </w:r>
      <w:r w:rsidRPr="00AA6C2C">
        <w:rPr>
          <w:rStyle w:val="afffff0"/>
          <w:rtl/>
        </w:rPr>
        <w:t>,</w:t>
      </w:r>
      <w:r w:rsidRPr="00C35A2C">
        <w:rPr>
          <w:rFonts w:ascii="Fb Fontext" w:hAnsi="Fb Fontext"/>
          <w:sz w:val="32"/>
          <w:rtl/>
        </w:rPr>
        <w:t xml:space="preserve"> והוא </w:t>
      </w:r>
      <w:r w:rsidRPr="00C35A2C">
        <w:rPr>
          <w:rFonts w:ascii="Fb Fontext" w:hAnsi="Fb Fontext" w:hint="cs"/>
          <w:sz w:val="32"/>
          <w:rtl/>
        </w:rPr>
        <w:t xml:space="preserve">גם </w:t>
      </w:r>
      <w:r w:rsidRPr="00C35A2C">
        <w:rPr>
          <w:rFonts w:ascii="Fb Fontext" w:hAnsi="Fb Fontext"/>
          <w:sz w:val="32"/>
          <w:rtl/>
        </w:rPr>
        <w:t xml:space="preserve">אמר </w:t>
      </w:r>
      <w:r w:rsidR="006D4856">
        <w:rPr>
          <w:rFonts w:ascii="Fb Fontext" w:hAnsi="Fb Fontext" w:hint="cs"/>
          <w:sz w:val="32"/>
          <w:rtl/>
        </w:rPr>
        <w:t>'</w:t>
      </w:r>
      <w:r w:rsidRPr="00CA108A">
        <w:rPr>
          <w:rFonts w:ascii="Fb Fontext" w:hAnsi="Fb Fontext" w:cs="PFT_Frank" w:hint="cs"/>
          <w:b/>
          <w:bCs/>
          <w:sz w:val="32"/>
          <w:szCs w:val="14"/>
          <w:rtl/>
        </w:rPr>
        <w:t>ממני</w:t>
      </w:r>
      <w:r w:rsidR="006D4856" w:rsidRPr="00CA108A">
        <w:rPr>
          <w:rFonts w:ascii="Fb Fontext" w:hAnsi="Fb Fontext" w:cs="PFT_Frank" w:hint="cs"/>
          <w:b/>
          <w:bCs/>
          <w:sz w:val="32"/>
          <w:szCs w:val="14"/>
          <w:rtl/>
        </w:rPr>
        <w:t>',</w:t>
      </w:r>
    </w:p>
    <w:p w14:paraId="3FCA884E" w14:textId="78D9FD71" w:rsidR="00AB7D20" w:rsidRPr="00C35A2C" w:rsidRDefault="00AB7D20" w:rsidP="004606BA">
      <w:pPr>
        <w:rPr>
          <w:rFonts w:ascii="Fb Fontext" w:hAnsi="Fb Fontext"/>
          <w:rtl/>
        </w:rPr>
      </w:pPr>
      <w:r w:rsidRPr="00AA6C2C">
        <w:rPr>
          <w:rStyle w:val="affffe"/>
          <w:rtl/>
        </w:rPr>
        <w:t>ר</w:t>
      </w:r>
      <w:r w:rsidR="006D4856" w:rsidRPr="00AA6C2C">
        <w:rPr>
          <w:rStyle w:val="affffe"/>
          <w:rtl/>
        </w:rPr>
        <w:t xml:space="preserve">' </w:t>
      </w:r>
      <w:r w:rsidRPr="00AA6C2C">
        <w:rPr>
          <w:rStyle w:val="affffe"/>
          <w:rtl/>
        </w:rPr>
        <w:t>יוסף</w:t>
      </w:r>
      <w:r w:rsidR="006D4856" w:rsidRPr="00AA6C2C">
        <w:rPr>
          <w:rStyle w:val="affffe"/>
          <w:rtl/>
        </w:rPr>
        <w:t xml:space="preserve"> הכשיר</w:t>
      </w:r>
      <w:r w:rsidRPr="00C35A2C">
        <w:rPr>
          <w:rFonts w:ascii="Fb Fontext" w:hAnsi="Fb Fontext"/>
          <w:rtl/>
        </w:rPr>
        <w:t>:</w:t>
      </w:r>
      <w:r w:rsidRPr="00AA6C2C">
        <w:rPr>
          <w:rStyle w:val="affffe"/>
          <w:rtl/>
        </w:rPr>
        <w:t xml:space="preserve"> </w:t>
      </w:r>
      <w:r w:rsidR="006D4856" w:rsidRPr="00AA6C2C">
        <w:rPr>
          <w:rStyle w:val="affffe"/>
          <w:rFonts w:hint="eastAsia"/>
          <w:rtl/>
        </w:rPr>
        <w:t>א</w:t>
      </w:r>
      <w:r w:rsidR="006D4856" w:rsidRPr="00AA6C2C">
        <w:rPr>
          <w:rStyle w:val="affffe"/>
          <w:rtl/>
        </w:rPr>
        <w:t>.</w:t>
      </w:r>
      <w:r w:rsidRPr="00C35A2C">
        <w:rPr>
          <w:rFonts w:ascii="Fb Fontext" w:hAnsi="Fb Fontext"/>
          <w:rtl/>
        </w:rPr>
        <w:t xml:space="preserve"> </w:t>
      </w:r>
      <w:r w:rsidRPr="00CA108A">
        <w:rPr>
          <w:rFonts w:ascii="Fb Fontext" w:hAnsi="Fb Fontext" w:cs="PFT_Frank"/>
          <w:b/>
          <w:bCs/>
          <w:szCs w:val="14"/>
          <w:rtl/>
        </w:rPr>
        <w:t>ה</w:t>
      </w:r>
      <w:r w:rsidR="006D4856" w:rsidRPr="00CA108A">
        <w:rPr>
          <w:rFonts w:ascii="Fb Fontext" w:hAnsi="Fb Fontext" w:cs="PFT_Frank" w:hint="eastAsia"/>
          <w:b/>
          <w:bCs/>
          <w:szCs w:val="14"/>
          <w:rtl/>
        </w:rPr>
        <w:t>ו</w:t>
      </w:r>
      <w:r w:rsidRPr="00CA108A">
        <w:rPr>
          <w:rFonts w:ascii="Fb Fontext" w:hAnsi="Fb Fontext" w:cs="PFT_Frank"/>
          <w:b/>
          <w:bCs/>
          <w:szCs w:val="14"/>
          <w:rtl/>
        </w:rPr>
        <w:t>א</w:t>
      </w:r>
      <w:r w:rsidRPr="00C35A2C">
        <w:rPr>
          <w:rFonts w:ascii="Fb Fontext" w:hAnsi="Fb Fontext"/>
          <w:rtl/>
        </w:rPr>
        <w:t xml:space="preserve"> מודה, </w:t>
      </w:r>
      <w:r w:rsidR="006D4856" w:rsidRPr="00AA6C2C">
        <w:rPr>
          <w:rStyle w:val="affffe"/>
          <w:rFonts w:hint="eastAsia"/>
          <w:rtl/>
        </w:rPr>
        <w:t>ב</w:t>
      </w:r>
      <w:r w:rsidR="006D4856" w:rsidRPr="00AA6C2C">
        <w:rPr>
          <w:rStyle w:val="affffe"/>
          <w:rtl/>
        </w:rPr>
        <w:t>.</w:t>
      </w:r>
      <w:r w:rsidRPr="00AA6C2C">
        <w:rPr>
          <w:rStyle w:val="affffe"/>
          <w:rtl/>
        </w:rPr>
        <w:t xml:space="preserve"> </w:t>
      </w:r>
      <w:r w:rsidR="006D4856" w:rsidRPr="00AA6C2C">
        <w:rPr>
          <w:rStyle w:val="affffe"/>
          <w:rFonts w:hint="eastAsia"/>
          <w:rtl/>
        </w:rPr>
        <w:t>מ</w:t>
      </w:r>
      <w:r w:rsidRPr="00AA6C2C">
        <w:rPr>
          <w:rStyle w:val="affffe"/>
          <w:rFonts w:hint="eastAsia"/>
          <w:rtl/>
        </w:rPr>
        <w:t>ש</w:t>
      </w:r>
      <w:r w:rsidR="006D4856" w:rsidRPr="00AA6C2C">
        <w:rPr>
          <w:rStyle w:val="affffe"/>
          <w:rFonts w:hint="eastAsia"/>
          <w:rtl/>
        </w:rPr>
        <w:t>מואל</w:t>
      </w:r>
      <w:r w:rsidRPr="00AA6C2C">
        <w:rPr>
          <w:rStyle w:val="affffe"/>
          <w:rtl/>
        </w:rPr>
        <w:t>:</w:t>
      </w:r>
      <w:r w:rsidRPr="00C35A2C">
        <w:rPr>
          <w:rFonts w:ascii="Fb Fontext" w:hAnsi="Fb Fontext"/>
          <w:rtl/>
        </w:rPr>
        <w:t xml:space="preserve"> הלכה </w:t>
      </w:r>
      <w:r w:rsidRPr="00AA6C2C">
        <w:rPr>
          <w:rStyle w:val="affffe"/>
          <w:rtl/>
        </w:rPr>
        <w:t>כר"</w:t>
      </w:r>
      <w:r w:rsidRPr="00AA6C2C">
        <w:rPr>
          <w:rStyle w:val="affffe"/>
          <w:rFonts w:hint="eastAsia"/>
          <w:rtl/>
        </w:rPr>
        <w:t>ג</w:t>
      </w:r>
      <w:r w:rsidRPr="00C35A2C">
        <w:rPr>
          <w:rFonts w:ascii="Fb Fontext" w:hAnsi="Fb Fontext" w:hint="cs"/>
          <w:rtl/>
        </w:rPr>
        <w:t xml:space="preserve"> </w:t>
      </w:r>
      <w:r w:rsidR="006D4856" w:rsidRPr="00B31C92">
        <w:rPr>
          <w:rStyle w:val="afffff0"/>
          <w:rFonts w:cs="PFT_Frank" w:hint="eastAsia"/>
          <w:b/>
          <w:bCs/>
          <w:szCs w:val="10"/>
          <w:rtl/>
        </w:rPr>
        <w:t>שהיא</w:t>
      </w:r>
      <w:r w:rsidR="006D4856">
        <w:rPr>
          <w:rStyle w:val="afffff0"/>
          <w:rFonts w:hint="cs"/>
          <w:rtl/>
        </w:rPr>
        <w:t xml:space="preserve"> </w:t>
      </w:r>
      <w:r w:rsidRPr="00AA6C2C">
        <w:rPr>
          <w:rStyle w:val="afffff0"/>
          <w:rFonts w:hint="eastAsia"/>
          <w:rtl/>
        </w:rPr>
        <w:t>נאמנת</w:t>
      </w:r>
      <w:r w:rsidR="004606BA" w:rsidRPr="00AA6C2C">
        <w:rPr>
          <w:rStyle w:val="afffff0"/>
          <w:rtl/>
        </w:rPr>
        <w:t>,</w:t>
      </w:r>
    </w:p>
    <w:p w14:paraId="57DBDD6B" w14:textId="0F5D3465" w:rsidR="00AB7D20" w:rsidRDefault="006D4856" w:rsidP="00AB7D20">
      <w:pPr>
        <w:rPr>
          <w:rFonts w:ascii="Fb Fontext" w:hAnsi="Fb Fontext"/>
          <w:rtl/>
        </w:rPr>
      </w:pPr>
      <w:r w:rsidRPr="00AA6C2C">
        <w:rPr>
          <w:rStyle w:val="affffe"/>
          <w:rFonts w:hint="eastAsia"/>
          <w:rtl/>
        </w:rPr>
        <w:t>ואף</w:t>
      </w:r>
      <w:r w:rsidR="00AB7D20" w:rsidRPr="00AA6C2C">
        <w:rPr>
          <w:rStyle w:val="affffe"/>
          <w:rtl/>
        </w:rPr>
        <w:t xml:space="preserve"> ד</w:t>
      </w:r>
      <w:r w:rsidR="00AB7D20" w:rsidRPr="00AA6C2C">
        <w:rPr>
          <w:rStyle w:val="affffe"/>
          <w:rFonts w:hint="eastAsia"/>
          <w:rtl/>
        </w:rPr>
        <w:t>ש</w:t>
      </w:r>
      <w:r w:rsidRPr="00AA6C2C">
        <w:rPr>
          <w:rStyle w:val="affffe"/>
          <w:rFonts w:hint="eastAsia"/>
          <w:rtl/>
        </w:rPr>
        <w:t>מואל</w:t>
      </w:r>
      <w:r w:rsidRPr="00AA6C2C">
        <w:rPr>
          <w:rStyle w:val="affffe"/>
          <w:rtl/>
        </w:rPr>
        <w:t xml:space="preserve"> </w:t>
      </w:r>
      <w:r w:rsidRPr="00AA6C2C">
        <w:rPr>
          <w:rStyle w:val="affffe"/>
          <w:rFonts w:hint="eastAsia"/>
          <w:rtl/>
        </w:rPr>
        <w:t>לר</w:t>
      </w:r>
      <w:r w:rsidRPr="00AA6C2C">
        <w:rPr>
          <w:rStyle w:val="affffe"/>
          <w:rtl/>
        </w:rPr>
        <w:t>"י:</w:t>
      </w:r>
      <w:r w:rsidR="00AB7D20" w:rsidRPr="00C35A2C">
        <w:rPr>
          <w:rFonts w:ascii="Fb Fontext" w:hAnsi="Fb Fontext" w:hint="cs"/>
          <w:rtl/>
        </w:rPr>
        <w:t xml:space="preserve"> </w:t>
      </w:r>
      <w:r>
        <w:rPr>
          <w:rFonts w:ascii="Fb Fontext" w:hAnsi="Fb Fontext" w:hint="cs"/>
          <w:rtl/>
        </w:rPr>
        <w:t>'</w:t>
      </w:r>
      <w:r w:rsidR="00AB7D20" w:rsidRPr="00C35A2C">
        <w:rPr>
          <w:rFonts w:ascii="Fb Fontext" w:hAnsi="Fb Fontext" w:hint="cs"/>
          <w:rtl/>
        </w:rPr>
        <w:t>לא ת</w:t>
      </w:r>
      <w:r>
        <w:rPr>
          <w:rFonts w:ascii="Fb Fontext" w:hAnsi="Fb Fontext" w:hint="cs"/>
          <w:rtl/>
        </w:rPr>
        <w:t>עשה מעשה</w:t>
      </w:r>
      <w:r w:rsidR="00AB7D20" w:rsidRPr="00C35A2C">
        <w:rPr>
          <w:rFonts w:ascii="Fb Fontext" w:hAnsi="Fb Fontext" w:hint="cs"/>
          <w:rtl/>
        </w:rPr>
        <w:t xml:space="preserve"> </w:t>
      </w:r>
      <w:r w:rsidR="00AB7D20" w:rsidRPr="00AA6C2C">
        <w:rPr>
          <w:rStyle w:val="affffe"/>
          <w:rFonts w:hint="eastAsia"/>
          <w:rtl/>
        </w:rPr>
        <w:t>כ</w:t>
      </w:r>
      <w:r w:rsidRPr="00AA6C2C">
        <w:rPr>
          <w:rStyle w:val="affffe"/>
          <w:rFonts w:hint="eastAsia"/>
          <w:rtl/>
        </w:rPr>
        <w:t>ר</w:t>
      </w:r>
      <w:r w:rsidRPr="00AA6C2C">
        <w:rPr>
          <w:rStyle w:val="affffe"/>
          <w:rtl/>
        </w:rPr>
        <w:t>"ג</w:t>
      </w:r>
      <w:r w:rsidR="00AB7D20" w:rsidRPr="00C35A2C">
        <w:rPr>
          <w:rFonts w:ascii="Fb Fontext" w:hAnsi="Fb Fontext" w:hint="cs"/>
          <w:rtl/>
        </w:rPr>
        <w:t xml:space="preserve"> </w:t>
      </w:r>
      <w:r>
        <w:rPr>
          <w:rFonts w:ascii="Fb Fontext" w:hAnsi="Fb Fontext" w:hint="cs"/>
          <w:rtl/>
        </w:rPr>
        <w:t>אא"כ</w:t>
      </w:r>
      <w:r w:rsidR="00AB7D20" w:rsidRPr="00C35A2C">
        <w:rPr>
          <w:rFonts w:ascii="Fb Fontext" w:hAnsi="Fb Fontext" w:hint="cs"/>
          <w:rtl/>
        </w:rPr>
        <w:t xml:space="preserve"> רוב כשרין</w:t>
      </w:r>
      <w:r>
        <w:rPr>
          <w:rFonts w:ascii="Fb Fontext" w:hAnsi="Fb Fontext" w:hint="cs"/>
          <w:rtl/>
        </w:rPr>
        <w:t>'!</w:t>
      </w:r>
    </w:p>
    <w:p w14:paraId="28CA3DD8" w14:textId="3F1CA86E" w:rsidR="00AB7D20" w:rsidRPr="00F71179" w:rsidRDefault="006D4856" w:rsidP="00AB7D20">
      <w:pPr>
        <w:rPr>
          <w:rFonts w:ascii="Fb Fontext" w:hAnsi="Fb Fontext"/>
          <w:spacing w:val="-4"/>
          <w:rtl/>
        </w:rPr>
      </w:pPr>
      <w:r>
        <w:rPr>
          <w:rFonts w:ascii="Fb Fontext" w:hAnsi="Fb Fontext" w:hint="cs"/>
          <w:spacing w:val="-4"/>
          <w:rtl/>
        </w:rPr>
        <w:t xml:space="preserve">- </w:t>
      </w:r>
      <w:r w:rsidRPr="00CA108A">
        <w:rPr>
          <w:rFonts w:ascii="Fb Fontext" w:hAnsi="Fb Fontext" w:cs="PFT_Frank" w:hint="eastAsia"/>
          <w:b/>
          <w:bCs/>
          <w:spacing w:val="-4"/>
          <w:szCs w:val="14"/>
          <w:rtl/>
        </w:rPr>
        <w:t>זה</w:t>
      </w:r>
      <w:r w:rsidR="00AB7D20" w:rsidRPr="00CA108A">
        <w:rPr>
          <w:rFonts w:ascii="Fb Fontext" w:hAnsi="Fb Fontext" w:cs="PFT_Frank"/>
          <w:b/>
          <w:bCs/>
          <w:spacing w:val="-4"/>
          <w:szCs w:val="14"/>
          <w:rtl/>
        </w:rPr>
        <w:t xml:space="preserve"> לכתחילה</w:t>
      </w:r>
      <w:r>
        <w:rPr>
          <w:rFonts w:ascii="Fb Fontext" w:hAnsi="Fb Fontext" w:hint="cs"/>
          <w:spacing w:val="-4"/>
          <w:rtl/>
        </w:rPr>
        <w:t>,</w:t>
      </w:r>
      <w:r w:rsidR="00AB7D20" w:rsidRPr="00F71179">
        <w:rPr>
          <w:rFonts w:ascii="Fb Fontext" w:hAnsi="Fb Fontext" w:hint="cs"/>
          <w:spacing w:val="-4"/>
          <w:rtl/>
        </w:rPr>
        <w:t xml:space="preserve"> אבל בדיעבד </w:t>
      </w:r>
      <w:r>
        <w:rPr>
          <w:rFonts w:ascii="Fb Fontext" w:hAnsi="Fb Fontext" w:hint="cs"/>
          <w:spacing w:val="-4"/>
          <w:rtl/>
        </w:rPr>
        <w:t>מותר,</w:t>
      </w:r>
      <w:r w:rsidR="00AB7D20" w:rsidRPr="00F71179">
        <w:rPr>
          <w:rFonts w:ascii="Fb Fontext" w:hAnsi="Fb Fontext" w:hint="cs"/>
          <w:spacing w:val="-4"/>
          <w:rtl/>
        </w:rPr>
        <w:t xml:space="preserve"> ו</w:t>
      </w:r>
      <w:r>
        <w:rPr>
          <w:rFonts w:ascii="Fb Fontext" w:hAnsi="Fb Fontext" w:hint="cs"/>
          <w:spacing w:val="-4"/>
          <w:rtl/>
        </w:rPr>
        <w:t>כאן</w:t>
      </w:r>
      <w:r w:rsidR="00AB7D20" w:rsidRPr="00F71179">
        <w:rPr>
          <w:rFonts w:ascii="Fb Fontext" w:hAnsi="Fb Fontext" w:hint="cs"/>
          <w:spacing w:val="-4"/>
          <w:rtl/>
        </w:rPr>
        <w:t xml:space="preserve"> דיעבד</w:t>
      </w:r>
      <w:r w:rsidR="00AB7D20" w:rsidRPr="00AA6C2C">
        <w:rPr>
          <w:rStyle w:val="afffff0"/>
          <w:rtl/>
        </w:rPr>
        <w:t xml:space="preserve"> </w:t>
      </w:r>
      <w:r w:rsidRPr="00AA6C2C">
        <w:rPr>
          <w:rStyle w:val="afffff0"/>
          <w:rFonts w:hint="eastAsia"/>
          <w:rtl/>
        </w:rPr>
        <w:t>שלא</w:t>
      </w:r>
      <w:r w:rsidRPr="00AA6C2C">
        <w:rPr>
          <w:rStyle w:val="afffff0"/>
          <w:rtl/>
        </w:rPr>
        <w:t xml:space="preserve"> </w:t>
      </w:r>
      <w:r w:rsidRPr="00AA6C2C">
        <w:rPr>
          <w:rStyle w:val="afffff0"/>
          <w:rFonts w:hint="eastAsia"/>
          <w:rtl/>
        </w:rPr>
        <w:t>יוציאנה</w:t>
      </w:r>
      <w:r w:rsidRPr="00AA6C2C">
        <w:rPr>
          <w:rStyle w:val="afffff0"/>
          <w:rtl/>
        </w:rPr>
        <w:t>.</w:t>
      </w:r>
    </w:p>
    <w:p w14:paraId="2631E4BC" w14:textId="748956D6" w:rsidR="006D4856" w:rsidRPr="006D5126" w:rsidRDefault="006D4856" w:rsidP="00F1680A">
      <w:pPr>
        <w:pStyle w:val="affffb"/>
        <w:rPr>
          <w:spacing w:val="0"/>
          <w:rtl/>
        </w:rPr>
      </w:pPr>
      <w:bookmarkStart w:id="97" w:name="_Toc119352882"/>
      <w:r w:rsidRPr="006D5126">
        <w:rPr>
          <w:rFonts w:hint="cs"/>
          <w:spacing w:val="0"/>
          <w:rtl/>
        </w:rPr>
        <w:t>ב'אלמנת עיסה' החליפו ר"ג וריה"ו שיטתם</w:t>
      </w:r>
      <w:bookmarkEnd w:id="97"/>
    </w:p>
    <w:p w14:paraId="71C3277D" w14:textId="53AA974C" w:rsidR="00E268F4" w:rsidRDefault="006D4856" w:rsidP="00AA6C2C">
      <w:pPr>
        <w:ind w:left="0" w:firstLine="0"/>
        <w:rPr>
          <w:rtl/>
        </w:rPr>
      </w:pPr>
      <w:r>
        <w:rPr>
          <w:rStyle w:val="affffe"/>
          <w:rFonts w:hint="cs"/>
          <w:rtl/>
        </w:rPr>
        <w:lastRenderedPageBreak/>
        <w:t>ד</w:t>
      </w:r>
      <w:r w:rsidRPr="00AA6C2C">
        <w:rPr>
          <w:rStyle w:val="affffe"/>
          <w:rFonts w:hint="eastAsia"/>
          <w:rtl/>
        </w:rPr>
        <w:t>תנן</w:t>
      </w:r>
      <w:r w:rsidRPr="00AA6C2C">
        <w:rPr>
          <w:rStyle w:val="affffe"/>
          <w:rtl/>
        </w:rPr>
        <w:t>:</w:t>
      </w:r>
      <w:r>
        <w:rPr>
          <w:rFonts w:ascii="Fb Fontext" w:hAnsi="Fb Fontext" w:hint="cs"/>
          <w:rtl/>
        </w:rPr>
        <w:t xml:space="preserve"> </w:t>
      </w:r>
      <w:r>
        <w:rPr>
          <w:rStyle w:val="affffe"/>
          <w:rFonts w:hint="cs"/>
          <w:rtl/>
        </w:rPr>
        <w:t>ה</w:t>
      </w:r>
      <w:r w:rsidR="00AB7D20" w:rsidRPr="00AA6C2C">
        <w:rPr>
          <w:rStyle w:val="affffe"/>
          <w:rFonts w:hint="eastAsia"/>
          <w:rtl/>
        </w:rPr>
        <w:t>עיד</w:t>
      </w:r>
      <w:r w:rsidR="00AB7D20" w:rsidRPr="00C35A2C">
        <w:rPr>
          <w:rFonts w:hint="cs"/>
          <w:rtl/>
        </w:rPr>
        <w:t xml:space="preserve"> </w:t>
      </w:r>
      <w:r w:rsidR="00AB7D20" w:rsidRPr="00AA6C2C">
        <w:rPr>
          <w:rStyle w:val="affffe"/>
          <w:rFonts w:hint="eastAsia"/>
          <w:rtl/>
        </w:rPr>
        <w:t>ריה</w:t>
      </w:r>
      <w:r w:rsidRPr="00AA6C2C">
        <w:rPr>
          <w:rStyle w:val="affffe"/>
          <w:rtl/>
        </w:rPr>
        <w:t>"ו</w:t>
      </w:r>
      <w:r w:rsidR="00AB7D20" w:rsidRPr="00C35A2C">
        <w:rPr>
          <w:rFonts w:hint="cs"/>
          <w:rtl/>
        </w:rPr>
        <w:t xml:space="preserve"> </w:t>
      </w:r>
      <w:r>
        <w:rPr>
          <w:rFonts w:hint="cs"/>
          <w:rtl/>
        </w:rPr>
        <w:t>'</w:t>
      </w:r>
      <w:r w:rsidR="00AB7D20" w:rsidRPr="00C35A2C">
        <w:rPr>
          <w:rFonts w:hint="cs"/>
          <w:rtl/>
        </w:rPr>
        <w:t>אלמנת עיסה</w:t>
      </w:r>
      <w:r w:rsidR="00AB7D20" w:rsidRPr="00AA6C2C">
        <w:rPr>
          <w:rStyle w:val="afffff0"/>
          <w:rtl/>
        </w:rPr>
        <w:t xml:space="preserve"> </w:t>
      </w:r>
      <w:r w:rsidRPr="00AA6C2C">
        <w:rPr>
          <w:rStyle w:val="afffff0"/>
          <w:rtl/>
        </w:rPr>
        <w:t xml:space="preserve">[נישאה </w:t>
      </w:r>
      <w:r w:rsidRPr="00AA6C2C">
        <w:rPr>
          <w:rStyle w:val="afffff0"/>
          <w:rFonts w:hint="eastAsia"/>
          <w:rtl/>
        </w:rPr>
        <w:t>לספק</w:t>
      </w:r>
      <w:r w:rsidRPr="00AA6C2C">
        <w:rPr>
          <w:rStyle w:val="afffff0"/>
          <w:rtl/>
        </w:rPr>
        <w:t xml:space="preserve"> </w:t>
      </w:r>
      <w:r w:rsidRPr="00AA6C2C">
        <w:rPr>
          <w:rStyle w:val="afffff0"/>
          <w:rFonts w:hint="eastAsia"/>
          <w:rtl/>
        </w:rPr>
        <w:t>חלל</w:t>
      </w:r>
      <w:r w:rsidRPr="00AA6C2C">
        <w:rPr>
          <w:rStyle w:val="afffff0"/>
          <w:rtl/>
        </w:rPr>
        <w:t>]</w:t>
      </w:r>
      <w:r>
        <w:rPr>
          <w:rFonts w:hint="cs"/>
          <w:rtl/>
        </w:rPr>
        <w:t xml:space="preserve"> </w:t>
      </w:r>
      <w:r w:rsidR="00AB7D20" w:rsidRPr="00C35A2C">
        <w:rPr>
          <w:rFonts w:hint="cs"/>
          <w:rtl/>
        </w:rPr>
        <w:t>כשרה לכהונה</w:t>
      </w:r>
      <w:r>
        <w:rPr>
          <w:rFonts w:hint="cs"/>
          <w:rtl/>
        </w:rPr>
        <w:t>'</w:t>
      </w:r>
      <w:r w:rsidR="00E268F4">
        <w:rPr>
          <w:rFonts w:hint="cs"/>
          <w:rtl/>
        </w:rPr>
        <w:t>,</w:t>
      </w:r>
    </w:p>
    <w:p w14:paraId="190CEEDF" w14:textId="186EE7E6" w:rsidR="00C95ECF" w:rsidRDefault="00AB7D20" w:rsidP="006D4856">
      <w:pPr>
        <w:ind w:left="0" w:firstLine="0"/>
        <w:rPr>
          <w:rtl/>
        </w:rPr>
      </w:pPr>
      <w:r w:rsidRPr="00AA6C2C">
        <w:rPr>
          <w:rStyle w:val="affffe"/>
          <w:rFonts w:hint="eastAsia"/>
          <w:rtl/>
        </w:rPr>
        <w:t>א</w:t>
      </w:r>
      <w:r w:rsidR="006D4856" w:rsidRPr="00AA6C2C">
        <w:rPr>
          <w:rStyle w:val="affffe"/>
          <w:rFonts w:hint="eastAsia"/>
          <w:rtl/>
        </w:rPr>
        <w:t>מר</w:t>
      </w:r>
      <w:r w:rsidR="006D4856" w:rsidRPr="00AA6C2C">
        <w:rPr>
          <w:rStyle w:val="affffe"/>
          <w:rtl/>
        </w:rPr>
        <w:t xml:space="preserve"> </w:t>
      </w:r>
      <w:r w:rsidR="006D4856" w:rsidRPr="00AA6C2C">
        <w:rPr>
          <w:rStyle w:val="affffe"/>
          <w:rFonts w:hint="eastAsia"/>
          <w:rtl/>
        </w:rPr>
        <w:t>ר</w:t>
      </w:r>
      <w:r w:rsidR="006D4856" w:rsidRPr="00AA6C2C">
        <w:rPr>
          <w:rStyle w:val="affffe"/>
          <w:rtl/>
        </w:rPr>
        <w:t>"ג</w:t>
      </w:r>
      <w:r w:rsidRPr="006D4856">
        <w:rPr>
          <w:rFonts w:hint="cs"/>
          <w:rtl/>
        </w:rPr>
        <w:t xml:space="preserve"> </w:t>
      </w:r>
      <w:r w:rsidR="006D4856">
        <w:rPr>
          <w:rFonts w:hint="cs"/>
          <w:rtl/>
        </w:rPr>
        <w:t>'</w:t>
      </w:r>
      <w:r w:rsidRPr="006D4856">
        <w:rPr>
          <w:rtl/>
        </w:rPr>
        <w:t xml:space="preserve">הכהנים שומעין </w:t>
      </w:r>
      <w:r w:rsidRPr="00C35A2C">
        <w:rPr>
          <w:rtl/>
        </w:rPr>
        <w:t>לרחק</w:t>
      </w:r>
      <w:r w:rsidR="006D4856">
        <w:rPr>
          <w:rFonts w:hint="cs"/>
          <w:rtl/>
        </w:rPr>
        <w:t>,</w:t>
      </w:r>
      <w:r w:rsidRPr="00C35A2C">
        <w:rPr>
          <w:rtl/>
        </w:rPr>
        <w:t xml:space="preserve"> </w:t>
      </w:r>
      <w:r w:rsidR="006D4856">
        <w:rPr>
          <w:rFonts w:hint="cs"/>
          <w:rtl/>
        </w:rPr>
        <w:t>ו</w:t>
      </w:r>
      <w:r w:rsidRPr="00C35A2C">
        <w:rPr>
          <w:rtl/>
        </w:rPr>
        <w:t>לא לקרב</w:t>
      </w:r>
      <w:r w:rsidR="006D4856">
        <w:rPr>
          <w:rFonts w:hint="cs"/>
          <w:rtl/>
        </w:rPr>
        <w:t>'</w:t>
      </w:r>
      <w:r w:rsidR="006D4856" w:rsidRPr="00AA6C2C">
        <w:rPr>
          <w:rStyle w:val="afffff0"/>
          <w:rtl/>
        </w:rPr>
        <w:t xml:space="preserve"> [</w:t>
      </w:r>
      <w:r w:rsidR="006D4856">
        <w:rPr>
          <w:rStyle w:val="afffff0"/>
          <w:rFonts w:hint="cs"/>
          <w:rtl/>
        </w:rPr>
        <w:t>ולא מעמידה</w:t>
      </w:r>
      <w:r w:rsidR="006D4856" w:rsidRPr="00AA6C2C">
        <w:rPr>
          <w:rStyle w:val="afffff0"/>
          <w:rtl/>
        </w:rPr>
        <w:t xml:space="preserve"> </w:t>
      </w:r>
      <w:r w:rsidR="006D4856" w:rsidRPr="00B31C92">
        <w:rPr>
          <w:rStyle w:val="afffff0"/>
          <w:rFonts w:cs="PFT_Frank" w:hint="cs"/>
          <w:b/>
          <w:bCs/>
          <w:szCs w:val="10"/>
          <w:rtl/>
        </w:rPr>
        <w:t>ב</w:t>
      </w:r>
      <w:r w:rsidR="006D4856" w:rsidRPr="00B31C92">
        <w:rPr>
          <w:rStyle w:val="afffff0"/>
          <w:rFonts w:cs="PFT_Frank" w:hint="eastAsia"/>
          <w:b/>
          <w:bCs/>
          <w:szCs w:val="10"/>
          <w:rtl/>
        </w:rPr>
        <w:t>חזק</w:t>
      </w:r>
      <w:r w:rsidR="006D4856" w:rsidRPr="00B31C92">
        <w:rPr>
          <w:rStyle w:val="afffff0"/>
          <w:rFonts w:cs="PFT_Frank" w:hint="cs"/>
          <w:b/>
          <w:bCs/>
          <w:szCs w:val="10"/>
          <w:rtl/>
        </w:rPr>
        <w:t>ת</w:t>
      </w:r>
      <w:r w:rsidR="006D4856" w:rsidRPr="00B31C92">
        <w:rPr>
          <w:rStyle w:val="afffff0"/>
          <w:rFonts w:cs="PFT_Frank" w:hint="eastAsia"/>
          <w:b/>
          <w:bCs/>
          <w:szCs w:val="10"/>
          <w:rtl/>
        </w:rPr>
        <w:t>ה</w:t>
      </w:r>
      <w:r w:rsidR="006D4856" w:rsidRPr="00AA6C2C">
        <w:rPr>
          <w:rStyle w:val="afffff0"/>
          <w:rtl/>
        </w:rPr>
        <w:t>]</w:t>
      </w:r>
      <w:r w:rsidR="006D4856">
        <w:rPr>
          <w:rFonts w:hint="cs"/>
          <w:rtl/>
        </w:rPr>
        <w:t>.</w:t>
      </w:r>
    </w:p>
    <w:p w14:paraId="5B6B6F00" w14:textId="77777777" w:rsidR="00C95ECF" w:rsidRDefault="00C95ECF" w:rsidP="00C95ECF">
      <w:pPr>
        <w:rPr>
          <w:rFonts w:ascii="Fb Fontext" w:hAnsi="Fb Fontext"/>
          <w:sz w:val="32"/>
          <w:rtl/>
        </w:rPr>
      </w:pPr>
      <w:r w:rsidRPr="00306567">
        <w:rPr>
          <w:rStyle w:val="affffe"/>
          <w:rFonts w:hint="cs"/>
          <w:rtl/>
        </w:rPr>
        <w:t>ומתרץ דר"ג:</w:t>
      </w:r>
      <w:r>
        <w:rPr>
          <w:rFonts w:ascii="Fb Fontext" w:hAnsi="Fb Fontext" w:hint="cs"/>
          <w:sz w:val="32"/>
          <w:rtl/>
        </w:rPr>
        <w:t xml:space="preserve"> </w:t>
      </w:r>
      <w:r w:rsidRPr="00CA108A">
        <w:rPr>
          <w:rFonts w:ascii="Fb Fontext" w:hAnsi="Fb Fontext" w:cs="PFT_Frank" w:hint="cs"/>
          <w:b/>
          <w:bCs/>
          <w:sz w:val="32"/>
          <w:szCs w:val="14"/>
          <w:rtl/>
        </w:rPr>
        <w:t>במדברת ומעוברת</w:t>
      </w:r>
      <w:r>
        <w:rPr>
          <w:rFonts w:ascii="Fb Fontext" w:hAnsi="Fb Fontext" w:hint="cs"/>
          <w:sz w:val="32"/>
          <w:rtl/>
        </w:rPr>
        <w:t xml:space="preserve"> טוענת ברי - מכשיר,</w:t>
      </w:r>
    </w:p>
    <w:p w14:paraId="438E4797" w14:textId="77777777" w:rsidR="00C95ECF" w:rsidRDefault="00C95ECF" w:rsidP="00C95ECF">
      <w:pPr>
        <w:ind w:firstLine="0"/>
        <w:rPr>
          <w:rFonts w:ascii="Fb Fontext" w:hAnsi="Fb Fontext"/>
          <w:sz w:val="32"/>
          <w:rtl/>
        </w:rPr>
      </w:pPr>
      <w:r w:rsidRPr="00CA108A">
        <w:rPr>
          <w:rFonts w:ascii="Fb Fontext" w:hAnsi="Fb Fontext" w:cs="PFT_Frank" w:hint="cs"/>
          <w:b/>
          <w:bCs/>
          <w:sz w:val="32"/>
          <w:szCs w:val="14"/>
          <w:rtl/>
        </w:rPr>
        <w:t xml:space="preserve">  בעיסה</w:t>
      </w:r>
      <w:r>
        <w:rPr>
          <w:rFonts w:ascii="Fb Fontext" w:hAnsi="Fb Fontext" w:hint="cs"/>
          <w:sz w:val="32"/>
          <w:rtl/>
        </w:rPr>
        <w:t xml:space="preserve"> טוענת שמא - פוסל,           </w:t>
      </w:r>
      <w:r w:rsidRPr="00306567">
        <w:rPr>
          <w:rStyle w:val="afffff0"/>
          <w:rFonts w:hint="cs"/>
          <w:rtl/>
        </w:rPr>
        <w:t>'</w:t>
      </w:r>
      <w:r w:rsidRPr="00B31C92">
        <w:rPr>
          <w:rStyle w:val="afffff0"/>
          <w:rFonts w:cs="PFT_Frank" w:hint="cs"/>
          <w:b/>
          <w:bCs/>
          <w:szCs w:val="10"/>
          <w:rtl/>
        </w:rPr>
        <w:t>אלים ליה ברי</w:t>
      </w:r>
      <w:r w:rsidRPr="00306567">
        <w:rPr>
          <w:rStyle w:val="afffff0"/>
          <w:rFonts w:hint="cs"/>
          <w:rtl/>
        </w:rPr>
        <w:t>'!</w:t>
      </w:r>
    </w:p>
    <w:p w14:paraId="28C59A21" w14:textId="5AE52D33" w:rsidR="00E268F4" w:rsidRDefault="00721220" w:rsidP="00AA6C2C">
      <w:pPr>
        <w:ind w:left="0" w:firstLine="0"/>
        <w:rPr>
          <w:rStyle w:val="afffff0"/>
          <w:rtl/>
        </w:rPr>
      </w:pPr>
      <w:r w:rsidRPr="00AA6C2C">
        <w:rPr>
          <w:rStyle w:val="affffe"/>
          <w:rFonts w:hint="eastAsia"/>
          <w:rtl/>
        </w:rPr>
        <w:t>ומתרץ</w:t>
      </w:r>
      <w:r w:rsidRPr="00AA6C2C">
        <w:rPr>
          <w:rStyle w:val="affffe"/>
          <w:rtl/>
        </w:rPr>
        <w:t xml:space="preserve"> </w:t>
      </w:r>
      <w:r w:rsidRPr="00AA6C2C">
        <w:rPr>
          <w:rStyle w:val="affffe"/>
          <w:rFonts w:hint="eastAsia"/>
          <w:rtl/>
        </w:rPr>
        <w:t>דריה</w:t>
      </w:r>
      <w:r w:rsidRPr="00AA6C2C">
        <w:rPr>
          <w:rStyle w:val="affffe"/>
          <w:rtl/>
        </w:rPr>
        <w:t>"ו:</w:t>
      </w:r>
      <w:r w:rsidR="00AB7D20" w:rsidRPr="00C35A2C">
        <w:rPr>
          <w:rFonts w:ascii="Fb Fontext" w:hAnsi="Fb Fontext" w:hint="cs"/>
          <w:rtl/>
        </w:rPr>
        <w:t xml:space="preserve"> </w:t>
      </w:r>
      <w:r w:rsidR="00C95ECF" w:rsidRPr="00CA108A">
        <w:rPr>
          <w:rFonts w:ascii="Fb Fontext" w:hAnsi="Fb Fontext" w:cs="PFT_Frank" w:hint="cs"/>
          <w:b/>
          <w:bCs/>
          <w:sz w:val="32"/>
          <w:szCs w:val="14"/>
          <w:rtl/>
        </w:rPr>
        <w:t>במדברת ומעוברת</w:t>
      </w:r>
      <w:r w:rsidR="00C95ECF">
        <w:rPr>
          <w:rFonts w:ascii="Fb Fontext" w:hAnsi="Fb Fontext" w:hint="cs"/>
          <w:sz w:val="32"/>
          <w:rtl/>
        </w:rPr>
        <w:t xml:space="preserve"> ספק</w:t>
      </w:r>
      <w:r w:rsidR="00C95ECF" w:rsidRPr="00C35A2C">
        <w:rPr>
          <w:rFonts w:ascii="Fb Fontext" w:hAnsi="Fb Fontext" w:hint="cs"/>
          <w:sz w:val="32"/>
          <w:rtl/>
        </w:rPr>
        <w:t xml:space="preserve"> </w:t>
      </w:r>
      <w:r w:rsidR="00C95ECF">
        <w:rPr>
          <w:rFonts w:ascii="Fb Fontext" w:hAnsi="Fb Fontext" w:hint="cs"/>
          <w:sz w:val="32"/>
          <w:rtl/>
        </w:rPr>
        <w:t xml:space="preserve">אחד </w:t>
      </w:r>
      <w:r w:rsidR="00C95ECF" w:rsidRPr="00AA6C2C">
        <w:rPr>
          <w:rStyle w:val="afffff0"/>
          <w:rtl/>
        </w:rPr>
        <w:t xml:space="preserve">[מי </w:t>
      </w:r>
      <w:r w:rsidR="00C95ECF" w:rsidRPr="00AA6C2C">
        <w:rPr>
          <w:rStyle w:val="afffff0"/>
          <w:rFonts w:hint="eastAsia"/>
          <w:rtl/>
        </w:rPr>
        <w:t>הבועל</w:t>
      </w:r>
      <w:r w:rsidR="00C95ECF" w:rsidRPr="00AA6C2C">
        <w:rPr>
          <w:rStyle w:val="afffff0"/>
          <w:rtl/>
        </w:rPr>
        <w:t>]</w:t>
      </w:r>
      <w:r w:rsidR="00C95ECF">
        <w:rPr>
          <w:rFonts w:ascii="Fb Fontext" w:hAnsi="Fb Fontext" w:hint="cs"/>
          <w:sz w:val="32"/>
          <w:rtl/>
        </w:rPr>
        <w:t xml:space="preserve"> -</w:t>
      </w:r>
      <w:r w:rsidR="00C95ECF" w:rsidRPr="00306567">
        <w:rPr>
          <w:rFonts w:hint="cs"/>
          <w:rtl/>
        </w:rPr>
        <w:t xml:space="preserve"> פוסל</w:t>
      </w:r>
      <w:r w:rsidR="00E268F4">
        <w:rPr>
          <w:rStyle w:val="afffff0"/>
          <w:rFonts w:hint="cs"/>
          <w:rtl/>
        </w:rPr>
        <w:t>,</w:t>
      </w:r>
    </w:p>
    <w:p w14:paraId="5CEB8A3C" w14:textId="1F88466F" w:rsidR="00E268F4" w:rsidRDefault="00C95ECF" w:rsidP="00AA6C2C">
      <w:pPr>
        <w:ind w:firstLine="0"/>
        <w:rPr>
          <w:rFonts w:ascii="Fb Fontext" w:hAnsi="Fb Fontext" w:cs="PFT_Frank"/>
          <w:b/>
          <w:bCs/>
          <w:sz w:val="32"/>
          <w:szCs w:val="14"/>
          <w:rtl/>
        </w:rPr>
      </w:pPr>
      <w:r w:rsidRPr="00CA108A">
        <w:rPr>
          <w:rFonts w:ascii="Fb Fontext" w:hAnsi="Fb Fontext" w:cs="PFT_Frank" w:hint="cs"/>
          <w:b/>
          <w:bCs/>
          <w:szCs w:val="14"/>
          <w:rtl/>
        </w:rPr>
        <w:t xml:space="preserve">  </w:t>
      </w:r>
      <w:r w:rsidR="00AB7D20" w:rsidRPr="00CA108A">
        <w:rPr>
          <w:rFonts w:ascii="Fb Fontext" w:hAnsi="Fb Fontext" w:cs="PFT_Frank" w:hint="eastAsia"/>
          <w:b/>
          <w:bCs/>
          <w:szCs w:val="14"/>
          <w:rtl/>
        </w:rPr>
        <w:t>בעיסה</w:t>
      </w:r>
      <w:r w:rsidR="00AB7D20" w:rsidRPr="00C35A2C">
        <w:rPr>
          <w:rFonts w:ascii="Fb Fontext" w:hAnsi="Fb Fontext" w:hint="cs"/>
          <w:rtl/>
        </w:rPr>
        <w:t xml:space="preserve"> </w:t>
      </w:r>
      <w:r>
        <w:rPr>
          <w:rFonts w:ascii="Fb Fontext" w:hAnsi="Fb Fontext" w:hint="cs"/>
          <w:rtl/>
        </w:rPr>
        <w:t>ב'</w:t>
      </w:r>
      <w:r w:rsidR="00721220">
        <w:rPr>
          <w:rFonts w:ascii="Fb Fontext" w:hAnsi="Fb Fontext" w:hint="cs"/>
          <w:rtl/>
        </w:rPr>
        <w:t xml:space="preserve"> </w:t>
      </w:r>
      <w:r w:rsidR="00AB7D20">
        <w:rPr>
          <w:rFonts w:ascii="Fb Fontext" w:hAnsi="Fb Fontext" w:hint="cs"/>
          <w:rtl/>
        </w:rPr>
        <w:t>ספ</w:t>
      </w:r>
      <w:r w:rsidR="00721220">
        <w:rPr>
          <w:rFonts w:ascii="Fb Fontext" w:hAnsi="Fb Fontext" w:hint="cs"/>
          <w:rtl/>
        </w:rPr>
        <w:t>י</w:t>
      </w:r>
      <w:r w:rsidR="00AB7D20">
        <w:rPr>
          <w:rFonts w:ascii="Fb Fontext" w:hAnsi="Fb Fontext" w:hint="cs"/>
          <w:rtl/>
        </w:rPr>
        <w:t>ק</w:t>
      </w:r>
      <w:r w:rsidR="00721220">
        <w:rPr>
          <w:rFonts w:ascii="Fb Fontext" w:hAnsi="Fb Fontext" w:hint="cs"/>
          <w:rtl/>
        </w:rPr>
        <w:t>ות</w:t>
      </w:r>
      <w:r w:rsidR="00AB7D20" w:rsidRPr="00C35A2C">
        <w:rPr>
          <w:rFonts w:ascii="Fb Fontext" w:hAnsi="Fb Fontext" w:hint="cs"/>
          <w:rtl/>
        </w:rPr>
        <w:t xml:space="preserve"> </w:t>
      </w:r>
      <w:r w:rsidR="00AB7D20" w:rsidRPr="00AA6C2C">
        <w:rPr>
          <w:rStyle w:val="afffff0"/>
          <w:rtl/>
        </w:rPr>
        <w:t>[</w:t>
      </w:r>
      <w:r w:rsidR="00721220">
        <w:rPr>
          <w:rStyle w:val="afffff0"/>
          <w:rFonts w:hint="cs"/>
          <w:rtl/>
        </w:rPr>
        <w:t>ב</w:t>
      </w:r>
      <w:r w:rsidR="00AB7D20" w:rsidRPr="00AA6C2C">
        <w:rPr>
          <w:rStyle w:val="afffff0"/>
          <w:rFonts w:hint="eastAsia"/>
          <w:rtl/>
        </w:rPr>
        <w:t>בעלה</w:t>
      </w:r>
      <w:r w:rsidR="00721220" w:rsidRPr="00AA6C2C">
        <w:rPr>
          <w:rStyle w:val="afffff0"/>
          <w:rtl/>
        </w:rPr>
        <w:t xml:space="preserve"> </w:t>
      </w:r>
      <w:r w:rsidR="00721220">
        <w:rPr>
          <w:rStyle w:val="afffff0"/>
          <w:rFonts w:hint="cs"/>
          <w:rtl/>
        </w:rPr>
        <w:t>ה</w:t>
      </w:r>
      <w:r w:rsidR="00721220" w:rsidRPr="00AA6C2C">
        <w:rPr>
          <w:rStyle w:val="afffff0"/>
          <w:rFonts w:hint="eastAsia"/>
          <w:rtl/>
        </w:rPr>
        <w:t>חלל</w:t>
      </w:r>
      <w:r w:rsidR="00AB7D20" w:rsidRPr="00AA6C2C">
        <w:rPr>
          <w:rStyle w:val="afffff0"/>
          <w:rtl/>
        </w:rPr>
        <w:t>]</w:t>
      </w:r>
      <w:r w:rsidR="00721220">
        <w:rPr>
          <w:rStyle w:val="afffff0"/>
          <w:rFonts w:hint="cs"/>
          <w:rtl/>
        </w:rPr>
        <w:t xml:space="preserve"> - </w:t>
      </w:r>
      <w:r w:rsidR="00721220" w:rsidRPr="00AA6C2C">
        <w:rPr>
          <w:rFonts w:hint="eastAsia"/>
          <w:rtl/>
        </w:rPr>
        <w:t>מכשיר</w:t>
      </w:r>
      <w:r w:rsidR="00721220">
        <w:rPr>
          <w:rFonts w:hint="cs"/>
          <w:rtl/>
        </w:rPr>
        <w:t>,</w:t>
      </w:r>
      <w:r w:rsidRPr="00C95ECF">
        <w:rPr>
          <w:rStyle w:val="afffff0"/>
          <w:rFonts w:hint="cs"/>
          <w:rtl/>
        </w:rPr>
        <w:t xml:space="preserve"> </w:t>
      </w:r>
      <w:r w:rsidRPr="00306567">
        <w:rPr>
          <w:rStyle w:val="afffff0"/>
          <w:rFonts w:hint="cs"/>
          <w:rtl/>
        </w:rPr>
        <w:t>'</w:t>
      </w:r>
      <w:r w:rsidRPr="00B31C92">
        <w:rPr>
          <w:rStyle w:val="afffff0"/>
          <w:rFonts w:cs="PFT_Frank" w:hint="cs"/>
          <w:b/>
          <w:bCs/>
          <w:szCs w:val="10"/>
          <w:rtl/>
        </w:rPr>
        <w:t>אלים ליה ספק אחד</w:t>
      </w:r>
      <w:r w:rsidRPr="00306567">
        <w:rPr>
          <w:rStyle w:val="afffff0"/>
          <w:rFonts w:hint="cs"/>
          <w:rtl/>
        </w:rPr>
        <w:t>'</w:t>
      </w:r>
      <w:r>
        <w:rPr>
          <w:rStyle w:val="afffff0"/>
          <w:rFonts w:hint="cs"/>
          <w:rtl/>
        </w:rPr>
        <w:t>!</w:t>
      </w:r>
      <w:r w:rsidR="005D1B5B">
        <w:rPr>
          <w:rFonts w:ascii="Fb Fontext" w:hAnsi="Fb Fontext" w:cs="PFT_Frank" w:hint="cs"/>
          <w:b/>
          <w:bCs/>
          <w:sz w:val="32"/>
          <w:szCs w:val="14"/>
          <w:rtl/>
        </w:rPr>
        <w:t>,</w:t>
      </w:r>
    </w:p>
    <w:p w14:paraId="24D5B9C2" w14:textId="3FB6A52D" w:rsidR="00AB7D20" w:rsidRPr="006D5126" w:rsidRDefault="00C95ECF" w:rsidP="00F1680A">
      <w:pPr>
        <w:pStyle w:val="affffb"/>
        <w:rPr>
          <w:spacing w:val="0"/>
          <w:rtl/>
        </w:rPr>
      </w:pPr>
      <w:bookmarkStart w:id="98" w:name="_Toc119352883"/>
      <w:r w:rsidRPr="006D5126">
        <w:rPr>
          <w:rStyle w:val="affffe"/>
          <w:rFonts w:hint="cs"/>
          <w:spacing w:val="0"/>
          <w:rtl/>
        </w:rPr>
        <w:t>'</w:t>
      </w:r>
      <w:r w:rsidRPr="006D5126">
        <w:rPr>
          <w:rFonts w:hint="cs"/>
          <w:spacing w:val="0"/>
          <w:rtl/>
        </w:rPr>
        <w:t>אלמנת עיסה' שכשרה, והדין כששותקים</w:t>
      </w:r>
      <w:bookmarkEnd w:id="98"/>
    </w:p>
    <w:p w14:paraId="364417F3" w14:textId="07AB9703" w:rsidR="00AB7D20" w:rsidRPr="00C35A2C" w:rsidRDefault="00AB7D20" w:rsidP="00E26091">
      <w:pPr>
        <w:pStyle w:val="afff"/>
        <w:framePr w:wrap="around"/>
        <w:rPr>
          <w:rtl/>
        </w:rPr>
      </w:pPr>
      <w:bookmarkStart w:id="99" w:name="_Toc119352884"/>
      <w:r w:rsidRPr="00C35A2C">
        <w:rPr>
          <w:rFonts w:hint="cs"/>
          <w:rtl/>
        </w:rPr>
        <w:t>יד:</w:t>
      </w:r>
      <w:bookmarkEnd w:id="99"/>
    </w:p>
    <w:p w14:paraId="01B57E09" w14:textId="22F659F5" w:rsidR="00E268F4" w:rsidRDefault="002D006A" w:rsidP="00C95ECF">
      <w:pPr>
        <w:ind w:left="0" w:firstLine="0"/>
        <w:rPr>
          <w:rtl/>
        </w:rPr>
      </w:pPr>
      <w:r>
        <w:rPr>
          <w:rStyle w:val="affffe"/>
          <w:rFonts w:hint="cs"/>
          <w:rtl/>
        </w:rPr>
        <w:t>לת"ק</w:t>
      </w:r>
      <w:r w:rsidR="00AB7D20" w:rsidRPr="00AA6C2C">
        <w:rPr>
          <w:rStyle w:val="affffe"/>
          <w:rtl/>
        </w:rPr>
        <w:t>:</w:t>
      </w:r>
      <w:r w:rsidR="00AB7D20" w:rsidRPr="00AA6C2C">
        <w:rPr>
          <w:rtl/>
        </w:rPr>
        <w:t xml:space="preserve"> </w:t>
      </w:r>
      <w:r>
        <w:rPr>
          <w:rFonts w:hint="cs"/>
          <w:rtl/>
        </w:rPr>
        <w:t>'</w:t>
      </w:r>
      <w:r w:rsidR="00AB7D20" w:rsidRPr="00CA108A">
        <w:rPr>
          <w:rFonts w:cs="PFT_Frank"/>
          <w:b/>
          <w:bCs/>
          <w:szCs w:val="14"/>
          <w:rtl/>
        </w:rPr>
        <w:t>איזוהי אלמנת עיסה</w:t>
      </w:r>
      <w:r w:rsidR="00AB7D20" w:rsidRPr="00AA6C2C">
        <w:rPr>
          <w:rtl/>
        </w:rPr>
        <w:t>? כל שאין בה משום ממזרות</w:t>
      </w:r>
      <w:r w:rsidR="00E268F4">
        <w:rPr>
          <w:rtl/>
        </w:rPr>
        <w:t>,</w:t>
      </w:r>
    </w:p>
    <w:p w14:paraId="6D57A243" w14:textId="5323064C" w:rsidR="00AB7D20" w:rsidRPr="00AA6C2C" w:rsidRDefault="00AB7D20" w:rsidP="00AA6C2C">
      <w:pPr>
        <w:ind w:left="0" w:firstLine="0"/>
        <w:jc w:val="center"/>
        <w:rPr>
          <w:rtl/>
        </w:rPr>
      </w:pPr>
      <w:r w:rsidRPr="00AA6C2C">
        <w:rPr>
          <w:rtl/>
        </w:rPr>
        <w:t>נתינות, ועבדי מלכים</w:t>
      </w:r>
      <w:r w:rsidR="002D006A">
        <w:rPr>
          <w:rFonts w:hint="cs"/>
          <w:rtl/>
        </w:rPr>
        <w:t>' -</w:t>
      </w:r>
    </w:p>
    <w:p w14:paraId="59ACD093" w14:textId="41BF3013" w:rsidR="002D006A" w:rsidRDefault="002D006A" w:rsidP="00C95ECF">
      <w:pPr>
        <w:ind w:left="0" w:firstLine="0"/>
        <w:rPr>
          <w:rtl/>
        </w:rPr>
      </w:pPr>
      <w:r w:rsidRPr="00AA6C2C">
        <w:rPr>
          <w:rStyle w:val="affffe"/>
          <w:rFonts w:hint="eastAsia"/>
          <w:rtl/>
        </w:rPr>
        <w:t>ופירוש</w:t>
      </w:r>
      <w:r>
        <w:rPr>
          <w:rStyle w:val="affffe"/>
          <w:rFonts w:hint="cs"/>
          <w:rtl/>
        </w:rPr>
        <w:t>ו</w:t>
      </w:r>
      <w:r>
        <w:rPr>
          <w:rFonts w:hint="cs"/>
          <w:rtl/>
        </w:rPr>
        <w:t xml:space="preserve">: שאין בה </w:t>
      </w:r>
      <w:r w:rsidRPr="00CA108A">
        <w:rPr>
          <w:rFonts w:cs="PFT_Frank" w:hint="eastAsia"/>
          <w:b/>
          <w:bCs/>
          <w:szCs w:val="14"/>
          <w:rtl/>
        </w:rPr>
        <w:t>שתוק</w:t>
      </w:r>
      <w:r>
        <w:rPr>
          <w:rFonts w:hint="cs"/>
          <w:rtl/>
        </w:rPr>
        <w:t xml:space="preserve"> ממזרות וכו' </w:t>
      </w:r>
      <w:r w:rsidRPr="00CA108A">
        <w:rPr>
          <w:rFonts w:cs="PFT_Frank" w:hint="eastAsia"/>
          <w:b/>
          <w:bCs/>
          <w:szCs w:val="14"/>
          <w:rtl/>
        </w:rPr>
        <w:t>וה</w:t>
      </w:r>
      <w:r w:rsidRPr="00CA108A">
        <w:rPr>
          <w:rFonts w:cs="PFT_Frank"/>
          <w:b/>
          <w:bCs/>
          <w:szCs w:val="14"/>
          <w:rtl/>
        </w:rPr>
        <w:t xml:space="preserve">"ה </w:t>
      </w:r>
      <w:r w:rsidRPr="00CA108A">
        <w:rPr>
          <w:rFonts w:cs="PFT_Frank" w:hint="eastAsia"/>
          <w:b/>
          <w:bCs/>
          <w:szCs w:val="14"/>
          <w:rtl/>
        </w:rPr>
        <w:t>חלל</w:t>
      </w:r>
      <w:r>
        <w:rPr>
          <w:rFonts w:hint="cs"/>
          <w:rtl/>
        </w:rPr>
        <w:t>,</w:t>
      </w:r>
    </w:p>
    <w:p w14:paraId="492816C3" w14:textId="3F3742C7" w:rsidR="002D006A" w:rsidRPr="00306567" w:rsidRDefault="002D006A" w:rsidP="002D006A">
      <w:pPr>
        <w:ind w:left="0" w:firstLine="0"/>
        <w:rPr>
          <w:rtl/>
        </w:rPr>
      </w:pPr>
      <w:r>
        <w:rPr>
          <w:rFonts w:hint="cs"/>
          <w:rtl/>
        </w:rPr>
        <w:t xml:space="preserve">            אבל </w:t>
      </w:r>
      <w:r w:rsidRPr="00CA108A">
        <w:rPr>
          <w:rFonts w:cs="PFT_Frank"/>
          <w:b/>
          <w:bCs/>
          <w:szCs w:val="14"/>
          <w:rtl/>
        </w:rPr>
        <w:t>כל פסול</w:t>
      </w:r>
      <w:r w:rsidRPr="00306567">
        <w:rPr>
          <w:rtl/>
        </w:rPr>
        <w:t xml:space="preserve"> </w:t>
      </w:r>
      <w:r>
        <w:rPr>
          <w:rFonts w:hint="cs"/>
          <w:rtl/>
        </w:rPr>
        <w:t>שקוראים בשמו</w:t>
      </w:r>
      <w:r w:rsidRPr="00306567">
        <w:rPr>
          <w:rtl/>
        </w:rPr>
        <w:t xml:space="preserve"> וש</w:t>
      </w:r>
      <w:r>
        <w:rPr>
          <w:rFonts w:hint="cs"/>
          <w:rtl/>
        </w:rPr>
        <w:t>ו</w:t>
      </w:r>
      <w:r w:rsidRPr="00306567">
        <w:rPr>
          <w:rtl/>
        </w:rPr>
        <w:t xml:space="preserve">תק - </w:t>
      </w:r>
      <w:r w:rsidRPr="00CA108A">
        <w:rPr>
          <w:rFonts w:cs="PFT_Frank"/>
          <w:b/>
          <w:bCs/>
          <w:szCs w:val="14"/>
          <w:rtl/>
        </w:rPr>
        <w:t>פסול</w:t>
      </w:r>
      <w:r w:rsidRPr="00306567">
        <w:rPr>
          <w:rFonts w:hint="cs"/>
          <w:rtl/>
        </w:rPr>
        <w:t>.</w:t>
      </w:r>
    </w:p>
    <w:p w14:paraId="55F8CE23" w14:textId="696A5D6F" w:rsidR="00AB7D20" w:rsidRPr="00AA6C2C" w:rsidRDefault="00AB7D20" w:rsidP="00AA6C2C">
      <w:pPr>
        <w:ind w:left="0" w:firstLine="0"/>
        <w:rPr>
          <w:rtl/>
        </w:rPr>
      </w:pPr>
      <w:r w:rsidRPr="00AA6C2C">
        <w:rPr>
          <w:rStyle w:val="affffe"/>
          <w:rtl/>
        </w:rPr>
        <w:t>ר"</w:t>
      </w:r>
      <w:r w:rsidRPr="00AA6C2C">
        <w:rPr>
          <w:rStyle w:val="affffe"/>
          <w:rFonts w:hint="eastAsia"/>
          <w:rtl/>
        </w:rPr>
        <w:t>מ</w:t>
      </w:r>
      <w:r w:rsidRPr="00AA6C2C">
        <w:rPr>
          <w:rStyle w:val="affffe"/>
          <w:rtl/>
        </w:rPr>
        <w:t>:</w:t>
      </w:r>
      <w:r w:rsidRPr="00AA6C2C">
        <w:rPr>
          <w:rtl/>
        </w:rPr>
        <w:t xml:space="preserve"> </w:t>
      </w:r>
      <w:r w:rsidR="002D006A">
        <w:rPr>
          <w:rFonts w:hint="cs"/>
          <w:rtl/>
        </w:rPr>
        <w:t>'</w:t>
      </w:r>
      <w:r w:rsidRPr="00AA6C2C">
        <w:rPr>
          <w:rtl/>
        </w:rPr>
        <w:t>כל שאין בה אחד מכל אלו - משיאין לכהונה</w:t>
      </w:r>
      <w:r w:rsidR="002D006A">
        <w:rPr>
          <w:rFonts w:hint="cs"/>
          <w:rtl/>
        </w:rPr>
        <w:t>'</w:t>
      </w:r>
      <w:r w:rsidR="002D006A" w:rsidRPr="00AA6C2C">
        <w:rPr>
          <w:rStyle w:val="afffff0"/>
          <w:rtl/>
        </w:rPr>
        <w:t xml:space="preserve"> אל</w:t>
      </w:r>
      <w:r w:rsidR="002D006A" w:rsidRPr="00AA6C2C">
        <w:rPr>
          <w:rStyle w:val="afffff0"/>
          <w:rFonts w:hint="eastAsia"/>
          <w:rtl/>
        </w:rPr>
        <w:t>מנתו</w:t>
      </w:r>
      <w:r w:rsidR="002D006A" w:rsidRPr="00AA6C2C">
        <w:rPr>
          <w:rStyle w:val="afffff0"/>
          <w:rtl/>
        </w:rPr>
        <w:t xml:space="preserve"> </w:t>
      </w:r>
      <w:r w:rsidR="002D006A" w:rsidRPr="009C6979">
        <w:rPr>
          <w:rFonts w:hint="cs"/>
          <w:rtl/>
        </w:rPr>
        <w:t>-</w:t>
      </w:r>
    </w:p>
    <w:p w14:paraId="5B9D660D" w14:textId="0C2EE084" w:rsidR="00E268F4" w:rsidRDefault="002D006A" w:rsidP="002D006A">
      <w:pPr>
        <w:ind w:left="0" w:firstLine="0"/>
        <w:rPr>
          <w:rtl/>
        </w:rPr>
      </w:pPr>
      <w:r w:rsidRPr="00AA6C2C">
        <w:rPr>
          <w:rStyle w:val="affffe"/>
          <w:rtl/>
        </w:rPr>
        <w:t>ו</w:t>
      </w:r>
      <w:r w:rsidRPr="00AA6C2C">
        <w:rPr>
          <w:rStyle w:val="affffe"/>
          <w:rFonts w:hint="eastAsia"/>
          <w:rtl/>
        </w:rPr>
        <w:t>פירושו</w:t>
      </w:r>
      <w:r w:rsidRPr="00306567">
        <w:rPr>
          <w:rtl/>
        </w:rPr>
        <w:t xml:space="preserve">: </w:t>
      </w:r>
      <w:r w:rsidR="009C6979">
        <w:rPr>
          <w:rFonts w:hint="cs"/>
          <w:rtl/>
        </w:rPr>
        <w:t xml:space="preserve">רק </w:t>
      </w:r>
      <w:r w:rsidR="009C6979" w:rsidRPr="00CA108A">
        <w:rPr>
          <w:rFonts w:cs="PFT_Frank" w:hint="eastAsia"/>
          <w:b/>
          <w:bCs/>
          <w:szCs w:val="14"/>
          <w:rtl/>
        </w:rPr>
        <w:t>שתוק</w:t>
      </w:r>
      <w:r w:rsidRPr="00CA108A">
        <w:rPr>
          <w:rFonts w:cs="PFT_Frank"/>
          <w:b/>
          <w:bCs/>
          <w:szCs w:val="14"/>
          <w:rtl/>
        </w:rPr>
        <w:t xml:space="preserve"> </w:t>
      </w:r>
      <w:r w:rsidR="009C6979" w:rsidRPr="00CA108A">
        <w:rPr>
          <w:rFonts w:cs="PFT_Frank" w:hint="eastAsia"/>
          <w:b/>
          <w:bCs/>
          <w:szCs w:val="14"/>
          <w:rtl/>
        </w:rPr>
        <w:t>של</w:t>
      </w:r>
      <w:r w:rsidR="009C6979" w:rsidRPr="00CA108A">
        <w:rPr>
          <w:rFonts w:cs="PFT_Frank"/>
          <w:b/>
          <w:bCs/>
          <w:szCs w:val="14"/>
          <w:rtl/>
        </w:rPr>
        <w:t xml:space="preserve"> </w:t>
      </w:r>
      <w:r w:rsidR="009C6979" w:rsidRPr="00CA108A">
        <w:rPr>
          <w:rFonts w:cs="PFT_Frank" w:hint="eastAsia"/>
          <w:b/>
          <w:bCs/>
          <w:szCs w:val="14"/>
          <w:rtl/>
        </w:rPr>
        <w:t>אלו</w:t>
      </w:r>
      <w:r w:rsidR="009C6979">
        <w:rPr>
          <w:rFonts w:hint="cs"/>
          <w:rtl/>
        </w:rPr>
        <w:t>, שפוסלים אותו</w:t>
      </w:r>
      <w:r w:rsidRPr="00306567">
        <w:rPr>
          <w:rtl/>
        </w:rPr>
        <w:t xml:space="preserve"> בקהל</w:t>
      </w:r>
      <w:r w:rsidR="009C6979">
        <w:rPr>
          <w:rFonts w:hint="cs"/>
          <w:rtl/>
        </w:rPr>
        <w:t xml:space="preserve"> - </w:t>
      </w:r>
      <w:r w:rsidR="009C6979" w:rsidRPr="00CA108A">
        <w:rPr>
          <w:rFonts w:cs="PFT_Frank" w:hint="eastAsia"/>
          <w:b/>
          <w:bCs/>
          <w:szCs w:val="14"/>
          <w:rtl/>
        </w:rPr>
        <w:t>פסול</w:t>
      </w:r>
      <w:r w:rsidR="00E268F4">
        <w:rPr>
          <w:rFonts w:hint="cs"/>
          <w:rtl/>
        </w:rPr>
        <w:t>,</w:t>
      </w:r>
    </w:p>
    <w:p w14:paraId="1610D4C6" w14:textId="2AB0CC61" w:rsidR="002D006A" w:rsidRPr="00306567" w:rsidRDefault="009C6979" w:rsidP="002D006A">
      <w:pPr>
        <w:ind w:left="0" w:firstLine="0"/>
        <w:rPr>
          <w:rtl/>
        </w:rPr>
      </w:pPr>
      <w:r>
        <w:rPr>
          <w:rFonts w:hint="cs"/>
          <w:rtl/>
        </w:rPr>
        <w:t xml:space="preserve">       </w:t>
      </w:r>
      <w:r w:rsidR="002D006A" w:rsidRPr="00306567">
        <w:rPr>
          <w:rtl/>
        </w:rPr>
        <w:t xml:space="preserve">אבל </w:t>
      </w:r>
      <w:r w:rsidR="002D006A" w:rsidRPr="00CA108A">
        <w:rPr>
          <w:rFonts w:cs="PFT_Frank"/>
          <w:b/>
          <w:bCs/>
          <w:szCs w:val="14"/>
          <w:rtl/>
        </w:rPr>
        <w:t>שתוק חלל</w:t>
      </w:r>
      <w:r>
        <w:rPr>
          <w:rFonts w:hint="cs"/>
          <w:rtl/>
        </w:rPr>
        <w:t xml:space="preserve"> -</w:t>
      </w:r>
      <w:r w:rsidR="002D006A" w:rsidRPr="00306567">
        <w:rPr>
          <w:rtl/>
        </w:rPr>
        <w:t xml:space="preserve"> </w:t>
      </w:r>
      <w:r w:rsidR="002D006A" w:rsidRPr="00CA108A">
        <w:rPr>
          <w:rFonts w:cs="PFT_Frank"/>
          <w:b/>
          <w:bCs/>
          <w:szCs w:val="14"/>
          <w:rtl/>
        </w:rPr>
        <w:t>כשר</w:t>
      </w:r>
      <w:r w:rsidR="002D006A" w:rsidRPr="00306567">
        <w:rPr>
          <w:rtl/>
        </w:rPr>
        <w:t xml:space="preserve">, </w:t>
      </w:r>
      <w:r>
        <w:rPr>
          <w:rFonts w:hint="cs"/>
          <w:rtl/>
        </w:rPr>
        <w:t>כי</w:t>
      </w:r>
      <w:r w:rsidR="002D006A" w:rsidRPr="00306567">
        <w:rPr>
          <w:rtl/>
        </w:rPr>
        <w:t xml:space="preserve"> ש</w:t>
      </w:r>
      <w:r>
        <w:rPr>
          <w:rFonts w:hint="cs"/>
          <w:rtl/>
        </w:rPr>
        <w:t>ו</w:t>
      </w:r>
      <w:r w:rsidR="002D006A" w:rsidRPr="00306567">
        <w:rPr>
          <w:rtl/>
        </w:rPr>
        <w:t>תק משום דלא איכפת לי</w:t>
      </w:r>
      <w:r w:rsidR="002D006A" w:rsidRPr="00306567">
        <w:rPr>
          <w:rFonts w:hint="cs"/>
          <w:rtl/>
        </w:rPr>
        <w:t>ה</w:t>
      </w:r>
      <w:r>
        <w:rPr>
          <w:rFonts w:hint="cs"/>
          <w:rtl/>
        </w:rPr>
        <w:t>.</w:t>
      </w:r>
    </w:p>
    <w:p w14:paraId="65866F7C" w14:textId="35C9DF16" w:rsidR="009C6979" w:rsidRDefault="00AB7D20" w:rsidP="009C6979">
      <w:pPr>
        <w:ind w:left="0" w:firstLine="0"/>
        <w:rPr>
          <w:rtl/>
        </w:rPr>
      </w:pPr>
      <w:r w:rsidRPr="00AA6C2C">
        <w:rPr>
          <w:rStyle w:val="affffe"/>
          <w:rtl/>
        </w:rPr>
        <w:t>ר</w:t>
      </w:r>
      <w:r w:rsidRPr="00AA6C2C">
        <w:rPr>
          <w:rStyle w:val="affffe"/>
          <w:rFonts w:hint="eastAsia"/>
          <w:rtl/>
        </w:rPr>
        <w:t>שב</w:t>
      </w:r>
      <w:r w:rsidRPr="00AA6C2C">
        <w:rPr>
          <w:rStyle w:val="affffe"/>
          <w:rtl/>
        </w:rPr>
        <w:t>"</w:t>
      </w:r>
      <w:r w:rsidRPr="00AA6C2C">
        <w:rPr>
          <w:rStyle w:val="affffe"/>
          <w:rFonts w:hint="eastAsia"/>
          <w:rtl/>
        </w:rPr>
        <w:t>א</w:t>
      </w:r>
      <w:r w:rsidRPr="00AA6C2C">
        <w:rPr>
          <w:rStyle w:val="affffe"/>
          <w:rtl/>
        </w:rPr>
        <w:t xml:space="preserve"> </w:t>
      </w:r>
      <w:r w:rsidRPr="00AA6C2C">
        <w:rPr>
          <w:rStyle w:val="affffe"/>
          <w:rFonts w:hint="eastAsia"/>
          <w:rtl/>
        </w:rPr>
        <w:t>מר</w:t>
      </w:r>
      <w:r w:rsidRPr="00AA6C2C">
        <w:rPr>
          <w:rStyle w:val="affffe"/>
          <w:rtl/>
        </w:rPr>
        <w:t>"</w:t>
      </w:r>
      <w:r w:rsidRPr="00AA6C2C">
        <w:rPr>
          <w:rStyle w:val="affffe"/>
          <w:rFonts w:hint="eastAsia"/>
          <w:rtl/>
        </w:rPr>
        <w:t>מ</w:t>
      </w:r>
      <w:r w:rsidRPr="00AA6C2C">
        <w:rPr>
          <w:rtl/>
        </w:rPr>
        <w:t xml:space="preserve">: </w:t>
      </w:r>
      <w:r w:rsidR="009C6979">
        <w:rPr>
          <w:rFonts w:hint="cs"/>
          <w:rtl/>
        </w:rPr>
        <w:t>'</w:t>
      </w:r>
      <w:r w:rsidRPr="00AA6C2C">
        <w:rPr>
          <w:rtl/>
        </w:rPr>
        <w:t>איזוהי אלמנת עיסה? כל שנטמע בה ספק חלל,</w:t>
      </w:r>
    </w:p>
    <w:p w14:paraId="0571EFB5" w14:textId="3DEDAB26" w:rsidR="00AB7D20" w:rsidRPr="00AA6C2C" w:rsidRDefault="009C6979" w:rsidP="00AA6C2C">
      <w:pPr>
        <w:ind w:left="0" w:firstLine="0"/>
        <w:rPr>
          <w:rtl/>
        </w:rPr>
      </w:pPr>
      <w:r>
        <w:rPr>
          <w:rFonts w:hint="cs"/>
          <w:rtl/>
        </w:rPr>
        <w:t xml:space="preserve">         </w:t>
      </w:r>
      <w:r w:rsidR="00AB7D20" w:rsidRPr="00AA6C2C">
        <w:rPr>
          <w:rtl/>
        </w:rPr>
        <w:t>מכירין ישראל ממזרים שביניהם, ו</w:t>
      </w:r>
      <w:r>
        <w:rPr>
          <w:rFonts w:hint="cs"/>
          <w:rtl/>
        </w:rPr>
        <w:t>ל</w:t>
      </w:r>
      <w:r w:rsidR="00AB7D20" w:rsidRPr="00AA6C2C">
        <w:rPr>
          <w:rtl/>
        </w:rPr>
        <w:t>א חללין שביניהם</w:t>
      </w:r>
      <w:r>
        <w:rPr>
          <w:rFonts w:hint="cs"/>
          <w:rtl/>
        </w:rPr>
        <w:t>'</w:t>
      </w:r>
      <w:r w:rsidR="00AB7D20" w:rsidRPr="00AA6C2C">
        <w:rPr>
          <w:rtl/>
        </w:rPr>
        <w:t>.</w:t>
      </w:r>
    </w:p>
    <w:p w14:paraId="62CF6864" w14:textId="77777777" w:rsidR="00E268F4" w:rsidRDefault="009C6979" w:rsidP="009C6979">
      <w:pPr>
        <w:ind w:left="0" w:firstLine="0"/>
        <w:rPr>
          <w:rtl/>
        </w:rPr>
      </w:pPr>
      <w:r>
        <w:rPr>
          <w:rStyle w:val="affffe"/>
          <w:rFonts w:hint="cs"/>
          <w:rtl/>
        </w:rPr>
        <w:t>ו</w:t>
      </w:r>
      <w:r w:rsidRPr="00AA6C2C">
        <w:rPr>
          <w:rStyle w:val="affffe"/>
          <w:rFonts w:hint="eastAsia"/>
          <w:rtl/>
        </w:rPr>
        <w:t>פירושו</w:t>
      </w:r>
      <w:r>
        <w:rPr>
          <w:rFonts w:hint="cs"/>
          <w:rtl/>
        </w:rPr>
        <w:t>,</w:t>
      </w:r>
      <w:r w:rsidRPr="00AA6C2C">
        <w:rPr>
          <w:rStyle w:val="affffe"/>
          <w:rtl/>
        </w:rPr>
        <w:t xml:space="preserve"> אם </w:t>
      </w:r>
      <w:r w:rsidRPr="00AA6C2C">
        <w:rPr>
          <w:rStyle w:val="affffe"/>
          <w:rFonts w:hint="eastAsia"/>
          <w:rtl/>
        </w:rPr>
        <w:t>ר</w:t>
      </w:r>
      <w:r w:rsidRPr="00AA6C2C">
        <w:rPr>
          <w:rStyle w:val="affffe"/>
          <w:rtl/>
        </w:rPr>
        <w:t xml:space="preserve">"מ </w:t>
      </w:r>
      <w:r w:rsidRPr="00AA6C2C">
        <w:rPr>
          <w:rStyle w:val="affffe"/>
          <w:rFonts w:hint="eastAsia"/>
          <w:rtl/>
        </w:rPr>
        <w:t>הכשיר</w:t>
      </w:r>
      <w:r w:rsidRPr="00AA6C2C">
        <w:rPr>
          <w:rStyle w:val="affffe"/>
          <w:rtl/>
        </w:rPr>
        <w:t xml:space="preserve"> </w:t>
      </w:r>
      <w:r>
        <w:rPr>
          <w:rStyle w:val="affffe"/>
          <w:rFonts w:hint="cs"/>
          <w:rtl/>
        </w:rPr>
        <w:t>'</w:t>
      </w:r>
      <w:r w:rsidRPr="00AA6C2C">
        <w:rPr>
          <w:rStyle w:val="affffe"/>
          <w:rFonts w:hint="eastAsia"/>
          <w:rtl/>
        </w:rPr>
        <w:t>שותק</w:t>
      </w:r>
      <w:r>
        <w:rPr>
          <w:rStyle w:val="affffe"/>
          <w:rFonts w:hint="cs"/>
          <w:rtl/>
        </w:rPr>
        <w:t>'</w:t>
      </w:r>
      <w:r w:rsidR="00AB7D20" w:rsidRPr="00AA6C2C">
        <w:rPr>
          <w:rtl/>
        </w:rPr>
        <w:t xml:space="preserve">: </w:t>
      </w:r>
      <w:r w:rsidRPr="00CA108A">
        <w:rPr>
          <w:rFonts w:cs="PFT_Frank" w:hint="eastAsia"/>
          <w:b/>
          <w:bCs/>
          <w:szCs w:val="14"/>
          <w:rtl/>
        </w:rPr>
        <w:t>ב</w:t>
      </w:r>
      <w:r w:rsidRPr="00CA108A">
        <w:rPr>
          <w:rFonts w:cs="PFT_Frank"/>
          <w:b/>
          <w:bCs/>
          <w:szCs w:val="14"/>
          <w:rtl/>
        </w:rPr>
        <w:t>'</w:t>
      </w:r>
      <w:r w:rsidR="00AB7D20" w:rsidRPr="00CA108A">
        <w:rPr>
          <w:rFonts w:cs="PFT_Frank"/>
          <w:b/>
          <w:bCs/>
          <w:szCs w:val="14"/>
          <w:rtl/>
        </w:rPr>
        <w:t>ממזר</w:t>
      </w:r>
      <w:r w:rsidRPr="00CA108A">
        <w:rPr>
          <w:rFonts w:cs="PFT_Frank"/>
          <w:b/>
          <w:bCs/>
          <w:szCs w:val="14"/>
          <w:rtl/>
        </w:rPr>
        <w:t>'</w:t>
      </w:r>
      <w:r w:rsidR="00AB7D20" w:rsidRPr="00CA108A">
        <w:rPr>
          <w:rFonts w:cs="PFT_Frank"/>
          <w:b/>
          <w:bCs/>
          <w:szCs w:val="14"/>
          <w:rtl/>
        </w:rPr>
        <w:t xml:space="preserve"> ושתיק</w:t>
      </w:r>
      <w:r>
        <w:rPr>
          <w:rFonts w:hint="cs"/>
          <w:rtl/>
        </w:rPr>
        <w:t xml:space="preserve"> - כי</w:t>
      </w:r>
      <w:r w:rsidR="00AB7D20" w:rsidRPr="00AA6C2C">
        <w:rPr>
          <w:rtl/>
        </w:rPr>
        <w:t xml:space="preserve"> ממזר </w:t>
      </w:r>
      <w:r w:rsidR="00AB7D20" w:rsidRPr="00AA6C2C">
        <w:rPr>
          <w:rFonts w:hint="eastAsia"/>
          <w:rtl/>
        </w:rPr>
        <w:t>יש</w:t>
      </w:r>
      <w:r w:rsidR="00E268F4">
        <w:rPr>
          <w:rtl/>
        </w:rPr>
        <w:t>,</w:t>
      </w:r>
    </w:p>
    <w:p w14:paraId="18D2C67C" w14:textId="4060F623" w:rsidR="009C6979" w:rsidRDefault="00AB7D20" w:rsidP="009C6979">
      <w:pPr>
        <w:ind w:left="0" w:firstLine="0"/>
        <w:rPr>
          <w:rStyle w:val="afffff0"/>
          <w:rtl/>
        </w:rPr>
      </w:pPr>
      <w:r w:rsidRPr="00AA6C2C">
        <w:rPr>
          <w:rFonts w:hint="eastAsia"/>
          <w:rtl/>
        </w:rPr>
        <w:t>לו</w:t>
      </w:r>
      <w:r w:rsidRPr="00AA6C2C">
        <w:rPr>
          <w:rtl/>
        </w:rPr>
        <w:t xml:space="preserve"> </w:t>
      </w:r>
      <w:r w:rsidRPr="00AA6C2C">
        <w:rPr>
          <w:rFonts w:hint="eastAsia"/>
          <w:rtl/>
        </w:rPr>
        <w:t>קול</w:t>
      </w:r>
      <w:r w:rsidR="009C6979">
        <w:rPr>
          <w:rFonts w:hint="cs"/>
          <w:rtl/>
        </w:rPr>
        <w:t xml:space="preserve"> </w:t>
      </w:r>
      <w:r w:rsidR="009C6979" w:rsidRPr="00AA6C2C">
        <w:rPr>
          <w:rStyle w:val="afffff0"/>
          <w:rtl/>
        </w:rPr>
        <w:t xml:space="preserve">[ולא </w:t>
      </w:r>
      <w:r w:rsidR="009C6979" w:rsidRPr="00AA6C2C">
        <w:rPr>
          <w:rStyle w:val="afffff0"/>
          <w:rFonts w:hint="eastAsia"/>
          <w:rtl/>
        </w:rPr>
        <w:t>איכפת</w:t>
      </w:r>
      <w:r w:rsidR="009C6979" w:rsidRPr="00AA6C2C">
        <w:rPr>
          <w:rStyle w:val="afffff0"/>
          <w:rtl/>
        </w:rPr>
        <w:t xml:space="preserve"> </w:t>
      </w:r>
      <w:r w:rsidR="009C6979" w:rsidRPr="00AA6C2C">
        <w:rPr>
          <w:rStyle w:val="afffff0"/>
          <w:rFonts w:hint="eastAsia"/>
          <w:rtl/>
        </w:rPr>
        <w:t>ל</w:t>
      </w:r>
      <w:r w:rsidR="009C6979">
        <w:rPr>
          <w:rStyle w:val="afffff0"/>
          <w:rFonts w:hint="cs"/>
          <w:rtl/>
        </w:rPr>
        <w:t>ו</w:t>
      </w:r>
      <w:r w:rsidR="009C6979" w:rsidRPr="00AA6C2C">
        <w:rPr>
          <w:rStyle w:val="afffff0"/>
          <w:rtl/>
        </w:rPr>
        <w:t xml:space="preserve"> לשתוק</w:t>
      </w:r>
      <w:r w:rsidR="009C6979">
        <w:rPr>
          <w:rStyle w:val="afffff0"/>
          <w:rFonts w:hint="cs"/>
          <w:rtl/>
        </w:rPr>
        <w:t>,</w:t>
      </w:r>
      <w:r w:rsidR="009C6979" w:rsidRPr="00AA6C2C">
        <w:rPr>
          <w:rStyle w:val="afffff0"/>
          <w:rtl/>
        </w:rPr>
        <w:t xml:space="preserve"> שיודע ש</w:t>
      </w:r>
      <w:r w:rsidR="009C6979">
        <w:rPr>
          <w:rStyle w:val="afffff0"/>
          <w:rFonts w:hint="cs"/>
          <w:rtl/>
        </w:rPr>
        <w:t>'</w:t>
      </w:r>
      <w:r w:rsidR="009C6979" w:rsidRPr="00AA6C2C">
        <w:rPr>
          <w:rStyle w:val="afffff0"/>
          <w:rFonts w:hint="eastAsia"/>
          <w:rtl/>
        </w:rPr>
        <w:t>מכירים</w:t>
      </w:r>
      <w:r w:rsidR="009C6979" w:rsidRPr="00AA6C2C">
        <w:rPr>
          <w:rStyle w:val="afffff0"/>
          <w:rtl/>
        </w:rPr>
        <w:t xml:space="preserve"> </w:t>
      </w:r>
      <w:r w:rsidR="009C6979" w:rsidRPr="00AA6C2C">
        <w:rPr>
          <w:rStyle w:val="afffff0"/>
          <w:rFonts w:hint="eastAsia"/>
          <w:rtl/>
        </w:rPr>
        <w:t>הממזרים</w:t>
      </w:r>
      <w:r w:rsidR="009C6979">
        <w:rPr>
          <w:rStyle w:val="afffff0"/>
          <w:rFonts w:hint="cs"/>
          <w:rtl/>
        </w:rPr>
        <w:t>' ואין חושדים בו</w:t>
      </w:r>
      <w:r w:rsidR="009C6979" w:rsidRPr="00AA6C2C">
        <w:rPr>
          <w:rStyle w:val="afffff0"/>
          <w:rtl/>
        </w:rPr>
        <w:t>]</w:t>
      </w:r>
      <w:r w:rsidRPr="00AA6C2C">
        <w:rPr>
          <w:rStyle w:val="afffff0"/>
          <w:rtl/>
        </w:rPr>
        <w:t>,</w:t>
      </w:r>
    </w:p>
    <w:p w14:paraId="3BD9A266" w14:textId="798D7BD4" w:rsidR="00AB7D20" w:rsidRDefault="00AB7D20" w:rsidP="009C6979">
      <w:pPr>
        <w:ind w:left="0" w:firstLine="0"/>
        <w:rPr>
          <w:rtl/>
        </w:rPr>
      </w:pPr>
      <w:r w:rsidRPr="00AA6C2C">
        <w:rPr>
          <w:rtl/>
        </w:rPr>
        <w:t xml:space="preserve">אבל </w:t>
      </w:r>
      <w:r w:rsidR="009C6979" w:rsidRPr="00CA108A">
        <w:rPr>
          <w:rFonts w:cs="PFT_Frank" w:hint="cs"/>
          <w:b/>
          <w:bCs/>
          <w:szCs w:val="14"/>
          <w:rtl/>
        </w:rPr>
        <w:t>'</w:t>
      </w:r>
      <w:r w:rsidRPr="00CA108A">
        <w:rPr>
          <w:rFonts w:cs="PFT_Frank"/>
          <w:b/>
          <w:bCs/>
          <w:szCs w:val="14"/>
          <w:rtl/>
        </w:rPr>
        <w:t>ממזר</w:t>
      </w:r>
      <w:r w:rsidR="009C6979" w:rsidRPr="00CA108A">
        <w:rPr>
          <w:rFonts w:cs="PFT_Frank" w:hint="cs"/>
          <w:b/>
          <w:bCs/>
          <w:szCs w:val="14"/>
          <w:rtl/>
        </w:rPr>
        <w:t>'</w:t>
      </w:r>
      <w:r w:rsidRPr="00CA108A">
        <w:rPr>
          <w:rFonts w:cs="PFT_Frank"/>
          <w:b/>
          <w:bCs/>
          <w:szCs w:val="14"/>
          <w:rtl/>
        </w:rPr>
        <w:t xml:space="preserve"> וצווח, </w:t>
      </w:r>
      <w:r w:rsidR="009C6979" w:rsidRPr="00CA108A">
        <w:rPr>
          <w:rFonts w:cs="PFT_Frank" w:hint="cs"/>
          <w:b/>
          <w:bCs/>
          <w:szCs w:val="14"/>
          <w:rtl/>
        </w:rPr>
        <w:t>'</w:t>
      </w:r>
      <w:r w:rsidRPr="00CA108A">
        <w:rPr>
          <w:rFonts w:cs="PFT_Frank"/>
          <w:b/>
          <w:bCs/>
          <w:szCs w:val="14"/>
          <w:rtl/>
        </w:rPr>
        <w:t>חלל</w:t>
      </w:r>
      <w:r w:rsidR="009C6979" w:rsidRPr="00CA108A">
        <w:rPr>
          <w:rFonts w:cs="PFT_Frank" w:hint="cs"/>
          <w:b/>
          <w:bCs/>
          <w:szCs w:val="14"/>
          <w:rtl/>
        </w:rPr>
        <w:t>'</w:t>
      </w:r>
      <w:r w:rsidRPr="00CA108A">
        <w:rPr>
          <w:rFonts w:cs="PFT_Frank"/>
          <w:b/>
          <w:bCs/>
          <w:szCs w:val="14"/>
          <w:rtl/>
        </w:rPr>
        <w:t xml:space="preserve"> ושותק</w:t>
      </w:r>
      <w:r w:rsidRPr="00AA6C2C">
        <w:rPr>
          <w:rtl/>
        </w:rPr>
        <w:t xml:space="preserve"> - </w:t>
      </w:r>
      <w:r w:rsidRPr="00CA108A">
        <w:rPr>
          <w:rFonts w:cs="PFT_Frank"/>
          <w:b/>
          <w:bCs/>
          <w:szCs w:val="14"/>
          <w:rtl/>
        </w:rPr>
        <w:t>פסול</w:t>
      </w:r>
      <w:r w:rsidRPr="00AA6C2C">
        <w:rPr>
          <w:rtl/>
        </w:rPr>
        <w:t>,</w:t>
      </w:r>
      <w:r w:rsidR="009C6979">
        <w:rPr>
          <w:rFonts w:hint="cs"/>
          <w:rtl/>
        </w:rPr>
        <w:t xml:space="preserve"> כי</w:t>
      </w:r>
      <w:r w:rsidRPr="00AA6C2C">
        <w:rPr>
          <w:rtl/>
        </w:rPr>
        <w:t xml:space="preserve"> ש</w:t>
      </w:r>
      <w:r w:rsidR="009C6979">
        <w:rPr>
          <w:rFonts w:hint="cs"/>
          <w:rtl/>
        </w:rPr>
        <w:t>ו</w:t>
      </w:r>
      <w:r w:rsidRPr="00AA6C2C">
        <w:rPr>
          <w:rtl/>
        </w:rPr>
        <w:t xml:space="preserve">תק </w:t>
      </w:r>
      <w:r w:rsidR="009C6979">
        <w:rPr>
          <w:rFonts w:hint="cs"/>
          <w:rtl/>
        </w:rPr>
        <w:t xml:space="preserve">כדי שלא יוציאוהו </w:t>
      </w:r>
      <w:r w:rsidRPr="00AA6C2C">
        <w:rPr>
          <w:rtl/>
        </w:rPr>
        <w:t>מקהל</w:t>
      </w:r>
      <w:r w:rsidR="009C6979">
        <w:rPr>
          <w:rFonts w:hint="cs"/>
          <w:rtl/>
        </w:rPr>
        <w:t xml:space="preserve"> כהונה </w:t>
      </w:r>
      <w:r w:rsidR="009C6979" w:rsidRPr="00AA6C2C">
        <w:rPr>
          <w:rStyle w:val="afffff0"/>
          <w:rtl/>
        </w:rPr>
        <w:t>[</w:t>
      </w:r>
      <w:r w:rsidR="009C6979" w:rsidRPr="00AA6C2C">
        <w:rPr>
          <w:rStyle w:val="afffff0"/>
          <w:rFonts w:hint="eastAsia"/>
          <w:rtl/>
        </w:rPr>
        <w:t>אם</w:t>
      </w:r>
      <w:r w:rsidR="009C6979" w:rsidRPr="00AA6C2C">
        <w:rPr>
          <w:rStyle w:val="afffff0"/>
          <w:rtl/>
        </w:rPr>
        <w:t xml:space="preserve"> </w:t>
      </w:r>
      <w:r w:rsidR="009C6979" w:rsidRPr="00AA6C2C">
        <w:rPr>
          <w:rStyle w:val="afffff0"/>
          <w:rFonts w:hint="eastAsia"/>
          <w:rtl/>
        </w:rPr>
        <w:t>יצוח</w:t>
      </w:r>
      <w:r w:rsidR="009C6979" w:rsidRPr="00AA6C2C">
        <w:rPr>
          <w:rStyle w:val="afffff0"/>
          <w:rtl/>
        </w:rPr>
        <w:t xml:space="preserve"> </w:t>
      </w:r>
      <w:r w:rsidR="009C6979" w:rsidRPr="00AA6C2C">
        <w:rPr>
          <w:rStyle w:val="afffff0"/>
          <w:rFonts w:hint="eastAsia"/>
          <w:rtl/>
        </w:rPr>
        <w:t>יבררו</w:t>
      </w:r>
      <w:r w:rsidR="009C6979" w:rsidRPr="00AA6C2C">
        <w:rPr>
          <w:rStyle w:val="afffff0"/>
          <w:rtl/>
        </w:rPr>
        <w:t xml:space="preserve"> </w:t>
      </w:r>
      <w:r w:rsidR="009C6979" w:rsidRPr="00AA6C2C">
        <w:rPr>
          <w:rStyle w:val="afffff0"/>
          <w:rFonts w:hint="eastAsia"/>
          <w:rtl/>
        </w:rPr>
        <w:t>פסולו</w:t>
      </w:r>
      <w:r w:rsidR="009C6979" w:rsidRPr="00AA6C2C">
        <w:rPr>
          <w:rStyle w:val="afffff0"/>
          <w:rtl/>
        </w:rPr>
        <w:t xml:space="preserve">, </w:t>
      </w:r>
      <w:r w:rsidR="009C6979" w:rsidRPr="00AA6C2C">
        <w:rPr>
          <w:rStyle w:val="afffff0"/>
          <w:rFonts w:hint="eastAsia"/>
          <w:rtl/>
        </w:rPr>
        <w:t>ועכשיו</w:t>
      </w:r>
      <w:r w:rsidR="009C6979" w:rsidRPr="00AA6C2C">
        <w:rPr>
          <w:rStyle w:val="afffff0"/>
          <w:rtl/>
        </w:rPr>
        <w:t xml:space="preserve"> 'אין </w:t>
      </w:r>
      <w:r w:rsidR="009C6979" w:rsidRPr="00AA6C2C">
        <w:rPr>
          <w:rStyle w:val="afffff0"/>
          <w:rFonts w:hint="eastAsia"/>
          <w:rtl/>
        </w:rPr>
        <w:t>מכירין</w:t>
      </w:r>
      <w:r w:rsidR="009C6979" w:rsidRPr="00AA6C2C">
        <w:rPr>
          <w:rStyle w:val="afffff0"/>
          <w:rtl/>
        </w:rPr>
        <w:t>'].</w:t>
      </w:r>
    </w:p>
    <w:p w14:paraId="5B3BFC75" w14:textId="545C2433" w:rsidR="009C6979" w:rsidRDefault="009C6979" w:rsidP="00AA6C2C">
      <w:pPr>
        <w:pStyle w:val="afffff"/>
        <w:rPr>
          <w:rtl/>
        </w:rPr>
      </w:pPr>
      <w:r w:rsidRPr="00AA6C2C">
        <w:rPr>
          <w:rStyle w:val="affffe"/>
          <w:rFonts w:hint="eastAsia"/>
          <w:rtl/>
        </w:rPr>
        <w:t>אבל</w:t>
      </w:r>
      <w:r w:rsidRPr="00AA6C2C">
        <w:rPr>
          <w:rStyle w:val="affffe"/>
          <w:rtl/>
        </w:rPr>
        <w:t xml:space="preserve"> </w:t>
      </w:r>
      <w:r w:rsidRPr="00AA6C2C">
        <w:rPr>
          <w:rStyle w:val="affffe"/>
          <w:rFonts w:hint="eastAsia"/>
          <w:rtl/>
        </w:rPr>
        <w:t>אין</w:t>
      </w:r>
      <w:r w:rsidRPr="00AA6C2C">
        <w:rPr>
          <w:rStyle w:val="affffe"/>
          <w:rtl/>
        </w:rPr>
        <w:t xml:space="preserve"> </w:t>
      </w:r>
      <w:r w:rsidRPr="00AA6C2C">
        <w:rPr>
          <w:rStyle w:val="affffe"/>
          <w:rFonts w:hint="eastAsia"/>
          <w:rtl/>
        </w:rPr>
        <w:t>לומר</w:t>
      </w:r>
      <w:r w:rsidRPr="00AA6C2C">
        <w:rPr>
          <w:rStyle w:val="affffe"/>
          <w:rtl/>
        </w:rPr>
        <w:t>:</w:t>
      </w:r>
      <w:r>
        <w:rPr>
          <w:rFonts w:hint="cs"/>
          <w:rtl/>
        </w:rPr>
        <w:t xml:space="preserve"> שנחלקו באלמנת עיסה </w:t>
      </w:r>
      <w:r w:rsidRPr="00B31C92">
        <w:rPr>
          <w:rFonts w:cs="PFT_Frank" w:hint="eastAsia"/>
          <w:b/>
          <w:bCs/>
          <w:szCs w:val="10"/>
          <w:rtl/>
        </w:rPr>
        <w:t>בל</w:t>
      </w:r>
      <w:r w:rsidRPr="00B31C92">
        <w:rPr>
          <w:rFonts w:cs="PFT_Frank" w:hint="cs"/>
          <w:b/>
          <w:bCs/>
          <w:szCs w:val="10"/>
          <w:rtl/>
        </w:rPr>
        <w:t>א</w:t>
      </w:r>
      <w:r w:rsidRPr="00B31C92">
        <w:rPr>
          <w:rFonts w:cs="PFT_Frank"/>
          <w:b/>
          <w:bCs/>
          <w:szCs w:val="10"/>
          <w:rtl/>
        </w:rPr>
        <w:t xml:space="preserve"> '</w:t>
      </w:r>
      <w:r w:rsidRPr="00B31C92">
        <w:rPr>
          <w:rFonts w:cs="PFT_Frank" w:hint="eastAsia"/>
          <w:b/>
          <w:bCs/>
          <w:szCs w:val="10"/>
          <w:rtl/>
        </w:rPr>
        <w:t>שתיקה</w:t>
      </w:r>
      <w:r w:rsidRPr="00B31C92">
        <w:rPr>
          <w:rFonts w:cs="PFT_Frank"/>
          <w:b/>
          <w:bCs/>
          <w:szCs w:val="10"/>
          <w:rtl/>
        </w:rPr>
        <w:t>'</w:t>
      </w:r>
      <w:r>
        <w:rPr>
          <w:rFonts w:hint="cs"/>
          <w:rtl/>
        </w:rPr>
        <w:t xml:space="preserve"> אם להכשיר בחלל דוקא,</w:t>
      </w:r>
    </w:p>
    <w:p w14:paraId="7AB6BBE7" w14:textId="50059351" w:rsidR="00CF473C" w:rsidRDefault="009C6979" w:rsidP="00CF473C">
      <w:pPr>
        <w:pStyle w:val="afffff"/>
        <w:rPr>
          <w:rtl/>
        </w:rPr>
      </w:pPr>
      <w:r>
        <w:rPr>
          <w:rFonts w:hint="cs"/>
          <w:rtl/>
        </w:rPr>
        <w:t xml:space="preserve">דאין להכשיר בחלל יותר מבממזרות - </w:t>
      </w:r>
      <w:r w:rsidRPr="00B31C92">
        <w:rPr>
          <w:rFonts w:cs="PFT_Frank" w:hint="eastAsia"/>
          <w:b/>
          <w:bCs/>
          <w:szCs w:val="10"/>
          <w:rtl/>
        </w:rPr>
        <w:t>ששניהם</w:t>
      </w:r>
      <w:r w:rsidRPr="00B31C92">
        <w:rPr>
          <w:rFonts w:cs="PFT_Frank"/>
          <w:b/>
          <w:bCs/>
          <w:szCs w:val="10"/>
          <w:rtl/>
        </w:rPr>
        <w:t xml:space="preserve"> </w:t>
      </w:r>
      <w:r w:rsidRPr="00B31C92">
        <w:rPr>
          <w:rFonts w:cs="PFT_Frank" w:hint="eastAsia"/>
          <w:b/>
          <w:bCs/>
          <w:szCs w:val="10"/>
          <w:rtl/>
        </w:rPr>
        <w:t>דאורייתא</w:t>
      </w:r>
      <w:r>
        <w:rPr>
          <w:rFonts w:hint="cs"/>
          <w:rtl/>
        </w:rPr>
        <w:t>, אלא כולם כשרים!</w:t>
      </w:r>
    </w:p>
    <w:p w14:paraId="00F1773A" w14:textId="77777777" w:rsidR="00CF473C" w:rsidRDefault="00CF473C">
      <w:pPr>
        <w:bidi w:val="0"/>
        <w:spacing w:after="160" w:line="259" w:lineRule="auto"/>
        <w:ind w:left="0" w:firstLine="0"/>
        <w:jc w:val="left"/>
        <w:rPr>
          <w:sz w:val="14"/>
          <w:szCs w:val="14"/>
          <w:rtl/>
        </w:rPr>
      </w:pPr>
      <w:r>
        <w:rPr>
          <w:rtl/>
        </w:rPr>
        <w:br w:type="page"/>
      </w:r>
    </w:p>
    <w:p>
      <w:pPr>
        <w:pStyle w:val="MishnaBatzad"/>
        <w:rPr>
          <w:ins w:id="20374" w:author="קלוד" w:date="2026-10-06T10:09:07Z"/>
        </w:rPr>
      </w:pPr>
      <w:ins w:id="20373" w:author="קלוד" w:date="2026-10-06T10:09:07Z">
        <w:r>
          <w:t xml:space="preserve">משנה י</w:t>
        </w:r>
      </w:ins>
    </w:p>
    <w:p w14:paraId="3082151F" w14:textId="72236C6C" w:rsidR="00AB7D20" w:rsidRDefault="00AB7D20" w:rsidP="00AB7D20">
      <w:pPr>
        <w:pStyle w:val="afff5"/>
        <w:rPr>
          <w:b/>
          <w:rtl/>
        </w:rPr>
      </w:pPr>
      <w:r w:rsidRPr="00CA108A">
        <w:rPr>
          <w:rStyle w:val="TanaimMishna"/>
          <w:rtl/>
          <w:rPrChange w:id="20052" w:author="קלוד" w:date="2026-10-06T10:09:07Z">
            <w:rPr>
              <w:rStyle w:val="affffe"/>
              <w:rtl/>
            </w:rPr>
          </w:rPrChange>
        </w:rPr>
        <w:lastRenderedPageBreak/>
        <w:t>ריו</w:t>
      </w:r>
      <w:r w:rsidR="00F91838" w:rsidRPr="00CA108A">
        <w:rPr>
          <w:rStyle w:val="TanaimMishna"/>
          <w:rFonts w:hint="cs"/>
          <w:rtl/>
          <w:rPrChange w:id="20053" w:author="קלוד" w:date="2026-10-06T10:09:07Z">
            <w:rPr>
              <w:rStyle w:val="affffe"/>
              <w:rFonts w:hint="cs"/>
              <w:rtl/>
            </w:rPr>
          </w:rPrChange>
        </w:rPr>
        <w:t>"</w:t>
      </w:r>
      <w:r w:rsidRPr="00CA108A">
        <w:rPr>
          <w:rStyle w:val="TanaimMishna"/>
          <w:rtl/>
          <w:rPrChange w:id="20054" w:author="קלוד" w:date="2026-10-06T10:09:07Z">
            <w:rPr>
              <w:rStyle w:val="affffe"/>
              <w:rtl/>
            </w:rPr>
          </w:rPrChange>
        </w:rPr>
        <w:t>ס:</w:t>
      </w:r>
      <w:r w:rsidRPr="00C35A2C">
        <w:rPr>
          <w:b/>
          <w:rtl/>
        </w:rPr>
        <w:t xml:space="preserve"> </w:t>
      </w:r>
      <w:r w:rsidRPr="00CF473C">
        <w:rPr>
          <w:rStyle w:val="afffff5"/>
          <w:rtl/>
        </w:rPr>
        <w:t>מעשה בתינוקת שירדה למלאות מים מן העין ונאנסה</w:t>
      </w:r>
      <w:r w:rsidRPr="00C35A2C">
        <w:rPr>
          <w:b/>
          <w:rtl/>
        </w:rPr>
        <w:t>,</w:t>
      </w:r>
    </w:p>
    <w:p w14:paraId="52E3C2E3" w14:textId="0CD5558C" w:rsidR="00AB7D20" w:rsidRDefault="00F91838" w:rsidP="00AA6C2C">
      <w:pPr>
        <w:pStyle w:val="afff5"/>
        <w:rPr>
          <w:rtl/>
        </w:rPr>
      </w:pPr>
      <w:r w:rsidRPr="00B31C92">
        <w:rPr>
          <w:rStyle w:val="TanaimMishna"/>
          <w:rFonts w:hint="cs"/>
          <w:rtl/>
          <w:rPrChange w:id="20055" w:author="קלוד" w:date="2026-10-06T10:09:07Z">
            <w:rPr>
              <w:rStyle w:val="affffe"/>
              <w:rFonts w:hint="cs"/>
              <w:rtl/>
            </w:rPr>
          </w:rPrChange>
        </w:rPr>
        <w:t>ו</w:t>
      </w:r>
      <w:r w:rsidR="00AB7D20" w:rsidRPr="00B31C92">
        <w:rPr>
          <w:rStyle w:val="TanaimMishna"/>
          <w:rtl/>
          <w:rPrChange w:id="20056" w:author="קלוד" w:date="2026-10-06T10:09:07Z">
            <w:rPr>
              <w:rStyle w:val="affffe"/>
              <w:rtl/>
            </w:rPr>
          </w:rPrChange>
        </w:rPr>
        <w:t>אריב</w:t>
      </w:r>
      <w:r w:rsidRPr="00B31C92">
        <w:rPr>
          <w:rStyle w:val="TanaimMishna"/>
          <w:rFonts w:hint="cs"/>
          <w:rtl/>
          <w:rPrChange w:id="20057" w:author="קלוד" w:date="2026-10-06T10:09:07Z">
            <w:rPr>
              <w:rStyle w:val="affffe"/>
              <w:rFonts w:hint="cs"/>
              <w:rtl/>
            </w:rPr>
          </w:rPrChange>
        </w:rPr>
        <w:t>"</w:t>
      </w:r>
      <w:r w:rsidR="00AB7D20" w:rsidRPr="00B31C92">
        <w:rPr>
          <w:rStyle w:val="TanaimMishna"/>
          <w:rtl/>
          <w:rPrChange w:id="20058" w:author="קלוד" w:date="2026-10-06T10:09:07Z">
            <w:rPr>
              <w:rStyle w:val="affffe"/>
              <w:rtl/>
            </w:rPr>
          </w:rPrChange>
        </w:rPr>
        <w:t>נ:</w:t>
      </w:r>
      <w:r w:rsidR="00AB7D20" w:rsidRPr="00C35A2C">
        <w:rPr>
          <w:b/>
          <w:rtl/>
        </w:rPr>
        <w:t xml:space="preserve"> אם רוב אנשי העיר משיאין לכהונה - </w:t>
      </w:r>
      <w:r>
        <w:rPr>
          <w:rFonts w:hint="cs"/>
          <w:b/>
          <w:rtl/>
        </w:rPr>
        <w:t>כשרה</w:t>
      </w:r>
      <w:r w:rsidR="00AB7D20" w:rsidRPr="00C35A2C">
        <w:rPr>
          <w:b/>
          <w:rtl/>
        </w:rPr>
        <w:t>.</w:t>
      </w:r>
    </w:p>
    <w:p w14:paraId="06B84F3E" w14:textId="77777777" w:rsidR="00AB7D20" w:rsidRDefault="00AB7D20" w:rsidP="00E26091">
      <w:pPr>
        <w:pStyle w:val="afff"/>
        <w:framePr w:wrap="around"/>
        <w:rPr>
          <w:rtl/>
        </w:rPr>
      </w:pPr>
      <w:bookmarkStart w:id="100" w:name="_Toc119352885"/>
      <w:r w:rsidRPr="00C35A2C">
        <w:rPr>
          <w:rFonts w:hint="cs"/>
          <w:rtl/>
        </w:rPr>
        <w:t>טו.</w:t>
      </w:r>
      <w:bookmarkEnd w:id="100"/>
    </w:p>
    <w:p w14:paraId="1C69B03E" w14:textId="69BF2D68" w:rsidR="002D30B2" w:rsidRPr="006D5126" w:rsidRDefault="002D30B2" w:rsidP="00F1680A">
      <w:pPr>
        <w:pStyle w:val="affffb"/>
        <w:rPr>
          <w:spacing w:val="0"/>
          <w:rtl/>
        </w:rPr>
      </w:pPr>
      <w:bookmarkStart w:id="101" w:name="_Toc119352886"/>
      <w:r w:rsidRPr="006D5126">
        <w:rPr>
          <w:spacing w:val="0"/>
          <w:rtl/>
        </w:rPr>
        <w:t xml:space="preserve">'תרי </w:t>
      </w:r>
      <w:r w:rsidRPr="006D5126">
        <w:rPr>
          <w:rFonts w:hint="eastAsia"/>
          <w:spacing w:val="0"/>
          <w:rtl/>
        </w:rPr>
        <w:t>רובי</w:t>
      </w:r>
      <w:r w:rsidRPr="006D5126">
        <w:rPr>
          <w:spacing w:val="0"/>
          <w:rtl/>
        </w:rPr>
        <w:t xml:space="preserve">' </w:t>
      </w:r>
      <w:r w:rsidRPr="006D5126">
        <w:rPr>
          <w:rFonts w:hint="eastAsia"/>
          <w:spacing w:val="0"/>
          <w:rtl/>
        </w:rPr>
        <w:t>ליוחסין</w:t>
      </w:r>
      <w:bookmarkEnd w:id="101"/>
    </w:p>
    <w:p w14:paraId="375156A5" w14:textId="79E9E100" w:rsidR="00F91838" w:rsidRDefault="00F91838" w:rsidP="00AB7D20">
      <w:pPr>
        <w:rPr>
          <w:rFonts w:ascii="Fb Fontext" w:hAnsi="Fb Fontext"/>
          <w:spacing w:val="-4"/>
          <w:rtl/>
        </w:rPr>
      </w:pPr>
      <w:r w:rsidRPr="00AA6C2C">
        <w:rPr>
          <w:rStyle w:val="affffe"/>
          <w:rFonts w:hint="eastAsia"/>
          <w:rtl/>
        </w:rPr>
        <w:t>ויקשה</w:t>
      </w:r>
      <w:r w:rsidRPr="00AA6C2C">
        <w:rPr>
          <w:rStyle w:val="affffe"/>
          <w:rtl/>
        </w:rPr>
        <w:t>:</w:t>
      </w:r>
      <w:r>
        <w:rPr>
          <w:rFonts w:ascii="Fb Fontext" w:hAnsi="Fb Fontext" w:hint="cs"/>
          <w:spacing w:val="-4"/>
          <w:rtl/>
        </w:rPr>
        <w:t xml:space="preserve"> </w:t>
      </w:r>
      <w:r w:rsidRPr="00AA6C2C">
        <w:rPr>
          <w:rStyle w:val="affffe"/>
          <w:rFonts w:hint="eastAsia"/>
          <w:rtl/>
        </w:rPr>
        <w:t>לר</w:t>
      </w:r>
      <w:r w:rsidRPr="00AA6C2C">
        <w:rPr>
          <w:rStyle w:val="affffe"/>
          <w:rtl/>
        </w:rPr>
        <w:t xml:space="preserve">"ג </w:t>
      </w:r>
      <w:r w:rsidRPr="00AA6C2C">
        <w:rPr>
          <w:rStyle w:val="affffe"/>
          <w:rFonts w:hint="eastAsia"/>
          <w:rtl/>
        </w:rPr>
        <w:t>כשרה</w:t>
      </w:r>
      <w:r>
        <w:rPr>
          <w:rFonts w:ascii="Fb Fontext" w:hAnsi="Fb Fontext" w:hint="cs"/>
          <w:spacing w:val="-4"/>
          <w:rtl/>
        </w:rPr>
        <w:t xml:space="preserve"> </w:t>
      </w:r>
      <w:r w:rsidRPr="00CA108A">
        <w:rPr>
          <w:rFonts w:ascii="Fb Fontext" w:hAnsi="Fb Fontext" w:cs="PFT_Frank" w:hint="eastAsia"/>
          <w:b/>
          <w:bCs/>
          <w:spacing w:val="-4"/>
          <w:szCs w:val="14"/>
          <w:rtl/>
        </w:rPr>
        <w:t>אף</w:t>
      </w:r>
      <w:r>
        <w:rPr>
          <w:rFonts w:ascii="Fb Fontext" w:hAnsi="Fb Fontext" w:hint="cs"/>
          <w:spacing w:val="-4"/>
          <w:rtl/>
        </w:rPr>
        <w:t xml:space="preserve"> ברוב פסולים </w:t>
      </w:r>
      <w:r w:rsidRPr="00AA6C2C">
        <w:rPr>
          <w:rStyle w:val="affffe"/>
          <w:rFonts w:hint="eastAsia"/>
          <w:rtl/>
        </w:rPr>
        <w:t>לריה</w:t>
      </w:r>
      <w:r w:rsidRPr="00AA6C2C">
        <w:rPr>
          <w:rStyle w:val="affffe"/>
          <w:rtl/>
        </w:rPr>
        <w:t xml:space="preserve">"ו </w:t>
      </w:r>
      <w:r w:rsidRPr="00AA6C2C">
        <w:rPr>
          <w:rStyle w:val="affffe"/>
          <w:rFonts w:hint="eastAsia"/>
          <w:rtl/>
        </w:rPr>
        <w:t>פסולה</w:t>
      </w:r>
      <w:r>
        <w:rPr>
          <w:rFonts w:ascii="Fb Fontext" w:hAnsi="Fb Fontext" w:hint="cs"/>
          <w:spacing w:val="-4"/>
          <w:rtl/>
        </w:rPr>
        <w:t xml:space="preserve"> </w:t>
      </w:r>
      <w:r w:rsidRPr="00CA108A">
        <w:rPr>
          <w:rFonts w:ascii="Fb Fontext" w:hAnsi="Fb Fontext" w:cs="PFT_Frank" w:hint="eastAsia"/>
          <w:b/>
          <w:bCs/>
          <w:spacing w:val="-4"/>
          <w:szCs w:val="14"/>
          <w:rtl/>
        </w:rPr>
        <w:t>אף</w:t>
      </w:r>
      <w:r>
        <w:rPr>
          <w:rFonts w:ascii="Fb Fontext" w:hAnsi="Fb Fontext" w:hint="cs"/>
          <w:spacing w:val="-4"/>
          <w:rtl/>
        </w:rPr>
        <w:t xml:space="preserve"> ברוב כשרים!</w:t>
      </w:r>
    </w:p>
    <w:p w14:paraId="65354B07" w14:textId="18177BB6" w:rsidR="00E268F4" w:rsidRDefault="00F91838" w:rsidP="00AB7D20">
      <w:pPr>
        <w:rPr>
          <w:rFonts w:ascii="Fb Fontext" w:hAnsi="Fb Fontext"/>
          <w:spacing w:val="-4"/>
          <w:sz w:val="32"/>
          <w:rtl/>
        </w:rPr>
      </w:pPr>
      <w:r w:rsidRPr="00AA6C2C">
        <w:rPr>
          <w:rStyle w:val="affffe"/>
          <w:rFonts w:hint="eastAsia"/>
          <w:rtl/>
        </w:rPr>
        <w:t>ותירץ</w:t>
      </w:r>
      <w:r w:rsidRPr="00AA6C2C">
        <w:rPr>
          <w:rStyle w:val="affffe"/>
          <w:rtl/>
        </w:rPr>
        <w:t>:</w:t>
      </w:r>
      <w:r w:rsidR="00AB7D20" w:rsidRPr="00F71179">
        <w:rPr>
          <w:rFonts w:ascii="Fb Fontext" w:hAnsi="Fb Fontext" w:hint="cs"/>
          <w:spacing w:val="-4"/>
          <w:sz w:val="32"/>
          <w:rtl/>
        </w:rPr>
        <w:t xml:space="preserve"> </w:t>
      </w:r>
      <w:r w:rsidR="00AB7D20" w:rsidRPr="00CA108A">
        <w:rPr>
          <w:rFonts w:ascii="Fb Fontext" w:hAnsi="Fb Fontext" w:cs="PFT_Frank"/>
          <w:b/>
          <w:bCs/>
          <w:spacing w:val="-4"/>
          <w:sz w:val="32"/>
          <w:szCs w:val="14"/>
          <w:rtl/>
        </w:rPr>
        <w:t>בקרונות של ציפורי היה מעשה</w:t>
      </w:r>
      <w:r>
        <w:rPr>
          <w:rFonts w:ascii="Fb Fontext" w:hAnsi="Fb Fontext" w:hint="cs"/>
          <w:spacing w:val="-4"/>
          <w:sz w:val="32"/>
          <w:rtl/>
        </w:rPr>
        <w:t xml:space="preserve"> </w:t>
      </w:r>
      <w:r>
        <w:rPr>
          <w:rStyle w:val="afffff0"/>
          <w:rFonts w:hint="cs"/>
          <w:rtl/>
        </w:rPr>
        <w:t xml:space="preserve">- </w:t>
      </w:r>
      <w:r w:rsidRPr="00AA6C2C">
        <w:rPr>
          <w:rStyle w:val="afffff0"/>
          <w:rFonts w:hint="eastAsia"/>
          <w:rtl/>
        </w:rPr>
        <w:t>ביום</w:t>
      </w:r>
      <w:r w:rsidRPr="00AA6C2C">
        <w:rPr>
          <w:rStyle w:val="afffff0"/>
          <w:rtl/>
        </w:rPr>
        <w:t xml:space="preserve"> </w:t>
      </w:r>
      <w:r w:rsidRPr="00AA6C2C">
        <w:rPr>
          <w:rStyle w:val="afffff0"/>
          <w:rFonts w:hint="eastAsia"/>
          <w:rtl/>
        </w:rPr>
        <w:t>השוק</w:t>
      </w:r>
      <w:r w:rsidRPr="00AA6C2C">
        <w:rPr>
          <w:rStyle w:val="afffff0"/>
          <w:rtl/>
        </w:rPr>
        <w:t xml:space="preserve"> </w:t>
      </w:r>
      <w:r w:rsidRPr="00AA6C2C">
        <w:rPr>
          <w:rStyle w:val="afffff0"/>
          <w:rFonts w:hint="eastAsia"/>
          <w:rtl/>
        </w:rPr>
        <w:t>שמגיעים</w:t>
      </w:r>
      <w:r w:rsidRPr="00AA6C2C">
        <w:rPr>
          <w:rStyle w:val="afffff0"/>
          <w:rtl/>
        </w:rPr>
        <w:t xml:space="preserve"> </w:t>
      </w:r>
      <w:r w:rsidRPr="00AA6C2C">
        <w:rPr>
          <w:rStyle w:val="afffff0"/>
          <w:rFonts w:hint="eastAsia"/>
          <w:rtl/>
        </w:rPr>
        <w:t>סיעות</w:t>
      </w:r>
      <w:r w:rsidRPr="00AA6C2C">
        <w:rPr>
          <w:rStyle w:val="afffff0"/>
          <w:rtl/>
        </w:rPr>
        <w:t xml:space="preserve"> </w:t>
      </w:r>
      <w:r w:rsidRPr="00AA6C2C">
        <w:rPr>
          <w:rStyle w:val="afffff0"/>
          <w:rFonts w:hint="eastAsia"/>
          <w:rtl/>
        </w:rPr>
        <w:t>ממקום</w:t>
      </w:r>
      <w:r w:rsidRPr="00AA6C2C">
        <w:rPr>
          <w:rStyle w:val="afffff0"/>
          <w:rtl/>
        </w:rPr>
        <w:t xml:space="preserve"> </w:t>
      </w:r>
      <w:r w:rsidRPr="00AA6C2C">
        <w:rPr>
          <w:rStyle w:val="afffff0"/>
          <w:rFonts w:hint="eastAsia"/>
          <w:rtl/>
        </w:rPr>
        <w:t>אחר</w:t>
      </w:r>
      <w:r>
        <w:rPr>
          <w:rFonts w:ascii="Fb Fontext" w:hAnsi="Fb Fontext" w:hint="cs"/>
          <w:spacing w:val="-4"/>
          <w:sz w:val="32"/>
          <w:rtl/>
        </w:rPr>
        <w:t xml:space="preserve"> -</w:t>
      </w:r>
      <w:r w:rsidR="00AB7D20" w:rsidRPr="00F71179">
        <w:rPr>
          <w:rFonts w:ascii="Fb Fontext" w:hAnsi="Fb Fontext" w:hint="cs"/>
          <w:spacing w:val="-4"/>
          <w:sz w:val="32"/>
          <w:rtl/>
        </w:rPr>
        <w:t xml:space="preserve"> </w:t>
      </w:r>
      <w:r w:rsidRPr="00CA108A">
        <w:rPr>
          <w:rFonts w:ascii="Fb Fontext" w:hAnsi="Fb Fontext" w:cs="PFT_Frank" w:hint="eastAsia"/>
          <w:b/>
          <w:bCs/>
          <w:spacing w:val="-4"/>
          <w:sz w:val="32"/>
          <w:szCs w:val="14"/>
          <w:rtl/>
        </w:rPr>
        <w:t>ו</w:t>
      </w:r>
      <w:r w:rsidR="00AB7D20" w:rsidRPr="00CA108A">
        <w:rPr>
          <w:rFonts w:ascii="Fb Fontext" w:hAnsi="Fb Fontext" w:cs="PFT_Frank"/>
          <w:b/>
          <w:bCs/>
          <w:spacing w:val="-4"/>
          <w:sz w:val="32"/>
          <w:szCs w:val="14"/>
          <w:rtl/>
        </w:rPr>
        <w:t xml:space="preserve">היתה </w:t>
      </w:r>
      <w:r w:rsidRPr="00CA108A">
        <w:rPr>
          <w:rFonts w:ascii="Fb Fontext" w:hAnsi="Fb Fontext" w:cs="PFT_Frank" w:hint="eastAsia"/>
          <w:b/>
          <w:bCs/>
          <w:spacing w:val="-4"/>
          <w:sz w:val="32"/>
          <w:szCs w:val="14"/>
          <w:rtl/>
        </w:rPr>
        <w:t>שם</w:t>
      </w:r>
      <w:r>
        <w:rPr>
          <w:rFonts w:ascii="Fb Fontext" w:hAnsi="Fb Fontext" w:hint="cs"/>
          <w:spacing w:val="-4"/>
          <w:sz w:val="32"/>
          <w:rtl/>
        </w:rPr>
        <w:t xml:space="preserve"> </w:t>
      </w:r>
      <w:r w:rsidR="00AB7D20" w:rsidRPr="00F71179">
        <w:rPr>
          <w:rFonts w:ascii="Fb Fontext" w:hAnsi="Fb Fontext"/>
          <w:spacing w:val="-4"/>
          <w:sz w:val="32"/>
          <w:rtl/>
        </w:rPr>
        <w:t xml:space="preserve">סיעה של </w:t>
      </w:r>
      <w:r>
        <w:rPr>
          <w:rFonts w:ascii="Fb Fontext" w:hAnsi="Fb Fontext" w:hint="cs"/>
          <w:spacing w:val="-4"/>
          <w:sz w:val="32"/>
          <w:rtl/>
        </w:rPr>
        <w:t>רוב</w:t>
      </w:r>
      <w:r w:rsidR="00AB7D20" w:rsidRPr="00F71179">
        <w:rPr>
          <w:rFonts w:ascii="Fb Fontext" w:hAnsi="Fb Fontext"/>
          <w:spacing w:val="-4"/>
          <w:sz w:val="32"/>
          <w:rtl/>
        </w:rPr>
        <w:t xml:space="preserve"> כשרין</w:t>
      </w:r>
      <w:r>
        <w:rPr>
          <w:rFonts w:ascii="Fb Fontext" w:hAnsi="Fb Fontext" w:hint="cs"/>
          <w:spacing w:val="-4"/>
          <w:sz w:val="32"/>
          <w:rtl/>
        </w:rPr>
        <w:t xml:space="preserve">, </w:t>
      </w:r>
      <w:r w:rsidRPr="00AA6C2C">
        <w:rPr>
          <w:rStyle w:val="afffff0"/>
          <w:rFonts w:hint="eastAsia"/>
          <w:rtl/>
        </w:rPr>
        <w:t>ויש</w:t>
      </w:r>
      <w:r w:rsidRPr="00AA6C2C">
        <w:rPr>
          <w:rStyle w:val="afffff0"/>
          <w:rtl/>
        </w:rPr>
        <w:t xml:space="preserve"> </w:t>
      </w:r>
      <w:r>
        <w:rPr>
          <w:rStyle w:val="afffff0"/>
          <w:rFonts w:hint="cs"/>
          <w:rtl/>
        </w:rPr>
        <w:t>צד</w:t>
      </w:r>
      <w:r w:rsidRPr="00AA6C2C">
        <w:rPr>
          <w:rStyle w:val="afffff0"/>
          <w:rtl/>
        </w:rPr>
        <w:t xml:space="preserve"> </w:t>
      </w:r>
      <w:r>
        <w:rPr>
          <w:rStyle w:val="afffff0"/>
          <w:rFonts w:hint="cs"/>
          <w:rtl/>
        </w:rPr>
        <w:t>שבא</w:t>
      </w:r>
      <w:r w:rsidRPr="00AA6C2C">
        <w:rPr>
          <w:rStyle w:val="afffff0"/>
          <w:rtl/>
        </w:rPr>
        <w:t xml:space="preserve"> ממנה</w:t>
      </w:r>
      <w:r w:rsidR="00E268F4">
        <w:rPr>
          <w:rStyle w:val="afffff0"/>
          <w:rtl/>
        </w:rPr>
        <w:t>.</w:t>
      </w:r>
    </w:p>
    <w:p w14:paraId="4207124D" w14:textId="49E4AFB3" w:rsidR="00F91838" w:rsidRDefault="00F91838" w:rsidP="00F91838">
      <w:pPr>
        <w:ind w:left="0" w:firstLine="0"/>
        <w:rPr>
          <w:rStyle w:val="afffff0"/>
          <w:rtl/>
        </w:rPr>
      </w:pPr>
      <w:r>
        <w:rPr>
          <w:rStyle w:val="affffe"/>
          <w:rFonts w:hint="cs"/>
          <w:rtl/>
        </w:rPr>
        <w:t>ו</w:t>
      </w:r>
      <w:r w:rsidRPr="00AA6C2C">
        <w:rPr>
          <w:rStyle w:val="affffe"/>
          <w:rFonts w:hint="eastAsia"/>
          <w:rtl/>
        </w:rPr>
        <w:t>היינו</w:t>
      </w:r>
      <w:r w:rsidRPr="00AA6C2C">
        <w:rPr>
          <w:rStyle w:val="affffe"/>
          <w:rtl/>
        </w:rPr>
        <w:t>:</w:t>
      </w:r>
      <w:r>
        <w:rPr>
          <w:rFonts w:ascii="Fb Fontext" w:hAnsi="Fb Fontext" w:hint="cs"/>
          <w:rtl/>
        </w:rPr>
        <w:t xml:space="preserve"> ש</w:t>
      </w:r>
      <w:r w:rsidR="00AB7D20" w:rsidRPr="00C35A2C">
        <w:rPr>
          <w:rFonts w:ascii="Fb Fontext" w:hAnsi="Fb Fontext"/>
          <w:rtl/>
        </w:rPr>
        <w:t xml:space="preserve">הולכין אחר רוב העיר </w:t>
      </w:r>
      <w:r w:rsidRPr="00CA108A">
        <w:rPr>
          <w:rFonts w:ascii="Fb Fontext" w:hAnsi="Fb Fontext" w:cs="PFT_Frank" w:hint="eastAsia"/>
          <w:b/>
          <w:bCs/>
          <w:szCs w:val="14"/>
          <w:rtl/>
        </w:rPr>
        <w:t>כשיש</w:t>
      </w:r>
      <w:r w:rsidRPr="00CA108A">
        <w:rPr>
          <w:rFonts w:ascii="Fb Fontext" w:hAnsi="Fb Fontext" w:cs="PFT_Frank"/>
          <w:b/>
          <w:bCs/>
          <w:szCs w:val="14"/>
          <w:rtl/>
        </w:rPr>
        <w:t xml:space="preserve"> </w:t>
      </w:r>
      <w:r w:rsidRPr="00CA108A">
        <w:rPr>
          <w:rFonts w:ascii="Fb Fontext" w:hAnsi="Fb Fontext" w:cs="PFT_Frank" w:hint="eastAsia"/>
          <w:b/>
          <w:bCs/>
          <w:szCs w:val="14"/>
          <w:rtl/>
        </w:rPr>
        <w:t>איתה</w:t>
      </w:r>
      <w:r w:rsidR="00AB7D20" w:rsidRPr="00CA108A">
        <w:rPr>
          <w:rFonts w:ascii="Fb Fontext" w:hAnsi="Fb Fontext" w:cs="PFT_Frank"/>
          <w:b/>
          <w:bCs/>
          <w:szCs w:val="14"/>
          <w:rtl/>
        </w:rPr>
        <w:t xml:space="preserve"> </w:t>
      </w:r>
      <w:r w:rsidR="00AB7D20" w:rsidRPr="00C35A2C">
        <w:rPr>
          <w:rFonts w:ascii="Fb Fontext" w:hAnsi="Fb Fontext"/>
          <w:rtl/>
        </w:rPr>
        <w:t xml:space="preserve">רוב סיעה </w:t>
      </w:r>
      <w:r>
        <w:rPr>
          <w:rStyle w:val="afffff0"/>
          <w:rFonts w:hint="cs"/>
          <w:rtl/>
        </w:rPr>
        <w:t>'ת</w:t>
      </w:r>
      <w:r w:rsidRPr="00AA6C2C">
        <w:rPr>
          <w:rStyle w:val="afffff0"/>
          <w:rFonts w:hint="eastAsia"/>
          <w:rtl/>
        </w:rPr>
        <w:t>רי</w:t>
      </w:r>
      <w:r>
        <w:rPr>
          <w:rFonts w:ascii="Fb Fontext" w:hAnsi="Fb Fontext" w:hint="cs"/>
          <w:rtl/>
        </w:rPr>
        <w:t xml:space="preserve"> </w:t>
      </w:r>
      <w:r w:rsidRPr="00AA6C2C">
        <w:rPr>
          <w:rStyle w:val="afffff0"/>
          <w:rFonts w:hint="eastAsia"/>
          <w:rtl/>
        </w:rPr>
        <w:t>רובי</w:t>
      </w:r>
      <w:r w:rsidRPr="00AA6C2C">
        <w:rPr>
          <w:rStyle w:val="afffff0"/>
          <w:rtl/>
        </w:rPr>
        <w:t>'</w:t>
      </w:r>
      <w:r>
        <w:rPr>
          <w:rStyle w:val="afffff0"/>
          <w:rFonts w:hint="cs"/>
          <w:rtl/>
        </w:rPr>
        <w:t>,</w:t>
      </w:r>
    </w:p>
    <w:p w14:paraId="486839E3" w14:textId="77777777" w:rsidR="00E268F4" w:rsidRDefault="00AB7D20" w:rsidP="00AA6C2C">
      <w:pPr>
        <w:ind w:left="0" w:firstLine="0"/>
        <w:rPr>
          <w:rFonts w:ascii="Fb Fontext" w:hAnsi="Fb Fontext"/>
          <w:rtl/>
        </w:rPr>
      </w:pPr>
      <w:r w:rsidRPr="00CA108A">
        <w:rPr>
          <w:rFonts w:ascii="Fb Fontext" w:hAnsi="Fb Fontext" w:cs="PFT_Frank"/>
          <w:b/>
          <w:bCs/>
          <w:szCs w:val="14"/>
          <w:rtl/>
        </w:rPr>
        <w:t>ו</w:t>
      </w:r>
      <w:r w:rsidR="00F91838" w:rsidRPr="00CA108A">
        <w:rPr>
          <w:rFonts w:ascii="Fb Fontext" w:hAnsi="Fb Fontext" w:cs="PFT_Frank" w:hint="eastAsia"/>
          <w:b/>
          <w:bCs/>
          <w:szCs w:val="14"/>
          <w:rtl/>
        </w:rPr>
        <w:t>ל</w:t>
      </w:r>
      <w:r w:rsidRPr="00CA108A">
        <w:rPr>
          <w:rFonts w:ascii="Fb Fontext" w:hAnsi="Fb Fontext" w:cs="PFT_Frank"/>
          <w:b/>
          <w:bCs/>
          <w:szCs w:val="14"/>
          <w:rtl/>
        </w:rPr>
        <w:t>א</w:t>
      </w:r>
      <w:r w:rsidRPr="00C35A2C">
        <w:rPr>
          <w:rFonts w:ascii="Fb Fontext" w:hAnsi="Fb Fontext"/>
          <w:rtl/>
        </w:rPr>
        <w:t xml:space="preserve"> אחר רוב העיר </w:t>
      </w:r>
      <w:r w:rsidRPr="00C35A2C">
        <w:rPr>
          <w:rFonts w:ascii="Fb Fontext" w:hAnsi="Fb Fontext" w:hint="cs"/>
          <w:rtl/>
        </w:rPr>
        <w:t xml:space="preserve">לבד </w:t>
      </w:r>
      <w:r w:rsidRPr="00CA108A">
        <w:rPr>
          <w:rFonts w:ascii="Fb Fontext" w:hAnsi="Fb Fontext" w:cs="PFT_Frank" w:hint="eastAsia"/>
          <w:b/>
          <w:bCs/>
          <w:szCs w:val="14"/>
          <w:rtl/>
        </w:rPr>
        <w:t>או</w:t>
      </w:r>
      <w:r w:rsidRPr="00C35A2C">
        <w:rPr>
          <w:rFonts w:ascii="Fb Fontext" w:hAnsi="Fb Fontext" w:hint="cs"/>
          <w:rtl/>
        </w:rPr>
        <w:t xml:space="preserve"> רוב סיעה לבד</w:t>
      </w:r>
      <w:r w:rsidRPr="00AA6C2C">
        <w:rPr>
          <w:rStyle w:val="afffff0"/>
          <w:rtl/>
        </w:rPr>
        <w:t xml:space="preserve"> </w:t>
      </w:r>
      <w:r w:rsidR="00F91838" w:rsidRPr="00AA6C2C">
        <w:rPr>
          <w:rStyle w:val="afffff0"/>
          <w:rtl/>
        </w:rPr>
        <w:t>[</w:t>
      </w:r>
      <w:r w:rsidR="00F91838" w:rsidRPr="00AA6C2C">
        <w:rPr>
          <w:rStyle w:val="affffe"/>
          <w:rFonts w:hint="eastAsia"/>
          <w:rtl/>
        </w:rPr>
        <w:t>לריה</w:t>
      </w:r>
      <w:r w:rsidR="00F91838" w:rsidRPr="00AA6C2C">
        <w:rPr>
          <w:rStyle w:val="affffe"/>
          <w:rtl/>
        </w:rPr>
        <w:t>"ו</w:t>
      </w:r>
      <w:r w:rsidR="00F91838">
        <w:rPr>
          <w:rStyle w:val="afffff0"/>
          <w:rFonts w:hint="cs"/>
          <w:rtl/>
        </w:rPr>
        <w:t>,</w:t>
      </w:r>
      <w:r w:rsidR="00F91838" w:rsidRPr="00AA6C2C">
        <w:rPr>
          <w:rStyle w:val="afffff0"/>
          <w:rtl/>
        </w:rPr>
        <w:t xml:space="preserve"> </w:t>
      </w:r>
      <w:r w:rsidR="00F91838" w:rsidRPr="00AA6C2C">
        <w:rPr>
          <w:rStyle w:val="affffe"/>
          <w:rFonts w:hint="eastAsia"/>
          <w:rtl/>
        </w:rPr>
        <w:t>או</w:t>
      </w:r>
      <w:r w:rsidR="00F91838" w:rsidRPr="00AA6C2C">
        <w:rPr>
          <w:rStyle w:val="affffe"/>
          <w:rtl/>
        </w:rPr>
        <w:t xml:space="preserve"> </w:t>
      </w:r>
      <w:r w:rsidR="00F91838" w:rsidRPr="00AA6C2C">
        <w:rPr>
          <w:rStyle w:val="affffe"/>
          <w:rFonts w:hint="eastAsia"/>
          <w:rtl/>
        </w:rPr>
        <w:t>לר</w:t>
      </w:r>
      <w:r w:rsidR="00F91838" w:rsidRPr="00AA6C2C">
        <w:rPr>
          <w:rStyle w:val="affffe"/>
          <w:rtl/>
        </w:rPr>
        <w:t>"ג</w:t>
      </w:r>
      <w:r w:rsidR="00F91838" w:rsidRPr="00AA6C2C">
        <w:rPr>
          <w:rStyle w:val="afffff0"/>
          <w:rtl/>
        </w:rPr>
        <w:t xml:space="preserve"> כשאינה טוענת</w:t>
      </w:r>
      <w:r w:rsidR="00F91838">
        <w:rPr>
          <w:rStyle w:val="afffff0"/>
          <w:rFonts w:hint="cs"/>
          <w:rtl/>
        </w:rPr>
        <w:t xml:space="preserve"> ברי</w:t>
      </w:r>
      <w:r w:rsidR="00F91838" w:rsidRPr="00AA6C2C">
        <w:rPr>
          <w:rStyle w:val="afffff0"/>
          <w:rtl/>
        </w:rPr>
        <w:t>]</w:t>
      </w:r>
      <w:r w:rsidR="00F91838">
        <w:rPr>
          <w:rFonts w:ascii="Fb Fontext" w:hAnsi="Fb Fontext" w:hint="cs"/>
          <w:rtl/>
        </w:rPr>
        <w:t xml:space="preserve"> - </w:t>
      </w:r>
      <w:r w:rsidRPr="00C35A2C">
        <w:rPr>
          <w:rFonts w:ascii="Fb Fontext" w:hAnsi="Fb Fontext" w:hint="cs"/>
          <w:rtl/>
        </w:rPr>
        <w:t xml:space="preserve">גזירה </w:t>
      </w:r>
      <w:r w:rsidRPr="00C35A2C">
        <w:rPr>
          <w:rFonts w:ascii="Fb Fontext" w:hAnsi="Fb Fontext"/>
          <w:rtl/>
        </w:rPr>
        <w:t>אטו רוב העיר</w:t>
      </w:r>
      <w:r w:rsidR="00F91838">
        <w:rPr>
          <w:rFonts w:ascii="Fb Fontext" w:hAnsi="Fb Fontext" w:hint="cs"/>
          <w:rtl/>
        </w:rPr>
        <w:t xml:space="preserve"> </w:t>
      </w:r>
      <w:r w:rsidRPr="00CA108A">
        <w:rPr>
          <w:rFonts w:ascii="Fb Fontext" w:hAnsi="Fb Fontext" w:cs="PFT_Frank" w:hint="eastAsia"/>
          <w:b/>
          <w:bCs/>
          <w:szCs w:val="14"/>
          <w:rtl/>
        </w:rPr>
        <w:t>והלכה</w:t>
      </w:r>
      <w:r w:rsidRPr="00CA108A">
        <w:rPr>
          <w:rFonts w:ascii="Fb Fontext" w:hAnsi="Fb Fontext" w:cs="PFT_Frank"/>
          <w:b/>
          <w:bCs/>
          <w:szCs w:val="14"/>
          <w:rtl/>
        </w:rPr>
        <w:t xml:space="preserve"> </w:t>
      </w:r>
      <w:r w:rsidRPr="00CA108A">
        <w:rPr>
          <w:rFonts w:ascii="Fb Fontext" w:hAnsi="Fb Fontext" w:cs="PFT_Frank" w:hint="eastAsia"/>
          <w:b/>
          <w:bCs/>
          <w:szCs w:val="14"/>
          <w:rtl/>
        </w:rPr>
        <w:t>אליו</w:t>
      </w:r>
      <w:r>
        <w:rPr>
          <w:rFonts w:ascii="Fb Fontext" w:hAnsi="Fb Fontext" w:hint="cs"/>
          <w:rtl/>
        </w:rPr>
        <w:t xml:space="preserve"> </w:t>
      </w:r>
      <w:r w:rsidRPr="00C35A2C">
        <w:rPr>
          <w:rFonts w:ascii="Fb Fontext" w:hAnsi="Fb Fontext" w:hint="cs"/>
          <w:rtl/>
        </w:rPr>
        <w:t>דהו</w:t>
      </w:r>
      <w:r w:rsidRPr="00C35A2C">
        <w:rPr>
          <w:rFonts w:ascii="Fb Fontext" w:hAnsi="Fb Fontext"/>
          <w:rtl/>
        </w:rPr>
        <w:t>"</w:t>
      </w:r>
      <w:r w:rsidRPr="00C35A2C">
        <w:rPr>
          <w:rFonts w:ascii="Fb Fontext" w:hAnsi="Fb Fontext" w:hint="cs"/>
          <w:rtl/>
        </w:rPr>
        <w:t xml:space="preserve">ל </w:t>
      </w:r>
      <w:r w:rsidR="00F91838">
        <w:rPr>
          <w:rFonts w:ascii="Fb Fontext" w:hAnsi="Fb Fontext" w:hint="cs"/>
          <w:rtl/>
        </w:rPr>
        <w:t>'</w:t>
      </w:r>
      <w:r w:rsidRPr="00C35A2C">
        <w:rPr>
          <w:rFonts w:ascii="Fb Fontext" w:hAnsi="Fb Fontext" w:hint="cs"/>
          <w:rtl/>
        </w:rPr>
        <w:t>קבוע</w:t>
      </w:r>
      <w:r w:rsidR="00F91838">
        <w:rPr>
          <w:rFonts w:ascii="Fb Fontext" w:hAnsi="Fb Fontext" w:hint="cs"/>
          <w:rtl/>
        </w:rPr>
        <w:t>' -</w:t>
      </w:r>
      <w:r w:rsidR="00E268F4">
        <w:rPr>
          <w:rFonts w:ascii="Fb Fontext" w:hAnsi="Fb Fontext" w:hint="cs"/>
          <w:rtl/>
        </w:rPr>
        <w:t>,</w:t>
      </w:r>
    </w:p>
    <w:p w14:paraId="7833124F" w14:textId="488C460D" w:rsidR="00AB7D20" w:rsidRPr="00AA6C2C" w:rsidRDefault="00AB7D20" w:rsidP="00AA6C2C">
      <w:pPr>
        <w:ind w:left="0" w:firstLine="0"/>
        <w:rPr>
          <w:rtl/>
        </w:rPr>
      </w:pPr>
      <w:r w:rsidRPr="00AA6C2C">
        <w:rPr>
          <w:rStyle w:val="affffe"/>
          <w:rFonts w:hint="eastAsia"/>
          <w:rtl/>
        </w:rPr>
        <w:t>וה</w:t>
      </w:r>
      <w:r w:rsidR="00F91838" w:rsidRPr="00AA6C2C">
        <w:rPr>
          <w:rStyle w:val="affffe"/>
          <w:rFonts w:hint="eastAsia"/>
          <w:rtl/>
        </w:rPr>
        <w:t>יינו</w:t>
      </w:r>
      <w:r w:rsidR="00F91838" w:rsidRPr="00AA6C2C">
        <w:rPr>
          <w:rStyle w:val="affffe"/>
          <w:rtl/>
        </w:rPr>
        <w:t>:</w:t>
      </w:r>
      <w:r w:rsidRPr="00C35A2C">
        <w:rPr>
          <w:rFonts w:ascii="Fb Fontext" w:hAnsi="Fb Fontext" w:hint="cs"/>
          <w:rtl/>
        </w:rPr>
        <w:t xml:space="preserve"> ד</w:t>
      </w:r>
      <w:r w:rsidR="00F91838">
        <w:rPr>
          <w:rFonts w:ascii="Fb Fontext" w:hAnsi="Fb Fontext" w:hint="cs"/>
          <w:rtl/>
        </w:rPr>
        <w:t>'</w:t>
      </w:r>
      <w:r w:rsidRPr="00C35A2C">
        <w:rPr>
          <w:rFonts w:ascii="Fb Fontext" w:hAnsi="Fb Fontext" w:hint="cs"/>
          <w:rtl/>
        </w:rPr>
        <w:t>מעל</w:t>
      </w:r>
      <w:r w:rsidRPr="00AA6C2C">
        <w:rPr>
          <w:rFonts w:hint="eastAsia"/>
          <w:rtl/>
        </w:rPr>
        <w:t>ה</w:t>
      </w:r>
      <w:r w:rsidRPr="00AA6C2C">
        <w:rPr>
          <w:rtl/>
        </w:rPr>
        <w:t xml:space="preserve"> </w:t>
      </w:r>
      <w:r w:rsidRPr="00AA6C2C">
        <w:rPr>
          <w:rFonts w:hint="eastAsia"/>
          <w:rtl/>
        </w:rPr>
        <w:t>עשו</w:t>
      </w:r>
      <w:r w:rsidRPr="00AA6C2C">
        <w:rPr>
          <w:rtl/>
        </w:rPr>
        <w:t xml:space="preserve"> </w:t>
      </w:r>
      <w:r w:rsidRPr="00AA6C2C">
        <w:rPr>
          <w:rFonts w:hint="eastAsia"/>
          <w:rtl/>
        </w:rPr>
        <w:t>ביוחסין</w:t>
      </w:r>
      <w:r w:rsidR="00F91838" w:rsidRPr="00AA6C2C">
        <w:rPr>
          <w:rtl/>
        </w:rPr>
        <w:t xml:space="preserve">' </w:t>
      </w:r>
      <w:r w:rsidR="00F91838" w:rsidRPr="00AA6C2C">
        <w:rPr>
          <w:rStyle w:val="afffff0"/>
          <w:rFonts w:hint="eastAsia"/>
          <w:rtl/>
        </w:rPr>
        <w:t>להתיר</w:t>
      </w:r>
      <w:r w:rsidR="00F91838" w:rsidRPr="00266C22">
        <w:rPr>
          <w:rStyle w:val="afffff0"/>
          <w:rFonts w:hint="cs"/>
          <w:rtl/>
        </w:rPr>
        <w:t xml:space="preserve"> אותה </w:t>
      </w:r>
      <w:r w:rsidR="00F91838" w:rsidRPr="00B31C92">
        <w:rPr>
          <w:rStyle w:val="afffff0"/>
          <w:rFonts w:cs="PFT_Frank" w:hint="eastAsia"/>
          <w:b/>
          <w:bCs/>
          <w:szCs w:val="10"/>
          <w:rtl/>
        </w:rPr>
        <w:t>או</w:t>
      </w:r>
      <w:r w:rsidR="00F91838" w:rsidRPr="00266C22">
        <w:rPr>
          <w:rStyle w:val="afffff0"/>
          <w:rFonts w:hint="cs"/>
          <w:rtl/>
        </w:rPr>
        <w:t xml:space="preserve"> ולדה</w:t>
      </w:r>
      <w:r w:rsidR="00266C22">
        <w:rPr>
          <w:rStyle w:val="afffff0"/>
          <w:rFonts w:hint="cs"/>
          <w:rtl/>
        </w:rPr>
        <w:t>,</w:t>
      </w:r>
      <w:r w:rsidR="00F91838" w:rsidRPr="00266C22">
        <w:rPr>
          <w:rStyle w:val="afffff0"/>
          <w:rFonts w:hint="cs"/>
          <w:rtl/>
        </w:rPr>
        <w:t xml:space="preserve"> </w:t>
      </w:r>
      <w:r w:rsidR="00F91838" w:rsidRPr="00B31C92">
        <w:rPr>
          <w:rStyle w:val="afffff0"/>
          <w:rFonts w:cs="PFT_Frank" w:hint="eastAsia"/>
          <w:b/>
          <w:bCs/>
          <w:szCs w:val="10"/>
          <w:rtl/>
        </w:rPr>
        <w:t>לכהן</w:t>
      </w:r>
      <w:r w:rsidR="00266C22" w:rsidRPr="00AA6C2C">
        <w:rPr>
          <w:rStyle w:val="afffff0"/>
          <w:rtl/>
        </w:rPr>
        <w:t xml:space="preserve"> </w:t>
      </w:r>
      <w:r w:rsidR="00266C22">
        <w:rPr>
          <w:rStyle w:val="afffff0"/>
          <w:rFonts w:hint="cs"/>
          <w:rtl/>
        </w:rPr>
        <w:t>-</w:t>
      </w:r>
      <w:r w:rsidR="00266C22" w:rsidRPr="00AA6C2C">
        <w:rPr>
          <w:rStyle w:val="afffff0"/>
          <w:rtl/>
        </w:rPr>
        <w:t xml:space="preserve"> ב</w:t>
      </w:r>
      <w:r w:rsidR="00266C22">
        <w:rPr>
          <w:rStyle w:val="afffff0"/>
          <w:rFonts w:hint="cs"/>
          <w:rtl/>
        </w:rPr>
        <w:t>'</w:t>
      </w:r>
      <w:r w:rsidR="00266C22" w:rsidRPr="00B31C92">
        <w:rPr>
          <w:rStyle w:val="afffff0"/>
          <w:rFonts w:cs="PFT_Frank" w:hint="eastAsia"/>
          <w:b/>
          <w:bCs/>
          <w:szCs w:val="10"/>
          <w:rtl/>
        </w:rPr>
        <w:t>תרי</w:t>
      </w:r>
      <w:r w:rsidR="00266C22" w:rsidRPr="00B31C92">
        <w:rPr>
          <w:rStyle w:val="afffff0"/>
          <w:rFonts w:cs="PFT_Frank"/>
          <w:b/>
          <w:bCs/>
          <w:szCs w:val="10"/>
          <w:rtl/>
        </w:rPr>
        <w:t xml:space="preserve"> </w:t>
      </w:r>
      <w:r w:rsidR="00266C22" w:rsidRPr="00B31C92">
        <w:rPr>
          <w:rStyle w:val="afffff0"/>
          <w:rFonts w:cs="PFT_Frank" w:hint="eastAsia"/>
          <w:b/>
          <w:bCs/>
          <w:szCs w:val="10"/>
          <w:rtl/>
        </w:rPr>
        <w:t>רובי</w:t>
      </w:r>
      <w:r w:rsidR="00266C22">
        <w:rPr>
          <w:rStyle w:val="afffff0"/>
          <w:rFonts w:hint="cs"/>
          <w:rtl/>
        </w:rPr>
        <w:t>'</w:t>
      </w:r>
      <w:r w:rsidR="00266C22" w:rsidRPr="00AA6C2C">
        <w:rPr>
          <w:rStyle w:val="afffff0"/>
          <w:rtl/>
        </w:rPr>
        <w:t>.</w:t>
      </w:r>
    </w:p>
    <w:p w14:paraId="763E424B" w14:textId="6D93552A" w:rsidR="00266C22" w:rsidRDefault="00F91838" w:rsidP="00F91838">
      <w:pPr>
        <w:ind w:left="0" w:firstLine="0"/>
        <w:rPr>
          <w:rtl/>
        </w:rPr>
      </w:pPr>
      <w:r w:rsidRPr="00AA6C2C">
        <w:rPr>
          <w:rStyle w:val="affffe"/>
          <w:rFonts w:hint="eastAsia"/>
          <w:rtl/>
        </w:rPr>
        <w:t>אבל</w:t>
      </w:r>
      <w:r w:rsidRPr="00AA6C2C">
        <w:rPr>
          <w:rStyle w:val="affffe"/>
          <w:rtl/>
        </w:rPr>
        <w:t xml:space="preserve"> </w:t>
      </w:r>
      <w:r w:rsidRPr="00AA6C2C">
        <w:rPr>
          <w:rStyle w:val="affffe"/>
          <w:rFonts w:hint="eastAsia"/>
          <w:rtl/>
        </w:rPr>
        <w:t>בעלמא</w:t>
      </w:r>
      <w:r w:rsidRPr="00AA6C2C">
        <w:rPr>
          <w:rtl/>
        </w:rPr>
        <w:t xml:space="preserve">: </w:t>
      </w:r>
      <w:r w:rsidRPr="00AA6C2C">
        <w:rPr>
          <w:rFonts w:hint="eastAsia"/>
          <w:rtl/>
        </w:rPr>
        <w:t>סגי</w:t>
      </w:r>
      <w:r w:rsidRPr="00AA6C2C">
        <w:rPr>
          <w:rtl/>
        </w:rPr>
        <w:t xml:space="preserve"> </w:t>
      </w:r>
      <w:r w:rsidR="00AB7D20" w:rsidRPr="00AA6C2C">
        <w:rPr>
          <w:rFonts w:hint="eastAsia"/>
          <w:rtl/>
        </w:rPr>
        <w:t>ב</w:t>
      </w:r>
      <w:r w:rsidRPr="00AA6C2C">
        <w:rPr>
          <w:rtl/>
        </w:rPr>
        <w:t>'</w:t>
      </w:r>
      <w:r w:rsidR="00AB7D20" w:rsidRPr="00CA108A">
        <w:rPr>
          <w:rFonts w:cs="PFT_Frank" w:hint="eastAsia"/>
          <w:b/>
          <w:bCs/>
          <w:szCs w:val="14"/>
          <w:rtl/>
        </w:rPr>
        <w:t>רוב</w:t>
      </w:r>
      <w:r w:rsidR="00AB7D20" w:rsidRPr="00CA108A">
        <w:rPr>
          <w:rFonts w:cs="PFT_Frank"/>
          <w:b/>
          <w:bCs/>
          <w:szCs w:val="14"/>
          <w:rtl/>
        </w:rPr>
        <w:t xml:space="preserve"> </w:t>
      </w:r>
      <w:r w:rsidR="00AB7D20" w:rsidRPr="00CA108A">
        <w:rPr>
          <w:rFonts w:cs="PFT_Frank" w:hint="eastAsia"/>
          <w:b/>
          <w:bCs/>
          <w:szCs w:val="14"/>
          <w:rtl/>
        </w:rPr>
        <w:t>אחד</w:t>
      </w:r>
      <w:r w:rsidRPr="00AA6C2C">
        <w:rPr>
          <w:rtl/>
        </w:rPr>
        <w:t>',</w:t>
      </w:r>
      <w:r w:rsidR="00AB7D20" w:rsidRPr="00AA6C2C">
        <w:rPr>
          <w:rtl/>
        </w:rPr>
        <w:t xml:space="preserve"> כ</w:t>
      </w:r>
      <w:r w:rsidRPr="00AA6C2C">
        <w:rPr>
          <w:rFonts w:hint="eastAsia"/>
          <w:rtl/>
        </w:rPr>
        <w:t>תשע</w:t>
      </w:r>
      <w:r w:rsidRPr="00AA6C2C">
        <w:rPr>
          <w:rtl/>
        </w:rPr>
        <w:t xml:space="preserve"> חנויות כשרות, </w:t>
      </w:r>
      <w:r w:rsidRPr="00AA6C2C">
        <w:rPr>
          <w:rFonts w:hint="eastAsia"/>
          <w:rtl/>
        </w:rPr>
        <w:t>ו</w:t>
      </w:r>
      <w:r w:rsidR="00AB7D20" w:rsidRPr="00AA6C2C">
        <w:rPr>
          <w:rFonts w:hint="eastAsia"/>
          <w:rtl/>
        </w:rPr>
        <w:t>נמצא</w:t>
      </w:r>
      <w:r w:rsidR="00AB7D20" w:rsidRPr="00AA6C2C">
        <w:rPr>
          <w:rtl/>
        </w:rPr>
        <w:t xml:space="preserve"> </w:t>
      </w:r>
      <w:r w:rsidR="00AB7D20" w:rsidRPr="00AA6C2C">
        <w:rPr>
          <w:rFonts w:hint="eastAsia"/>
          <w:rtl/>
        </w:rPr>
        <w:t>בשר</w:t>
      </w:r>
    </w:p>
    <w:p w14:paraId="5A52574F" w14:textId="5D9DDA58" w:rsidR="00AB7D20" w:rsidRPr="00AA6C2C" w:rsidRDefault="00266C22" w:rsidP="00AA6C2C">
      <w:pPr>
        <w:ind w:left="0" w:firstLine="0"/>
        <w:rPr>
          <w:rtl/>
        </w:rPr>
      </w:pPr>
      <w:r>
        <w:rPr>
          <w:rFonts w:hint="cs"/>
          <w:rtl/>
        </w:rPr>
        <w:t xml:space="preserve">    </w:t>
      </w:r>
      <w:r w:rsidR="00AB7D20" w:rsidRPr="00AA6C2C">
        <w:rPr>
          <w:rtl/>
        </w:rPr>
        <w:t xml:space="preserve"> </w:t>
      </w:r>
      <w:r w:rsidR="00F91838" w:rsidRPr="00CA108A">
        <w:rPr>
          <w:rFonts w:cs="PFT_Frank" w:hint="eastAsia"/>
          <w:b/>
          <w:bCs/>
          <w:szCs w:val="14"/>
          <w:rtl/>
        </w:rPr>
        <w:t>שפירש</w:t>
      </w:r>
      <w:r w:rsidRPr="00CA108A">
        <w:rPr>
          <w:rFonts w:cs="PFT_Frank"/>
          <w:b/>
          <w:bCs/>
          <w:szCs w:val="14"/>
          <w:rtl/>
        </w:rPr>
        <w:t xml:space="preserve"> </w:t>
      </w:r>
      <w:r>
        <w:rPr>
          <w:rFonts w:hint="cs"/>
          <w:rtl/>
        </w:rPr>
        <w:t xml:space="preserve"> -</w:t>
      </w:r>
      <w:r w:rsidR="00F91838" w:rsidRPr="00AA6C2C">
        <w:rPr>
          <w:rtl/>
        </w:rPr>
        <w:t xml:space="preserve"> </w:t>
      </w:r>
      <w:r>
        <w:rPr>
          <w:rFonts w:hint="cs"/>
          <w:rtl/>
        </w:rPr>
        <w:t xml:space="preserve"> </w:t>
      </w:r>
      <w:r w:rsidRPr="00CA108A">
        <w:rPr>
          <w:rFonts w:cs="PFT_Frank" w:hint="eastAsia"/>
          <w:b/>
          <w:bCs/>
          <w:szCs w:val="14"/>
          <w:rtl/>
        </w:rPr>
        <w:t>הלך</w:t>
      </w:r>
      <w:r w:rsidRPr="00CA108A">
        <w:rPr>
          <w:rFonts w:cs="PFT_Frank"/>
          <w:b/>
          <w:bCs/>
          <w:szCs w:val="14"/>
          <w:rtl/>
        </w:rPr>
        <w:t xml:space="preserve"> </w:t>
      </w:r>
      <w:r w:rsidRPr="00CA108A">
        <w:rPr>
          <w:rFonts w:cs="PFT_Frank" w:hint="eastAsia"/>
          <w:b/>
          <w:bCs/>
          <w:szCs w:val="14"/>
          <w:rtl/>
        </w:rPr>
        <w:t>אחר</w:t>
      </w:r>
      <w:r w:rsidR="00AB7D20" w:rsidRPr="00CA108A">
        <w:rPr>
          <w:rFonts w:cs="PFT_Frank"/>
          <w:b/>
          <w:bCs/>
          <w:szCs w:val="14"/>
          <w:rtl/>
        </w:rPr>
        <w:t xml:space="preserve"> </w:t>
      </w:r>
      <w:r w:rsidRPr="00CA108A">
        <w:rPr>
          <w:rFonts w:cs="PFT_Frank" w:hint="eastAsia"/>
          <w:b/>
          <w:bCs/>
          <w:szCs w:val="14"/>
          <w:rtl/>
        </w:rPr>
        <w:t>ה</w:t>
      </w:r>
      <w:r w:rsidR="00AB7D20" w:rsidRPr="00CA108A">
        <w:rPr>
          <w:rFonts w:cs="PFT_Frank" w:hint="eastAsia"/>
          <w:b/>
          <w:bCs/>
          <w:szCs w:val="14"/>
          <w:rtl/>
        </w:rPr>
        <w:t>רוב</w:t>
      </w:r>
      <w:r w:rsidR="00AB7D20" w:rsidRPr="00AA6C2C">
        <w:rPr>
          <w:rtl/>
        </w:rPr>
        <w:t xml:space="preserve"> </w:t>
      </w:r>
      <w:r>
        <w:rPr>
          <w:rFonts w:hint="cs"/>
          <w:rtl/>
        </w:rPr>
        <w:t xml:space="preserve"> -  </w:t>
      </w:r>
      <w:r w:rsidR="0061471E">
        <w:rPr>
          <w:rFonts w:cs="PFT_Frank" w:hint="eastAsia"/>
          <w:b/>
          <w:bCs/>
          <w:szCs w:val="14"/>
          <w:rtl/>
        </w:rPr>
        <w:t>אף</w:t>
      </w:r>
      <w:r w:rsidR="00AB7D20" w:rsidRPr="00AA6C2C">
        <w:rPr>
          <w:rtl/>
        </w:rPr>
        <w:t xml:space="preserve"> </w:t>
      </w:r>
      <w:r>
        <w:rPr>
          <w:rFonts w:hint="cs"/>
          <w:rtl/>
        </w:rPr>
        <w:t>ש</w:t>
      </w:r>
      <w:r w:rsidR="00AB7D20" w:rsidRPr="00AA6C2C">
        <w:rPr>
          <w:rFonts w:hint="eastAsia"/>
          <w:rtl/>
        </w:rPr>
        <w:t>דלתות</w:t>
      </w:r>
      <w:r w:rsidR="00AB7D20" w:rsidRPr="00AA6C2C">
        <w:rPr>
          <w:rtl/>
        </w:rPr>
        <w:t xml:space="preserve"> </w:t>
      </w:r>
      <w:r w:rsidR="00AB7D20" w:rsidRPr="00AA6C2C">
        <w:rPr>
          <w:rFonts w:hint="eastAsia"/>
          <w:rtl/>
        </w:rPr>
        <w:t>מדינה</w:t>
      </w:r>
      <w:r w:rsidR="00AB7D20" w:rsidRPr="00AA6C2C">
        <w:rPr>
          <w:rtl/>
        </w:rPr>
        <w:t xml:space="preserve"> </w:t>
      </w:r>
      <w:r w:rsidR="00AB7D20" w:rsidRPr="00AA6C2C">
        <w:rPr>
          <w:rFonts w:hint="eastAsia"/>
          <w:rtl/>
        </w:rPr>
        <w:t>נעולות</w:t>
      </w:r>
      <w:r>
        <w:rPr>
          <w:rFonts w:hint="cs"/>
          <w:rtl/>
        </w:rPr>
        <w:t>.</w:t>
      </w:r>
    </w:p>
    <w:p w14:paraId="23EC6038" w14:textId="6D9BAF89" w:rsidR="00AB7D20" w:rsidRPr="006D5126" w:rsidRDefault="00266C22" w:rsidP="00F1680A">
      <w:pPr>
        <w:pStyle w:val="affffb"/>
        <w:rPr>
          <w:spacing w:val="0"/>
          <w:rtl/>
        </w:rPr>
      </w:pPr>
      <w:bookmarkStart w:id="102" w:name="_Toc119352887"/>
      <w:r w:rsidRPr="006D5126">
        <w:rPr>
          <w:rFonts w:hint="cs"/>
          <w:spacing w:val="0"/>
          <w:rtl/>
        </w:rPr>
        <w:t>דין 'קבוע'</w:t>
      </w:r>
      <w:bookmarkEnd w:id="102"/>
    </w:p>
    <w:p w14:paraId="3E341B1C" w14:textId="1B43CB24" w:rsidR="00AB7D20" w:rsidRPr="00C35A2C" w:rsidRDefault="00266C22" w:rsidP="00AB7D20">
      <w:pPr>
        <w:rPr>
          <w:rFonts w:ascii="Fb Fontext" w:hAnsi="Fb Fontext"/>
          <w:rtl/>
        </w:rPr>
      </w:pPr>
      <w:r w:rsidRPr="00AA6C2C">
        <w:rPr>
          <w:rStyle w:val="affffe"/>
          <w:rFonts w:hint="eastAsia"/>
          <w:rtl/>
        </w:rPr>
        <w:t>גופא</w:t>
      </w:r>
      <w:r>
        <w:rPr>
          <w:rStyle w:val="affffe"/>
          <w:rFonts w:hint="cs"/>
          <w:rtl/>
        </w:rPr>
        <w:t>,</w:t>
      </w:r>
      <w:r w:rsidRPr="00AA6C2C">
        <w:rPr>
          <w:rStyle w:val="affffe"/>
          <w:rtl/>
        </w:rPr>
        <w:t xml:space="preserve"> </w:t>
      </w:r>
      <w:r w:rsidR="00AB7D20" w:rsidRPr="00AA6C2C">
        <w:rPr>
          <w:rStyle w:val="affffe"/>
          <w:rFonts w:hint="eastAsia"/>
          <w:rtl/>
        </w:rPr>
        <w:t>ר</w:t>
      </w:r>
      <w:r w:rsidR="00AB7D20" w:rsidRPr="00AA6C2C">
        <w:rPr>
          <w:rStyle w:val="affffe"/>
          <w:rtl/>
        </w:rPr>
        <w:t>"</w:t>
      </w:r>
      <w:r w:rsidR="00AB7D20" w:rsidRPr="00AA6C2C">
        <w:rPr>
          <w:rStyle w:val="affffe"/>
          <w:rFonts w:hint="eastAsia"/>
          <w:rtl/>
        </w:rPr>
        <w:t>ז</w:t>
      </w:r>
      <w:r w:rsidR="00AB7D20" w:rsidRPr="00C35A2C">
        <w:rPr>
          <w:rFonts w:ascii="Fb Fontext" w:hAnsi="Fb Fontext"/>
          <w:sz w:val="32"/>
          <w:rtl/>
        </w:rPr>
        <w:t xml:space="preserve">: כל </w:t>
      </w:r>
      <w:r>
        <w:rPr>
          <w:rFonts w:ascii="Fb Fontext" w:hAnsi="Fb Fontext" w:hint="cs"/>
          <w:sz w:val="32"/>
          <w:rtl/>
        </w:rPr>
        <w:t>'</w:t>
      </w:r>
      <w:r w:rsidR="00AB7D20" w:rsidRPr="00C35A2C">
        <w:rPr>
          <w:rFonts w:ascii="Fb Fontext" w:hAnsi="Fb Fontext"/>
          <w:sz w:val="32"/>
          <w:rtl/>
        </w:rPr>
        <w:t>קבוע</w:t>
      </w:r>
      <w:r>
        <w:rPr>
          <w:rFonts w:ascii="Fb Fontext" w:hAnsi="Fb Fontext" w:hint="cs"/>
          <w:sz w:val="32"/>
          <w:rtl/>
        </w:rPr>
        <w:t>'</w:t>
      </w:r>
      <w:r w:rsidR="00AB7D20" w:rsidRPr="00C35A2C">
        <w:rPr>
          <w:rFonts w:ascii="Fb Fontext" w:hAnsi="Fb Fontext"/>
          <w:sz w:val="32"/>
          <w:rtl/>
        </w:rPr>
        <w:t xml:space="preserve"> כמחצה על מחצה דמי, </w:t>
      </w:r>
      <w:r w:rsidR="00AB7D20" w:rsidRPr="00CA108A">
        <w:rPr>
          <w:rFonts w:ascii="Fb Fontext" w:hAnsi="Fb Fontext" w:cs="PFT_Frank"/>
          <w:b/>
          <w:bCs/>
          <w:sz w:val="32"/>
          <w:szCs w:val="14"/>
          <w:rtl/>
        </w:rPr>
        <w:t xml:space="preserve">לקולא </w:t>
      </w:r>
      <w:r w:rsidRPr="00CA108A">
        <w:rPr>
          <w:rFonts w:ascii="Fb Fontext" w:hAnsi="Fb Fontext" w:cs="PFT_Frank" w:hint="eastAsia"/>
          <w:b/>
          <w:bCs/>
          <w:sz w:val="32"/>
          <w:szCs w:val="14"/>
          <w:rtl/>
        </w:rPr>
        <w:t>ו</w:t>
      </w:r>
      <w:r w:rsidR="00AB7D20" w:rsidRPr="00CA108A">
        <w:rPr>
          <w:rFonts w:ascii="Fb Fontext" w:hAnsi="Fb Fontext" w:cs="PFT_Frank"/>
          <w:b/>
          <w:bCs/>
          <w:sz w:val="32"/>
          <w:szCs w:val="14"/>
          <w:rtl/>
        </w:rPr>
        <w:t>לחומרא</w:t>
      </w:r>
      <w:r w:rsidR="00AB7D20" w:rsidRPr="00C35A2C">
        <w:rPr>
          <w:rFonts w:ascii="Fb Fontext" w:hAnsi="Fb Fontext"/>
          <w:sz w:val="32"/>
          <w:rtl/>
        </w:rPr>
        <w:t>.</w:t>
      </w:r>
    </w:p>
    <w:p w14:paraId="7A7C36AB" w14:textId="25F7C0C2" w:rsidR="002D30B2" w:rsidRPr="006D5126" w:rsidRDefault="002D30B2" w:rsidP="00F1680A">
      <w:pPr>
        <w:pStyle w:val="affffb"/>
        <w:rPr>
          <w:spacing w:val="0"/>
          <w:rtl/>
        </w:rPr>
      </w:pPr>
      <w:bookmarkStart w:id="103" w:name="_Toc119352888"/>
      <w:r w:rsidRPr="006D5126">
        <w:rPr>
          <w:rFonts w:hint="cs"/>
          <w:spacing w:val="0"/>
          <w:rtl/>
        </w:rPr>
        <w:t>המקור מהברייתא</w:t>
      </w:r>
      <w:bookmarkEnd w:id="103"/>
    </w:p>
    <w:p w14:paraId="7000E80C" w14:textId="0CE0FC39" w:rsidR="00AB7D20" w:rsidRPr="00AA6C2C" w:rsidRDefault="00AB7D20" w:rsidP="00AA6C2C">
      <w:pPr>
        <w:ind w:left="0" w:firstLine="0"/>
        <w:rPr>
          <w:rtl/>
        </w:rPr>
      </w:pPr>
      <w:r w:rsidRPr="00AA6C2C">
        <w:rPr>
          <w:rStyle w:val="affffe"/>
          <w:rFonts w:hint="eastAsia"/>
          <w:rtl/>
        </w:rPr>
        <w:t>לא</w:t>
      </w:r>
      <w:r w:rsidR="002D30B2" w:rsidRPr="00AA6C2C">
        <w:rPr>
          <w:rStyle w:val="affffe"/>
          <w:rtl/>
        </w:rPr>
        <w:t xml:space="preserve"> מד</w:t>
      </w:r>
      <w:r w:rsidR="002D30B2">
        <w:rPr>
          <w:rStyle w:val="affffe"/>
          <w:rFonts w:hint="cs"/>
          <w:rtl/>
        </w:rPr>
        <w:t>תניא</w:t>
      </w:r>
      <w:r w:rsidR="002D30B2" w:rsidRPr="00AA6C2C">
        <w:rPr>
          <w:rStyle w:val="affffe"/>
          <w:rtl/>
        </w:rPr>
        <w:t>:</w:t>
      </w:r>
      <w:r w:rsidRPr="002D30B2">
        <w:rPr>
          <w:rFonts w:hint="cs"/>
          <w:rtl/>
        </w:rPr>
        <w:t xml:space="preserve"> ט' חנויות בשר שחוטה </w:t>
      </w:r>
      <w:r w:rsidR="002D30B2">
        <w:rPr>
          <w:rFonts w:hint="cs"/>
          <w:rtl/>
        </w:rPr>
        <w:t xml:space="preserve">ואחד נבילה, ולקח </w:t>
      </w:r>
      <w:r w:rsidR="002D30B2" w:rsidRPr="00CA108A">
        <w:rPr>
          <w:rFonts w:cs="PFT_Frank" w:hint="eastAsia"/>
          <w:b/>
          <w:bCs/>
          <w:szCs w:val="14"/>
          <w:rtl/>
        </w:rPr>
        <w:t>ממקום</w:t>
      </w:r>
      <w:r w:rsidR="002D30B2" w:rsidRPr="00CA108A">
        <w:rPr>
          <w:rFonts w:cs="PFT_Frank"/>
          <w:b/>
          <w:bCs/>
          <w:szCs w:val="14"/>
          <w:rtl/>
        </w:rPr>
        <w:t xml:space="preserve"> </w:t>
      </w:r>
      <w:r w:rsidR="002D30B2" w:rsidRPr="00CA108A">
        <w:rPr>
          <w:rFonts w:cs="PFT_Frank" w:hint="eastAsia"/>
          <w:b/>
          <w:bCs/>
          <w:szCs w:val="14"/>
          <w:rtl/>
        </w:rPr>
        <w:t>הקביעות</w:t>
      </w:r>
      <w:r w:rsidR="002D30B2">
        <w:rPr>
          <w:rFonts w:hint="cs"/>
          <w:rtl/>
        </w:rPr>
        <w:t xml:space="preserve"> ו</w:t>
      </w:r>
      <w:r w:rsidRPr="002D30B2">
        <w:rPr>
          <w:rFonts w:hint="cs"/>
          <w:rtl/>
        </w:rPr>
        <w:t>א</w:t>
      </w:r>
      <w:r w:rsidRPr="002D30B2">
        <w:rPr>
          <w:rtl/>
        </w:rPr>
        <w:t>"</w:t>
      </w:r>
      <w:r w:rsidRPr="002D30B2">
        <w:rPr>
          <w:rFonts w:hint="cs"/>
          <w:rtl/>
        </w:rPr>
        <w:t>י מאיזה</w:t>
      </w:r>
      <w:r w:rsidR="002D30B2">
        <w:rPr>
          <w:rFonts w:hint="cs"/>
          <w:rtl/>
        </w:rPr>
        <w:t xml:space="preserve">, </w:t>
      </w:r>
      <w:r w:rsidRPr="00CA108A">
        <w:rPr>
          <w:rFonts w:cs="PFT_Frank" w:hint="eastAsia"/>
          <w:b/>
          <w:bCs/>
          <w:szCs w:val="14"/>
          <w:rtl/>
        </w:rPr>
        <w:t>ספיקו</w:t>
      </w:r>
      <w:r w:rsidRPr="00CA108A">
        <w:rPr>
          <w:rFonts w:cs="PFT_Frank"/>
          <w:b/>
          <w:bCs/>
          <w:szCs w:val="14"/>
          <w:rtl/>
        </w:rPr>
        <w:t xml:space="preserve"> </w:t>
      </w:r>
      <w:r w:rsidRPr="00CA108A">
        <w:rPr>
          <w:rFonts w:cs="PFT_Frank" w:hint="eastAsia"/>
          <w:b/>
          <w:bCs/>
          <w:szCs w:val="14"/>
          <w:rtl/>
        </w:rPr>
        <w:t>אסור</w:t>
      </w:r>
      <w:r w:rsidR="002D30B2">
        <w:rPr>
          <w:rFonts w:hint="cs"/>
          <w:rtl/>
        </w:rPr>
        <w:t xml:space="preserve"> </w:t>
      </w:r>
      <w:r w:rsidR="002D30B2">
        <w:rPr>
          <w:rtl/>
        </w:rPr>
        <w:tab/>
      </w:r>
      <w:r w:rsidR="002D30B2">
        <w:rPr>
          <w:rFonts w:hint="cs"/>
          <w:rtl/>
        </w:rPr>
        <w:t xml:space="preserve">          </w:t>
      </w:r>
      <w:r w:rsidRPr="002D30B2">
        <w:rPr>
          <w:rFonts w:hint="cs"/>
          <w:rtl/>
        </w:rPr>
        <w:t xml:space="preserve">- </w:t>
      </w:r>
      <w:r w:rsidR="002D30B2">
        <w:rPr>
          <w:rFonts w:hint="cs"/>
          <w:rtl/>
        </w:rPr>
        <w:t xml:space="preserve">שם </w:t>
      </w:r>
      <w:r w:rsidRPr="002D30B2">
        <w:rPr>
          <w:rtl/>
        </w:rPr>
        <w:t>לחומרא!</w:t>
      </w:r>
    </w:p>
    <w:p w14:paraId="24BF9C37" w14:textId="529A6B4A" w:rsidR="002D30B2" w:rsidRDefault="00AB7D20" w:rsidP="00266C22">
      <w:pPr>
        <w:ind w:left="0" w:firstLine="0"/>
        <w:rPr>
          <w:rtl/>
        </w:rPr>
      </w:pPr>
      <w:r w:rsidRPr="00AA6C2C">
        <w:rPr>
          <w:rStyle w:val="affffe"/>
          <w:rFonts w:hint="eastAsia"/>
          <w:rtl/>
        </w:rPr>
        <w:t>ולא</w:t>
      </w:r>
      <w:r w:rsidR="002D30B2" w:rsidRPr="00AA6C2C">
        <w:rPr>
          <w:rStyle w:val="affffe"/>
          <w:rtl/>
        </w:rPr>
        <w:t xml:space="preserve"> מדתניא:</w:t>
      </w:r>
      <w:r w:rsidRPr="00AA6C2C">
        <w:rPr>
          <w:rtl/>
        </w:rPr>
        <w:t xml:space="preserve"> </w:t>
      </w:r>
      <w:r w:rsidRPr="00AA6C2C">
        <w:rPr>
          <w:rFonts w:hint="eastAsia"/>
          <w:rtl/>
        </w:rPr>
        <w:t>ט</w:t>
      </w:r>
      <w:r w:rsidRPr="00AA6C2C">
        <w:rPr>
          <w:rtl/>
        </w:rPr>
        <w:t xml:space="preserve">' צפרדעים ושרץ אחד ביניהם, </w:t>
      </w:r>
      <w:r w:rsidRPr="00AA6C2C">
        <w:rPr>
          <w:rFonts w:hint="eastAsia"/>
          <w:rtl/>
        </w:rPr>
        <w:t>וא</w:t>
      </w:r>
      <w:r w:rsidRPr="00AA6C2C">
        <w:rPr>
          <w:rtl/>
        </w:rPr>
        <w:t>"</w:t>
      </w:r>
      <w:r w:rsidRPr="00AA6C2C">
        <w:rPr>
          <w:rFonts w:hint="eastAsia"/>
          <w:rtl/>
        </w:rPr>
        <w:t>י</w:t>
      </w:r>
      <w:r w:rsidRPr="00AA6C2C">
        <w:rPr>
          <w:rtl/>
        </w:rPr>
        <w:t xml:space="preserve"> </w:t>
      </w:r>
      <w:r w:rsidRPr="00AA6C2C">
        <w:rPr>
          <w:rFonts w:hint="eastAsia"/>
          <w:rtl/>
        </w:rPr>
        <w:t>באיזה</w:t>
      </w:r>
      <w:r w:rsidRPr="00AA6C2C">
        <w:rPr>
          <w:rtl/>
        </w:rPr>
        <w:t xml:space="preserve"> </w:t>
      </w:r>
      <w:r w:rsidRPr="00AA6C2C">
        <w:rPr>
          <w:rFonts w:hint="eastAsia"/>
          <w:rtl/>
        </w:rPr>
        <w:t>נגע</w:t>
      </w:r>
      <w:r w:rsidR="002D30B2">
        <w:rPr>
          <w:rFonts w:hint="cs"/>
          <w:rtl/>
        </w:rPr>
        <w:t>,</w:t>
      </w:r>
    </w:p>
    <w:p w14:paraId="6DD2FD42" w14:textId="2F3327EE" w:rsidR="00AB7D20" w:rsidRPr="00AA6C2C" w:rsidRDefault="00AB7D20" w:rsidP="00AA6C2C">
      <w:pPr>
        <w:ind w:left="0" w:firstLine="0"/>
        <w:rPr>
          <w:rtl/>
        </w:rPr>
      </w:pPr>
      <w:r w:rsidRPr="00CA108A">
        <w:rPr>
          <w:rFonts w:cs="PFT_Frank" w:hint="eastAsia"/>
          <w:b/>
          <w:bCs/>
          <w:szCs w:val="14"/>
          <w:rtl/>
        </w:rPr>
        <w:t>ספיקו</w:t>
      </w:r>
      <w:r w:rsidRPr="00CA108A">
        <w:rPr>
          <w:rFonts w:cs="PFT_Frank"/>
          <w:b/>
          <w:bCs/>
          <w:szCs w:val="14"/>
          <w:rtl/>
        </w:rPr>
        <w:t xml:space="preserve"> </w:t>
      </w:r>
      <w:r w:rsidRPr="00CA108A">
        <w:rPr>
          <w:rFonts w:cs="PFT_Frank" w:hint="eastAsia"/>
          <w:b/>
          <w:bCs/>
          <w:szCs w:val="14"/>
          <w:rtl/>
        </w:rPr>
        <w:t>טמא</w:t>
      </w:r>
      <w:r w:rsidRPr="00AA6C2C">
        <w:rPr>
          <w:rtl/>
        </w:rPr>
        <w:t xml:space="preserve"> </w:t>
      </w:r>
      <w:r w:rsidR="002D30B2" w:rsidRPr="00AA6C2C">
        <w:rPr>
          <w:rStyle w:val="afffff0"/>
          <w:rtl/>
        </w:rPr>
        <w:t>[</w:t>
      </w:r>
      <w:r w:rsidR="002D30B2" w:rsidRPr="00B31C92">
        <w:rPr>
          <w:rStyle w:val="afffff0"/>
          <w:rFonts w:cs="PFT_Frank" w:hint="eastAsia"/>
          <w:b/>
          <w:bCs/>
          <w:szCs w:val="10"/>
          <w:rtl/>
        </w:rPr>
        <w:t>ברה</w:t>
      </w:r>
      <w:r w:rsidR="002D30B2" w:rsidRPr="00B31C92">
        <w:rPr>
          <w:rStyle w:val="afffff0"/>
          <w:rFonts w:cs="PFT_Frank"/>
          <w:b/>
          <w:bCs/>
          <w:szCs w:val="10"/>
          <w:rtl/>
        </w:rPr>
        <w:t>"י</w:t>
      </w:r>
      <w:r w:rsidR="002D30B2" w:rsidRPr="00AA6C2C">
        <w:rPr>
          <w:rStyle w:val="afffff0"/>
          <w:rtl/>
        </w:rPr>
        <w:t>]</w:t>
      </w:r>
      <w:r w:rsidR="002D30B2">
        <w:rPr>
          <w:rFonts w:hint="cs"/>
          <w:rtl/>
        </w:rPr>
        <w:t xml:space="preserve"> </w:t>
      </w:r>
      <w:r w:rsidR="002D30B2">
        <w:rPr>
          <w:rtl/>
        </w:rPr>
        <w:tab/>
      </w:r>
      <w:r w:rsidR="002D30B2">
        <w:rPr>
          <w:rtl/>
        </w:rPr>
        <w:tab/>
      </w:r>
      <w:r w:rsidR="002D30B2">
        <w:rPr>
          <w:rFonts w:hint="cs"/>
          <w:rtl/>
        </w:rPr>
        <w:t xml:space="preserve">          - שם</w:t>
      </w:r>
      <w:r w:rsidRPr="00AA6C2C">
        <w:rPr>
          <w:rtl/>
        </w:rPr>
        <w:t xml:space="preserve"> לחומרא</w:t>
      </w:r>
      <w:r w:rsidR="002D30B2">
        <w:rPr>
          <w:rFonts w:hint="cs"/>
          <w:rtl/>
        </w:rPr>
        <w:t>!</w:t>
      </w:r>
    </w:p>
    <w:p w14:paraId="524AB234" w14:textId="24A8C015" w:rsidR="00AB7D20" w:rsidRPr="00AA6C2C" w:rsidRDefault="00AB7D20" w:rsidP="00AA6C2C">
      <w:pPr>
        <w:ind w:left="0" w:firstLine="0"/>
        <w:rPr>
          <w:rtl/>
        </w:rPr>
      </w:pPr>
      <w:r w:rsidRPr="00AA6C2C">
        <w:rPr>
          <w:rStyle w:val="affffe"/>
          <w:rtl/>
        </w:rPr>
        <w:t>אלא</w:t>
      </w:r>
      <w:r w:rsidR="002D30B2" w:rsidRPr="00AA6C2C">
        <w:rPr>
          <w:rStyle w:val="affffe"/>
          <w:rtl/>
        </w:rPr>
        <w:t>:</w:t>
      </w:r>
      <w:r w:rsidRPr="00AA6C2C">
        <w:rPr>
          <w:rtl/>
        </w:rPr>
        <w:t xml:space="preserve"> </w:t>
      </w:r>
      <w:r w:rsidRPr="00AA6C2C">
        <w:rPr>
          <w:rFonts w:hint="eastAsia"/>
          <w:rtl/>
        </w:rPr>
        <w:t>ט</w:t>
      </w:r>
      <w:r w:rsidRPr="00AA6C2C">
        <w:rPr>
          <w:rtl/>
        </w:rPr>
        <w:t>' שרצים וצפרדע אחד</w:t>
      </w:r>
      <w:r w:rsidR="002D30B2">
        <w:rPr>
          <w:rFonts w:hint="cs"/>
          <w:rtl/>
        </w:rPr>
        <w:t>...</w:t>
      </w:r>
      <w:r w:rsidRPr="00AA6C2C">
        <w:rPr>
          <w:rtl/>
        </w:rPr>
        <w:t xml:space="preserve"> </w:t>
      </w:r>
      <w:r w:rsidRPr="00CA108A">
        <w:rPr>
          <w:rFonts w:cs="PFT_Frank"/>
          <w:b/>
          <w:bCs/>
          <w:szCs w:val="14"/>
          <w:rtl/>
        </w:rPr>
        <w:t>בר</w:t>
      </w:r>
      <w:r w:rsidRPr="00CA108A">
        <w:rPr>
          <w:rFonts w:cs="PFT_Frank" w:hint="eastAsia"/>
          <w:b/>
          <w:bCs/>
          <w:szCs w:val="14"/>
          <w:rtl/>
        </w:rPr>
        <w:t>ה</w:t>
      </w:r>
      <w:r w:rsidRPr="00CA108A">
        <w:rPr>
          <w:rFonts w:cs="PFT_Frank"/>
          <w:b/>
          <w:bCs/>
          <w:szCs w:val="14"/>
          <w:rtl/>
        </w:rPr>
        <w:t>"</w:t>
      </w:r>
      <w:r w:rsidRPr="00CA108A">
        <w:rPr>
          <w:rFonts w:cs="PFT_Frank" w:hint="eastAsia"/>
          <w:b/>
          <w:bCs/>
          <w:szCs w:val="14"/>
          <w:rtl/>
        </w:rPr>
        <w:t>ר</w:t>
      </w:r>
      <w:r w:rsidRPr="00CA108A">
        <w:rPr>
          <w:rFonts w:cs="PFT_Frank"/>
          <w:b/>
          <w:bCs/>
          <w:szCs w:val="14"/>
          <w:rtl/>
        </w:rPr>
        <w:t xml:space="preserve"> ספיקו טהור</w:t>
      </w:r>
      <w:r w:rsidR="002D30B2" w:rsidRPr="00AA6C2C">
        <w:rPr>
          <w:rStyle w:val="afffff0"/>
          <w:rtl/>
        </w:rPr>
        <w:t xml:space="preserve"> </w:t>
      </w:r>
      <w:r w:rsidR="002D30B2">
        <w:rPr>
          <w:rStyle w:val="afffff0"/>
          <w:rFonts w:hint="cs"/>
          <w:rtl/>
        </w:rPr>
        <w:t>כמחצה ע"מ</w:t>
      </w:r>
      <w:r w:rsidR="002D30B2" w:rsidRPr="00AA6C2C">
        <w:rPr>
          <w:rStyle w:val="afffff0"/>
          <w:rtl/>
        </w:rPr>
        <w:t>.</w:t>
      </w:r>
    </w:p>
    <w:p w14:paraId="74247311" w14:textId="29A66C66" w:rsidR="002D30B2" w:rsidRPr="006D5126" w:rsidRDefault="002D30B2" w:rsidP="00F1680A">
      <w:pPr>
        <w:pStyle w:val="affffb"/>
        <w:rPr>
          <w:spacing w:val="0"/>
          <w:rtl/>
        </w:rPr>
      </w:pPr>
      <w:bookmarkStart w:id="104" w:name="_Toc119352889"/>
      <w:r w:rsidRPr="006D5126">
        <w:rPr>
          <w:rFonts w:hint="cs"/>
          <w:spacing w:val="0"/>
          <w:rtl/>
        </w:rPr>
        <w:t>המקור מהתורה</w:t>
      </w:r>
      <w:bookmarkEnd w:id="104"/>
    </w:p>
    <w:p w14:paraId="43DD1EEC" w14:textId="77777777" w:rsidR="00E268F4" w:rsidRDefault="00AB7D20" w:rsidP="002D30B2">
      <w:pPr>
        <w:ind w:left="0" w:firstLine="0"/>
        <w:rPr>
          <w:rStyle w:val="afffff0"/>
          <w:rtl/>
        </w:rPr>
      </w:pPr>
      <w:r w:rsidRPr="00860743">
        <w:rPr>
          <w:rStyle w:val="affffa"/>
          <w:rFonts w:hint="cs"/>
          <w:rtl/>
        </w:rPr>
        <w:t>'</w:t>
      </w:r>
      <w:r w:rsidRPr="00860743">
        <w:rPr>
          <w:rStyle w:val="affffa"/>
          <w:rtl/>
        </w:rPr>
        <w:t>וארב לו וקם עליו</w:t>
      </w:r>
      <w:r w:rsidRPr="00860743">
        <w:rPr>
          <w:rStyle w:val="affffa"/>
          <w:rFonts w:hint="cs"/>
          <w:rtl/>
        </w:rPr>
        <w:t>'</w:t>
      </w:r>
      <w:r w:rsidRPr="002D30B2">
        <w:rPr>
          <w:rtl/>
        </w:rPr>
        <w:t xml:space="preserve"> </w:t>
      </w:r>
      <w:r w:rsidR="002D30B2" w:rsidRPr="00AA6C2C">
        <w:rPr>
          <w:rStyle w:val="affffe"/>
          <w:rFonts w:hint="eastAsia"/>
          <w:rtl/>
        </w:rPr>
        <w:t>לר</w:t>
      </w:r>
      <w:r w:rsidR="002D30B2" w:rsidRPr="00AA6C2C">
        <w:rPr>
          <w:rStyle w:val="affffe"/>
          <w:rtl/>
        </w:rPr>
        <w:t>"ש:</w:t>
      </w:r>
      <w:r w:rsidR="002D30B2">
        <w:rPr>
          <w:rFonts w:hint="cs"/>
          <w:rtl/>
        </w:rPr>
        <w:t xml:space="preserve"> </w:t>
      </w:r>
      <w:r w:rsidRPr="002D30B2">
        <w:rPr>
          <w:rtl/>
        </w:rPr>
        <w:t xml:space="preserve">עד שיתכוין </w:t>
      </w:r>
      <w:r w:rsidRPr="00CA108A">
        <w:rPr>
          <w:rFonts w:cs="PFT_Frank"/>
          <w:b/>
          <w:bCs/>
          <w:szCs w:val="14"/>
          <w:rtl/>
        </w:rPr>
        <w:t>לו</w:t>
      </w:r>
      <w:r w:rsidR="002D30B2">
        <w:rPr>
          <w:rFonts w:hint="cs"/>
          <w:rtl/>
        </w:rPr>
        <w:t>,</w:t>
      </w:r>
      <w:r w:rsidRPr="002D30B2">
        <w:rPr>
          <w:rFonts w:hint="cs"/>
          <w:rtl/>
        </w:rPr>
        <w:t xml:space="preserve"> </w:t>
      </w:r>
      <w:r w:rsidRPr="00AA6C2C">
        <w:rPr>
          <w:rStyle w:val="affffe"/>
          <w:rtl/>
        </w:rPr>
        <w:t>ו</w:t>
      </w:r>
      <w:r w:rsidR="002D30B2" w:rsidRPr="00AA6C2C">
        <w:rPr>
          <w:rStyle w:val="affffe"/>
          <w:rFonts w:hint="eastAsia"/>
          <w:rtl/>
        </w:rPr>
        <w:t>ל</w:t>
      </w:r>
      <w:r w:rsidRPr="00AA6C2C">
        <w:rPr>
          <w:rStyle w:val="affffe"/>
          <w:rtl/>
        </w:rPr>
        <w:t>רבנן</w:t>
      </w:r>
      <w:r w:rsidR="002D30B2">
        <w:rPr>
          <w:rFonts w:hint="cs"/>
          <w:rtl/>
        </w:rPr>
        <w:t xml:space="preserve"> </w:t>
      </w:r>
      <w:r w:rsidR="002D30B2" w:rsidRPr="00AA6C2C">
        <w:rPr>
          <w:rStyle w:val="afffff0"/>
          <w:rtl/>
        </w:rPr>
        <w:t>[שא"צ להתכוין אליו</w:t>
      </w:r>
      <w:r w:rsidR="00E268F4">
        <w:rPr>
          <w:rStyle w:val="afffff0"/>
          <w:rtl/>
        </w:rPr>
        <w:t>,</w:t>
      </w:r>
    </w:p>
    <w:p w14:paraId="0B941AD3" w14:textId="61819926" w:rsidR="002D30B2" w:rsidRDefault="002D30B2" w:rsidP="002D30B2">
      <w:pPr>
        <w:ind w:left="0" w:firstLine="0"/>
        <w:rPr>
          <w:rtl/>
        </w:rPr>
      </w:pPr>
      <w:r w:rsidRPr="00B31C92">
        <w:rPr>
          <w:rStyle w:val="afffff0"/>
          <w:rFonts w:cs="PFT_Frank" w:hint="eastAsia"/>
          <w:b/>
          <w:bCs/>
          <w:szCs w:val="10"/>
          <w:rtl/>
        </w:rPr>
        <w:t>אלא</w:t>
      </w:r>
      <w:r w:rsidRPr="00B31C92">
        <w:rPr>
          <w:rStyle w:val="afffff0"/>
          <w:rFonts w:cs="PFT_Frank"/>
          <w:b/>
          <w:bCs/>
          <w:szCs w:val="10"/>
          <w:rtl/>
        </w:rPr>
        <w:t xml:space="preserve"> </w:t>
      </w:r>
      <w:r w:rsidRPr="00B31C92">
        <w:rPr>
          <w:rStyle w:val="afffff0"/>
          <w:rFonts w:cs="PFT_Frank" w:hint="eastAsia"/>
          <w:b/>
          <w:bCs/>
          <w:szCs w:val="10"/>
          <w:rtl/>
        </w:rPr>
        <w:t>ליהודי</w:t>
      </w:r>
      <w:r w:rsidRPr="00AA6C2C">
        <w:rPr>
          <w:rStyle w:val="afffff0"/>
          <w:rtl/>
        </w:rPr>
        <w:t>]</w:t>
      </w:r>
      <w:r w:rsidR="00AB7D20" w:rsidRPr="00AA6C2C">
        <w:rPr>
          <w:rStyle w:val="afffff0"/>
          <w:rtl/>
        </w:rPr>
        <w:t>:</w:t>
      </w:r>
      <w:r w:rsidR="00AB7D20" w:rsidRPr="002D30B2">
        <w:rPr>
          <w:rtl/>
        </w:rPr>
        <w:t xml:space="preserve"> </w:t>
      </w:r>
      <w:r>
        <w:rPr>
          <w:rFonts w:hint="cs"/>
          <w:rtl/>
        </w:rPr>
        <w:t>למעט</w:t>
      </w:r>
      <w:r w:rsidR="00AB7D20" w:rsidRPr="002D30B2">
        <w:rPr>
          <w:rtl/>
        </w:rPr>
        <w:t xml:space="preserve"> </w:t>
      </w:r>
      <w:r>
        <w:rPr>
          <w:rFonts w:hint="cs"/>
          <w:rtl/>
        </w:rPr>
        <w:t>'</w:t>
      </w:r>
      <w:r w:rsidR="00AB7D20" w:rsidRPr="002D30B2">
        <w:rPr>
          <w:rtl/>
        </w:rPr>
        <w:t>זורק אבן ל</w:t>
      </w:r>
      <w:r>
        <w:rPr>
          <w:rFonts w:hint="cs"/>
          <w:rtl/>
        </w:rPr>
        <w:t xml:space="preserve">תוך בנ"א', </w:t>
      </w:r>
      <w:r w:rsidR="00AB7D20" w:rsidRPr="00AA6C2C">
        <w:rPr>
          <w:rStyle w:val="affffe"/>
          <w:rFonts w:hint="eastAsia"/>
          <w:rtl/>
        </w:rPr>
        <w:t>ו</w:t>
      </w:r>
      <w:r w:rsidRPr="00AA6C2C">
        <w:rPr>
          <w:rStyle w:val="affffe"/>
          <w:rFonts w:hint="eastAsia"/>
          <w:rtl/>
        </w:rPr>
        <w:t>היינו</w:t>
      </w:r>
      <w:r>
        <w:rPr>
          <w:rStyle w:val="affffe"/>
          <w:rFonts w:hint="cs"/>
          <w:rtl/>
        </w:rPr>
        <w:t>:</w:t>
      </w:r>
      <w:r w:rsidR="00AB7D20" w:rsidRPr="002D30B2">
        <w:rPr>
          <w:rFonts w:hint="cs"/>
          <w:rtl/>
        </w:rPr>
        <w:t xml:space="preserve"> </w:t>
      </w:r>
      <w:r>
        <w:rPr>
          <w:rFonts w:hint="cs"/>
          <w:rtl/>
        </w:rPr>
        <w:t>ב</w:t>
      </w:r>
      <w:r w:rsidR="00AB7D20" w:rsidRPr="002D30B2">
        <w:rPr>
          <w:rFonts w:hint="cs"/>
          <w:rtl/>
        </w:rPr>
        <w:t>ט'  ישראלים</w:t>
      </w:r>
    </w:p>
    <w:p w14:paraId="71CECE64" w14:textId="45664466" w:rsidR="00AB7D20" w:rsidRPr="00860743" w:rsidRDefault="00AB7D20" w:rsidP="00AA6C2C">
      <w:pPr>
        <w:ind w:left="0" w:firstLine="0"/>
        <w:rPr>
          <w:rtl/>
        </w:rPr>
      </w:pPr>
      <w:r w:rsidRPr="002D30B2">
        <w:rPr>
          <w:rFonts w:hint="cs"/>
          <w:rtl/>
        </w:rPr>
        <w:t>ו</w:t>
      </w:r>
      <w:r w:rsidR="002D30B2">
        <w:rPr>
          <w:rFonts w:hint="cs"/>
          <w:rtl/>
        </w:rPr>
        <w:t>גוי</w:t>
      </w:r>
      <w:r w:rsidRPr="002D30B2">
        <w:rPr>
          <w:rFonts w:hint="cs"/>
          <w:rtl/>
        </w:rPr>
        <w:t xml:space="preserve"> אחד ביניהם </w:t>
      </w:r>
      <w:r w:rsidRPr="00CA108A">
        <w:rPr>
          <w:rFonts w:cs="PFT_Frank" w:hint="eastAsia"/>
          <w:b/>
          <w:bCs/>
          <w:szCs w:val="14"/>
          <w:rtl/>
        </w:rPr>
        <w:t>ד</w:t>
      </w:r>
      <w:r w:rsidR="002D30B2" w:rsidRPr="00CA108A">
        <w:rPr>
          <w:rFonts w:cs="PFT_Frank" w:hint="cs"/>
          <w:b/>
          <w:bCs/>
          <w:szCs w:val="14"/>
          <w:rtl/>
        </w:rPr>
        <w:t>'</w:t>
      </w:r>
      <w:r w:rsidRPr="00CA108A">
        <w:rPr>
          <w:rFonts w:cs="PFT_Frank" w:hint="eastAsia"/>
          <w:b/>
          <w:bCs/>
          <w:szCs w:val="14"/>
          <w:rtl/>
        </w:rPr>
        <w:t>קבוע</w:t>
      </w:r>
      <w:r w:rsidR="002D30B2" w:rsidRPr="00CA108A">
        <w:rPr>
          <w:rFonts w:cs="PFT_Frank" w:hint="cs"/>
          <w:b/>
          <w:bCs/>
          <w:szCs w:val="14"/>
          <w:rtl/>
        </w:rPr>
        <w:t>'</w:t>
      </w:r>
      <w:r w:rsidRPr="00CA108A">
        <w:rPr>
          <w:rFonts w:cs="PFT_Frank"/>
          <w:b/>
          <w:bCs/>
          <w:szCs w:val="14"/>
          <w:rtl/>
        </w:rPr>
        <w:t xml:space="preserve"> וכמחצה</w:t>
      </w:r>
      <w:r w:rsidR="002D30B2" w:rsidRPr="00CA108A">
        <w:rPr>
          <w:rFonts w:cs="PFT_Frank"/>
          <w:b/>
          <w:bCs/>
          <w:szCs w:val="14"/>
          <w:rtl/>
        </w:rPr>
        <w:t xml:space="preserve"> ע"מ,</w:t>
      </w:r>
      <w:r w:rsidRPr="00860743">
        <w:rPr>
          <w:rFonts w:hint="cs"/>
          <w:rtl/>
        </w:rPr>
        <w:t xml:space="preserve"> </w:t>
      </w:r>
      <w:r w:rsidR="002D30B2">
        <w:rPr>
          <w:rFonts w:hint="cs"/>
          <w:rtl/>
        </w:rPr>
        <w:t xml:space="preserve">  </w:t>
      </w:r>
      <w:r w:rsidR="002D30B2" w:rsidRPr="00860743">
        <w:rPr>
          <w:rFonts w:hint="cs"/>
          <w:rtl/>
        </w:rPr>
        <w:t>וספק נפשות להקל.</w:t>
      </w:r>
    </w:p>
    <w:p w14:paraId="3A29DA8C" w14:textId="59B1FD27" w:rsidR="002D30B2" w:rsidRPr="006D5126" w:rsidRDefault="002D30B2" w:rsidP="00F1680A">
      <w:pPr>
        <w:pStyle w:val="affffb"/>
        <w:rPr>
          <w:spacing w:val="0"/>
          <w:rtl/>
        </w:rPr>
      </w:pPr>
      <w:bookmarkStart w:id="105" w:name="_Toc119352890"/>
      <w:r w:rsidRPr="006D5126">
        <w:rPr>
          <w:rFonts w:hint="cs"/>
          <w:spacing w:val="0"/>
          <w:rtl/>
        </w:rPr>
        <w:lastRenderedPageBreak/>
        <w:t>פסק ההלכה במשנתינו</w:t>
      </w:r>
      <w:bookmarkEnd w:id="105"/>
    </w:p>
    <w:p w14:paraId="556071A4" w14:textId="6AD0BB3B" w:rsidR="00AB7D20" w:rsidRPr="00F97732" w:rsidRDefault="00AB7D20" w:rsidP="00AA6C2C">
      <w:pPr>
        <w:ind w:left="0" w:firstLine="0"/>
        <w:rPr>
          <w:rtl/>
        </w:rPr>
      </w:pPr>
      <w:r w:rsidRPr="00AA6C2C">
        <w:rPr>
          <w:rStyle w:val="affffe"/>
          <w:rtl/>
        </w:rPr>
        <w:t>ר</w:t>
      </w:r>
      <w:r w:rsidRPr="00AA6C2C">
        <w:rPr>
          <w:rStyle w:val="affffe"/>
          <w:rFonts w:hint="eastAsia"/>
          <w:rtl/>
        </w:rPr>
        <w:t>חב</w:t>
      </w:r>
      <w:r w:rsidRPr="00AA6C2C">
        <w:rPr>
          <w:rStyle w:val="affffe"/>
          <w:rtl/>
        </w:rPr>
        <w:t>"</w:t>
      </w:r>
      <w:r w:rsidRPr="00AA6C2C">
        <w:rPr>
          <w:rStyle w:val="affffe"/>
          <w:rFonts w:hint="eastAsia"/>
          <w:rtl/>
        </w:rPr>
        <w:t>א</w:t>
      </w:r>
      <w:r w:rsidRPr="00AA6C2C">
        <w:rPr>
          <w:rStyle w:val="affffe"/>
          <w:rtl/>
        </w:rPr>
        <w:t xml:space="preserve"> </w:t>
      </w:r>
      <w:r w:rsidRPr="00AA6C2C">
        <w:rPr>
          <w:rStyle w:val="affffe"/>
          <w:rFonts w:hint="eastAsia"/>
          <w:rtl/>
        </w:rPr>
        <w:t>מרב</w:t>
      </w:r>
      <w:r w:rsidRPr="00AA6C2C">
        <w:rPr>
          <w:rStyle w:val="affffe"/>
          <w:rtl/>
        </w:rPr>
        <w:t>:</w:t>
      </w:r>
      <w:r w:rsidRPr="00860743">
        <w:rPr>
          <w:rtl/>
        </w:rPr>
        <w:t xml:space="preserve"> </w:t>
      </w:r>
      <w:r w:rsidRPr="00CA108A">
        <w:rPr>
          <w:rFonts w:cs="PFT_Frank"/>
          <w:b/>
          <w:bCs/>
          <w:szCs w:val="14"/>
          <w:rtl/>
        </w:rPr>
        <w:t>הלכה</w:t>
      </w:r>
      <w:r w:rsidRPr="00860743">
        <w:rPr>
          <w:rtl/>
        </w:rPr>
        <w:t xml:space="preserve"> </w:t>
      </w:r>
      <w:r w:rsidRPr="00AA6C2C">
        <w:rPr>
          <w:rStyle w:val="affffe"/>
          <w:rtl/>
        </w:rPr>
        <w:t>כרבי יוסי,</w:t>
      </w:r>
      <w:r w:rsidRPr="002D30B2">
        <w:rPr>
          <w:rtl/>
        </w:rPr>
        <w:t xml:space="preserve"> </w:t>
      </w:r>
      <w:r w:rsidR="002D30B2">
        <w:rPr>
          <w:rFonts w:hint="cs"/>
          <w:rtl/>
        </w:rPr>
        <w:t xml:space="preserve">       </w:t>
      </w:r>
      <w:r w:rsidRPr="00AA6C2C">
        <w:rPr>
          <w:rStyle w:val="affffe"/>
          <w:rFonts w:hint="eastAsia"/>
          <w:rtl/>
        </w:rPr>
        <w:t>רחב</w:t>
      </w:r>
      <w:r w:rsidRPr="00AA6C2C">
        <w:rPr>
          <w:rStyle w:val="affffe"/>
          <w:rtl/>
        </w:rPr>
        <w:t>"</w:t>
      </w:r>
      <w:r w:rsidRPr="00AA6C2C">
        <w:rPr>
          <w:rStyle w:val="affffe"/>
          <w:rFonts w:hint="eastAsia"/>
          <w:rtl/>
        </w:rPr>
        <w:t>ר</w:t>
      </w:r>
      <w:r w:rsidRPr="00AA6C2C">
        <w:rPr>
          <w:rStyle w:val="affffe"/>
          <w:rtl/>
        </w:rPr>
        <w:t xml:space="preserve"> </w:t>
      </w:r>
      <w:r w:rsidRPr="00AA6C2C">
        <w:rPr>
          <w:rStyle w:val="affffe"/>
          <w:rFonts w:hint="eastAsia"/>
          <w:rtl/>
        </w:rPr>
        <w:t>מ</w:t>
      </w:r>
      <w:r w:rsidRPr="00AA6C2C">
        <w:rPr>
          <w:rStyle w:val="affffe"/>
          <w:rtl/>
        </w:rPr>
        <w:t xml:space="preserve">רב: </w:t>
      </w:r>
      <w:r w:rsidRPr="00CA108A">
        <w:rPr>
          <w:rFonts w:cs="PFT_Frank"/>
          <w:b/>
          <w:bCs/>
          <w:szCs w:val="14"/>
          <w:rtl/>
        </w:rPr>
        <w:t>הוראת שעה</w:t>
      </w:r>
      <w:r w:rsidRPr="002D30B2">
        <w:rPr>
          <w:rtl/>
        </w:rPr>
        <w:t xml:space="preserve"> הית</w:t>
      </w:r>
      <w:r w:rsidRPr="00C35A2C">
        <w:rPr>
          <w:rtl/>
        </w:rPr>
        <w:t>ה.</w:t>
      </w:r>
    </w:p>
    <w:p w14:paraId="6FF47D09" w14:textId="77777777" w:rsidR="00AB7D20" w:rsidRPr="00C35A2C" w:rsidRDefault="00AB7D20" w:rsidP="00E26091">
      <w:pPr>
        <w:pStyle w:val="afff"/>
        <w:framePr w:wrap="around"/>
        <w:rPr>
          <w:rtl/>
        </w:rPr>
      </w:pPr>
      <w:bookmarkStart w:id="106" w:name="_Toc119352891"/>
      <w:r w:rsidRPr="00C35A2C">
        <w:rPr>
          <w:rFonts w:hint="cs"/>
          <w:rtl/>
        </w:rPr>
        <w:t>טו:</w:t>
      </w:r>
      <w:bookmarkEnd w:id="106"/>
    </w:p>
    <w:p w14:paraId="32E5E050" w14:textId="3EB3F671" w:rsidR="002D30B2" w:rsidRDefault="00AB7D20" w:rsidP="002D30B2">
      <w:pPr>
        <w:ind w:left="0" w:firstLine="0"/>
        <w:rPr>
          <w:rtl/>
        </w:rPr>
      </w:pPr>
      <w:r w:rsidRPr="00AA6C2C">
        <w:rPr>
          <w:rStyle w:val="affffe"/>
          <w:rtl/>
        </w:rPr>
        <w:t>ו</w:t>
      </w:r>
      <w:r w:rsidR="002D30B2" w:rsidRPr="00AA6C2C">
        <w:rPr>
          <w:rStyle w:val="affffe"/>
          <w:rFonts w:hint="eastAsia"/>
          <w:rtl/>
        </w:rPr>
        <w:t>אף</w:t>
      </w:r>
      <w:r w:rsidR="002D30B2" w:rsidRPr="00AA6C2C">
        <w:rPr>
          <w:rStyle w:val="affffe"/>
          <w:rtl/>
        </w:rPr>
        <w:t xml:space="preserve"> </w:t>
      </w:r>
      <w:r w:rsidR="002D30B2" w:rsidRPr="00AA6C2C">
        <w:rPr>
          <w:rStyle w:val="affffe"/>
          <w:rFonts w:hint="eastAsia"/>
          <w:rtl/>
        </w:rPr>
        <w:t>שלרב</w:t>
      </w:r>
      <w:r w:rsidR="002D30B2" w:rsidRPr="00AA6C2C">
        <w:rPr>
          <w:rStyle w:val="affffe"/>
          <w:rtl/>
        </w:rPr>
        <w:t xml:space="preserve"> </w:t>
      </w:r>
      <w:r w:rsidR="002D30B2" w:rsidRPr="00AA6C2C">
        <w:rPr>
          <w:rStyle w:val="affffe"/>
          <w:rFonts w:hint="eastAsia"/>
          <w:rtl/>
        </w:rPr>
        <w:t>צריך</w:t>
      </w:r>
      <w:r w:rsidR="002D30B2" w:rsidRPr="00AA6C2C">
        <w:rPr>
          <w:rStyle w:val="affffe"/>
          <w:rtl/>
        </w:rPr>
        <w:t xml:space="preserve"> 'תרי </w:t>
      </w:r>
      <w:r w:rsidR="002D30B2" w:rsidRPr="00AA6C2C">
        <w:rPr>
          <w:rStyle w:val="affffe"/>
          <w:rFonts w:hint="eastAsia"/>
          <w:rtl/>
        </w:rPr>
        <w:t>רובי</w:t>
      </w:r>
      <w:r w:rsidR="002D30B2" w:rsidRPr="00AA6C2C">
        <w:rPr>
          <w:rStyle w:val="affffe"/>
          <w:rtl/>
        </w:rPr>
        <w:t xml:space="preserve">', </w:t>
      </w:r>
      <w:r w:rsidR="002D30B2" w:rsidRPr="00AA6C2C">
        <w:rPr>
          <w:rStyle w:val="affffe"/>
          <w:rFonts w:hint="eastAsia"/>
          <w:rtl/>
        </w:rPr>
        <w:t>דתנן</w:t>
      </w:r>
      <w:r w:rsidR="002D30B2" w:rsidRPr="00AA6C2C">
        <w:rPr>
          <w:rStyle w:val="affffe"/>
          <w:rtl/>
        </w:rPr>
        <w:t>:</w:t>
      </w:r>
      <w:r w:rsidR="002D30B2">
        <w:rPr>
          <w:rFonts w:ascii="Fb Fontext" w:hAnsi="Fb Fontext" w:hint="cs"/>
          <w:sz w:val="32"/>
          <w:rtl/>
        </w:rPr>
        <w:t xml:space="preserve"> </w:t>
      </w:r>
      <w:r w:rsidRPr="00AA6C2C">
        <w:rPr>
          <w:rtl/>
        </w:rPr>
        <w:t>מצא בה תינוק מושלך</w:t>
      </w:r>
      <w:r w:rsidR="002D30B2">
        <w:rPr>
          <w:rFonts w:hint="cs"/>
          <w:rtl/>
        </w:rPr>
        <w:t>:</w:t>
      </w:r>
    </w:p>
    <w:p w14:paraId="3B9F2422" w14:textId="4CABAB1B" w:rsidR="00AB7D20" w:rsidRPr="00860743" w:rsidRDefault="00AB7D20" w:rsidP="00AA6C2C">
      <w:pPr>
        <w:ind w:left="0" w:firstLine="0"/>
        <w:rPr>
          <w:rtl/>
        </w:rPr>
      </w:pPr>
      <w:r w:rsidRPr="00AA6C2C">
        <w:rPr>
          <w:rtl/>
        </w:rPr>
        <w:t xml:space="preserve">רוב </w:t>
      </w:r>
      <w:r w:rsidR="002D30B2">
        <w:rPr>
          <w:rFonts w:hint="cs"/>
          <w:rtl/>
        </w:rPr>
        <w:t>גויי</w:t>
      </w:r>
      <w:r w:rsidRPr="00AA6C2C">
        <w:rPr>
          <w:rFonts w:hint="eastAsia"/>
          <w:rtl/>
        </w:rPr>
        <w:t>ם</w:t>
      </w:r>
      <w:r w:rsidR="002D30B2">
        <w:rPr>
          <w:rFonts w:hint="cs"/>
          <w:rtl/>
        </w:rPr>
        <w:t xml:space="preserve"> -</w:t>
      </w:r>
      <w:r w:rsidRPr="00AA6C2C">
        <w:rPr>
          <w:rtl/>
        </w:rPr>
        <w:t xml:space="preserve"> </w:t>
      </w:r>
      <w:r w:rsidR="002D30B2">
        <w:rPr>
          <w:rFonts w:hint="cs"/>
          <w:rtl/>
        </w:rPr>
        <w:t>גוי,</w:t>
      </w:r>
      <w:r w:rsidRPr="00AA6C2C">
        <w:rPr>
          <w:rtl/>
        </w:rPr>
        <w:t xml:space="preserve"> </w:t>
      </w:r>
      <w:r w:rsidRPr="00AA6C2C">
        <w:rPr>
          <w:rFonts w:hint="eastAsia"/>
          <w:b/>
          <w:rtl/>
        </w:rPr>
        <w:t>רוב</w:t>
      </w:r>
      <w:r w:rsidRPr="00AA6C2C">
        <w:rPr>
          <w:b/>
          <w:rtl/>
        </w:rPr>
        <w:t xml:space="preserve"> ישראל </w:t>
      </w:r>
      <w:r w:rsidR="002D30B2" w:rsidRPr="00CA108A">
        <w:rPr>
          <w:rFonts w:cs="PFT_Frank"/>
          <w:b/>
          <w:bCs/>
          <w:szCs w:val="14"/>
          <w:rtl/>
        </w:rPr>
        <w:t xml:space="preserve">- </w:t>
      </w:r>
      <w:r w:rsidRPr="00AA6C2C">
        <w:rPr>
          <w:b/>
          <w:rtl/>
        </w:rPr>
        <w:t>ישראל</w:t>
      </w:r>
      <w:r w:rsidRPr="00AA6C2C">
        <w:rPr>
          <w:rtl/>
        </w:rPr>
        <w:t>, מחצה ע</w:t>
      </w:r>
      <w:r w:rsidR="002D30B2">
        <w:rPr>
          <w:rFonts w:hint="cs"/>
          <w:rtl/>
        </w:rPr>
        <w:t>"</w:t>
      </w:r>
      <w:r w:rsidRPr="00AA6C2C">
        <w:rPr>
          <w:rtl/>
        </w:rPr>
        <w:t>מ</w:t>
      </w:r>
      <w:r w:rsidR="002D30B2">
        <w:rPr>
          <w:rFonts w:hint="cs"/>
          <w:rtl/>
        </w:rPr>
        <w:t xml:space="preserve"> </w:t>
      </w:r>
      <w:r w:rsidRPr="00AA6C2C">
        <w:rPr>
          <w:rtl/>
        </w:rPr>
        <w:t>- ישראל</w:t>
      </w:r>
      <w:r w:rsidRPr="00860743">
        <w:rPr>
          <w:rFonts w:hint="cs"/>
          <w:rtl/>
        </w:rPr>
        <w:t>.</w:t>
      </w:r>
    </w:p>
    <w:p w14:paraId="62FB0143" w14:textId="70D003BF" w:rsidR="002D30B2" w:rsidRDefault="00AB7D20" w:rsidP="002D30B2">
      <w:pPr>
        <w:ind w:left="0" w:firstLine="0"/>
        <w:rPr>
          <w:sz w:val="32"/>
          <w:rtl/>
        </w:rPr>
      </w:pPr>
      <w:r w:rsidRPr="00AA6C2C">
        <w:rPr>
          <w:rStyle w:val="affffe"/>
          <w:rtl/>
        </w:rPr>
        <w:t>ואמר רב:</w:t>
      </w:r>
      <w:r w:rsidRPr="00AA6C2C">
        <w:rPr>
          <w:rtl/>
        </w:rPr>
        <w:t xml:space="preserve"> דווקא להחיותו,</w:t>
      </w:r>
      <w:r w:rsidRPr="00C35A2C">
        <w:rPr>
          <w:sz w:val="32"/>
          <w:rtl/>
        </w:rPr>
        <w:t xml:space="preserve"> </w:t>
      </w:r>
      <w:r w:rsidRPr="00CA108A">
        <w:rPr>
          <w:rFonts w:cs="PFT_Frank"/>
          <w:b/>
          <w:bCs/>
          <w:sz w:val="32"/>
          <w:szCs w:val="14"/>
          <w:rtl/>
        </w:rPr>
        <w:t xml:space="preserve">אבל </w:t>
      </w:r>
      <w:r w:rsidRPr="00C54C7E">
        <w:rPr>
          <w:rStyle w:val="afffe"/>
          <w:rtl/>
        </w:rPr>
        <w:t>ליוחסין לא</w:t>
      </w:r>
      <w:r w:rsidR="002D30B2" w:rsidRPr="00AA6C2C">
        <w:rPr>
          <w:rStyle w:val="afffff0"/>
          <w:rtl/>
        </w:rPr>
        <w:t xml:space="preserve"> מועיל רוב</w:t>
      </w:r>
      <w:r w:rsidR="002D30B2">
        <w:rPr>
          <w:rStyle w:val="afffff0"/>
          <w:rFonts w:hint="cs"/>
          <w:rtl/>
        </w:rPr>
        <w:t>, ופסולה לכהן.</w:t>
      </w:r>
    </w:p>
    <w:p w14:paraId="455128DC" w14:textId="31BD708C" w:rsidR="00AB7D20" w:rsidRPr="00AA6C2C" w:rsidRDefault="002D30B2" w:rsidP="00AA6C2C">
      <w:pPr>
        <w:ind w:left="0" w:firstLine="0"/>
        <w:rPr>
          <w:rtl/>
        </w:rPr>
      </w:pPr>
      <w:r>
        <w:rPr>
          <w:rStyle w:val="affffe"/>
          <w:rFonts w:hint="cs"/>
          <w:rtl/>
        </w:rPr>
        <w:t>כ</w:t>
      </w:r>
      <w:r w:rsidRPr="00AA6C2C">
        <w:rPr>
          <w:rStyle w:val="affffe"/>
          <w:rFonts w:hint="eastAsia"/>
          <w:rtl/>
        </w:rPr>
        <w:t>בר</w:t>
      </w:r>
      <w:r w:rsidRPr="00AA6C2C">
        <w:rPr>
          <w:rStyle w:val="affffe"/>
          <w:rtl/>
        </w:rPr>
        <w:t xml:space="preserve"> </w:t>
      </w:r>
      <w:r w:rsidRPr="00AA6C2C">
        <w:rPr>
          <w:rStyle w:val="affffe"/>
          <w:rFonts w:hint="eastAsia"/>
          <w:rtl/>
        </w:rPr>
        <w:t>אמרנו</w:t>
      </w:r>
      <w:r w:rsidRPr="00AA6C2C">
        <w:rPr>
          <w:rStyle w:val="affffe"/>
          <w:rtl/>
        </w:rPr>
        <w:t xml:space="preserve"> </w:t>
      </w:r>
      <w:r w:rsidRPr="00AA6C2C">
        <w:rPr>
          <w:rStyle w:val="affffe"/>
          <w:rFonts w:hint="eastAsia"/>
          <w:rtl/>
        </w:rPr>
        <w:t>מרב</w:t>
      </w:r>
      <w:r w:rsidR="00AB7D20" w:rsidRPr="00860743">
        <w:rPr>
          <w:rtl/>
        </w:rPr>
        <w:t>: בקרונות של צפורי ה</w:t>
      </w:r>
      <w:r w:rsidR="00AB7D20" w:rsidRPr="00860743">
        <w:rPr>
          <w:rFonts w:hint="cs"/>
          <w:rtl/>
        </w:rPr>
        <w:t>י</w:t>
      </w:r>
      <w:r w:rsidR="00AB7D20" w:rsidRPr="00860743">
        <w:rPr>
          <w:rtl/>
        </w:rPr>
        <w:t>ה מעשה</w:t>
      </w:r>
      <w:r>
        <w:rPr>
          <w:rFonts w:hint="cs"/>
          <w:rtl/>
        </w:rPr>
        <w:t>,</w:t>
      </w:r>
      <w:r w:rsidRPr="00AA6C2C">
        <w:rPr>
          <w:rStyle w:val="afffff0"/>
          <w:rtl/>
        </w:rPr>
        <w:t xml:space="preserve"> ולכן </w:t>
      </w:r>
      <w:r w:rsidR="00860743" w:rsidRPr="00AA6C2C">
        <w:rPr>
          <w:rStyle w:val="afffff0"/>
          <w:rFonts w:hint="eastAsia"/>
          <w:rtl/>
        </w:rPr>
        <w:t>הלכה</w:t>
      </w:r>
      <w:r w:rsidR="00860743" w:rsidRPr="00AA6C2C">
        <w:rPr>
          <w:rStyle w:val="afffff0"/>
          <w:rtl/>
        </w:rPr>
        <w:t xml:space="preserve"> </w:t>
      </w:r>
      <w:r w:rsidR="00860743" w:rsidRPr="00AA6C2C">
        <w:rPr>
          <w:rStyle w:val="affffe"/>
          <w:rFonts w:hint="eastAsia"/>
          <w:rtl/>
        </w:rPr>
        <w:t>כריו</w:t>
      </w:r>
      <w:r w:rsidR="00860743" w:rsidRPr="00AA6C2C">
        <w:rPr>
          <w:rStyle w:val="affffe"/>
          <w:rtl/>
        </w:rPr>
        <w:t>"ס</w:t>
      </w:r>
      <w:r w:rsidR="00860743" w:rsidRPr="00AA6C2C">
        <w:rPr>
          <w:rStyle w:val="afffff0"/>
          <w:rtl/>
        </w:rPr>
        <w:t>.</w:t>
      </w:r>
    </w:p>
    <w:p w14:paraId="0B547BF1" w14:textId="6EFFC851" w:rsidR="00E268F4" w:rsidRDefault="00AB7D20" w:rsidP="00AA6C2C">
      <w:pPr>
        <w:ind w:left="0" w:firstLine="0"/>
        <w:rPr>
          <w:rFonts w:ascii="Fb Fontext" w:hAnsi="Fb Fontext"/>
          <w:rtl/>
        </w:rPr>
      </w:pPr>
      <w:r w:rsidRPr="00AA6C2C">
        <w:rPr>
          <w:rStyle w:val="affffe"/>
          <w:rtl/>
        </w:rPr>
        <w:t>ולר</w:t>
      </w:r>
      <w:r w:rsidRPr="00AA6C2C">
        <w:rPr>
          <w:rStyle w:val="affffe"/>
          <w:rFonts w:hint="eastAsia"/>
          <w:rtl/>
        </w:rPr>
        <w:t>חב</w:t>
      </w:r>
      <w:r w:rsidRPr="00AA6C2C">
        <w:rPr>
          <w:rStyle w:val="affffe"/>
          <w:rtl/>
        </w:rPr>
        <w:t>"</w:t>
      </w:r>
      <w:r w:rsidRPr="00AA6C2C">
        <w:rPr>
          <w:rStyle w:val="affffe"/>
          <w:rFonts w:hint="eastAsia"/>
          <w:rtl/>
        </w:rPr>
        <w:t>ר</w:t>
      </w:r>
      <w:r w:rsidR="00860743" w:rsidRPr="00AA6C2C">
        <w:rPr>
          <w:rStyle w:val="affffe"/>
          <w:rtl/>
        </w:rPr>
        <w:t xml:space="preserve"> מרב</w:t>
      </w:r>
      <w:r w:rsidR="00860743">
        <w:rPr>
          <w:rFonts w:hint="cs"/>
          <w:rtl/>
        </w:rPr>
        <w:t>:</w:t>
      </w:r>
      <w:r w:rsidRPr="00AA6C2C">
        <w:rPr>
          <w:rtl/>
        </w:rPr>
        <w:t xml:space="preserve"> </w:t>
      </w:r>
      <w:r w:rsidR="00860743">
        <w:rPr>
          <w:rFonts w:hint="cs"/>
          <w:rtl/>
        </w:rPr>
        <w:t>ד</w:t>
      </w:r>
      <w:r w:rsidRPr="00AA6C2C">
        <w:rPr>
          <w:rtl/>
        </w:rPr>
        <w:t xml:space="preserve">הוראת שעה, </w:t>
      </w:r>
      <w:r w:rsidR="00860743" w:rsidRPr="00AA6C2C">
        <w:rPr>
          <w:rStyle w:val="affffe"/>
          <w:rFonts w:hint="eastAsia"/>
          <w:rtl/>
        </w:rPr>
        <w:t>לא</w:t>
      </w:r>
      <w:r w:rsidR="00860743" w:rsidRPr="00AA6C2C">
        <w:rPr>
          <w:rStyle w:val="affffe"/>
          <w:rtl/>
        </w:rPr>
        <w:t xml:space="preserve"> </w:t>
      </w:r>
      <w:r w:rsidR="00860743" w:rsidRPr="00AA6C2C">
        <w:rPr>
          <w:rStyle w:val="affffe"/>
          <w:rFonts w:hint="eastAsia"/>
          <w:rtl/>
        </w:rPr>
        <w:t>שונה</w:t>
      </w:r>
      <w:r w:rsidR="00860743" w:rsidRPr="00AA6C2C">
        <w:rPr>
          <w:rStyle w:val="affffe"/>
          <w:rtl/>
        </w:rPr>
        <w:t xml:space="preserve"> </w:t>
      </w:r>
      <w:r w:rsidR="0088689B">
        <w:rPr>
          <w:rStyle w:val="affffe"/>
          <w:rFonts w:hint="cs"/>
          <w:rtl/>
        </w:rPr>
        <w:t>ב</w:t>
      </w:r>
      <w:r w:rsidR="00860743" w:rsidRPr="00AA6C2C">
        <w:rPr>
          <w:rStyle w:val="affffe"/>
          <w:rFonts w:hint="eastAsia"/>
          <w:rtl/>
        </w:rPr>
        <w:t>רב</w:t>
      </w:r>
      <w:r w:rsidR="00860743">
        <w:rPr>
          <w:rStyle w:val="affffe"/>
          <w:rFonts w:hint="cs"/>
          <w:rtl/>
        </w:rPr>
        <w:t>:</w:t>
      </w:r>
      <w:r w:rsidR="00860743">
        <w:rPr>
          <w:rFonts w:ascii="Fb Fontext" w:hAnsi="Fb Fontext" w:hint="cs"/>
          <w:rtl/>
        </w:rPr>
        <w:t xml:space="preserve"> 'בקרונות' </w:t>
      </w:r>
      <w:r w:rsidR="00860743" w:rsidRPr="00AA6C2C">
        <w:rPr>
          <w:rStyle w:val="afffff0"/>
          <w:rFonts w:hint="eastAsia"/>
          <w:rtl/>
        </w:rPr>
        <w:t>לכן</w:t>
      </w:r>
      <w:r w:rsidR="00860743" w:rsidRPr="00AA6C2C">
        <w:rPr>
          <w:rStyle w:val="afffff0"/>
          <w:rtl/>
        </w:rPr>
        <w:t xml:space="preserve"> </w:t>
      </w:r>
      <w:r w:rsidR="00860743" w:rsidRPr="00AA6C2C">
        <w:rPr>
          <w:rStyle w:val="afffff0"/>
          <w:rFonts w:hint="eastAsia"/>
          <w:rtl/>
        </w:rPr>
        <w:t>רק</w:t>
      </w:r>
      <w:r w:rsidR="00860743" w:rsidRPr="00AA6C2C">
        <w:rPr>
          <w:rStyle w:val="afffff0"/>
          <w:rtl/>
        </w:rPr>
        <w:t xml:space="preserve"> </w:t>
      </w:r>
      <w:r w:rsidR="00860743" w:rsidRPr="00B31C92">
        <w:rPr>
          <w:rStyle w:val="afffff0"/>
          <w:rFonts w:cs="PFT_Frank" w:hint="eastAsia"/>
          <w:b/>
          <w:bCs/>
          <w:szCs w:val="10"/>
          <w:rtl/>
        </w:rPr>
        <w:t>לשעה</w:t>
      </w:r>
      <w:r w:rsidR="00E268F4">
        <w:rPr>
          <w:rStyle w:val="afffff0"/>
          <w:rtl/>
        </w:rPr>
        <w:t>.</w:t>
      </w:r>
    </w:p>
    <w:p w14:paraId="76380977" w14:textId="14F80E97" w:rsidR="00AB7D20" w:rsidRPr="006D5126" w:rsidRDefault="00860743" w:rsidP="00F1680A">
      <w:pPr>
        <w:pStyle w:val="affffb"/>
        <w:rPr>
          <w:spacing w:val="0"/>
          <w:rtl/>
        </w:rPr>
      </w:pPr>
      <w:bookmarkStart w:id="107" w:name="_Toc119352892"/>
      <w:r w:rsidRPr="006D5126">
        <w:rPr>
          <w:rFonts w:hint="cs"/>
          <w:spacing w:val="0"/>
          <w:rtl/>
        </w:rPr>
        <w:t>ביאור משנת 'תינוק מושלך'</w:t>
      </w:r>
      <w:bookmarkEnd w:id="107"/>
    </w:p>
    <w:p w14:paraId="5ED02466" w14:textId="490073AD" w:rsidR="00AB7D20" w:rsidRPr="00F71179" w:rsidRDefault="00AB7D20" w:rsidP="00AA6C2C">
      <w:pPr>
        <w:pStyle w:val="afffd"/>
        <w:rPr>
          <w:rFonts w:ascii="Fb Fontext" w:hAnsi="Fb Fontext"/>
          <w:rtl/>
        </w:rPr>
      </w:pPr>
      <w:ins w:id="9813" w:author="מספור קטעי משנה" w:date="2026-10-06T06:45:30Z">
        <w:r>
          <w:rPr>
            <w:rStyle w:val="MisparKeta"/>
          </w:rPr>
          <w:t xml:space="preserve">א. </w:t>
        </w:r>
      </w:ins>
      <w:bookmarkStart w:id="108" w:name="_Toc119352893"/>
      <w:r w:rsidRPr="00F71179">
        <w:rPr>
          <w:rFonts w:hint="cs"/>
          <w:rtl/>
        </w:rPr>
        <w:t xml:space="preserve">רוב </w:t>
      </w:r>
      <w:r w:rsidRPr="00F71179">
        <w:rPr>
          <w:rtl/>
        </w:rPr>
        <w:t xml:space="preserve">ישראל </w:t>
      </w:r>
      <w:r w:rsidR="00860743">
        <w:rPr>
          <w:rFonts w:hint="cs"/>
          <w:rtl/>
        </w:rPr>
        <w:t xml:space="preserve">- </w:t>
      </w:r>
      <w:r w:rsidRPr="00F71179">
        <w:rPr>
          <w:rtl/>
        </w:rPr>
        <w:t>ישראל</w:t>
      </w:r>
      <w:r w:rsidR="00860743">
        <w:rPr>
          <w:rFonts w:hint="cs"/>
          <w:rtl/>
        </w:rPr>
        <w:t>.</w:t>
      </w:r>
      <w:bookmarkEnd w:id="108"/>
    </w:p>
    <w:p w14:paraId="200183E1" w14:textId="1BA37C5A" w:rsidR="00860743" w:rsidRDefault="00AB7D20" w:rsidP="00860743">
      <w:pPr>
        <w:rPr>
          <w:rStyle w:val="affffe"/>
          <w:rtl/>
        </w:rPr>
      </w:pPr>
      <w:r w:rsidRPr="00AA6C2C">
        <w:rPr>
          <w:rStyle w:val="affffe"/>
          <w:rtl/>
        </w:rPr>
        <w:t>רב:</w:t>
      </w:r>
      <w:r w:rsidRPr="00C35A2C">
        <w:rPr>
          <w:rFonts w:ascii="Fb Fontext" w:hAnsi="Fb Fontext"/>
          <w:sz w:val="32"/>
          <w:rtl/>
        </w:rPr>
        <w:t xml:space="preserve"> </w:t>
      </w:r>
      <w:r w:rsidRPr="00CA108A">
        <w:rPr>
          <w:rFonts w:ascii="Fb Fontext" w:hAnsi="Fb Fontext" w:cs="PFT_Frank"/>
          <w:b/>
          <w:bCs/>
          <w:sz w:val="32"/>
          <w:szCs w:val="14"/>
          <w:rtl/>
        </w:rPr>
        <w:t>להחיותו</w:t>
      </w:r>
      <w:r w:rsidRPr="00C35A2C">
        <w:rPr>
          <w:rFonts w:ascii="Fb Fontext" w:hAnsi="Fb Fontext"/>
          <w:sz w:val="32"/>
          <w:rtl/>
        </w:rPr>
        <w:t>,</w:t>
      </w:r>
      <w:r w:rsidR="00860743">
        <w:rPr>
          <w:rFonts w:ascii="Fb Fontext" w:hAnsi="Fb Fontext" w:hint="cs"/>
          <w:sz w:val="32"/>
          <w:rtl/>
        </w:rPr>
        <w:t xml:space="preserve"> </w:t>
      </w:r>
      <w:r w:rsidR="00860743">
        <w:rPr>
          <w:rFonts w:ascii="Fb Fontext" w:hAnsi="Fb Fontext"/>
          <w:sz w:val="32"/>
          <w:rtl/>
        </w:rPr>
        <w:tab/>
      </w:r>
      <w:r w:rsidR="00860743">
        <w:rPr>
          <w:rFonts w:ascii="Fb Fontext" w:hAnsi="Fb Fontext"/>
          <w:sz w:val="32"/>
          <w:rtl/>
        </w:rPr>
        <w:tab/>
      </w:r>
      <w:r w:rsidR="00860743" w:rsidRPr="00CA108A">
        <w:rPr>
          <w:rFonts w:cs="PFT_Frank" w:hint="cs"/>
          <w:b/>
          <w:bCs/>
          <w:szCs w:val="14"/>
          <w:rtl/>
        </w:rPr>
        <w:t xml:space="preserve">   </w:t>
      </w:r>
      <w:r w:rsidR="00860743" w:rsidRPr="00CA108A">
        <w:rPr>
          <w:rFonts w:cs="PFT_Frank" w:hint="eastAsia"/>
          <w:b/>
          <w:bCs/>
          <w:szCs w:val="14"/>
          <w:rtl/>
        </w:rPr>
        <w:t>ועל</w:t>
      </w:r>
      <w:r w:rsidR="00860743" w:rsidRPr="00CA108A">
        <w:rPr>
          <w:rFonts w:cs="PFT_Frank"/>
          <w:b/>
          <w:bCs/>
          <w:szCs w:val="14"/>
          <w:rtl/>
        </w:rPr>
        <w:t xml:space="preserve"> 'רוב </w:t>
      </w:r>
      <w:r w:rsidR="00860743" w:rsidRPr="00CA108A">
        <w:rPr>
          <w:rFonts w:cs="PFT_Frank" w:hint="eastAsia"/>
          <w:b/>
          <w:bCs/>
          <w:szCs w:val="14"/>
          <w:rtl/>
        </w:rPr>
        <w:t>גוים</w:t>
      </w:r>
      <w:r w:rsidR="00860743" w:rsidRPr="00CA108A">
        <w:rPr>
          <w:rFonts w:cs="PFT_Frank"/>
          <w:b/>
          <w:bCs/>
          <w:szCs w:val="14"/>
          <w:rtl/>
        </w:rPr>
        <w:t xml:space="preserve"> </w:t>
      </w:r>
      <w:r w:rsidR="00860743" w:rsidRPr="00CA108A">
        <w:rPr>
          <w:rFonts w:cs="PFT_Frank" w:hint="eastAsia"/>
          <w:b/>
          <w:bCs/>
          <w:szCs w:val="14"/>
          <w:rtl/>
        </w:rPr>
        <w:t>גוי</w:t>
      </w:r>
      <w:r w:rsidR="00860743" w:rsidRPr="00CA108A">
        <w:rPr>
          <w:rFonts w:cs="PFT_Frank"/>
          <w:b/>
          <w:bCs/>
          <w:szCs w:val="14"/>
          <w:rtl/>
        </w:rPr>
        <w:t>'</w:t>
      </w:r>
      <w:r w:rsidR="00860743">
        <w:rPr>
          <w:rFonts w:ascii="Fb Fontext" w:hAnsi="Fb Fontext" w:hint="cs"/>
          <w:sz w:val="32"/>
          <w:rtl/>
        </w:rPr>
        <w:t xml:space="preserve"> -</w:t>
      </w:r>
    </w:p>
    <w:p w14:paraId="00E671D0" w14:textId="74924814" w:rsidR="00860743" w:rsidRDefault="00860743" w:rsidP="00860743">
      <w:pPr>
        <w:rPr>
          <w:rFonts w:ascii="Fb Fontext" w:hAnsi="Fb Fontext"/>
          <w:sz w:val="32"/>
          <w:rtl/>
        </w:rPr>
      </w:pPr>
      <w:r>
        <w:rPr>
          <w:rStyle w:val="affffe"/>
          <w:rFonts w:hint="cs"/>
          <w:rtl/>
        </w:rPr>
        <w:t xml:space="preserve">אמר </w:t>
      </w:r>
      <w:r w:rsidR="00AB7D20" w:rsidRPr="00AA6C2C">
        <w:rPr>
          <w:rStyle w:val="affffe"/>
          <w:rtl/>
        </w:rPr>
        <w:t>שמואל:</w:t>
      </w:r>
      <w:r w:rsidR="00AB7D20" w:rsidRPr="00C35A2C">
        <w:rPr>
          <w:rFonts w:ascii="Fb Fontext" w:hAnsi="Fb Fontext"/>
          <w:rtl/>
        </w:rPr>
        <w:t xml:space="preserve"> לפקח עליו הגל</w:t>
      </w:r>
      <w:r w:rsidRPr="00AA6C2C">
        <w:rPr>
          <w:rStyle w:val="afffff0"/>
          <w:rtl/>
        </w:rPr>
        <w:t xml:space="preserve"> </w:t>
      </w:r>
      <w:r w:rsidRPr="00CA108A">
        <w:rPr>
          <w:rFonts w:ascii="Fb Fontext" w:hAnsi="Fb Fontext" w:cs="PFT_Frank" w:hint="eastAsia"/>
          <w:b/>
          <w:bCs/>
          <w:szCs w:val="14"/>
          <w:rtl/>
        </w:rPr>
        <w:t>אינו</w:t>
      </w:r>
      <w:r w:rsidRPr="00CA108A">
        <w:rPr>
          <w:rFonts w:ascii="Fb Fontext" w:hAnsi="Fb Fontext" w:cs="PFT_Frank"/>
          <w:b/>
          <w:bCs/>
          <w:szCs w:val="14"/>
          <w:rtl/>
        </w:rPr>
        <w:t xml:space="preserve"> </w:t>
      </w:r>
      <w:r w:rsidRPr="00CA108A">
        <w:rPr>
          <w:rFonts w:ascii="Fb Fontext" w:hAnsi="Fb Fontext" w:cs="PFT_Frank" w:hint="eastAsia"/>
          <w:b/>
          <w:bCs/>
          <w:szCs w:val="14"/>
          <w:rtl/>
        </w:rPr>
        <w:t>כגוי</w:t>
      </w:r>
      <w:r w:rsidRPr="00AA6C2C">
        <w:rPr>
          <w:rStyle w:val="afffff0"/>
          <w:rtl/>
        </w:rPr>
        <w:t xml:space="preserve"> </w:t>
      </w:r>
      <w:r>
        <w:rPr>
          <w:rStyle w:val="afffff0"/>
          <w:rFonts w:hint="cs"/>
          <w:rtl/>
        </w:rPr>
        <w:t>ל</w:t>
      </w:r>
      <w:r w:rsidRPr="00AA6C2C">
        <w:rPr>
          <w:rStyle w:val="afffff0"/>
          <w:rFonts w:hint="eastAsia"/>
          <w:rtl/>
        </w:rPr>
        <w:t>א</w:t>
      </w:r>
      <w:r w:rsidRPr="00AA6C2C">
        <w:rPr>
          <w:rStyle w:val="afffff0"/>
          <w:rtl/>
        </w:rPr>
        <w:t xml:space="preserve"> </w:t>
      </w:r>
      <w:r w:rsidRPr="00AA6C2C">
        <w:rPr>
          <w:rStyle w:val="afffff0"/>
          <w:rFonts w:hint="eastAsia"/>
          <w:rtl/>
        </w:rPr>
        <w:t>הולכים</w:t>
      </w:r>
      <w:r w:rsidRPr="00AA6C2C">
        <w:rPr>
          <w:rStyle w:val="afffff0"/>
          <w:rtl/>
        </w:rPr>
        <w:t xml:space="preserve"> </w:t>
      </w:r>
      <w:r w:rsidRPr="00AA6C2C">
        <w:rPr>
          <w:rStyle w:val="afffff0"/>
          <w:rFonts w:hint="eastAsia"/>
          <w:rtl/>
        </w:rPr>
        <w:t>בפיקו</w:t>
      </w:r>
      <w:r w:rsidRPr="00AA6C2C">
        <w:rPr>
          <w:rStyle w:val="afffff0"/>
          <w:rtl/>
        </w:rPr>
        <w:t xml:space="preserve">"נ </w:t>
      </w:r>
      <w:r w:rsidRPr="00AA6C2C">
        <w:rPr>
          <w:rStyle w:val="afffff0"/>
          <w:rFonts w:hint="eastAsia"/>
          <w:rtl/>
        </w:rPr>
        <w:t>אחר</w:t>
      </w:r>
      <w:r w:rsidRPr="00AA6C2C">
        <w:rPr>
          <w:rStyle w:val="afffff0"/>
          <w:rtl/>
        </w:rPr>
        <w:t xml:space="preserve"> </w:t>
      </w:r>
      <w:r w:rsidRPr="00AA6C2C">
        <w:rPr>
          <w:rStyle w:val="afffff0"/>
          <w:rFonts w:hint="eastAsia"/>
          <w:rtl/>
        </w:rPr>
        <w:t>רוב</w:t>
      </w:r>
      <w:r w:rsidRPr="00AA6C2C">
        <w:rPr>
          <w:rStyle w:val="afffff0"/>
          <w:rtl/>
        </w:rPr>
        <w:t>.</w:t>
      </w:r>
    </w:p>
    <w:p w14:paraId="3F743A01" w14:textId="72F57C5B" w:rsidR="00860743" w:rsidRDefault="00AB7D20" w:rsidP="00AA6C2C">
      <w:pPr>
        <w:pStyle w:val="afffd"/>
        <w:rPr>
          <w:rtl/>
        </w:rPr>
      </w:pPr>
      <w:ins w:id="9814" w:author="מספור קטעי משנה" w:date="2026-10-06T06:45:30Z">
        <w:r>
          <w:rPr>
            <w:rStyle w:val="MisparKeta"/>
          </w:rPr>
          <w:t xml:space="preserve">א. </w:t>
        </w:r>
      </w:ins>
      <w:bookmarkStart w:id="109" w:name="_Toc119352894"/>
      <w:r w:rsidRPr="00C35A2C">
        <w:rPr>
          <w:rFonts w:hint="cs"/>
          <w:rtl/>
        </w:rPr>
        <w:t xml:space="preserve">רוב </w:t>
      </w:r>
      <w:r w:rsidR="00860743">
        <w:rPr>
          <w:rFonts w:hint="cs"/>
          <w:rtl/>
        </w:rPr>
        <w:t>גויי</w:t>
      </w:r>
      <w:r w:rsidRPr="00C35A2C">
        <w:rPr>
          <w:rFonts w:hint="cs"/>
          <w:rtl/>
        </w:rPr>
        <w:t xml:space="preserve">ם </w:t>
      </w:r>
      <w:r w:rsidR="00860743">
        <w:rPr>
          <w:rFonts w:hint="cs"/>
          <w:rtl/>
        </w:rPr>
        <w:t>- גוי.</w:t>
      </w:r>
      <w:bookmarkEnd w:id="109"/>
    </w:p>
    <w:p w14:paraId="790722E2" w14:textId="4E437BE1" w:rsidR="00AB7D20" w:rsidRPr="00E214EB" w:rsidRDefault="00AB7D20" w:rsidP="00AA6C2C">
      <w:pPr>
        <w:ind w:left="0" w:firstLine="0"/>
        <w:rPr>
          <w:rtl/>
        </w:rPr>
      </w:pPr>
      <w:r w:rsidRPr="00B21B35">
        <w:rPr>
          <w:rtl/>
        </w:rPr>
        <w:t>להאכילו נבילות</w:t>
      </w:r>
      <w:r w:rsidR="00860743">
        <w:rPr>
          <w:rFonts w:hint="cs"/>
          <w:rtl/>
        </w:rPr>
        <w:t xml:space="preserve"> - </w:t>
      </w:r>
      <w:r w:rsidR="00BD4EEB">
        <w:rPr>
          <w:rStyle w:val="afffff0"/>
          <w:rFonts w:cs="PFT_Frank" w:hint="eastAsia"/>
          <w:b/>
          <w:bCs/>
          <w:szCs w:val="10"/>
          <w:rtl/>
        </w:rPr>
        <w:t>אף</w:t>
      </w:r>
      <w:r w:rsidR="00860743" w:rsidRPr="00B31C92">
        <w:rPr>
          <w:rStyle w:val="afffff0"/>
          <w:rFonts w:cs="PFT_Frank"/>
          <w:b/>
          <w:bCs/>
          <w:szCs w:val="10"/>
          <w:rtl/>
        </w:rPr>
        <w:t xml:space="preserve"> </w:t>
      </w:r>
      <w:r w:rsidR="00860743" w:rsidRPr="00B31C92">
        <w:rPr>
          <w:rStyle w:val="afffff0"/>
          <w:rFonts w:cs="PFT_Frank" w:hint="eastAsia"/>
          <w:b/>
          <w:bCs/>
          <w:szCs w:val="10"/>
          <w:rtl/>
        </w:rPr>
        <w:t>זה</w:t>
      </w:r>
      <w:r w:rsidR="00860743" w:rsidRPr="00AA6C2C">
        <w:rPr>
          <w:rStyle w:val="afffff0"/>
          <w:rtl/>
        </w:rPr>
        <w:t xml:space="preserve"> מותר</w:t>
      </w:r>
      <w:r w:rsidR="00860743">
        <w:rPr>
          <w:rStyle w:val="afffff0"/>
          <w:rFonts w:hint="cs"/>
          <w:rtl/>
        </w:rPr>
        <w:t xml:space="preserve"> ברוב גויים</w:t>
      </w:r>
      <w:r w:rsidR="00860743" w:rsidRPr="00AA6C2C">
        <w:rPr>
          <w:rStyle w:val="afffff0"/>
          <w:rtl/>
        </w:rPr>
        <w:t xml:space="preserve">, </w:t>
      </w:r>
      <w:r w:rsidR="00860743">
        <w:rPr>
          <w:rStyle w:val="afffff0"/>
          <w:rFonts w:hint="cs"/>
          <w:rtl/>
        </w:rPr>
        <w:t>[</w:t>
      </w:r>
      <w:r w:rsidR="00860743" w:rsidRPr="00AA6C2C">
        <w:rPr>
          <w:rStyle w:val="afffff0"/>
          <w:rFonts w:hint="eastAsia"/>
          <w:rtl/>
        </w:rPr>
        <w:t>אבל</w:t>
      </w:r>
      <w:r w:rsidR="00860743" w:rsidRPr="00AA6C2C">
        <w:rPr>
          <w:rStyle w:val="afffff0"/>
          <w:rtl/>
        </w:rPr>
        <w:t xml:space="preserve"> </w:t>
      </w:r>
      <w:r w:rsidR="00860743" w:rsidRPr="00AA6C2C">
        <w:rPr>
          <w:rStyle w:val="afffff0"/>
          <w:rFonts w:hint="eastAsia"/>
          <w:rtl/>
        </w:rPr>
        <w:t>במחצה</w:t>
      </w:r>
      <w:r w:rsidR="00860743" w:rsidRPr="00AA6C2C">
        <w:rPr>
          <w:rStyle w:val="afffff0"/>
          <w:rtl/>
        </w:rPr>
        <w:t xml:space="preserve"> </w:t>
      </w:r>
      <w:r w:rsidR="00860743" w:rsidRPr="00AA6C2C">
        <w:rPr>
          <w:rStyle w:val="afffff0"/>
          <w:rFonts w:hint="eastAsia"/>
          <w:rtl/>
        </w:rPr>
        <w:t>ע</w:t>
      </w:r>
      <w:r w:rsidR="00860743" w:rsidRPr="00AA6C2C">
        <w:rPr>
          <w:rStyle w:val="afffff0"/>
          <w:rtl/>
        </w:rPr>
        <w:t xml:space="preserve">"מ </w:t>
      </w:r>
      <w:r w:rsidR="00860743" w:rsidRPr="00AA6C2C">
        <w:rPr>
          <w:rStyle w:val="afffff0"/>
          <w:rFonts w:hint="eastAsia"/>
          <w:rtl/>
        </w:rPr>
        <w:t>לא</w:t>
      </w:r>
      <w:r w:rsidR="00860743">
        <w:rPr>
          <w:rStyle w:val="afffff0"/>
          <w:rFonts w:hint="cs"/>
          <w:rtl/>
        </w:rPr>
        <w:t>]</w:t>
      </w:r>
      <w:r w:rsidR="00860743" w:rsidRPr="00AA6C2C">
        <w:rPr>
          <w:rStyle w:val="afffff0"/>
          <w:rtl/>
        </w:rPr>
        <w:t>.</w:t>
      </w:r>
    </w:p>
    <w:p w14:paraId="50F61EF6" w14:textId="56D0225D" w:rsidR="00860743" w:rsidRPr="00CF473C" w:rsidRDefault="00AB7D20" w:rsidP="00CF473C">
      <w:pPr>
        <w:pStyle w:val="afffd"/>
        <w:rPr>
          <w:rtl/>
        </w:rPr>
      </w:pPr>
      <w:ins w:id="9815" w:author="מספור קטעי משנה" w:date="2026-10-06T06:45:30Z">
        <w:r>
          <w:rPr>
            <w:rStyle w:val="MisparKeta"/>
          </w:rPr>
          <w:t xml:space="preserve">א. </w:t>
        </w:r>
      </w:ins>
      <w:bookmarkStart w:id="110" w:name="_Toc119352895"/>
      <w:r w:rsidRPr="00CF473C">
        <w:rPr>
          <w:rtl/>
        </w:rPr>
        <w:t xml:space="preserve">רוב ישראל </w:t>
      </w:r>
      <w:r w:rsidR="00860743" w:rsidRPr="00CF473C">
        <w:rPr>
          <w:rFonts w:hint="cs"/>
          <w:rtl/>
        </w:rPr>
        <w:t>-</w:t>
      </w:r>
      <w:r w:rsidRPr="00CF473C">
        <w:rPr>
          <w:rtl/>
        </w:rPr>
        <w:t xml:space="preserve"> ישראל</w:t>
      </w:r>
      <w:r w:rsidR="00860743" w:rsidRPr="00CF473C">
        <w:rPr>
          <w:rFonts w:hint="cs"/>
          <w:rtl/>
        </w:rPr>
        <w:t>.</w:t>
      </w:r>
      <w:bookmarkEnd w:id="110"/>
    </w:p>
    <w:p w14:paraId="21D23024" w14:textId="6E839DC1" w:rsidR="00AB7D20" w:rsidRPr="00C35A2C" w:rsidRDefault="00AB7D20" w:rsidP="00AA6C2C">
      <w:pPr>
        <w:ind w:left="0" w:firstLine="0"/>
        <w:rPr>
          <w:rtl/>
        </w:rPr>
      </w:pPr>
      <w:r w:rsidRPr="00E214EB">
        <w:rPr>
          <w:rtl/>
        </w:rPr>
        <w:t xml:space="preserve">להחזיר </w:t>
      </w:r>
      <w:r w:rsidRPr="00C35A2C">
        <w:rPr>
          <w:rtl/>
        </w:rPr>
        <w:t>לו אבידה</w:t>
      </w:r>
      <w:r w:rsidR="00860743">
        <w:rPr>
          <w:rFonts w:hint="cs"/>
          <w:rtl/>
        </w:rPr>
        <w:t xml:space="preserve"> </w:t>
      </w:r>
      <w:r w:rsidR="00860743" w:rsidRPr="00AA6C2C">
        <w:rPr>
          <w:rStyle w:val="afffff0"/>
          <w:rtl/>
        </w:rPr>
        <w:t xml:space="preserve">- </w:t>
      </w:r>
      <w:r w:rsidR="00BD4EEB">
        <w:rPr>
          <w:rStyle w:val="afffff0"/>
          <w:rFonts w:cs="PFT_Frank" w:hint="eastAsia"/>
          <w:b/>
          <w:bCs/>
          <w:szCs w:val="10"/>
          <w:rtl/>
        </w:rPr>
        <w:t>אף</w:t>
      </w:r>
      <w:r w:rsidR="00860743" w:rsidRPr="00B31C92">
        <w:rPr>
          <w:rStyle w:val="afffff0"/>
          <w:rFonts w:cs="PFT_Frank"/>
          <w:b/>
          <w:bCs/>
          <w:szCs w:val="10"/>
          <w:rtl/>
        </w:rPr>
        <w:t xml:space="preserve"> </w:t>
      </w:r>
      <w:r w:rsidR="00860743" w:rsidRPr="00B31C92">
        <w:rPr>
          <w:rStyle w:val="afffff0"/>
          <w:rFonts w:cs="PFT_Frank" w:hint="eastAsia"/>
          <w:b/>
          <w:bCs/>
          <w:szCs w:val="10"/>
          <w:rtl/>
        </w:rPr>
        <w:t>זה</w:t>
      </w:r>
      <w:r w:rsidR="00860743" w:rsidRPr="00AA6C2C">
        <w:rPr>
          <w:rStyle w:val="afffff0"/>
          <w:rtl/>
        </w:rPr>
        <w:t xml:space="preserve"> מותר בר</w:t>
      </w:r>
      <w:r w:rsidR="00860743" w:rsidRPr="00AA6C2C">
        <w:rPr>
          <w:rStyle w:val="afffff0"/>
          <w:rFonts w:hint="eastAsia"/>
          <w:rtl/>
        </w:rPr>
        <w:t>וב</w:t>
      </w:r>
      <w:r w:rsidR="00860743" w:rsidRPr="00AA6C2C">
        <w:rPr>
          <w:rStyle w:val="afffff0"/>
          <w:rtl/>
        </w:rPr>
        <w:t xml:space="preserve"> ישראל, [אבל במחצה </w:t>
      </w:r>
      <w:r w:rsidR="00860743">
        <w:rPr>
          <w:rStyle w:val="afffff0"/>
          <w:rFonts w:hint="cs"/>
          <w:rtl/>
        </w:rPr>
        <w:t xml:space="preserve">ע"מ </w:t>
      </w:r>
      <w:r w:rsidR="00860743" w:rsidRPr="00AA6C2C">
        <w:rPr>
          <w:rStyle w:val="afffff0"/>
          <w:rFonts w:hint="eastAsia"/>
          <w:rtl/>
        </w:rPr>
        <w:t>לא</w:t>
      </w:r>
      <w:r w:rsidR="00860743" w:rsidRPr="00AA6C2C">
        <w:rPr>
          <w:rStyle w:val="afffff0"/>
          <w:rtl/>
        </w:rPr>
        <w:t>].</w:t>
      </w:r>
    </w:p>
    <w:p w14:paraId="4962B3BB" w14:textId="04A76375" w:rsidR="00860743" w:rsidRDefault="00AB7D20" w:rsidP="00AA6C2C">
      <w:pPr>
        <w:pStyle w:val="afffd"/>
        <w:rPr>
          <w:rtl/>
        </w:rPr>
      </w:pPr>
      <w:ins w:id="9816" w:author="מספור קטעי משנה" w:date="2026-10-06T06:45:30Z">
        <w:r>
          <w:rPr>
            <w:rStyle w:val="MisparKeta"/>
          </w:rPr>
          <w:t xml:space="preserve">א. </w:t>
        </w:r>
      </w:ins>
      <w:bookmarkStart w:id="111" w:name="_Toc119352896"/>
      <w:r w:rsidRPr="00C35A2C">
        <w:rPr>
          <w:rtl/>
        </w:rPr>
        <w:t>מחצה על מחצה - ישראל</w:t>
      </w:r>
      <w:r w:rsidR="00860743">
        <w:rPr>
          <w:rFonts w:hint="cs"/>
          <w:rtl/>
        </w:rPr>
        <w:t>.</w:t>
      </w:r>
      <w:bookmarkEnd w:id="111"/>
    </w:p>
    <w:p w14:paraId="2BB101C7" w14:textId="3E8D5051" w:rsidR="00AB7D20" w:rsidRPr="00F71179" w:rsidRDefault="00AB7D20" w:rsidP="00AA6C2C">
      <w:pPr>
        <w:ind w:left="0" w:firstLine="0"/>
        <w:rPr>
          <w:rFonts w:ascii="Fb Fontext" w:hAnsi="Fb Fontext"/>
          <w:spacing w:val="-2"/>
          <w:rtl/>
        </w:rPr>
      </w:pPr>
      <w:r w:rsidRPr="00C35A2C">
        <w:rPr>
          <w:rFonts w:ascii="Fb Fontext" w:hAnsi="Fb Fontext"/>
          <w:rtl/>
        </w:rPr>
        <w:t>לנזקין</w:t>
      </w:r>
      <w:r w:rsidR="00860743">
        <w:rPr>
          <w:rFonts w:ascii="Fb Fontext" w:hAnsi="Fb Fontext" w:hint="cs"/>
          <w:rtl/>
        </w:rPr>
        <w:t xml:space="preserve"> </w:t>
      </w:r>
      <w:r w:rsidR="00860743" w:rsidRPr="00AA6C2C">
        <w:rPr>
          <w:rStyle w:val="afffff0"/>
          <w:rtl/>
        </w:rPr>
        <w:t xml:space="preserve">[וא"צ </w:t>
      </w:r>
      <w:r w:rsidR="00860743" w:rsidRPr="00AA6C2C">
        <w:rPr>
          <w:rStyle w:val="afffff0"/>
          <w:rFonts w:hint="eastAsia"/>
          <w:rtl/>
        </w:rPr>
        <w:t>רוב</w:t>
      </w:r>
      <w:r w:rsidR="00860743" w:rsidRPr="00E214EB">
        <w:rPr>
          <w:rStyle w:val="afffff0"/>
          <w:rFonts w:hint="cs"/>
          <w:rtl/>
        </w:rPr>
        <w:t xml:space="preserve"> ישראל, לכן חילק הבבות</w:t>
      </w:r>
      <w:r w:rsidR="00860743" w:rsidRPr="00AA6C2C">
        <w:rPr>
          <w:rStyle w:val="afffff0"/>
          <w:rtl/>
        </w:rPr>
        <w:t>],</w:t>
      </w:r>
      <w:r w:rsidR="00860743" w:rsidRPr="00AA6C2C">
        <w:rPr>
          <w:rtl/>
        </w:rPr>
        <w:t xml:space="preserve"> </w:t>
      </w:r>
      <w:r w:rsidR="00860743">
        <w:rPr>
          <w:rStyle w:val="affffe"/>
          <w:rFonts w:hint="cs"/>
          <w:rtl/>
        </w:rPr>
        <w:t>ו</w:t>
      </w:r>
      <w:r w:rsidRPr="00AA6C2C">
        <w:rPr>
          <w:rStyle w:val="affffe"/>
          <w:rFonts w:hint="eastAsia"/>
          <w:rtl/>
        </w:rPr>
        <w:t>היינו</w:t>
      </w:r>
      <w:r w:rsidR="00860743" w:rsidRPr="00AA6C2C">
        <w:rPr>
          <w:rtl/>
        </w:rPr>
        <w:t>:</w:t>
      </w:r>
      <w:r w:rsidRPr="00AA6C2C">
        <w:rPr>
          <w:rtl/>
        </w:rPr>
        <w:t xml:space="preserve"> </w:t>
      </w:r>
      <w:r w:rsidRPr="00AA6C2C">
        <w:rPr>
          <w:rFonts w:hint="eastAsia"/>
          <w:rtl/>
        </w:rPr>
        <w:t>נגח</w:t>
      </w:r>
      <w:r w:rsidRPr="00AA6C2C">
        <w:rPr>
          <w:rtl/>
        </w:rPr>
        <w:t xml:space="preserve"> </w:t>
      </w:r>
      <w:r w:rsidRPr="00CA108A">
        <w:rPr>
          <w:rFonts w:cs="PFT_Frank" w:hint="eastAsia"/>
          <w:b/>
          <w:bCs/>
          <w:szCs w:val="14"/>
          <w:rtl/>
        </w:rPr>
        <w:t>שור</w:t>
      </w:r>
      <w:r w:rsidR="00860743" w:rsidRPr="00CA108A">
        <w:rPr>
          <w:rFonts w:cs="PFT_Frank" w:hint="eastAsia"/>
          <w:b/>
          <w:bCs/>
          <w:szCs w:val="14"/>
          <w:rtl/>
        </w:rPr>
        <w:t>ו</w:t>
      </w:r>
      <w:r w:rsidRPr="00CA108A">
        <w:rPr>
          <w:rFonts w:cs="PFT_Frank"/>
          <w:b/>
          <w:bCs/>
          <w:szCs w:val="14"/>
          <w:rtl/>
        </w:rPr>
        <w:t xml:space="preserve"> </w:t>
      </w:r>
      <w:r w:rsidR="00860743" w:rsidRPr="00CA108A">
        <w:rPr>
          <w:rFonts w:cs="PFT_Frank" w:hint="eastAsia"/>
          <w:b/>
          <w:bCs/>
          <w:szCs w:val="14"/>
          <w:rtl/>
        </w:rPr>
        <w:t>לשור</w:t>
      </w:r>
      <w:r w:rsidR="00860743" w:rsidRPr="00CA108A">
        <w:rPr>
          <w:rFonts w:cs="PFT_Frank"/>
          <w:b/>
          <w:bCs/>
          <w:szCs w:val="14"/>
          <w:rtl/>
        </w:rPr>
        <w:t xml:space="preserve"> </w:t>
      </w:r>
      <w:r w:rsidRPr="00CA108A">
        <w:rPr>
          <w:rFonts w:cs="PFT_Frank" w:hint="eastAsia"/>
          <w:b/>
          <w:bCs/>
          <w:szCs w:val="14"/>
          <w:rtl/>
        </w:rPr>
        <w:t>ישראל</w:t>
      </w:r>
      <w:r w:rsidRPr="00AA6C2C">
        <w:rPr>
          <w:rtl/>
        </w:rPr>
        <w:t xml:space="preserve"> </w:t>
      </w:r>
      <w:r w:rsidR="00860743" w:rsidRPr="00AA6C2C">
        <w:rPr>
          <w:rtl/>
        </w:rPr>
        <w:t xml:space="preserve">- </w:t>
      </w:r>
      <w:r w:rsidRPr="00AA6C2C">
        <w:rPr>
          <w:rFonts w:hint="eastAsia"/>
          <w:rtl/>
        </w:rPr>
        <w:t>משלם</w:t>
      </w:r>
      <w:r w:rsidRPr="00AA6C2C">
        <w:rPr>
          <w:rtl/>
        </w:rPr>
        <w:t xml:space="preserve"> </w:t>
      </w:r>
      <w:r w:rsidRPr="00AA6C2C">
        <w:rPr>
          <w:rFonts w:hint="eastAsia"/>
          <w:rtl/>
        </w:rPr>
        <w:t>חצי</w:t>
      </w:r>
      <w:r w:rsidR="00860743" w:rsidRPr="00AA6C2C">
        <w:rPr>
          <w:rtl/>
        </w:rPr>
        <w:t>,</w:t>
      </w:r>
      <w:r w:rsidRPr="00AA6C2C">
        <w:rPr>
          <w:rtl/>
        </w:rPr>
        <w:t xml:space="preserve"> </w:t>
      </w:r>
      <w:r w:rsidR="0088689B">
        <w:rPr>
          <w:rFonts w:hint="cs"/>
          <w:rtl/>
        </w:rPr>
        <w:t xml:space="preserve"> </w:t>
      </w:r>
      <w:r w:rsidRPr="00AA6C2C">
        <w:rPr>
          <w:rFonts w:hint="eastAsia"/>
          <w:rtl/>
        </w:rPr>
        <w:t>ו</w:t>
      </w:r>
      <w:r w:rsidR="00B21B35">
        <w:rPr>
          <w:rFonts w:hint="cs"/>
          <w:rtl/>
        </w:rPr>
        <w:t>החצי השני</w:t>
      </w:r>
      <w:r w:rsidRPr="00AA6C2C">
        <w:rPr>
          <w:rtl/>
        </w:rPr>
        <w:t xml:space="preserve"> </w:t>
      </w:r>
      <w:r w:rsidR="00B21B35">
        <w:rPr>
          <w:rFonts w:hint="cs"/>
          <w:rtl/>
        </w:rPr>
        <w:t>'</w:t>
      </w:r>
      <w:r w:rsidRPr="00AA6C2C">
        <w:rPr>
          <w:rFonts w:hint="eastAsia"/>
          <w:rtl/>
        </w:rPr>
        <w:t>הבא</w:t>
      </w:r>
      <w:r w:rsidRPr="00AA6C2C">
        <w:rPr>
          <w:rtl/>
        </w:rPr>
        <w:t xml:space="preserve"> ראיה </w:t>
      </w:r>
      <w:r w:rsidR="00B21B35">
        <w:rPr>
          <w:rFonts w:hint="cs"/>
          <w:rtl/>
        </w:rPr>
        <w:t>שאיני</w:t>
      </w:r>
      <w:r w:rsidRPr="00AA6C2C">
        <w:rPr>
          <w:rtl/>
        </w:rPr>
        <w:t xml:space="preserve"> ישראל</w:t>
      </w:r>
      <w:r w:rsidR="00B21B35">
        <w:rPr>
          <w:rFonts w:hint="cs"/>
          <w:rtl/>
        </w:rPr>
        <w:t>'.</w:t>
      </w:r>
    </w:p>
    <w:p w14:paraId="409DF2CE" w14:textId="2FC7735D" w:rsidR="003B4ACE" w:rsidRPr="00C54C7E" w:rsidRDefault="00973D74" w:rsidP="008624B4">
      <w:pPr>
        <w:pStyle w:val="afffd"/>
        <w:jc w:val="center"/>
        <w:rPr>
          <w:rtl/>
        </w:rPr>
        <w:sectPr w:rsidR="003B4ACE" w:rsidRPr="00C54C7E" w:rsidSect="003156E1">
          <w:headerReference w:type="even" r:id="rId8"/>
          <w:headerReference w:type="default" r:id="rId9"/>
          <w:footerReference w:type="even" r:id="rId10"/>
          <w:footerReference w:type="default" r:id="rId11"/>
          <w:pgSz w:w="4536" w:h="6804" w:code="8"/>
          <w:pgMar w:top="284" w:right="567" w:bottom="284" w:left="567" w:header="284" w:footer="284" w:gutter="0"/>
          <w:cols w:space="720"/>
          <w:bidi/>
          <w:rtlGutter/>
          <w:docGrid w:linePitch="360"/>
        </w:sectPr>
      </w:pPr>
      <w:ins w:id="9817" w:author="מספור קטעי משנה" w:date="2026-10-06T06:45:30Z">
        <w:r>
          <w:rPr>
            <w:rStyle w:val="MisparKeta"/>
          </w:rPr>
          <w:t xml:space="preserve">א. </w:t>
        </w:r>
      </w:ins>
      <w:bookmarkStart w:id="112" w:name="_Toc119352897"/>
      <w:r>
        <w:rPr>
          <w:rFonts w:hint="cs"/>
          <w:rtl/>
        </w:rPr>
        <w:t>הדרן עלך בתולה נשאת</w:t>
      </w:r>
      <w:bookmarkEnd w:id="112"/>
    </w:p>
    <w:p w14:paraId="5B0E8F26" w14:textId="77777777" w:rsidR="00AB7D20" w:rsidRDefault="00AB7D20" w:rsidP="00AB7D20">
      <w:pPr>
        <w:pStyle w:val="afff2"/>
        <w:framePr w:wrap="around"/>
        <w:spacing w:line="276" w:lineRule="auto"/>
        <w:rPr>
          <w:del w:id="41042" w:author="Claude" w:date="2026-10-07T09:24:54Z"/>
          <w:rFonts w:ascii="Fb Fontext" w:hAnsi="Fb Fontext"/>
          <w:rtl/>
        </w:rPr>
      </w:pPr>
      <w:del w:id="41041" w:author="Claude" w:date="2026-10-07T09:24:54Z">
        <w:r w:rsidRPr="00C35A2C">
          <w:rPr>
            <w:rFonts w:ascii="Fb Fontext" w:hAnsi="Fb Fontext" w:hint="cs"/>
            <w:rtl/>
          </w:rPr>
          <w:lastRenderedPageBreak/>
          <w:delText xml:space="preserve">פרק שני</w:delText>
        </w:r>
      </w:del>
    </w:p>
    <w:p w14:paraId="58969CD7" w14:textId="77777777" w:rsidR="00AB7D20" w:rsidRPr="00C35A2C" w:rsidRDefault="00AB7D20" w:rsidP="00E26091">
      <w:pPr>
        <w:pStyle w:val="afff"/>
        <w:framePr w:wrap="around"/>
        <w:rPr>
          <w:rtl/>
        </w:rPr>
      </w:pPr>
      <w:bookmarkStart w:id="113" w:name="_Toc119352898"/>
      <w:r w:rsidRPr="00C35A2C">
        <w:rPr>
          <w:rFonts w:hint="cs"/>
          <w:rtl/>
        </w:rPr>
        <w:t>טו:</w:t>
      </w:r>
      <w:bookmarkEnd w:id="113"/>
    </w:p>
    <w:p w14:paraId="250BBD7F" w14:textId="77777777" w:rsidR="00AB7D20" w:rsidRPr="00C35A2C" w:rsidRDefault="00AB7D20" w:rsidP="00AB7D20">
      <w:pPr>
        <w:pStyle w:val="afff3"/>
        <w:framePr w:wrap="around"/>
        <w:spacing w:line="276" w:lineRule="auto"/>
        <w:rPr>
          <w:del w:id="41044" w:author="Claude" w:date="2026-10-07T09:24:54Z"/>
          <w:rtl/>
        </w:rPr>
      </w:pPr>
      <w:del w:id="41043" w:author="Claude" w:date="2026-10-07T09:24:54Z">
        <w:r w:rsidRPr="00C35A2C">
          <w:rPr>
            <w:rFonts w:hint="cs"/>
            <w:rtl/>
          </w:rPr>
          <w:delText xml:space="preserve">האשה שנתארמלה</w:delText>
        </w:r>
      </w:del>
    </w:p>
    <w:p w14:paraId="4E717F5C" w14:textId="77777777" w:rsidR="00AB7D20" w:rsidRPr="00C35A2C" w:rsidRDefault="00AB7D20" w:rsidP="00AB7D20">
      <w:pPr>
        <w:pStyle w:val="afff4"/>
        <w:framePr w:wrap="around"/>
        <w:spacing w:after="0" w:line="276" w:lineRule="auto"/>
        <w:rPr>
          <w:rtl/>
        </w:rPr>
      </w:pPr>
      <w:r w:rsidRPr="00C35A2C">
        <w:rPr>
          <w:rFonts w:hint="cs"/>
          <w:rtl/>
        </w:rPr>
        <w:t>טו: - כח:</w:t>
      </w:r>
    </w:p>
    <w:p w14:paraId="22CFBB51" w14:textId="408D4668" w:rsidR="00ED3406" w:rsidRDefault="00AB7D20" w:rsidP="00CF473C">
      <w:pPr>
        <w:pStyle w:val="afffff4"/>
        <w:rPr>
          <w:rtl/>
        </w:rPr>
      </w:pPr>
      <w:ins w:id="9818" w:author="מספור קטעי משנה" w:date="2026-10-06T06:45:30Z">
        <w:r>
          <w:rPr>
            <w:rStyle w:val="MisparKeta"/>
          </w:rPr>
          <w:t xml:space="preserve">א. </w:t>
        </w:r>
      </w:ins>
      <w:bookmarkStart w:id="114" w:name="_Toc119352899"/>
      <w:r w:rsidRPr="00C35A2C">
        <w:rPr>
          <w:rtl/>
        </w:rPr>
        <w:t>האשה שנתארמלה או נתגרשה</w:t>
      </w:r>
      <w:r w:rsidR="00ED3406">
        <w:rPr>
          <w:rFonts w:hint="cs"/>
          <w:rtl/>
        </w:rPr>
        <w:t>:</w:t>
      </w:r>
      <w:bookmarkEnd w:id="114"/>
    </w:p>
    <w:p>
      <w:pPr>
        <w:pStyle w:val="PetichatPerek"/>
        <w:rPr>
          <w:ins w:id="41040" w:author="Claude" w:date="2026-10-07T09:24:54Z"/>
        </w:rPr>
      </w:pPr>
      <w:ins w:id="41039" w:author="Claude" w:date="2026-10-07T09:24:54Z">
        <w:r>
          <w:rPr>
            <w:rFonts w:ascii="Fb Fontext" w:hAnsi="Fb Fontext" w:hint="cs"/>
            <w:rtl/>
          </w:rPr>
          <w:t xml:space="preserve">פרק שני</w:t>
        </w:r>
        <w:r>
          <w:rPr>
            <w:rFonts w:ascii="Fb Fontext" w:hAnsi="Fb Fontext" w:hint="cs"/>
            <w:rtl/>
          </w:rPr>
          <w:t xml:space="preserve"> - </w:t>
        </w:r>
        <w:r>
          <w:rPr>
            <w:rFonts w:hint="cs"/>
            <w:rtl/>
          </w:rPr>
          <w:t xml:space="preserve">האשה שנתארמלה</w:t>
        </w:r>
      </w:ins>
    </w:p>
    <w:p>
      <w:pPr>
        <w:pStyle w:val="MishnaBatzad"/>
        <w:rPr>
          <w:ins w:id="20376" w:author="קלוד" w:date="2026-10-06T10:09:07Z"/>
        </w:rPr>
      </w:pPr>
      <w:ins w:id="20375" w:author="קלוד" w:date="2026-10-06T10:09:07Z">
        <w:r>
          <w:t xml:space="preserve">משנה א</w:t>
        </w:r>
      </w:ins>
    </w:p>
    <w:p w14:paraId="63C46111" w14:textId="2F7F5BA5" w:rsidR="00ED3406" w:rsidRDefault="00AB7D20" w:rsidP="00ED3406">
      <w:pPr>
        <w:pStyle w:val="afff5"/>
        <w:rPr>
          <w:b/>
          <w:spacing w:val="-2"/>
          <w:rtl/>
        </w:rPr>
      </w:pPr>
      <w:r w:rsidRPr="00C35A2C">
        <w:rPr>
          <w:b/>
          <w:rtl/>
        </w:rPr>
        <w:t xml:space="preserve">היא </w:t>
      </w:r>
      <w:r w:rsidR="00ED3406">
        <w:rPr>
          <w:rFonts w:hint="cs"/>
          <w:b/>
          <w:rtl/>
        </w:rPr>
        <w:t>'</w:t>
      </w:r>
      <w:r w:rsidRPr="00C35A2C">
        <w:rPr>
          <w:b/>
          <w:rtl/>
        </w:rPr>
        <w:t>בתולה נשאתני</w:t>
      </w:r>
      <w:r w:rsidR="00ED3406">
        <w:rPr>
          <w:rFonts w:hint="cs"/>
          <w:b/>
          <w:rtl/>
        </w:rPr>
        <w:t>'</w:t>
      </w:r>
      <w:r w:rsidRPr="00C35A2C">
        <w:rPr>
          <w:b/>
          <w:rtl/>
        </w:rPr>
        <w:t>, והוא</w:t>
      </w:r>
      <w:r w:rsidRPr="00FC54B9">
        <w:rPr>
          <w:b/>
          <w:spacing w:val="-2"/>
          <w:rtl/>
        </w:rPr>
        <w:t xml:space="preserve"> </w:t>
      </w:r>
      <w:r w:rsidR="00ED3406">
        <w:rPr>
          <w:rFonts w:hint="cs"/>
          <w:b/>
          <w:spacing w:val="-2"/>
          <w:rtl/>
        </w:rPr>
        <w:t>'</w:t>
      </w:r>
      <w:r w:rsidRPr="00FC54B9">
        <w:rPr>
          <w:b/>
          <w:spacing w:val="-2"/>
          <w:rtl/>
        </w:rPr>
        <w:t>אלמנה נשאתיך</w:t>
      </w:r>
      <w:r w:rsidR="00ED3406">
        <w:rPr>
          <w:rFonts w:hint="cs"/>
          <w:b/>
          <w:spacing w:val="-2"/>
          <w:rtl/>
        </w:rPr>
        <w:t>' -</w:t>
      </w:r>
    </w:p>
    <w:p w14:paraId="0E79201D" w14:textId="43EB87BB" w:rsidR="00AB7D20" w:rsidRPr="00C35A2C" w:rsidRDefault="00AB7D20" w:rsidP="005967A6">
      <w:pPr>
        <w:pStyle w:val="afff5"/>
        <w:rPr>
          <w:b/>
          <w:rtl/>
        </w:rPr>
      </w:pPr>
      <w:bookmarkStart w:id="115" w:name="_Toc119352900"/>
      <w:r w:rsidRPr="00CF473C">
        <w:rPr>
          <w:rStyle w:val="afffff5"/>
          <w:rtl/>
        </w:rPr>
        <w:t>יש עדים שיצאת בהינומא וראשה פרוע</w:t>
      </w:r>
      <w:bookmarkEnd w:id="115"/>
      <w:r w:rsidRPr="00FC54B9">
        <w:rPr>
          <w:b/>
          <w:spacing w:val="-2"/>
          <w:rtl/>
        </w:rPr>
        <w:t xml:space="preserve"> - כתובתה מאתים.</w:t>
      </w:r>
    </w:p>
    <w:p w14:paraId="57D1B334" w14:textId="0662F7DA" w:rsidR="00AB7D20" w:rsidRPr="00C35A2C" w:rsidRDefault="00AB7D20" w:rsidP="00AB7D20">
      <w:pPr>
        <w:pStyle w:val="afff5"/>
        <w:rPr>
          <w:b/>
          <w:rtl/>
        </w:rPr>
      </w:pPr>
      <w:r w:rsidRPr="00AA6C2C">
        <w:rPr>
          <w:rStyle w:val="TanaimMishna"/>
          <w:rtl/>
          <w:rPrChange w:id="20059" w:author="קלוד" w:date="2026-10-06T10:09:07Z">
            <w:rPr>
              <w:rStyle w:val="affffe"/>
              <w:rtl/>
            </w:rPr>
          </w:rPrChange>
        </w:rPr>
        <w:t>ריב</w:t>
      </w:r>
      <w:r w:rsidR="00ED3406" w:rsidRPr="00AA6C2C">
        <w:rPr>
          <w:rStyle w:val="TanaimMishna"/>
          <w:rtl/>
          <w:rPrChange w:id="20060" w:author="קלוד" w:date="2026-10-06T10:09:07Z">
            <w:rPr>
              <w:rStyle w:val="affffe"/>
              <w:rtl/>
            </w:rPr>
          </w:rPrChange>
        </w:rPr>
        <w:t>"</w:t>
      </w:r>
      <w:r w:rsidRPr="00AA6C2C">
        <w:rPr>
          <w:rStyle w:val="TanaimMishna"/>
          <w:rtl/>
          <w:rPrChange w:id="20061" w:author="קלוד" w:date="2026-10-06T10:09:07Z">
            <w:rPr>
              <w:rStyle w:val="affffe"/>
              <w:rtl/>
            </w:rPr>
          </w:rPrChange>
        </w:rPr>
        <w:t>ב:</w:t>
      </w:r>
      <w:r w:rsidRPr="00C35A2C">
        <w:rPr>
          <w:b/>
          <w:rtl/>
        </w:rPr>
        <w:t xml:space="preserve"> אף חילוק קליות ראיה.</w:t>
      </w:r>
    </w:p>
    <w:p w14:paraId="72B8490E" w14:textId="71BDAE8E" w:rsidR="00ED3406" w:rsidRDefault="00AB7D20" w:rsidP="00AB7D20">
      <w:pPr>
        <w:pStyle w:val="afff5"/>
        <w:rPr>
          <w:b/>
          <w:rtl/>
        </w:rPr>
      </w:pPr>
      <w:r w:rsidRPr="00AA6C2C">
        <w:rPr>
          <w:rStyle w:val="TanaimMishna"/>
          <w:rtl/>
          <w:rPrChange w:id="20062" w:author="קלוד" w:date="2026-10-06T10:09:07Z">
            <w:rPr>
              <w:rStyle w:val="affffe"/>
              <w:rtl/>
            </w:rPr>
          </w:rPrChange>
        </w:rPr>
        <w:t>ומודה רבי יהושע</w:t>
      </w:r>
      <w:r w:rsidR="00ED3406">
        <w:rPr>
          <w:rStyle w:val="TanaimMishna"/>
          <w:rFonts w:hint="cs"/>
          <w:rtl/>
          <w:rPrChange w:id="20063" w:author="קלוד" w:date="2026-10-06T10:09:07Z">
            <w:rPr>
              <w:rStyle w:val="affffe"/>
              <w:rFonts w:hint="cs"/>
              <w:rtl/>
            </w:rPr>
          </w:rPrChange>
        </w:rPr>
        <w:t>:</w:t>
      </w:r>
      <w:r w:rsidRPr="00C35A2C">
        <w:rPr>
          <w:b/>
          <w:rtl/>
        </w:rPr>
        <w:t xml:space="preserve"> </w:t>
      </w:r>
      <w:r w:rsidR="00ED3406" w:rsidRPr="00CF473C">
        <w:rPr>
          <w:rStyle w:val="afffff5"/>
          <w:rFonts w:hint="cs"/>
          <w:rtl/>
        </w:rPr>
        <w:t>'</w:t>
      </w:r>
      <w:r w:rsidRPr="00CF473C">
        <w:rPr>
          <w:rStyle w:val="afffff5"/>
          <w:rtl/>
        </w:rPr>
        <w:t>שדה זו של אביך היתה</w:t>
      </w:r>
      <w:r w:rsidR="00ED3406">
        <w:rPr>
          <w:rFonts w:hint="cs"/>
          <w:b/>
          <w:rtl/>
        </w:rPr>
        <w:t>,</w:t>
      </w:r>
      <w:r w:rsidRPr="00C35A2C">
        <w:rPr>
          <w:b/>
          <w:rtl/>
        </w:rPr>
        <w:t xml:space="preserve"> ולקחתיה</w:t>
      </w:r>
      <w:r w:rsidR="00ED3406">
        <w:rPr>
          <w:rFonts w:hint="cs"/>
          <w:b/>
          <w:rtl/>
        </w:rPr>
        <w:t>'</w:t>
      </w:r>
      <w:r w:rsidRPr="00C35A2C">
        <w:rPr>
          <w:b/>
          <w:rtl/>
        </w:rPr>
        <w:t xml:space="preserve"> - נאמן,</w:t>
      </w:r>
    </w:p>
    <w:p w14:paraId="22D4B459" w14:textId="14DE7B9E" w:rsidR="00AB7D20" w:rsidRPr="00C35A2C" w:rsidRDefault="00ED3406" w:rsidP="00AB7D20">
      <w:pPr>
        <w:pStyle w:val="afff5"/>
        <w:rPr>
          <w:b/>
          <w:rtl/>
        </w:rPr>
      </w:pPr>
      <w:r>
        <w:rPr>
          <w:rFonts w:hint="cs"/>
          <w:b/>
          <w:rtl/>
        </w:rPr>
        <w:t xml:space="preserve">                      </w:t>
      </w:r>
      <w:r w:rsidR="00AB7D20" w:rsidRPr="00C35A2C">
        <w:rPr>
          <w:b/>
          <w:rtl/>
        </w:rPr>
        <w:t>שהפה שאסר הוא הפה שהתיר.</w:t>
      </w:r>
    </w:p>
    <w:p w14:paraId="02BF0321" w14:textId="6D26324E" w:rsidR="00AB7D20" w:rsidRDefault="00ED3406" w:rsidP="00AA6C2C">
      <w:pPr>
        <w:pStyle w:val="afff5"/>
        <w:rPr>
          <w:rtl/>
        </w:rPr>
      </w:pPr>
      <w:r>
        <w:rPr>
          <w:rFonts w:hint="cs"/>
          <w:b/>
          <w:rtl/>
        </w:rPr>
        <w:t xml:space="preserve">       </w:t>
      </w:r>
      <w:bookmarkStart w:id="116" w:name="_Toc119352901"/>
      <w:r w:rsidR="00AB7D20" w:rsidRPr="00CF473C">
        <w:rPr>
          <w:rStyle w:val="afffff5"/>
          <w:rtl/>
        </w:rPr>
        <w:t>יש עדים שהי</w:t>
      </w:r>
      <w:r w:rsidRPr="00CF473C">
        <w:rPr>
          <w:rStyle w:val="afffff5"/>
          <w:rFonts w:hint="cs"/>
          <w:rtl/>
        </w:rPr>
        <w:t>תה</w:t>
      </w:r>
      <w:r w:rsidR="00AB7D20" w:rsidRPr="00CF473C">
        <w:rPr>
          <w:rStyle w:val="afffff5"/>
          <w:rtl/>
        </w:rPr>
        <w:t xml:space="preserve"> של אביו</w:t>
      </w:r>
      <w:bookmarkEnd w:id="116"/>
      <w:r w:rsidR="00AB7D20" w:rsidRPr="00C35A2C">
        <w:rPr>
          <w:b/>
          <w:rtl/>
        </w:rPr>
        <w:t xml:space="preserve">, והוא </w:t>
      </w:r>
      <w:r>
        <w:rPr>
          <w:rFonts w:hint="cs"/>
          <w:b/>
          <w:rtl/>
        </w:rPr>
        <w:t>'</w:t>
      </w:r>
      <w:r w:rsidR="00AB7D20" w:rsidRPr="00C35A2C">
        <w:rPr>
          <w:b/>
          <w:rtl/>
        </w:rPr>
        <w:t>לקחתיה</w:t>
      </w:r>
      <w:r>
        <w:rPr>
          <w:rFonts w:hint="cs"/>
          <w:b/>
          <w:rtl/>
        </w:rPr>
        <w:t>'</w:t>
      </w:r>
      <w:r w:rsidR="00AB7D20" w:rsidRPr="00C35A2C">
        <w:rPr>
          <w:b/>
          <w:rtl/>
        </w:rPr>
        <w:t xml:space="preserve"> - אינו נאמן.</w:t>
      </w:r>
    </w:p>
    <w:p w14:paraId="1DF4D969" w14:textId="43423147" w:rsidR="005967A6" w:rsidRPr="006D5126" w:rsidRDefault="005967A6" w:rsidP="00F1680A">
      <w:pPr>
        <w:pStyle w:val="affffb"/>
        <w:rPr>
          <w:spacing w:val="0"/>
          <w:rtl/>
        </w:rPr>
      </w:pPr>
      <w:bookmarkStart w:id="117" w:name="_Toc119352902"/>
      <w:r w:rsidRPr="006D5126">
        <w:rPr>
          <w:rFonts w:hint="eastAsia"/>
          <w:spacing w:val="0"/>
          <w:rtl/>
        </w:rPr>
        <w:t>אם</w:t>
      </w:r>
      <w:r w:rsidRPr="006D5126">
        <w:rPr>
          <w:spacing w:val="0"/>
          <w:rtl/>
        </w:rPr>
        <w:t xml:space="preserve"> </w:t>
      </w:r>
      <w:r w:rsidRPr="006D5126">
        <w:rPr>
          <w:rFonts w:hint="eastAsia"/>
          <w:spacing w:val="0"/>
          <w:rtl/>
        </w:rPr>
        <w:t>הרישא</w:t>
      </w:r>
      <w:r w:rsidRPr="006D5126">
        <w:rPr>
          <w:spacing w:val="0"/>
          <w:rtl/>
        </w:rPr>
        <w:t xml:space="preserve"> </w:t>
      </w:r>
      <w:r w:rsidR="00BD4EEB" w:rsidRPr="006D5126">
        <w:rPr>
          <w:rFonts w:hint="eastAsia"/>
          <w:spacing w:val="0"/>
          <w:rtl/>
        </w:rPr>
        <w:t>אף</w:t>
      </w:r>
      <w:r w:rsidRPr="006D5126">
        <w:rPr>
          <w:spacing w:val="0"/>
          <w:rtl/>
        </w:rPr>
        <w:t xml:space="preserve"> </w:t>
      </w:r>
      <w:r w:rsidRPr="006D5126">
        <w:rPr>
          <w:rFonts w:hint="eastAsia"/>
          <w:spacing w:val="0"/>
          <w:rtl/>
        </w:rPr>
        <w:t>לר</w:t>
      </w:r>
      <w:r w:rsidRPr="006D5126">
        <w:rPr>
          <w:spacing w:val="0"/>
          <w:rtl/>
        </w:rPr>
        <w:t>"ג</w:t>
      </w:r>
      <w:bookmarkEnd w:id="117"/>
    </w:p>
    <w:p w14:paraId="74E7B591" w14:textId="18AA7DD1" w:rsidR="00AB7D20" w:rsidRDefault="005967A6" w:rsidP="00AB7D20">
      <w:pPr>
        <w:rPr>
          <w:rFonts w:ascii="Fb Fontext" w:hAnsi="Fb Fontext"/>
          <w:sz w:val="32"/>
          <w:rtl/>
        </w:rPr>
      </w:pPr>
      <w:r w:rsidRPr="00AA6C2C">
        <w:rPr>
          <w:rStyle w:val="affffe"/>
          <w:rFonts w:hint="eastAsia"/>
          <w:rtl/>
        </w:rPr>
        <w:t>אף</w:t>
      </w:r>
      <w:r w:rsidR="00AB7D20" w:rsidRPr="00AA6C2C">
        <w:rPr>
          <w:rStyle w:val="affffe"/>
          <w:rtl/>
        </w:rPr>
        <w:t xml:space="preserve"> כר"</w:t>
      </w:r>
      <w:r w:rsidR="00AB7D20" w:rsidRPr="00AA6C2C">
        <w:rPr>
          <w:rStyle w:val="affffe"/>
          <w:rFonts w:hint="eastAsia"/>
          <w:rtl/>
        </w:rPr>
        <w:t>ג</w:t>
      </w:r>
      <w:r w:rsidRPr="00AA6C2C">
        <w:rPr>
          <w:rStyle w:val="affffe"/>
          <w:rtl/>
        </w:rPr>
        <w:t>:</w:t>
      </w:r>
      <w:r w:rsidR="00AB7D20" w:rsidRPr="00C35A2C">
        <w:rPr>
          <w:rFonts w:ascii="Fb Fontext" w:hAnsi="Fb Fontext" w:hint="cs"/>
          <w:sz w:val="32"/>
          <w:rtl/>
        </w:rPr>
        <w:t xml:space="preserve"> ד</w:t>
      </w:r>
      <w:r w:rsidR="00AB7D20">
        <w:rPr>
          <w:rFonts w:ascii="Fb Fontext" w:hAnsi="Fb Fontext" w:hint="cs"/>
          <w:sz w:val="32"/>
          <w:rtl/>
        </w:rPr>
        <w:t>נאמנת</w:t>
      </w:r>
      <w:r w:rsidR="00AB7D20" w:rsidRPr="00C35A2C">
        <w:rPr>
          <w:rFonts w:ascii="Fb Fontext" w:hAnsi="Fb Fontext" w:hint="cs"/>
          <w:sz w:val="32"/>
          <w:rtl/>
        </w:rPr>
        <w:t xml:space="preserve"> </w:t>
      </w:r>
      <w:r w:rsidRPr="00AA6C2C">
        <w:rPr>
          <w:rStyle w:val="afffff0"/>
          <w:rFonts w:hint="eastAsia"/>
          <w:rtl/>
        </w:rPr>
        <w:t>ב</w:t>
      </w:r>
      <w:r w:rsidRPr="00AA6C2C">
        <w:rPr>
          <w:rStyle w:val="afffff0"/>
          <w:rtl/>
        </w:rPr>
        <w:t>'נאנסתי'</w:t>
      </w:r>
      <w:r w:rsidR="00AB7D20" w:rsidRPr="00AA6C2C">
        <w:rPr>
          <w:rStyle w:val="afffff0"/>
          <w:rtl/>
        </w:rPr>
        <w:t xml:space="preserve"> בל</w:t>
      </w:r>
      <w:r w:rsidRPr="00AA6C2C">
        <w:rPr>
          <w:rStyle w:val="afffff0"/>
          <w:rFonts w:hint="eastAsia"/>
          <w:rtl/>
        </w:rPr>
        <w:t>י</w:t>
      </w:r>
      <w:r w:rsidR="00AB7D20" w:rsidRPr="00AA6C2C">
        <w:rPr>
          <w:rStyle w:val="afffff0"/>
          <w:rtl/>
        </w:rPr>
        <w:t xml:space="preserve"> עדים,</w:t>
      </w:r>
      <w:r w:rsidR="00AB7D20" w:rsidRPr="00C35A2C">
        <w:rPr>
          <w:rFonts w:ascii="Fb Fontext" w:hAnsi="Fb Fontext" w:hint="cs"/>
          <w:sz w:val="32"/>
          <w:rtl/>
        </w:rPr>
        <w:t xml:space="preserve"> </w:t>
      </w:r>
      <w:r>
        <w:rPr>
          <w:rFonts w:ascii="Fb Fontext" w:hAnsi="Fb Fontext" w:hint="cs"/>
          <w:sz w:val="32"/>
          <w:rtl/>
        </w:rPr>
        <w:t>ש</w:t>
      </w:r>
      <w:r w:rsidR="00AB7D20" w:rsidRPr="00C35A2C">
        <w:rPr>
          <w:rFonts w:ascii="Fb Fontext" w:hAnsi="Fb Fontext" w:hint="cs"/>
          <w:sz w:val="32"/>
          <w:rtl/>
        </w:rPr>
        <w:t>ם ברי ושמא</w:t>
      </w:r>
      <w:r>
        <w:rPr>
          <w:rFonts w:ascii="Fb Fontext" w:hAnsi="Fb Fontext" w:hint="cs"/>
          <w:sz w:val="32"/>
          <w:rtl/>
        </w:rPr>
        <w:t xml:space="preserve"> </w:t>
      </w:r>
      <w:r w:rsidRPr="00CA108A">
        <w:rPr>
          <w:rFonts w:ascii="Fb Fontext" w:hAnsi="Fb Fontext" w:cs="PFT_Frank" w:hint="eastAsia"/>
          <w:b/>
          <w:bCs/>
          <w:sz w:val="32"/>
          <w:szCs w:val="14"/>
          <w:rtl/>
        </w:rPr>
        <w:t>כאן</w:t>
      </w:r>
      <w:r w:rsidRPr="00CA108A">
        <w:rPr>
          <w:rFonts w:ascii="Fb Fontext" w:hAnsi="Fb Fontext" w:cs="PFT_Frank"/>
          <w:b/>
          <w:bCs/>
          <w:sz w:val="32"/>
          <w:szCs w:val="14"/>
          <w:rtl/>
        </w:rPr>
        <w:t xml:space="preserve"> </w:t>
      </w:r>
      <w:r w:rsidRPr="00CA108A">
        <w:rPr>
          <w:rFonts w:ascii="Fb Fontext" w:hAnsi="Fb Fontext" w:cs="PFT_Frank" w:hint="eastAsia"/>
          <w:b/>
          <w:bCs/>
          <w:sz w:val="32"/>
          <w:szCs w:val="14"/>
          <w:rtl/>
        </w:rPr>
        <w:t>ברי</w:t>
      </w:r>
      <w:r w:rsidRPr="00CA108A">
        <w:rPr>
          <w:rFonts w:ascii="Fb Fontext" w:hAnsi="Fb Fontext" w:cs="PFT_Frank"/>
          <w:b/>
          <w:bCs/>
          <w:sz w:val="32"/>
          <w:szCs w:val="14"/>
          <w:rtl/>
        </w:rPr>
        <w:t xml:space="preserve"> </w:t>
      </w:r>
      <w:r w:rsidRPr="00CA108A">
        <w:rPr>
          <w:rFonts w:ascii="Fb Fontext" w:hAnsi="Fb Fontext" w:cs="PFT_Frank" w:hint="eastAsia"/>
          <w:b/>
          <w:bCs/>
          <w:sz w:val="32"/>
          <w:szCs w:val="14"/>
          <w:rtl/>
        </w:rPr>
        <w:t>וברי</w:t>
      </w:r>
      <w:r>
        <w:rPr>
          <w:rFonts w:ascii="Fb Fontext" w:hAnsi="Fb Fontext" w:hint="cs"/>
          <w:sz w:val="32"/>
          <w:rtl/>
        </w:rPr>
        <w:t>,</w:t>
      </w:r>
    </w:p>
    <w:p w14:paraId="782D7ECD" w14:textId="3589FD56" w:rsidR="00AB7D20" w:rsidRDefault="00AB7D20" w:rsidP="00AB7D20">
      <w:pPr>
        <w:rPr>
          <w:rFonts w:ascii="Fb Fontext" w:hAnsi="Fb Fontext"/>
          <w:rtl/>
        </w:rPr>
      </w:pPr>
      <w:r w:rsidRPr="00AA6C2C">
        <w:rPr>
          <w:rStyle w:val="affffe"/>
          <w:rFonts w:hint="eastAsia"/>
          <w:rtl/>
        </w:rPr>
        <w:t>ו</w:t>
      </w:r>
      <w:r w:rsidR="005967A6" w:rsidRPr="00AA6C2C">
        <w:rPr>
          <w:rStyle w:val="affffe"/>
          <w:rFonts w:hint="eastAsia"/>
          <w:rtl/>
        </w:rPr>
        <w:t>המקשן</w:t>
      </w:r>
      <w:r w:rsidR="005967A6" w:rsidRPr="00AA6C2C">
        <w:rPr>
          <w:rStyle w:val="affffe"/>
          <w:rtl/>
        </w:rPr>
        <w:t>:</w:t>
      </w:r>
      <w:r w:rsidRPr="00C35A2C">
        <w:rPr>
          <w:rFonts w:ascii="Fb Fontext" w:hAnsi="Fb Fontext" w:hint="cs"/>
          <w:rtl/>
        </w:rPr>
        <w:t xml:space="preserve"> </w:t>
      </w:r>
      <w:r w:rsidR="005967A6">
        <w:rPr>
          <w:rFonts w:ascii="Fb Fontext" w:hAnsi="Fb Fontext" w:hint="cs"/>
          <w:rtl/>
        </w:rPr>
        <w:t>'</w:t>
      </w:r>
      <w:r w:rsidRPr="00C35A2C">
        <w:rPr>
          <w:rFonts w:ascii="Fb Fontext" w:hAnsi="Fb Fontext" w:hint="cs"/>
          <w:rtl/>
        </w:rPr>
        <w:t>רוב נשים בתולות נישאות</w:t>
      </w:r>
      <w:r w:rsidR="005967A6">
        <w:rPr>
          <w:rFonts w:ascii="Fb Fontext" w:hAnsi="Fb Fontext" w:hint="cs"/>
          <w:rtl/>
        </w:rPr>
        <w:t>'</w:t>
      </w:r>
      <w:r w:rsidRPr="00C35A2C">
        <w:rPr>
          <w:rFonts w:ascii="Fb Fontext" w:hAnsi="Fb Fontext" w:hint="cs"/>
          <w:rtl/>
        </w:rPr>
        <w:t xml:space="preserve"> </w:t>
      </w:r>
      <w:r w:rsidRPr="00CA108A">
        <w:rPr>
          <w:rFonts w:ascii="Fb Fontext" w:hAnsi="Fb Fontext" w:cs="PFT_Frank" w:hint="eastAsia"/>
          <w:b/>
          <w:bCs/>
          <w:szCs w:val="14"/>
          <w:rtl/>
        </w:rPr>
        <w:t>כברי</w:t>
      </w:r>
      <w:r w:rsidRPr="00CA108A">
        <w:rPr>
          <w:rFonts w:ascii="Fb Fontext" w:hAnsi="Fb Fontext" w:cs="PFT_Frank"/>
          <w:b/>
          <w:bCs/>
          <w:szCs w:val="14"/>
          <w:rtl/>
        </w:rPr>
        <w:t xml:space="preserve"> </w:t>
      </w:r>
      <w:r w:rsidRPr="00CA108A">
        <w:rPr>
          <w:rFonts w:ascii="Fb Fontext" w:hAnsi="Fb Fontext" w:cs="PFT_Frank" w:hint="eastAsia"/>
          <w:b/>
          <w:bCs/>
          <w:szCs w:val="14"/>
          <w:rtl/>
        </w:rPr>
        <w:t>ושמא</w:t>
      </w:r>
      <w:r w:rsidR="005967A6" w:rsidRPr="00CA108A">
        <w:rPr>
          <w:rFonts w:ascii="Fb Fontext" w:hAnsi="Fb Fontext" w:cs="PFT_Frank" w:hint="cs"/>
          <w:b/>
          <w:bCs/>
          <w:szCs w:val="14"/>
          <w:rtl/>
        </w:rPr>
        <w:t xml:space="preserve"> </w:t>
      </w:r>
      <w:r w:rsidR="005967A6" w:rsidRPr="00AA6C2C">
        <w:rPr>
          <w:rStyle w:val="afffff0"/>
          <w:rFonts w:hint="eastAsia"/>
          <w:rtl/>
        </w:rPr>
        <w:t>קרובה</w:t>
      </w:r>
      <w:r w:rsidR="005967A6" w:rsidRPr="00AA6C2C">
        <w:rPr>
          <w:rStyle w:val="afffff0"/>
          <w:rtl/>
        </w:rPr>
        <w:t xml:space="preserve"> </w:t>
      </w:r>
      <w:r w:rsidR="005967A6" w:rsidRPr="00AA6C2C">
        <w:rPr>
          <w:rStyle w:val="afffff0"/>
          <w:rFonts w:hint="eastAsia"/>
          <w:rtl/>
        </w:rPr>
        <w:t>לאמת</w:t>
      </w:r>
      <w:r w:rsidR="005967A6" w:rsidRPr="00AA6C2C">
        <w:rPr>
          <w:rStyle w:val="afffff0"/>
          <w:rtl/>
        </w:rPr>
        <w:t>,</w:t>
      </w:r>
    </w:p>
    <w:p w14:paraId="04666A73" w14:textId="79883124" w:rsidR="00AB7D20" w:rsidRDefault="00AB7D20" w:rsidP="00AB7D20">
      <w:pPr>
        <w:rPr>
          <w:rFonts w:ascii="Fb Fontext" w:hAnsi="Fb Fontext"/>
          <w:rtl/>
        </w:rPr>
      </w:pPr>
      <w:r w:rsidRPr="00AA6C2C">
        <w:rPr>
          <w:rStyle w:val="affffe"/>
          <w:rFonts w:hint="eastAsia"/>
          <w:rtl/>
        </w:rPr>
        <w:t>ו</w:t>
      </w:r>
      <w:r w:rsidRPr="00AA6C2C">
        <w:rPr>
          <w:rStyle w:val="affffe"/>
          <w:rtl/>
        </w:rPr>
        <w:t xml:space="preserve">מסתבר </w:t>
      </w:r>
      <w:r w:rsidR="005967A6" w:rsidRPr="00AA6C2C">
        <w:rPr>
          <w:rStyle w:val="affffe"/>
          <w:rFonts w:hint="eastAsia"/>
          <w:rtl/>
        </w:rPr>
        <w:t>דר</w:t>
      </w:r>
      <w:r w:rsidR="005967A6" w:rsidRPr="00AA6C2C">
        <w:rPr>
          <w:rStyle w:val="affffe"/>
          <w:rtl/>
        </w:rPr>
        <w:t xml:space="preserve">"ג </w:t>
      </w:r>
      <w:r w:rsidRPr="00AA6C2C">
        <w:rPr>
          <w:rStyle w:val="affffe"/>
          <w:rtl/>
        </w:rPr>
        <w:t>מ</w:t>
      </w:r>
      <w:r w:rsidR="005967A6" w:rsidRPr="00AA6C2C">
        <w:rPr>
          <w:rStyle w:val="affffe"/>
          <w:rFonts w:hint="eastAsia"/>
          <w:rtl/>
        </w:rPr>
        <w:t>ודה</w:t>
      </w:r>
      <w:r w:rsidRPr="00AA6C2C">
        <w:rPr>
          <w:rStyle w:val="affffe"/>
          <w:rtl/>
        </w:rPr>
        <w:t>:</w:t>
      </w:r>
      <w:r w:rsidRPr="00C35A2C">
        <w:rPr>
          <w:rFonts w:ascii="Fb Fontext" w:hAnsi="Fb Fontext"/>
          <w:rtl/>
        </w:rPr>
        <w:t xml:space="preserve"> </w:t>
      </w:r>
      <w:r w:rsidR="005967A6">
        <w:rPr>
          <w:rFonts w:ascii="Fb Fontext" w:hAnsi="Fb Fontext" w:hint="cs"/>
          <w:rtl/>
        </w:rPr>
        <w:t>'</w:t>
      </w:r>
      <w:r w:rsidRPr="00C35A2C">
        <w:rPr>
          <w:rFonts w:ascii="Fb Fontext" w:hAnsi="Fb Fontext"/>
          <w:rtl/>
        </w:rPr>
        <w:t>ומודה</w:t>
      </w:r>
      <w:r w:rsidRPr="00AA6C2C">
        <w:rPr>
          <w:rStyle w:val="affffe"/>
          <w:rtl/>
        </w:rPr>
        <w:t xml:space="preserve"> ר</w:t>
      </w:r>
      <w:r w:rsidRPr="00AA6C2C">
        <w:rPr>
          <w:rStyle w:val="affffe"/>
          <w:rFonts w:hint="eastAsia"/>
          <w:rtl/>
        </w:rPr>
        <w:t>י</w:t>
      </w:r>
      <w:r w:rsidR="005967A6" w:rsidRPr="00AA6C2C">
        <w:rPr>
          <w:rStyle w:val="affffe"/>
          <w:rFonts w:hint="eastAsia"/>
          <w:rtl/>
        </w:rPr>
        <w:t>ה</w:t>
      </w:r>
      <w:r w:rsidRPr="00AA6C2C">
        <w:rPr>
          <w:rStyle w:val="affffe"/>
          <w:rtl/>
        </w:rPr>
        <w:t>"</w:t>
      </w:r>
      <w:r w:rsidR="005967A6" w:rsidRPr="00AA6C2C">
        <w:rPr>
          <w:rStyle w:val="affffe"/>
          <w:rFonts w:hint="eastAsia"/>
          <w:rtl/>
        </w:rPr>
        <w:t>ו</w:t>
      </w:r>
      <w:r w:rsidR="005967A6">
        <w:rPr>
          <w:rFonts w:ascii="Fb Fontext" w:hAnsi="Fb Fontext" w:hint="cs"/>
          <w:rtl/>
        </w:rPr>
        <w:t>' -</w:t>
      </w:r>
      <w:r w:rsidRPr="00C35A2C">
        <w:rPr>
          <w:rFonts w:ascii="Fb Fontext" w:hAnsi="Fb Fontext"/>
          <w:rtl/>
        </w:rPr>
        <w:t xml:space="preserve"> </w:t>
      </w:r>
      <w:r w:rsidRPr="00CA108A">
        <w:rPr>
          <w:rFonts w:ascii="Fb Fontext" w:hAnsi="Fb Fontext" w:cs="PFT_Frank" w:hint="eastAsia"/>
          <w:b/>
          <w:bCs/>
          <w:szCs w:val="14"/>
          <w:rtl/>
        </w:rPr>
        <w:t>בהכרח</w:t>
      </w:r>
      <w:r w:rsidRPr="00CA108A">
        <w:rPr>
          <w:rFonts w:ascii="Fb Fontext" w:hAnsi="Fb Fontext" w:cs="PFT_Frank"/>
          <w:b/>
          <w:bCs/>
          <w:szCs w:val="14"/>
          <w:rtl/>
        </w:rPr>
        <w:t xml:space="preserve"> </w:t>
      </w:r>
      <w:r w:rsidRPr="00CA108A">
        <w:rPr>
          <w:rFonts w:ascii="Fb Fontext" w:hAnsi="Fb Fontext" w:cs="PFT_Frank" w:hint="eastAsia"/>
          <w:b/>
          <w:bCs/>
          <w:szCs w:val="14"/>
          <w:rtl/>
        </w:rPr>
        <w:t>דברישא</w:t>
      </w:r>
      <w:r w:rsidRPr="00C35A2C">
        <w:rPr>
          <w:rFonts w:ascii="Fb Fontext" w:hAnsi="Fb Fontext" w:hint="cs"/>
          <w:rtl/>
        </w:rPr>
        <w:t xml:space="preserve"> </w:t>
      </w:r>
      <w:r w:rsidR="005967A6">
        <w:rPr>
          <w:rFonts w:ascii="Fb Fontext" w:hAnsi="Fb Fontext" w:hint="cs"/>
          <w:rtl/>
        </w:rPr>
        <w:t>'</w:t>
      </w:r>
      <w:r w:rsidRPr="00AA6C2C">
        <w:rPr>
          <w:rStyle w:val="affffe"/>
          <w:rFonts w:hint="eastAsia"/>
          <w:rtl/>
        </w:rPr>
        <w:t>ר</w:t>
      </w:r>
      <w:r w:rsidRPr="00AA6C2C">
        <w:rPr>
          <w:rStyle w:val="affffe"/>
          <w:rtl/>
        </w:rPr>
        <w:t>"</w:t>
      </w:r>
      <w:r w:rsidRPr="00AA6C2C">
        <w:rPr>
          <w:rStyle w:val="affffe"/>
          <w:rFonts w:hint="eastAsia"/>
          <w:rtl/>
        </w:rPr>
        <w:t>ג</w:t>
      </w:r>
      <w:r w:rsidRPr="00C35A2C">
        <w:rPr>
          <w:rFonts w:ascii="Fb Fontext" w:hAnsi="Fb Fontext" w:hint="cs"/>
          <w:rtl/>
        </w:rPr>
        <w:t xml:space="preserve"> מודה</w:t>
      </w:r>
      <w:r w:rsidR="005967A6">
        <w:rPr>
          <w:rFonts w:ascii="Fb Fontext" w:hAnsi="Fb Fontext" w:hint="cs"/>
          <w:rtl/>
        </w:rPr>
        <w:t>'</w:t>
      </w:r>
    </w:p>
    <w:p w14:paraId="5467610F" w14:textId="78D23C51" w:rsidR="005967A6" w:rsidRPr="00C54C7E" w:rsidRDefault="005967A6" w:rsidP="00AA6C2C">
      <w:pPr>
        <w:ind w:left="0" w:firstLine="0"/>
        <w:rPr>
          <w:rStyle w:val="afffe"/>
          <w:rtl/>
        </w:rPr>
      </w:pPr>
      <w:r w:rsidRPr="00AA6C2C">
        <w:rPr>
          <w:rStyle w:val="afffff0"/>
          <w:rFonts w:hint="eastAsia"/>
          <w:rtl/>
        </w:rPr>
        <w:t>לא</w:t>
      </w:r>
      <w:r w:rsidRPr="00AA6C2C">
        <w:rPr>
          <w:rStyle w:val="afffff0"/>
          <w:rtl/>
        </w:rPr>
        <w:t xml:space="preserve"> </w:t>
      </w:r>
      <w:r w:rsidRPr="00AA6C2C">
        <w:rPr>
          <w:rStyle w:val="afffff0"/>
          <w:rFonts w:hint="eastAsia"/>
          <w:rtl/>
        </w:rPr>
        <w:t>ללכת</w:t>
      </w:r>
      <w:r w:rsidRPr="00AA6C2C">
        <w:rPr>
          <w:rStyle w:val="afffff0"/>
          <w:rtl/>
        </w:rPr>
        <w:t xml:space="preserve"> </w:t>
      </w:r>
      <w:r w:rsidRPr="00AA6C2C">
        <w:rPr>
          <w:rStyle w:val="afffff0"/>
          <w:rFonts w:hint="eastAsia"/>
          <w:rtl/>
        </w:rPr>
        <w:t>אחר</w:t>
      </w:r>
      <w:r w:rsidRPr="00AA6C2C">
        <w:rPr>
          <w:rStyle w:val="afffff0"/>
          <w:rtl/>
        </w:rPr>
        <w:t xml:space="preserve"> 'חזקת </w:t>
      </w:r>
      <w:r w:rsidRPr="00AA6C2C">
        <w:rPr>
          <w:rStyle w:val="afffff0"/>
          <w:rFonts w:hint="eastAsia"/>
          <w:rtl/>
        </w:rPr>
        <w:t>בתולה</w:t>
      </w:r>
      <w:r w:rsidRPr="00AA6C2C">
        <w:rPr>
          <w:rStyle w:val="afffff0"/>
          <w:rtl/>
        </w:rPr>
        <w:t>'</w:t>
      </w:r>
      <w:r>
        <w:rPr>
          <w:rStyle w:val="afffff0"/>
          <w:rFonts w:hint="cs"/>
          <w:rtl/>
        </w:rPr>
        <w:t>,</w:t>
      </w:r>
      <w:r w:rsidRPr="00C54C7E">
        <w:rPr>
          <w:rStyle w:val="afffe"/>
          <w:rFonts w:hint="cs"/>
          <w:rtl/>
        </w:rPr>
        <w:t xml:space="preserve"> ואח"כ בסיפא </w:t>
      </w:r>
      <w:r w:rsidRPr="00C54C7E">
        <w:rPr>
          <w:rStyle w:val="afffe"/>
          <w:rtl/>
        </w:rPr>
        <w:t>'</w:t>
      </w:r>
      <w:r w:rsidRPr="00AA6C2C">
        <w:rPr>
          <w:rStyle w:val="affffe"/>
          <w:rFonts w:hint="eastAsia"/>
          <w:rtl/>
        </w:rPr>
        <w:t>ריה</w:t>
      </w:r>
      <w:r w:rsidRPr="00AA6C2C">
        <w:rPr>
          <w:rStyle w:val="affffe"/>
          <w:rtl/>
        </w:rPr>
        <w:t>"ו</w:t>
      </w:r>
      <w:r w:rsidRPr="00C54C7E">
        <w:rPr>
          <w:rStyle w:val="afffe"/>
          <w:rtl/>
        </w:rPr>
        <w:t xml:space="preserve"> </w:t>
      </w:r>
      <w:r w:rsidRPr="00C54C7E">
        <w:rPr>
          <w:rStyle w:val="afffe"/>
          <w:rFonts w:hint="eastAsia"/>
          <w:rtl/>
        </w:rPr>
        <w:t>מודה</w:t>
      </w:r>
      <w:r w:rsidRPr="00C54C7E">
        <w:rPr>
          <w:rStyle w:val="afffe"/>
          <w:rtl/>
        </w:rPr>
        <w:t>'</w:t>
      </w:r>
      <w:r w:rsidRPr="00C54C7E">
        <w:rPr>
          <w:rStyle w:val="afffe"/>
          <w:rFonts w:hint="cs"/>
          <w:rtl/>
        </w:rPr>
        <w:t xml:space="preserve"> </w:t>
      </w:r>
      <w:r w:rsidRPr="00AA6C2C">
        <w:rPr>
          <w:rStyle w:val="afffff0"/>
          <w:rFonts w:hint="eastAsia"/>
          <w:rtl/>
        </w:rPr>
        <w:t>לומר</w:t>
      </w:r>
      <w:r w:rsidRPr="00AA6C2C">
        <w:rPr>
          <w:rStyle w:val="afffff0"/>
          <w:rtl/>
        </w:rPr>
        <w:t xml:space="preserve"> 'מיגו',</w:t>
      </w:r>
    </w:p>
    <w:p w14:paraId="680E6783" w14:textId="0341F44D" w:rsidR="00AB7D20" w:rsidRPr="00C35A2C" w:rsidRDefault="00AB7D20" w:rsidP="00AB7D20">
      <w:pPr>
        <w:rPr>
          <w:rFonts w:ascii="Fb Fontext" w:hAnsi="Fb Fontext"/>
          <w:rtl/>
        </w:rPr>
      </w:pPr>
      <w:r w:rsidRPr="00AA6C2C">
        <w:rPr>
          <w:rStyle w:val="affffe"/>
          <w:rFonts w:hint="eastAsia"/>
          <w:rtl/>
        </w:rPr>
        <w:t>ודח</w:t>
      </w:r>
      <w:r w:rsidR="005967A6" w:rsidRPr="00AA6C2C">
        <w:rPr>
          <w:rStyle w:val="affffe"/>
          <w:rFonts w:hint="eastAsia"/>
          <w:rtl/>
        </w:rPr>
        <w:t>ה</w:t>
      </w:r>
      <w:r w:rsidR="005967A6" w:rsidRPr="00AA6C2C">
        <w:rPr>
          <w:rStyle w:val="affffe"/>
          <w:rtl/>
        </w:rPr>
        <w:t>:</w:t>
      </w:r>
      <w:r w:rsidRPr="00C35A2C">
        <w:rPr>
          <w:rFonts w:ascii="Fb Fontext" w:hAnsi="Fb Fontext" w:hint="cs"/>
          <w:sz w:val="32"/>
          <w:rtl/>
        </w:rPr>
        <w:t xml:space="preserve"> </w:t>
      </w:r>
      <w:r w:rsidR="005967A6">
        <w:rPr>
          <w:rFonts w:ascii="Fb Fontext" w:hAnsi="Fb Fontext" w:hint="cs"/>
          <w:sz w:val="32"/>
          <w:rtl/>
        </w:rPr>
        <w:t>'ו</w:t>
      </w:r>
      <w:r w:rsidRPr="00C35A2C">
        <w:rPr>
          <w:rFonts w:ascii="Fb Fontext" w:hAnsi="Fb Fontext" w:hint="cs"/>
          <w:sz w:val="32"/>
          <w:rtl/>
        </w:rPr>
        <w:t xml:space="preserve">מודה </w:t>
      </w:r>
      <w:r w:rsidRPr="00AA6C2C">
        <w:rPr>
          <w:rStyle w:val="affffe"/>
          <w:rFonts w:hint="eastAsia"/>
          <w:rtl/>
        </w:rPr>
        <w:t>רי</w:t>
      </w:r>
      <w:r w:rsidR="005967A6" w:rsidRPr="00AA6C2C">
        <w:rPr>
          <w:rStyle w:val="affffe"/>
          <w:rFonts w:hint="eastAsia"/>
          <w:rtl/>
        </w:rPr>
        <w:t>ה</w:t>
      </w:r>
      <w:r w:rsidRPr="00AA6C2C">
        <w:rPr>
          <w:rStyle w:val="affffe"/>
          <w:rtl/>
        </w:rPr>
        <w:t>"</w:t>
      </w:r>
      <w:r w:rsidR="005967A6" w:rsidRPr="00AA6C2C">
        <w:rPr>
          <w:rStyle w:val="affffe"/>
          <w:rFonts w:hint="eastAsia"/>
          <w:rtl/>
        </w:rPr>
        <w:t>ו</w:t>
      </w:r>
      <w:r w:rsidR="005967A6">
        <w:rPr>
          <w:rFonts w:ascii="Fb Fontext" w:hAnsi="Fb Fontext" w:hint="cs"/>
          <w:sz w:val="32"/>
          <w:rtl/>
        </w:rPr>
        <w:t>'</w:t>
      </w:r>
      <w:r w:rsidRPr="00C35A2C">
        <w:rPr>
          <w:rFonts w:ascii="Fb Fontext" w:hAnsi="Fb Fontext" w:hint="cs"/>
          <w:sz w:val="32"/>
          <w:rtl/>
        </w:rPr>
        <w:t xml:space="preserve"> </w:t>
      </w:r>
      <w:r w:rsidRPr="00CA108A">
        <w:rPr>
          <w:rFonts w:ascii="Fb Fontext" w:hAnsi="Fb Fontext" w:cs="PFT_Frank" w:hint="eastAsia"/>
          <w:b/>
          <w:bCs/>
          <w:sz w:val="32"/>
          <w:szCs w:val="14"/>
          <w:rtl/>
        </w:rPr>
        <w:t>על</w:t>
      </w:r>
      <w:r w:rsidRPr="00CA108A">
        <w:rPr>
          <w:rFonts w:ascii="Fb Fontext" w:hAnsi="Fb Fontext" w:cs="PFT_Frank"/>
          <w:b/>
          <w:bCs/>
          <w:sz w:val="32"/>
          <w:szCs w:val="14"/>
          <w:rtl/>
        </w:rPr>
        <w:t xml:space="preserve"> </w:t>
      </w:r>
      <w:r w:rsidRPr="00CA108A">
        <w:rPr>
          <w:rFonts w:ascii="Fb Fontext" w:hAnsi="Fb Fontext" w:cs="PFT_Frank" w:hint="eastAsia"/>
          <w:b/>
          <w:bCs/>
          <w:sz w:val="32"/>
          <w:szCs w:val="14"/>
          <w:rtl/>
        </w:rPr>
        <w:t>פרק</w:t>
      </w:r>
      <w:r w:rsidRPr="00CA108A">
        <w:rPr>
          <w:rFonts w:ascii="Fb Fontext" w:hAnsi="Fb Fontext" w:cs="PFT_Frank"/>
          <w:b/>
          <w:bCs/>
          <w:sz w:val="32"/>
          <w:szCs w:val="14"/>
          <w:rtl/>
        </w:rPr>
        <w:t xml:space="preserve"> קמא</w:t>
      </w:r>
      <w:r w:rsidR="005967A6">
        <w:rPr>
          <w:rFonts w:ascii="Fb Fontext" w:hAnsi="Fb Fontext" w:hint="cs"/>
          <w:sz w:val="32"/>
          <w:rtl/>
        </w:rPr>
        <w:t>,</w:t>
      </w:r>
      <w:r w:rsidRPr="00C35A2C">
        <w:rPr>
          <w:rFonts w:ascii="Fb Fontext" w:hAnsi="Fb Fontext" w:hint="cs"/>
          <w:sz w:val="32"/>
          <w:rtl/>
        </w:rPr>
        <w:t xml:space="preserve"> </w:t>
      </w:r>
      <w:r w:rsidR="005967A6">
        <w:rPr>
          <w:rFonts w:ascii="Fb Fontext" w:hAnsi="Fb Fontext" w:hint="cs"/>
          <w:sz w:val="32"/>
          <w:rtl/>
        </w:rPr>
        <w:t xml:space="preserve">ששם לא אמר 'מיגו' </w:t>
      </w:r>
      <w:r w:rsidR="005967A6" w:rsidRPr="00AA6C2C">
        <w:rPr>
          <w:rStyle w:val="afffff0"/>
          <w:rFonts w:hint="eastAsia"/>
          <w:rtl/>
        </w:rPr>
        <w:t>וכאן</w:t>
      </w:r>
      <w:r w:rsidR="005967A6" w:rsidRPr="00AA6C2C">
        <w:rPr>
          <w:rStyle w:val="afffff0"/>
          <w:rtl/>
        </w:rPr>
        <w:t xml:space="preserve"> </w:t>
      </w:r>
      <w:r w:rsidR="005967A6" w:rsidRPr="00AA6C2C">
        <w:rPr>
          <w:rStyle w:val="afffff0"/>
          <w:rFonts w:hint="eastAsia"/>
          <w:rtl/>
        </w:rPr>
        <w:t>כן</w:t>
      </w:r>
      <w:r w:rsidR="005967A6" w:rsidRPr="00AA6C2C">
        <w:rPr>
          <w:rStyle w:val="afffff0"/>
          <w:rtl/>
        </w:rPr>
        <w:t>,</w:t>
      </w:r>
    </w:p>
    <w:p w14:paraId="0BA5ED1A" w14:textId="590A5DEE" w:rsidR="00AB7D20" w:rsidRPr="00C35A2C" w:rsidRDefault="005967A6" w:rsidP="0068586A">
      <w:pPr>
        <w:rPr>
          <w:rFonts w:ascii="Fb Fontext" w:hAnsi="Fb Fontext" w:cs="Guttman Vilna"/>
          <w:b/>
          <w:bCs/>
          <w:rtl/>
        </w:rPr>
      </w:pPr>
      <w:r w:rsidRPr="00AA6C2C">
        <w:rPr>
          <w:rStyle w:val="affffe"/>
          <w:rFonts w:hint="eastAsia"/>
          <w:rtl/>
        </w:rPr>
        <w:t>ו</w:t>
      </w:r>
      <w:r w:rsidR="00AB7D20" w:rsidRPr="00AA6C2C">
        <w:rPr>
          <w:rStyle w:val="affffe"/>
          <w:rFonts w:hint="eastAsia"/>
          <w:rtl/>
        </w:rPr>
        <w:t>לא</w:t>
      </w:r>
      <w:r w:rsidR="00AB7D20" w:rsidRPr="00AA6C2C">
        <w:rPr>
          <w:rStyle w:val="affffe"/>
          <w:rtl/>
        </w:rPr>
        <w:t xml:space="preserve"> </w:t>
      </w:r>
      <w:r w:rsidRPr="00AA6C2C">
        <w:rPr>
          <w:rStyle w:val="affffe"/>
          <w:rFonts w:hint="eastAsia"/>
          <w:rtl/>
        </w:rPr>
        <w:t>על</w:t>
      </w:r>
      <w:r w:rsidRPr="00AA6C2C">
        <w:rPr>
          <w:rStyle w:val="affffe"/>
          <w:rtl/>
        </w:rPr>
        <w:t>:</w:t>
      </w:r>
      <w:r w:rsidR="00AB7D20" w:rsidRPr="00C35A2C">
        <w:rPr>
          <w:rFonts w:ascii="Fb Fontext" w:hAnsi="Fb Fontext" w:hint="cs"/>
          <w:rtl/>
        </w:rPr>
        <w:t xml:space="preserve"> </w:t>
      </w:r>
      <w:r>
        <w:rPr>
          <w:rFonts w:ascii="Fb Fontext" w:hAnsi="Fb Fontext" w:hint="cs"/>
          <w:rtl/>
        </w:rPr>
        <w:t>'</w:t>
      </w:r>
      <w:r w:rsidR="00AB7D20" w:rsidRPr="00CA108A">
        <w:rPr>
          <w:rFonts w:ascii="Fb Fontext" w:hAnsi="Fb Fontext" w:cs="PFT_Frank" w:hint="eastAsia"/>
          <w:b/>
          <w:bCs/>
          <w:szCs w:val="14"/>
          <w:rtl/>
        </w:rPr>
        <w:t>מעוברת</w:t>
      </w:r>
      <w:r>
        <w:rPr>
          <w:rFonts w:ascii="Fb Fontext" w:hAnsi="Fb Fontext" w:hint="cs"/>
          <w:rtl/>
        </w:rPr>
        <w:t>'</w:t>
      </w:r>
      <w:r w:rsidR="00AB7D20" w:rsidRPr="00C35A2C">
        <w:rPr>
          <w:rFonts w:ascii="Fb Fontext" w:hAnsi="Fb Fontext" w:hint="cs"/>
          <w:rtl/>
        </w:rPr>
        <w:t xml:space="preserve"> </w:t>
      </w:r>
      <w:r w:rsidR="00AB7D20" w:rsidRPr="00AA6C2C">
        <w:rPr>
          <w:rStyle w:val="affffe"/>
          <w:rFonts w:hint="eastAsia"/>
          <w:rtl/>
        </w:rPr>
        <w:t>ד</w:t>
      </w:r>
      <w:r w:rsidRPr="00AA6C2C">
        <w:rPr>
          <w:rStyle w:val="affffe"/>
          <w:rFonts w:hint="eastAsia"/>
          <w:rtl/>
        </w:rPr>
        <w:t>לריה</w:t>
      </w:r>
      <w:r w:rsidRPr="00AA6C2C">
        <w:rPr>
          <w:rStyle w:val="affffe"/>
          <w:rtl/>
        </w:rPr>
        <w:t>"ו</w:t>
      </w:r>
      <w:r>
        <w:rPr>
          <w:rFonts w:ascii="Fb Fontext" w:hAnsi="Fb Fontext" w:hint="cs"/>
          <w:rtl/>
        </w:rPr>
        <w:t xml:space="preserve"> לא</w:t>
      </w:r>
      <w:r w:rsidR="00AB7D20" w:rsidRPr="00C35A2C">
        <w:rPr>
          <w:rFonts w:ascii="Fb Fontext" w:hAnsi="Fb Fontext" w:hint="cs"/>
          <w:rtl/>
        </w:rPr>
        <w:t xml:space="preserve"> נאמנת</w:t>
      </w:r>
      <w:r>
        <w:rPr>
          <w:rFonts w:ascii="Fb Fontext" w:hAnsi="Fb Fontext" w:hint="cs"/>
          <w:rtl/>
        </w:rPr>
        <w:t xml:space="preserve"> -</w:t>
      </w:r>
      <w:r w:rsidR="00AB7D20" w:rsidRPr="00C35A2C">
        <w:rPr>
          <w:rFonts w:ascii="Fb Fontext" w:hAnsi="Fb Fontext" w:hint="cs"/>
          <w:rtl/>
        </w:rPr>
        <w:t xml:space="preserve"> </w:t>
      </w:r>
      <w:r>
        <w:rPr>
          <w:rFonts w:ascii="Fb Fontext" w:hAnsi="Fb Fontext" w:hint="cs"/>
          <w:rtl/>
        </w:rPr>
        <w:t xml:space="preserve">אין </w:t>
      </w:r>
      <w:r w:rsidR="00AB7D20" w:rsidRPr="00C35A2C">
        <w:rPr>
          <w:rFonts w:ascii="Fb Fontext" w:hAnsi="Fb Fontext" w:hint="cs"/>
          <w:rtl/>
        </w:rPr>
        <w:t>מ</w:t>
      </w:r>
      <w:r>
        <w:rPr>
          <w:rFonts w:ascii="Fb Fontext" w:hAnsi="Fb Fontext" w:hint="cs"/>
          <w:rtl/>
        </w:rPr>
        <w:t>י</w:t>
      </w:r>
      <w:r w:rsidR="00AB7D20" w:rsidRPr="00C35A2C">
        <w:rPr>
          <w:rFonts w:ascii="Fb Fontext" w:hAnsi="Fb Fontext" w:hint="cs"/>
          <w:rtl/>
        </w:rPr>
        <w:t xml:space="preserve">גו, </w:t>
      </w:r>
      <w:r w:rsidR="00AB7D20" w:rsidRPr="00AA6C2C">
        <w:rPr>
          <w:rStyle w:val="afffff0"/>
          <w:rFonts w:hint="eastAsia"/>
          <w:rtl/>
        </w:rPr>
        <w:t>כריסה</w:t>
      </w:r>
      <w:r w:rsidR="00AB7D20" w:rsidRPr="00AA6C2C">
        <w:rPr>
          <w:rStyle w:val="afffff0"/>
          <w:rtl/>
        </w:rPr>
        <w:t xml:space="preserve"> </w:t>
      </w:r>
      <w:r w:rsidR="00AB7D20" w:rsidRPr="00AA6C2C">
        <w:rPr>
          <w:rStyle w:val="afffff0"/>
          <w:rFonts w:hint="eastAsia"/>
          <w:rtl/>
        </w:rPr>
        <w:t>בין</w:t>
      </w:r>
      <w:r w:rsidR="00AB7D20" w:rsidRPr="00AA6C2C">
        <w:rPr>
          <w:rStyle w:val="afffff0"/>
          <w:rtl/>
        </w:rPr>
        <w:t xml:space="preserve"> </w:t>
      </w:r>
      <w:r w:rsidR="00AB7D20" w:rsidRPr="00AA6C2C">
        <w:rPr>
          <w:rStyle w:val="afffff0"/>
          <w:rFonts w:hint="eastAsia"/>
          <w:rtl/>
        </w:rPr>
        <w:t>שיניה</w:t>
      </w:r>
      <w:r>
        <w:rPr>
          <w:rStyle w:val="afffff0"/>
          <w:rFonts w:hint="cs"/>
          <w:rtl/>
        </w:rPr>
        <w:t>,</w:t>
      </w:r>
    </w:p>
    <w:p w14:paraId="66A28DF1" w14:textId="7E4F7633" w:rsidR="00AB7D20" w:rsidRDefault="00AB7D20" w:rsidP="00AA6C2C">
      <w:pPr>
        <w:rPr>
          <w:rFonts w:ascii="Fb Fontext" w:hAnsi="Fb Fontext"/>
          <w:sz w:val="32"/>
          <w:rtl/>
        </w:rPr>
      </w:pPr>
      <w:r w:rsidRPr="00AA6C2C">
        <w:rPr>
          <w:rStyle w:val="affffe"/>
          <w:rFonts w:hint="eastAsia"/>
          <w:rtl/>
        </w:rPr>
        <w:t>ולא</w:t>
      </w:r>
      <w:r w:rsidRPr="00AA6C2C">
        <w:rPr>
          <w:rStyle w:val="affffe"/>
          <w:rtl/>
        </w:rPr>
        <w:t xml:space="preserve"> </w:t>
      </w:r>
      <w:r w:rsidR="005967A6" w:rsidRPr="00AA6C2C">
        <w:rPr>
          <w:rStyle w:val="affffe"/>
          <w:rFonts w:hint="eastAsia"/>
          <w:rtl/>
        </w:rPr>
        <w:t>על</w:t>
      </w:r>
      <w:r w:rsidR="005967A6" w:rsidRPr="00AA6C2C">
        <w:rPr>
          <w:rStyle w:val="affffe"/>
          <w:rtl/>
        </w:rPr>
        <w:t>:</w:t>
      </w:r>
      <w:r w:rsidRPr="00C35A2C">
        <w:rPr>
          <w:rFonts w:ascii="Fb Fontext" w:hAnsi="Fb Fontext" w:hint="cs"/>
          <w:sz w:val="32"/>
          <w:rtl/>
        </w:rPr>
        <w:t xml:space="preserve"> </w:t>
      </w:r>
      <w:r w:rsidR="005967A6">
        <w:rPr>
          <w:rFonts w:ascii="Fb Fontext" w:hAnsi="Fb Fontext" w:hint="cs"/>
          <w:sz w:val="32"/>
          <w:rtl/>
        </w:rPr>
        <w:t>'</w:t>
      </w:r>
      <w:r w:rsidRPr="00CA108A">
        <w:rPr>
          <w:rFonts w:ascii="Fb Fontext" w:hAnsi="Fb Fontext" w:cs="PFT_Frank"/>
          <w:b/>
          <w:bCs/>
          <w:sz w:val="32"/>
          <w:szCs w:val="14"/>
          <w:rtl/>
        </w:rPr>
        <w:t>מדברת</w:t>
      </w:r>
      <w:r w:rsidR="005967A6">
        <w:rPr>
          <w:rFonts w:ascii="Fb Fontext" w:hAnsi="Fb Fontext" w:hint="cs"/>
          <w:sz w:val="32"/>
          <w:rtl/>
        </w:rPr>
        <w:t>'..</w:t>
      </w:r>
      <w:r w:rsidRPr="00C35A2C">
        <w:rPr>
          <w:rFonts w:ascii="Fb Fontext" w:hAnsi="Fb Fontext"/>
          <w:sz w:val="32"/>
          <w:rtl/>
        </w:rPr>
        <w:t xml:space="preserve"> </w:t>
      </w:r>
      <w:r w:rsidR="005967A6">
        <w:rPr>
          <w:rFonts w:ascii="Fb Fontext" w:hAnsi="Fb Fontext" w:hint="cs"/>
          <w:sz w:val="32"/>
          <w:rtl/>
        </w:rPr>
        <w:t xml:space="preserve">- </w:t>
      </w:r>
      <w:r w:rsidR="005967A6" w:rsidRPr="00AA6C2C">
        <w:rPr>
          <w:rStyle w:val="affffe"/>
          <w:rFonts w:hint="eastAsia"/>
          <w:rtl/>
        </w:rPr>
        <w:t>ל</w:t>
      </w:r>
      <w:r w:rsidRPr="00AA6C2C">
        <w:rPr>
          <w:rStyle w:val="affffe"/>
          <w:rFonts w:hint="eastAsia"/>
          <w:rtl/>
        </w:rPr>
        <w:t>רא</w:t>
      </w:r>
      <w:r w:rsidR="005967A6" w:rsidRPr="00AA6C2C">
        <w:rPr>
          <w:rStyle w:val="affffe"/>
          <w:rtl/>
        </w:rPr>
        <w:t>"</w:t>
      </w:r>
      <w:r w:rsidRPr="00AA6C2C">
        <w:rPr>
          <w:rStyle w:val="affffe"/>
          <w:rFonts w:hint="eastAsia"/>
          <w:rtl/>
        </w:rPr>
        <w:t>ס</w:t>
      </w:r>
      <w:r w:rsidRPr="00C35A2C">
        <w:rPr>
          <w:rFonts w:ascii="Fb Fontext" w:hAnsi="Fb Fontext" w:hint="cs"/>
          <w:sz w:val="32"/>
          <w:rtl/>
        </w:rPr>
        <w:t xml:space="preserve"> ד</w:t>
      </w:r>
      <w:r w:rsidR="005967A6">
        <w:rPr>
          <w:rFonts w:ascii="Fb Fontext" w:hAnsi="Fb Fontext" w:hint="cs"/>
          <w:sz w:val="32"/>
          <w:rtl/>
        </w:rPr>
        <w:t>'</w:t>
      </w:r>
      <w:r w:rsidRPr="00C35A2C">
        <w:rPr>
          <w:rFonts w:ascii="Fb Fontext" w:hAnsi="Fb Fontext" w:hint="cs"/>
          <w:sz w:val="32"/>
          <w:rtl/>
        </w:rPr>
        <w:t>נבעל</w:t>
      </w:r>
      <w:r w:rsidR="005967A6">
        <w:rPr>
          <w:rFonts w:ascii="Fb Fontext" w:hAnsi="Fb Fontext" w:hint="cs"/>
          <w:sz w:val="32"/>
          <w:rtl/>
        </w:rPr>
        <w:t>ה'</w:t>
      </w:r>
      <w:r w:rsidRPr="00C35A2C">
        <w:rPr>
          <w:rFonts w:ascii="Fb Fontext" w:hAnsi="Fb Fontext" w:hint="cs"/>
          <w:sz w:val="32"/>
          <w:rtl/>
        </w:rPr>
        <w:t xml:space="preserve"> א</w:t>
      </w:r>
      <w:r w:rsidR="005967A6">
        <w:rPr>
          <w:rFonts w:ascii="Fb Fontext" w:hAnsi="Fb Fontext" w:hint="cs"/>
          <w:sz w:val="32"/>
          <w:rtl/>
        </w:rPr>
        <w:t>ין</w:t>
      </w:r>
      <w:r w:rsidRPr="00C35A2C">
        <w:rPr>
          <w:rFonts w:ascii="Fb Fontext" w:hAnsi="Fb Fontext" w:hint="cs"/>
          <w:sz w:val="32"/>
          <w:rtl/>
        </w:rPr>
        <w:t xml:space="preserve"> מ</w:t>
      </w:r>
      <w:r w:rsidR="005967A6">
        <w:rPr>
          <w:rFonts w:ascii="Fb Fontext" w:hAnsi="Fb Fontext" w:hint="cs"/>
          <w:sz w:val="32"/>
          <w:rtl/>
        </w:rPr>
        <w:t>י</w:t>
      </w:r>
      <w:r w:rsidRPr="00C35A2C">
        <w:rPr>
          <w:rFonts w:ascii="Fb Fontext" w:hAnsi="Fb Fontext" w:hint="cs"/>
          <w:sz w:val="32"/>
          <w:rtl/>
        </w:rPr>
        <w:t>גו</w:t>
      </w:r>
      <w:r w:rsidR="005967A6">
        <w:rPr>
          <w:rFonts w:ascii="Fb Fontext" w:hAnsi="Fb Fontext" w:hint="cs"/>
          <w:sz w:val="32"/>
          <w:rtl/>
        </w:rPr>
        <w:t>,</w:t>
      </w:r>
      <w:r w:rsidR="005967A6" w:rsidRPr="00AA6C2C">
        <w:rPr>
          <w:rStyle w:val="afffff0"/>
          <w:rtl/>
        </w:rPr>
        <w:t xml:space="preserve"> </w:t>
      </w:r>
      <w:r w:rsidR="005967A6" w:rsidRPr="00AA6C2C">
        <w:rPr>
          <w:rStyle w:val="affffe"/>
          <w:rFonts w:hint="eastAsia"/>
          <w:rtl/>
        </w:rPr>
        <w:t>רק</w:t>
      </w:r>
      <w:r w:rsidR="005967A6" w:rsidRPr="00AA6C2C">
        <w:rPr>
          <w:rStyle w:val="affffe"/>
          <w:rtl/>
        </w:rPr>
        <w:t xml:space="preserve"> </w:t>
      </w:r>
      <w:r w:rsidR="005967A6" w:rsidRPr="00AA6C2C">
        <w:rPr>
          <w:rStyle w:val="affffe"/>
          <w:rFonts w:hint="eastAsia"/>
          <w:rtl/>
        </w:rPr>
        <w:t>לזעירי</w:t>
      </w:r>
      <w:r w:rsidR="005967A6" w:rsidRPr="00AA6C2C">
        <w:rPr>
          <w:rStyle w:val="afffff0"/>
          <w:rtl/>
        </w:rPr>
        <w:t xml:space="preserve"> ד'נסתרה',</w:t>
      </w:r>
    </w:p>
    <w:p w14:paraId="4A355724" w14:textId="5A778F20" w:rsidR="00AB7D20" w:rsidRPr="0068586A" w:rsidRDefault="00AB7D20" w:rsidP="00AA6C2C">
      <w:pPr>
        <w:rPr>
          <w:rtl/>
        </w:rPr>
      </w:pPr>
      <w:r w:rsidRPr="00AA6C2C">
        <w:rPr>
          <w:rStyle w:val="affffe"/>
          <w:rFonts w:hint="eastAsia"/>
          <w:rtl/>
        </w:rPr>
        <w:t>ולא</w:t>
      </w:r>
      <w:r w:rsidRPr="00AA6C2C">
        <w:rPr>
          <w:rStyle w:val="affffe"/>
          <w:rtl/>
        </w:rPr>
        <w:t xml:space="preserve"> </w:t>
      </w:r>
      <w:r w:rsidR="005967A6" w:rsidRPr="00AA6C2C">
        <w:rPr>
          <w:rStyle w:val="affffe"/>
          <w:rFonts w:hint="eastAsia"/>
          <w:rtl/>
        </w:rPr>
        <w:t>על</w:t>
      </w:r>
      <w:r w:rsidR="005967A6" w:rsidRPr="00AA6C2C">
        <w:rPr>
          <w:rStyle w:val="affffe"/>
          <w:rtl/>
        </w:rPr>
        <w:t>:</w:t>
      </w:r>
      <w:r w:rsidRPr="00C35A2C">
        <w:rPr>
          <w:rFonts w:ascii="Fb Fontext" w:hAnsi="Fb Fontext" w:hint="cs"/>
          <w:rtl/>
        </w:rPr>
        <w:t xml:space="preserve"> </w:t>
      </w:r>
      <w:r w:rsidR="005967A6">
        <w:rPr>
          <w:rFonts w:ascii="Fb Fontext" w:hAnsi="Fb Fontext" w:hint="cs"/>
          <w:rtl/>
        </w:rPr>
        <w:t>'</w:t>
      </w:r>
      <w:r w:rsidRPr="00CA108A">
        <w:rPr>
          <w:rFonts w:ascii="Fb Fontext" w:hAnsi="Fb Fontext" w:cs="PFT_Frank"/>
          <w:b/>
          <w:bCs/>
          <w:szCs w:val="14"/>
          <w:rtl/>
        </w:rPr>
        <w:t>מוכת עץ</w:t>
      </w:r>
      <w:r w:rsidR="005967A6" w:rsidRPr="00CA108A">
        <w:rPr>
          <w:rFonts w:ascii="Fb Fontext" w:hAnsi="Fb Fontext" w:cs="PFT_Frank" w:hint="cs"/>
          <w:b/>
          <w:bCs/>
          <w:szCs w:val="14"/>
          <w:rtl/>
        </w:rPr>
        <w:t>'</w:t>
      </w:r>
      <w:r w:rsidR="005967A6">
        <w:rPr>
          <w:rFonts w:ascii="Fb Fontext" w:hAnsi="Fb Fontext" w:hint="cs"/>
          <w:rtl/>
        </w:rPr>
        <w:t>..</w:t>
      </w:r>
      <w:r w:rsidRPr="00C35A2C">
        <w:rPr>
          <w:rFonts w:ascii="Fb Fontext" w:hAnsi="Fb Fontext"/>
          <w:rtl/>
        </w:rPr>
        <w:t xml:space="preserve"> </w:t>
      </w:r>
      <w:r w:rsidR="005967A6">
        <w:rPr>
          <w:rFonts w:ascii="Fb Fontext" w:hAnsi="Fb Fontext" w:hint="cs"/>
          <w:rtl/>
        </w:rPr>
        <w:t xml:space="preserve">- </w:t>
      </w:r>
      <w:r w:rsidRPr="00AA6C2C">
        <w:rPr>
          <w:rStyle w:val="affffe"/>
          <w:rFonts w:hint="eastAsia"/>
          <w:rtl/>
        </w:rPr>
        <w:t>לרי</w:t>
      </w:r>
      <w:r w:rsidRPr="00AA6C2C">
        <w:rPr>
          <w:rStyle w:val="affffe"/>
          <w:rtl/>
        </w:rPr>
        <w:t>"</w:t>
      </w:r>
      <w:r w:rsidRPr="00AA6C2C">
        <w:rPr>
          <w:rStyle w:val="affffe"/>
          <w:rFonts w:hint="eastAsia"/>
          <w:rtl/>
        </w:rPr>
        <w:t>ו</w:t>
      </w:r>
      <w:r w:rsidRPr="0068586A">
        <w:rPr>
          <w:rFonts w:hint="cs"/>
          <w:rtl/>
        </w:rPr>
        <w:t xml:space="preserve"> </w:t>
      </w:r>
      <w:r w:rsidR="005967A6">
        <w:rPr>
          <w:rFonts w:hint="cs"/>
          <w:rtl/>
        </w:rPr>
        <w:t>ד'</w:t>
      </w:r>
      <w:r w:rsidRPr="0068586A">
        <w:rPr>
          <w:rFonts w:hint="cs"/>
          <w:rtl/>
        </w:rPr>
        <w:t>מאתיים</w:t>
      </w:r>
      <w:r w:rsidR="005967A6">
        <w:rPr>
          <w:rFonts w:hint="cs"/>
          <w:rtl/>
        </w:rPr>
        <w:t>'</w:t>
      </w:r>
      <w:r w:rsidRPr="0068586A">
        <w:rPr>
          <w:rFonts w:hint="cs"/>
          <w:rtl/>
        </w:rPr>
        <w:t xml:space="preserve"> </w:t>
      </w:r>
      <w:r w:rsidR="005967A6">
        <w:rPr>
          <w:rFonts w:hint="cs"/>
          <w:rtl/>
        </w:rPr>
        <w:t>אין</w:t>
      </w:r>
      <w:r w:rsidRPr="0068586A">
        <w:rPr>
          <w:rFonts w:hint="cs"/>
          <w:rtl/>
        </w:rPr>
        <w:t xml:space="preserve"> מיגו</w:t>
      </w:r>
      <w:r w:rsidR="005967A6">
        <w:rPr>
          <w:rFonts w:hint="cs"/>
          <w:rtl/>
        </w:rPr>
        <w:t>,</w:t>
      </w:r>
      <w:r w:rsidRPr="00AA6C2C">
        <w:rPr>
          <w:rStyle w:val="afffff0"/>
          <w:rtl/>
        </w:rPr>
        <w:t xml:space="preserve"> </w:t>
      </w:r>
      <w:r w:rsidR="005967A6" w:rsidRPr="00AA6C2C">
        <w:rPr>
          <w:rStyle w:val="affffe"/>
          <w:rFonts w:hint="eastAsia"/>
          <w:rtl/>
        </w:rPr>
        <w:t>רק</w:t>
      </w:r>
      <w:r w:rsidR="005967A6" w:rsidRPr="00AA6C2C">
        <w:rPr>
          <w:rStyle w:val="affffe"/>
          <w:rtl/>
        </w:rPr>
        <w:t xml:space="preserve"> </w:t>
      </w:r>
      <w:r w:rsidR="005967A6" w:rsidRPr="00AA6C2C">
        <w:rPr>
          <w:rStyle w:val="affffe"/>
          <w:rFonts w:hint="eastAsia"/>
          <w:rtl/>
        </w:rPr>
        <w:t>לר</w:t>
      </w:r>
      <w:r w:rsidR="005967A6" w:rsidRPr="00AA6C2C">
        <w:rPr>
          <w:rStyle w:val="affffe"/>
          <w:rtl/>
        </w:rPr>
        <w:t>"א</w:t>
      </w:r>
      <w:r w:rsidR="005967A6" w:rsidRPr="00AA6C2C">
        <w:rPr>
          <w:rStyle w:val="afffff0"/>
          <w:rtl/>
        </w:rPr>
        <w:t xml:space="preserve"> ד'מנה',</w:t>
      </w:r>
    </w:p>
    <w:p w14:paraId="11F5AC37" w14:textId="70BA3EF1" w:rsidR="005967A6" w:rsidRDefault="00AB7D20" w:rsidP="005967A6">
      <w:pPr>
        <w:ind w:left="0" w:firstLine="0"/>
        <w:rPr>
          <w:rtl/>
        </w:rPr>
      </w:pPr>
      <w:r w:rsidRPr="00AA6C2C">
        <w:rPr>
          <w:rStyle w:val="affffe"/>
          <w:rtl/>
        </w:rPr>
        <w:t xml:space="preserve">אלא </w:t>
      </w:r>
      <w:r w:rsidR="005967A6">
        <w:rPr>
          <w:rStyle w:val="affffe"/>
          <w:rFonts w:hint="cs"/>
          <w:rtl/>
        </w:rPr>
        <w:t>על</w:t>
      </w:r>
      <w:r w:rsidRPr="00AA6C2C">
        <w:rPr>
          <w:rStyle w:val="affffe"/>
          <w:rtl/>
        </w:rPr>
        <w:t>:</w:t>
      </w:r>
      <w:r w:rsidRPr="00AA6C2C">
        <w:rPr>
          <w:rtl/>
        </w:rPr>
        <w:t xml:space="preserve"> </w:t>
      </w:r>
      <w:r w:rsidR="005967A6">
        <w:rPr>
          <w:rFonts w:hint="cs"/>
          <w:rtl/>
        </w:rPr>
        <w:t>'</w:t>
      </w:r>
      <w:r w:rsidRPr="00CA108A">
        <w:rPr>
          <w:rFonts w:cs="PFT_Frank"/>
          <w:b/>
          <w:bCs/>
          <w:szCs w:val="14"/>
          <w:rtl/>
        </w:rPr>
        <w:t>משארסתני נאנסתי</w:t>
      </w:r>
      <w:r w:rsidR="005967A6">
        <w:rPr>
          <w:rFonts w:hint="cs"/>
          <w:rtl/>
        </w:rPr>
        <w:t xml:space="preserve">'.. - שיש </w:t>
      </w:r>
      <w:r w:rsidRPr="00AA6C2C">
        <w:rPr>
          <w:rtl/>
        </w:rPr>
        <w:t>מ</w:t>
      </w:r>
      <w:r w:rsidR="005967A6">
        <w:rPr>
          <w:rFonts w:hint="cs"/>
          <w:rtl/>
        </w:rPr>
        <w:t>י</w:t>
      </w:r>
      <w:r w:rsidRPr="00AA6C2C">
        <w:rPr>
          <w:rtl/>
        </w:rPr>
        <w:t>גו ד</w:t>
      </w:r>
      <w:r w:rsidR="005967A6">
        <w:rPr>
          <w:rFonts w:hint="cs"/>
          <w:rtl/>
        </w:rPr>
        <w:t>'</w:t>
      </w:r>
      <w:r w:rsidRPr="00AA6C2C">
        <w:rPr>
          <w:rtl/>
        </w:rPr>
        <w:t>מוכ</w:t>
      </w:r>
      <w:r w:rsidR="005967A6">
        <w:rPr>
          <w:rFonts w:hint="cs"/>
          <w:rtl/>
        </w:rPr>
        <w:t>ת עץ</w:t>
      </w:r>
      <w:r w:rsidRPr="00AA6C2C">
        <w:rPr>
          <w:rtl/>
        </w:rPr>
        <w:t xml:space="preserve"> תחתיך</w:t>
      </w:r>
      <w:r w:rsidR="005967A6">
        <w:rPr>
          <w:rFonts w:hint="cs"/>
          <w:rtl/>
        </w:rPr>
        <w:t>',</w:t>
      </w:r>
    </w:p>
    <w:p w14:paraId="402FB0E1" w14:textId="789693FA" w:rsidR="005967A6" w:rsidRDefault="005967A6" w:rsidP="005967A6">
      <w:pPr>
        <w:ind w:left="0" w:firstLine="0"/>
        <w:rPr>
          <w:rtl/>
        </w:rPr>
      </w:pPr>
      <w:r w:rsidRPr="00AA6C2C">
        <w:rPr>
          <w:rStyle w:val="afffff0"/>
          <w:rFonts w:hint="eastAsia"/>
          <w:rtl/>
        </w:rPr>
        <w:t>ש</w:t>
      </w:r>
      <w:r w:rsidR="00AB7D20" w:rsidRPr="00AA6C2C">
        <w:rPr>
          <w:rStyle w:val="afffff0"/>
          <w:rFonts w:hint="eastAsia"/>
          <w:rtl/>
        </w:rPr>
        <w:t>לא</w:t>
      </w:r>
      <w:r w:rsidR="00AB7D20" w:rsidRPr="00AA6C2C">
        <w:rPr>
          <w:rStyle w:val="afffff0"/>
          <w:rtl/>
        </w:rPr>
        <w:t xml:space="preserve"> </w:t>
      </w:r>
      <w:r>
        <w:rPr>
          <w:rStyle w:val="afffff0"/>
          <w:rFonts w:hint="cs"/>
          <w:rtl/>
        </w:rPr>
        <w:t>נ</w:t>
      </w:r>
      <w:r w:rsidR="00AB7D20" w:rsidRPr="00AA6C2C">
        <w:rPr>
          <w:rStyle w:val="afffff0"/>
          <w:rFonts w:hint="eastAsia"/>
          <w:rtl/>
        </w:rPr>
        <w:t>פסל</w:t>
      </w:r>
      <w:r w:rsidRPr="00AA6C2C">
        <w:rPr>
          <w:rStyle w:val="afffff0"/>
          <w:rFonts w:hint="eastAsia"/>
          <w:rtl/>
        </w:rPr>
        <w:t>ת</w:t>
      </w:r>
      <w:r w:rsidR="00AB7D20" w:rsidRPr="00AA6C2C">
        <w:rPr>
          <w:rStyle w:val="afffff0"/>
          <w:rtl/>
        </w:rPr>
        <w:t xml:space="preserve"> </w:t>
      </w:r>
      <w:r w:rsidR="00AB7D20" w:rsidRPr="00AA6C2C">
        <w:rPr>
          <w:rStyle w:val="afffff0"/>
          <w:rFonts w:hint="eastAsia"/>
          <w:rtl/>
        </w:rPr>
        <w:t>מכהונה</w:t>
      </w:r>
      <w:r>
        <w:rPr>
          <w:rFonts w:hint="cs"/>
          <w:rtl/>
        </w:rPr>
        <w:t xml:space="preserve"> -</w:t>
      </w:r>
      <w:r w:rsidR="00AB7D20" w:rsidRPr="00AA6C2C">
        <w:rPr>
          <w:rtl/>
        </w:rPr>
        <w:t xml:space="preserve"> </w:t>
      </w:r>
      <w:r>
        <w:rPr>
          <w:rFonts w:hint="cs"/>
          <w:rtl/>
        </w:rPr>
        <w:t xml:space="preserve"> </w:t>
      </w:r>
      <w:r>
        <w:rPr>
          <w:rStyle w:val="affffe"/>
          <w:rFonts w:hint="cs"/>
          <w:rtl/>
        </w:rPr>
        <w:t>ו</w:t>
      </w:r>
      <w:r w:rsidR="00AB7D20" w:rsidRPr="00AA6C2C">
        <w:rPr>
          <w:rStyle w:val="affffe"/>
          <w:rtl/>
        </w:rPr>
        <w:t>ריה</w:t>
      </w:r>
      <w:r w:rsidRPr="00AA6C2C">
        <w:rPr>
          <w:rStyle w:val="affffe"/>
          <w:rtl/>
        </w:rPr>
        <w:t>"</w:t>
      </w:r>
      <w:r w:rsidR="00AB7D20" w:rsidRPr="00AA6C2C">
        <w:rPr>
          <w:rStyle w:val="affffe"/>
          <w:rtl/>
        </w:rPr>
        <w:t>ו לר"ג:</w:t>
      </w:r>
      <w:r w:rsidR="00AB7D20" w:rsidRPr="00AA6C2C">
        <w:rPr>
          <w:rtl/>
        </w:rPr>
        <w:t xml:space="preserve"> </w:t>
      </w:r>
      <w:r>
        <w:rPr>
          <w:rFonts w:hint="cs"/>
          <w:rtl/>
        </w:rPr>
        <w:t>שם אני חולק עליך, וכאן לא!</w:t>
      </w:r>
    </w:p>
    <w:p w14:paraId="47B84316" w14:textId="6DE0E23A" w:rsidR="00AB7D20" w:rsidRPr="0068586A" w:rsidRDefault="005967A6" w:rsidP="00F1680A">
      <w:pPr>
        <w:pStyle w:val="affffb"/>
        <w:rPr>
          <w:rtl/>
        </w:rPr>
      </w:pPr>
      <w:bookmarkStart w:id="118" w:name="_Toc119352903"/>
      <w:r>
        <w:rPr>
          <w:rFonts w:hint="cs"/>
          <w:rtl/>
        </w:rPr>
        <w:t xml:space="preserve">ההבדל בין 'מיגו' שם </w:t>
      </w:r>
      <w:r>
        <w:rPr>
          <w:rStyle w:val="afffff0"/>
          <w:rFonts w:cs="David" w:hint="cs"/>
          <w:rtl/>
        </w:rPr>
        <w:t>ב</w:t>
      </w:r>
      <w:r w:rsidRPr="00AA6C2C">
        <w:rPr>
          <w:rStyle w:val="afffff0"/>
          <w:rFonts w:cs="David" w:hint="eastAsia"/>
          <w:rtl/>
        </w:rPr>
        <w:t>נאנסתי</w:t>
      </w:r>
      <w:r>
        <w:rPr>
          <w:rFonts w:hint="cs"/>
          <w:rtl/>
        </w:rPr>
        <w:t xml:space="preserve"> ל'מיגו' כאן </w:t>
      </w:r>
      <w:r>
        <w:rPr>
          <w:rStyle w:val="afffff0"/>
          <w:rFonts w:cs="David" w:hint="cs"/>
          <w:rtl/>
        </w:rPr>
        <w:t>ב</w:t>
      </w:r>
      <w:r w:rsidRPr="00AA6C2C">
        <w:rPr>
          <w:rStyle w:val="afffff0"/>
          <w:rFonts w:cs="David" w:hint="eastAsia"/>
          <w:rtl/>
        </w:rPr>
        <w:t>לקחתיה</w:t>
      </w:r>
      <w:r w:rsidRPr="00AA6C2C">
        <w:rPr>
          <w:rStyle w:val="afffff0"/>
          <w:rFonts w:cs="David"/>
          <w:rtl/>
        </w:rPr>
        <w:t xml:space="preserve"> </w:t>
      </w:r>
      <w:r w:rsidRPr="00AA6C2C">
        <w:rPr>
          <w:rStyle w:val="afffff0"/>
          <w:rFonts w:cs="David" w:hint="eastAsia"/>
          <w:rtl/>
        </w:rPr>
        <w:t>מאביך</w:t>
      </w:r>
      <w:bookmarkEnd w:id="118"/>
    </w:p>
    <w:p w14:paraId="53ABDED8" w14:textId="0851544A" w:rsidR="00E268F4" w:rsidRDefault="00AB7D20" w:rsidP="005967A6">
      <w:pPr>
        <w:ind w:left="0" w:firstLine="0"/>
        <w:rPr>
          <w:rtl/>
        </w:rPr>
      </w:pPr>
      <w:r w:rsidRPr="00AA6C2C">
        <w:rPr>
          <w:rStyle w:val="affffe"/>
          <w:rFonts w:hint="eastAsia"/>
          <w:rtl/>
        </w:rPr>
        <w:t>כא</w:t>
      </w:r>
      <w:r w:rsidR="005967A6" w:rsidRPr="00AA6C2C">
        <w:rPr>
          <w:rStyle w:val="affffe"/>
          <w:rFonts w:hint="eastAsia"/>
          <w:rtl/>
        </w:rPr>
        <w:t>ן</w:t>
      </w:r>
      <w:r w:rsidR="005967A6" w:rsidRPr="00AA6C2C">
        <w:rPr>
          <w:rStyle w:val="affffe"/>
          <w:rtl/>
        </w:rPr>
        <w:t>:</w:t>
      </w:r>
      <w:r w:rsidRPr="0068586A">
        <w:rPr>
          <w:rFonts w:hint="cs"/>
          <w:rtl/>
        </w:rPr>
        <w:t xml:space="preserve"> </w:t>
      </w:r>
      <w:r w:rsidR="005967A6">
        <w:rPr>
          <w:rFonts w:hint="cs"/>
          <w:rtl/>
        </w:rPr>
        <w:t>'</w:t>
      </w:r>
      <w:r w:rsidRPr="0068586A">
        <w:rPr>
          <w:rFonts w:hint="cs"/>
          <w:rtl/>
        </w:rPr>
        <w:t>אין שור שחוט לפניך</w:t>
      </w:r>
      <w:r w:rsidR="005967A6">
        <w:rPr>
          <w:rFonts w:hint="cs"/>
          <w:rtl/>
        </w:rPr>
        <w:t xml:space="preserve">' </w:t>
      </w:r>
      <w:r w:rsidR="005967A6" w:rsidRPr="00AA6C2C">
        <w:rPr>
          <w:rStyle w:val="afffff0"/>
          <w:rFonts w:hint="eastAsia"/>
          <w:rtl/>
        </w:rPr>
        <w:t>לא</w:t>
      </w:r>
      <w:r w:rsidR="005967A6" w:rsidRPr="00AA6C2C">
        <w:rPr>
          <w:rStyle w:val="afffff0"/>
          <w:rtl/>
        </w:rPr>
        <w:t xml:space="preserve"> תבעו, ומעצמו הודה </w:t>
      </w:r>
      <w:r w:rsidR="005967A6">
        <w:rPr>
          <w:rStyle w:val="afffff0"/>
          <w:rFonts w:hint="cs"/>
          <w:rtl/>
        </w:rPr>
        <w:t xml:space="preserve">לו </w:t>
      </w:r>
      <w:r w:rsidR="005967A6" w:rsidRPr="00AA6C2C">
        <w:rPr>
          <w:rStyle w:val="afffff0"/>
          <w:rFonts w:hint="eastAsia"/>
          <w:rtl/>
        </w:rPr>
        <w:t>ש</w:t>
      </w:r>
      <w:r w:rsidR="005967A6">
        <w:rPr>
          <w:rStyle w:val="afffff0"/>
          <w:rFonts w:hint="cs"/>
          <w:rtl/>
        </w:rPr>
        <w:t xml:space="preserve">היתה </w:t>
      </w:r>
      <w:r w:rsidR="005967A6" w:rsidRPr="00AA6C2C">
        <w:rPr>
          <w:rStyle w:val="afffff0"/>
          <w:rFonts w:hint="eastAsia"/>
          <w:rtl/>
        </w:rPr>
        <w:t>של</w:t>
      </w:r>
      <w:r w:rsidR="005967A6" w:rsidRPr="00AA6C2C">
        <w:rPr>
          <w:rStyle w:val="afffff0"/>
          <w:rtl/>
        </w:rPr>
        <w:t xml:space="preserve"> </w:t>
      </w:r>
      <w:r w:rsidR="005967A6" w:rsidRPr="00AA6C2C">
        <w:rPr>
          <w:rStyle w:val="afffff0"/>
          <w:rFonts w:hint="eastAsia"/>
          <w:rtl/>
        </w:rPr>
        <w:t>אביו</w:t>
      </w:r>
      <w:r w:rsidR="00E268F4">
        <w:rPr>
          <w:rStyle w:val="afffff0"/>
          <w:rtl/>
        </w:rPr>
        <w:t>,</w:t>
      </w:r>
    </w:p>
    <w:p w14:paraId="02F28FDE" w14:textId="293E3CB6" w:rsidR="00AB7D20" w:rsidRPr="0068586A" w:rsidRDefault="005967A6" w:rsidP="00AA6C2C">
      <w:pPr>
        <w:ind w:left="0" w:firstLine="0"/>
        <w:rPr>
          <w:rtl/>
        </w:rPr>
      </w:pPr>
      <w:r w:rsidRPr="00AA6C2C">
        <w:rPr>
          <w:rStyle w:val="affffe"/>
          <w:rFonts w:hint="eastAsia"/>
          <w:rtl/>
        </w:rPr>
        <w:t>שם</w:t>
      </w:r>
      <w:r w:rsidRPr="00AA6C2C">
        <w:rPr>
          <w:rStyle w:val="affffe"/>
          <w:rtl/>
        </w:rPr>
        <w:t>:</w:t>
      </w:r>
      <w:r>
        <w:rPr>
          <w:rFonts w:hint="cs"/>
          <w:rtl/>
        </w:rPr>
        <w:t xml:space="preserve"> '</w:t>
      </w:r>
      <w:r w:rsidR="00AB7D20" w:rsidRPr="0068586A">
        <w:rPr>
          <w:rFonts w:hint="cs"/>
          <w:rtl/>
        </w:rPr>
        <w:t>שור שחוט לפניך</w:t>
      </w:r>
      <w:r>
        <w:rPr>
          <w:rFonts w:hint="cs"/>
          <w:rtl/>
        </w:rPr>
        <w:t xml:space="preserve">' </w:t>
      </w:r>
      <w:r w:rsidRPr="00AA6C2C">
        <w:rPr>
          <w:rStyle w:val="afffff0"/>
          <w:rFonts w:hint="eastAsia"/>
          <w:rtl/>
        </w:rPr>
        <w:t>לא</w:t>
      </w:r>
      <w:r w:rsidRPr="00AA6C2C">
        <w:rPr>
          <w:rStyle w:val="afffff0"/>
          <w:rtl/>
        </w:rPr>
        <w:t xml:space="preserve"> </w:t>
      </w:r>
      <w:r w:rsidRPr="00AA6C2C">
        <w:rPr>
          <w:rStyle w:val="afffff0"/>
          <w:rFonts w:hint="eastAsia"/>
          <w:rtl/>
        </w:rPr>
        <w:t>מצא</w:t>
      </w:r>
      <w:r w:rsidRPr="00AA6C2C">
        <w:rPr>
          <w:rStyle w:val="afffff0"/>
          <w:rtl/>
        </w:rPr>
        <w:t xml:space="preserve"> </w:t>
      </w:r>
      <w:r w:rsidRPr="00AA6C2C">
        <w:rPr>
          <w:rStyle w:val="afffff0"/>
          <w:rFonts w:hint="eastAsia"/>
          <w:rtl/>
        </w:rPr>
        <w:t>לה</w:t>
      </w:r>
      <w:r w:rsidRPr="00AA6C2C">
        <w:rPr>
          <w:rStyle w:val="afffff0"/>
          <w:rtl/>
        </w:rPr>
        <w:t xml:space="preserve"> </w:t>
      </w:r>
      <w:r w:rsidRPr="00AA6C2C">
        <w:rPr>
          <w:rStyle w:val="afffff0"/>
          <w:rFonts w:hint="eastAsia"/>
          <w:rtl/>
        </w:rPr>
        <w:t>בתולים</w:t>
      </w:r>
      <w:r w:rsidRPr="00AA6C2C">
        <w:rPr>
          <w:rStyle w:val="afffff0"/>
          <w:rtl/>
        </w:rPr>
        <w:t xml:space="preserve"> </w:t>
      </w:r>
      <w:r w:rsidRPr="00AA6C2C">
        <w:rPr>
          <w:rStyle w:val="afffff0"/>
          <w:rFonts w:hint="eastAsia"/>
          <w:rtl/>
        </w:rPr>
        <w:t>והוכרחה</w:t>
      </w:r>
      <w:r w:rsidRPr="00AA6C2C">
        <w:rPr>
          <w:rStyle w:val="afffff0"/>
          <w:rtl/>
        </w:rPr>
        <w:t xml:space="preserve"> </w:t>
      </w:r>
      <w:r w:rsidRPr="00AA6C2C">
        <w:rPr>
          <w:rStyle w:val="afffff0"/>
          <w:rFonts w:hint="eastAsia"/>
          <w:rtl/>
        </w:rPr>
        <w:t>ל</w:t>
      </w:r>
      <w:r>
        <w:rPr>
          <w:rStyle w:val="afffff0"/>
          <w:rFonts w:hint="cs"/>
          <w:rtl/>
        </w:rPr>
        <w:t>יתבע</w:t>
      </w:r>
      <w:r w:rsidRPr="00AA6C2C">
        <w:rPr>
          <w:rStyle w:val="afffff0"/>
          <w:rtl/>
        </w:rPr>
        <w:t xml:space="preserve"> </w:t>
      </w:r>
      <w:r>
        <w:rPr>
          <w:rStyle w:val="afffff0"/>
          <w:rFonts w:hint="cs"/>
          <w:rtl/>
        </w:rPr>
        <w:t>ב</w:t>
      </w:r>
      <w:r w:rsidRPr="00AA6C2C">
        <w:rPr>
          <w:rStyle w:val="afffff0"/>
          <w:rFonts w:hint="eastAsia"/>
          <w:rtl/>
        </w:rPr>
        <w:t>דין</w:t>
      </w:r>
      <w:r>
        <w:rPr>
          <w:rStyle w:val="afffff0"/>
          <w:rFonts w:hint="cs"/>
          <w:rtl/>
        </w:rPr>
        <w:t>.</w:t>
      </w:r>
    </w:p>
    <w:p w14:paraId="2E85E834" w14:textId="208AAF2A" w:rsidR="00AB7D20" w:rsidRPr="006D5126" w:rsidRDefault="005967A6" w:rsidP="00F1680A">
      <w:pPr>
        <w:pStyle w:val="affffb"/>
        <w:rPr>
          <w:spacing w:val="0"/>
          <w:rtl/>
        </w:rPr>
      </w:pPr>
      <w:bookmarkStart w:id="119" w:name="_Toc119352904"/>
      <w:r w:rsidRPr="006D5126">
        <w:rPr>
          <w:rFonts w:hint="cs"/>
          <w:spacing w:val="0"/>
          <w:rtl/>
        </w:rPr>
        <w:t xml:space="preserve">ברישא דמשנתינו </w:t>
      </w:r>
      <w:r w:rsidRPr="006D5126">
        <w:rPr>
          <w:rStyle w:val="afffff0"/>
          <w:rFonts w:cs="PFT_Frank"/>
          <w:spacing w:val="0"/>
          <w:rtl/>
        </w:rPr>
        <w:t xml:space="preserve">[בתולה </w:t>
      </w:r>
      <w:r w:rsidRPr="006D5126">
        <w:rPr>
          <w:rStyle w:val="afffff0"/>
          <w:rFonts w:cs="PFT_Frank" w:hint="eastAsia"/>
          <w:spacing w:val="0"/>
          <w:rtl/>
        </w:rPr>
        <w:t>נשאתני</w:t>
      </w:r>
      <w:r w:rsidRPr="006D5126">
        <w:rPr>
          <w:rStyle w:val="afffff0"/>
          <w:rFonts w:cs="PFT_Frank"/>
          <w:spacing w:val="0"/>
          <w:rtl/>
        </w:rPr>
        <w:t>]</w:t>
      </w:r>
      <w:r w:rsidRPr="006D5126">
        <w:rPr>
          <w:rStyle w:val="afffff0"/>
          <w:rFonts w:cs="PFT_Frank" w:hint="cs"/>
          <w:spacing w:val="0"/>
          <w:rtl/>
        </w:rPr>
        <w:t xml:space="preserve"> -</w:t>
      </w:r>
      <w:r w:rsidRPr="006D5126">
        <w:rPr>
          <w:rFonts w:hint="cs"/>
          <w:spacing w:val="0"/>
          <w:rtl/>
        </w:rPr>
        <w:t xml:space="preserve"> למה צריכה עדים</w:t>
      </w:r>
      <w:bookmarkEnd w:id="119"/>
    </w:p>
    <w:p w14:paraId="6229E157" w14:textId="79F3FE66" w:rsidR="00AB7D20" w:rsidRPr="0068586A" w:rsidRDefault="00313E27" w:rsidP="00AA6C2C">
      <w:pPr>
        <w:ind w:left="0" w:firstLine="0"/>
        <w:rPr>
          <w:rtl/>
        </w:rPr>
      </w:pPr>
      <w:r w:rsidRPr="00AA6C2C">
        <w:rPr>
          <w:rStyle w:val="affffe"/>
          <w:rFonts w:hint="eastAsia"/>
          <w:rtl/>
        </w:rPr>
        <w:t>יקשה</w:t>
      </w:r>
      <w:r w:rsidRPr="00AA6C2C">
        <w:rPr>
          <w:rStyle w:val="affffe"/>
          <w:rtl/>
        </w:rPr>
        <w:t>:</w:t>
      </w:r>
      <w:r>
        <w:rPr>
          <w:rFonts w:hint="cs"/>
          <w:rtl/>
        </w:rPr>
        <w:t xml:space="preserve"> נלך</w:t>
      </w:r>
      <w:r w:rsidR="00AB7D20" w:rsidRPr="00AA6C2C">
        <w:rPr>
          <w:rtl/>
        </w:rPr>
        <w:t xml:space="preserve"> </w:t>
      </w:r>
      <w:r>
        <w:rPr>
          <w:rFonts w:hint="cs"/>
          <w:rtl/>
        </w:rPr>
        <w:t>אחר '</w:t>
      </w:r>
      <w:r w:rsidR="00AB7D20" w:rsidRPr="00AA6C2C">
        <w:rPr>
          <w:rFonts w:hint="eastAsia"/>
          <w:rtl/>
        </w:rPr>
        <w:t>ר</w:t>
      </w:r>
      <w:r w:rsidR="00AB7D20" w:rsidRPr="00AA6C2C">
        <w:rPr>
          <w:rtl/>
        </w:rPr>
        <w:t>וב נשים בתולות נישאות</w:t>
      </w:r>
      <w:r>
        <w:rPr>
          <w:rFonts w:hint="cs"/>
          <w:rtl/>
        </w:rPr>
        <w:t>'!</w:t>
      </w:r>
    </w:p>
    <w:p w14:paraId="67AD4E5E" w14:textId="387D5DE6" w:rsidR="00E268F4" w:rsidRDefault="00313E27" w:rsidP="005967A6">
      <w:pPr>
        <w:ind w:left="0" w:firstLine="0"/>
        <w:rPr>
          <w:rtl/>
        </w:rPr>
      </w:pPr>
      <w:r w:rsidRPr="00AA6C2C">
        <w:rPr>
          <w:rStyle w:val="affffe"/>
          <w:rFonts w:hint="eastAsia"/>
          <w:rtl/>
        </w:rPr>
        <w:t>ותירץ</w:t>
      </w:r>
      <w:r w:rsidRPr="00AA6C2C">
        <w:rPr>
          <w:rStyle w:val="affffe"/>
          <w:rtl/>
        </w:rPr>
        <w:t>:</w:t>
      </w:r>
      <w:r>
        <w:rPr>
          <w:rFonts w:hint="cs"/>
          <w:rtl/>
        </w:rPr>
        <w:t xml:space="preserve"> '</w:t>
      </w:r>
      <w:r w:rsidR="00AB7D20" w:rsidRPr="00CA108A">
        <w:rPr>
          <w:rFonts w:cs="PFT_Frank" w:hint="eastAsia"/>
          <w:b/>
          <w:bCs/>
          <w:szCs w:val="14"/>
          <w:rtl/>
        </w:rPr>
        <w:t>רוב</w:t>
      </w:r>
      <w:r w:rsidR="00AB7D20" w:rsidRPr="00AA6C2C">
        <w:rPr>
          <w:rtl/>
        </w:rPr>
        <w:t xml:space="preserve"> הנישאת בתולה יש לה קול</w:t>
      </w:r>
      <w:r>
        <w:rPr>
          <w:rFonts w:hint="cs"/>
          <w:rtl/>
        </w:rPr>
        <w:t>'</w:t>
      </w:r>
      <w:r w:rsidR="00AB7D20" w:rsidRPr="00AA6C2C">
        <w:rPr>
          <w:rtl/>
        </w:rPr>
        <w:t xml:space="preserve"> </w:t>
      </w:r>
      <w:r w:rsidRPr="00B31C92">
        <w:rPr>
          <w:rStyle w:val="afffff0"/>
          <w:rFonts w:cs="PFT_Frank" w:hint="eastAsia"/>
          <w:b/>
          <w:bCs/>
          <w:szCs w:val="10"/>
          <w:rtl/>
        </w:rPr>
        <w:t>הרבה</w:t>
      </w:r>
      <w:r w:rsidRPr="00B31C92">
        <w:rPr>
          <w:rStyle w:val="afffff0"/>
          <w:rFonts w:cs="PFT_Frank"/>
          <w:b/>
          <w:bCs/>
          <w:szCs w:val="10"/>
          <w:rtl/>
        </w:rPr>
        <w:t xml:space="preserve"> </w:t>
      </w:r>
      <w:r w:rsidRPr="00B31C92">
        <w:rPr>
          <w:rStyle w:val="afffff0"/>
          <w:rFonts w:cs="PFT_Frank" w:hint="eastAsia"/>
          <w:b/>
          <w:bCs/>
          <w:szCs w:val="10"/>
          <w:rtl/>
        </w:rPr>
        <w:t>יודעים</w:t>
      </w:r>
      <w:r>
        <w:rPr>
          <w:rStyle w:val="afffff0"/>
          <w:rFonts w:hint="cs"/>
          <w:rtl/>
        </w:rPr>
        <w:t xml:space="preserve"> ולא רק עדים</w:t>
      </w:r>
      <w:r w:rsidR="00E268F4">
        <w:rPr>
          <w:rStyle w:val="afffff0"/>
          <w:rFonts w:hint="cs"/>
          <w:rtl/>
        </w:rPr>
        <w:t>,</w:t>
      </w:r>
    </w:p>
    <w:p w14:paraId="28547DA0" w14:textId="0390DE50" w:rsidR="006F15F4" w:rsidRDefault="00AB7D20" w:rsidP="006F15F4">
      <w:pPr>
        <w:rPr>
          <w:rStyle w:val="afffff0"/>
          <w:rtl/>
        </w:rPr>
      </w:pPr>
      <w:r w:rsidRPr="00AA6C2C">
        <w:rPr>
          <w:rFonts w:hint="eastAsia"/>
          <w:rtl/>
        </w:rPr>
        <w:lastRenderedPageBreak/>
        <w:t>ולה</w:t>
      </w:r>
      <w:r w:rsidRPr="00AA6C2C">
        <w:rPr>
          <w:rtl/>
        </w:rPr>
        <w:t xml:space="preserve"> </w:t>
      </w:r>
      <w:r w:rsidR="00313E27">
        <w:rPr>
          <w:rFonts w:hint="cs"/>
          <w:rtl/>
        </w:rPr>
        <w:t xml:space="preserve">שאין </w:t>
      </w:r>
      <w:r w:rsidRPr="00AA6C2C">
        <w:rPr>
          <w:rFonts w:hint="eastAsia"/>
          <w:rtl/>
        </w:rPr>
        <w:t>קול</w:t>
      </w:r>
      <w:r w:rsidRPr="00AA6C2C">
        <w:rPr>
          <w:rtl/>
        </w:rPr>
        <w:t xml:space="preserve"> </w:t>
      </w:r>
      <w:r w:rsidR="00313E27" w:rsidRPr="00CA108A">
        <w:rPr>
          <w:rFonts w:cs="PFT_Frank" w:hint="eastAsia"/>
          <w:b/>
          <w:bCs/>
          <w:szCs w:val="14"/>
          <w:rtl/>
        </w:rPr>
        <w:t>הו</w:t>
      </w:r>
      <w:r w:rsidRPr="00CA108A">
        <w:rPr>
          <w:rFonts w:cs="PFT_Frank" w:hint="eastAsia"/>
          <w:b/>
          <w:bCs/>
          <w:szCs w:val="14"/>
          <w:rtl/>
        </w:rPr>
        <w:t>רע</w:t>
      </w:r>
      <w:r w:rsidRPr="00AA6C2C">
        <w:rPr>
          <w:rtl/>
        </w:rPr>
        <w:t xml:space="preserve"> ל</w:t>
      </w:r>
      <w:r w:rsidRPr="00AA6C2C">
        <w:rPr>
          <w:rFonts w:hint="eastAsia"/>
          <w:rtl/>
        </w:rPr>
        <w:t>ה</w:t>
      </w:r>
      <w:r w:rsidRPr="00AA6C2C">
        <w:rPr>
          <w:rtl/>
        </w:rPr>
        <w:t xml:space="preserve"> </w:t>
      </w:r>
      <w:r w:rsidR="00313E27">
        <w:rPr>
          <w:rFonts w:hint="cs"/>
          <w:rtl/>
        </w:rPr>
        <w:t>ה'</w:t>
      </w:r>
      <w:r w:rsidRPr="00AA6C2C">
        <w:rPr>
          <w:rFonts w:hint="eastAsia"/>
          <w:rtl/>
        </w:rPr>
        <w:t>רוב</w:t>
      </w:r>
      <w:r w:rsidR="00313E27">
        <w:rPr>
          <w:rFonts w:hint="cs"/>
          <w:rtl/>
        </w:rPr>
        <w:t>',</w:t>
      </w:r>
      <w:r w:rsidR="00313E27" w:rsidRPr="00AA6C2C">
        <w:rPr>
          <w:rStyle w:val="afffff0"/>
          <w:rtl/>
        </w:rPr>
        <w:t xml:space="preserve"> אבל העדים מועילים לומר </w:t>
      </w:r>
      <w:r w:rsidR="00313E27" w:rsidRPr="00B31C92">
        <w:rPr>
          <w:rStyle w:val="afffff0"/>
          <w:rFonts w:cs="PFT_Frank" w:hint="eastAsia"/>
          <w:b/>
          <w:bCs/>
          <w:szCs w:val="10"/>
          <w:rtl/>
        </w:rPr>
        <w:t>שמהמיעוט</w:t>
      </w:r>
      <w:r w:rsidR="00313E27" w:rsidRPr="00AA6C2C">
        <w:rPr>
          <w:rStyle w:val="afffff0"/>
          <w:rtl/>
        </w:rPr>
        <w:t>.</w:t>
      </w:r>
    </w:p>
    <w:p w14:paraId="2D3350DE" w14:textId="7C60389F" w:rsidR="00AB7D20" w:rsidRPr="00AA6C2C" w:rsidRDefault="00AB7D20" w:rsidP="00CF473C">
      <w:pPr>
        <w:pStyle w:val="afffd"/>
        <w:rPr>
          <w:rtl/>
        </w:rPr>
      </w:pPr>
      <w:ins w:id="9820" w:author="מספור קטעי משנה" w:date="2026-10-06T06:45:30Z">
        <w:r>
          <w:rPr>
            <w:rStyle w:val="MisparKeta"/>
          </w:rPr>
          <w:t xml:space="preserve">א. </w:t>
        </w:r>
      </w:ins>
      <w:bookmarkStart w:id="120" w:name="_Toc119352905"/>
      <w:r w:rsidRPr="00AA6C2C">
        <w:rPr>
          <w:rtl/>
        </w:rPr>
        <w:t>אם יש עדים שיצתה בהינומא</w:t>
      </w:r>
      <w:r w:rsidR="002E4056">
        <w:rPr>
          <w:rFonts w:hint="cs"/>
          <w:rtl/>
        </w:rPr>
        <w:t>.</w:t>
      </w:r>
      <w:r w:rsidRPr="00AA6C2C">
        <w:rPr>
          <w:rtl/>
        </w:rPr>
        <w:t>.</w:t>
      </w:r>
      <w:r w:rsidR="002E4056">
        <w:rPr>
          <w:rFonts w:hint="cs"/>
          <w:rtl/>
        </w:rPr>
        <w:t xml:space="preserve"> </w:t>
      </w:r>
      <w:r w:rsidR="002E4056">
        <w:rPr>
          <w:rtl/>
        </w:rPr>
        <w:t>–</w:t>
      </w:r>
      <w:r w:rsidR="002E4056">
        <w:rPr>
          <w:rFonts w:hint="cs"/>
          <w:rtl/>
        </w:rPr>
        <w:t xml:space="preserve"> כתובתה מאתים.</w:t>
      </w:r>
      <w:bookmarkEnd w:id="120"/>
    </w:p>
    <w:p w14:paraId="6B601700" w14:textId="3BF9C389" w:rsidR="002E4056" w:rsidRPr="006D5126" w:rsidRDefault="002E4056" w:rsidP="00F1680A">
      <w:pPr>
        <w:pStyle w:val="affffb"/>
        <w:rPr>
          <w:spacing w:val="0"/>
          <w:rtl/>
        </w:rPr>
      </w:pPr>
      <w:bookmarkStart w:id="121" w:name="_Toc119352906"/>
      <w:r w:rsidRPr="006D5126">
        <w:rPr>
          <w:rFonts w:hint="cs"/>
          <w:spacing w:val="0"/>
          <w:rtl/>
        </w:rPr>
        <w:t>אם לא יודעים א</w:t>
      </w:r>
      <w:r w:rsidR="00A54B9B" w:rsidRPr="006D5126">
        <w:rPr>
          <w:rFonts w:hint="cs"/>
          <w:spacing w:val="0"/>
          <w:rtl/>
        </w:rPr>
        <w:t>ם בתולה</w:t>
      </w:r>
      <w:r w:rsidRPr="006D5126">
        <w:rPr>
          <w:rFonts w:hint="cs"/>
          <w:spacing w:val="0"/>
          <w:rtl/>
        </w:rPr>
        <w:t xml:space="preserve"> נישאת משמע שאבדה הכתובה</w:t>
      </w:r>
      <w:bookmarkEnd w:id="121"/>
    </w:p>
    <w:p w14:paraId="35538473" w14:textId="5EC9AA29" w:rsidR="002E4056" w:rsidRDefault="003A2F2E" w:rsidP="00AB7D20">
      <w:pPr>
        <w:rPr>
          <w:rStyle w:val="afffff0"/>
          <w:rtl/>
        </w:rPr>
      </w:pPr>
      <w:r>
        <w:rPr>
          <w:rStyle w:val="affffe"/>
          <w:rFonts w:hint="cs"/>
          <w:rtl/>
        </w:rPr>
        <w:t xml:space="preserve">א. </w:t>
      </w:r>
      <w:r w:rsidR="002E4056" w:rsidRPr="00AA6C2C">
        <w:rPr>
          <w:rStyle w:val="affffe"/>
          <w:rFonts w:hint="eastAsia"/>
          <w:rtl/>
        </w:rPr>
        <w:t>יקשה</w:t>
      </w:r>
      <w:r w:rsidR="002E4056" w:rsidRPr="00AA6C2C">
        <w:rPr>
          <w:rStyle w:val="affffe"/>
          <w:rtl/>
        </w:rPr>
        <w:t>:</w:t>
      </w:r>
      <w:r w:rsidR="002E4056">
        <w:rPr>
          <w:rFonts w:ascii="Fb Fontext" w:hAnsi="Fb Fontext" w:hint="cs"/>
          <w:spacing w:val="-4"/>
          <w:rtl/>
        </w:rPr>
        <w:t xml:space="preserve"> </w:t>
      </w:r>
      <w:r w:rsidR="00AB7D20" w:rsidRPr="00F71179">
        <w:rPr>
          <w:rFonts w:ascii="Fb Fontext" w:hAnsi="Fb Fontext" w:hint="cs"/>
          <w:spacing w:val="-4"/>
          <w:sz w:val="32"/>
          <w:rtl/>
        </w:rPr>
        <w:t>ש</w:t>
      </w:r>
      <w:r w:rsidR="002E4056">
        <w:rPr>
          <w:rFonts w:ascii="Fb Fontext" w:hAnsi="Fb Fontext" w:hint="cs"/>
          <w:spacing w:val="-4"/>
          <w:sz w:val="32"/>
          <w:rtl/>
        </w:rPr>
        <w:t>מא החביאה הכתובה,</w:t>
      </w:r>
      <w:r w:rsidR="00AB7D20" w:rsidRPr="00F71179">
        <w:rPr>
          <w:rFonts w:ascii="Fb Fontext" w:hAnsi="Fb Fontext" w:hint="cs"/>
          <w:spacing w:val="-4"/>
          <w:sz w:val="32"/>
          <w:rtl/>
        </w:rPr>
        <w:t xml:space="preserve"> </w:t>
      </w:r>
      <w:r w:rsidR="002E4056">
        <w:rPr>
          <w:rFonts w:ascii="Fb Fontext" w:hAnsi="Fb Fontext" w:hint="cs"/>
          <w:spacing w:val="-4"/>
          <w:sz w:val="32"/>
          <w:rtl/>
        </w:rPr>
        <w:t xml:space="preserve">ותוציאנו לגבות </w:t>
      </w:r>
      <w:r w:rsidR="00AB7D20" w:rsidRPr="00F71179">
        <w:rPr>
          <w:rFonts w:ascii="Fb Fontext" w:hAnsi="Fb Fontext" w:hint="cs"/>
          <w:spacing w:val="-4"/>
          <w:sz w:val="32"/>
          <w:rtl/>
        </w:rPr>
        <w:t xml:space="preserve">שוב </w:t>
      </w:r>
      <w:r w:rsidR="00AB7D20" w:rsidRPr="00AA6C2C">
        <w:rPr>
          <w:rStyle w:val="afffff0"/>
          <w:rFonts w:hint="eastAsia"/>
          <w:rtl/>
        </w:rPr>
        <w:t>בב</w:t>
      </w:r>
      <w:r w:rsidR="00AB7D20" w:rsidRPr="00AA6C2C">
        <w:rPr>
          <w:rStyle w:val="afffff0"/>
          <w:rtl/>
        </w:rPr>
        <w:t>"</w:t>
      </w:r>
      <w:r w:rsidR="00AB7D20" w:rsidRPr="00AA6C2C">
        <w:rPr>
          <w:rStyle w:val="afffff0"/>
          <w:rFonts w:hint="eastAsia"/>
          <w:rtl/>
        </w:rPr>
        <w:t>ד</w:t>
      </w:r>
      <w:r w:rsidR="00AB7D20" w:rsidRPr="00AA6C2C">
        <w:rPr>
          <w:rStyle w:val="afffff0"/>
          <w:rtl/>
        </w:rPr>
        <w:t xml:space="preserve"> </w:t>
      </w:r>
      <w:r w:rsidR="00AB7D20" w:rsidRPr="00AA6C2C">
        <w:rPr>
          <w:rStyle w:val="afffff0"/>
          <w:rFonts w:hint="eastAsia"/>
          <w:rtl/>
        </w:rPr>
        <w:t>אחר</w:t>
      </w:r>
      <w:r w:rsidR="002E4056">
        <w:rPr>
          <w:rStyle w:val="afffff0"/>
          <w:rFonts w:hint="cs"/>
          <w:rtl/>
        </w:rPr>
        <w:t>!</w:t>
      </w:r>
    </w:p>
    <w:p w14:paraId="04CC4B26" w14:textId="435CFD3F" w:rsidR="00E268F4" w:rsidRDefault="00AB7D20" w:rsidP="00AB7D20">
      <w:pPr>
        <w:rPr>
          <w:rFonts w:ascii="Fb Fontext" w:hAnsi="Fb Fontext"/>
          <w:spacing w:val="-4"/>
          <w:sz w:val="32"/>
          <w:rtl/>
        </w:rPr>
      </w:pPr>
      <w:r w:rsidRPr="00AA6C2C">
        <w:rPr>
          <w:rStyle w:val="affffe"/>
          <w:rFonts w:hint="eastAsia"/>
          <w:rtl/>
        </w:rPr>
        <w:t>ר</w:t>
      </w:r>
      <w:r w:rsidRPr="00AA6C2C">
        <w:rPr>
          <w:rStyle w:val="affffe"/>
          <w:rtl/>
        </w:rPr>
        <w:t>"</w:t>
      </w:r>
      <w:r w:rsidRPr="00AA6C2C">
        <w:rPr>
          <w:rStyle w:val="affffe"/>
          <w:rFonts w:hint="eastAsia"/>
          <w:rtl/>
        </w:rPr>
        <w:t>א</w:t>
      </w:r>
      <w:r w:rsidRPr="00AA6C2C">
        <w:rPr>
          <w:rStyle w:val="affffe"/>
          <w:rtl/>
        </w:rPr>
        <w:t>:</w:t>
      </w:r>
      <w:r w:rsidRPr="00F71179">
        <w:rPr>
          <w:rFonts w:ascii="Fb Fontext" w:hAnsi="Fb Fontext" w:hint="cs"/>
          <w:spacing w:val="-4"/>
          <w:sz w:val="32"/>
          <w:rtl/>
        </w:rPr>
        <w:t xml:space="preserve"> </w:t>
      </w:r>
      <w:r w:rsidR="002E4056" w:rsidRPr="00AA6C2C">
        <w:rPr>
          <w:rStyle w:val="affffe"/>
          <w:rFonts w:hint="eastAsia"/>
          <w:rtl/>
        </w:rPr>
        <w:t>כמ</w:t>
      </w:r>
      <w:r w:rsidR="002E4056" w:rsidRPr="00AA6C2C">
        <w:rPr>
          <w:rStyle w:val="affffe"/>
          <w:rtl/>
        </w:rPr>
        <w:t>"ד</w:t>
      </w:r>
      <w:r w:rsidR="002E4056">
        <w:rPr>
          <w:rFonts w:ascii="Fb Fontext" w:hAnsi="Fb Fontext" w:hint="cs"/>
          <w:spacing w:val="-4"/>
          <w:sz w:val="32"/>
          <w:rtl/>
        </w:rPr>
        <w:t xml:space="preserve"> '</w:t>
      </w:r>
      <w:r w:rsidRPr="00F71179">
        <w:rPr>
          <w:rFonts w:ascii="Fb Fontext" w:hAnsi="Fb Fontext" w:hint="cs"/>
          <w:spacing w:val="-4"/>
          <w:sz w:val="32"/>
          <w:rtl/>
        </w:rPr>
        <w:t>כותבין שובר</w:t>
      </w:r>
      <w:r w:rsidR="002E4056">
        <w:rPr>
          <w:rFonts w:ascii="Fb Fontext" w:hAnsi="Fb Fontext" w:hint="cs"/>
          <w:spacing w:val="-4"/>
          <w:sz w:val="32"/>
          <w:rtl/>
        </w:rPr>
        <w:t xml:space="preserve">' </w:t>
      </w:r>
      <w:r w:rsidR="002E4056" w:rsidRPr="00AA6C2C">
        <w:rPr>
          <w:rStyle w:val="afffff0"/>
          <w:rFonts w:hint="eastAsia"/>
          <w:rtl/>
        </w:rPr>
        <w:t>ללווה</w:t>
      </w:r>
      <w:r w:rsidR="002E4056" w:rsidRPr="00AA6C2C">
        <w:rPr>
          <w:rStyle w:val="afffff0"/>
          <w:rtl/>
        </w:rPr>
        <w:t xml:space="preserve"> </w:t>
      </w:r>
      <w:r w:rsidR="002E4056" w:rsidRPr="00AA6C2C">
        <w:rPr>
          <w:rStyle w:val="afffff0"/>
          <w:rFonts w:hint="eastAsia"/>
          <w:rtl/>
        </w:rPr>
        <w:t>שפרע</w:t>
      </w:r>
      <w:r w:rsidR="002E4056">
        <w:rPr>
          <w:rStyle w:val="afffff0"/>
          <w:rFonts w:hint="cs"/>
          <w:rtl/>
        </w:rPr>
        <w:t>, אם המלוה איבד השטר</w:t>
      </w:r>
      <w:r w:rsidR="00E268F4">
        <w:rPr>
          <w:rStyle w:val="afffff0"/>
          <w:rFonts w:hint="cs"/>
          <w:rtl/>
        </w:rPr>
        <w:t>,</w:t>
      </w:r>
    </w:p>
    <w:p w14:paraId="6049FEA0" w14:textId="7EA46BE6" w:rsidR="00AB7D20" w:rsidRDefault="00AB7D20" w:rsidP="006F2473">
      <w:pPr>
        <w:rPr>
          <w:rFonts w:ascii="Fb Fontext" w:hAnsi="Fb Fontext"/>
          <w:rtl/>
        </w:rPr>
      </w:pPr>
      <w:r w:rsidRPr="00AA6C2C">
        <w:rPr>
          <w:rStyle w:val="affffe"/>
          <w:rFonts w:hint="eastAsia"/>
          <w:rtl/>
        </w:rPr>
        <w:t>ר</w:t>
      </w:r>
      <w:r w:rsidRPr="00AA6C2C">
        <w:rPr>
          <w:rStyle w:val="affffe"/>
          <w:rtl/>
        </w:rPr>
        <w:t>"</w:t>
      </w:r>
      <w:r w:rsidRPr="00AA6C2C">
        <w:rPr>
          <w:rStyle w:val="affffe"/>
          <w:rFonts w:hint="eastAsia"/>
          <w:rtl/>
        </w:rPr>
        <w:t>פ</w:t>
      </w:r>
      <w:r w:rsidRPr="00AA6C2C">
        <w:rPr>
          <w:rStyle w:val="affffe"/>
          <w:rtl/>
        </w:rPr>
        <w:t>:</w:t>
      </w:r>
      <w:r w:rsidRPr="00C35A2C">
        <w:rPr>
          <w:rFonts w:ascii="Fb Fontext" w:hAnsi="Fb Fontext" w:hint="cs"/>
          <w:rtl/>
        </w:rPr>
        <w:t xml:space="preserve"> ב</w:t>
      </w:r>
      <w:r w:rsidR="002E4056">
        <w:rPr>
          <w:rFonts w:ascii="Fb Fontext" w:hAnsi="Fb Fontext" w:hint="cs"/>
          <w:rtl/>
        </w:rPr>
        <w:t xml:space="preserve">מקום </w:t>
      </w:r>
      <w:r w:rsidRPr="00C35A2C">
        <w:rPr>
          <w:rFonts w:ascii="Fb Fontext" w:hAnsi="Fb Fontext" w:hint="cs"/>
          <w:rtl/>
        </w:rPr>
        <w:t>שאין כותבין כתובה</w:t>
      </w:r>
      <w:r w:rsidR="002E4056">
        <w:rPr>
          <w:rFonts w:ascii="Fb Fontext" w:hAnsi="Fb Fontext" w:hint="cs"/>
          <w:rtl/>
        </w:rPr>
        <w:t xml:space="preserve"> </w:t>
      </w:r>
      <w:r w:rsidR="002E4056" w:rsidRPr="00AA6C2C">
        <w:rPr>
          <w:rStyle w:val="afffff0"/>
          <w:rFonts w:hint="eastAsia"/>
          <w:rtl/>
        </w:rPr>
        <w:t>וגובים</w:t>
      </w:r>
      <w:r w:rsidR="002E4056" w:rsidRPr="00AA6C2C">
        <w:rPr>
          <w:rStyle w:val="afffff0"/>
          <w:rtl/>
        </w:rPr>
        <w:t xml:space="preserve"> </w:t>
      </w:r>
      <w:r w:rsidR="002E4056" w:rsidRPr="00AA6C2C">
        <w:rPr>
          <w:rStyle w:val="afffff0"/>
          <w:rFonts w:hint="eastAsia"/>
          <w:rtl/>
        </w:rPr>
        <w:t>ע</w:t>
      </w:r>
      <w:r w:rsidR="002E4056" w:rsidRPr="00AA6C2C">
        <w:rPr>
          <w:rStyle w:val="afffff0"/>
          <w:rtl/>
        </w:rPr>
        <w:t xml:space="preserve">"פ </w:t>
      </w:r>
      <w:r w:rsidR="002E4056" w:rsidRPr="00AA6C2C">
        <w:rPr>
          <w:rStyle w:val="afffff0"/>
          <w:rFonts w:hint="eastAsia"/>
          <w:rtl/>
        </w:rPr>
        <w:t>תנאי</w:t>
      </w:r>
      <w:r w:rsidR="002E4056" w:rsidRPr="00AA6C2C">
        <w:rPr>
          <w:rStyle w:val="afffff0"/>
          <w:rtl/>
        </w:rPr>
        <w:t xml:space="preserve"> </w:t>
      </w:r>
      <w:r w:rsidR="002E4056" w:rsidRPr="00AA6C2C">
        <w:rPr>
          <w:rStyle w:val="afffff0"/>
          <w:rFonts w:hint="eastAsia"/>
          <w:rtl/>
        </w:rPr>
        <w:t>ב</w:t>
      </w:r>
      <w:r w:rsidR="002E4056" w:rsidRPr="00AA6C2C">
        <w:rPr>
          <w:rStyle w:val="afffff0"/>
          <w:rtl/>
        </w:rPr>
        <w:t>"ד.</w:t>
      </w:r>
    </w:p>
    <w:p w14:paraId="0C57EB0F" w14:textId="2E92E7D0" w:rsidR="002E4056" w:rsidRDefault="00AB7D20" w:rsidP="00AB7D20">
      <w:pPr>
        <w:rPr>
          <w:rFonts w:ascii="Fb Fontext" w:hAnsi="Fb Fontext"/>
          <w:sz w:val="32"/>
          <w:rtl/>
        </w:rPr>
      </w:pPr>
      <w:r w:rsidRPr="00AA6C2C">
        <w:rPr>
          <w:rStyle w:val="affffe"/>
          <w:rtl/>
        </w:rPr>
        <w:t>א</w:t>
      </w:r>
      <w:r w:rsidR="002E4056" w:rsidRPr="00AA6C2C">
        <w:rPr>
          <w:rStyle w:val="affffe"/>
          <w:rtl/>
        </w:rPr>
        <w:t>"</w:t>
      </w:r>
      <w:r w:rsidRPr="00AA6C2C">
        <w:rPr>
          <w:rStyle w:val="affffe"/>
          <w:rtl/>
        </w:rPr>
        <w:t>ד</w:t>
      </w:r>
      <w:r w:rsidR="002E4056" w:rsidRPr="00AA6C2C">
        <w:rPr>
          <w:rStyle w:val="affffe"/>
          <w:rtl/>
        </w:rPr>
        <w:t xml:space="preserve"> </w:t>
      </w:r>
      <w:r w:rsidRPr="00AA6C2C">
        <w:rPr>
          <w:rStyle w:val="affffe"/>
          <w:rtl/>
        </w:rPr>
        <w:t>אברייתא</w:t>
      </w:r>
      <w:r w:rsidRPr="00C35A2C">
        <w:rPr>
          <w:rFonts w:ascii="Fb Fontext" w:hAnsi="Fb Fontext"/>
          <w:sz w:val="32"/>
          <w:rtl/>
        </w:rPr>
        <w:t>: איבדה, הטמינה, נשרפה כתובתה</w:t>
      </w:r>
      <w:r w:rsidR="0068586A">
        <w:rPr>
          <w:rFonts w:ascii="Fb Fontext" w:hAnsi="Fb Fontext" w:hint="cs"/>
          <w:sz w:val="32"/>
          <w:rtl/>
        </w:rPr>
        <w:t xml:space="preserve"> - אם יש עדים</w:t>
      </w:r>
    </w:p>
    <w:p w14:paraId="11BA3B4F" w14:textId="6D73F5EE" w:rsidR="00AB7D20" w:rsidRPr="00C35A2C" w:rsidRDefault="0068586A" w:rsidP="00AB7D20">
      <w:pPr>
        <w:rPr>
          <w:rFonts w:ascii="Fb Fontext" w:hAnsi="Fb Fontext"/>
          <w:rtl/>
        </w:rPr>
      </w:pPr>
      <w:r>
        <w:rPr>
          <w:rFonts w:ascii="Fb Fontext" w:hAnsi="Fb Fontext" w:hint="cs"/>
          <w:sz w:val="32"/>
          <w:rtl/>
        </w:rPr>
        <w:t>ש</w:t>
      </w:r>
      <w:r w:rsidR="00AB7D20" w:rsidRPr="00C35A2C">
        <w:rPr>
          <w:rFonts w:ascii="Fb Fontext" w:hAnsi="Fb Fontext"/>
          <w:sz w:val="32"/>
          <w:rtl/>
        </w:rPr>
        <w:t xml:space="preserve">רקדו </w:t>
      </w:r>
      <w:r w:rsidR="002E4056">
        <w:rPr>
          <w:rFonts w:ascii="Fb Fontext" w:hAnsi="Fb Fontext" w:hint="cs"/>
          <w:sz w:val="32"/>
          <w:rtl/>
        </w:rPr>
        <w:t>ו</w:t>
      </w:r>
      <w:r w:rsidR="00AB7D20" w:rsidRPr="00C35A2C">
        <w:rPr>
          <w:rFonts w:ascii="Fb Fontext" w:hAnsi="Fb Fontext"/>
          <w:sz w:val="32"/>
          <w:rtl/>
        </w:rPr>
        <w:t xml:space="preserve">שחקו לפניה, </w:t>
      </w:r>
      <w:r w:rsidRPr="00CA108A">
        <w:rPr>
          <w:rFonts w:ascii="Fb Fontext" w:hAnsi="Fb Fontext" w:cs="PFT_Frank" w:hint="eastAsia"/>
          <w:b/>
          <w:bCs/>
          <w:sz w:val="32"/>
          <w:szCs w:val="14"/>
          <w:rtl/>
        </w:rPr>
        <w:t>או</w:t>
      </w:r>
      <w:r>
        <w:rPr>
          <w:rFonts w:ascii="Fb Fontext" w:hAnsi="Fb Fontext" w:hint="cs"/>
          <w:sz w:val="32"/>
          <w:rtl/>
        </w:rPr>
        <w:t xml:space="preserve"> </w:t>
      </w:r>
      <w:r w:rsidR="00AB7D20" w:rsidRPr="00C35A2C">
        <w:rPr>
          <w:rFonts w:ascii="Fb Fontext" w:hAnsi="Fb Fontext"/>
          <w:sz w:val="32"/>
          <w:rtl/>
        </w:rPr>
        <w:t>העבירו</w:t>
      </w:r>
      <w:r>
        <w:rPr>
          <w:rFonts w:ascii="Fb Fontext" w:hAnsi="Fb Fontext" w:hint="cs"/>
          <w:sz w:val="32"/>
          <w:rtl/>
        </w:rPr>
        <w:t>..</w:t>
      </w:r>
      <w:r w:rsidR="00AB7D20" w:rsidRPr="00C35A2C">
        <w:rPr>
          <w:rFonts w:ascii="Fb Fontext" w:hAnsi="Fb Fontext"/>
          <w:sz w:val="32"/>
          <w:rtl/>
        </w:rPr>
        <w:t xml:space="preserve"> כוס</w:t>
      </w:r>
      <w:r>
        <w:rPr>
          <w:rFonts w:ascii="Fb Fontext" w:hAnsi="Fb Fontext" w:hint="cs"/>
          <w:sz w:val="32"/>
          <w:rtl/>
        </w:rPr>
        <w:t>..</w:t>
      </w:r>
      <w:r w:rsidR="00AB7D20" w:rsidRPr="00C35A2C">
        <w:rPr>
          <w:rFonts w:ascii="Fb Fontext" w:hAnsi="Fb Fontext"/>
          <w:sz w:val="32"/>
          <w:rtl/>
        </w:rPr>
        <w:t xml:space="preserve"> </w:t>
      </w:r>
      <w:r w:rsidR="00AB7D20" w:rsidRPr="00CA108A">
        <w:rPr>
          <w:rFonts w:ascii="Fb Fontext" w:hAnsi="Fb Fontext" w:cs="PFT_Frank"/>
          <w:b/>
          <w:bCs/>
          <w:sz w:val="32"/>
          <w:szCs w:val="14"/>
          <w:rtl/>
        </w:rPr>
        <w:t>או</w:t>
      </w:r>
      <w:r w:rsidR="00AB7D20" w:rsidRPr="00C35A2C">
        <w:rPr>
          <w:rFonts w:ascii="Fb Fontext" w:hAnsi="Fb Fontext"/>
          <w:sz w:val="32"/>
          <w:rtl/>
        </w:rPr>
        <w:t xml:space="preserve"> מפה</w:t>
      </w:r>
      <w:r>
        <w:rPr>
          <w:rFonts w:ascii="Fb Fontext" w:hAnsi="Fb Fontext" w:hint="cs"/>
          <w:sz w:val="32"/>
          <w:rtl/>
        </w:rPr>
        <w:t>..</w:t>
      </w:r>
      <w:r w:rsidR="00AB7D20" w:rsidRPr="00C35A2C">
        <w:rPr>
          <w:rFonts w:ascii="Fb Fontext" w:hAnsi="Fb Fontext"/>
          <w:sz w:val="32"/>
          <w:rtl/>
        </w:rPr>
        <w:t xml:space="preserve"> </w:t>
      </w:r>
      <w:r>
        <w:rPr>
          <w:rFonts w:ascii="Fb Fontext" w:hAnsi="Fb Fontext" w:hint="cs"/>
          <w:sz w:val="32"/>
          <w:rtl/>
        </w:rPr>
        <w:t xml:space="preserve"> </w:t>
      </w:r>
      <w:r w:rsidR="00AB7D20" w:rsidRPr="00C35A2C">
        <w:rPr>
          <w:rFonts w:ascii="Fb Fontext" w:hAnsi="Fb Fontext"/>
          <w:sz w:val="32"/>
          <w:rtl/>
        </w:rPr>
        <w:t>-</w:t>
      </w:r>
      <w:r>
        <w:rPr>
          <w:rFonts w:ascii="Fb Fontext" w:hAnsi="Fb Fontext" w:hint="cs"/>
          <w:sz w:val="32"/>
          <w:rtl/>
        </w:rPr>
        <w:t xml:space="preserve"> </w:t>
      </w:r>
      <w:r w:rsidR="00AB7D20" w:rsidRPr="00C35A2C">
        <w:rPr>
          <w:rFonts w:ascii="Fb Fontext" w:hAnsi="Fb Fontext"/>
          <w:sz w:val="32"/>
          <w:rtl/>
        </w:rPr>
        <w:t xml:space="preserve"> מאתים.</w:t>
      </w:r>
    </w:p>
    <w:p w14:paraId="3C861862" w14:textId="0C022A40" w:rsidR="003A2F2E" w:rsidRDefault="003A2F2E" w:rsidP="003A2F2E">
      <w:pPr>
        <w:rPr>
          <w:rStyle w:val="afffff0"/>
          <w:rtl/>
        </w:rPr>
      </w:pPr>
      <w:r>
        <w:rPr>
          <w:rStyle w:val="affffe"/>
          <w:rFonts w:hint="cs"/>
          <w:rtl/>
        </w:rPr>
        <w:t xml:space="preserve">ב. </w:t>
      </w:r>
      <w:r w:rsidR="00AB7D20" w:rsidRPr="00AA6C2C">
        <w:rPr>
          <w:rStyle w:val="affffe"/>
          <w:rFonts w:hint="eastAsia"/>
          <w:rtl/>
        </w:rPr>
        <w:t>ו</w:t>
      </w:r>
      <w:r w:rsidR="0068586A" w:rsidRPr="00AA6C2C">
        <w:rPr>
          <w:rStyle w:val="affffe"/>
          <w:rFonts w:hint="eastAsia"/>
          <w:rtl/>
        </w:rPr>
        <w:t>יקשה</w:t>
      </w:r>
      <w:r w:rsidR="0068586A" w:rsidRPr="00AA6C2C">
        <w:rPr>
          <w:rStyle w:val="affffe"/>
          <w:rtl/>
        </w:rPr>
        <w:t>:</w:t>
      </w:r>
      <w:r w:rsidR="00AB7D20" w:rsidRPr="00C35A2C">
        <w:rPr>
          <w:rFonts w:ascii="Fb Fontext" w:hAnsi="Fb Fontext" w:hint="cs"/>
          <w:rtl/>
        </w:rPr>
        <w:t xml:space="preserve"> </w:t>
      </w:r>
      <w:r w:rsidRPr="00F71179">
        <w:rPr>
          <w:rFonts w:ascii="Fb Fontext" w:hAnsi="Fb Fontext" w:hint="cs"/>
          <w:spacing w:val="-4"/>
          <w:sz w:val="32"/>
          <w:rtl/>
        </w:rPr>
        <w:t>ש</w:t>
      </w:r>
      <w:r>
        <w:rPr>
          <w:rFonts w:ascii="Fb Fontext" w:hAnsi="Fb Fontext" w:hint="cs"/>
          <w:spacing w:val="-4"/>
          <w:sz w:val="32"/>
          <w:rtl/>
        </w:rPr>
        <w:t>מא החביאה הכתובה,</w:t>
      </w:r>
      <w:r w:rsidRPr="00F71179">
        <w:rPr>
          <w:rFonts w:ascii="Fb Fontext" w:hAnsi="Fb Fontext" w:hint="cs"/>
          <w:spacing w:val="-4"/>
          <w:sz w:val="32"/>
          <w:rtl/>
        </w:rPr>
        <w:t xml:space="preserve"> </w:t>
      </w:r>
      <w:r>
        <w:rPr>
          <w:rFonts w:ascii="Fb Fontext" w:hAnsi="Fb Fontext" w:hint="cs"/>
          <w:spacing w:val="-4"/>
          <w:sz w:val="32"/>
          <w:rtl/>
        </w:rPr>
        <w:t xml:space="preserve">ותוציאנו לגבות </w:t>
      </w:r>
      <w:r w:rsidRPr="00F71179">
        <w:rPr>
          <w:rFonts w:ascii="Fb Fontext" w:hAnsi="Fb Fontext" w:hint="cs"/>
          <w:spacing w:val="-4"/>
          <w:sz w:val="32"/>
          <w:rtl/>
        </w:rPr>
        <w:t xml:space="preserve">שוב </w:t>
      </w:r>
      <w:r w:rsidRPr="00143986">
        <w:rPr>
          <w:rStyle w:val="afffff0"/>
          <w:rFonts w:hint="cs"/>
          <w:rtl/>
        </w:rPr>
        <w:t>בב</w:t>
      </w:r>
      <w:r w:rsidRPr="00143986">
        <w:rPr>
          <w:rStyle w:val="afffff0"/>
          <w:rtl/>
        </w:rPr>
        <w:t>"</w:t>
      </w:r>
      <w:r w:rsidRPr="00143986">
        <w:rPr>
          <w:rStyle w:val="afffff0"/>
          <w:rFonts w:hint="cs"/>
          <w:rtl/>
        </w:rPr>
        <w:t>ד אחר</w:t>
      </w:r>
      <w:r>
        <w:rPr>
          <w:rStyle w:val="afffff0"/>
          <w:rFonts w:hint="cs"/>
          <w:rtl/>
        </w:rPr>
        <w:t>!</w:t>
      </w:r>
    </w:p>
    <w:p w14:paraId="08CD5C28" w14:textId="0EEAA9CE" w:rsidR="00AB7D20" w:rsidRPr="00C35A2C" w:rsidRDefault="00AB7D20" w:rsidP="006F2473">
      <w:pPr>
        <w:rPr>
          <w:rFonts w:ascii="Fb Fontext" w:hAnsi="Fb Fontext" w:cs="Guttman Vilna"/>
          <w:b/>
          <w:bCs/>
          <w:sz w:val="32"/>
          <w:rtl/>
        </w:rPr>
      </w:pPr>
      <w:r w:rsidRPr="00AA6C2C">
        <w:rPr>
          <w:rStyle w:val="affffe"/>
          <w:rFonts w:hint="eastAsia"/>
          <w:rtl/>
        </w:rPr>
        <w:t>ר</w:t>
      </w:r>
      <w:r w:rsidRPr="00AA6C2C">
        <w:rPr>
          <w:rStyle w:val="affffe"/>
          <w:rtl/>
        </w:rPr>
        <w:t>"</w:t>
      </w:r>
      <w:r w:rsidRPr="00AA6C2C">
        <w:rPr>
          <w:rStyle w:val="affffe"/>
          <w:rFonts w:hint="eastAsia"/>
          <w:rtl/>
        </w:rPr>
        <w:t>א</w:t>
      </w:r>
      <w:r w:rsidRPr="00AA6C2C">
        <w:rPr>
          <w:rStyle w:val="affffe"/>
          <w:rtl/>
        </w:rPr>
        <w:t>:</w:t>
      </w:r>
      <w:r w:rsidRPr="00C35A2C">
        <w:rPr>
          <w:rFonts w:ascii="Fb Fontext" w:hAnsi="Fb Fontext"/>
          <w:rtl/>
        </w:rPr>
        <w:t xml:space="preserve"> </w:t>
      </w:r>
      <w:r w:rsidR="003A2F2E" w:rsidRPr="00AA6C2C">
        <w:rPr>
          <w:rStyle w:val="affffe"/>
          <w:rFonts w:hint="eastAsia"/>
          <w:rtl/>
        </w:rPr>
        <w:t>כמ</w:t>
      </w:r>
      <w:r w:rsidR="003A2F2E" w:rsidRPr="00AA6C2C">
        <w:rPr>
          <w:rStyle w:val="affffe"/>
          <w:rtl/>
        </w:rPr>
        <w:t>"ד</w:t>
      </w:r>
      <w:r w:rsidR="003A2F2E">
        <w:rPr>
          <w:rFonts w:ascii="Fb Fontext" w:hAnsi="Fb Fontext" w:hint="cs"/>
          <w:rtl/>
        </w:rPr>
        <w:t xml:space="preserve"> '</w:t>
      </w:r>
      <w:r w:rsidRPr="00C35A2C">
        <w:rPr>
          <w:rFonts w:ascii="Fb Fontext" w:hAnsi="Fb Fontext"/>
          <w:rtl/>
        </w:rPr>
        <w:t>כותבין שובר</w:t>
      </w:r>
      <w:r w:rsidR="003A2F2E">
        <w:rPr>
          <w:rFonts w:ascii="Fb Fontext" w:hAnsi="Fb Fontext" w:hint="cs"/>
          <w:rtl/>
        </w:rPr>
        <w:t>',</w:t>
      </w:r>
      <w:r w:rsidR="003A2F2E">
        <w:rPr>
          <w:rFonts w:ascii="Fb Fontext" w:hAnsi="Fb Fontext" w:hint="cs"/>
          <w:sz w:val="32"/>
          <w:rtl/>
        </w:rPr>
        <w:t xml:space="preserve">              </w:t>
      </w:r>
      <w:r w:rsidRPr="00AA6C2C">
        <w:rPr>
          <w:rStyle w:val="affffe"/>
          <w:rFonts w:hint="eastAsia"/>
          <w:rtl/>
        </w:rPr>
        <w:t>ר</w:t>
      </w:r>
      <w:r w:rsidRPr="00AA6C2C">
        <w:rPr>
          <w:rStyle w:val="affffe"/>
          <w:rtl/>
        </w:rPr>
        <w:t>"</w:t>
      </w:r>
      <w:r w:rsidRPr="00AA6C2C">
        <w:rPr>
          <w:rStyle w:val="affffe"/>
          <w:rFonts w:hint="eastAsia"/>
          <w:rtl/>
        </w:rPr>
        <w:t>פ</w:t>
      </w:r>
      <w:r w:rsidR="003A2F2E">
        <w:rPr>
          <w:rStyle w:val="affffe"/>
          <w:rFonts w:hint="cs"/>
          <w:rtl/>
        </w:rPr>
        <w:t>:</w:t>
      </w:r>
      <w:r w:rsidRPr="00C35A2C">
        <w:rPr>
          <w:rFonts w:ascii="Fb Fontext" w:hAnsi="Fb Fontext" w:hint="cs"/>
          <w:sz w:val="32"/>
          <w:rtl/>
        </w:rPr>
        <w:t xml:space="preserve"> במקום שאין כתובה</w:t>
      </w:r>
      <w:r w:rsidR="00502266">
        <w:rPr>
          <w:rFonts w:ascii="Fb Fontext" w:hAnsi="Fb Fontext" w:hint="cs"/>
          <w:sz w:val="32"/>
          <w:rtl/>
        </w:rPr>
        <w:t>,</w:t>
      </w:r>
    </w:p>
    <w:p w14:paraId="61AC418D" w14:textId="39229621" w:rsidR="00AB7D20" w:rsidRDefault="00AB7D20" w:rsidP="006F2473">
      <w:pPr>
        <w:rPr>
          <w:rFonts w:ascii="Fb Fontext" w:hAnsi="Fb Fontext"/>
          <w:rtl/>
        </w:rPr>
      </w:pPr>
      <w:r w:rsidRPr="00C35A2C">
        <w:rPr>
          <w:rFonts w:ascii="Fb Fontext" w:hAnsi="Fb Fontext" w:hint="cs"/>
          <w:sz w:val="32"/>
          <w:rtl/>
        </w:rPr>
        <w:t>וה</w:t>
      </w:r>
      <w:r w:rsidR="003A2F2E">
        <w:rPr>
          <w:rFonts w:ascii="Fb Fontext" w:hAnsi="Fb Fontext" w:hint="cs"/>
          <w:sz w:val="32"/>
          <w:rtl/>
        </w:rPr>
        <w:t>וא כתב לה,</w:t>
      </w:r>
      <w:r w:rsidRPr="00C35A2C">
        <w:rPr>
          <w:rFonts w:ascii="Fb Fontext" w:hAnsi="Fb Fontext" w:hint="cs"/>
          <w:sz w:val="32"/>
          <w:rtl/>
        </w:rPr>
        <w:t xml:space="preserve"> </w:t>
      </w:r>
      <w:r w:rsidR="00A54B9B">
        <w:rPr>
          <w:rStyle w:val="affffe"/>
          <w:rFonts w:hint="cs"/>
          <w:rtl/>
        </w:rPr>
        <w:t xml:space="preserve">  </w:t>
      </w:r>
      <w:r w:rsidR="003A2F2E" w:rsidRPr="00AA6C2C">
        <w:rPr>
          <w:rStyle w:val="affffe"/>
          <w:rFonts w:hint="eastAsia"/>
          <w:rtl/>
        </w:rPr>
        <w:t>וה</w:t>
      </w:r>
      <w:r w:rsidR="003A2F2E" w:rsidRPr="00AA6C2C">
        <w:rPr>
          <w:rStyle w:val="affffe"/>
          <w:rtl/>
        </w:rPr>
        <w:t>"ק</w:t>
      </w:r>
      <w:r w:rsidR="003A2F2E">
        <w:rPr>
          <w:rStyle w:val="affffe"/>
          <w:rFonts w:hint="cs"/>
          <w:rtl/>
        </w:rPr>
        <w:t>:</w:t>
      </w:r>
      <w:r w:rsidR="003A2F2E">
        <w:rPr>
          <w:rFonts w:ascii="Fb Fontext" w:hAnsi="Fb Fontext" w:hint="cs"/>
          <w:sz w:val="32"/>
          <w:rtl/>
        </w:rPr>
        <w:t xml:space="preserve"> </w:t>
      </w:r>
      <w:r w:rsidRPr="00C35A2C">
        <w:rPr>
          <w:rFonts w:ascii="Fb Fontext" w:hAnsi="Fb Fontext" w:hint="cs"/>
          <w:rtl/>
        </w:rPr>
        <w:t>איבדה כהטמינה</w:t>
      </w:r>
      <w:r w:rsidR="003A2F2E">
        <w:rPr>
          <w:rFonts w:ascii="Fb Fontext" w:hAnsi="Fb Fontext" w:hint="cs"/>
          <w:rtl/>
        </w:rPr>
        <w:t>..</w:t>
      </w:r>
      <w:r w:rsidRPr="00C35A2C">
        <w:rPr>
          <w:rFonts w:ascii="Fb Fontext" w:hAnsi="Fb Fontext" w:hint="cs"/>
          <w:rtl/>
        </w:rPr>
        <w:t xml:space="preserve"> עד </w:t>
      </w:r>
      <w:r w:rsidRPr="00CA108A">
        <w:rPr>
          <w:rFonts w:ascii="Fb Fontext" w:hAnsi="Fb Fontext" w:cs="PFT_Frank" w:hint="eastAsia"/>
          <w:b/>
          <w:bCs/>
          <w:szCs w:val="14"/>
          <w:rtl/>
        </w:rPr>
        <w:t>שעדים</w:t>
      </w:r>
      <w:r w:rsidRPr="00CA108A">
        <w:rPr>
          <w:rFonts w:ascii="Fb Fontext" w:hAnsi="Fb Fontext" w:cs="PFT_Frank"/>
          <w:b/>
          <w:bCs/>
          <w:szCs w:val="14"/>
          <w:rtl/>
        </w:rPr>
        <w:t xml:space="preserve"> </w:t>
      </w:r>
      <w:r w:rsidRPr="00CA108A">
        <w:rPr>
          <w:rFonts w:ascii="Fb Fontext" w:hAnsi="Fb Fontext" w:cs="PFT_Frank" w:hint="eastAsia"/>
          <w:b/>
          <w:bCs/>
          <w:szCs w:val="14"/>
          <w:rtl/>
        </w:rPr>
        <w:t>שנשרפה</w:t>
      </w:r>
      <w:r w:rsidRPr="00C35A2C">
        <w:rPr>
          <w:rFonts w:ascii="Fb Fontext" w:hAnsi="Fb Fontext" w:hint="cs"/>
          <w:rtl/>
        </w:rPr>
        <w:t>.</w:t>
      </w:r>
    </w:p>
    <w:p w14:paraId="607D4619" w14:textId="0A8B0040" w:rsidR="00AB7D20" w:rsidRDefault="00AB7D20" w:rsidP="00AA6C2C">
      <w:pPr>
        <w:pStyle w:val="affffd"/>
        <w:rPr>
          <w:rtl/>
        </w:rPr>
      </w:pPr>
      <w:r w:rsidRPr="00F71179">
        <w:rPr>
          <w:rFonts w:hint="cs"/>
          <w:rtl/>
        </w:rPr>
        <w:t>דמתני אברייתא</w:t>
      </w:r>
      <w:r w:rsidR="00507A09">
        <w:rPr>
          <w:rFonts w:hint="cs"/>
          <w:rtl/>
        </w:rPr>
        <w:t>:</w:t>
      </w:r>
      <w:r w:rsidRPr="00F71179">
        <w:rPr>
          <w:rFonts w:hint="cs"/>
          <w:rtl/>
        </w:rPr>
        <w:t xml:space="preserve"> כ</w:t>
      </w:r>
      <w:r w:rsidRPr="00F71179">
        <w:rPr>
          <w:rtl/>
        </w:rPr>
        <w:t>"</w:t>
      </w:r>
      <w:r w:rsidRPr="00F71179">
        <w:rPr>
          <w:rFonts w:hint="cs"/>
          <w:rtl/>
        </w:rPr>
        <w:t xml:space="preserve">ש אמתני', </w:t>
      </w:r>
      <w:r w:rsidR="003A2F2E">
        <w:rPr>
          <w:rFonts w:hint="cs"/>
          <w:rtl/>
        </w:rPr>
        <w:t>א</w:t>
      </w:r>
      <w:r w:rsidRPr="00F71179">
        <w:rPr>
          <w:rFonts w:hint="cs"/>
          <w:rtl/>
        </w:rPr>
        <w:t>מתני</w:t>
      </w:r>
      <w:r w:rsidR="00507A09">
        <w:rPr>
          <w:rFonts w:hint="cs"/>
          <w:rtl/>
        </w:rPr>
        <w:t>':</w:t>
      </w:r>
      <w:r w:rsidRPr="00F71179">
        <w:rPr>
          <w:rFonts w:hint="cs"/>
          <w:rtl/>
        </w:rPr>
        <w:t xml:space="preserve"> אבל אברייתא </w:t>
      </w:r>
      <w:r>
        <w:rPr>
          <w:rFonts w:hint="cs"/>
          <w:rtl/>
        </w:rPr>
        <w:t xml:space="preserve">יקשה </w:t>
      </w:r>
      <w:r>
        <w:rPr>
          <w:rStyle w:val="affffe"/>
          <w:rFonts w:hint="cs"/>
          <w:rtl/>
          <w:rPrChange w:id="9040" w:author="מנוע אמוראים" w:date="2026-10-05T16:41:40Z">
            <w:rPr>
              <w:rFonts w:hint="cs"/>
              <w:rtl/>
            </w:rPr>
          </w:rPrChange>
        </w:rPr>
        <w:t xml:space="preserve">אר"פ</w:t>
      </w:r>
      <w:r>
        <w:rPr>
          <w:rFonts w:hint="cs"/>
          <w:rtl/>
        </w:rPr>
        <w:t xml:space="preserve"> </w:t>
      </w:r>
      <w:r w:rsidR="003A2F2E" w:rsidRPr="00B31C92">
        <w:rPr>
          <w:rStyle w:val="afffff0"/>
          <w:rFonts w:cs="PFT_Frank"/>
          <w:b/>
          <w:szCs w:val="10"/>
          <w:rtl/>
        </w:rPr>
        <w:t>[</w:t>
      </w:r>
      <w:r w:rsidR="00A54B9B">
        <w:rPr>
          <w:rStyle w:val="afffff0"/>
          <w:rFonts w:hint="cs"/>
          <w:b/>
          <w:bCs w:val="0"/>
          <w:rtl/>
        </w:rPr>
        <w:t>'</w:t>
      </w:r>
      <w:r w:rsidR="00507A09" w:rsidRPr="00B31C92">
        <w:rPr>
          <w:rStyle w:val="afffff0"/>
          <w:rFonts w:cs="PFT_Frank" w:hint="eastAsia"/>
          <w:b/>
          <w:szCs w:val="10"/>
          <w:rtl/>
        </w:rPr>
        <w:t>איבדה</w:t>
      </w:r>
      <w:r w:rsidR="00A54B9B">
        <w:rPr>
          <w:rStyle w:val="afffff0"/>
          <w:rFonts w:hint="cs"/>
          <w:b/>
          <w:bCs w:val="0"/>
          <w:rtl/>
        </w:rPr>
        <w:t>'</w:t>
      </w:r>
      <w:r w:rsidR="00507A09" w:rsidRPr="00B31C92">
        <w:rPr>
          <w:rStyle w:val="afffff0"/>
          <w:rFonts w:cs="PFT_Frank"/>
          <w:b/>
          <w:szCs w:val="10"/>
          <w:rtl/>
        </w:rPr>
        <w:t>]</w:t>
      </w:r>
    </w:p>
    <w:p w14:paraId="297EF387" w14:textId="252D2C98" w:rsidR="00507A09" w:rsidRPr="006D5126" w:rsidRDefault="00507A09" w:rsidP="00F1680A">
      <w:pPr>
        <w:pStyle w:val="affffb"/>
        <w:rPr>
          <w:spacing w:val="0"/>
          <w:rtl/>
        </w:rPr>
      </w:pPr>
      <w:bookmarkStart w:id="122" w:name="_Toc119352907"/>
      <w:r w:rsidRPr="006D5126">
        <w:rPr>
          <w:rFonts w:hint="eastAsia"/>
          <w:spacing w:val="0"/>
          <w:rtl/>
        </w:rPr>
        <w:t>גם</w:t>
      </w:r>
      <w:r w:rsidRPr="006D5126">
        <w:rPr>
          <w:spacing w:val="0"/>
          <w:rtl/>
        </w:rPr>
        <w:t xml:space="preserve"> </w:t>
      </w:r>
      <w:r w:rsidRPr="006D5126">
        <w:rPr>
          <w:rFonts w:hint="eastAsia"/>
          <w:spacing w:val="0"/>
          <w:rtl/>
        </w:rPr>
        <w:t>אם</w:t>
      </w:r>
      <w:r w:rsidRPr="006D5126">
        <w:rPr>
          <w:spacing w:val="0"/>
          <w:rtl/>
        </w:rPr>
        <w:t xml:space="preserve"> </w:t>
      </w:r>
      <w:r w:rsidRPr="006D5126">
        <w:rPr>
          <w:rFonts w:hint="eastAsia"/>
          <w:spacing w:val="0"/>
          <w:rtl/>
        </w:rPr>
        <w:t>אין</w:t>
      </w:r>
      <w:r w:rsidRPr="006D5126">
        <w:rPr>
          <w:spacing w:val="0"/>
          <w:rtl/>
        </w:rPr>
        <w:t xml:space="preserve"> </w:t>
      </w:r>
      <w:r w:rsidRPr="006D5126">
        <w:rPr>
          <w:rFonts w:hint="eastAsia"/>
          <w:spacing w:val="0"/>
          <w:rtl/>
        </w:rPr>
        <w:t>לה</w:t>
      </w:r>
      <w:r w:rsidRPr="006D5126">
        <w:rPr>
          <w:spacing w:val="0"/>
          <w:rtl/>
        </w:rPr>
        <w:t xml:space="preserve"> </w:t>
      </w:r>
      <w:r w:rsidRPr="006D5126">
        <w:rPr>
          <w:rFonts w:hint="eastAsia"/>
          <w:spacing w:val="0"/>
          <w:rtl/>
        </w:rPr>
        <w:t>כתובה</w:t>
      </w:r>
      <w:r w:rsidRPr="006D5126">
        <w:rPr>
          <w:spacing w:val="0"/>
          <w:rtl/>
        </w:rPr>
        <w:t xml:space="preserve">, </w:t>
      </w:r>
      <w:r w:rsidRPr="006D5126">
        <w:rPr>
          <w:rFonts w:hint="eastAsia"/>
          <w:spacing w:val="0"/>
          <w:rtl/>
        </w:rPr>
        <w:t>יקשה</w:t>
      </w:r>
      <w:r w:rsidRPr="006D5126">
        <w:rPr>
          <w:spacing w:val="0"/>
          <w:rtl/>
        </w:rPr>
        <w:t xml:space="preserve">: </w:t>
      </w:r>
      <w:r w:rsidRPr="006D5126">
        <w:rPr>
          <w:rFonts w:hint="eastAsia"/>
          <w:spacing w:val="0"/>
          <w:rtl/>
        </w:rPr>
        <w:t>תוכל</w:t>
      </w:r>
      <w:r w:rsidRPr="006D5126">
        <w:rPr>
          <w:spacing w:val="0"/>
          <w:rtl/>
        </w:rPr>
        <w:t xml:space="preserve"> </w:t>
      </w:r>
      <w:r w:rsidRPr="006D5126">
        <w:rPr>
          <w:rFonts w:hint="eastAsia"/>
          <w:spacing w:val="0"/>
          <w:rtl/>
        </w:rPr>
        <w:t>לגבות</w:t>
      </w:r>
      <w:r w:rsidRPr="006D5126">
        <w:rPr>
          <w:spacing w:val="0"/>
          <w:rtl/>
        </w:rPr>
        <w:t xml:space="preserve"> </w:t>
      </w:r>
      <w:r w:rsidRPr="006D5126">
        <w:rPr>
          <w:rFonts w:hint="eastAsia"/>
          <w:spacing w:val="0"/>
          <w:rtl/>
        </w:rPr>
        <w:t>פעם</w:t>
      </w:r>
      <w:r w:rsidRPr="006D5126">
        <w:rPr>
          <w:spacing w:val="0"/>
          <w:rtl/>
        </w:rPr>
        <w:t xml:space="preserve"> </w:t>
      </w:r>
      <w:r w:rsidRPr="006D5126">
        <w:rPr>
          <w:rFonts w:hint="eastAsia"/>
          <w:spacing w:val="0"/>
          <w:rtl/>
        </w:rPr>
        <w:t>נוספת</w:t>
      </w:r>
      <w:r w:rsidRPr="006D5126">
        <w:rPr>
          <w:spacing w:val="0"/>
          <w:rtl/>
        </w:rPr>
        <w:t>!</w:t>
      </w:r>
      <w:bookmarkEnd w:id="122"/>
    </w:p>
    <w:p w14:paraId="6357F4CC" w14:textId="1D62423B" w:rsidR="00AB7D20" w:rsidRPr="00C35A2C" w:rsidRDefault="00507A09" w:rsidP="006F2473">
      <w:pPr>
        <w:rPr>
          <w:rFonts w:cs="Guttman Vilna"/>
          <w:b/>
          <w:bCs/>
          <w:rtl/>
        </w:rPr>
      </w:pPr>
      <w:r w:rsidRPr="00AA6C2C">
        <w:rPr>
          <w:rStyle w:val="affffe"/>
          <w:rFonts w:hint="eastAsia"/>
          <w:rtl/>
        </w:rPr>
        <w:t>ע</w:t>
      </w:r>
      <w:r w:rsidRPr="00AA6C2C">
        <w:rPr>
          <w:rStyle w:val="affffe"/>
          <w:rtl/>
        </w:rPr>
        <w:t>"י</w:t>
      </w:r>
      <w:r>
        <w:rPr>
          <w:rStyle w:val="affffe"/>
          <w:rFonts w:hint="cs"/>
          <w:rtl/>
        </w:rPr>
        <w:t>:</w:t>
      </w:r>
      <w:r w:rsidR="00AB7D20" w:rsidRPr="00C35A2C">
        <w:rPr>
          <w:rtl/>
        </w:rPr>
        <w:t xml:space="preserve"> עדי הינומא</w:t>
      </w:r>
      <w:r>
        <w:rPr>
          <w:rFonts w:hint="cs"/>
          <w:rtl/>
        </w:rPr>
        <w:t xml:space="preserve"> </w:t>
      </w:r>
      <w:r w:rsidRPr="00AA6C2C">
        <w:rPr>
          <w:rStyle w:val="afffff0"/>
          <w:rFonts w:hint="eastAsia"/>
          <w:rtl/>
        </w:rPr>
        <w:t>אחרים</w:t>
      </w:r>
      <w:r w:rsidR="00AB7D20" w:rsidRPr="00C35A2C">
        <w:rPr>
          <w:rtl/>
        </w:rPr>
        <w:t xml:space="preserve"> בב"</w:t>
      </w:r>
      <w:r w:rsidR="00AB7D20" w:rsidRPr="00C35A2C">
        <w:rPr>
          <w:rFonts w:hint="cs"/>
          <w:rtl/>
        </w:rPr>
        <w:t>ד</w:t>
      </w:r>
      <w:r>
        <w:rPr>
          <w:rFonts w:hint="cs"/>
          <w:rtl/>
        </w:rPr>
        <w:t xml:space="preserve"> אחר</w:t>
      </w:r>
      <w:r w:rsidR="00AB7D20" w:rsidRPr="00C35A2C">
        <w:rPr>
          <w:rFonts w:hint="cs"/>
          <w:rtl/>
        </w:rPr>
        <w:t>,</w:t>
      </w:r>
      <w:r w:rsidRPr="00AA6C2C">
        <w:rPr>
          <w:rStyle w:val="afffff0"/>
          <w:rtl/>
        </w:rPr>
        <w:t xml:space="preserve"> </w:t>
      </w:r>
      <w:r>
        <w:rPr>
          <w:rStyle w:val="afffff0"/>
          <w:rFonts w:hint="cs"/>
          <w:rtl/>
        </w:rPr>
        <w:t>ד'כ</w:t>
      </w:r>
      <w:r w:rsidRPr="00AA6C2C">
        <w:rPr>
          <w:rStyle w:val="afffff0"/>
          <w:rFonts w:hint="eastAsia"/>
          <w:rtl/>
        </w:rPr>
        <w:t>שאין</w:t>
      </w:r>
      <w:r w:rsidRPr="00AA6C2C">
        <w:rPr>
          <w:rStyle w:val="afffff0"/>
          <w:rtl/>
        </w:rPr>
        <w:t xml:space="preserve"> </w:t>
      </w:r>
      <w:r w:rsidRPr="00AA6C2C">
        <w:rPr>
          <w:rStyle w:val="afffff0"/>
          <w:rFonts w:hint="eastAsia"/>
          <w:rtl/>
        </w:rPr>
        <w:t>כותבין</w:t>
      </w:r>
      <w:r>
        <w:rPr>
          <w:rStyle w:val="afffff0"/>
          <w:rFonts w:hint="cs"/>
          <w:rtl/>
        </w:rPr>
        <w:t>'</w:t>
      </w:r>
      <w:r w:rsidRPr="00AA6C2C">
        <w:rPr>
          <w:rStyle w:val="afffff0"/>
          <w:rtl/>
        </w:rPr>
        <w:t xml:space="preserve"> גוב</w:t>
      </w:r>
      <w:r>
        <w:rPr>
          <w:rStyle w:val="afffff0"/>
          <w:rFonts w:hint="cs"/>
          <w:rtl/>
        </w:rPr>
        <w:t>ות</w:t>
      </w:r>
      <w:r w:rsidRPr="00AA6C2C">
        <w:rPr>
          <w:rStyle w:val="afffff0"/>
          <w:rtl/>
        </w:rPr>
        <w:t xml:space="preserve"> ע"פ עדים!</w:t>
      </w:r>
    </w:p>
    <w:p w14:paraId="5EF50102" w14:textId="77777777" w:rsidR="006F15F4" w:rsidRDefault="00507A09" w:rsidP="006F15F4">
      <w:pPr>
        <w:rPr>
          <w:rStyle w:val="afffff0"/>
          <w:rtl/>
        </w:rPr>
      </w:pPr>
      <w:r w:rsidRPr="00AA6C2C">
        <w:rPr>
          <w:rStyle w:val="affffe"/>
          <w:rFonts w:hint="eastAsia"/>
          <w:rtl/>
        </w:rPr>
        <w:t>ותירץ</w:t>
      </w:r>
      <w:r w:rsidRPr="00AA6C2C">
        <w:rPr>
          <w:rStyle w:val="affffe"/>
          <w:rtl/>
        </w:rPr>
        <w:t>:</w:t>
      </w:r>
      <w:r>
        <w:rPr>
          <w:rFonts w:ascii="Fb Fontext" w:hAnsi="Fb Fontext" w:hint="cs"/>
          <w:rtl/>
        </w:rPr>
        <w:t xml:space="preserve"> כש</w:t>
      </w:r>
      <w:r w:rsidR="00AB7D20" w:rsidRPr="00C35A2C">
        <w:rPr>
          <w:rFonts w:ascii="Fb Fontext" w:hAnsi="Fb Fontext"/>
          <w:rtl/>
        </w:rPr>
        <w:t>א</w:t>
      </w:r>
      <w:r>
        <w:rPr>
          <w:rFonts w:ascii="Fb Fontext" w:hAnsi="Fb Fontext" w:hint="cs"/>
          <w:rtl/>
        </w:rPr>
        <w:t>"א,</w:t>
      </w:r>
      <w:r w:rsidR="00AB7D20" w:rsidRPr="00C35A2C">
        <w:rPr>
          <w:rFonts w:ascii="Fb Fontext" w:hAnsi="Fb Fontext"/>
          <w:rtl/>
        </w:rPr>
        <w:t xml:space="preserve"> ודאי </w:t>
      </w:r>
      <w:r>
        <w:rPr>
          <w:rFonts w:ascii="Fb Fontext" w:hAnsi="Fb Fontext" w:hint="cs"/>
          <w:rtl/>
        </w:rPr>
        <w:t>'</w:t>
      </w:r>
      <w:r w:rsidR="00AB7D20" w:rsidRPr="00C35A2C">
        <w:rPr>
          <w:rFonts w:ascii="Fb Fontext" w:hAnsi="Fb Fontext"/>
          <w:rtl/>
        </w:rPr>
        <w:t>כ</w:t>
      </w:r>
      <w:r>
        <w:rPr>
          <w:rFonts w:ascii="Fb Fontext" w:hAnsi="Fb Fontext" w:hint="cs"/>
          <w:rtl/>
        </w:rPr>
        <w:t>ו</w:t>
      </w:r>
      <w:r w:rsidR="00AB7D20" w:rsidRPr="00C35A2C">
        <w:rPr>
          <w:rFonts w:ascii="Fb Fontext" w:hAnsi="Fb Fontext"/>
          <w:rtl/>
        </w:rPr>
        <w:t>תבי</w:t>
      </w:r>
      <w:r>
        <w:rPr>
          <w:rFonts w:ascii="Fb Fontext" w:hAnsi="Fb Fontext" w:hint="cs"/>
          <w:rtl/>
        </w:rPr>
        <w:t>ם</w:t>
      </w:r>
      <w:r w:rsidR="00AB7D20" w:rsidRPr="00C35A2C">
        <w:rPr>
          <w:rFonts w:ascii="Fb Fontext" w:hAnsi="Fb Fontext"/>
          <w:rtl/>
        </w:rPr>
        <w:t xml:space="preserve"> שובר</w:t>
      </w:r>
      <w:r>
        <w:rPr>
          <w:rFonts w:ascii="Fb Fontext" w:hAnsi="Fb Fontext" w:hint="cs"/>
          <w:rtl/>
        </w:rPr>
        <w:t xml:space="preserve">' </w:t>
      </w:r>
      <w:r w:rsidRPr="00AA6C2C">
        <w:rPr>
          <w:rStyle w:val="affffe"/>
          <w:rFonts w:hint="eastAsia"/>
          <w:rtl/>
        </w:rPr>
        <w:t>לכו</w:t>
      </w:r>
      <w:r w:rsidRPr="00AA6C2C">
        <w:rPr>
          <w:rStyle w:val="affffe"/>
          <w:rtl/>
        </w:rPr>
        <w:t>"ע</w:t>
      </w:r>
      <w:r>
        <w:rPr>
          <w:rStyle w:val="affffe"/>
          <w:rFonts w:hint="cs"/>
          <w:rtl/>
        </w:rPr>
        <w:t xml:space="preserve">, </w:t>
      </w:r>
      <w:r w:rsidRPr="00AA6C2C">
        <w:rPr>
          <w:rStyle w:val="afffff0"/>
          <w:rFonts w:hint="eastAsia"/>
          <w:rtl/>
        </w:rPr>
        <w:t>דאל</w:t>
      </w:r>
      <w:r w:rsidRPr="00AA6C2C">
        <w:rPr>
          <w:rStyle w:val="afffff0"/>
          <w:rtl/>
        </w:rPr>
        <w:t xml:space="preserve">"כ </w:t>
      </w:r>
      <w:r w:rsidRPr="00AA6C2C">
        <w:rPr>
          <w:rStyle w:val="afffff0"/>
          <w:rFonts w:hint="eastAsia"/>
          <w:rtl/>
        </w:rPr>
        <w:t>לא</w:t>
      </w:r>
      <w:r w:rsidRPr="00AA6C2C">
        <w:rPr>
          <w:rStyle w:val="afffff0"/>
          <w:rtl/>
        </w:rPr>
        <w:t xml:space="preserve"> </w:t>
      </w:r>
      <w:r w:rsidRPr="00AA6C2C">
        <w:rPr>
          <w:rStyle w:val="afffff0"/>
          <w:rFonts w:hint="eastAsia"/>
          <w:rtl/>
        </w:rPr>
        <w:t>תגבה</w:t>
      </w:r>
      <w:r w:rsidRPr="00AA6C2C">
        <w:rPr>
          <w:rStyle w:val="afffff0"/>
          <w:rtl/>
        </w:rPr>
        <w:t xml:space="preserve"> </w:t>
      </w:r>
      <w:r w:rsidRPr="00AA6C2C">
        <w:rPr>
          <w:rStyle w:val="afffff0"/>
          <w:rFonts w:hint="eastAsia"/>
          <w:rtl/>
        </w:rPr>
        <w:t>לעולם</w:t>
      </w:r>
      <w:r w:rsidRPr="00AA6C2C">
        <w:rPr>
          <w:rStyle w:val="afffff0"/>
          <w:rtl/>
        </w:rPr>
        <w:t>.</w:t>
      </w:r>
    </w:p>
    <w:p w14:paraId="2292133D" w14:textId="19ED59ED" w:rsidR="00AB7D20" w:rsidRPr="006D5126" w:rsidRDefault="00AB7D20" w:rsidP="00F1680A">
      <w:pPr>
        <w:pStyle w:val="affffb"/>
        <w:rPr>
          <w:spacing w:val="0"/>
          <w:rtl/>
        </w:rPr>
      </w:pPr>
      <w:bookmarkStart w:id="123" w:name="_Toc119352908"/>
      <w:r w:rsidRPr="006D5126">
        <w:rPr>
          <w:spacing w:val="0"/>
          <w:rtl/>
        </w:rPr>
        <w:t>כוס של בשורה.</w:t>
      </w:r>
      <w:bookmarkEnd w:id="123"/>
    </w:p>
    <w:p w14:paraId="110D0455" w14:textId="77777777" w:rsidR="006F15F4" w:rsidRDefault="008A5D79" w:rsidP="006F15F4">
      <w:pPr>
        <w:rPr>
          <w:rStyle w:val="affffa"/>
          <w:rtl/>
        </w:rPr>
      </w:pPr>
      <w:r w:rsidRPr="00CA108A">
        <w:rPr>
          <w:rFonts w:cs="PFT_Frank" w:hint="eastAsia"/>
          <w:b/>
          <w:bCs/>
          <w:spacing w:val="-6"/>
          <w:sz w:val="32"/>
          <w:szCs w:val="14"/>
          <w:rtl/>
        </w:rPr>
        <w:t>כוס</w:t>
      </w:r>
      <w:r>
        <w:rPr>
          <w:rFonts w:hint="cs"/>
          <w:spacing w:val="-6"/>
          <w:sz w:val="32"/>
          <w:rtl/>
        </w:rPr>
        <w:t xml:space="preserve"> יין תרומה </w:t>
      </w:r>
      <w:r w:rsidR="00AB7D20" w:rsidRPr="00F71179">
        <w:rPr>
          <w:spacing w:val="-6"/>
          <w:sz w:val="32"/>
          <w:rtl/>
        </w:rPr>
        <w:t>לפנ</w:t>
      </w:r>
      <w:r w:rsidR="00AB7D20" w:rsidRPr="00AA6C2C">
        <w:rPr>
          <w:rtl/>
        </w:rPr>
        <w:t xml:space="preserve">י </w:t>
      </w:r>
      <w:r w:rsidR="006F2473" w:rsidRPr="00AA6C2C">
        <w:rPr>
          <w:rFonts w:hint="eastAsia"/>
          <w:rtl/>
        </w:rPr>
        <w:t>הבתולה</w:t>
      </w:r>
      <w:r w:rsidR="006F2473" w:rsidRPr="00AA6C2C">
        <w:rPr>
          <w:rtl/>
        </w:rPr>
        <w:t>,</w:t>
      </w:r>
      <w:r w:rsidR="00AB7D20" w:rsidRPr="00C35A2C">
        <w:rPr>
          <w:rFonts w:hint="cs"/>
          <w:sz w:val="32"/>
          <w:rtl/>
        </w:rPr>
        <w:t xml:space="preserve"> לומר</w:t>
      </w:r>
      <w:r w:rsidR="00AB7D20" w:rsidRPr="00AD1A41">
        <w:rPr>
          <w:rStyle w:val="affffa"/>
          <w:rtl/>
        </w:rPr>
        <w:t xml:space="preserve"> </w:t>
      </w:r>
      <w:r w:rsidR="00AB7D20" w:rsidRPr="00AD1A41">
        <w:rPr>
          <w:rStyle w:val="affffa"/>
          <w:rFonts w:hint="cs"/>
          <w:rtl/>
        </w:rPr>
        <w:t>'</w:t>
      </w:r>
      <w:r w:rsidR="00AB7D20" w:rsidRPr="00AD1A41">
        <w:rPr>
          <w:rStyle w:val="affffa"/>
          <w:rtl/>
        </w:rPr>
        <w:t>זו ראשית כתרומה ראשית</w:t>
      </w:r>
      <w:r w:rsidR="00AB7D20" w:rsidRPr="00AD1A41">
        <w:rPr>
          <w:rStyle w:val="affffa"/>
          <w:rFonts w:hint="cs"/>
          <w:rtl/>
        </w:rPr>
        <w:t>'</w:t>
      </w:r>
    </w:p>
    <w:p w14:paraId="3CFBA127" w14:textId="7B0BADFA" w:rsidR="008A5D79" w:rsidRPr="006D5126" w:rsidRDefault="008A5D79" w:rsidP="00F1680A">
      <w:pPr>
        <w:pStyle w:val="affffb"/>
        <w:rPr>
          <w:spacing w:val="0"/>
          <w:rtl/>
        </w:rPr>
      </w:pPr>
      <w:bookmarkStart w:id="124" w:name="_Toc119352909"/>
      <w:r w:rsidRPr="006D5126">
        <w:rPr>
          <w:rFonts w:hint="cs"/>
          <w:spacing w:val="0"/>
          <w:rtl/>
        </w:rPr>
        <w:t>סימנים נוספים על המשנה והברייתא</w:t>
      </w:r>
      <w:bookmarkEnd w:id="124"/>
    </w:p>
    <w:p w14:paraId="1579DFB4" w14:textId="6FEFE6E7" w:rsidR="008A5D79" w:rsidRDefault="00AB7D20" w:rsidP="008A5D79">
      <w:pPr>
        <w:rPr>
          <w:rFonts w:ascii="Fb Fontext" w:hAnsi="Fb Fontext"/>
          <w:rtl/>
        </w:rPr>
      </w:pPr>
      <w:r w:rsidRPr="00CA108A">
        <w:rPr>
          <w:rFonts w:ascii="Fb Fontext" w:hAnsi="Fb Fontext" w:cs="PFT_Frank"/>
          <w:b/>
          <w:bCs/>
          <w:sz w:val="32"/>
          <w:szCs w:val="14"/>
          <w:rtl/>
        </w:rPr>
        <w:t>חבית</w:t>
      </w:r>
      <w:r w:rsidRPr="00C35A2C">
        <w:rPr>
          <w:rFonts w:ascii="Fb Fontext" w:hAnsi="Fb Fontext"/>
          <w:sz w:val="32"/>
          <w:rtl/>
        </w:rPr>
        <w:t xml:space="preserve"> יין מעבירין </w:t>
      </w:r>
      <w:r w:rsidRPr="00C35A2C">
        <w:rPr>
          <w:rFonts w:ascii="Fb Fontext" w:hAnsi="Fb Fontext"/>
          <w:rtl/>
        </w:rPr>
        <w:t>לפניה</w:t>
      </w:r>
      <w:r w:rsidR="008A5D79">
        <w:rPr>
          <w:rFonts w:ascii="Fb Fontext" w:hAnsi="Fb Fontext" w:hint="cs"/>
          <w:rtl/>
        </w:rPr>
        <w:t xml:space="preserve">: בתולה - </w:t>
      </w:r>
      <w:r w:rsidRPr="00C35A2C">
        <w:rPr>
          <w:rFonts w:ascii="Fb Fontext" w:hAnsi="Fb Fontext"/>
          <w:rtl/>
        </w:rPr>
        <w:t>סתומה,</w:t>
      </w:r>
      <w:r w:rsidR="008A5D79">
        <w:rPr>
          <w:rFonts w:ascii="Fb Fontext" w:hAnsi="Fb Fontext" w:hint="cs"/>
          <w:rtl/>
        </w:rPr>
        <w:t xml:space="preserve"> </w:t>
      </w:r>
      <w:r w:rsidRPr="00C35A2C">
        <w:rPr>
          <w:rFonts w:ascii="Fb Fontext" w:hAnsi="Fb Fontext"/>
          <w:rtl/>
        </w:rPr>
        <w:t>בעולה</w:t>
      </w:r>
      <w:r w:rsidR="00851CDF">
        <w:rPr>
          <w:rFonts w:ascii="Fb Fontext" w:hAnsi="Fb Fontext" w:hint="cs"/>
          <w:rtl/>
        </w:rPr>
        <w:t xml:space="preserve"> -</w:t>
      </w:r>
      <w:r w:rsidR="008A5D79">
        <w:rPr>
          <w:rFonts w:ascii="Fb Fontext" w:hAnsi="Fb Fontext" w:hint="cs"/>
          <w:rtl/>
        </w:rPr>
        <w:t xml:space="preserve"> פ</w:t>
      </w:r>
      <w:r w:rsidRPr="00C35A2C">
        <w:rPr>
          <w:rFonts w:ascii="Fb Fontext" w:hAnsi="Fb Fontext"/>
          <w:rtl/>
        </w:rPr>
        <w:t>תוחה.</w:t>
      </w:r>
    </w:p>
    <w:p w14:paraId="081FD516" w14:textId="1BC35BD4" w:rsidR="00AB7D20" w:rsidRPr="00F97732" w:rsidRDefault="00851CDF" w:rsidP="006F15F4">
      <w:pPr>
        <w:rPr>
          <w:rtl/>
        </w:rPr>
      </w:pPr>
      <w:r w:rsidRPr="00AA6C2C">
        <w:rPr>
          <w:rStyle w:val="affffe"/>
          <w:rFonts w:hint="eastAsia"/>
          <w:rtl/>
        </w:rPr>
        <w:t>טעם</w:t>
      </w:r>
      <w:r w:rsidRPr="00AA6C2C">
        <w:rPr>
          <w:rStyle w:val="affffe"/>
          <w:rtl/>
        </w:rPr>
        <w:t xml:space="preserve"> </w:t>
      </w:r>
      <w:r w:rsidR="00A54B9B">
        <w:rPr>
          <w:rStyle w:val="affffe"/>
          <w:rFonts w:hint="cs"/>
          <w:rtl/>
        </w:rPr>
        <w:t>ב</w:t>
      </w:r>
      <w:r w:rsidRPr="00AA6C2C">
        <w:rPr>
          <w:rStyle w:val="affffe"/>
          <w:rFonts w:hint="eastAsia"/>
          <w:rtl/>
        </w:rPr>
        <w:t>בעולה</w:t>
      </w:r>
      <w:r w:rsidRPr="00AA6C2C">
        <w:rPr>
          <w:rStyle w:val="affffe"/>
          <w:rtl/>
        </w:rPr>
        <w:t>:</w:t>
      </w:r>
      <w:r>
        <w:rPr>
          <w:rFonts w:ascii="Fb Fontext" w:hAnsi="Fb Fontext" w:hint="cs"/>
          <w:rtl/>
        </w:rPr>
        <w:t xml:space="preserve"> </w:t>
      </w:r>
      <w:r w:rsidR="00AB7D20" w:rsidRPr="00C35A2C">
        <w:rPr>
          <w:rFonts w:ascii="Fb Fontext" w:hAnsi="Fb Fontext" w:hint="cs"/>
          <w:rtl/>
        </w:rPr>
        <w:t xml:space="preserve">תתפוס מאתים ותאמר </w:t>
      </w:r>
      <w:r>
        <w:rPr>
          <w:rFonts w:ascii="Fb Fontext" w:hAnsi="Fb Fontext" w:hint="cs"/>
          <w:rtl/>
        </w:rPr>
        <w:t>'</w:t>
      </w:r>
      <w:r w:rsidR="00AB7D20" w:rsidRPr="00C35A2C">
        <w:rPr>
          <w:rFonts w:ascii="Fb Fontext" w:hAnsi="Fb Fontext" w:hint="cs"/>
          <w:rtl/>
        </w:rPr>
        <w:t>בתולה</w:t>
      </w:r>
      <w:r>
        <w:rPr>
          <w:rFonts w:ascii="Fb Fontext" w:hAnsi="Fb Fontext" w:hint="cs"/>
          <w:rtl/>
        </w:rPr>
        <w:t>'</w:t>
      </w:r>
      <w:r w:rsidR="00AB7D20" w:rsidRPr="00C35A2C">
        <w:rPr>
          <w:rFonts w:ascii="Fb Fontext" w:hAnsi="Fb Fontext" w:hint="cs"/>
          <w:rtl/>
        </w:rPr>
        <w:t xml:space="preserve"> ו</w:t>
      </w:r>
      <w:r>
        <w:rPr>
          <w:rFonts w:ascii="Fb Fontext" w:hAnsi="Fb Fontext" w:hint="cs"/>
          <w:rtl/>
        </w:rPr>
        <w:t>נאנסו מלהעביר.</w:t>
      </w:r>
    </w:p>
    <w:p w14:paraId="483E6351" w14:textId="77777777" w:rsidR="00AB7D20" w:rsidRDefault="00AB7D20" w:rsidP="00E26091">
      <w:pPr>
        <w:pStyle w:val="afff"/>
        <w:framePr w:wrap="around"/>
        <w:rPr>
          <w:rtl/>
        </w:rPr>
      </w:pPr>
      <w:bookmarkStart w:id="125" w:name="_Toc119352910"/>
      <w:r w:rsidRPr="00C35A2C">
        <w:rPr>
          <w:rFonts w:hint="cs"/>
          <w:rtl/>
        </w:rPr>
        <w:t>יז.</w:t>
      </w:r>
      <w:bookmarkEnd w:id="125"/>
    </w:p>
    <w:p w14:paraId="387EB440" w14:textId="4C1F96C0" w:rsidR="00371DC4" w:rsidRPr="006D5126" w:rsidRDefault="00AB7D20" w:rsidP="00F1680A">
      <w:pPr>
        <w:pStyle w:val="affffb"/>
        <w:rPr>
          <w:spacing w:val="0"/>
          <w:rtl/>
        </w:rPr>
      </w:pPr>
      <w:bookmarkStart w:id="126" w:name="_Toc119352911"/>
      <w:r w:rsidRPr="006D5126">
        <w:rPr>
          <w:spacing w:val="0"/>
          <w:rtl/>
        </w:rPr>
        <w:t>כיצד מרקדין</w:t>
      </w:r>
      <w:r w:rsidR="00371DC4" w:rsidRPr="006D5126">
        <w:rPr>
          <w:rStyle w:val="afffff0"/>
          <w:rFonts w:cs="PFT_Frank" w:hint="cs"/>
          <w:spacing w:val="0"/>
          <w:rtl/>
        </w:rPr>
        <w:t xml:space="preserve"> </w:t>
      </w:r>
      <w:r w:rsidR="00371DC4" w:rsidRPr="006D5126">
        <w:rPr>
          <w:rStyle w:val="afffff0"/>
          <w:rFonts w:cs="PFT_Frank" w:hint="eastAsia"/>
          <w:spacing w:val="0"/>
          <w:rtl/>
        </w:rPr>
        <w:t>מה</w:t>
      </w:r>
      <w:r w:rsidR="00371DC4" w:rsidRPr="006D5126">
        <w:rPr>
          <w:rStyle w:val="afffff0"/>
          <w:rFonts w:cs="PFT_Frank"/>
          <w:spacing w:val="0"/>
          <w:rtl/>
        </w:rPr>
        <w:t xml:space="preserve"> </w:t>
      </w:r>
      <w:r w:rsidR="00371DC4" w:rsidRPr="006D5126">
        <w:rPr>
          <w:rStyle w:val="afffff0"/>
          <w:rFonts w:cs="PFT_Frank" w:hint="eastAsia"/>
          <w:spacing w:val="0"/>
          <w:rtl/>
        </w:rPr>
        <w:t>אומרים</w:t>
      </w:r>
      <w:r w:rsidR="00371DC4" w:rsidRPr="006D5126">
        <w:rPr>
          <w:rFonts w:hint="cs"/>
          <w:spacing w:val="0"/>
          <w:rtl/>
        </w:rPr>
        <w:t xml:space="preserve"> </w:t>
      </w:r>
      <w:r w:rsidRPr="006D5126">
        <w:rPr>
          <w:spacing w:val="0"/>
          <w:rtl/>
        </w:rPr>
        <w:t>לפני הכלה?</w:t>
      </w:r>
      <w:bookmarkEnd w:id="126"/>
    </w:p>
    <w:p w14:paraId="1C74E85B" w14:textId="76D3FC86" w:rsidR="00AB7D20" w:rsidRPr="00AA6C2C" w:rsidRDefault="00AB7D20" w:rsidP="00AA6C2C">
      <w:pPr>
        <w:ind w:left="0" w:firstLine="0"/>
        <w:rPr>
          <w:rtl/>
        </w:rPr>
      </w:pPr>
      <w:r w:rsidRPr="00AA6C2C">
        <w:rPr>
          <w:rStyle w:val="affffe"/>
          <w:rtl/>
        </w:rPr>
        <w:t>ב"ש:</w:t>
      </w:r>
      <w:r w:rsidRPr="0095526C">
        <w:rPr>
          <w:rtl/>
        </w:rPr>
        <w:t xml:space="preserve"> כלה </w:t>
      </w:r>
      <w:r w:rsidRPr="00CA108A">
        <w:rPr>
          <w:rFonts w:cs="PFT_Frank"/>
          <w:b/>
          <w:bCs/>
          <w:szCs w:val="14"/>
          <w:rtl/>
        </w:rPr>
        <w:t>כמות שהיא</w:t>
      </w:r>
      <w:r w:rsidR="00371DC4">
        <w:rPr>
          <w:rFonts w:hint="cs"/>
          <w:rtl/>
        </w:rPr>
        <w:t xml:space="preserve"> </w:t>
      </w:r>
      <w:r w:rsidR="00371DC4" w:rsidRPr="00AA6C2C">
        <w:rPr>
          <w:rStyle w:val="afffff0"/>
          <w:rFonts w:hint="eastAsia"/>
          <w:rtl/>
        </w:rPr>
        <w:t>לפי</w:t>
      </w:r>
      <w:r w:rsidR="00371DC4" w:rsidRPr="00AA6C2C">
        <w:rPr>
          <w:rStyle w:val="afffff0"/>
          <w:rtl/>
        </w:rPr>
        <w:t xml:space="preserve"> </w:t>
      </w:r>
      <w:r w:rsidR="00371DC4" w:rsidRPr="00AA6C2C">
        <w:rPr>
          <w:rStyle w:val="afffff0"/>
          <w:rFonts w:hint="eastAsia"/>
          <w:rtl/>
        </w:rPr>
        <w:t>יופיה</w:t>
      </w:r>
      <w:r w:rsidRPr="00AA6C2C">
        <w:rPr>
          <w:rStyle w:val="afffff0"/>
          <w:rtl/>
        </w:rPr>
        <w:t>,</w:t>
      </w:r>
      <w:r w:rsidRPr="0095526C">
        <w:rPr>
          <w:rtl/>
        </w:rPr>
        <w:t xml:space="preserve"> </w:t>
      </w:r>
      <w:r w:rsidR="00371DC4">
        <w:rPr>
          <w:rStyle w:val="affffe"/>
          <w:rFonts w:hint="cs"/>
          <w:rtl/>
        </w:rPr>
        <w:t xml:space="preserve">           </w:t>
      </w:r>
      <w:r w:rsidRPr="00AA6C2C">
        <w:rPr>
          <w:rStyle w:val="affffe"/>
          <w:rtl/>
        </w:rPr>
        <w:t>ב"ה</w:t>
      </w:r>
      <w:r w:rsidRPr="0095526C">
        <w:rPr>
          <w:rtl/>
        </w:rPr>
        <w:t xml:space="preserve">: כלה </w:t>
      </w:r>
      <w:r w:rsidRPr="00CA108A">
        <w:rPr>
          <w:rFonts w:cs="PFT_Frank"/>
          <w:b/>
          <w:bCs/>
          <w:szCs w:val="14"/>
          <w:rtl/>
        </w:rPr>
        <w:t>נאה וחסודה</w:t>
      </w:r>
      <w:r w:rsidRPr="0095526C">
        <w:rPr>
          <w:rtl/>
        </w:rPr>
        <w:t>.</w:t>
      </w:r>
    </w:p>
    <w:p w14:paraId="1AFEC5A7" w14:textId="0FD515F3" w:rsidR="00AB7D20" w:rsidRPr="00AA6C2C" w:rsidRDefault="00AB7D20" w:rsidP="00AA6C2C">
      <w:pPr>
        <w:ind w:left="0" w:firstLine="0"/>
        <w:rPr>
          <w:rtl/>
        </w:rPr>
      </w:pPr>
      <w:r w:rsidRPr="00AA6C2C">
        <w:rPr>
          <w:rStyle w:val="affffe"/>
          <w:rtl/>
        </w:rPr>
        <w:t>ב"ש:</w:t>
      </w:r>
      <w:r w:rsidRPr="00AA6C2C">
        <w:rPr>
          <w:rtl/>
        </w:rPr>
        <w:t xml:space="preserve"> היתה חיגרת</w:t>
      </w:r>
      <w:r w:rsidR="00371DC4">
        <w:rPr>
          <w:rFonts w:hint="cs"/>
          <w:rtl/>
        </w:rPr>
        <w:t>..</w:t>
      </w:r>
      <w:r w:rsidRPr="00AA6C2C">
        <w:rPr>
          <w:rtl/>
        </w:rPr>
        <w:t xml:space="preserve"> </w:t>
      </w:r>
      <w:r w:rsidR="00371DC4">
        <w:rPr>
          <w:rFonts w:hint="cs"/>
          <w:rtl/>
        </w:rPr>
        <w:t>י</w:t>
      </w:r>
      <w:r w:rsidRPr="00AA6C2C">
        <w:rPr>
          <w:rtl/>
        </w:rPr>
        <w:t xml:space="preserve">אמר </w:t>
      </w:r>
      <w:r w:rsidR="00371DC4">
        <w:rPr>
          <w:rFonts w:hint="cs"/>
          <w:rtl/>
        </w:rPr>
        <w:t>'</w:t>
      </w:r>
      <w:r w:rsidRPr="00AA6C2C">
        <w:rPr>
          <w:rtl/>
        </w:rPr>
        <w:t>נאה וחסודה</w:t>
      </w:r>
      <w:r w:rsidR="00371DC4">
        <w:rPr>
          <w:rFonts w:hint="cs"/>
          <w:rtl/>
        </w:rPr>
        <w:t>'</w:t>
      </w:r>
      <w:r w:rsidRPr="00AA6C2C">
        <w:rPr>
          <w:rtl/>
        </w:rPr>
        <w:t>?</w:t>
      </w:r>
      <w:r w:rsidR="00371DC4">
        <w:rPr>
          <w:rFonts w:hint="cs"/>
          <w:rtl/>
        </w:rPr>
        <w:t xml:space="preserve"> '</w:t>
      </w:r>
      <w:r w:rsidR="00371DC4">
        <w:rPr>
          <w:rStyle w:val="affffa"/>
          <w:rFonts w:hint="cs"/>
          <w:rtl/>
        </w:rPr>
        <w:t xml:space="preserve">מדבר </w:t>
      </w:r>
      <w:r w:rsidRPr="00AA6C2C">
        <w:rPr>
          <w:rStyle w:val="affffa"/>
          <w:rtl/>
        </w:rPr>
        <w:t xml:space="preserve"> שקר תרחק</w:t>
      </w:r>
      <w:r w:rsidR="00371DC4">
        <w:rPr>
          <w:rFonts w:hint="cs"/>
          <w:rtl/>
        </w:rPr>
        <w:t>'</w:t>
      </w:r>
      <w:r w:rsidRPr="00AA6C2C">
        <w:rPr>
          <w:rtl/>
        </w:rPr>
        <w:t>!</w:t>
      </w:r>
    </w:p>
    <w:p w14:paraId="366DC824" w14:textId="6928EF8A" w:rsidR="00E268F4" w:rsidRDefault="00AB7D20" w:rsidP="00AA6C2C">
      <w:pPr>
        <w:ind w:left="0" w:firstLine="0"/>
        <w:rPr>
          <w:rtl/>
        </w:rPr>
      </w:pPr>
      <w:r w:rsidRPr="00AA6C2C">
        <w:rPr>
          <w:rStyle w:val="affffe"/>
          <w:rtl/>
        </w:rPr>
        <w:lastRenderedPageBreak/>
        <w:t>ב"ה</w:t>
      </w:r>
      <w:r w:rsidRPr="0095526C">
        <w:rPr>
          <w:rtl/>
        </w:rPr>
        <w:t xml:space="preserve">: </w:t>
      </w:r>
      <w:r w:rsidR="00371DC4">
        <w:rPr>
          <w:rFonts w:hint="cs"/>
          <w:rtl/>
        </w:rPr>
        <w:t>הרי</w:t>
      </w:r>
      <w:r w:rsidRPr="0095526C">
        <w:rPr>
          <w:rtl/>
        </w:rPr>
        <w:t xml:space="preserve"> </w:t>
      </w:r>
      <w:r w:rsidR="00371DC4">
        <w:rPr>
          <w:rFonts w:hint="cs"/>
          <w:rtl/>
        </w:rPr>
        <w:t>אתם מודים שה</w:t>
      </w:r>
      <w:r w:rsidRPr="0095526C">
        <w:rPr>
          <w:rtl/>
        </w:rPr>
        <w:t>ל</w:t>
      </w:r>
      <w:r w:rsidR="00371DC4">
        <w:rPr>
          <w:rFonts w:hint="cs"/>
          <w:rtl/>
        </w:rPr>
        <w:t>ו</w:t>
      </w:r>
      <w:r w:rsidRPr="0095526C">
        <w:rPr>
          <w:rtl/>
        </w:rPr>
        <w:t xml:space="preserve">קח מקח רע </w:t>
      </w:r>
      <w:r w:rsidR="00371DC4">
        <w:rPr>
          <w:rFonts w:hint="cs"/>
          <w:rtl/>
        </w:rPr>
        <w:t xml:space="preserve">  -</w:t>
      </w:r>
      <w:r w:rsidRPr="0095526C">
        <w:rPr>
          <w:rtl/>
        </w:rPr>
        <w:t xml:space="preserve"> </w:t>
      </w:r>
      <w:r w:rsidR="00371DC4">
        <w:rPr>
          <w:rFonts w:hint="cs"/>
          <w:rtl/>
        </w:rPr>
        <w:t xml:space="preserve">  </w:t>
      </w:r>
      <w:r w:rsidRPr="0095526C">
        <w:rPr>
          <w:rtl/>
        </w:rPr>
        <w:t>ישבחנו בעיניו</w:t>
      </w:r>
      <w:r w:rsidR="00E268F4">
        <w:rPr>
          <w:rFonts w:hint="cs"/>
          <w:rtl/>
        </w:rPr>
        <w:t>!</w:t>
      </w:r>
    </w:p>
    <w:p w14:paraId="6BB879D5" w14:textId="2C6B9632" w:rsidR="00AB7D20" w:rsidRPr="0095526C" w:rsidRDefault="00AB7D20" w:rsidP="00AA6C2C">
      <w:pPr>
        <w:pStyle w:val="afffff"/>
        <w:jc w:val="center"/>
        <w:rPr>
          <w:rtl/>
        </w:rPr>
      </w:pPr>
      <w:r w:rsidRPr="0095526C">
        <w:rPr>
          <w:rtl/>
        </w:rPr>
        <w:t>•</w:t>
      </w:r>
      <w:r w:rsidRPr="00AA6C2C">
        <w:rPr>
          <w:rtl/>
        </w:rPr>
        <w:t xml:space="preserve"> </w:t>
      </w:r>
      <w:r w:rsidRPr="00AA6C2C">
        <w:rPr>
          <w:rStyle w:val="affffe"/>
          <w:rtl/>
        </w:rPr>
        <w:t>במערבא</w:t>
      </w:r>
      <w:r w:rsidR="00371DC4">
        <w:rPr>
          <w:rStyle w:val="affffe"/>
          <w:rFonts w:hint="cs"/>
          <w:rtl/>
        </w:rPr>
        <w:t>, לפני הכלה</w:t>
      </w:r>
      <w:r w:rsidRPr="00AA6C2C">
        <w:rPr>
          <w:rStyle w:val="affffe"/>
          <w:rtl/>
        </w:rPr>
        <w:t>:</w:t>
      </w:r>
      <w:r w:rsidRPr="00AA6C2C">
        <w:rPr>
          <w:rtl/>
        </w:rPr>
        <w:t xml:space="preserve"> </w:t>
      </w:r>
      <w:r w:rsidR="00371DC4">
        <w:rPr>
          <w:rFonts w:hint="cs"/>
          <w:rtl/>
        </w:rPr>
        <w:t>'</w:t>
      </w:r>
      <w:r w:rsidRPr="00AA6C2C">
        <w:rPr>
          <w:rtl/>
        </w:rPr>
        <w:t>לא כחל</w:t>
      </w:r>
      <w:r w:rsidR="00371DC4">
        <w:rPr>
          <w:rFonts w:hint="cs"/>
          <w:rtl/>
        </w:rPr>
        <w:t>,</w:t>
      </w:r>
      <w:r w:rsidRPr="00AA6C2C">
        <w:rPr>
          <w:rtl/>
        </w:rPr>
        <w:t xml:space="preserve"> שרק</w:t>
      </w:r>
      <w:r w:rsidR="00371DC4">
        <w:rPr>
          <w:rFonts w:hint="cs"/>
          <w:rtl/>
        </w:rPr>
        <w:t>,</w:t>
      </w:r>
      <w:r w:rsidRPr="00AA6C2C">
        <w:rPr>
          <w:rtl/>
        </w:rPr>
        <w:t xml:space="preserve"> ופירכוס</w:t>
      </w:r>
      <w:r w:rsidR="00371DC4">
        <w:rPr>
          <w:rFonts w:hint="cs"/>
          <w:rtl/>
        </w:rPr>
        <w:t xml:space="preserve"> -</w:t>
      </w:r>
      <w:r w:rsidRPr="00AA6C2C">
        <w:rPr>
          <w:rtl/>
        </w:rPr>
        <w:t xml:space="preserve"> ויעלת חן</w:t>
      </w:r>
      <w:r w:rsidR="00371DC4">
        <w:rPr>
          <w:rFonts w:hint="cs"/>
          <w:rtl/>
        </w:rPr>
        <w:t>'</w:t>
      </w:r>
      <w:r w:rsidRPr="00AA6C2C">
        <w:rPr>
          <w:rtl/>
        </w:rPr>
        <w:t>.</w:t>
      </w:r>
    </w:p>
    <w:p w14:paraId="1F26CA54" w14:textId="5EFBF451" w:rsidR="00AB7D20" w:rsidRPr="0095526C" w:rsidRDefault="00AB7D20" w:rsidP="00AA6C2C">
      <w:pPr>
        <w:pStyle w:val="afffff"/>
        <w:jc w:val="center"/>
        <w:rPr>
          <w:rtl/>
        </w:rPr>
      </w:pPr>
      <w:r w:rsidRPr="0095526C">
        <w:rPr>
          <w:rtl/>
        </w:rPr>
        <w:t>•</w:t>
      </w:r>
      <w:r w:rsidRPr="0095526C">
        <w:rPr>
          <w:rFonts w:hint="cs"/>
          <w:rtl/>
        </w:rPr>
        <w:t xml:space="preserve"> </w:t>
      </w:r>
      <w:r w:rsidRPr="00AA6C2C">
        <w:rPr>
          <w:rStyle w:val="affffe"/>
          <w:rtl/>
        </w:rPr>
        <w:t>כ</w:t>
      </w:r>
      <w:r w:rsidR="00371DC4" w:rsidRPr="00AA6C2C">
        <w:rPr>
          <w:rStyle w:val="affffe"/>
          <w:rFonts w:hint="eastAsia"/>
          <w:rtl/>
        </w:rPr>
        <w:t>ש</w:t>
      </w:r>
      <w:r w:rsidRPr="00AA6C2C">
        <w:rPr>
          <w:rStyle w:val="affffe"/>
          <w:rtl/>
        </w:rPr>
        <w:t>סמכו לרבי זירא</w:t>
      </w:r>
      <w:r w:rsidRPr="0095526C">
        <w:rPr>
          <w:rtl/>
        </w:rPr>
        <w:t xml:space="preserve">: </w:t>
      </w:r>
      <w:r w:rsidR="00371DC4">
        <w:rPr>
          <w:rFonts w:hint="cs"/>
          <w:rtl/>
        </w:rPr>
        <w:t>'</w:t>
      </w:r>
      <w:r w:rsidRPr="0095526C">
        <w:rPr>
          <w:rtl/>
        </w:rPr>
        <w:t>לא כחל</w:t>
      </w:r>
      <w:r w:rsidR="00371DC4">
        <w:rPr>
          <w:rFonts w:hint="cs"/>
          <w:rtl/>
        </w:rPr>
        <w:t>,</w:t>
      </w:r>
      <w:r w:rsidRPr="0095526C">
        <w:rPr>
          <w:rtl/>
        </w:rPr>
        <w:t xml:space="preserve"> שרק</w:t>
      </w:r>
      <w:r w:rsidR="00371DC4">
        <w:rPr>
          <w:rFonts w:hint="cs"/>
          <w:rtl/>
        </w:rPr>
        <w:t>,</w:t>
      </w:r>
      <w:r w:rsidRPr="0095526C">
        <w:rPr>
          <w:rtl/>
        </w:rPr>
        <w:t xml:space="preserve"> ופירכוס</w:t>
      </w:r>
      <w:r w:rsidR="00371DC4">
        <w:rPr>
          <w:rFonts w:hint="cs"/>
          <w:rtl/>
        </w:rPr>
        <w:t xml:space="preserve"> -</w:t>
      </w:r>
      <w:r w:rsidRPr="0095526C">
        <w:rPr>
          <w:rtl/>
        </w:rPr>
        <w:t xml:space="preserve"> ויעלת חן</w:t>
      </w:r>
      <w:r w:rsidR="00371DC4">
        <w:rPr>
          <w:rFonts w:hint="cs"/>
          <w:rtl/>
        </w:rPr>
        <w:t>'</w:t>
      </w:r>
      <w:r w:rsidRPr="0095526C">
        <w:rPr>
          <w:rtl/>
        </w:rPr>
        <w:t>.</w:t>
      </w:r>
    </w:p>
    <w:p w14:paraId="5631203A" w14:textId="728CDE8E" w:rsidR="00371DC4" w:rsidRDefault="00AB7D20" w:rsidP="00AA6C2C">
      <w:pPr>
        <w:pStyle w:val="afffff"/>
        <w:jc w:val="center"/>
        <w:rPr>
          <w:rtl/>
        </w:rPr>
      </w:pPr>
      <w:r w:rsidRPr="0095526C">
        <w:rPr>
          <w:rtl/>
        </w:rPr>
        <w:t>•</w:t>
      </w:r>
      <w:r w:rsidRPr="0095526C">
        <w:rPr>
          <w:rFonts w:hint="cs"/>
          <w:rtl/>
        </w:rPr>
        <w:t xml:space="preserve"> </w:t>
      </w:r>
      <w:r w:rsidR="00371DC4">
        <w:rPr>
          <w:rStyle w:val="affffe"/>
          <w:rFonts w:hint="cs"/>
          <w:rtl/>
        </w:rPr>
        <w:t>ו</w:t>
      </w:r>
      <w:r w:rsidRPr="00AA6C2C">
        <w:rPr>
          <w:rStyle w:val="affffe"/>
          <w:rtl/>
        </w:rPr>
        <w:t>לר</w:t>
      </w:r>
      <w:r w:rsidR="00371DC4" w:rsidRPr="00AA6C2C">
        <w:rPr>
          <w:rStyle w:val="affffe"/>
          <w:rtl/>
        </w:rPr>
        <w:t>"</w:t>
      </w:r>
      <w:r w:rsidRPr="00AA6C2C">
        <w:rPr>
          <w:rStyle w:val="affffe"/>
          <w:rtl/>
        </w:rPr>
        <w:t>א ולר</w:t>
      </w:r>
      <w:r w:rsidR="00371DC4" w:rsidRPr="00AA6C2C">
        <w:rPr>
          <w:rStyle w:val="affffe"/>
          <w:rtl/>
        </w:rPr>
        <w:t>"</w:t>
      </w:r>
      <w:r w:rsidRPr="00AA6C2C">
        <w:rPr>
          <w:rStyle w:val="affffe"/>
          <w:rtl/>
        </w:rPr>
        <w:t>א</w:t>
      </w:r>
      <w:r w:rsidRPr="0095526C">
        <w:rPr>
          <w:rtl/>
        </w:rPr>
        <w:t xml:space="preserve">: </w:t>
      </w:r>
      <w:r w:rsidR="00371DC4">
        <w:rPr>
          <w:rFonts w:hint="cs"/>
          <w:rtl/>
        </w:rPr>
        <w:t>'</w:t>
      </w:r>
      <w:r w:rsidRPr="0095526C">
        <w:rPr>
          <w:rtl/>
        </w:rPr>
        <w:t>כל מן דין</w:t>
      </w:r>
      <w:r w:rsidR="00371DC4">
        <w:rPr>
          <w:rFonts w:hint="cs"/>
          <w:rtl/>
        </w:rPr>
        <w:t>..</w:t>
      </w:r>
      <w:r w:rsidRPr="0095526C">
        <w:rPr>
          <w:rtl/>
        </w:rPr>
        <w:t xml:space="preserve"> סמוכו לנא</w:t>
      </w:r>
      <w:r w:rsidR="00371DC4">
        <w:rPr>
          <w:rFonts w:hint="cs"/>
          <w:rtl/>
        </w:rPr>
        <w:t>.. ו</w:t>
      </w:r>
      <w:r w:rsidRPr="0095526C">
        <w:rPr>
          <w:rtl/>
        </w:rPr>
        <w:t xml:space="preserve">לא מן </w:t>
      </w:r>
      <w:r w:rsidRPr="0095526C">
        <w:rPr>
          <w:rFonts w:hint="cs"/>
          <w:rtl/>
        </w:rPr>
        <w:t>סר</w:t>
      </w:r>
      <w:r w:rsidR="00371DC4">
        <w:rPr>
          <w:rFonts w:hint="cs"/>
          <w:rtl/>
        </w:rPr>
        <w:t>מי</w:t>
      </w:r>
      <w:r w:rsidRPr="0095526C">
        <w:rPr>
          <w:rFonts w:hint="cs"/>
          <w:rtl/>
        </w:rPr>
        <w:t>סין</w:t>
      </w:r>
      <w:r w:rsidR="00371DC4">
        <w:rPr>
          <w:rFonts w:hint="cs"/>
          <w:rtl/>
        </w:rPr>
        <w:t>'..</w:t>
      </w:r>
    </w:p>
    <w:p w14:paraId="5E8C5F28" w14:textId="7510E6A6" w:rsidR="00AB7D20" w:rsidRPr="0095526C" w:rsidRDefault="00AB7D20" w:rsidP="00AA6C2C">
      <w:pPr>
        <w:pStyle w:val="afffff"/>
        <w:jc w:val="center"/>
        <w:rPr>
          <w:rtl/>
        </w:rPr>
      </w:pPr>
      <w:r w:rsidRPr="0095526C">
        <w:rPr>
          <w:rtl/>
        </w:rPr>
        <w:t>•</w:t>
      </w:r>
      <w:r w:rsidRPr="0095526C">
        <w:rPr>
          <w:rFonts w:hint="cs"/>
          <w:rtl/>
        </w:rPr>
        <w:t xml:space="preserve"> </w:t>
      </w:r>
      <w:r w:rsidR="00371DC4" w:rsidRPr="00AA6C2C">
        <w:rPr>
          <w:rStyle w:val="affffe"/>
          <w:rFonts w:hint="eastAsia"/>
          <w:rtl/>
        </w:rPr>
        <w:t>בי</w:t>
      </w:r>
      <w:r w:rsidR="00371DC4" w:rsidRPr="00AA6C2C">
        <w:rPr>
          <w:rStyle w:val="affffe"/>
          <w:rtl/>
        </w:rPr>
        <w:t xml:space="preserve"> קיסר </w:t>
      </w:r>
      <w:r w:rsidR="00371DC4" w:rsidRPr="00AA6C2C">
        <w:rPr>
          <w:rStyle w:val="affffe"/>
          <w:rFonts w:hint="eastAsia"/>
          <w:rtl/>
        </w:rPr>
        <w:t>ל</w:t>
      </w:r>
      <w:r w:rsidRPr="00AA6C2C">
        <w:rPr>
          <w:rStyle w:val="affffe"/>
          <w:rtl/>
        </w:rPr>
        <w:t>ר' אבהו</w:t>
      </w:r>
      <w:r w:rsidR="00371DC4" w:rsidRPr="00AA6C2C">
        <w:rPr>
          <w:rStyle w:val="affffe"/>
          <w:rtl/>
        </w:rPr>
        <w:t>:</w:t>
      </w:r>
      <w:r w:rsidRPr="0095526C">
        <w:rPr>
          <w:rtl/>
        </w:rPr>
        <w:t xml:space="preserve"> </w:t>
      </w:r>
      <w:r w:rsidR="00371DC4">
        <w:rPr>
          <w:rFonts w:hint="cs"/>
          <w:rtl/>
        </w:rPr>
        <w:t>'</w:t>
      </w:r>
      <w:r w:rsidRPr="00AA6C2C">
        <w:rPr>
          <w:rtl/>
        </w:rPr>
        <w:t>רבא דעמיה</w:t>
      </w:r>
      <w:r w:rsidR="00371DC4">
        <w:rPr>
          <w:rFonts w:hint="cs"/>
          <w:rtl/>
        </w:rPr>
        <w:t>..</w:t>
      </w:r>
      <w:r w:rsidRPr="00AA6C2C">
        <w:rPr>
          <w:rtl/>
        </w:rPr>
        <w:t xml:space="preserve"> בוצינא</w:t>
      </w:r>
      <w:r w:rsidR="00371DC4">
        <w:rPr>
          <w:rFonts w:hint="cs"/>
          <w:rtl/>
        </w:rPr>
        <w:t>..</w:t>
      </w:r>
      <w:r w:rsidRPr="00AA6C2C">
        <w:rPr>
          <w:rtl/>
        </w:rPr>
        <w:t xml:space="preserve"> בריך מתייך לשלם</w:t>
      </w:r>
      <w:r w:rsidR="00371DC4">
        <w:rPr>
          <w:rFonts w:hint="cs"/>
          <w:rtl/>
        </w:rPr>
        <w:t>'</w:t>
      </w:r>
      <w:r w:rsidRPr="00AA6C2C">
        <w:rPr>
          <w:rtl/>
        </w:rPr>
        <w:t>.</w:t>
      </w:r>
    </w:p>
    <w:p w14:paraId="5CB78F7D" w14:textId="3E6EAAE7" w:rsidR="00371DC4" w:rsidRPr="006D5126" w:rsidRDefault="00371DC4" w:rsidP="00F1680A">
      <w:pPr>
        <w:pStyle w:val="affffb"/>
        <w:rPr>
          <w:spacing w:val="0"/>
          <w:rtl/>
        </w:rPr>
      </w:pPr>
      <w:bookmarkStart w:id="127" w:name="_Toc119352912"/>
      <w:r w:rsidRPr="006D5126">
        <w:rPr>
          <w:rFonts w:hint="cs"/>
          <w:spacing w:val="0"/>
          <w:rtl/>
        </w:rPr>
        <w:t>מנהג תנאים אמוראים לפני הכלה</w:t>
      </w:r>
      <w:bookmarkEnd w:id="127"/>
    </w:p>
    <w:p w14:paraId="4A2B5A79" w14:textId="5F0F9565" w:rsidR="00AB7D20" w:rsidRPr="0095526C" w:rsidRDefault="00AB7D20" w:rsidP="00AA6C2C">
      <w:pPr>
        <w:ind w:left="0" w:firstLine="0"/>
        <w:rPr>
          <w:rtl/>
        </w:rPr>
      </w:pPr>
      <w:r w:rsidRPr="00AA6C2C">
        <w:rPr>
          <w:rStyle w:val="affffe"/>
          <w:rFonts w:hint="eastAsia"/>
          <w:rtl/>
        </w:rPr>
        <w:t>ריב</w:t>
      </w:r>
      <w:r w:rsidRPr="00AA6C2C">
        <w:rPr>
          <w:rStyle w:val="affffe"/>
          <w:rtl/>
        </w:rPr>
        <w:t>"</w:t>
      </w:r>
      <w:r w:rsidRPr="00AA6C2C">
        <w:rPr>
          <w:rStyle w:val="affffe"/>
          <w:rFonts w:hint="eastAsia"/>
          <w:rtl/>
        </w:rPr>
        <w:t>א</w:t>
      </w:r>
      <w:r w:rsidR="00371DC4" w:rsidRPr="00AA6C2C">
        <w:rPr>
          <w:rStyle w:val="affffe"/>
          <w:rtl/>
        </w:rPr>
        <w:t>:</w:t>
      </w:r>
      <w:r w:rsidRPr="00AA6C2C">
        <w:rPr>
          <w:rtl/>
        </w:rPr>
        <w:t xml:space="preserve"> </w:t>
      </w:r>
      <w:r w:rsidR="00371DC4">
        <w:rPr>
          <w:rFonts w:hint="cs"/>
          <w:rtl/>
        </w:rPr>
        <w:t xml:space="preserve">מרקד לפניה עם </w:t>
      </w:r>
      <w:r w:rsidRPr="00AA6C2C">
        <w:rPr>
          <w:rtl/>
        </w:rPr>
        <w:t xml:space="preserve">בד של הדס, </w:t>
      </w:r>
      <w:r w:rsidR="00371DC4">
        <w:rPr>
          <w:rFonts w:hint="cs"/>
          <w:rtl/>
        </w:rPr>
        <w:t>'</w:t>
      </w:r>
      <w:r w:rsidRPr="00AA6C2C">
        <w:rPr>
          <w:rtl/>
        </w:rPr>
        <w:t>כלה נאה וחסודה</w:t>
      </w:r>
      <w:r w:rsidR="00371DC4">
        <w:rPr>
          <w:rFonts w:hint="cs"/>
          <w:rtl/>
        </w:rPr>
        <w:t>'</w:t>
      </w:r>
      <w:r w:rsidRPr="00AA6C2C">
        <w:rPr>
          <w:rtl/>
        </w:rPr>
        <w:t>.</w:t>
      </w:r>
    </w:p>
    <w:p w14:paraId="7C3A9EBB" w14:textId="6C2FB793" w:rsidR="00AB7D20" w:rsidRPr="0095526C" w:rsidRDefault="00AB7D20" w:rsidP="00AA6C2C">
      <w:pPr>
        <w:ind w:left="0" w:firstLine="0"/>
        <w:rPr>
          <w:rtl/>
        </w:rPr>
      </w:pPr>
      <w:r w:rsidRPr="00AA6C2C">
        <w:rPr>
          <w:rStyle w:val="affffe"/>
          <w:rtl/>
        </w:rPr>
        <w:t>ר</w:t>
      </w:r>
      <w:r w:rsidR="00371DC4" w:rsidRPr="00AA6C2C">
        <w:rPr>
          <w:rStyle w:val="affffe"/>
          <w:rtl/>
        </w:rPr>
        <w:t>"</w:t>
      </w:r>
      <w:r w:rsidRPr="00AA6C2C">
        <w:rPr>
          <w:rStyle w:val="affffe"/>
          <w:rtl/>
        </w:rPr>
        <w:t>ש ברי</w:t>
      </w:r>
      <w:r w:rsidR="00371DC4" w:rsidRPr="00AA6C2C">
        <w:rPr>
          <w:rStyle w:val="affffe"/>
          <w:rtl/>
        </w:rPr>
        <w:t>"</w:t>
      </w:r>
      <w:r w:rsidRPr="00AA6C2C">
        <w:rPr>
          <w:rStyle w:val="affffe"/>
          <w:rtl/>
        </w:rPr>
        <w:t>צ</w:t>
      </w:r>
      <w:r w:rsidR="00371DC4" w:rsidRPr="00AA6C2C">
        <w:rPr>
          <w:rStyle w:val="affffe"/>
          <w:rtl/>
        </w:rPr>
        <w:t>:</w:t>
      </w:r>
      <w:r w:rsidRPr="0095526C">
        <w:rPr>
          <w:rtl/>
        </w:rPr>
        <w:t xml:space="preserve"> </w:t>
      </w:r>
      <w:r w:rsidR="00371DC4">
        <w:rPr>
          <w:rFonts w:hint="cs"/>
          <w:rtl/>
        </w:rPr>
        <w:t>זורק ג' בדים -</w:t>
      </w:r>
      <w:r w:rsidRPr="0095526C">
        <w:rPr>
          <w:rtl/>
        </w:rPr>
        <w:t xml:space="preserve"> </w:t>
      </w:r>
      <w:r w:rsidRPr="00AA6C2C">
        <w:rPr>
          <w:rStyle w:val="affffe"/>
          <w:rtl/>
        </w:rPr>
        <w:t>ר</w:t>
      </w:r>
      <w:r w:rsidR="00371DC4" w:rsidRPr="00AA6C2C">
        <w:rPr>
          <w:rStyle w:val="affffe"/>
          <w:rtl/>
        </w:rPr>
        <w:t>"</w:t>
      </w:r>
      <w:r w:rsidRPr="00AA6C2C">
        <w:rPr>
          <w:rStyle w:val="affffe"/>
          <w:rtl/>
        </w:rPr>
        <w:t>ז:</w:t>
      </w:r>
      <w:r w:rsidRPr="0095526C">
        <w:rPr>
          <w:rtl/>
        </w:rPr>
        <w:t xml:space="preserve"> מכסיף לן סבא!</w:t>
      </w:r>
    </w:p>
    <w:p w14:paraId="27ECCAE3" w14:textId="040D18A3" w:rsidR="00E268F4" w:rsidRDefault="00AB7D20" w:rsidP="00AA6C2C">
      <w:pPr>
        <w:ind w:left="0" w:firstLine="0"/>
        <w:rPr>
          <w:rtl/>
        </w:rPr>
      </w:pPr>
      <w:r w:rsidRPr="00AA6C2C">
        <w:rPr>
          <w:rtl/>
        </w:rPr>
        <w:t>כ</w:t>
      </w:r>
      <w:r w:rsidRPr="00AA6C2C">
        <w:rPr>
          <w:rFonts w:hint="eastAsia"/>
          <w:rtl/>
        </w:rPr>
        <w:t>שנפטר</w:t>
      </w:r>
      <w:r w:rsidRPr="00AA6C2C">
        <w:rPr>
          <w:rtl/>
        </w:rPr>
        <w:t xml:space="preserve">, </w:t>
      </w:r>
      <w:r w:rsidRPr="00AA6C2C">
        <w:rPr>
          <w:rFonts w:hint="eastAsia"/>
          <w:rtl/>
        </w:rPr>
        <w:t>ה</w:t>
      </w:r>
      <w:r w:rsidRPr="00AA6C2C">
        <w:rPr>
          <w:rtl/>
        </w:rPr>
        <w:t xml:space="preserve">פסיק </w:t>
      </w:r>
      <w:r w:rsidRPr="00AA6C2C">
        <w:rPr>
          <w:rFonts w:hint="eastAsia"/>
          <w:rtl/>
        </w:rPr>
        <w:t>אש</w:t>
      </w:r>
      <w:r w:rsidRPr="00AA6C2C">
        <w:rPr>
          <w:rtl/>
        </w:rPr>
        <w:t xml:space="preserve"> בינו </w:t>
      </w:r>
      <w:r w:rsidRPr="00AA6C2C">
        <w:rPr>
          <w:rFonts w:hint="eastAsia"/>
          <w:rtl/>
        </w:rPr>
        <w:t>ל</w:t>
      </w:r>
      <w:r w:rsidRPr="00AA6C2C">
        <w:rPr>
          <w:rtl/>
        </w:rPr>
        <w:t>כו</w:t>
      </w:r>
      <w:r w:rsidR="00371DC4">
        <w:rPr>
          <w:rFonts w:hint="cs"/>
          <w:rtl/>
        </w:rPr>
        <w:t>לם -</w:t>
      </w:r>
      <w:r w:rsidRPr="00AA6C2C">
        <w:rPr>
          <w:rtl/>
        </w:rPr>
        <w:t xml:space="preserve"> </w:t>
      </w:r>
      <w:r w:rsidRPr="00AA6C2C">
        <w:rPr>
          <w:rStyle w:val="affffe"/>
          <w:rFonts w:hint="eastAsia"/>
          <w:rtl/>
        </w:rPr>
        <w:t>ר</w:t>
      </w:r>
      <w:r w:rsidRPr="00AA6C2C">
        <w:rPr>
          <w:rStyle w:val="affffe"/>
          <w:rtl/>
        </w:rPr>
        <w:t>"</w:t>
      </w:r>
      <w:r w:rsidRPr="00AA6C2C">
        <w:rPr>
          <w:rStyle w:val="affffe"/>
          <w:rFonts w:hint="eastAsia"/>
          <w:rtl/>
        </w:rPr>
        <w:t>ז</w:t>
      </w:r>
      <w:r w:rsidRPr="00AA6C2C">
        <w:rPr>
          <w:rStyle w:val="affffe"/>
          <w:rtl/>
        </w:rPr>
        <w:t>:</w:t>
      </w:r>
      <w:r w:rsidRPr="0095526C">
        <w:rPr>
          <w:rtl/>
        </w:rPr>
        <w:t xml:space="preserve"> אהנייה ליה שוטיתיה</w:t>
      </w:r>
      <w:r w:rsidR="00371DC4">
        <w:rPr>
          <w:rFonts w:hint="cs"/>
          <w:rtl/>
        </w:rPr>
        <w:t>.</w:t>
      </w:r>
      <w:r w:rsidR="00E268F4">
        <w:rPr>
          <w:rFonts w:hint="cs"/>
          <w:rtl/>
        </w:rPr>
        <w:t>.</w:t>
      </w:r>
    </w:p>
    <w:p w14:paraId="5355E7C6" w14:textId="2CA3EDF6" w:rsidR="00AB7D20" w:rsidRPr="00AA6C2C" w:rsidRDefault="00AB7D20" w:rsidP="00AA6C2C">
      <w:pPr>
        <w:ind w:left="0" w:firstLine="0"/>
        <w:rPr>
          <w:rtl/>
        </w:rPr>
      </w:pPr>
      <w:r w:rsidRPr="00AA6C2C">
        <w:rPr>
          <w:rStyle w:val="affffe"/>
          <w:rtl/>
        </w:rPr>
        <w:t>ר</w:t>
      </w:r>
      <w:r w:rsidR="00371DC4" w:rsidRPr="00AA6C2C">
        <w:rPr>
          <w:rStyle w:val="affffe"/>
          <w:rtl/>
        </w:rPr>
        <w:t>'</w:t>
      </w:r>
      <w:r w:rsidRPr="00AA6C2C">
        <w:rPr>
          <w:rStyle w:val="affffe"/>
          <w:rtl/>
        </w:rPr>
        <w:t xml:space="preserve"> אחא</w:t>
      </w:r>
      <w:r w:rsidR="00371DC4">
        <w:rPr>
          <w:rStyle w:val="affffe"/>
          <w:rFonts w:hint="cs"/>
          <w:rtl/>
        </w:rPr>
        <w:t>:</w:t>
      </w:r>
      <w:r w:rsidRPr="00AA6C2C">
        <w:rPr>
          <w:rtl/>
        </w:rPr>
        <w:t xml:space="preserve"> </w:t>
      </w:r>
      <w:r w:rsidRPr="00AA6C2C">
        <w:rPr>
          <w:rFonts w:hint="eastAsia"/>
          <w:rtl/>
        </w:rPr>
        <w:t>על</w:t>
      </w:r>
      <w:r w:rsidRPr="00AA6C2C">
        <w:rPr>
          <w:rtl/>
        </w:rPr>
        <w:t xml:space="preserve"> </w:t>
      </w:r>
      <w:r w:rsidRPr="00AA6C2C">
        <w:rPr>
          <w:rFonts w:hint="eastAsia"/>
          <w:rtl/>
        </w:rPr>
        <w:t>כתפיו</w:t>
      </w:r>
      <w:r w:rsidRPr="00AA6C2C">
        <w:rPr>
          <w:rtl/>
        </w:rPr>
        <w:t xml:space="preserve"> </w:t>
      </w:r>
      <w:r w:rsidRPr="00AA6C2C">
        <w:rPr>
          <w:rFonts w:hint="eastAsia"/>
          <w:rtl/>
        </w:rPr>
        <w:t>ו</w:t>
      </w:r>
      <w:r w:rsidRPr="00AA6C2C">
        <w:rPr>
          <w:rtl/>
        </w:rPr>
        <w:t xml:space="preserve">מרקד, </w:t>
      </w:r>
      <w:r w:rsidR="00371DC4" w:rsidRPr="00AA6C2C">
        <w:rPr>
          <w:rStyle w:val="affffe"/>
          <w:rFonts w:hint="eastAsia"/>
          <w:rtl/>
        </w:rPr>
        <w:t>ואמר</w:t>
      </w:r>
      <w:r w:rsidR="00371DC4" w:rsidRPr="00AA6C2C">
        <w:rPr>
          <w:rStyle w:val="affffe"/>
          <w:rtl/>
        </w:rPr>
        <w:t>:</w:t>
      </w:r>
      <w:r w:rsidRPr="00AA6C2C">
        <w:rPr>
          <w:rtl/>
        </w:rPr>
        <w:t xml:space="preserve"> א</w:t>
      </w:r>
      <w:r w:rsidR="00371DC4">
        <w:rPr>
          <w:rFonts w:hint="cs"/>
          <w:rtl/>
        </w:rPr>
        <w:t>ם</w:t>
      </w:r>
      <w:r w:rsidRPr="00AA6C2C">
        <w:rPr>
          <w:rtl/>
        </w:rPr>
        <w:t xml:space="preserve"> </w:t>
      </w:r>
      <w:r w:rsidRPr="00AA6C2C">
        <w:rPr>
          <w:rFonts w:hint="eastAsia"/>
          <w:rtl/>
        </w:rPr>
        <w:t>דומה</w:t>
      </w:r>
      <w:r w:rsidRPr="00AA6C2C">
        <w:rPr>
          <w:rtl/>
        </w:rPr>
        <w:t xml:space="preserve"> </w:t>
      </w:r>
      <w:r w:rsidRPr="00AA6C2C">
        <w:rPr>
          <w:rFonts w:hint="eastAsia"/>
          <w:rtl/>
        </w:rPr>
        <w:t>עלי</w:t>
      </w:r>
      <w:r w:rsidR="00371DC4">
        <w:rPr>
          <w:rFonts w:hint="cs"/>
          <w:rtl/>
        </w:rPr>
        <w:t>כם</w:t>
      </w:r>
      <w:r w:rsidRPr="00AA6C2C">
        <w:rPr>
          <w:rtl/>
        </w:rPr>
        <w:t xml:space="preserve"> כקורה </w:t>
      </w:r>
      <w:r w:rsidR="00371DC4">
        <w:rPr>
          <w:rFonts w:hint="cs"/>
          <w:rtl/>
        </w:rPr>
        <w:t>מותר.</w:t>
      </w:r>
    </w:p>
    <w:p w14:paraId="4F7EC940" w14:textId="3BF66961" w:rsidR="00E268F4" w:rsidRDefault="00371DC4" w:rsidP="00AA6C2C">
      <w:pPr>
        <w:ind w:left="0" w:firstLine="0"/>
        <w:rPr>
          <w:rtl/>
        </w:rPr>
      </w:pPr>
      <w:r w:rsidRPr="00AA6C2C">
        <w:rPr>
          <w:rStyle w:val="affffe"/>
          <w:rFonts w:hint="eastAsia"/>
          <w:rtl/>
        </w:rPr>
        <w:t>אין</w:t>
      </w:r>
      <w:r w:rsidRPr="00AA6C2C">
        <w:rPr>
          <w:rStyle w:val="affffe"/>
          <w:rtl/>
        </w:rPr>
        <w:t xml:space="preserve"> </w:t>
      </w:r>
      <w:r w:rsidRPr="00AA6C2C">
        <w:rPr>
          <w:rStyle w:val="affffe"/>
          <w:rFonts w:hint="eastAsia"/>
          <w:rtl/>
        </w:rPr>
        <w:t>הלכה</w:t>
      </w:r>
      <w:r w:rsidRPr="00AA6C2C">
        <w:rPr>
          <w:rStyle w:val="affffe"/>
          <w:rtl/>
        </w:rPr>
        <w:t xml:space="preserve"> </w:t>
      </w:r>
      <w:r w:rsidRPr="00AA6C2C">
        <w:rPr>
          <w:rStyle w:val="affffe"/>
          <w:rFonts w:hint="eastAsia"/>
          <w:rtl/>
        </w:rPr>
        <w:t>כריו</w:t>
      </w:r>
      <w:r w:rsidRPr="00AA6C2C">
        <w:rPr>
          <w:rStyle w:val="affffe"/>
          <w:rtl/>
        </w:rPr>
        <w:t>"נ:</w:t>
      </w:r>
      <w:r w:rsidR="00AB7D20" w:rsidRPr="00AA6C2C">
        <w:rPr>
          <w:rtl/>
        </w:rPr>
        <w:t xml:space="preserve"> </w:t>
      </w:r>
      <w:r>
        <w:rPr>
          <w:rFonts w:hint="cs"/>
          <w:rtl/>
        </w:rPr>
        <w:t>ש</w:t>
      </w:r>
      <w:r w:rsidR="00AB7D20" w:rsidRPr="00AA6C2C">
        <w:rPr>
          <w:rtl/>
        </w:rPr>
        <w:t>מותר להסתכל בפני כלה</w:t>
      </w:r>
      <w:r>
        <w:rPr>
          <w:rFonts w:hint="cs"/>
          <w:rtl/>
        </w:rPr>
        <w:t xml:space="preserve">.. </w:t>
      </w:r>
      <w:r w:rsidR="00AB7D20" w:rsidRPr="00AA6C2C">
        <w:rPr>
          <w:rtl/>
        </w:rPr>
        <w:t>לחבבה על בעלה</w:t>
      </w:r>
      <w:r w:rsidR="00E268F4">
        <w:rPr>
          <w:rtl/>
        </w:rPr>
        <w:t>.</w:t>
      </w:r>
    </w:p>
    <w:p w14:paraId="45C96170" w14:textId="42303C1C" w:rsidR="00371DC4" w:rsidRPr="006D5126" w:rsidRDefault="0095526C" w:rsidP="00F1680A">
      <w:pPr>
        <w:pStyle w:val="affffb"/>
        <w:rPr>
          <w:spacing w:val="0"/>
          <w:rtl/>
        </w:rPr>
      </w:pPr>
      <w:bookmarkStart w:id="128" w:name="_Toc119352913"/>
      <w:r w:rsidRPr="006D5126">
        <w:rPr>
          <w:rFonts w:hint="cs"/>
          <w:spacing w:val="0"/>
          <w:rtl/>
        </w:rPr>
        <w:t>העדיפות של לוויית המת והכנסת כלה</w:t>
      </w:r>
      <w:bookmarkEnd w:id="128"/>
    </w:p>
    <w:p w14:paraId="7D40DCC2" w14:textId="4DFEABC4" w:rsidR="00AB7D20" w:rsidRPr="008826CA" w:rsidRDefault="00AB7D20" w:rsidP="00AA6C2C">
      <w:pPr>
        <w:ind w:left="0" w:firstLine="0"/>
        <w:rPr>
          <w:rtl/>
        </w:rPr>
      </w:pPr>
      <w:r w:rsidRPr="00AA6C2C">
        <w:rPr>
          <w:rStyle w:val="affffe"/>
          <w:rtl/>
        </w:rPr>
        <w:t>ת"ר:</w:t>
      </w:r>
      <w:r w:rsidRPr="00AA6C2C">
        <w:rPr>
          <w:rtl/>
        </w:rPr>
        <w:t xml:space="preserve"> </w:t>
      </w:r>
      <w:r w:rsidRPr="00CA108A">
        <w:rPr>
          <w:rFonts w:cs="PFT_Frank"/>
          <w:b/>
          <w:bCs/>
          <w:szCs w:val="14"/>
          <w:rtl/>
        </w:rPr>
        <w:t>מעבירין המת</w:t>
      </w:r>
      <w:r w:rsidRPr="00AA6C2C">
        <w:rPr>
          <w:rtl/>
        </w:rPr>
        <w:t xml:space="preserve"> מלפני כלה, ו</w:t>
      </w:r>
      <w:r w:rsidR="0095526C">
        <w:rPr>
          <w:rFonts w:hint="cs"/>
          <w:rtl/>
        </w:rPr>
        <w:t>שניהם</w:t>
      </w:r>
      <w:r w:rsidRPr="00AA6C2C">
        <w:rPr>
          <w:rtl/>
        </w:rPr>
        <w:t xml:space="preserve"> מלפני מלך ישראל.</w:t>
      </w:r>
    </w:p>
    <w:p w14:paraId="298E92D8" w14:textId="2FFCA76E" w:rsidR="0095526C" w:rsidRDefault="0095526C" w:rsidP="0095526C">
      <w:pPr>
        <w:ind w:left="0" w:firstLine="0"/>
        <w:rPr>
          <w:rtl/>
        </w:rPr>
      </w:pPr>
      <w:r w:rsidRPr="00AA6C2C">
        <w:rPr>
          <w:rStyle w:val="affffe"/>
          <w:rFonts w:hint="eastAsia"/>
          <w:rtl/>
        </w:rPr>
        <w:t>ו</w:t>
      </w:r>
      <w:r w:rsidR="00AB7D20" w:rsidRPr="00AA6C2C">
        <w:rPr>
          <w:rStyle w:val="affffe"/>
          <w:rtl/>
        </w:rPr>
        <w:t>אגריפס המלך</w:t>
      </w:r>
      <w:r w:rsidR="00AB7D20" w:rsidRPr="008826CA">
        <w:rPr>
          <w:rtl/>
        </w:rPr>
        <w:t xml:space="preserve"> שעבר מלפני כלה </w:t>
      </w:r>
      <w:r w:rsidR="00AB7D20" w:rsidRPr="00AA6C2C">
        <w:rPr>
          <w:rStyle w:val="affffe"/>
          <w:rtl/>
        </w:rPr>
        <w:t>ושבחוהו</w:t>
      </w:r>
      <w:r>
        <w:rPr>
          <w:rStyle w:val="affffe"/>
          <w:rFonts w:hint="cs"/>
          <w:rtl/>
        </w:rPr>
        <w:t xml:space="preserve"> </w:t>
      </w:r>
      <w:r>
        <w:rPr>
          <w:rStyle w:val="affffe"/>
          <w:rtl/>
        </w:rPr>
        <w:t>–</w:t>
      </w:r>
      <w:r>
        <w:rPr>
          <w:rFonts w:hint="cs"/>
          <w:rtl/>
        </w:rPr>
        <w:t xml:space="preserve"> פרשת דרכים היתה,</w:t>
      </w:r>
    </w:p>
    <w:p w14:paraId="42F3E1C5" w14:textId="58E0B966" w:rsidR="00E268F4" w:rsidRDefault="0095526C" w:rsidP="0095526C">
      <w:pPr>
        <w:ind w:left="0" w:firstLine="0"/>
        <w:rPr>
          <w:rStyle w:val="affffa"/>
          <w:rtl/>
        </w:rPr>
      </w:pPr>
      <w:r>
        <w:rPr>
          <w:rStyle w:val="affffe"/>
          <w:rFonts w:hint="cs"/>
          <w:rtl/>
        </w:rPr>
        <w:t>ד</w:t>
      </w:r>
      <w:r w:rsidRPr="00AA6C2C">
        <w:rPr>
          <w:rStyle w:val="affffe"/>
          <w:rFonts w:hint="eastAsia"/>
          <w:rtl/>
        </w:rPr>
        <w:t>בלא</w:t>
      </w:r>
      <w:r w:rsidRPr="00AA6C2C">
        <w:rPr>
          <w:rStyle w:val="affffe"/>
          <w:rtl/>
        </w:rPr>
        <w:t>"ה</w:t>
      </w:r>
      <w:r>
        <w:rPr>
          <w:rFonts w:hint="cs"/>
          <w:rtl/>
        </w:rPr>
        <w:t xml:space="preserve">: </w:t>
      </w:r>
      <w:r w:rsidR="00AB7D20" w:rsidRPr="00AA6C2C">
        <w:rPr>
          <w:rtl/>
        </w:rPr>
        <w:t xml:space="preserve">מלך שמחל על כבודו - אין מחול, </w:t>
      </w:r>
      <w:r>
        <w:rPr>
          <w:rFonts w:hint="cs"/>
          <w:rtl/>
        </w:rPr>
        <w:t>'</w:t>
      </w:r>
      <w:r w:rsidR="00AB7D20" w:rsidRPr="00AA6C2C">
        <w:rPr>
          <w:rStyle w:val="affffa"/>
          <w:rtl/>
        </w:rPr>
        <w:t>שום תשים</w:t>
      </w:r>
      <w:r>
        <w:rPr>
          <w:rStyle w:val="affffa"/>
          <w:rFonts w:hint="cs"/>
          <w:rtl/>
        </w:rPr>
        <w:t>'.</w:t>
      </w:r>
      <w:r w:rsidR="00E268F4">
        <w:rPr>
          <w:rStyle w:val="affffa"/>
          <w:rFonts w:hint="cs"/>
          <w:rtl/>
        </w:rPr>
        <w:t>.</w:t>
      </w:r>
    </w:p>
    <w:p w14:paraId="235A9E14" w14:textId="4DFB763D" w:rsidR="00AB7D20" w:rsidRPr="008826CA" w:rsidRDefault="00AB7D20" w:rsidP="00AA6C2C">
      <w:pPr>
        <w:ind w:left="0" w:firstLine="0"/>
        <w:rPr>
          <w:rtl/>
        </w:rPr>
      </w:pPr>
      <w:r w:rsidRPr="00AA6C2C">
        <w:rPr>
          <w:rStyle w:val="affffe"/>
          <w:rtl/>
        </w:rPr>
        <w:t>ת"ר:</w:t>
      </w:r>
      <w:r w:rsidRPr="00AA6C2C">
        <w:rPr>
          <w:rtl/>
        </w:rPr>
        <w:t xml:space="preserve"> </w:t>
      </w:r>
      <w:r w:rsidRPr="00CA108A">
        <w:rPr>
          <w:rFonts w:cs="PFT_Frank"/>
          <w:b/>
          <w:bCs/>
          <w:szCs w:val="14"/>
          <w:rtl/>
        </w:rPr>
        <w:t>מבטלין ת</w:t>
      </w:r>
      <w:r w:rsidR="0095526C" w:rsidRPr="00CA108A">
        <w:rPr>
          <w:rFonts w:cs="PFT_Frank"/>
          <w:b/>
          <w:bCs/>
          <w:szCs w:val="14"/>
          <w:rtl/>
        </w:rPr>
        <w:t>"</w:t>
      </w:r>
      <w:r w:rsidRPr="00CA108A">
        <w:rPr>
          <w:rFonts w:cs="PFT_Frank"/>
          <w:b/>
          <w:bCs/>
          <w:szCs w:val="14"/>
          <w:rtl/>
        </w:rPr>
        <w:t>ת</w:t>
      </w:r>
      <w:r w:rsidRPr="00AA6C2C">
        <w:rPr>
          <w:rtl/>
        </w:rPr>
        <w:t xml:space="preserve"> להוצאת המת ולהכנסת כלה</w:t>
      </w:r>
      <w:r w:rsidR="0095526C">
        <w:rPr>
          <w:rFonts w:hint="cs"/>
          <w:rtl/>
        </w:rPr>
        <w:t xml:space="preserve">, </w:t>
      </w:r>
      <w:r w:rsidR="0095526C" w:rsidRPr="00AA6C2C">
        <w:rPr>
          <w:rStyle w:val="afffff0"/>
          <w:rFonts w:hint="eastAsia"/>
          <w:rtl/>
        </w:rPr>
        <w:t>כשאין</w:t>
      </w:r>
      <w:r w:rsidR="0095526C" w:rsidRPr="00AA6C2C">
        <w:rPr>
          <w:rStyle w:val="afffff0"/>
          <w:rtl/>
        </w:rPr>
        <w:t xml:space="preserve"> כל צרכו -</w:t>
      </w:r>
    </w:p>
    <w:p w14:paraId="46840DFB" w14:textId="307FF4DB" w:rsidR="00AB7D20" w:rsidRPr="008826CA" w:rsidRDefault="0095526C" w:rsidP="00AA6C2C">
      <w:pPr>
        <w:ind w:left="0" w:firstLine="0"/>
        <w:rPr>
          <w:rtl/>
        </w:rPr>
      </w:pPr>
      <w:r w:rsidRPr="00AA6C2C">
        <w:rPr>
          <w:rStyle w:val="affffe"/>
          <w:rFonts w:hint="eastAsia"/>
          <w:rtl/>
        </w:rPr>
        <w:t>כ</w:t>
      </w:r>
      <w:r w:rsidR="00AB7D20" w:rsidRPr="00AA6C2C">
        <w:rPr>
          <w:rStyle w:val="affffe"/>
          <w:rtl/>
        </w:rPr>
        <w:t>ל צרכו</w:t>
      </w:r>
      <w:r w:rsidRPr="00AA6C2C">
        <w:rPr>
          <w:rStyle w:val="afffff0"/>
          <w:rtl/>
        </w:rPr>
        <w:t xml:space="preserve"> </w:t>
      </w:r>
      <w:r>
        <w:rPr>
          <w:rStyle w:val="afffff0"/>
          <w:rFonts w:hint="cs"/>
          <w:rtl/>
        </w:rPr>
        <w:t>[</w:t>
      </w:r>
      <w:r w:rsidRPr="00AA6C2C">
        <w:rPr>
          <w:rStyle w:val="afffff0"/>
          <w:rFonts w:hint="eastAsia"/>
          <w:rtl/>
        </w:rPr>
        <w:t>במת</w:t>
      </w:r>
      <w:r>
        <w:rPr>
          <w:rStyle w:val="afffff0"/>
          <w:rFonts w:hint="cs"/>
          <w:rtl/>
        </w:rPr>
        <w:t>]:</w:t>
      </w:r>
      <w:r w:rsidR="00AB7D20" w:rsidRPr="00AA6C2C">
        <w:rPr>
          <w:rtl/>
        </w:rPr>
        <w:t xml:space="preserve"> </w:t>
      </w:r>
      <w:r w:rsidR="00AB7D20" w:rsidRPr="00AA6C2C">
        <w:rPr>
          <w:rStyle w:val="affffe"/>
          <w:rFonts w:hint="eastAsia"/>
          <w:rtl/>
        </w:rPr>
        <w:t>א</w:t>
      </w:r>
      <w:r w:rsidR="00AB7D20" w:rsidRPr="00AA6C2C">
        <w:rPr>
          <w:rStyle w:val="affffe"/>
          <w:rtl/>
        </w:rPr>
        <w:t>.</w:t>
      </w:r>
      <w:r w:rsidR="00AB7D20" w:rsidRPr="008826CA">
        <w:rPr>
          <w:rtl/>
        </w:rPr>
        <w:t xml:space="preserve"> </w:t>
      </w:r>
      <w:r>
        <w:rPr>
          <w:rFonts w:hint="cs"/>
          <w:rtl/>
        </w:rPr>
        <w:t>י"ב</w:t>
      </w:r>
      <w:r w:rsidR="00AB7D20" w:rsidRPr="008826CA">
        <w:rPr>
          <w:rtl/>
        </w:rPr>
        <w:t xml:space="preserve"> אלפי גברי ו</w:t>
      </w:r>
      <w:r>
        <w:rPr>
          <w:rFonts w:hint="cs"/>
          <w:rtl/>
        </w:rPr>
        <w:t>ו'</w:t>
      </w:r>
      <w:r w:rsidR="00AB7D20" w:rsidRPr="008826CA">
        <w:rPr>
          <w:rtl/>
        </w:rPr>
        <w:t xml:space="preserve"> אלפי שיפורי</w:t>
      </w:r>
      <w:r w:rsidRPr="00AA6C2C">
        <w:rPr>
          <w:rStyle w:val="afffff0"/>
          <w:rtl/>
        </w:rPr>
        <w:t xml:space="preserve"> </w:t>
      </w:r>
      <w:r w:rsidRPr="00AA6C2C">
        <w:rPr>
          <w:rStyle w:val="afffff0"/>
          <w:rFonts w:hint="eastAsia"/>
          <w:rtl/>
        </w:rPr>
        <w:t>בנוסף</w:t>
      </w:r>
      <w:r w:rsidRPr="00B31C92">
        <w:rPr>
          <w:rStyle w:val="afffff0"/>
          <w:rFonts w:cs="PFT_Frank" w:hint="cs"/>
          <w:b/>
          <w:bCs/>
          <w:szCs w:val="10"/>
          <w:rtl/>
        </w:rPr>
        <w:t xml:space="preserve"> </w:t>
      </w:r>
      <w:r w:rsidRPr="00B31C92">
        <w:rPr>
          <w:rStyle w:val="afffff0"/>
          <w:rFonts w:cs="PFT_Frank" w:hint="eastAsia"/>
          <w:b/>
          <w:bCs/>
          <w:szCs w:val="10"/>
          <w:rtl/>
        </w:rPr>
        <w:t>או</w:t>
      </w:r>
      <w:r w:rsidRPr="00AA6C2C">
        <w:rPr>
          <w:rStyle w:val="afffff0"/>
          <w:rtl/>
        </w:rPr>
        <w:t xml:space="preserve"> מתוכם</w:t>
      </w:r>
      <w:r w:rsidR="00AB7D20" w:rsidRPr="00AA6C2C">
        <w:rPr>
          <w:rStyle w:val="afffff0"/>
          <w:rtl/>
        </w:rPr>
        <w:t>,</w:t>
      </w:r>
    </w:p>
    <w:p w14:paraId="6A3DD026" w14:textId="6AAA7AB6" w:rsidR="00AB7D20" w:rsidRPr="00AA6C2C" w:rsidRDefault="0095526C" w:rsidP="00AA6C2C">
      <w:pPr>
        <w:ind w:left="0" w:firstLine="0"/>
        <w:rPr>
          <w:rtl/>
        </w:rPr>
      </w:pPr>
      <w:r>
        <w:rPr>
          <w:rFonts w:hint="cs"/>
          <w:rtl/>
        </w:rPr>
        <w:t xml:space="preserve">       </w:t>
      </w:r>
      <w:r>
        <w:rPr>
          <w:rStyle w:val="affffe"/>
          <w:rFonts w:hint="cs"/>
          <w:rtl/>
        </w:rPr>
        <w:t>ב.</w:t>
      </w:r>
      <w:r w:rsidRPr="00AA6C2C">
        <w:rPr>
          <w:rtl/>
        </w:rPr>
        <w:t xml:space="preserve"> </w:t>
      </w:r>
      <w:r w:rsidR="00AB7D20" w:rsidRPr="00AA6C2C">
        <w:rPr>
          <w:rtl/>
        </w:rPr>
        <w:t>מ</w:t>
      </w:r>
      <w:r>
        <w:rPr>
          <w:rFonts w:hint="cs"/>
          <w:rtl/>
        </w:rPr>
        <w:t>שער העיר</w:t>
      </w:r>
      <w:r w:rsidR="00AB7D20" w:rsidRPr="00AA6C2C">
        <w:rPr>
          <w:rtl/>
        </w:rPr>
        <w:t xml:space="preserve"> עד </w:t>
      </w:r>
      <w:r>
        <w:rPr>
          <w:rFonts w:hint="cs"/>
          <w:rtl/>
        </w:rPr>
        <w:t xml:space="preserve">הקבר, </w:t>
      </w:r>
      <w:r w:rsidRPr="00AA6C2C">
        <w:rPr>
          <w:rStyle w:val="affffe"/>
          <w:rFonts w:hint="eastAsia"/>
          <w:rtl/>
        </w:rPr>
        <w:t>ג</w:t>
      </w:r>
      <w:r w:rsidR="00AB7D20" w:rsidRPr="00AA6C2C">
        <w:rPr>
          <w:rStyle w:val="affffe"/>
          <w:rtl/>
        </w:rPr>
        <w:t>.</w:t>
      </w:r>
      <w:r w:rsidR="00AB7D20" w:rsidRPr="00AA6C2C">
        <w:rPr>
          <w:rtl/>
        </w:rPr>
        <w:t xml:space="preserve"> </w:t>
      </w:r>
      <w:r>
        <w:rPr>
          <w:rFonts w:hint="cs"/>
          <w:rtl/>
        </w:rPr>
        <w:t>נטילתה כ</w:t>
      </w:r>
      <w:r w:rsidR="00AB7D20" w:rsidRPr="00AA6C2C">
        <w:rPr>
          <w:rtl/>
        </w:rPr>
        <w:t>נתינתה ששים רבוא.</w:t>
      </w:r>
    </w:p>
    <w:p w14:paraId="60672981" w14:textId="615E833B" w:rsidR="00AB7D20" w:rsidRPr="00AA6C2C" w:rsidRDefault="00AB7D20" w:rsidP="00AA6C2C">
      <w:pPr>
        <w:ind w:left="0" w:firstLine="0"/>
        <w:rPr>
          <w:rtl/>
        </w:rPr>
      </w:pPr>
      <w:r w:rsidRPr="00AA6C2C">
        <w:rPr>
          <w:rStyle w:val="affffe"/>
          <w:rtl/>
        </w:rPr>
        <w:t>ו</w:t>
      </w:r>
      <w:r w:rsidR="0095526C" w:rsidRPr="00AA6C2C">
        <w:rPr>
          <w:rStyle w:val="affffe"/>
          <w:rFonts w:hint="eastAsia"/>
          <w:rtl/>
        </w:rPr>
        <w:t>כ</w:t>
      </w:r>
      <w:r w:rsidR="0095526C" w:rsidRPr="00AA6C2C">
        <w:rPr>
          <w:rStyle w:val="affffe"/>
          <w:rtl/>
        </w:rPr>
        <w:t>"ז:</w:t>
      </w:r>
      <w:r w:rsidRPr="00AA6C2C">
        <w:rPr>
          <w:rtl/>
        </w:rPr>
        <w:t xml:space="preserve"> לדקרי ותני, אבל לדמתני - אין שיעור.</w:t>
      </w:r>
    </w:p>
    <w:p w14:paraId="2CEEA37C" w14:textId="21057C70" w:rsidR="00AB7D20" w:rsidRPr="006D5126" w:rsidRDefault="00AB7D20" w:rsidP="00F1680A">
      <w:pPr>
        <w:pStyle w:val="affffb"/>
        <w:rPr>
          <w:spacing w:val="0"/>
          <w:rtl/>
        </w:rPr>
      </w:pPr>
      <w:bookmarkStart w:id="129" w:name="_Toc119352914"/>
      <w:r w:rsidRPr="006D5126">
        <w:rPr>
          <w:spacing w:val="0"/>
          <w:rtl/>
        </w:rPr>
        <w:t>הינומא.</w:t>
      </w:r>
      <w:bookmarkEnd w:id="129"/>
    </w:p>
    <w:p w14:paraId="5A02A669" w14:textId="2EE3A098" w:rsidR="00AB7D20" w:rsidRPr="00AA6C2C" w:rsidRDefault="00AB7D20" w:rsidP="00AA6C2C">
      <w:pPr>
        <w:ind w:left="0" w:firstLine="0"/>
        <w:rPr>
          <w:rtl/>
        </w:rPr>
      </w:pPr>
      <w:r w:rsidRPr="00AA6C2C">
        <w:rPr>
          <w:rStyle w:val="affffe"/>
          <w:rFonts w:hint="eastAsia"/>
          <w:rtl/>
        </w:rPr>
        <w:t>א</w:t>
      </w:r>
      <w:r w:rsidRPr="00AA6C2C">
        <w:rPr>
          <w:rStyle w:val="affffe"/>
          <w:rtl/>
        </w:rPr>
        <w:t>.</w:t>
      </w:r>
      <w:r w:rsidRPr="00AA6C2C">
        <w:rPr>
          <w:rtl/>
        </w:rPr>
        <w:t xml:space="preserve"> </w:t>
      </w:r>
      <w:r w:rsidRPr="00CA108A">
        <w:rPr>
          <w:rFonts w:cs="PFT_Frank" w:hint="eastAsia"/>
          <w:b/>
          <w:bCs/>
          <w:szCs w:val="14"/>
          <w:rtl/>
        </w:rPr>
        <w:t>חופה</w:t>
      </w:r>
      <w:r w:rsidRPr="00AA6C2C">
        <w:rPr>
          <w:rtl/>
        </w:rPr>
        <w:t xml:space="preserve"> עגולה מ</w:t>
      </w:r>
      <w:r w:rsidRPr="00AA6C2C">
        <w:rPr>
          <w:rFonts w:hint="eastAsia"/>
          <w:rtl/>
        </w:rPr>
        <w:t>הדס</w:t>
      </w:r>
      <w:r w:rsidRPr="00AA6C2C">
        <w:rPr>
          <w:rtl/>
        </w:rPr>
        <w:t xml:space="preserve">, </w:t>
      </w:r>
      <w:r w:rsidR="0095526C">
        <w:rPr>
          <w:rStyle w:val="affffe"/>
          <w:rtl/>
        </w:rPr>
        <w:tab/>
      </w:r>
      <w:r w:rsidR="0095526C">
        <w:rPr>
          <w:rStyle w:val="affffe"/>
          <w:rFonts w:hint="cs"/>
          <w:rtl/>
        </w:rPr>
        <w:t xml:space="preserve">      </w:t>
      </w:r>
      <w:r w:rsidRPr="00AA6C2C">
        <w:rPr>
          <w:rStyle w:val="affffe"/>
          <w:rFonts w:hint="eastAsia"/>
          <w:rtl/>
        </w:rPr>
        <w:t>ב</w:t>
      </w:r>
      <w:r w:rsidRPr="00AA6C2C">
        <w:rPr>
          <w:rStyle w:val="affffe"/>
          <w:rtl/>
        </w:rPr>
        <w:t>.</w:t>
      </w:r>
      <w:r w:rsidRPr="00AA6C2C">
        <w:rPr>
          <w:rtl/>
        </w:rPr>
        <w:t xml:space="preserve"> </w:t>
      </w:r>
      <w:r w:rsidRPr="00CA108A">
        <w:rPr>
          <w:rFonts w:cs="PFT_Frank" w:hint="eastAsia"/>
          <w:b/>
          <w:bCs/>
          <w:szCs w:val="14"/>
          <w:rtl/>
        </w:rPr>
        <w:t>צעיף</w:t>
      </w:r>
      <w:r w:rsidRPr="00CA108A">
        <w:rPr>
          <w:rFonts w:cs="PFT_Frank"/>
          <w:b/>
          <w:bCs/>
          <w:szCs w:val="14"/>
          <w:rtl/>
        </w:rPr>
        <w:t xml:space="preserve"> </w:t>
      </w:r>
      <w:r w:rsidR="0095526C">
        <w:rPr>
          <w:rFonts w:hint="cs"/>
          <w:rtl/>
        </w:rPr>
        <w:t xml:space="preserve">על עיניה </w:t>
      </w:r>
      <w:r w:rsidRPr="00AA6C2C">
        <w:rPr>
          <w:rFonts w:hint="eastAsia"/>
          <w:rtl/>
        </w:rPr>
        <w:t>שמנמנמת</w:t>
      </w:r>
      <w:r w:rsidRPr="00AA6C2C">
        <w:rPr>
          <w:rtl/>
        </w:rPr>
        <w:t xml:space="preserve"> </w:t>
      </w:r>
      <w:r w:rsidRPr="00AA6C2C">
        <w:rPr>
          <w:rFonts w:hint="eastAsia"/>
          <w:rtl/>
        </w:rPr>
        <w:t>בו</w:t>
      </w:r>
      <w:r w:rsidR="0095526C">
        <w:rPr>
          <w:rFonts w:hint="cs"/>
          <w:rtl/>
        </w:rPr>
        <w:t>.</w:t>
      </w:r>
    </w:p>
    <w:p w14:paraId="3FE62275" w14:textId="4A3E9F53" w:rsidR="00E268F4" w:rsidRDefault="0095526C" w:rsidP="0095526C">
      <w:pPr>
        <w:ind w:left="0" w:firstLine="0"/>
        <w:rPr>
          <w:rtl/>
        </w:rPr>
      </w:pPr>
      <w:r w:rsidRPr="00AA6C2C">
        <w:rPr>
          <w:rStyle w:val="affffe"/>
          <w:rFonts w:hint="eastAsia"/>
          <w:rtl/>
        </w:rPr>
        <w:t>הסימנים</w:t>
      </w:r>
      <w:r w:rsidRPr="00AA6C2C">
        <w:rPr>
          <w:rStyle w:val="affffe"/>
          <w:rtl/>
        </w:rPr>
        <w:t xml:space="preserve"> </w:t>
      </w:r>
      <w:r w:rsidRPr="00AA6C2C">
        <w:rPr>
          <w:rStyle w:val="affffe"/>
          <w:rFonts w:hint="eastAsia"/>
          <w:rtl/>
        </w:rPr>
        <w:t>שבמשנה</w:t>
      </w:r>
      <w:r w:rsidRPr="00AA6C2C">
        <w:rPr>
          <w:rStyle w:val="affffe"/>
          <w:rtl/>
        </w:rPr>
        <w:t>:</w:t>
      </w:r>
      <w:r>
        <w:rPr>
          <w:rFonts w:hint="cs"/>
          <w:rtl/>
        </w:rPr>
        <w:t xml:space="preserve"> </w:t>
      </w:r>
      <w:r w:rsidR="00AB7D20" w:rsidRPr="00AA6C2C">
        <w:rPr>
          <w:rtl/>
        </w:rPr>
        <w:t>ביהודה ראיה</w:t>
      </w:r>
      <w:r w:rsidR="00E268F4">
        <w:rPr>
          <w:rFonts w:hint="cs"/>
          <w:rtl/>
        </w:rPr>
        <w:t>,</w:t>
      </w:r>
    </w:p>
    <w:p w14:paraId="654FB21C" w14:textId="5934C0F7" w:rsidR="00E268F4" w:rsidRDefault="0095526C" w:rsidP="0095526C">
      <w:pPr>
        <w:ind w:left="0" w:firstLine="0"/>
        <w:rPr>
          <w:rtl/>
        </w:rPr>
      </w:pPr>
      <w:r w:rsidRPr="00AA6C2C">
        <w:rPr>
          <w:rStyle w:val="affffe"/>
          <w:rFonts w:hint="eastAsia"/>
          <w:rtl/>
        </w:rPr>
        <w:t>ו</w:t>
      </w:r>
      <w:r w:rsidR="00AB7D20" w:rsidRPr="00AA6C2C">
        <w:rPr>
          <w:rStyle w:val="affffe"/>
          <w:rtl/>
        </w:rPr>
        <w:t xml:space="preserve">בבבל </w:t>
      </w:r>
      <w:r w:rsidRPr="00AA6C2C">
        <w:rPr>
          <w:rStyle w:val="affffe"/>
          <w:rFonts w:hint="eastAsia"/>
          <w:rtl/>
        </w:rPr>
        <w:t>נהגו</w:t>
      </w:r>
      <w:r w:rsidRPr="00AA6C2C">
        <w:rPr>
          <w:rStyle w:val="affffe"/>
          <w:rtl/>
        </w:rPr>
        <w:t>:</w:t>
      </w:r>
      <w:r w:rsidR="00AB7D20" w:rsidRPr="00AA6C2C">
        <w:rPr>
          <w:rtl/>
        </w:rPr>
        <w:t xml:space="preserve"> </w:t>
      </w:r>
      <w:r w:rsidR="00AB7D20" w:rsidRPr="00AA6C2C">
        <w:rPr>
          <w:rFonts w:hint="eastAsia"/>
          <w:rtl/>
        </w:rPr>
        <w:t>מושחים</w:t>
      </w:r>
      <w:r w:rsidR="00AB7D20" w:rsidRPr="00AA6C2C">
        <w:rPr>
          <w:rtl/>
        </w:rPr>
        <w:t xml:space="preserve"> שמן על ראש </w:t>
      </w:r>
      <w:r w:rsidR="00AB7D20" w:rsidRPr="00AA6C2C">
        <w:rPr>
          <w:rStyle w:val="affffe"/>
          <w:rFonts w:hint="eastAsia"/>
          <w:rtl/>
        </w:rPr>
        <w:t>רבנן</w:t>
      </w:r>
      <w:r w:rsidR="00E268F4">
        <w:rPr>
          <w:rStyle w:val="affffe"/>
          <w:rtl/>
        </w:rPr>
        <w:t>.</w:t>
      </w:r>
    </w:p>
    <w:p w14:paraId="6746907D" w14:textId="7AC4A736" w:rsidR="00AB7D20" w:rsidRPr="008826CA" w:rsidRDefault="00AB7D20" w:rsidP="00AA6C2C">
      <w:pPr>
        <w:ind w:left="0" w:firstLine="0"/>
        <w:rPr>
          <w:rtl/>
        </w:rPr>
      </w:pPr>
      <w:r w:rsidRPr="00AA6C2C">
        <w:rPr>
          <w:rStyle w:val="affffe"/>
          <w:rFonts w:hint="eastAsia"/>
          <w:rtl/>
        </w:rPr>
        <w:t>סימן</w:t>
      </w:r>
      <w:r w:rsidRPr="00AA6C2C">
        <w:rPr>
          <w:rStyle w:val="affffe"/>
          <w:rtl/>
        </w:rPr>
        <w:t xml:space="preserve"> </w:t>
      </w:r>
      <w:r w:rsidRPr="00AA6C2C">
        <w:rPr>
          <w:rStyle w:val="affffe"/>
          <w:rFonts w:hint="eastAsia"/>
          <w:rtl/>
        </w:rPr>
        <w:t>לאלמנה</w:t>
      </w:r>
      <w:r w:rsidR="0095526C" w:rsidRPr="00AA6C2C">
        <w:rPr>
          <w:rStyle w:val="affffe"/>
          <w:rtl/>
        </w:rPr>
        <w:t xml:space="preserve"> </w:t>
      </w:r>
      <w:r w:rsidR="0095526C" w:rsidRPr="00AA6C2C">
        <w:rPr>
          <w:rStyle w:val="afffff0"/>
          <w:rtl/>
        </w:rPr>
        <w:t xml:space="preserve">[שלא </w:t>
      </w:r>
      <w:r w:rsidR="0095526C" w:rsidRPr="00AA6C2C">
        <w:rPr>
          <w:rStyle w:val="afffff0"/>
          <w:rFonts w:hint="eastAsia"/>
          <w:rtl/>
        </w:rPr>
        <w:t>תתפוס</w:t>
      </w:r>
      <w:r w:rsidR="0095526C" w:rsidRPr="00AA6C2C">
        <w:rPr>
          <w:rStyle w:val="afffff0"/>
          <w:rtl/>
        </w:rPr>
        <w:t>]</w:t>
      </w:r>
      <w:r w:rsidRPr="00AA6C2C">
        <w:rPr>
          <w:rStyle w:val="afffff0"/>
          <w:rtl/>
        </w:rPr>
        <w:t>:</w:t>
      </w:r>
      <w:r w:rsidRPr="00AA6C2C">
        <w:rPr>
          <w:rtl/>
        </w:rPr>
        <w:t xml:space="preserve"> </w:t>
      </w:r>
      <w:r w:rsidRPr="00AA6C2C">
        <w:rPr>
          <w:rFonts w:hint="eastAsia"/>
          <w:rtl/>
        </w:rPr>
        <w:t>אין</w:t>
      </w:r>
      <w:r w:rsidRPr="00AA6C2C">
        <w:rPr>
          <w:rtl/>
        </w:rPr>
        <w:t xml:space="preserve"> </w:t>
      </w:r>
      <w:r w:rsidRPr="00AA6C2C">
        <w:rPr>
          <w:rFonts w:hint="eastAsia"/>
          <w:rtl/>
        </w:rPr>
        <w:t>קליות</w:t>
      </w:r>
      <w:r w:rsidR="0095526C">
        <w:rPr>
          <w:rFonts w:hint="cs"/>
          <w:rtl/>
        </w:rPr>
        <w:t xml:space="preserve"> </w:t>
      </w:r>
      <w:r w:rsidR="0095526C" w:rsidRPr="00AA6C2C">
        <w:rPr>
          <w:rStyle w:val="afffff0"/>
          <w:rtl/>
        </w:rPr>
        <w:t>[</w:t>
      </w:r>
      <w:r w:rsidR="0095526C" w:rsidRPr="00B31C92">
        <w:rPr>
          <w:rStyle w:val="afffff0"/>
          <w:rFonts w:cs="PFT_Frank" w:hint="eastAsia"/>
          <w:b/>
          <w:bCs/>
          <w:szCs w:val="10"/>
          <w:rtl/>
        </w:rPr>
        <w:t>כלל</w:t>
      </w:r>
      <w:r w:rsidR="0095526C">
        <w:rPr>
          <w:rStyle w:val="afffff0"/>
          <w:rFonts w:hint="cs"/>
          <w:rtl/>
        </w:rPr>
        <w:t>,</w:t>
      </w:r>
      <w:r w:rsidR="0095526C" w:rsidRPr="00AA6C2C">
        <w:rPr>
          <w:rStyle w:val="afffff0"/>
          <w:rtl/>
        </w:rPr>
        <w:t xml:space="preserve"> כ"ש שלא </w:t>
      </w:r>
      <w:r w:rsidR="0095526C">
        <w:rPr>
          <w:rStyle w:val="afffff0"/>
          <w:rFonts w:hint="cs"/>
          <w:rtl/>
        </w:rPr>
        <w:t>'חילוק לתינוקות'</w:t>
      </w:r>
      <w:r w:rsidR="0095526C" w:rsidRPr="00AA6C2C">
        <w:rPr>
          <w:rStyle w:val="afffff0"/>
          <w:rtl/>
        </w:rPr>
        <w:t>].</w:t>
      </w:r>
    </w:p>
    <w:p w14:paraId="485E2C24" w14:textId="57AC8032" w:rsidR="00AB7D20" w:rsidRPr="00AA6C2C" w:rsidRDefault="00AB7D20" w:rsidP="00F50454">
      <w:pPr>
        <w:pStyle w:val="afffd"/>
        <w:ind w:end="0"/>
        <w:rPr>
          <w:rtl/>
        </w:rPr>
      </w:pPr>
      <w:bookmarkStart w:id="130" w:name="_Toc119352915"/>
      <w:r w:rsidRPr="00AA6C2C">
        <w:rPr>
          <w:rtl/>
        </w:rPr>
        <w:lastRenderedPageBreak/>
        <w:t>מודה ריה</w:t>
      </w:r>
      <w:r w:rsidR="0095526C">
        <w:rPr>
          <w:rFonts w:hint="cs"/>
          <w:rtl/>
        </w:rPr>
        <w:t>"</w:t>
      </w:r>
      <w:r w:rsidRPr="00AA6C2C">
        <w:rPr>
          <w:rtl/>
        </w:rPr>
        <w:t>ו</w:t>
      </w:r>
      <w:r w:rsidR="0095526C">
        <w:rPr>
          <w:rFonts w:hint="cs"/>
          <w:rtl/>
        </w:rPr>
        <w:t>:</w:t>
      </w:r>
      <w:r w:rsidRPr="00AA6C2C">
        <w:rPr>
          <w:rtl/>
        </w:rPr>
        <w:t xml:space="preserve"> </w:t>
      </w:r>
      <w:r w:rsidR="0095526C">
        <w:rPr>
          <w:rFonts w:hint="cs"/>
          <w:rtl/>
        </w:rPr>
        <w:t>'שדה זו של אביך, ולקחתיה - נאמן..</w:t>
      </w:r>
      <w:bookmarkEnd w:id="130"/>
    </w:p>
    <w:p w14:paraId="29A15024" w14:textId="227A5635" w:rsidR="00E268F4" w:rsidRDefault="0095526C" w:rsidP="00AA6C2C">
      <w:pPr>
        <w:ind w:left="0" w:firstLine="0"/>
        <w:rPr>
          <w:rtl/>
        </w:rPr>
      </w:pPr>
      <w:r w:rsidRPr="00AA6C2C">
        <w:rPr>
          <w:rStyle w:val="affffe"/>
          <w:rFonts w:hint="eastAsia"/>
          <w:rtl/>
        </w:rPr>
        <w:t>א</w:t>
      </w:r>
      <w:r w:rsidRPr="00AA6C2C">
        <w:rPr>
          <w:rStyle w:val="affffe"/>
          <w:rtl/>
        </w:rPr>
        <w:t>.</w:t>
      </w:r>
      <w:r>
        <w:rPr>
          <w:rFonts w:hint="cs"/>
          <w:rtl/>
        </w:rPr>
        <w:t xml:space="preserve"> </w:t>
      </w:r>
      <w:r w:rsidR="00AB7D20" w:rsidRPr="00AA6C2C">
        <w:rPr>
          <w:rStyle w:val="affffe"/>
          <w:rFonts w:hint="eastAsia"/>
          <w:rtl/>
        </w:rPr>
        <w:t>ולא</w:t>
      </w:r>
      <w:r w:rsidR="00AB7D20" w:rsidRPr="00AA6C2C">
        <w:rPr>
          <w:rStyle w:val="affffe"/>
          <w:rtl/>
        </w:rPr>
        <w:t xml:space="preserve"> </w:t>
      </w:r>
      <w:r w:rsidRPr="00AA6C2C">
        <w:rPr>
          <w:rStyle w:val="affffe"/>
          <w:rFonts w:hint="eastAsia"/>
          <w:rtl/>
        </w:rPr>
        <w:t>נקט</w:t>
      </w:r>
      <w:r w:rsidRPr="00AA6C2C">
        <w:rPr>
          <w:rStyle w:val="affffe"/>
          <w:rtl/>
        </w:rPr>
        <w:t>:</w:t>
      </w:r>
      <w:r w:rsidR="00AB7D20" w:rsidRPr="00AA6C2C">
        <w:rPr>
          <w:rtl/>
        </w:rPr>
        <w:t xml:space="preserve"> </w:t>
      </w:r>
      <w:r>
        <w:rPr>
          <w:rFonts w:hint="cs"/>
          <w:rtl/>
        </w:rPr>
        <w:t>'</w:t>
      </w:r>
      <w:r w:rsidR="00AB7D20" w:rsidRPr="00AA6C2C">
        <w:rPr>
          <w:rFonts w:hint="eastAsia"/>
          <w:rtl/>
        </w:rPr>
        <w:t>שדה</w:t>
      </w:r>
      <w:r w:rsidR="00AB7D20" w:rsidRPr="00AA6C2C">
        <w:rPr>
          <w:rtl/>
        </w:rPr>
        <w:t xml:space="preserve"> זו </w:t>
      </w:r>
      <w:r w:rsidR="00AB7D20" w:rsidRPr="00AA6C2C">
        <w:rPr>
          <w:rFonts w:hint="eastAsia"/>
          <w:b/>
          <w:rtl/>
        </w:rPr>
        <w:t>שלך</w:t>
      </w:r>
      <w:r>
        <w:rPr>
          <w:rFonts w:hint="cs"/>
          <w:rtl/>
        </w:rPr>
        <w:t>,</w:t>
      </w:r>
      <w:r w:rsidR="00AB7D20" w:rsidRPr="00AA6C2C">
        <w:rPr>
          <w:rtl/>
        </w:rPr>
        <w:t xml:space="preserve"> </w:t>
      </w:r>
      <w:r w:rsidR="00AB7D20" w:rsidRPr="00AA6C2C">
        <w:rPr>
          <w:rFonts w:hint="eastAsia"/>
          <w:rtl/>
        </w:rPr>
        <w:t>ולקחתיה</w:t>
      </w:r>
      <w:r>
        <w:rPr>
          <w:rFonts w:hint="cs"/>
          <w:rtl/>
        </w:rPr>
        <w:t>'.</w:t>
      </w:r>
      <w:r w:rsidR="00E268F4">
        <w:rPr>
          <w:rFonts w:hint="cs"/>
          <w:rtl/>
        </w:rPr>
        <w:t>.</w:t>
      </w:r>
    </w:p>
    <w:p w14:paraId="284599B1" w14:textId="3D70C0CD" w:rsidR="0095526C" w:rsidRDefault="0095526C" w:rsidP="008826CA">
      <w:pPr>
        <w:ind w:left="0" w:firstLine="0"/>
        <w:rPr>
          <w:rtl/>
        </w:rPr>
      </w:pPr>
      <w:r w:rsidRPr="00AA6C2C">
        <w:rPr>
          <w:rStyle w:val="affffe"/>
          <w:rFonts w:hint="eastAsia"/>
          <w:rtl/>
        </w:rPr>
        <w:t>שרצה</w:t>
      </w:r>
      <w:r w:rsidRPr="00AA6C2C">
        <w:rPr>
          <w:rStyle w:val="affffe"/>
          <w:rtl/>
        </w:rPr>
        <w:t xml:space="preserve"> </w:t>
      </w:r>
      <w:r w:rsidRPr="00AA6C2C">
        <w:rPr>
          <w:rStyle w:val="affffe"/>
          <w:rFonts w:hint="eastAsia"/>
          <w:rtl/>
        </w:rPr>
        <w:t>לחדש</w:t>
      </w:r>
      <w:r w:rsidRPr="00AA6C2C">
        <w:rPr>
          <w:rStyle w:val="affffe"/>
          <w:rtl/>
        </w:rPr>
        <w:t xml:space="preserve"> </w:t>
      </w:r>
      <w:r w:rsidRPr="00AA6C2C">
        <w:rPr>
          <w:rStyle w:val="affffe"/>
          <w:rFonts w:hint="eastAsia"/>
          <w:rtl/>
        </w:rPr>
        <w:t>בסיפא</w:t>
      </w:r>
      <w:r w:rsidRPr="00AA6C2C">
        <w:rPr>
          <w:rStyle w:val="affffe"/>
          <w:rtl/>
        </w:rPr>
        <w:t>:</w:t>
      </w:r>
      <w:r>
        <w:rPr>
          <w:rFonts w:hint="cs"/>
          <w:rtl/>
        </w:rPr>
        <w:t xml:space="preserve"> </w:t>
      </w:r>
      <w:r w:rsidR="00AB7D20" w:rsidRPr="008826CA">
        <w:rPr>
          <w:rFonts w:hint="eastAsia"/>
          <w:rtl/>
        </w:rPr>
        <w:t>יש</w:t>
      </w:r>
      <w:r w:rsidR="00AB7D20" w:rsidRPr="008826CA">
        <w:rPr>
          <w:rtl/>
        </w:rPr>
        <w:t xml:space="preserve"> </w:t>
      </w:r>
      <w:r w:rsidR="00AB7D20" w:rsidRPr="008826CA">
        <w:rPr>
          <w:rFonts w:hint="eastAsia"/>
          <w:rtl/>
        </w:rPr>
        <w:t>עדים</w:t>
      </w:r>
      <w:r>
        <w:rPr>
          <w:rFonts w:hint="cs"/>
          <w:rtl/>
        </w:rPr>
        <w:t>..</w:t>
      </w:r>
      <w:r w:rsidR="00AB7D20" w:rsidRPr="008826CA">
        <w:rPr>
          <w:rtl/>
        </w:rPr>
        <w:t xml:space="preserve"> </w:t>
      </w:r>
      <w:r>
        <w:rPr>
          <w:rFonts w:hint="cs"/>
          <w:rtl/>
        </w:rPr>
        <w:t>- ל</w:t>
      </w:r>
      <w:r w:rsidR="00AB7D20" w:rsidRPr="008826CA">
        <w:rPr>
          <w:rFonts w:hint="eastAsia"/>
          <w:rtl/>
        </w:rPr>
        <w:t>א</w:t>
      </w:r>
      <w:r w:rsidR="00AB7D20" w:rsidRPr="008826CA">
        <w:rPr>
          <w:rtl/>
        </w:rPr>
        <w:t xml:space="preserve"> נאמן</w:t>
      </w:r>
      <w:r>
        <w:rPr>
          <w:rFonts w:hint="cs"/>
          <w:rtl/>
        </w:rPr>
        <w:t xml:space="preserve">, </w:t>
      </w:r>
      <w:r w:rsidRPr="00AA6C2C">
        <w:rPr>
          <w:rStyle w:val="afffff0"/>
          <w:rFonts w:hint="eastAsia"/>
          <w:rtl/>
        </w:rPr>
        <w:t>אם</w:t>
      </w:r>
      <w:r w:rsidRPr="00AA6C2C">
        <w:rPr>
          <w:rStyle w:val="afffff0"/>
          <w:rtl/>
        </w:rPr>
        <w:t xml:space="preserve"> אין </w:t>
      </w:r>
      <w:r>
        <w:rPr>
          <w:rStyle w:val="afffff0"/>
          <w:rFonts w:hint="cs"/>
          <w:rtl/>
        </w:rPr>
        <w:t>'</w:t>
      </w:r>
      <w:r w:rsidRPr="00AA6C2C">
        <w:rPr>
          <w:rStyle w:val="afffff0"/>
          <w:rFonts w:hint="eastAsia"/>
          <w:rtl/>
        </w:rPr>
        <w:t>שני</w:t>
      </w:r>
      <w:r w:rsidRPr="00AA6C2C">
        <w:rPr>
          <w:rStyle w:val="afffff0"/>
          <w:rtl/>
        </w:rPr>
        <w:t xml:space="preserve"> </w:t>
      </w:r>
      <w:r w:rsidRPr="00AA6C2C">
        <w:rPr>
          <w:rStyle w:val="afffff0"/>
          <w:rFonts w:hint="eastAsia"/>
          <w:rtl/>
        </w:rPr>
        <w:t>חזקה</w:t>
      </w:r>
      <w:r>
        <w:rPr>
          <w:rStyle w:val="afffff0"/>
          <w:rFonts w:hint="cs"/>
          <w:rtl/>
        </w:rPr>
        <w:t>,</w:t>
      </w:r>
      <w:r w:rsidRPr="00AA6C2C">
        <w:rPr>
          <w:rStyle w:val="afffff0"/>
          <w:rtl/>
        </w:rPr>
        <w:t xml:space="preserve"> </w:t>
      </w:r>
      <w:r w:rsidRPr="00B31C92">
        <w:rPr>
          <w:rStyle w:val="afffff0"/>
          <w:rFonts w:cs="PFT_Frank" w:hint="eastAsia"/>
          <w:b/>
          <w:bCs/>
          <w:szCs w:val="10"/>
          <w:rtl/>
        </w:rPr>
        <w:t>פשיטא</w:t>
      </w:r>
      <w:r w:rsidRPr="00AA6C2C">
        <w:rPr>
          <w:rStyle w:val="afffff0"/>
          <w:rtl/>
        </w:rPr>
        <w:t>!</w:t>
      </w:r>
    </w:p>
    <w:p w14:paraId="1AD32539" w14:textId="713FDD79" w:rsidR="0095526C" w:rsidRDefault="0095526C" w:rsidP="0095526C">
      <w:pPr>
        <w:ind w:left="0" w:firstLine="0"/>
        <w:rPr>
          <w:rtl/>
        </w:rPr>
      </w:pPr>
      <w:r>
        <w:rPr>
          <w:rStyle w:val="affffe"/>
          <w:rFonts w:hint="cs"/>
          <w:rtl/>
        </w:rPr>
        <w:t>ו</w:t>
      </w:r>
      <w:r w:rsidRPr="00AA6C2C">
        <w:rPr>
          <w:rStyle w:val="affffe"/>
          <w:rFonts w:hint="eastAsia"/>
          <w:rtl/>
        </w:rPr>
        <w:t>ב</w:t>
      </w:r>
      <w:r w:rsidRPr="00AA6C2C">
        <w:rPr>
          <w:rStyle w:val="affffe"/>
          <w:rtl/>
        </w:rPr>
        <w:t>'</w:t>
      </w:r>
      <w:r w:rsidR="00AB7D20" w:rsidRPr="00AA6C2C">
        <w:rPr>
          <w:rStyle w:val="affffe"/>
          <w:rFonts w:hint="eastAsia"/>
          <w:rtl/>
        </w:rPr>
        <w:t>אביו</w:t>
      </w:r>
      <w:r w:rsidRPr="00AA6C2C">
        <w:rPr>
          <w:rStyle w:val="affffe"/>
          <w:rtl/>
        </w:rPr>
        <w:t>'</w:t>
      </w:r>
      <w:r w:rsidR="00AB7D20" w:rsidRPr="00AA6C2C">
        <w:rPr>
          <w:rStyle w:val="affffe"/>
          <w:rtl/>
        </w:rPr>
        <w:t xml:space="preserve"> מ</w:t>
      </w:r>
      <w:r>
        <w:rPr>
          <w:rStyle w:val="affffe"/>
          <w:rFonts w:hint="cs"/>
          <w:rtl/>
        </w:rPr>
        <w:t>חדש</w:t>
      </w:r>
      <w:r w:rsidRPr="00AA6C2C">
        <w:rPr>
          <w:rStyle w:val="affffe"/>
          <w:rtl/>
        </w:rPr>
        <w:t>:</w:t>
      </w:r>
      <w:r w:rsidR="00AB7D20" w:rsidRPr="00AA6C2C">
        <w:rPr>
          <w:rtl/>
        </w:rPr>
        <w:t xml:space="preserve"> </w:t>
      </w:r>
      <w:r w:rsidR="00AB7D20" w:rsidRPr="00AA6C2C">
        <w:rPr>
          <w:rFonts w:hint="eastAsia"/>
          <w:rtl/>
        </w:rPr>
        <w:t>אכל</w:t>
      </w:r>
      <w:r w:rsidR="00AB7D20" w:rsidRPr="00AA6C2C">
        <w:rPr>
          <w:rtl/>
        </w:rPr>
        <w:t xml:space="preserve"> </w:t>
      </w:r>
      <w:r w:rsidR="00AB7D20" w:rsidRPr="00CA108A">
        <w:rPr>
          <w:rFonts w:cs="PFT_Frank" w:hint="eastAsia"/>
          <w:b/>
          <w:bCs/>
          <w:szCs w:val="14"/>
          <w:rtl/>
        </w:rPr>
        <w:t>ב</w:t>
      </w:r>
      <w:r w:rsidR="00AB7D20" w:rsidRPr="00CA108A">
        <w:rPr>
          <w:rFonts w:cs="PFT_Frank"/>
          <w:b/>
          <w:bCs/>
          <w:szCs w:val="14"/>
          <w:rtl/>
        </w:rPr>
        <w:t>'</w:t>
      </w:r>
      <w:r w:rsidR="00AB7D20" w:rsidRPr="00AA6C2C">
        <w:rPr>
          <w:rtl/>
        </w:rPr>
        <w:t xml:space="preserve"> בחיי האב </w:t>
      </w:r>
      <w:r w:rsidR="00AB7D20" w:rsidRPr="00CA108A">
        <w:rPr>
          <w:rFonts w:cs="PFT_Frank" w:hint="eastAsia"/>
          <w:b/>
          <w:bCs/>
          <w:szCs w:val="14"/>
          <w:rtl/>
        </w:rPr>
        <w:t>וא</w:t>
      </w:r>
      <w:r w:rsidR="00AB7D20" w:rsidRPr="00CA108A">
        <w:rPr>
          <w:rFonts w:cs="PFT_Frank"/>
          <w:b/>
          <w:bCs/>
          <w:szCs w:val="14"/>
          <w:rtl/>
        </w:rPr>
        <w:t>'</w:t>
      </w:r>
      <w:r w:rsidR="00AB7D20" w:rsidRPr="00AA6C2C">
        <w:rPr>
          <w:rtl/>
        </w:rPr>
        <w:t xml:space="preserve"> בחיי בנו</w:t>
      </w:r>
      <w:r>
        <w:rPr>
          <w:rFonts w:hint="cs"/>
          <w:rtl/>
        </w:rPr>
        <w:t xml:space="preserve">, </w:t>
      </w:r>
      <w:r w:rsidRPr="00AA6C2C">
        <w:rPr>
          <w:rStyle w:val="afffff0"/>
          <w:rFonts w:hint="eastAsia"/>
          <w:rtl/>
        </w:rPr>
        <w:t>אינה</w:t>
      </w:r>
      <w:r w:rsidRPr="00AA6C2C">
        <w:rPr>
          <w:rStyle w:val="afffff0"/>
          <w:rtl/>
        </w:rPr>
        <w:t xml:space="preserve"> </w:t>
      </w:r>
      <w:r w:rsidRPr="00AA6C2C">
        <w:rPr>
          <w:rStyle w:val="afffff0"/>
          <w:rFonts w:hint="eastAsia"/>
          <w:rtl/>
        </w:rPr>
        <w:t>חזקה</w:t>
      </w:r>
      <w:r w:rsidRPr="00AA6C2C">
        <w:rPr>
          <w:rStyle w:val="afffff0"/>
          <w:rtl/>
        </w:rPr>
        <w:t>.</w:t>
      </w:r>
    </w:p>
    <w:p w14:paraId="3D835A10" w14:textId="45B8CB50" w:rsidR="0095526C" w:rsidRDefault="0095526C" w:rsidP="00AA6C2C">
      <w:pPr>
        <w:ind w:left="0" w:firstLine="0"/>
        <w:jc w:val="center"/>
        <w:rPr>
          <w:rStyle w:val="affffe"/>
          <w:rtl/>
        </w:rPr>
      </w:pPr>
      <w:r w:rsidRPr="00AA6C2C">
        <w:rPr>
          <w:rStyle w:val="affffe"/>
          <w:rFonts w:hint="eastAsia"/>
          <w:rtl/>
        </w:rPr>
        <w:t>כר</w:t>
      </w:r>
      <w:r w:rsidRPr="00AA6C2C">
        <w:rPr>
          <w:rStyle w:val="affffe"/>
          <w:rtl/>
        </w:rPr>
        <w:t>"ה</w:t>
      </w:r>
      <w:r>
        <w:rPr>
          <w:rFonts w:hint="cs"/>
          <w:rtl/>
        </w:rPr>
        <w:t xml:space="preserve"> ש'</w:t>
      </w:r>
      <w:r w:rsidR="00AB7D20" w:rsidRPr="00AA6C2C">
        <w:rPr>
          <w:rtl/>
        </w:rPr>
        <w:t>אין מחזיקין בנכסי קטן</w:t>
      </w:r>
      <w:r>
        <w:rPr>
          <w:rFonts w:hint="cs"/>
          <w:rtl/>
        </w:rPr>
        <w:t>'.</w:t>
      </w:r>
    </w:p>
    <w:p w14:paraId="7758222C" w14:textId="26D7A785" w:rsidR="00AB7D20" w:rsidRPr="00AA6C2C" w:rsidRDefault="0095526C" w:rsidP="00AA6C2C">
      <w:pPr>
        <w:ind w:left="0" w:firstLine="0"/>
        <w:rPr>
          <w:rtl/>
        </w:rPr>
      </w:pPr>
      <w:r w:rsidRPr="00AA6C2C">
        <w:rPr>
          <w:rStyle w:val="affffe"/>
          <w:rFonts w:hint="eastAsia"/>
          <w:rtl/>
        </w:rPr>
        <w:t>ור</w:t>
      </w:r>
      <w:r w:rsidRPr="00AA6C2C">
        <w:rPr>
          <w:rStyle w:val="affffe"/>
          <w:rtl/>
        </w:rPr>
        <w:t>"ה</w:t>
      </w:r>
      <w:r>
        <w:rPr>
          <w:rStyle w:val="affffe"/>
          <w:rFonts w:hint="cs"/>
          <w:rtl/>
        </w:rPr>
        <w:t>, א.</w:t>
      </w:r>
      <w:r w:rsidR="00AB7D20" w:rsidRPr="00AA6C2C">
        <w:rPr>
          <w:rtl/>
        </w:rPr>
        <w:t xml:space="preserve"> </w:t>
      </w:r>
      <w:r w:rsidR="00AB7D20" w:rsidRPr="008826CA">
        <w:rPr>
          <w:rFonts w:hint="eastAsia"/>
          <w:rtl/>
        </w:rPr>
        <w:t>ד</w:t>
      </w:r>
      <w:r w:rsidR="00AB7D20" w:rsidRPr="008826CA">
        <w:rPr>
          <w:rtl/>
        </w:rPr>
        <w:t>יוקא דמתני' א</w:t>
      </w:r>
      <w:r>
        <w:rPr>
          <w:rFonts w:hint="cs"/>
          <w:rtl/>
        </w:rPr>
        <w:t>ו</w:t>
      </w:r>
      <w:r w:rsidR="00AB7D20" w:rsidRPr="008826CA">
        <w:rPr>
          <w:rtl/>
        </w:rPr>
        <w:t>מר</w:t>
      </w:r>
      <w:r>
        <w:rPr>
          <w:rFonts w:hint="cs"/>
          <w:rtl/>
        </w:rPr>
        <w:t xml:space="preserve">, </w:t>
      </w:r>
      <w:r w:rsidRPr="00AA6C2C">
        <w:rPr>
          <w:rStyle w:val="affffe"/>
          <w:rFonts w:hint="eastAsia"/>
          <w:rtl/>
        </w:rPr>
        <w:t>ב</w:t>
      </w:r>
      <w:r w:rsidRPr="00AA6C2C">
        <w:rPr>
          <w:rStyle w:val="affffe"/>
          <w:rtl/>
        </w:rPr>
        <w:t>.</w:t>
      </w:r>
      <w:r w:rsidR="00AB7D20" w:rsidRPr="008826CA">
        <w:rPr>
          <w:rtl/>
        </w:rPr>
        <w:t xml:space="preserve"> </w:t>
      </w:r>
      <w:r w:rsidRPr="00AA6C2C">
        <w:rPr>
          <w:rStyle w:val="affffe"/>
          <w:rFonts w:hint="eastAsia"/>
          <w:rtl/>
        </w:rPr>
        <w:t>חידש</w:t>
      </w:r>
      <w:r>
        <w:rPr>
          <w:rStyle w:val="affffe"/>
          <w:rFonts w:hint="cs"/>
          <w:rtl/>
        </w:rPr>
        <w:t>:</w:t>
      </w:r>
      <w:r>
        <w:rPr>
          <w:rFonts w:hint="cs"/>
          <w:rtl/>
        </w:rPr>
        <w:t xml:space="preserve"> '</w:t>
      </w:r>
      <w:r w:rsidR="00AB7D20" w:rsidRPr="008826CA">
        <w:rPr>
          <w:rtl/>
        </w:rPr>
        <w:t>אפילו הגדיל</w:t>
      </w:r>
      <w:r>
        <w:rPr>
          <w:rFonts w:hint="cs"/>
          <w:rtl/>
        </w:rPr>
        <w:t>'</w:t>
      </w:r>
      <w:r w:rsidR="00AB7D20" w:rsidRPr="008826CA">
        <w:rPr>
          <w:rtl/>
        </w:rPr>
        <w:t>.</w:t>
      </w:r>
    </w:p>
    <w:p w14:paraId="0B23DA70" w14:textId="64E5880A" w:rsidR="00AB7D20" w:rsidRPr="00AA6C2C" w:rsidRDefault="0095526C" w:rsidP="00AA6C2C">
      <w:pPr>
        <w:ind w:left="0" w:firstLine="0"/>
        <w:rPr>
          <w:rtl/>
        </w:rPr>
      </w:pPr>
      <w:r>
        <w:rPr>
          <w:rStyle w:val="affffe"/>
          <w:rFonts w:hint="cs"/>
          <w:rtl/>
        </w:rPr>
        <w:t>ו</w:t>
      </w:r>
      <w:r w:rsidRPr="00AA6C2C">
        <w:rPr>
          <w:rStyle w:val="affffe"/>
          <w:rFonts w:hint="eastAsia"/>
          <w:rtl/>
        </w:rPr>
        <w:t>ב</w:t>
      </w:r>
      <w:r w:rsidRPr="00AA6C2C">
        <w:rPr>
          <w:rStyle w:val="affffe"/>
          <w:rtl/>
        </w:rPr>
        <w:t xml:space="preserve">'דידיה' </w:t>
      </w:r>
      <w:r w:rsidRPr="00AA6C2C">
        <w:rPr>
          <w:rStyle w:val="affffe"/>
          <w:rFonts w:hint="eastAsia"/>
          <w:rtl/>
        </w:rPr>
        <w:t>א</w:t>
      </w:r>
      <w:r w:rsidRPr="00AA6C2C">
        <w:rPr>
          <w:rStyle w:val="affffe"/>
          <w:rtl/>
        </w:rPr>
        <w:t xml:space="preserve">"א </w:t>
      </w:r>
      <w:r w:rsidRPr="00AA6C2C">
        <w:rPr>
          <w:rStyle w:val="affffe"/>
          <w:rFonts w:hint="eastAsia"/>
          <w:rtl/>
        </w:rPr>
        <w:t>לחדש</w:t>
      </w:r>
      <w:r w:rsidRPr="00AA6C2C">
        <w:rPr>
          <w:rStyle w:val="affffe"/>
          <w:rtl/>
        </w:rPr>
        <w:t>:</w:t>
      </w:r>
      <w:r w:rsidR="00AB7D20" w:rsidRPr="00AA6C2C">
        <w:rPr>
          <w:rtl/>
        </w:rPr>
        <w:t xml:space="preserve"> </w:t>
      </w:r>
      <w:r w:rsidR="00AB7D20" w:rsidRPr="00AA6C2C">
        <w:rPr>
          <w:rFonts w:hint="eastAsia"/>
          <w:rtl/>
        </w:rPr>
        <w:t>אכל</w:t>
      </w:r>
      <w:r w:rsidR="00AB7D20" w:rsidRPr="00AA6C2C">
        <w:rPr>
          <w:rtl/>
        </w:rPr>
        <w:t xml:space="preserve"> </w:t>
      </w:r>
      <w:r>
        <w:rPr>
          <w:rFonts w:hint="cs"/>
          <w:rtl/>
        </w:rPr>
        <w:t>ב'</w:t>
      </w:r>
      <w:r w:rsidR="00AB7D20" w:rsidRPr="00AA6C2C">
        <w:rPr>
          <w:rtl/>
        </w:rPr>
        <w:t xml:space="preserve"> בפניו וא</w:t>
      </w:r>
      <w:r>
        <w:rPr>
          <w:rFonts w:hint="cs"/>
          <w:rtl/>
        </w:rPr>
        <w:t>'</w:t>
      </w:r>
      <w:r w:rsidR="00AB7D20" w:rsidRPr="00AA6C2C">
        <w:rPr>
          <w:rtl/>
        </w:rPr>
        <w:t xml:space="preserve"> שלא בפניו</w:t>
      </w:r>
      <w:r>
        <w:rPr>
          <w:rFonts w:hint="cs"/>
          <w:rtl/>
        </w:rPr>
        <w:t xml:space="preserve"> </w:t>
      </w:r>
      <w:r w:rsidRPr="00143986">
        <w:rPr>
          <w:rStyle w:val="afffff0"/>
          <w:rFonts w:hint="cs"/>
          <w:rtl/>
        </w:rPr>
        <w:t>אינה חזקה</w:t>
      </w:r>
      <w:r>
        <w:rPr>
          <w:rStyle w:val="afffff0"/>
          <w:rFonts w:hint="cs"/>
          <w:rtl/>
        </w:rPr>
        <w:t xml:space="preserve"> </w:t>
      </w:r>
      <w:r>
        <w:rPr>
          <w:rFonts w:hint="cs"/>
          <w:rtl/>
        </w:rPr>
        <w:t>-</w:t>
      </w:r>
    </w:p>
    <w:p w14:paraId="0707284F" w14:textId="289BD28D" w:rsidR="0095526C" w:rsidRDefault="0095526C" w:rsidP="008826CA">
      <w:pPr>
        <w:ind w:left="0" w:firstLine="0"/>
        <w:rPr>
          <w:rtl/>
        </w:rPr>
      </w:pPr>
      <w:r>
        <w:rPr>
          <w:rFonts w:hint="cs"/>
          <w:rtl/>
        </w:rPr>
        <w:t>ד</w:t>
      </w:r>
      <w:r w:rsidR="00AB7D20" w:rsidRPr="008826CA">
        <w:rPr>
          <w:rFonts w:hint="eastAsia"/>
          <w:rtl/>
        </w:rPr>
        <w:t>ברח</w:t>
      </w:r>
      <w:r w:rsidR="00AB7D20" w:rsidRPr="008826CA">
        <w:rPr>
          <w:rtl/>
        </w:rPr>
        <w:t xml:space="preserve"> מחמת נפשות </w:t>
      </w:r>
      <w:r>
        <w:rPr>
          <w:rFonts w:hint="cs"/>
          <w:rtl/>
        </w:rPr>
        <w:t>- פשיטא!</w:t>
      </w:r>
      <w:r w:rsidR="00AB7D20" w:rsidRPr="008826CA">
        <w:rPr>
          <w:rtl/>
        </w:rPr>
        <w:t xml:space="preserve"> </w:t>
      </w:r>
      <w:r>
        <w:rPr>
          <w:rFonts w:hint="cs"/>
          <w:rtl/>
        </w:rPr>
        <w:t xml:space="preserve">- </w:t>
      </w:r>
      <w:r w:rsidR="00AB7D20" w:rsidRPr="008826CA">
        <w:rPr>
          <w:rFonts w:hint="eastAsia"/>
          <w:rtl/>
        </w:rPr>
        <w:t>לא</w:t>
      </w:r>
      <w:r w:rsidR="00AB7D20" w:rsidRPr="008826CA">
        <w:rPr>
          <w:rtl/>
        </w:rPr>
        <w:t xml:space="preserve"> </w:t>
      </w:r>
      <w:r w:rsidR="00AB7D20" w:rsidRPr="008826CA">
        <w:rPr>
          <w:rFonts w:hint="eastAsia"/>
          <w:rtl/>
        </w:rPr>
        <w:t>יכל</w:t>
      </w:r>
      <w:r w:rsidR="00AB7D20" w:rsidRPr="008826CA">
        <w:rPr>
          <w:rtl/>
        </w:rPr>
        <w:t xml:space="preserve"> </w:t>
      </w:r>
      <w:r w:rsidR="00AB7D20" w:rsidRPr="008826CA">
        <w:rPr>
          <w:rFonts w:hint="eastAsia"/>
          <w:rtl/>
        </w:rPr>
        <w:t>למחות</w:t>
      </w:r>
      <w:r>
        <w:rPr>
          <w:rFonts w:hint="cs"/>
          <w:rtl/>
        </w:rPr>
        <w:t>,</w:t>
      </w:r>
    </w:p>
    <w:p w14:paraId="797FB641" w14:textId="4F8B4FB6" w:rsidR="00AB7D20" w:rsidRPr="008826CA" w:rsidRDefault="0095526C" w:rsidP="00AA6C2C">
      <w:pPr>
        <w:ind w:left="0" w:firstLine="0"/>
        <w:rPr>
          <w:rtl/>
        </w:rPr>
      </w:pPr>
      <w:r>
        <w:rPr>
          <w:rFonts w:hint="cs"/>
          <w:rtl/>
        </w:rPr>
        <w:t>ברח</w:t>
      </w:r>
      <w:r w:rsidR="00AB7D20" w:rsidRPr="008826CA">
        <w:rPr>
          <w:rtl/>
        </w:rPr>
        <w:t xml:space="preserve"> מחמת ממון </w:t>
      </w:r>
      <w:r>
        <w:rPr>
          <w:rFonts w:hint="cs"/>
          <w:rtl/>
        </w:rPr>
        <w:t xml:space="preserve">- הוה חזקה - </w:t>
      </w:r>
      <w:r w:rsidR="00AB7D20" w:rsidRPr="008826CA">
        <w:rPr>
          <w:rFonts w:hint="eastAsia"/>
          <w:rtl/>
        </w:rPr>
        <w:t>ד</w:t>
      </w:r>
      <w:r>
        <w:rPr>
          <w:rFonts w:hint="cs"/>
          <w:rtl/>
        </w:rPr>
        <w:t xml:space="preserve">מחאה </w:t>
      </w:r>
      <w:r w:rsidR="00AB7D20" w:rsidRPr="008826CA">
        <w:rPr>
          <w:rFonts w:hint="eastAsia"/>
          <w:rtl/>
        </w:rPr>
        <w:t>שלא</w:t>
      </w:r>
      <w:r w:rsidR="00AB7D20" w:rsidRPr="008826CA">
        <w:rPr>
          <w:rtl/>
        </w:rPr>
        <w:t xml:space="preserve"> בפניו </w:t>
      </w:r>
      <w:r>
        <w:rPr>
          <w:rFonts w:hint="cs"/>
          <w:rtl/>
        </w:rPr>
        <w:t>מחאה -</w:t>
      </w:r>
    </w:p>
    <w:p w14:paraId="4A204922" w14:textId="66889AB8" w:rsidR="0095526C" w:rsidRDefault="0095526C" w:rsidP="008826CA">
      <w:pPr>
        <w:ind w:left="0" w:firstLine="0"/>
        <w:rPr>
          <w:rtl/>
        </w:rPr>
      </w:pPr>
      <w:r>
        <w:rPr>
          <w:rStyle w:val="affffe"/>
          <w:rFonts w:hint="cs"/>
          <w:rtl/>
        </w:rPr>
        <w:t>כ</w:t>
      </w:r>
      <w:r w:rsidRPr="00AA6C2C">
        <w:rPr>
          <w:rStyle w:val="affffe"/>
          <w:rFonts w:hint="eastAsia"/>
          <w:rtl/>
        </w:rPr>
        <w:t>דאמרינן</w:t>
      </w:r>
      <w:r>
        <w:rPr>
          <w:rFonts w:hint="cs"/>
          <w:rtl/>
        </w:rPr>
        <w:t>:</w:t>
      </w:r>
      <w:r w:rsidR="00AB7D20" w:rsidRPr="008826CA">
        <w:rPr>
          <w:rtl/>
        </w:rPr>
        <w:t xml:space="preserve"> </w:t>
      </w:r>
      <w:r>
        <w:rPr>
          <w:rFonts w:hint="cs"/>
          <w:rtl/>
        </w:rPr>
        <w:t>'החזיק</w:t>
      </w:r>
      <w:r w:rsidR="00BB761D">
        <w:rPr>
          <w:rFonts w:hint="cs"/>
          <w:rtl/>
        </w:rPr>
        <w:t xml:space="preserve"> במדינה אחרת</w:t>
      </w:r>
      <w:r>
        <w:rPr>
          <w:rFonts w:hint="cs"/>
          <w:rtl/>
        </w:rPr>
        <w:t xml:space="preserve">  - חזקה', ד</w:t>
      </w:r>
      <w:r w:rsidR="00AB7D20" w:rsidRPr="008826CA">
        <w:rPr>
          <w:rtl/>
        </w:rPr>
        <w:t>הו</w:t>
      </w:r>
      <w:r>
        <w:rPr>
          <w:rFonts w:hint="cs"/>
          <w:rtl/>
        </w:rPr>
        <w:t>"ל</w:t>
      </w:r>
      <w:r w:rsidR="00AB7D20" w:rsidRPr="008826CA">
        <w:rPr>
          <w:rtl/>
        </w:rPr>
        <w:t xml:space="preserve"> </w:t>
      </w:r>
      <w:r>
        <w:rPr>
          <w:rFonts w:hint="cs"/>
          <w:rtl/>
        </w:rPr>
        <w:t>ל</w:t>
      </w:r>
      <w:r w:rsidR="00AB7D20" w:rsidRPr="008826CA">
        <w:rPr>
          <w:rtl/>
        </w:rPr>
        <w:t>מח</w:t>
      </w:r>
      <w:r>
        <w:rPr>
          <w:rFonts w:hint="cs"/>
          <w:rtl/>
        </w:rPr>
        <w:t>ות</w:t>
      </w:r>
      <w:r w:rsidR="00AB7D20" w:rsidRPr="008826CA">
        <w:rPr>
          <w:rtl/>
        </w:rPr>
        <w:t>,</w:t>
      </w:r>
    </w:p>
    <w:p w14:paraId="5E92080F" w14:textId="03C695DA" w:rsidR="00AB7D20" w:rsidRDefault="00AB7D20" w:rsidP="008826CA">
      <w:pPr>
        <w:ind w:left="0" w:firstLine="0"/>
        <w:rPr>
          <w:rtl/>
        </w:rPr>
      </w:pPr>
      <w:r w:rsidRPr="00AA6C2C">
        <w:rPr>
          <w:rStyle w:val="affffe"/>
          <w:rtl/>
        </w:rPr>
        <w:t>ו</w:t>
      </w:r>
      <w:r w:rsidR="0095526C" w:rsidRPr="00AA6C2C">
        <w:rPr>
          <w:rStyle w:val="affffe"/>
          <w:rFonts w:hint="eastAsia"/>
          <w:rtl/>
        </w:rPr>
        <w:t>ששנינו</w:t>
      </w:r>
      <w:r w:rsidR="0095526C" w:rsidRPr="00AA6C2C">
        <w:rPr>
          <w:rStyle w:val="affffe"/>
          <w:rtl/>
        </w:rPr>
        <w:t xml:space="preserve"> </w:t>
      </w:r>
      <w:r w:rsidR="00BB761D">
        <w:rPr>
          <w:rStyle w:val="affffe"/>
          <w:rFonts w:hint="cs"/>
          <w:rtl/>
        </w:rPr>
        <w:t xml:space="preserve">ביהודה וגליל </w:t>
      </w:r>
      <w:r w:rsidR="0095526C" w:rsidRPr="00AA6C2C">
        <w:rPr>
          <w:rStyle w:val="affffe"/>
          <w:rtl/>
        </w:rPr>
        <w:t xml:space="preserve">'אינה </w:t>
      </w:r>
      <w:r w:rsidR="0095526C" w:rsidRPr="00AA6C2C">
        <w:rPr>
          <w:rStyle w:val="affffe"/>
          <w:rFonts w:hint="eastAsia"/>
          <w:rtl/>
        </w:rPr>
        <w:t>חזקה</w:t>
      </w:r>
      <w:r w:rsidR="0095526C" w:rsidRPr="00AA6C2C">
        <w:rPr>
          <w:rStyle w:val="affffe"/>
          <w:rtl/>
        </w:rPr>
        <w:t>':</w:t>
      </w:r>
      <w:r w:rsidRPr="008826CA">
        <w:rPr>
          <w:rtl/>
        </w:rPr>
        <w:t xml:space="preserve"> בשעת חירום שנו</w:t>
      </w:r>
      <w:r w:rsidR="0095526C">
        <w:rPr>
          <w:rFonts w:hint="cs"/>
          <w:rtl/>
        </w:rPr>
        <w:t>,</w:t>
      </w:r>
      <w:r w:rsidRPr="008826CA">
        <w:rPr>
          <w:rtl/>
        </w:rPr>
        <w:t xml:space="preserve"> </w:t>
      </w:r>
      <w:r w:rsidR="00BB761D" w:rsidRPr="00AA6C2C">
        <w:rPr>
          <w:rStyle w:val="afffff0"/>
          <w:rFonts w:hint="eastAsia"/>
          <w:rtl/>
        </w:rPr>
        <w:t>ש</w:t>
      </w:r>
      <w:r w:rsidRPr="00B31C92">
        <w:rPr>
          <w:rStyle w:val="afffff0"/>
          <w:rFonts w:cs="PFT_Frank" w:hint="eastAsia"/>
          <w:b/>
          <w:bCs/>
          <w:szCs w:val="10"/>
          <w:rtl/>
        </w:rPr>
        <w:t>סת</w:t>
      </w:r>
      <w:r w:rsidR="00BB761D" w:rsidRPr="00B31C92">
        <w:rPr>
          <w:rStyle w:val="afffff0"/>
          <w:rFonts w:cs="PFT_Frank" w:hint="cs"/>
          <w:b/>
          <w:bCs/>
          <w:szCs w:val="10"/>
          <w:rtl/>
        </w:rPr>
        <w:t>מ</w:t>
      </w:r>
      <w:r w:rsidRPr="00B31C92">
        <w:rPr>
          <w:rStyle w:val="afffff0"/>
          <w:rFonts w:cs="PFT_Frank" w:hint="eastAsia"/>
          <w:b/>
          <w:bCs/>
          <w:szCs w:val="10"/>
          <w:rtl/>
        </w:rPr>
        <w:t>ם</w:t>
      </w:r>
      <w:r w:rsidRPr="00AA6C2C">
        <w:rPr>
          <w:rStyle w:val="afffff0"/>
          <w:rtl/>
        </w:rPr>
        <w:t xml:space="preserve"> חירום</w:t>
      </w:r>
      <w:r w:rsidRPr="008826CA">
        <w:rPr>
          <w:rtl/>
        </w:rPr>
        <w:t>.</w:t>
      </w:r>
    </w:p>
    <w:p w14:paraId="234C149F" w14:textId="77777777" w:rsidR="00AB7D20" w:rsidRPr="00C35A2C" w:rsidRDefault="00AB7D20" w:rsidP="00E26091">
      <w:pPr>
        <w:pStyle w:val="afff"/>
        <w:framePr w:wrap="around"/>
        <w:rPr>
          <w:rtl/>
        </w:rPr>
      </w:pPr>
      <w:bookmarkStart w:id="131" w:name="_Toc119352916"/>
      <w:r w:rsidRPr="00C35A2C">
        <w:rPr>
          <w:rFonts w:hint="cs"/>
          <w:rtl/>
        </w:rPr>
        <w:t>יח.</w:t>
      </w:r>
      <w:bookmarkEnd w:id="131"/>
    </w:p>
    <w:p w14:paraId="38BFE430" w14:textId="6DC6BFE6" w:rsidR="00AB7D20" w:rsidRPr="00C35A2C" w:rsidRDefault="00F50454" w:rsidP="00AB7D20">
      <w:pPr>
        <w:rPr>
          <w:rFonts w:ascii="Fb Fontext" w:hAnsi="Fb Fontext"/>
          <w:rtl/>
        </w:rPr>
      </w:pPr>
      <w:r w:rsidRPr="00AA6C2C">
        <w:rPr>
          <w:rStyle w:val="affffe"/>
          <w:rFonts w:hint="eastAsia"/>
          <w:rtl/>
        </w:rPr>
        <w:t>ב</w:t>
      </w:r>
      <w:r w:rsidRPr="00AA6C2C">
        <w:rPr>
          <w:rStyle w:val="affffe"/>
          <w:rtl/>
        </w:rPr>
        <w:t xml:space="preserve">. </w:t>
      </w:r>
      <w:r w:rsidR="00AB7D20" w:rsidRPr="00AA6C2C">
        <w:rPr>
          <w:rStyle w:val="affffe"/>
          <w:rFonts w:hint="eastAsia"/>
          <w:rtl/>
        </w:rPr>
        <w:t>ולא</w:t>
      </w:r>
      <w:r w:rsidR="00AB7D20" w:rsidRPr="00AA6C2C">
        <w:rPr>
          <w:rStyle w:val="affffe"/>
          <w:rtl/>
        </w:rPr>
        <w:t xml:space="preserve"> </w:t>
      </w:r>
      <w:r w:rsidRPr="00AA6C2C">
        <w:rPr>
          <w:rStyle w:val="affffe"/>
          <w:rFonts w:hint="eastAsia"/>
          <w:rtl/>
        </w:rPr>
        <w:t>נקט</w:t>
      </w:r>
      <w:r w:rsidR="00AB7D20" w:rsidRPr="00C35A2C">
        <w:rPr>
          <w:rFonts w:ascii="Fb Fontext" w:hAnsi="Fb Fontext" w:hint="cs"/>
          <w:sz w:val="32"/>
          <w:rtl/>
        </w:rPr>
        <w:t>:</w:t>
      </w:r>
      <w:r w:rsidR="00AB7D20" w:rsidRPr="00C35A2C">
        <w:rPr>
          <w:rFonts w:ascii="Fb Fontext" w:hAnsi="Fb Fontext"/>
          <w:sz w:val="32"/>
          <w:rtl/>
        </w:rPr>
        <w:t xml:space="preserve"> </w:t>
      </w:r>
      <w:r w:rsidRPr="00AA6C2C">
        <w:rPr>
          <w:rStyle w:val="affffe"/>
          <w:rFonts w:hint="eastAsia"/>
          <w:rtl/>
        </w:rPr>
        <w:t>מודה</w:t>
      </w:r>
      <w:r w:rsidRPr="00AA6C2C">
        <w:rPr>
          <w:rStyle w:val="affffe"/>
          <w:rtl/>
        </w:rPr>
        <w:t xml:space="preserve"> </w:t>
      </w:r>
      <w:r w:rsidRPr="00AA6C2C">
        <w:rPr>
          <w:rStyle w:val="affffe"/>
          <w:rFonts w:hint="eastAsia"/>
          <w:rtl/>
        </w:rPr>
        <w:t>ריה</w:t>
      </w:r>
      <w:r w:rsidRPr="00AA6C2C">
        <w:rPr>
          <w:rStyle w:val="affffe"/>
          <w:rtl/>
        </w:rPr>
        <w:t>"ו</w:t>
      </w:r>
      <w:r>
        <w:rPr>
          <w:rFonts w:ascii="Fb Fontext" w:hAnsi="Fb Fontext" w:hint="cs"/>
          <w:sz w:val="32"/>
          <w:rtl/>
        </w:rPr>
        <w:t xml:space="preserve"> '</w:t>
      </w:r>
      <w:r w:rsidR="00AB7D20" w:rsidRPr="00C35A2C">
        <w:rPr>
          <w:rFonts w:ascii="Fb Fontext" w:hAnsi="Fb Fontext"/>
          <w:sz w:val="32"/>
          <w:rtl/>
        </w:rPr>
        <w:t>מנה לויתי ממך</w:t>
      </w:r>
      <w:r>
        <w:rPr>
          <w:rFonts w:ascii="Fb Fontext" w:hAnsi="Fb Fontext" w:hint="cs"/>
          <w:sz w:val="32"/>
          <w:rtl/>
        </w:rPr>
        <w:t>,</w:t>
      </w:r>
      <w:r w:rsidR="00AB7D20" w:rsidRPr="00C35A2C">
        <w:rPr>
          <w:rFonts w:ascii="Fb Fontext" w:hAnsi="Fb Fontext"/>
          <w:sz w:val="32"/>
          <w:rtl/>
        </w:rPr>
        <w:t xml:space="preserve"> </w:t>
      </w:r>
      <w:r w:rsidR="00AB7D20" w:rsidRPr="00CA108A">
        <w:rPr>
          <w:rFonts w:ascii="Fb Fontext" w:hAnsi="Fb Fontext" w:cs="PFT_Frank"/>
          <w:b/>
          <w:bCs/>
          <w:sz w:val="32"/>
          <w:szCs w:val="14"/>
          <w:rtl/>
        </w:rPr>
        <w:t>ופרעתיו</w:t>
      </w:r>
      <w:r w:rsidR="00AB7D20" w:rsidRPr="00C35A2C">
        <w:rPr>
          <w:rFonts w:ascii="Fb Fontext" w:hAnsi="Fb Fontext"/>
          <w:sz w:val="32"/>
          <w:rtl/>
        </w:rPr>
        <w:t xml:space="preserve"> - נאמן</w:t>
      </w:r>
      <w:r>
        <w:rPr>
          <w:rFonts w:ascii="Fb Fontext" w:hAnsi="Fb Fontext" w:hint="cs"/>
          <w:sz w:val="32"/>
          <w:rtl/>
        </w:rPr>
        <w:t>'</w:t>
      </w:r>
      <w:r>
        <w:rPr>
          <w:rFonts w:ascii="Fb Fontext" w:hAnsi="Fb Fontext" w:hint="cs"/>
          <w:rtl/>
        </w:rPr>
        <w:t>!</w:t>
      </w:r>
    </w:p>
    <w:p w14:paraId="34A1E9C4" w14:textId="627A7096" w:rsidR="00AB7D20" w:rsidRDefault="00F50454" w:rsidP="00AB7D20">
      <w:pPr>
        <w:rPr>
          <w:rFonts w:ascii="Fb Fontext" w:hAnsi="Fb Fontext"/>
          <w:rtl/>
        </w:rPr>
      </w:pPr>
      <w:r w:rsidRPr="00AA6C2C">
        <w:rPr>
          <w:rStyle w:val="affffe"/>
          <w:rFonts w:hint="eastAsia"/>
          <w:rtl/>
        </w:rPr>
        <w:t>שרוצה</w:t>
      </w:r>
      <w:r w:rsidRPr="00AA6C2C">
        <w:rPr>
          <w:rStyle w:val="affffe"/>
          <w:rtl/>
        </w:rPr>
        <w:t xml:space="preserve"> לומר </w:t>
      </w:r>
      <w:r w:rsidR="00AB7D20" w:rsidRPr="00AA6C2C">
        <w:rPr>
          <w:rStyle w:val="affffe"/>
          <w:rFonts w:hint="eastAsia"/>
          <w:rtl/>
        </w:rPr>
        <w:t>דבסיפא</w:t>
      </w:r>
      <w:r w:rsidR="00AB7D20" w:rsidRPr="00AA6C2C">
        <w:rPr>
          <w:rStyle w:val="affffe"/>
          <w:rtl/>
        </w:rPr>
        <w:t>:</w:t>
      </w:r>
      <w:r w:rsidR="00AB7D20" w:rsidRPr="00C35A2C">
        <w:rPr>
          <w:rFonts w:ascii="Fb Fontext" w:hAnsi="Fb Fontext"/>
          <w:rtl/>
        </w:rPr>
        <w:t xml:space="preserve"> </w:t>
      </w:r>
      <w:r>
        <w:rPr>
          <w:rFonts w:ascii="Fb Fontext" w:hAnsi="Fb Fontext" w:hint="cs"/>
          <w:rtl/>
        </w:rPr>
        <w:t>'</w:t>
      </w:r>
      <w:r w:rsidR="00AB7D20" w:rsidRPr="00C35A2C">
        <w:rPr>
          <w:rFonts w:ascii="Fb Fontext" w:hAnsi="Fb Fontext"/>
          <w:rtl/>
        </w:rPr>
        <w:t>יש עדים שלוה ממנו</w:t>
      </w:r>
      <w:r>
        <w:rPr>
          <w:rFonts w:ascii="Fb Fontext" w:hAnsi="Fb Fontext" w:hint="cs"/>
          <w:rtl/>
        </w:rPr>
        <w:t>..</w:t>
      </w:r>
      <w:r w:rsidR="00AB7D20" w:rsidRPr="00C35A2C">
        <w:rPr>
          <w:rFonts w:ascii="Fb Fontext" w:hAnsi="Fb Fontext"/>
          <w:rtl/>
        </w:rPr>
        <w:t xml:space="preserve"> </w:t>
      </w:r>
      <w:r>
        <w:rPr>
          <w:rFonts w:ascii="Fb Fontext" w:hAnsi="Fb Fontext" w:hint="cs"/>
          <w:rtl/>
        </w:rPr>
        <w:t>-</w:t>
      </w:r>
      <w:r w:rsidR="00AB7D20" w:rsidRPr="00C35A2C">
        <w:rPr>
          <w:rFonts w:ascii="Fb Fontext" w:hAnsi="Fb Fontext"/>
          <w:rtl/>
        </w:rPr>
        <w:t xml:space="preserve"> </w:t>
      </w:r>
      <w:r>
        <w:rPr>
          <w:rFonts w:ascii="Fb Fontext" w:hAnsi="Fb Fontext" w:hint="cs"/>
          <w:rtl/>
        </w:rPr>
        <w:t>ל</w:t>
      </w:r>
      <w:r w:rsidR="00AB7D20" w:rsidRPr="00C35A2C">
        <w:rPr>
          <w:rFonts w:ascii="Fb Fontext" w:hAnsi="Fb Fontext"/>
          <w:rtl/>
        </w:rPr>
        <w:t>א נאמן</w:t>
      </w:r>
      <w:r>
        <w:rPr>
          <w:rFonts w:ascii="Fb Fontext" w:hAnsi="Fb Fontext" w:hint="cs"/>
          <w:rtl/>
        </w:rPr>
        <w:t>' -</w:t>
      </w:r>
    </w:p>
    <w:p w14:paraId="4291E65C" w14:textId="0ADE2710" w:rsidR="00AB7D20" w:rsidRPr="00C35A2C" w:rsidRDefault="00AB7D20" w:rsidP="00AA6C2C">
      <w:pPr>
        <w:jc w:val="center"/>
        <w:rPr>
          <w:rFonts w:ascii="Fb Fontext" w:hAnsi="Fb Fontext" w:cs="Guttman Vilna"/>
          <w:b/>
          <w:bCs/>
          <w:rtl/>
        </w:rPr>
      </w:pPr>
      <w:r w:rsidRPr="00AA6C2C">
        <w:rPr>
          <w:rStyle w:val="affffe"/>
          <w:rFonts w:hint="eastAsia"/>
          <w:rtl/>
        </w:rPr>
        <w:t>ו</w:t>
      </w:r>
      <w:r w:rsidR="00F50454">
        <w:rPr>
          <w:rStyle w:val="affffe"/>
          <w:rFonts w:hint="cs"/>
          <w:rtl/>
        </w:rPr>
        <w:t>הרי</w:t>
      </w:r>
      <w:r w:rsidRPr="00C35A2C">
        <w:rPr>
          <w:rFonts w:ascii="Fb Fontext" w:hAnsi="Fb Fontext"/>
          <w:rtl/>
        </w:rPr>
        <w:t xml:space="preserve"> המלוה חבירו בעדים - א</w:t>
      </w:r>
      <w:r w:rsidR="00F50454">
        <w:rPr>
          <w:rFonts w:ascii="Fb Fontext" w:hAnsi="Fb Fontext" w:hint="cs"/>
          <w:rtl/>
        </w:rPr>
        <w:t>"</w:t>
      </w:r>
      <w:r w:rsidRPr="00C35A2C">
        <w:rPr>
          <w:rFonts w:ascii="Fb Fontext" w:hAnsi="Fb Fontext"/>
          <w:rtl/>
        </w:rPr>
        <w:t>צ לפרעו בעדים.</w:t>
      </w:r>
    </w:p>
    <w:p w14:paraId="723F2F4F" w14:textId="1111E7FF" w:rsidR="00AB7D20" w:rsidRPr="00C35A2C" w:rsidRDefault="00F50454" w:rsidP="00AB7D20">
      <w:pPr>
        <w:rPr>
          <w:rFonts w:ascii="Fb Fontext" w:hAnsi="Fb Fontext"/>
          <w:rtl/>
        </w:rPr>
      </w:pPr>
      <w:r>
        <w:rPr>
          <w:rStyle w:val="affffe"/>
          <w:rFonts w:hint="cs"/>
          <w:rtl/>
        </w:rPr>
        <w:t xml:space="preserve">ג. </w:t>
      </w:r>
      <w:r w:rsidR="00AB7D20" w:rsidRPr="00AA6C2C">
        <w:rPr>
          <w:rStyle w:val="affffe"/>
          <w:rFonts w:hint="eastAsia"/>
          <w:rtl/>
        </w:rPr>
        <w:t>ולא</w:t>
      </w:r>
      <w:r w:rsidR="00AB7D20" w:rsidRPr="00AA6C2C">
        <w:rPr>
          <w:rStyle w:val="affffe"/>
          <w:rtl/>
        </w:rPr>
        <w:t xml:space="preserve"> </w:t>
      </w:r>
      <w:r w:rsidRPr="00AA6C2C">
        <w:rPr>
          <w:rStyle w:val="affffe"/>
          <w:rFonts w:hint="eastAsia"/>
          <w:rtl/>
        </w:rPr>
        <w:t>נקט</w:t>
      </w:r>
      <w:r w:rsidR="00AB7D20" w:rsidRPr="00C35A2C">
        <w:rPr>
          <w:rFonts w:ascii="Fb Fontext" w:hAnsi="Fb Fontext" w:hint="cs"/>
          <w:sz w:val="32"/>
          <w:rtl/>
        </w:rPr>
        <w:t>:</w:t>
      </w:r>
      <w:r w:rsidR="00AB7D20" w:rsidRPr="00C35A2C">
        <w:rPr>
          <w:rFonts w:ascii="Fb Fontext" w:hAnsi="Fb Fontext"/>
          <w:sz w:val="32"/>
          <w:rtl/>
        </w:rPr>
        <w:t xml:space="preserve"> </w:t>
      </w:r>
      <w:r w:rsidRPr="00AA6C2C">
        <w:rPr>
          <w:rStyle w:val="affffe"/>
          <w:rFonts w:hint="eastAsia"/>
          <w:rtl/>
        </w:rPr>
        <w:t>מודה</w:t>
      </w:r>
      <w:r w:rsidRPr="00AA6C2C">
        <w:rPr>
          <w:rStyle w:val="affffe"/>
          <w:rtl/>
        </w:rPr>
        <w:t xml:space="preserve"> </w:t>
      </w:r>
      <w:r w:rsidRPr="00AA6C2C">
        <w:rPr>
          <w:rStyle w:val="affffe"/>
          <w:rFonts w:hint="eastAsia"/>
          <w:rtl/>
        </w:rPr>
        <w:t>ריה</w:t>
      </w:r>
      <w:r w:rsidRPr="00AA6C2C">
        <w:rPr>
          <w:rStyle w:val="affffe"/>
          <w:rtl/>
        </w:rPr>
        <w:t>"ו</w:t>
      </w:r>
      <w:r>
        <w:rPr>
          <w:rFonts w:ascii="Fb Fontext" w:hAnsi="Fb Fontext" w:hint="cs"/>
          <w:sz w:val="32"/>
          <w:rtl/>
        </w:rPr>
        <w:t xml:space="preserve"> '</w:t>
      </w:r>
      <w:r w:rsidR="00AB7D20" w:rsidRPr="00C35A2C">
        <w:rPr>
          <w:rFonts w:ascii="Fb Fontext" w:hAnsi="Fb Fontext"/>
          <w:sz w:val="32"/>
          <w:rtl/>
        </w:rPr>
        <w:t>מנה לאביך בידי</w:t>
      </w:r>
      <w:r>
        <w:rPr>
          <w:rFonts w:ascii="Fb Fontext" w:hAnsi="Fb Fontext" w:hint="cs"/>
          <w:sz w:val="32"/>
          <w:rtl/>
        </w:rPr>
        <w:t>,</w:t>
      </w:r>
      <w:r w:rsidR="00AB7D20" w:rsidRPr="00C35A2C">
        <w:rPr>
          <w:rFonts w:ascii="Fb Fontext" w:hAnsi="Fb Fontext"/>
          <w:sz w:val="32"/>
          <w:rtl/>
        </w:rPr>
        <w:t xml:space="preserve"> </w:t>
      </w:r>
      <w:r w:rsidR="00AB7D20" w:rsidRPr="00CA108A">
        <w:rPr>
          <w:rFonts w:ascii="Fb Fontext" w:hAnsi="Fb Fontext" w:cs="PFT_Frank"/>
          <w:b/>
          <w:bCs/>
          <w:sz w:val="32"/>
          <w:szCs w:val="14"/>
          <w:rtl/>
        </w:rPr>
        <w:t>ו</w:t>
      </w:r>
      <w:r w:rsidRPr="00CA108A">
        <w:rPr>
          <w:rFonts w:ascii="Fb Fontext" w:hAnsi="Fb Fontext" w:cs="PFT_Frank" w:hint="eastAsia"/>
          <w:b/>
          <w:bCs/>
          <w:sz w:val="32"/>
          <w:szCs w:val="14"/>
          <w:rtl/>
        </w:rPr>
        <w:t>פרעת</w:t>
      </w:r>
      <w:r w:rsidR="00AB7D20" w:rsidRPr="00CA108A">
        <w:rPr>
          <w:rFonts w:ascii="Fb Fontext" w:hAnsi="Fb Fontext" w:cs="PFT_Frank"/>
          <w:b/>
          <w:bCs/>
          <w:sz w:val="32"/>
          <w:szCs w:val="14"/>
          <w:rtl/>
        </w:rPr>
        <w:t xml:space="preserve">יו </w:t>
      </w:r>
      <w:r w:rsidR="00AB7D20" w:rsidRPr="00CA108A">
        <w:rPr>
          <w:rFonts w:ascii="Fb Fontext" w:hAnsi="Fb Fontext" w:cs="PFT_Frank" w:hint="eastAsia"/>
          <w:b/>
          <w:bCs/>
          <w:sz w:val="32"/>
          <w:szCs w:val="14"/>
          <w:rtl/>
        </w:rPr>
        <w:t>חצי</w:t>
      </w:r>
      <w:r w:rsidR="00AB7D20" w:rsidRPr="00C35A2C">
        <w:rPr>
          <w:rFonts w:ascii="Fb Fontext" w:hAnsi="Fb Fontext" w:hint="cs"/>
          <w:sz w:val="32"/>
          <w:rtl/>
        </w:rPr>
        <w:t xml:space="preserve"> </w:t>
      </w:r>
      <w:r>
        <w:rPr>
          <w:rFonts w:ascii="Fb Fontext" w:hAnsi="Fb Fontext" w:hint="cs"/>
          <w:sz w:val="32"/>
          <w:rtl/>
        </w:rPr>
        <w:t>-</w:t>
      </w:r>
      <w:r w:rsidR="00AB7D20" w:rsidRPr="00C35A2C">
        <w:rPr>
          <w:rFonts w:ascii="Fb Fontext" w:hAnsi="Fb Fontext"/>
          <w:sz w:val="32"/>
          <w:rtl/>
        </w:rPr>
        <w:t xml:space="preserve"> נאמן!</w:t>
      </w:r>
    </w:p>
    <w:p w14:paraId="5C99351E" w14:textId="641F0DD0" w:rsidR="00F50454" w:rsidRDefault="00F50454" w:rsidP="00AB7D20">
      <w:pPr>
        <w:rPr>
          <w:rStyle w:val="afffff0"/>
          <w:rtl/>
        </w:rPr>
      </w:pPr>
      <w:r>
        <w:rPr>
          <w:rStyle w:val="affffe"/>
          <w:rFonts w:hint="cs"/>
          <w:rtl/>
        </w:rPr>
        <w:t xml:space="preserve">  </w:t>
      </w:r>
      <w:r w:rsidR="00AB7D20" w:rsidRPr="00AA6C2C">
        <w:rPr>
          <w:rStyle w:val="affffe"/>
          <w:rFonts w:hint="eastAsia"/>
          <w:rtl/>
        </w:rPr>
        <w:t>ד</w:t>
      </w:r>
      <w:r w:rsidRPr="00AA6C2C">
        <w:rPr>
          <w:rStyle w:val="affffe"/>
          <w:rFonts w:hint="eastAsia"/>
          <w:rtl/>
        </w:rPr>
        <w:t>ל</w:t>
      </w:r>
      <w:r w:rsidR="00AB7D20" w:rsidRPr="00AA6C2C">
        <w:rPr>
          <w:rStyle w:val="affffe"/>
          <w:rFonts w:hint="eastAsia"/>
          <w:rtl/>
        </w:rPr>
        <w:t>רבנן</w:t>
      </w:r>
      <w:r>
        <w:rPr>
          <w:rFonts w:ascii="Fb Fontext" w:hAnsi="Fb Fontext" w:hint="cs"/>
          <w:rtl/>
        </w:rPr>
        <w:t xml:space="preserve"> '</w:t>
      </w:r>
      <w:r w:rsidR="00AB7D20" w:rsidRPr="00C35A2C">
        <w:rPr>
          <w:rFonts w:ascii="Fb Fontext" w:hAnsi="Fb Fontext"/>
          <w:rtl/>
        </w:rPr>
        <w:t>משיב אבידה</w:t>
      </w:r>
      <w:r>
        <w:rPr>
          <w:rFonts w:ascii="Fb Fontext" w:hAnsi="Fb Fontext" w:hint="cs"/>
          <w:rtl/>
        </w:rPr>
        <w:t>'</w:t>
      </w:r>
      <w:r w:rsidR="00AB7D20" w:rsidRPr="00C35A2C">
        <w:rPr>
          <w:rFonts w:ascii="Fb Fontext" w:hAnsi="Fb Fontext"/>
          <w:rtl/>
        </w:rPr>
        <w:t xml:space="preserve"> הו</w:t>
      </w:r>
      <w:r>
        <w:rPr>
          <w:rFonts w:ascii="Fb Fontext" w:hAnsi="Fb Fontext" w:hint="cs"/>
          <w:rtl/>
        </w:rPr>
        <w:t>א</w:t>
      </w:r>
      <w:r w:rsidR="00AB7D20" w:rsidRPr="00C35A2C">
        <w:rPr>
          <w:rFonts w:ascii="Fb Fontext" w:hAnsi="Fb Fontext"/>
          <w:rtl/>
        </w:rPr>
        <w:t>,</w:t>
      </w:r>
      <w:r>
        <w:rPr>
          <w:rFonts w:ascii="Fb Fontext" w:hAnsi="Fb Fontext" w:hint="cs"/>
          <w:rtl/>
        </w:rPr>
        <w:t xml:space="preserve"> </w:t>
      </w:r>
      <w:r w:rsidRPr="00AA6C2C">
        <w:rPr>
          <w:rStyle w:val="afffff0"/>
          <w:rFonts w:hint="eastAsia"/>
          <w:rtl/>
        </w:rPr>
        <w:t>אף</w:t>
      </w:r>
      <w:r w:rsidRPr="00AA6C2C">
        <w:rPr>
          <w:rStyle w:val="afffff0"/>
          <w:rtl/>
        </w:rPr>
        <w:t xml:space="preserve"> </w:t>
      </w:r>
      <w:r w:rsidRPr="00AA6C2C">
        <w:rPr>
          <w:rStyle w:val="afffff0"/>
          <w:rFonts w:hint="eastAsia"/>
          <w:rtl/>
        </w:rPr>
        <w:t>אם</w:t>
      </w:r>
      <w:r w:rsidRPr="00AA6C2C">
        <w:rPr>
          <w:rStyle w:val="afffff0"/>
          <w:rtl/>
        </w:rPr>
        <w:t xml:space="preserve"> </w:t>
      </w:r>
      <w:r w:rsidRPr="00AA6C2C">
        <w:rPr>
          <w:rStyle w:val="afffff0"/>
          <w:rFonts w:hint="eastAsia"/>
          <w:rtl/>
        </w:rPr>
        <w:t>יש</w:t>
      </w:r>
      <w:r w:rsidRPr="00AA6C2C">
        <w:rPr>
          <w:rStyle w:val="afffff0"/>
          <w:rtl/>
        </w:rPr>
        <w:t xml:space="preserve"> </w:t>
      </w:r>
      <w:r w:rsidRPr="00AA6C2C">
        <w:rPr>
          <w:rStyle w:val="afffff0"/>
          <w:rFonts w:hint="eastAsia"/>
          <w:rtl/>
        </w:rPr>
        <w:t>עדים</w:t>
      </w:r>
      <w:r w:rsidRPr="00AA6C2C">
        <w:rPr>
          <w:rStyle w:val="afffff0"/>
          <w:rtl/>
        </w:rPr>
        <w:t xml:space="preserve"> </w:t>
      </w:r>
      <w:r w:rsidRPr="00AA6C2C">
        <w:rPr>
          <w:rStyle w:val="afffff0"/>
          <w:rFonts w:hint="eastAsia"/>
          <w:rtl/>
        </w:rPr>
        <w:t>שהלוהו</w:t>
      </w:r>
      <w:r w:rsidRPr="00AA6C2C">
        <w:rPr>
          <w:rStyle w:val="afffff0"/>
          <w:rtl/>
        </w:rPr>
        <w:t>,</w:t>
      </w:r>
    </w:p>
    <w:p w14:paraId="7D06EC5F" w14:textId="570A09C8" w:rsidR="00AB7D20" w:rsidRPr="00C35A2C" w:rsidRDefault="00F50454" w:rsidP="00AB7D20">
      <w:pPr>
        <w:rPr>
          <w:rFonts w:ascii="Fb Fontext" w:hAnsi="Fb Fontext"/>
          <w:rtl/>
        </w:rPr>
      </w:pPr>
      <w:r>
        <w:rPr>
          <w:rStyle w:val="affffe"/>
          <w:rFonts w:hint="cs"/>
          <w:rtl/>
        </w:rPr>
        <w:t xml:space="preserve">  </w:t>
      </w:r>
      <w:r w:rsidRPr="00AA6C2C">
        <w:rPr>
          <w:rStyle w:val="affffe"/>
          <w:rFonts w:hint="eastAsia"/>
          <w:rtl/>
        </w:rPr>
        <w:t>ול</w:t>
      </w:r>
      <w:r w:rsidR="00AB7D20" w:rsidRPr="00AA6C2C">
        <w:rPr>
          <w:rStyle w:val="affffe"/>
          <w:rtl/>
        </w:rPr>
        <w:t>ר</w:t>
      </w:r>
      <w:r w:rsidR="00AB7D20" w:rsidRPr="00AA6C2C">
        <w:rPr>
          <w:rStyle w:val="affffe"/>
          <w:rFonts w:hint="eastAsia"/>
          <w:rtl/>
        </w:rPr>
        <w:t>אב</w:t>
      </w:r>
      <w:r w:rsidR="00AB7D20" w:rsidRPr="00AA6C2C">
        <w:rPr>
          <w:rStyle w:val="affffe"/>
          <w:rtl/>
        </w:rPr>
        <w:t>"</w:t>
      </w:r>
      <w:r w:rsidR="00AB7D20" w:rsidRPr="00AA6C2C">
        <w:rPr>
          <w:rStyle w:val="affffe"/>
          <w:rFonts w:hint="eastAsia"/>
          <w:rtl/>
        </w:rPr>
        <w:t>י</w:t>
      </w:r>
      <w:r w:rsidR="00AB7D20" w:rsidRPr="00C35A2C">
        <w:rPr>
          <w:rFonts w:ascii="Fb Fontext" w:hAnsi="Fb Fontext" w:hint="cs"/>
          <w:rtl/>
        </w:rPr>
        <w:t xml:space="preserve"> </w:t>
      </w:r>
      <w:r>
        <w:rPr>
          <w:rFonts w:ascii="Fb Fontext" w:hAnsi="Fb Fontext" w:hint="cs"/>
          <w:rtl/>
        </w:rPr>
        <w:t xml:space="preserve">'חייב </w:t>
      </w:r>
      <w:r w:rsidR="00AB7D20" w:rsidRPr="00C35A2C">
        <w:rPr>
          <w:rFonts w:ascii="Fb Fontext" w:hAnsi="Fb Fontext"/>
          <w:rtl/>
        </w:rPr>
        <w:t>שבועה</w:t>
      </w:r>
      <w:r>
        <w:rPr>
          <w:rFonts w:ascii="Fb Fontext" w:hAnsi="Fb Fontext" w:hint="cs"/>
          <w:rtl/>
        </w:rPr>
        <w:t xml:space="preserve">', </w:t>
      </w:r>
      <w:r w:rsidRPr="00AA6C2C">
        <w:rPr>
          <w:rStyle w:val="afffff0"/>
          <w:rFonts w:hint="eastAsia"/>
          <w:rtl/>
        </w:rPr>
        <w:t>אף</w:t>
      </w:r>
      <w:r w:rsidRPr="00AA6C2C">
        <w:rPr>
          <w:rStyle w:val="afffff0"/>
          <w:rtl/>
        </w:rPr>
        <w:t xml:space="preserve"> </w:t>
      </w:r>
      <w:r w:rsidRPr="00AA6C2C">
        <w:rPr>
          <w:rStyle w:val="afffff0"/>
          <w:rFonts w:hint="eastAsia"/>
          <w:rtl/>
        </w:rPr>
        <w:t>אם</w:t>
      </w:r>
      <w:r w:rsidRPr="00AA6C2C">
        <w:rPr>
          <w:rStyle w:val="afffff0"/>
          <w:rtl/>
        </w:rPr>
        <w:t xml:space="preserve"> </w:t>
      </w:r>
      <w:r w:rsidRPr="00AA6C2C">
        <w:rPr>
          <w:rStyle w:val="afffff0"/>
          <w:rFonts w:hint="eastAsia"/>
          <w:rtl/>
        </w:rPr>
        <w:t>אין</w:t>
      </w:r>
      <w:r w:rsidRPr="00AA6C2C">
        <w:rPr>
          <w:rStyle w:val="afffff0"/>
          <w:rtl/>
        </w:rPr>
        <w:t xml:space="preserve"> </w:t>
      </w:r>
      <w:r w:rsidRPr="00AA6C2C">
        <w:rPr>
          <w:rStyle w:val="afffff0"/>
          <w:rFonts w:hint="eastAsia"/>
          <w:rtl/>
        </w:rPr>
        <w:t>עדים</w:t>
      </w:r>
      <w:r w:rsidRPr="00AA6C2C">
        <w:rPr>
          <w:rStyle w:val="afffff0"/>
          <w:rtl/>
        </w:rPr>
        <w:t xml:space="preserve"> </w:t>
      </w:r>
      <w:r w:rsidRPr="00AA6C2C">
        <w:rPr>
          <w:rStyle w:val="afffff0"/>
          <w:rFonts w:hint="eastAsia"/>
          <w:rtl/>
        </w:rPr>
        <w:t>שהלוהו</w:t>
      </w:r>
      <w:r w:rsidRPr="00AA6C2C">
        <w:rPr>
          <w:rStyle w:val="afffff0"/>
          <w:rtl/>
        </w:rPr>
        <w:t xml:space="preserve">, </w:t>
      </w:r>
      <w:r w:rsidRPr="00AA6C2C">
        <w:rPr>
          <w:rStyle w:val="afffff0"/>
          <w:rFonts w:hint="eastAsia"/>
          <w:rtl/>
        </w:rPr>
        <w:t>כיון</w:t>
      </w:r>
      <w:r w:rsidRPr="00AA6C2C">
        <w:rPr>
          <w:rStyle w:val="afffff0"/>
          <w:rtl/>
        </w:rPr>
        <w:t xml:space="preserve"> </w:t>
      </w:r>
      <w:r w:rsidRPr="00AA6C2C">
        <w:rPr>
          <w:rStyle w:val="afffff0"/>
          <w:rFonts w:hint="eastAsia"/>
          <w:rtl/>
        </w:rPr>
        <w:t>ש</w:t>
      </w:r>
      <w:r w:rsidRPr="00AA6C2C">
        <w:rPr>
          <w:rStyle w:val="afffff0"/>
          <w:rtl/>
        </w:rPr>
        <w:t xml:space="preserve">'מודה </w:t>
      </w:r>
      <w:r w:rsidRPr="00AA6C2C">
        <w:rPr>
          <w:rStyle w:val="afffff0"/>
          <w:rFonts w:hint="eastAsia"/>
          <w:rtl/>
        </w:rPr>
        <w:t>במקצת</w:t>
      </w:r>
      <w:r w:rsidRPr="00AA6C2C">
        <w:rPr>
          <w:rStyle w:val="afffff0"/>
          <w:rtl/>
        </w:rPr>
        <w:t>'!</w:t>
      </w:r>
    </w:p>
    <w:p w14:paraId="098DD681" w14:textId="47604135" w:rsidR="00F50454" w:rsidRPr="006D5126" w:rsidRDefault="001330E1" w:rsidP="00F1680A">
      <w:pPr>
        <w:pStyle w:val="affffb"/>
        <w:rPr>
          <w:spacing w:val="0"/>
          <w:rtl/>
        </w:rPr>
      </w:pPr>
      <w:bookmarkStart w:id="132" w:name="_Toc119352917"/>
      <w:r w:rsidRPr="006D5126">
        <w:rPr>
          <w:rFonts w:hint="cs"/>
          <w:spacing w:val="0"/>
          <w:rtl/>
        </w:rPr>
        <w:t>ביאור מחלוקת ראב"י ורבנן</w:t>
      </w:r>
      <w:bookmarkEnd w:id="132"/>
    </w:p>
    <w:p w14:paraId="0DA6F053" w14:textId="42823820" w:rsidR="00AB7D20" w:rsidRPr="00F71179" w:rsidRDefault="00AB7D20" w:rsidP="00AB7D20">
      <w:pPr>
        <w:rPr>
          <w:rFonts w:ascii="Fb Fontext" w:hAnsi="Fb Fontext"/>
          <w:spacing w:val="-4"/>
          <w:rtl/>
        </w:rPr>
      </w:pPr>
      <w:r w:rsidRPr="00AA6C2C">
        <w:rPr>
          <w:rStyle w:val="affffe"/>
          <w:rtl/>
        </w:rPr>
        <w:t>דר</w:t>
      </w:r>
      <w:r w:rsidRPr="00AA6C2C">
        <w:rPr>
          <w:rStyle w:val="affffe"/>
          <w:rFonts w:hint="eastAsia"/>
          <w:rtl/>
        </w:rPr>
        <w:t>אב</w:t>
      </w:r>
      <w:r w:rsidRPr="00AA6C2C">
        <w:rPr>
          <w:rStyle w:val="affffe"/>
          <w:rtl/>
        </w:rPr>
        <w:t>"</w:t>
      </w:r>
      <w:r w:rsidRPr="00AA6C2C">
        <w:rPr>
          <w:rStyle w:val="affffe"/>
          <w:rFonts w:hint="eastAsia"/>
          <w:rtl/>
        </w:rPr>
        <w:t>י</w:t>
      </w:r>
      <w:r w:rsidRPr="00F71179">
        <w:rPr>
          <w:rFonts w:ascii="Fb Fontext" w:hAnsi="Fb Fontext"/>
          <w:spacing w:val="-4"/>
          <w:rtl/>
        </w:rPr>
        <w:t>: מנה לאביך בידי</w:t>
      </w:r>
      <w:r w:rsidR="001330E1">
        <w:rPr>
          <w:rFonts w:ascii="Fb Fontext" w:hAnsi="Fb Fontext" w:hint="cs"/>
          <w:spacing w:val="-4"/>
          <w:rtl/>
        </w:rPr>
        <w:t>,</w:t>
      </w:r>
      <w:r w:rsidRPr="00F71179">
        <w:rPr>
          <w:rFonts w:ascii="Fb Fontext" w:hAnsi="Fb Fontext"/>
          <w:spacing w:val="-4"/>
          <w:rtl/>
        </w:rPr>
        <w:t xml:space="preserve"> ו</w:t>
      </w:r>
      <w:r w:rsidR="001330E1">
        <w:rPr>
          <w:rFonts w:ascii="Fb Fontext" w:hAnsi="Fb Fontext" w:hint="cs"/>
          <w:spacing w:val="-4"/>
          <w:rtl/>
        </w:rPr>
        <w:t>פרע</w:t>
      </w:r>
      <w:r w:rsidRPr="00F71179">
        <w:rPr>
          <w:rFonts w:ascii="Fb Fontext" w:hAnsi="Fb Fontext"/>
          <w:spacing w:val="-4"/>
          <w:rtl/>
        </w:rPr>
        <w:t xml:space="preserve">תיו </w:t>
      </w:r>
      <w:r w:rsidR="001330E1">
        <w:rPr>
          <w:rFonts w:ascii="Fb Fontext" w:hAnsi="Fb Fontext" w:hint="cs"/>
          <w:spacing w:val="-4"/>
          <w:rtl/>
        </w:rPr>
        <w:t>חצי</w:t>
      </w:r>
      <w:r w:rsidRPr="00F71179">
        <w:rPr>
          <w:rFonts w:ascii="Fb Fontext" w:hAnsi="Fb Fontext"/>
          <w:spacing w:val="-4"/>
          <w:rtl/>
        </w:rPr>
        <w:t xml:space="preserve"> </w:t>
      </w:r>
      <w:r w:rsidRPr="00F71179">
        <w:rPr>
          <w:rFonts w:ascii="Fb Fontext" w:hAnsi="Fb Fontext" w:hint="cs"/>
          <w:spacing w:val="-4"/>
          <w:rtl/>
        </w:rPr>
        <w:t>-</w:t>
      </w:r>
      <w:r w:rsidR="001330E1">
        <w:rPr>
          <w:rFonts w:ascii="Fb Fontext" w:hAnsi="Fb Fontext" w:hint="cs"/>
          <w:spacing w:val="-4"/>
          <w:rtl/>
        </w:rPr>
        <w:t xml:space="preserve"> </w:t>
      </w:r>
      <w:r w:rsidR="001330E1" w:rsidRPr="00CA108A">
        <w:rPr>
          <w:rFonts w:ascii="Fb Fontext" w:hAnsi="Fb Fontext" w:cs="PFT_Frank"/>
          <w:b/>
          <w:bCs/>
          <w:spacing w:val="-4"/>
          <w:szCs w:val="14"/>
          <w:rtl/>
        </w:rPr>
        <w:t>נשבע על טענת עצמו</w:t>
      </w:r>
      <w:r w:rsidR="001330E1" w:rsidRPr="00F71179">
        <w:rPr>
          <w:rFonts w:ascii="Fb Fontext" w:hAnsi="Fb Fontext"/>
          <w:spacing w:val="-4"/>
          <w:rtl/>
        </w:rPr>
        <w:t>,</w:t>
      </w:r>
    </w:p>
    <w:p w14:paraId="585E64B6" w14:textId="38BCEDD9" w:rsidR="00AB7D20" w:rsidRPr="00C35A2C" w:rsidRDefault="00AB7D20" w:rsidP="00AB7D20">
      <w:pPr>
        <w:rPr>
          <w:rFonts w:ascii="Fb Fontext" w:hAnsi="Fb Fontext"/>
          <w:rtl/>
        </w:rPr>
      </w:pPr>
      <w:r w:rsidRPr="00AA6C2C">
        <w:rPr>
          <w:rStyle w:val="affffe"/>
          <w:rtl/>
        </w:rPr>
        <w:t>וחכ</w:t>
      </w:r>
      <w:r w:rsidR="001330E1" w:rsidRPr="00AA6C2C">
        <w:rPr>
          <w:rStyle w:val="affffe"/>
          <w:rFonts w:hint="eastAsia"/>
          <w:rtl/>
        </w:rPr>
        <w:t>מים</w:t>
      </w:r>
      <w:r w:rsidRPr="00C35A2C">
        <w:rPr>
          <w:rFonts w:ascii="Fb Fontext" w:hAnsi="Fb Fontext"/>
          <w:rtl/>
        </w:rPr>
        <w:t xml:space="preserve">: </w:t>
      </w:r>
      <w:r w:rsidRPr="00CA108A">
        <w:rPr>
          <w:rFonts w:ascii="Fb Fontext" w:hAnsi="Fb Fontext" w:cs="PFT_Frank"/>
          <w:b/>
          <w:bCs/>
          <w:szCs w:val="14"/>
          <w:rtl/>
        </w:rPr>
        <w:t>כ</w:t>
      </w:r>
      <w:r w:rsidR="001330E1" w:rsidRPr="00CA108A">
        <w:rPr>
          <w:rFonts w:ascii="Fb Fontext" w:hAnsi="Fb Fontext" w:cs="PFT_Frank"/>
          <w:b/>
          <w:bCs/>
          <w:szCs w:val="14"/>
          <w:rtl/>
        </w:rPr>
        <w:t>'</w:t>
      </w:r>
      <w:r w:rsidRPr="00CA108A">
        <w:rPr>
          <w:rFonts w:ascii="Fb Fontext" w:hAnsi="Fb Fontext" w:cs="PFT_Frank"/>
          <w:b/>
          <w:bCs/>
          <w:szCs w:val="14"/>
          <w:rtl/>
        </w:rPr>
        <w:t>משיב אבידה</w:t>
      </w:r>
      <w:r w:rsidR="001330E1" w:rsidRPr="00CA108A">
        <w:rPr>
          <w:rFonts w:ascii="Fb Fontext" w:hAnsi="Fb Fontext" w:cs="PFT_Frank"/>
          <w:b/>
          <w:bCs/>
          <w:szCs w:val="14"/>
          <w:rtl/>
        </w:rPr>
        <w:t>'</w:t>
      </w:r>
      <w:r w:rsidRPr="00CA108A">
        <w:rPr>
          <w:rFonts w:ascii="Fb Fontext" w:hAnsi="Fb Fontext" w:cs="PFT_Frank"/>
          <w:b/>
          <w:bCs/>
          <w:szCs w:val="14"/>
          <w:rtl/>
        </w:rPr>
        <w:t xml:space="preserve"> ופטור</w:t>
      </w:r>
      <w:r w:rsidRPr="00C35A2C">
        <w:rPr>
          <w:rFonts w:ascii="Fb Fontext" w:hAnsi="Fb Fontext"/>
          <w:rtl/>
        </w:rPr>
        <w:t>.</w:t>
      </w:r>
    </w:p>
    <w:p w14:paraId="384A7BAD" w14:textId="1EC46621" w:rsidR="00AB7D20" w:rsidRDefault="00AB7D20" w:rsidP="00AA6C2C">
      <w:pPr>
        <w:rPr>
          <w:rFonts w:ascii="Fb Fontext" w:hAnsi="Fb Fontext"/>
          <w:sz w:val="32"/>
          <w:rtl/>
        </w:rPr>
      </w:pPr>
      <w:r w:rsidRPr="00AA6C2C">
        <w:rPr>
          <w:rStyle w:val="affffe"/>
          <w:rFonts w:hint="eastAsia"/>
          <w:rtl/>
        </w:rPr>
        <w:t>ו</w:t>
      </w:r>
      <w:r w:rsidR="001330E1" w:rsidRPr="00AA6C2C">
        <w:rPr>
          <w:rStyle w:val="affffe"/>
          <w:rFonts w:hint="eastAsia"/>
          <w:rtl/>
        </w:rPr>
        <w:t>יקשה</w:t>
      </w:r>
      <w:r w:rsidR="001330E1" w:rsidRPr="00AA6C2C">
        <w:rPr>
          <w:rStyle w:val="affffe"/>
          <w:rtl/>
        </w:rPr>
        <w:t>:</w:t>
      </w:r>
      <w:r w:rsidR="001330E1">
        <w:rPr>
          <w:rFonts w:ascii="Fb Fontext" w:hAnsi="Fb Fontext" w:hint="cs"/>
          <w:sz w:val="32"/>
          <w:rtl/>
        </w:rPr>
        <w:t xml:space="preserve"> </w:t>
      </w:r>
      <w:r w:rsidR="001330E1" w:rsidRPr="00AA6C2C">
        <w:rPr>
          <w:rStyle w:val="affffe"/>
          <w:rFonts w:hint="eastAsia"/>
          <w:rtl/>
        </w:rPr>
        <w:t>וכי</w:t>
      </w:r>
      <w:r w:rsidR="001330E1" w:rsidRPr="00AA6C2C">
        <w:rPr>
          <w:rStyle w:val="affffe"/>
          <w:rtl/>
        </w:rPr>
        <w:t xml:space="preserve"> </w:t>
      </w:r>
      <w:r w:rsidRPr="00AA6C2C">
        <w:rPr>
          <w:rStyle w:val="affffe"/>
          <w:rFonts w:hint="eastAsia"/>
          <w:rtl/>
        </w:rPr>
        <w:t>ראב</w:t>
      </w:r>
      <w:r w:rsidR="001330E1" w:rsidRPr="00AA6C2C">
        <w:rPr>
          <w:rStyle w:val="affffe"/>
          <w:rtl/>
        </w:rPr>
        <w:t>"</w:t>
      </w:r>
      <w:r w:rsidRPr="00AA6C2C">
        <w:rPr>
          <w:rStyle w:val="affffe"/>
          <w:rFonts w:hint="eastAsia"/>
          <w:rtl/>
        </w:rPr>
        <w:t>י</w:t>
      </w:r>
      <w:r w:rsidRPr="00C35A2C">
        <w:rPr>
          <w:rFonts w:ascii="Fb Fontext" w:hAnsi="Fb Fontext" w:hint="cs"/>
          <w:sz w:val="32"/>
          <w:rtl/>
        </w:rPr>
        <w:t xml:space="preserve"> </w:t>
      </w:r>
      <w:r w:rsidR="001330E1">
        <w:rPr>
          <w:rFonts w:ascii="Fb Fontext" w:hAnsi="Fb Fontext" w:hint="cs"/>
          <w:sz w:val="32"/>
          <w:rtl/>
        </w:rPr>
        <w:t>אינו סובר</w:t>
      </w:r>
      <w:r w:rsidRPr="00C35A2C">
        <w:rPr>
          <w:rFonts w:ascii="Fb Fontext" w:hAnsi="Fb Fontext" w:hint="cs"/>
          <w:sz w:val="32"/>
          <w:rtl/>
        </w:rPr>
        <w:t xml:space="preserve"> </w:t>
      </w:r>
      <w:r w:rsidR="001330E1">
        <w:rPr>
          <w:rFonts w:ascii="Fb Fontext" w:hAnsi="Fb Fontext" w:hint="cs"/>
          <w:sz w:val="32"/>
          <w:rtl/>
        </w:rPr>
        <w:t>'</w:t>
      </w:r>
      <w:r w:rsidRPr="00C35A2C">
        <w:rPr>
          <w:rFonts w:ascii="Fb Fontext" w:hAnsi="Fb Fontext" w:hint="cs"/>
          <w:sz w:val="32"/>
          <w:rtl/>
        </w:rPr>
        <w:t>משיב אבידה</w:t>
      </w:r>
      <w:r w:rsidR="001330E1">
        <w:rPr>
          <w:rFonts w:ascii="Fb Fontext" w:hAnsi="Fb Fontext" w:hint="cs"/>
          <w:sz w:val="32"/>
          <w:rtl/>
        </w:rPr>
        <w:t>'?</w:t>
      </w:r>
      <w:r w:rsidR="001330E1" w:rsidRPr="00AA6C2C">
        <w:rPr>
          <w:rStyle w:val="afffff0"/>
          <w:rtl/>
        </w:rPr>
        <w:t xml:space="preserve"> שהרי אינו תובעו כלל</w:t>
      </w:r>
      <w:r w:rsidR="001330E1">
        <w:rPr>
          <w:rStyle w:val="afffff0"/>
          <w:rFonts w:hint="cs"/>
          <w:rtl/>
        </w:rPr>
        <w:t>!</w:t>
      </w:r>
    </w:p>
    <w:p w14:paraId="1AF93EDC" w14:textId="5A2B3070" w:rsidR="00E268F4" w:rsidRDefault="001330E1" w:rsidP="001330E1">
      <w:pPr>
        <w:ind w:left="0" w:firstLine="0"/>
        <w:rPr>
          <w:rStyle w:val="afffff0"/>
          <w:rtl/>
        </w:rPr>
      </w:pPr>
      <w:r w:rsidRPr="00AA6C2C">
        <w:rPr>
          <w:rStyle w:val="affffe"/>
          <w:rFonts w:hint="eastAsia"/>
          <w:rtl/>
        </w:rPr>
        <w:t>ותירץ</w:t>
      </w:r>
      <w:r w:rsidRPr="00AA6C2C">
        <w:rPr>
          <w:rStyle w:val="affffe"/>
          <w:rtl/>
        </w:rPr>
        <w:t>:</w:t>
      </w:r>
      <w:r>
        <w:rPr>
          <w:rFonts w:ascii="Fb Fontext" w:hAnsi="Fb Fontext" w:hint="cs"/>
          <w:sz w:val="32"/>
          <w:rtl/>
        </w:rPr>
        <w:t xml:space="preserve"> </w:t>
      </w:r>
      <w:r w:rsidRPr="00CA108A">
        <w:rPr>
          <w:rFonts w:ascii="Fb Fontext" w:hAnsi="Fb Fontext" w:cs="PFT_Frank" w:hint="eastAsia"/>
          <w:b/>
          <w:bCs/>
          <w:sz w:val="32"/>
          <w:szCs w:val="14"/>
          <w:rtl/>
        </w:rPr>
        <w:t>ב</w:t>
      </w:r>
      <w:r w:rsidR="00AB7D20" w:rsidRPr="00CA108A">
        <w:rPr>
          <w:rFonts w:ascii="Fb Fontext" w:hAnsi="Fb Fontext" w:cs="PFT_Frank" w:hint="eastAsia"/>
          <w:b/>
          <w:bCs/>
          <w:sz w:val="32"/>
          <w:szCs w:val="14"/>
          <w:rtl/>
        </w:rPr>
        <w:t>טוענו</w:t>
      </w:r>
      <w:r w:rsidR="00AB7D20" w:rsidRPr="00CA108A">
        <w:rPr>
          <w:rFonts w:ascii="Fb Fontext" w:hAnsi="Fb Fontext" w:cs="PFT_Frank"/>
          <w:b/>
          <w:bCs/>
          <w:sz w:val="32"/>
          <w:szCs w:val="14"/>
          <w:rtl/>
        </w:rPr>
        <w:t xml:space="preserve"> </w:t>
      </w:r>
      <w:r w:rsidRPr="00CA108A">
        <w:rPr>
          <w:rFonts w:ascii="Fb Fontext" w:hAnsi="Fb Fontext" w:cs="PFT_Frank" w:hint="eastAsia"/>
          <w:b/>
          <w:bCs/>
          <w:sz w:val="32"/>
          <w:szCs w:val="14"/>
          <w:rtl/>
        </w:rPr>
        <w:t>קטן</w:t>
      </w:r>
      <w:r w:rsidR="00AB7D20" w:rsidRPr="00C35A2C">
        <w:rPr>
          <w:rFonts w:ascii="Fb Fontext" w:hAnsi="Fb Fontext" w:hint="cs"/>
          <w:sz w:val="32"/>
          <w:rtl/>
        </w:rPr>
        <w:t xml:space="preserve"> </w:t>
      </w:r>
      <w:r w:rsidR="00AB7D20" w:rsidRPr="00AA6C2C">
        <w:rPr>
          <w:rStyle w:val="afffff0"/>
          <w:rtl/>
        </w:rPr>
        <w:t>[</w:t>
      </w:r>
      <w:r w:rsidRPr="00AA6C2C">
        <w:rPr>
          <w:rStyle w:val="afffff0"/>
          <w:rFonts w:hint="eastAsia"/>
          <w:rtl/>
        </w:rPr>
        <w:t>שתובעו</w:t>
      </w:r>
      <w:r w:rsidRPr="00AA6C2C">
        <w:rPr>
          <w:rStyle w:val="afffff0"/>
          <w:rtl/>
        </w:rPr>
        <w:t xml:space="preserve"> </w:t>
      </w:r>
      <w:r w:rsidRPr="00AA6C2C">
        <w:rPr>
          <w:rStyle w:val="afffff0"/>
          <w:rFonts w:hint="eastAsia"/>
          <w:rtl/>
        </w:rPr>
        <w:t>שלא</w:t>
      </w:r>
      <w:r w:rsidRPr="00AA6C2C">
        <w:rPr>
          <w:rStyle w:val="afffff0"/>
          <w:rtl/>
        </w:rPr>
        <w:t xml:space="preserve"> </w:t>
      </w:r>
      <w:r w:rsidRPr="00AA6C2C">
        <w:rPr>
          <w:rStyle w:val="afffff0"/>
          <w:rFonts w:hint="eastAsia"/>
          <w:rtl/>
        </w:rPr>
        <w:t>פרע</w:t>
      </w:r>
      <w:r w:rsidRPr="00AA6C2C">
        <w:rPr>
          <w:rStyle w:val="afffff0"/>
          <w:rtl/>
        </w:rPr>
        <w:t xml:space="preserve"> </w:t>
      </w:r>
      <w:r w:rsidRPr="00AA6C2C">
        <w:rPr>
          <w:rStyle w:val="afffff0"/>
          <w:rFonts w:hint="eastAsia"/>
          <w:rtl/>
        </w:rPr>
        <w:t>לאביו</w:t>
      </w:r>
      <w:r w:rsidR="00AB7D20" w:rsidRPr="00AA6C2C">
        <w:rPr>
          <w:rStyle w:val="afffff0"/>
          <w:rtl/>
        </w:rPr>
        <w:t>]</w:t>
      </w:r>
      <w:r>
        <w:rPr>
          <w:rStyle w:val="afffff0"/>
          <w:rFonts w:hint="cs"/>
          <w:rtl/>
        </w:rPr>
        <w:t>,</w:t>
      </w:r>
      <w:r w:rsidR="00AB7D20" w:rsidRPr="00C35A2C">
        <w:rPr>
          <w:rFonts w:ascii="Fb Fontext" w:hAnsi="Fb Fontext" w:hint="cs"/>
          <w:sz w:val="32"/>
          <w:rtl/>
        </w:rPr>
        <w:t xml:space="preserve"> </w:t>
      </w:r>
      <w:r w:rsidRPr="00AA6C2C">
        <w:rPr>
          <w:rFonts w:hint="eastAsia"/>
          <w:rtl/>
        </w:rPr>
        <w:t>ולכן</w:t>
      </w:r>
      <w:r w:rsidRPr="00AA6C2C">
        <w:rPr>
          <w:rtl/>
        </w:rPr>
        <w:t xml:space="preserve"> נחשב </w:t>
      </w:r>
      <w:r>
        <w:rPr>
          <w:rFonts w:hint="cs"/>
          <w:rtl/>
        </w:rPr>
        <w:t>'</w:t>
      </w:r>
      <w:r w:rsidRPr="00AA6C2C">
        <w:rPr>
          <w:rFonts w:hint="eastAsia"/>
          <w:rtl/>
        </w:rPr>
        <w:t>טענת</w:t>
      </w:r>
      <w:r w:rsidRPr="00AA6C2C">
        <w:rPr>
          <w:rtl/>
        </w:rPr>
        <w:t xml:space="preserve"> </w:t>
      </w:r>
      <w:r w:rsidRPr="00AA6C2C">
        <w:rPr>
          <w:rFonts w:hint="eastAsia"/>
          <w:rtl/>
        </w:rPr>
        <w:t>עצמו</w:t>
      </w:r>
      <w:r>
        <w:rPr>
          <w:rFonts w:hint="cs"/>
          <w:rtl/>
        </w:rPr>
        <w:t>'</w:t>
      </w:r>
      <w:r>
        <w:rPr>
          <w:rFonts w:ascii="Fb Fontext" w:hAnsi="Fb Fontext" w:cs="Guttman Vilna" w:hint="cs"/>
          <w:b/>
          <w:bCs/>
          <w:sz w:val="32"/>
          <w:rtl/>
        </w:rPr>
        <w:t xml:space="preserve"> </w:t>
      </w:r>
      <w:r w:rsidRPr="00AA6C2C">
        <w:rPr>
          <w:rStyle w:val="afffff0"/>
          <w:rtl/>
        </w:rPr>
        <w:t>-</w:t>
      </w:r>
      <w:r>
        <w:rPr>
          <w:rStyle w:val="afffff0"/>
          <w:rFonts w:hint="cs"/>
          <w:rtl/>
        </w:rPr>
        <w:t xml:space="preserve"> </w:t>
      </w:r>
      <w:r w:rsidRPr="00AA6C2C">
        <w:rPr>
          <w:rStyle w:val="afffff0"/>
          <w:rFonts w:hint="eastAsia"/>
          <w:rtl/>
        </w:rPr>
        <w:t>כיון</w:t>
      </w:r>
      <w:r w:rsidRPr="00AA6C2C">
        <w:rPr>
          <w:rStyle w:val="afffff0"/>
          <w:rtl/>
        </w:rPr>
        <w:t xml:space="preserve"> </w:t>
      </w:r>
      <w:r w:rsidRPr="00AA6C2C">
        <w:rPr>
          <w:rStyle w:val="afffff0"/>
          <w:rFonts w:hint="eastAsia"/>
          <w:rtl/>
        </w:rPr>
        <w:t>שהתובע</w:t>
      </w:r>
      <w:r w:rsidRPr="00AA6C2C">
        <w:rPr>
          <w:rStyle w:val="afffff0"/>
          <w:rtl/>
        </w:rPr>
        <w:t xml:space="preserve"> </w:t>
      </w:r>
      <w:r w:rsidRPr="00AA6C2C">
        <w:rPr>
          <w:rStyle w:val="afffff0"/>
          <w:rFonts w:hint="eastAsia"/>
          <w:rtl/>
        </w:rPr>
        <w:t>קטן</w:t>
      </w:r>
      <w:r>
        <w:rPr>
          <w:rStyle w:val="afffff0"/>
          <w:rFonts w:hint="cs"/>
          <w:rtl/>
        </w:rPr>
        <w:t xml:space="preserve">, [וכאן </w:t>
      </w:r>
      <w:r w:rsidRPr="00B31C92">
        <w:rPr>
          <w:rStyle w:val="afffff0"/>
          <w:rFonts w:cs="PFT_Frank" w:hint="eastAsia"/>
          <w:b/>
          <w:bCs/>
          <w:szCs w:val="10"/>
          <w:rtl/>
        </w:rPr>
        <w:t>נשבעין</w:t>
      </w:r>
      <w:r w:rsidRPr="00B31C92">
        <w:rPr>
          <w:rStyle w:val="afffff0"/>
          <w:rFonts w:cs="PFT_Frank"/>
          <w:b/>
          <w:bCs/>
          <w:szCs w:val="10"/>
          <w:rtl/>
        </w:rPr>
        <w:t xml:space="preserve"> </w:t>
      </w:r>
      <w:r w:rsidRPr="00B31C92">
        <w:rPr>
          <w:rStyle w:val="afffff0"/>
          <w:rFonts w:cs="PFT_Frank" w:hint="eastAsia"/>
          <w:b/>
          <w:bCs/>
          <w:szCs w:val="10"/>
          <w:rtl/>
        </w:rPr>
        <w:t>על</w:t>
      </w:r>
      <w:r w:rsidRPr="00B31C92">
        <w:rPr>
          <w:rStyle w:val="afffff0"/>
          <w:rFonts w:cs="PFT_Frank"/>
          <w:b/>
          <w:bCs/>
          <w:szCs w:val="10"/>
          <w:rtl/>
        </w:rPr>
        <w:t xml:space="preserve"> </w:t>
      </w:r>
      <w:r w:rsidRPr="00B31C92">
        <w:rPr>
          <w:rStyle w:val="afffff0"/>
          <w:rFonts w:cs="PFT_Frank" w:hint="eastAsia"/>
          <w:b/>
          <w:bCs/>
          <w:szCs w:val="10"/>
          <w:rtl/>
        </w:rPr>
        <w:t>טענת</w:t>
      </w:r>
      <w:r w:rsidRPr="00B31C92">
        <w:rPr>
          <w:rStyle w:val="afffff0"/>
          <w:rFonts w:cs="PFT_Frank"/>
          <w:b/>
          <w:bCs/>
          <w:szCs w:val="10"/>
          <w:rtl/>
        </w:rPr>
        <w:t xml:space="preserve"> </w:t>
      </w:r>
      <w:r w:rsidRPr="00B31C92">
        <w:rPr>
          <w:rStyle w:val="afffff0"/>
          <w:rFonts w:cs="PFT_Frank" w:hint="eastAsia"/>
          <w:b/>
          <w:bCs/>
          <w:szCs w:val="10"/>
          <w:rtl/>
        </w:rPr>
        <w:t>קטן</w:t>
      </w:r>
      <w:r w:rsidRPr="00B31C92">
        <w:rPr>
          <w:rStyle w:val="afffff0"/>
          <w:rFonts w:cs="PFT_Frank"/>
          <w:b/>
          <w:bCs/>
          <w:szCs w:val="10"/>
          <w:rtl/>
        </w:rPr>
        <w:t xml:space="preserve"> </w:t>
      </w:r>
      <w:r>
        <w:rPr>
          <w:rStyle w:val="afffff0"/>
          <w:rFonts w:hint="cs"/>
          <w:rtl/>
        </w:rPr>
        <w:t>שבא מכח אביו גדול]</w:t>
      </w:r>
      <w:r w:rsidR="00E268F4">
        <w:rPr>
          <w:rStyle w:val="afffff0"/>
          <w:rFonts w:hint="cs"/>
          <w:rtl/>
        </w:rPr>
        <w:t>,</w:t>
      </w:r>
    </w:p>
    <w:p w14:paraId="36EE4C4F" w14:textId="5B4C1F90" w:rsidR="00E268F4" w:rsidRDefault="001330E1" w:rsidP="001330E1">
      <w:pPr>
        <w:ind w:left="0" w:firstLine="0"/>
        <w:rPr>
          <w:rtl/>
        </w:rPr>
      </w:pPr>
      <w:r w:rsidRPr="00AA6C2C">
        <w:rPr>
          <w:rStyle w:val="affffe"/>
          <w:rFonts w:hint="eastAsia"/>
          <w:rtl/>
        </w:rPr>
        <w:t>אבל</w:t>
      </w:r>
      <w:r w:rsidRPr="00AA6C2C">
        <w:rPr>
          <w:rStyle w:val="affffe"/>
          <w:rtl/>
        </w:rPr>
        <w:t xml:space="preserve"> </w:t>
      </w:r>
      <w:r w:rsidRPr="00AA6C2C">
        <w:rPr>
          <w:rStyle w:val="affffe"/>
          <w:rFonts w:hint="eastAsia"/>
          <w:rtl/>
        </w:rPr>
        <w:t>אין</w:t>
      </w:r>
      <w:r w:rsidRPr="00AA6C2C">
        <w:rPr>
          <w:rStyle w:val="affffe"/>
          <w:rtl/>
        </w:rPr>
        <w:t xml:space="preserve"> </w:t>
      </w:r>
      <w:r w:rsidRPr="00AA6C2C">
        <w:rPr>
          <w:rStyle w:val="affffe"/>
          <w:rFonts w:hint="eastAsia"/>
          <w:rtl/>
        </w:rPr>
        <w:t>להעמיד</w:t>
      </w:r>
      <w:r>
        <w:rPr>
          <w:rStyle w:val="affffe"/>
          <w:rFonts w:hint="cs"/>
          <w:rtl/>
        </w:rPr>
        <w:t>:</w:t>
      </w:r>
      <w:r w:rsidRPr="00AA6C2C">
        <w:rPr>
          <w:rtl/>
        </w:rPr>
        <w:t xml:space="preserve"> </w:t>
      </w:r>
      <w:r w:rsidRPr="00CA108A">
        <w:rPr>
          <w:rFonts w:cs="PFT_Frank" w:hint="eastAsia"/>
          <w:b/>
          <w:bCs/>
          <w:szCs w:val="14"/>
          <w:rtl/>
        </w:rPr>
        <w:t>רק</w:t>
      </w:r>
      <w:r w:rsidRPr="00CA108A">
        <w:rPr>
          <w:rFonts w:cs="PFT_Frank"/>
          <w:b/>
          <w:bCs/>
          <w:szCs w:val="14"/>
          <w:rtl/>
        </w:rPr>
        <w:t xml:space="preserve"> </w:t>
      </w:r>
      <w:r w:rsidRPr="00CA108A">
        <w:rPr>
          <w:rFonts w:cs="PFT_Frank" w:hint="eastAsia"/>
          <w:b/>
          <w:bCs/>
          <w:szCs w:val="14"/>
          <w:rtl/>
        </w:rPr>
        <w:t>בגדול</w:t>
      </w:r>
      <w:r>
        <w:rPr>
          <w:rFonts w:hint="cs"/>
          <w:rtl/>
        </w:rPr>
        <w:t xml:space="preserve">, ד'טענת אחרים היא', </w:t>
      </w:r>
      <w:r w:rsidRPr="00AA6C2C">
        <w:rPr>
          <w:rStyle w:val="afffff0"/>
          <w:rFonts w:hint="eastAsia"/>
          <w:rtl/>
        </w:rPr>
        <w:t>אלא</w:t>
      </w:r>
      <w:r w:rsidRPr="00AA6C2C">
        <w:rPr>
          <w:rStyle w:val="afffff0"/>
          <w:rtl/>
        </w:rPr>
        <w:t xml:space="preserve"> </w:t>
      </w:r>
      <w:r>
        <w:rPr>
          <w:rStyle w:val="afffff0"/>
          <w:rFonts w:hint="cs"/>
          <w:rtl/>
        </w:rPr>
        <w:t>בתרוייהו</w:t>
      </w:r>
      <w:r w:rsidR="00E268F4">
        <w:rPr>
          <w:rStyle w:val="afffff0"/>
          <w:rtl/>
        </w:rPr>
        <w:t>,</w:t>
      </w:r>
    </w:p>
    <w:p w14:paraId="38AE3968" w14:textId="66ED4148" w:rsidR="00B4548E" w:rsidRDefault="001330E1" w:rsidP="001330E1">
      <w:pPr>
        <w:ind w:left="0" w:firstLine="0"/>
        <w:rPr>
          <w:rtl/>
        </w:rPr>
      </w:pPr>
      <w:r>
        <w:rPr>
          <w:rStyle w:val="affffe"/>
          <w:rFonts w:hint="cs"/>
          <w:rtl/>
        </w:rPr>
        <w:lastRenderedPageBreak/>
        <w:t>ו</w:t>
      </w:r>
      <w:r w:rsidRPr="00AA6C2C">
        <w:rPr>
          <w:rStyle w:val="affffe"/>
          <w:rFonts w:hint="eastAsia"/>
          <w:rtl/>
        </w:rPr>
        <w:t>חלקו</w:t>
      </w:r>
      <w:r w:rsidR="00AB7D20" w:rsidRPr="00AA6C2C">
        <w:rPr>
          <w:rStyle w:val="affffe"/>
          <w:rtl/>
        </w:rPr>
        <w:t xml:space="preserve"> בדרבה</w:t>
      </w:r>
      <w:r w:rsidRPr="00AA6C2C">
        <w:rPr>
          <w:rStyle w:val="affffe"/>
          <w:rtl/>
        </w:rPr>
        <w:t>:</w:t>
      </w:r>
      <w:r w:rsidR="00AB7D20" w:rsidRPr="00C35A2C">
        <w:rPr>
          <w:rFonts w:hint="cs"/>
          <w:rtl/>
        </w:rPr>
        <w:t xml:space="preserve"> </w:t>
      </w:r>
      <w:r w:rsidR="00AB7D20" w:rsidRPr="00C35A2C">
        <w:rPr>
          <w:rtl/>
        </w:rPr>
        <w:t>מפני מה מוד</w:t>
      </w:r>
      <w:r w:rsidR="00AB7D20" w:rsidRPr="001330E1">
        <w:rPr>
          <w:rtl/>
        </w:rPr>
        <w:t xml:space="preserve">ה </w:t>
      </w:r>
      <w:r w:rsidRPr="001330E1">
        <w:rPr>
          <w:rFonts w:hint="eastAsia"/>
          <w:rtl/>
        </w:rPr>
        <w:t>ב</w:t>
      </w:r>
      <w:r w:rsidR="00AB7D20" w:rsidRPr="001330E1">
        <w:rPr>
          <w:rtl/>
        </w:rPr>
        <w:t>מקצת ישבע</w:t>
      </w:r>
      <w:r w:rsidRPr="001330E1">
        <w:rPr>
          <w:rtl/>
        </w:rPr>
        <w:t>?</w:t>
      </w:r>
      <w:r w:rsidR="00AB7D20" w:rsidRPr="001330E1">
        <w:rPr>
          <w:rtl/>
        </w:rPr>
        <w:t xml:space="preserve"> חזקה אין מעיז פניו בפני בע"</w:t>
      </w:r>
      <w:r w:rsidR="00AB7D20" w:rsidRPr="001330E1">
        <w:rPr>
          <w:rFonts w:hint="eastAsia"/>
          <w:rtl/>
        </w:rPr>
        <w:t>ח</w:t>
      </w:r>
      <w:r>
        <w:rPr>
          <w:rFonts w:hint="cs"/>
          <w:rtl/>
        </w:rPr>
        <w:t>!</w:t>
      </w:r>
      <w:r w:rsidR="00AB7D20" w:rsidRPr="001330E1">
        <w:rPr>
          <w:rtl/>
        </w:rPr>
        <w:t xml:space="preserve"> </w:t>
      </w:r>
      <w:r w:rsidR="00B4548E">
        <w:rPr>
          <w:rFonts w:hint="cs"/>
          <w:rtl/>
        </w:rPr>
        <w:t xml:space="preserve">   </w:t>
      </w:r>
      <w:r w:rsidR="00AB7D20" w:rsidRPr="001330E1">
        <w:rPr>
          <w:rtl/>
        </w:rPr>
        <w:t>ו</w:t>
      </w:r>
      <w:r w:rsidR="00B4548E">
        <w:rPr>
          <w:rFonts w:hint="cs"/>
          <w:rtl/>
        </w:rPr>
        <w:t>א"כ אינו 'משיב אבידה' ש</w:t>
      </w:r>
      <w:r w:rsidR="00AB7D20" w:rsidRPr="001330E1">
        <w:rPr>
          <w:rtl/>
        </w:rPr>
        <w:t xml:space="preserve">לא כפר </w:t>
      </w:r>
      <w:r w:rsidR="00B4548E">
        <w:rPr>
          <w:rFonts w:hint="cs"/>
          <w:rtl/>
        </w:rPr>
        <w:t>ב</w:t>
      </w:r>
      <w:r w:rsidR="00AB7D20" w:rsidRPr="001330E1">
        <w:rPr>
          <w:rFonts w:hint="eastAsia"/>
          <w:rtl/>
        </w:rPr>
        <w:t>כול</w:t>
      </w:r>
      <w:r w:rsidR="00B4548E">
        <w:rPr>
          <w:rFonts w:hint="cs"/>
          <w:rtl/>
        </w:rPr>
        <w:t>ו,</w:t>
      </w:r>
    </w:p>
    <w:p w14:paraId="259B33BA" w14:textId="4D984100" w:rsidR="00AB7D20" w:rsidRPr="00AA6C2C" w:rsidRDefault="00B4548E" w:rsidP="00AA6C2C">
      <w:pPr>
        <w:ind w:left="0" w:firstLine="0"/>
        <w:rPr>
          <w:rtl/>
        </w:rPr>
      </w:pPr>
      <w:r>
        <w:rPr>
          <w:rStyle w:val="affffe"/>
          <w:rFonts w:hint="cs"/>
          <w:rtl/>
        </w:rPr>
        <w:t>ר</w:t>
      </w:r>
      <w:r w:rsidR="00AB7D20" w:rsidRPr="00AA6C2C">
        <w:rPr>
          <w:rStyle w:val="affffe"/>
          <w:rFonts w:hint="eastAsia"/>
          <w:rtl/>
        </w:rPr>
        <w:t>אב</w:t>
      </w:r>
      <w:r w:rsidR="00AB7D20" w:rsidRPr="00AA6C2C">
        <w:rPr>
          <w:rStyle w:val="affffe"/>
          <w:rtl/>
        </w:rPr>
        <w:t>"</w:t>
      </w:r>
      <w:r w:rsidR="00AB7D20" w:rsidRPr="00AA6C2C">
        <w:rPr>
          <w:rStyle w:val="affffe"/>
          <w:rFonts w:hint="eastAsia"/>
          <w:rtl/>
        </w:rPr>
        <w:t>י</w:t>
      </w:r>
      <w:r w:rsidR="00AB7D20" w:rsidRPr="00AA6C2C">
        <w:rPr>
          <w:rStyle w:val="affffe"/>
          <w:rtl/>
        </w:rPr>
        <w:t xml:space="preserve"> </w:t>
      </w:r>
      <w:r w:rsidR="00AB7D20" w:rsidRPr="00AA6C2C">
        <w:rPr>
          <w:rStyle w:val="affffe"/>
          <w:rFonts w:hint="eastAsia"/>
          <w:rtl/>
        </w:rPr>
        <w:t>ס</w:t>
      </w:r>
      <w:r>
        <w:rPr>
          <w:rStyle w:val="affffe"/>
          <w:rFonts w:hint="cs"/>
          <w:rtl/>
        </w:rPr>
        <w:t>ובר</w:t>
      </w:r>
      <w:r w:rsidR="00AB7D20" w:rsidRPr="00AA6C2C">
        <w:rPr>
          <w:rStyle w:val="affffe"/>
          <w:rtl/>
        </w:rPr>
        <w:t>:</w:t>
      </w:r>
      <w:r w:rsidR="00AB7D20" w:rsidRPr="001330E1">
        <w:rPr>
          <w:rtl/>
        </w:rPr>
        <w:t xml:space="preserve"> </w:t>
      </w:r>
      <w:r w:rsidRPr="00CA108A">
        <w:rPr>
          <w:rFonts w:cs="PFT_Frank" w:hint="eastAsia"/>
          <w:b/>
          <w:bCs/>
          <w:szCs w:val="14"/>
          <w:rtl/>
        </w:rPr>
        <w:t>גם</w:t>
      </w:r>
      <w:r w:rsidR="00AB7D20" w:rsidRPr="00CA108A">
        <w:rPr>
          <w:rFonts w:cs="PFT_Frank"/>
          <w:b/>
          <w:bCs/>
          <w:szCs w:val="14"/>
          <w:rtl/>
        </w:rPr>
        <w:t xml:space="preserve"> בבנו אינו מעיז</w:t>
      </w:r>
      <w:r>
        <w:rPr>
          <w:rFonts w:hint="cs"/>
          <w:rtl/>
        </w:rPr>
        <w:t xml:space="preserve"> -</w:t>
      </w:r>
      <w:r w:rsidR="00AB7D20" w:rsidRPr="001330E1">
        <w:rPr>
          <w:rtl/>
        </w:rPr>
        <w:t xml:space="preserve"> הלכך א</w:t>
      </w:r>
      <w:r>
        <w:rPr>
          <w:rFonts w:hint="cs"/>
          <w:rtl/>
        </w:rPr>
        <w:t>ינו</w:t>
      </w:r>
      <w:r w:rsidR="00AB7D20" w:rsidRPr="001330E1">
        <w:rPr>
          <w:rtl/>
        </w:rPr>
        <w:t xml:space="preserve"> </w:t>
      </w:r>
      <w:r>
        <w:rPr>
          <w:rFonts w:hint="cs"/>
          <w:rtl/>
        </w:rPr>
        <w:t>'</w:t>
      </w:r>
      <w:r w:rsidR="00AB7D20" w:rsidRPr="001330E1">
        <w:rPr>
          <w:rtl/>
        </w:rPr>
        <w:t>משיב אבידה</w:t>
      </w:r>
      <w:r>
        <w:rPr>
          <w:rFonts w:hint="cs"/>
          <w:rtl/>
        </w:rPr>
        <w:t>'</w:t>
      </w:r>
      <w:r w:rsidR="00AB7D20" w:rsidRPr="001330E1">
        <w:rPr>
          <w:rtl/>
        </w:rPr>
        <w:t>.</w:t>
      </w:r>
    </w:p>
    <w:p w14:paraId="392FB25D" w14:textId="05B9A112" w:rsidR="00AB7D20" w:rsidRPr="00864241" w:rsidRDefault="00AB7D20" w:rsidP="00AA6C2C">
      <w:pPr>
        <w:rPr>
          <w:rFonts w:cs="BA Vilna Bold"/>
          <w:b/>
          <w:bCs/>
          <w:spacing w:val="8"/>
          <w:szCs w:val="22"/>
          <w:rtl/>
        </w:rPr>
      </w:pPr>
      <w:r w:rsidRPr="00AA6C2C">
        <w:rPr>
          <w:rStyle w:val="affffe"/>
          <w:rtl/>
        </w:rPr>
        <w:t>ורבנן ס</w:t>
      </w:r>
      <w:r w:rsidR="00B4548E">
        <w:rPr>
          <w:rStyle w:val="affffe"/>
          <w:rFonts w:hint="cs"/>
          <w:rtl/>
        </w:rPr>
        <w:t>וברים</w:t>
      </w:r>
      <w:r w:rsidRPr="00C35A2C">
        <w:rPr>
          <w:rtl/>
        </w:rPr>
        <w:t xml:space="preserve">: </w:t>
      </w:r>
      <w:r w:rsidRPr="00CA108A">
        <w:rPr>
          <w:rFonts w:cs="PFT_Frank"/>
          <w:b/>
          <w:bCs/>
          <w:szCs w:val="14"/>
          <w:rtl/>
        </w:rPr>
        <w:t>בבנו מעיז</w:t>
      </w:r>
      <w:r w:rsidR="00B4548E">
        <w:rPr>
          <w:rFonts w:hint="cs"/>
          <w:rtl/>
        </w:rPr>
        <w:t xml:space="preserve"> -</w:t>
      </w:r>
      <w:r w:rsidRPr="00C35A2C">
        <w:rPr>
          <w:rtl/>
        </w:rPr>
        <w:t xml:space="preserve"> ומדלא העיז </w:t>
      </w:r>
      <w:r w:rsidR="00B4548E">
        <w:rPr>
          <w:rFonts w:hint="cs"/>
          <w:rtl/>
        </w:rPr>
        <w:t>'</w:t>
      </w:r>
      <w:r w:rsidRPr="00C35A2C">
        <w:rPr>
          <w:rtl/>
        </w:rPr>
        <w:t>משיב אבידה</w:t>
      </w:r>
      <w:r w:rsidR="00B4548E">
        <w:rPr>
          <w:rFonts w:hint="cs"/>
          <w:rtl/>
        </w:rPr>
        <w:t>'</w:t>
      </w:r>
      <w:r w:rsidRPr="00C35A2C">
        <w:rPr>
          <w:rtl/>
        </w:rPr>
        <w:t xml:space="preserve"> הו</w:t>
      </w:r>
      <w:r w:rsidR="00B4548E">
        <w:rPr>
          <w:rFonts w:hint="cs"/>
          <w:rtl/>
        </w:rPr>
        <w:t>א</w:t>
      </w:r>
      <w:r w:rsidRPr="00C35A2C">
        <w:rPr>
          <w:rtl/>
        </w:rPr>
        <w:t>.</w:t>
      </w:r>
    </w:p>
    <w:p w14:paraId="61AB4D94" w14:textId="19EE2489" w:rsidR="00E268F4" w:rsidRDefault="00AB7D20" w:rsidP="00CF473C">
      <w:pPr>
        <w:pStyle w:val="afffff4"/>
        <w:rPr>
          <w:rtl/>
        </w:rPr>
      </w:pPr>
      <w:ins w:id="9804" w:author="מספור קטעי משנה" w:date="2026-10-06T10:04:27Z">
        <w:r>
          <w:rPr>
            <w:rStyle w:val="MisparKeta"/>
          </w:rPr>
          <w:t xml:space="preserve">א. </w:t>
        </w:r>
      </w:ins>
      <w:bookmarkStart w:id="133" w:name="_Toc119352918"/>
      <w:r w:rsidRPr="00864241">
        <w:rPr>
          <w:b/>
          <w:rtl/>
        </w:rPr>
        <w:t xml:space="preserve">עדים שאמרו </w:t>
      </w:r>
      <w:r w:rsidR="007A4D08">
        <w:rPr>
          <w:rFonts w:hint="cs"/>
          <w:b/>
          <w:rtl/>
        </w:rPr>
        <w:t>'</w:t>
      </w:r>
      <w:r w:rsidRPr="00864241">
        <w:rPr>
          <w:b/>
          <w:rtl/>
        </w:rPr>
        <w:t>כתב יד</w:t>
      </w:r>
      <w:r w:rsidRPr="00AA6C2C">
        <w:rPr>
          <w:rtl/>
        </w:rPr>
        <w:t>ינו הוא, אבל אנוסים, קטנים</w:t>
      </w:r>
      <w:r w:rsidR="00E268F4">
        <w:rPr>
          <w:rtl/>
        </w:rPr>
        <w:t>,</w:t>
      </w:r>
      <w:bookmarkEnd w:id="133"/>
    </w:p>
    <w:p w14:paraId="75DA7F16" w14:textId="6EF254C7" w:rsidR="00AB7D20" w:rsidRPr="00AA6C2C" w:rsidRDefault="007A4D08" w:rsidP="00CF473C">
      <w:pPr>
        <w:pStyle w:val="afffff4"/>
        <w:rPr>
          <w:rtl/>
        </w:rPr>
      </w:pPr>
      <w:ins w:id="9805" w:author="מספור קטעי משנה" w:date="2026-10-06T10:04:27Z">
        <w:r>
          <w:rPr>
            <w:rStyle w:val="MisparKeta"/>
          </w:rPr>
          <w:t xml:space="preserve">א. </w:t>
        </w:r>
      </w:ins>
      <w:r>
        <w:rPr>
          <w:rFonts w:hint="cs"/>
          <w:rtl/>
        </w:rPr>
        <w:t xml:space="preserve">                    </w:t>
      </w:r>
      <w:bookmarkStart w:id="134" w:name="_Toc119352919"/>
      <w:r w:rsidR="00AB7D20" w:rsidRPr="00AA6C2C">
        <w:rPr>
          <w:rtl/>
        </w:rPr>
        <w:t>פסולי עדות היינו</w:t>
      </w:r>
      <w:r>
        <w:rPr>
          <w:rFonts w:hint="cs"/>
          <w:rtl/>
        </w:rPr>
        <w:t xml:space="preserve">' </w:t>
      </w:r>
      <w:r w:rsidR="00AB7D20" w:rsidRPr="00AA6C2C">
        <w:rPr>
          <w:rtl/>
        </w:rPr>
        <w:t>- נאמנים.</w:t>
      </w:r>
      <w:bookmarkEnd w:id="134"/>
    </w:p>
    <w:p>
      <w:pPr>
        <w:pStyle w:val="MishnaBatzad"/>
        <w:rPr>
          <w:ins w:id="20378" w:author="קלוד" w:date="2026-10-06T10:09:07Z"/>
        </w:rPr>
      </w:pPr>
      <w:ins w:id="20377" w:author="קלוד" w:date="2026-10-06T10:09:07Z">
        <w:r>
          <w:t xml:space="preserve">משנה ג</w:t>
        </w:r>
      </w:ins>
    </w:p>
    <w:p w14:paraId="722BBED8" w14:textId="448B33F0" w:rsidR="00AB7D20" w:rsidRPr="00F97732" w:rsidRDefault="00AB7D20" w:rsidP="00AA6C2C">
      <w:pPr>
        <w:pStyle w:val="afff5"/>
        <w:rPr>
          <w:rtl/>
        </w:rPr>
      </w:pPr>
      <w:r w:rsidRPr="00C35A2C">
        <w:rPr>
          <w:b/>
          <w:rtl/>
        </w:rPr>
        <w:t xml:space="preserve">ואם יש עדים שכתב ידם, </w:t>
      </w:r>
      <w:r w:rsidRPr="00AA6C2C">
        <w:rPr>
          <w:rStyle w:val="HesberMishna"/>
          <w:rtl/>
          <w:rPrChange w:id="20064" w:author="קלוד" w:date="2026-10-06T10:09:07Z">
            <w:rPr>
              <w:rStyle w:val="afffff0"/>
              <w:rtl/>
            </w:rPr>
          </w:rPrChange>
        </w:rPr>
        <w:t>או שיוצא ממקום אחר</w:t>
      </w:r>
      <w:r w:rsidRPr="00C35A2C">
        <w:rPr>
          <w:b/>
          <w:rtl/>
        </w:rPr>
        <w:t xml:space="preserve"> - </w:t>
      </w:r>
      <w:r w:rsidR="007A4D08">
        <w:rPr>
          <w:rFonts w:hint="cs"/>
          <w:b/>
          <w:rtl/>
        </w:rPr>
        <w:t>ל</w:t>
      </w:r>
      <w:r w:rsidRPr="00C35A2C">
        <w:rPr>
          <w:b/>
          <w:rtl/>
        </w:rPr>
        <w:t>א נאמני</w:t>
      </w:r>
      <w:r w:rsidR="007A4D08">
        <w:rPr>
          <w:rFonts w:hint="cs"/>
          <w:b/>
          <w:rtl/>
        </w:rPr>
        <w:t>ם</w:t>
      </w:r>
      <w:r w:rsidRPr="00C35A2C">
        <w:rPr>
          <w:b/>
          <w:rtl/>
        </w:rPr>
        <w:t>.</w:t>
      </w:r>
    </w:p>
    <w:p w14:paraId="13454C9F" w14:textId="130A5B78" w:rsidR="00AB7D20" w:rsidRDefault="000D0E04" w:rsidP="00AB7D20">
      <w:pPr>
        <w:rPr>
          <w:rFonts w:ascii="Fb Fontext" w:hAnsi="Fb Fontext"/>
          <w:sz w:val="32"/>
          <w:rtl/>
        </w:rPr>
      </w:pPr>
      <w:r w:rsidRPr="00AA6C2C">
        <w:rPr>
          <w:rStyle w:val="affffe"/>
          <w:rFonts w:hint="eastAsia"/>
          <w:rtl/>
        </w:rPr>
        <w:t>למסקנא</w:t>
      </w:r>
      <w:r>
        <w:rPr>
          <w:rStyle w:val="affffe"/>
          <w:rFonts w:hint="cs"/>
          <w:rtl/>
        </w:rPr>
        <w:t>, רישא דנאמנין</w:t>
      </w:r>
      <w:r w:rsidR="00AB7D20" w:rsidRPr="00AA6C2C">
        <w:rPr>
          <w:rStyle w:val="affffe"/>
          <w:rtl/>
        </w:rPr>
        <w:t>:</w:t>
      </w:r>
      <w:r w:rsidR="00AB7D20" w:rsidRPr="00C35A2C">
        <w:rPr>
          <w:rFonts w:ascii="Fb Fontext" w:hAnsi="Fb Fontext"/>
          <w:sz w:val="32"/>
          <w:rtl/>
        </w:rPr>
        <w:t xml:space="preserve"> </w:t>
      </w:r>
      <w:r w:rsidR="00AB7D20" w:rsidRPr="00C35A2C">
        <w:rPr>
          <w:rFonts w:ascii="Fb Fontext" w:hAnsi="Fb Fontext" w:hint="cs"/>
          <w:sz w:val="32"/>
          <w:rtl/>
        </w:rPr>
        <w:t>ב</w:t>
      </w:r>
      <w:r>
        <w:rPr>
          <w:rFonts w:ascii="Fb Fontext" w:hAnsi="Fb Fontext" w:hint="cs"/>
          <w:sz w:val="32"/>
          <w:rtl/>
        </w:rPr>
        <w:t>'</w:t>
      </w:r>
      <w:r w:rsidR="00AB7D20" w:rsidRPr="00C35A2C">
        <w:rPr>
          <w:rFonts w:ascii="Fb Fontext" w:hAnsi="Fb Fontext" w:hint="cs"/>
          <w:sz w:val="32"/>
          <w:rtl/>
        </w:rPr>
        <w:t xml:space="preserve">אנוסין </w:t>
      </w:r>
      <w:r w:rsidR="00AB7D20" w:rsidRPr="00CA108A">
        <w:rPr>
          <w:rFonts w:ascii="Fb Fontext" w:hAnsi="Fb Fontext" w:cs="PFT_Frank" w:hint="eastAsia"/>
          <w:b/>
          <w:bCs/>
          <w:sz w:val="32"/>
          <w:szCs w:val="14"/>
          <w:rtl/>
        </w:rPr>
        <w:t>מחמת</w:t>
      </w:r>
      <w:r w:rsidR="00AB7D20" w:rsidRPr="00CA108A">
        <w:rPr>
          <w:rFonts w:ascii="Fb Fontext" w:hAnsi="Fb Fontext" w:cs="PFT_Frank"/>
          <w:b/>
          <w:bCs/>
          <w:sz w:val="32"/>
          <w:szCs w:val="14"/>
          <w:rtl/>
        </w:rPr>
        <w:t xml:space="preserve"> </w:t>
      </w:r>
      <w:r w:rsidR="00AB7D20" w:rsidRPr="00CA108A">
        <w:rPr>
          <w:rFonts w:ascii="Fb Fontext" w:hAnsi="Fb Fontext" w:cs="PFT_Frank" w:hint="eastAsia"/>
          <w:b/>
          <w:bCs/>
          <w:sz w:val="32"/>
          <w:szCs w:val="14"/>
          <w:rtl/>
        </w:rPr>
        <w:t>נפשות</w:t>
      </w:r>
      <w:r w:rsidRPr="00CA108A">
        <w:rPr>
          <w:rFonts w:ascii="Fb Fontext" w:hAnsi="Fb Fontext" w:cs="PFT_Frank" w:hint="cs"/>
          <w:b/>
          <w:bCs/>
          <w:sz w:val="32"/>
          <w:szCs w:val="14"/>
          <w:rtl/>
        </w:rPr>
        <w:t>',</w:t>
      </w:r>
    </w:p>
    <w:p w14:paraId="649935D1" w14:textId="5C4F369D" w:rsidR="00AB7D20" w:rsidRDefault="000D0E04" w:rsidP="00AA6C2C">
      <w:pPr>
        <w:ind w:firstLine="0"/>
        <w:rPr>
          <w:rFonts w:ascii="Fb Fontext" w:hAnsi="Fb Fontext"/>
          <w:rtl/>
        </w:rPr>
      </w:pPr>
      <w:r>
        <w:rPr>
          <w:rFonts w:ascii="Fb Fontext" w:hAnsi="Fb Fontext" w:hint="cs"/>
          <w:rtl/>
        </w:rPr>
        <w:t xml:space="preserve">         </w:t>
      </w:r>
      <w:r w:rsidR="00AB7D20" w:rsidRPr="00C35A2C">
        <w:rPr>
          <w:rFonts w:ascii="Fb Fontext" w:hAnsi="Fb Fontext" w:hint="cs"/>
          <w:rtl/>
        </w:rPr>
        <w:t xml:space="preserve">אבל </w:t>
      </w:r>
      <w:r>
        <w:rPr>
          <w:rFonts w:ascii="Fb Fontext" w:hAnsi="Fb Fontext" w:hint="cs"/>
          <w:rtl/>
        </w:rPr>
        <w:t>'</w:t>
      </w:r>
      <w:r w:rsidR="00AB7D20" w:rsidRPr="00C35A2C">
        <w:rPr>
          <w:rFonts w:ascii="Fb Fontext" w:hAnsi="Fb Fontext" w:hint="cs"/>
          <w:rtl/>
        </w:rPr>
        <w:t xml:space="preserve">אנוסים </w:t>
      </w:r>
      <w:r w:rsidR="00AB7D20" w:rsidRPr="00CA108A">
        <w:rPr>
          <w:rFonts w:ascii="Fb Fontext" w:hAnsi="Fb Fontext" w:cs="PFT_Frank" w:hint="eastAsia"/>
          <w:b/>
          <w:bCs/>
          <w:szCs w:val="14"/>
          <w:rtl/>
        </w:rPr>
        <w:t>מחמת</w:t>
      </w:r>
      <w:r w:rsidR="00AB7D20" w:rsidRPr="00CA108A">
        <w:rPr>
          <w:rFonts w:ascii="Fb Fontext" w:hAnsi="Fb Fontext" w:cs="PFT_Frank"/>
          <w:b/>
          <w:bCs/>
          <w:szCs w:val="14"/>
          <w:rtl/>
        </w:rPr>
        <w:t xml:space="preserve"> </w:t>
      </w:r>
      <w:r w:rsidR="00AB7D20" w:rsidRPr="00CA108A">
        <w:rPr>
          <w:rFonts w:ascii="Fb Fontext" w:hAnsi="Fb Fontext" w:cs="PFT_Frank" w:hint="eastAsia"/>
          <w:b/>
          <w:bCs/>
          <w:szCs w:val="14"/>
          <w:rtl/>
        </w:rPr>
        <w:t>ממון</w:t>
      </w:r>
      <w:r w:rsidR="00AB7D20" w:rsidRPr="00C35A2C">
        <w:rPr>
          <w:rFonts w:ascii="Fb Fontext" w:hAnsi="Fb Fontext" w:hint="cs"/>
          <w:rtl/>
        </w:rPr>
        <w:t xml:space="preserve"> </w:t>
      </w:r>
      <w:r>
        <w:rPr>
          <w:rFonts w:ascii="Fb Fontext" w:hAnsi="Fb Fontext" w:hint="cs"/>
          <w:rtl/>
        </w:rPr>
        <w:t>ל</w:t>
      </w:r>
      <w:r w:rsidR="00AB7D20" w:rsidRPr="00C35A2C">
        <w:rPr>
          <w:rFonts w:ascii="Fb Fontext" w:hAnsi="Fb Fontext" w:hint="cs"/>
          <w:rtl/>
        </w:rPr>
        <w:t>א</w:t>
      </w:r>
      <w:r>
        <w:rPr>
          <w:rFonts w:ascii="Fb Fontext" w:hAnsi="Fb Fontext" w:hint="cs"/>
          <w:rtl/>
        </w:rPr>
        <w:t>',</w:t>
      </w:r>
      <w:r w:rsidR="00AB7D20" w:rsidRPr="00C35A2C">
        <w:rPr>
          <w:rFonts w:ascii="Fb Fontext" w:hAnsi="Fb Fontext" w:hint="cs"/>
          <w:rtl/>
        </w:rPr>
        <w:t xml:space="preserve"> דאין משים עצמו רשע</w:t>
      </w:r>
      <w:r>
        <w:rPr>
          <w:rFonts w:ascii="Fb Fontext" w:hAnsi="Fb Fontext" w:hint="cs"/>
          <w:rtl/>
        </w:rPr>
        <w:t>.</w:t>
      </w:r>
    </w:p>
    <w:p w14:paraId="453D009A" w14:textId="77777777" w:rsidR="00E268F4" w:rsidRDefault="00AB7D20" w:rsidP="00AB7D20">
      <w:pPr>
        <w:rPr>
          <w:rFonts w:ascii="Fb Fontext" w:hAnsi="Fb Fontext"/>
          <w:sz w:val="32"/>
          <w:rtl/>
        </w:rPr>
      </w:pPr>
      <w:r w:rsidRPr="00AA6C2C">
        <w:rPr>
          <w:rStyle w:val="affffe"/>
          <w:rFonts w:hint="eastAsia"/>
          <w:rtl/>
        </w:rPr>
        <w:t>אבל</w:t>
      </w:r>
      <w:r w:rsidRPr="00AA6C2C">
        <w:rPr>
          <w:rStyle w:val="affffe"/>
          <w:rtl/>
        </w:rPr>
        <w:t xml:space="preserve"> </w:t>
      </w:r>
      <w:r w:rsidRPr="00AA6C2C">
        <w:rPr>
          <w:rStyle w:val="affffe"/>
          <w:rFonts w:hint="eastAsia"/>
          <w:rtl/>
        </w:rPr>
        <w:t>ב</w:t>
      </w:r>
      <w:r w:rsidR="000D0E04" w:rsidRPr="00AA6C2C">
        <w:rPr>
          <w:rStyle w:val="affffe"/>
          <w:rFonts w:hint="eastAsia"/>
          <w:rtl/>
        </w:rPr>
        <w:t>סיפא</w:t>
      </w:r>
      <w:r w:rsidR="000D0E04">
        <w:rPr>
          <w:rStyle w:val="affffe"/>
          <w:rFonts w:hint="cs"/>
          <w:rtl/>
        </w:rPr>
        <w:t>:</w:t>
      </w:r>
      <w:r w:rsidRPr="00C35A2C">
        <w:rPr>
          <w:rFonts w:ascii="Fb Fontext" w:hAnsi="Fb Fontext" w:hint="cs"/>
          <w:sz w:val="32"/>
          <w:rtl/>
        </w:rPr>
        <w:t xml:space="preserve"> </w:t>
      </w:r>
      <w:r w:rsidR="000D0E04">
        <w:rPr>
          <w:rFonts w:ascii="Fb Fontext" w:hAnsi="Fb Fontext" w:hint="cs"/>
          <w:sz w:val="32"/>
          <w:rtl/>
        </w:rPr>
        <w:t xml:space="preserve">אין נאמנין </w:t>
      </w:r>
      <w:r w:rsidR="00BD4EEB">
        <w:rPr>
          <w:rFonts w:ascii="Fb Fontext" w:hAnsi="Fb Fontext" w:cs="PFT_Frank" w:hint="eastAsia"/>
          <w:b/>
          <w:bCs/>
          <w:sz w:val="32"/>
          <w:szCs w:val="14"/>
          <w:rtl/>
        </w:rPr>
        <w:t>אף</w:t>
      </w:r>
      <w:r w:rsidRPr="00CA108A">
        <w:rPr>
          <w:rFonts w:ascii="Fb Fontext" w:hAnsi="Fb Fontext" w:cs="PFT_Frank"/>
          <w:b/>
          <w:bCs/>
          <w:sz w:val="32"/>
          <w:szCs w:val="14"/>
          <w:rtl/>
        </w:rPr>
        <w:t xml:space="preserve"> </w:t>
      </w:r>
      <w:r w:rsidRPr="00CA108A">
        <w:rPr>
          <w:rFonts w:ascii="Fb Fontext" w:hAnsi="Fb Fontext" w:cs="PFT_Frank" w:hint="eastAsia"/>
          <w:b/>
          <w:bCs/>
          <w:sz w:val="32"/>
          <w:szCs w:val="14"/>
          <w:rtl/>
        </w:rPr>
        <w:t>בנפשות</w:t>
      </w:r>
      <w:r w:rsidRPr="00C35A2C">
        <w:rPr>
          <w:rFonts w:ascii="Fb Fontext" w:hAnsi="Fb Fontext" w:hint="cs"/>
          <w:sz w:val="32"/>
          <w:rtl/>
        </w:rPr>
        <w:t xml:space="preserve"> </w:t>
      </w:r>
      <w:r w:rsidR="000D0E04">
        <w:rPr>
          <w:rFonts w:ascii="Fb Fontext" w:hAnsi="Fb Fontext" w:hint="cs"/>
          <w:sz w:val="32"/>
          <w:rtl/>
        </w:rPr>
        <w:t>-</w:t>
      </w:r>
      <w:r w:rsidR="00E268F4">
        <w:rPr>
          <w:rFonts w:ascii="Fb Fontext" w:hAnsi="Fb Fontext" w:hint="cs"/>
          <w:sz w:val="32"/>
          <w:rtl/>
        </w:rPr>
        <w:t>,</w:t>
      </w:r>
    </w:p>
    <w:p w14:paraId="09E74615" w14:textId="15244057" w:rsidR="00AB7D20" w:rsidRPr="00F97732" w:rsidRDefault="000D0E04" w:rsidP="00CF473C">
      <w:pPr>
        <w:rPr>
          <w:rtl/>
        </w:rPr>
      </w:pPr>
      <w:r>
        <w:rPr>
          <w:rFonts w:hint="cs"/>
          <w:rtl/>
        </w:rPr>
        <w:t xml:space="preserve">     </w:t>
      </w:r>
      <w:r w:rsidR="00AB7D20" w:rsidRPr="00C35A2C">
        <w:rPr>
          <w:rFonts w:hint="cs"/>
          <w:rtl/>
        </w:rPr>
        <w:t>ד</w:t>
      </w:r>
      <w:r>
        <w:rPr>
          <w:rFonts w:hint="cs"/>
          <w:rtl/>
        </w:rPr>
        <w:t>'</w:t>
      </w:r>
      <w:r w:rsidR="00AB7D20" w:rsidRPr="00C35A2C">
        <w:rPr>
          <w:rFonts w:hint="cs"/>
          <w:rtl/>
        </w:rPr>
        <w:t>כיון שהגיד שוב אין חוזר ומגיד</w:t>
      </w:r>
      <w:r>
        <w:rPr>
          <w:rFonts w:hint="cs"/>
          <w:rtl/>
        </w:rPr>
        <w:t>',</w:t>
      </w:r>
      <w:r w:rsidR="00AB7D20">
        <w:rPr>
          <w:rtl/>
        </w:rPr>
        <w:t xml:space="preserve"> </w:t>
      </w:r>
      <w:r>
        <w:rPr>
          <w:rFonts w:hint="cs"/>
          <w:rtl/>
        </w:rPr>
        <w:t>דכ</w:t>
      </w:r>
      <w:r w:rsidR="00AB7D20" w:rsidRPr="00C35A2C">
        <w:rPr>
          <w:rFonts w:hint="cs"/>
          <w:rtl/>
        </w:rPr>
        <w:t>נחקרה ע</w:t>
      </w:r>
      <w:r w:rsidR="00AB7D20" w:rsidRPr="00C35A2C">
        <w:rPr>
          <w:rtl/>
        </w:rPr>
        <w:t>דותן בב"</w:t>
      </w:r>
      <w:r w:rsidR="00AB7D20" w:rsidRPr="00C35A2C">
        <w:rPr>
          <w:rFonts w:hint="cs"/>
          <w:rtl/>
        </w:rPr>
        <w:t>ד.</w:t>
      </w:r>
    </w:p>
    <w:p w14:paraId="08784203" w14:textId="77777777" w:rsidR="00AB7D20" w:rsidRPr="00C35A2C" w:rsidRDefault="00AB7D20" w:rsidP="00E26091">
      <w:pPr>
        <w:pStyle w:val="afff"/>
        <w:framePr w:wrap="around"/>
        <w:rPr>
          <w:rtl/>
        </w:rPr>
      </w:pPr>
      <w:bookmarkStart w:id="135" w:name="_Toc119352920"/>
      <w:r w:rsidRPr="00C35A2C">
        <w:rPr>
          <w:rFonts w:hint="cs"/>
          <w:rtl/>
        </w:rPr>
        <w:t>יט.</w:t>
      </w:r>
      <w:bookmarkEnd w:id="135"/>
    </w:p>
    <w:p w14:paraId="176C4861" w14:textId="298FFEF9" w:rsidR="000D0E04" w:rsidRPr="006D5126" w:rsidRDefault="000D0E04" w:rsidP="00F1680A">
      <w:pPr>
        <w:pStyle w:val="affffb"/>
        <w:rPr>
          <w:spacing w:val="0"/>
          <w:rtl/>
        </w:rPr>
      </w:pPr>
      <w:bookmarkStart w:id="136" w:name="_Toc119352921"/>
      <w:r w:rsidRPr="006D5126">
        <w:rPr>
          <w:rFonts w:hint="cs"/>
          <w:spacing w:val="0"/>
          <w:rtl/>
        </w:rPr>
        <w:t>דעת ר"מ ש'אין נאמנין'</w:t>
      </w:r>
      <w:bookmarkEnd w:id="136"/>
    </w:p>
    <w:p w14:paraId="793ACD90" w14:textId="39F49C49" w:rsidR="000D0E04" w:rsidRDefault="00AB7D20" w:rsidP="000D0E04">
      <w:pPr>
        <w:ind w:left="0" w:firstLine="0"/>
        <w:rPr>
          <w:rtl/>
        </w:rPr>
      </w:pPr>
      <w:r w:rsidRPr="00AA6C2C">
        <w:rPr>
          <w:rStyle w:val="affffe"/>
          <w:rFonts w:hint="eastAsia"/>
          <w:rtl/>
        </w:rPr>
        <w:t>לר</w:t>
      </w:r>
      <w:r w:rsidRPr="00AA6C2C">
        <w:rPr>
          <w:rStyle w:val="affffe"/>
          <w:rtl/>
        </w:rPr>
        <w:t>"מ:</w:t>
      </w:r>
      <w:r w:rsidRPr="00905613">
        <w:rPr>
          <w:rFonts w:hint="cs"/>
          <w:rtl/>
        </w:rPr>
        <w:t xml:space="preserve"> </w:t>
      </w:r>
      <w:r w:rsidRPr="000D0E04">
        <w:rPr>
          <w:rtl/>
        </w:rPr>
        <w:t xml:space="preserve">אין נאמנים לפוסלו, </w:t>
      </w:r>
      <w:r w:rsidR="00BD4EEB">
        <w:rPr>
          <w:rStyle w:val="afffff0"/>
          <w:rFonts w:hint="eastAsia"/>
          <w:rtl/>
        </w:rPr>
        <w:t>אף</w:t>
      </w:r>
      <w:r w:rsidR="000D0E04" w:rsidRPr="00AA6C2C">
        <w:rPr>
          <w:rStyle w:val="afffff0"/>
          <w:rtl/>
        </w:rPr>
        <w:t xml:space="preserve"> </w:t>
      </w:r>
      <w:r w:rsidR="000D0E04" w:rsidRPr="00AA6C2C">
        <w:rPr>
          <w:rStyle w:val="afffff0"/>
          <w:rFonts w:hint="eastAsia"/>
          <w:rtl/>
        </w:rPr>
        <w:t>ברישא</w:t>
      </w:r>
      <w:r w:rsidR="000D0E04">
        <w:rPr>
          <w:rStyle w:val="afffff0"/>
          <w:rFonts w:hint="cs"/>
          <w:rtl/>
        </w:rPr>
        <w:t>,</w:t>
      </w:r>
      <w:r w:rsidR="000D0E04" w:rsidRPr="00AA6C2C">
        <w:rPr>
          <w:rStyle w:val="afffff0"/>
          <w:rtl/>
        </w:rPr>
        <w:t xml:space="preserve"> וכדמפרש,</w:t>
      </w:r>
    </w:p>
    <w:p w14:paraId="08893147" w14:textId="6C825B80" w:rsidR="00AB7D20" w:rsidRPr="000D0E04" w:rsidRDefault="00AB7D20" w:rsidP="00AA6C2C">
      <w:pPr>
        <w:ind w:left="0" w:firstLine="0"/>
        <w:rPr>
          <w:rtl/>
        </w:rPr>
      </w:pPr>
      <w:r w:rsidRPr="00AA6C2C">
        <w:rPr>
          <w:rStyle w:val="affffe"/>
          <w:rtl/>
        </w:rPr>
        <w:t>וחכ</w:t>
      </w:r>
      <w:r w:rsidR="000D0E04">
        <w:rPr>
          <w:rStyle w:val="affffe"/>
          <w:rFonts w:hint="cs"/>
          <w:rtl/>
        </w:rPr>
        <w:t>מים</w:t>
      </w:r>
      <w:r w:rsidRPr="000D0E04">
        <w:rPr>
          <w:rtl/>
        </w:rPr>
        <w:t>: נאמנים</w:t>
      </w:r>
      <w:r w:rsidR="000D0E04">
        <w:rPr>
          <w:rFonts w:hint="cs"/>
          <w:rtl/>
        </w:rPr>
        <w:t>,</w:t>
      </w:r>
      <w:r w:rsidRPr="000D0E04">
        <w:rPr>
          <w:rtl/>
        </w:rPr>
        <w:t xml:space="preserve"> </w:t>
      </w:r>
      <w:r w:rsidR="000D0E04" w:rsidRPr="00AA6C2C">
        <w:rPr>
          <w:rStyle w:val="afffff0"/>
          <w:rtl/>
        </w:rPr>
        <w:t>'</w:t>
      </w:r>
      <w:r w:rsidRPr="00AA6C2C">
        <w:rPr>
          <w:rStyle w:val="afffff0"/>
          <w:rFonts w:hint="eastAsia"/>
          <w:rtl/>
        </w:rPr>
        <w:t>הפה</w:t>
      </w:r>
      <w:r w:rsidRPr="00AA6C2C">
        <w:rPr>
          <w:rStyle w:val="afffff0"/>
          <w:rtl/>
        </w:rPr>
        <w:t xml:space="preserve"> שאסר </w:t>
      </w:r>
      <w:r w:rsidRPr="00AA6C2C">
        <w:rPr>
          <w:rStyle w:val="afffff0"/>
          <w:rFonts w:hint="eastAsia"/>
          <w:rtl/>
        </w:rPr>
        <w:t>הפה</w:t>
      </w:r>
      <w:r w:rsidRPr="00AA6C2C">
        <w:rPr>
          <w:rStyle w:val="afffff0"/>
          <w:rtl/>
        </w:rPr>
        <w:t xml:space="preserve"> </w:t>
      </w:r>
      <w:r w:rsidRPr="00AA6C2C">
        <w:rPr>
          <w:rStyle w:val="afffff0"/>
          <w:rFonts w:hint="eastAsia"/>
          <w:rtl/>
        </w:rPr>
        <w:t>שהתיר</w:t>
      </w:r>
      <w:r w:rsidR="000D0E04" w:rsidRPr="00AA6C2C">
        <w:rPr>
          <w:rStyle w:val="afffff0"/>
          <w:rtl/>
        </w:rPr>
        <w:t xml:space="preserve">' </w:t>
      </w:r>
      <w:r w:rsidR="000D0E04">
        <w:rPr>
          <w:rStyle w:val="afffff0"/>
          <w:rFonts w:hint="cs"/>
          <w:rtl/>
        </w:rPr>
        <w:t xml:space="preserve">- תכ"ד - </w:t>
      </w:r>
      <w:r w:rsidR="000D0E04" w:rsidRPr="00AA6C2C">
        <w:rPr>
          <w:rStyle w:val="afffff0"/>
          <w:rFonts w:hint="eastAsia"/>
          <w:rtl/>
        </w:rPr>
        <w:t>ואינו</w:t>
      </w:r>
      <w:r w:rsidR="000D0E04" w:rsidRPr="00AA6C2C">
        <w:rPr>
          <w:rStyle w:val="afffff0"/>
          <w:rtl/>
        </w:rPr>
        <w:t xml:space="preserve"> </w:t>
      </w:r>
      <w:r w:rsidR="000D0E04">
        <w:rPr>
          <w:rStyle w:val="afffff0"/>
          <w:rFonts w:hint="cs"/>
          <w:rtl/>
        </w:rPr>
        <w:t>'</w:t>
      </w:r>
      <w:r w:rsidR="000D0E04" w:rsidRPr="00AA6C2C">
        <w:rPr>
          <w:rStyle w:val="afffff0"/>
          <w:rFonts w:hint="eastAsia"/>
          <w:rtl/>
        </w:rPr>
        <w:t>חוזר</w:t>
      </w:r>
      <w:r w:rsidR="000D0E04" w:rsidRPr="00AA6C2C">
        <w:rPr>
          <w:rStyle w:val="afffff0"/>
          <w:rtl/>
        </w:rPr>
        <w:t xml:space="preserve"> </w:t>
      </w:r>
      <w:r w:rsidR="000D0E04" w:rsidRPr="00AA6C2C">
        <w:rPr>
          <w:rStyle w:val="afffff0"/>
          <w:rFonts w:hint="eastAsia"/>
          <w:rtl/>
        </w:rPr>
        <w:t>ומגיד</w:t>
      </w:r>
      <w:r w:rsidR="000D0E04">
        <w:rPr>
          <w:rStyle w:val="afffff0"/>
          <w:rFonts w:hint="cs"/>
          <w:rtl/>
        </w:rPr>
        <w:t>'</w:t>
      </w:r>
      <w:r w:rsidR="000D0E04" w:rsidRPr="00AA6C2C">
        <w:rPr>
          <w:rStyle w:val="afffff0"/>
          <w:rtl/>
        </w:rPr>
        <w:t>.</w:t>
      </w:r>
    </w:p>
    <w:p w14:paraId="770F6956" w14:textId="18458FC3" w:rsidR="00AB7D20" w:rsidRDefault="000D0E04" w:rsidP="00AA6C2C">
      <w:pPr>
        <w:ind w:left="0" w:firstLine="0"/>
        <w:rPr>
          <w:rFonts w:ascii="Fb Fontext" w:hAnsi="Fb Fontext"/>
          <w:rtl/>
        </w:rPr>
      </w:pPr>
      <w:r>
        <w:rPr>
          <w:rStyle w:val="affffe"/>
          <w:rFonts w:hint="cs"/>
          <w:rtl/>
        </w:rPr>
        <w:t>ט</w:t>
      </w:r>
      <w:r w:rsidRPr="00AA6C2C">
        <w:rPr>
          <w:rStyle w:val="affffe"/>
          <w:rFonts w:hint="eastAsia"/>
          <w:rtl/>
        </w:rPr>
        <w:t>עם</w:t>
      </w:r>
      <w:r w:rsidRPr="00AA6C2C">
        <w:rPr>
          <w:rStyle w:val="affffe"/>
          <w:rtl/>
        </w:rPr>
        <w:t xml:space="preserve"> </w:t>
      </w:r>
      <w:r w:rsidRPr="00AA6C2C">
        <w:rPr>
          <w:rStyle w:val="affffe"/>
          <w:rFonts w:hint="eastAsia"/>
          <w:rtl/>
        </w:rPr>
        <w:t>ר</w:t>
      </w:r>
      <w:r w:rsidRPr="00AA6C2C">
        <w:rPr>
          <w:rStyle w:val="affffe"/>
          <w:rtl/>
        </w:rPr>
        <w:t xml:space="preserve">"מ, </w:t>
      </w:r>
      <w:r w:rsidRPr="00AA6C2C">
        <w:rPr>
          <w:rStyle w:val="affffe"/>
          <w:rFonts w:hint="eastAsia"/>
          <w:rtl/>
        </w:rPr>
        <w:t>בהו</w:t>
      </w:r>
      <w:r w:rsidRPr="00AA6C2C">
        <w:rPr>
          <w:rStyle w:val="affffe"/>
          <w:rtl/>
        </w:rPr>
        <w:t>"א:</w:t>
      </w:r>
      <w:r>
        <w:rPr>
          <w:rFonts w:hint="cs"/>
          <w:rtl/>
        </w:rPr>
        <w:t xml:space="preserve"> </w:t>
      </w:r>
      <w:r w:rsidR="00AB7D20" w:rsidRPr="00C54C7E">
        <w:rPr>
          <w:rStyle w:val="afffe"/>
          <w:rFonts w:hint="cs"/>
          <w:rtl/>
        </w:rPr>
        <w:t>פסולי עדות</w:t>
      </w:r>
      <w:r w:rsidR="00AB7D20" w:rsidRPr="00C35A2C">
        <w:rPr>
          <w:rFonts w:ascii="Fb Fontext" w:hAnsi="Fb Fontext" w:hint="cs"/>
          <w:rtl/>
        </w:rPr>
        <w:t xml:space="preserve"> </w:t>
      </w:r>
      <w:r w:rsidR="00864241">
        <w:rPr>
          <w:rFonts w:ascii="Fb Fontext" w:hAnsi="Fb Fontext" w:hint="cs"/>
          <w:rtl/>
        </w:rPr>
        <w:t xml:space="preserve">- </w:t>
      </w:r>
      <w:r w:rsidR="00AB7D20" w:rsidRPr="00C35A2C">
        <w:rPr>
          <w:rFonts w:ascii="Fb Fontext" w:hAnsi="Fb Fontext" w:hint="cs"/>
          <w:rtl/>
        </w:rPr>
        <w:t>מלוה מידק דייק,</w:t>
      </w:r>
      <w:r w:rsidRPr="00AA6C2C">
        <w:rPr>
          <w:rStyle w:val="afffff0"/>
          <w:rtl/>
        </w:rPr>
        <w:t xml:space="preserve"> לא יחתים פסולים,</w:t>
      </w:r>
    </w:p>
    <w:p w14:paraId="2F9EE879" w14:textId="6EA1083C" w:rsidR="00E268F4" w:rsidRDefault="00AB7D20" w:rsidP="00AA6C2C">
      <w:pPr>
        <w:ind w:left="0" w:firstLine="113"/>
        <w:rPr>
          <w:rFonts w:ascii="Fb Fontext" w:hAnsi="Fb Fontext"/>
          <w:sz w:val="32"/>
          <w:rtl/>
        </w:rPr>
      </w:pPr>
      <w:bookmarkStart w:id="137" w:name="_Toc119352922"/>
      <w:r w:rsidRPr="00C54C7E">
        <w:rPr>
          <w:rStyle w:val="afffe"/>
          <w:rFonts w:hint="cs"/>
          <w:rtl/>
        </w:rPr>
        <w:t>קטנים</w:t>
      </w:r>
      <w:bookmarkEnd w:id="137"/>
      <w:r w:rsidR="000D0E04" w:rsidRPr="00C54C7E">
        <w:rPr>
          <w:rStyle w:val="afffe"/>
          <w:rFonts w:hint="cs"/>
          <w:rtl/>
        </w:rPr>
        <w:t xml:space="preserve"> </w:t>
      </w:r>
      <w:r w:rsidR="00864241">
        <w:rPr>
          <w:rFonts w:ascii="Fb Fontext" w:hAnsi="Fb Fontext" w:hint="cs"/>
          <w:sz w:val="32"/>
          <w:rtl/>
        </w:rPr>
        <w:t>-</w:t>
      </w:r>
      <w:r w:rsidRPr="00C35A2C">
        <w:rPr>
          <w:rFonts w:ascii="Fb Fontext" w:hAnsi="Fb Fontext" w:hint="cs"/>
          <w:sz w:val="32"/>
          <w:rtl/>
        </w:rPr>
        <w:t xml:space="preserve"> </w:t>
      </w:r>
      <w:r w:rsidR="000D0E04">
        <w:rPr>
          <w:rFonts w:ascii="Fb Fontext" w:hAnsi="Fb Fontext" w:hint="cs"/>
          <w:sz w:val="32"/>
          <w:rtl/>
        </w:rPr>
        <w:t>'</w:t>
      </w:r>
      <w:r w:rsidRPr="00C35A2C">
        <w:rPr>
          <w:rFonts w:ascii="Fb Fontext" w:hAnsi="Fb Fontext" w:hint="cs"/>
          <w:sz w:val="32"/>
          <w:rtl/>
        </w:rPr>
        <w:t>חזקה אין חותמים אא</w:t>
      </w:r>
      <w:r w:rsidRPr="00C35A2C">
        <w:rPr>
          <w:rFonts w:ascii="Fb Fontext" w:hAnsi="Fb Fontext"/>
          <w:sz w:val="32"/>
          <w:rtl/>
        </w:rPr>
        <w:t>"</w:t>
      </w:r>
      <w:r w:rsidRPr="00C35A2C">
        <w:rPr>
          <w:rFonts w:ascii="Fb Fontext" w:hAnsi="Fb Fontext" w:hint="cs"/>
          <w:sz w:val="32"/>
          <w:rtl/>
        </w:rPr>
        <w:t>כ נעשה בגדול</w:t>
      </w:r>
      <w:r w:rsidR="000D0E04">
        <w:rPr>
          <w:rFonts w:ascii="Fb Fontext" w:hAnsi="Fb Fontext" w:hint="cs"/>
          <w:sz w:val="32"/>
          <w:rtl/>
        </w:rPr>
        <w:t>',</w:t>
      </w:r>
      <w:r w:rsidR="000D0E04" w:rsidRPr="00AA6C2C">
        <w:rPr>
          <w:rStyle w:val="afffff0"/>
          <w:rtl/>
        </w:rPr>
        <w:t xml:space="preserve"> </w:t>
      </w:r>
      <w:r w:rsidR="000D0E04" w:rsidRPr="00AA6C2C">
        <w:rPr>
          <w:rStyle w:val="afffff0"/>
          <w:rFonts w:hint="eastAsia"/>
          <w:rtl/>
        </w:rPr>
        <w:t>ולא</w:t>
      </w:r>
      <w:r w:rsidR="000D0E04" w:rsidRPr="00AA6C2C">
        <w:rPr>
          <w:rStyle w:val="afffff0"/>
          <w:rtl/>
        </w:rPr>
        <w:t xml:space="preserve"> </w:t>
      </w:r>
      <w:r w:rsidR="000D0E04" w:rsidRPr="00B31C92">
        <w:rPr>
          <w:rStyle w:val="afffff0"/>
          <w:rFonts w:cs="PFT_Frank" w:hint="eastAsia"/>
          <w:b/>
          <w:bCs/>
          <w:szCs w:val="10"/>
          <w:rtl/>
        </w:rPr>
        <w:t>מחתי</w:t>
      </w:r>
      <w:r w:rsidR="000D0E04" w:rsidRPr="00B31C92">
        <w:rPr>
          <w:rStyle w:val="afffff0"/>
          <w:rFonts w:cs="PFT_Frank" w:hint="cs"/>
          <w:b/>
          <w:bCs/>
          <w:szCs w:val="10"/>
          <w:rtl/>
        </w:rPr>
        <w:t>מ</w:t>
      </w:r>
      <w:r w:rsidR="000D0E04" w:rsidRPr="00B31C92">
        <w:rPr>
          <w:rStyle w:val="afffff0"/>
          <w:rFonts w:cs="PFT_Frank" w:hint="eastAsia"/>
          <w:b/>
          <w:bCs/>
          <w:szCs w:val="10"/>
          <w:rtl/>
        </w:rPr>
        <w:t>ם</w:t>
      </w:r>
      <w:r w:rsidR="00E268F4">
        <w:rPr>
          <w:rStyle w:val="afffff0"/>
          <w:rFonts w:hint="cs"/>
          <w:rtl/>
        </w:rPr>
        <w:t>,</w:t>
      </w:r>
    </w:p>
    <w:p w14:paraId="592B5844" w14:textId="0D39FA87" w:rsidR="00E268F4" w:rsidRDefault="00AB7D20" w:rsidP="00AA6C2C">
      <w:pPr>
        <w:ind w:firstLine="0"/>
        <w:rPr>
          <w:rFonts w:ascii="Fb Fontext" w:hAnsi="Fb Fontext"/>
          <w:sz w:val="32"/>
          <w:rtl/>
        </w:rPr>
      </w:pPr>
      <w:bookmarkStart w:id="138" w:name="_Toc119352923"/>
      <w:r w:rsidRPr="00C54C7E">
        <w:rPr>
          <w:rStyle w:val="afffe"/>
          <w:rFonts w:hint="cs"/>
          <w:rtl/>
        </w:rPr>
        <w:t>אנוסין</w:t>
      </w:r>
      <w:bookmarkEnd w:id="138"/>
      <w:r w:rsidR="000D0E04" w:rsidRPr="00C54C7E">
        <w:rPr>
          <w:rStyle w:val="afffe"/>
          <w:rFonts w:hint="cs"/>
          <w:rtl/>
        </w:rPr>
        <w:t xml:space="preserve"> </w:t>
      </w:r>
      <w:r w:rsidRPr="00C35A2C">
        <w:rPr>
          <w:rFonts w:ascii="Fb Fontext" w:hAnsi="Fb Fontext" w:hint="cs"/>
          <w:sz w:val="32"/>
          <w:rtl/>
        </w:rPr>
        <w:t xml:space="preserve">- </w:t>
      </w:r>
      <w:r w:rsidR="000D0E04" w:rsidRPr="00AA6C2C">
        <w:rPr>
          <w:rStyle w:val="affffe"/>
          <w:rFonts w:hint="eastAsia"/>
          <w:rtl/>
        </w:rPr>
        <w:t>יקשה</w:t>
      </w:r>
      <w:r w:rsidR="000D0E04" w:rsidRPr="00AA6C2C">
        <w:rPr>
          <w:rStyle w:val="affffe"/>
          <w:rtl/>
        </w:rPr>
        <w:t>:</w:t>
      </w:r>
      <w:r w:rsidR="000D0E04">
        <w:rPr>
          <w:rFonts w:ascii="Fb Fontext" w:hAnsi="Fb Fontext" w:hint="cs"/>
          <w:sz w:val="32"/>
          <w:rtl/>
        </w:rPr>
        <w:t xml:space="preserve"> שודאי לא נאמר '</w:t>
      </w:r>
      <w:r w:rsidRPr="00C35A2C">
        <w:rPr>
          <w:rFonts w:ascii="Fb Fontext" w:hAnsi="Fb Fontext" w:hint="cs"/>
          <w:sz w:val="32"/>
          <w:rtl/>
        </w:rPr>
        <w:t>יהרגו ואל יחתמו שקר</w:t>
      </w:r>
      <w:r w:rsidR="000D0E04">
        <w:rPr>
          <w:rFonts w:ascii="Fb Fontext" w:hAnsi="Fb Fontext" w:hint="cs"/>
          <w:sz w:val="32"/>
          <w:rtl/>
        </w:rPr>
        <w:t>'</w:t>
      </w:r>
      <w:r w:rsidR="00E268F4">
        <w:rPr>
          <w:rFonts w:ascii="Fb Fontext" w:hAnsi="Fb Fontext" w:hint="cs"/>
          <w:sz w:val="32"/>
          <w:rtl/>
        </w:rPr>
        <w:t>!</w:t>
      </w:r>
    </w:p>
    <w:p w14:paraId="085BD2E5" w14:textId="7E4932B5" w:rsidR="00AB7D20" w:rsidRPr="00C35A2C" w:rsidRDefault="000D0E04" w:rsidP="00AA6C2C">
      <w:pPr>
        <w:ind w:left="0" w:firstLine="0"/>
        <w:rPr>
          <w:rFonts w:ascii="Fb Fontext" w:hAnsi="Fb Fontext" w:cs="Guttman Vilna"/>
          <w:b/>
          <w:bCs/>
          <w:rtl/>
        </w:rPr>
      </w:pPr>
      <w:r>
        <w:rPr>
          <w:rStyle w:val="affffe"/>
          <w:rFonts w:hint="cs"/>
          <w:rtl/>
        </w:rPr>
        <w:t>א</w:t>
      </w:r>
      <w:r w:rsidR="00AB7D20" w:rsidRPr="00AA6C2C">
        <w:rPr>
          <w:rStyle w:val="affffe"/>
          <w:rFonts w:hint="eastAsia"/>
          <w:rtl/>
        </w:rPr>
        <w:t>לא</w:t>
      </w:r>
      <w:r w:rsidR="00AB7D20" w:rsidRPr="00AA6C2C">
        <w:rPr>
          <w:rStyle w:val="affffe"/>
          <w:rtl/>
        </w:rPr>
        <w:t xml:space="preserve"> </w:t>
      </w:r>
      <w:r w:rsidRPr="00AA6C2C">
        <w:rPr>
          <w:rStyle w:val="affffe"/>
          <w:rFonts w:hint="eastAsia"/>
          <w:rtl/>
        </w:rPr>
        <w:t>למסקנא</w:t>
      </w:r>
      <w:r w:rsidR="00AB7D20" w:rsidRPr="00C35A2C">
        <w:rPr>
          <w:rFonts w:ascii="Fb Fontext" w:hAnsi="Fb Fontext" w:hint="cs"/>
          <w:rtl/>
        </w:rPr>
        <w:t xml:space="preserve">: </w:t>
      </w:r>
      <w:r w:rsidR="00AB7D20" w:rsidRPr="00AA6C2C">
        <w:rPr>
          <w:rStyle w:val="afffff0"/>
          <w:rFonts w:hint="eastAsia"/>
          <w:rtl/>
        </w:rPr>
        <w:t>במודה</w:t>
      </w:r>
      <w:r w:rsidR="00AB7D20" w:rsidRPr="00AA6C2C">
        <w:rPr>
          <w:rStyle w:val="afffff0"/>
          <w:rtl/>
        </w:rPr>
        <w:t xml:space="preserve"> </w:t>
      </w:r>
      <w:r w:rsidR="00AB7D20" w:rsidRPr="00AA6C2C">
        <w:rPr>
          <w:rStyle w:val="afffff0"/>
          <w:rFonts w:hint="eastAsia"/>
          <w:rtl/>
        </w:rPr>
        <w:t>לווה</w:t>
      </w:r>
      <w:r w:rsidR="00AB7D20" w:rsidRPr="00AA6C2C">
        <w:rPr>
          <w:rStyle w:val="afffff0"/>
          <w:rtl/>
        </w:rPr>
        <w:t xml:space="preserve"> </w:t>
      </w:r>
      <w:r w:rsidR="00AB7D20" w:rsidRPr="00AA6C2C">
        <w:rPr>
          <w:rStyle w:val="afffff0"/>
          <w:rFonts w:hint="eastAsia"/>
          <w:rtl/>
        </w:rPr>
        <w:t>שכתבו</w:t>
      </w:r>
      <w:r w:rsidR="00AB7D20" w:rsidRPr="00C35A2C">
        <w:rPr>
          <w:rFonts w:ascii="Fb Fontext" w:hAnsi="Fb Fontext" w:hint="cs"/>
          <w:rtl/>
        </w:rPr>
        <w:t xml:space="preserve"> </w:t>
      </w:r>
      <w:r w:rsidR="00AB7D20" w:rsidRPr="00AA6C2C">
        <w:rPr>
          <w:rStyle w:val="affffe"/>
          <w:rFonts w:hint="eastAsia"/>
          <w:rtl/>
        </w:rPr>
        <w:t>ו</w:t>
      </w:r>
      <w:r w:rsidRPr="00AA6C2C">
        <w:rPr>
          <w:rStyle w:val="affffe"/>
          <w:rFonts w:hint="eastAsia"/>
          <w:rtl/>
        </w:rPr>
        <w:t>ס</w:t>
      </w:r>
      <w:r>
        <w:rPr>
          <w:rStyle w:val="affffe"/>
          <w:rFonts w:hint="cs"/>
          <w:rtl/>
        </w:rPr>
        <w:t>ובר</w:t>
      </w:r>
      <w:r>
        <w:rPr>
          <w:rFonts w:ascii="Fb Fontext" w:hAnsi="Fb Fontext" w:hint="cs"/>
          <w:rtl/>
        </w:rPr>
        <w:t xml:space="preserve"> '</w:t>
      </w:r>
      <w:r w:rsidR="00AB7D20" w:rsidRPr="00CA108A">
        <w:rPr>
          <w:rFonts w:ascii="Fb Fontext" w:hAnsi="Fb Fontext" w:cs="PFT_Frank" w:hint="eastAsia"/>
          <w:b/>
          <w:bCs/>
          <w:szCs w:val="14"/>
          <w:rtl/>
        </w:rPr>
        <w:t>מודה</w:t>
      </w:r>
      <w:r w:rsidR="00AB7D20" w:rsidRPr="00CA108A">
        <w:rPr>
          <w:rFonts w:ascii="Fb Fontext" w:hAnsi="Fb Fontext" w:cs="PFT_Frank"/>
          <w:b/>
          <w:bCs/>
          <w:szCs w:val="14"/>
          <w:rtl/>
        </w:rPr>
        <w:t xml:space="preserve"> </w:t>
      </w:r>
      <w:r w:rsidR="00AB7D20" w:rsidRPr="00CA108A">
        <w:rPr>
          <w:rFonts w:ascii="Fb Fontext" w:hAnsi="Fb Fontext" w:cs="PFT_Frank" w:hint="eastAsia"/>
          <w:b/>
          <w:bCs/>
          <w:szCs w:val="14"/>
          <w:rtl/>
        </w:rPr>
        <w:t>שכתבו</w:t>
      </w:r>
      <w:r w:rsidR="00AB7D20" w:rsidRPr="00CA108A">
        <w:rPr>
          <w:rFonts w:ascii="Fb Fontext" w:hAnsi="Fb Fontext" w:cs="PFT_Frank"/>
          <w:b/>
          <w:bCs/>
          <w:szCs w:val="14"/>
          <w:rtl/>
        </w:rPr>
        <w:t xml:space="preserve"> </w:t>
      </w:r>
      <w:r w:rsidR="00AB7D20" w:rsidRPr="00CA108A">
        <w:rPr>
          <w:rFonts w:ascii="Fb Fontext" w:hAnsi="Fb Fontext" w:cs="PFT_Frank" w:hint="eastAsia"/>
          <w:b/>
          <w:bCs/>
          <w:szCs w:val="14"/>
          <w:rtl/>
        </w:rPr>
        <w:t>א</w:t>
      </w:r>
      <w:r w:rsidR="00AB7D20" w:rsidRPr="00CA108A">
        <w:rPr>
          <w:rFonts w:ascii="Fb Fontext" w:hAnsi="Fb Fontext" w:cs="PFT_Frank"/>
          <w:b/>
          <w:bCs/>
          <w:szCs w:val="14"/>
          <w:rtl/>
        </w:rPr>
        <w:t>"</w:t>
      </w:r>
      <w:r w:rsidR="00AB7D20" w:rsidRPr="00CA108A">
        <w:rPr>
          <w:rFonts w:ascii="Fb Fontext" w:hAnsi="Fb Fontext" w:cs="PFT_Frank" w:hint="eastAsia"/>
          <w:b/>
          <w:bCs/>
          <w:szCs w:val="14"/>
          <w:rtl/>
        </w:rPr>
        <w:t>צ</w:t>
      </w:r>
      <w:r w:rsidR="00AB7D20" w:rsidRPr="00CA108A">
        <w:rPr>
          <w:rFonts w:ascii="Fb Fontext" w:hAnsi="Fb Fontext" w:cs="PFT_Frank"/>
          <w:b/>
          <w:bCs/>
          <w:szCs w:val="14"/>
          <w:rtl/>
        </w:rPr>
        <w:t xml:space="preserve"> </w:t>
      </w:r>
      <w:r w:rsidR="00AB7D20" w:rsidRPr="00CA108A">
        <w:rPr>
          <w:rFonts w:ascii="Fb Fontext" w:hAnsi="Fb Fontext" w:cs="PFT_Frank" w:hint="eastAsia"/>
          <w:b/>
          <w:bCs/>
          <w:szCs w:val="14"/>
          <w:rtl/>
        </w:rPr>
        <w:t>לקיימו</w:t>
      </w:r>
      <w:r>
        <w:rPr>
          <w:rFonts w:ascii="Fb Fontext" w:hAnsi="Fb Fontext" w:hint="cs"/>
          <w:rtl/>
        </w:rPr>
        <w:t>'</w:t>
      </w:r>
      <w:r w:rsidR="00AB7D20" w:rsidRPr="00C35A2C">
        <w:rPr>
          <w:rFonts w:ascii="Fb Fontext" w:hAnsi="Fb Fontext" w:hint="cs"/>
          <w:rtl/>
        </w:rPr>
        <w:t>.</w:t>
      </w:r>
    </w:p>
    <w:p w14:paraId="73D8D51E" w14:textId="58B2F04D" w:rsidR="005037EE" w:rsidRPr="006D5126" w:rsidRDefault="005037EE" w:rsidP="00F1680A">
      <w:pPr>
        <w:pStyle w:val="affffb"/>
        <w:rPr>
          <w:spacing w:val="0"/>
          <w:rtl/>
        </w:rPr>
      </w:pPr>
      <w:bookmarkStart w:id="139" w:name="_Toc119352924"/>
      <w:r w:rsidRPr="006D5126">
        <w:rPr>
          <w:rFonts w:hint="cs"/>
          <w:spacing w:val="0"/>
          <w:rtl/>
        </w:rPr>
        <w:t xml:space="preserve">דין מודה </w:t>
      </w:r>
      <w:r w:rsidRPr="006D5126">
        <w:rPr>
          <w:rStyle w:val="afffff0"/>
          <w:rFonts w:cs="PFT_Frank"/>
          <w:spacing w:val="0"/>
          <w:rtl/>
        </w:rPr>
        <w:t>[לווה]</w:t>
      </w:r>
      <w:r w:rsidRPr="006D5126">
        <w:rPr>
          <w:rFonts w:hint="cs"/>
          <w:spacing w:val="0"/>
          <w:rtl/>
        </w:rPr>
        <w:t xml:space="preserve"> בשטר שכתבו - אם צריך </w:t>
      </w:r>
      <w:r w:rsidRPr="006D5126">
        <w:rPr>
          <w:rStyle w:val="afffff0"/>
          <w:rFonts w:cs="PFT_Frank"/>
          <w:spacing w:val="0"/>
          <w:rtl/>
        </w:rPr>
        <w:t>[מלוה]</w:t>
      </w:r>
      <w:r w:rsidRPr="006D5126">
        <w:rPr>
          <w:rFonts w:hint="cs"/>
          <w:spacing w:val="0"/>
          <w:rtl/>
        </w:rPr>
        <w:t xml:space="preserve"> לקיימו</w:t>
      </w:r>
      <w:bookmarkEnd w:id="139"/>
    </w:p>
    <w:p w14:paraId="7D484F8D" w14:textId="7EE02C5B" w:rsidR="00AB7D20" w:rsidRPr="00F2413E" w:rsidRDefault="005037EE" w:rsidP="00EF3FEC">
      <w:pPr>
        <w:ind w:left="0" w:firstLine="0"/>
        <w:rPr>
          <w:rtl/>
        </w:rPr>
      </w:pPr>
      <w:r w:rsidRPr="00EF3FEC">
        <w:rPr>
          <w:rStyle w:val="affffe"/>
          <w:rFonts w:hint="eastAsia"/>
          <w:rtl/>
        </w:rPr>
        <w:t>ר</w:t>
      </w:r>
      <w:r w:rsidRPr="00EF3FEC">
        <w:rPr>
          <w:rStyle w:val="affffe"/>
          <w:rtl/>
        </w:rPr>
        <w:t xml:space="preserve">"ה </w:t>
      </w:r>
      <w:r w:rsidRPr="00EF3FEC">
        <w:rPr>
          <w:rStyle w:val="affffe"/>
          <w:rFonts w:hint="eastAsia"/>
          <w:rtl/>
        </w:rPr>
        <w:t>מ</w:t>
      </w:r>
      <w:r w:rsidR="00AB7D20" w:rsidRPr="00EF3FEC">
        <w:rPr>
          <w:rStyle w:val="affffe"/>
          <w:rFonts w:hint="eastAsia"/>
          <w:rtl/>
        </w:rPr>
        <w:t>רב</w:t>
      </w:r>
      <w:r w:rsidR="00AB7D20" w:rsidRPr="00F2413E">
        <w:rPr>
          <w:rFonts w:hint="cs"/>
          <w:rtl/>
        </w:rPr>
        <w:t xml:space="preserve">: </w:t>
      </w:r>
      <w:r w:rsidR="00AB7D20" w:rsidRPr="00CA108A">
        <w:rPr>
          <w:rFonts w:cs="PFT_Frank"/>
          <w:b/>
          <w:bCs/>
          <w:szCs w:val="14"/>
          <w:rtl/>
        </w:rPr>
        <w:t>מודה בשטר שכתבו</w:t>
      </w:r>
      <w:r w:rsidR="00AB7D20" w:rsidRPr="00F2413E">
        <w:rPr>
          <w:rtl/>
        </w:rPr>
        <w:t xml:space="preserve"> </w:t>
      </w:r>
      <w:r w:rsidRPr="00EF3FEC">
        <w:rPr>
          <w:rStyle w:val="afffff0"/>
          <w:rtl/>
        </w:rPr>
        <w:t xml:space="preserve">[אלא </w:t>
      </w:r>
      <w:r w:rsidRPr="00EF3FEC">
        <w:rPr>
          <w:rStyle w:val="afffff0"/>
          <w:rFonts w:hint="eastAsia"/>
          <w:rtl/>
        </w:rPr>
        <w:t>שטוען</w:t>
      </w:r>
      <w:r w:rsidRPr="00EF3FEC">
        <w:rPr>
          <w:rStyle w:val="afffff0"/>
          <w:rtl/>
        </w:rPr>
        <w:t xml:space="preserve"> </w:t>
      </w:r>
      <w:r w:rsidRPr="00EF3FEC">
        <w:rPr>
          <w:rStyle w:val="afffff0"/>
          <w:rFonts w:hint="eastAsia"/>
          <w:rtl/>
        </w:rPr>
        <w:t>פרוע</w:t>
      </w:r>
      <w:r w:rsidRPr="00EF3FEC">
        <w:rPr>
          <w:rStyle w:val="afffff0"/>
          <w:rtl/>
        </w:rPr>
        <w:t>]</w:t>
      </w:r>
      <w:r>
        <w:rPr>
          <w:rFonts w:hint="cs"/>
          <w:rtl/>
        </w:rPr>
        <w:t xml:space="preserve"> </w:t>
      </w:r>
      <w:r w:rsidR="00AB7D20" w:rsidRPr="00F2413E">
        <w:rPr>
          <w:rtl/>
        </w:rPr>
        <w:t>- א</w:t>
      </w:r>
      <w:r>
        <w:rPr>
          <w:rFonts w:hint="cs"/>
          <w:rtl/>
        </w:rPr>
        <w:t>"</w:t>
      </w:r>
      <w:r w:rsidR="00AB7D20" w:rsidRPr="00F2413E">
        <w:rPr>
          <w:rtl/>
        </w:rPr>
        <w:t>צ לקיימו.</w:t>
      </w:r>
    </w:p>
    <w:p w14:paraId="5A20BEB2" w14:textId="31394908" w:rsidR="00AB7D20" w:rsidRPr="00F2413E" w:rsidRDefault="00AB7D20" w:rsidP="00EF3FEC">
      <w:pPr>
        <w:ind w:left="0" w:firstLine="0"/>
        <w:rPr>
          <w:rtl/>
        </w:rPr>
      </w:pPr>
      <w:r w:rsidRPr="00EF3FEC">
        <w:rPr>
          <w:rStyle w:val="affffe"/>
          <w:rFonts w:hint="eastAsia"/>
          <w:rtl/>
        </w:rPr>
        <w:t>א</w:t>
      </w:r>
      <w:r w:rsidR="005037EE">
        <w:rPr>
          <w:rStyle w:val="affffe"/>
          <w:rFonts w:hint="cs"/>
          <w:rtl/>
        </w:rPr>
        <w:t>"ל</w:t>
      </w:r>
      <w:r w:rsidRPr="00EF3FEC">
        <w:rPr>
          <w:rStyle w:val="affffe"/>
          <w:rtl/>
        </w:rPr>
        <w:t xml:space="preserve"> ר"</w:t>
      </w:r>
      <w:r w:rsidRPr="00EF3FEC">
        <w:rPr>
          <w:rStyle w:val="affffe"/>
          <w:rFonts w:hint="eastAsia"/>
          <w:rtl/>
        </w:rPr>
        <w:t>נ</w:t>
      </w:r>
      <w:r w:rsidRPr="00F2413E">
        <w:rPr>
          <w:rtl/>
        </w:rPr>
        <w:t>: גנובא ל"</w:t>
      </w:r>
      <w:r w:rsidRPr="00F2413E">
        <w:rPr>
          <w:rFonts w:hint="cs"/>
          <w:rtl/>
        </w:rPr>
        <w:t>ל</w:t>
      </w:r>
      <w:r w:rsidRPr="00F2413E">
        <w:rPr>
          <w:rtl/>
        </w:rPr>
        <w:t>? אמ</w:t>
      </w:r>
      <w:r w:rsidR="005037EE">
        <w:rPr>
          <w:rFonts w:hint="cs"/>
          <w:rtl/>
        </w:rPr>
        <w:t>ור</w:t>
      </w:r>
      <w:r w:rsidRPr="00F2413E">
        <w:rPr>
          <w:rtl/>
        </w:rPr>
        <w:t xml:space="preserve"> </w:t>
      </w:r>
      <w:r w:rsidR="005037EE">
        <w:rPr>
          <w:rFonts w:hint="cs"/>
          <w:rtl/>
        </w:rPr>
        <w:t>'</w:t>
      </w:r>
      <w:r w:rsidRPr="00F2413E">
        <w:rPr>
          <w:rtl/>
        </w:rPr>
        <w:t xml:space="preserve">הלכה </w:t>
      </w:r>
      <w:r w:rsidRPr="00EF3FEC">
        <w:rPr>
          <w:rStyle w:val="affffe"/>
          <w:rtl/>
        </w:rPr>
        <w:t>כר"מ</w:t>
      </w:r>
      <w:r w:rsidR="005037EE">
        <w:rPr>
          <w:rStyle w:val="affffe"/>
          <w:rFonts w:hint="cs"/>
          <w:rtl/>
        </w:rPr>
        <w:t>'</w:t>
      </w:r>
      <w:r w:rsidRPr="00F2413E">
        <w:rPr>
          <w:rFonts w:hint="cs"/>
          <w:rtl/>
        </w:rPr>
        <w:t xml:space="preserve"> </w:t>
      </w:r>
      <w:r w:rsidRPr="00EF3FEC">
        <w:rPr>
          <w:rStyle w:val="afffff0"/>
          <w:rtl/>
        </w:rPr>
        <w:t>[</w:t>
      </w:r>
      <w:r w:rsidR="005037EE">
        <w:rPr>
          <w:rStyle w:val="afffff0"/>
          <w:rFonts w:hint="cs"/>
          <w:rtl/>
        </w:rPr>
        <w:t xml:space="preserve">וידעו </w:t>
      </w:r>
      <w:r w:rsidRPr="00EF3FEC">
        <w:rPr>
          <w:rStyle w:val="afffff0"/>
          <w:rFonts w:hint="eastAsia"/>
          <w:rtl/>
        </w:rPr>
        <w:t>ד</w:t>
      </w:r>
      <w:r w:rsidR="005037EE">
        <w:rPr>
          <w:rStyle w:val="afffff0"/>
          <w:rFonts w:hint="cs"/>
          <w:rtl/>
        </w:rPr>
        <w:t>כ</w:t>
      </w:r>
      <w:r w:rsidRPr="00EF3FEC">
        <w:rPr>
          <w:rStyle w:val="afffff0"/>
          <w:rFonts w:hint="eastAsia"/>
          <w:rtl/>
        </w:rPr>
        <w:t>יחידאה</w:t>
      </w:r>
      <w:r w:rsidRPr="00EF3FEC">
        <w:rPr>
          <w:rStyle w:val="afffff0"/>
          <w:rtl/>
        </w:rPr>
        <w:t>]</w:t>
      </w:r>
      <w:r w:rsidR="005037EE">
        <w:rPr>
          <w:rFonts w:hint="cs"/>
          <w:rtl/>
        </w:rPr>
        <w:t>!</w:t>
      </w:r>
    </w:p>
    <w:p w14:paraId="354090DA" w14:textId="1053BDAF" w:rsidR="00AB7D20" w:rsidRPr="00EF3FEC" w:rsidRDefault="00AB7D20" w:rsidP="00EF3FEC">
      <w:pPr>
        <w:ind w:left="0" w:firstLine="0"/>
        <w:rPr>
          <w:rtl/>
        </w:rPr>
      </w:pPr>
      <w:r w:rsidRPr="00EF3FEC">
        <w:rPr>
          <w:rStyle w:val="affffe"/>
          <w:rFonts w:hint="eastAsia"/>
          <w:rtl/>
        </w:rPr>
        <w:t>ו</w:t>
      </w:r>
      <w:r w:rsidR="005037EE" w:rsidRPr="00EF3FEC">
        <w:rPr>
          <w:rStyle w:val="affffe"/>
          <w:rFonts w:hint="eastAsia"/>
          <w:rtl/>
        </w:rPr>
        <w:t>אני</w:t>
      </w:r>
      <w:r w:rsidR="005037EE" w:rsidRPr="00EF3FEC">
        <w:rPr>
          <w:rStyle w:val="affffe"/>
          <w:rtl/>
        </w:rPr>
        <w:t xml:space="preserve"> </w:t>
      </w:r>
      <w:r w:rsidR="005037EE">
        <w:rPr>
          <w:rStyle w:val="affffe"/>
          <w:rFonts w:hint="cs"/>
          <w:rtl/>
        </w:rPr>
        <w:t>כרבנן</w:t>
      </w:r>
      <w:r w:rsidR="005037EE" w:rsidRPr="00EF3FEC">
        <w:rPr>
          <w:rStyle w:val="affffe"/>
          <w:rtl/>
        </w:rPr>
        <w:t>:</w:t>
      </w:r>
      <w:r w:rsidR="005037EE">
        <w:rPr>
          <w:rStyle w:val="affffe"/>
          <w:rFonts w:hint="cs"/>
          <w:rtl/>
        </w:rPr>
        <w:t xml:space="preserve"> </w:t>
      </w:r>
      <w:r w:rsidR="005037EE" w:rsidRPr="00EF3FEC">
        <w:rPr>
          <w:rStyle w:val="afffff0"/>
          <w:rFonts w:hint="eastAsia"/>
          <w:rtl/>
        </w:rPr>
        <w:t>שצריך</w:t>
      </w:r>
      <w:r w:rsidR="005037EE" w:rsidRPr="00EF3FEC">
        <w:rPr>
          <w:rStyle w:val="afffff0"/>
          <w:rtl/>
        </w:rPr>
        <w:t xml:space="preserve"> </w:t>
      </w:r>
      <w:r w:rsidR="005037EE" w:rsidRPr="00EF3FEC">
        <w:rPr>
          <w:rStyle w:val="afffff0"/>
          <w:rFonts w:hint="eastAsia"/>
          <w:rtl/>
        </w:rPr>
        <w:t>לקיימו</w:t>
      </w:r>
      <w:r w:rsidR="005037EE" w:rsidRPr="00EF3FEC">
        <w:rPr>
          <w:rStyle w:val="afffff0"/>
          <w:rtl/>
        </w:rPr>
        <w:t>,</w:t>
      </w:r>
      <w:r w:rsidR="005037EE">
        <w:rPr>
          <w:rFonts w:hint="cs"/>
          <w:rtl/>
        </w:rPr>
        <w:t xml:space="preserve"> </w:t>
      </w:r>
      <w:r w:rsidR="005037EE" w:rsidRPr="00EF3FEC">
        <w:rPr>
          <w:rStyle w:val="affffe"/>
          <w:rFonts w:hint="eastAsia"/>
          <w:rtl/>
        </w:rPr>
        <w:t>ולבאים</w:t>
      </w:r>
      <w:r w:rsidR="005037EE" w:rsidRPr="00EF3FEC">
        <w:rPr>
          <w:rStyle w:val="affffe"/>
          <w:rtl/>
        </w:rPr>
        <w:t xml:space="preserve"> </w:t>
      </w:r>
      <w:r w:rsidR="005037EE" w:rsidRPr="00EF3FEC">
        <w:rPr>
          <w:rStyle w:val="affffe"/>
          <w:rFonts w:hint="eastAsia"/>
          <w:rtl/>
        </w:rPr>
        <w:t>לפני</w:t>
      </w:r>
      <w:r w:rsidR="005037EE">
        <w:rPr>
          <w:rFonts w:hint="cs"/>
          <w:rtl/>
        </w:rPr>
        <w:t xml:space="preserve"> '</w:t>
      </w:r>
      <w:r w:rsidR="005037EE" w:rsidRPr="00EF3FEC">
        <w:rPr>
          <w:rStyle w:val="afffff0"/>
          <w:rFonts w:hint="eastAsia"/>
          <w:rtl/>
        </w:rPr>
        <w:t>קודם</w:t>
      </w:r>
      <w:r w:rsidR="005037EE" w:rsidRPr="00EF3FEC">
        <w:rPr>
          <w:rStyle w:val="afffff0"/>
          <w:rtl/>
        </w:rPr>
        <w:t xml:space="preserve"> </w:t>
      </w:r>
      <w:r w:rsidRPr="00EF3FEC">
        <w:rPr>
          <w:rFonts w:hint="eastAsia"/>
          <w:rtl/>
        </w:rPr>
        <w:t>קיי</w:t>
      </w:r>
      <w:r w:rsidR="005037EE">
        <w:rPr>
          <w:rFonts w:hint="cs"/>
          <w:rtl/>
        </w:rPr>
        <w:t>מו</w:t>
      </w:r>
      <w:r w:rsidRPr="00EF3FEC">
        <w:rPr>
          <w:rtl/>
        </w:rPr>
        <w:t xml:space="preserve"> ה</w:t>
      </w:r>
      <w:r w:rsidR="005037EE">
        <w:rPr>
          <w:rFonts w:hint="cs"/>
          <w:rtl/>
        </w:rPr>
        <w:t>שטר ורדו</w:t>
      </w:r>
      <w:r w:rsidRPr="00EF3FEC">
        <w:rPr>
          <w:rtl/>
        </w:rPr>
        <w:t xml:space="preserve"> </w:t>
      </w:r>
      <w:r w:rsidR="005037EE">
        <w:rPr>
          <w:rFonts w:hint="cs"/>
          <w:rtl/>
        </w:rPr>
        <w:t>לדין'</w:t>
      </w:r>
      <w:r w:rsidRPr="00EF3FEC">
        <w:rPr>
          <w:rtl/>
        </w:rPr>
        <w:t>.</w:t>
      </w:r>
    </w:p>
    <w:p w14:paraId="0901BB0A" w14:textId="7FE285EE" w:rsidR="00AB7D20" w:rsidRPr="006D5126" w:rsidRDefault="000B5A30" w:rsidP="00F1680A">
      <w:pPr>
        <w:pStyle w:val="affffb"/>
        <w:rPr>
          <w:spacing w:val="0"/>
          <w:rtl/>
        </w:rPr>
      </w:pPr>
      <w:bookmarkStart w:id="140" w:name="_Toc119352925"/>
      <w:r w:rsidRPr="006D5126">
        <w:rPr>
          <w:rFonts w:hint="cs"/>
          <w:spacing w:val="0"/>
          <w:rtl/>
        </w:rPr>
        <w:t xml:space="preserve">אם נאמן </w:t>
      </w:r>
      <w:r w:rsidR="005037EE" w:rsidRPr="006D5126">
        <w:rPr>
          <w:rFonts w:hint="cs"/>
          <w:spacing w:val="0"/>
          <w:rtl/>
        </w:rPr>
        <w:t>לטעון: 'שטר אמנה'</w:t>
      </w:r>
      <w:r w:rsidRPr="006D5126">
        <w:rPr>
          <w:rFonts w:hint="cs"/>
          <w:spacing w:val="0"/>
          <w:rtl/>
        </w:rPr>
        <w:t>.</w:t>
      </w:r>
      <w:r w:rsidR="00CF473C" w:rsidRPr="006D5126">
        <w:rPr>
          <w:rFonts w:hint="cs"/>
          <w:spacing w:val="0"/>
          <w:rtl/>
        </w:rPr>
        <w:t>[ג]</w:t>
      </w:r>
      <w:bookmarkEnd w:id="140"/>
    </w:p>
    <w:p w14:paraId="227118D2" w14:textId="536DD88A" w:rsidR="00AB7D20" w:rsidRPr="00EF3FEC" w:rsidRDefault="00AB7D20" w:rsidP="00EF3FEC">
      <w:pPr>
        <w:ind w:left="0" w:firstLine="0"/>
        <w:rPr>
          <w:rtl/>
        </w:rPr>
      </w:pPr>
      <w:r w:rsidRPr="00EF3FEC">
        <w:rPr>
          <w:rStyle w:val="affffe"/>
          <w:rtl/>
        </w:rPr>
        <w:t>ר</w:t>
      </w:r>
      <w:r w:rsidR="005037EE" w:rsidRPr="00EF3FEC">
        <w:rPr>
          <w:rStyle w:val="affffe"/>
          <w:rtl/>
        </w:rPr>
        <w:t>"</w:t>
      </w:r>
      <w:r w:rsidRPr="00EF3FEC">
        <w:rPr>
          <w:rStyle w:val="affffe"/>
          <w:rFonts w:hint="eastAsia"/>
          <w:rtl/>
        </w:rPr>
        <w:t>י</w:t>
      </w:r>
      <w:r w:rsidR="005037EE" w:rsidRPr="00EF3FEC">
        <w:rPr>
          <w:rStyle w:val="affffe"/>
          <w:rtl/>
        </w:rPr>
        <w:t xml:space="preserve"> </w:t>
      </w:r>
      <w:r w:rsidR="005037EE" w:rsidRPr="00EF3FEC">
        <w:rPr>
          <w:rStyle w:val="affffe"/>
          <w:rFonts w:hint="eastAsia"/>
          <w:rtl/>
        </w:rPr>
        <w:t>מ</w:t>
      </w:r>
      <w:r w:rsidRPr="00EF3FEC">
        <w:rPr>
          <w:rStyle w:val="affffe"/>
          <w:rFonts w:hint="eastAsia"/>
          <w:rtl/>
        </w:rPr>
        <w:t>ר</w:t>
      </w:r>
      <w:r w:rsidR="005037EE" w:rsidRPr="00EF3FEC">
        <w:rPr>
          <w:rStyle w:val="affffe"/>
          <w:rFonts w:hint="eastAsia"/>
          <w:rtl/>
        </w:rPr>
        <w:t>ב</w:t>
      </w:r>
      <w:r w:rsidRPr="00EF3FEC">
        <w:rPr>
          <w:rtl/>
        </w:rPr>
        <w:t xml:space="preserve">: </w:t>
      </w:r>
      <w:r w:rsidR="005037EE">
        <w:rPr>
          <w:rFonts w:hint="cs"/>
          <w:rtl/>
        </w:rPr>
        <w:t>'</w:t>
      </w:r>
      <w:r w:rsidRPr="00CA108A">
        <w:rPr>
          <w:rFonts w:cs="PFT_Frank"/>
          <w:b/>
          <w:bCs/>
          <w:szCs w:val="14"/>
          <w:rtl/>
        </w:rPr>
        <w:t>שטר אמנה הוא</w:t>
      </w:r>
      <w:r w:rsidR="005037EE">
        <w:rPr>
          <w:rFonts w:hint="cs"/>
          <w:rtl/>
        </w:rPr>
        <w:t>'</w:t>
      </w:r>
      <w:r w:rsidRPr="00EF3FEC">
        <w:rPr>
          <w:rtl/>
        </w:rPr>
        <w:t xml:space="preserve"> - </w:t>
      </w:r>
      <w:r w:rsidR="005037EE">
        <w:rPr>
          <w:rFonts w:hint="cs"/>
          <w:rtl/>
        </w:rPr>
        <w:t>ל</w:t>
      </w:r>
      <w:r w:rsidRPr="00EF3FEC">
        <w:rPr>
          <w:rtl/>
        </w:rPr>
        <w:t>א נאמן.</w:t>
      </w:r>
    </w:p>
    <w:p w14:paraId="7B9FB66A" w14:textId="20311A6E" w:rsidR="00AB7D20" w:rsidRPr="00F2413E" w:rsidRDefault="00AB7D20" w:rsidP="00EF3FEC">
      <w:pPr>
        <w:pStyle w:val="afffff"/>
        <w:rPr>
          <w:rtl/>
        </w:rPr>
      </w:pPr>
      <w:r w:rsidRPr="00EF3FEC">
        <w:rPr>
          <w:rStyle w:val="affffe"/>
          <w:rFonts w:hint="eastAsia"/>
          <w:rtl/>
        </w:rPr>
        <w:lastRenderedPageBreak/>
        <w:t>ו</w:t>
      </w:r>
      <w:r w:rsidR="005037EE" w:rsidRPr="00EF3FEC">
        <w:rPr>
          <w:rStyle w:val="affffe"/>
          <w:rFonts w:hint="eastAsia"/>
          <w:rtl/>
        </w:rPr>
        <w:t>יקשה</w:t>
      </w:r>
      <w:r w:rsidR="005037EE" w:rsidRPr="00EF3FEC">
        <w:rPr>
          <w:rStyle w:val="affffe"/>
          <w:rtl/>
        </w:rPr>
        <w:t>:</w:t>
      </w:r>
      <w:r w:rsidRPr="00EF3FEC">
        <w:rPr>
          <w:rtl/>
        </w:rPr>
        <w:t xml:space="preserve"> </w:t>
      </w:r>
      <w:r w:rsidRPr="00EF3FEC">
        <w:rPr>
          <w:rFonts w:hint="eastAsia"/>
          <w:b/>
          <w:rtl/>
        </w:rPr>
        <w:t>לוה</w:t>
      </w:r>
      <w:r w:rsidRPr="00F2413E">
        <w:rPr>
          <w:rFonts w:hint="cs"/>
          <w:rtl/>
        </w:rPr>
        <w:t xml:space="preserve"> </w:t>
      </w:r>
      <w:r w:rsidR="005037EE">
        <w:rPr>
          <w:rFonts w:hint="cs"/>
          <w:rtl/>
        </w:rPr>
        <w:t>- פשיטא</w:t>
      </w:r>
      <w:r w:rsidRPr="00F2413E">
        <w:rPr>
          <w:rFonts w:hint="cs"/>
          <w:rtl/>
        </w:rPr>
        <w:t xml:space="preserve">, </w:t>
      </w:r>
      <w:r w:rsidRPr="00EF3FEC">
        <w:rPr>
          <w:rFonts w:hint="eastAsia"/>
          <w:b/>
          <w:rtl/>
        </w:rPr>
        <w:t>מלוה</w:t>
      </w:r>
      <w:r w:rsidR="005037EE">
        <w:rPr>
          <w:rFonts w:hint="cs"/>
          <w:rtl/>
        </w:rPr>
        <w:t xml:space="preserve"> -</w:t>
      </w:r>
      <w:r w:rsidRPr="00F2413E">
        <w:rPr>
          <w:rFonts w:hint="cs"/>
          <w:rtl/>
        </w:rPr>
        <w:t xml:space="preserve"> תע</w:t>
      </w:r>
      <w:r w:rsidR="005037EE">
        <w:rPr>
          <w:rFonts w:hint="cs"/>
          <w:rtl/>
        </w:rPr>
        <w:t>"</w:t>
      </w:r>
      <w:r w:rsidRPr="00F2413E">
        <w:rPr>
          <w:rFonts w:hint="cs"/>
          <w:rtl/>
        </w:rPr>
        <w:t>ב</w:t>
      </w:r>
      <w:r w:rsidR="005037EE">
        <w:rPr>
          <w:rFonts w:hint="cs"/>
          <w:rtl/>
        </w:rPr>
        <w:t xml:space="preserve">, </w:t>
      </w:r>
      <w:r w:rsidRPr="00EF3FEC">
        <w:rPr>
          <w:rFonts w:hint="eastAsia"/>
          <w:b/>
          <w:rtl/>
        </w:rPr>
        <w:t>עדים</w:t>
      </w:r>
      <w:r w:rsidR="005037EE">
        <w:rPr>
          <w:rFonts w:hint="cs"/>
          <w:rtl/>
        </w:rPr>
        <w:t xml:space="preserve"> -</w:t>
      </w:r>
      <w:r w:rsidRPr="00F2413E">
        <w:rPr>
          <w:rFonts w:hint="cs"/>
          <w:rtl/>
        </w:rPr>
        <w:t xml:space="preserve"> </w:t>
      </w:r>
      <w:r w:rsidR="005037EE">
        <w:rPr>
          <w:rFonts w:hint="cs"/>
          <w:rtl/>
        </w:rPr>
        <w:t xml:space="preserve">אם </w:t>
      </w:r>
      <w:r w:rsidRPr="00F2413E">
        <w:rPr>
          <w:rFonts w:hint="cs"/>
          <w:rtl/>
        </w:rPr>
        <w:t>כת</w:t>
      </w:r>
      <w:r w:rsidR="005037EE">
        <w:rPr>
          <w:rFonts w:hint="cs"/>
          <w:rtl/>
        </w:rPr>
        <w:t>"</w:t>
      </w:r>
      <w:r w:rsidRPr="00F2413E">
        <w:rPr>
          <w:rFonts w:hint="cs"/>
          <w:rtl/>
        </w:rPr>
        <w:t>י יוצא ממק</w:t>
      </w:r>
      <w:r w:rsidRPr="00F2413E">
        <w:rPr>
          <w:rtl/>
        </w:rPr>
        <w:t>"</w:t>
      </w:r>
      <w:r w:rsidRPr="00F2413E">
        <w:rPr>
          <w:rFonts w:hint="cs"/>
          <w:rtl/>
        </w:rPr>
        <w:t xml:space="preserve">א </w:t>
      </w:r>
      <w:r w:rsidR="005037EE">
        <w:rPr>
          <w:rFonts w:hint="cs"/>
          <w:rtl/>
        </w:rPr>
        <w:t xml:space="preserve">- </w:t>
      </w:r>
      <w:r w:rsidRPr="00F2413E">
        <w:rPr>
          <w:rFonts w:hint="cs"/>
          <w:rtl/>
        </w:rPr>
        <w:t>פשיטא</w:t>
      </w:r>
      <w:r w:rsidR="005037EE">
        <w:rPr>
          <w:rFonts w:hint="cs"/>
          <w:rtl/>
        </w:rPr>
        <w:t>!</w:t>
      </w:r>
    </w:p>
    <w:p w14:paraId="7F0219CC" w14:textId="11AB3925" w:rsidR="00AB7D20" w:rsidRPr="00EF3FEC" w:rsidRDefault="00AB7D20" w:rsidP="00EF3FEC">
      <w:pPr>
        <w:ind w:left="0" w:firstLine="0"/>
        <w:rPr>
          <w:rtl/>
        </w:rPr>
      </w:pPr>
      <w:r w:rsidRPr="00EF3FEC">
        <w:rPr>
          <w:rStyle w:val="affffe"/>
          <w:rFonts w:hint="eastAsia"/>
          <w:rtl/>
        </w:rPr>
        <w:t>א</w:t>
      </w:r>
      <w:r w:rsidRPr="00EF3FEC">
        <w:rPr>
          <w:rStyle w:val="affffe"/>
          <w:rtl/>
        </w:rPr>
        <w:t>. רבא</w:t>
      </w:r>
      <w:r w:rsidRPr="00F2413E">
        <w:rPr>
          <w:rtl/>
        </w:rPr>
        <w:t xml:space="preserve">: </w:t>
      </w:r>
      <w:r w:rsidRPr="00CA108A">
        <w:rPr>
          <w:rFonts w:cs="PFT_Frank"/>
          <w:b/>
          <w:bCs/>
          <w:szCs w:val="14"/>
          <w:rtl/>
        </w:rPr>
        <w:t>לוה</w:t>
      </w:r>
      <w:r w:rsidRPr="00F2413E">
        <w:rPr>
          <w:rtl/>
        </w:rPr>
        <w:t xml:space="preserve">, </w:t>
      </w:r>
      <w:r w:rsidRPr="00EF3FEC">
        <w:rPr>
          <w:rStyle w:val="affffe"/>
          <w:rtl/>
        </w:rPr>
        <w:t>וכדר"</w:t>
      </w:r>
      <w:r w:rsidRPr="00EF3FEC">
        <w:rPr>
          <w:rStyle w:val="affffe"/>
          <w:rFonts w:hint="eastAsia"/>
          <w:rtl/>
        </w:rPr>
        <w:t>ה</w:t>
      </w:r>
      <w:r w:rsidRPr="00EF3FEC">
        <w:rPr>
          <w:rStyle w:val="affffe"/>
          <w:rtl/>
        </w:rPr>
        <w:t xml:space="preserve">  </w:t>
      </w:r>
      <w:r w:rsidRPr="00EF3FEC">
        <w:rPr>
          <w:rStyle w:val="affffe"/>
          <w:rFonts w:hint="eastAsia"/>
          <w:rtl/>
        </w:rPr>
        <w:t>מרב</w:t>
      </w:r>
      <w:r w:rsidRPr="00F2413E">
        <w:rPr>
          <w:rtl/>
        </w:rPr>
        <w:t xml:space="preserve"> </w:t>
      </w:r>
      <w:r w:rsidRPr="00F2413E">
        <w:rPr>
          <w:rFonts w:hint="cs"/>
          <w:rtl/>
        </w:rPr>
        <w:t>ד</w:t>
      </w:r>
      <w:r w:rsidR="005037EE">
        <w:rPr>
          <w:rFonts w:hint="cs"/>
          <w:rtl/>
        </w:rPr>
        <w:t>'</w:t>
      </w:r>
      <w:r w:rsidRPr="00F2413E">
        <w:rPr>
          <w:rtl/>
        </w:rPr>
        <w:t>מודה שכתבו - א</w:t>
      </w:r>
      <w:r w:rsidR="005037EE">
        <w:rPr>
          <w:rFonts w:hint="cs"/>
          <w:rtl/>
        </w:rPr>
        <w:t>"</w:t>
      </w:r>
      <w:r w:rsidRPr="00F2413E">
        <w:rPr>
          <w:rtl/>
        </w:rPr>
        <w:t>צ לקיימו</w:t>
      </w:r>
      <w:r w:rsidR="005037EE">
        <w:rPr>
          <w:rFonts w:hint="cs"/>
          <w:rtl/>
        </w:rPr>
        <w:t>'</w:t>
      </w:r>
      <w:r w:rsidRPr="00F2413E">
        <w:rPr>
          <w:rtl/>
        </w:rPr>
        <w:t>.</w:t>
      </w:r>
    </w:p>
    <w:p w14:paraId="0BC54019" w14:textId="145A3A42" w:rsidR="00E268F4" w:rsidRDefault="00AB7D20" w:rsidP="00EF3FEC">
      <w:pPr>
        <w:ind w:left="0" w:firstLine="0"/>
        <w:rPr>
          <w:rStyle w:val="afffff0"/>
          <w:rtl/>
        </w:rPr>
      </w:pPr>
      <w:r w:rsidRPr="00EF3FEC">
        <w:rPr>
          <w:rStyle w:val="affffe"/>
          <w:rFonts w:hint="eastAsia"/>
          <w:rtl/>
        </w:rPr>
        <w:t>ב</w:t>
      </w:r>
      <w:r w:rsidRPr="00EF3FEC">
        <w:rPr>
          <w:rStyle w:val="affffe"/>
          <w:rtl/>
        </w:rPr>
        <w:t>. אביי</w:t>
      </w:r>
      <w:r w:rsidRPr="00F2413E">
        <w:rPr>
          <w:rtl/>
        </w:rPr>
        <w:t xml:space="preserve">: </w:t>
      </w:r>
      <w:r w:rsidRPr="00CA108A">
        <w:rPr>
          <w:rFonts w:cs="PFT_Frank"/>
          <w:b/>
          <w:bCs/>
          <w:szCs w:val="14"/>
          <w:rtl/>
        </w:rPr>
        <w:t>מלוה</w:t>
      </w:r>
      <w:r w:rsidRPr="00F2413E">
        <w:rPr>
          <w:rtl/>
        </w:rPr>
        <w:t>, ו</w:t>
      </w:r>
      <w:r w:rsidR="005037EE">
        <w:rPr>
          <w:rFonts w:hint="cs"/>
          <w:rtl/>
        </w:rPr>
        <w:t>ב</w:t>
      </w:r>
      <w:r w:rsidRPr="00F2413E">
        <w:rPr>
          <w:rtl/>
        </w:rPr>
        <w:t>חב לאחרים,</w:t>
      </w:r>
      <w:r w:rsidRPr="00EF3FEC">
        <w:rPr>
          <w:rStyle w:val="afffff0"/>
          <w:rtl/>
        </w:rPr>
        <w:t xml:space="preserve"> </w:t>
      </w:r>
      <w:r w:rsidRPr="00EF3FEC">
        <w:rPr>
          <w:rStyle w:val="affffe"/>
          <w:rtl/>
        </w:rPr>
        <w:t>כדר</w:t>
      </w:r>
      <w:r w:rsidR="005037EE" w:rsidRPr="00EF3FEC">
        <w:rPr>
          <w:rStyle w:val="affffe"/>
          <w:rtl/>
        </w:rPr>
        <w:t>"</w:t>
      </w:r>
      <w:r w:rsidRPr="00EF3FEC">
        <w:rPr>
          <w:rStyle w:val="affffe"/>
          <w:rtl/>
        </w:rPr>
        <w:t>נ</w:t>
      </w:r>
      <w:r w:rsidRPr="00EF3FEC">
        <w:rPr>
          <w:rStyle w:val="afffff0"/>
          <w:rtl/>
        </w:rPr>
        <w:t xml:space="preserve"> דנושה בחבירו וחבירו בחבירו</w:t>
      </w:r>
      <w:r w:rsidR="005037EE" w:rsidRPr="00EF3FEC">
        <w:rPr>
          <w:rStyle w:val="afffff0"/>
          <w:rtl/>
        </w:rPr>
        <w:t>.</w:t>
      </w:r>
      <w:r w:rsidR="00E268F4">
        <w:rPr>
          <w:rStyle w:val="afffff0"/>
          <w:rtl/>
        </w:rPr>
        <w:t>.</w:t>
      </w:r>
    </w:p>
    <w:p w14:paraId="6B27F57E" w14:textId="6EE6151F" w:rsidR="005037EE" w:rsidRDefault="00AB7D20" w:rsidP="00F2413E">
      <w:pPr>
        <w:ind w:left="0" w:firstLine="0"/>
        <w:rPr>
          <w:rtl/>
        </w:rPr>
      </w:pPr>
      <w:r w:rsidRPr="00EF3FEC">
        <w:rPr>
          <w:rStyle w:val="affffe"/>
          <w:rFonts w:hint="eastAsia"/>
          <w:rtl/>
        </w:rPr>
        <w:t>ג</w:t>
      </w:r>
      <w:r w:rsidRPr="00EF3FEC">
        <w:rPr>
          <w:rStyle w:val="affffe"/>
          <w:rtl/>
        </w:rPr>
        <w:t>. רב אשי:</w:t>
      </w:r>
      <w:r w:rsidRPr="00F2413E">
        <w:rPr>
          <w:rtl/>
        </w:rPr>
        <w:t xml:space="preserve"> </w:t>
      </w:r>
      <w:r w:rsidRPr="00CA108A">
        <w:rPr>
          <w:rFonts w:cs="PFT_Frank"/>
          <w:b/>
          <w:bCs/>
          <w:szCs w:val="14"/>
          <w:rtl/>
        </w:rPr>
        <w:t>עדים</w:t>
      </w:r>
      <w:r w:rsidR="005037EE">
        <w:rPr>
          <w:rFonts w:hint="cs"/>
          <w:rtl/>
        </w:rPr>
        <w:t>,</w:t>
      </w:r>
      <w:r w:rsidRPr="00F2413E">
        <w:rPr>
          <w:rFonts w:hint="cs"/>
          <w:rtl/>
        </w:rPr>
        <w:t xml:space="preserve"> ו</w:t>
      </w:r>
      <w:r w:rsidR="00BD4EEB">
        <w:rPr>
          <w:rFonts w:hint="cs"/>
          <w:rtl/>
        </w:rPr>
        <w:t>אף</w:t>
      </w:r>
      <w:r w:rsidR="005037EE">
        <w:rPr>
          <w:rFonts w:hint="cs"/>
          <w:rtl/>
        </w:rPr>
        <w:t xml:space="preserve"> </w:t>
      </w:r>
      <w:r w:rsidRPr="00F2413E">
        <w:rPr>
          <w:rtl/>
        </w:rPr>
        <w:t>אין כתב ידם יוצא ממק</w:t>
      </w:r>
      <w:r w:rsidR="005037EE">
        <w:rPr>
          <w:rFonts w:hint="cs"/>
          <w:rtl/>
        </w:rPr>
        <w:t xml:space="preserve">ום </w:t>
      </w:r>
      <w:r w:rsidRPr="00F2413E">
        <w:rPr>
          <w:rFonts w:hint="cs"/>
          <w:rtl/>
        </w:rPr>
        <w:t>א</w:t>
      </w:r>
      <w:r w:rsidR="005037EE">
        <w:rPr>
          <w:rFonts w:hint="cs"/>
          <w:rtl/>
        </w:rPr>
        <w:t>חר -</w:t>
      </w:r>
    </w:p>
    <w:p w14:paraId="394486E8" w14:textId="796F9568" w:rsidR="005037EE" w:rsidRPr="00F2413E" w:rsidRDefault="000B5A30" w:rsidP="000B5A30">
      <w:pPr>
        <w:ind w:left="0" w:firstLine="0"/>
        <w:rPr>
          <w:rtl/>
        </w:rPr>
      </w:pPr>
      <w:r>
        <w:rPr>
          <w:rFonts w:hint="cs"/>
          <w:rtl/>
        </w:rPr>
        <w:t xml:space="preserve">   </w:t>
      </w:r>
      <w:r w:rsidR="005037EE" w:rsidRPr="00CA108A">
        <w:rPr>
          <w:rFonts w:cs="PFT_Frank" w:hint="eastAsia"/>
          <w:b/>
          <w:bCs/>
          <w:szCs w:val="14"/>
          <w:rtl/>
        </w:rPr>
        <w:t>כיון</w:t>
      </w:r>
      <w:r w:rsidR="005037EE" w:rsidRPr="00CA108A">
        <w:rPr>
          <w:rFonts w:cs="PFT_Frank"/>
          <w:b/>
          <w:bCs/>
          <w:szCs w:val="14"/>
          <w:rtl/>
        </w:rPr>
        <w:t xml:space="preserve"> </w:t>
      </w:r>
      <w:r w:rsidR="005037EE" w:rsidRPr="00CA108A">
        <w:rPr>
          <w:rFonts w:cs="PFT_Frank" w:hint="eastAsia"/>
          <w:b/>
          <w:bCs/>
          <w:szCs w:val="14"/>
          <w:rtl/>
        </w:rPr>
        <w:t>שעוולה</w:t>
      </w:r>
      <w:r w:rsidR="005037EE" w:rsidRPr="00CA108A">
        <w:rPr>
          <w:rFonts w:cs="PFT_Frank"/>
          <w:b/>
          <w:bCs/>
          <w:szCs w:val="14"/>
          <w:rtl/>
        </w:rPr>
        <w:t xml:space="preserve"> </w:t>
      </w:r>
      <w:r w:rsidR="005037EE" w:rsidRPr="00CA108A">
        <w:rPr>
          <w:rFonts w:cs="PFT_Frank" w:hint="eastAsia"/>
          <w:b/>
          <w:bCs/>
          <w:szCs w:val="14"/>
          <w:rtl/>
        </w:rPr>
        <w:t>הוא</w:t>
      </w:r>
      <w:r>
        <w:rPr>
          <w:rFonts w:hint="cs"/>
          <w:rtl/>
        </w:rPr>
        <w:t xml:space="preserve"> </w:t>
      </w:r>
      <w:r w:rsidRPr="00EF3FEC">
        <w:rPr>
          <w:rStyle w:val="afffff0"/>
          <w:rFonts w:hint="eastAsia"/>
          <w:rtl/>
        </w:rPr>
        <w:t>להשהות</w:t>
      </w:r>
      <w:r w:rsidRPr="00EF3FEC">
        <w:rPr>
          <w:rStyle w:val="afffff0"/>
          <w:rtl/>
        </w:rPr>
        <w:t xml:space="preserve"> </w:t>
      </w:r>
      <w:r w:rsidRPr="00EF3FEC">
        <w:rPr>
          <w:rStyle w:val="afffff0"/>
          <w:rFonts w:hint="eastAsia"/>
          <w:rtl/>
        </w:rPr>
        <w:t>אותו</w:t>
      </w:r>
      <w:r w:rsidRPr="00EF3FEC">
        <w:rPr>
          <w:rStyle w:val="afffff0"/>
          <w:rtl/>
        </w:rPr>
        <w:t>,</w:t>
      </w:r>
      <w:r w:rsidR="005037EE" w:rsidRPr="00F2413E">
        <w:rPr>
          <w:rFonts w:hint="cs"/>
          <w:rtl/>
        </w:rPr>
        <w:t xml:space="preserve"> </w:t>
      </w:r>
      <w:r>
        <w:rPr>
          <w:rFonts w:hint="cs"/>
          <w:rtl/>
        </w:rPr>
        <w:t>לא נאמנים</w:t>
      </w:r>
      <w:r w:rsidR="005037EE" w:rsidRPr="00F2413E">
        <w:rPr>
          <w:rFonts w:hint="cs"/>
          <w:rtl/>
        </w:rPr>
        <w:t xml:space="preserve"> </w:t>
      </w:r>
      <w:r>
        <w:rPr>
          <w:rFonts w:hint="cs"/>
          <w:rtl/>
        </w:rPr>
        <w:t>להיעשות רשעים.</w:t>
      </w:r>
    </w:p>
    <w:p w14:paraId="452C9AFB" w14:textId="04B71DF3" w:rsidR="00AB7D20" w:rsidRPr="00EF3FEC" w:rsidRDefault="00AB7D20" w:rsidP="00EF3FEC">
      <w:pPr>
        <w:ind w:left="0" w:firstLine="0"/>
        <w:rPr>
          <w:rtl/>
        </w:rPr>
      </w:pPr>
      <w:r w:rsidRPr="00EF3FEC">
        <w:rPr>
          <w:rStyle w:val="affffe"/>
          <w:rFonts w:hint="eastAsia"/>
          <w:rtl/>
        </w:rPr>
        <w:t>כדר</w:t>
      </w:r>
      <w:r w:rsidRPr="00EF3FEC">
        <w:rPr>
          <w:rStyle w:val="affffe"/>
          <w:rtl/>
        </w:rPr>
        <w:t>"</w:t>
      </w:r>
      <w:r w:rsidRPr="00EF3FEC">
        <w:rPr>
          <w:rStyle w:val="affffe"/>
          <w:rFonts w:hint="eastAsia"/>
          <w:rtl/>
        </w:rPr>
        <w:t>כ</w:t>
      </w:r>
      <w:r w:rsidR="000B5A30">
        <w:rPr>
          <w:rFonts w:hint="cs"/>
          <w:rtl/>
        </w:rPr>
        <w:t>:</w:t>
      </w:r>
      <w:r w:rsidRPr="00F2413E">
        <w:rPr>
          <w:rFonts w:hint="cs"/>
          <w:rtl/>
        </w:rPr>
        <w:t xml:space="preserve"> </w:t>
      </w:r>
      <w:r w:rsidRPr="00CA108A">
        <w:rPr>
          <w:rFonts w:cs="PFT_Frank"/>
          <w:b/>
          <w:bCs/>
          <w:szCs w:val="14"/>
          <w:rtl/>
        </w:rPr>
        <w:t>אסור</w:t>
      </w:r>
      <w:r w:rsidRPr="00F2413E">
        <w:rPr>
          <w:rtl/>
        </w:rPr>
        <w:t xml:space="preserve"> לאדם שישהה </w:t>
      </w:r>
      <w:r w:rsidRPr="00CA108A">
        <w:rPr>
          <w:rFonts w:cs="PFT_Frank"/>
          <w:b/>
          <w:bCs/>
          <w:szCs w:val="14"/>
          <w:rtl/>
        </w:rPr>
        <w:t>שטר אמנה</w:t>
      </w:r>
      <w:r w:rsidR="000B5A30">
        <w:rPr>
          <w:rFonts w:hint="cs"/>
          <w:rtl/>
        </w:rPr>
        <w:t>,</w:t>
      </w:r>
      <w:r w:rsidRPr="00F2413E">
        <w:rPr>
          <w:rtl/>
        </w:rPr>
        <w:t xml:space="preserve"> </w:t>
      </w:r>
      <w:r w:rsidRPr="000B5A30">
        <w:rPr>
          <w:rStyle w:val="affffa"/>
          <w:rFonts w:hint="cs"/>
          <w:rtl/>
        </w:rPr>
        <w:t>'</w:t>
      </w:r>
      <w:r w:rsidRPr="000B5A30">
        <w:rPr>
          <w:rStyle w:val="affffa"/>
          <w:rtl/>
        </w:rPr>
        <w:t>אל תשכן באהליך עולה</w:t>
      </w:r>
      <w:r w:rsidRPr="000B5A30">
        <w:rPr>
          <w:rStyle w:val="affffa"/>
          <w:rFonts w:hint="cs"/>
          <w:rtl/>
        </w:rPr>
        <w:t>'</w:t>
      </w:r>
      <w:r w:rsidRPr="00EF3FEC">
        <w:rPr>
          <w:rtl/>
        </w:rPr>
        <w:t>.</w:t>
      </w:r>
    </w:p>
    <w:p w14:paraId="356D6E4C" w14:textId="145E860D" w:rsidR="00AB7D20" w:rsidRPr="00F2413E" w:rsidRDefault="00AB7D20" w:rsidP="00EF3FEC">
      <w:pPr>
        <w:ind w:left="0" w:firstLine="0"/>
        <w:rPr>
          <w:rtl/>
        </w:rPr>
      </w:pPr>
      <w:r w:rsidRPr="00EF3FEC">
        <w:rPr>
          <w:rStyle w:val="affffe"/>
          <w:rtl/>
        </w:rPr>
        <w:t>ר</w:t>
      </w:r>
      <w:r w:rsidRPr="00EF3FEC">
        <w:rPr>
          <w:rStyle w:val="affffe"/>
          <w:rFonts w:hint="eastAsia"/>
          <w:rtl/>
        </w:rPr>
        <w:t>יב</w:t>
      </w:r>
      <w:r w:rsidRPr="00EF3FEC">
        <w:rPr>
          <w:rStyle w:val="affffe"/>
          <w:rtl/>
        </w:rPr>
        <w:t>"</w:t>
      </w:r>
      <w:r w:rsidRPr="00EF3FEC">
        <w:rPr>
          <w:rStyle w:val="affffe"/>
          <w:rFonts w:hint="eastAsia"/>
          <w:rtl/>
        </w:rPr>
        <w:t>ל</w:t>
      </w:r>
      <w:r w:rsidRPr="00F2413E">
        <w:rPr>
          <w:rtl/>
        </w:rPr>
        <w:t xml:space="preserve">: </w:t>
      </w:r>
      <w:r w:rsidRPr="00CA108A">
        <w:rPr>
          <w:rFonts w:cs="PFT_Frank"/>
          <w:b/>
          <w:bCs/>
          <w:szCs w:val="14"/>
          <w:rtl/>
        </w:rPr>
        <w:t>אסור</w:t>
      </w:r>
      <w:r w:rsidRPr="00F2413E">
        <w:rPr>
          <w:rtl/>
        </w:rPr>
        <w:t xml:space="preserve"> לאדם שישהה </w:t>
      </w:r>
      <w:r w:rsidRPr="00CA108A">
        <w:rPr>
          <w:rFonts w:cs="PFT_Frank"/>
          <w:b/>
          <w:bCs/>
          <w:szCs w:val="14"/>
          <w:rtl/>
        </w:rPr>
        <w:t>שטר פרוע</w:t>
      </w:r>
      <w:r w:rsidRPr="00F2413E">
        <w:rPr>
          <w:rtl/>
        </w:rPr>
        <w:t>,</w:t>
      </w:r>
      <w:r w:rsidRPr="00EF3FEC">
        <w:rPr>
          <w:rtl/>
        </w:rPr>
        <w:t xml:space="preserve"> </w:t>
      </w:r>
      <w:r w:rsidRPr="000B5A30">
        <w:rPr>
          <w:rStyle w:val="affffa"/>
          <w:rFonts w:hint="cs"/>
          <w:rtl/>
        </w:rPr>
        <w:t>'</w:t>
      </w:r>
      <w:r w:rsidRPr="000B5A30">
        <w:rPr>
          <w:rStyle w:val="affffa"/>
          <w:rtl/>
        </w:rPr>
        <w:t>אל תשכן באהליך עולה</w:t>
      </w:r>
      <w:r w:rsidRPr="000B5A30">
        <w:rPr>
          <w:rStyle w:val="affffa"/>
          <w:rFonts w:hint="cs"/>
          <w:rtl/>
        </w:rPr>
        <w:t>'</w:t>
      </w:r>
      <w:r w:rsidRPr="00EF3FEC">
        <w:rPr>
          <w:rtl/>
        </w:rPr>
        <w:t>.</w:t>
      </w:r>
    </w:p>
    <w:p w14:paraId="5BC52CD1" w14:textId="6A7EBF0E" w:rsidR="00AB7D20" w:rsidRPr="00EF3FEC" w:rsidRDefault="000B5A30" w:rsidP="00EF3FEC">
      <w:pPr>
        <w:pStyle w:val="affffd"/>
        <w:rPr>
          <w:bCs w:val="0"/>
          <w:rtl/>
        </w:rPr>
      </w:pPr>
      <w:r>
        <w:rPr>
          <w:rFonts w:hint="cs"/>
          <w:rtl/>
        </w:rPr>
        <w:t xml:space="preserve">מ"ד 'פרוע': כ"ש 'אמנה', מ"ד 'אמנה': </w:t>
      </w:r>
      <w:r w:rsidR="00AB7D20" w:rsidRPr="00F2413E">
        <w:rPr>
          <w:rFonts w:hint="cs"/>
          <w:rtl/>
        </w:rPr>
        <w:t xml:space="preserve">אבל </w:t>
      </w:r>
      <w:r>
        <w:rPr>
          <w:rFonts w:hint="cs"/>
          <w:rtl/>
        </w:rPr>
        <w:t>'</w:t>
      </w:r>
      <w:r w:rsidR="00AB7D20" w:rsidRPr="00F2413E">
        <w:rPr>
          <w:rFonts w:hint="cs"/>
          <w:rtl/>
        </w:rPr>
        <w:t>פרוע</w:t>
      </w:r>
      <w:r>
        <w:rPr>
          <w:rFonts w:hint="cs"/>
          <w:rtl/>
        </w:rPr>
        <w:t>'</w:t>
      </w:r>
      <w:r w:rsidR="00AB7D20" w:rsidRPr="00F2413E">
        <w:rPr>
          <w:rFonts w:hint="cs"/>
          <w:rtl/>
        </w:rPr>
        <w:t xml:space="preserve"> משהה לתשלום סופר</w:t>
      </w:r>
      <w:r>
        <w:rPr>
          <w:rFonts w:hint="cs"/>
          <w:rtl/>
        </w:rPr>
        <w:t>.</w:t>
      </w:r>
    </w:p>
    <w:p w14:paraId="22516964" w14:textId="77777777" w:rsidR="000B5A30" w:rsidRPr="006D5126" w:rsidRDefault="00AB7D20" w:rsidP="00F1680A">
      <w:pPr>
        <w:pStyle w:val="affffb"/>
        <w:rPr>
          <w:spacing w:val="0"/>
          <w:rtl/>
        </w:rPr>
      </w:pPr>
      <w:bookmarkStart w:id="141" w:name="_Toc119352926"/>
      <w:r w:rsidRPr="006D5126">
        <w:rPr>
          <w:spacing w:val="0"/>
          <w:rtl/>
        </w:rPr>
        <w:t>ספר שאינו מוגה</w:t>
      </w:r>
      <w:bookmarkEnd w:id="141"/>
    </w:p>
    <w:p w14:paraId="7FA090CE" w14:textId="3B19A448" w:rsidR="00AB7D20" w:rsidRPr="00EF3FEC" w:rsidRDefault="00AB7D20" w:rsidP="00EF3FEC">
      <w:pPr>
        <w:ind w:left="0" w:firstLine="0"/>
        <w:rPr>
          <w:rtl/>
        </w:rPr>
      </w:pPr>
      <w:r w:rsidRPr="00EF3FEC">
        <w:rPr>
          <w:rStyle w:val="affffe"/>
          <w:rFonts w:hint="eastAsia"/>
          <w:rtl/>
        </w:rPr>
        <w:t>ר</w:t>
      </w:r>
      <w:r w:rsidRPr="00EF3FEC">
        <w:rPr>
          <w:rStyle w:val="affffe"/>
          <w:rtl/>
        </w:rPr>
        <w:t>"</w:t>
      </w:r>
      <w:r w:rsidRPr="00EF3FEC">
        <w:rPr>
          <w:rStyle w:val="affffe"/>
          <w:rFonts w:hint="eastAsia"/>
          <w:rtl/>
        </w:rPr>
        <w:t>א</w:t>
      </w:r>
      <w:r w:rsidRPr="00EF3FEC">
        <w:rPr>
          <w:rStyle w:val="affffe"/>
          <w:rtl/>
        </w:rPr>
        <w:t>:</w:t>
      </w:r>
      <w:r w:rsidRPr="00EF3FEC">
        <w:rPr>
          <w:rtl/>
        </w:rPr>
        <w:t xml:space="preserve"> </w:t>
      </w:r>
      <w:r w:rsidR="000B5A30" w:rsidRPr="00CA108A">
        <w:rPr>
          <w:rFonts w:cs="PFT_Frank" w:hint="eastAsia"/>
          <w:b/>
          <w:bCs/>
          <w:szCs w:val="14"/>
          <w:rtl/>
        </w:rPr>
        <w:t>אחר</w:t>
      </w:r>
      <w:r w:rsidR="000B5A30" w:rsidRPr="00CA108A">
        <w:rPr>
          <w:rFonts w:cs="PFT_Frank"/>
          <w:b/>
          <w:bCs/>
          <w:szCs w:val="14"/>
          <w:rtl/>
        </w:rPr>
        <w:t xml:space="preserve"> </w:t>
      </w:r>
      <w:r w:rsidR="000B5A30" w:rsidRPr="00CA108A">
        <w:rPr>
          <w:rFonts w:cs="PFT_Frank" w:hint="eastAsia"/>
          <w:b/>
          <w:bCs/>
          <w:szCs w:val="14"/>
          <w:rtl/>
        </w:rPr>
        <w:t>ל</w:t>
      </w:r>
      <w:r w:rsidR="000B5A30" w:rsidRPr="00CA108A">
        <w:rPr>
          <w:rFonts w:cs="PFT_Frank"/>
          <w:b/>
          <w:bCs/>
          <w:szCs w:val="14"/>
          <w:rtl/>
        </w:rPr>
        <w:t xml:space="preserve">' </w:t>
      </w:r>
      <w:r w:rsidR="000B5A30" w:rsidRPr="00CA108A">
        <w:rPr>
          <w:rFonts w:cs="PFT_Frank" w:hint="eastAsia"/>
          <w:b/>
          <w:bCs/>
          <w:szCs w:val="14"/>
          <w:rtl/>
        </w:rPr>
        <w:t>יום</w:t>
      </w:r>
      <w:r w:rsidRPr="00EF3FEC">
        <w:rPr>
          <w:rtl/>
        </w:rPr>
        <w:t xml:space="preserve"> </w:t>
      </w:r>
      <w:r w:rsidR="000B5A30">
        <w:rPr>
          <w:rFonts w:hint="cs"/>
          <w:rtl/>
        </w:rPr>
        <w:t xml:space="preserve">- </w:t>
      </w:r>
      <w:r w:rsidRPr="00EF3FEC">
        <w:rPr>
          <w:rtl/>
        </w:rPr>
        <w:t xml:space="preserve">אסור </w:t>
      </w:r>
      <w:r w:rsidRPr="00EF3FEC">
        <w:rPr>
          <w:rFonts w:hint="eastAsia"/>
          <w:rtl/>
        </w:rPr>
        <w:t>להשהותו</w:t>
      </w:r>
      <w:r w:rsidR="000B5A30">
        <w:rPr>
          <w:rFonts w:hint="cs"/>
          <w:rtl/>
        </w:rPr>
        <w:t>,</w:t>
      </w:r>
      <w:r w:rsidRPr="00EF3FEC">
        <w:rPr>
          <w:rtl/>
        </w:rPr>
        <w:t xml:space="preserve"> </w:t>
      </w:r>
      <w:r w:rsidRPr="00EF3FEC">
        <w:rPr>
          <w:rStyle w:val="affffa"/>
          <w:rtl/>
        </w:rPr>
        <w:t>'אל תשכן באהליך עולה'</w:t>
      </w:r>
      <w:r w:rsidRPr="00EF3FEC">
        <w:rPr>
          <w:rtl/>
        </w:rPr>
        <w:t>.</w:t>
      </w:r>
    </w:p>
    <w:p w14:paraId="012C5259" w14:textId="2A77D80A" w:rsidR="00E268F4" w:rsidRPr="006D5126" w:rsidRDefault="000B5A30" w:rsidP="00F1680A">
      <w:pPr>
        <w:pStyle w:val="affffb"/>
        <w:rPr>
          <w:spacing w:val="0"/>
          <w:rtl/>
        </w:rPr>
      </w:pPr>
      <w:bookmarkStart w:id="142" w:name="_Toc119352927"/>
      <w:r w:rsidRPr="006D5126">
        <w:rPr>
          <w:rFonts w:hint="cs"/>
          <w:spacing w:val="0"/>
          <w:rtl/>
        </w:rPr>
        <w:t>אם נאמנים לטעון: 'שטר אמנה', '</w:t>
      </w:r>
      <w:r w:rsidR="00AB7D20" w:rsidRPr="006D5126">
        <w:rPr>
          <w:rFonts w:hint="eastAsia"/>
          <w:spacing w:val="0"/>
          <w:rtl/>
        </w:rPr>
        <w:t>מודע</w:t>
      </w:r>
      <w:r w:rsidRPr="006D5126">
        <w:rPr>
          <w:rFonts w:hint="cs"/>
          <w:spacing w:val="0"/>
          <w:rtl/>
        </w:rPr>
        <w:t>א',</w:t>
      </w:r>
      <w:r w:rsidR="00AB7D20" w:rsidRPr="006D5126">
        <w:rPr>
          <w:spacing w:val="0"/>
          <w:rtl/>
        </w:rPr>
        <w:t xml:space="preserve"> </w:t>
      </w:r>
      <w:r w:rsidRPr="006D5126">
        <w:rPr>
          <w:rFonts w:hint="cs"/>
          <w:spacing w:val="0"/>
          <w:rtl/>
        </w:rPr>
        <w:t>ו'תנאי'</w:t>
      </w:r>
      <w:r w:rsidR="00E268F4" w:rsidRPr="006D5126">
        <w:rPr>
          <w:rFonts w:hint="cs"/>
          <w:spacing w:val="0"/>
          <w:rtl/>
        </w:rPr>
        <w:t>.</w:t>
      </w:r>
      <w:bookmarkEnd w:id="142"/>
    </w:p>
    <w:p w14:paraId="18978755" w14:textId="2938C00C" w:rsidR="00AB7D20" w:rsidRPr="00F2413E" w:rsidRDefault="000B5A30" w:rsidP="00EF3FEC">
      <w:pPr>
        <w:ind w:left="0" w:firstLine="0"/>
        <w:rPr>
          <w:rtl/>
        </w:rPr>
      </w:pPr>
      <w:r w:rsidRPr="00EF3FEC">
        <w:rPr>
          <w:rStyle w:val="affffe"/>
          <w:rFonts w:hint="eastAsia"/>
          <w:rtl/>
        </w:rPr>
        <w:t>א</w:t>
      </w:r>
      <w:r w:rsidRPr="00EF3FEC">
        <w:rPr>
          <w:rStyle w:val="affffe"/>
          <w:rtl/>
        </w:rPr>
        <w:t xml:space="preserve">. </w:t>
      </w:r>
      <w:r w:rsidR="00AB7D20" w:rsidRPr="00EF3FEC">
        <w:rPr>
          <w:rStyle w:val="affffe"/>
          <w:rtl/>
        </w:rPr>
        <w:t>ר"נ</w:t>
      </w:r>
      <w:r w:rsidR="00AB7D20" w:rsidRPr="00F2413E">
        <w:rPr>
          <w:rtl/>
        </w:rPr>
        <w:t xml:space="preserve">: </w:t>
      </w:r>
      <w:r w:rsidR="00AB7D20" w:rsidRPr="00CA108A">
        <w:rPr>
          <w:rFonts w:cs="PFT_Frank"/>
          <w:b/>
          <w:bCs/>
          <w:szCs w:val="14"/>
          <w:rtl/>
        </w:rPr>
        <w:t>עדים</w:t>
      </w:r>
      <w:r w:rsidR="00AB7D20" w:rsidRPr="00F2413E">
        <w:rPr>
          <w:rtl/>
        </w:rPr>
        <w:t xml:space="preserve"> </w:t>
      </w:r>
      <w:r>
        <w:rPr>
          <w:rFonts w:hint="cs"/>
          <w:rtl/>
        </w:rPr>
        <w:t>'</w:t>
      </w:r>
      <w:r w:rsidR="00AB7D20" w:rsidRPr="00F2413E">
        <w:rPr>
          <w:rtl/>
        </w:rPr>
        <w:t>אמנה</w:t>
      </w:r>
      <w:r>
        <w:rPr>
          <w:rFonts w:hint="cs"/>
          <w:rtl/>
        </w:rPr>
        <w:t>'</w:t>
      </w:r>
      <w:r w:rsidR="00AB7D20" w:rsidRPr="00F2413E">
        <w:rPr>
          <w:rtl/>
        </w:rPr>
        <w:t xml:space="preserve"> </w:t>
      </w:r>
      <w:r w:rsidRPr="00EF3FEC">
        <w:rPr>
          <w:rStyle w:val="afffff0"/>
          <w:rFonts w:hint="eastAsia"/>
          <w:rtl/>
        </w:rPr>
        <w:t>או</w:t>
      </w:r>
      <w:r>
        <w:rPr>
          <w:rFonts w:hint="cs"/>
          <w:rtl/>
        </w:rPr>
        <w:t xml:space="preserve"> 'מודעא'</w:t>
      </w:r>
      <w:r w:rsidR="00AB7D20" w:rsidRPr="00F2413E">
        <w:rPr>
          <w:rtl/>
        </w:rPr>
        <w:t xml:space="preserve"> - </w:t>
      </w:r>
      <w:r>
        <w:rPr>
          <w:rFonts w:hint="cs"/>
          <w:rtl/>
        </w:rPr>
        <w:t>ל</w:t>
      </w:r>
      <w:r w:rsidR="00AB7D20" w:rsidRPr="00F2413E">
        <w:rPr>
          <w:rtl/>
        </w:rPr>
        <w:t xml:space="preserve">א נאמנין, </w:t>
      </w:r>
      <w:r w:rsidRPr="00EF3FEC">
        <w:rPr>
          <w:rStyle w:val="afffff0"/>
          <w:rFonts w:hint="eastAsia"/>
          <w:rtl/>
        </w:rPr>
        <w:t>אין</w:t>
      </w:r>
      <w:r w:rsidRPr="00EF3FEC">
        <w:rPr>
          <w:rStyle w:val="afffff0"/>
          <w:rtl/>
        </w:rPr>
        <w:t xml:space="preserve"> </w:t>
      </w:r>
      <w:r w:rsidRPr="00EF3FEC">
        <w:rPr>
          <w:rStyle w:val="afffff0"/>
          <w:rFonts w:hint="eastAsia"/>
          <w:rtl/>
        </w:rPr>
        <w:t>ע</w:t>
      </w:r>
      <w:r w:rsidRPr="00EF3FEC">
        <w:rPr>
          <w:rStyle w:val="afffff0"/>
          <w:rtl/>
        </w:rPr>
        <w:t xml:space="preserve">"פ </w:t>
      </w:r>
      <w:r w:rsidRPr="00EF3FEC">
        <w:rPr>
          <w:rStyle w:val="afffff0"/>
          <w:rFonts w:hint="eastAsia"/>
          <w:rtl/>
        </w:rPr>
        <w:t>מר</w:t>
      </w:r>
      <w:r>
        <w:rPr>
          <w:rStyle w:val="afffff0"/>
          <w:rFonts w:hint="cs"/>
          <w:rtl/>
        </w:rPr>
        <w:t>י</w:t>
      </w:r>
      <w:r w:rsidRPr="00EF3FEC">
        <w:rPr>
          <w:rStyle w:val="afffff0"/>
          <w:rFonts w:hint="eastAsia"/>
          <w:rtl/>
        </w:rPr>
        <w:t>ע</w:t>
      </w:r>
      <w:r w:rsidRPr="00EF3FEC">
        <w:rPr>
          <w:rStyle w:val="afffff0"/>
          <w:rtl/>
        </w:rPr>
        <w:t xml:space="preserve"> </w:t>
      </w:r>
      <w:r w:rsidRPr="00EF3FEC">
        <w:rPr>
          <w:rStyle w:val="afffff0"/>
          <w:rFonts w:hint="eastAsia"/>
          <w:rtl/>
        </w:rPr>
        <w:t>שטר</w:t>
      </w:r>
      <w:r w:rsidRPr="00EF3FEC">
        <w:rPr>
          <w:rStyle w:val="afffff0"/>
          <w:rtl/>
        </w:rPr>
        <w:t>.</w:t>
      </w:r>
    </w:p>
    <w:p w14:paraId="082F9116" w14:textId="1D25C8FE" w:rsidR="00AB7D20" w:rsidRPr="00F2413E" w:rsidRDefault="000B5A30" w:rsidP="00EF3FEC">
      <w:pPr>
        <w:ind w:left="0" w:firstLine="0"/>
        <w:rPr>
          <w:rtl/>
        </w:rPr>
      </w:pPr>
      <w:r>
        <w:rPr>
          <w:rStyle w:val="affffe"/>
          <w:rFonts w:hint="cs"/>
          <w:rtl/>
        </w:rPr>
        <w:t xml:space="preserve">ב. </w:t>
      </w:r>
      <w:r w:rsidR="00AB7D20" w:rsidRPr="00EF3FEC">
        <w:rPr>
          <w:rStyle w:val="affffe"/>
          <w:rtl/>
        </w:rPr>
        <w:t>מ</w:t>
      </w:r>
      <w:r w:rsidR="00AB7D20" w:rsidRPr="00EF3FEC">
        <w:rPr>
          <w:rStyle w:val="affffe"/>
          <w:rFonts w:hint="eastAsia"/>
          <w:rtl/>
        </w:rPr>
        <w:t>בר</w:t>
      </w:r>
      <w:r w:rsidR="00AB7D20" w:rsidRPr="00EF3FEC">
        <w:rPr>
          <w:rStyle w:val="affffe"/>
          <w:rtl/>
        </w:rPr>
        <w:t>"</w:t>
      </w:r>
      <w:r w:rsidR="00AB7D20" w:rsidRPr="00EF3FEC">
        <w:rPr>
          <w:rStyle w:val="affffe"/>
          <w:rFonts w:hint="eastAsia"/>
          <w:rtl/>
        </w:rPr>
        <w:t>א</w:t>
      </w:r>
      <w:r w:rsidR="00AB7D20" w:rsidRPr="00F2413E">
        <w:rPr>
          <w:rtl/>
        </w:rPr>
        <w:t xml:space="preserve">: </w:t>
      </w:r>
      <w:r>
        <w:rPr>
          <w:rFonts w:hint="cs"/>
          <w:rtl/>
        </w:rPr>
        <w:t>'</w:t>
      </w:r>
      <w:r w:rsidR="00AB7D20" w:rsidRPr="00F2413E">
        <w:rPr>
          <w:rtl/>
        </w:rPr>
        <w:t>אמנה</w:t>
      </w:r>
      <w:r>
        <w:rPr>
          <w:rFonts w:hint="cs"/>
          <w:rtl/>
        </w:rPr>
        <w:t>'</w:t>
      </w:r>
      <w:r w:rsidR="00AB7D20" w:rsidRPr="00F2413E">
        <w:rPr>
          <w:rtl/>
        </w:rPr>
        <w:t xml:space="preserve"> - </w:t>
      </w:r>
      <w:r>
        <w:rPr>
          <w:rFonts w:hint="cs"/>
          <w:rtl/>
        </w:rPr>
        <w:t>ל</w:t>
      </w:r>
      <w:r w:rsidR="00AB7D20" w:rsidRPr="00F2413E">
        <w:rPr>
          <w:rtl/>
        </w:rPr>
        <w:t>א נאמנין</w:t>
      </w:r>
      <w:r w:rsidRPr="00EF3FEC">
        <w:rPr>
          <w:rStyle w:val="afffff0"/>
          <w:rtl/>
        </w:rPr>
        <w:t xml:space="preserve"> אס</w:t>
      </w:r>
      <w:r w:rsidRPr="00EF3FEC">
        <w:rPr>
          <w:rStyle w:val="afffff0"/>
          <w:rFonts w:hint="eastAsia"/>
          <w:rtl/>
        </w:rPr>
        <w:t>ור</w:t>
      </w:r>
      <w:r w:rsidR="00AB7D20" w:rsidRPr="00EF3FEC">
        <w:rPr>
          <w:rStyle w:val="afffff0"/>
          <w:rtl/>
        </w:rPr>
        <w:t>,</w:t>
      </w:r>
      <w:r w:rsidR="00AB7D20" w:rsidRPr="00F2413E">
        <w:rPr>
          <w:rtl/>
        </w:rPr>
        <w:t xml:space="preserve"> </w:t>
      </w:r>
      <w:r>
        <w:rPr>
          <w:rFonts w:hint="cs"/>
          <w:rtl/>
        </w:rPr>
        <w:t>'</w:t>
      </w:r>
      <w:r w:rsidR="00AB7D20" w:rsidRPr="00F2413E">
        <w:rPr>
          <w:rtl/>
        </w:rPr>
        <w:t>מודעא</w:t>
      </w:r>
      <w:r>
        <w:rPr>
          <w:rFonts w:hint="cs"/>
          <w:rtl/>
        </w:rPr>
        <w:t>'</w:t>
      </w:r>
      <w:r w:rsidR="00AB7D20" w:rsidRPr="00F2413E">
        <w:rPr>
          <w:rtl/>
        </w:rPr>
        <w:t xml:space="preserve"> </w:t>
      </w:r>
      <w:r>
        <w:rPr>
          <w:rFonts w:hint="cs"/>
          <w:rtl/>
        </w:rPr>
        <w:t>-</w:t>
      </w:r>
      <w:r w:rsidR="00AB7D20" w:rsidRPr="00F2413E">
        <w:rPr>
          <w:rtl/>
        </w:rPr>
        <w:t xml:space="preserve"> נאמנין</w:t>
      </w:r>
      <w:r w:rsidR="00AB7D20" w:rsidRPr="00F2413E">
        <w:rPr>
          <w:rFonts w:hint="cs"/>
          <w:rtl/>
        </w:rPr>
        <w:t xml:space="preserve"> </w:t>
      </w:r>
      <w:r w:rsidR="00AB7D20" w:rsidRPr="00EF3FEC">
        <w:rPr>
          <w:rStyle w:val="afffff0"/>
          <w:rFonts w:hint="eastAsia"/>
          <w:rtl/>
        </w:rPr>
        <w:t>ניתן</w:t>
      </w:r>
      <w:r w:rsidR="00AB7D20" w:rsidRPr="00EF3FEC">
        <w:rPr>
          <w:rStyle w:val="afffff0"/>
          <w:rtl/>
        </w:rPr>
        <w:t xml:space="preserve"> </w:t>
      </w:r>
      <w:r w:rsidR="00AB7D20" w:rsidRPr="00EF3FEC">
        <w:rPr>
          <w:rStyle w:val="afffff0"/>
          <w:rFonts w:hint="eastAsia"/>
          <w:rtl/>
        </w:rPr>
        <w:t>ליכתב</w:t>
      </w:r>
      <w:r w:rsidR="00AB7D20" w:rsidRPr="00F2413E">
        <w:rPr>
          <w:rtl/>
        </w:rPr>
        <w:t>.</w:t>
      </w:r>
    </w:p>
    <w:p w14:paraId="0CD78A9E" w14:textId="7E27CD88" w:rsidR="00AB7D20" w:rsidRPr="00F2413E" w:rsidRDefault="000B5A30" w:rsidP="00EF3FEC">
      <w:pPr>
        <w:ind w:left="0" w:firstLine="0"/>
        <w:rPr>
          <w:rtl/>
        </w:rPr>
      </w:pPr>
      <w:r w:rsidRPr="00EF3FEC">
        <w:rPr>
          <w:rStyle w:val="affffe"/>
          <w:rFonts w:hint="eastAsia"/>
          <w:rtl/>
        </w:rPr>
        <w:t>איבעיא</w:t>
      </w:r>
      <w:r w:rsidR="00AB7D20" w:rsidRPr="00F2413E">
        <w:rPr>
          <w:rtl/>
        </w:rPr>
        <w:t xml:space="preserve">: </w:t>
      </w:r>
      <w:r>
        <w:rPr>
          <w:rFonts w:hint="cs"/>
          <w:rtl/>
        </w:rPr>
        <w:t>'</w:t>
      </w:r>
      <w:r w:rsidR="00AB7D20" w:rsidRPr="00F2413E">
        <w:rPr>
          <w:rtl/>
        </w:rPr>
        <w:t>תנאי</w:t>
      </w:r>
      <w:r>
        <w:rPr>
          <w:rFonts w:hint="cs"/>
          <w:rtl/>
        </w:rPr>
        <w:t>'</w:t>
      </w:r>
      <w:r w:rsidR="00AB7D20" w:rsidRPr="00F2413E">
        <w:rPr>
          <w:rtl/>
        </w:rPr>
        <w:t xml:space="preserve">, </w:t>
      </w:r>
      <w:r w:rsidR="00AB7D20" w:rsidRPr="00CA108A">
        <w:rPr>
          <w:rFonts w:cs="PFT_Frank" w:hint="eastAsia"/>
          <w:b/>
          <w:bCs/>
          <w:szCs w:val="14"/>
          <w:rtl/>
        </w:rPr>
        <w:t>א</w:t>
      </w:r>
      <w:r w:rsidRPr="00CA108A">
        <w:rPr>
          <w:rFonts w:cs="PFT_Frank" w:hint="eastAsia"/>
          <w:b/>
          <w:bCs/>
          <w:szCs w:val="14"/>
          <w:rtl/>
        </w:rPr>
        <w:t>ם</w:t>
      </w:r>
      <w:r w:rsidR="00AB7D20" w:rsidRPr="00F2413E">
        <w:rPr>
          <w:rFonts w:hint="cs"/>
          <w:rtl/>
        </w:rPr>
        <w:t xml:space="preserve"> עוקרים </w:t>
      </w:r>
      <w:r>
        <w:rPr>
          <w:rFonts w:hint="cs"/>
          <w:rtl/>
        </w:rPr>
        <w:t>ה</w:t>
      </w:r>
      <w:r w:rsidR="00AB7D20" w:rsidRPr="00F2413E">
        <w:rPr>
          <w:rFonts w:hint="cs"/>
          <w:rtl/>
        </w:rPr>
        <w:t>שטר</w:t>
      </w:r>
      <w:r w:rsidRPr="00EF3FEC">
        <w:rPr>
          <w:rStyle w:val="afffff0"/>
          <w:rtl/>
        </w:rPr>
        <w:t xml:space="preserve"> ולא נאמנים</w:t>
      </w:r>
      <w:r>
        <w:rPr>
          <w:rStyle w:val="afffff0"/>
          <w:rFonts w:hint="cs"/>
          <w:rtl/>
        </w:rPr>
        <w:t>,</w:t>
      </w:r>
      <w:r>
        <w:rPr>
          <w:rFonts w:hint="cs"/>
          <w:rtl/>
        </w:rPr>
        <w:t xml:space="preserve"> </w:t>
      </w:r>
      <w:r w:rsidR="00AB7D20" w:rsidRPr="00CA108A">
        <w:rPr>
          <w:rFonts w:cs="PFT_Frank" w:hint="cs"/>
          <w:b/>
          <w:bCs/>
          <w:szCs w:val="14"/>
          <w:rtl/>
        </w:rPr>
        <w:t>או</w:t>
      </w:r>
      <w:r w:rsidR="00AB7D20" w:rsidRPr="00F2413E">
        <w:rPr>
          <w:rFonts w:hint="cs"/>
          <w:rtl/>
        </w:rPr>
        <w:t xml:space="preserve"> </w:t>
      </w:r>
      <w:r>
        <w:rPr>
          <w:rFonts w:hint="cs"/>
          <w:rtl/>
        </w:rPr>
        <w:t>דבר</w:t>
      </w:r>
      <w:r w:rsidR="00AB7D20" w:rsidRPr="00F2413E">
        <w:rPr>
          <w:rtl/>
        </w:rPr>
        <w:t xml:space="preserve"> אחר</w:t>
      </w:r>
      <w:r>
        <w:rPr>
          <w:rFonts w:hint="cs"/>
          <w:rtl/>
        </w:rPr>
        <w:t xml:space="preserve"> הוא</w:t>
      </w:r>
      <w:r w:rsidR="00AB7D20" w:rsidRPr="00F2413E">
        <w:rPr>
          <w:rtl/>
        </w:rPr>
        <w:t>?</w:t>
      </w:r>
    </w:p>
    <w:p w14:paraId="214DD4E5" w14:textId="07560C16" w:rsidR="00E268F4" w:rsidRDefault="000B5A30" w:rsidP="000B5A30">
      <w:pPr>
        <w:ind w:left="0" w:firstLine="0"/>
        <w:rPr>
          <w:rtl/>
        </w:rPr>
      </w:pPr>
      <w:r w:rsidRPr="00EF3FEC">
        <w:rPr>
          <w:rStyle w:val="affffe"/>
          <w:rFonts w:hint="eastAsia"/>
          <w:rtl/>
        </w:rPr>
        <w:t>ופשט</w:t>
      </w:r>
      <w:r w:rsidRPr="00EF3FEC">
        <w:rPr>
          <w:rStyle w:val="affffe"/>
          <w:rtl/>
        </w:rPr>
        <w:t xml:space="preserve"> </w:t>
      </w:r>
      <w:r w:rsidRPr="00EF3FEC">
        <w:rPr>
          <w:rStyle w:val="affffe"/>
          <w:rFonts w:hint="eastAsia"/>
          <w:rtl/>
        </w:rPr>
        <w:t>ר</w:t>
      </w:r>
      <w:r w:rsidRPr="00EF3FEC">
        <w:rPr>
          <w:rStyle w:val="affffe"/>
          <w:rtl/>
        </w:rPr>
        <w:t>"נ</w:t>
      </w:r>
      <w:r w:rsidR="00AB7D20" w:rsidRPr="00F2413E">
        <w:rPr>
          <w:rtl/>
        </w:rPr>
        <w:t xml:space="preserve">: </w:t>
      </w:r>
      <w:r>
        <w:rPr>
          <w:rFonts w:hint="cs"/>
          <w:rtl/>
        </w:rPr>
        <w:t xml:space="preserve">דנאמנים, </w:t>
      </w:r>
      <w:r w:rsidRPr="00EF3FEC">
        <w:rPr>
          <w:rStyle w:val="affffe"/>
          <w:rFonts w:hint="eastAsia"/>
          <w:rtl/>
        </w:rPr>
        <w:t>ולבאים</w:t>
      </w:r>
      <w:r w:rsidRPr="00EF3FEC">
        <w:rPr>
          <w:rStyle w:val="affffe"/>
          <w:rtl/>
        </w:rPr>
        <w:t xml:space="preserve"> </w:t>
      </w:r>
      <w:r w:rsidRPr="00EF3FEC">
        <w:rPr>
          <w:rStyle w:val="affffe"/>
          <w:rFonts w:hint="eastAsia"/>
          <w:rtl/>
        </w:rPr>
        <w:t>לפני</w:t>
      </w:r>
      <w:r>
        <w:rPr>
          <w:rFonts w:hint="cs"/>
          <w:rtl/>
        </w:rPr>
        <w:t xml:space="preserve"> '</w:t>
      </w:r>
      <w:r w:rsidRPr="00EF3FEC">
        <w:rPr>
          <w:rStyle w:val="afffff0"/>
          <w:rFonts w:hint="eastAsia"/>
          <w:rtl/>
        </w:rPr>
        <w:t>קודם</w:t>
      </w:r>
      <w:r>
        <w:rPr>
          <w:rFonts w:hint="cs"/>
          <w:rtl/>
        </w:rPr>
        <w:t xml:space="preserve"> </w:t>
      </w:r>
      <w:r w:rsidR="00AB7D20" w:rsidRPr="00F2413E">
        <w:rPr>
          <w:rFonts w:hint="cs"/>
          <w:rtl/>
        </w:rPr>
        <w:t xml:space="preserve">קיימו </w:t>
      </w:r>
      <w:r>
        <w:rPr>
          <w:rFonts w:hint="cs"/>
          <w:rtl/>
        </w:rPr>
        <w:t>ה</w:t>
      </w:r>
      <w:r w:rsidR="00AB7D20" w:rsidRPr="00F2413E">
        <w:rPr>
          <w:rFonts w:hint="cs"/>
          <w:rtl/>
        </w:rPr>
        <w:t>תנא</w:t>
      </w:r>
      <w:r>
        <w:rPr>
          <w:rFonts w:hint="cs"/>
          <w:rtl/>
        </w:rPr>
        <w:t>י</w:t>
      </w:r>
      <w:r w:rsidR="00AB7D20" w:rsidRPr="00F2413E">
        <w:rPr>
          <w:rFonts w:hint="cs"/>
          <w:rtl/>
        </w:rPr>
        <w:t xml:space="preserve"> ורדו לדין</w:t>
      </w:r>
      <w:r>
        <w:rPr>
          <w:rFonts w:hint="cs"/>
          <w:rtl/>
        </w:rPr>
        <w:t>'</w:t>
      </w:r>
      <w:r w:rsidR="00E268F4">
        <w:rPr>
          <w:rFonts w:hint="cs"/>
          <w:rtl/>
        </w:rPr>
        <w:t>.</w:t>
      </w:r>
    </w:p>
    <w:p w14:paraId="0CCD9A01" w14:textId="1C5FC679" w:rsidR="00AB7D20" w:rsidRPr="006D5126" w:rsidRDefault="00AB7D20" w:rsidP="00F1680A">
      <w:pPr>
        <w:pStyle w:val="affffb"/>
        <w:rPr>
          <w:spacing w:val="0"/>
          <w:rtl/>
        </w:rPr>
      </w:pPr>
      <w:bookmarkStart w:id="143" w:name="_Toc119352928"/>
      <w:r w:rsidRPr="006D5126">
        <w:rPr>
          <w:spacing w:val="0"/>
          <w:rtl/>
        </w:rPr>
        <w:t xml:space="preserve">עד </w:t>
      </w:r>
      <w:r w:rsidR="005278E8" w:rsidRPr="006D5126">
        <w:rPr>
          <w:rFonts w:hint="cs"/>
          <w:spacing w:val="0"/>
          <w:rtl/>
        </w:rPr>
        <w:t>'</w:t>
      </w:r>
      <w:r w:rsidRPr="006D5126">
        <w:rPr>
          <w:spacing w:val="0"/>
          <w:rtl/>
        </w:rPr>
        <w:t>תנאי</w:t>
      </w:r>
      <w:r w:rsidR="005278E8" w:rsidRPr="006D5126">
        <w:rPr>
          <w:rFonts w:hint="cs"/>
          <w:spacing w:val="0"/>
          <w:rtl/>
        </w:rPr>
        <w:t>'</w:t>
      </w:r>
      <w:r w:rsidRPr="006D5126">
        <w:rPr>
          <w:spacing w:val="0"/>
          <w:rtl/>
        </w:rPr>
        <w:t xml:space="preserve">, ועד </w:t>
      </w:r>
      <w:r w:rsidR="005278E8" w:rsidRPr="006D5126">
        <w:rPr>
          <w:rFonts w:hint="cs"/>
          <w:spacing w:val="0"/>
          <w:rtl/>
        </w:rPr>
        <w:t>השני '</w:t>
      </w:r>
      <w:r w:rsidRPr="006D5126">
        <w:rPr>
          <w:spacing w:val="0"/>
          <w:rtl/>
        </w:rPr>
        <w:t>אינו תנאי</w:t>
      </w:r>
      <w:r w:rsidR="005278E8" w:rsidRPr="006D5126">
        <w:rPr>
          <w:rFonts w:hint="cs"/>
          <w:spacing w:val="0"/>
          <w:rtl/>
        </w:rPr>
        <w:t>'</w:t>
      </w:r>
      <w:bookmarkEnd w:id="143"/>
    </w:p>
    <w:p w14:paraId="4699C71E" w14:textId="41E93FAC" w:rsidR="00AB7D20" w:rsidRPr="00F2413E" w:rsidRDefault="00AB7D20" w:rsidP="00EF3FEC">
      <w:pPr>
        <w:ind w:left="0" w:firstLine="0"/>
        <w:rPr>
          <w:rtl/>
        </w:rPr>
      </w:pPr>
      <w:r w:rsidRPr="00EF3FEC">
        <w:rPr>
          <w:rStyle w:val="affffe"/>
          <w:rtl/>
        </w:rPr>
        <w:t>ר"</w:t>
      </w:r>
      <w:r w:rsidRPr="00EF3FEC">
        <w:rPr>
          <w:rStyle w:val="affffe"/>
          <w:rFonts w:hint="eastAsia"/>
          <w:rtl/>
        </w:rPr>
        <w:t>פ</w:t>
      </w:r>
      <w:r w:rsidR="005278E8">
        <w:rPr>
          <w:rStyle w:val="affffe"/>
          <w:rFonts w:hint="cs"/>
          <w:rtl/>
        </w:rPr>
        <w:t>:</w:t>
      </w:r>
      <w:r w:rsidRPr="00F2413E">
        <w:rPr>
          <w:rFonts w:hint="cs"/>
          <w:rtl/>
        </w:rPr>
        <w:t xml:space="preserve"> </w:t>
      </w:r>
      <w:r w:rsidRPr="00CA108A">
        <w:rPr>
          <w:rFonts w:cs="PFT_Frank" w:hint="eastAsia"/>
          <w:b/>
          <w:bCs/>
          <w:szCs w:val="14"/>
          <w:rtl/>
        </w:rPr>
        <w:t>שניהם</w:t>
      </w:r>
      <w:r w:rsidRPr="00F2413E">
        <w:rPr>
          <w:rFonts w:hint="cs"/>
          <w:rtl/>
        </w:rPr>
        <w:t xml:space="preserve"> מ</w:t>
      </w:r>
      <w:r w:rsidR="005278E8">
        <w:rPr>
          <w:rFonts w:hint="cs"/>
          <w:rtl/>
        </w:rPr>
        <w:t>קיימי</w:t>
      </w:r>
      <w:r w:rsidRPr="00F2413E">
        <w:rPr>
          <w:rFonts w:hint="cs"/>
          <w:rtl/>
        </w:rPr>
        <w:t xml:space="preserve">ם </w:t>
      </w:r>
      <w:r w:rsidR="005278E8">
        <w:rPr>
          <w:rFonts w:hint="cs"/>
          <w:rtl/>
        </w:rPr>
        <w:t>ה</w:t>
      </w:r>
      <w:r w:rsidRPr="00F2413E">
        <w:rPr>
          <w:rFonts w:hint="cs"/>
          <w:rtl/>
        </w:rPr>
        <w:t>שטר</w:t>
      </w:r>
      <w:r w:rsidR="005278E8">
        <w:rPr>
          <w:rFonts w:hint="cs"/>
          <w:rtl/>
        </w:rPr>
        <w:t>,</w:t>
      </w:r>
      <w:r w:rsidRPr="00F2413E">
        <w:rPr>
          <w:rFonts w:hint="cs"/>
          <w:rtl/>
        </w:rPr>
        <w:t xml:space="preserve"> </w:t>
      </w:r>
      <w:r w:rsidRPr="00CA108A">
        <w:rPr>
          <w:rFonts w:cs="PFT_Frank" w:hint="eastAsia"/>
          <w:b/>
          <w:bCs/>
          <w:szCs w:val="14"/>
          <w:rtl/>
        </w:rPr>
        <w:t>והאחד</w:t>
      </w:r>
      <w:r w:rsidRPr="00F2413E">
        <w:rPr>
          <w:rFonts w:hint="cs"/>
          <w:rtl/>
        </w:rPr>
        <w:t xml:space="preserve"> </w:t>
      </w:r>
      <w:r w:rsidRPr="00EF3FEC">
        <w:rPr>
          <w:rStyle w:val="afffff0"/>
          <w:rFonts w:hint="eastAsia"/>
          <w:rtl/>
        </w:rPr>
        <w:t>ש</w:t>
      </w:r>
      <w:r w:rsidR="00A177A5">
        <w:rPr>
          <w:rStyle w:val="afffff0"/>
          <w:rFonts w:hint="cs"/>
          <w:rtl/>
        </w:rPr>
        <w:t>'</w:t>
      </w:r>
      <w:r w:rsidRPr="00EF3FEC">
        <w:rPr>
          <w:rStyle w:val="afffff0"/>
          <w:rFonts w:hint="eastAsia"/>
          <w:rtl/>
        </w:rPr>
        <w:t>תנאי</w:t>
      </w:r>
      <w:r w:rsidR="00A177A5">
        <w:rPr>
          <w:rStyle w:val="afffff0"/>
          <w:rFonts w:hint="cs"/>
          <w:rtl/>
        </w:rPr>
        <w:t>'</w:t>
      </w:r>
      <w:r w:rsidRPr="00F2413E">
        <w:rPr>
          <w:rFonts w:hint="cs"/>
          <w:rtl/>
        </w:rPr>
        <w:t xml:space="preserve"> </w:t>
      </w:r>
      <w:r w:rsidR="005278E8">
        <w:rPr>
          <w:rFonts w:hint="cs"/>
          <w:rtl/>
        </w:rPr>
        <w:t>כ</w:t>
      </w:r>
      <w:r w:rsidRPr="00F2413E">
        <w:rPr>
          <w:rFonts w:hint="cs"/>
          <w:rtl/>
        </w:rPr>
        <w:t>במקום שנים</w:t>
      </w:r>
      <w:r w:rsidR="005278E8">
        <w:rPr>
          <w:rFonts w:hint="cs"/>
          <w:rtl/>
        </w:rPr>
        <w:t>.</w:t>
      </w:r>
    </w:p>
    <w:p w14:paraId="0723865F" w14:textId="50DDC9B3" w:rsidR="00A177A5" w:rsidRDefault="005278E8" w:rsidP="00F2413E">
      <w:pPr>
        <w:ind w:left="0" w:firstLine="0"/>
        <w:rPr>
          <w:rtl/>
        </w:rPr>
      </w:pPr>
      <w:r w:rsidRPr="00EF3FEC">
        <w:rPr>
          <w:rStyle w:val="affffe"/>
          <w:rFonts w:hint="eastAsia"/>
          <w:rtl/>
        </w:rPr>
        <w:t>אבל</w:t>
      </w:r>
      <w:r w:rsidRPr="00EF3FEC">
        <w:rPr>
          <w:rStyle w:val="affffe"/>
          <w:rtl/>
        </w:rPr>
        <w:t xml:space="preserve"> </w:t>
      </w:r>
      <w:r w:rsidRPr="00EF3FEC">
        <w:rPr>
          <w:rStyle w:val="affffe"/>
          <w:rFonts w:hint="eastAsia"/>
          <w:rtl/>
        </w:rPr>
        <w:t>ל</w:t>
      </w:r>
      <w:r w:rsidR="00AB7D20" w:rsidRPr="00EF3FEC">
        <w:rPr>
          <w:rStyle w:val="affffe"/>
          <w:rFonts w:hint="eastAsia"/>
          <w:rtl/>
        </w:rPr>
        <w:t>רהבדר</w:t>
      </w:r>
      <w:r w:rsidR="00AB7D20" w:rsidRPr="00EF3FEC">
        <w:rPr>
          <w:rStyle w:val="affffe"/>
          <w:rtl/>
        </w:rPr>
        <w:t>"</w:t>
      </w:r>
      <w:r w:rsidR="00AB7D20" w:rsidRPr="00EF3FEC">
        <w:rPr>
          <w:rStyle w:val="affffe"/>
          <w:rFonts w:hint="eastAsia"/>
          <w:rtl/>
        </w:rPr>
        <w:t>י</w:t>
      </w:r>
      <w:r w:rsidRPr="00EF3FEC">
        <w:rPr>
          <w:rStyle w:val="affffe"/>
          <w:rtl/>
        </w:rPr>
        <w:t>:</w:t>
      </w:r>
      <w:r w:rsidR="00AB7D20" w:rsidRPr="00F2413E">
        <w:rPr>
          <w:rFonts w:hint="cs"/>
          <w:rtl/>
        </w:rPr>
        <w:t xml:space="preserve"> א</w:t>
      </w:r>
      <w:r w:rsidR="00A177A5">
        <w:rPr>
          <w:rFonts w:hint="cs"/>
          <w:rtl/>
        </w:rPr>
        <w:t>"כ גם</w:t>
      </w:r>
      <w:r w:rsidR="00AB7D20" w:rsidRPr="00F2413E">
        <w:rPr>
          <w:rFonts w:hint="cs"/>
          <w:rtl/>
        </w:rPr>
        <w:t xml:space="preserve"> שניהם </w:t>
      </w:r>
      <w:r w:rsidR="00A177A5">
        <w:rPr>
          <w:rFonts w:hint="cs"/>
          <w:rtl/>
        </w:rPr>
        <w:t>'</w:t>
      </w:r>
      <w:r w:rsidR="00AB7D20" w:rsidRPr="00F2413E">
        <w:rPr>
          <w:rFonts w:hint="cs"/>
          <w:rtl/>
        </w:rPr>
        <w:t>תנאי</w:t>
      </w:r>
      <w:r w:rsidR="00A177A5">
        <w:rPr>
          <w:rFonts w:hint="cs"/>
          <w:rtl/>
        </w:rPr>
        <w:t>'</w:t>
      </w:r>
      <w:r w:rsidR="00AB7D20" w:rsidRPr="00F2413E">
        <w:rPr>
          <w:rFonts w:hint="cs"/>
          <w:rtl/>
        </w:rPr>
        <w:t xml:space="preserve"> </w:t>
      </w:r>
      <w:r w:rsidR="00A177A5">
        <w:rPr>
          <w:rFonts w:hint="cs"/>
          <w:rtl/>
        </w:rPr>
        <w:t xml:space="preserve">- לא, </w:t>
      </w:r>
      <w:r w:rsidR="00A177A5">
        <w:rPr>
          <w:rStyle w:val="afffff0"/>
          <w:rFonts w:hint="cs"/>
          <w:rtl/>
        </w:rPr>
        <w:t>ד'</w:t>
      </w:r>
      <w:r w:rsidR="00A177A5" w:rsidRPr="00EF3FEC">
        <w:rPr>
          <w:rStyle w:val="afffff0"/>
          <w:rFonts w:hint="eastAsia"/>
          <w:rtl/>
        </w:rPr>
        <w:t>כחוזרים</w:t>
      </w:r>
      <w:r w:rsidR="00A177A5" w:rsidRPr="00EF3FEC">
        <w:rPr>
          <w:rStyle w:val="afffff0"/>
          <w:rtl/>
        </w:rPr>
        <w:t xml:space="preserve"> </w:t>
      </w:r>
      <w:r w:rsidR="00A177A5" w:rsidRPr="00EF3FEC">
        <w:rPr>
          <w:rStyle w:val="afffff0"/>
          <w:rFonts w:hint="eastAsia"/>
          <w:rtl/>
        </w:rPr>
        <w:t>ומגידים</w:t>
      </w:r>
      <w:r w:rsidR="00A177A5">
        <w:rPr>
          <w:rStyle w:val="afffff0"/>
          <w:rFonts w:hint="cs"/>
          <w:rtl/>
        </w:rPr>
        <w:t>'</w:t>
      </w:r>
      <w:r w:rsidR="00A177A5" w:rsidRPr="00EF3FEC">
        <w:rPr>
          <w:rStyle w:val="afffff0"/>
          <w:rtl/>
        </w:rPr>
        <w:t>,</w:t>
      </w:r>
    </w:p>
    <w:p w14:paraId="24DB7207" w14:textId="3B573C68" w:rsidR="00AB7D20" w:rsidRPr="00F2413E" w:rsidRDefault="00AB7D20" w:rsidP="00EF3FEC">
      <w:pPr>
        <w:ind w:left="0" w:firstLine="0"/>
        <w:rPr>
          <w:rtl/>
        </w:rPr>
      </w:pPr>
      <w:r w:rsidRPr="00EF3FEC">
        <w:rPr>
          <w:rStyle w:val="affffe"/>
          <w:rFonts w:hint="eastAsia"/>
          <w:rtl/>
        </w:rPr>
        <w:t>ובהכרח</w:t>
      </w:r>
      <w:r w:rsidR="00A177A5">
        <w:rPr>
          <w:rStyle w:val="affffe"/>
          <w:rFonts w:hint="cs"/>
          <w:rtl/>
        </w:rPr>
        <w:t>:</w:t>
      </w:r>
      <w:r w:rsidRPr="00EF3FEC">
        <w:rPr>
          <w:rtl/>
        </w:rPr>
        <w:t xml:space="preserve"> </w:t>
      </w:r>
      <w:r w:rsidRPr="00EF3FEC">
        <w:rPr>
          <w:rFonts w:hint="eastAsia"/>
          <w:rtl/>
        </w:rPr>
        <w:t>שעוקרים</w:t>
      </w:r>
      <w:r w:rsidRPr="00EF3FEC">
        <w:rPr>
          <w:rtl/>
        </w:rPr>
        <w:t xml:space="preserve"> </w:t>
      </w:r>
      <w:r w:rsidR="007B2840">
        <w:rPr>
          <w:rFonts w:hint="cs"/>
          <w:rtl/>
        </w:rPr>
        <w:t>העדות</w:t>
      </w:r>
      <w:r w:rsidRPr="00EF3FEC">
        <w:rPr>
          <w:rStyle w:val="afffff0"/>
          <w:rtl/>
        </w:rPr>
        <w:t xml:space="preserve"> </w:t>
      </w:r>
      <w:r w:rsidR="00191F00">
        <w:rPr>
          <w:rStyle w:val="afffff0"/>
          <w:rFonts w:hint="cs"/>
          <w:rtl/>
        </w:rPr>
        <w:t>ו</w:t>
      </w:r>
      <w:r w:rsidR="007B2840" w:rsidRPr="00EF3FEC">
        <w:rPr>
          <w:rStyle w:val="afffff0"/>
          <w:rFonts w:hint="eastAsia"/>
          <w:rtl/>
        </w:rPr>
        <w:t>לא</w:t>
      </w:r>
      <w:r w:rsidR="007B2840" w:rsidRPr="00EF3FEC">
        <w:rPr>
          <w:rStyle w:val="afffff0"/>
          <w:rtl/>
        </w:rPr>
        <w:t xml:space="preserve"> </w:t>
      </w:r>
      <w:r w:rsidR="007B2840" w:rsidRPr="00EF3FEC">
        <w:rPr>
          <w:rStyle w:val="afffff0"/>
          <w:rFonts w:hint="eastAsia"/>
          <w:rtl/>
        </w:rPr>
        <w:t>מ</w:t>
      </w:r>
      <w:r w:rsidR="00C464AC">
        <w:rPr>
          <w:rStyle w:val="afffff0"/>
          <w:rFonts w:hint="cs"/>
          <w:rtl/>
        </w:rPr>
        <w:t>יד</w:t>
      </w:r>
      <w:r w:rsidR="007B2840">
        <w:rPr>
          <w:rStyle w:val="afffff0"/>
          <w:rFonts w:hint="cs"/>
          <w:rtl/>
        </w:rPr>
        <w:t>,</w:t>
      </w:r>
      <w:r w:rsidR="007B2840" w:rsidRPr="00EF3FEC">
        <w:rPr>
          <w:rStyle w:val="afffff0"/>
          <w:rtl/>
        </w:rPr>
        <w:t xml:space="preserve"> </w:t>
      </w:r>
      <w:r w:rsidRPr="00EF3FEC">
        <w:rPr>
          <w:rStyle w:val="afffff0"/>
          <w:rFonts w:hint="eastAsia"/>
          <w:rtl/>
        </w:rPr>
        <w:t>ונאמנים</w:t>
      </w:r>
      <w:r w:rsidRPr="00EF3FEC">
        <w:rPr>
          <w:rStyle w:val="afffff0"/>
          <w:rtl/>
        </w:rPr>
        <w:t>,</w:t>
      </w:r>
      <w:r w:rsidR="007B2840">
        <w:rPr>
          <w:rStyle w:val="afffff0"/>
          <w:rFonts w:hint="cs"/>
          <w:rtl/>
        </w:rPr>
        <w:t xml:space="preserve"> </w:t>
      </w:r>
      <w:r w:rsidR="007B2840" w:rsidRPr="00B31C92">
        <w:rPr>
          <w:rStyle w:val="afffff0"/>
          <w:rFonts w:cs="PFT_Frank" w:hint="eastAsia"/>
          <w:b/>
          <w:bCs/>
          <w:szCs w:val="10"/>
          <w:rtl/>
        </w:rPr>
        <w:t>וה</w:t>
      </w:r>
      <w:r w:rsidR="007B2840" w:rsidRPr="00B31C92">
        <w:rPr>
          <w:rStyle w:val="afffff0"/>
          <w:rFonts w:cs="PFT_Frank"/>
          <w:b/>
          <w:bCs/>
          <w:szCs w:val="10"/>
          <w:rtl/>
        </w:rPr>
        <w:t xml:space="preserve">"ה </w:t>
      </w:r>
      <w:r w:rsidR="007B2840" w:rsidRPr="00B31C92">
        <w:rPr>
          <w:rStyle w:val="afffff0"/>
          <w:rFonts w:cs="PFT_Frank" w:hint="eastAsia"/>
          <w:b/>
          <w:bCs/>
          <w:szCs w:val="10"/>
          <w:rtl/>
        </w:rPr>
        <w:t>אחד</w:t>
      </w:r>
      <w:r w:rsidR="007B2840">
        <w:rPr>
          <w:rStyle w:val="afffff0"/>
          <w:rFonts w:hint="cs"/>
          <w:rtl/>
        </w:rPr>
        <w:t>.</w:t>
      </w:r>
      <w:r w:rsidRPr="00EF3FEC">
        <w:rPr>
          <w:rtl/>
        </w:rPr>
        <w:t xml:space="preserve"> </w:t>
      </w:r>
      <w:r w:rsidR="007B2840">
        <w:rPr>
          <w:rStyle w:val="affffe"/>
          <w:rFonts w:hint="cs"/>
          <w:rtl/>
        </w:rPr>
        <w:t>ו</w:t>
      </w:r>
      <w:r w:rsidRPr="00EF3FEC">
        <w:rPr>
          <w:rStyle w:val="affffe"/>
          <w:rtl/>
        </w:rPr>
        <w:t>הלכ</w:t>
      </w:r>
      <w:r w:rsidR="007B2840" w:rsidRPr="00EF3FEC">
        <w:rPr>
          <w:rStyle w:val="affffe"/>
          <w:rFonts w:hint="eastAsia"/>
          <w:rtl/>
        </w:rPr>
        <w:t>ה</w:t>
      </w:r>
      <w:r w:rsidRPr="00EF3FEC">
        <w:rPr>
          <w:rStyle w:val="affffe"/>
          <w:rtl/>
        </w:rPr>
        <w:t xml:space="preserve"> כ</w:t>
      </w:r>
      <w:r w:rsidR="007B2840" w:rsidRPr="00EF3FEC">
        <w:rPr>
          <w:rStyle w:val="affffe"/>
          <w:rFonts w:hint="eastAsia"/>
          <w:rtl/>
        </w:rPr>
        <w:t>מותו</w:t>
      </w:r>
      <w:r w:rsidR="007B2840">
        <w:rPr>
          <w:rFonts w:hint="cs"/>
          <w:rtl/>
        </w:rPr>
        <w:t>.</w:t>
      </w:r>
    </w:p>
    <w:p w14:paraId="3004E4EB" w14:textId="722A4962" w:rsidR="003254C1" w:rsidRPr="006D5126" w:rsidRDefault="003254C1" w:rsidP="00F1680A">
      <w:pPr>
        <w:pStyle w:val="affffb"/>
        <w:rPr>
          <w:spacing w:val="0"/>
          <w:rtl/>
        </w:rPr>
      </w:pPr>
      <w:bookmarkStart w:id="144" w:name="_Toc119352929"/>
      <w:r w:rsidRPr="006D5126">
        <w:rPr>
          <w:rFonts w:hint="cs"/>
          <w:spacing w:val="0"/>
          <w:rtl/>
        </w:rPr>
        <w:t>שני עדים אחרים המעידים על השטר</w:t>
      </w:r>
      <w:bookmarkEnd w:id="144"/>
    </w:p>
    <w:p w14:paraId="6FB2F7AB" w14:textId="6F21DB6A" w:rsidR="003254C1" w:rsidRDefault="00AB7D20" w:rsidP="00AB7D20">
      <w:pPr>
        <w:rPr>
          <w:rFonts w:ascii="Fb Fontext" w:hAnsi="Fb Fontext"/>
          <w:sz w:val="32"/>
          <w:rtl/>
        </w:rPr>
      </w:pPr>
      <w:r w:rsidRPr="00EF3FEC">
        <w:rPr>
          <w:rStyle w:val="affffe"/>
          <w:rtl/>
        </w:rPr>
        <w:t>ת"ר</w:t>
      </w:r>
      <w:r w:rsidRPr="00CA108A">
        <w:rPr>
          <w:rFonts w:ascii="Fb Fontext" w:hAnsi="Fb Fontext" w:cs="PFT_Frank"/>
          <w:b/>
          <w:bCs/>
          <w:sz w:val="32"/>
          <w:szCs w:val="14"/>
          <w:rtl/>
        </w:rPr>
        <w:t xml:space="preserve">: </w:t>
      </w:r>
      <w:r w:rsidRPr="00EF3FEC">
        <w:rPr>
          <w:rFonts w:ascii="Fb Fontext" w:hAnsi="Fb Fontext"/>
          <w:sz w:val="32"/>
          <w:rtl/>
        </w:rPr>
        <w:t>שנים חתומין על השטר ומתו,</w:t>
      </w:r>
      <w:r w:rsidRPr="003254C1">
        <w:rPr>
          <w:rFonts w:ascii="Fb Fontext" w:hAnsi="Fb Fontext"/>
          <w:sz w:val="32"/>
          <w:rtl/>
        </w:rPr>
        <w:t xml:space="preserve"> ובאו שנים ואמרו</w:t>
      </w:r>
      <w:r w:rsidR="003254C1">
        <w:rPr>
          <w:rFonts w:ascii="Fb Fontext" w:hAnsi="Fb Fontext" w:hint="cs"/>
          <w:sz w:val="32"/>
          <w:rtl/>
        </w:rPr>
        <w:t>:</w:t>
      </w:r>
    </w:p>
    <w:p w14:paraId="6554C066" w14:textId="7F042444" w:rsidR="00AB7D20" w:rsidRPr="00EF3FEC" w:rsidRDefault="00AB7D20" w:rsidP="00EF3FEC">
      <w:pPr>
        <w:ind w:left="0" w:firstLine="0"/>
        <w:rPr>
          <w:rtl/>
        </w:rPr>
      </w:pPr>
      <w:r w:rsidRPr="00CA108A">
        <w:rPr>
          <w:rFonts w:cs="PFT_Frank"/>
          <w:b/>
          <w:bCs/>
          <w:szCs w:val="14"/>
          <w:rtl/>
        </w:rPr>
        <w:t>כתב ידם הוא</w:t>
      </w:r>
      <w:r w:rsidRPr="003254C1">
        <w:rPr>
          <w:rtl/>
        </w:rPr>
        <w:t>,</w:t>
      </w:r>
      <w:r w:rsidRPr="003254C1">
        <w:rPr>
          <w:rFonts w:hint="cs"/>
          <w:rtl/>
        </w:rPr>
        <w:t xml:space="preserve"> </w:t>
      </w:r>
      <w:r w:rsidRPr="00CA108A">
        <w:rPr>
          <w:rFonts w:cs="PFT_Frank"/>
          <w:b/>
          <w:bCs/>
          <w:szCs w:val="14"/>
          <w:rtl/>
        </w:rPr>
        <w:t>אבל</w:t>
      </w:r>
      <w:r w:rsidRPr="003254C1">
        <w:rPr>
          <w:rtl/>
        </w:rPr>
        <w:t xml:space="preserve"> אנוסים, קטנים, פסולי עדות היו - </w:t>
      </w:r>
      <w:r w:rsidRPr="00CA108A">
        <w:rPr>
          <w:rFonts w:cs="PFT_Frank"/>
          <w:b/>
          <w:bCs/>
          <w:szCs w:val="14"/>
          <w:rtl/>
        </w:rPr>
        <w:t>נאמנים</w:t>
      </w:r>
      <w:r w:rsidR="003254C1">
        <w:rPr>
          <w:rFonts w:hint="cs"/>
          <w:rtl/>
        </w:rPr>
        <w:t>,</w:t>
      </w:r>
    </w:p>
    <w:p w14:paraId="7F660129" w14:textId="6FBE18E2" w:rsidR="00AB7D20" w:rsidRDefault="00AB7D20" w:rsidP="00EF3FEC">
      <w:pPr>
        <w:ind w:left="0" w:firstLine="0"/>
        <w:rPr>
          <w:rtl/>
        </w:rPr>
      </w:pPr>
      <w:r w:rsidRPr="00CA108A">
        <w:rPr>
          <w:rFonts w:cs="PFT_Frank"/>
          <w:b/>
          <w:bCs/>
          <w:szCs w:val="14"/>
          <w:rtl/>
        </w:rPr>
        <w:t xml:space="preserve">ואם יש עדים </w:t>
      </w:r>
      <w:r w:rsidRPr="006C5A30">
        <w:rPr>
          <w:rtl/>
        </w:rPr>
        <w:t>שכת</w:t>
      </w:r>
      <w:r w:rsidR="006C5A30">
        <w:rPr>
          <w:rFonts w:hint="cs"/>
          <w:rtl/>
        </w:rPr>
        <w:t xml:space="preserve">ב </w:t>
      </w:r>
      <w:r w:rsidRPr="006C5A30">
        <w:rPr>
          <w:rFonts w:hint="cs"/>
          <w:rtl/>
        </w:rPr>
        <w:t>י</w:t>
      </w:r>
      <w:r w:rsidR="006C5A30">
        <w:rPr>
          <w:rFonts w:hint="cs"/>
          <w:rtl/>
        </w:rPr>
        <w:t>דם הוא</w:t>
      </w:r>
      <w:r w:rsidRPr="003254C1">
        <w:rPr>
          <w:rFonts w:hint="cs"/>
          <w:rtl/>
        </w:rPr>
        <w:t xml:space="preserve"> </w:t>
      </w:r>
      <w:r w:rsidRPr="00C35A2C">
        <w:rPr>
          <w:rtl/>
        </w:rPr>
        <w:t xml:space="preserve">- </w:t>
      </w:r>
      <w:r w:rsidRPr="00CA108A">
        <w:rPr>
          <w:rFonts w:cs="PFT_Frank"/>
          <w:b/>
          <w:bCs/>
          <w:szCs w:val="14"/>
          <w:rtl/>
        </w:rPr>
        <w:t>אין נאמנין</w:t>
      </w:r>
      <w:r w:rsidRPr="00C35A2C">
        <w:rPr>
          <w:rtl/>
        </w:rPr>
        <w:t>.</w:t>
      </w:r>
    </w:p>
    <w:p w14:paraId="0747889F" w14:textId="77777777" w:rsidR="00AB7D20" w:rsidRPr="00C35A2C" w:rsidRDefault="00AB7D20" w:rsidP="00E26091">
      <w:pPr>
        <w:pStyle w:val="afff"/>
        <w:framePr w:wrap="around"/>
        <w:rPr>
          <w:rtl/>
        </w:rPr>
      </w:pPr>
      <w:bookmarkStart w:id="145" w:name="_Toc119352930"/>
      <w:r w:rsidRPr="00C35A2C">
        <w:rPr>
          <w:rFonts w:hint="cs"/>
          <w:rtl/>
        </w:rPr>
        <w:lastRenderedPageBreak/>
        <w:t>כ.</w:t>
      </w:r>
      <w:bookmarkEnd w:id="145"/>
    </w:p>
    <w:p w14:paraId="5E50DFA7" w14:textId="69825D4F" w:rsidR="00AB7D20" w:rsidRDefault="00AB7D20" w:rsidP="00AB7D20">
      <w:pPr>
        <w:rPr>
          <w:rFonts w:ascii="Fb Fontext" w:hAnsi="Fb Fontext"/>
          <w:sz w:val="32"/>
          <w:rtl/>
        </w:rPr>
      </w:pPr>
      <w:r w:rsidRPr="00EF3FEC">
        <w:rPr>
          <w:rStyle w:val="affffe"/>
          <w:rFonts w:hint="eastAsia"/>
          <w:rtl/>
        </w:rPr>
        <w:t>ו</w:t>
      </w:r>
      <w:r w:rsidR="006C5A30" w:rsidRPr="00EF3FEC">
        <w:rPr>
          <w:rStyle w:val="affffe"/>
          <w:rFonts w:hint="eastAsia"/>
          <w:rtl/>
        </w:rPr>
        <w:t>י</w:t>
      </w:r>
      <w:r w:rsidRPr="00EF3FEC">
        <w:rPr>
          <w:rStyle w:val="affffe"/>
          <w:rFonts w:hint="eastAsia"/>
          <w:rtl/>
        </w:rPr>
        <w:t>קשה</w:t>
      </w:r>
      <w:r w:rsidR="006C5A30">
        <w:rPr>
          <w:rStyle w:val="affffe"/>
          <w:rFonts w:hint="cs"/>
          <w:rtl/>
        </w:rPr>
        <w:t xml:space="preserve"> א'אין נאמנין'</w:t>
      </w:r>
      <w:r w:rsidR="006C5A30" w:rsidRPr="00EF3FEC">
        <w:rPr>
          <w:rStyle w:val="affffe"/>
          <w:rtl/>
        </w:rPr>
        <w:t>:</w:t>
      </w:r>
      <w:r w:rsidRPr="00C35A2C">
        <w:rPr>
          <w:rFonts w:ascii="Fb Fontext" w:hAnsi="Fb Fontext" w:hint="cs"/>
          <w:sz w:val="32"/>
          <w:rtl/>
        </w:rPr>
        <w:t xml:space="preserve"> איך גובים בשטר </w:t>
      </w:r>
      <w:r w:rsidR="006C5A30">
        <w:rPr>
          <w:rFonts w:ascii="Fb Fontext" w:hAnsi="Fb Fontext" w:hint="cs"/>
          <w:sz w:val="32"/>
          <w:rtl/>
        </w:rPr>
        <w:t>-</w:t>
      </w:r>
      <w:r w:rsidRPr="00C35A2C">
        <w:rPr>
          <w:rFonts w:ascii="Fb Fontext" w:hAnsi="Fb Fontext" w:hint="cs"/>
          <w:sz w:val="32"/>
          <w:rtl/>
        </w:rPr>
        <w:t xml:space="preserve"> תרי ותרי נינהו</w:t>
      </w:r>
      <w:r w:rsidR="006C5A30">
        <w:rPr>
          <w:rFonts w:ascii="Fb Fontext" w:hAnsi="Fb Fontext" w:hint="cs"/>
          <w:sz w:val="32"/>
          <w:rtl/>
        </w:rPr>
        <w:t>!</w:t>
      </w:r>
    </w:p>
    <w:p w14:paraId="5FA0E3BB" w14:textId="3DA55267" w:rsidR="00AB7D20" w:rsidRPr="00C54C7E" w:rsidRDefault="00AB7D20" w:rsidP="00AB7D20">
      <w:pPr>
        <w:rPr>
          <w:rStyle w:val="afffe"/>
          <w:rtl/>
        </w:rPr>
      </w:pPr>
      <w:r w:rsidRPr="00EF3FEC">
        <w:rPr>
          <w:rStyle w:val="affffe"/>
          <w:rFonts w:hint="eastAsia"/>
          <w:rtl/>
        </w:rPr>
        <w:t>ר</w:t>
      </w:r>
      <w:r w:rsidRPr="00EF3FEC">
        <w:rPr>
          <w:rStyle w:val="affffe"/>
          <w:rtl/>
        </w:rPr>
        <w:t>"</w:t>
      </w:r>
      <w:r w:rsidRPr="00EF3FEC">
        <w:rPr>
          <w:rStyle w:val="affffe"/>
          <w:rFonts w:hint="eastAsia"/>
          <w:rtl/>
        </w:rPr>
        <w:t>ש</w:t>
      </w:r>
      <w:r w:rsidRPr="00EF3FEC">
        <w:rPr>
          <w:rStyle w:val="affffe"/>
          <w:rtl/>
        </w:rPr>
        <w:t>:</w:t>
      </w:r>
      <w:r w:rsidRPr="00C35A2C">
        <w:rPr>
          <w:rFonts w:ascii="Fb Fontext" w:hAnsi="Fb Fontext"/>
          <w:sz w:val="32"/>
          <w:rtl/>
        </w:rPr>
        <w:t xml:space="preserve"> </w:t>
      </w:r>
      <w:r w:rsidRPr="00CA108A">
        <w:rPr>
          <w:rFonts w:ascii="Fb Fontext" w:hAnsi="Fb Fontext" w:cs="PFT_Frank"/>
          <w:b/>
          <w:bCs/>
          <w:sz w:val="32"/>
          <w:szCs w:val="14"/>
          <w:rtl/>
        </w:rPr>
        <w:t>הכחשה</w:t>
      </w:r>
      <w:r w:rsidRPr="00C35A2C">
        <w:rPr>
          <w:rFonts w:ascii="Fb Fontext" w:hAnsi="Fb Fontext"/>
          <w:sz w:val="32"/>
          <w:rtl/>
        </w:rPr>
        <w:t xml:space="preserve"> </w:t>
      </w:r>
      <w:r w:rsidR="006C5A30">
        <w:rPr>
          <w:rFonts w:ascii="Fb Fontext" w:hAnsi="Fb Fontext" w:hint="cs"/>
          <w:sz w:val="32"/>
          <w:rtl/>
        </w:rPr>
        <w:t>-</w:t>
      </w:r>
      <w:r w:rsidR="006C5A30" w:rsidRPr="00CA108A">
        <w:rPr>
          <w:rFonts w:ascii="Fb Fontext" w:hAnsi="Fb Fontext" w:cs="PFT_Frank" w:hint="cs"/>
          <w:b/>
          <w:bCs/>
          <w:sz w:val="32"/>
          <w:szCs w:val="14"/>
          <w:rtl/>
        </w:rPr>
        <w:t xml:space="preserve"> </w:t>
      </w:r>
      <w:r w:rsidRPr="00CA108A">
        <w:rPr>
          <w:rFonts w:ascii="Fb Fontext" w:hAnsi="Fb Fontext" w:cs="PFT_Frank"/>
          <w:b/>
          <w:bCs/>
          <w:sz w:val="32"/>
          <w:szCs w:val="14"/>
          <w:rtl/>
        </w:rPr>
        <w:t>תחלת הזמה</w:t>
      </w:r>
      <w:r w:rsidRPr="00C35A2C">
        <w:rPr>
          <w:rFonts w:ascii="Fb Fontext" w:hAnsi="Fb Fontext"/>
          <w:sz w:val="32"/>
          <w:rtl/>
        </w:rPr>
        <w:t>, ואין מזימין עדים אלא</w:t>
      </w:r>
      <w:r w:rsidR="006C5A30">
        <w:rPr>
          <w:rFonts w:ascii="Fb Fontext" w:hAnsi="Fb Fontext" w:hint="cs"/>
          <w:sz w:val="32"/>
          <w:rtl/>
        </w:rPr>
        <w:t xml:space="preserve"> </w:t>
      </w:r>
      <w:r w:rsidRPr="00C35A2C">
        <w:rPr>
          <w:rFonts w:ascii="Fb Fontext" w:hAnsi="Fb Fontext"/>
          <w:sz w:val="32"/>
          <w:rtl/>
        </w:rPr>
        <w:t>בפניהם</w:t>
      </w:r>
      <w:r w:rsidR="006C5A30" w:rsidRPr="00C54C7E">
        <w:rPr>
          <w:rStyle w:val="afffe"/>
          <w:rFonts w:hint="cs"/>
          <w:rtl/>
        </w:rPr>
        <w:t>,</w:t>
      </w:r>
    </w:p>
    <w:p w14:paraId="3A4D6383" w14:textId="42EC24C7" w:rsidR="00AB7D20" w:rsidRDefault="006C5A30" w:rsidP="00AB7D20">
      <w:pPr>
        <w:rPr>
          <w:rFonts w:ascii="Fb Fontext" w:hAnsi="Fb Fontext"/>
          <w:sz w:val="32"/>
          <w:rtl/>
        </w:rPr>
      </w:pPr>
      <w:r w:rsidRPr="00EF3FEC">
        <w:rPr>
          <w:rStyle w:val="affffe"/>
          <w:rFonts w:hint="eastAsia"/>
          <w:rtl/>
        </w:rPr>
        <w:t>ודחינו</w:t>
      </w:r>
      <w:r w:rsidR="00AB7D20" w:rsidRPr="00C35A2C">
        <w:rPr>
          <w:rFonts w:ascii="Fb Fontext" w:hAnsi="Fb Fontext"/>
          <w:sz w:val="32"/>
          <w:rtl/>
        </w:rPr>
        <w:t xml:space="preserve">: </w:t>
      </w:r>
      <w:r w:rsidR="00AB7D20" w:rsidRPr="00C35A2C">
        <w:rPr>
          <w:rFonts w:ascii="Fb Fontext" w:hAnsi="Fb Fontext" w:hint="cs"/>
          <w:sz w:val="32"/>
          <w:rtl/>
        </w:rPr>
        <w:t>כ</w:t>
      </w:r>
      <w:r>
        <w:rPr>
          <w:rFonts w:ascii="Fb Fontext" w:hAnsi="Fb Fontext" w:hint="cs"/>
          <w:sz w:val="32"/>
          <w:rtl/>
        </w:rPr>
        <w:t>"ש</w:t>
      </w:r>
      <w:r w:rsidR="00AB7D20" w:rsidRPr="00C35A2C">
        <w:rPr>
          <w:rFonts w:ascii="Fb Fontext" w:hAnsi="Fb Fontext" w:hint="cs"/>
          <w:sz w:val="32"/>
          <w:rtl/>
        </w:rPr>
        <w:t xml:space="preserve"> </w:t>
      </w:r>
      <w:r>
        <w:rPr>
          <w:rFonts w:ascii="Fb Fontext" w:hAnsi="Fb Fontext" w:hint="cs"/>
          <w:sz w:val="32"/>
          <w:rtl/>
        </w:rPr>
        <w:t>כש</w:t>
      </w:r>
      <w:r w:rsidR="00AB7D20" w:rsidRPr="00C35A2C">
        <w:rPr>
          <w:rFonts w:ascii="Fb Fontext" w:hAnsi="Fb Fontext" w:hint="cs"/>
          <w:sz w:val="32"/>
          <w:rtl/>
        </w:rPr>
        <w:t>אינם לפנינו</w:t>
      </w:r>
      <w:r>
        <w:rPr>
          <w:rFonts w:ascii="Fb Fontext" w:hAnsi="Fb Fontext" w:hint="cs"/>
          <w:sz w:val="32"/>
          <w:rtl/>
        </w:rPr>
        <w:t xml:space="preserve"> דנאמינם,</w:t>
      </w:r>
      <w:r w:rsidR="00AB7D20" w:rsidRPr="00C35A2C">
        <w:rPr>
          <w:rFonts w:ascii="Fb Fontext" w:hAnsi="Fb Fontext" w:hint="cs"/>
          <w:sz w:val="32"/>
          <w:rtl/>
        </w:rPr>
        <w:t xml:space="preserve"> אפשר </w:t>
      </w:r>
      <w:r>
        <w:rPr>
          <w:rFonts w:ascii="Fb Fontext" w:hAnsi="Fb Fontext" w:hint="cs"/>
          <w:sz w:val="32"/>
          <w:rtl/>
        </w:rPr>
        <w:t xml:space="preserve">שהיו </w:t>
      </w:r>
      <w:r w:rsidR="00AB7D20" w:rsidRPr="00C35A2C">
        <w:rPr>
          <w:rFonts w:ascii="Fb Fontext" w:hAnsi="Fb Fontext" w:hint="cs"/>
          <w:sz w:val="32"/>
          <w:rtl/>
        </w:rPr>
        <w:t>מוד</w:t>
      </w:r>
      <w:r>
        <w:rPr>
          <w:rFonts w:ascii="Fb Fontext" w:hAnsi="Fb Fontext" w:hint="cs"/>
          <w:sz w:val="32"/>
          <w:rtl/>
        </w:rPr>
        <w:t>ים להם,</w:t>
      </w:r>
    </w:p>
    <w:p w14:paraId="7D5EF9AB" w14:textId="4661980C" w:rsidR="00BD24F9" w:rsidRDefault="00AB7D20" w:rsidP="006C5A30">
      <w:pPr>
        <w:ind w:left="0" w:firstLine="0"/>
        <w:rPr>
          <w:rtl/>
        </w:rPr>
      </w:pPr>
      <w:r w:rsidRPr="00EF3FEC">
        <w:rPr>
          <w:rStyle w:val="affffe"/>
          <w:rtl/>
        </w:rPr>
        <w:t xml:space="preserve">אלא </w:t>
      </w:r>
      <w:r w:rsidRPr="00EF3FEC">
        <w:rPr>
          <w:rStyle w:val="affffe"/>
          <w:rFonts w:hint="eastAsia"/>
          <w:rtl/>
        </w:rPr>
        <w:t>ר</w:t>
      </w:r>
      <w:r w:rsidRPr="00EF3FEC">
        <w:rPr>
          <w:rStyle w:val="affffe"/>
          <w:rtl/>
        </w:rPr>
        <w:t>"</w:t>
      </w:r>
      <w:r w:rsidRPr="00EF3FEC">
        <w:rPr>
          <w:rStyle w:val="affffe"/>
          <w:rFonts w:hint="eastAsia"/>
          <w:rtl/>
        </w:rPr>
        <w:t>נ</w:t>
      </w:r>
      <w:r w:rsidRPr="006C5A30">
        <w:rPr>
          <w:rtl/>
        </w:rPr>
        <w:t xml:space="preserve">: </w:t>
      </w:r>
      <w:r w:rsidR="00BD24F9">
        <w:rPr>
          <w:rFonts w:hint="cs"/>
          <w:rtl/>
        </w:rPr>
        <w:t>'</w:t>
      </w:r>
      <w:r w:rsidRPr="00CA108A">
        <w:rPr>
          <w:rFonts w:cs="PFT_Frank"/>
          <w:b/>
          <w:bCs/>
          <w:szCs w:val="14"/>
          <w:rtl/>
        </w:rPr>
        <w:t>תרי להדי תרי</w:t>
      </w:r>
      <w:r w:rsidR="00BD24F9">
        <w:rPr>
          <w:rFonts w:hint="cs"/>
          <w:rtl/>
        </w:rPr>
        <w:t>,</w:t>
      </w:r>
      <w:r w:rsidRPr="006C5A30">
        <w:rPr>
          <w:rtl/>
        </w:rPr>
        <w:t xml:space="preserve"> וממון בחזקת מריה</w:t>
      </w:r>
      <w:r w:rsidR="00BD24F9">
        <w:rPr>
          <w:rFonts w:hint="cs"/>
          <w:rtl/>
        </w:rPr>
        <w:t xml:space="preserve">', </w:t>
      </w:r>
      <w:r w:rsidR="00BD24F9" w:rsidRPr="00B31C92">
        <w:rPr>
          <w:rStyle w:val="afffff0"/>
          <w:rFonts w:cs="PFT_Frank" w:hint="eastAsia"/>
          <w:b/>
          <w:bCs/>
          <w:szCs w:val="10"/>
          <w:rtl/>
        </w:rPr>
        <w:t>לא</w:t>
      </w:r>
      <w:r w:rsidR="00BD24F9" w:rsidRPr="00B31C92">
        <w:rPr>
          <w:rStyle w:val="afffff0"/>
          <w:rFonts w:cs="PFT_Frank"/>
          <w:b/>
          <w:bCs/>
          <w:szCs w:val="10"/>
          <w:rtl/>
        </w:rPr>
        <w:t xml:space="preserve"> </w:t>
      </w:r>
      <w:r w:rsidR="00BD24F9" w:rsidRPr="00B31C92">
        <w:rPr>
          <w:rStyle w:val="afffff0"/>
          <w:rFonts w:cs="PFT_Frank" w:hint="eastAsia"/>
          <w:b/>
          <w:bCs/>
          <w:szCs w:val="10"/>
          <w:rtl/>
        </w:rPr>
        <w:t>גובה</w:t>
      </w:r>
      <w:r w:rsidR="00BD24F9" w:rsidRPr="00B31C92">
        <w:rPr>
          <w:rStyle w:val="afffff0"/>
          <w:rFonts w:cs="PFT_Frank"/>
          <w:b/>
          <w:bCs/>
          <w:szCs w:val="10"/>
          <w:rtl/>
        </w:rPr>
        <w:t xml:space="preserve"> </w:t>
      </w:r>
      <w:r w:rsidR="00BD24F9" w:rsidRPr="00B31C92">
        <w:rPr>
          <w:rStyle w:val="afffff0"/>
          <w:rFonts w:cs="PFT_Frank" w:hint="eastAsia"/>
          <w:b/>
          <w:bCs/>
          <w:szCs w:val="10"/>
          <w:rtl/>
        </w:rPr>
        <w:t>אא</w:t>
      </w:r>
      <w:r w:rsidR="00BD24F9" w:rsidRPr="00B31C92">
        <w:rPr>
          <w:rStyle w:val="afffff0"/>
          <w:rFonts w:cs="PFT_Frank"/>
          <w:b/>
          <w:bCs/>
          <w:szCs w:val="10"/>
          <w:rtl/>
        </w:rPr>
        <w:t>"כ תפס</w:t>
      </w:r>
      <w:r w:rsidR="00BD24F9" w:rsidRPr="00EF3FEC">
        <w:rPr>
          <w:rStyle w:val="afffff0"/>
          <w:rtl/>
        </w:rPr>
        <w:t>.</w:t>
      </w:r>
    </w:p>
    <w:p w14:paraId="0C1A2DC0" w14:textId="3ACA2D06" w:rsidR="00AB7D20" w:rsidRPr="00EF3FEC" w:rsidRDefault="00BD24F9" w:rsidP="00EF3FEC">
      <w:pPr>
        <w:ind w:left="0" w:firstLine="0"/>
        <w:rPr>
          <w:rtl/>
        </w:rPr>
      </w:pPr>
      <w:r>
        <w:rPr>
          <w:rStyle w:val="affffe"/>
          <w:rFonts w:hint="cs"/>
          <w:rtl/>
        </w:rPr>
        <w:t>כ</w:t>
      </w:r>
      <w:r w:rsidR="00AB7D20" w:rsidRPr="00EF3FEC">
        <w:rPr>
          <w:rStyle w:val="affffe"/>
          <w:rtl/>
        </w:rPr>
        <w:t>בר שטיא</w:t>
      </w:r>
      <w:r>
        <w:rPr>
          <w:rFonts w:hint="cs"/>
          <w:rtl/>
        </w:rPr>
        <w:t xml:space="preserve"> שמכר</w:t>
      </w:r>
      <w:r w:rsidR="00AB7D20" w:rsidRPr="00EF3FEC">
        <w:rPr>
          <w:rtl/>
        </w:rPr>
        <w:t xml:space="preserve"> </w:t>
      </w:r>
      <w:r>
        <w:rPr>
          <w:rFonts w:hint="cs"/>
          <w:rtl/>
        </w:rPr>
        <w:t>קרקע,</w:t>
      </w:r>
      <w:r w:rsidR="00AB7D20" w:rsidRPr="00EF3FEC">
        <w:rPr>
          <w:rtl/>
        </w:rPr>
        <w:t xml:space="preserve"> </w:t>
      </w:r>
      <w:r w:rsidR="00AB7D20" w:rsidRPr="00CA108A">
        <w:rPr>
          <w:rFonts w:cs="PFT_Frank" w:hint="eastAsia"/>
          <w:b/>
          <w:bCs/>
          <w:szCs w:val="14"/>
          <w:rtl/>
        </w:rPr>
        <w:t>ו</w:t>
      </w:r>
      <w:r w:rsidRPr="00CA108A">
        <w:rPr>
          <w:rFonts w:cs="PFT_Frank" w:hint="eastAsia"/>
          <w:b/>
          <w:bCs/>
          <w:szCs w:val="14"/>
          <w:rtl/>
        </w:rPr>
        <w:t>תרי</w:t>
      </w:r>
      <w:r w:rsidRPr="00CA108A">
        <w:rPr>
          <w:rFonts w:cs="PFT_Frank"/>
          <w:b/>
          <w:bCs/>
          <w:szCs w:val="14"/>
          <w:rtl/>
        </w:rPr>
        <w:t xml:space="preserve"> ותרי </w:t>
      </w:r>
      <w:r>
        <w:rPr>
          <w:rFonts w:hint="cs"/>
          <w:rtl/>
        </w:rPr>
        <w:t>אם היה</w:t>
      </w:r>
      <w:r w:rsidR="00AB7D20" w:rsidRPr="00EF3FEC">
        <w:rPr>
          <w:rtl/>
        </w:rPr>
        <w:t xml:space="preserve"> </w:t>
      </w:r>
      <w:r>
        <w:rPr>
          <w:rFonts w:hint="cs"/>
          <w:rtl/>
        </w:rPr>
        <w:t xml:space="preserve">אז </w:t>
      </w:r>
      <w:r w:rsidR="00AB7D20" w:rsidRPr="00EF3FEC">
        <w:rPr>
          <w:rFonts w:hint="eastAsia"/>
          <w:rtl/>
        </w:rPr>
        <w:t>שוטה</w:t>
      </w:r>
      <w:r w:rsidR="00AB7D20" w:rsidRPr="00EF3FEC">
        <w:rPr>
          <w:rtl/>
        </w:rPr>
        <w:t xml:space="preserve"> </w:t>
      </w:r>
      <w:r>
        <w:rPr>
          <w:rFonts w:hint="cs"/>
          <w:rtl/>
        </w:rPr>
        <w:t>או</w:t>
      </w:r>
      <w:r w:rsidR="00AB7D20" w:rsidRPr="00EF3FEC">
        <w:rPr>
          <w:rtl/>
        </w:rPr>
        <w:t xml:space="preserve"> בריא</w:t>
      </w:r>
      <w:r>
        <w:rPr>
          <w:rFonts w:hint="cs"/>
          <w:rtl/>
        </w:rPr>
        <w:t xml:space="preserve"> -</w:t>
      </w:r>
    </w:p>
    <w:p w14:paraId="6359DFF0" w14:textId="4078E43D" w:rsidR="00AB7D20" w:rsidRPr="00EF3FEC" w:rsidRDefault="00BD24F9" w:rsidP="00EF3FEC">
      <w:pPr>
        <w:ind w:left="0" w:firstLine="0"/>
        <w:rPr>
          <w:rtl/>
        </w:rPr>
      </w:pPr>
      <w:r>
        <w:rPr>
          <w:rFonts w:hint="cs"/>
          <w:rtl/>
        </w:rPr>
        <w:t xml:space="preserve">             '</w:t>
      </w:r>
      <w:r w:rsidR="00AB7D20" w:rsidRPr="00CA108A">
        <w:rPr>
          <w:rFonts w:cs="PFT_Frank"/>
          <w:b/>
          <w:bCs/>
          <w:szCs w:val="14"/>
          <w:rtl/>
        </w:rPr>
        <w:t>תרי להדי תרי</w:t>
      </w:r>
      <w:r>
        <w:rPr>
          <w:rFonts w:hint="cs"/>
          <w:rtl/>
        </w:rPr>
        <w:t>,</w:t>
      </w:r>
      <w:r w:rsidR="00AB7D20" w:rsidRPr="006C5A30">
        <w:rPr>
          <w:rtl/>
        </w:rPr>
        <w:t xml:space="preserve"> וממון בחזקת בר שטיא</w:t>
      </w:r>
      <w:r>
        <w:rPr>
          <w:rFonts w:hint="cs"/>
          <w:rtl/>
        </w:rPr>
        <w:t>',</w:t>
      </w:r>
    </w:p>
    <w:p w14:paraId="09F0D514" w14:textId="231C0A07" w:rsidR="00AB7D20" w:rsidRPr="006C5A30" w:rsidRDefault="00AB7D20" w:rsidP="00EF3FEC">
      <w:pPr>
        <w:ind w:left="0" w:firstLine="0"/>
        <w:rPr>
          <w:rtl/>
        </w:rPr>
      </w:pPr>
      <w:r w:rsidRPr="00EF3FEC">
        <w:rPr>
          <w:rStyle w:val="affffe"/>
          <w:rFonts w:hint="eastAsia"/>
          <w:rtl/>
        </w:rPr>
        <w:t>ודוקא</w:t>
      </w:r>
      <w:r w:rsidR="00BD24F9" w:rsidRPr="00EF3FEC">
        <w:rPr>
          <w:rStyle w:val="affffe"/>
          <w:rtl/>
        </w:rPr>
        <w:t>:</w:t>
      </w:r>
      <w:r w:rsidRPr="006C5A30">
        <w:rPr>
          <w:rFonts w:hint="cs"/>
          <w:rtl/>
        </w:rPr>
        <w:t xml:space="preserve"> </w:t>
      </w:r>
      <w:r w:rsidR="00BD24F9">
        <w:rPr>
          <w:rFonts w:hint="cs"/>
          <w:rtl/>
        </w:rPr>
        <w:t>שבא מכח</w:t>
      </w:r>
      <w:r w:rsidRPr="006C5A30">
        <w:rPr>
          <w:rFonts w:hint="cs"/>
          <w:rtl/>
        </w:rPr>
        <w:t xml:space="preserve"> חזקת אבות</w:t>
      </w:r>
      <w:r w:rsidR="00BD24F9">
        <w:rPr>
          <w:rFonts w:hint="cs"/>
          <w:rtl/>
        </w:rPr>
        <w:t>,</w:t>
      </w:r>
      <w:r w:rsidRPr="006C5A30">
        <w:rPr>
          <w:rFonts w:hint="cs"/>
          <w:rtl/>
        </w:rPr>
        <w:t xml:space="preserve"> </w:t>
      </w:r>
      <w:r w:rsidR="00BD24F9" w:rsidRPr="00CA108A">
        <w:rPr>
          <w:rFonts w:cs="PFT_Frank" w:hint="eastAsia"/>
          <w:b/>
          <w:bCs/>
          <w:szCs w:val="14"/>
          <w:rtl/>
        </w:rPr>
        <w:t>אבל</w:t>
      </w:r>
      <w:r w:rsidR="00BD24F9" w:rsidRPr="00CA108A">
        <w:rPr>
          <w:rFonts w:cs="PFT_Frank"/>
          <w:b/>
          <w:bCs/>
          <w:szCs w:val="14"/>
          <w:rtl/>
        </w:rPr>
        <w:t xml:space="preserve"> </w:t>
      </w:r>
      <w:r w:rsidR="00BD24F9" w:rsidRPr="00CA108A">
        <w:rPr>
          <w:rFonts w:cs="PFT_Frank" w:hint="eastAsia"/>
          <w:b/>
          <w:bCs/>
          <w:szCs w:val="14"/>
          <w:rtl/>
        </w:rPr>
        <w:t>קנה</w:t>
      </w:r>
      <w:r w:rsidRPr="006C5A30">
        <w:rPr>
          <w:rFonts w:hint="cs"/>
          <w:rtl/>
        </w:rPr>
        <w:t xml:space="preserve"> </w:t>
      </w:r>
      <w:r w:rsidR="00BD24F9">
        <w:rPr>
          <w:rFonts w:hint="cs"/>
          <w:rtl/>
        </w:rPr>
        <w:t xml:space="preserve">- </w:t>
      </w:r>
      <w:r w:rsidRPr="006C5A30">
        <w:rPr>
          <w:rFonts w:hint="cs"/>
          <w:rtl/>
        </w:rPr>
        <w:t>כ</w:t>
      </w:r>
      <w:r w:rsidRPr="006C5A30">
        <w:rPr>
          <w:rtl/>
        </w:rPr>
        <w:t xml:space="preserve">שהוא שוטה </w:t>
      </w:r>
      <w:r w:rsidRPr="006C5A30">
        <w:rPr>
          <w:rFonts w:hint="cs"/>
          <w:rtl/>
        </w:rPr>
        <w:t>קנה</w:t>
      </w:r>
      <w:r w:rsidR="00BD24F9">
        <w:rPr>
          <w:rFonts w:hint="cs"/>
          <w:rtl/>
        </w:rPr>
        <w:t>.</w:t>
      </w:r>
    </w:p>
    <w:p w14:paraId="772B2067" w14:textId="6DB45963" w:rsidR="00AB7D20" w:rsidRPr="006D5126" w:rsidRDefault="00BD24F9" w:rsidP="00F1680A">
      <w:pPr>
        <w:pStyle w:val="affffb"/>
        <w:rPr>
          <w:spacing w:val="0"/>
          <w:rtl/>
        </w:rPr>
      </w:pPr>
      <w:bookmarkStart w:id="146" w:name="_Toc119352931"/>
      <w:r w:rsidRPr="006D5126">
        <w:rPr>
          <w:rFonts w:hint="cs"/>
          <w:spacing w:val="0"/>
          <w:rtl/>
        </w:rPr>
        <w:t>המסקנא בדין 'הכחשה' ו'הזמה'</w:t>
      </w:r>
      <w:bookmarkEnd w:id="146"/>
    </w:p>
    <w:p w14:paraId="4C86FBD7" w14:textId="74FD07FF" w:rsidR="00AB7D20" w:rsidRPr="006C5A30" w:rsidRDefault="00AB7D20" w:rsidP="00EF3FEC">
      <w:pPr>
        <w:ind w:left="0" w:firstLine="0"/>
        <w:rPr>
          <w:rtl/>
        </w:rPr>
      </w:pPr>
      <w:r w:rsidRPr="00EF3FEC">
        <w:rPr>
          <w:rStyle w:val="affffe"/>
          <w:rtl/>
        </w:rPr>
        <w:t>ר</w:t>
      </w:r>
      <w:r w:rsidR="00BD24F9" w:rsidRPr="00EF3FEC">
        <w:rPr>
          <w:rStyle w:val="affffe"/>
          <w:rtl/>
        </w:rPr>
        <w:t>'</w:t>
      </w:r>
      <w:r w:rsidRPr="00EF3FEC">
        <w:rPr>
          <w:rStyle w:val="affffe"/>
          <w:rtl/>
        </w:rPr>
        <w:t xml:space="preserve"> אבהו</w:t>
      </w:r>
      <w:r w:rsidRPr="006C5A30">
        <w:rPr>
          <w:rtl/>
        </w:rPr>
        <w:t xml:space="preserve">: </w:t>
      </w:r>
      <w:r w:rsidRPr="00CA108A">
        <w:rPr>
          <w:rFonts w:cs="PFT_Frank"/>
          <w:b/>
          <w:bCs/>
          <w:szCs w:val="14"/>
          <w:rtl/>
        </w:rPr>
        <w:t>מזימין</w:t>
      </w:r>
      <w:r w:rsidRPr="006C5A30">
        <w:rPr>
          <w:rtl/>
        </w:rPr>
        <w:t xml:space="preserve"> עדים </w:t>
      </w:r>
      <w:r w:rsidR="00BD24F9">
        <w:rPr>
          <w:rFonts w:hint="cs"/>
          <w:rtl/>
        </w:rPr>
        <w:t>רק</w:t>
      </w:r>
      <w:r w:rsidRPr="006C5A30">
        <w:rPr>
          <w:rtl/>
        </w:rPr>
        <w:t xml:space="preserve"> בפניהן, </w:t>
      </w:r>
      <w:r w:rsidRPr="00CA108A">
        <w:rPr>
          <w:rFonts w:cs="PFT_Frank"/>
          <w:b/>
          <w:bCs/>
          <w:szCs w:val="14"/>
          <w:rtl/>
        </w:rPr>
        <w:t>ומכחישין</w:t>
      </w:r>
      <w:r w:rsidRPr="006C5A30">
        <w:rPr>
          <w:rtl/>
        </w:rPr>
        <w:t xml:space="preserve"> </w:t>
      </w:r>
      <w:r w:rsidR="00BD24F9">
        <w:rPr>
          <w:rFonts w:hint="cs"/>
          <w:rtl/>
        </w:rPr>
        <w:t>גם</w:t>
      </w:r>
      <w:r w:rsidRPr="006C5A30">
        <w:rPr>
          <w:rtl/>
        </w:rPr>
        <w:t xml:space="preserve"> שלא בפניהן,</w:t>
      </w:r>
    </w:p>
    <w:p w14:paraId="71783AA6" w14:textId="422F3156" w:rsidR="00AB7D20" w:rsidRPr="00EF3FEC" w:rsidRDefault="00AB7D20" w:rsidP="00EF3FEC">
      <w:pPr>
        <w:ind w:left="0" w:firstLine="0"/>
        <w:rPr>
          <w:rtl/>
        </w:rPr>
      </w:pPr>
      <w:r w:rsidRPr="00CA108A">
        <w:rPr>
          <w:rFonts w:cs="PFT_Frank"/>
          <w:b/>
          <w:bCs/>
          <w:szCs w:val="14"/>
          <w:rtl/>
        </w:rPr>
        <w:t>והזמה</w:t>
      </w:r>
      <w:r w:rsidRPr="006C5A30">
        <w:rPr>
          <w:rtl/>
        </w:rPr>
        <w:t xml:space="preserve"> שלא בפניהן </w:t>
      </w:r>
      <w:r w:rsidR="00BD24F9">
        <w:rPr>
          <w:rFonts w:hint="cs"/>
          <w:rtl/>
        </w:rPr>
        <w:t>-</w:t>
      </w:r>
      <w:r w:rsidRPr="006C5A30">
        <w:rPr>
          <w:rtl/>
        </w:rPr>
        <w:t xml:space="preserve"> הכחשה מיהא הויא</w:t>
      </w:r>
      <w:r w:rsidR="00BD24F9">
        <w:rPr>
          <w:rFonts w:hint="cs"/>
          <w:rtl/>
        </w:rPr>
        <w:t xml:space="preserve"> </w:t>
      </w:r>
      <w:r w:rsidR="00BD24F9" w:rsidRPr="00EF3FEC">
        <w:rPr>
          <w:rStyle w:val="afffff0"/>
          <w:rFonts w:hint="eastAsia"/>
          <w:rtl/>
        </w:rPr>
        <w:t>לבטל</w:t>
      </w:r>
      <w:r w:rsidR="00BD24F9" w:rsidRPr="00EF3FEC">
        <w:rPr>
          <w:rStyle w:val="afffff0"/>
          <w:rtl/>
        </w:rPr>
        <w:t xml:space="preserve"> עדות </w:t>
      </w:r>
      <w:r w:rsidR="0023500D">
        <w:rPr>
          <w:rStyle w:val="afffff0"/>
          <w:rFonts w:hint="cs"/>
          <w:rtl/>
        </w:rPr>
        <w:t>בלי להעניש</w:t>
      </w:r>
      <w:r w:rsidR="00BD24F9" w:rsidRPr="00EF3FEC">
        <w:rPr>
          <w:rStyle w:val="afffff0"/>
          <w:rtl/>
        </w:rPr>
        <w:t>.</w:t>
      </w:r>
    </w:p>
    <w:p w14:paraId="5B4F38DA" w14:textId="5AE43636" w:rsidR="0023500D" w:rsidRDefault="00AB7D20" w:rsidP="00CF473C">
      <w:pPr>
        <w:pStyle w:val="afffd"/>
        <w:rPr>
          <w:rtl/>
        </w:rPr>
      </w:pPr>
      <w:ins w:id="9821" w:author="מספור קטעי משנה" w:date="2026-10-06T06:45:30Z">
        <w:r>
          <w:rPr>
            <w:rStyle w:val="MisparKeta"/>
          </w:rPr>
          <w:t xml:space="preserve">ב. </w:t>
        </w:r>
      </w:ins>
      <w:bookmarkStart w:id="147" w:name="_Toc119352932"/>
      <w:r w:rsidRPr="006C5A30">
        <w:rPr>
          <w:rtl/>
        </w:rPr>
        <w:t>שהיה כת</w:t>
      </w:r>
      <w:r w:rsidR="0023500D">
        <w:rPr>
          <w:rFonts w:hint="cs"/>
          <w:rtl/>
        </w:rPr>
        <w:t>"</w:t>
      </w:r>
      <w:r w:rsidRPr="006C5A30">
        <w:rPr>
          <w:rtl/>
        </w:rPr>
        <w:t>י יוצא</w:t>
      </w:r>
      <w:r w:rsidR="0023500D">
        <w:rPr>
          <w:rFonts w:hint="cs"/>
          <w:rtl/>
        </w:rPr>
        <w:t>..</w:t>
      </w:r>
      <w:r w:rsidRPr="006C5A30">
        <w:rPr>
          <w:rtl/>
        </w:rPr>
        <w:t xml:space="preserve"> משטר שקרא עליו ערער והוחזק בב"ד</w:t>
      </w:r>
      <w:r w:rsidR="0023500D">
        <w:rPr>
          <w:rFonts w:hint="cs"/>
          <w:rtl/>
        </w:rPr>
        <w:t>..</w:t>
      </w:r>
      <w:bookmarkEnd w:id="147"/>
    </w:p>
    <w:p w14:paraId="3FCC8EB3" w14:textId="0DAC96D6" w:rsidR="00E268F4" w:rsidRDefault="00AB7D20" w:rsidP="00EF3FEC">
      <w:pPr>
        <w:ind w:left="0" w:firstLine="0"/>
        <w:rPr>
          <w:rtl/>
        </w:rPr>
      </w:pPr>
      <w:r w:rsidRPr="00EF3FEC">
        <w:rPr>
          <w:rStyle w:val="affffe"/>
          <w:rtl/>
        </w:rPr>
        <w:t xml:space="preserve">מסייע </w:t>
      </w:r>
      <w:r w:rsidRPr="00EF3FEC">
        <w:rPr>
          <w:rStyle w:val="affffe"/>
          <w:rFonts w:hint="eastAsia"/>
          <w:rtl/>
        </w:rPr>
        <w:t>ל</w:t>
      </w:r>
      <w:r w:rsidRPr="00EF3FEC">
        <w:rPr>
          <w:rStyle w:val="affffe"/>
          <w:rtl/>
        </w:rPr>
        <w:t>רא</w:t>
      </w:r>
      <w:r w:rsidR="0023500D">
        <w:rPr>
          <w:rStyle w:val="affffe"/>
          <w:rFonts w:hint="cs"/>
          <w:rtl/>
        </w:rPr>
        <w:t>"</w:t>
      </w:r>
      <w:r w:rsidRPr="00EF3FEC">
        <w:rPr>
          <w:rStyle w:val="affffe"/>
          <w:rtl/>
        </w:rPr>
        <w:t>ס</w:t>
      </w:r>
      <w:r w:rsidRPr="006C5A30">
        <w:rPr>
          <w:rtl/>
        </w:rPr>
        <w:t xml:space="preserve">: </w:t>
      </w:r>
      <w:r w:rsidRPr="00CA108A">
        <w:rPr>
          <w:rFonts w:cs="PFT_Frank"/>
          <w:b/>
          <w:bCs/>
          <w:szCs w:val="14"/>
          <w:rtl/>
        </w:rPr>
        <w:t>אין מקיימין</w:t>
      </w:r>
      <w:r w:rsidRPr="006C5A30">
        <w:rPr>
          <w:rtl/>
        </w:rPr>
        <w:t xml:space="preserve"> השטר - אלא משטר שקרא עליו</w:t>
      </w:r>
      <w:r w:rsidR="0023500D">
        <w:rPr>
          <w:rFonts w:hint="cs"/>
          <w:rtl/>
        </w:rPr>
        <w:t>.</w:t>
      </w:r>
      <w:r w:rsidR="00E268F4">
        <w:rPr>
          <w:rFonts w:hint="cs"/>
          <w:rtl/>
        </w:rPr>
        <w:t>.</w:t>
      </w:r>
    </w:p>
    <w:p w14:paraId="6A77317B" w14:textId="6CA544B7" w:rsidR="00E268F4" w:rsidRDefault="0023500D" w:rsidP="006C5A30">
      <w:pPr>
        <w:ind w:left="0" w:firstLine="0"/>
        <w:rPr>
          <w:rtl/>
        </w:rPr>
      </w:pPr>
      <w:r w:rsidRPr="00EF3FEC">
        <w:rPr>
          <w:rStyle w:val="affffe"/>
          <w:rFonts w:hint="eastAsia"/>
          <w:rtl/>
        </w:rPr>
        <w:t>ב</w:t>
      </w:r>
      <w:r w:rsidRPr="00EF3FEC">
        <w:rPr>
          <w:rStyle w:val="affffe"/>
          <w:rtl/>
        </w:rPr>
        <w:t>.</w:t>
      </w:r>
      <w:r>
        <w:rPr>
          <w:rFonts w:hint="cs"/>
          <w:rtl/>
        </w:rPr>
        <w:t xml:space="preserve"> </w:t>
      </w:r>
      <w:r w:rsidR="00AB7D20" w:rsidRPr="00EF3FEC">
        <w:rPr>
          <w:rStyle w:val="affffe"/>
          <w:rtl/>
        </w:rPr>
        <w:t>נהרדעי</w:t>
      </w:r>
      <w:r w:rsidR="00AB7D20" w:rsidRPr="006C5A30">
        <w:rPr>
          <w:rtl/>
        </w:rPr>
        <w:t xml:space="preserve">: </w:t>
      </w:r>
      <w:r w:rsidR="00AB7D20" w:rsidRPr="00CA108A">
        <w:rPr>
          <w:rFonts w:cs="PFT_Frank"/>
          <w:b/>
          <w:bCs/>
          <w:szCs w:val="14"/>
          <w:rtl/>
        </w:rPr>
        <w:t>אין מקיימין</w:t>
      </w:r>
      <w:r w:rsidR="00AB7D20" w:rsidRPr="006C5A30">
        <w:rPr>
          <w:rtl/>
        </w:rPr>
        <w:t xml:space="preserve"> השטר - אלא מ</w:t>
      </w:r>
      <w:r>
        <w:rPr>
          <w:rFonts w:hint="cs"/>
          <w:rtl/>
        </w:rPr>
        <w:t>ב'</w:t>
      </w:r>
      <w:r w:rsidR="00AB7D20" w:rsidRPr="006C5A30">
        <w:rPr>
          <w:rtl/>
        </w:rPr>
        <w:t xml:space="preserve"> כתובות</w:t>
      </w:r>
      <w:r w:rsidR="00E268F4">
        <w:rPr>
          <w:rFonts w:hint="cs"/>
          <w:rtl/>
        </w:rPr>
        <w:t>,</w:t>
      </w:r>
    </w:p>
    <w:p w14:paraId="1CA8DB0E" w14:textId="258B4232" w:rsidR="00AB7D20" w:rsidRPr="00EF3FEC" w:rsidRDefault="0023500D" w:rsidP="00EF3FEC">
      <w:pPr>
        <w:ind w:left="0" w:firstLine="0"/>
        <w:rPr>
          <w:rtl/>
        </w:rPr>
      </w:pPr>
      <w:r w:rsidRPr="00CA108A">
        <w:rPr>
          <w:rFonts w:cs="PFT_Frank" w:hint="cs"/>
          <w:b/>
          <w:bCs/>
          <w:szCs w:val="14"/>
          <w:rtl/>
        </w:rPr>
        <w:t xml:space="preserve">               </w:t>
      </w:r>
      <w:r w:rsidR="00AB7D20" w:rsidRPr="00CA108A">
        <w:rPr>
          <w:rFonts w:cs="PFT_Frank"/>
          <w:b/>
          <w:bCs/>
          <w:szCs w:val="14"/>
          <w:rtl/>
        </w:rPr>
        <w:t>או</w:t>
      </w:r>
      <w:r w:rsidR="00AB7D20" w:rsidRPr="006C5A30">
        <w:rPr>
          <w:rtl/>
        </w:rPr>
        <w:t xml:space="preserve"> מ</w:t>
      </w:r>
      <w:r>
        <w:rPr>
          <w:rFonts w:hint="cs"/>
          <w:rtl/>
        </w:rPr>
        <w:t>ב'</w:t>
      </w:r>
      <w:r w:rsidR="00AB7D20" w:rsidRPr="006C5A30">
        <w:rPr>
          <w:rtl/>
        </w:rPr>
        <w:t xml:space="preserve"> שדות שאכלום בעליהן ג' שנים</w:t>
      </w:r>
      <w:r>
        <w:rPr>
          <w:rFonts w:hint="cs"/>
          <w:rtl/>
        </w:rPr>
        <w:t>,</w:t>
      </w:r>
      <w:r w:rsidR="00AB7D20" w:rsidRPr="006C5A30">
        <w:rPr>
          <w:rtl/>
        </w:rPr>
        <w:t xml:space="preserve"> ובשופי.</w:t>
      </w:r>
    </w:p>
    <w:p w14:paraId="79D64CBC" w14:textId="3AB74521" w:rsidR="0023500D" w:rsidRDefault="00AB7D20" w:rsidP="0023500D">
      <w:pPr>
        <w:ind w:left="0" w:firstLine="0"/>
        <w:rPr>
          <w:rtl/>
        </w:rPr>
      </w:pPr>
      <w:r w:rsidRPr="00EF3FEC">
        <w:rPr>
          <w:rStyle w:val="affffe"/>
          <w:rFonts w:hint="eastAsia"/>
          <w:rtl/>
        </w:rPr>
        <w:t>רשבר</w:t>
      </w:r>
      <w:r w:rsidRPr="00EF3FEC">
        <w:rPr>
          <w:rStyle w:val="affffe"/>
          <w:rtl/>
        </w:rPr>
        <w:t>"</w:t>
      </w:r>
      <w:r w:rsidRPr="00EF3FEC">
        <w:rPr>
          <w:rStyle w:val="affffe"/>
          <w:rFonts w:hint="eastAsia"/>
          <w:rtl/>
        </w:rPr>
        <w:t>א</w:t>
      </w:r>
      <w:r w:rsidRPr="006C5A30">
        <w:rPr>
          <w:rtl/>
        </w:rPr>
        <w:t xml:space="preserve">: </w:t>
      </w:r>
      <w:r w:rsidR="0023500D">
        <w:rPr>
          <w:rFonts w:hint="cs"/>
          <w:rtl/>
        </w:rPr>
        <w:t xml:space="preserve">יוצאים </w:t>
      </w:r>
      <w:r w:rsidRPr="006C5A30">
        <w:rPr>
          <w:rtl/>
        </w:rPr>
        <w:t xml:space="preserve">מיד עצמו </w:t>
      </w:r>
      <w:r w:rsidR="0023500D">
        <w:rPr>
          <w:rFonts w:hint="cs"/>
          <w:rtl/>
        </w:rPr>
        <w:t>-</w:t>
      </w:r>
      <w:r w:rsidRPr="006C5A30">
        <w:rPr>
          <w:rtl/>
        </w:rPr>
        <w:t xml:space="preserve"> לא</w:t>
      </w:r>
      <w:r w:rsidR="0023500D">
        <w:rPr>
          <w:rStyle w:val="afffff0"/>
          <w:rFonts w:hint="cs"/>
          <w:rtl/>
        </w:rPr>
        <w:t>,</w:t>
      </w:r>
      <w:r w:rsidRPr="00EF3FEC">
        <w:rPr>
          <w:rStyle w:val="afffff0"/>
          <w:rtl/>
        </w:rPr>
        <w:t xml:space="preserve"> </w:t>
      </w:r>
      <w:r w:rsidR="0023500D" w:rsidRPr="00EF3FEC">
        <w:rPr>
          <w:rStyle w:val="afffff0"/>
          <w:rFonts w:hint="eastAsia"/>
          <w:rtl/>
        </w:rPr>
        <w:t>שמא</w:t>
      </w:r>
      <w:r w:rsidR="0023500D" w:rsidRPr="00EF3FEC">
        <w:rPr>
          <w:rStyle w:val="afffff0"/>
          <w:rtl/>
        </w:rPr>
        <w:t xml:space="preserve"> </w:t>
      </w:r>
      <w:r w:rsidR="0023500D" w:rsidRPr="00EF3FEC">
        <w:rPr>
          <w:rStyle w:val="afffff0"/>
          <w:rFonts w:hint="eastAsia"/>
          <w:rtl/>
        </w:rPr>
        <w:t>ראה</w:t>
      </w:r>
      <w:r w:rsidRPr="00EF3FEC">
        <w:rPr>
          <w:rStyle w:val="afffff0"/>
          <w:rtl/>
        </w:rPr>
        <w:t xml:space="preserve"> </w:t>
      </w:r>
      <w:r w:rsidR="0023500D" w:rsidRPr="00EF3FEC">
        <w:rPr>
          <w:rStyle w:val="afffff0"/>
          <w:rFonts w:hint="eastAsia"/>
          <w:rtl/>
        </w:rPr>
        <w:t>ו</w:t>
      </w:r>
      <w:r w:rsidRPr="00EF3FEC">
        <w:rPr>
          <w:rStyle w:val="afffff0"/>
          <w:rFonts w:hint="eastAsia"/>
          <w:rtl/>
        </w:rPr>
        <w:t>זייף</w:t>
      </w:r>
      <w:r w:rsidR="0023500D">
        <w:rPr>
          <w:rFonts w:hint="cs"/>
          <w:rtl/>
        </w:rPr>
        <w:t xml:space="preserve">, </w:t>
      </w:r>
      <w:r w:rsidR="0023500D" w:rsidRPr="00B31C92">
        <w:rPr>
          <w:rStyle w:val="afffff0"/>
          <w:rFonts w:cs="PFT_Frank" w:hint="eastAsia"/>
          <w:b/>
          <w:bCs/>
          <w:szCs w:val="10"/>
          <w:rtl/>
        </w:rPr>
        <w:t>ומאחר</w:t>
      </w:r>
      <w:r w:rsidR="0023500D">
        <w:rPr>
          <w:rStyle w:val="afffff0"/>
          <w:rFonts w:hint="cs"/>
          <w:rtl/>
        </w:rPr>
        <w:t xml:space="preserve"> לא </w:t>
      </w:r>
      <w:r w:rsidR="0023500D" w:rsidRPr="00EF3FEC">
        <w:rPr>
          <w:rStyle w:val="afffff0"/>
          <w:rFonts w:hint="eastAsia"/>
          <w:rtl/>
        </w:rPr>
        <w:t>יצליח</w:t>
      </w:r>
      <w:r w:rsidR="0023500D">
        <w:rPr>
          <w:rFonts w:hint="cs"/>
          <w:rtl/>
        </w:rPr>
        <w:t>.</w:t>
      </w:r>
    </w:p>
    <w:p w14:paraId="66A9326C" w14:textId="588985AC" w:rsidR="00412C80" w:rsidRPr="006D5126" w:rsidRDefault="00412C80" w:rsidP="00F1680A">
      <w:pPr>
        <w:pStyle w:val="affffb"/>
        <w:rPr>
          <w:spacing w:val="0"/>
          <w:rtl/>
        </w:rPr>
      </w:pPr>
      <w:bookmarkStart w:id="148" w:name="_Toc119352933"/>
      <w:r w:rsidRPr="006D5126">
        <w:rPr>
          <w:rFonts w:hint="cs"/>
          <w:spacing w:val="0"/>
          <w:rtl/>
        </w:rPr>
        <w:t>להזכר בעדות מתוך הכתב</w:t>
      </w:r>
      <w:bookmarkEnd w:id="148"/>
    </w:p>
    <w:p w14:paraId="1B47E5EA" w14:textId="333A0A78" w:rsidR="00AB7D20" w:rsidRPr="006C5A30" w:rsidRDefault="00AB7D20" w:rsidP="00EF3FEC">
      <w:pPr>
        <w:ind w:left="0" w:firstLine="0"/>
        <w:rPr>
          <w:rtl/>
        </w:rPr>
      </w:pPr>
      <w:r w:rsidRPr="00EF3FEC">
        <w:rPr>
          <w:rStyle w:val="affffe"/>
          <w:rtl/>
        </w:rPr>
        <w:t>ת"ר</w:t>
      </w:r>
      <w:r w:rsidRPr="00EF3FEC">
        <w:rPr>
          <w:rtl/>
        </w:rPr>
        <w:t xml:space="preserve">: </w:t>
      </w:r>
      <w:r w:rsidRPr="00CA108A">
        <w:rPr>
          <w:rFonts w:cs="PFT_Frank"/>
          <w:b/>
          <w:bCs/>
          <w:szCs w:val="14"/>
          <w:rtl/>
        </w:rPr>
        <w:t>כותב עדותו</w:t>
      </w:r>
      <w:r w:rsidRPr="00EF3FEC">
        <w:rPr>
          <w:rtl/>
        </w:rPr>
        <w:t xml:space="preserve">, </w:t>
      </w:r>
      <w:r w:rsidRPr="006C5A30">
        <w:rPr>
          <w:rtl/>
        </w:rPr>
        <w:t xml:space="preserve">ומעיד עליה </w:t>
      </w:r>
      <w:r w:rsidR="00412C80">
        <w:rPr>
          <w:rFonts w:hint="cs"/>
          <w:rtl/>
        </w:rPr>
        <w:t xml:space="preserve">מתוכה </w:t>
      </w:r>
      <w:r w:rsidRPr="006C5A30">
        <w:rPr>
          <w:rtl/>
        </w:rPr>
        <w:t>לאחר כמה שנים</w:t>
      </w:r>
      <w:r w:rsidR="00412C80">
        <w:rPr>
          <w:rFonts w:hint="cs"/>
          <w:rtl/>
        </w:rPr>
        <w:t xml:space="preserve"> -</w:t>
      </w:r>
    </w:p>
    <w:p w14:paraId="6E2F1B0B" w14:textId="02D35AA0" w:rsidR="00AB7D20" w:rsidRPr="00EF3FEC" w:rsidRDefault="00AB7D20" w:rsidP="00EF3FEC">
      <w:pPr>
        <w:ind w:left="0" w:firstLine="0"/>
        <w:rPr>
          <w:rtl/>
        </w:rPr>
      </w:pPr>
      <w:r w:rsidRPr="00EF3FEC">
        <w:rPr>
          <w:rStyle w:val="affffe"/>
          <w:rFonts w:hint="eastAsia"/>
          <w:rtl/>
        </w:rPr>
        <w:t>ר</w:t>
      </w:r>
      <w:r w:rsidRPr="00EF3FEC">
        <w:rPr>
          <w:rStyle w:val="affffe"/>
          <w:rtl/>
        </w:rPr>
        <w:t>"</w:t>
      </w:r>
      <w:r w:rsidRPr="00EF3FEC">
        <w:rPr>
          <w:rStyle w:val="affffe"/>
          <w:rFonts w:hint="eastAsia"/>
          <w:rtl/>
        </w:rPr>
        <w:t>ה</w:t>
      </w:r>
      <w:r w:rsidRPr="006C5A30">
        <w:rPr>
          <w:rtl/>
        </w:rPr>
        <w:t xml:space="preserve">: </w:t>
      </w:r>
      <w:r w:rsidR="00412C80" w:rsidRPr="00CA108A">
        <w:rPr>
          <w:rFonts w:cs="PFT_Frank" w:hint="eastAsia"/>
          <w:b/>
          <w:bCs/>
          <w:szCs w:val="14"/>
          <w:rtl/>
        </w:rPr>
        <w:t>כש</w:t>
      </w:r>
      <w:r w:rsidRPr="00CA108A">
        <w:rPr>
          <w:rFonts w:cs="PFT_Frank"/>
          <w:b/>
          <w:bCs/>
          <w:szCs w:val="14"/>
          <w:rtl/>
        </w:rPr>
        <w:t>זוכרה</w:t>
      </w:r>
      <w:r w:rsidRPr="006C5A30">
        <w:rPr>
          <w:rtl/>
        </w:rPr>
        <w:t xml:space="preserve"> מעצמו</w:t>
      </w:r>
      <w:r w:rsidR="00412C80">
        <w:rPr>
          <w:rFonts w:hint="cs"/>
          <w:rtl/>
        </w:rPr>
        <w:t xml:space="preserve"> </w:t>
      </w:r>
      <w:r w:rsidR="00412C80" w:rsidRPr="00EF3FEC">
        <w:rPr>
          <w:rStyle w:val="afffff0"/>
          <w:rFonts w:hint="eastAsia"/>
          <w:rtl/>
        </w:rPr>
        <w:t>קצת</w:t>
      </w:r>
      <w:r w:rsidR="00412C80">
        <w:rPr>
          <w:rStyle w:val="afffff0"/>
          <w:rFonts w:hint="cs"/>
          <w:rtl/>
        </w:rPr>
        <w:t>,</w:t>
      </w:r>
      <w:r w:rsidR="00412C80">
        <w:rPr>
          <w:rFonts w:hint="cs"/>
          <w:rtl/>
        </w:rPr>
        <w:t xml:space="preserve"> </w:t>
      </w:r>
      <w:r w:rsidRPr="00EF3FEC">
        <w:rPr>
          <w:rStyle w:val="affffe"/>
          <w:rtl/>
        </w:rPr>
        <w:t>ר</w:t>
      </w:r>
      <w:r w:rsidRPr="00EF3FEC">
        <w:rPr>
          <w:rStyle w:val="affffe"/>
          <w:rFonts w:hint="eastAsia"/>
          <w:rtl/>
        </w:rPr>
        <w:t>י</w:t>
      </w:r>
      <w:r w:rsidR="00412C80" w:rsidRPr="00EF3FEC">
        <w:rPr>
          <w:rStyle w:val="affffe"/>
          <w:rtl/>
        </w:rPr>
        <w:t>"</w:t>
      </w:r>
      <w:r w:rsidRPr="00EF3FEC">
        <w:rPr>
          <w:rStyle w:val="affffe"/>
          <w:rFonts w:hint="eastAsia"/>
          <w:rtl/>
        </w:rPr>
        <w:t>ו</w:t>
      </w:r>
      <w:r w:rsidRPr="006C5A30">
        <w:rPr>
          <w:rtl/>
        </w:rPr>
        <w:t xml:space="preserve">: </w:t>
      </w:r>
      <w:r w:rsidR="0061471E">
        <w:rPr>
          <w:rFonts w:cs="PFT_Frank"/>
          <w:b/>
          <w:bCs/>
          <w:szCs w:val="14"/>
          <w:rtl/>
        </w:rPr>
        <w:t>אף</w:t>
      </w:r>
      <w:r w:rsidRPr="00CA108A">
        <w:rPr>
          <w:rFonts w:cs="PFT_Frank"/>
          <w:b/>
          <w:bCs/>
          <w:szCs w:val="14"/>
          <w:rtl/>
        </w:rPr>
        <w:t xml:space="preserve"> ש</w:t>
      </w:r>
      <w:r w:rsidR="00412C80" w:rsidRPr="00CA108A">
        <w:rPr>
          <w:rFonts w:cs="PFT_Frank" w:hint="eastAsia"/>
          <w:b/>
          <w:bCs/>
          <w:szCs w:val="14"/>
          <w:rtl/>
        </w:rPr>
        <w:t>ל</w:t>
      </w:r>
      <w:r w:rsidRPr="00CA108A">
        <w:rPr>
          <w:rFonts w:cs="PFT_Frank"/>
          <w:b/>
          <w:bCs/>
          <w:szCs w:val="14"/>
          <w:rtl/>
        </w:rPr>
        <w:t>א</w:t>
      </w:r>
      <w:r w:rsidR="00412C80">
        <w:rPr>
          <w:rFonts w:hint="cs"/>
          <w:rtl/>
        </w:rPr>
        <w:t xml:space="preserve">, </w:t>
      </w:r>
      <w:r w:rsidR="00412C80" w:rsidRPr="00EF3FEC">
        <w:rPr>
          <w:rStyle w:val="afffff0"/>
          <w:rFonts w:hint="eastAsia"/>
          <w:rtl/>
        </w:rPr>
        <w:t>ו</w:t>
      </w:r>
      <w:r w:rsidR="00412C80" w:rsidRPr="00412C80">
        <w:rPr>
          <w:rStyle w:val="afffff0"/>
          <w:rFonts w:hint="cs"/>
          <w:rtl/>
        </w:rPr>
        <w:t>דוקא</w:t>
      </w:r>
      <w:r w:rsidR="00412C80" w:rsidRPr="00EF3FEC">
        <w:rPr>
          <w:rStyle w:val="afffff0"/>
          <w:rtl/>
        </w:rPr>
        <w:t xml:space="preserve"> </w:t>
      </w:r>
      <w:r w:rsidR="00412C80" w:rsidRPr="00412C80">
        <w:rPr>
          <w:rStyle w:val="afffff0"/>
          <w:rFonts w:hint="cs"/>
          <w:rtl/>
        </w:rPr>
        <w:t>כש</w:t>
      </w:r>
      <w:r w:rsidR="00412C80" w:rsidRPr="00EF3FEC">
        <w:rPr>
          <w:rStyle w:val="afffff0"/>
          <w:rFonts w:hint="eastAsia"/>
          <w:rtl/>
        </w:rPr>
        <w:t>אח</w:t>
      </w:r>
      <w:r w:rsidR="00412C80" w:rsidRPr="00EF3FEC">
        <w:rPr>
          <w:rStyle w:val="afffff0"/>
          <w:rtl/>
        </w:rPr>
        <w:t xml:space="preserve">"כ </w:t>
      </w:r>
      <w:r w:rsidR="00412C80" w:rsidRPr="00EF3FEC">
        <w:rPr>
          <w:rStyle w:val="afffff0"/>
          <w:rFonts w:hint="eastAsia"/>
          <w:rtl/>
        </w:rPr>
        <w:t>נזכר</w:t>
      </w:r>
      <w:r w:rsidR="00412C80" w:rsidRPr="00EF3FEC">
        <w:rPr>
          <w:rStyle w:val="afffff0"/>
          <w:rtl/>
        </w:rPr>
        <w:t>.</w:t>
      </w:r>
    </w:p>
    <w:p w14:paraId="202D6085" w14:textId="0B13BFA2" w:rsidR="00AB7D20" w:rsidRPr="006C5A30" w:rsidRDefault="00AB7D20" w:rsidP="00EF3FEC">
      <w:pPr>
        <w:ind w:left="0" w:firstLine="0"/>
        <w:rPr>
          <w:rtl/>
        </w:rPr>
      </w:pPr>
      <w:r w:rsidRPr="00EF3FEC">
        <w:rPr>
          <w:rStyle w:val="affffe"/>
          <w:rtl/>
        </w:rPr>
        <w:t>מדר</w:t>
      </w:r>
      <w:r w:rsidRPr="00EF3FEC">
        <w:rPr>
          <w:rStyle w:val="affffe"/>
          <w:rFonts w:hint="eastAsia"/>
          <w:rtl/>
        </w:rPr>
        <w:t>י</w:t>
      </w:r>
      <w:r w:rsidRPr="00EF3FEC">
        <w:rPr>
          <w:rStyle w:val="affffe"/>
          <w:rtl/>
        </w:rPr>
        <w:t>"</w:t>
      </w:r>
      <w:r w:rsidRPr="00EF3FEC">
        <w:rPr>
          <w:rStyle w:val="affffe"/>
          <w:rFonts w:hint="eastAsia"/>
          <w:rtl/>
        </w:rPr>
        <w:t>ו</w:t>
      </w:r>
      <w:r w:rsidR="00412C80" w:rsidRPr="00EF3FEC">
        <w:rPr>
          <w:rStyle w:val="affffe"/>
          <w:rtl/>
        </w:rPr>
        <w:t>:</w:t>
      </w:r>
      <w:r w:rsidRPr="006C5A30">
        <w:rPr>
          <w:rtl/>
        </w:rPr>
        <w:t xml:space="preserve"> </w:t>
      </w:r>
      <w:r w:rsidRPr="006C5A30">
        <w:rPr>
          <w:rFonts w:hint="cs"/>
          <w:rtl/>
        </w:rPr>
        <w:t xml:space="preserve">שנים שידעו עדות </w:t>
      </w:r>
      <w:r w:rsidRPr="00CA108A">
        <w:rPr>
          <w:rFonts w:cs="PFT_Frank" w:hint="eastAsia"/>
          <w:b/>
          <w:bCs/>
          <w:szCs w:val="14"/>
          <w:rtl/>
        </w:rPr>
        <w:t>ואחד</w:t>
      </w:r>
      <w:r w:rsidRPr="00CA108A">
        <w:rPr>
          <w:rFonts w:cs="PFT_Frank"/>
          <w:b/>
          <w:bCs/>
          <w:szCs w:val="14"/>
          <w:rtl/>
        </w:rPr>
        <w:t xml:space="preserve"> </w:t>
      </w:r>
      <w:r w:rsidRPr="00CA108A">
        <w:rPr>
          <w:rFonts w:cs="PFT_Frank" w:hint="eastAsia"/>
          <w:b/>
          <w:bCs/>
          <w:szCs w:val="14"/>
          <w:rtl/>
        </w:rPr>
        <w:t>שכח</w:t>
      </w:r>
      <w:r w:rsidRPr="006C5A30">
        <w:rPr>
          <w:rFonts w:hint="cs"/>
          <w:rtl/>
        </w:rPr>
        <w:t xml:space="preserve"> </w:t>
      </w:r>
      <w:r w:rsidR="00412C80">
        <w:rPr>
          <w:rFonts w:hint="cs"/>
          <w:rtl/>
        </w:rPr>
        <w:t xml:space="preserve">- </w:t>
      </w:r>
      <w:r w:rsidRPr="006C5A30">
        <w:rPr>
          <w:rFonts w:hint="cs"/>
          <w:rtl/>
        </w:rPr>
        <w:t xml:space="preserve">שני </w:t>
      </w:r>
      <w:r w:rsidR="00412C80">
        <w:rPr>
          <w:rFonts w:hint="cs"/>
          <w:rtl/>
        </w:rPr>
        <w:t>מ</w:t>
      </w:r>
      <w:r w:rsidRPr="006C5A30">
        <w:rPr>
          <w:rFonts w:hint="cs"/>
          <w:rtl/>
        </w:rPr>
        <w:t>זכירו</w:t>
      </w:r>
      <w:r w:rsidR="00412C80">
        <w:rPr>
          <w:rFonts w:hint="cs"/>
          <w:rtl/>
        </w:rPr>
        <w:t>,</w:t>
      </w:r>
    </w:p>
    <w:p w14:paraId="0FCF2F44" w14:textId="276EF169" w:rsidR="00412C80" w:rsidRPr="006C5A30" w:rsidRDefault="00AB7D20" w:rsidP="00EF3FEC">
      <w:pPr>
        <w:ind w:left="0" w:firstLine="0"/>
        <w:rPr>
          <w:rtl/>
        </w:rPr>
      </w:pPr>
      <w:r w:rsidRPr="00EF3FEC">
        <w:rPr>
          <w:rStyle w:val="affffe"/>
          <w:rtl/>
        </w:rPr>
        <w:t>ר"</w:t>
      </w:r>
      <w:r w:rsidRPr="00EF3FEC">
        <w:rPr>
          <w:rStyle w:val="affffe"/>
          <w:rFonts w:hint="eastAsia"/>
          <w:rtl/>
        </w:rPr>
        <w:t>ח</w:t>
      </w:r>
      <w:r w:rsidRPr="006C5A30">
        <w:rPr>
          <w:rtl/>
        </w:rPr>
        <w:t xml:space="preserve">: </w:t>
      </w:r>
      <w:r w:rsidR="00BD4EEB">
        <w:rPr>
          <w:rtl/>
        </w:rPr>
        <w:t>אף</w:t>
      </w:r>
      <w:r w:rsidRPr="006C5A30">
        <w:rPr>
          <w:rtl/>
        </w:rPr>
        <w:t xml:space="preserve"> עצמו</w:t>
      </w:r>
      <w:r w:rsidR="00412C80">
        <w:rPr>
          <w:rFonts w:hint="cs"/>
          <w:rtl/>
        </w:rPr>
        <w:t xml:space="preserve"> </w:t>
      </w:r>
      <w:r w:rsidR="00551FC9">
        <w:rPr>
          <w:rFonts w:hint="cs"/>
          <w:rtl/>
        </w:rPr>
        <w:t xml:space="preserve">- </w:t>
      </w:r>
      <w:r w:rsidR="00412C80" w:rsidRPr="00EF3FEC">
        <w:rPr>
          <w:rStyle w:val="afffff0"/>
          <w:rFonts w:hint="eastAsia"/>
          <w:rtl/>
        </w:rPr>
        <w:t>התובע</w:t>
      </w:r>
      <w:r w:rsidR="00412C80" w:rsidRPr="00EF3FEC">
        <w:rPr>
          <w:rStyle w:val="afffff0"/>
          <w:rtl/>
        </w:rPr>
        <w:t xml:space="preserve"> </w:t>
      </w:r>
      <w:r w:rsidR="00412C80" w:rsidRPr="00EF3FEC">
        <w:rPr>
          <w:rStyle w:val="afffff0"/>
          <w:rFonts w:hint="eastAsia"/>
          <w:rtl/>
        </w:rPr>
        <w:t>מזכירו</w:t>
      </w:r>
      <w:r w:rsidR="00412C80" w:rsidRPr="00EF3FEC">
        <w:rPr>
          <w:rStyle w:val="afffff0"/>
          <w:rtl/>
        </w:rPr>
        <w:t>,</w:t>
      </w:r>
      <w:r w:rsidRPr="006C5A30">
        <w:rPr>
          <w:rtl/>
        </w:rPr>
        <w:t xml:space="preserve"> </w:t>
      </w:r>
      <w:r w:rsidR="00412C80">
        <w:rPr>
          <w:rFonts w:hint="cs"/>
          <w:rtl/>
        </w:rPr>
        <w:t xml:space="preserve">    </w:t>
      </w:r>
      <w:r w:rsidR="00551FC9">
        <w:rPr>
          <w:rStyle w:val="affffe"/>
          <w:rFonts w:hint="cs"/>
          <w:rtl/>
        </w:rPr>
        <w:t xml:space="preserve"> </w:t>
      </w:r>
      <w:r w:rsidRPr="00EF3FEC">
        <w:rPr>
          <w:rStyle w:val="affffe"/>
          <w:rtl/>
        </w:rPr>
        <w:t>מ</w:t>
      </w:r>
      <w:r w:rsidRPr="00EF3FEC">
        <w:rPr>
          <w:rStyle w:val="affffe"/>
          <w:rFonts w:hint="eastAsia"/>
          <w:rtl/>
        </w:rPr>
        <w:t>בדר</w:t>
      </w:r>
      <w:r w:rsidRPr="00EF3FEC">
        <w:rPr>
          <w:rStyle w:val="affffe"/>
          <w:rtl/>
        </w:rPr>
        <w:t>"</w:t>
      </w:r>
      <w:r w:rsidRPr="00EF3FEC">
        <w:rPr>
          <w:rStyle w:val="affffe"/>
          <w:rFonts w:hint="eastAsia"/>
          <w:rtl/>
        </w:rPr>
        <w:t>א</w:t>
      </w:r>
      <w:r w:rsidRPr="006C5A30">
        <w:rPr>
          <w:rtl/>
        </w:rPr>
        <w:t>: עצמו לא</w:t>
      </w:r>
      <w:r w:rsidR="00412C80">
        <w:rPr>
          <w:rFonts w:hint="cs"/>
          <w:rtl/>
        </w:rPr>
        <w:t>.</w:t>
      </w:r>
    </w:p>
    <w:p w14:paraId="3531EEF7" w14:textId="5B2903DA" w:rsidR="00AB7D20" w:rsidRPr="006C5A30" w:rsidRDefault="00AB7D20" w:rsidP="00EF3FEC">
      <w:pPr>
        <w:ind w:left="0" w:firstLine="0"/>
        <w:rPr>
          <w:rtl/>
        </w:rPr>
      </w:pPr>
      <w:r w:rsidRPr="00EF3FEC">
        <w:rPr>
          <w:rStyle w:val="affffe"/>
          <w:rtl/>
        </w:rPr>
        <w:t>והלכ</w:t>
      </w:r>
      <w:r w:rsidR="00412C80" w:rsidRPr="00EF3FEC">
        <w:rPr>
          <w:rStyle w:val="affffe"/>
          <w:rFonts w:hint="eastAsia"/>
          <w:rtl/>
        </w:rPr>
        <w:t>ה</w:t>
      </w:r>
      <w:r w:rsidR="00412C80">
        <w:rPr>
          <w:rStyle w:val="affffe"/>
          <w:rFonts w:hint="cs"/>
          <w:rtl/>
        </w:rPr>
        <w:t xml:space="preserve"> שלא,</w:t>
      </w:r>
      <w:r w:rsidRPr="006C5A30">
        <w:rPr>
          <w:rtl/>
        </w:rPr>
        <w:t xml:space="preserve"> </w:t>
      </w:r>
      <w:r w:rsidRPr="00CA108A">
        <w:rPr>
          <w:rFonts w:cs="PFT_Frank"/>
          <w:b/>
          <w:bCs/>
          <w:szCs w:val="14"/>
          <w:rtl/>
        </w:rPr>
        <w:t>וא</w:t>
      </w:r>
      <w:r w:rsidR="00412C80" w:rsidRPr="00CA108A">
        <w:rPr>
          <w:rFonts w:cs="PFT_Frank" w:hint="eastAsia"/>
          <w:b/>
          <w:bCs/>
          <w:szCs w:val="14"/>
          <w:rtl/>
        </w:rPr>
        <w:t>ם</w:t>
      </w:r>
      <w:r w:rsidR="00412C80" w:rsidRPr="00CA108A">
        <w:rPr>
          <w:rFonts w:cs="PFT_Frank"/>
          <w:b/>
          <w:bCs/>
          <w:szCs w:val="14"/>
          <w:rtl/>
        </w:rPr>
        <w:t xml:space="preserve"> </w:t>
      </w:r>
      <w:r w:rsidR="00412C80" w:rsidRPr="00CA108A">
        <w:rPr>
          <w:rFonts w:cs="PFT_Frank" w:hint="eastAsia"/>
          <w:b/>
          <w:bCs/>
          <w:szCs w:val="14"/>
          <w:rtl/>
        </w:rPr>
        <w:t>העד</w:t>
      </w:r>
      <w:r w:rsidRPr="00412C80">
        <w:rPr>
          <w:rtl/>
        </w:rPr>
        <w:t xml:space="preserve"> </w:t>
      </w:r>
      <w:r w:rsidRPr="006C5A30">
        <w:rPr>
          <w:rtl/>
        </w:rPr>
        <w:t xml:space="preserve">צורבא מרבנן </w:t>
      </w:r>
      <w:r w:rsidR="00412C80">
        <w:rPr>
          <w:rFonts w:hint="cs"/>
          <w:rtl/>
        </w:rPr>
        <w:t>-</w:t>
      </w:r>
      <w:r w:rsidRPr="006C5A30">
        <w:rPr>
          <w:rtl/>
        </w:rPr>
        <w:t xml:space="preserve"> </w:t>
      </w:r>
      <w:r w:rsidR="00BD4EEB">
        <w:rPr>
          <w:rtl/>
        </w:rPr>
        <w:t>אף</w:t>
      </w:r>
      <w:r w:rsidRPr="006C5A30">
        <w:rPr>
          <w:rtl/>
        </w:rPr>
        <w:t xml:space="preserve"> עצמו</w:t>
      </w:r>
      <w:r w:rsidR="00412C80">
        <w:rPr>
          <w:rFonts w:hint="cs"/>
          <w:rtl/>
        </w:rPr>
        <w:t xml:space="preserve">, </w:t>
      </w:r>
      <w:r w:rsidR="00412C80" w:rsidRPr="00EF3FEC">
        <w:rPr>
          <w:rStyle w:val="affffe"/>
          <w:rFonts w:hint="eastAsia"/>
          <w:rtl/>
        </w:rPr>
        <w:t>כ</w:t>
      </w:r>
      <w:r w:rsidR="00412C80">
        <w:rPr>
          <w:rStyle w:val="affffe"/>
          <w:rFonts w:hint="cs"/>
          <w:rtl/>
        </w:rPr>
        <w:t>ד</w:t>
      </w:r>
      <w:r w:rsidR="00412C80" w:rsidRPr="00EF3FEC">
        <w:rPr>
          <w:rStyle w:val="affffe"/>
          <w:rFonts w:hint="eastAsia"/>
          <w:rtl/>
        </w:rPr>
        <w:t>ר</w:t>
      </w:r>
      <w:r w:rsidR="00412C80" w:rsidRPr="00EF3FEC">
        <w:rPr>
          <w:rStyle w:val="affffe"/>
          <w:rtl/>
        </w:rPr>
        <w:t xml:space="preserve">"א </w:t>
      </w:r>
      <w:r w:rsidR="00412C80" w:rsidRPr="00EF3FEC">
        <w:rPr>
          <w:rStyle w:val="affffe"/>
          <w:rFonts w:hint="eastAsia"/>
          <w:rtl/>
        </w:rPr>
        <w:t>ור</w:t>
      </w:r>
      <w:r w:rsidR="00412C80" w:rsidRPr="00EF3FEC">
        <w:rPr>
          <w:rStyle w:val="affffe"/>
          <w:rtl/>
        </w:rPr>
        <w:t>"כ.</w:t>
      </w:r>
    </w:p>
    <w:p w14:paraId="5D030280" w14:textId="77777777" w:rsidR="00AB7D20" w:rsidRPr="00C35A2C" w:rsidRDefault="00AB7D20" w:rsidP="00E26091">
      <w:pPr>
        <w:pStyle w:val="afff"/>
        <w:framePr w:wrap="around"/>
        <w:rPr>
          <w:rtl/>
        </w:rPr>
      </w:pPr>
      <w:bookmarkStart w:id="149" w:name="_Toc119352934"/>
      <w:r w:rsidRPr="00C35A2C">
        <w:rPr>
          <w:rFonts w:hint="cs"/>
          <w:rtl/>
        </w:rPr>
        <w:t>כ:</w:t>
      </w:r>
      <w:bookmarkEnd w:id="149"/>
    </w:p>
    <w:p w14:paraId="4CFF7A0B" w14:textId="52876461" w:rsidR="00412C80" w:rsidRPr="006D5126" w:rsidRDefault="00412C80" w:rsidP="00F1680A">
      <w:pPr>
        <w:pStyle w:val="affffb"/>
        <w:rPr>
          <w:spacing w:val="0"/>
          <w:rtl/>
        </w:rPr>
      </w:pPr>
      <w:bookmarkStart w:id="150" w:name="_Toc119352935"/>
      <w:r w:rsidRPr="006D5126">
        <w:rPr>
          <w:rFonts w:hint="cs"/>
          <w:spacing w:val="0"/>
          <w:rtl/>
        </w:rPr>
        <w:t xml:space="preserve">ההוכחה מדין תלוליות </w:t>
      </w:r>
      <w:r w:rsidR="00551FC9" w:rsidRPr="006D5126">
        <w:rPr>
          <w:rFonts w:hint="cs"/>
          <w:spacing w:val="0"/>
          <w:rtl/>
        </w:rPr>
        <w:t xml:space="preserve">- </w:t>
      </w:r>
      <w:r w:rsidRPr="006D5126">
        <w:rPr>
          <w:rFonts w:hint="cs"/>
          <w:spacing w:val="0"/>
          <w:rtl/>
        </w:rPr>
        <w:t xml:space="preserve">כמה זמן </w:t>
      </w:r>
      <w:r w:rsidR="00551FC9" w:rsidRPr="006D5126">
        <w:rPr>
          <w:rFonts w:hint="cs"/>
          <w:spacing w:val="0"/>
          <w:rtl/>
        </w:rPr>
        <w:t xml:space="preserve">עדיין </w:t>
      </w:r>
      <w:r w:rsidRPr="006D5126">
        <w:rPr>
          <w:rFonts w:hint="cs"/>
          <w:spacing w:val="0"/>
          <w:rtl/>
        </w:rPr>
        <w:t>נזכר</w:t>
      </w:r>
      <w:bookmarkEnd w:id="150"/>
    </w:p>
    <w:p w14:paraId="5783D8F7" w14:textId="19F31357" w:rsidR="00AB7D20" w:rsidRPr="00C35A2C" w:rsidRDefault="00AB7D20" w:rsidP="00AB7D20">
      <w:pPr>
        <w:rPr>
          <w:rFonts w:ascii="Fb Fontext" w:hAnsi="Fb Fontext"/>
          <w:rtl/>
        </w:rPr>
      </w:pPr>
      <w:r w:rsidRPr="00EF3FEC">
        <w:rPr>
          <w:rStyle w:val="affffe"/>
          <w:rtl/>
        </w:rPr>
        <w:t xml:space="preserve">תנן </w:t>
      </w:r>
      <w:r w:rsidR="00287D14">
        <w:rPr>
          <w:rStyle w:val="affffe"/>
          <w:rtl/>
        </w:rPr>
        <w:t>שם</w:t>
      </w:r>
      <w:r w:rsidRPr="00C35A2C">
        <w:rPr>
          <w:rFonts w:ascii="Fb Fontext" w:hAnsi="Fb Fontext"/>
          <w:sz w:val="32"/>
          <w:rtl/>
        </w:rPr>
        <w:t xml:space="preserve">: התלוליות </w:t>
      </w:r>
      <w:r w:rsidRPr="00C54C7E">
        <w:rPr>
          <w:rStyle w:val="afffe"/>
          <w:rtl/>
        </w:rPr>
        <w:t>הקרובות</w:t>
      </w:r>
      <w:r w:rsidRPr="00C35A2C">
        <w:rPr>
          <w:rFonts w:ascii="Fb Fontext" w:hAnsi="Fb Fontext"/>
          <w:sz w:val="32"/>
          <w:rtl/>
        </w:rPr>
        <w:t>, לעיר ולדרך</w:t>
      </w:r>
      <w:r w:rsidR="00412C80">
        <w:rPr>
          <w:rFonts w:ascii="Fb Fontext" w:hAnsi="Fb Fontext" w:hint="cs"/>
          <w:sz w:val="32"/>
          <w:rtl/>
        </w:rPr>
        <w:t xml:space="preserve"> -</w:t>
      </w:r>
      <w:r w:rsidRPr="00C35A2C">
        <w:rPr>
          <w:rFonts w:ascii="Fb Fontext" w:hAnsi="Fb Fontext"/>
          <w:sz w:val="32"/>
          <w:rtl/>
        </w:rPr>
        <w:t xml:space="preserve"> טמאות</w:t>
      </w:r>
      <w:r w:rsidR="00412C80">
        <w:rPr>
          <w:rFonts w:ascii="Fb Fontext" w:hAnsi="Fb Fontext" w:hint="cs"/>
          <w:rtl/>
        </w:rPr>
        <w:t>,</w:t>
      </w:r>
    </w:p>
    <w:p w14:paraId="78276E38" w14:textId="7EAD394D" w:rsidR="00AB7D20" w:rsidRPr="00EF3FEC" w:rsidRDefault="00AB7D20" w:rsidP="00EF3FEC">
      <w:pPr>
        <w:rPr>
          <w:rtl/>
        </w:rPr>
      </w:pPr>
      <w:r w:rsidRPr="00EF3FEC">
        <w:rPr>
          <w:b/>
          <w:rtl/>
        </w:rPr>
        <w:lastRenderedPageBreak/>
        <w:t>הרחוקות</w:t>
      </w:r>
      <w:r w:rsidR="00412C80">
        <w:rPr>
          <w:rFonts w:hint="cs"/>
          <w:rtl/>
        </w:rPr>
        <w:t xml:space="preserve"> -</w:t>
      </w:r>
      <w:r w:rsidRPr="00412C80">
        <w:rPr>
          <w:rtl/>
        </w:rPr>
        <w:t xml:space="preserve"> חדשות טהורות</w:t>
      </w:r>
      <w:r w:rsidR="00412C80" w:rsidRPr="00EF3FEC">
        <w:rPr>
          <w:rStyle w:val="afffff0"/>
          <w:rtl/>
        </w:rPr>
        <w:t xml:space="preserve"> לא הולכת לבד</w:t>
      </w:r>
      <w:r w:rsidR="00412C80">
        <w:rPr>
          <w:rStyle w:val="afffff0"/>
          <w:rFonts w:hint="cs"/>
          <w:rtl/>
        </w:rPr>
        <w:t xml:space="preserve"> ויש קול</w:t>
      </w:r>
      <w:r w:rsidRPr="00EF3FEC">
        <w:rPr>
          <w:rStyle w:val="afffff0"/>
          <w:rtl/>
        </w:rPr>
        <w:t>,</w:t>
      </w:r>
      <w:r w:rsidRPr="00412C80">
        <w:rPr>
          <w:rtl/>
        </w:rPr>
        <w:t xml:space="preserve"> ישנות טמאות.</w:t>
      </w:r>
    </w:p>
    <w:p w14:paraId="4E10796A" w14:textId="4B18DF9E" w:rsidR="00412C80" w:rsidRDefault="00551FC9" w:rsidP="00EF3FEC">
      <w:pPr>
        <w:pStyle w:val="afffff"/>
        <w:jc w:val="left"/>
        <w:rPr>
          <w:rtl/>
        </w:rPr>
      </w:pPr>
      <w:r w:rsidRPr="00B31C92">
        <w:rPr>
          <w:rFonts w:cs="PFT_Frank" w:hint="cs"/>
          <w:b/>
          <w:bCs/>
          <w:szCs w:val="10"/>
          <w:rtl/>
        </w:rPr>
        <w:t xml:space="preserve">                    </w:t>
      </w:r>
      <w:r w:rsidR="00AB7D20" w:rsidRPr="00B31C92">
        <w:rPr>
          <w:rFonts w:cs="PFT_Frank"/>
          <w:b/>
          <w:bCs/>
          <w:szCs w:val="10"/>
          <w:rtl/>
        </w:rPr>
        <w:t>קרובה</w:t>
      </w:r>
      <w:r w:rsidR="00412C80" w:rsidRPr="00B31C92">
        <w:rPr>
          <w:rFonts w:cs="PFT_Frank" w:hint="cs"/>
          <w:b/>
          <w:bCs/>
          <w:szCs w:val="10"/>
          <w:rtl/>
        </w:rPr>
        <w:t xml:space="preserve"> -</w:t>
      </w:r>
      <w:r w:rsidR="00AB7D20" w:rsidRPr="00412C80">
        <w:rPr>
          <w:rtl/>
        </w:rPr>
        <w:t xml:space="preserve"> </w:t>
      </w:r>
      <w:r w:rsidR="00AB7D20" w:rsidRPr="00EF3FEC">
        <w:rPr>
          <w:rStyle w:val="affffe"/>
          <w:rFonts w:hint="eastAsia"/>
          <w:rtl/>
        </w:rPr>
        <w:t>ר</w:t>
      </w:r>
      <w:r w:rsidR="00AB7D20" w:rsidRPr="00EF3FEC">
        <w:rPr>
          <w:rStyle w:val="affffe"/>
          <w:rtl/>
        </w:rPr>
        <w:t>"</w:t>
      </w:r>
      <w:r w:rsidR="00AB7D20" w:rsidRPr="00EF3FEC">
        <w:rPr>
          <w:rStyle w:val="affffe"/>
          <w:rFonts w:hint="eastAsia"/>
          <w:rtl/>
        </w:rPr>
        <w:t>מ</w:t>
      </w:r>
      <w:r w:rsidR="00AB7D20" w:rsidRPr="00EF3FEC">
        <w:rPr>
          <w:rStyle w:val="affffe"/>
          <w:rtl/>
        </w:rPr>
        <w:t>:</w:t>
      </w:r>
      <w:r w:rsidR="00AB7D20" w:rsidRPr="00412C80">
        <w:rPr>
          <w:rFonts w:hint="cs"/>
          <w:rtl/>
        </w:rPr>
        <w:t xml:space="preserve"> </w:t>
      </w:r>
      <w:r w:rsidR="00AB7D20" w:rsidRPr="00412C80">
        <w:rPr>
          <w:rtl/>
        </w:rPr>
        <w:t xml:space="preserve">חמשים אמה, </w:t>
      </w:r>
      <w:r w:rsidR="00AB7D20" w:rsidRPr="00EF3FEC">
        <w:rPr>
          <w:rStyle w:val="affffe"/>
          <w:rFonts w:hint="eastAsia"/>
          <w:rtl/>
        </w:rPr>
        <w:t>ר</w:t>
      </w:r>
      <w:r w:rsidR="00AB7D20" w:rsidRPr="00EF3FEC">
        <w:rPr>
          <w:rStyle w:val="affffe"/>
          <w:rtl/>
        </w:rPr>
        <w:t>"</w:t>
      </w:r>
      <w:r w:rsidR="00AB7D20" w:rsidRPr="00EF3FEC">
        <w:rPr>
          <w:rStyle w:val="affffe"/>
          <w:rFonts w:hint="eastAsia"/>
          <w:rtl/>
        </w:rPr>
        <w:t>י</w:t>
      </w:r>
      <w:r w:rsidR="00AB7D20" w:rsidRPr="00412C80">
        <w:rPr>
          <w:rtl/>
        </w:rPr>
        <w:t xml:space="preserve">: אין קרובה </w:t>
      </w:r>
      <w:r w:rsidR="00412C80">
        <w:rPr>
          <w:rFonts w:hint="cs"/>
          <w:rtl/>
        </w:rPr>
        <w:t>מ</w:t>
      </w:r>
      <w:r w:rsidR="00AB7D20" w:rsidRPr="00412C80">
        <w:rPr>
          <w:rtl/>
        </w:rPr>
        <w:t>מנה</w:t>
      </w:r>
      <w:r w:rsidR="00412C80">
        <w:rPr>
          <w:rFonts w:hint="cs"/>
          <w:rtl/>
        </w:rPr>
        <w:t>.</w:t>
      </w:r>
    </w:p>
    <w:p w14:paraId="214F9C9D" w14:textId="36B5C4FE" w:rsidR="00AB7D20" w:rsidRPr="00EF3FEC" w:rsidRDefault="00551FC9" w:rsidP="00EF3FEC">
      <w:pPr>
        <w:pStyle w:val="afffff"/>
        <w:jc w:val="left"/>
        <w:rPr>
          <w:rtl/>
        </w:rPr>
      </w:pPr>
      <w:r>
        <w:rPr>
          <w:rFonts w:hint="cs"/>
          <w:rtl/>
        </w:rPr>
        <w:t xml:space="preserve">                    </w:t>
      </w:r>
      <w:r w:rsidR="00412C80" w:rsidRPr="00B31C92">
        <w:rPr>
          <w:rFonts w:cs="PFT_Frank"/>
          <w:b/>
          <w:bCs/>
          <w:szCs w:val="10"/>
          <w:rtl/>
        </w:rPr>
        <w:t>ישנה</w:t>
      </w:r>
      <w:r w:rsidR="00412C80" w:rsidRPr="00B31C92">
        <w:rPr>
          <w:rFonts w:cs="PFT_Frank" w:hint="cs"/>
          <w:b/>
          <w:bCs/>
          <w:szCs w:val="10"/>
          <w:rtl/>
        </w:rPr>
        <w:t xml:space="preserve"> -</w:t>
      </w:r>
      <w:r w:rsidR="00412C80" w:rsidRPr="00412C80">
        <w:rPr>
          <w:rtl/>
        </w:rPr>
        <w:t xml:space="preserve"> </w:t>
      </w:r>
      <w:r w:rsidR="00412C80">
        <w:rPr>
          <w:rStyle w:val="affffe"/>
          <w:rFonts w:hint="cs"/>
          <w:rtl/>
        </w:rPr>
        <w:t xml:space="preserve">  </w:t>
      </w:r>
      <w:r w:rsidR="00412C80" w:rsidRPr="00EF3FEC">
        <w:rPr>
          <w:rStyle w:val="affffe"/>
          <w:rFonts w:hint="eastAsia"/>
          <w:rtl/>
        </w:rPr>
        <w:t>ר</w:t>
      </w:r>
      <w:r w:rsidR="00412C80" w:rsidRPr="00EF3FEC">
        <w:rPr>
          <w:rStyle w:val="affffe"/>
          <w:rtl/>
        </w:rPr>
        <w:t>"מ:</w:t>
      </w:r>
      <w:r w:rsidR="00412C80">
        <w:rPr>
          <w:rFonts w:hint="cs"/>
          <w:rtl/>
        </w:rPr>
        <w:t xml:space="preserve"> </w:t>
      </w:r>
      <w:r w:rsidR="00412C80" w:rsidRPr="00412C80">
        <w:rPr>
          <w:rtl/>
        </w:rPr>
        <w:t xml:space="preserve">ששים שנה, </w:t>
      </w:r>
      <w:r w:rsidR="00412C80">
        <w:rPr>
          <w:rFonts w:hint="cs"/>
          <w:rtl/>
        </w:rPr>
        <w:t xml:space="preserve">    </w:t>
      </w:r>
      <w:r w:rsidR="00412C80">
        <w:rPr>
          <w:rStyle w:val="affffe"/>
          <w:rFonts w:hint="cs"/>
          <w:rtl/>
        </w:rPr>
        <w:t>ר</w:t>
      </w:r>
      <w:r w:rsidR="00412C80" w:rsidRPr="00EF3FEC">
        <w:rPr>
          <w:rStyle w:val="affffe"/>
          <w:rtl/>
        </w:rPr>
        <w:t>"י:</w:t>
      </w:r>
      <w:r w:rsidR="00412C80">
        <w:rPr>
          <w:rFonts w:hint="cs"/>
          <w:rtl/>
        </w:rPr>
        <w:t xml:space="preserve"> </w:t>
      </w:r>
      <w:r w:rsidR="00AB7D20" w:rsidRPr="00412C80">
        <w:rPr>
          <w:rtl/>
        </w:rPr>
        <w:t>שאין אדם זוכרה.</w:t>
      </w:r>
    </w:p>
    <w:p w14:paraId="2A1A1B2F" w14:textId="7B2E5F0F" w:rsidR="00AB7D20" w:rsidRPr="00412C80" w:rsidRDefault="00551FC9" w:rsidP="00EF3FEC">
      <w:pPr>
        <w:pStyle w:val="afffff"/>
        <w:jc w:val="left"/>
        <w:rPr>
          <w:rtl/>
        </w:rPr>
      </w:pPr>
      <w:r w:rsidRPr="00B31C92">
        <w:rPr>
          <w:rFonts w:cs="PFT_Frank" w:hint="cs"/>
          <w:b/>
          <w:bCs/>
          <w:szCs w:val="10"/>
          <w:rtl/>
        </w:rPr>
        <w:t xml:space="preserve">                    </w:t>
      </w:r>
      <w:r w:rsidR="00AB7D20" w:rsidRPr="00EF3FEC">
        <w:rPr>
          <w:b/>
          <w:rtl/>
        </w:rPr>
        <w:t>דרך</w:t>
      </w:r>
      <w:r w:rsidR="00412C80">
        <w:rPr>
          <w:rFonts w:hint="cs"/>
          <w:rtl/>
        </w:rPr>
        <w:t xml:space="preserve"> </w:t>
      </w:r>
      <w:r w:rsidR="00AB7D20" w:rsidRPr="00EF3FEC">
        <w:rPr>
          <w:rtl/>
        </w:rPr>
        <w:t xml:space="preserve">- </w:t>
      </w:r>
      <w:r w:rsidR="00412C80">
        <w:rPr>
          <w:rFonts w:hint="cs"/>
          <w:rtl/>
        </w:rPr>
        <w:t xml:space="preserve">דרך </w:t>
      </w:r>
      <w:r w:rsidR="00AB7D20" w:rsidRPr="00412C80">
        <w:rPr>
          <w:rtl/>
        </w:rPr>
        <w:t>בית הקברות</w:t>
      </w:r>
      <w:r>
        <w:rPr>
          <w:rFonts w:hint="cs"/>
          <w:rtl/>
        </w:rPr>
        <w:t xml:space="preserve"> -</w:t>
      </w:r>
      <w:r w:rsidR="00AB7D20" w:rsidRPr="00412C80">
        <w:rPr>
          <w:rtl/>
        </w:rPr>
        <w:t xml:space="preserve"> </w:t>
      </w:r>
      <w:r w:rsidR="00412C80">
        <w:rPr>
          <w:rFonts w:hint="cs"/>
          <w:rtl/>
        </w:rPr>
        <w:t xml:space="preserve">בכניסת השבת </w:t>
      </w:r>
      <w:r w:rsidR="00AB7D20" w:rsidRPr="00412C80">
        <w:rPr>
          <w:rtl/>
        </w:rPr>
        <w:t>קברו בתל,</w:t>
      </w:r>
    </w:p>
    <w:p w14:paraId="4691B197" w14:textId="1DD9AEEB" w:rsidR="00AB7D20" w:rsidRPr="00412C80" w:rsidRDefault="00551FC9" w:rsidP="00EF3FEC">
      <w:pPr>
        <w:pStyle w:val="afffff"/>
        <w:jc w:val="left"/>
        <w:rPr>
          <w:rtl/>
        </w:rPr>
      </w:pPr>
      <w:r w:rsidRPr="00B31C92">
        <w:rPr>
          <w:rFonts w:cs="PFT_Frank" w:hint="cs"/>
          <w:b/>
          <w:bCs/>
          <w:szCs w:val="10"/>
          <w:rtl/>
        </w:rPr>
        <w:t xml:space="preserve">          </w:t>
      </w:r>
      <w:r w:rsidR="00AB7D20" w:rsidRPr="00EF3FEC">
        <w:rPr>
          <w:b/>
          <w:rtl/>
        </w:rPr>
        <w:t>עיר</w:t>
      </w:r>
      <w:r w:rsidR="00AB7D20" w:rsidRPr="00412C80">
        <w:rPr>
          <w:rtl/>
        </w:rPr>
        <w:t xml:space="preserve"> </w:t>
      </w:r>
      <w:r w:rsidR="00AB7D20" w:rsidRPr="00412C80">
        <w:rPr>
          <w:rFonts w:hint="cs"/>
          <w:rtl/>
        </w:rPr>
        <w:t>-</w:t>
      </w:r>
      <w:r w:rsidR="00412C80">
        <w:rPr>
          <w:rFonts w:hint="cs"/>
          <w:rtl/>
        </w:rPr>
        <w:t xml:space="preserve"> </w:t>
      </w:r>
      <w:r w:rsidR="00AB7D20" w:rsidRPr="00412C80">
        <w:rPr>
          <w:rtl/>
        </w:rPr>
        <w:t>הסמוכה לבית הקברות</w:t>
      </w:r>
      <w:r>
        <w:rPr>
          <w:rFonts w:hint="cs"/>
          <w:rtl/>
        </w:rPr>
        <w:t xml:space="preserve"> -</w:t>
      </w:r>
      <w:r w:rsidR="00AB7D20" w:rsidRPr="00412C80">
        <w:rPr>
          <w:rtl/>
        </w:rPr>
        <w:t xml:space="preserve"> </w:t>
      </w:r>
      <w:r w:rsidR="00AB7D20" w:rsidRPr="00412C80">
        <w:rPr>
          <w:rFonts w:hint="cs"/>
          <w:rtl/>
        </w:rPr>
        <w:t>נ</w:t>
      </w:r>
      <w:r w:rsidR="00AB7D20" w:rsidRPr="00412C80">
        <w:rPr>
          <w:rtl/>
        </w:rPr>
        <w:t>שים נפליהן ומוכי שחין זרועותיהם</w:t>
      </w:r>
      <w:r w:rsidR="00412C80">
        <w:rPr>
          <w:rFonts w:hint="cs"/>
          <w:rtl/>
        </w:rPr>
        <w:t>.</w:t>
      </w:r>
    </w:p>
    <w:p w14:paraId="6734D8E2" w14:textId="0EC0EF28" w:rsidR="00AB7D20" w:rsidRPr="00412C80" w:rsidRDefault="00412C80" w:rsidP="00EF3FEC">
      <w:pPr>
        <w:ind w:left="0" w:firstLine="0"/>
        <w:rPr>
          <w:rtl/>
        </w:rPr>
      </w:pPr>
      <w:r>
        <w:rPr>
          <w:rStyle w:val="affffe"/>
          <w:rFonts w:hint="cs"/>
          <w:rtl/>
        </w:rPr>
        <w:t>ד</w:t>
      </w:r>
      <w:r w:rsidRPr="00EF3FEC">
        <w:rPr>
          <w:rStyle w:val="affffe"/>
          <w:rFonts w:hint="eastAsia"/>
          <w:rtl/>
        </w:rPr>
        <w:t>ייק</w:t>
      </w:r>
      <w:r w:rsidRPr="00EF3FEC">
        <w:rPr>
          <w:rStyle w:val="affffe"/>
          <w:rtl/>
        </w:rPr>
        <w:t xml:space="preserve"> </w:t>
      </w:r>
      <w:r w:rsidR="00AB7D20" w:rsidRPr="00EF3FEC">
        <w:rPr>
          <w:rStyle w:val="affffe"/>
          <w:rFonts w:hint="eastAsia"/>
          <w:rtl/>
        </w:rPr>
        <w:t>ר</w:t>
      </w:r>
      <w:r w:rsidR="00AB7D20" w:rsidRPr="00EF3FEC">
        <w:rPr>
          <w:rStyle w:val="affffe"/>
          <w:rtl/>
        </w:rPr>
        <w:t>"</w:t>
      </w:r>
      <w:r w:rsidR="00AB7D20" w:rsidRPr="00EF3FEC">
        <w:rPr>
          <w:rStyle w:val="affffe"/>
          <w:rFonts w:hint="eastAsia"/>
          <w:rtl/>
        </w:rPr>
        <w:t>ח</w:t>
      </w:r>
      <w:r w:rsidR="00AB7D20" w:rsidRPr="00EF3FEC">
        <w:rPr>
          <w:rStyle w:val="affffe"/>
          <w:rtl/>
        </w:rPr>
        <w:t xml:space="preserve"> </w:t>
      </w:r>
      <w:r w:rsidR="00AB7D20" w:rsidRPr="00EF3FEC">
        <w:rPr>
          <w:rStyle w:val="affffe"/>
          <w:rFonts w:hint="eastAsia"/>
          <w:rtl/>
        </w:rPr>
        <w:t>מר</w:t>
      </w:r>
      <w:r w:rsidR="00AB7D20" w:rsidRPr="00EF3FEC">
        <w:rPr>
          <w:rStyle w:val="affffe"/>
          <w:rtl/>
        </w:rPr>
        <w:t>"</w:t>
      </w:r>
      <w:r w:rsidR="00AB7D20" w:rsidRPr="00EF3FEC">
        <w:rPr>
          <w:rStyle w:val="affffe"/>
          <w:rFonts w:hint="eastAsia"/>
          <w:rtl/>
        </w:rPr>
        <w:t>מ</w:t>
      </w:r>
      <w:r w:rsidRPr="00EF3FEC">
        <w:rPr>
          <w:rStyle w:val="affffe"/>
          <w:rtl/>
        </w:rPr>
        <w:t>:</w:t>
      </w:r>
      <w:r w:rsidR="00AB7D20" w:rsidRPr="00412C80">
        <w:rPr>
          <w:rFonts w:hint="cs"/>
          <w:rtl/>
        </w:rPr>
        <w:t xml:space="preserve"> עד שישים שנה אדם זוכר </w:t>
      </w:r>
      <w:r>
        <w:rPr>
          <w:rFonts w:hint="cs"/>
          <w:rtl/>
        </w:rPr>
        <w:t>עדותו,</w:t>
      </w:r>
    </w:p>
    <w:p w14:paraId="0C3C40B2" w14:textId="2C031299" w:rsidR="00412C80" w:rsidRDefault="00AB7D20" w:rsidP="00412C80">
      <w:pPr>
        <w:ind w:left="0" w:firstLine="0"/>
        <w:rPr>
          <w:rtl/>
        </w:rPr>
      </w:pPr>
      <w:r w:rsidRPr="00EF3FEC">
        <w:rPr>
          <w:rStyle w:val="affffe"/>
          <w:rFonts w:hint="eastAsia"/>
          <w:rtl/>
        </w:rPr>
        <w:t>ו</w:t>
      </w:r>
      <w:r w:rsidR="00412C80" w:rsidRPr="00EF3FEC">
        <w:rPr>
          <w:rStyle w:val="affffe"/>
          <w:rFonts w:hint="eastAsia"/>
          <w:rtl/>
        </w:rPr>
        <w:t>דחינו</w:t>
      </w:r>
      <w:r w:rsidR="00412C80" w:rsidRPr="00EF3FEC">
        <w:rPr>
          <w:rStyle w:val="affffe"/>
          <w:rtl/>
        </w:rPr>
        <w:t>:</w:t>
      </w:r>
      <w:r w:rsidRPr="00412C80">
        <w:rPr>
          <w:rFonts w:hint="cs"/>
          <w:rtl/>
        </w:rPr>
        <w:t xml:space="preserve"> </w:t>
      </w:r>
      <w:r w:rsidR="00412C80">
        <w:rPr>
          <w:rFonts w:hint="cs"/>
          <w:rtl/>
        </w:rPr>
        <w:t>זה</w:t>
      </w:r>
      <w:r w:rsidRPr="00412C80">
        <w:rPr>
          <w:rFonts w:hint="cs"/>
          <w:rtl/>
        </w:rPr>
        <w:t xml:space="preserve"> ב</w:t>
      </w:r>
      <w:r w:rsidR="00412C80">
        <w:rPr>
          <w:rFonts w:hint="cs"/>
          <w:rtl/>
        </w:rPr>
        <w:t>דברים</w:t>
      </w:r>
      <w:r w:rsidRPr="00412C80">
        <w:rPr>
          <w:rFonts w:hint="cs"/>
          <w:rtl/>
        </w:rPr>
        <w:t xml:space="preserve"> </w:t>
      </w:r>
      <w:r w:rsidR="00412C80">
        <w:rPr>
          <w:rFonts w:hint="cs"/>
          <w:rtl/>
        </w:rPr>
        <w:t>ש</w:t>
      </w:r>
      <w:r w:rsidRPr="00412C80">
        <w:rPr>
          <w:rFonts w:hint="cs"/>
          <w:rtl/>
        </w:rPr>
        <w:t xml:space="preserve">לא </w:t>
      </w:r>
      <w:r w:rsidR="00412C80">
        <w:rPr>
          <w:rFonts w:hint="cs"/>
          <w:rtl/>
        </w:rPr>
        <w:t>מוטל עליו לזכור</w:t>
      </w:r>
      <w:r w:rsidRPr="00412C80">
        <w:rPr>
          <w:rFonts w:hint="cs"/>
          <w:rtl/>
        </w:rPr>
        <w:t xml:space="preserve"> </w:t>
      </w:r>
      <w:r w:rsidR="00412C80">
        <w:rPr>
          <w:rStyle w:val="afffff0"/>
          <w:rFonts w:hint="cs"/>
          <w:rtl/>
        </w:rPr>
        <w:t>- ש</w:t>
      </w:r>
      <w:r w:rsidR="00412C80" w:rsidRPr="00EF3FEC">
        <w:rPr>
          <w:rStyle w:val="afffff0"/>
          <w:rFonts w:hint="eastAsia"/>
          <w:rtl/>
        </w:rPr>
        <w:t>קבר</w:t>
      </w:r>
      <w:r w:rsidR="00412C80">
        <w:rPr>
          <w:rStyle w:val="afffff0"/>
          <w:rFonts w:hint="cs"/>
          <w:rtl/>
        </w:rPr>
        <w:t>ו</w:t>
      </w:r>
      <w:r w:rsidR="00412C80" w:rsidRPr="00EF3FEC">
        <w:rPr>
          <w:rStyle w:val="afffff0"/>
          <w:rtl/>
        </w:rPr>
        <w:t xml:space="preserve"> נפל בתל</w:t>
      </w:r>
      <w:r w:rsidR="00412C80">
        <w:rPr>
          <w:rStyle w:val="afffff0"/>
          <w:rFonts w:hint="cs"/>
          <w:rtl/>
        </w:rPr>
        <w:t xml:space="preserve"> זה</w:t>
      </w:r>
      <w:r w:rsidR="00412C80" w:rsidRPr="00EF3FEC">
        <w:rPr>
          <w:rStyle w:val="afffff0"/>
          <w:rtl/>
        </w:rPr>
        <w:t>,</w:t>
      </w:r>
    </w:p>
    <w:p w14:paraId="456E281C" w14:textId="3393ED76" w:rsidR="00E268F4" w:rsidRDefault="00342D6B" w:rsidP="00EF3FEC">
      <w:pPr>
        <w:ind w:left="0" w:firstLine="113"/>
        <w:rPr>
          <w:rtl/>
        </w:rPr>
      </w:pPr>
      <w:r>
        <w:rPr>
          <w:rFonts w:hint="cs"/>
          <w:rtl/>
        </w:rPr>
        <w:t xml:space="preserve">       </w:t>
      </w:r>
      <w:r w:rsidR="00AB7D20" w:rsidRPr="00CA108A">
        <w:rPr>
          <w:rFonts w:cs="PFT_Frank" w:hint="eastAsia"/>
          <w:b/>
          <w:bCs/>
          <w:szCs w:val="14"/>
          <w:rtl/>
        </w:rPr>
        <w:t>אבל</w:t>
      </w:r>
      <w:r w:rsidR="00AB7D20" w:rsidRPr="00CA108A">
        <w:rPr>
          <w:rFonts w:cs="PFT_Frank"/>
          <w:b/>
          <w:bCs/>
          <w:szCs w:val="14"/>
          <w:rtl/>
        </w:rPr>
        <w:t xml:space="preserve"> </w:t>
      </w:r>
      <w:r w:rsidR="00412C80" w:rsidRPr="00CA108A">
        <w:rPr>
          <w:rFonts w:cs="PFT_Frank" w:hint="eastAsia"/>
          <w:b/>
          <w:bCs/>
          <w:szCs w:val="14"/>
          <w:rtl/>
        </w:rPr>
        <w:t>כאן</w:t>
      </w:r>
      <w:r w:rsidR="00412C80">
        <w:rPr>
          <w:rFonts w:hint="cs"/>
          <w:rtl/>
        </w:rPr>
        <w:t xml:space="preserve"> שמוטל עליו</w:t>
      </w:r>
      <w:r w:rsidR="00AB7D20" w:rsidRPr="00412C80">
        <w:rPr>
          <w:rFonts w:hint="cs"/>
          <w:rtl/>
        </w:rPr>
        <w:t xml:space="preserve"> </w:t>
      </w:r>
      <w:r w:rsidR="00412C80">
        <w:rPr>
          <w:rFonts w:hint="cs"/>
          <w:rtl/>
        </w:rPr>
        <w:t xml:space="preserve">זוכר יותר משישים </w:t>
      </w:r>
      <w:r w:rsidR="00412C80">
        <w:rPr>
          <w:rStyle w:val="afffff0"/>
          <w:rFonts w:hint="cs"/>
          <w:rtl/>
        </w:rPr>
        <w:t xml:space="preserve">- </w:t>
      </w:r>
      <w:r w:rsidR="00412C80" w:rsidRPr="00EF3FEC">
        <w:rPr>
          <w:rStyle w:val="afffff0"/>
          <w:rFonts w:hint="eastAsia"/>
          <w:rtl/>
        </w:rPr>
        <w:t>העדות</w:t>
      </w:r>
      <w:r w:rsidR="00E268F4">
        <w:rPr>
          <w:rStyle w:val="afffff0"/>
          <w:rtl/>
        </w:rPr>
        <w:t>.</w:t>
      </w:r>
    </w:p>
    <w:p w14:paraId="2109428A" w14:textId="79B23A29" w:rsidR="00AB7D20" w:rsidRDefault="00AB7D20" w:rsidP="003156E1">
      <w:pPr>
        <w:pStyle w:val="aff9"/>
        <w:rPr>
          <w:rtl/>
        </w:rPr>
      </w:pPr>
      <w:r w:rsidRPr="003156E1">
        <w:rPr>
          <w:rFonts w:hint="cs"/>
          <w:rtl/>
        </w:rPr>
        <w:t>׹</w:t>
      </w:r>
    </w:p>
    <w:p>
      <w:pPr>
        <w:pStyle w:val="MishnaBatzad"/>
        <w:rPr>
          <w:ins w:id="20380" w:author="קלוד" w:date="2026-10-06T10:09:07Z"/>
        </w:rPr>
      </w:pPr>
      <w:ins w:id="20379" w:author="קלוד" w:date="2026-10-06T10:09:07Z">
        <w:r>
          <w:t xml:space="preserve">משנה ד</w:t>
        </w:r>
      </w:ins>
    </w:p>
    <w:p w14:paraId="1CDAF0E6" w14:textId="7D7DCDA0" w:rsidR="00AB7D20" w:rsidRPr="009840B9" w:rsidRDefault="009840B9" w:rsidP="009840B9">
      <w:pPr>
        <w:pStyle w:val="afff5"/>
        <w:rPr>
          <w:b/>
          <w:spacing w:val="4"/>
          <w:rtl/>
        </w:rPr>
      </w:pPr>
      <w:bookmarkStart w:id="151" w:name="_Toc119352936"/>
      <w:r w:rsidRPr="00CF473C">
        <w:rPr>
          <w:rStyle w:val="afffff5"/>
          <w:rFonts w:hint="cs"/>
          <w:rtl/>
        </w:rPr>
        <w:t>שניהם</w:t>
      </w:r>
      <w:r w:rsidR="00EF3FEC" w:rsidRPr="00CF473C">
        <w:rPr>
          <w:rStyle w:val="afffff5"/>
          <w:rFonts w:hint="cs"/>
          <w:rtl/>
        </w:rPr>
        <w:t xml:space="preserve"> </w:t>
      </w:r>
      <w:r w:rsidR="00AB7D20" w:rsidRPr="00CF473C">
        <w:rPr>
          <w:rStyle w:val="afffff5"/>
          <w:rtl/>
        </w:rPr>
        <w:t>אומר</w:t>
      </w:r>
      <w:r w:rsidR="00EF3FEC" w:rsidRPr="00CF473C">
        <w:rPr>
          <w:rStyle w:val="afffff5"/>
          <w:rFonts w:hint="cs"/>
          <w:rtl/>
        </w:rPr>
        <w:t>ים</w:t>
      </w:r>
      <w:r w:rsidR="00AB7D20" w:rsidRPr="00CF473C">
        <w:rPr>
          <w:rStyle w:val="afffff5"/>
          <w:rtl/>
        </w:rPr>
        <w:t xml:space="preserve"> </w:t>
      </w:r>
      <w:r w:rsidR="00EF3FEC" w:rsidRPr="00CF473C">
        <w:rPr>
          <w:rStyle w:val="afffff5"/>
          <w:rFonts w:hint="cs"/>
          <w:rtl/>
        </w:rPr>
        <w:t xml:space="preserve">זה </w:t>
      </w:r>
      <w:r w:rsidR="00AB7D20" w:rsidRPr="00CF473C">
        <w:rPr>
          <w:rStyle w:val="afffff5"/>
          <w:rtl/>
        </w:rPr>
        <w:t>כתב ידי וזה כתב ידו של חבירי</w:t>
      </w:r>
      <w:bookmarkEnd w:id="151"/>
      <w:r w:rsidR="00AB7D20" w:rsidRPr="009840B9">
        <w:rPr>
          <w:b/>
          <w:spacing w:val="4"/>
          <w:rtl/>
        </w:rPr>
        <w:t>,</w:t>
      </w:r>
      <w:r w:rsidRPr="009840B9">
        <w:rPr>
          <w:rFonts w:hint="cs"/>
          <w:b/>
          <w:spacing w:val="4"/>
          <w:rtl/>
        </w:rPr>
        <w:t xml:space="preserve">- </w:t>
      </w:r>
      <w:r w:rsidR="00AB7D20" w:rsidRPr="009840B9">
        <w:rPr>
          <w:b/>
          <w:spacing w:val="4"/>
          <w:rtl/>
        </w:rPr>
        <w:t>נאמנין.</w:t>
      </w:r>
    </w:p>
    <w:p w14:paraId="29B26A3E" w14:textId="77777777" w:rsidR="00E268F4" w:rsidRDefault="00AB7D20" w:rsidP="00AB7D20">
      <w:pPr>
        <w:pStyle w:val="afff5"/>
        <w:rPr>
          <w:b/>
          <w:rtl/>
        </w:rPr>
      </w:pPr>
      <w:bookmarkStart w:id="152" w:name="_Toc119352937"/>
      <w:r w:rsidRPr="00CF473C">
        <w:rPr>
          <w:rStyle w:val="afffff5"/>
          <w:rtl/>
        </w:rPr>
        <w:t>זה אומר</w:t>
      </w:r>
      <w:bookmarkEnd w:id="152"/>
      <w:r w:rsidRPr="00C35A2C">
        <w:rPr>
          <w:b/>
          <w:rtl/>
        </w:rPr>
        <w:t xml:space="preserve"> זה כתב ידי, </w:t>
      </w:r>
      <w:r w:rsidRPr="00CF473C">
        <w:rPr>
          <w:rStyle w:val="afffff5"/>
          <w:rtl/>
        </w:rPr>
        <w:t>וזה אומר</w:t>
      </w:r>
      <w:r w:rsidRPr="00C35A2C">
        <w:rPr>
          <w:b/>
          <w:rtl/>
        </w:rPr>
        <w:t xml:space="preserve"> זה כתב ידי</w:t>
      </w:r>
      <w:r w:rsidR="00E268F4">
        <w:rPr>
          <w:b/>
          <w:rtl/>
        </w:rPr>
        <w:t>,</w:t>
      </w:r>
    </w:p>
    <w:p w14:paraId="16586B38" w14:textId="7F7723C2" w:rsidR="00AB7D20" w:rsidRPr="00C35A2C" w:rsidRDefault="009840B9" w:rsidP="00EF3FEC">
      <w:pPr>
        <w:pStyle w:val="afff5"/>
        <w:rPr>
          <w:b/>
          <w:rtl/>
        </w:rPr>
      </w:pPr>
      <w:r>
        <w:rPr>
          <w:rFonts w:hint="cs"/>
          <w:b/>
          <w:rtl/>
        </w:rPr>
        <w:t xml:space="preserve"> </w:t>
      </w:r>
      <w:r>
        <w:rPr>
          <w:b/>
          <w:rtl/>
        </w:rPr>
        <w:tab/>
      </w:r>
      <w:r w:rsidR="00EF3FEC">
        <w:rPr>
          <w:rFonts w:hint="cs"/>
          <w:b/>
          <w:rtl/>
        </w:rPr>
        <w:t>רבי:</w:t>
      </w:r>
      <w:r w:rsidR="00AB7D20" w:rsidRPr="00C35A2C">
        <w:rPr>
          <w:b/>
          <w:rtl/>
        </w:rPr>
        <w:t>- צריכין לצרף עמהם אחר,</w:t>
      </w:r>
    </w:p>
    <w:p w14:paraId="3ACA468A" w14:textId="73895CD1" w:rsidR="00AB7D20" w:rsidRDefault="009840B9" w:rsidP="00B31C92">
      <w:pPr>
        <w:pStyle w:val="afff5"/>
        <w:rPr>
          <w:rtl/>
        </w:rPr>
      </w:pPr>
      <w:r>
        <w:rPr>
          <w:rFonts w:hint="cs"/>
          <w:b/>
          <w:rtl/>
        </w:rPr>
        <w:t xml:space="preserve"> </w:t>
      </w:r>
      <w:r>
        <w:rPr>
          <w:b/>
          <w:rtl/>
        </w:rPr>
        <w:tab/>
      </w:r>
      <w:r>
        <w:rPr>
          <w:rStyle w:val="TanaimMishna"/>
          <w:b/>
          <w:rtl/>
          <w:rPrChange w:id="20065" w:author="קלוד" w:date="2026-10-06T10:09:07Z">
            <w:rPr>
              <w:b/>
              <w:rtl/>
            </w:rPr>
          </w:rPrChange>
        </w:rPr>
        <w:t xml:space="preserve">חכמים</w:t>
      </w:r>
      <w:r>
        <w:rPr>
          <w:rStyle w:val="TanaimMishna"/>
          <w:b/>
          <w:rtl/>
          <w:rPrChange w:id="41016" w:author="Claude" w:date="2026-10-07T09:24:54Z">
            <w:rPr>
              <w:b/>
              <w:rtl/>
            </w:rPr>
          </w:rPrChange>
        </w:rPr>
        <w:t xml:space="preserve">:</w:t>
      </w:r>
      <w:r>
        <w:rPr>
          <w:b/>
          <w:rtl/>
        </w:rPr>
        <w:t xml:space="preserve"> </w:t>
      </w:r>
      <w:r w:rsidR="00EF3FEC">
        <w:rPr>
          <w:rFonts w:hint="cs"/>
          <w:b/>
          <w:rtl/>
        </w:rPr>
        <w:t>א</w:t>
      </w:r>
      <w:r w:rsidR="002B7BCC">
        <w:rPr>
          <w:b/>
          <w:rtl/>
        </w:rPr>
        <w:t>"</w:t>
      </w:r>
      <w:r w:rsidR="00EF3FEC">
        <w:rPr>
          <w:rFonts w:hint="cs"/>
          <w:b/>
          <w:rtl/>
        </w:rPr>
        <w:t xml:space="preserve">צ </w:t>
      </w:r>
      <w:r w:rsidR="00AB7D20" w:rsidRPr="00C35A2C">
        <w:rPr>
          <w:b/>
          <w:rtl/>
        </w:rPr>
        <w:t xml:space="preserve"> אלא נאמן אדם לומר זה כתב ידי.</w:t>
      </w:r>
    </w:p>
    <w:p w14:paraId="7D00EE8D" w14:textId="77777777" w:rsidR="00AB7D20" w:rsidRPr="00C35A2C" w:rsidRDefault="00AB7D20" w:rsidP="00E26091">
      <w:pPr>
        <w:pStyle w:val="afff"/>
        <w:framePr w:wrap="around"/>
        <w:rPr>
          <w:rtl/>
        </w:rPr>
      </w:pPr>
      <w:bookmarkStart w:id="153" w:name="_Toc119352938"/>
      <w:r w:rsidRPr="00C35A2C">
        <w:rPr>
          <w:rFonts w:hint="cs"/>
          <w:rtl/>
        </w:rPr>
        <w:t>כא.</w:t>
      </w:r>
      <w:bookmarkEnd w:id="153"/>
    </w:p>
    <w:p w14:paraId="4BBB28D6" w14:textId="5475AED6" w:rsidR="00CF473C" w:rsidRPr="006D5126" w:rsidRDefault="00CF473C" w:rsidP="00F1680A">
      <w:pPr>
        <w:pStyle w:val="affffb"/>
        <w:rPr>
          <w:spacing w:val="0"/>
          <w:rtl/>
        </w:rPr>
      </w:pPr>
      <w:bookmarkStart w:id="154" w:name="_Toc119352939"/>
      <w:r w:rsidRPr="006D5126">
        <w:rPr>
          <w:rFonts w:hint="cs"/>
          <w:spacing w:val="0"/>
          <w:rtl/>
        </w:rPr>
        <w:t>רבי וחכמים אי על כת''י או על מנה שבשטר מעידים</w:t>
      </w:r>
      <w:bookmarkEnd w:id="154"/>
    </w:p>
    <w:p w14:paraId="44BE6783" w14:textId="262A9C4E" w:rsidR="00E268F4" w:rsidRDefault="00AB7D20" w:rsidP="00EF3FEC">
      <w:pPr>
        <w:rPr>
          <w:rStyle w:val="afffff0"/>
          <w:rtl/>
        </w:rPr>
      </w:pPr>
      <w:r w:rsidRPr="00EF3FEC">
        <w:rPr>
          <w:rStyle w:val="affffe"/>
          <w:rFonts w:hint="cs"/>
          <w:rtl/>
        </w:rPr>
        <w:t>כשתמצ</w:t>
      </w:r>
      <w:r w:rsidRPr="00EF3FEC">
        <w:rPr>
          <w:rStyle w:val="affffe"/>
          <w:rtl/>
        </w:rPr>
        <w:t>"</w:t>
      </w:r>
      <w:r w:rsidRPr="00EF3FEC">
        <w:rPr>
          <w:rStyle w:val="affffe"/>
          <w:rFonts w:hint="cs"/>
          <w:rtl/>
        </w:rPr>
        <w:t>ל לרבי:</w:t>
      </w:r>
      <w:r w:rsidRPr="00EF3FEC">
        <w:rPr>
          <w:rStyle w:val="affffe"/>
          <w:rtl/>
        </w:rPr>
        <w:t xml:space="preserve"> </w:t>
      </w:r>
      <w:r w:rsidRPr="00C35A2C">
        <w:rPr>
          <w:rFonts w:ascii="Fb Fontext" w:hAnsi="Fb Fontext"/>
          <w:sz w:val="32"/>
          <w:rtl/>
        </w:rPr>
        <w:t>על כת</w:t>
      </w:r>
      <w:r w:rsidR="00EF3FEC">
        <w:rPr>
          <w:rFonts w:ascii="Fb Fontext" w:hAnsi="Fb Fontext" w:hint="cs"/>
          <w:sz w:val="32"/>
          <w:rtl/>
        </w:rPr>
        <w:t>"י</w:t>
      </w:r>
      <w:r w:rsidRPr="00C35A2C">
        <w:rPr>
          <w:rFonts w:ascii="Fb Fontext" w:hAnsi="Fb Fontext"/>
          <w:sz w:val="32"/>
          <w:rtl/>
        </w:rPr>
        <w:t xml:space="preserve"> הם מעידים</w:t>
      </w:r>
      <w:r w:rsidR="00EF3FEC">
        <w:rPr>
          <w:rFonts w:ascii="Fb Fontext" w:hAnsi="Fb Fontext" w:hint="cs"/>
          <w:sz w:val="32"/>
          <w:rtl/>
        </w:rPr>
        <w:t xml:space="preserve"> </w:t>
      </w:r>
      <w:r w:rsidR="00EF3FEC" w:rsidRPr="00EF3FEC">
        <w:rPr>
          <w:rStyle w:val="afffff0"/>
          <w:rFonts w:hint="cs"/>
          <w:rtl/>
        </w:rPr>
        <w:t>ולא מסתפק אם על מנה שבשטר</w:t>
      </w:r>
      <w:r w:rsidR="00E268F4">
        <w:rPr>
          <w:rStyle w:val="afffff0"/>
          <w:rtl/>
        </w:rPr>
        <w:t>,</w:t>
      </w:r>
    </w:p>
    <w:p w14:paraId="2C87DDB4" w14:textId="0445BD2C" w:rsidR="00E268F4" w:rsidRDefault="00AB7D20" w:rsidP="00EF3FEC">
      <w:pPr>
        <w:rPr>
          <w:rFonts w:ascii="Fb Fontext" w:hAnsi="Fb Fontext"/>
          <w:rtl/>
        </w:rPr>
      </w:pPr>
      <w:r w:rsidRPr="00EF3FEC">
        <w:rPr>
          <w:rStyle w:val="affffe"/>
          <w:rtl/>
        </w:rPr>
        <w:t>לחכמים</w:t>
      </w:r>
      <w:r w:rsidRPr="00EF3FEC">
        <w:rPr>
          <w:rStyle w:val="affffe"/>
          <w:rFonts w:hint="cs"/>
          <w:rtl/>
        </w:rPr>
        <w:t>:</w:t>
      </w:r>
      <w:r w:rsidRPr="00EF3FEC">
        <w:rPr>
          <w:rStyle w:val="affffe"/>
          <w:rtl/>
        </w:rPr>
        <w:t xml:space="preserve"> -</w:t>
      </w:r>
      <w:r w:rsidRPr="00C35A2C">
        <w:rPr>
          <w:rFonts w:ascii="Fb Fontext" w:hAnsi="Fb Fontext"/>
          <w:sz w:val="32"/>
          <w:rtl/>
        </w:rPr>
        <w:t xml:space="preserve"> על מנה שבשטר מעידים</w:t>
      </w:r>
      <w:r w:rsidR="00E268F4">
        <w:rPr>
          <w:rFonts w:ascii="Fb Fontext" w:hAnsi="Fb Fontext"/>
          <w:sz w:val="32"/>
          <w:rtl/>
        </w:rPr>
        <w:t>.</w:t>
      </w:r>
    </w:p>
    <w:p w14:paraId="02C76E7F" w14:textId="5795E53B" w:rsidR="00AB7D20" w:rsidRPr="00C35A2C" w:rsidRDefault="00AB7D20" w:rsidP="00EF3FEC">
      <w:pPr>
        <w:rPr>
          <w:rFonts w:ascii="Fb Fontext" w:hAnsi="Fb Fontext"/>
          <w:rtl/>
        </w:rPr>
      </w:pPr>
      <w:r w:rsidRPr="00EF3FEC">
        <w:rPr>
          <w:rStyle w:val="affffe"/>
          <w:rFonts w:hint="cs"/>
          <w:rtl/>
        </w:rPr>
        <w:t>נפק</w:t>
      </w:r>
      <w:r w:rsidRPr="00EF3FEC">
        <w:rPr>
          <w:rStyle w:val="affffe"/>
          <w:rtl/>
        </w:rPr>
        <w:t>"</w:t>
      </w:r>
      <w:r w:rsidRPr="00EF3FEC">
        <w:rPr>
          <w:rStyle w:val="affffe"/>
          <w:rFonts w:hint="cs"/>
          <w:rtl/>
        </w:rPr>
        <w:t xml:space="preserve">מ </w:t>
      </w:r>
      <w:r w:rsidR="00EF3FEC">
        <w:rPr>
          <w:rFonts w:ascii="Fb Fontext" w:hAnsi="Fb Fontext" w:hint="cs"/>
          <w:rtl/>
        </w:rPr>
        <w:t>ב</w:t>
      </w:r>
      <w:r w:rsidRPr="00C35A2C">
        <w:rPr>
          <w:rFonts w:ascii="Fb Fontext" w:hAnsi="Fb Fontext" w:hint="cs"/>
          <w:rtl/>
        </w:rPr>
        <w:t>מת אחד מהם דצריך ל</w:t>
      </w:r>
      <w:r w:rsidRPr="00C35A2C">
        <w:rPr>
          <w:rFonts w:ascii="Fb Fontext" w:hAnsi="Fb Fontext"/>
          <w:rtl/>
        </w:rPr>
        <w:t xml:space="preserve">שנים </w:t>
      </w:r>
      <w:r w:rsidRPr="0065467C">
        <w:rPr>
          <w:rtl/>
        </w:rPr>
        <w:t>מה</w:t>
      </w:r>
      <w:r w:rsidRPr="00C35A2C">
        <w:rPr>
          <w:rFonts w:ascii="Fb Fontext" w:hAnsi="Fb Fontext"/>
          <w:rtl/>
        </w:rPr>
        <w:t xml:space="preserve">שוק להעיד עליו, </w:t>
      </w:r>
      <w:r w:rsidR="00EF3FEC">
        <w:rPr>
          <w:rFonts w:ascii="Fb Fontext" w:hAnsi="Fb Fontext" w:hint="cs"/>
          <w:rtl/>
        </w:rPr>
        <w:t>ד</w:t>
      </w:r>
      <w:r w:rsidRPr="00C35A2C">
        <w:rPr>
          <w:rFonts w:ascii="Fb Fontext" w:hAnsi="Fb Fontext" w:hint="cs"/>
          <w:rtl/>
        </w:rPr>
        <w:t>יוצא רבע מהממון ע</w:t>
      </w:r>
      <w:r w:rsidRPr="00C35A2C">
        <w:rPr>
          <w:rFonts w:ascii="Fb Fontext" w:hAnsi="Fb Fontext"/>
          <w:rtl/>
        </w:rPr>
        <w:t>"</w:t>
      </w:r>
      <w:r w:rsidRPr="00C35A2C">
        <w:rPr>
          <w:rFonts w:ascii="Fb Fontext" w:hAnsi="Fb Fontext" w:hint="cs"/>
          <w:rtl/>
        </w:rPr>
        <w:t>י ע</w:t>
      </w:r>
      <w:r w:rsidRPr="00C35A2C">
        <w:rPr>
          <w:rFonts w:ascii="Fb Fontext" w:hAnsi="Fb Fontext"/>
          <w:rtl/>
        </w:rPr>
        <w:t>"</w:t>
      </w:r>
      <w:r w:rsidRPr="00C35A2C">
        <w:rPr>
          <w:rFonts w:ascii="Fb Fontext" w:hAnsi="Fb Fontext" w:hint="cs"/>
          <w:rtl/>
        </w:rPr>
        <w:t>א</w:t>
      </w:r>
      <w:r w:rsidR="00EF3FEC">
        <w:rPr>
          <w:rFonts w:ascii="Fb Fontext" w:hAnsi="Fb Fontext" w:hint="cs"/>
          <w:rtl/>
        </w:rPr>
        <w:t xml:space="preserve">, </w:t>
      </w:r>
      <w:r w:rsidR="00EF3FEC" w:rsidRPr="00EF3FEC">
        <w:rPr>
          <w:rStyle w:val="affffe"/>
          <w:rFonts w:hint="cs"/>
          <w:rtl/>
        </w:rPr>
        <w:t>וקמ</w:t>
      </w:r>
      <w:r w:rsidRPr="00EF3FEC">
        <w:rPr>
          <w:rStyle w:val="affffe"/>
          <w:rtl/>
        </w:rPr>
        <w:t>"</w:t>
      </w:r>
      <w:r w:rsidRPr="00EF3FEC">
        <w:rPr>
          <w:rStyle w:val="affffe"/>
          <w:rFonts w:hint="cs"/>
          <w:rtl/>
        </w:rPr>
        <w:t>ל דלרבי</w:t>
      </w:r>
      <w:r w:rsidRPr="00C35A2C">
        <w:rPr>
          <w:rFonts w:ascii="Fb Fontext" w:hAnsi="Fb Fontext" w:hint="cs"/>
          <w:rtl/>
        </w:rPr>
        <w:t xml:space="preserve"> הוא בין לקולא ובין לחומרא</w:t>
      </w:r>
      <w:r w:rsidR="00502266">
        <w:rPr>
          <w:rFonts w:ascii="Fb Fontext" w:hAnsi="Fb Fontext" w:hint="cs"/>
          <w:rtl/>
        </w:rPr>
        <w:t>,</w:t>
      </w:r>
    </w:p>
    <w:p w14:paraId="37E6B8BB" w14:textId="6F35F62B" w:rsidR="00AB7D20" w:rsidRPr="00C35A2C" w:rsidRDefault="00AB7D20" w:rsidP="00AB7D20">
      <w:pPr>
        <w:rPr>
          <w:rFonts w:ascii="Fb Fontext" w:hAnsi="Fb Fontext"/>
          <w:rtl/>
        </w:rPr>
      </w:pPr>
      <w:r w:rsidRPr="006F43B0">
        <w:rPr>
          <w:rStyle w:val="affffe"/>
          <w:rFonts w:hint="cs"/>
          <w:rtl/>
        </w:rPr>
        <w:t>ד</w:t>
      </w:r>
      <w:r w:rsidR="00EF3FEC" w:rsidRPr="006F43B0">
        <w:rPr>
          <w:rStyle w:val="affffe"/>
          <w:rFonts w:hint="cs"/>
          <w:rtl/>
        </w:rPr>
        <w:t xml:space="preserve">רב: </w:t>
      </w:r>
      <w:r w:rsidRPr="00C35A2C">
        <w:rPr>
          <w:rFonts w:ascii="Fb Fontext" w:hAnsi="Fb Fontext" w:hint="cs"/>
          <w:rtl/>
        </w:rPr>
        <w:t xml:space="preserve">ב' </w:t>
      </w:r>
      <w:r w:rsidRPr="00C35A2C">
        <w:rPr>
          <w:rFonts w:ascii="Fb Fontext" w:hAnsi="Fb Fontext"/>
          <w:rtl/>
        </w:rPr>
        <w:t xml:space="preserve">החתומין על השטר ומת חד מהן צריכין </w:t>
      </w:r>
      <w:r w:rsidRPr="00C35A2C">
        <w:rPr>
          <w:rFonts w:ascii="Fb Fontext" w:hAnsi="Fb Fontext" w:hint="cs"/>
          <w:rtl/>
        </w:rPr>
        <w:t xml:space="preserve">ב' </w:t>
      </w:r>
      <w:r w:rsidRPr="00C35A2C">
        <w:rPr>
          <w:rFonts w:ascii="Fb Fontext" w:hAnsi="Fb Fontext"/>
          <w:rtl/>
        </w:rPr>
        <w:t>מן השוק להעיד עליו, בזו רבי לקולא ורבנן לחומרא.</w:t>
      </w:r>
    </w:p>
    <w:p w14:paraId="2949B96D" w14:textId="6B1659D7" w:rsidR="00AB7D20" w:rsidRPr="00730169" w:rsidRDefault="00AB7D20" w:rsidP="00AB7D20">
      <w:pPr>
        <w:rPr>
          <w:rFonts w:ascii="Fb Fontext" w:hAnsi="Fb Fontext"/>
          <w:spacing w:val="-2"/>
          <w:rtl/>
        </w:rPr>
      </w:pPr>
      <w:r w:rsidRPr="00730169">
        <w:rPr>
          <w:rFonts w:ascii="Fb Fontext" w:hAnsi="Fb Fontext"/>
          <w:spacing w:val="-2"/>
          <w:rtl/>
        </w:rPr>
        <w:t>•</w:t>
      </w:r>
      <w:r w:rsidRPr="00730169">
        <w:rPr>
          <w:rFonts w:ascii="Fb Fontext" w:hAnsi="Fb Fontext" w:hint="cs"/>
          <w:spacing w:val="-2"/>
          <w:rtl/>
        </w:rPr>
        <w:t xml:space="preserve"> </w:t>
      </w:r>
      <w:r w:rsidRPr="00730169">
        <w:rPr>
          <w:rFonts w:ascii="Fb Fontext" w:hAnsi="Fb Fontext"/>
          <w:spacing w:val="-2"/>
          <w:rtl/>
        </w:rPr>
        <w:t xml:space="preserve">ואי </w:t>
      </w:r>
      <w:r w:rsidR="006F43B0" w:rsidRPr="00730169">
        <w:rPr>
          <w:rFonts w:ascii="Fb Fontext" w:hAnsi="Fb Fontext" w:hint="cs"/>
          <w:spacing w:val="-2"/>
          <w:rtl/>
        </w:rPr>
        <w:t>יש רק א</w:t>
      </w:r>
      <w:r w:rsidRPr="00730169">
        <w:rPr>
          <w:rFonts w:ascii="Fb Fontext" w:hAnsi="Fb Fontext"/>
          <w:spacing w:val="-2"/>
          <w:rtl/>
        </w:rPr>
        <w:t>חד</w:t>
      </w:r>
      <w:r w:rsidRPr="00730169">
        <w:rPr>
          <w:rFonts w:ascii="Fb Fontext" w:hAnsi="Fb Fontext" w:hint="cs"/>
          <w:spacing w:val="-2"/>
          <w:rtl/>
        </w:rPr>
        <w:t xml:space="preserve"> </w:t>
      </w:r>
      <w:r w:rsidR="0065467C" w:rsidRPr="00730169">
        <w:rPr>
          <w:rFonts w:ascii="Fb Fontext" w:hAnsi="Fb Fontext" w:hint="cs"/>
          <w:spacing w:val="-2"/>
          <w:rtl/>
        </w:rPr>
        <w:t>כותב</w:t>
      </w:r>
      <w:r w:rsidRPr="00730169">
        <w:rPr>
          <w:rFonts w:ascii="Fb Fontext" w:hAnsi="Fb Fontext" w:hint="cs"/>
          <w:spacing w:val="-2"/>
          <w:rtl/>
        </w:rPr>
        <w:t xml:space="preserve"> חתימתו על </w:t>
      </w:r>
      <w:r w:rsidRPr="00730169">
        <w:rPr>
          <w:rStyle w:val="afffe"/>
          <w:rFonts w:hint="cs"/>
          <w:spacing w:val="-2"/>
          <w:rtl/>
        </w:rPr>
        <w:t>חרס</w:t>
      </w:r>
      <w:r w:rsidRPr="00730169">
        <w:rPr>
          <w:rFonts w:ascii="Fb Fontext" w:hAnsi="Fb Fontext" w:hint="cs"/>
          <w:spacing w:val="-2"/>
          <w:rtl/>
        </w:rPr>
        <w:t xml:space="preserve"> ושולח לב'ד והם יאשרו</w:t>
      </w:r>
      <w:r w:rsidR="00502266">
        <w:rPr>
          <w:rFonts w:ascii="Fb Fontext" w:hAnsi="Fb Fontext" w:hint="cs"/>
          <w:spacing w:val="-2"/>
          <w:rtl/>
        </w:rPr>
        <w:t>,</w:t>
      </w:r>
    </w:p>
    <w:p w14:paraId="0C5B4CC3" w14:textId="77777777" w:rsidR="00AB7D20" w:rsidRPr="00730169" w:rsidRDefault="00AB7D20" w:rsidP="00AB7D20">
      <w:pPr>
        <w:rPr>
          <w:rFonts w:ascii="Fb Fontext" w:hAnsi="Fb Fontext"/>
          <w:spacing w:val="-4"/>
          <w:rtl/>
        </w:rPr>
      </w:pPr>
      <w:r w:rsidRPr="00730169">
        <w:rPr>
          <w:rFonts w:ascii="Fb Fontext" w:hAnsi="Fb Fontext" w:hint="cs"/>
          <w:spacing w:val="-4"/>
          <w:rtl/>
        </w:rPr>
        <w:t>וא</w:t>
      </w:r>
      <w:r w:rsidRPr="00730169">
        <w:rPr>
          <w:rFonts w:ascii="Fb Fontext" w:hAnsi="Fb Fontext"/>
          <w:spacing w:val="-4"/>
          <w:rtl/>
        </w:rPr>
        <w:t>"</w:t>
      </w:r>
      <w:r w:rsidRPr="00730169">
        <w:rPr>
          <w:rFonts w:ascii="Fb Fontext" w:hAnsi="Fb Fontext" w:hint="cs"/>
          <w:spacing w:val="-4"/>
          <w:rtl/>
        </w:rPr>
        <w:t>צ להעיד על חתימתו, והולך ומעיד עם האחר על חתימת האחר</w:t>
      </w:r>
    </w:p>
    <w:p w14:paraId="259C973A" w14:textId="2AFED4BC" w:rsidR="00AB7D20" w:rsidRPr="00730169" w:rsidRDefault="00AB7D20" w:rsidP="00AB7D20">
      <w:pPr>
        <w:ind w:firstLine="0"/>
        <w:rPr>
          <w:rFonts w:ascii="Fb Fontext" w:hAnsi="Fb Fontext" w:cs="Guttman Vilna"/>
          <w:b/>
          <w:bCs/>
          <w:spacing w:val="-2"/>
          <w:sz w:val="32"/>
          <w:rtl/>
        </w:rPr>
      </w:pPr>
      <w:bookmarkStart w:id="155" w:name="_Toc119352940"/>
      <w:r w:rsidRPr="00730169">
        <w:rPr>
          <w:rStyle w:val="afffe"/>
          <w:rFonts w:hint="cs"/>
          <w:spacing w:val="-2"/>
          <w:rtl/>
        </w:rPr>
        <w:t>על חרס</w:t>
      </w:r>
      <w:bookmarkEnd w:id="155"/>
      <w:r w:rsidRPr="00730169">
        <w:rPr>
          <w:rFonts w:ascii="Fb Fontext" w:hAnsi="Fb Fontext" w:hint="cs"/>
          <w:spacing w:val="-2"/>
          <w:sz w:val="32"/>
          <w:rtl/>
        </w:rPr>
        <w:t xml:space="preserve"> </w:t>
      </w:r>
      <w:r w:rsidRPr="00730169">
        <w:rPr>
          <w:rStyle w:val="afffff0"/>
          <w:rFonts w:hint="cs"/>
          <w:spacing w:val="-2"/>
          <w:rtl/>
        </w:rPr>
        <w:t>ולא על מגילה, שמא ימצא אחר ויוסיף מה שרוצה</w:t>
      </w:r>
      <w:r w:rsidR="006F43B0" w:rsidRPr="00730169">
        <w:rPr>
          <w:rStyle w:val="afffff0"/>
          <w:rFonts w:hint="cs"/>
          <w:spacing w:val="-2"/>
          <w:rtl/>
        </w:rPr>
        <w:t xml:space="preserve"> ויגבה מנכסים ב'ח</w:t>
      </w:r>
    </w:p>
    <w:p w14:paraId="708AB1B6" w14:textId="77777777" w:rsidR="00AB7D20" w:rsidRPr="00F97732" w:rsidRDefault="00AB7D20" w:rsidP="003156E1">
      <w:pPr>
        <w:pStyle w:val="aff9"/>
        <w:rPr>
          <w:rtl/>
        </w:rPr>
      </w:pPr>
      <w:r w:rsidRPr="003156E1">
        <w:rPr>
          <w:rFonts w:hint="cs"/>
          <w:rtl/>
        </w:rPr>
        <w:t>׹</w:t>
      </w:r>
    </w:p>
    <w:p w14:paraId="13D08589" w14:textId="60CF4BA2" w:rsidR="00AB7D20" w:rsidRPr="006F43B0" w:rsidRDefault="006F43B0" w:rsidP="006F43B0">
      <w:pPr>
        <w:ind w:left="0" w:firstLine="0"/>
        <w:rPr>
          <w:rStyle w:val="afffff0"/>
          <w:rtl/>
        </w:rPr>
      </w:pPr>
      <w:r w:rsidRPr="006F43B0">
        <w:rPr>
          <w:rStyle w:val="affffe"/>
          <w:rFonts w:hint="cs"/>
          <w:rtl/>
        </w:rPr>
        <w:lastRenderedPageBreak/>
        <w:t>שמואל</w:t>
      </w:r>
      <w:r w:rsidR="00AB7D20" w:rsidRPr="006F43B0">
        <w:rPr>
          <w:rStyle w:val="affffe"/>
          <w:rtl/>
        </w:rPr>
        <w:t xml:space="preserve">: </w:t>
      </w:r>
      <w:r w:rsidR="00AB7D20" w:rsidRPr="00CF473C">
        <w:rPr>
          <w:rStyle w:val="affffc"/>
          <w:rtl/>
        </w:rPr>
        <w:t>הלכה כחכמים.</w:t>
      </w:r>
      <w:r w:rsidR="00AB7D20" w:rsidRPr="00C35A2C">
        <w:rPr>
          <w:rFonts w:ascii="Fb Fontext" w:hAnsi="Fb Fontext" w:hint="cs"/>
          <w:sz w:val="32"/>
          <w:rtl/>
        </w:rPr>
        <w:t xml:space="preserve"> </w:t>
      </w:r>
      <w:r w:rsidR="00AB7D20" w:rsidRPr="006F43B0">
        <w:rPr>
          <w:rStyle w:val="afffff0"/>
          <w:rFonts w:hint="cs"/>
          <w:rtl/>
        </w:rPr>
        <w:t>ולא אומרים דהלכה כרבי מחבירו ו</w:t>
      </w:r>
      <w:r w:rsidR="00BD4EEB">
        <w:rPr>
          <w:rStyle w:val="afffff0"/>
          <w:rFonts w:hint="cs"/>
          <w:rtl/>
        </w:rPr>
        <w:t>אף</w:t>
      </w:r>
      <w:r w:rsidR="00AB7D20" w:rsidRPr="006F43B0">
        <w:rPr>
          <w:rStyle w:val="afffff0"/>
          <w:rFonts w:hint="cs"/>
          <w:rtl/>
        </w:rPr>
        <w:t xml:space="preserve"> מחביריו</w:t>
      </w:r>
      <w:r w:rsidR="00502266">
        <w:rPr>
          <w:rStyle w:val="afffff0"/>
          <w:rFonts w:hint="cs"/>
          <w:rtl/>
        </w:rPr>
        <w:t>,</w:t>
      </w:r>
    </w:p>
    <w:p w14:paraId="419F9A55" w14:textId="2C486EA0" w:rsidR="00AB7D20" w:rsidRDefault="006F43B0" w:rsidP="00AB7D20">
      <w:pPr>
        <w:rPr>
          <w:rFonts w:ascii="Fb Fontext" w:hAnsi="Fb Fontext"/>
          <w:rtl/>
        </w:rPr>
      </w:pPr>
      <w:r>
        <w:rPr>
          <w:rStyle w:val="affffe"/>
          <w:rFonts w:hint="cs"/>
          <w:rtl/>
        </w:rPr>
        <w:t>והך דשטר שיצא מב</w:t>
      </w:r>
      <w:r w:rsidR="002B7BCC">
        <w:rPr>
          <w:rStyle w:val="affffe"/>
          <w:rtl/>
        </w:rPr>
        <w:t>"</w:t>
      </w:r>
      <w:r>
        <w:rPr>
          <w:rStyle w:val="affffe"/>
          <w:rFonts w:hint="cs"/>
          <w:rtl/>
        </w:rPr>
        <w:t xml:space="preserve">ד דשמואל  </w:t>
      </w:r>
      <w:r w:rsidR="00AB7D20" w:rsidRPr="00C35A2C">
        <w:rPr>
          <w:rFonts w:ascii="Fb Fontext" w:hAnsi="Fb Fontext" w:hint="cs"/>
          <w:rtl/>
        </w:rPr>
        <w:t>שנכתב בו שכל אחד</w:t>
      </w:r>
      <w:r>
        <w:rPr>
          <w:rStyle w:val="afffff0"/>
          <w:rFonts w:hint="cs"/>
          <w:rtl/>
        </w:rPr>
        <w:t xml:space="preserve"> [</w:t>
      </w:r>
      <w:r>
        <w:rPr>
          <w:rStyle w:val="affffe"/>
          <w:rFonts w:hint="cs"/>
          <w:rtl/>
          <w:rPrChange w:id="9041" w:author="מנוע אמוראים" w:date="2026-10-05T16:41:40Z">
            <w:rPr>
              <w:rStyle w:val="afffff0"/>
              <w:rFonts w:hint="cs"/>
              <w:rtl/>
            </w:rPr>
          </w:rPrChange>
        </w:rPr>
        <w:t xml:space="preserve">רעב</w:t>
      </w:r>
      <w:r>
        <w:rPr>
          <w:rStyle w:val="affffe"/>
          <w:rtl/>
          <w:rPrChange w:id="9042" w:author="מנוע אמוראים" w:date="2026-10-05T16:41:40Z">
            <w:rPr>
              <w:rStyle w:val="afffff0"/>
              <w:rtl/>
            </w:rPr>
          </w:rPrChange>
        </w:rPr>
        <w:t xml:space="preserve">"</w:t>
      </w:r>
      <w:r>
        <w:rPr>
          <w:rStyle w:val="affffe"/>
          <w:rFonts w:hint="cs"/>
          <w:rtl/>
          <w:rPrChange w:id="9043" w:author="מנוע אמוראים" w:date="2026-10-05T16:41:40Z">
            <w:rPr>
              <w:rStyle w:val="afffff0"/>
              <w:rFonts w:hint="cs"/>
              <w:rtl/>
            </w:rPr>
          </w:rPrChange>
        </w:rPr>
        <w:t xml:space="preserve">ח</w:t>
      </w:r>
      <w:r>
        <w:rPr>
          <w:rStyle w:val="afffff0"/>
          <w:rFonts w:hint="cs"/>
          <w:rtl/>
        </w:rPr>
        <w:t xml:space="preserve"> </w:t>
      </w:r>
      <w:r>
        <w:rPr>
          <w:rStyle w:val="affffe"/>
          <w:rFonts w:hint="cs"/>
          <w:rtl/>
          <w:rPrChange w:id="9044" w:author="מנוע אמוראים" w:date="2026-10-05T16:41:40Z">
            <w:rPr>
              <w:rStyle w:val="afffff0"/>
              <w:rFonts w:hint="cs"/>
              <w:rtl/>
            </w:rPr>
          </w:rPrChange>
        </w:rPr>
        <w:t xml:space="preserve">ור</w:t>
      </w:r>
      <w:r>
        <w:rPr>
          <w:rStyle w:val="affffe"/>
          <w:rtl/>
          <w:rPrChange w:id="9045" w:author="מנוע אמוראים" w:date="2026-10-05T16:41:40Z">
            <w:rPr>
              <w:rStyle w:val="afffff0"/>
              <w:rtl/>
            </w:rPr>
          </w:rPrChange>
        </w:rPr>
        <w:t xml:space="preserve">"</w:t>
      </w:r>
      <w:r>
        <w:rPr>
          <w:rStyle w:val="affffe"/>
          <w:rFonts w:hint="cs"/>
          <w:rtl/>
          <w:rPrChange w:id="9046" w:author="מנוע אמוראים" w:date="2026-10-05T16:41:40Z">
            <w:rPr>
              <w:rStyle w:val="afffff0"/>
              <w:rFonts w:hint="cs"/>
              <w:rtl/>
            </w:rPr>
          </w:rPrChange>
        </w:rPr>
        <w:t xml:space="preserve">ע</w:t>
      </w:r>
      <w:r>
        <w:rPr>
          <w:rStyle w:val="afffff0"/>
          <w:rFonts w:hint="cs"/>
          <w:rtl/>
        </w:rPr>
        <w:t xml:space="preserve"> ב</w:t>
      </w:r>
      <w:r w:rsidR="00AB7D20" w:rsidRPr="006F43B0">
        <w:rPr>
          <w:rStyle w:val="afffff0"/>
          <w:rtl/>
        </w:rPr>
        <w:t>"</w:t>
      </w:r>
      <w:r w:rsidR="00AB7D20" w:rsidRPr="006F43B0">
        <w:rPr>
          <w:rStyle w:val="afffff0"/>
          <w:rFonts w:hint="cs"/>
          <w:rtl/>
        </w:rPr>
        <w:t xml:space="preserve">ר] </w:t>
      </w:r>
      <w:r w:rsidR="00AB7D20" w:rsidRPr="00C35A2C">
        <w:rPr>
          <w:rFonts w:ascii="Fb Fontext" w:hAnsi="Fb Fontext" w:hint="cs"/>
          <w:rtl/>
        </w:rPr>
        <w:t>העיד על חתימת השני ואישרו וקיימו</w:t>
      </w:r>
      <w:r>
        <w:rPr>
          <w:rFonts w:ascii="Fb Fontext" w:hAnsi="Fb Fontext" w:hint="cs"/>
          <w:rtl/>
        </w:rPr>
        <w:t>,</w:t>
      </w:r>
    </w:p>
    <w:p w14:paraId="22F0863F" w14:textId="728F2EE2" w:rsidR="00AB7D20" w:rsidRDefault="00AB7D20" w:rsidP="006F43B0">
      <w:pPr>
        <w:rPr>
          <w:rFonts w:ascii="Fb Fontext" w:hAnsi="Fb Fontext"/>
          <w:rtl/>
        </w:rPr>
      </w:pPr>
      <w:r w:rsidRPr="00C35A2C">
        <w:rPr>
          <w:rFonts w:ascii="Fb Fontext" w:hAnsi="Fb Fontext"/>
          <w:rtl/>
        </w:rPr>
        <w:t>שטר</w:t>
      </w:r>
      <w:r w:rsidRPr="00C35A2C">
        <w:rPr>
          <w:rFonts w:ascii="Fb Fontext" w:hAnsi="Fb Fontext" w:hint="cs"/>
          <w:rtl/>
        </w:rPr>
        <w:t xml:space="preserve"> יתומים היה וחשש לב</w:t>
      </w:r>
      <w:r w:rsidRPr="00C35A2C">
        <w:rPr>
          <w:rFonts w:ascii="Fb Fontext" w:hAnsi="Fb Fontext"/>
          <w:rtl/>
        </w:rPr>
        <w:t>"</w:t>
      </w:r>
      <w:r w:rsidRPr="00C35A2C">
        <w:rPr>
          <w:rFonts w:ascii="Fb Fontext" w:hAnsi="Fb Fontext" w:hint="cs"/>
          <w:rtl/>
        </w:rPr>
        <w:t xml:space="preserve">'ד טועים </w:t>
      </w:r>
      <w:r w:rsidR="006F43B0">
        <w:rPr>
          <w:rFonts w:ascii="Fb Fontext" w:hAnsi="Fb Fontext" w:hint="cs"/>
          <w:rtl/>
        </w:rPr>
        <w:t xml:space="preserve"> ולרווחא דמילתא, </w:t>
      </w:r>
      <w:r w:rsidRPr="006F43B0">
        <w:rPr>
          <w:rStyle w:val="afffff0"/>
          <w:rFonts w:hint="cs"/>
          <w:rtl/>
        </w:rPr>
        <w:t>ושמא יש שס</w:t>
      </w:r>
      <w:r w:rsidRPr="006F43B0">
        <w:rPr>
          <w:rStyle w:val="afffff0"/>
          <w:rtl/>
        </w:rPr>
        <w:t>"</w:t>
      </w:r>
      <w:r w:rsidRPr="006F43B0">
        <w:rPr>
          <w:rStyle w:val="afffff0"/>
          <w:rFonts w:hint="cs"/>
          <w:rtl/>
        </w:rPr>
        <w:t>ל דבכאן הלכה כרבי אפי מחביריו,</w:t>
      </w:r>
    </w:p>
    <w:p w14:paraId="005AF0CA" w14:textId="77777777" w:rsidR="00AB7D20" w:rsidRPr="00F97732" w:rsidRDefault="00AB7D20" w:rsidP="003156E1">
      <w:pPr>
        <w:pStyle w:val="aff9"/>
        <w:rPr>
          <w:rtl/>
        </w:rPr>
      </w:pPr>
      <w:r w:rsidRPr="003156E1">
        <w:rPr>
          <w:rFonts w:hint="cs"/>
          <w:rtl/>
        </w:rPr>
        <w:t>׹</w:t>
      </w:r>
    </w:p>
    <w:p w14:paraId="3BD416F4" w14:textId="19E20EFA" w:rsidR="00AB7D20" w:rsidRDefault="006F43B0" w:rsidP="00AB7D20">
      <w:pPr>
        <w:rPr>
          <w:rFonts w:ascii="Fb Fontext" w:hAnsi="Fb Fontext"/>
          <w:sz w:val="32"/>
          <w:rtl/>
        </w:rPr>
      </w:pPr>
      <w:r w:rsidRPr="006F43B0">
        <w:rPr>
          <w:rStyle w:val="affffe"/>
          <w:rFonts w:hint="cs"/>
          <w:rtl/>
        </w:rPr>
        <w:t>שמואל:</w:t>
      </w:r>
      <w:r w:rsidR="00AB7D20" w:rsidRPr="006F43B0">
        <w:rPr>
          <w:rStyle w:val="affffe"/>
          <w:rtl/>
        </w:rPr>
        <w:t xml:space="preserve"> </w:t>
      </w:r>
      <w:r w:rsidR="00AB7D20" w:rsidRPr="00CF473C">
        <w:rPr>
          <w:rStyle w:val="affffc"/>
          <w:rtl/>
        </w:rPr>
        <w:t>עד ודיין מצטרפין.</w:t>
      </w:r>
      <w:r w:rsidR="00AB7D20" w:rsidRPr="00CF473C">
        <w:rPr>
          <w:rStyle w:val="affffc"/>
          <w:rFonts w:hint="cs"/>
          <w:rtl/>
        </w:rPr>
        <w:t xml:space="preserve"> </w:t>
      </w:r>
      <w:r w:rsidR="00AB7D20" w:rsidRPr="006F43B0">
        <w:rPr>
          <w:rStyle w:val="affffe"/>
          <w:rFonts w:hint="cs"/>
          <w:rtl/>
        </w:rPr>
        <w:t>רב</w:t>
      </w:r>
      <w:r w:rsidR="00AB7D20" w:rsidRPr="006F43B0">
        <w:rPr>
          <w:rStyle w:val="affffe"/>
          <w:rtl/>
        </w:rPr>
        <w:t>"</w:t>
      </w:r>
      <w:r w:rsidR="00AB7D20" w:rsidRPr="006F43B0">
        <w:rPr>
          <w:rStyle w:val="affffe"/>
          <w:rFonts w:hint="cs"/>
          <w:rtl/>
        </w:rPr>
        <w:t>ח:</w:t>
      </w:r>
      <w:r w:rsidR="00AB7D20" w:rsidRPr="006F43B0">
        <w:rPr>
          <w:rStyle w:val="affffe"/>
          <w:rtl/>
        </w:rPr>
        <w:t xml:space="preserve"> </w:t>
      </w:r>
      <w:r w:rsidR="00AB7D20" w:rsidRPr="00C35A2C">
        <w:rPr>
          <w:rFonts w:ascii="Fb Fontext" w:hAnsi="Fb Fontext"/>
          <w:sz w:val="32"/>
          <w:rtl/>
        </w:rPr>
        <w:t>כמה מעליא הא שמעתא!</w:t>
      </w:r>
    </w:p>
    <w:p w14:paraId="52815081" w14:textId="1E23AC1A" w:rsidR="00AB7D20" w:rsidRDefault="00AB7D20" w:rsidP="00AB7D20">
      <w:pPr>
        <w:rPr>
          <w:rFonts w:ascii="Fb Fontext" w:hAnsi="Fb Fontext"/>
          <w:rtl/>
        </w:rPr>
      </w:pPr>
      <w:r w:rsidRPr="006F43B0">
        <w:rPr>
          <w:rStyle w:val="affffe"/>
          <w:rFonts w:hint="cs"/>
          <w:rtl/>
        </w:rPr>
        <w:t xml:space="preserve">והקשהו </w:t>
      </w:r>
      <w:r w:rsidRPr="00C35A2C">
        <w:rPr>
          <w:rFonts w:ascii="Fb Fontext" w:hAnsi="Fb Fontext" w:hint="cs"/>
          <w:rtl/>
        </w:rPr>
        <w:t>ד</w:t>
      </w:r>
      <w:r w:rsidR="006F43B0">
        <w:rPr>
          <w:rFonts w:ascii="Fb Fontext" w:hAnsi="Fb Fontext" w:hint="cs"/>
          <w:rtl/>
        </w:rPr>
        <w:t xml:space="preserve">פשוט הוא דהא </w:t>
      </w:r>
      <w:r w:rsidRPr="00C35A2C">
        <w:rPr>
          <w:rFonts w:ascii="Fb Fontext" w:hAnsi="Fb Fontext" w:hint="cs"/>
          <w:rtl/>
        </w:rPr>
        <w:t>אין העד מעיד עדות הדיין ואין הדיין מעיד עדות העד</w:t>
      </w:r>
      <w:r w:rsidR="00502266">
        <w:rPr>
          <w:rFonts w:ascii="Fb Fontext" w:hAnsi="Fb Fontext" w:hint="cs"/>
          <w:rtl/>
        </w:rPr>
        <w:t>,</w:t>
      </w:r>
    </w:p>
    <w:p w14:paraId="0805A882" w14:textId="77777777" w:rsidR="00E268F4" w:rsidRDefault="00AB7D20" w:rsidP="006F43B0">
      <w:pPr>
        <w:rPr>
          <w:rStyle w:val="affffe"/>
          <w:rtl/>
        </w:rPr>
      </w:pPr>
      <w:r w:rsidRPr="006F43B0">
        <w:rPr>
          <w:rStyle w:val="affffe"/>
          <w:rtl/>
        </w:rPr>
        <w:t xml:space="preserve">אלא </w:t>
      </w:r>
      <w:r w:rsidRPr="006F43B0">
        <w:rPr>
          <w:rStyle w:val="affffe"/>
          <w:rFonts w:hint="cs"/>
          <w:rtl/>
        </w:rPr>
        <w:t>כרב</w:t>
      </w:r>
      <w:r w:rsidRPr="006F43B0">
        <w:rPr>
          <w:rStyle w:val="affffe"/>
          <w:rtl/>
        </w:rPr>
        <w:t>"</w:t>
      </w:r>
      <w:r w:rsidRPr="006F43B0">
        <w:rPr>
          <w:rStyle w:val="affffe"/>
          <w:rFonts w:hint="cs"/>
          <w:rtl/>
        </w:rPr>
        <w:t>י</w:t>
      </w:r>
      <w:r w:rsidRPr="006F43B0">
        <w:rPr>
          <w:rStyle w:val="affffe"/>
          <w:rtl/>
        </w:rPr>
        <w:t xml:space="preserve">: </w:t>
      </w:r>
      <w:r w:rsidRPr="00C35A2C">
        <w:rPr>
          <w:rFonts w:ascii="Fb Fontext" w:hAnsi="Fb Fontext"/>
          <w:rtl/>
        </w:rPr>
        <w:t>לא תציתינהו ל</w:t>
      </w:r>
      <w:r w:rsidR="006F43B0">
        <w:rPr>
          <w:rFonts w:ascii="Fb Fontext" w:hAnsi="Fb Fontext" w:hint="cs"/>
          <w:rtl/>
        </w:rPr>
        <w:t xml:space="preserve">כללים </w:t>
      </w:r>
      <w:r w:rsidR="006F43B0" w:rsidRPr="0065467C">
        <w:rPr>
          <w:rStyle w:val="affffe"/>
          <w:rFonts w:hint="cs"/>
          <w:rtl/>
        </w:rPr>
        <w:t>דיהודה אחי מדשמואל</w:t>
      </w:r>
      <w:r w:rsidR="00E268F4">
        <w:rPr>
          <w:rStyle w:val="affffe"/>
          <w:rFonts w:hint="cs"/>
          <w:rtl/>
        </w:rPr>
        <w:t>,</w:t>
      </w:r>
    </w:p>
    <w:p w14:paraId="2C7AEE9B" w14:textId="735110FD" w:rsidR="00AB7D20" w:rsidRPr="00C54C7E" w:rsidRDefault="00AB7D20" w:rsidP="00B31C92">
      <w:pPr>
        <w:pStyle w:val="afff"/>
        <w:framePr w:wrap="around"/>
        <w:rPr>
          <w:rtl/>
        </w:rPr>
      </w:pPr>
      <w:bookmarkStart w:id="156" w:name="_Toc119352941"/>
      <w:r>
        <w:rPr>
          <w:rtl/>
        </w:rPr>
        <w:t xml:space="preserve">כא</w:t>
      </w:r>
      <w:del w:id="41017" w:author="Claude" w:date="2026-10-07T09:24:54Z">
        <w:r>
          <w:rPr>
            <w:rtl/>
          </w:rPr>
          <w:delText xml:space="preserve"> </w:delText>
        </w:r>
      </w:del>
      <w:r>
        <w:rPr>
          <w:rtl/>
        </w:rPr>
        <w:t xml:space="preserve">:</w:t>
      </w:r>
      <w:bookmarkEnd w:id="156"/>
    </w:p>
    <w:p w14:paraId="121308F9" w14:textId="0D64F8A0" w:rsidR="00AB7D20" w:rsidRPr="00730169" w:rsidRDefault="00AB7D20" w:rsidP="0065467C">
      <w:pPr>
        <w:rPr>
          <w:rFonts w:ascii="Fb Fontext" w:hAnsi="Fb Fontext"/>
          <w:spacing w:val="-6"/>
          <w:rtl/>
        </w:rPr>
      </w:pPr>
      <w:r w:rsidRPr="00730169">
        <w:rPr>
          <w:rStyle w:val="affffe"/>
          <w:spacing w:val="-6"/>
          <w:rtl/>
        </w:rPr>
        <w:t xml:space="preserve">רבנאי </w:t>
      </w:r>
      <w:r w:rsidR="006F43B0" w:rsidRPr="00730169">
        <w:rPr>
          <w:rStyle w:val="affffe"/>
          <w:rFonts w:hint="cs"/>
          <w:spacing w:val="-6"/>
          <w:rtl/>
        </w:rPr>
        <w:t>מ</w:t>
      </w:r>
      <w:r w:rsidRPr="00730169">
        <w:rPr>
          <w:rStyle w:val="affffe"/>
          <w:spacing w:val="-6"/>
          <w:rtl/>
        </w:rPr>
        <w:t>שמואל:</w:t>
      </w:r>
      <w:r w:rsidRPr="00730169">
        <w:rPr>
          <w:rFonts w:ascii="Fb Fontext" w:hAnsi="Fb Fontext"/>
          <w:spacing w:val="-6"/>
          <w:rtl/>
        </w:rPr>
        <w:t xml:space="preserve"> עד ודיין מצטרפין.</w:t>
      </w:r>
      <w:r w:rsidR="0065467C" w:rsidRPr="00730169">
        <w:rPr>
          <w:rFonts w:ascii="Fb Fontext" w:hAnsi="Fb Fontext" w:hint="cs"/>
          <w:spacing w:val="-6"/>
          <w:rtl/>
        </w:rPr>
        <w:t xml:space="preserve">- </w:t>
      </w:r>
      <w:r w:rsidRPr="00730169">
        <w:rPr>
          <w:rStyle w:val="affffe"/>
          <w:spacing w:val="-6"/>
          <w:rtl/>
        </w:rPr>
        <w:t>אמימר:</w:t>
      </w:r>
      <w:r w:rsidRPr="00730169">
        <w:rPr>
          <w:rFonts w:ascii="Fb Fontext" w:hAnsi="Fb Fontext"/>
          <w:spacing w:val="-6"/>
          <w:rtl/>
        </w:rPr>
        <w:t xml:space="preserve"> כמה מעליא הא שמעתא!</w:t>
      </w:r>
    </w:p>
    <w:p w14:paraId="7F4BE7A9" w14:textId="4AAA7C64" w:rsidR="00AB7D20" w:rsidRPr="00730169" w:rsidRDefault="00AB7D20" w:rsidP="00AB7D20">
      <w:pPr>
        <w:rPr>
          <w:rFonts w:ascii="Fb Fontext" w:hAnsi="Fb Fontext"/>
          <w:spacing w:val="-2"/>
          <w:rtl/>
        </w:rPr>
      </w:pPr>
      <w:r w:rsidRPr="00730169">
        <w:rPr>
          <w:rStyle w:val="affffe"/>
          <w:rtl/>
        </w:rPr>
        <w:t>א"</w:t>
      </w:r>
      <w:r w:rsidRPr="00730169">
        <w:rPr>
          <w:rStyle w:val="affffe"/>
          <w:rFonts w:hint="cs"/>
          <w:rtl/>
        </w:rPr>
        <w:t>ל ר</w:t>
      </w:r>
      <w:r w:rsidRPr="00730169">
        <w:rPr>
          <w:rStyle w:val="affffe"/>
          <w:rtl/>
        </w:rPr>
        <w:t>"</w:t>
      </w:r>
      <w:r w:rsidRPr="00730169">
        <w:rPr>
          <w:rStyle w:val="affffe"/>
          <w:rFonts w:hint="cs"/>
          <w:rtl/>
        </w:rPr>
        <w:t>א</w:t>
      </w:r>
      <w:r w:rsidRPr="00730169">
        <w:rPr>
          <w:rStyle w:val="affffe"/>
          <w:rtl/>
        </w:rPr>
        <w:t>:</w:t>
      </w:r>
      <w:r w:rsidRPr="00730169">
        <w:rPr>
          <w:rFonts w:ascii="Fb Fontext" w:hAnsi="Fb Fontext"/>
          <w:spacing w:val="-2"/>
          <w:rtl/>
        </w:rPr>
        <w:t xml:space="preserve"> משום דקלסה אב</w:t>
      </w:r>
      <w:r w:rsidR="006F43B0" w:rsidRPr="00730169">
        <w:rPr>
          <w:rFonts w:ascii="Fb Fontext" w:hAnsi="Fb Fontext" w:hint="cs"/>
          <w:spacing w:val="-2"/>
          <w:rtl/>
        </w:rPr>
        <w:t>י אמך את גם מקלס</w:t>
      </w:r>
      <w:r w:rsidR="00E268F4">
        <w:rPr>
          <w:rFonts w:ascii="Fb Fontext" w:hAnsi="Fb Fontext" w:hint="cs"/>
          <w:spacing w:val="-2"/>
          <w:rtl/>
        </w:rPr>
        <w:t>?</w:t>
      </w:r>
      <w:r w:rsidR="006F43B0" w:rsidRPr="00730169">
        <w:rPr>
          <w:rFonts w:ascii="Fb Fontext" w:hAnsi="Fb Fontext" w:hint="cs"/>
          <w:spacing w:val="-2"/>
          <w:rtl/>
        </w:rPr>
        <w:t xml:space="preserve"> </w:t>
      </w:r>
      <w:r w:rsidRPr="00730169">
        <w:rPr>
          <w:rFonts w:ascii="Fb Fontext" w:hAnsi="Fb Fontext"/>
          <w:spacing w:val="-2"/>
          <w:rtl/>
        </w:rPr>
        <w:t>כבר פרכה רבא.</w:t>
      </w:r>
    </w:p>
    <w:p w14:paraId="7DB6230D" w14:textId="77777777" w:rsidR="00AB7D20" w:rsidRPr="006D5126" w:rsidRDefault="00AB7D20" w:rsidP="00F1680A">
      <w:pPr>
        <w:pStyle w:val="affffb"/>
        <w:rPr>
          <w:spacing w:val="0"/>
          <w:rtl/>
        </w:rPr>
      </w:pPr>
      <w:bookmarkStart w:id="157" w:name="_Toc119352942"/>
      <w:r w:rsidRPr="006D5126">
        <w:rPr>
          <w:rFonts w:hint="cs"/>
          <w:spacing w:val="0"/>
          <w:rtl/>
        </w:rPr>
        <w:t>שלושה בקיום שטר</w:t>
      </w:r>
      <w:bookmarkEnd w:id="157"/>
    </w:p>
    <w:p w14:paraId="4F6BB025" w14:textId="48AC301C" w:rsidR="00AB7D20" w:rsidRDefault="00AB7D20" w:rsidP="00AB7D20">
      <w:pPr>
        <w:rPr>
          <w:rFonts w:ascii="Fb Fontext" w:hAnsi="Fb Fontext"/>
          <w:sz w:val="32"/>
          <w:rtl/>
        </w:rPr>
      </w:pPr>
      <w:r w:rsidRPr="00280EA8">
        <w:rPr>
          <w:rStyle w:val="affffe"/>
          <w:rFonts w:hint="cs"/>
          <w:rtl/>
        </w:rPr>
        <w:t>מרב</w:t>
      </w:r>
      <w:r w:rsidRPr="00280EA8">
        <w:rPr>
          <w:rStyle w:val="affffe"/>
          <w:rtl/>
        </w:rPr>
        <w:t xml:space="preserve">: </w:t>
      </w:r>
      <w:r w:rsidRPr="00C35A2C">
        <w:rPr>
          <w:rFonts w:ascii="Fb Fontext" w:hAnsi="Fb Fontext"/>
          <w:sz w:val="32"/>
          <w:rtl/>
        </w:rPr>
        <w:t>שלשה שישבו לקיים את השטר,</w:t>
      </w:r>
    </w:p>
    <w:p w14:paraId="58B01403" w14:textId="77777777" w:rsidR="009840B9" w:rsidRDefault="00280EA8" w:rsidP="00280EA8">
      <w:pPr>
        <w:rPr>
          <w:rFonts w:ascii="Fb Fontext" w:hAnsi="Fb Fontext"/>
          <w:sz w:val="32"/>
          <w:rtl/>
        </w:rPr>
      </w:pPr>
      <w:r>
        <w:rPr>
          <w:rFonts w:ascii="Fb Fontext" w:hAnsi="Fb Fontext" w:hint="cs"/>
          <w:sz w:val="32"/>
          <w:rtl/>
        </w:rPr>
        <w:t xml:space="preserve">ב' </w:t>
      </w:r>
      <w:r w:rsidR="00AB7D20" w:rsidRPr="00C35A2C">
        <w:rPr>
          <w:rFonts w:ascii="Fb Fontext" w:hAnsi="Fb Fontext"/>
          <w:sz w:val="32"/>
          <w:rtl/>
        </w:rPr>
        <w:t>מכירין חתימות עדים וא</w:t>
      </w:r>
      <w:r>
        <w:rPr>
          <w:rFonts w:ascii="Fb Fontext" w:hAnsi="Fb Fontext" w:hint="cs"/>
          <w:sz w:val="32"/>
          <w:rtl/>
        </w:rPr>
        <w:t>'</w:t>
      </w:r>
      <w:r w:rsidR="00AB7D20" w:rsidRPr="00C35A2C">
        <w:rPr>
          <w:rFonts w:ascii="Fb Fontext" w:hAnsi="Fb Fontext"/>
          <w:sz w:val="32"/>
          <w:rtl/>
        </w:rPr>
        <w:t xml:space="preserve"> אינו מכיר, </w:t>
      </w:r>
    </w:p>
    <w:p w14:paraId="7151502F" w14:textId="0A32C4AF" w:rsidR="00AB7D20" w:rsidRDefault="00AB7D20" w:rsidP="009840B9">
      <w:pPr>
        <w:ind w:firstLine="0"/>
        <w:rPr>
          <w:rFonts w:ascii="Fb Fontext" w:hAnsi="Fb Fontext"/>
          <w:sz w:val="32"/>
          <w:rtl/>
        </w:rPr>
      </w:pPr>
      <w:r w:rsidRPr="00FD1F0A">
        <w:rPr>
          <w:rFonts w:cs="PFT_Frank"/>
          <w:b/>
          <w:bCs/>
          <w:szCs w:val="14"/>
          <w:rtl/>
        </w:rPr>
        <w:t xml:space="preserve">עד שלא </w:t>
      </w:r>
      <w:r w:rsidRPr="00FD1F0A">
        <w:rPr>
          <w:rFonts w:cs="PFT_Frank" w:hint="cs"/>
          <w:b/>
          <w:bCs/>
          <w:szCs w:val="14"/>
          <w:rtl/>
        </w:rPr>
        <w:t>כתבו</w:t>
      </w:r>
      <w:r w:rsidRPr="00C35A2C">
        <w:rPr>
          <w:rFonts w:ascii="Fb Fontext" w:hAnsi="Fb Fontext"/>
          <w:sz w:val="32"/>
          <w:rtl/>
        </w:rPr>
        <w:t xml:space="preserve"> מעידין בפניו וחותם,</w:t>
      </w:r>
    </w:p>
    <w:p w14:paraId="577E059F" w14:textId="1A0ED6F0" w:rsidR="00AB7D20" w:rsidRPr="00280EA8" w:rsidRDefault="00AB7D20" w:rsidP="00280EA8">
      <w:pPr>
        <w:ind w:left="0" w:firstLine="113"/>
        <w:rPr>
          <w:rStyle w:val="afffff0"/>
          <w:rtl/>
        </w:rPr>
      </w:pPr>
      <w:r w:rsidRPr="00FD1F0A">
        <w:rPr>
          <w:rFonts w:cs="PFT_Frank"/>
          <w:b/>
          <w:bCs/>
          <w:szCs w:val="14"/>
          <w:rtl/>
        </w:rPr>
        <w:t>מש</w:t>
      </w:r>
      <w:r w:rsidRPr="00FD1F0A">
        <w:rPr>
          <w:rFonts w:cs="PFT_Frank" w:hint="cs"/>
          <w:b/>
          <w:bCs/>
          <w:szCs w:val="14"/>
          <w:rtl/>
        </w:rPr>
        <w:t>כתב</w:t>
      </w:r>
      <w:r w:rsidRPr="00FD1F0A">
        <w:rPr>
          <w:rFonts w:cs="PFT_Frank"/>
          <w:b/>
          <w:bCs/>
          <w:szCs w:val="14"/>
          <w:rtl/>
        </w:rPr>
        <w:t>ו -</w:t>
      </w:r>
      <w:r w:rsidRPr="00C35A2C">
        <w:rPr>
          <w:rFonts w:ascii="Fb Fontext" w:hAnsi="Fb Fontext"/>
          <w:sz w:val="32"/>
          <w:rtl/>
        </w:rPr>
        <w:t xml:space="preserve"> אין מעידין בפניו וחותם.</w:t>
      </w:r>
      <w:r w:rsidR="00280EA8">
        <w:rPr>
          <w:rFonts w:ascii="Fb Fontext" w:hAnsi="Fb Fontext" w:hint="cs"/>
          <w:sz w:val="32"/>
          <w:rtl/>
        </w:rPr>
        <w:t xml:space="preserve"> </w:t>
      </w:r>
      <w:r w:rsidRPr="00280EA8">
        <w:rPr>
          <w:rStyle w:val="afffff0"/>
          <w:rFonts w:hint="cs"/>
          <w:rtl/>
        </w:rPr>
        <w:t>[דמחזי כשיקרא]</w:t>
      </w:r>
    </w:p>
    <w:p w14:paraId="00BD5E90" w14:textId="77777777" w:rsidR="009840B9" w:rsidRDefault="00AB7D20" w:rsidP="00AB7D20">
      <w:pPr>
        <w:rPr>
          <w:rStyle w:val="affffe"/>
          <w:rtl/>
        </w:rPr>
      </w:pPr>
      <w:r w:rsidRPr="00FD1F0A">
        <w:rPr>
          <w:rFonts w:cs="PFT_Frank"/>
          <w:b/>
          <w:bCs/>
          <w:szCs w:val="14"/>
          <w:rtl/>
        </w:rPr>
        <w:t xml:space="preserve">ש"מ תלת: </w:t>
      </w:r>
      <w:r w:rsidR="00280EA8" w:rsidRPr="00FC2F32">
        <w:rPr>
          <w:rStyle w:val="affffe"/>
          <w:rFonts w:hint="cs"/>
          <w:rtl/>
        </w:rPr>
        <w:t xml:space="preserve">א. </w:t>
      </w:r>
      <w:r w:rsidRPr="00F71179">
        <w:rPr>
          <w:rFonts w:ascii="Fb Fontext" w:hAnsi="Fb Fontext"/>
          <w:spacing w:val="-6"/>
          <w:sz w:val="32"/>
          <w:rtl/>
        </w:rPr>
        <w:t>עד נעשה דיין,</w:t>
      </w:r>
      <w:r w:rsidRPr="00FC2F32">
        <w:rPr>
          <w:rStyle w:val="affffe"/>
          <w:rtl/>
        </w:rPr>
        <w:t xml:space="preserve"> </w:t>
      </w:r>
    </w:p>
    <w:p w14:paraId="18AA89FE" w14:textId="4C8761BD" w:rsidR="00AB7D20" w:rsidRPr="00F71179" w:rsidRDefault="00280EA8" w:rsidP="009840B9">
      <w:pPr>
        <w:ind w:firstLine="57"/>
        <w:rPr>
          <w:rFonts w:ascii="Fb Fontext" w:hAnsi="Fb Fontext"/>
          <w:spacing w:val="-6"/>
          <w:sz w:val="32"/>
          <w:rtl/>
        </w:rPr>
      </w:pPr>
      <w:r w:rsidRPr="00FC2F32">
        <w:rPr>
          <w:rStyle w:val="affffe"/>
          <w:rFonts w:hint="cs"/>
          <w:rtl/>
        </w:rPr>
        <w:t>ב.</w:t>
      </w:r>
      <w:r w:rsidR="00AB7D20" w:rsidRPr="00F71179">
        <w:rPr>
          <w:rFonts w:ascii="Fb Fontext" w:hAnsi="Fb Fontext"/>
          <w:spacing w:val="-6"/>
          <w:sz w:val="32"/>
          <w:rtl/>
        </w:rPr>
        <w:t xml:space="preserve"> דיינין המכירין חתימות </w:t>
      </w:r>
      <w:r>
        <w:rPr>
          <w:rFonts w:ascii="Fb Fontext" w:hAnsi="Fb Fontext" w:hint="cs"/>
          <w:spacing w:val="-6"/>
          <w:sz w:val="32"/>
          <w:rtl/>
        </w:rPr>
        <w:t>ה</w:t>
      </w:r>
      <w:r w:rsidR="00AB7D20" w:rsidRPr="00F71179">
        <w:rPr>
          <w:rFonts w:ascii="Fb Fontext" w:hAnsi="Fb Fontext"/>
          <w:spacing w:val="-6"/>
          <w:sz w:val="32"/>
          <w:rtl/>
        </w:rPr>
        <w:t xml:space="preserve">עדים </w:t>
      </w:r>
      <w:r>
        <w:rPr>
          <w:rFonts w:ascii="Fb Fontext" w:hAnsi="Fb Fontext" w:hint="cs"/>
          <w:spacing w:val="-6"/>
          <w:sz w:val="32"/>
          <w:rtl/>
        </w:rPr>
        <w:t>א</w:t>
      </w:r>
      <w:r w:rsidR="002B7BCC">
        <w:rPr>
          <w:rFonts w:ascii="Fb Fontext" w:hAnsi="Fb Fontext"/>
          <w:spacing w:val="-6"/>
          <w:sz w:val="32"/>
          <w:rtl/>
        </w:rPr>
        <w:t>"</w:t>
      </w:r>
      <w:r>
        <w:rPr>
          <w:rFonts w:ascii="Fb Fontext" w:hAnsi="Fb Fontext" w:hint="cs"/>
          <w:spacing w:val="-6"/>
          <w:sz w:val="32"/>
          <w:rtl/>
        </w:rPr>
        <w:t>צ</w:t>
      </w:r>
      <w:r w:rsidR="00AB7D20" w:rsidRPr="00F71179">
        <w:rPr>
          <w:rFonts w:ascii="Fb Fontext" w:hAnsi="Fb Fontext"/>
          <w:spacing w:val="-6"/>
          <w:sz w:val="32"/>
          <w:rtl/>
        </w:rPr>
        <w:t xml:space="preserve"> להעיד בפניהם,</w:t>
      </w:r>
    </w:p>
    <w:p w14:paraId="617C97F5" w14:textId="1B669DCF" w:rsidR="00AB7D20" w:rsidRPr="00BB25DF" w:rsidRDefault="009840B9" w:rsidP="009840B9">
      <w:pPr>
        <w:ind w:firstLine="57"/>
        <w:rPr>
          <w:rFonts w:ascii="Fb Fontext" w:hAnsi="Fb Fontext" w:cs="Guttman Vilna"/>
          <w:b/>
          <w:bCs/>
          <w:spacing w:val="-6"/>
          <w:rtl/>
        </w:rPr>
      </w:pPr>
      <w:r>
        <w:rPr>
          <w:rStyle w:val="affffe"/>
          <w:rFonts w:hint="cs"/>
          <w:spacing w:val="-6"/>
          <w:rtl/>
        </w:rPr>
        <w:t xml:space="preserve">ג. </w:t>
      </w:r>
      <w:r w:rsidR="00AB7D20" w:rsidRPr="00BB25DF">
        <w:rPr>
          <w:rFonts w:ascii="Fb Fontext" w:hAnsi="Fb Fontext"/>
          <w:spacing w:val="-6"/>
          <w:rtl/>
        </w:rPr>
        <w:t>דיינין שאין מכירין חתימות ידי עדים צריכין להעיד בפני כ</w:t>
      </w:r>
      <w:r w:rsidR="00AB7D20" w:rsidRPr="00BB25DF">
        <w:rPr>
          <w:rFonts w:ascii="Fb Fontext" w:hAnsi="Fb Fontext" w:hint="cs"/>
          <w:spacing w:val="-6"/>
          <w:rtl/>
        </w:rPr>
        <w:t>או</w:t>
      </w:r>
      <w:r w:rsidR="00AB7D20" w:rsidRPr="00BB25DF">
        <w:rPr>
          <w:rFonts w:ascii="Fb Fontext" w:hAnsi="Fb Fontext"/>
          <w:spacing w:val="-6"/>
          <w:rtl/>
        </w:rPr>
        <w:t>"</w:t>
      </w:r>
      <w:r w:rsidR="00AB7D20" w:rsidRPr="00BB25DF">
        <w:rPr>
          <w:rFonts w:ascii="Fb Fontext" w:hAnsi="Fb Fontext" w:hint="cs"/>
          <w:spacing w:val="-6"/>
          <w:rtl/>
        </w:rPr>
        <w:t>א</w:t>
      </w:r>
    </w:p>
    <w:p w14:paraId="03DE852C" w14:textId="77777777" w:rsidR="00AB7D20" w:rsidRDefault="00AB7D20" w:rsidP="00AB7D20">
      <w:pPr>
        <w:rPr>
          <w:rFonts w:ascii="Fb Fontext" w:hAnsi="Fb Fontext"/>
          <w:sz w:val="32"/>
          <w:rtl/>
        </w:rPr>
      </w:pPr>
      <w:r w:rsidRPr="00280EA8">
        <w:rPr>
          <w:rStyle w:val="affffe"/>
          <w:rtl/>
        </w:rPr>
        <w:t xml:space="preserve">מתקיף רב אשי: </w:t>
      </w:r>
      <w:r w:rsidRPr="00C35A2C">
        <w:rPr>
          <w:rFonts w:ascii="Fb Fontext" w:hAnsi="Fb Fontext"/>
          <w:sz w:val="32"/>
          <w:rtl/>
        </w:rPr>
        <w:t xml:space="preserve">בשלמא עד נעשה דיין </w:t>
      </w:r>
      <w:r w:rsidRPr="00CA108A">
        <w:rPr>
          <w:rFonts w:ascii="Fb Fontext" w:hAnsi="Fb Fontext" w:cs="PFT_Frank"/>
          <w:b/>
          <w:bCs/>
          <w:sz w:val="32"/>
          <w:szCs w:val="14"/>
          <w:rtl/>
        </w:rPr>
        <w:t>ש"</w:t>
      </w:r>
      <w:r w:rsidRPr="00CA108A">
        <w:rPr>
          <w:rFonts w:ascii="Fb Fontext" w:hAnsi="Fb Fontext" w:cs="PFT_Frank" w:hint="cs"/>
          <w:b/>
          <w:bCs/>
          <w:sz w:val="32"/>
          <w:szCs w:val="14"/>
          <w:rtl/>
        </w:rPr>
        <w:t>מ</w:t>
      </w:r>
      <w:r w:rsidRPr="00C35A2C">
        <w:rPr>
          <w:rFonts w:ascii="Fb Fontext" w:hAnsi="Fb Fontext"/>
          <w:sz w:val="32"/>
          <w:rtl/>
        </w:rPr>
        <w:t>,</w:t>
      </w:r>
    </w:p>
    <w:p w14:paraId="0EBAE257" w14:textId="77777777" w:rsidR="00E268F4" w:rsidRDefault="00AB7D20" w:rsidP="00BB25DF">
      <w:pPr>
        <w:ind w:firstLine="0"/>
        <w:rPr>
          <w:rFonts w:ascii="Fb Fontext" w:hAnsi="Fb Fontext"/>
          <w:rtl/>
        </w:rPr>
      </w:pPr>
      <w:r w:rsidRPr="00C35A2C">
        <w:rPr>
          <w:rFonts w:ascii="Fb Fontext" w:hAnsi="Fb Fontext"/>
          <w:rtl/>
        </w:rPr>
        <w:t>אלא דיינין המכירין חתימות</w:t>
      </w:r>
      <w:r w:rsidR="00280EA8">
        <w:rPr>
          <w:rFonts w:ascii="Fb Fontext" w:hAnsi="Fb Fontext" w:hint="cs"/>
          <w:rtl/>
        </w:rPr>
        <w:t xml:space="preserve"> </w:t>
      </w:r>
      <w:r w:rsidRPr="00C35A2C">
        <w:rPr>
          <w:rFonts w:ascii="Fb Fontext" w:hAnsi="Fb Fontext"/>
          <w:rtl/>
        </w:rPr>
        <w:t xml:space="preserve">עדים </w:t>
      </w:r>
      <w:r w:rsidR="00280EA8">
        <w:rPr>
          <w:rFonts w:ascii="Fb Fontext" w:hAnsi="Fb Fontext" w:hint="cs"/>
          <w:rtl/>
        </w:rPr>
        <w:t>א</w:t>
      </w:r>
      <w:r w:rsidR="002B7BCC">
        <w:rPr>
          <w:rFonts w:ascii="Fb Fontext" w:hAnsi="Fb Fontext"/>
          <w:rtl/>
        </w:rPr>
        <w:t>"</w:t>
      </w:r>
      <w:r w:rsidR="00280EA8">
        <w:rPr>
          <w:rFonts w:ascii="Fb Fontext" w:hAnsi="Fb Fontext" w:hint="cs"/>
          <w:rtl/>
        </w:rPr>
        <w:t xml:space="preserve">צ </w:t>
      </w:r>
      <w:r w:rsidRPr="00C35A2C">
        <w:rPr>
          <w:rFonts w:ascii="Fb Fontext" w:hAnsi="Fb Fontext"/>
          <w:rtl/>
        </w:rPr>
        <w:t>להעיד בפניהם</w:t>
      </w:r>
      <w:r w:rsidR="00E268F4">
        <w:rPr>
          <w:rFonts w:ascii="Fb Fontext" w:hAnsi="Fb Fontext"/>
          <w:rtl/>
        </w:rPr>
        <w:t>,</w:t>
      </w:r>
    </w:p>
    <w:p w14:paraId="6F5D37A8" w14:textId="29E61506" w:rsidR="00E268F4" w:rsidRDefault="00280EA8" w:rsidP="00BB25DF">
      <w:pPr>
        <w:ind w:firstLine="0"/>
        <w:rPr>
          <w:rFonts w:ascii="Fb Fontext" w:hAnsi="Fb Fontext"/>
          <w:rtl/>
        </w:rPr>
      </w:pPr>
      <w:r w:rsidRPr="00FC2F32">
        <w:rPr>
          <w:rFonts w:hint="cs"/>
          <w:rtl/>
        </w:rPr>
        <w:t>ש</w:t>
      </w:r>
      <w:r w:rsidR="00AB7D20" w:rsidRPr="00FC2F32">
        <w:rPr>
          <w:rtl/>
        </w:rPr>
        <w:t xml:space="preserve">מא </w:t>
      </w:r>
      <w:r w:rsidR="00AB7D20" w:rsidRPr="00FC2F32">
        <w:rPr>
          <w:rFonts w:hint="cs"/>
          <w:rtl/>
        </w:rPr>
        <w:t>צרי</w:t>
      </w:r>
      <w:r w:rsidR="00AB7D20" w:rsidRPr="00FC2F32">
        <w:rPr>
          <w:rtl/>
        </w:rPr>
        <w:t>כין,</w:t>
      </w:r>
      <w:r w:rsidR="00AB7D20" w:rsidRPr="00C35A2C">
        <w:rPr>
          <w:rFonts w:ascii="Fb Fontext" w:hAnsi="Fb Fontext"/>
          <w:rtl/>
        </w:rPr>
        <w:t xml:space="preserve"> ושאני </w:t>
      </w:r>
      <w:r>
        <w:rPr>
          <w:rFonts w:ascii="Fb Fontext" w:hAnsi="Fb Fontext" w:hint="cs"/>
          <w:rtl/>
        </w:rPr>
        <w:t>כאן שמתקיימת הגדה באחד</w:t>
      </w:r>
      <w:r w:rsidR="00E268F4">
        <w:rPr>
          <w:rFonts w:ascii="Fb Fontext" w:hAnsi="Fb Fontext" w:hint="cs"/>
          <w:rtl/>
        </w:rPr>
        <w:t>.</w:t>
      </w:r>
    </w:p>
    <w:p w14:paraId="6C9E60DA" w14:textId="5C72856F" w:rsidR="00E268F4" w:rsidRDefault="00AB7D20" w:rsidP="00BB25DF">
      <w:pPr>
        <w:ind w:firstLine="0"/>
        <w:rPr>
          <w:rFonts w:ascii="Fb Fontext" w:hAnsi="Fb Fontext"/>
          <w:rtl/>
        </w:rPr>
      </w:pPr>
      <w:r w:rsidRPr="00C35A2C">
        <w:rPr>
          <w:rFonts w:ascii="Fb Fontext" w:hAnsi="Fb Fontext"/>
          <w:rtl/>
        </w:rPr>
        <w:t>ודיינין שאין מכירין צריכין להעיד בפני כ</w:t>
      </w:r>
      <w:r w:rsidRPr="00C35A2C">
        <w:rPr>
          <w:rFonts w:ascii="Fb Fontext" w:hAnsi="Fb Fontext" w:hint="cs"/>
          <w:rtl/>
        </w:rPr>
        <w:t>או</w:t>
      </w:r>
      <w:r w:rsidRPr="00C35A2C">
        <w:rPr>
          <w:rFonts w:ascii="Fb Fontext" w:hAnsi="Fb Fontext"/>
          <w:rtl/>
        </w:rPr>
        <w:t>"</w:t>
      </w:r>
      <w:r w:rsidRPr="00C35A2C">
        <w:rPr>
          <w:rFonts w:ascii="Fb Fontext" w:hAnsi="Fb Fontext" w:hint="cs"/>
          <w:rtl/>
        </w:rPr>
        <w:t>א</w:t>
      </w:r>
      <w:r w:rsidR="00E268F4">
        <w:rPr>
          <w:rFonts w:ascii="Fb Fontext" w:hAnsi="Fb Fontext" w:hint="cs"/>
          <w:rtl/>
        </w:rPr>
        <w:t>,</w:t>
      </w:r>
    </w:p>
    <w:p w14:paraId="5C358083" w14:textId="662D22D6" w:rsidR="00AB7D20" w:rsidRPr="00C35A2C" w:rsidRDefault="00280EA8" w:rsidP="00BB25DF">
      <w:pPr>
        <w:ind w:firstLine="0"/>
        <w:rPr>
          <w:rFonts w:ascii="Fb Fontext" w:hAnsi="Fb Fontext" w:cs="Guttman Vilna"/>
          <w:b/>
          <w:bCs/>
          <w:rtl/>
        </w:rPr>
      </w:pPr>
      <w:r w:rsidRPr="00FD1F0A">
        <w:rPr>
          <w:rFonts w:cs="PFT_Frank" w:hint="cs"/>
          <w:b/>
          <w:bCs/>
          <w:szCs w:val="14"/>
          <w:rtl/>
        </w:rPr>
        <w:t>ש</w:t>
      </w:r>
      <w:r w:rsidR="00AB7D20" w:rsidRPr="00FD1F0A">
        <w:rPr>
          <w:rFonts w:cs="PFT_Frank"/>
          <w:b/>
          <w:bCs/>
          <w:szCs w:val="14"/>
          <w:rtl/>
        </w:rPr>
        <w:t xml:space="preserve">מא </w:t>
      </w:r>
      <w:r w:rsidRPr="00FD1F0A">
        <w:rPr>
          <w:rFonts w:cs="PFT_Frank" w:hint="cs"/>
          <w:b/>
          <w:bCs/>
          <w:szCs w:val="14"/>
          <w:rtl/>
        </w:rPr>
        <w:t>א</w:t>
      </w:r>
      <w:r w:rsidR="002B7BCC">
        <w:rPr>
          <w:rFonts w:cs="PFT_Frank"/>
          <w:b/>
          <w:bCs/>
          <w:szCs w:val="14"/>
          <w:rtl/>
        </w:rPr>
        <w:t>"</w:t>
      </w:r>
      <w:r w:rsidRPr="00FD1F0A">
        <w:rPr>
          <w:rFonts w:cs="PFT_Frank" w:hint="cs"/>
          <w:b/>
          <w:bCs/>
          <w:szCs w:val="14"/>
          <w:rtl/>
        </w:rPr>
        <w:t>צ</w:t>
      </w:r>
      <w:r w:rsidR="00AB7D20" w:rsidRPr="00FD1F0A">
        <w:rPr>
          <w:rFonts w:cs="PFT_Frank"/>
          <w:b/>
          <w:bCs/>
          <w:szCs w:val="14"/>
          <w:rtl/>
        </w:rPr>
        <w:t xml:space="preserve"> </w:t>
      </w:r>
      <w:r w:rsidR="00AB7D20" w:rsidRPr="00C35A2C">
        <w:rPr>
          <w:rFonts w:ascii="Fb Fontext" w:hAnsi="Fb Fontext"/>
          <w:rtl/>
        </w:rPr>
        <w:t xml:space="preserve">ושאני </w:t>
      </w:r>
      <w:r w:rsidR="00287D14">
        <w:rPr>
          <w:rFonts w:ascii="Fb Fontext" w:hAnsi="Fb Fontext"/>
          <w:rtl/>
        </w:rPr>
        <w:t>כאן</w:t>
      </w:r>
      <w:r w:rsidR="00AB7D20" w:rsidRPr="00C35A2C">
        <w:rPr>
          <w:rFonts w:ascii="Fb Fontext" w:hAnsi="Fb Fontext"/>
          <w:rtl/>
        </w:rPr>
        <w:t>, דלא מקיימא הגדה כלל.</w:t>
      </w:r>
    </w:p>
    <w:p w14:paraId="0B8FFB5C" w14:textId="06805B1E" w:rsidR="00AB7D20" w:rsidRPr="00C35A2C" w:rsidRDefault="00AB7D20" w:rsidP="00AB7D20">
      <w:pPr>
        <w:rPr>
          <w:rFonts w:ascii="Fb Fontext" w:hAnsi="Fb Fontext"/>
          <w:rtl/>
        </w:rPr>
      </w:pPr>
      <w:r w:rsidRPr="00BB25DF">
        <w:rPr>
          <w:rStyle w:val="affffe"/>
          <w:rFonts w:hint="cs"/>
          <w:rtl/>
        </w:rPr>
        <w:lastRenderedPageBreak/>
        <w:t xml:space="preserve">אין להקשות </w:t>
      </w:r>
      <w:r w:rsidRPr="00C35A2C">
        <w:rPr>
          <w:rFonts w:ascii="Fb Fontext" w:hAnsi="Fb Fontext" w:hint="cs"/>
          <w:sz w:val="32"/>
          <w:rtl/>
        </w:rPr>
        <w:t>מדעד נעשה דיין אהך דר</w:t>
      </w:r>
      <w:r w:rsidRPr="00C35A2C">
        <w:rPr>
          <w:rFonts w:ascii="Fb Fontext" w:hAnsi="Fb Fontext"/>
          <w:sz w:val="32"/>
          <w:rtl/>
        </w:rPr>
        <w:t xml:space="preserve">אוהו </w:t>
      </w:r>
      <w:r w:rsidR="00280EA8">
        <w:rPr>
          <w:rFonts w:ascii="Fb Fontext" w:hAnsi="Fb Fontext" w:hint="cs"/>
          <w:sz w:val="32"/>
          <w:rtl/>
        </w:rPr>
        <w:t xml:space="preserve">ג' </w:t>
      </w:r>
      <w:r w:rsidRPr="00C35A2C">
        <w:rPr>
          <w:rFonts w:ascii="Fb Fontext" w:hAnsi="Fb Fontext"/>
          <w:sz w:val="32"/>
          <w:rtl/>
        </w:rPr>
        <w:t>והן ב"</w:t>
      </w:r>
      <w:r w:rsidRPr="00C35A2C">
        <w:rPr>
          <w:rFonts w:ascii="Fb Fontext" w:hAnsi="Fb Fontext" w:hint="cs"/>
          <w:sz w:val="32"/>
          <w:rtl/>
        </w:rPr>
        <w:t>ד</w:t>
      </w:r>
      <w:r w:rsidRPr="00C35A2C">
        <w:rPr>
          <w:rFonts w:ascii="Fb Fontext" w:hAnsi="Fb Fontext"/>
          <w:sz w:val="32"/>
          <w:rtl/>
        </w:rPr>
        <w:t xml:space="preserve"> יושיבו מחבריהם </w:t>
      </w:r>
      <w:r w:rsidRPr="00F71179">
        <w:rPr>
          <w:rFonts w:ascii="Fb Fontext" w:hAnsi="Fb Fontext"/>
          <w:spacing w:val="-4"/>
          <w:sz w:val="32"/>
          <w:rtl/>
        </w:rPr>
        <w:t>אצל היחיד, ויעידו בפניהם ויאמרו: מקודש החדש, מקודש, שאין היחיד נאמן על ידי עצמו.</w:t>
      </w:r>
    </w:p>
    <w:p w14:paraId="2DAA9CC3" w14:textId="7833A65F" w:rsidR="00AB7D20" w:rsidRDefault="00AB7D20" w:rsidP="00AB7D20">
      <w:pPr>
        <w:rPr>
          <w:rFonts w:ascii="Fb Fontext" w:hAnsi="Fb Fontext"/>
          <w:rtl/>
        </w:rPr>
      </w:pPr>
      <w:r w:rsidRPr="00C35A2C">
        <w:rPr>
          <w:rFonts w:ascii="Fb Fontext" w:hAnsi="Fb Fontext" w:hint="cs"/>
          <w:rtl/>
        </w:rPr>
        <w:t>דהנח לעדות החודש דאורייתא וקיום שטרות דרבנן</w:t>
      </w:r>
      <w:r w:rsidR="00BB25DF">
        <w:rPr>
          <w:rFonts w:ascii="Fb Fontext" w:hAnsi="Fb Fontext" w:hint="cs"/>
          <w:rtl/>
        </w:rPr>
        <w:t>.</w:t>
      </w:r>
    </w:p>
    <w:p w14:paraId="054CC25B" w14:textId="77777777" w:rsidR="00AB7D20" w:rsidRPr="00C35A2C" w:rsidRDefault="00AB7D20" w:rsidP="00E26091">
      <w:pPr>
        <w:pStyle w:val="afff"/>
        <w:framePr w:wrap="around"/>
        <w:rPr>
          <w:rtl/>
        </w:rPr>
      </w:pPr>
      <w:bookmarkStart w:id="158" w:name="_Toc119352943"/>
      <w:r w:rsidRPr="00C35A2C">
        <w:rPr>
          <w:rFonts w:hint="cs"/>
          <w:rtl/>
        </w:rPr>
        <w:t>כב.</w:t>
      </w:r>
      <w:bookmarkEnd w:id="158"/>
    </w:p>
    <w:p w14:paraId="6CC8C48B" w14:textId="481BE93D" w:rsidR="00AB7D20" w:rsidRPr="006D5126" w:rsidRDefault="00C25CA4" w:rsidP="00F1680A">
      <w:pPr>
        <w:pStyle w:val="affffb"/>
        <w:rPr>
          <w:spacing w:val="0"/>
          <w:rtl/>
        </w:rPr>
      </w:pPr>
      <w:bookmarkStart w:id="159" w:name="_Toc119352944"/>
      <w:r w:rsidRPr="006D5126">
        <w:rPr>
          <w:rFonts w:hint="cs"/>
          <w:spacing w:val="0"/>
          <w:rtl/>
        </w:rPr>
        <w:t>ג'</w:t>
      </w:r>
      <w:r w:rsidR="00AB7D20" w:rsidRPr="006D5126">
        <w:rPr>
          <w:spacing w:val="0"/>
          <w:rtl/>
        </w:rPr>
        <w:t xml:space="preserve"> שישבו לקיים את השטר, וקרא ערער על אחד מהן,</w:t>
      </w:r>
      <w:bookmarkEnd w:id="159"/>
    </w:p>
    <w:p w14:paraId="6D28FE22" w14:textId="78C99CBD" w:rsidR="00AB7D20" w:rsidRPr="00C35A2C" w:rsidRDefault="00733333" w:rsidP="00733333">
      <w:pPr>
        <w:rPr>
          <w:rFonts w:ascii="Fb Fontext" w:hAnsi="Fb Fontext" w:cs="Guttman Vilna"/>
          <w:b/>
          <w:bCs/>
          <w:sz w:val="32"/>
          <w:rtl/>
        </w:rPr>
      </w:pPr>
      <w:r w:rsidRPr="00CF473C">
        <w:rPr>
          <w:rStyle w:val="affffe"/>
          <w:rFonts w:hint="cs"/>
          <w:rtl/>
        </w:rPr>
        <w:t xml:space="preserve">רב: </w:t>
      </w:r>
      <w:r w:rsidR="00AB7D20" w:rsidRPr="00CF473C">
        <w:rPr>
          <w:rtl/>
        </w:rPr>
        <w:t>עד שלא חתמו -</w:t>
      </w:r>
      <w:r w:rsidR="00AB7D20" w:rsidRPr="00C35A2C">
        <w:rPr>
          <w:rFonts w:ascii="Fb Fontext" w:hAnsi="Fb Fontext"/>
          <w:sz w:val="32"/>
          <w:rtl/>
        </w:rPr>
        <w:t xml:space="preserve"> מעידין עליו וחותם, </w:t>
      </w:r>
      <w:r w:rsidR="00AB7D20" w:rsidRPr="00224771">
        <w:rPr>
          <w:rFonts w:cs="PFT_Frank"/>
          <w:b/>
          <w:bCs/>
          <w:szCs w:val="14"/>
          <w:rtl/>
        </w:rPr>
        <w:t xml:space="preserve">משחתמו </w:t>
      </w:r>
      <w:r w:rsidR="00BD3760">
        <w:rPr>
          <w:rFonts w:ascii="Fb Fontext" w:hAnsi="Fb Fontext" w:hint="cs"/>
          <w:sz w:val="32"/>
          <w:rtl/>
        </w:rPr>
        <w:t xml:space="preserve">לא </w:t>
      </w:r>
      <w:r w:rsidR="00BD3760" w:rsidRPr="00BD3760">
        <w:rPr>
          <w:rStyle w:val="afffff0"/>
          <w:rFonts w:hint="cs"/>
          <w:rtl/>
        </w:rPr>
        <w:t>[דגנאי]</w:t>
      </w:r>
    </w:p>
    <w:p w14:paraId="16C1C037" w14:textId="35C1EE19" w:rsidR="00E268F4" w:rsidRDefault="00AB7D20" w:rsidP="00AB7D20">
      <w:pPr>
        <w:rPr>
          <w:rStyle w:val="afffff0"/>
          <w:spacing w:val="-2"/>
          <w:rtl/>
        </w:rPr>
      </w:pPr>
      <w:r w:rsidRPr="00730169">
        <w:rPr>
          <w:rFonts w:ascii="Fb Fontext" w:hAnsi="Fb Fontext" w:hint="cs"/>
          <w:spacing w:val="-2"/>
          <w:sz w:val="32"/>
          <w:rtl/>
        </w:rPr>
        <w:t xml:space="preserve">מיירי בערער </w:t>
      </w:r>
      <w:r w:rsidRPr="00730169">
        <w:rPr>
          <w:rFonts w:ascii="Fb Fontext" w:hAnsi="Fb Fontext"/>
          <w:spacing w:val="-2"/>
          <w:sz w:val="32"/>
          <w:rtl/>
        </w:rPr>
        <w:t xml:space="preserve">דגזלנות, </w:t>
      </w:r>
      <w:r w:rsidR="00C25CA4" w:rsidRPr="00730169">
        <w:rPr>
          <w:rStyle w:val="afffff0"/>
          <w:rFonts w:hint="cs"/>
          <w:spacing w:val="-2"/>
          <w:rtl/>
        </w:rPr>
        <w:t>ואי</w:t>
      </w:r>
      <w:r w:rsidR="002B7BCC">
        <w:rPr>
          <w:rStyle w:val="afffff0"/>
          <w:spacing w:val="-2"/>
          <w:rtl/>
        </w:rPr>
        <w:t>"</w:t>
      </w:r>
      <w:r w:rsidR="00C25CA4" w:rsidRPr="00730169">
        <w:rPr>
          <w:rStyle w:val="afffff0"/>
          <w:rFonts w:hint="cs"/>
          <w:spacing w:val="-2"/>
          <w:rtl/>
        </w:rPr>
        <w:t xml:space="preserve">ז </w:t>
      </w:r>
      <w:r w:rsidRPr="00730169">
        <w:rPr>
          <w:rStyle w:val="afffff0"/>
          <w:spacing w:val="-2"/>
          <w:rtl/>
        </w:rPr>
        <w:t>תרי ותרי</w:t>
      </w:r>
      <w:r w:rsidRPr="00730169">
        <w:rPr>
          <w:rStyle w:val="afffff0"/>
          <w:rFonts w:hint="cs"/>
          <w:spacing w:val="-2"/>
          <w:rtl/>
        </w:rPr>
        <w:t xml:space="preserve"> דאמרי הני דיודעים בו שעשה תשובה</w:t>
      </w:r>
      <w:r w:rsidR="00E268F4">
        <w:rPr>
          <w:rStyle w:val="afffff0"/>
          <w:rFonts w:hint="cs"/>
          <w:spacing w:val="-2"/>
          <w:rtl/>
        </w:rPr>
        <w:t>,</w:t>
      </w:r>
    </w:p>
    <w:p w14:paraId="1642F5A7" w14:textId="12F687BB" w:rsidR="00AB7D20" w:rsidRPr="00C35A2C" w:rsidRDefault="00AB7D20" w:rsidP="00C25CA4">
      <w:pPr>
        <w:pStyle w:val="afffff"/>
        <w:rPr>
          <w:rFonts w:cs="Guttman Vilna"/>
          <w:b/>
          <w:bCs/>
          <w:rtl/>
        </w:rPr>
      </w:pPr>
      <w:r w:rsidRPr="00C35A2C">
        <w:rPr>
          <w:rFonts w:hint="cs"/>
          <w:rtl/>
        </w:rPr>
        <w:t xml:space="preserve">[ולא </w:t>
      </w:r>
      <w:r w:rsidRPr="00C35A2C">
        <w:rPr>
          <w:rtl/>
        </w:rPr>
        <w:t xml:space="preserve">ערער דפגם משפחה, </w:t>
      </w:r>
      <w:r w:rsidRPr="00C35A2C">
        <w:rPr>
          <w:rFonts w:hint="cs"/>
          <w:rtl/>
        </w:rPr>
        <w:t>ד</w:t>
      </w:r>
      <w:r w:rsidRPr="00C35A2C">
        <w:rPr>
          <w:rtl/>
        </w:rPr>
        <w:t>גלוי מלתא בעלמא הוא</w:t>
      </w:r>
      <w:r w:rsidRPr="00C35A2C">
        <w:rPr>
          <w:rFonts w:hint="cs"/>
          <w:rtl/>
        </w:rPr>
        <w:t>]</w:t>
      </w:r>
    </w:p>
    <w:p w14:paraId="39E91E70" w14:textId="5A318BDF" w:rsidR="00E268F4" w:rsidRPr="006D5126" w:rsidRDefault="00AB7D20" w:rsidP="00F1680A">
      <w:pPr>
        <w:pStyle w:val="affffb"/>
        <w:rPr>
          <w:spacing w:val="0"/>
          <w:rtl/>
        </w:rPr>
      </w:pPr>
      <w:bookmarkStart w:id="160" w:name="_Toc119352945"/>
      <w:r w:rsidRPr="006D5126">
        <w:rPr>
          <w:spacing w:val="0"/>
          <w:rtl/>
        </w:rPr>
        <w:t>ג' שישבו לקיים את השטר ומת אחד מהם</w:t>
      </w:r>
      <w:r w:rsidR="00E268F4" w:rsidRPr="006D5126">
        <w:rPr>
          <w:spacing w:val="0"/>
          <w:rtl/>
        </w:rPr>
        <w:t>,</w:t>
      </w:r>
      <w:bookmarkEnd w:id="160"/>
    </w:p>
    <w:p w14:paraId="50FCCAC2" w14:textId="6283E13D" w:rsidR="00E268F4" w:rsidRDefault="00BD3760" w:rsidP="00AB7D20">
      <w:pPr>
        <w:rPr>
          <w:rFonts w:ascii="Fb Fontext" w:hAnsi="Fb Fontext"/>
          <w:sz w:val="32"/>
          <w:rtl/>
        </w:rPr>
      </w:pPr>
      <w:r>
        <w:rPr>
          <w:rFonts w:ascii="Fb Fontext" w:hAnsi="Fb Fontext" w:hint="cs"/>
          <w:sz w:val="32"/>
          <w:rtl/>
        </w:rPr>
        <w:t>כותבין שישבו במותב ג' וחד אינו</w:t>
      </w:r>
      <w:r w:rsidR="00E268F4">
        <w:rPr>
          <w:rFonts w:ascii="Fb Fontext" w:hAnsi="Fb Fontext" w:hint="cs"/>
          <w:sz w:val="32"/>
          <w:rtl/>
        </w:rPr>
        <w:t>.</w:t>
      </w:r>
    </w:p>
    <w:p w14:paraId="4DB067B9" w14:textId="3F418E4C" w:rsidR="00BD3760" w:rsidRDefault="00AB7D20" w:rsidP="00BD3760">
      <w:pPr>
        <w:rPr>
          <w:rFonts w:ascii="Fb Fontext" w:hAnsi="Fb Fontext"/>
          <w:sz w:val="32"/>
          <w:rtl/>
        </w:rPr>
      </w:pPr>
      <w:r w:rsidRPr="00733333">
        <w:rPr>
          <w:rStyle w:val="affffe"/>
          <w:rFonts w:hint="cs"/>
          <w:rtl/>
        </w:rPr>
        <w:t>רנב</w:t>
      </w:r>
      <w:r w:rsidRPr="00733333">
        <w:rPr>
          <w:rStyle w:val="affffe"/>
          <w:rtl/>
        </w:rPr>
        <w:t>"</w:t>
      </w:r>
      <w:r w:rsidRPr="00733333">
        <w:rPr>
          <w:rStyle w:val="affffe"/>
          <w:rFonts w:hint="cs"/>
          <w:rtl/>
        </w:rPr>
        <w:t>י</w:t>
      </w:r>
      <w:r w:rsidRPr="00733333">
        <w:rPr>
          <w:rStyle w:val="affffe"/>
          <w:rtl/>
        </w:rPr>
        <w:t xml:space="preserve">: </w:t>
      </w:r>
      <w:r>
        <w:rPr>
          <w:rFonts w:ascii="Fb Fontext" w:hAnsi="Fb Fontext"/>
          <w:sz w:val="32"/>
          <w:rtl/>
        </w:rPr>
        <w:t>ואי כתב בשטר</w:t>
      </w:r>
      <w:r w:rsidRPr="00C35A2C">
        <w:rPr>
          <w:rFonts w:ascii="Fb Fontext" w:hAnsi="Fb Fontext"/>
          <w:sz w:val="32"/>
          <w:rtl/>
        </w:rPr>
        <w:t xml:space="preserve"> דנן </w:t>
      </w:r>
      <w:r>
        <w:rPr>
          <w:rFonts w:ascii="Fb Fontext" w:hAnsi="Fb Fontext"/>
          <w:sz w:val="32"/>
          <w:rtl/>
        </w:rPr>
        <w:t xml:space="preserve">יצא </w:t>
      </w:r>
      <w:r w:rsidRPr="00C35A2C">
        <w:rPr>
          <w:rFonts w:ascii="Fb Fontext" w:hAnsi="Fb Fontext"/>
          <w:sz w:val="32"/>
          <w:rtl/>
        </w:rPr>
        <w:t>ל</w:t>
      </w:r>
      <w:r w:rsidR="00BD3760">
        <w:rPr>
          <w:rFonts w:ascii="Fb Fontext" w:hAnsi="Fb Fontext" w:hint="cs"/>
          <w:sz w:val="32"/>
          <w:rtl/>
        </w:rPr>
        <w:t>פני ב</w:t>
      </w:r>
      <w:r w:rsidR="002B7BCC">
        <w:rPr>
          <w:rFonts w:ascii="Fb Fontext" w:hAnsi="Fb Fontext"/>
          <w:sz w:val="32"/>
          <w:rtl/>
        </w:rPr>
        <w:t>"</w:t>
      </w:r>
      <w:r w:rsidR="00BD3760">
        <w:rPr>
          <w:rFonts w:ascii="Fb Fontext" w:hAnsi="Fb Fontext" w:hint="cs"/>
          <w:sz w:val="32"/>
          <w:rtl/>
        </w:rPr>
        <w:t xml:space="preserve">ד </w:t>
      </w:r>
      <w:r w:rsidR="00BD3760">
        <w:rPr>
          <w:rFonts w:ascii="Fb Fontext" w:hAnsi="Fb Fontext"/>
          <w:sz w:val="32"/>
          <w:rtl/>
        </w:rPr>
        <w:t>–</w:t>
      </w:r>
      <w:r w:rsidR="00BD3760">
        <w:rPr>
          <w:rFonts w:ascii="Fb Fontext" w:hAnsi="Fb Fontext" w:hint="cs"/>
          <w:sz w:val="32"/>
          <w:rtl/>
        </w:rPr>
        <w:t xml:space="preserve"> א</w:t>
      </w:r>
      <w:r w:rsidR="002B7BCC">
        <w:rPr>
          <w:rFonts w:ascii="Fb Fontext" w:hAnsi="Fb Fontext"/>
          <w:sz w:val="32"/>
          <w:rtl/>
        </w:rPr>
        <w:t>"</w:t>
      </w:r>
      <w:r w:rsidR="00BD3760">
        <w:rPr>
          <w:rFonts w:ascii="Fb Fontext" w:hAnsi="Fb Fontext" w:hint="cs"/>
          <w:sz w:val="32"/>
          <w:rtl/>
        </w:rPr>
        <w:t>צ יותר</w:t>
      </w:r>
      <w:r w:rsidR="00502266">
        <w:rPr>
          <w:rFonts w:ascii="Fb Fontext" w:hAnsi="Fb Fontext" w:hint="cs"/>
          <w:sz w:val="32"/>
          <w:rtl/>
        </w:rPr>
        <w:t>,</w:t>
      </w:r>
    </w:p>
    <w:p w14:paraId="21E4D922" w14:textId="5104528D" w:rsidR="00AB7D20" w:rsidRPr="00730169" w:rsidRDefault="00AB7D20" w:rsidP="00BD3760">
      <w:pPr>
        <w:rPr>
          <w:rFonts w:ascii="Fb Fontext" w:hAnsi="Fb Fontext"/>
          <w:spacing w:val="-6"/>
          <w:rtl/>
        </w:rPr>
      </w:pPr>
      <w:r w:rsidRPr="00730169">
        <w:rPr>
          <w:rFonts w:ascii="Fb Fontext" w:hAnsi="Fb Fontext"/>
          <w:spacing w:val="-6"/>
          <w:rtl/>
        </w:rPr>
        <w:t>ו</w:t>
      </w:r>
      <w:r w:rsidRPr="00730169">
        <w:rPr>
          <w:rFonts w:ascii="Fb Fontext" w:hAnsi="Fb Fontext" w:hint="cs"/>
          <w:spacing w:val="-6"/>
          <w:rtl/>
        </w:rPr>
        <w:t>לא חיישי שב</w:t>
      </w:r>
      <w:r w:rsidRPr="00730169">
        <w:rPr>
          <w:rFonts w:ascii="Fb Fontext" w:hAnsi="Fb Fontext"/>
          <w:spacing w:val="-6"/>
          <w:rtl/>
        </w:rPr>
        <w:t>"</w:t>
      </w:r>
      <w:r w:rsidRPr="00730169">
        <w:rPr>
          <w:rFonts w:ascii="Fb Fontext" w:hAnsi="Fb Fontext" w:hint="cs"/>
          <w:spacing w:val="-6"/>
          <w:rtl/>
        </w:rPr>
        <w:t xml:space="preserve">ד חצוף הוא </w:t>
      </w:r>
      <w:r w:rsidRPr="00730169">
        <w:rPr>
          <w:rStyle w:val="afffff0"/>
          <w:rFonts w:hint="cs"/>
          <w:spacing w:val="-6"/>
          <w:rtl/>
        </w:rPr>
        <w:t xml:space="preserve">בשנים, </w:t>
      </w:r>
      <w:r w:rsidR="00733333" w:rsidRPr="00730169">
        <w:rPr>
          <w:rStyle w:val="afffff0"/>
          <w:rFonts w:hint="cs"/>
          <w:spacing w:val="-6"/>
          <w:rtl/>
        </w:rPr>
        <w:t>-</w:t>
      </w:r>
      <w:r w:rsidRPr="00730169">
        <w:rPr>
          <w:rFonts w:ascii="Fb Fontext" w:hAnsi="Fb Fontext" w:hint="cs"/>
          <w:spacing w:val="-6"/>
          <w:rtl/>
        </w:rPr>
        <w:t xml:space="preserve"> </w:t>
      </w:r>
      <w:r w:rsidR="00BD3760" w:rsidRPr="00730169">
        <w:rPr>
          <w:rFonts w:ascii="Fb Fontext" w:hAnsi="Fb Fontext" w:hint="cs"/>
          <w:spacing w:val="-6"/>
          <w:rtl/>
        </w:rPr>
        <w:t>שכתוב בו</w:t>
      </w:r>
      <w:r w:rsidRPr="00730169">
        <w:rPr>
          <w:rFonts w:ascii="Fb Fontext" w:hAnsi="Fb Fontext" w:hint="cs"/>
          <w:spacing w:val="-6"/>
          <w:rtl/>
        </w:rPr>
        <w:t xml:space="preserve"> </w:t>
      </w:r>
      <w:r>
        <w:rPr>
          <w:rStyle w:val="affffe"/>
          <w:rFonts w:ascii="Fb Fontext" w:hAnsi="Fb Fontext" w:hint="cs"/>
          <w:spacing w:val="-6"/>
          <w:rtl/>
          <w:rPrChange w:id="9047" w:author="מנוע אמוראים" w:date="2026-10-05T16:41:40Z">
            <w:rPr>
              <w:rFonts w:ascii="Fb Fontext" w:hAnsi="Fb Fontext" w:hint="cs"/>
              <w:spacing w:val="-6"/>
              <w:rtl/>
            </w:rPr>
          </w:rPrChange>
        </w:rPr>
        <w:t xml:space="preserve">ר</w:t>
      </w:r>
      <w:r>
        <w:rPr>
          <w:rStyle w:val="affffe"/>
          <w:rFonts w:ascii="Fb Fontext" w:hAnsi="Fb Fontext"/>
          <w:spacing w:val="-6"/>
          <w:rtl/>
          <w:rPrChange w:id="9048" w:author="מנוע אמוראים" w:date="2026-10-05T16:41:40Z">
            <w:rPr>
              <w:rFonts w:ascii="Fb Fontext" w:hAnsi="Fb Fontext"/>
              <w:spacing w:val="-6"/>
              <w:rtl/>
            </w:rPr>
          </w:rPrChange>
        </w:rPr>
        <w:t xml:space="preserve">"</w:t>
      </w:r>
      <w:r>
        <w:rPr>
          <w:rStyle w:val="affffe"/>
          <w:rFonts w:ascii="Fb Fontext" w:hAnsi="Fb Fontext" w:hint="cs"/>
          <w:spacing w:val="-6"/>
          <w:rtl/>
          <w:rPrChange w:id="9049" w:author="מנוע אמוראים" w:date="2026-10-05T16:41:40Z">
            <w:rPr>
              <w:rFonts w:ascii="Fb Fontext" w:hAnsi="Fb Fontext" w:hint="cs"/>
              <w:spacing w:val="-6"/>
              <w:rtl/>
            </w:rPr>
          </w:rPrChange>
        </w:rPr>
        <w:t xml:space="preserve">א</w:t>
      </w:r>
      <w:r w:rsidRPr="00730169">
        <w:rPr>
          <w:rFonts w:ascii="Fb Fontext" w:hAnsi="Fb Fontext" w:hint="cs"/>
          <w:spacing w:val="-6"/>
          <w:rtl/>
        </w:rPr>
        <w:t xml:space="preserve"> </w:t>
      </w:r>
      <w:r w:rsidRPr="00730169">
        <w:rPr>
          <w:rFonts w:hint="cs"/>
          <w:spacing w:val="-6"/>
          <w:rtl/>
        </w:rPr>
        <w:t>ולא ב</w:t>
      </w:r>
      <w:r w:rsidRPr="00730169">
        <w:rPr>
          <w:spacing w:val="-6"/>
          <w:rtl/>
        </w:rPr>
        <w:t>"</w:t>
      </w:r>
      <w:r w:rsidRPr="00730169">
        <w:rPr>
          <w:rFonts w:hint="cs"/>
          <w:spacing w:val="-6"/>
          <w:rtl/>
        </w:rPr>
        <w:t>ד ד</w:t>
      </w:r>
      <w:r w:rsidR="00BD3760" w:rsidRPr="00730169">
        <w:rPr>
          <w:rFonts w:hint="cs"/>
          <w:spacing w:val="-6"/>
          <w:rtl/>
        </w:rPr>
        <w:t>ר</w:t>
      </w:r>
      <w:r w:rsidR="002B7BCC">
        <w:rPr>
          <w:spacing w:val="-6"/>
          <w:rtl/>
        </w:rPr>
        <w:t>"</w:t>
      </w:r>
      <w:r w:rsidR="00BD3760" w:rsidRPr="00730169">
        <w:rPr>
          <w:rFonts w:hint="cs"/>
          <w:spacing w:val="-6"/>
          <w:rtl/>
        </w:rPr>
        <w:t>א</w:t>
      </w:r>
      <w:r w:rsidRPr="00730169">
        <w:rPr>
          <w:rFonts w:hint="cs"/>
          <w:spacing w:val="-6"/>
          <w:rtl/>
        </w:rPr>
        <w:t>'</w:t>
      </w:r>
      <w:r w:rsidRPr="00730169">
        <w:rPr>
          <w:rStyle w:val="affffa"/>
          <w:rFonts w:hint="cs"/>
          <w:spacing w:val="-6"/>
          <w:rtl/>
        </w:rPr>
        <w:t>,</w:t>
      </w:r>
    </w:p>
    <w:p w14:paraId="1A6BB99C" w14:textId="447B9A48" w:rsidR="00BB25DF" w:rsidRDefault="00AB7D20" w:rsidP="00CF473C">
      <w:pPr>
        <w:pStyle w:val="afffff4"/>
        <w:rPr>
          <w:rtl/>
        </w:rPr>
      </w:pPr>
      <w:ins w:id="9823" w:author="מספור קטעי משנה" w:date="2026-10-06T06:45:30Z">
        <w:r>
          <w:rPr>
            <w:rStyle w:val="MisparKeta"/>
          </w:rPr>
          <w:t xml:space="preserve">ב. </w:t>
        </w:r>
      </w:ins>
      <w:bookmarkStart w:id="161" w:name="_Toc119352946"/>
      <w:r w:rsidRPr="00FC54B9">
        <w:rPr>
          <w:rtl/>
        </w:rPr>
        <w:t>האשה שאמרה אשת איש הייתי וגרושה אני</w:t>
      </w:r>
      <w:bookmarkEnd w:id="161"/>
    </w:p>
    <w:p>
      <w:pPr>
        <w:pStyle w:val="MishnaBatzad"/>
        <w:rPr>
          <w:ins w:id="20382" w:author="קלוד" w:date="2026-10-06T10:09:07Z"/>
        </w:rPr>
      </w:pPr>
      <w:ins w:id="20381" w:author="קלוד" w:date="2026-10-06T10:09:07Z">
        <w:r>
          <w:t xml:space="preserve">משנה ה</w:t>
        </w:r>
      </w:ins>
    </w:p>
    <w:p w14:paraId="54FCB590" w14:textId="08074842" w:rsidR="00AB7D20" w:rsidRPr="00FC54B9" w:rsidRDefault="00AB7D20" w:rsidP="00AB7D20">
      <w:pPr>
        <w:pStyle w:val="afff5"/>
        <w:rPr>
          <w:b/>
          <w:spacing w:val="-2"/>
          <w:rtl/>
        </w:rPr>
      </w:pPr>
      <w:r w:rsidRPr="00FC54B9">
        <w:rPr>
          <w:b/>
          <w:spacing w:val="-2"/>
          <w:rtl/>
        </w:rPr>
        <w:t>- נאמנת, שהפה שאסר הוא הפה שהתיר.</w:t>
      </w:r>
    </w:p>
    <w:p w14:paraId="1E577DDA" w14:textId="77777777" w:rsidR="00E268F4" w:rsidRPr="008624B4" w:rsidRDefault="00AB7D20" w:rsidP="00C54C7E">
      <w:pPr>
        <w:pStyle w:val="afff5"/>
        <w:rPr>
          <w:spacing w:val="4"/>
          <w:rtl/>
        </w:rPr>
      </w:pPr>
      <w:r w:rsidRPr="008624B4">
        <w:rPr>
          <w:spacing w:val="4"/>
          <w:rtl/>
        </w:rPr>
        <w:t>ו</w:t>
      </w:r>
      <w:r w:rsidR="00BD3760" w:rsidRPr="008624B4">
        <w:rPr>
          <w:rFonts w:hint="cs"/>
          <w:spacing w:val="4"/>
          <w:rtl/>
        </w:rPr>
        <w:t>ב</w:t>
      </w:r>
      <w:r w:rsidRPr="008624B4">
        <w:rPr>
          <w:spacing w:val="4"/>
          <w:rtl/>
        </w:rPr>
        <w:t xml:space="preserve">יש עדים שהיתה אשת איש, </w:t>
      </w:r>
      <w:r w:rsidR="00BD3760" w:rsidRPr="008624B4">
        <w:rPr>
          <w:rFonts w:hint="cs"/>
          <w:spacing w:val="4"/>
          <w:rtl/>
        </w:rPr>
        <w:t>אינה נאמנת לומר גרושה אני</w:t>
      </w:r>
      <w:r w:rsidR="00E268F4" w:rsidRPr="008624B4">
        <w:rPr>
          <w:rFonts w:hint="cs"/>
          <w:spacing w:val="4"/>
          <w:rtl/>
        </w:rPr>
        <w:t>,</w:t>
      </w:r>
    </w:p>
    <w:p w14:paraId="6C32A2F9" w14:textId="3C5F44F2" w:rsidR="00AB7D20" w:rsidRPr="00730169" w:rsidRDefault="00AB7D20" w:rsidP="00C54C7E">
      <w:pPr>
        <w:pStyle w:val="afff5"/>
        <w:rPr>
          <w:spacing w:val="-2"/>
          <w:rtl/>
        </w:rPr>
      </w:pPr>
      <w:bookmarkStart w:id="162" w:name="_Toc119352947"/>
      <w:r w:rsidRPr="00CF473C">
        <w:rPr>
          <w:rStyle w:val="afffff5"/>
          <w:rtl/>
        </w:rPr>
        <w:t>אמרה נשביתי וטהורה אני</w:t>
      </w:r>
      <w:bookmarkEnd w:id="162"/>
      <w:r w:rsidRPr="00CF473C">
        <w:rPr>
          <w:rStyle w:val="afffff5"/>
          <w:rtl/>
        </w:rPr>
        <w:t xml:space="preserve"> </w:t>
      </w:r>
      <w:r w:rsidRPr="00730169">
        <w:rPr>
          <w:spacing w:val="-2"/>
          <w:rtl/>
        </w:rPr>
        <w:t>נאמנת, שהפה שאסר הוא הפה שהתיר.</w:t>
      </w:r>
    </w:p>
    <w:p w14:paraId="6DA317C6" w14:textId="6F6C7EBA" w:rsidR="00AB7D20" w:rsidRPr="00C54C7E" w:rsidRDefault="00BD3760" w:rsidP="00C54C7E">
      <w:pPr>
        <w:pStyle w:val="afff5"/>
        <w:rPr>
          <w:rtl/>
        </w:rPr>
      </w:pPr>
      <w:bookmarkStart w:id="163" w:name="_Toc119352948"/>
      <w:r w:rsidRPr="00CF473C">
        <w:rPr>
          <w:rStyle w:val="afffff5"/>
          <w:rFonts w:hint="cs"/>
          <w:rtl/>
        </w:rPr>
        <w:t>וב</w:t>
      </w:r>
      <w:r w:rsidR="00AB7D20" w:rsidRPr="00CF473C">
        <w:rPr>
          <w:rStyle w:val="afffff5"/>
          <w:rtl/>
        </w:rPr>
        <w:t>יש עדים שנשבית,</w:t>
      </w:r>
      <w:bookmarkEnd w:id="163"/>
      <w:r w:rsidR="00AB7D20" w:rsidRPr="00CF473C">
        <w:rPr>
          <w:rStyle w:val="afffff5"/>
          <w:rtl/>
        </w:rPr>
        <w:t xml:space="preserve"> </w:t>
      </w:r>
      <w:r w:rsidRPr="00C54C7E">
        <w:rPr>
          <w:rFonts w:hint="cs"/>
          <w:rtl/>
        </w:rPr>
        <w:t xml:space="preserve">אינה נאמנת לומר </w:t>
      </w:r>
      <w:r w:rsidR="00AB7D20" w:rsidRPr="00C54C7E">
        <w:rPr>
          <w:rtl/>
        </w:rPr>
        <w:t>טהורה אני</w:t>
      </w:r>
    </w:p>
    <w:p w14:paraId="24D407BC" w14:textId="77777777" w:rsidR="00AB7D20" w:rsidRPr="00C54C7E" w:rsidRDefault="00AB7D20" w:rsidP="00C54C7E">
      <w:pPr>
        <w:pStyle w:val="afff5"/>
        <w:rPr>
          <w:rtl/>
        </w:rPr>
      </w:pPr>
      <w:bookmarkStart w:id="164" w:name="_Toc119352949"/>
      <w:r w:rsidRPr="00CF473C">
        <w:rPr>
          <w:rStyle w:val="afffff5"/>
          <w:rtl/>
        </w:rPr>
        <w:t>ואם משנשאת באו עדים</w:t>
      </w:r>
      <w:bookmarkEnd w:id="164"/>
      <w:r w:rsidRPr="00C54C7E">
        <w:rPr>
          <w:rtl/>
        </w:rPr>
        <w:t xml:space="preserve"> - הרי זו לא תצא.</w:t>
      </w:r>
    </w:p>
    <w:p w14:paraId="38266F91" w14:textId="55C7CA6A" w:rsidR="00AB7D20" w:rsidRPr="006D5126" w:rsidRDefault="00733333" w:rsidP="00F1680A">
      <w:pPr>
        <w:pStyle w:val="affffb"/>
        <w:rPr>
          <w:spacing w:val="0"/>
          <w:rtl/>
        </w:rPr>
      </w:pPr>
      <w:bookmarkStart w:id="165" w:name="_Toc119352950"/>
      <w:r w:rsidRPr="006D5126">
        <w:rPr>
          <w:rFonts w:hint="cs"/>
          <w:spacing w:val="0"/>
          <w:rtl/>
        </w:rPr>
        <w:t>המקור לכך ש</w:t>
      </w:r>
      <w:r w:rsidR="00AB7D20" w:rsidRPr="006D5126">
        <w:rPr>
          <w:spacing w:val="0"/>
          <w:rtl/>
        </w:rPr>
        <w:t>הפה שאסר הוא הפה שהתיר</w:t>
      </w:r>
      <w:r w:rsidR="00CF473C" w:rsidRPr="006D5126">
        <w:rPr>
          <w:rStyle w:val="afffff0"/>
          <w:rFonts w:cs="PFT_Frank" w:hint="cs"/>
          <w:b w:val="0"/>
          <w:bCs w:val="0"/>
          <w:spacing w:val="0"/>
          <w:rtl/>
        </w:rPr>
        <w:t xml:space="preserve"> קרא וסברא</w:t>
      </w:r>
      <w:bookmarkEnd w:id="165"/>
    </w:p>
    <w:p w14:paraId="3592DAEE" w14:textId="12C30535" w:rsidR="00AB7D20" w:rsidRPr="00C35A2C" w:rsidRDefault="00AB7D20" w:rsidP="00AB7D20">
      <w:pPr>
        <w:rPr>
          <w:rFonts w:ascii="Fb Fontext" w:hAnsi="Fb Fontext" w:cs="Guttman Vilna"/>
          <w:b/>
          <w:bCs/>
          <w:sz w:val="32"/>
          <w:rtl/>
        </w:rPr>
      </w:pPr>
      <w:r w:rsidRPr="00FC2F32">
        <w:rPr>
          <w:rStyle w:val="affffe"/>
          <w:rFonts w:hint="cs"/>
          <w:rtl/>
        </w:rPr>
        <w:t>א. ר"א</w:t>
      </w:r>
      <w:r w:rsidRPr="00BD3760">
        <w:rPr>
          <w:rStyle w:val="affffe"/>
          <w:rtl/>
        </w:rPr>
        <w:t>:</w:t>
      </w:r>
      <w:r w:rsidRPr="00AD1A41">
        <w:rPr>
          <w:rStyle w:val="affffa"/>
          <w:rtl/>
        </w:rPr>
        <w:t xml:space="preserve"> </w:t>
      </w:r>
      <w:r w:rsidR="00BD3760" w:rsidRPr="00FC2F32">
        <w:rPr>
          <w:rStyle w:val="affffe"/>
          <w:rFonts w:hint="cs"/>
          <w:rtl/>
        </w:rPr>
        <w:t>א.</w:t>
      </w:r>
      <w:r w:rsidR="00BD3760">
        <w:rPr>
          <w:rStyle w:val="affffa"/>
          <w:rFonts w:hint="cs"/>
          <w:rtl/>
        </w:rPr>
        <w:t xml:space="preserve"> </w:t>
      </w:r>
      <w:r w:rsidRPr="00AD1A41">
        <w:rPr>
          <w:rStyle w:val="affffa"/>
          <w:rtl/>
        </w:rPr>
        <w:t>'את בתי נתתי לאיש הזה לאשה</w:t>
      </w:r>
      <w:r w:rsidRPr="00AD1A41">
        <w:rPr>
          <w:rStyle w:val="affffa"/>
          <w:rFonts w:hint="cs"/>
          <w:rtl/>
        </w:rPr>
        <w:t>'</w:t>
      </w:r>
      <w:r w:rsidRPr="00AD1A41">
        <w:rPr>
          <w:rStyle w:val="affffa"/>
          <w:rtl/>
        </w:rPr>
        <w:t>,</w:t>
      </w:r>
      <w:r w:rsidRPr="00C54C7E">
        <w:rPr>
          <w:rStyle w:val="afffe"/>
          <w:rFonts w:hint="cs"/>
          <w:rtl/>
        </w:rPr>
        <w:t xml:space="preserve"> </w:t>
      </w:r>
      <w:r w:rsidRPr="00BD3760">
        <w:rPr>
          <w:rStyle w:val="affffa"/>
          <w:rtl/>
        </w:rPr>
        <w:t>לאיש</w:t>
      </w:r>
      <w:r w:rsidRPr="00C35A2C">
        <w:rPr>
          <w:rFonts w:ascii="Fb Fontext" w:hAnsi="Fb Fontext"/>
          <w:sz w:val="32"/>
          <w:rtl/>
        </w:rPr>
        <w:t xml:space="preserve"> אסרה, </w:t>
      </w:r>
      <w:r w:rsidRPr="00BD3760">
        <w:rPr>
          <w:rStyle w:val="affffa"/>
          <w:rtl/>
        </w:rPr>
        <w:t>הזה -</w:t>
      </w:r>
      <w:r w:rsidRPr="00C35A2C">
        <w:rPr>
          <w:rFonts w:ascii="Fb Fontext" w:hAnsi="Fb Fontext"/>
          <w:sz w:val="32"/>
          <w:rtl/>
        </w:rPr>
        <w:t xml:space="preserve"> התירה.</w:t>
      </w:r>
    </w:p>
    <w:p w14:paraId="4C5F49E2" w14:textId="48169F3E" w:rsidR="00AB7D20" w:rsidRPr="00794C4F" w:rsidRDefault="00AB7D20" w:rsidP="00BD3760">
      <w:pPr>
        <w:rPr>
          <w:rtl/>
        </w:rPr>
      </w:pPr>
      <w:r w:rsidRPr="00FC2F32">
        <w:rPr>
          <w:rStyle w:val="affffe"/>
          <w:rFonts w:hint="cs"/>
          <w:rtl/>
        </w:rPr>
        <w:t>ב. סברא.</w:t>
      </w:r>
      <w:r w:rsidR="00FC2F32">
        <w:rPr>
          <w:rFonts w:ascii="Fb Fontext" w:hAnsi="Fb Fontext" w:hint="cs"/>
          <w:sz w:val="32"/>
          <w:rtl/>
        </w:rPr>
        <w:t xml:space="preserve"> </w:t>
      </w:r>
      <w:r w:rsidR="00733333">
        <w:rPr>
          <w:rFonts w:ascii="Fb Fontext" w:hAnsi="Fb Fontext" w:hint="cs"/>
          <w:sz w:val="32"/>
          <w:rtl/>
        </w:rPr>
        <w:t xml:space="preserve">והך </w:t>
      </w:r>
      <w:r w:rsidR="00BD3760">
        <w:rPr>
          <w:rFonts w:ascii="Fb Fontext" w:hAnsi="Fb Fontext" w:hint="cs"/>
          <w:sz w:val="32"/>
          <w:rtl/>
        </w:rPr>
        <w:t>ד</w:t>
      </w:r>
      <w:r w:rsidRPr="008378B9">
        <w:rPr>
          <w:rStyle w:val="affffa"/>
          <w:rFonts w:hint="cs"/>
          <w:rtl/>
        </w:rPr>
        <w:t xml:space="preserve">'את בתי נתתי לאיש הזה' </w:t>
      </w:r>
      <w:r w:rsidR="00BD3760" w:rsidRPr="00733333">
        <w:rPr>
          <w:rStyle w:val="affffe"/>
          <w:rFonts w:hint="cs"/>
          <w:rtl/>
        </w:rPr>
        <w:t>כ</w:t>
      </w:r>
      <w:r w:rsidRPr="00733333">
        <w:rPr>
          <w:rStyle w:val="affffe"/>
          <w:rFonts w:hint="cs"/>
          <w:rtl/>
        </w:rPr>
        <w:t>רב:</w:t>
      </w:r>
      <w:r w:rsidRPr="00733333">
        <w:rPr>
          <w:rStyle w:val="affffe"/>
          <w:rtl/>
        </w:rPr>
        <w:t xml:space="preserve"> </w:t>
      </w:r>
      <w:r>
        <w:rPr>
          <w:rFonts w:hint="cs"/>
          <w:rtl/>
        </w:rPr>
        <w:t>ש</w:t>
      </w:r>
      <w:r w:rsidRPr="00794C4F">
        <w:rPr>
          <w:rtl/>
        </w:rPr>
        <w:t xml:space="preserve">נאמן </w:t>
      </w:r>
      <w:r w:rsidR="00BD3760">
        <w:rPr>
          <w:rFonts w:hint="cs"/>
          <w:rtl/>
        </w:rPr>
        <w:t xml:space="preserve">האב </w:t>
      </w:r>
      <w:r>
        <w:rPr>
          <w:rtl/>
        </w:rPr>
        <w:t xml:space="preserve">לאסור </w:t>
      </w:r>
      <w:r w:rsidR="00BD3760">
        <w:rPr>
          <w:rFonts w:hint="cs"/>
          <w:rtl/>
        </w:rPr>
        <w:t>ב</w:t>
      </w:r>
      <w:r>
        <w:rPr>
          <w:rtl/>
        </w:rPr>
        <w:t>תו מ</w:t>
      </w:r>
      <w:r w:rsidRPr="00794C4F">
        <w:rPr>
          <w:rtl/>
        </w:rPr>
        <w:t>התורה</w:t>
      </w:r>
      <w:r w:rsidRPr="006B2A7E">
        <w:rPr>
          <w:rStyle w:val="affffa"/>
          <w:rFonts w:hint="cs"/>
          <w:rtl/>
        </w:rPr>
        <w:t xml:space="preserve"> '</w:t>
      </w:r>
      <w:r w:rsidRPr="006B2A7E">
        <w:rPr>
          <w:rStyle w:val="affffa"/>
          <w:rtl/>
        </w:rPr>
        <w:t>הזה</w:t>
      </w:r>
      <w:r w:rsidRPr="006B2A7E">
        <w:rPr>
          <w:rStyle w:val="affffa"/>
          <w:rFonts w:hint="cs"/>
          <w:rtl/>
        </w:rPr>
        <w:t>'</w:t>
      </w:r>
      <w:r w:rsidRPr="006B2A7E">
        <w:rPr>
          <w:rStyle w:val="affffa"/>
          <w:rtl/>
        </w:rPr>
        <w:t xml:space="preserve"> </w:t>
      </w:r>
      <w:r w:rsidRPr="00794C4F">
        <w:rPr>
          <w:rtl/>
        </w:rPr>
        <w:t>- ולא ליבם.</w:t>
      </w:r>
    </w:p>
    <w:p w14:paraId="7D6DC15E" w14:textId="77777777" w:rsidR="00CF473C" w:rsidRDefault="00CF473C">
      <w:pPr>
        <w:bidi w:val="0"/>
        <w:spacing w:after="160" w:line="259" w:lineRule="auto"/>
        <w:ind w:left="0" w:firstLine="0"/>
        <w:jc w:val="left"/>
        <w:rPr>
          <w:rFonts w:ascii="David" w:hAnsi="David" w:cs="PFT_Frank"/>
          <w:b/>
          <w:bCs/>
          <w:color w:val="ED7D31" w:themeColor="accent2"/>
          <w:spacing w:val="-6"/>
          <w:sz w:val="30"/>
          <w:szCs w:val="15"/>
          <w:rtl/>
        </w:rPr>
      </w:pPr>
      <w:r>
        <w:rPr>
          <w:spacing w:val="-6"/>
          <w:rtl/>
        </w:rPr>
        <w:br w:type="page"/>
      </w:r>
    </w:p>
    <w:p w14:paraId="315C1779" w14:textId="51AE2668" w:rsidR="00AB7D20" w:rsidRPr="006D5126" w:rsidRDefault="00AB7D20" w:rsidP="00F1680A">
      <w:pPr>
        <w:pStyle w:val="affffb"/>
        <w:rPr>
          <w:spacing w:val="0"/>
          <w:rtl/>
        </w:rPr>
      </w:pPr>
      <w:bookmarkStart w:id="166" w:name="_Toc119352951"/>
      <w:r w:rsidRPr="006D5126">
        <w:rPr>
          <w:spacing w:val="0"/>
          <w:rtl/>
        </w:rPr>
        <w:lastRenderedPageBreak/>
        <w:t>אשה שאמרה אשת איש אני</w:t>
      </w:r>
      <w:r w:rsidR="006D5126">
        <w:rPr>
          <w:rFonts w:hint="cs"/>
          <w:spacing w:val="0"/>
          <w:rtl/>
        </w:rPr>
        <w:t xml:space="preserve"> </w:t>
      </w:r>
      <w:r w:rsidRPr="006D5126">
        <w:rPr>
          <w:spacing w:val="-4"/>
          <w:rtl/>
        </w:rPr>
        <w:t>וחזרה ואמרה פנויה אני</w:t>
      </w:r>
      <w:r w:rsidRPr="006D5126">
        <w:rPr>
          <w:spacing w:val="0"/>
          <w:rtl/>
        </w:rPr>
        <w:t xml:space="preserve"> נאמנת</w:t>
      </w:r>
      <w:bookmarkEnd w:id="166"/>
    </w:p>
    <w:p w14:paraId="66CE9DC7" w14:textId="77777777" w:rsidR="00E268F4" w:rsidRDefault="00AB7D20" w:rsidP="00733333">
      <w:pPr>
        <w:rPr>
          <w:rFonts w:ascii="Fb Fontext" w:hAnsi="Fb Fontext"/>
          <w:rtl/>
        </w:rPr>
      </w:pPr>
      <w:r w:rsidRPr="00C35A2C">
        <w:rPr>
          <w:rFonts w:ascii="Fb Fontext" w:hAnsi="Fb Fontext"/>
          <w:rtl/>
        </w:rPr>
        <w:t>ו</w:t>
      </w:r>
      <w:r w:rsidRPr="00C35A2C">
        <w:rPr>
          <w:rFonts w:ascii="Fb Fontext" w:hAnsi="Fb Fontext" w:hint="cs"/>
          <w:rtl/>
        </w:rPr>
        <w:t>א</w:t>
      </w:r>
      <w:r w:rsidR="00733333">
        <w:rPr>
          <w:rFonts w:ascii="Fb Fontext" w:hAnsi="Fb Fontext" w:hint="cs"/>
          <w:rtl/>
        </w:rPr>
        <w:t xml:space="preserve">ף דשוויא עצמה </w:t>
      </w:r>
      <w:r w:rsidRPr="00C35A2C">
        <w:rPr>
          <w:rFonts w:ascii="Fb Fontext" w:hAnsi="Fb Fontext"/>
          <w:rtl/>
        </w:rPr>
        <w:t>חתיכה ד</w:t>
      </w:r>
      <w:r>
        <w:rPr>
          <w:rFonts w:ascii="Fb Fontext" w:hAnsi="Fb Fontext"/>
          <w:rtl/>
        </w:rPr>
        <w:t>איסור</w:t>
      </w:r>
      <w:r w:rsidRPr="00BD3760">
        <w:rPr>
          <w:rStyle w:val="affffe"/>
          <w:rFonts w:hint="cs"/>
          <w:rtl/>
        </w:rPr>
        <w:t xml:space="preserve">- </w:t>
      </w:r>
      <w:r w:rsidRPr="00BD3760">
        <w:rPr>
          <w:rStyle w:val="affffe"/>
          <w:rtl/>
        </w:rPr>
        <w:t>רב</w:t>
      </w:r>
      <w:r w:rsidRPr="00BD3760">
        <w:rPr>
          <w:rStyle w:val="affffe"/>
          <w:rFonts w:hint="cs"/>
          <w:rtl/>
        </w:rPr>
        <w:t>ר</w:t>
      </w:r>
      <w:r w:rsidRPr="00BD3760">
        <w:rPr>
          <w:rStyle w:val="affffe"/>
          <w:rtl/>
        </w:rPr>
        <w:t>"</w:t>
      </w:r>
      <w:r w:rsidRPr="00BD3760">
        <w:rPr>
          <w:rStyle w:val="affffe"/>
          <w:rFonts w:hint="cs"/>
          <w:rtl/>
        </w:rPr>
        <w:t>ה</w:t>
      </w:r>
      <w:r w:rsidRPr="00BD3760">
        <w:rPr>
          <w:rStyle w:val="affffe"/>
          <w:rtl/>
        </w:rPr>
        <w:t>:</w:t>
      </w:r>
      <w:r w:rsidRPr="00C35A2C">
        <w:rPr>
          <w:rFonts w:ascii="Fb Fontext" w:hAnsi="Fb Fontext"/>
          <w:rtl/>
        </w:rPr>
        <w:t xml:space="preserve"> כגון שנתנה </w:t>
      </w:r>
      <w:r w:rsidRPr="00FD1F0A">
        <w:rPr>
          <w:rFonts w:cs="PFT_Frank"/>
          <w:b/>
          <w:bCs/>
          <w:szCs w:val="14"/>
          <w:rtl/>
        </w:rPr>
        <w:t>אמתלא</w:t>
      </w:r>
      <w:r w:rsidRPr="00C35A2C">
        <w:rPr>
          <w:rFonts w:ascii="Fb Fontext" w:hAnsi="Fb Fontext"/>
          <w:rtl/>
        </w:rPr>
        <w:t xml:space="preserve"> לדבריה.</w:t>
      </w:r>
      <w:r w:rsidR="00733333">
        <w:rPr>
          <w:rFonts w:ascii="Fb Fontext" w:hAnsi="Fb Fontext" w:hint="cs"/>
          <w:rtl/>
        </w:rPr>
        <w:t xml:space="preserve"> ותנ'ה דנאמנת</w:t>
      </w:r>
      <w:r w:rsidR="00E268F4">
        <w:rPr>
          <w:rFonts w:ascii="Fb Fontext" w:hAnsi="Fb Fontext" w:hint="cs"/>
          <w:rtl/>
        </w:rPr>
        <w:t>,</w:t>
      </w:r>
    </w:p>
    <w:p w14:paraId="11FF40AF" w14:textId="1D83DD54" w:rsidR="00AB7D20" w:rsidRPr="00FF5B3D" w:rsidRDefault="00AB7D20" w:rsidP="00FF5B3D">
      <w:pPr>
        <w:rPr>
          <w:rStyle w:val="afffff0"/>
          <w:rtl/>
        </w:rPr>
      </w:pPr>
      <w:r w:rsidRPr="00BB25DF">
        <w:rPr>
          <w:rStyle w:val="affffe"/>
          <w:rtl/>
        </w:rPr>
        <w:t xml:space="preserve">ומעשה </w:t>
      </w:r>
      <w:r w:rsidRPr="00C35A2C">
        <w:rPr>
          <w:rFonts w:ascii="Fb Fontext" w:hAnsi="Fb Fontext"/>
          <w:rtl/>
        </w:rPr>
        <w:t>באשה גדולה</w:t>
      </w:r>
      <w:r w:rsidR="00FF5B3D">
        <w:rPr>
          <w:rFonts w:ascii="Fb Fontext" w:hAnsi="Fb Fontext" w:hint="cs"/>
          <w:rtl/>
        </w:rPr>
        <w:t xml:space="preserve"> בנוי</w:t>
      </w:r>
      <w:r w:rsidRPr="00C35A2C">
        <w:rPr>
          <w:rFonts w:ascii="Fb Fontext" w:hAnsi="Fb Fontext"/>
          <w:rtl/>
        </w:rPr>
        <w:t xml:space="preserve">, </w:t>
      </w:r>
      <w:r w:rsidR="00733333">
        <w:rPr>
          <w:rFonts w:ascii="Fb Fontext" w:hAnsi="Fb Fontext" w:hint="cs"/>
          <w:rtl/>
        </w:rPr>
        <w:t>ש</w:t>
      </w:r>
      <w:r w:rsidRPr="00C35A2C">
        <w:rPr>
          <w:rFonts w:ascii="Fb Fontext" w:hAnsi="Fb Fontext"/>
          <w:rtl/>
        </w:rPr>
        <w:t xml:space="preserve">קפצו עליה לקדשה, </w:t>
      </w:r>
      <w:r w:rsidRPr="00733333">
        <w:rPr>
          <w:rStyle w:val="affffe"/>
          <w:rtl/>
        </w:rPr>
        <w:t>וא</w:t>
      </w:r>
      <w:r w:rsidR="00FF5B3D" w:rsidRPr="00733333">
        <w:rPr>
          <w:rStyle w:val="affffe"/>
          <w:rFonts w:hint="cs"/>
          <w:rtl/>
        </w:rPr>
        <w:t xml:space="preserve">"ל </w:t>
      </w:r>
      <w:r w:rsidR="00FF5B3D">
        <w:rPr>
          <w:rFonts w:ascii="Fb Fontext" w:hAnsi="Fb Fontext" w:hint="cs"/>
          <w:rtl/>
        </w:rPr>
        <w:t>מקודשת אני</w:t>
      </w:r>
      <w:r w:rsidRPr="00FC54B9">
        <w:rPr>
          <w:rFonts w:ascii="Fb Fontext" w:hAnsi="Fb Fontext"/>
          <w:rtl/>
        </w:rPr>
        <w:t xml:space="preserve">, לימים עמדה וקידשה את עצמה, </w:t>
      </w:r>
      <w:r w:rsidR="00FF5B3D" w:rsidRPr="00FF5B3D">
        <w:rPr>
          <w:rStyle w:val="afffff0"/>
          <w:rFonts w:hint="cs"/>
          <w:rtl/>
        </w:rPr>
        <w:t>[</w:t>
      </w:r>
      <w:r w:rsidR="00733333">
        <w:rPr>
          <w:rStyle w:val="afffff0"/>
          <w:rFonts w:hint="cs"/>
          <w:rtl/>
        </w:rPr>
        <w:t xml:space="preserve">ונתנה אמתלה </w:t>
      </w:r>
      <w:r w:rsidR="00FF5B3D" w:rsidRPr="00FF5B3D">
        <w:rPr>
          <w:rStyle w:val="afffff0"/>
          <w:rFonts w:hint="cs"/>
          <w:rtl/>
        </w:rPr>
        <w:t>דבתחילה באו אנשים שאינם מהוגנים ועכשיו שהם מהוגנים קדשתי עצמי]</w:t>
      </w:r>
      <w:r w:rsidRPr="00FF5B3D">
        <w:rPr>
          <w:rStyle w:val="afffff0"/>
          <w:rtl/>
        </w:rPr>
        <w:t>.</w:t>
      </w:r>
    </w:p>
    <w:p w14:paraId="08614781" w14:textId="379CCDC8" w:rsidR="00AB7D20" w:rsidRPr="00F71179" w:rsidRDefault="00FF5B3D" w:rsidP="00AB7D20">
      <w:pPr>
        <w:rPr>
          <w:rFonts w:ascii="Fb Fontext" w:hAnsi="Fb Fontext" w:cs="Guttman Vilna"/>
          <w:b/>
          <w:bCs/>
          <w:spacing w:val="-4"/>
          <w:rtl/>
        </w:rPr>
      </w:pPr>
      <w:r w:rsidRPr="00FC2F32">
        <w:rPr>
          <w:rStyle w:val="affffe"/>
          <w:rFonts w:hint="cs"/>
          <w:rtl/>
        </w:rPr>
        <w:t xml:space="preserve">וכהכרעת חכמי אושא </w:t>
      </w:r>
      <w:r w:rsidRPr="00FC2F32">
        <w:rPr>
          <w:rFonts w:hint="cs"/>
          <w:rtl/>
        </w:rPr>
        <w:t>דב</w:t>
      </w:r>
      <w:r w:rsidR="00AB7D20" w:rsidRPr="00FC2F32">
        <w:rPr>
          <w:rtl/>
        </w:rPr>
        <w:t>נתנה</w:t>
      </w:r>
      <w:r w:rsidR="00AB7D20" w:rsidRPr="00F71179">
        <w:rPr>
          <w:rFonts w:ascii="Fb Fontext" w:hAnsi="Fb Fontext"/>
          <w:spacing w:val="-4"/>
          <w:rtl/>
        </w:rPr>
        <w:t xml:space="preserve"> אמתל' לדבריה - נאמנת.</w:t>
      </w:r>
    </w:p>
    <w:p w14:paraId="39A90C8F" w14:textId="77777777" w:rsidR="00E268F4" w:rsidRDefault="00AB7D20" w:rsidP="00AB7D20">
      <w:pPr>
        <w:rPr>
          <w:rFonts w:ascii="Fb Fontext" w:hAnsi="Fb Fontext"/>
          <w:spacing w:val="-2"/>
          <w:sz w:val="32"/>
          <w:rtl/>
        </w:rPr>
      </w:pPr>
      <w:r w:rsidRPr="008402A8">
        <w:rPr>
          <w:rStyle w:val="affffe"/>
          <w:rFonts w:hint="cs"/>
          <w:rtl/>
        </w:rPr>
        <w:t>וכן רב:</w:t>
      </w:r>
      <w:r w:rsidR="008402A8">
        <w:rPr>
          <w:rStyle w:val="affffe"/>
          <w:rFonts w:hint="cs"/>
          <w:rtl/>
        </w:rPr>
        <w:t xml:space="preserve"> </w:t>
      </w:r>
      <w:r w:rsidRPr="00F71179">
        <w:rPr>
          <w:rFonts w:ascii="Fb Fontext" w:hAnsi="Fb Fontext" w:hint="cs"/>
          <w:spacing w:val="-2"/>
          <w:sz w:val="32"/>
          <w:rtl/>
        </w:rPr>
        <w:t>דב</w:t>
      </w:r>
      <w:r w:rsidRPr="00F71179">
        <w:rPr>
          <w:rFonts w:ascii="Fb Fontext" w:hAnsi="Fb Fontext"/>
          <w:spacing w:val="-2"/>
          <w:sz w:val="32"/>
          <w:rtl/>
        </w:rPr>
        <w:t xml:space="preserve">אמרה טמאה אני, וחזרה ואמרה טהורה אני, </w:t>
      </w:r>
      <w:r w:rsidR="00FF5B3D">
        <w:rPr>
          <w:rFonts w:ascii="Fb Fontext" w:hAnsi="Fb Fontext" w:hint="cs"/>
          <w:spacing w:val="-2"/>
          <w:sz w:val="32"/>
          <w:rtl/>
        </w:rPr>
        <w:t>ונתנה אמתלא נאמנת</w:t>
      </w:r>
      <w:r w:rsidR="00E268F4">
        <w:rPr>
          <w:rFonts w:ascii="Fb Fontext" w:hAnsi="Fb Fontext" w:hint="cs"/>
          <w:spacing w:val="-2"/>
          <w:sz w:val="32"/>
          <w:rtl/>
        </w:rPr>
        <w:t>,</w:t>
      </w:r>
    </w:p>
    <w:p w14:paraId="3536DC6E" w14:textId="1F87D953" w:rsidR="00AB7D20" w:rsidRPr="00F97732" w:rsidRDefault="00FF5B3D" w:rsidP="00FC2F32">
      <w:pPr>
        <w:rPr>
          <w:rtl/>
        </w:rPr>
      </w:pPr>
      <w:r w:rsidRPr="008402A8">
        <w:rPr>
          <w:rStyle w:val="affffe"/>
          <w:rFonts w:hint="cs"/>
          <w:rtl/>
        </w:rPr>
        <w:t>שמואל</w:t>
      </w:r>
      <w:r>
        <w:rPr>
          <w:rFonts w:ascii="Fb Fontext" w:hAnsi="Fb Fontext" w:hint="cs"/>
          <w:rtl/>
        </w:rPr>
        <w:t xml:space="preserve"> שנה ממנו מ' </w:t>
      </w:r>
      <w:r w:rsidR="00AB7D20">
        <w:rPr>
          <w:rFonts w:ascii="Fb Fontext" w:hAnsi="Fb Fontext" w:hint="cs"/>
          <w:rtl/>
        </w:rPr>
        <w:t>פעמים</w:t>
      </w:r>
      <w:r w:rsidR="00AB7D20" w:rsidRPr="00C35A2C">
        <w:rPr>
          <w:rFonts w:ascii="Fb Fontext" w:hAnsi="Fb Fontext"/>
          <w:rtl/>
        </w:rPr>
        <w:t xml:space="preserve">, ואפ"ה לא </w:t>
      </w:r>
      <w:r>
        <w:rPr>
          <w:rFonts w:ascii="Fb Fontext" w:hAnsi="Fb Fontext" w:hint="cs"/>
          <w:rtl/>
        </w:rPr>
        <w:t>נהג כן לגבי עצמו</w:t>
      </w:r>
      <w:r w:rsidR="00FC2F32">
        <w:rPr>
          <w:rFonts w:hint="cs"/>
          <w:rtl/>
        </w:rPr>
        <w:t>,</w:t>
      </w:r>
    </w:p>
    <w:p w14:paraId="14B34A92" w14:textId="77777777" w:rsidR="00AB7D20" w:rsidRPr="00C35A2C" w:rsidRDefault="00AB7D20" w:rsidP="00E26091">
      <w:pPr>
        <w:pStyle w:val="afff"/>
        <w:framePr w:wrap="around"/>
        <w:rPr>
          <w:rtl/>
        </w:rPr>
      </w:pPr>
      <w:bookmarkStart w:id="167" w:name="_Toc119352952"/>
      <w:r w:rsidRPr="00C35A2C">
        <w:rPr>
          <w:rFonts w:hint="cs"/>
          <w:rtl/>
        </w:rPr>
        <w:t>כב:</w:t>
      </w:r>
      <w:bookmarkEnd w:id="167"/>
    </w:p>
    <w:p w14:paraId="1557A734" w14:textId="43D3E12E" w:rsidR="00E268F4" w:rsidRDefault="00CF473C" w:rsidP="00F1680A">
      <w:pPr>
        <w:pStyle w:val="affffb"/>
        <w:rPr>
          <w:rtl/>
        </w:rPr>
      </w:pPr>
      <w:bookmarkStart w:id="168" w:name="_Toc119352953"/>
      <w:r>
        <w:rPr>
          <w:rFonts w:hint="cs"/>
          <w:rtl/>
        </w:rPr>
        <w:t>ב'</w:t>
      </w:r>
      <w:r w:rsidR="00AB7D20" w:rsidRPr="00CA7D65">
        <w:rPr>
          <w:rtl/>
        </w:rPr>
        <w:t xml:space="preserve"> אומרים מת </w:t>
      </w:r>
      <w:r w:rsidR="00FF5B3D" w:rsidRPr="00CA7D65">
        <w:rPr>
          <w:rFonts w:hint="cs"/>
          <w:rtl/>
        </w:rPr>
        <w:t xml:space="preserve">או נתגרשה </w:t>
      </w:r>
      <w:r w:rsidR="00AB7D20" w:rsidRPr="00CA7D65">
        <w:rPr>
          <w:rtl/>
        </w:rPr>
        <w:t>ו</w:t>
      </w:r>
      <w:r>
        <w:rPr>
          <w:rFonts w:hint="cs"/>
          <w:rtl/>
        </w:rPr>
        <w:t>ב'</w:t>
      </w:r>
      <w:r w:rsidR="00AB7D20" w:rsidRPr="00CA7D65">
        <w:rPr>
          <w:rtl/>
        </w:rPr>
        <w:t xml:space="preserve"> אומרים לא מת, </w:t>
      </w:r>
      <w:r w:rsidR="00FF5B3D" w:rsidRPr="00CA7D65">
        <w:rPr>
          <w:rFonts w:hint="cs"/>
          <w:rtl/>
        </w:rPr>
        <w:t>לא נתגרשה</w:t>
      </w:r>
      <w:r w:rsidR="00E268F4">
        <w:rPr>
          <w:rFonts w:hint="cs"/>
          <w:rtl/>
        </w:rPr>
        <w:t>,</w:t>
      </w:r>
      <w:r>
        <w:rPr>
          <w:rFonts w:hint="cs"/>
          <w:rtl/>
        </w:rPr>
        <w:t>[ג]</w:t>
      </w:r>
      <w:bookmarkEnd w:id="168"/>
    </w:p>
    <w:p w14:paraId="6D48F509" w14:textId="2553A7C3" w:rsidR="00AB7D20" w:rsidRDefault="00FF5B3D" w:rsidP="00AB7D20">
      <w:pPr>
        <w:rPr>
          <w:rFonts w:ascii="Fb Fontext" w:hAnsi="Fb Fontext"/>
          <w:sz w:val="32"/>
          <w:rtl/>
        </w:rPr>
      </w:pPr>
      <w:r w:rsidRPr="00FF5B3D">
        <w:rPr>
          <w:rStyle w:val="affffe"/>
          <w:rFonts w:hint="cs"/>
          <w:rtl/>
        </w:rPr>
        <w:t>רמב</w:t>
      </w:r>
      <w:r w:rsidR="002B7BCC">
        <w:rPr>
          <w:rStyle w:val="affffe"/>
          <w:rtl/>
        </w:rPr>
        <w:t>"</w:t>
      </w:r>
      <w:r w:rsidRPr="00FF5B3D">
        <w:rPr>
          <w:rStyle w:val="affffe"/>
          <w:rFonts w:hint="cs"/>
          <w:rtl/>
        </w:rPr>
        <w:t>י</w:t>
      </w:r>
      <w:r w:rsidR="00AB7D20" w:rsidRPr="00FF5B3D">
        <w:rPr>
          <w:rStyle w:val="affffe"/>
          <w:rtl/>
        </w:rPr>
        <w:t>:</w:t>
      </w:r>
      <w:r w:rsidR="00AB7D20" w:rsidRPr="00C35A2C">
        <w:rPr>
          <w:rFonts w:ascii="Fb Fontext" w:hAnsi="Fb Fontext"/>
          <w:sz w:val="32"/>
          <w:rtl/>
        </w:rPr>
        <w:t xml:space="preserve"> תצא</w:t>
      </w:r>
      <w:r w:rsidR="00E02F1C">
        <w:rPr>
          <w:rFonts w:ascii="Fb Fontext" w:hAnsi="Fb Fontext" w:hint="cs"/>
          <w:sz w:val="32"/>
          <w:rtl/>
        </w:rPr>
        <w:t>,</w:t>
      </w:r>
      <w:r w:rsidR="00AB7D20" w:rsidRPr="00C35A2C">
        <w:rPr>
          <w:rFonts w:ascii="Fb Fontext" w:hAnsi="Fb Fontext" w:hint="cs"/>
          <w:sz w:val="32"/>
          <w:rtl/>
        </w:rPr>
        <w:t xml:space="preserve"> </w:t>
      </w:r>
      <w:r w:rsidR="00AB7D20" w:rsidRPr="00C35A2C">
        <w:rPr>
          <w:rFonts w:ascii="Fb Fontext" w:hAnsi="Fb Fontext"/>
          <w:sz w:val="32"/>
          <w:rtl/>
        </w:rPr>
        <w:t>אבל נשאת ואח"כ באו עדים לא תצא.</w:t>
      </w:r>
    </w:p>
    <w:p w14:paraId="3D16488A" w14:textId="506D30D6" w:rsidR="00E02F1C" w:rsidRPr="00C35A2C" w:rsidRDefault="00E02F1C" w:rsidP="00E02F1C">
      <w:pPr>
        <w:pStyle w:val="afffff"/>
        <w:ind w:left="607"/>
        <w:rPr>
          <w:rtl/>
        </w:rPr>
      </w:pPr>
      <w:r w:rsidRPr="00E02F1C">
        <w:rPr>
          <w:rFonts w:hint="cs"/>
          <w:rtl/>
        </w:rPr>
        <w:t xml:space="preserve">אף דתרי ותרי </w:t>
      </w:r>
      <w:r w:rsidRPr="00E02F1C">
        <w:rPr>
          <w:rtl/>
        </w:rPr>
        <w:t>–</w:t>
      </w:r>
      <w:r w:rsidRPr="00E02F1C">
        <w:rPr>
          <w:rFonts w:hint="cs"/>
          <w:rtl/>
        </w:rPr>
        <w:t xml:space="preserve"> </w:t>
      </w:r>
      <w:r>
        <w:rPr>
          <w:rFonts w:hint="cs"/>
          <w:rtl/>
        </w:rPr>
        <w:t>דמיירי שנישאת לא' מהעדים הרשונים דלעצמו אין לו ספק והיא אינה אף באשם תלוי שאומרת ברי לי שמת</w:t>
      </w:r>
    </w:p>
    <w:p w14:paraId="22ED5454" w14:textId="2B5D8D40" w:rsidR="00AB7D20" w:rsidRDefault="00AB7D20" w:rsidP="00E02F1C">
      <w:pPr>
        <w:rPr>
          <w:rFonts w:ascii="Fb Fontext" w:hAnsi="Fb Fontext"/>
          <w:sz w:val="32"/>
          <w:rtl/>
        </w:rPr>
      </w:pPr>
      <w:r w:rsidRPr="00FF5B3D">
        <w:rPr>
          <w:rStyle w:val="affffe"/>
          <w:rFonts w:hint="cs"/>
          <w:rtl/>
        </w:rPr>
        <w:t>ת</w:t>
      </w:r>
      <w:r w:rsidRPr="00FF5B3D">
        <w:rPr>
          <w:rStyle w:val="affffe"/>
          <w:rtl/>
        </w:rPr>
        <w:t>"</w:t>
      </w:r>
      <w:r w:rsidRPr="00FF5B3D">
        <w:rPr>
          <w:rStyle w:val="affffe"/>
          <w:rFonts w:hint="cs"/>
          <w:rtl/>
        </w:rPr>
        <w:t>ק:</w:t>
      </w:r>
      <w:r w:rsidRPr="00C35A2C">
        <w:rPr>
          <w:rFonts w:ascii="Fb Fontext" w:hAnsi="Fb Fontext" w:hint="cs"/>
          <w:sz w:val="32"/>
          <w:rtl/>
        </w:rPr>
        <w:t xml:space="preserve"> </w:t>
      </w:r>
      <w:r w:rsidRPr="00C35A2C">
        <w:rPr>
          <w:rFonts w:ascii="Fb Fontext" w:hAnsi="Fb Fontext"/>
          <w:sz w:val="32"/>
          <w:rtl/>
        </w:rPr>
        <w:t>לא תנשא, ואם נשאת - לא תצא,</w:t>
      </w:r>
    </w:p>
    <w:p w14:paraId="08B7DFB8" w14:textId="0ABD93A6" w:rsidR="00AB7D20" w:rsidRPr="00730169" w:rsidRDefault="00AB7D20" w:rsidP="00FC2F32">
      <w:pPr>
        <w:rPr>
          <w:spacing w:val="-2"/>
          <w:rtl/>
        </w:rPr>
      </w:pPr>
      <w:r w:rsidRPr="00730169">
        <w:rPr>
          <w:rStyle w:val="affffe"/>
          <w:rtl/>
        </w:rPr>
        <w:t>• אר</w:t>
      </w:r>
      <w:r w:rsidRPr="00730169">
        <w:rPr>
          <w:rStyle w:val="affffe"/>
          <w:rFonts w:hint="cs"/>
          <w:rtl/>
        </w:rPr>
        <w:t>י</w:t>
      </w:r>
      <w:r w:rsidRPr="00730169">
        <w:rPr>
          <w:rStyle w:val="affffe"/>
          <w:rtl/>
        </w:rPr>
        <w:t>"</w:t>
      </w:r>
      <w:r w:rsidRPr="00730169">
        <w:rPr>
          <w:rStyle w:val="affffe"/>
          <w:rFonts w:hint="cs"/>
          <w:rtl/>
        </w:rPr>
        <w:t>ו</w:t>
      </w:r>
      <w:r w:rsidRPr="00730169">
        <w:rPr>
          <w:rStyle w:val="affffe"/>
          <w:rtl/>
        </w:rPr>
        <w:t>:</w:t>
      </w:r>
      <w:r w:rsidRPr="00730169">
        <w:rPr>
          <w:spacing w:val="-2"/>
          <w:rtl/>
        </w:rPr>
        <w:t xml:space="preserve"> </w:t>
      </w:r>
      <w:r w:rsidR="00E02F1C" w:rsidRPr="00730169">
        <w:rPr>
          <w:rFonts w:hint="cs"/>
          <w:spacing w:val="-2"/>
          <w:rtl/>
        </w:rPr>
        <w:t xml:space="preserve">אמרו ב' </w:t>
      </w:r>
      <w:r w:rsidRPr="00FD1F0A">
        <w:rPr>
          <w:rFonts w:cs="PFT_Frank"/>
          <w:b/>
          <w:bCs/>
          <w:spacing w:val="-2"/>
          <w:szCs w:val="14"/>
          <w:rtl/>
        </w:rPr>
        <w:t>מת</w:t>
      </w:r>
      <w:r w:rsidR="00E02F1C" w:rsidRPr="00730169">
        <w:rPr>
          <w:rFonts w:hint="cs"/>
          <w:spacing w:val="-2"/>
          <w:rtl/>
        </w:rPr>
        <w:t>,</w:t>
      </w:r>
      <w:r w:rsidRPr="00730169">
        <w:rPr>
          <w:spacing w:val="-2"/>
          <w:rtl/>
        </w:rPr>
        <w:t xml:space="preserve"> </w:t>
      </w:r>
      <w:r w:rsidR="00E02F1C" w:rsidRPr="00730169">
        <w:rPr>
          <w:rFonts w:hint="cs"/>
          <w:spacing w:val="-2"/>
          <w:rtl/>
        </w:rPr>
        <w:t xml:space="preserve">וב' </w:t>
      </w:r>
      <w:r w:rsidRPr="00730169">
        <w:rPr>
          <w:spacing w:val="-2"/>
          <w:rtl/>
        </w:rPr>
        <w:t xml:space="preserve">לא </w:t>
      </w:r>
      <w:r w:rsidRPr="00FD1F0A">
        <w:rPr>
          <w:rFonts w:cs="PFT_Frank"/>
          <w:b/>
          <w:bCs/>
          <w:spacing w:val="-2"/>
          <w:szCs w:val="14"/>
          <w:rtl/>
        </w:rPr>
        <w:t>מת</w:t>
      </w:r>
      <w:r w:rsidR="00E02F1C" w:rsidRPr="00730169">
        <w:rPr>
          <w:rFonts w:hint="cs"/>
          <w:spacing w:val="-2"/>
          <w:rtl/>
        </w:rPr>
        <w:t xml:space="preserve"> </w:t>
      </w:r>
      <w:r w:rsidRPr="00730169">
        <w:rPr>
          <w:spacing w:val="-2"/>
          <w:rtl/>
        </w:rPr>
        <w:t>לא תנשא, ואם נשאת - לא תצא.</w:t>
      </w:r>
    </w:p>
    <w:p w14:paraId="110E413B" w14:textId="5B84DBAB" w:rsidR="00AB7D20" w:rsidRPr="00730169" w:rsidRDefault="00AB7D20" w:rsidP="00FC2F32">
      <w:pPr>
        <w:rPr>
          <w:rFonts w:cs="Guttman Vilna"/>
          <w:b/>
          <w:bCs/>
          <w:spacing w:val="-4"/>
          <w:rtl/>
        </w:rPr>
      </w:pPr>
      <w:r w:rsidRPr="00730169">
        <w:rPr>
          <w:rFonts w:hint="cs"/>
          <w:spacing w:val="-4"/>
          <w:rtl/>
        </w:rPr>
        <w:t xml:space="preserve">   </w:t>
      </w:r>
      <w:r w:rsidR="00E02F1C" w:rsidRPr="00730169">
        <w:rPr>
          <w:rFonts w:hint="cs"/>
          <w:spacing w:val="-4"/>
          <w:rtl/>
        </w:rPr>
        <w:t xml:space="preserve">אמרו ב' </w:t>
      </w:r>
      <w:r w:rsidRPr="00FD1F0A">
        <w:rPr>
          <w:rFonts w:cs="PFT_Frank"/>
          <w:b/>
          <w:bCs/>
          <w:spacing w:val="-4"/>
          <w:szCs w:val="14"/>
          <w:rtl/>
        </w:rPr>
        <w:t xml:space="preserve">נתגרשה </w:t>
      </w:r>
      <w:r w:rsidRPr="00730169">
        <w:rPr>
          <w:spacing w:val="-4"/>
          <w:rtl/>
        </w:rPr>
        <w:t>ו</w:t>
      </w:r>
      <w:r w:rsidR="00E02F1C" w:rsidRPr="00730169">
        <w:rPr>
          <w:rFonts w:hint="cs"/>
          <w:spacing w:val="-4"/>
          <w:rtl/>
        </w:rPr>
        <w:t>ב'</w:t>
      </w:r>
      <w:r w:rsidRPr="00730169">
        <w:rPr>
          <w:spacing w:val="-4"/>
          <w:rtl/>
        </w:rPr>
        <w:t xml:space="preserve"> לא </w:t>
      </w:r>
      <w:r w:rsidRPr="00FD1F0A">
        <w:rPr>
          <w:rFonts w:cs="PFT_Frank"/>
          <w:b/>
          <w:bCs/>
          <w:spacing w:val="-4"/>
          <w:szCs w:val="14"/>
          <w:rtl/>
        </w:rPr>
        <w:t xml:space="preserve">נתגרשה </w:t>
      </w:r>
      <w:r w:rsidR="00E02F1C" w:rsidRPr="00FD1F0A">
        <w:rPr>
          <w:rFonts w:cs="PFT_Frank" w:hint="cs"/>
          <w:b/>
          <w:bCs/>
          <w:spacing w:val="-4"/>
          <w:szCs w:val="14"/>
          <w:rtl/>
        </w:rPr>
        <w:t>-</w:t>
      </w:r>
      <w:r w:rsidRPr="00730169">
        <w:rPr>
          <w:spacing w:val="-4"/>
          <w:rtl/>
        </w:rPr>
        <w:t xml:space="preserve">לא תנשא, ואם נשאת - </w:t>
      </w:r>
      <w:r w:rsidRPr="00FD1F0A">
        <w:rPr>
          <w:rFonts w:cs="PFT_Frank"/>
          <w:b/>
          <w:bCs/>
          <w:spacing w:val="-4"/>
          <w:szCs w:val="14"/>
          <w:rtl/>
        </w:rPr>
        <w:t>תצא.</w:t>
      </w:r>
    </w:p>
    <w:p w14:paraId="6C82AE39" w14:textId="77777777" w:rsidR="00CF473C" w:rsidRDefault="00AB7D20" w:rsidP="00FC2F32">
      <w:pPr>
        <w:rPr>
          <w:rStyle w:val="affffe"/>
          <w:rtl/>
        </w:rPr>
      </w:pPr>
      <w:r w:rsidRPr="00E02F1C">
        <w:rPr>
          <w:rStyle w:val="affffe"/>
          <w:rFonts w:hint="cs"/>
          <w:rtl/>
        </w:rPr>
        <w:t xml:space="preserve">א. </w:t>
      </w:r>
      <w:r w:rsidRPr="00E02F1C">
        <w:rPr>
          <w:rStyle w:val="affffe"/>
          <w:rtl/>
        </w:rPr>
        <w:t xml:space="preserve">אביי: </w:t>
      </w:r>
      <w:r w:rsidRPr="00FD1F0A">
        <w:rPr>
          <w:rFonts w:cs="PFT_Frank" w:hint="cs"/>
          <w:b/>
          <w:bCs/>
          <w:szCs w:val="14"/>
          <w:rtl/>
        </w:rPr>
        <w:t xml:space="preserve">רישא </w:t>
      </w:r>
      <w:r w:rsidRPr="00C35A2C">
        <w:rPr>
          <w:rFonts w:hint="cs"/>
          <w:rtl/>
        </w:rPr>
        <w:t>בע</w:t>
      </w:r>
      <w:r w:rsidR="002B7BCC">
        <w:rPr>
          <w:rtl/>
        </w:rPr>
        <w:t>"</w:t>
      </w:r>
      <w:r w:rsidR="00FC7B03">
        <w:rPr>
          <w:rFonts w:hint="cs"/>
          <w:rtl/>
        </w:rPr>
        <w:t>א</w:t>
      </w:r>
      <w:r w:rsidRPr="00C35A2C">
        <w:rPr>
          <w:rFonts w:hint="cs"/>
          <w:rtl/>
        </w:rPr>
        <w:t xml:space="preserve"> ד</w:t>
      </w:r>
      <w:r w:rsidRPr="00C35A2C">
        <w:rPr>
          <w:rtl/>
        </w:rPr>
        <w:t>הימנוהו רבנן כ</w:t>
      </w:r>
      <w:r w:rsidR="00FC7B03">
        <w:rPr>
          <w:rFonts w:hint="cs"/>
          <w:rtl/>
        </w:rPr>
        <w:t>ת</w:t>
      </w:r>
      <w:r w:rsidRPr="00C35A2C">
        <w:rPr>
          <w:rtl/>
        </w:rPr>
        <w:t xml:space="preserve">רי, </w:t>
      </w:r>
    </w:p>
    <w:p w14:paraId="0F0FD94C" w14:textId="2EE15770" w:rsidR="00E268F4" w:rsidRDefault="00AB7D20" w:rsidP="00CF473C">
      <w:pPr>
        <w:ind w:left="453" w:firstLine="0"/>
        <w:rPr>
          <w:rtl/>
        </w:rPr>
      </w:pPr>
      <w:r w:rsidRPr="00FC7B03">
        <w:rPr>
          <w:rStyle w:val="affffe"/>
          <w:rtl/>
        </w:rPr>
        <w:t>כעולא:</w:t>
      </w:r>
      <w:r w:rsidRPr="00C35A2C">
        <w:rPr>
          <w:rtl/>
        </w:rPr>
        <w:t xml:space="preserve"> </w:t>
      </w:r>
      <w:r w:rsidRPr="00C35A2C">
        <w:rPr>
          <w:rFonts w:hint="cs"/>
          <w:rtl/>
        </w:rPr>
        <w:t>ד</w:t>
      </w:r>
      <w:r w:rsidRPr="00C35A2C">
        <w:rPr>
          <w:rtl/>
        </w:rPr>
        <w:t>כל מקום שהאמינה תורה</w:t>
      </w:r>
      <w:r w:rsidR="00FC7B03">
        <w:rPr>
          <w:rFonts w:hint="cs"/>
          <w:rtl/>
        </w:rPr>
        <w:t xml:space="preserve"> </w:t>
      </w:r>
      <w:r w:rsidRPr="00C35A2C">
        <w:rPr>
          <w:rtl/>
        </w:rPr>
        <w:t>ע</w:t>
      </w:r>
      <w:r w:rsidR="00CF473C">
        <w:rPr>
          <w:rFonts w:hint="cs"/>
          <w:rtl/>
        </w:rPr>
        <w:t>"א</w:t>
      </w:r>
      <w:r w:rsidRPr="00C35A2C">
        <w:rPr>
          <w:rtl/>
        </w:rPr>
        <w:t xml:space="preserve"> הרי כאן שנים</w:t>
      </w:r>
      <w:r w:rsidR="00E268F4">
        <w:rPr>
          <w:rtl/>
        </w:rPr>
        <w:t>,</w:t>
      </w:r>
    </w:p>
    <w:p w14:paraId="0EA6FC12" w14:textId="5EB634AE" w:rsidR="00AB7D20" w:rsidRPr="00C35A2C" w:rsidRDefault="00FC7B03" w:rsidP="00FC7B03">
      <w:pPr>
        <w:rPr>
          <w:rFonts w:ascii="Fb Fontext" w:hAnsi="Fb Fontext"/>
          <w:rtl/>
        </w:rPr>
      </w:pPr>
      <w:r>
        <w:rPr>
          <w:rStyle w:val="affffe"/>
          <w:rFonts w:hint="cs"/>
          <w:rtl/>
        </w:rPr>
        <w:t xml:space="preserve">ומה שאמר שלא מת </w:t>
      </w:r>
      <w:r w:rsidR="00AB7D20" w:rsidRPr="00C35A2C">
        <w:rPr>
          <w:rFonts w:ascii="Fb Fontext" w:hAnsi="Fb Fontext"/>
          <w:rtl/>
        </w:rPr>
        <w:t>הו</w:t>
      </w:r>
      <w:r>
        <w:rPr>
          <w:rFonts w:ascii="Fb Fontext" w:hAnsi="Fb Fontext" w:hint="cs"/>
          <w:rtl/>
        </w:rPr>
        <w:t>"ל</w:t>
      </w:r>
      <w:r w:rsidR="00AB7D20" w:rsidRPr="00C35A2C">
        <w:rPr>
          <w:rFonts w:ascii="Fb Fontext" w:hAnsi="Fb Fontext"/>
          <w:rtl/>
        </w:rPr>
        <w:t xml:space="preserve"> חד, ואין דבריו של אחד במקום שנים.</w:t>
      </w:r>
    </w:p>
    <w:p w14:paraId="3720E461" w14:textId="4449625D" w:rsidR="00AB7D20" w:rsidRPr="00730169" w:rsidRDefault="00AB7D20" w:rsidP="00AB7D20">
      <w:pPr>
        <w:rPr>
          <w:rFonts w:ascii="Fb Fontext" w:hAnsi="Fb Fontext"/>
          <w:spacing w:val="-4"/>
          <w:rtl/>
        </w:rPr>
      </w:pPr>
      <w:r w:rsidRPr="00730169">
        <w:rPr>
          <w:rFonts w:ascii="Fb Fontext" w:hAnsi="Fb Fontext"/>
          <w:spacing w:val="-4"/>
          <w:rtl/>
        </w:rPr>
        <w:t>א</w:t>
      </w:r>
      <w:r w:rsidRPr="00730169">
        <w:rPr>
          <w:rFonts w:ascii="Fb Fontext" w:hAnsi="Fb Fontext" w:hint="cs"/>
          <w:spacing w:val="-4"/>
          <w:rtl/>
        </w:rPr>
        <w:t xml:space="preserve">בל לכתחילה לא </w:t>
      </w:r>
      <w:r w:rsidRPr="00730169">
        <w:rPr>
          <w:rStyle w:val="affffe"/>
          <w:rFonts w:hint="cs"/>
          <w:spacing w:val="-4"/>
          <w:rtl/>
        </w:rPr>
        <w:t>כ</w:t>
      </w:r>
      <w:r w:rsidR="00FC7B03" w:rsidRPr="00730169">
        <w:rPr>
          <w:rStyle w:val="affffe"/>
          <w:rFonts w:hint="cs"/>
          <w:spacing w:val="-4"/>
          <w:rtl/>
        </w:rPr>
        <w:t>ר</w:t>
      </w:r>
      <w:r w:rsidR="002B7BCC">
        <w:rPr>
          <w:rStyle w:val="affffe"/>
          <w:spacing w:val="-4"/>
          <w:rtl/>
        </w:rPr>
        <w:t>"</w:t>
      </w:r>
      <w:r w:rsidR="00FC7B03" w:rsidRPr="00730169">
        <w:rPr>
          <w:rStyle w:val="affffe"/>
          <w:rFonts w:hint="cs"/>
          <w:spacing w:val="-4"/>
          <w:rtl/>
        </w:rPr>
        <w:t>א</w:t>
      </w:r>
      <w:r w:rsidRPr="00730169">
        <w:rPr>
          <w:rStyle w:val="affffe"/>
          <w:spacing w:val="-4"/>
          <w:rtl/>
        </w:rPr>
        <w:t xml:space="preserve">: </w:t>
      </w:r>
      <w:r w:rsidRPr="00730169">
        <w:rPr>
          <w:rFonts w:ascii="Fb Fontext" w:hAnsi="Fb Fontext" w:hint="cs"/>
          <w:spacing w:val="-4"/>
          <w:rtl/>
        </w:rPr>
        <w:t>ד</w:t>
      </w:r>
      <w:r w:rsidRPr="00730169">
        <w:rPr>
          <w:rStyle w:val="affffa"/>
          <w:rFonts w:hint="cs"/>
          <w:spacing w:val="-4"/>
          <w:rtl/>
        </w:rPr>
        <w:t>'</w:t>
      </w:r>
      <w:r w:rsidRPr="00730169">
        <w:rPr>
          <w:rStyle w:val="affffa"/>
          <w:spacing w:val="-4"/>
          <w:rtl/>
        </w:rPr>
        <w:t>הסר ממך עקשות פה ולזות שפתים הרחק ממך.</w:t>
      </w:r>
    </w:p>
    <w:p w14:paraId="304C3DEA" w14:textId="12AA35C9" w:rsidR="00AB7D20" w:rsidRPr="00C35A2C" w:rsidRDefault="00AB7D20" w:rsidP="00FC7B03">
      <w:pPr>
        <w:rPr>
          <w:rFonts w:ascii="Fb Fontext" w:hAnsi="Fb Fontext" w:cs="Guttman Vilna"/>
          <w:b/>
          <w:bCs/>
          <w:rtl/>
        </w:rPr>
      </w:pPr>
      <w:r w:rsidRPr="00FD1F0A">
        <w:rPr>
          <w:rFonts w:cs="PFT_Frank"/>
          <w:b/>
          <w:bCs/>
          <w:szCs w:val="14"/>
          <w:rtl/>
        </w:rPr>
        <w:t>סיפא,</w:t>
      </w:r>
      <w:r w:rsidRPr="00C35A2C">
        <w:rPr>
          <w:rFonts w:ascii="Fb Fontext" w:hAnsi="Fb Fontext"/>
          <w:rtl/>
        </w:rPr>
        <w:t xml:space="preserve"> ע"</w:t>
      </w:r>
      <w:r w:rsidRPr="00C35A2C">
        <w:rPr>
          <w:rFonts w:ascii="Fb Fontext" w:hAnsi="Fb Fontext" w:hint="cs"/>
          <w:rtl/>
        </w:rPr>
        <w:t>א א</w:t>
      </w:r>
      <w:r w:rsidRPr="00C35A2C">
        <w:rPr>
          <w:rFonts w:ascii="Fb Fontext" w:hAnsi="Fb Fontext"/>
          <w:rtl/>
        </w:rPr>
        <w:t>ומר נתגרשה וע"</w:t>
      </w:r>
      <w:r w:rsidRPr="00C35A2C">
        <w:rPr>
          <w:rFonts w:ascii="Fb Fontext" w:hAnsi="Fb Fontext" w:hint="cs"/>
          <w:rtl/>
        </w:rPr>
        <w:t>א</w:t>
      </w:r>
      <w:r w:rsidRPr="00C35A2C">
        <w:rPr>
          <w:rFonts w:ascii="Fb Fontext" w:hAnsi="Fb Fontext"/>
          <w:rtl/>
        </w:rPr>
        <w:t xml:space="preserve"> אומר לא נתגרשה </w:t>
      </w:r>
      <w:r w:rsidR="00BB25DF">
        <w:rPr>
          <w:rFonts w:ascii="Fb Fontext" w:hAnsi="Fb Fontext" w:hint="cs"/>
          <w:rtl/>
        </w:rPr>
        <w:t>-</w:t>
      </w:r>
      <w:r w:rsidR="00FC7B03">
        <w:rPr>
          <w:rFonts w:ascii="Fb Fontext" w:hAnsi="Fb Fontext" w:hint="cs"/>
          <w:rtl/>
        </w:rPr>
        <w:t>שניהם מעידים באשת איש ומה שאמר נתגרשה</w:t>
      </w:r>
      <w:r w:rsidRPr="00C35A2C">
        <w:rPr>
          <w:rFonts w:ascii="Fb Fontext" w:hAnsi="Fb Fontext"/>
          <w:rtl/>
        </w:rPr>
        <w:t xml:space="preserve"> הו</w:t>
      </w:r>
      <w:r w:rsidR="008402A8">
        <w:rPr>
          <w:rFonts w:ascii="Fb Fontext" w:hAnsi="Fb Fontext" w:hint="cs"/>
          <w:rtl/>
        </w:rPr>
        <w:t>"ל</w:t>
      </w:r>
      <w:r w:rsidRPr="00C35A2C">
        <w:rPr>
          <w:rFonts w:ascii="Fb Fontext" w:hAnsi="Fb Fontext"/>
          <w:rtl/>
        </w:rPr>
        <w:t xml:space="preserve"> חד, ואין דבריו של אחד במקום שנים.</w:t>
      </w:r>
    </w:p>
    <w:p w14:paraId="728AC90D" w14:textId="4BC6043E" w:rsidR="00E268F4" w:rsidRDefault="00AB7D20" w:rsidP="00FC7B03">
      <w:pPr>
        <w:rPr>
          <w:rFonts w:ascii="Fb Fontext" w:hAnsi="Fb Fontext"/>
          <w:sz w:val="32"/>
          <w:rtl/>
        </w:rPr>
      </w:pPr>
      <w:r w:rsidRPr="00FC7B03">
        <w:rPr>
          <w:rStyle w:val="affffe"/>
          <w:rFonts w:hint="cs"/>
          <w:rtl/>
        </w:rPr>
        <w:lastRenderedPageBreak/>
        <w:t xml:space="preserve">ב. </w:t>
      </w:r>
      <w:r w:rsidRPr="00FC7B03">
        <w:rPr>
          <w:rStyle w:val="affffe"/>
          <w:rtl/>
        </w:rPr>
        <w:t xml:space="preserve">רבא: </w:t>
      </w:r>
      <w:r w:rsidRPr="00F71179">
        <w:rPr>
          <w:rFonts w:ascii="Fb Fontext" w:hAnsi="Fb Fontext"/>
          <w:spacing w:val="-2"/>
          <w:sz w:val="32"/>
          <w:rtl/>
        </w:rPr>
        <w:t xml:space="preserve">לעולם תרי ותרי נינהו, וראה </w:t>
      </w:r>
      <w:r w:rsidRPr="00FC7B03">
        <w:rPr>
          <w:rStyle w:val="affffe"/>
          <w:rtl/>
        </w:rPr>
        <w:t>ר</w:t>
      </w:r>
      <w:r w:rsidRPr="00FC7B03">
        <w:rPr>
          <w:rStyle w:val="affffe"/>
          <w:rFonts w:hint="cs"/>
          <w:rtl/>
        </w:rPr>
        <w:t>י</w:t>
      </w:r>
      <w:r w:rsidRPr="00FC7B03">
        <w:rPr>
          <w:rStyle w:val="affffe"/>
          <w:rtl/>
        </w:rPr>
        <w:t>"</w:t>
      </w:r>
      <w:r w:rsidRPr="00FC7B03">
        <w:rPr>
          <w:rStyle w:val="affffe"/>
          <w:rFonts w:hint="cs"/>
          <w:rtl/>
        </w:rPr>
        <w:t xml:space="preserve">ו דברי </w:t>
      </w:r>
      <w:r w:rsidR="00FC7B03">
        <w:rPr>
          <w:rStyle w:val="affffe"/>
          <w:rFonts w:hint="cs"/>
          <w:rtl/>
        </w:rPr>
        <w:t>רמבר</w:t>
      </w:r>
      <w:r w:rsidR="002B7BCC">
        <w:rPr>
          <w:rStyle w:val="affffe"/>
          <w:rtl/>
        </w:rPr>
        <w:t>"</w:t>
      </w:r>
      <w:r w:rsidR="00FC7B03">
        <w:rPr>
          <w:rStyle w:val="affffe"/>
          <w:rFonts w:hint="cs"/>
          <w:rtl/>
        </w:rPr>
        <w:t>י</w:t>
      </w:r>
      <w:r w:rsidRPr="00FC7B03">
        <w:rPr>
          <w:rStyle w:val="affffe"/>
          <w:rtl/>
        </w:rPr>
        <w:t xml:space="preserve"> </w:t>
      </w:r>
      <w:r w:rsidRPr="00F71179">
        <w:rPr>
          <w:rFonts w:ascii="Fb Fontext" w:hAnsi="Fb Fontext"/>
          <w:spacing w:val="-2"/>
          <w:sz w:val="32"/>
          <w:rtl/>
        </w:rPr>
        <w:t>בגרושין</w:t>
      </w:r>
      <w:r w:rsidR="00FC7B03">
        <w:rPr>
          <w:rFonts w:ascii="Fb Fontext" w:hAnsi="Fb Fontext" w:hint="cs"/>
          <w:spacing w:val="-2"/>
          <w:sz w:val="32"/>
          <w:rtl/>
        </w:rPr>
        <w:t xml:space="preserve"> שיכולה מכחשתו </w:t>
      </w:r>
      <w:r w:rsidR="00733333" w:rsidRPr="00733333">
        <w:rPr>
          <w:rStyle w:val="afffff0"/>
          <w:rFonts w:hint="cs"/>
          <w:rtl/>
        </w:rPr>
        <w:t>[</w:t>
      </w:r>
      <w:r w:rsidR="00FC7B03" w:rsidRPr="00733333">
        <w:rPr>
          <w:rStyle w:val="afffff0"/>
          <w:rFonts w:hint="cs"/>
          <w:rtl/>
        </w:rPr>
        <w:t>ואף דחזק</w:t>
      </w:r>
      <w:r w:rsidR="00733333" w:rsidRPr="00733333">
        <w:rPr>
          <w:rStyle w:val="afffff0"/>
          <w:rFonts w:hint="cs"/>
          <w:rtl/>
        </w:rPr>
        <w:t>ה אין אשה מעיזה בפני בעילה ביש עדים שמסייעי מעיזה]</w:t>
      </w:r>
      <w:r w:rsidRPr="00F71179">
        <w:rPr>
          <w:rFonts w:ascii="Fb Fontext" w:hAnsi="Fb Fontext"/>
          <w:spacing w:val="-2"/>
          <w:sz w:val="32"/>
          <w:rtl/>
        </w:rPr>
        <w:t xml:space="preserve"> ולא ראה במיתה</w:t>
      </w:r>
      <w:r w:rsidR="00FC7B03">
        <w:rPr>
          <w:rFonts w:ascii="Fb Fontext" w:hAnsi="Fb Fontext" w:hint="cs"/>
          <w:sz w:val="32"/>
          <w:rtl/>
        </w:rPr>
        <w:t xml:space="preserve"> ש</w:t>
      </w:r>
      <w:r w:rsidRPr="00C35A2C">
        <w:rPr>
          <w:rFonts w:ascii="Fb Fontext" w:hAnsi="Fb Fontext"/>
          <w:sz w:val="32"/>
          <w:rtl/>
        </w:rPr>
        <w:t>אינה יכולה מכחשתו</w:t>
      </w:r>
      <w:r w:rsidR="00E268F4">
        <w:rPr>
          <w:rFonts w:ascii="Fb Fontext" w:hAnsi="Fb Fontext"/>
          <w:sz w:val="32"/>
          <w:rtl/>
        </w:rPr>
        <w:t>,</w:t>
      </w:r>
    </w:p>
    <w:p w14:paraId="3E042E65" w14:textId="6E0FE32B" w:rsidR="00AB7D20" w:rsidRDefault="00AB7D20" w:rsidP="00AB7D20">
      <w:pPr>
        <w:rPr>
          <w:rFonts w:ascii="Fb Fontext" w:hAnsi="Fb Fontext"/>
          <w:sz w:val="32"/>
          <w:rtl/>
        </w:rPr>
      </w:pPr>
      <w:r w:rsidRPr="00733333">
        <w:rPr>
          <w:rStyle w:val="affffe"/>
          <w:rFonts w:hint="cs"/>
          <w:rtl/>
        </w:rPr>
        <w:t xml:space="preserve">ג. </w:t>
      </w:r>
      <w:r w:rsidRPr="00733333">
        <w:rPr>
          <w:rStyle w:val="affffe"/>
          <w:rtl/>
        </w:rPr>
        <w:t xml:space="preserve">רב אסי: </w:t>
      </w:r>
      <w:r w:rsidRPr="00C35A2C">
        <w:rPr>
          <w:rFonts w:ascii="Fb Fontext" w:hAnsi="Fb Fontext"/>
          <w:sz w:val="32"/>
          <w:rtl/>
        </w:rPr>
        <w:t>כגון דאמרי עדים עכשיו מת עכשיו גירשה,</w:t>
      </w:r>
    </w:p>
    <w:p w14:paraId="369B49F0" w14:textId="465DC4C0" w:rsidR="00AB7D20" w:rsidRPr="00F97732" w:rsidRDefault="00AB7D20" w:rsidP="003F337D">
      <w:pPr>
        <w:ind w:left="453" w:firstLine="57"/>
        <w:rPr>
          <w:rtl/>
        </w:rPr>
      </w:pPr>
      <w:r w:rsidRPr="00C35A2C">
        <w:rPr>
          <w:rFonts w:ascii="Fb Fontext" w:hAnsi="Fb Fontext"/>
          <w:rtl/>
        </w:rPr>
        <w:t>מיתה</w:t>
      </w:r>
      <w:r w:rsidR="005A1B47">
        <w:rPr>
          <w:rFonts w:ascii="Fb Fontext" w:hAnsi="Fb Fontext" w:hint="cs"/>
          <w:rtl/>
        </w:rPr>
        <w:t xml:space="preserve"> א</w:t>
      </w:r>
      <w:r w:rsidR="002B7BCC">
        <w:rPr>
          <w:rFonts w:ascii="Fb Fontext" w:hAnsi="Fb Fontext"/>
          <w:rtl/>
        </w:rPr>
        <w:t>"</w:t>
      </w:r>
      <w:r w:rsidR="005A1B47">
        <w:rPr>
          <w:rFonts w:ascii="Fb Fontext" w:hAnsi="Fb Fontext" w:hint="cs"/>
          <w:rtl/>
        </w:rPr>
        <w:t>א לברר משא</w:t>
      </w:r>
      <w:r w:rsidR="002B7BCC">
        <w:rPr>
          <w:rFonts w:ascii="Fb Fontext" w:hAnsi="Fb Fontext"/>
          <w:rtl/>
        </w:rPr>
        <w:t>"</w:t>
      </w:r>
      <w:r w:rsidR="005A1B47">
        <w:rPr>
          <w:rFonts w:ascii="Fb Fontext" w:hAnsi="Fb Fontext" w:hint="cs"/>
          <w:rtl/>
        </w:rPr>
        <w:t>כ גירושין דא</w:t>
      </w:r>
      <w:r w:rsidR="002B7BCC">
        <w:rPr>
          <w:rFonts w:ascii="Fb Fontext" w:hAnsi="Fb Fontext"/>
          <w:rtl/>
        </w:rPr>
        <w:t>"</w:t>
      </w:r>
      <w:r w:rsidR="005A1B47">
        <w:rPr>
          <w:rFonts w:ascii="Fb Fontext" w:hAnsi="Fb Fontext" w:hint="cs"/>
          <w:rtl/>
        </w:rPr>
        <w:t>כ הראי גיטך</w:t>
      </w:r>
      <w:r w:rsidR="00E268F4">
        <w:rPr>
          <w:rFonts w:ascii="Fb Fontext" w:hAnsi="Fb Fontext" w:hint="cs"/>
          <w:rtl/>
        </w:rPr>
        <w:t>,</w:t>
      </w:r>
    </w:p>
    <w:p w14:paraId="7E705978" w14:textId="77777777" w:rsidR="00AB7D20" w:rsidRPr="00C35A2C" w:rsidRDefault="00AB7D20" w:rsidP="00E26091">
      <w:pPr>
        <w:pStyle w:val="afff"/>
        <w:framePr w:wrap="around"/>
        <w:rPr>
          <w:rtl/>
        </w:rPr>
      </w:pPr>
      <w:bookmarkStart w:id="169" w:name="_Toc119352954"/>
      <w:r w:rsidRPr="00C35A2C">
        <w:rPr>
          <w:rFonts w:hint="cs"/>
          <w:rtl/>
        </w:rPr>
        <w:t>כג.</w:t>
      </w:r>
      <w:bookmarkEnd w:id="169"/>
    </w:p>
    <w:p w14:paraId="18A00071" w14:textId="0DA919AA" w:rsidR="009840B9" w:rsidRPr="00CF473C" w:rsidRDefault="009013ED" w:rsidP="00AB7D20">
      <w:pPr>
        <w:rPr>
          <w:rFonts w:ascii="Fb Fontext" w:hAnsi="Fb Fontext"/>
          <w:sz w:val="32"/>
          <w:rtl/>
        </w:rPr>
      </w:pPr>
      <w:bookmarkStart w:id="170" w:name="_Toc119352955"/>
      <w:r w:rsidRPr="00CF473C">
        <w:rPr>
          <w:rStyle w:val="affffc"/>
          <w:rFonts w:hint="cs"/>
          <w:spacing w:val="0"/>
          <w:rtl/>
        </w:rPr>
        <w:t xml:space="preserve">ב' </w:t>
      </w:r>
      <w:r w:rsidR="00AB7D20" w:rsidRPr="00CF473C">
        <w:rPr>
          <w:rStyle w:val="affffc"/>
          <w:spacing w:val="0"/>
          <w:rtl/>
        </w:rPr>
        <w:t>אומרים נתקדשה ו</w:t>
      </w:r>
      <w:r w:rsidRPr="00CF473C">
        <w:rPr>
          <w:rStyle w:val="affffc"/>
          <w:rFonts w:hint="cs"/>
          <w:spacing w:val="0"/>
          <w:rtl/>
        </w:rPr>
        <w:t>ב'</w:t>
      </w:r>
      <w:r w:rsidR="00AB7D20" w:rsidRPr="00CF473C">
        <w:rPr>
          <w:rStyle w:val="affffc"/>
          <w:spacing w:val="0"/>
          <w:rtl/>
        </w:rPr>
        <w:t xml:space="preserve"> אומרים לא נתקדשה</w:t>
      </w:r>
      <w:bookmarkEnd w:id="170"/>
      <w:r w:rsidR="00AB7D20" w:rsidRPr="00CF473C">
        <w:rPr>
          <w:rStyle w:val="affffc"/>
          <w:spacing w:val="0"/>
          <w:rtl/>
        </w:rPr>
        <w:t xml:space="preserve"> </w:t>
      </w:r>
      <w:r w:rsidRPr="00CF473C">
        <w:rPr>
          <w:rFonts w:ascii="Fb Fontext" w:hAnsi="Fb Fontext" w:cs="PFT_Frank" w:hint="cs"/>
          <w:b/>
          <w:bCs/>
          <w:sz w:val="32"/>
          <w:szCs w:val="14"/>
          <w:rtl/>
        </w:rPr>
        <w:t>-</w:t>
      </w:r>
      <w:r w:rsidR="00AB7D20" w:rsidRPr="00CF473C">
        <w:rPr>
          <w:rFonts w:ascii="Fb Fontext" w:hAnsi="Fb Fontext" w:cs="PFT_Frank"/>
          <w:b/>
          <w:bCs/>
          <w:sz w:val="32"/>
          <w:szCs w:val="14"/>
          <w:rtl/>
        </w:rPr>
        <w:t xml:space="preserve"> לא תנשא,</w:t>
      </w:r>
      <w:r w:rsidR="00AB7D20" w:rsidRPr="00CF473C">
        <w:rPr>
          <w:rFonts w:ascii="Fb Fontext" w:hAnsi="Fb Fontext"/>
          <w:sz w:val="32"/>
          <w:rtl/>
        </w:rPr>
        <w:t xml:space="preserve"> </w:t>
      </w:r>
    </w:p>
    <w:p w14:paraId="37255644" w14:textId="35FC62F9" w:rsidR="00AB7D20" w:rsidRPr="00DB6C68" w:rsidRDefault="009840B9" w:rsidP="009840B9">
      <w:pPr>
        <w:ind w:left="1813" w:firstLine="57"/>
        <w:rPr>
          <w:rtl/>
        </w:rPr>
      </w:pPr>
      <w:r>
        <w:rPr>
          <w:rStyle w:val="affffc"/>
          <w:rFonts w:hint="cs"/>
          <w:rtl/>
        </w:rPr>
        <w:t xml:space="preserve">    </w:t>
      </w:r>
      <w:r w:rsidR="00CF473C">
        <w:rPr>
          <w:rStyle w:val="affffc"/>
          <w:rFonts w:hint="cs"/>
          <w:rtl/>
        </w:rPr>
        <w:t xml:space="preserve">  </w:t>
      </w:r>
      <w:r w:rsidR="00AB7D20" w:rsidRPr="00F71179">
        <w:rPr>
          <w:rFonts w:ascii="Fb Fontext" w:hAnsi="Fb Fontext"/>
          <w:spacing w:val="-4"/>
          <w:sz w:val="32"/>
          <w:rtl/>
        </w:rPr>
        <w:t xml:space="preserve">ואם </w:t>
      </w:r>
      <w:r w:rsidR="00AB7D20" w:rsidRPr="00DB6C68">
        <w:rPr>
          <w:rtl/>
        </w:rPr>
        <w:t>נשאת - לא תצא.</w:t>
      </w:r>
    </w:p>
    <w:p w14:paraId="2E6B4A58" w14:textId="2A658C7E" w:rsidR="00AB7D20" w:rsidRPr="008624B4" w:rsidRDefault="009013ED" w:rsidP="00AB7D20">
      <w:pPr>
        <w:rPr>
          <w:rFonts w:ascii="Fb Fontext" w:hAnsi="Fb Fontext" w:cs="Guttman Vilna"/>
          <w:b/>
          <w:bCs/>
          <w:spacing w:val="-2"/>
        </w:rPr>
      </w:pPr>
      <w:r w:rsidRPr="008624B4">
        <w:rPr>
          <w:rFonts w:ascii="Fb Fontext" w:hAnsi="Fb Fontext" w:hint="cs"/>
          <w:spacing w:val="-2"/>
          <w:rtl/>
        </w:rPr>
        <w:t>ב'</w:t>
      </w:r>
      <w:r w:rsidR="00AB7D20" w:rsidRPr="008624B4">
        <w:rPr>
          <w:rFonts w:ascii="Fb Fontext" w:hAnsi="Fb Fontext"/>
          <w:spacing w:val="-2"/>
          <w:rtl/>
        </w:rPr>
        <w:t xml:space="preserve"> אומרים</w:t>
      </w:r>
      <w:r w:rsidR="00AB7D20" w:rsidRPr="008624B4">
        <w:rPr>
          <w:rFonts w:cs="PFT_Frank"/>
          <w:b/>
          <w:bCs/>
          <w:spacing w:val="-2"/>
          <w:szCs w:val="14"/>
          <w:rtl/>
        </w:rPr>
        <w:t xml:space="preserve"> נתגרשה </w:t>
      </w:r>
      <w:r w:rsidR="00AB7D20" w:rsidRPr="008624B4">
        <w:rPr>
          <w:rFonts w:ascii="Fb Fontext" w:hAnsi="Fb Fontext"/>
          <w:spacing w:val="-2"/>
          <w:rtl/>
        </w:rPr>
        <w:t>ו</w:t>
      </w:r>
      <w:r w:rsidRPr="008624B4">
        <w:rPr>
          <w:rFonts w:ascii="Fb Fontext" w:hAnsi="Fb Fontext" w:hint="cs"/>
          <w:spacing w:val="-2"/>
          <w:rtl/>
        </w:rPr>
        <w:t>ב'</w:t>
      </w:r>
      <w:r w:rsidR="00AB7D20" w:rsidRPr="008624B4">
        <w:rPr>
          <w:rFonts w:ascii="Fb Fontext" w:hAnsi="Fb Fontext"/>
          <w:spacing w:val="-2"/>
          <w:rtl/>
        </w:rPr>
        <w:t xml:space="preserve"> לא נתגרשה לא תנשא, ואם נשאת - </w:t>
      </w:r>
      <w:r w:rsidR="00AB7D20" w:rsidRPr="008624B4">
        <w:rPr>
          <w:rFonts w:cs="PFT_Frank"/>
          <w:b/>
          <w:bCs/>
          <w:spacing w:val="-2"/>
          <w:szCs w:val="14"/>
          <w:rtl/>
        </w:rPr>
        <w:t>תצא.</w:t>
      </w:r>
    </w:p>
    <w:p w14:paraId="333A4458" w14:textId="0B33F68F" w:rsidR="009840B9" w:rsidRPr="002327F4" w:rsidRDefault="00AB7D20" w:rsidP="008624B4">
      <w:pPr>
        <w:rPr>
          <w:rStyle w:val="afffff0"/>
          <w:spacing w:val="-6"/>
          <w:rtl/>
        </w:rPr>
      </w:pPr>
      <w:r w:rsidRPr="002327F4">
        <w:rPr>
          <w:rStyle w:val="affffe"/>
          <w:rFonts w:hint="cs"/>
          <w:spacing w:val="-6"/>
          <w:rtl/>
        </w:rPr>
        <w:t xml:space="preserve">א. </w:t>
      </w:r>
      <w:r w:rsidRPr="002327F4">
        <w:rPr>
          <w:rStyle w:val="affffe"/>
          <w:spacing w:val="-6"/>
          <w:rtl/>
        </w:rPr>
        <w:t>אביי:</w:t>
      </w:r>
      <w:r w:rsidRPr="002327F4">
        <w:rPr>
          <w:rFonts w:ascii="Fb Fontext" w:hAnsi="Fb Fontext"/>
          <w:spacing w:val="-6"/>
          <w:sz w:val="32"/>
          <w:rtl/>
        </w:rPr>
        <w:t xml:space="preserve"> </w:t>
      </w:r>
      <w:r w:rsidR="00502266" w:rsidRPr="00224771">
        <w:rPr>
          <w:rFonts w:ascii="Fb Fontext" w:hAnsi="Fb Fontext" w:cs="PFT_Frank" w:hint="cs"/>
          <w:b/>
          <w:bCs/>
          <w:spacing w:val="-6"/>
          <w:sz w:val="32"/>
          <w:szCs w:val="14"/>
          <w:rtl/>
        </w:rPr>
        <w:t>רישא</w:t>
      </w:r>
      <w:r w:rsidR="00502266" w:rsidRPr="002327F4">
        <w:rPr>
          <w:rFonts w:ascii="Fb Fontext" w:hAnsi="Fb Fontext" w:hint="cs"/>
          <w:spacing w:val="-6"/>
          <w:sz w:val="32"/>
          <w:rtl/>
        </w:rPr>
        <w:t xml:space="preserve"> </w:t>
      </w:r>
      <w:r w:rsidRPr="002327F4">
        <w:rPr>
          <w:rFonts w:ascii="Fb Fontext" w:hAnsi="Fb Fontext" w:hint="cs"/>
          <w:spacing w:val="-6"/>
          <w:sz w:val="32"/>
          <w:rtl/>
        </w:rPr>
        <w:t>בע</w:t>
      </w:r>
      <w:r w:rsidR="009013ED" w:rsidRPr="002327F4">
        <w:rPr>
          <w:rFonts w:ascii="Fb Fontext" w:hAnsi="Fb Fontext" w:hint="cs"/>
          <w:spacing w:val="-6"/>
          <w:sz w:val="32"/>
          <w:rtl/>
        </w:rPr>
        <w:t>"א</w:t>
      </w:r>
      <w:r w:rsidRPr="002327F4">
        <w:rPr>
          <w:rFonts w:ascii="Fb Fontext" w:hAnsi="Fb Fontext" w:hint="cs"/>
          <w:spacing w:val="-6"/>
          <w:sz w:val="32"/>
          <w:rtl/>
        </w:rPr>
        <w:t xml:space="preserve"> דגבי נתקדשה </w:t>
      </w:r>
      <w:r w:rsidR="009013ED" w:rsidRPr="002327F4">
        <w:rPr>
          <w:rFonts w:ascii="Fb Fontext" w:hAnsi="Fb Fontext" w:hint="cs"/>
          <w:spacing w:val="-6"/>
          <w:sz w:val="32"/>
          <w:rtl/>
        </w:rPr>
        <w:t xml:space="preserve">שניהם מעידים </w:t>
      </w:r>
      <w:r w:rsidRPr="002327F4">
        <w:rPr>
          <w:rFonts w:ascii="Fb Fontext" w:hAnsi="Fb Fontext" w:hint="cs"/>
          <w:spacing w:val="-6"/>
          <w:sz w:val="32"/>
          <w:rtl/>
        </w:rPr>
        <w:t xml:space="preserve"> </w:t>
      </w:r>
      <w:r w:rsidRPr="002327F4">
        <w:rPr>
          <w:rFonts w:cs="PFT_Frank" w:hint="cs"/>
          <w:b/>
          <w:bCs/>
          <w:spacing w:val="-6"/>
          <w:szCs w:val="14"/>
          <w:rtl/>
        </w:rPr>
        <w:t>בפנויה</w:t>
      </w:r>
      <w:r w:rsidR="00502266" w:rsidRPr="002327F4">
        <w:rPr>
          <w:rStyle w:val="afffff0"/>
          <w:rFonts w:hint="cs"/>
          <w:spacing w:val="-6"/>
          <w:rtl/>
        </w:rPr>
        <w:t xml:space="preserve"> </w:t>
      </w:r>
      <w:r w:rsidR="002327F4" w:rsidRPr="002327F4">
        <w:rPr>
          <w:rStyle w:val="afffff0"/>
          <w:rFonts w:hint="cs"/>
          <w:spacing w:val="-6"/>
          <w:rtl/>
        </w:rPr>
        <w:t>במקום תרי</w:t>
      </w:r>
    </w:p>
    <w:p w14:paraId="29EE0E63" w14:textId="4E79872E" w:rsidR="00AB7D20" w:rsidRDefault="00AB7D20" w:rsidP="002327F4">
      <w:pPr>
        <w:ind w:left="226" w:firstLine="57"/>
        <w:rPr>
          <w:rFonts w:ascii="Fb Fontext" w:hAnsi="Fb Fontext"/>
          <w:rtl/>
        </w:rPr>
      </w:pPr>
      <w:r w:rsidRPr="00FD1F0A">
        <w:rPr>
          <w:rFonts w:cs="PFT_Frank"/>
          <w:b/>
          <w:bCs/>
          <w:szCs w:val="14"/>
          <w:rtl/>
        </w:rPr>
        <w:t>סיפא</w:t>
      </w:r>
      <w:r w:rsidRPr="00C35A2C">
        <w:rPr>
          <w:rFonts w:ascii="Fb Fontext" w:hAnsi="Fb Fontext"/>
          <w:rtl/>
        </w:rPr>
        <w:t xml:space="preserve"> </w:t>
      </w:r>
      <w:r w:rsidR="005E5975">
        <w:rPr>
          <w:rFonts w:ascii="Fb Fontext" w:hAnsi="Fb Fontext" w:hint="cs"/>
          <w:rtl/>
        </w:rPr>
        <w:t>שניהם מעידים</w:t>
      </w:r>
      <w:r w:rsidRPr="00C35A2C">
        <w:rPr>
          <w:rFonts w:ascii="Fb Fontext" w:hAnsi="Fb Fontext"/>
          <w:rtl/>
        </w:rPr>
        <w:t xml:space="preserve"> </w:t>
      </w:r>
      <w:r w:rsidRPr="00FD1F0A">
        <w:rPr>
          <w:rFonts w:cs="PFT_Frank"/>
          <w:b/>
          <w:bCs/>
          <w:szCs w:val="14"/>
          <w:rtl/>
        </w:rPr>
        <w:t>באשת איש</w:t>
      </w:r>
      <w:r w:rsidR="00E268F4">
        <w:rPr>
          <w:rFonts w:ascii="Fb Fontext" w:hAnsi="Fb Fontext"/>
          <w:rtl/>
        </w:rPr>
        <w:t>,</w:t>
      </w:r>
      <w:r w:rsidR="002327F4">
        <w:rPr>
          <w:rFonts w:ascii="Fb Fontext" w:hAnsi="Fb Fontext" w:hint="cs"/>
          <w:rtl/>
        </w:rPr>
        <w:t xml:space="preserve"> </w:t>
      </w:r>
      <w:r w:rsidR="002327F4">
        <w:rPr>
          <w:rStyle w:val="afffff0"/>
          <w:rFonts w:hint="cs"/>
          <w:rtl/>
        </w:rPr>
        <w:t>ו</w:t>
      </w:r>
      <w:r w:rsidRPr="005E5975">
        <w:rPr>
          <w:rStyle w:val="afffff0"/>
          <w:rFonts w:hint="cs"/>
          <w:rtl/>
        </w:rPr>
        <w:t xml:space="preserve">חד במקום </w:t>
      </w:r>
      <w:r w:rsidR="002327F4">
        <w:rPr>
          <w:rStyle w:val="afffff0"/>
          <w:rFonts w:hint="cs"/>
          <w:rtl/>
        </w:rPr>
        <w:t xml:space="preserve">ב' </w:t>
      </w:r>
      <w:r w:rsidRPr="005E5975">
        <w:rPr>
          <w:rStyle w:val="afffff0"/>
          <w:rFonts w:hint="cs"/>
          <w:rtl/>
        </w:rPr>
        <w:t>אינו נאמן</w:t>
      </w:r>
      <w:r w:rsidR="002327F4">
        <w:rPr>
          <w:rStyle w:val="afffff0"/>
          <w:rFonts w:hint="cs"/>
          <w:rtl/>
        </w:rPr>
        <w:t>.</w:t>
      </w:r>
    </w:p>
    <w:p w14:paraId="2CAAC32F" w14:textId="354E46E7" w:rsidR="00AB7D20" w:rsidRDefault="00AB7D20" w:rsidP="00AB7D20">
      <w:pPr>
        <w:rPr>
          <w:rFonts w:ascii="Fb Fontext" w:hAnsi="Fb Fontext"/>
          <w:sz w:val="32"/>
          <w:rtl/>
        </w:rPr>
      </w:pPr>
      <w:r w:rsidRPr="005E5975">
        <w:rPr>
          <w:rStyle w:val="affffe"/>
          <w:rFonts w:hint="cs"/>
          <w:rtl/>
        </w:rPr>
        <w:t xml:space="preserve">ב. </w:t>
      </w:r>
      <w:r w:rsidRPr="005E5975">
        <w:rPr>
          <w:rStyle w:val="affffe"/>
          <w:rtl/>
        </w:rPr>
        <w:t>ר"</w:t>
      </w:r>
      <w:r w:rsidRPr="005E5975">
        <w:rPr>
          <w:rStyle w:val="affffe"/>
          <w:rFonts w:hint="cs"/>
          <w:rtl/>
        </w:rPr>
        <w:t>א</w:t>
      </w:r>
      <w:r w:rsidRPr="005E5975">
        <w:rPr>
          <w:rStyle w:val="affffe"/>
          <w:rtl/>
        </w:rPr>
        <w:t>:</w:t>
      </w:r>
      <w:r w:rsidRPr="00C35A2C">
        <w:rPr>
          <w:rFonts w:ascii="Fb Fontext" w:hAnsi="Fb Fontext"/>
          <w:sz w:val="32"/>
          <w:rtl/>
        </w:rPr>
        <w:t xml:space="preserve"> תרי ותרי ואיפוך</w:t>
      </w:r>
      <w:r w:rsidR="00CF473C">
        <w:rPr>
          <w:rFonts w:ascii="Fb Fontext" w:hAnsi="Fb Fontext" w:hint="cs"/>
          <w:sz w:val="32"/>
          <w:rtl/>
        </w:rPr>
        <w:t>.</w:t>
      </w:r>
    </w:p>
    <w:p w14:paraId="2E0EA609" w14:textId="1BF0E6EF" w:rsidR="00AB7D20" w:rsidRPr="00B37701" w:rsidRDefault="00AB7D20" w:rsidP="00AB7D20">
      <w:pPr>
        <w:rPr>
          <w:rFonts w:ascii="Fb Fontext" w:hAnsi="Fb Fontext"/>
          <w:spacing w:val="-6"/>
          <w:rtl/>
        </w:rPr>
      </w:pPr>
      <w:r w:rsidRPr="00B37701">
        <w:rPr>
          <w:rFonts w:cs="PFT_Frank" w:hint="cs"/>
          <w:b/>
          <w:bCs/>
          <w:spacing w:val="-6"/>
          <w:szCs w:val="14"/>
          <w:rtl/>
        </w:rPr>
        <w:t>רישא</w:t>
      </w:r>
      <w:r w:rsidRPr="00B37701">
        <w:rPr>
          <w:rFonts w:ascii="Fb Fontext" w:hAnsi="Fb Fontext"/>
          <w:spacing w:val="-6"/>
          <w:rtl/>
        </w:rPr>
        <w:t xml:space="preserve"> </w:t>
      </w:r>
      <w:r w:rsidRPr="00B37701">
        <w:rPr>
          <w:rFonts w:ascii="Fb Fontext" w:hAnsi="Fb Fontext" w:hint="cs"/>
          <w:spacing w:val="-6"/>
          <w:rtl/>
        </w:rPr>
        <w:t xml:space="preserve">ב' </w:t>
      </w:r>
      <w:r w:rsidR="00DB3E4C" w:rsidRPr="00B37701">
        <w:rPr>
          <w:rFonts w:ascii="Fb Fontext" w:hAnsi="Fb Fontext" w:hint="cs"/>
          <w:spacing w:val="-6"/>
          <w:rtl/>
        </w:rPr>
        <w:t xml:space="preserve">מעידים </w:t>
      </w:r>
      <w:r w:rsidRPr="00B37701">
        <w:rPr>
          <w:rStyle w:val="afffff0"/>
          <w:spacing w:val="-6"/>
          <w:rtl/>
        </w:rPr>
        <w:t>שנתקדשה</w:t>
      </w:r>
      <w:r w:rsidR="00DB3E4C" w:rsidRPr="00B37701">
        <w:rPr>
          <w:rStyle w:val="afffff0"/>
          <w:rFonts w:hint="cs"/>
          <w:spacing w:val="-6"/>
          <w:rtl/>
        </w:rPr>
        <w:t>,</w:t>
      </w:r>
      <w:r w:rsidRPr="00B37701">
        <w:rPr>
          <w:rFonts w:ascii="Fb Fontext" w:hAnsi="Fb Fontext"/>
          <w:spacing w:val="-6"/>
          <w:rtl/>
        </w:rPr>
        <w:t xml:space="preserve"> ו</w:t>
      </w:r>
      <w:r w:rsidRPr="00B37701">
        <w:rPr>
          <w:rFonts w:ascii="Fb Fontext" w:hAnsi="Fb Fontext" w:hint="cs"/>
          <w:spacing w:val="-6"/>
          <w:rtl/>
        </w:rPr>
        <w:t>ב'</w:t>
      </w:r>
      <w:r w:rsidRPr="00B37701">
        <w:rPr>
          <w:rFonts w:ascii="Fb Fontext" w:hAnsi="Fb Fontext"/>
          <w:spacing w:val="-6"/>
          <w:rtl/>
        </w:rPr>
        <w:t xml:space="preserve"> </w:t>
      </w:r>
      <w:r w:rsidR="00DB3E4C" w:rsidRPr="00B37701">
        <w:rPr>
          <w:rStyle w:val="afffff0"/>
          <w:rFonts w:hint="cs"/>
          <w:spacing w:val="-6"/>
          <w:rtl/>
        </w:rPr>
        <w:t xml:space="preserve">שלא נתקדשה </w:t>
      </w:r>
      <w:r w:rsidRPr="00B37701">
        <w:rPr>
          <w:rFonts w:ascii="Fb Fontext" w:hAnsi="Fb Fontext"/>
          <w:spacing w:val="-6"/>
          <w:rtl/>
        </w:rPr>
        <w:t>לא תנשא, ואם נשאת</w:t>
      </w:r>
      <w:r w:rsidRPr="00B37701">
        <w:rPr>
          <w:rFonts w:ascii="Fb Fontext" w:hAnsi="Fb Fontext" w:hint="cs"/>
          <w:spacing w:val="-6"/>
          <w:rtl/>
        </w:rPr>
        <w:t xml:space="preserve"> </w:t>
      </w:r>
      <w:r w:rsidRPr="00B37701">
        <w:rPr>
          <w:rFonts w:ascii="Fb Fontext" w:hAnsi="Fb Fontext"/>
          <w:spacing w:val="-6"/>
          <w:rtl/>
        </w:rPr>
        <w:t>תצא.</w:t>
      </w:r>
    </w:p>
    <w:p w14:paraId="03047772" w14:textId="1AC14BFF" w:rsidR="00AB7D20" w:rsidRPr="00C35A2C" w:rsidRDefault="00B37701" w:rsidP="00B37701">
      <w:pPr>
        <w:ind w:firstLine="0"/>
        <w:rPr>
          <w:rFonts w:ascii="Fb Fontext" w:hAnsi="Fb Fontext" w:cs="Guttman Vilna"/>
          <w:b/>
          <w:bCs/>
          <w:sz w:val="32"/>
          <w:rtl/>
        </w:rPr>
      </w:pPr>
      <w:r>
        <w:rPr>
          <w:rFonts w:cs="PFT_Frank" w:hint="cs"/>
          <w:b/>
          <w:bCs/>
          <w:szCs w:val="14"/>
          <w:rtl/>
        </w:rPr>
        <w:t xml:space="preserve"> </w:t>
      </w:r>
      <w:r w:rsidR="00AB7D20" w:rsidRPr="00FD1F0A">
        <w:rPr>
          <w:rFonts w:cs="PFT_Frank" w:hint="cs"/>
          <w:b/>
          <w:bCs/>
          <w:szCs w:val="14"/>
          <w:rtl/>
        </w:rPr>
        <w:t>וקמ</w:t>
      </w:r>
      <w:r w:rsidR="00AB7D20" w:rsidRPr="00FD1F0A">
        <w:rPr>
          <w:rFonts w:cs="PFT_Frank"/>
          <w:b/>
          <w:bCs/>
          <w:szCs w:val="14"/>
          <w:rtl/>
        </w:rPr>
        <w:t>"</w:t>
      </w:r>
      <w:r w:rsidR="00AB7D20" w:rsidRPr="00FD1F0A">
        <w:rPr>
          <w:rFonts w:cs="PFT_Frank" w:hint="cs"/>
          <w:b/>
          <w:bCs/>
          <w:szCs w:val="14"/>
          <w:rtl/>
        </w:rPr>
        <w:t>ל</w:t>
      </w:r>
      <w:r w:rsidR="00AB7D20" w:rsidRPr="00C35A2C">
        <w:rPr>
          <w:rFonts w:ascii="Fb Fontext" w:hAnsi="Fb Fontext" w:hint="cs"/>
          <w:sz w:val="32"/>
          <w:rtl/>
        </w:rPr>
        <w:t xml:space="preserve"> ד</w:t>
      </w:r>
      <w:r w:rsidR="00BD4EEB">
        <w:rPr>
          <w:rFonts w:ascii="Fb Fontext" w:hAnsi="Fb Fontext" w:hint="cs"/>
          <w:sz w:val="32"/>
          <w:rtl/>
        </w:rPr>
        <w:t>אף</w:t>
      </w:r>
      <w:r w:rsidR="00AB7D20" w:rsidRPr="00C35A2C">
        <w:rPr>
          <w:rFonts w:ascii="Fb Fontext" w:hAnsi="Fb Fontext" w:hint="cs"/>
          <w:sz w:val="32"/>
          <w:rtl/>
        </w:rPr>
        <w:t xml:space="preserve"> גרים בחצר אחת</w:t>
      </w:r>
      <w:r w:rsidR="00DB3E4C">
        <w:rPr>
          <w:rFonts w:ascii="Fb Fontext" w:hAnsi="Fb Fontext" w:hint="cs"/>
          <w:sz w:val="32"/>
          <w:rtl/>
        </w:rPr>
        <w:t>,</w:t>
      </w:r>
      <w:r w:rsidR="00AB7D20" w:rsidRPr="00C35A2C">
        <w:rPr>
          <w:rFonts w:ascii="Fb Fontext" w:hAnsi="Fb Fontext" w:hint="cs"/>
          <w:sz w:val="32"/>
          <w:rtl/>
        </w:rPr>
        <w:t xml:space="preserve"> עבדי </w:t>
      </w:r>
      <w:r w:rsidR="00AB7D20" w:rsidRPr="00C35A2C">
        <w:rPr>
          <w:rFonts w:ascii="Fb Fontext" w:hAnsi="Fb Fontext"/>
          <w:sz w:val="32"/>
          <w:rtl/>
        </w:rPr>
        <w:t>אינשי דמקדשי בצנעא.</w:t>
      </w:r>
    </w:p>
    <w:p w14:paraId="0B003A2D" w14:textId="3CB60E3E" w:rsidR="00E268F4" w:rsidRPr="00B37701" w:rsidRDefault="00AB7D20" w:rsidP="00B37701">
      <w:pPr>
        <w:rPr>
          <w:rFonts w:ascii="Fb Fontext" w:hAnsi="Fb Fontext"/>
          <w:spacing w:val="-4"/>
          <w:sz w:val="32"/>
          <w:rtl/>
        </w:rPr>
      </w:pPr>
      <w:r w:rsidRPr="00B37701">
        <w:rPr>
          <w:rFonts w:cs="PFT_Frank"/>
          <w:b/>
          <w:bCs/>
          <w:spacing w:val="-4"/>
          <w:szCs w:val="14"/>
          <w:rtl/>
        </w:rPr>
        <w:t>סיפא</w:t>
      </w:r>
      <w:r w:rsidRPr="00B37701">
        <w:rPr>
          <w:rFonts w:ascii="Fb Fontext" w:hAnsi="Fb Fontext"/>
          <w:spacing w:val="-4"/>
          <w:sz w:val="32"/>
          <w:rtl/>
        </w:rPr>
        <w:t xml:space="preserve"> </w:t>
      </w:r>
      <w:r w:rsidRPr="00B37701">
        <w:rPr>
          <w:rFonts w:ascii="Fb Fontext" w:hAnsi="Fb Fontext" w:hint="cs"/>
          <w:spacing w:val="-4"/>
          <w:sz w:val="32"/>
          <w:rtl/>
        </w:rPr>
        <w:t>ב'</w:t>
      </w:r>
      <w:r w:rsidRPr="00B37701">
        <w:rPr>
          <w:rFonts w:ascii="Fb Fontext" w:hAnsi="Fb Fontext"/>
          <w:spacing w:val="-4"/>
          <w:sz w:val="32"/>
          <w:rtl/>
        </w:rPr>
        <w:t xml:space="preserve"> </w:t>
      </w:r>
      <w:r w:rsidR="00DB3E4C" w:rsidRPr="00B37701">
        <w:rPr>
          <w:rFonts w:ascii="Fb Fontext" w:hAnsi="Fb Fontext" w:hint="cs"/>
          <w:spacing w:val="-4"/>
          <w:sz w:val="32"/>
          <w:rtl/>
        </w:rPr>
        <w:t xml:space="preserve">מעידים </w:t>
      </w:r>
      <w:r w:rsidRPr="00B37701">
        <w:rPr>
          <w:rStyle w:val="afffff0"/>
          <w:spacing w:val="-4"/>
          <w:rtl/>
        </w:rPr>
        <w:t>שנתגרשה</w:t>
      </w:r>
      <w:r w:rsidRPr="00B37701">
        <w:rPr>
          <w:rFonts w:ascii="Fb Fontext" w:hAnsi="Fb Fontext"/>
          <w:spacing w:val="-4"/>
          <w:sz w:val="32"/>
          <w:rtl/>
        </w:rPr>
        <w:t xml:space="preserve"> ו</w:t>
      </w:r>
      <w:r w:rsidRPr="00B37701">
        <w:rPr>
          <w:rFonts w:ascii="Fb Fontext" w:hAnsi="Fb Fontext" w:hint="cs"/>
          <w:spacing w:val="-4"/>
          <w:sz w:val="32"/>
          <w:rtl/>
        </w:rPr>
        <w:t xml:space="preserve">ב' </w:t>
      </w:r>
      <w:r w:rsidR="00B37701" w:rsidRPr="00B37701">
        <w:rPr>
          <w:rStyle w:val="afffff0"/>
          <w:rFonts w:hint="cs"/>
          <w:spacing w:val="-4"/>
          <w:rtl/>
        </w:rPr>
        <w:t>ש</w:t>
      </w:r>
      <w:r w:rsidR="00DB3E4C" w:rsidRPr="00B37701">
        <w:rPr>
          <w:rStyle w:val="afffff0"/>
          <w:rFonts w:hint="cs"/>
          <w:spacing w:val="-4"/>
          <w:rtl/>
        </w:rPr>
        <w:t>לא</w:t>
      </w:r>
      <w:r w:rsidRPr="00B37701">
        <w:rPr>
          <w:rStyle w:val="afffff0"/>
          <w:spacing w:val="-4"/>
          <w:rtl/>
        </w:rPr>
        <w:t xml:space="preserve"> </w:t>
      </w:r>
      <w:r w:rsidR="00DB3E4C" w:rsidRPr="00B37701">
        <w:rPr>
          <w:rFonts w:ascii="Fb Fontext" w:hAnsi="Fb Fontext" w:hint="cs"/>
          <w:spacing w:val="-4"/>
          <w:sz w:val="32"/>
          <w:rtl/>
        </w:rPr>
        <w:t>-</w:t>
      </w:r>
      <w:r w:rsidRPr="00B37701">
        <w:rPr>
          <w:rFonts w:ascii="Fb Fontext" w:hAnsi="Fb Fontext"/>
          <w:spacing w:val="-4"/>
          <w:sz w:val="32"/>
          <w:rtl/>
        </w:rPr>
        <w:t>לא תנשא, ואם נשאת לא תצא</w:t>
      </w:r>
      <w:r w:rsidR="00E268F4" w:rsidRPr="00B37701">
        <w:rPr>
          <w:rFonts w:ascii="Fb Fontext" w:hAnsi="Fb Fontext"/>
          <w:spacing w:val="-4"/>
          <w:sz w:val="32"/>
          <w:rtl/>
        </w:rPr>
        <w:t>.</w:t>
      </w:r>
    </w:p>
    <w:p w14:paraId="56183BF7" w14:textId="01A3FBD1" w:rsidR="00AB7D20" w:rsidRPr="00C35A2C" w:rsidRDefault="00AB7D20" w:rsidP="00B37701">
      <w:pPr>
        <w:ind w:firstLine="0"/>
        <w:rPr>
          <w:rFonts w:ascii="Fb Fontext" w:hAnsi="Fb Fontext"/>
          <w:rtl/>
        </w:rPr>
      </w:pPr>
      <w:r w:rsidRPr="00FD1F0A">
        <w:rPr>
          <w:rFonts w:cs="PFT_Frank" w:hint="cs"/>
          <w:b/>
          <w:bCs/>
          <w:szCs w:val="14"/>
          <w:rtl/>
        </w:rPr>
        <w:t>ו</w:t>
      </w:r>
      <w:r w:rsidRPr="00FD1F0A">
        <w:rPr>
          <w:rFonts w:cs="PFT_Frank"/>
          <w:b/>
          <w:bCs/>
          <w:szCs w:val="14"/>
          <w:rtl/>
        </w:rPr>
        <w:t xml:space="preserve">קמ"ל </w:t>
      </w:r>
      <w:r w:rsidRPr="00C35A2C">
        <w:rPr>
          <w:rFonts w:ascii="Fb Fontext" w:hAnsi="Fb Fontext"/>
          <w:rtl/>
        </w:rPr>
        <w:t>א</w:t>
      </w:r>
      <w:r w:rsidR="00DB3E4C">
        <w:rPr>
          <w:rFonts w:ascii="Fb Fontext" w:hAnsi="Fb Fontext" w:hint="cs"/>
          <w:rtl/>
        </w:rPr>
        <w:t>ף שגרים בחצר אחת עשוים לקדש ולגרש בצנעא</w:t>
      </w:r>
      <w:r w:rsidR="00502266">
        <w:rPr>
          <w:rFonts w:ascii="Fb Fontext" w:hAnsi="Fb Fontext" w:hint="cs"/>
          <w:rtl/>
        </w:rPr>
        <w:t>,</w:t>
      </w:r>
    </w:p>
    <w:p w14:paraId="64D9EC40" w14:textId="77777777" w:rsidR="00AB7D20" w:rsidRPr="007C2A05" w:rsidRDefault="00AB7D20" w:rsidP="007C2A05">
      <w:pPr>
        <w:pStyle w:val="afffd"/>
        <w:rPr>
          <w:rtl/>
        </w:rPr>
      </w:pPr>
      <w:ins w:id="9825" w:author="מספור קטעי משנה" w:date="2026-10-06T06:45:30Z">
        <w:r>
          <w:rPr>
            <w:rStyle w:val="MisparKeta"/>
          </w:rPr>
          <w:t xml:space="preserve">א. </w:t>
        </w:r>
      </w:ins>
      <w:bookmarkStart w:id="171" w:name="_Toc119352956"/>
      <w:r w:rsidRPr="007C2A05">
        <w:rPr>
          <w:rtl/>
        </w:rPr>
        <w:t>ואם משנשאת באו עדים - לא תצא כו'.</w:t>
      </w:r>
      <w:bookmarkEnd w:id="171"/>
    </w:p>
    <w:p w14:paraId="17495182" w14:textId="77777777" w:rsidR="00AB7D20" w:rsidRPr="00C35A2C" w:rsidRDefault="00AB7D20" w:rsidP="00AB7D20">
      <w:pPr>
        <w:rPr>
          <w:rFonts w:ascii="Fb Fontext" w:hAnsi="Fb Fontext" w:cs="Guttman Vilna"/>
          <w:b/>
          <w:bCs/>
          <w:sz w:val="32"/>
          <w:rtl/>
        </w:rPr>
      </w:pPr>
      <w:r w:rsidRPr="00DB3E4C">
        <w:rPr>
          <w:rStyle w:val="affffe"/>
          <w:rFonts w:hint="cs"/>
          <w:rtl/>
        </w:rPr>
        <w:t>ר</w:t>
      </w:r>
      <w:r w:rsidRPr="00DB3E4C">
        <w:rPr>
          <w:rStyle w:val="affffe"/>
          <w:rtl/>
        </w:rPr>
        <w:t>"</w:t>
      </w:r>
      <w:r w:rsidRPr="00DB3E4C">
        <w:rPr>
          <w:rStyle w:val="affffe"/>
          <w:rFonts w:hint="cs"/>
          <w:rtl/>
        </w:rPr>
        <w:t>א</w:t>
      </w:r>
      <w:r w:rsidRPr="00DB3E4C">
        <w:rPr>
          <w:rStyle w:val="affffe"/>
          <w:rtl/>
        </w:rPr>
        <w:t xml:space="preserve"> </w:t>
      </w:r>
      <w:r>
        <w:rPr>
          <w:rFonts w:ascii="Fb Fontext" w:hAnsi="Fb Fontext"/>
          <w:sz w:val="32"/>
          <w:rtl/>
        </w:rPr>
        <w:t>מתני</w:t>
      </w:r>
      <w:r w:rsidRPr="00C35A2C">
        <w:rPr>
          <w:rFonts w:ascii="Fb Fontext" w:hAnsi="Fb Fontext"/>
          <w:sz w:val="32"/>
          <w:rtl/>
        </w:rPr>
        <w:t xml:space="preserve"> ארישא, </w:t>
      </w:r>
      <w:r w:rsidRPr="00C35A2C">
        <w:rPr>
          <w:rFonts w:ascii="Fb Fontext" w:hAnsi="Fb Fontext" w:hint="cs"/>
          <w:sz w:val="32"/>
          <w:rtl/>
        </w:rPr>
        <w:t xml:space="preserve"> כ</w:t>
      </w:r>
      <w:r w:rsidRPr="00C35A2C">
        <w:rPr>
          <w:rFonts w:ascii="Fb Fontext" w:hAnsi="Fb Fontext"/>
          <w:sz w:val="32"/>
          <w:rtl/>
        </w:rPr>
        <w:t>"</w:t>
      </w:r>
      <w:r w:rsidRPr="00C35A2C">
        <w:rPr>
          <w:rFonts w:ascii="Fb Fontext" w:hAnsi="Fb Fontext" w:hint="cs"/>
          <w:sz w:val="32"/>
          <w:rtl/>
        </w:rPr>
        <w:t>ש אסיפא דבשבויה הקילו.</w:t>
      </w:r>
    </w:p>
    <w:p w14:paraId="72C89E2C" w14:textId="55036A16" w:rsidR="00AB7D20" w:rsidRDefault="00AB7D20" w:rsidP="00AB7D20">
      <w:pPr>
        <w:rPr>
          <w:rFonts w:ascii="Fb Fontext" w:hAnsi="Fb Fontext"/>
          <w:sz w:val="32"/>
          <w:rtl/>
        </w:rPr>
      </w:pPr>
      <w:r w:rsidRPr="00DB3E4C">
        <w:rPr>
          <w:rStyle w:val="affffe"/>
          <w:rtl/>
        </w:rPr>
        <w:t>רב"</w:t>
      </w:r>
      <w:r w:rsidRPr="00DB3E4C">
        <w:rPr>
          <w:rStyle w:val="affffe"/>
          <w:rFonts w:hint="cs"/>
          <w:rtl/>
        </w:rPr>
        <w:t xml:space="preserve">א </w:t>
      </w:r>
      <w:r>
        <w:rPr>
          <w:rFonts w:ascii="Fb Fontext" w:hAnsi="Fb Fontext"/>
          <w:sz w:val="32"/>
          <w:rtl/>
        </w:rPr>
        <w:t>מתני</w:t>
      </w:r>
      <w:r w:rsidRPr="00C35A2C">
        <w:rPr>
          <w:rFonts w:ascii="Fb Fontext" w:hAnsi="Fb Fontext"/>
          <w:sz w:val="32"/>
          <w:rtl/>
        </w:rPr>
        <w:t xml:space="preserve"> אסיפא.</w:t>
      </w:r>
      <w:r w:rsidRPr="00C35A2C">
        <w:rPr>
          <w:rFonts w:ascii="Fb Fontext" w:hAnsi="Fb Fontext" w:hint="cs"/>
          <w:sz w:val="32"/>
          <w:rtl/>
        </w:rPr>
        <w:t xml:space="preserve"> אבל ארישא לא</w:t>
      </w:r>
      <w:r w:rsidR="00502266">
        <w:rPr>
          <w:rFonts w:ascii="Fb Fontext" w:hAnsi="Fb Fontext" w:hint="cs"/>
          <w:sz w:val="32"/>
          <w:rtl/>
        </w:rPr>
        <w:t>,</w:t>
      </w:r>
    </w:p>
    <w:p w14:paraId="66B4A1D3" w14:textId="159C816A" w:rsidR="00E268F4" w:rsidRDefault="00FD1F0A" w:rsidP="00FD1F0A">
      <w:pPr>
        <w:rPr>
          <w:rFonts w:ascii="Fb Fontext" w:hAnsi="Fb Fontext"/>
          <w:spacing w:val="-6"/>
          <w:sz w:val="32"/>
          <w:rtl/>
        </w:rPr>
      </w:pPr>
      <w:r w:rsidRPr="00FD1F0A">
        <w:rPr>
          <w:rStyle w:val="affffe"/>
          <w:rFonts w:hint="cs"/>
          <w:spacing w:val="-6"/>
          <w:rtl/>
        </w:rPr>
        <w:t>לכו</w:t>
      </w:r>
      <w:r w:rsidR="002B7BCC">
        <w:rPr>
          <w:rStyle w:val="affffe"/>
          <w:spacing w:val="-6"/>
          <w:rtl/>
        </w:rPr>
        <w:t>"</w:t>
      </w:r>
      <w:r w:rsidRPr="00FD1F0A">
        <w:rPr>
          <w:rStyle w:val="affffe"/>
          <w:rFonts w:hint="cs"/>
          <w:spacing w:val="-6"/>
          <w:rtl/>
        </w:rPr>
        <w:t>ע:</w:t>
      </w:r>
      <w:r w:rsidR="00DB3E4C" w:rsidRPr="00FD1F0A">
        <w:rPr>
          <w:rFonts w:ascii="Fb Fontext" w:hAnsi="Fb Fontext" w:hint="cs"/>
          <w:spacing w:val="-6"/>
          <w:sz w:val="32"/>
          <w:rtl/>
        </w:rPr>
        <w:t xml:space="preserve"> אין אשה מעיזה בפני בעלה</w:t>
      </w:r>
      <w:r w:rsidRPr="00FD1F0A">
        <w:rPr>
          <w:rFonts w:ascii="Fb Fontext" w:hAnsi="Fb Fontext" w:hint="cs"/>
          <w:spacing w:val="-6"/>
          <w:sz w:val="32"/>
          <w:rtl/>
        </w:rPr>
        <w:t>,</w:t>
      </w:r>
      <w:r w:rsidRPr="00FD1F0A">
        <w:rPr>
          <w:rStyle w:val="affffe"/>
          <w:rFonts w:hint="cs"/>
          <w:spacing w:val="-6"/>
          <w:rtl/>
        </w:rPr>
        <w:t xml:space="preserve"> </w:t>
      </w:r>
      <w:r w:rsidR="00DB3E4C" w:rsidRPr="00FD1F0A">
        <w:rPr>
          <w:rStyle w:val="affffe"/>
          <w:rFonts w:hint="cs"/>
          <w:spacing w:val="-6"/>
          <w:rtl/>
        </w:rPr>
        <w:t>וחלקו</w:t>
      </w:r>
      <w:r w:rsidR="00DB3E4C" w:rsidRPr="00FD1F0A">
        <w:rPr>
          <w:rFonts w:ascii="Fb Fontext" w:hAnsi="Fb Fontext" w:hint="cs"/>
          <w:spacing w:val="-6"/>
          <w:sz w:val="32"/>
          <w:rtl/>
        </w:rPr>
        <w:t xml:space="preserve"> </w:t>
      </w:r>
      <w:r w:rsidR="00AB7D20" w:rsidRPr="00FD1F0A">
        <w:rPr>
          <w:rFonts w:ascii="Fb Fontext" w:hAnsi="Fb Fontext" w:hint="cs"/>
          <w:spacing w:val="-6"/>
          <w:sz w:val="32"/>
          <w:rtl/>
        </w:rPr>
        <w:t>אי גם שלא בפניו</w:t>
      </w:r>
      <w:r w:rsidRPr="00FD1F0A">
        <w:rPr>
          <w:rFonts w:ascii="Fb Fontext" w:hAnsi="Fb Fontext" w:hint="cs"/>
          <w:spacing w:val="-6"/>
          <w:sz w:val="32"/>
          <w:rtl/>
        </w:rPr>
        <w:t xml:space="preserve"> לא</w:t>
      </w:r>
      <w:r w:rsidR="009840B9">
        <w:rPr>
          <w:rFonts w:ascii="Fb Fontext" w:hAnsi="Fb Fontext" w:hint="cs"/>
          <w:spacing w:val="-6"/>
          <w:sz w:val="32"/>
          <w:rtl/>
        </w:rPr>
        <w:t>,</w:t>
      </w:r>
    </w:p>
    <w:p w14:paraId="064305DF" w14:textId="22C47B23" w:rsidR="00AB7D20" w:rsidRPr="007C2A05" w:rsidRDefault="00AB7D20" w:rsidP="007C2A05">
      <w:pPr>
        <w:pStyle w:val="afffd"/>
        <w:rPr>
          <w:rtl/>
        </w:rPr>
      </w:pPr>
      <w:ins w:id="9826" w:author="מספור קטעי משנה" w:date="2026-10-06T06:45:30Z">
        <w:r>
          <w:rPr>
            <w:rStyle w:val="MisparKeta"/>
          </w:rPr>
          <w:t xml:space="preserve">א. </w:t>
        </w:r>
      </w:ins>
      <w:bookmarkStart w:id="172" w:name="_Toc119352957"/>
      <w:r w:rsidRPr="007C2A05">
        <w:rPr>
          <w:rtl/>
        </w:rPr>
        <w:t>ואם משנשאת באו עדים וכו'.</w:t>
      </w:r>
      <w:bookmarkEnd w:id="172"/>
    </w:p>
    <w:p w14:paraId="5444FA93" w14:textId="4F90C290" w:rsidR="00AB7D20" w:rsidRPr="00C35A2C" w:rsidRDefault="00AB7D20" w:rsidP="00AB7D20">
      <w:pPr>
        <w:rPr>
          <w:rFonts w:ascii="Fb Fontext" w:hAnsi="Fb Fontext" w:cs="Guttman Vilna"/>
          <w:b/>
          <w:bCs/>
          <w:sz w:val="32"/>
          <w:rtl/>
        </w:rPr>
      </w:pPr>
      <w:r w:rsidRPr="00BF5E22">
        <w:rPr>
          <w:rStyle w:val="affffe"/>
          <w:rtl/>
        </w:rPr>
        <w:t xml:space="preserve">אבוה דשמואל: </w:t>
      </w:r>
      <w:r w:rsidR="009840B9">
        <w:rPr>
          <w:rFonts w:ascii="Fb Fontext" w:hAnsi="Fb Fontext" w:hint="cs"/>
          <w:sz w:val="32"/>
          <w:rtl/>
        </w:rPr>
        <w:t xml:space="preserve">אף כשלא נשאת ורק </w:t>
      </w:r>
      <w:r w:rsidRPr="00C35A2C">
        <w:rPr>
          <w:rFonts w:ascii="Fb Fontext" w:hAnsi="Fb Fontext"/>
          <w:sz w:val="32"/>
          <w:rtl/>
        </w:rPr>
        <w:t>התירוה לינשא</w:t>
      </w:r>
      <w:r w:rsidR="009840B9">
        <w:rPr>
          <w:rFonts w:ascii="Fb Fontext" w:hAnsi="Fb Fontext" w:hint="cs"/>
          <w:sz w:val="32"/>
          <w:rtl/>
        </w:rPr>
        <w:t>.</w:t>
      </w:r>
    </w:p>
    <w:p w14:paraId="754DCCF0" w14:textId="77777777" w:rsidR="00AB7D20" w:rsidRPr="00C35A2C" w:rsidRDefault="00AB7D20" w:rsidP="009840B9">
      <w:pPr>
        <w:ind w:left="283" w:firstLine="57"/>
        <w:rPr>
          <w:rFonts w:ascii="Fb Fontext" w:hAnsi="Fb Fontext" w:cs="Guttman Vilna"/>
          <w:b/>
          <w:bCs/>
          <w:sz w:val="32"/>
          <w:rtl/>
        </w:rPr>
      </w:pPr>
      <w:r w:rsidRPr="00C35A2C">
        <w:rPr>
          <w:rFonts w:ascii="Fb Fontext" w:hAnsi="Fb Fontext"/>
          <w:sz w:val="32"/>
          <w:rtl/>
        </w:rPr>
        <w:t>וה</w:t>
      </w:r>
      <w:r w:rsidRPr="00C35A2C">
        <w:rPr>
          <w:rFonts w:ascii="Fb Fontext" w:hAnsi="Fb Fontext" w:hint="cs"/>
          <w:sz w:val="32"/>
          <w:rtl/>
        </w:rPr>
        <w:t>ך</w:t>
      </w:r>
      <w:r w:rsidRPr="00C35A2C">
        <w:rPr>
          <w:rFonts w:ascii="Fb Fontext" w:hAnsi="Fb Fontext"/>
          <w:sz w:val="32"/>
          <w:rtl/>
        </w:rPr>
        <w:t xml:space="preserve"> </w:t>
      </w:r>
      <w:r w:rsidRPr="00C35A2C">
        <w:rPr>
          <w:rFonts w:ascii="Fb Fontext" w:hAnsi="Fb Fontext" w:hint="cs"/>
          <w:sz w:val="32"/>
          <w:rtl/>
        </w:rPr>
        <w:t>דקתני</w:t>
      </w:r>
      <w:r w:rsidRPr="006B2A7E">
        <w:rPr>
          <w:rStyle w:val="affffa"/>
          <w:rFonts w:hint="cs"/>
          <w:rtl/>
        </w:rPr>
        <w:t xml:space="preserve"> </w:t>
      </w:r>
      <w:r w:rsidRPr="00BF5E22">
        <w:rPr>
          <w:rFonts w:hint="cs"/>
          <w:rtl/>
        </w:rPr>
        <w:t>'</w:t>
      </w:r>
      <w:r w:rsidRPr="00BF5E22">
        <w:rPr>
          <w:rtl/>
        </w:rPr>
        <w:t>לא תצא</w:t>
      </w:r>
      <w:r w:rsidRPr="00BF5E22">
        <w:rPr>
          <w:rFonts w:hint="cs"/>
          <w:rtl/>
        </w:rPr>
        <w:t>'</w:t>
      </w:r>
      <w:r w:rsidRPr="006B2A7E">
        <w:rPr>
          <w:rStyle w:val="affffa"/>
          <w:rFonts w:hint="cs"/>
          <w:rtl/>
        </w:rPr>
        <w:t xml:space="preserve"> </w:t>
      </w:r>
      <w:r w:rsidRPr="00C35A2C">
        <w:rPr>
          <w:rFonts w:ascii="Fb Fontext" w:hAnsi="Fb Fontext" w:hint="cs"/>
          <w:sz w:val="32"/>
          <w:rtl/>
        </w:rPr>
        <w:t>היינו מ</w:t>
      </w:r>
      <w:r w:rsidRPr="00C35A2C">
        <w:rPr>
          <w:rFonts w:ascii="Fb Fontext" w:hAnsi="Fb Fontext"/>
          <w:sz w:val="32"/>
          <w:rtl/>
        </w:rPr>
        <w:t>התירה הראשון.</w:t>
      </w:r>
    </w:p>
    <w:p w14:paraId="1971DAFE" w14:textId="20196F9D" w:rsidR="00BF5E22" w:rsidRPr="00CA06EE" w:rsidRDefault="00AB7D20" w:rsidP="007C3266">
      <w:pPr>
        <w:pStyle w:val="afffd"/>
        <w:rPr>
          <w:rtl/>
        </w:rPr>
      </w:pPr>
      <w:ins w:id="9827" w:author="מספור קטעי משנה" w:date="2026-10-06T06:45:30Z">
        <w:r>
          <w:rPr>
            <w:rStyle w:val="MisparKeta"/>
          </w:rPr>
          <w:t xml:space="preserve">ב. </w:t>
        </w:r>
      </w:ins>
      <w:bookmarkStart w:id="173" w:name="_Toc119352958"/>
      <w:r w:rsidRPr="00CA06EE">
        <w:rPr>
          <w:rtl/>
        </w:rPr>
        <w:t>אמרה נשביתי וטהורה אני, ויש לי עדים ש</w:t>
      </w:r>
      <w:r w:rsidR="00CA06EE">
        <w:rPr>
          <w:rFonts w:hint="cs"/>
          <w:rtl/>
        </w:rPr>
        <w:t xml:space="preserve">אני </w:t>
      </w:r>
      <w:r w:rsidRPr="00CA06EE">
        <w:rPr>
          <w:rtl/>
        </w:rPr>
        <w:t>טהורה</w:t>
      </w:r>
      <w:bookmarkEnd w:id="173"/>
    </w:p>
    <w:p w14:paraId="6416813B" w14:textId="138AD86B" w:rsidR="00AB7D20" w:rsidRPr="00C35A2C" w:rsidRDefault="00AB7D20" w:rsidP="00BF5E22">
      <w:pPr>
        <w:rPr>
          <w:rFonts w:cs="Guttman Vilna"/>
          <w:b/>
          <w:bCs/>
          <w:rtl/>
        </w:rPr>
      </w:pPr>
      <w:r w:rsidRPr="00C35A2C">
        <w:rPr>
          <w:rtl/>
        </w:rPr>
        <w:t>מתירין אותה מיד</w:t>
      </w:r>
      <w:r w:rsidR="00CA06EE">
        <w:rPr>
          <w:rStyle w:val="afffff0"/>
          <w:rFonts w:hint="cs"/>
          <w:rtl/>
        </w:rPr>
        <w:t xml:space="preserve"> </w:t>
      </w:r>
      <w:r w:rsidR="00CA06EE" w:rsidRPr="00CA06EE">
        <w:rPr>
          <w:rStyle w:val="afffff0"/>
          <w:rFonts w:hint="cs"/>
          <w:rtl/>
        </w:rPr>
        <w:t>[ולא ממתינים עד שביואו עדים]</w:t>
      </w:r>
      <w:r w:rsidRPr="00CA06EE">
        <w:rPr>
          <w:rStyle w:val="afffff0"/>
          <w:rtl/>
        </w:rPr>
        <w:t>.</w:t>
      </w:r>
    </w:p>
    <w:p w14:paraId="4E688FC5" w14:textId="7696B63B" w:rsidR="00AB7D20" w:rsidRDefault="00AB7D20" w:rsidP="00CA06EE">
      <w:pPr>
        <w:rPr>
          <w:rFonts w:ascii="Fb Fontext" w:hAnsi="Fb Fontext"/>
          <w:sz w:val="32"/>
          <w:rtl/>
        </w:rPr>
      </w:pPr>
      <w:r w:rsidRPr="00C35A2C">
        <w:rPr>
          <w:rFonts w:ascii="Fb Fontext" w:hAnsi="Fb Fontext"/>
          <w:sz w:val="32"/>
          <w:rtl/>
        </w:rPr>
        <w:lastRenderedPageBreak/>
        <w:t>התירוה לינשא, ואח"</w:t>
      </w:r>
      <w:r w:rsidRPr="00C35A2C">
        <w:rPr>
          <w:rFonts w:ascii="Fb Fontext" w:hAnsi="Fb Fontext" w:hint="cs"/>
          <w:sz w:val="32"/>
          <w:rtl/>
        </w:rPr>
        <w:t>כ</w:t>
      </w:r>
      <w:r w:rsidRPr="00C35A2C">
        <w:rPr>
          <w:rFonts w:ascii="Fb Fontext" w:hAnsi="Fb Fontext"/>
          <w:sz w:val="32"/>
          <w:rtl/>
        </w:rPr>
        <w:t xml:space="preserve"> באו עדים ואמרו לא ידענו – לא תצא,</w:t>
      </w:r>
    </w:p>
    <w:p w14:paraId="1C606284" w14:textId="1AC2E487" w:rsidR="00AB7D20" w:rsidRPr="00C35A2C" w:rsidRDefault="00AB7D20" w:rsidP="00AB7D20">
      <w:pPr>
        <w:rPr>
          <w:rFonts w:ascii="Fb Fontext" w:hAnsi="Fb Fontext" w:cs="Guttman Vilna"/>
          <w:b/>
          <w:bCs/>
          <w:rtl/>
        </w:rPr>
      </w:pPr>
      <w:r w:rsidRPr="00C35A2C">
        <w:rPr>
          <w:rFonts w:ascii="Fb Fontext" w:hAnsi="Fb Fontext"/>
          <w:rtl/>
        </w:rPr>
        <w:t xml:space="preserve">ואם באו עדי טומאה, </w:t>
      </w:r>
      <w:r w:rsidR="00BD4EEB">
        <w:rPr>
          <w:rFonts w:ascii="Fb Fontext" w:hAnsi="Fb Fontext"/>
          <w:rtl/>
        </w:rPr>
        <w:t>אף</w:t>
      </w:r>
      <w:r w:rsidRPr="00C35A2C">
        <w:rPr>
          <w:rFonts w:ascii="Fb Fontext" w:hAnsi="Fb Fontext"/>
          <w:rtl/>
        </w:rPr>
        <w:t xml:space="preserve"> יש לה כמה בנים - תצא.</w:t>
      </w:r>
    </w:p>
    <w:p w14:paraId="368DCD75" w14:textId="77777777" w:rsidR="00E268F4" w:rsidRPr="006D5126" w:rsidRDefault="00AB7D20" w:rsidP="00F1680A">
      <w:pPr>
        <w:pStyle w:val="affffb"/>
        <w:rPr>
          <w:spacing w:val="0"/>
          <w:rtl/>
        </w:rPr>
      </w:pPr>
      <w:bookmarkStart w:id="174" w:name="_Toc119352959"/>
      <w:r w:rsidRPr="006D5126">
        <w:rPr>
          <w:rFonts w:hint="cs"/>
          <w:spacing w:val="0"/>
          <w:rtl/>
        </w:rPr>
        <w:t>שבויות שהביאום לנהרדעא</w:t>
      </w:r>
      <w:r w:rsidR="00E268F4" w:rsidRPr="006D5126">
        <w:rPr>
          <w:rFonts w:hint="cs"/>
          <w:spacing w:val="0"/>
          <w:rtl/>
        </w:rPr>
        <w:t>,</w:t>
      </w:r>
      <w:bookmarkEnd w:id="174"/>
    </w:p>
    <w:p w14:paraId="38B035A6" w14:textId="3AB11560" w:rsidR="00AB7D20" w:rsidRDefault="00AB7D20" w:rsidP="00AB7D20">
      <w:pPr>
        <w:rPr>
          <w:rFonts w:ascii="Fb Fontext" w:hAnsi="Fb Fontext"/>
          <w:sz w:val="32"/>
          <w:rtl/>
        </w:rPr>
      </w:pPr>
      <w:r w:rsidRPr="00FD1F0A">
        <w:rPr>
          <w:rStyle w:val="affffe"/>
          <w:rFonts w:hint="cs"/>
          <w:rtl/>
        </w:rPr>
        <w:t>אבוה דשמואל</w:t>
      </w:r>
      <w:r w:rsidRPr="00C35A2C">
        <w:rPr>
          <w:rFonts w:ascii="Fb Fontext" w:hAnsi="Fb Fontext" w:hint="cs"/>
          <w:sz w:val="32"/>
          <w:rtl/>
        </w:rPr>
        <w:t xml:space="preserve"> </w:t>
      </w:r>
      <w:r w:rsidR="00FD1F0A">
        <w:rPr>
          <w:rFonts w:ascii="Fb Fontext" w:hAnsi="Fb Fontext" w:hint="cs"/>
          <w:sz w:val="32"/>
          <w:rtl/>
        </w:rPr>
        <w:t xml:space="preserve">הושיב </w:t>
      </w:r>
      <w:r w:rsidRPr="00C35A2C">
        <w:rPr>
          <w:rFonts w:ascii="Fb Fontext" w:hAnsi="Fb Fontext" w:hint="cs"/>
          <w:sz w:val="32"/>
          <w:rtl/>
        </w:rPr>
        <w:t>שמירה עליהם שלא יטמאום</w:t>
      </w:r>
      <w:r w:rsidR="00502266">
        <w:rPr>
          <w:rFonts w:ascii="Fb Fontext" w:hAnsi="Fb Fontext" w:hint="cs"/>
          <w:sz w:val="32"/>
          <w:rtl/>
        </w:rPr>
        <w:t>,</w:t>
      </w:r>
    </w:p>
    <w:p w14:paraId="353F733A" w14:textId="59A9C485" w:rsidR="00AB7D20" w:rsidRDefault="00AB7D20" w:rsidP="00CA06EE">
      <w:pPr>
        <w:rPr>
          <w:rFonts w:ascii="Fb Fontext" w:hAnsi="Fb Fontext"/>
          <w:rtl/>
        </w:rPr>
      </w:pPr>
      <w:r w:rsidRPr="00CA06EE">
        <w:rPr>
          <w:rStyle w:val="affffe"/>
          <w:rtl/>
        </w:rPr>
        <w:t xml:space="preserve">א"ל שמואל: </w:t>
      </w:r>
      <w:r w:rsidRPr="00F71179">
        <w:rPr>
          <w:rFonts w:ascii="Fb Fontext" w:hAnsi="Fb Fontext" w:hint="cs"/>
          <w:spacing w:val="-2"/>
          <w:rtl/>
        </w:rPr>
        <w:t xml:space="preserve">עד עכשיו מי שמרם </w:t>
      </w:r>
      <w:r w:rsidRPr="00CA06EE">
        <w:rPr>
          <w:rStyle w:val="affffe"/>
          <w:rFonts w:hint="cs"/>
          <w:rtl/>
        </w:rPr>
        <w:t>א</w:t>
      </w:r>
      <w:r w:rsidRPr="00CA06EE">
        <w:rPr>
          <w:rStyle w:val="affffe"/>
          <w:rtl/>
        </w:rPr>
        <w:t>"</w:t>
      </w:r>
      <w:r w:rsidRPr="00CA06EE">
        <w:rPr>
          <w:rStyle w:val="affffe"/>
          <w:rFonts w:hint="cs"/>
          <w:rtl/>
        </w:rPr>
        <w:t xml:space="preserve">ל אביו </w:t>
      </w:r>
      <w:r w:rsidRPr="00F71179">
        <w:rPr>
          <w:rFonts w:ascii="Fb Fontext" w:hAnsi="Fb Fontext" w:hint="cs"/>
          <w:spacing w:val="-2"/>
          <w:rtl/>
        </w:rPr>
        <w:t>ואילו היו בנותיך היית מזלזל כך שלא לשומרם</w:t>
      </w:r>
      <w:r w:rsidR="00FD1F0A">
        <w:rPr>
          <w:rFonts w:ascii="Fb Fontext" w:hAnsi="Fb Fontext" w:hint="cs"/>
          <w:spacing w:val="-2"/>
          <w:rtl/>
        </w:rPr>
        <w:t>?</w:t>
      </w:r>
      <w:r w:rsidR="00CA06EE">
        <w:rPr>
          <w:rFonts w:ascii="Fb Fontext" w:hAnsi="Fb Fontext" w:hint="cs"/>
          <w:spacing w:val="-2"/>
          <w:rtl/>
        </w:rPr>
        <w:t xml:space="preserve"> </w:t>
      </w:r>
      <w:r w:rsidRPr="00C35A2C">
        <w:rPr>
          <w:rFonts w:ascii="Fb Fontext" w:hAnsi="Fb Fontext" w:hint="cs"/>
          <w:rtl/>
        </w:rPr>
        <w:t xml:space="preserve">והוי </w:t>
      </w:r>
      <w:r w:rsidRPr="00C35A2C">
        <w:rPr>
          <w:rFonts w:ascii="Fb Fontext" w:hAnsi="Fb Fontext"/>
          <w:rtl/>
        </w:rPr>
        <w:t>כשגגה שיוצא מלפני השליט, ו</w:t>
      </w:r>
      <w:r w:rsidRPr="00C35A2C">
        <w:rPr>
          <w:rFonts w:ascii="Fb Fontext" w:hAnsi="Fb Fontext" w:hint="cs"/>
          <w:rtl/>
        </w:rPr>
        <w:t xml:space="preserve">נשבו </w:t>
      </w:r>
      <w:r w:rsidRPr="00CA06EE">
        <w:rPr>
          <w:rStyle w:val="affffe"/>
          <w:rFonts w:hint="cs"/>
          <w:rtl/>
        </w:rPr>
        <w:t xml:space="preserve">בנות מר שמואל </w:t>
      </w:r>
      <w:r w:rsidRPr="00C35A2C">
        <w:rPr>
          <w:rFonts w:ascii="Fb Fontext" w:hAnsi="Fb Fontext" w:hint="cs"/>
          <w:rtl/>
        </w:rPr>
        <w:t>והעלום לארץ ישראל</w:t>
      </w:r>
      <w:r w:rsidR="00502266">
        <w:rPr>
          <w:rFonts w:ascii="Fb Fontext" w:hAnsi="Fb Fontext" w:hint="cs"/>
          <w:rtl/>
        </w:rPr>
        <w:t>,</w:t>
      </w:r>
    </w:p>
    <w:p w14:paraId="6CC0FA48" w14:textId="667ADE80" w:rsidR="00E268F4" w:rsidRDefault="00AB7D20" w:rsidP="00AB7D20">
      <w:pPr>
        <w:rPr>
          <w:rFonts w:ascii="Fb Fontext" w:hAnsi="Fb Fontext"/>
          <w:rtl/>
        </w:rPr>
      </w:pPr>
      <w:r w:rsidRPr="00CA06EE">
        <w:rPr>
          <w:rStyle w:val="affffe"/>
          <w:rFonts w:hint="cs"/>
          <w:rtl/>
        </w:rPr>
        <w:t xml:space="preserve">העמידו הבנות שוביהם מבחוץ </w:t>
      </w:r>
      <w:r w:rsidRPr="00FD1F0A">
        <w:rPr>
          <w:rStyle w:val="afffff0"/>
          <w:rFonts w:hint="cs"/>
          <w:rtl/>
        </w:rPr>
        <w:t>שלא ידעו מהם ששבום,</w:t>
      </w:r>
      <w:r w:rsidRPr="00CA06EE">
        <w:rPr>
          <w:rStyle w:val="affffe"/>
          <w:rFonts w:hint="cs"/>
          <w:rtl/>
        </w:rPr>
        <w:t xml:space="preserve"> והם עצמם עלו לביהמ</w:t>
      </w:r>
      <w:r w:rsidRPr="00CA06EE">
        <w:rPr>
          <w:rStyle w:val="affffe"/>
          <w:rtl/>
        </w:rPr>
        <w:t>"</w:t>
      </w:r>
      <w:r w:rsidRPr="00CA06EE">
        <w:rPr>
          <w:rStyle w:val="affffe"/>
          <w:rFonts w:hint="cs"/>
          <w:rtl/>
        </w:rPr>
        <w:t>ד של ר</w:t>
      </w:r>
      <w:r w:rsidRPr="00CA06EE">
        <w:rPr>
          <w:rStyle w:val="affffe"/>
          <w:rtl/>
        </w:rPr>
        <w:t>"</w:t>
      </w:r>
      <w:r w:rsidRPr="00CA06EE">
        <w:rPr>
          <w:rStyle w:val="affffe"/>
          <w:rFonts w:hint="cs"/>
          <w:rtl/>
        </w:rPr>
        <w:t>ח</w:t>
      </w:r>
      <w:r w:rsidR="00FD1F0A">
        <w:rPr>
          <w:rStyle w:val="affffe"/>
          <w:rFonts w:hint="cs"/>
          <w:rtl/>
        </w:rPr>
        <w:t>,</w:t>
      </w:r>
      <w:r w:rsidRPr="00CA06EE">
        <w:rPr>
          <w:rStyle w:val="affffe"/>
          <w:rFonts w:hint="cs"/>
          <w:rtl/>
        </w:rPr>
        <w:t xml:space="preserve"> </w:t>
      </w:r>
      <w:r w:rsidRPr="00FD1F0A">
        <w:rPr>
          <w:rStyle w:val="affffe"/>
          <w:rFonts w:hint="cs"/>
          <w:rtl/>
        </w:rPr>
        <w:t>וכ</w:t>
      </w:r>
      <w:r w:rsidRPr="00FD1F0A">
        <w:rPr>
          <w:rStyle w:val="affffe"/>
          <w:rtl/>
        </w:rPr>
        <w:t>"</w:t>
      </w:r>
      <w:r w:rsidRPr="00FD1F0A">
        <w:rPr>
          <w:rStyle w:val="affffe"/>
          <w:rFonts w:hint="cs"/>
          <w:rtl/>
        </w:rPr>
        <w:t>א אמרה</w:t>
      </w:r>
      <w:r w:rsidR="00FD1F0A">
        <w:rPr>
          <w:rStyle w:val="affffe"/>
          <w:rFonts w:hint="cs"/>
          <w:rtl/>
        </w:rPr>
        <w:t>:</w:t>
      </w:r>
      <w:r w:rsidRPr="00C35A2C">
        <w:rPr>
          <w:rFonts w:ascii="Fb Fontext" w:hAnsi="Fb Fontext" w:hint="cs"/>
          <w:rtl/>
        </w:rPr>
        <w:t xml:space="preserve"> נשביתי וטהורה אני</w:t>
      </w:r>
      <w:r w:rsidR="00FD1F0A">
        <w:rPr>
          <w:rFonts w:ascii="Fb Fontext" w:hAnsi="Fb Fontext" w:hint="cs"/>
          <w:rtl/>
        </w:rPr>
        <w:t>,</w:t>
      </w:r>
      <w:r w:rsidRPr="00C35A2C">
        <w:rPr>
          <w:rFonts w:ascii="Fb Fontext" w:hAnsi="Fb Fontext" w:hint="cs"/>
          <w:rtl/>
        </w:rPr>
        <w:t xml:space="preserve"> </w:t>
      </w:r>
      <w:r w:rsidRPr="00CA06EE">
        <w:rPr>
          <w:rStyle w:val="affffe"/>
          <w:rFonts w:hint="cs"/>
          <w:rtl/>
        </w:rPr>
        <w:t>והתירם ר</w:t>
      </w:r>
      <w:r w:rsidRPr="00CA06EE">
        <w:rPr>
          <w:rStyle w:val="affffe"/>
          <w:rtl/>
        </w:rPr>
        <w:t>"</w:t>
      </w:r>
      <w:r w:rsidRPr="00CA06EE">
        <w:rPr>
          <w:rStyle w:val="affffe"/>
          <w:rFonts w:hint="cs"/>
          <w:rtl/>
        </w:rPr>
        <w:t>ח</w:t>
      </w:r>
      <w:r w:rsidR="00E268F4">
        <w:rPr>
          <w:rFonts w:ascii="Fb Fontext" w:hAnsi="Fb Fontext" w:hint="cs"/>
          <w:rtl/>
        </w:rPr>
        <w:t>,</w:t>
      </w:r>
    </w:p>
    <w:p w14:paraId="5A64631A" w14:textId="77777777" w:rsidR="00E268F4" w:rsidRDefault="00AB7D20" w:rsidP="00AB7D20">
      <w:pPr>
        <w:rPr>
          <w:rFonts w:ascii="Fb Fontext" w:hAnsi="Fb Fontext"/>
          <w:spacing w:val="-4"/>
          <w:sz w:val="32"/>
          <w:rtl/>
        </w:rPr>
      </w:pPr>
      <w:r w:rsidRPr="00F71179">
        <w:rPr>
          <w:rFonts w:ascii="Fb Fontext" w:hAnsi="Fb Fontext" w:hint="cs"/>
          <w:spacing w:val="-4"/>
          <w:sz w:val="32"/>
          <w:rtl/>
        </w:rPr>
        <w:t>ולב</w:t>
      </w:r>
      <w:r w:rsidRPr="00F71179">
        <w:rPr>
          <w:rFonts w:ascii="Fb Fontext" w:hAnsi="Fb Fontext"/>
          <w:spacing w:val="-4"/>
          <w:sz w:val="32"/>
          <w:rtl/>
        </w:rPr>
        <w:t xml:space="preserve">סוף </w:t>
      </w:r>
      <w:r w:rsidRPr="00F71179">
        <w:rPr>
          <w:rFonts w:ascii="Fb Fontext" w:hAnsi="Fb Fontext" w:hint="cs"/>
          <w:spacing w:val="-4"/>
          <w:sz w:val="32"/>
          <w:rtl/>
        </w:rPr>
        <w:t>כשעלו השובים</w:t>
      </w:r>
      <w:r w:rsidR="00E268F4">
        <w:rPr>
          <w:rFonts w:ascii="Fb Fontext" w:hAnsi="Fb Fontext" w:hint="cs"/>
          <w:spacing w:val="-4"/>
          <w:sz w:val="32"/>
          <w:rtl/>
        </w:rPr>
        <w:t>,</w:t>
      </w:r>
    </w:p>
    <w:p w14:paraId="179ED02C" w14:textId="424E8C2D" w:rsidR="00AB7D20" w:rsidRPr="00F71179" w:rsidRDefault="00AB7D20" w:rsidP="00AB7D20">
      <w:pPr>
        <w:rPr>
          <w:rFonts w:ascii="Fb Fontext" w:hAnsi="Fb Fontext"/>
          <w:spacing w:val="-4"/>
          <w:sz w:val="32"/>
          <w:rtl/>
        </w:rPr>
      </w:pPr>
      <w:r w:rsidRPr="00CA06EE">
        <w:rPr>
          <w:rStyle w:val="affffe"/>
          <w:rFonts w:hint="cs"/>
          <w:rtl/>
        </w:rPr>
        <w:t>א</w:t>
      </w:r>
      <w:r w:rsidRPr="00CA06EE">
        <w:rPr>
          <w:rStyle w:val="affffe"/>
          <w:rtl/>
        </w:rPr>
        <w:t>"</w:t>
      </w:r>
      <w:r w:rsidRPr="00CA06EE">
        <w:rPr>
          <w:rStyle w:val="affffe"/>
          <w:rFonts w:hint="cs"/>
          <w:rtl/>
        </w:rPr>
        <w:t>ל ר</w:t>
      </w:r>
      <w:r w:rsidRPr="00CA06EE">
        <w:rPr>
          <w:rStyle w:val="affffe"/>
          <w:rtl/>
        </w:rPr>
        <w:t>"</w:t>
      </w:r>
      <w:r w:rsidRPr="00CA06EE">
        <w:rPr>
          <w:rStyle w:val="affffe"/>
          <w:rFonts w:hint="cs"/>
          <w:rtl/>
        </w:rPr>
        <w:t>ח</w:t>
      </w:r>
      <w:r w:rsidR="00FD1F0A">
        <w:rPr>
          <w:rStyle w:val="affffe"/>
          <w:rFonts w:hint="cs"/>
          <w:rtl/>
        </w:rPr>
        <w:t>:</w:t>
      </w:r>
      <w:r w:rsidRPr="00F71179">
        <w:rPr>
          <w:rFonts w:ascii="Fb Fontext" w:hAnsi="Fb Fontext" w:hint="cs"/>
          <w:spacing w:val="-4"/>
          <w:sz w:val="32"/>
          <w:rtl/>
        </w:rPr>
        <w:t xml:space="preserve"> ששבו בת לאדם גדול ונתב</w:t>
      </w:r>
      <w:r w:rsidR="00CA06EE">
        <w:rPr>
          <w:rFonts w:ascii="Fb Fontext" w:hAnsi="Fb Fontext" w:hint="cs"/>
          <w:spacing w:val="-4"/>
          <w:sz w:val="32"/>
          <w:rtl/>
        </w:rPr>
        <w:t>ר</w:t>
      </w:r>
      <w:r w:rsidRPr="00F71179">
        <w:rPr>
          <w:rFonts w:ascii="Fb Fontext" w:hAnsi="Fb Fontext" w:hint="cs"/>
          <w:spacing w:val="-4"/>
          <w:sz w:val="32"/>
          <w:rtl/>
        </w:rPr>
        <w:t>ר הדבר שהיו בנות שמואל</w:t>
      </w:r>
      <w:r w:rsidR="00FD1F0A">
        <w:rPr>
          <w:rFonts w:ascii="Fb Fontext" w:hAnsi="Fb Fontext" w:hint="cs"/>
          <w:spacing w:val="-4"/>
          <w:sz w:val="32"/>
          <w:rtl/>
        </w:rPr>
        <w:t>,</w:t>
      </w:r>
    </w:p>
    <w:p w14:paraId="4D6F4267" w14:textId="12CE29D8" w:rsidR="00AB7D20" w:rsidRPr="00C35A2C" w:rsidRDefault="00AB7D20" w:rsidP="00CA06EE">
      <w:pPr>
        <w:rPr>
          <w:rFonts w:ascii="Fb Fontext" w:hAnsi="Fb Fontext"/>
          <w:rtl/>
        </w:rPr>
      </w:pPr>
      <w:r w:rsidRPr="00CA06EE">
        <w:rPr>
          <w:rStyle w:val="affffe"/>
          <w:rFonts w:hint="cs"/>
          <w:rtl/>
        </w:rPr>
        <w:t>ר</w:t>
      </w:r>
      <w:r w:rsidRPr="00CA06EE">
        <w:rPr>
          <w:rStyle w:val="affffe"/>
          <w:rtl/>
        </w:rPr>
        <w:t>"</w:t>
      </w:r>
      <w:r w:rsidRPr="00CA06EE">
        <w:rPr>
          <w:rStyle w:val="affffe"/>
          <w:rFonts w:hint="cs"/>
          <w:rtl/>
        </w:rPr>
        <w:t>ח לרשב</w:t>
      </w:r>
      <w:r w:rsidRPr="00CA06EE">
        <w:rPr>
          <w:rStyle w:val="affffe"/>
          <w:rtl/>
        </w:rPr>
        <w:t>"</w:t>
      </w:r>
      <w:r w:rsidRPr="00CA06EE">
        <w:rPr>
          <w:rStyle w:val="affffe"/>
          <w:rFonts w:hint="cs"/>
          <w:rtl/>
        </w:rPr>
        <w:t xml:space="preserve">א </w:t>
      </w:r>
      <w:r w:rsidRPr="00F71179">
        <w:rPr>
          <w:rFonts w:ascii="Fb Fontext" w:hAnsi="Fb Fontext" w:hint="cs"/>
          <w:spacing w:val="-2"/>
          <w:rtl/>
        </w:rPr>
        <w:t xml:space="preserve">שישא אחת מהן שהן קרובותיו וענהו שיש עדים </w:t>
      </w:r>
      <w:r w:rsidRPr="00730169">
        <w:rPr>
          <w:rFonts w:ascii="Fb Fontext" w:hAnsi="Fb Fontext" w:hint="cs"/>
          <w:spacing w:val="-2"/>
          <w:rtl/>
        </w:rPr>
        <w:t>במדינת הים</w:t>
      </w:r>
      <w:r w:rsidRPr="00730169">
        <w:rPr>
          <w:rStyle w:val="afffe"/>
          <w:rFonts w:hint="cs"/>
          <w:spacing w:val="-2"/>
          <w:rtl/>
        </w:rPr>
        <w:t xml:space="preserve"> </w:t>
      </w:r>
      <w:r w:rsidRPr="00224771">
        <w:rPr>
          <w:rFonts w:cs="PFT_Frank" w:hint="cs"/>
          <w:b/>
          <w:bCs/>
          <w:szCs w:val="14"/>
          <w:rtl/>
        </w:rPr>
        <w:t>שטמאום</w:t>
      </w:r>
      <w:r w:rsidR="00CA06EE" w:rsidRPr="00730169">
        <w:rPr>
          <w:rStyle w:val="affffe"/>
          <w:rFonts w:hint="cs"/>
          <w:rtl/>
        </w:rPr>
        <w:t xml:space="preserve"> </w:t>
      </w:r>
      <w:r w:rsidRPr="00730169">
        <w:rPr>
          <w:rStyle w:val="affffe"/>
          <w:rFonts w:hint="cs"/>
          <w:rtl/>
        </w:rPr>
        <w:t>א</w:t>
      </w:r>
      <w:r w:rsidRPr="00730169">
        <w:rPr>
          <w:rStyle w:val="affffe"/>
          <w:rtl/>
        </w:rPr>
        <w:t>"</w:t>
      </w:r>
      <w:r w:rsidRPr="00730169">
        <w:rPr>
          <w:rStyle w:val="affffe"/>
          <w:rFonts w:hint="cs"/>
          <w:rtl/>
        </w:rPr>
        <w:t>ל ר</w:t>
      </w:r>
      <w:r w:rsidRPr="00730169">
        <w:rPr>
          <w:rStyle w:val="affffe"/>
          <w:rtl/>
        </w:rPr>
        <w:t>"</w:t>
      </w:r>
      <w:r w:rsidRPr="00730169">
        <w:rPr>
          <w:rStyle w:val="affffe"/>
          <w:rFonts w:hint="cs"/>
          <w:rtl/>
        </w:rPr>
        <w:t>ח:</w:t>
      </w:r>
      <w:r w:rsidRPr="00730169">
        <w:rPr>
          <w:rFonts w:ascii="Fb Fontext" w:hAnsi="Fb Fontext" w:hint="cs"/>
          <w:spacing w:val="-2"/>
          <w:rtl/>
        </w:rPr>
        <w:t xml:space="preserve"> עדים בבבל ותיאסר? והתירה</w:t>
      </w:r>
    </w:p>
    <w:p w14:paraId="58250BAB" w14:textId="6B4C14E3" w:rsidR="00AB7D20" w:rsidRPr="00730169" w:rsidRDefault="00AB7D20" w:rsidP="006434FE">
      <w:pPr>
        <w:pStyle w:val="afffff"/>
        <w:rPr>
          <w:spacing w:val="-4"/>
          <w:rtl/>
        </w:rPr>
      </w:pPr>
      <w:r w:rsidRPr="00730169">
        <w:rPr>
          <w:rFonts w:hint="cs"/>
          <w:spacing w:val="-4"/>
          <w:rtl/>
        </w:rPr>
        <w:t>[ולא אמר לו שיש 'עדי שבויה' לבד, דכיון שהתירוה לינשא א</w:t>
      </w:r>
      <w:r w:rsidR="00CA06EE" w:rsidRPr="00730169">
        <w:rPr>
          <w:rFonts w:hint="cs"/>
          <w:spacing w:val="-4"/>
          <w:rtl/>
        </w:rPr>
        <w:t>ף</w:t>
      </w:r>
      <w:r w:rsidRPr="00730169">
        <w:rPr>
          <w:rFonts w:hint="cs"/>
          <w:spacing w:val="-4"/>
          <w:rtl/>
        </w:rPr>
        <w:t xml:space="preserve"> שלא נישאת מותרת]</w:t>
      </w:r>
    </w:p>
    <w:p w14:paraId="203D8FD1" w14:textId="77777777" w:rsidR="00AB7D20" w:rsidRDefault="00AB7D20" w:rsidP="00E26091">
      <w:pPr>
        <w:pStyle w:val="afff"/>
        <w:framePr w:wrap="around"/>
        <w:rPr>
          <w:rtl/>
        </w:rPr>
      </w:pPr>
      <w:bookmarkStart w:id="175" w:name="_Toc119352960"/>
      <w:r w:rsidRPr="00C35A2C">
        <w:rPr>
          <w:rtl/>
        </w:rPr>
        <w:t>כג:</w:t>
      </w:r>
      <w:bookmarkEnd w:id="175"/>
    </w:p>
    <w:p>
      <w:pPr>
        <w:pStyle w:val="MishnaBatzad"/>
        <w:rPr>
          <w:ins w:id="20384" w:author="קלוד" w:date="2026-10-06T10:09:07Z"/>
        </w:rPr>
      </w:pPr>
      <w:ins w:id="20383" w:author="קלוד" w:date="2026-10-06T10:09:07Z">
        <w:r>
          <w:t xml:space="preserve">משנה ו</w:t>
        </w:r>
      </w:ins>
    </w:p>
    <w:p w14:paraId="3DC2C724" w14:textId="77777777" w:rsidR="000C5418" w:rsidRDefault="00AB7D20" w:rsidP="00AB7D20">
      <w:pPr>
        <w:pStyle w:val="afff5"/>
        <w:rPr>
          <w:b/>
          <w:rtl/>
        </w:rPr>
      </w:pPr>
      <w:bookmarkStart w:id="176" w:name="_Toc119352961"/>
      <w:r w:rsidRPr="000C5418">
        <w:rPr>
          <w:rStyle w:val="afffff5"/>
          <w:rtl/>
        </w:rPr>
        <w:t>שתי נשים שנשבו,</w:t>
      </w:r>
      <w:bookmarkEnd w:id="176"/>
      <w:r w:rsidRPr="00C35A2C">
        <w:rPr>
          <w:b/>
          <w:rtl/>
        </w:rPr>
        <w:t xml:space="preserve"> זאת אומרת נשביתי וטהורה אני וזאת אומרת נשביתי וטהורה אני - אינן נאמנות, </w:t>
      </w:r>
    </w:p>
    <w:p w14:paraId="77D44CAC" w14:textId="1DBB83FA" w:rsidR="00AB7D20" w:rsidRPr="00C35A2C" w:rsidRDefault="00AB7D20" w:rsidP="00AB7D20">
      <w:pPr>
        <w:pStyle w:val="afff5"/>
        <w:rPr>
          <w:b/>
          <w:rtl/>
        </w:rPr>
      </w:pPr>
      <w:bookmarkStart w:id="177" w:name="_Toc119352962"/>
      <w:r w:rsidRPr="000C5418">
        <w:rPr>
          <w:rStyle w:val="afffff5"/>
          <w:rtl/>
        </w:rPr>
        <w:t>ובזמן שהן מעידות זו את זו</w:t>
      </w:r>
      <w:bookmarkEnd w:id="177"/>
      <w:r w:rsidRPr="000C5418">
        <w:rPr>
          <w:rStyle w:val="afffff5"/>
          <w:rtl/>
        </w:rPr>
        <w:t xml:space="preserve"> </w:t>
      </w:r>
      <w:r w:rsidRPr="00C35A2C">
        <w:rPr>
          <w:b/>
          <w:rtl/>
        </w:rPr>
        <w:t>- הרי אלו נאמנות.</w:t>
      </w:r>
    </w:p>
    <w:p w14:paraId="3D9560E5" w14:textId="601143A0" w:rsidR="00AB7D20" w:rsidRPr="006D5126" w:rsidRDefault="00AB7D20" w:rsidP="00F1680A">
      <w:pPr>
        <w:pStyle w:val="affffb"/>
        <w:rPr>
          <w:spacing w:val="0"/>
          <w:rtl/>
        </w:rPr>
      </w:pPr>
      <w:bookmarkStart w:id="178" w:name="_Toc119352963"/>
      <w:r w:rsidRPr="006D5126">
        <w:rPr>
          <w:rFonts w:hint="cs"/>
          <w:spacing w:val="0"/>
          <w:rtl/>
        </w:rPr>
        <w:t>ד' ה</w:t>
      </w:r>
      <w:r w:rsidR="002B7BCC" w:rsidRPr="006D5126">
        <w:rPr>
          <w:spacing w:val="0"/>
          <w:rtl/>
        </w:rPr>
        <w:t>"</w:t>
      </w:r>
      <w:r w:rsidRPr="006D5126">
        <w:rPr>
          <w:rFonts w:hint="cs"/>
          <w:spacing w:val="0"/>
          <w:rtl/>
        </w:rPr>
        <w:t>ת דנאמנות</w:t>
      </w:r>
      <w:bookmarkEnd w:id="178"/>
    </w:p>
    <w:p w14:paraId="26B302DD" w14:textId="7B14C845" w:rsidR="00AB7D20" w:rsidRDefault="00AB7D20" w:rsidP="00AB7D20">
      <w:pPr>
        <w:rPr>
          <w:rFonts w:ascii="Fb Fontext" w:hAnsi="Fb Fontext"/>
          <w:sz w:val="32"/>
          <w:rtl/>
        </w:rPr>
      </w:pPr>
      <w:r w:rsidRPr="00DE0934">
        <w:rPr>
          <w:rStyle w:val="affffe"/>
          <w:rFonts w:hint="cs"/>
          <w:rtl/>
        </w:rPr>
        <w:t>א.</w:t>
      </w:r>
      <w:r w:rsidRPr="00CA108A">
        <w:rPr>
          <w:rFonts w:ascii="Fb Fontext" w:hAnsi="Fb Fontext" w:cs="PFT_Frank" w:hint="cs"/>
          <w:b/>
          <w:bCs/>
          <w:sz w:val="32"/>
          <w:szCs w:val="14"/>
          <w:rtl/>
        </w:rPr>
        <w:t xml:space="preserve"> </w:t>
      </w:r>
      <w:r w:rsidRPr="00DE0934">
        <w:rPr>
          <w:rtl/>
        </w:rPr>
        <w:t>אני טמאה וחברתי טהורה - נאמנת</w:t>
      </w:r>
      <w:r w:rsidRPr="00C35A2C">
        <w:rPr>
          <w:rFonts w:ascii="Fb Fontext" w:hAnsi="Fb Fontext"/>
          <w:sz w:val="32"/>
          <w:rtl/>
        </w:rPr>
        <w:t>,</w:t>
      </w:r>
    </w:p>
    <w:p w14:paraId="3C81B1AD" w14:textId="77777777" w:rsidR="00AB7D20" w:rsidRDefault="00AB7D20" w:rsidP="00DE0934">
      <w:pPr>
        <w:rPr>
          <w:rFonts w:ascii="Fb Fontext" w:hAnsi="Fb Fontext"/>
          <w:sz w:val="32"/>
          <w:rtl/>
        </w:rPr>
      </w:pPr>
      <w:r w:rsidRPr="00DE0934">
        <w:rPr>
          <w:rStyle w:val="affffe"/>
          <w:rFonts w:hint="cs"/>
          <w:rtl/>
        </w:rPr>
        <w:t>ב.</w:t>
      </w:r>
      <w:r w:rsidRPr="00C35A2C">
        <w:rPr>
          <w:rFonts w:ascii="Fb Fontext" w:hAnsi="Fb Fontext" w:hint="cs"/>
          <w:sz w:val="32"/>
          <w:rtl/>
        </w:rPr>
        <w:t xml:space="preserve"> </w:t>
      </w:r>
      <w:r w:rsidRPr="00C35A2C">
        <w:rPr>
          <w:rFonts w:ascii="Fb Fontext" w:hAnsi="Fb Fontext"/>
          <w:sz w:val="32"/>
          <w:rtl/>
        </w:rPr>
        <w:t>אני טהורה וחברתי טמאה - אינה נאמנת,</w:t>
      </w:r>
    </w:p>
    <w:p w14:paraId="568A0812" w14:textId="58E67673" w:rsidR="00AB7D20" w:rsidRDefault="00AB7D20" w:rsidP="00DE0934">
      <w:pPr>
        <w:rPr>
          <w:rFonts w:ascii="Fb Fontext" w:hAnsi="Fb Fontext"/>
          <w:sz w:val="32"/>
          <w:rtl/>
        </w:rPr>
      </w:pPr>
      <w:r w:rsidRPr="00DE0934">
        <w:rPr>
          <w:rStyle w:val="affffe"/>
          <w:rFonts w:hint="cs"/>
          <w:rtl/>
        </w:rPr>
        <w:t>ג.</w:t>
      </w:r>
      <w:r w:rsidRPr="00C35A2C">
        <w:rPr>
          <w:rFonts w:ascii="Fb Fontext" w:hAnsi="Fb Fontext" w:hint="cs"/>
          <w:sz w:val="32"/>
          <w:rtl/>
        </w:rPr>
        <w:t xml:space="preserve"> </w:t>
      </w:r>
      <w:r w:rsidRPr="00C35A2C">
        <w:rPr>
          <w:rFonts w:ascii="Fb Fontext" w:hAnsi="Fb Fontext"/>
          <w:sz w:val="32"/>
          <w:rtl/>
        </w:rPr>
        <w:t>אני וחברתי טמאה - נאמנת על עצמה ו</w:t>
      </w:r>
      <w:r w:rsidR="00DE0934">
        <w:rPr>
          <w:rFonts w:ascii="Fb Fontext" w:hAnsi="Fb Fontext" w:hint="cs"/>
          <w:sz w:val="32"/>
          <w:rtl/>
        </w:rPr>
        <w:t xml:space="preserve">לא </w:t>
      </w:r>
      <w:r w:rsidRPr="00C35A2C">
        <w:rPr>
          <w:rFonts w:ascii="Fb Fontext" w:hAnsi="Fb Fontext"/>
          <w:sz w:val="32"/>
          <w:rtl/>
        </w:rPr>
        <w:t>על חברתה,</w:t>
      </w:r>
    </w:p>
    <w:p w14:paraId="08648CA9" w14:textId="04E98FF0" w:rsidR="00AB7D20" w:rsidRPr="00C54C7E" w:rsidRDefault="00AB7D20" w:rsidP="00DE0934">
      <w:pPr>
        <w:rPr>
          <w:rStyle w:val="afffe"/>
          <w:rtl/>
        </w:rPr>
      </w:pPr>
      <w:r w:rsidRPr="00DE0934">
        <w:rPr>
          <w:rStyle w:val="affffe"/>
          <w:rFonts w:hint="cs"/>
          <w:rtl/>
        </w:rPr>
        <w:t xml:space="preserve">ד. </w:t>
      </w:r>
      <w:r w:rsidRPr="00C35A2C">
        <w:rPr>
          <w:rFonts w:ascii="Fb Fontext" w:hAnsi="Fb Fontext"/>
          <w:sz w:val="32"/>
          <w:rtl/>
        </w:rPr>
        <w:t>אני וחברתי טהורה - נאמנת על חברתה ו</w:t>
      </w:r>
      <w:r w:rsidR="00DE0934">
        <w:rPr>
          <w:rFonts w:ascii="Fb Fontext" w:hAnsi="Fb Fontext" w:hint="cs"/>
          <w:sz w:val="32"/>
          <w:rtl/>
        </w:rPr>
        <w:t>לא</w:t>
      </w:r>
      <w:r w:rsidRPr="00C35A2C">
        <w:rPr>
          <w:rFonts w:ascii="Fb Fontext" w:hAnsi="Fb Fontext"/>
          <w:sz w:val="32"/>
          <w:rtl/>
        </w:rPr>
        <w:t xml:space="preserve"> על עצמה.</w:t>
      </w:r>
    </w:p>
    <w:p w14:paraId="1474D503" w14:textId="3FD34BCF" w:rsidR="00AB7D20" w:rsidRDefault="00AB7D20" w:rsidP="00AB7D20">
      <w:pPr>
        <w:rPr>
          <w:rFonts w:ascii="Fb Fontext" w:hAnsi="Fb Fontext"/>
          <w:sz w:val="32"/>
          <w:rtl/>
        </w:rPr>
      </w:pPr>
      <w:r w:rsidRPr="00DE0934">
        <w:rPr>
          <w:rStyle w:val="affffe"/>
          <w:rFonts w:hint="cs"/>
          <w:rtl/>
        </w:rPr>
        <w:t xml:space="preserve">א. אביי רישא וסיפא </w:t>
      </w:r>
      <w:r w:rsidRPr="00C35A2C">
        <w:rPr>
          <w:rFonts w:ascii="Fb Fontext" w:hAnsi="Fb Fontext" w:hint="cs"/>
          <w:sz w:val="32"/>
          <w:rtl/>
        </w:rPr>
        <w:t>ד</w:t>
      </w:r>
      <w:r w:rsidR="00DE0934">
        <w:rPr>
          <w:rFonts w:ascii="Fb Fontext" w:hAnsi="Fb Fontext" w:hint="cs"/>
          <w:sz w:val="32"/>
          <w:rtl/>
        </w:rPr>
        <w:t>יש</w:t>
      </w:r>
      <w:r w:rsidRPr="00C35A2C">
        <w:rPr>
          <w:rFonts w:ascii="Fb Fontext" w:hAnsi="Fb Fontext" w:hint="cs"/>
          <w:sz w:val="32"/>
          <w:rtl/>
        </w:rPr>
        <w:t xml:space="preserve"> עדים ומציעתא </w:t>
      </w:r>
      <w:r w:rsidR="00502266">
        <w:rPr>
          <w:rFonts w:ascii="Fb Fontext" w:hAnsi="Fb Fontext" w:hint="cs"/>
          <w:sz w:val="32"/>
          <w:rtl/>
        </w:rPr>
        <w:t>שאין</w:t>
      </w:r>
      <w:r w:rsidRPr="00C35A2C">
        <w:rPr>
          <w:rFonts w:ascii="Fb Fontext" w:hAnsi="Fb Fontext" w:hint="cs"/>
          <w:sz w:val="32"/>
          <w:rtl/>
        </w:rPr>
        <w:t xml:space="preserve"> עדים</w:t>
      </w:r>
      <w:r w:rsidR="00502266">
        <w:rPr>
          <w:rFonts w:ascii="Fb Fontext" w:hAnsi="Fb Fontext" w:hint="cs"/>
          <w:sz w:val="32"/>
          <w:rtl/>
        </w:rPr>
        <w:t>,</w:t>
      </w:r>
    </w:p>
    <w:p w14:paraId="611C8E9B" w14:textId="00F175DB" w:rsidR="00AB7D20" w:rsidRDefault="00AB7D20" w:rsidP="00DE0934">
      <w:pPr>
        <w:ind w:firstLine="0"/>
        <w:rPr>
          <w:rFonts w:ascii="Fb Fontext" w:hAnsi="Fb Fontext"/>
          <w:sz w:val="32"/>
          <w:rtl/>
        </w:rPr>
      </w:pPr>
      <w:r w:rsidRPr="00DE0934">
        <w:rPr>
          <w:rStyle w:val="affffe"/>
          <w:rFonts w:hint="cs"/>
          <w:rtl/>
        </w:rPr>
        <w:t>ברישא</w:t>
      </w:r>
      <w:r w:rsidRPr="00DE0934">
        <w:rPr>
          <w:rStyle w:val="affffe"/>
          <w:rtl/>
        </w:rPr>
        <w:t xml:space="preserve"> </w:t>
      </w:r>
      <w:r w:rsidRPr="00DE0934">
        <w:rPr>
          <w:rStyle w:val="affffe"/>
          <w:rFonts w:hint="cs"/>
          <w:rtl/>
        </w:rPr>
        <w:t>[ב]</w:t>
      </w:r>
      <w:r w:rsidRPr="00C35A2C">
        <w:rPr>
          <w:rFonts w:ascii="Fb Fontext" w:hAnsi="Fb Fontext" w:hint="cs"/>
          <w:sz w:val="32"/>
          <w:rtl/>
        </w:rPr>
        <w:t xml:space="preserve"> דאני טהורה וחברת טמאה אינה נאמנת</w:t>
      </w:r>
      <w:r w:rsidR="00502266">
        <w:rPr>
          <w:rFonts w:ascii="Fb Fontext" w:hAnsi="Fb Fontext" w:hint="cs"/>
          <w:sz w:val="32"/>
          <w:rtl/>
        </w:rPr>
        <w:t>,</w:t>
      </w:r>
    </w:p>
    <w:p w14:paraId="6194E77D" w14:textId="77777777" w:rsidR="00E268F4" w:rsidRDefault="00AB7D20" w:rsidP="00DE0934">
      <w:pPr>
        <w:ind w:firstLine="0"/>
        <w:rPr>
          <w:rFonts w:ascii="Fb Fontext" w:hAnsi="Fb Fontext"/>
          <w:spacing w:val="-4"/>
          <w:sz w:val="32"/>
          <w:rtl/>
        </w:rPr>
      </w:pPr>
      <w:r w:rsidRPr="00730169">
        <w:rPr>
          <w:rStyle w:val="affffe"/>
          <w:rFonts w:hint="cs"/>
          <w:spacing w:val="-4"/>
          <w:rtl/>
        </w:rPr>
        <w:lastRenderedPageBreak/>
        <w:t>ובסיפא</w:t>
      </w:r>
      <w:r w:rsidRPr="00730169">
        <w:rPr>
          <w:rStyle w:val="affffe"/>
          <w:spacing w:val="-4"/>
          <w:rtl/>
        </w:rPr>
        <w:t xml:space="preserve"> </w:t>
      </w:r>
      <w:r w:rsidRPr="00730169">
        <w:rPr>
          <w:rStyle w:val="affffe"/>
          <w:rFonts w:hint="cs"/>
          <w:spacing w:val="-4"/>
          <w:rtl/>
        </w:rPr>
        <w:t xml:space="preserve">[ד] </w:t>
      </w:r>
      <w:r w:rsidRPr="00730169">
        <w:rPr>
          <w:rFonts w:ascii="Fb Fontext" w:hAnsi="Fb Fontext" w:hint="cs"/>
          <w:spacing w:val="-4"/>
          <w:sz w:val="32"/>
          <w:rtl/>
        </w:rPr>
        <w:t xml:space="preserve">דאני וחברתי טהורה נאמנת על חברתה </w:t>
      </w:r>
      <w:r w:rsidR="00BB309F" w:rsidRPr="00730169">
        <w:rPr>
          <w:rFonts w:ascii="Fb Fontext" w:hAnsi="Fb Fontext" w:hint="cs"/>
          <w:spacing w:val="-4"/>
          <w:sz w:val="32"/>
          <w:rtl/>
        </w:rPr>
        <w:t>ולא על עצמה</w:t>
      </w:r>
      <w:r w:rsidR="00E268F4">
        <w:rPr>
          <w:rFonts w:ascii="Fb Fontext" w:hAnsi="Fb Fontext" w:hint="cs"/>
          <w:spacing w:val="-4"/>
          <w:sz w:val="32"/>
          <w:rtl/>
        </w:rPr>
        <w:t>,</w:t>
      </w:r>
    </w:p>
    <w:p w14:paraId="1D5AEC72" w14:textId="583AC498" w:rsidR="00AB7D20" w:rsidRDefault="00AB7D20" w:rsidP="00DE0934">
      <w:pPr>
        <w:ind w:firstLine="0"/>
        <w:rPr>
          <w:rFonts w:ascii="Fb Fontext" w:hAnsi="Fb Fontext"/>
          <w:sz w:val="32"/>
          <w:rtl/>
        </w:rPr>
      </w:pPr>
      <w:r w:rsidRPr="00DE0934">
        <w:rPr>
          <w:rStyle w:val="affffe"/>
          <w:rFonts w:hint="cs"/>
          <w:rtl/>
        </w:rPr>
        <w:t xml:space="preserve">ומציעתא </w:t>
      </w:r>
      <w:r w:rsidRPr="00BB309F">
        <w:rPr>
          <w:rStyle w:val="afffff0"/>
          <w:rFonts w:hint="cs"/>
          <w:rtl/>
        </w:rPr>
        <w:t xml:space="preserve">[ג] </w:t>
      </w:r>
      <w:r w:rsidRPr="00C35A2C">
        <w:rPr>
          <w:rFonts w:ascii="Fb Fontext" w:hAnsi="Fb Fontext" w:hint="cs"/>
          <w:sz w:val="32"/>
          <w:rtl/>
        </w:rPr>
        <w:t>ד</w:t>
      </w:r>
      <w:r w:rsidR="00BB309F">
        <w:rPr>
          <w:rFonts w:ascii="Fb Fontext" w:hAnsi="Fb Fontext" w:hint="cs"/>
          <w:sz w:val="32"/>
          <w:rtl/>
        </w:rPr>
        <w:t>אין</w:t>
      </w:r>
      <w:r w:rsidRPr="00C35A2C">
        <w:rPr>
          <w:rFonts w:ascii="Fb Fontext" w:hAnsi="Fb Fontext" w:hint="cs"/>
          <w:sz w:val="32"/>
          <w:rtl/>
        </w:rPr>
        <w:t xml:space="preserve"> עדים דאני וחברתי טמאה נאמנת על עצמה ולא על חברתה</w:t>
      </w:r>
      <w:r w:rsidR="00502266">
        <w:rPr>
          <w:rFonts w:ascii="Fb Fontext" w:hAnsi="Fb Fontext" w:hint="cs"/>
          <w:sz w:val="32"/>
          <w:rtl/>
        </w:rPr>
        <w:t>,</w:t>
      </w:r>
    </w:p>
    <w:p w14:paraId="442D9C7E" w14:textId="1CB7600E" w:rsidR="00AB7D20" w:rsidRDefault="00AB7D20" w:rsidP="00AB7D20">
      <w:pPr>
        <w:rPr>
          <w:rFonts w:ascii="Fb Fontext" w:hAnsi="Fb Fontext"/>
          <w:sz w:val="32"/>
          <w:rtl/>
        </w:rPr>
      </w:pPr>
      <w:r w:rsidRPr="00BB309F">
        <w:rPr>
          <w:rStyle w:val="affffe"/>
          <w:rFonts w:hint="cs"/>
          <w:rtl/>
        </w:rPr>
        <w:t>ב. ר</w:t>
      </w:r>
      <w:r w:rsidRPr="00BB309F">
        <w:rPr>
          <w:rStyle w:val="affffe"/>
          <w:rtl/>
        </w:rPr>
        <w:t>"</w:t>
      </w:r>
      <w:r w:rsidRPr="00BB309F">
        <w:rPr>
          <w:rStyle w:val="affffe"/>
          <w:rFonts w:hint="cs"/>
          <w:rtl/>
        </w:rPr>
        <w:t>פ</w:t>
      </w:r>
      <w:r w:rsidRPr="00BB309F">
        <w:rPr>
          <w:rStyle w:val="affffe"/>
          <w:rtl/>
        </w:rPr>
        <w:t xml:space="preserve">: </w:t>
      </w:r>
      <w:r w:rsidRPr="00C35A2C">
        <w:rPr>
          <w:rFonts w:ascii="Fb Fontext" w:hAnsi="Fb Fontext"/>
          <w:sz w:val="32"/>
          <w:rtl/>
        </w:rPr>
        <w:t>כולה ד</w:t>
      </w:r>
      <w:r w:rsidR="00BB309F">
        <w:rPr>
          <w:rFonts w:ascii="Fb Fontext" w:hAnsi="Fb Fontext" w:hint="cs"/>
          <w:sz w:val="32"/>
          <w:rtl/>
        </w:rPr>
        <w:t>יש</w:t>
      </w:r>
      <w:r w:rsidRPr="00C35A2C">
        <w:rPr>
          <w:rFonts w:ascii="Fb Fontext" w:hAnsi="Fb Fontext"/>
          <w:sz w:val="32"/>
          <w:rtl/>
        </w:rPr>
        <w:t xml:space="preserve"> עדים, ו</w:t>
      </w:r>
      <w:r w:rsidR="00BB309F">
        <w:rPr>
          <w:rFonts w:ascii="Fb Fontext" w:hAnsi="Fb Fontext" w:hint="cs"/>
          <w:sz w:val="32"/>
          <w:rtl/>
        </w:rPr>
        <w:t>יש</w:t>
      </w:r>
      <w:r w:rsidRPr="00C35A2C">
        <w:rPr>
          <w:rFonts w:ascii="Fb Fontext" w:hAnsi="Fb Fontext"/>
          <w:sz w:val="32"/>
          <w:rtl/>
        </w:rPr>
        <w:t xml:space="preserve"> </w:t>
      </w:r>
      <w:r w:rsidR="00E96D7C">
        <w:rPr>
          <w:rFonts w:ascii="Fb Fontext" w:hAnsi="Fb Fontext" w:hint="cs"/>
          <w:sz w:val="32"/>
          <w:rtl/>
        </w:rPr>
        <w:t>ע</w:t>
      </w:r>
      <w:r w:rsidR="002B7BCC">
        <w:rPr>
          <w:rFonts w:ascii="Fb Fontext" w:hAnsi="Fb Fontext"/>
          <w:sz w:val="32"/>
          <w:rtl/>
        </w:rPr>
        <w:t>"</w:t>
      </w:r>
      <w:r w:rsidR="00E96D7C">
        <w:rPr>
          <w:rFonts w:ascii="Fb Fontext" w:hAnsi="Fb Fontext" w:hint="cs"/>
          <w:sz w:val="32"/>
          <w:rtl/>
        </w:rPr>
        <w:t>א</w:t>
      </w:r>
      <w:r w:rsidRPr="00C35A2C">
        <w:rPr>
          <w:rFonts w:ascii="Fb Fontext" w:hAnsi="Fb Fontext"/>
          <w:sz w:val="32"/>
          <w:rtl/>
        </w:rPr>
        <w:t xml:space="preserve"> </w:t>
      </w:r>
      <w:r>
        <w:rPr>
          <w:rFonts w:ascii="Fb Fontext" w:hAnsi="Fb Fontext"/>
          <w:sz w:val="32"/>
          <w:rtl/>
        </w:rPr>
        <w:t>ד</w:t>
      </w:r>
      <w:r w:rsidR="00FD1F0A">
        <w:rPr>
          <w:rFonts w:ascii="Fb Fontext" w:hAnsi="Fb Fontext" w:hint="cs"/>
          <w:sz w:val="32"/>
          <w:rtl/>
        </w:rPr>
        <w:t>ה</w:t>
      </w:r>
      <w:r w:rsidRPr="00C35A2C">
        <w:rPr>
          <w:rFonts w:ascii="Fb Fontext" w:hAnsi="Fb Fontext"/>
          <w:sz w:val="32"/>
          <w:rtl/>
        </w:rPr>
        <w:t>פך,</w:t>
      </w:r>
    </w:p>
    <w:p w14:paraId="24D967C4" w14:textId="2FB62136" w:rsidR="00AB7D20" w:rsidRPr="00CA7D65" w:rsidRDefault="00FD1F0A" w:rsidP="00BB309F">
      <w:pPr>
        <w:rPr>
          <w:rFonts w:ascii="Fb Fontext" w:hAnsi="Fb Fontext"/>
          <w:spacing w:val="-4"/>
          <w:sz w:val="32"/>
          <w:rtl/>
        </w:rPr>
      </w:pPr>
      <w:r w:rsidRPr="00CA7D65">
        <w:rPr>
          <w:rStyle w:val="affffe"/>
          <w:rFonts w:hint="cs"/>
          <w:spacing w:val="-4"/>
          <w:rtl/>
        </w:rPr>
        <w:t>א.</w:t>
      </w:r>
      <w:r w:rsidRPr="00CA7D65">
        <w:rPr>
          <w:rFonts w:ascii="Fb Fontext" w:hAnsi="Fb Fontext" w:hint="cs"/>
          <w:spacing w:val="-4"/>
          <w:sz w:val="32"/>
          <w:rtl/>
        </w:rPr>
        <w:t xml:space="preserve"> </w:t>
      </w:r>
      <w:r w:rsidR="00AB7D20" w:rsidRPr="00CA7D65">
        <w:rPr>
          <w:rFonts w:ascii="Fb Fontext" w:hAnsi="Fb Fontext"/>
          <w:spacing w:val="-4"/>
          <w:sz w:val="32"/>
          <w:rtl/>
        </w:rPr>
        <w:t xml:space="preserve">אני טמאה וחברתי טהורה, </w:t>
      </w:r>
      <w:r w:rsidR="00AB7D20" w:rsidRPr="00CA7D65">
        <w:rPr>
          <w:rStyle w:val="affffe"/>
          <w:spacing w:val="-4"/>
          <w:rtl/>
        </w:rPr>
        <w:t>וא</w:t>
      </w:r>
      <w:r w:rsidR="00BB309F" w:rsidRPr="00CA7D65">
        <w:rPr>
          <w:rStyle w:val="affffe"/>
          <w:rFonts w:hint="cs"/>
          <w:spacing w:val="-4"/>
          <w:rtl/>
        </w:rPr>
        <w:t>"ל ע</w:t>
      </w:r>
      <w:r w:rsidR="002B7BCC" w:rsidRPr="00CA7D65">
        <w:rPr>
          <w:rStyle w:val="affffe"/>
          <w:spacing w:val="-4"/>
          <w:rtl/>
        </w:rPr>
        <w:t>"</w:t>
      </w:r>
      <w:r w:rsidR="00BB309F" w:rsidRPr="00CA7D65">
        <w:rPr>
          <w:rStyle w:val="affffe"/>
          <w:rFonts w:hint="cs"/>
          <w:spacing w:val="-4"/>
          <w:rtl/>
        </w:rPr>
        <w:t>א</w:t>
      </w:r>
      <w:r w:rsidR="00AB7D20" w:rsidRPr="00CA7D65">
        <w:rPr>
          <w:rFonts w:ascii="Fb Fontext" w:hAnsi="Fb Fontext"/>
          <w:spacing w:val="-4"/>
          <w:sz w:val="32"/>
          <w:rtl/>
        </w:rPr>
        <w:t xml:space="preserve"> את טהורה וחברתך טמאה</w:t>
      </w:r>
    </w:p>
    <w:p w14:paraId="0DD6A9C2" w14:textId="77777777" w:rsidR="00E268F4" w:rsidRDefault="00AB7D20" w:rsidP="00BB309F">
      <w:pPr>
        <w:rPr>
          <w:rFonts w:ascii="Fb Fontext" w:hAnsi="Fb Fontext"/>
          <w:sz w:val="32"/>
          <w:rtl/>
        </w:rPr>
      </w:pPr>
      <w:r>
        <w:rPr>
          <w:rFonts w:ascii="Fb Fontext" w:hAnsi="Fb Fontext" w:hint="cs"/>
          <w:sz w:val="32"/>
          <w:rtl/>
        </w:rPr>
        <w:t xml:space="preserve">היא </w:t>
      </w:r>
      <w:r w:rsidRPr="00C35A2C">
        <w:rPr>
          <w:rFonts w:ascii="Fb Fontext" w:hAnsi="Fb Fontext"/>
          <w:sz w:val="32"/>
          <w:rtl/>
        </w:rPr>
        <w:t>שויתא ל</w:t>
      </w:r>
      <w:r w:rsidR="00FD1F0A">
        <w:rPr>
          <w:rFonts w:ascii="Fb Fontext" w:hAnsi="Fb Fontext" w:hint="cs"/>
          <w:sz w:val="32"/>
          <w:rtl/>
        </w:rPr>
        <w:t>עצמה</w:t>
      </w:r>
      <w:r w:rsidRPr="00C35A2C">
        <w:rPr>
          <w:rFonts w:ascii="Fb Fontext" w:hAnsi="Fb Fontext"/>
          <w:sz w:val="32"/>
          <w:rtl/>
        </w:rPr>
        <w:t xml:space="preserve"> חתיכה ד</w:t>
      </w:r>
      <w:r>
        <w:rPr>
          <w:rFonts w:ascii="Fb Fontext" w:hAnsi="Fb Fontext"/>
          <w:sz w:val="32"/>
          <w:rtl/>
        </w:rPr>
        <w:t>איסור</w:t>
      </w:r>
      <w:r w:rsidRPr="00C35A2C">
        <w:rPr>
          <w:rFonts w:ascii="Fb Fontext" w:hAnsi="Fb Fontext"/>
          <w:sz w:val="32"/>
          <w:rtl/>
        </w:rPr>
        <w:t xml:space="preserve">, </w:t>
      </w:r>
      <w:r w:rsidR="00E96D7C">
        <w:rPr>
          <w:rFonts w:ascii="Fb Fontext" w:hAnsi="Fb Fontext" w:hint="cs"/>
          <w:sz w:val="32"/>
          <w:rtl/>
        </w:rPr>
        <w:t>ו</w:t>
      </w:r>
      <w:r w:rsidRPr="00C35A2C">
        <w:rPr>
          <w:rFonts w:ascii="Fb Fontext" w:hAnsi="Fb Fontext"/>
          <w:sz w:val="32"/>
          <w:rtl/>
        </w:rPr>
        <w:t>חברתה מ</w:t>
      </w:r>
      <w:r w:rsidR="00BB309F">
        <w:rPr>
          <w:rFonts w:ascii="Fb Fontext" w:hAnsi="Fb Fontext" w:hint="cs"/>
          <w:sz w:val="32"/>
          <w:rtl/>
        </w:rPr>
        <w:t>ותרת על פיה</w:t>
      </w:r>
      <w:r w:rsidR="00E268F4">
        <w:rPr>
          <w:rFonts w:ascii="Fb Fontext" w:hAnsi="Fb Fontext" w:hint="cs"/>
          <w:sz w:val="32"/>
          <w:rtl/>
        </w:rPr>
        <w:t>,</w:t>
      </w:r>
    </w:p>
    <w:p w14:paraId="1C7E3DB8" w14:textId="0650A583" w:rsidR="00E268F4" w:rsidRDefault="00FD1F0A" w:rsidP="00BB309F">
      <w:pPr>
        <w:ind w:left="0" w:firstLine="0"/>
        <w:rPr>
          <w:rFonts w:ascii="Fb Fontext" w:hAnsi="Fb Fontext"/>
          <w:spacing w:val="-6"/>
          <w:sz w:val="32"/>
          <w:rtl/>
        </w:rPr>
      </w:pPr>
      <w:r>
        <w:rPr>
          <w:rStyle w:val="affffe"/>
          <w:rFonts w:hint="cs"/>
          <w:spacing w:val="-6"/>
          <w:rtl/>
        </w:rPr>
        <w:t>ב.</w:t>
      </w:r>
      <w:r w:rsidR="00AB7D20" w:rsidRPr="00730169">
        <w:rPr>
          <w:rStyle w:val="affffe"/>
          <w:rFonts w:hint="cs"/>
          <w:spacing w:val="-6"/>
          <w:rtl/>
        </w:rPr>
        <w:t xml:space="preserve"> </w:t>
      </w:r>
      <w:r w:rsidR="00AB7D20" w:rsidRPr="00730169">
        <w:rPr>
          <w:rFonts w:ascii="Fb Fontext" w:hAnsi="Fb Fontext"/>
          <w:spacing w:val="-6"/>
          <w:sz w:val="32"/>
          <w:rtl/>
        </w:rPr>
        <w:t xml:space="preserve">אני טהורה וחברתי טמאה, </w:t>
      </w:r>
      <w:r w:rsidR="00E96D7C" w:rsidRPr="00FD1F0A">
        <w:rPr>
          <w:rStyle w:val="affffe"/>
          <w:rFonts w:hint="cs"/>
          <w:rtl/>
        </w:rPr>
        <w:t>וא</w:t>
      </w:r>
      <w:r w:rsidR="002B7BCC">
        <w:rPr>
          <w:rStyle w:val="affffe"/>
          <w:rtl/>
        </w:rPr>
        <w:t>"</w:t>
      </w:r>
      <w:r w:rsidR="00E96D7C" w:rsidRPr="00FD1F0A">
        <w:rPr>
          <w:rStyle w:val="affffe"/>
          <w:rFonts w:hint="cs"/>
          <w:rtl/>
        </w:rPr>
        <w:t>ל ע</w:t>
      </w:r>
      <w:r w:rsidR="002B7BCC">
        <w:rPr>
          <w:rStyle w:val="affffe"/>
          <w:rtl/>
        </w:rPr>
        <w:t>"</w:t>
      </w:r>
      <w:r w:rsidR="00E96D7C" w:rsidRPr="00FD1F0A">
        <w:rPr>
          <w:rStyle w:val="affffe"/>
          <w:rFonts w:hint="cs"/>
          <w:rtl/>
        </w:rPr>
        <w:t>א</w:t>
      </w:r>
      <w:r w:rsidR="00AB7D20" w:rsidRPr="00730169">
        <w:rPr>
          <w:rFonts w:ascii="Fb Fontext" w:hAnsi="Fb Fontext"/>
          <w:spacing w:val="-6"/>
          <w:sz w:val="32"/>
          <w:rtl/>
        </w:rPr>
        <w:t xml:space="preserve"> את טמאה וחברתך טהורה</w:t>
      </w:r>
      <w:r w:rsidR="00E268F4">
        <w:rPr>
          <w:rFonts w:ascii="Fb Fontext" w:hAnsi="Fb Fontext" w:hint="cs"/>
          <w:spacing w:val="-6"/>
          <w:sz w:val="32"/>
          <w:rtl/>
        </w:rPr>
        <w:t>,</w:t>
      </w:r>
    </w:p>
    <w:p w14:paraId="305E8A13" w14:textId="7F3B2EC5" w:rsidR="00AB7D20" w:rsidRPr="00C35A2C" w:rsidRDefault="00AB7D20" w:rsidP="00BB309F">
      <w:pPr>
        <w:ind w:left="0" w:firstLine="0"/>
        <w:rPr>
          <w:rFonts w:ascii="Fb Fontext" w:hAnsi="Fb Fontext" w:cs="Guttman Vilna"/>
          <w:b/>
          <w:bCs/>
          <w:sz w:val="32"/>
          <w:rtl/>
        </w:rPr>
      </w:pPr>
      <w:r w:rsidRPr="00C35A2C">
        <w:rPr>
          <w:rFonts w:ascii="Fb Fontext" w:hAnsi="Fb Fontext"/>
          <w:sz w:val="32"/>
          <w:rtl/>
        </w:rPr>
        <w:t xml:space="preserve">- </w:t>
      </w:r>
      <w:r>
        <w:rPr>
          <w:rFonts w:ascii="Fb Fontext" w:hAnsi="Fb Fontext" w:hint="cs"/>
          <w:sz w:val="32"/>
          <w:rtl/>
        </w:rPr>
        <w:t xml:space="preserve">היא </w:t>
      </w:r>
      <w:r w:rsidRPr="00C35A2C">
        <w:rPr>
          <w:rFonts w:ascii="Fb Fontext" w:hAnsi="Fb Fontext"/>
          <w:sz w:val="32"/>
          <w:rtl/>
        </w:rPr>
        <w:t>כיון ד</w:t>
      </w:r>
      <w:r>
        <w:rPr>
          <w:rFonts w:ascii="Fb Fontext" w:hAnsi="Fb Fontext" w:hint="cs"/>
          <w:sz w:val="32"/>
          <w:rtl/>
        </w:rPr>
        <w:t>יש</w:t>
      </w:r>
      <w:r w:rsidRPr="00C35A2C">
        <w:rPr>
          <w:rFonts w:ascii="Fb Fontext" w:hAnsi="Fb Fontext"/>
          <w:sz w:val="32"/>
          <w:rtl/>
        </w:rPr>
        <w:t xml:space="preserve"> עדים לאו כל כמינה, חברתה </w:t>
      </w:r>
      <w:r w:rsidR="00BB309F">
        <w:rPr>
          <w:rFonts w:ascii="Fb Fontext" w:hAnsi="Fb Fontext" w:hint="cs"/>
          <w:sz w:val="32"/>
          <w:rtl/>
        </w:rPr>
        <w:t>ניתרת ע</w:t>
      </w:r>
      <w:r w:rsidR="002B7BCC">
        <w:rPr>
          <w:rFonts w:ascii="Fb Fontext" w:hAnsi="Fb Fontext"/>
          <w:sz w:val="32"/>
          <w:rtl/>
        </w:rPr>
        <w:t>"</w:t>
      </w:r>
      <w:r w:rsidR="00BB309F">
        <w:rPr>
          <w:rFonts w:ascii="Fb Fontext" w:hAnsi="Fb Fontext" w:hint="cs"/>
          <w:sz w:val="32"/>
          <w:rtl/>
        </w:rPr>
        <w:t>פ ע</w:t>
      </w:r>
      <w:r w:rsidR="002B7BCC">
        <w:rPr>
          <w:rFonts w:ascii="Fb Fontext" w:hAnsi="Fb Fontext"/>
          <w:sz w:val="32"/>
          <w:rtl/>
        </w:rPr>
        <w:t>"</w:t>
      </w:r>
      <w:r w:rsidR="00BB309F">
        <w:rPr>
          <w:rFonts w:ascii="Fb Fontext" w:hAnsi="Fb Fontext" w:hint="cs"/>
          <w:sz w:val="32"/>
          <w:rtl/>
        </w:rPr>
        <w:t>א.</w:t>
      </w:r>
    </w:p>
    <w:p w14:paraId="35E3BF9D" w14:textId="38BF741F" w:rsidR="00AB7D20" w:rsidRDefault="00AB7D20" w:rsidP="00BB309F">
      <w:pPr>
        <w:rPr>
          <w:rFonts w:ascii="Fb Fontext" w:hAnsi="Fb Fontext"/>
          <w:sz w:val="32"/>
          <w:rtl/>
        </w:rPr>
      </w:pPr>
      <w:r w:rsidRPr="00FD1F0A">
        <w:rPr>
          <w:rStyle w:val="affffe"/>
          <w:rFonts w:hint="cs"/>
          <w:rtl/>
        </w:rPr>
        <w:t>ג</w:t>
      </w:r>
      <w:r w:rsidR="00FD1F0A">
        <w:rPr>
          <w:rStyle w:val="affffe"/>
          <w:rFonts w:hint="cs"/>
          <w:rtl/>
        </w:rPr>
        <w:t>.</w:t>
      </w:r>
      <w:r w:rsidRPr="00FD1F0A">
        <w:rPr>
          <w:rStyle w:val="affffe"/>
          <w:rFonts w:hint="cs"/>
          <w:rtl/>
        </w:rPr>
        <w:t xml:space="preserve"> </w:t>
      </w:r>
      <w:r w:rsidRPr="00C35A2C">
        <w:rPr>
          <w:rFonts w:ascii="Fb Fontext" w:hAnsi="Fb Fontext"/>
          <w:sz w:val="32"/>
          <w:rtl/>
        </w:rPr>
        <w:t xml:space="preserve">אני וחברתי טמאה, </w:t>
      </w:r>
      <w:r w:rsidR="00E96D7C" w:rsidRPr="00FD1F0A">
        <w:rPr>
          <w:rStyle w:val="affffe"/>
          <w:rFonts w:hint="cs"/>
          <w:rtl/>
        </w:rPr>
        <w:t>וא</w:t>
      </w:r>
      <w:r w:rsidR="002B7BCC">
        <w:rPr>
          <w:rStyle w:val="affffe"/>
          <w:rtl/>
        </w:rPr>
        <w:t>"</w:t>
      </w:r>
      <w:r w:rsidR="00E96D7C" w:rsidRPr="00FD1F0A">
        <w:rPr>
          <w:rStyle w:val="affffe"/>
          <w:rFonts w:hint="cs"/>
          <w:rtl/>
        </w:rPr>
        <w:t>ל ע</w:t>
      </w:r>
      <w:r w:rsidR="002B7BCC">
        <w:rPr>
          <w:rStyle w:val="affffe"/>
          <w:rtl/>
        </w:rPr>
        <w:t>"</w:t>
      </w:r>
      <w:r w:rsidR="00E96D7C" w:rsidRPr="00FD1F0A">
        <w:rPr>
          <w:rStyle w:val="affffe"/>
          <w:rFonts w:hint="cs"/>
          <w:rtl/>
        </w:rPr>
        <w:t>א</w:t>
      </w:r>
      <w:r w:rsidR="00E96D7C">
        <w:rPr>
          <w:rFonts w:ascii="Fb Fontext" w:hAnsi="Fb Fontext" w:hint="cs"/>
          <w:sz w:val="32"/>
          <w:rtl/>
        </w:rPr>
        <w:t xml:space="preserve"> </w:t>
      </w:r>
      <w:r w:rsidRPr="00C35A2C">
        <w:rPr>
          <w:rFonts w:ascii="Fb Fontext" w:hAnsi="Fb Fontext"/>
          <w:sz w:val="32"/>
          <w:rtl/>
        </w:rPr>
        <w:t>את וחברתך טהורה</w:t>
      </w:r>
      <w:r w:rsidR="00502266">
        <w:rPr>
          <w:rFonts w:ascii="Fb Fontext" w:hAnsi="Fb Fontext" w:hint="cs"/>
          <w:sz w:val="32"/>
          <w:rtl/>
        </w:rPr>
        <w:t>,</w:t>
      </w:r>
    </w:p>
    <w:p w14:paraId="0B368C95" w14:textId="77777777" w:rsidR="00E268F4" w:rsidRPr="009840B9" w:rsidRDefault="00AB7D20" w:rsidP="00BB309F">
      <w:pPr>
        <w:rPr>
          <w:rFonts w:ascii="Fb Fontext" w:hAnsi="Fb Fontext"/>
          <w:spacing w:val="-2"/>
          <w:sz w:val="32"/>
          <w:rtl/>
        </w:rPr>
      </w:pPr>
      <w:r w:rsidRPr="009840B9">
        <w:rPr>
          <w:rFonts w:ascii="Fb Fontext" w:hAnsi="Fb Fontext"/>
          <w:spacing w:val="-2"/>
          <w:sz w:val="32"/>
          <w:rtl/>
        </w:rPr>
        <w:t xml:space="preserve">- </w:t>
      </w:r>
      <w:r w:rsidRPr="009840B9">
        <w:rPr>
          <w:rFonts w:ascii="Fb Fontext" w:hAnsi="Fb Fontext" w:hint="cs"/>
          <w:spacing w:val="-2"/>
          <w:sz w:val="32"/>
          <w:rtl/>
        </w:rPr>
        <w:t xml:space="preserve">היא </w:t>
      </w:r>
      <w:r w:rsidR="00FD1F0A" w:rsidRPr="009840B9">
        <w:rPr>
          <w:rFonts w:ascii="Fb Fontext" w:hAnsi="Fb Fontext" w:hint="cs"/>
          <w:spacing w:val="-2"/>
          <w:sz w:val="32"/>
          <w:rtl/>
        </w:rPr>
        <w:t>שויתא לעצמה</w:t>
      </w:r>
      <w:r w:rsidRPr="009840B9">
        <w:rPr>
          <w:rFonts w:ascii="Fb Fontext" w:hAnsi="Fb Fontext"/>
          <w:spacing w:val="-2"/>
          <w:sz w:val="32"/>
          <w:rtl/>
        </w:rPr>
        <w:t xml:space="preserve"> חתיכה דאיסור, חברתא מ</w:t>
      </w:r>
      <w:r w:rsidR="00E96D7C" w:rsidRPr="009840B9">
        <w:rPr>
          <w:rFonts w:ascii="Fb Fontext" w:hAnsi="Fb Fontext" w:hint="cs"/>
          <w:spacing w:val="-2"/>
          <w:sz w:val="32"/>
          <w:rtl/>
        </w:rPr>
        <w:t>ותרת ע</w:t>
      </w:r>
      <w:r w:rsidR="002B7BCC" w:rsidRPr="009840B9">
        <w:rPr>
          <w:rFonts w:ascii="Fb Fontext" w:hAnsi="Fb Fontext"/>
          <w:spacing w:val="-2"/>
          <w:sz w:val="32"/>
          <w:rtl/>
        </w:rPr>
        <w:t>"</w:t>
      </w:r>
      <w:r w:rsidR="00E96D7C" w:rsidRPr="009840B9">
        <w:rPr>
          <w:rFonts w:ascii="Fb Fontext" w:hAnsi="Fb Fontext" w:hint="cs"/>
          <w:spacing w:val="-2"/>
          <w:sz w:val="32"/>
          <w:rtl/>
        </w:rPr>
        <w:t>פ העד</w:t>
      </w:r>
      <w:r w:rsidR="00E268F4" w:rsidRPr="009840B9">
        <w:rPr>
          <w:rFonts w:ascii="Fb Fontext" w:hAnsi="Fb Fontext" w:hint="cs"/>
          <w:spacing w:val="-2"/>
          <w:sz w:val="32"/>
          <w:rtl/>
        </w:rPr>
        <w:t>,</w:t>
      </w:r>
    </w:p>
    <w:p w14:paraId="536AAF2F" w14:textId="321282F4" w:rsidR="00AB7D20" w:rsidRDefault="00AB7D20" w:rsidP="00BB309F">
      <w:pPr>
        <w:rPr>
          <w:rFonts w:ascii="Fb Fontext" w:hAnsi="Fb Fontext"/>
          <w:sz w:val="32"/>
          <w:rtl/>
        </w:rPr>
      </w:pPr>
      <w:r w:rsidRPr="00E96D7C">
        <w:rPr>
          <w:rStyle w:val="affffe"/>
          <w:rFonts w:hint="cs"/>
          <w:rtl/>
        </w:rPr>
        <w:t>וקמ</w:t>
      </w:r>
      <w:r w:rsidRPr="00E96D7C">
        <w:rPr>
          <w:rStyle w:val="affffe"/>
          <w:rtl/>
        </w:rPr>
        <w:t>"</w:t>
      </w:r>
      <w:r w:rsidRPr="00E96D7C">
        <w:rPr>
          <w:rStyle w:val="affffe"/>
          <w:rFonts w:hint="cs"/>
          <w:rtl/>
        </w:rPr>
        <w:t xml:space="preserve">ל </w:t>
      </w:r>
      <w:r w:rsidRPr="00C35A2C">
        <w:rPr>
          <w:rFonts w:ascii="Fb Fontext" w:hAnsi="Fb Fontext" w:hint="cs"/>
          <w:sz w:val="32"/>
          <w:rtl/>
        </w:rPr>
        <w:t>יותר מרישא דלא אמרי' דתרוויהו טהורה ואמר כן ד</w:t>
      </w:r>
      <w:r w:rsidRPr="006A031A">
        <w:rPr>
          <w:rStyle w:val="affffa"/>
          <w:rtl/>
        </w:rPr>
        <w:t>תמות נפשי עם פלשתים</w:t>
      </w:r>
      <w:r>
        <w:rPr>
          <w:rFonts w:ascii="Fb Fontext" w:hAnsi="Fb Fontext"/>
          <w:sz w:val="32"/>
          <w:rtl/>
        </w:rPr>
        <w:t>'</w:t>
      </w:r>
      <w:r>
        <w:rPr>
          <w:rFonts w:ascii="Fb Fontext" w:hAnsi="Fb Fontext" w:hint="cs"/>
          <w:sz w:val="32"/>
          <w:rtl/>
        </w:rPr>
        <w:t>,</w:t>
      </w:r>
    </w:p>
    <w:p w14:paraId="3ECF76B7" w14:textId="5CCFA965" w:rsidR="00AB7D20" w:rsidRDefault="00FD1F0A" w:rsidP="00BB309F">
      <w:pPr>
        <w:rPr>
          <w:rFonts w:ascii="Fb Fontext" w:hAnsi="Fb Fontext"/>
          <w:sz w:val="32"/>
          <w:rtl/>
        </w:rPr>
      </w:pPr>
      <w:r w:rsidRPr="00FD1F0A">
        <w:rPr>
          <w:rStyle w:val="affffe"/>
          <w:rFonts w:hint="cs"/>
          <w:rtl/>
        </w:rPr>
        <w:t>ד.</w:t>
      </w:r>
      <w:r w:rsidR="00AB7D20" w:rsidRPr="00C35A2C">
        <w:rPr>
          <w:rFonts w:ascii="Fb Fontext" w:hAnsi="Fb Fontext" w:hint="cs"/>
          <w:sz w:val="32"/>
          <w:rtl/>
        </w:rPr>
        <w:t xml:space="preserve"> </w:t>
      </w:r>
      <w:r w:rsidR="00AB7D20" w:rsidRPr="00C35A2C">
        <w:rPr>
          <w:rFonts w:ascii="Fb Fontext" w:hAnsi="Fb Fontext"/>
          <w:sz w:val="32"/>
          <w:rtl/>
        </w:rPr>
        <w:t xml:space="preserve">אני וחברתי טהורה, </w:t>
      </w:r>
      <w:r w:rsidR="00E96D7C" w:rsidRPr="00FD1F0A">
        <w:rPr>
          <w:rStyle w:val="affffe"/>
          <w:rFonts w:hint="cs"/>
          <w:rtl/>
        </w:rPr>
        <w:t>וא</w:t>
      </w:r>
      <w:r w:rsidR="002B7BCC">
        <w:rPr>
          <w:rStyle w:val="affffe"/>
          <w:rtl/>
        </w:rPr>
        <w:t>"</w:t>
      </w:r>
      <w:r w:rsidR="00E96D7C" w:rsidRPr="00FD1F0A">
        <w:rPr>
          <w:rStyle w:val="affffe"/>
          <w:rFonts w:hint="cs"/>
          <w:rtl/>
        </w:rPr>
        <w:t>ל</w:t>
      </w:r>
      <w:r w:rsidR="00AB7D20" w:rsidRPr="00FD1F0A">
        <w:rPr>
          <w:rStyle w:val="affffe"/>
          <w:rtl/>
        </w:rPr>
        <w:t xml:space="preserve"> </w:t>
      </w:r>
      <w:r w:rsidR="00E96D7C" w:rsidRPr="00FD1F0A">
        <w:rPr>
          <w:rStyle w:val="affffe"/>
          <w:rFonts w:hint="cs"/>
          <w:rtl/>
        </w:rPr>
        <w:t>ע</w:t>
      </w:r>
      <w:r w:rsidR="002B7BCC">
        <w:rPr>
          <w:rStyle w:val="affffe"/>
          <w:rtl/>
        </w:rPr>
        <w:t>"</w:t>
      </w:r>
      <w:r w:rsidR="00E96D7C" w:rsidRPr="00FD1F0A">
        <w:rPr>
          <w:rStyle w:val="affffe"/>
          <w:rFonts w:hint="cs"/>
          <w:rtl/>
        </w:rPr>
        <w:t xml:space="preserve">א </w:t>
      </w:r>
      <w:r w:rsidR="00AB7D20" w:rsidRPr="00C35A2C">
        <w:rPr>
          <w:rFonts w:ascii="Fb Fontext" w:hAnsi="Fb Fontext"/>
          <w:sz w:val="32"/>
          <w:rtl/>
        </w:rPr>
        <w:t>את וחברתך טמאה</w:t>
      </w:r>
      <w:r w:rsidR="00502266">
        <w:rPr>
          <w:rFonts w:ascii="Fb Fontext" w:hAnsi="Fb Fontext" w:hint="cs"/>
          <w:sz w:val="32"/>
          <w:rtl/>
        </w:rPr>
        <w:t>,</w:t>
      </w:r>
    </w:p>
    <w:p w14:paraId="380A1FC0" w14:textId="741C70DF" w:rsidR="00AB7D20" w:rsidRPr="00C35A2C" w:rsidRDefault="00AB7D20" w:rsidP="00BB309F">
      <w:pPr>
        <w:rPr>
          <w:rFonts w:ascii="Fb Fontext" w:hAnsi="Fb Fontext" w:cs="Guttman Vilna"/>
          <w:b/>
          <w:bCs/>
          <w:sz w:val="32"/>
          <w:rtl/>
        </w:rPr>
      </w:pPr>
      <w:r w:rsidRPr="00C35A2C">
        <w:rPr>
          <w:rFonts w:ascii="Fb Fontext" w:hAnsi="Fb Fontext"/>
          <w:sz w:val="32"/>
          <w:rtl/>
        </w:rPr>
        <w:t xml:space="preserve">- </w:t>
      </w:r>
      <w:r>
        <w:rPr>
          <w:rFonts w:ascii="Fb Fontext" w:hAnsi="Fb Fontext" w:hint="cs"/>
          <w:sz w:val="32"/>
          <w:rtl/>
        </w:rPr>
        <w:t xml:space="preserve">היא </w:t>
      </w:r>
      <w:r w:rsidRPr="00C35A2C">
        <w:rPr>
          <w:rFonts w:ascii="Fb Fontext" w:hAnsi="Fb Fontext"/>
          <w:sz w:val="32"/>
          <w:rtl/>
        </w:rPr>
        <w:t>כיון ד</w:t>
      </w:r>
      <w:r w:rsidR="00E96D7C">
        <w:rPr>
          <w:rFonts w:ascii="Fb Fontext" w:hAnsi="Fb Fontext" w:hint="cs"/>
          <w:sz w:val="32"/>
          <w:rtl/>
        </w:rPr>
        <w:t>יש</w:t>
      </w:r>
      <w:r w:rsidRPr="00C35A2C">
        <w:rPr>
          <w:rFonts w:ascii="Fb Fontext" w:hAnsi="Fb Fontext"/>
          <w:sz w:val="32"/>
          <w:rtl/>
        </w:rPr>
        <w:t xml:space="preserve"> עדים לאו כל כמינה, חברתה מ</w:t>
      </w:r>
      <w:r w:rsidR="00E96D7C">
        <w:rPr>
          <w:rFonts w:ascii="Fb Fontext" w:hAnsi="Fb Fontext" w:hint="cs"/>
          <w:sz w:val="32"/>
          <w:rtl/>
        </w:rPr>
        <w:t>ותרת על פיה,</w:t>
      </w:r>
    </w:p>
    <w:p w14:paraId="3F025FED" w14:textId="5C53C803" w:rsidR="00AB7D20" w:rsidRDefault="00AB7D20" w:rsidP="006434FE">
      <w:pPr>
        <w:rPr>
          <w:rtl/>
        </w:rPr>
      </w:pPr>
      <w:r w:rsidRPr="00E96D7C">
        <w:rPr>
          <w:rStyle w:val="affffe"/>
          <w:rFonts w:hint="cs"/>
          <w:rtl/>
        </w:rPr>
        <w:t>וקמ</w:t>
      </w:r>
      <w:r w:rsidRPr="00E96D7C">
        <w:rPr>
          <w:rStyle w:val="affffe"/>
          <w:rtl/>
        </w:rPr>
        <w:t>"</w:t>
      </w:r>
      <w:r w:rsidRPr="00E96D7C">
        <w:rPr>
          <w:rStyle w:val="affffe"/>
          <w:rFonts w:hint="cs"/>
          <w:rtl/>
        </w:rPr>
        <w:t xml:space="preserve">ל </w:t>
      </w:r>
      <w:r w:rsidRPr="00C35A2C">
        <w:rPr>
          <w:rFonts w:ascii="Fb Fontext" w:hAnsi="Fb Fontext" w:hint="cs"/>
          <w:sz w:val="32"/>
          <w:rtl/>
        </w:rPr>
        <w:t>ד</w:t>
      </w:r>
      <w:r>
        <w:rPr>
          <w:rFonts w:ascii="Fb Fontext" w:hAnsi="Fb Fontext" w:hint="cs"/>
          <w:sz w:val="32"/>
          <w:rtl/>
        </w:rPr>
        <w:t>נאמנת</w:t>
      </w:r>
      <w:r w:rsidRPr="00C35A2C">
        <w:rPr>
          <w:rFonts w:ascii="Fb Fontext" w:hAnsi="Fb Fontext" w:hint="cs"/>
          <w:sz w:val="32"/>
          <w:rtl/>
        </w:rPr>
        <w:t xml:space="preserve"> </w:t>
      </w:r>
      <w:r w:rsidR="00BD4EEB">
        <w:rPr>
          <w:rFonts w:ascii="Fb Fontext" w:hAnsi="Fb Fontext" w:hint="cs"/>
          <w:sz w:val="32"/>
          <w:rtl/>
        </w:rPr>
        <w:t>אף</w:t>
      </w:r>
      <w:r w:rsidRPr="00C35A2C">
        <w:rPr>
          <w:rFonts w:ascii="Fb Fontext" w:hAnsi="Fb Fontext" w:hint="cs"/>
          <w:sz w:val="32"/>
          <w:rtl/>
        </w:rPr>
        <w:t xml:space="preserve"> במקום </w:t>
      </w:r>
      <w:r w:rsidR="00FD1F0A">
        <w:rPr>
          <w:rFonts w:ascii="Fb Fontext" w:hAnsi="Fb Fontext" w:hint="cs"/>
          <w:sz w:val="32"/>
          <w:rtl/>
        </w:rPr>
        <w:t>שמכשרת עצמה</w:t>
      </w:r>
      <w:r w:rsidR="006434FE">
        <w:rPr>
          <w:rFonts w:ascii="Fb Fontext" w:hAnsi="Fb Fontext" w:hint="cs"/>
          <w:sz w:val="32"/>
          <w:rtl/>
        </w:rPr>
        <w:t>.</w:t>
      </w:r>
    </w:p>
    <w:p>
      <w:pPr>
        <w:pStyle w:val="MishnaBatzad"/>
        <w:rPr>
          <w:ins w:id="20386" w:author="קלוד" w:date="2026-10-06T10:09:07Z"/>
        </w:rPr>
      </w:pPr>
      <w:ins w:id="20385" w:author="קלוד" w:date="2026-10-06T10:09:07Z">
        <w:r>
          <w:t xml:space="preserve">משנה ז</w:t>
        </w:r>
      </w:ins>
    </w:p>
    <w:p w14:paraId="4425A222" w14:textId="428F6487" w:rsidR="00AB7D20" w:rsidRPr="00730169" w:rsidRDefault="00AB7D20" w:rsidP="00AB7D20">
      <w:pPr>
        <w:pStyle w:val="afff5"/>
        <w:rPr>
          <w:b/>
          <w:spacing w:val="-2"/>
          <w:rtl/>
        </w:rPr>
      </w:pPr>
      <w:bookmarkStart w:id="179" w:name="_Toc119352964"/>
      <w:r w:rsidRPr="000C5418">
        <w:rPr>
          <w:rStyle w:val="afffff5"/>
          <w:rtl/>
        </w:rPr>
        <w:t>וכן שני אנשים, זה אומר כהן אני וזה אומר כהן אני</w:t>
      </w:r>
      <w:bookmarkEnd w:id="179"/>
      <w:r w:rsidRPr="000C5418">
        <w:rPr>
          <w:rStyle w:val="afffff5"/>
          <w:rtl/>
        </w:rPr>
        <w:t xml:space="preserve"> </w:t>
      </w:r>
      <w:r w:rsidRPr="00730169">
        <w:rPr>
          <w:b/>
          <w:spacing w:val="-2"/>
          <w:rtl/>
        </w:rPr>
        <w:t>- אין נאמנין,</w:t>
      </w:r>
    </w:p>
    <w:p w14:paraId="72C9DB9F" w14:textId="77777777" w:rsidR="00AB7D20" w:rsidRPr="00C35A2C" w:rsidRDefault="00AB7D20" w:rsidP="00AB7D20">
      <w:pPr>
        <w:pStyle w:val="afff5"/>
        <w:rPr>
          <w:b/>
          <w:rtl/>
        </w:rPr>
      </w:pPr>
      <w:r w:rsidRPr="00C35A2C">
        <w:rPr>
          <w:b/>
          <w:rtl/>
        </w:rPr>
        <w:t>ובזמן שהן מעידין זה את זה - הרי אלו נאמנין.</w:t>
      </w:r>
    </w:p>
    <w:p w14:paraId="44FB6AD5" w14:textId="0BF43F3A" w:rsidR="00AB7D20" w:rsidRPr="00C35A2C" w:rsidRDefault="00AB7D20" w:rsidP="00AB7D20">
      <w:pPr>
        <w:pStyle w:val="afff5"/>
        <w:rPr>
          <w:b/>
          <w:rtl/>
        </w:rPr>
      </w:pPr>
      <w:r w:rsidRPr="00D633F4">
        <w:rPr>
          <w:rStyle w:val="TanaimMishna"/>
          <w:rtl/>
          <w:rPrChange w:id="20066" w:author="קלוד" w:date="2026-10-06T10:09:07Z">
            <w:rPr>
              <w:rStyle w:val="affffe"/>
              <w:rtl/>
            </w:rPr>
          </w:rPrChange>
        </w:rPr>
        <w:t xml:space="preserve">רבי יהודה: </w:t>
      </w:r>
      <w:r w:rsidRPr="00C35A2C">
        <w:rPr>
          <w:b/>
          <w:rtl/>
        </w:rPr>
        <w:t>אין מעלין לכהונה על פי עד אחד.</w:t>
      </w:r>
    </w:p>
    <w:p w14:paraId="7C3E41D2" w14:textId="1DDA273C" w:rsidR="00AB7D20" w:rsidRPr="00730169" w:rsidRDefault="00AB7D20" w:rsidP="00AB7D20">
      <w:pPr>
        <w:pStyle w:val="afff5"/>
        <w:rPr>
          <w:b/>
          <w:spacing w:val="-2"/>
          <w:rtl/>
        </w:rPr>
      </w:pPr>
      <w:r w:rsidRPr="00730169">
        <w:rPr>
          <w:rStyle w:val="TanaimMishna"/>
          <w:rtl/>
          <w:rPrChange w:id="20067" w:author="קלוד" w:date="2026-10-06T10:09:07Z">
            <w:rPr>
              <w:rStyle w:val="affffe"/>
              <w:rtl/>
            </w:rPr>
          </w:rPrChange>
        </w:rPr>
        <w:t>רבי אלעזר:</w:t>
      </w:r>
      <w:r w:rsidRPr="00730169">
        <w:rPr>
          <w:b/>
          <w:spacing w:val="-2"/>
          <w:rtl/>
        </w:rPr>
        <w:t xml:space="preserve"> אימתי? במקום שיש עוררין,</w:t>
      </w:r>
      <w:r w:rsidR="00D633F4" w:rsidRPr="00730169">
        <w:rPr>
          <w:rFonts w:hint="cs"/>
          <w:b/>
          <w:spacing w:val="-2"/>
          <w:rtl/>
        </w:rPr>
        <w:t xml:space="preserve"> אבל כשאין עוררין מעלין</w:t>
      </w:r>
    </w:p>
    <w:p w14:paraId="50BF90E9" w14:textId="4A9177EE" w:rsidR="00AB7D20" w:rsidRDefault="00AB7D20" w:rsidP="0087782C">
      <w:pPr>
        <w:pStyle w:val="afff5"/>
        <w:rPr>
          <w:rtl/>
        </w:rPr>
      </w:pPr>
      <w:r w:rsidRPr="00D633F4">
        <w:rPr>
          <w:rStyle w:val="TanaimMishna"/>
          <w:rtl/>
          <w:rPrChange w:id="20068" w:author="קלוד" w:date="2026-10-06T10:09:07Z">
            <w:rPr>
              <w:rStyle w:val="affffe"/>
              <w:rtl/>
            </w:rPr>
          </w:rPrChange>
        </w:rPr>
        <w:t>רשב"ג משום רבי שמעון בן הסגן:</w:t>
      </w:r>
      <w:r w:rsidRPr="00C35A2C">
        <w:rPr>
          <w:b/>
          <w:rtl/>
        </w:rPr>
        <w:t xml:space="preserve"> מעלין לכהונה על פי עד אחד.</w:t>
      </w:r>
    </w:p>
    <w:p w14:paraId="60271C80" w14:textId="77777777" w:rsidR="00AB7D20" w:rsidRPr="00C35A2C" w:rsidRDefault="00AB7D20" w:rsidP="00E26091">
      <w:pPr>
        <w:pStyle w:val="afff"/>
        <w:framePr w:wrap="around"/>
        <w:rPr>
          <w:rtl/>
        </w:rPr>
      </w:pPr>
      <w:bookmarkStart w:id="180" w:name="_Toc119352965"/>
      <w:r w:rsidRPr="00C35A2C">
        <w:rPr>
          <w:rFonts w:hint="cs"/>
          <w:rtl/>
        </w:rPr>
        <w:t>כד.</w:t>
      </w:r>
      <w:bookmarkEnd w:id="180"/>
    </w:p>
    <w:p w14:paraId="30318D54" w14:textId="5DC81DC0" w:rsidR="00E268F4" w:rsidRDefault="00AB7D20" w:rsidP="00AB7D20">
      <w:pPr>
        <w:rPr>
          <w:rFonts w:ascii="Fb Fontext" w:hAnsi="Fb Fontext"/>
          <w:sz w:val="32"/>
          <w:rtl/>
        </w:rPr>
      </w:pPr>
      <w:bookmarkStart w:id="181" w:name="_Toc119352966"/>
      <w:r w:rsidRPr="005A59D7">
        <w:rPr>
          <w:rStyle w:val="affffc"/>
          <w:rFonts w:hint="cs"/>
          <w:rtl/>
        </w:rPr>
        <w:t>וצריכי</w:t>
      </w:r>
      <w:r w:rsidRPr="000C5418">
        <w:rPr>
          <w:rStyle w:val="affffc"/>
          <w:rFonts w:hint="cs"/>
          <w:rtl/>
        </w:rPr>
        <w:t xml:space="preserve"> </w:t>
      </w:r>
      <w:r w:rsidRPr="000C5418">
        <w:rPr>
          <w:rStyle w:val="affffc"/>
          <w:rtl/>
        </w:rPr>
        <w:t>כל הני</w:t>
      </w:r>
      <w:bookmarkEnd w:id="181"/>
      <w:r w:rsidRPr="000C5418">
        <w:rPr>
          <w:rStyle w:val="affffc"/>
          <w:rtl/>
        </w:rPr>
        <w:t xml:space="preserve"> </w:t>
      </w:r>
      <w:r w:rsidRPr="00C35A2C">
        <w:rPr>
          <w:rFonts w:ascii="Fb Fontext" w:hAnsi="Fb Fontext"/>
          <w:sz w:val="32"/>
          <w:rtl/>
        </w:rPr>
        <w:t>–</w:t>
      </w:r>
      <w:r w:rsidRPr="00C35A2C">
        <w:rPr>
          <w:rFonts w:ascii="Fb Fontext" w:hAnsi="Fb Fontext" w:hint="cs"/>
          <w:sz w:val="32"/>
          <w:rtl/>
        </w:rPr>
        <w:t>שדה, שטר, אישות, וכהונה</w:t>
      </w:r>
      <w:r w:rsidR="00E268F4">
        <w:rPr>
          <w:rFonts w:ascii="Fb Fontext" w:hAnsi="Fb Fontext" w:hint="cs"/>
          <w:sz w:val="32"/>
          <w:rtl/>
        </w:rPr>
        <w:t>,</w:t>
      </w:r>
    </w:p>
    <w:p w14:paraId="5691B568" w14:textId="09B00A16" w:rsidR="00E268F4" w:rsidRDefault="00D633F4" w:rsidP="000C5418">
      <w:pPr>
        <w:ind w:firstLine="0"/>
        <w:rPr>
          <w:rFonts w:ascii="Fb Fontext" w:hAnsi="Fb Fontext"/>
          <w:rtl/>
        </w:rPr>
      </w:pPr>
      <w:r w:rsidRPr="0087782C">
        <w:rPr>
          <w:rStyle w:val="affffe"/>
          <w:rFonts w:hint="cs"/>
          <w:rtl/>
        </w:rPr>
        <w:t xml:space="preserve">שדה </w:t>
      </w:r>
      <w:r>
        <w:rPr>
          <w:rFonts w:ascii="Fb Fontext" w:hAnsi="Fb Fontext" w:hint="cs"/>
          <w:rtl/>
        </w:rPr>
        <w:t>אף בעדים שאין דררא דממון</w:t>
      </w:r>
      <w:r w:rsidR="00E268F4">
        <w:rPr>
          <w:rFonts w:ascii="Fb Fontext" w:hAnsi="Fb Fontext" w:hint="cs"/>
          <w:rtl/>
        </w:rPr>
        <w:t>.</w:t>
      </w:r>
    </w:p>
    <w:p w14:paraId="42D896FC" w14:textId="5AD4EE12" w:rsidR="00E268F4" w:rsidRDefault="0087782C" w:rsidP="000C5418">
      <w:pPr>
        <w:ind w:firstLine="0"/>
        <w:rPr>
          <w:rFonts w:ascii="Fb Fontext" w:hAnsi="Fb Fontext"/>
          <w:rtl/>
        </w:rPr>
      </w:pPr>
      <w:r w:rsidRPr="0087782C">
        <w:rPr>
          <w:rStyle w:val="affffe"/>
          <w:rFonts w:hint="cs"/>
          <w:rtl/>
        </w:rPr>
        <w:t>שטר</w:t>
      </w:r>
      <w:r w:rsidR="00D633F4" w:rsidRPr="0087782C">
        <w:rPr>
          <w:rStyle w:val="affffe"/>
          <w:rFonts w:hint="cs"/>
          <w:rtl/>
        </w:rPr>
        <w:t xml:space="preserve"> </w:t>
      </w:r>
      <w:r w:rsidR="00D633F4">
        <w:rPr>
          <w:rFonts w:ascii="Fb Fontext" w:hAnsi="Fb Fontext" w:hint="cs"/>
          <w:rtl/>
        </w:rPr>
        <w:t>אף שאינו לעלמא כבעדים</w:t>
      </w:r>
      <w:r w:rsidR="00E268F4">
        <w:rPr>
          <w:rFonts w:ascii="Fb Fontext" w:hAnsi="Fb Fontext" w:hint="cs"/>
          <w:rtl/>
        </w:rPr>
        <w:t>.</w:t>
      </w:r>
    </w:p>
    <w:p w14:paraId="4E30A446" w14:textId="2AFF0809" w:rsidR="00E268F4" w:rsidRDefault="00D633F4" w:rsidP="000C5418">
      <w:pPr>
        <w:ind w:firstLine="0"/>
        <w:rPr>
          <w:rFonts w:ascii="Fb Fontext" w:hAnsi="Fb Fontext"/>
          <w:rtl/>
        </w:rPr>
      </w:pPr>
      <w:r w:rsidRPr="0087782C">
        <w:rPr>
          <w:rStyle w:val="affffe"/>
          <w:rFonts w:hint="cs"/>
          <w:rtl/>
        </w:rPr>
        <w:t>אשת איש</w:t>
      </w:r>
      <w:r>
        <w:rPr>
          <w:rFonts w:ascii="Fb Fontext" w:hAnsi="Fb Fontext" w:hint="cs"/>
          <w:rtl/>
        </w:rPr>
        <w:t xml:space="preserve"> </w:t>
      </w:r>
      <w:r w:rsidR="0087782C">
        <w:rPr>
          <w:rFonts w:ascii="Fb Fontext" w:hAnsi="Fb Fontext" w:hint="cs"/>
          <w:rtl/>
        </w:rPr>
        <w:t xml:space="preserve">אף </w:t>
      </w:r>
      <w:r>
        <w:rPr>
          <w:rFonts w:ascii="Fb Fontext" w:hAnsi="Fb Fontext" w:hint="cs"/>
          <w:rtl/>
        </w:rPr>
        <w:t>דיש איסור</w:t>
      </w:r>
      <w:r w:rsidR="00E268F4">
        <w:rPr>
          <w:rFonts w:ascii="Fb Fontext" w:hAnsi="Fb Fontext" w:hint="cs"/>
          <w:rtl/>
        </w:rPr>
        <w:t>,</w:t>
      </w:r>
    </w:p>
    <w:p w14:paraId="11399954" w14:textId="77777777" w:rsidR="00E268F4" w:rsidRDefault="00AB7D20" w:rsidP="00D633F4">
      <w:pPr>
        <w:rPr>
          <w:rFonts w:ascii="Fb Fontext" w:hAnsi="Fb Fontext"/>
          <w:sz w:val="32"/>
          <w:rtl/>
        </w:rPr>
      </w:pPr>
      <w:r w:rsidRPr="0087782C">
        <w:rPr>
          <w:rStyle w:val="affffe"/>
          <w:rtl/>
        </w:rPr>
        <w:t>נשביתי</w:t>
      </w:r>
      <w:r w:rsidRPr="00C35A2C">
        <w:rPr>
          <w:rFonts w:ascii="Fb Fontext" w:hAnsi="Fb Fontext"/>
          <w:sz w:val="32"/>
          <w:rtl/>
        </w:rPr>
        <w:t xml:space="preserve"> </w:t>
      </w:r>
      <w:r w:rsidR="00D633F4">
        <w:rPr>
          <w:rFonts w:ascii="Fb Fontext" w:hAnsi="Fb Fontext" w:hint="cs"/>
          <w:sz w:val="32"/>
          <w:rtl/>
        </w:rPr>
        <w:t xml:space="preserve"> משום דסיפא דמשנשאת אף משבאו עדים לא תצא</w:t>
      </w:r>
      <w:r w:rsidR="00E268F4">
        <w:rPr>
          <w:rFonts w:ascii="Fb Fontext" w:hAnsi="Fb Fontext" w:hint="cs"/>
          <w:sz w:val="32"/>
          <w:rtl/>
        </w:rPr>
        <w:t>,</w:t>
      </w:r>
    </w:p>
    <w:p w14:paraId="24A782C6" w14:textId="3B1AE114" w:rsidR="00AB7D20" w:rsidRPr="00F71179" w:rsidRDefault="0087782C" w:rsidP="0087782C">
      <w:pPr>
        <w:tabs>
          <w:tab w:val="left" w:pos="170"/>
        </w:tabs>
        <w:rPr>
          <w:rFonts w:ascii="Fb Fontext" w:hAnsi="Fb Fontext" w:cs="Guttman Vilna"/>
          <w:b/>
          <w:bCs/>
          <w:spacing w:val="-4"/>
          <w:sz w:val="32"/>
          <w:rtl/>
        </w:rPr>
      </w:pPr>
      <w:r>
        <w:rPr>
          <w:rFonts w:ascii="Fb Fontext" w:hAnsi="Fb Fontext"/>
          <w:spacing w:val="-4"/>
          <w:sz w:val="32"/>
          <w:rtl/>
        </w:rPr>
        <w:lastRenderedPageBreak/>
        <w:tab/>
      </w:r>
      <w:r w:rsidR="00AB7D20" w:rsidRPr="00F71179">
        <w:rPr>
          <w:rFonts w:ascii="Fb Fontext" w:hAnsi="Fb Fontext" w:hint="cs"/>
          <w:spacing w:val="-4"/>
          <w:sz w:val="32"/>
          <w:rtl/>
        </w:rPr>
        <w:t>ו</w:t>
      </w:r>
      <w:r w:rsidR="00BD4EEB">
        <w:rPr>
          <w:rFonts w:ascii="Fb Fontext" w:hAnsi="Fb Fontext" w:hint="cs"/>
          <w:spacing w:val="-4"/>
          <w:sz w:val="32"/>
          <w:rtl/>
        </w:rPr>
        <w:t>אף</w:t>
      </w:r>
      <w:r w:rsidR="00AB7D20" w:rsidRPr="00F71179">
        <w:rPr>
          <w:rFonts w:ascii="Fb Fontext" w:hAnsi="Fb Fontext" w:hint="cs"/>
          <w:spacing w:val="-4"/>
          <w:sz w:val="32"/>
          <w:rtl/>
        </w:rPr>
        <w:t xml:space="preserve"> למאן דמתני אסיפא</w:t>
      </w:r>
      <w:r>
        <w:rPr>
          <w:rFonts w:ascii="Fb Fontext" w:hAnsi="Fb Fontext" w:hint="cs"/>
          <w:spacing w:val="-4"/>
          <w:sz w:val="32"/>
          <w:rtl/>
        </w:rPr>
        <w:t xml:space="preserve"> </w:t>
      </w:r>
      <w:r w:rsidR="00AB7D20" w:rsidRPr="00F71179">
        <w:rPr>
          <w:rFonts w:ascii="Fb Fontext" w:hAnsi="Fb Fontext" w:hint="cs"/>
          <w:spacing w:val="-4"/>
          <w:sz w:val="32"/>
          <w:rtl/>
        </w:rPr>
        <w:t>קמ</w:t>
      </w:r>
      <w:r w:rsidR="00AB7D20" w:rsidRPr="00F71179">
        <w:rPr>
          <w:rFonts w:ascii="Fb Fontext" w:hAnsi="Fb Fontext"/>
          <w:spacing w:val="-4"/>
          <w:sz w:val="32"/>
          <w:rtl/>
        </w:rPr>
        <w:t>"</w:t>
      </w:r>
      <w:r w:rsidR="00AB7D20" w:rsidRPr="00F71179">
        <w:rPr>
          <w:rFonts w:ascii="Fb Fontext" w:hAnsi="Fb Fontext" w:hint="cs"/>
          <w:spacing w:val="-4"/>
          <w:sz w:val="32"/>
          <w:rtl/>
        </w:rPr>
        <w:t>ל דלא ליחוש לגומלין</w:t>
      </w:r>
      <w:r w:rsidR="00502266">
        <w:rPr>
          <w:rFonts w:ascii="Fb Fontext" w:hAnsi="Fb Fontext" w:cs="Guttman Vilna" w:hint="cs"/>
          <w:b/>
          <w:bCs/>
          <w:spacing w:val="-4"/>
          <w:sz w:val="32"/>
          <w:rtl/>
        </w:rPr>
        <w:t>,</w:t>
      </w:r>
    </w:p>
    <w:p w14:paraId="4950B68D" w14:textId="6A8C2897" w:rsidR="00AB7D20" w:rsidRPr="00CA108A" w:rsidRDefault="00AB7D20" w:rsidP="00AB7D20">
      <w:pPr>
        <w:rPr>
          <w:rFonts w:ascii="Fb Fontext" w:hAnsi="Fb Fontext" w:cs="PFT_Frank"/>
          <w:b/>
          <w:bCs/>
          <w:szCs w:val="14"/>
          <w:rtl/>
        </w:rPr>
      </w:pPr>
      <w:r w:rsidRPr="0087782C">
        <w:rPr>
          <w:rStyle w:val="affffe"/>
          <w:rFonts w:hint="cs"/>
          <w:rtl/>
        </w:rPr>
        <w:t>כהונה</w:t>
      </w:r>
      <w:r w:rsidRPr="00C35A2C">
        <w:rPr>
          <w:rFonts w:ascii="Fb Fontext" w:hAnsi="Fb Fontext"/>
          <w:rtl/>
        </w:rPr>
        <w:t xml:space="preserve"> </w:t>
      </w:r>
      <w:r w:rsidRPr="00C35A2C">
        <w:rPr>
          <w:rFonts w:ascii="Fb Fontext" w:hAnsi="Fb Fontext" w:hint="cs"/>
          <w:rtl/>
        </w:rPr>
        <w:t>ד</w:t>
      </w:r>
      <w:r>
        <w:rPr>
          <w:rFonts w:ascii="Fb Fontext" w:hAnsi="Fb Fontext"/>
          <w:rtl/>
        </w:rPr>
        <w:t xml:space="preserve">בעי למיתני פלוגתא </w:t>
      </w:r>
      <w:r>
        <w:rPr>
          <w:rStyle w:val="affffe"/>
          <w:rFonts w:ascii="Fb Fontext" w:hAnsi="Fb Fontext"/>
          <w:rtl/>
          <w:rPrChange w:id="9050" w:author="מנוע אמוראים" w:date="2026-10-05T16:41:40Z">
            <w:rPr>
              <w:rFonts w:ascii="Fb Fontext" w:hAnsi="Fb Fontext"/>
              <w:rtl/>
            </w:rPr>
          </w:rPrChange>
        </w:rPr>
        <w:t xml:space="preserve">דר</w:t>
      </w:r>
      <w:r>
        <w:rPr>
          <w:rStyle w:val="affffe"/>
          <w:rFonts w:ascii="Fb Fontext" w:hAnsi="Fb Fontext" w:hint="cs"/>
          <w:rtl/>
          <w:rPrChange w:id="9051" w:author="מנוע אמוראים" w:date="2026-10-05T16:41:40Z">
            <w:rPr>
              <w:rFonts w:ascii="Fb Fontext" w:hAnsi="Fb Fontext" w:hint="cs"/>
              <w:rtl/>
            </w:rPr>
          </w:rPrChange>
        </w:rPr>
        <w:t xml:space="preserve">"י</w:t>
      </w:r>
      <w:r>
        <w:rPr>
          <w:rFonts w:ascii="Fb Fontext" w:hAnsi="Fb Fontext" w:hint="cs"/>
          <w:rtl/>
        </w:rPr>
        <w:t xml:space="preserve"> </w:t>
      </w:r>
      <w:r w:rsidRPr="00C35A2C">
        <w:rPr>
          <w:rFonts w:ascii="Fb Fontext" w:hAnsi="Fb Fontext"/>
          <w:rtl/>
        </w:rPr>
        <w:t>ורבנן.</w:t>
      </w:r>
    </w:p>
    <w:p w14:paraId="74F5AEFF" w14:textId="7EF1DA9D" w:rsidR="00AB7D20" w:rsidRPr="006D5126" w:rsidRDefault="00AB7D20" w:rsidP="00F1680A">
      <w:pPr>
        <w:pStyle w:val="affffb"/>
        <w:rPr>
          <w:spacing w:val="0"/>
          <w:rtl/>
        </w:rPr>
      </w:pPr>
      <w:r w:rsidRPr="006D5126">
        <w:rPr>
          <w:spacing w:val="0"/>
          <w:rtl/>
        </w:rPr>
        <w:t xml:space="preserve"> </w:t>
      </w:r>
      <w:bookmarkStart w:id="182" w:name="_Toc119352967"/>
      <w:r w:rsidRPr="006D5126">
        <w:rPr>
          <w:spacing w:val="0"/>
          <w:rtl/>
        </w:rPr>
        <w:t>ת"ר: אני כהן וחברי כהן - נאמן להאכילו בתרומה,</w:t>
      </w:r>
      <w:r w:rsidR="000C5418" w:rsidRPr="006D5126">
        <w:rPr>
          <w:rFonts w:hint="cs"/>
          <w:spacing w:val="0"/>
          <w:rtl/>
        </w:rPr>
        <w:t>[ג]</w:t>
      </w:r>
      <w:bookmarkEnd w:id="182"/>
    </w:p>
    <w:p w14:paraId="10475983" w14:textId="547CE177" w:rsidR="00AB7D20" w:rsidRPr="00730169" w:rsidRDefault="00AB7D20" w:rsidP="00AB7D20">
      <w:pPr>
        <w:rPr>
          <w:rFonts w:ascii="Fb Fontext" w:hAnsi="Fb Fontext" w:cs="Guttman Vilna"/>
          <w:b/>
          <w:bCs/>
          <w:spacing w:val="-4"/>
          <w:sz w:val="32"/>
          <w:rtl/>
        </w:rPr>
      </w:pPr>
      <w:r w:rsidRPr="00730169">
        <w:rPr>
          <w:rFonts w:ascii="Fb Fontext" w:hAnsi="Fb Fontext"/>
          <w:spacing w:val="-4"/>
          <w:sz w:val="32"/>
          <w:rtl/>
        </w:rPr>
        <w:t xml:space="preserve">ואינו נאמן להשיאו אשה עד שיהו ג', </w:t>
      </w:r>
      <w:r w:rsidR="0087782C" w:rsidRPr="00730169">
        <w:rPr>
          <w:rFonts w:ascii="Fb Fontext" w:hAnsi="Fb Fontext" w:hint="cs"/>
          <w:spacing w:val="-4"/>
          <w:sz w:val="32"/>
          <w:rtl/>
        </w:rPr>
        <w:t>ב'</w:t>
      </w:r>
      <w:r w:rsidRPr="00730169">
        <w:rPr>
          <w:rFonts w:ascii="Fb Fontext" w:hAnsi="Fb Fontext"/>
          <w:spacing w:val="-4"/>
          <w:sz w:val="32"/>
          <w:rtl/>
        </w:rPr>
        <w:t xml:space="preserve"> מעידין על זה ו</w:t>
      </w:r>
      <w:r w:rsidR="0087782C" w:rsidRPr="00730169">
        <w:rPr>
          <w:rFonts w:ascii="Fb Fontext" w:hAnsi="Fb Fontext" w:hint="cs"/>
          <w:spacing w:val="-4"/>
          <w:sz w:val="32"/>
          <w:rtl/>
        </w:rPr>
        <w:t>ב'</w:t>
      </w:r>
      <w:r w:rsidRPr="00730169">
        <w:rPr>
          <w:rFonts w:ascii="Fb Fontext" w:hAnsi="Fb Fontext"/>
          <w:spacing w:val="-4"/>
          <w:sz w:val="32"/>
          <w:rtl/>
        </w:rPr>
        <w:t xml:space="preserve"> על זה.</w:t>
      </w:r>
    </w:p>
    <w:p w14:paraId="1C41A739" w14:textId="7B3A6488" w:rsidR="00AB7D20" w:rsidRPr="000C5418" w:rsidRDefault="00AB7D20" w:rsidP="00AB7D20">
      <w:pPr>
        <w:rPr>
          <w:rFonts w:ascii="Fb Fontext" w:hAnsi="Fb Fontext"/>
          <w:spacing w:val="-8"/>
          <w:rtl/>
        </w:rPr>
      </w:pPr>
      <w:r w:rsidRPr="000C5418">
        <w:rPr>
          <w:rStyle w:val="affffe"/>
          <w:spacing w:val="-8"/>
          <w:rtl/>
        </w:rPr>
        <w:t>ר"</w:t>
      </w:r>
      <w:r w:rsidRPr="000C5418">
        <w:rPr>
          <w:rStyle w:val="affffe"/>
          <w:rFonts w:hint="cs"/>
          <w:spacing w:val="-8"/>
          <w:rtl/>
        </w:rPr>
        <w:t>י</w:t>
      </w:r>
      <w:r w:rsidRPr="000C5418">
        <w:rPr>
          <w:rStyle w:val="affffe"/>
          <w:spacing w:val="-8"/>
          <w:rtl/>
        </w:rPr>
        <w:t>:</w:t>
      </w:r>
      <w:r w:rsidRPr="000C5418">
        <w:rPr>
          <w:rFonts w:ascii="Fb Fontext" w:hAnsi="Fb Fontext"/>
          <w:spacing w:val="-8"/>
          <w:sz w:val="32"/>
          <w:rtl/>
        </w:rPr>
        <w:t xml:space="preserve"> אף א</w:t>
      </w:r>
      <w:r w:rsidR="00C940CC" w:rsidRPr="000C5418">
        <w:rPr>
          <w:rFonts w:ascii="Fb Fontext" w:hAnsi="Fb Fontext" w:hint="cs"/>
          <w:spacing w:val="-8"/>
          <w:sz w:val="32"/>
          <w:rtl/>
        </w:rPr>
        <w:t>ין</w:t>
      </w:r>
      <w:r w:rsidRPr="000C5418">
        <w:rPr>
          <w:rFonts w:ascii="Fb Fontext" w:hAnsi="Fb Fontext"/>
          <w:spacing w:val="-8"/>
          <w:sz w:val="32"/>
          <w:rtl/>
        </w:rPr>
        <w:t xml:space="preserve"> נאמן להאכילו בתרומה עד שיהו </w:t>
      </w:r>
      <w:r w:rsidRPr="000C5418">
        <w:rPr>
          <w:rFonts w:ascii="Fb Fontext" w:hAnsi="Fb Fontext" w:hint="cs"/>
          <w:spacing w:val="-8"/>
          <w:sz w:val="32"/>
          <w:rtl/>
        </w:rPr>
        <w:t>ג'</w:t>
      </w:r>
      <w:r w:rsidR="000C5418" w:rsidRPr="000C5418">
        <w:rPr>
          <w:rFonts w:ascii="Fb Fontext" w:hAnsi="Fb Fontext" w:hint="cs"/>
          <w:spacing w:val="-8"/>
          <w:sz w:val="32"/>
          <w:rtl/>
        </w:rPr>
        <w:t>,</w:t>
      </w:r>
      <w:r w:rsidRPr="000C5418">
        <w:rPr>
          <w:rFonts w:ascii="Fb Fontext" w:hAnsi="Fb Fontext"/>
          <w:spacing w:val="-8"/>
          <w:sz w:val="32"/>
          <w:rtl/>
        </w:rPr>
        <w:t xml:space="preserve"> </w:t>
      </w:r>
      <w:r w:rsidRPr="000C5418">
        <w:rPr>
          <w:rFonts w:ascii="Fb Fontext" w:hAnsi="Fb Fontext" w:hint="cs"/>
          <w:spacing w:val="-8"/>
          <w:sz w:val="32"/>
          <w:rtl/>
        </w:rPr>
        <w:t>ב'</w:t>
      </w:r>
      <w:r w:rsidRPr="000C5418">
        <w:rPr>
          <w:rFonts w:ascii="Fb Fontext" w:hAnsi="Fb Fontext"/>
          <w:spacing w:val="-8"/>
          <w:sz w:val="32"/>
          <w:rtl/>
        </w:rPr>
        <w:t xml:space="preserve"> מעידין ע</w:t>
      </w:r>
      <w:r w:rsidR="000C5418" w:rsidRPr="000C5418">
        <w:rPr>
          <w:rFonts w:ascii="Fb Fontext" w:hAnsi="Fb Fontext" w:hint="cs"/>
          <w:spacing w:val="-8"/>
          <w:sz w:val="32"/>
          <w:rtl/>
        </w:rPr>
        <w:t>"ז</w:t>
      </w:r>
      <w:r w:rsidRPr="000C5418">
        <w:rPr>
          <w:rFonts w:ascii="Fb Fontext" w:hAnsi="Fb Fontext"/>
          <w:spacing w:val="-8"/>
          <w:sz w:val="32"/>
          <w:rtl/>
        </w:rPr>
        <w:t xml:space="preserve"> ו</w:t>
      </w:r>
      <w:r w:rsidRPr="000C5418">
        <w:rPr>
          <w:rFonts w:ascii="Fb Fontext" w:hAnsi="Fb Fontext" w:hint="cs"/>
          <w:spacing w:val="-8"/>
          <w:sz w:val="32"/>
          <w:rtl/>
        </w:rPr>
        <w:t>ב'</w:t>
      </w:r>
      <w:r w:rsidRPr="000C5418">
        <w:rPr>
          <w:rFonts w:ascii="Fb Fontext" w:hAnsi="Fb Fontext"/>
          <w:spacing w:val="-8"/>
          <w:sz w:val="32"/>
          <w:rtl/>
        </w:rPr>
        <w:t xml:space="preserve"> </w:t>
      </w:r>
      <w:r w:rsidR="000C5418" w:rsidRPr="000C5418">
        <w:rPr>
          <w:rFonts w:ascii="Fb Fontext" w:hAnsi="Fb Fontext" w:hint="cs"/>
          <w:spacing w:val="-8"/>
          <w:sz w:val="32"/>
          <w:rtl/>
        </w:rPr>
        <w:t>ע"ז</w:t>
      </w:r>
    </w:p>
    <w:p w14:paraId="6AD6205F" w14:textId="00E10E50" w:rsidR="00E268F4" w:rsidRDefault="00AB7D20" w:rsidP="000C5418">
      <w:pPr>
        <w:rPr>
          <w:rtl/>
        </w:rPr>
      </w:pPr>
      <w:r w:rsidRPr="00DB6C68">
        <w:rPr>
          <w:rStyle w:val="affffe"/>
          <w:rFonts w:hint="cs"/>
          <w:rtl/>
        </w:rPr>
        <w:t xml:space="preserve">והך דמשמע </w:t>
      </w:r>
      <w:r w:rsidRPr="0087782C">
        <w:rPr>
          <w:rStyle w:val="affffe"/>
          <w:rFonts w:hint="cs"/>
          <w:rtl/>
        </w:rPr>
        <w:t>דר</w:t>
      </w:r>
      <w:r w:rsidRPr="0087782C">
        <w:rPr>
          <w:rStyle w:val="affffe"/>
          <w:rtl/>
        </w:rPr>
        <w:t>"</w:t>
      </w:r>
      <w:r w:rsidRPr="0087782C">
        <w:rPr>
          <w:rStyle w:val="affffe"/>
          <w:rFonts w:hint="cs"/>
          <w:rtl/>
        </w:rPr>
        <w:t xml:space="preserve">י </w:t>
      </w:r>
      <w:r w:rsidRPr="00C35A2C">
        <w:rPr>
          <w:rFonts w:ascii="Fb Fontext" w:hAnsi="Fb Fontext" w:hint="cs"/>
          <w:rtl/>
        </w:rPr>
        <w:t xml:space="preserve">חייש לגומלין </w:t>
      </w:r>
      <w:r w:rsidRPr="0087782C">
        <w:rPr>
          <w:rStyle w:val="affffe"/>
          <w:rFonts w:hint="cs"/>
          <w:rtl/>
        </w:rPr>
        <w:t>ורבנן</w:t>
      </w:r>
      <w:r w:rsidRPr="00C35A2C">
        <w:rPr>
          <w:rFonts w:ascii="Fb Fontext" w:hAnsi="Fb Fontext" w:hint="cs"/>
          <w:rtl/>
        </w:rPr>
        <w:t xml:space="preserve"> לא חיישי</w:t>
      </w:r>
      <w:r w:rsidR="00DB6C68">
        <w:rPr>
          <w:rFonts w:ascii="Fb Fontext" w:hAnsi="Fb Fontext" w:hint="cs"/>
          <w:rtl/>
        </w:rPr>
        <w:t>,</w:t>
      </w:r>
      <w:r w:rsidR="000C5418">
        <w:rPr>
          <w:rFonts w:ascii="Fb Fontext" w:hAnsi="Fb Fontext" w:hint="cs"/>
          <w:rtl/>
        </w:rPr>
        <w:t xml:space="preserve"> </w:t>
      </w:r>
      <w:r w:rsidR="000C5418">
        <w:rPr>
          <w:rFonts w:hint="cs"/>
          <w:rtl/>
        </w:rPr>
        <w:t xml:space="preserve"> - </w:t>
      </w:r>
      <w:r w:rsidRPr="00C35A2C">
        <w:rPr>
          <w:rFonts w:hint="cs"/>
          <w:rtl/>
        </w:rPr>
        <w:t>ו</w:t>
      </w:r>
      <w:r w:rsidR="00C940CC">
        <w:rPr>
          <w:rFonts w:hint="cs"/>
          <w:rtl/>
        </w:rPr>
        <w:t>להיפך מ</w:t>
      </w:r>
      <w:r w:rsidRPr="00C35A2C">
        <w:rPr>
          <w:rFonts w:hint="cs"/>
          <w:rtl/>
        </w:rPr>
        <w:t>דתנן</w:t>
      </w:r>
      <w:r w:rsidR="00E268F4">
        <w:rPr>
          <w:rFonts w:hint="cs"/>
          <w:rtl/>
        </w:rPr>
        <w:t>,</w:t>
      </w:r>
    </w:p>
    <w:p w14:paraId="592CE960" w14:textId="69BBF5EB" w:rsidR="00AB7D20" w:rsidRPr="00730169" w:rsidRDefault="00AB7D20" w:rsidP="00AB7D20">
      <w:pPr>
        <w:rPr>
          <w:rFonts w:ascii="Fb Fontext" w:hAnsi="Fb Fontext"/>
          <w:spacing w:val="-2"/>
          <w:rtl/>
        </w:rPr>
      </w:pPr>
      <w:r w:rsidRPr="00730169">
        <w:rPr>
          <w:rFonts w:ascii="Fb Fontext" w:hAnsi="Fb Fontext" w:hint="cs"/>
          <w:spacing w:val="-2"/>
          <w:rtl/>
        </w:rPr>
        <w:t>'</w:t>
      </w:r>
      <w:r w:rsidRPr="00730169">
        <w:rPr>
          <w:rFonts w:ascii="Fb Fontext" w:hAnsi="Fb Fontext"/>
          <w:spacing w:val="-2"/>
          <w:rtl/>
        </w:rPr>
        <w:t>החמרין שנכנסו לעיר, ואמר אחד מהן שלי חדש ושל חברי ישן,</w:t>
      </w:r>
    </w:p>
    <w:p w14:paraId="2B01EE3B" w14:textId="4498544A" w:rsidR="00AB7D20" w:rsidRPr="00730169" w:rsidRDefault="00AB7D20" w:rsidP="00AB7D20">
      <w:pPr>
        <w:ind w:firstLine="0"/>
        <w:rPr>
          <w:rStyle w:val="afffe"/>
          <w:spacing w:val="-4"/>
          <w:rtl/>
        </w:rPr>
      </w:pPr>
      <w:r w:rsidRPr="00730169">
        <w:rPr>
          <w:rFonts w:ascii="Fb Fontext" w:hAnsi="Fb Fontext"/>
          <w:spacing w:val="-4"/>
          <w:sz w:val="32"/>
          <w:rtl/>
        </w:rPr>
        <w:t xml:space="preserve">שלי אינו מתוקן ושל חברי מתוקן </w:t>
      </w:r>
      <w:r w:rsidRPr="00730169">
        <w:rPr>
          <w:rStyle w:val="affffe"/>
          <w:rFonts w:hint="cs"/>
          <w:spacing w:val="-4"/>
          <w:rtl/>
        </w:rPr>
        <w:t>חכ</w:t>
      </w:r>
      <w:r w:rsidRPr="00730169">
        <w:rPr>
          <w:rStyle w:val="affffe"/>
          <w:spacing w:val="-4"/>
          <w:rtl/>
        </w:rPr>
        <w:t>"</w:t>
      </w:r>
      <w:r w:rsidRPr="00730169">
        <w:rPr>
          <w:rStyle w:val="affffe"/>
          <w:rFonts w:hint="cs"/>
          <w:spacing w:val="-4"/>
          <w:rtl/>
        </w:rPr>
        <w:t>א:</w:t>
      </w:r>
      <w:r w:rsidRPr="00730169">
        <w:rPr>
          <w:rFonts w:ascii="Fb Fontext" w:hAnsi="Fb Fontext" w:hint="cs"/>
          <w:spacing w:val="-4"/>
          <w:sz w:val="32"/>
          <w:rtl/>
        </w:rPr>
        <w:t xml:space="preserve"> </w:t>
      </w:r>
      <w:r w:rsidRPr="00730169">
        <w:rPr>
          <w:rFonts w:ascii="Fb Fontext" w:hAnsi="Fb Fontext"/>
          <w:spacing w:val="-4"/>
          <w:sz w:val="32"/>
          <w:rtl/>
        </w:rPr>
        <w:t>אינו נאמן,</w:t>
      </w:r>
      <w:r w:rsidRPr="00730169">
        <w:rPr>
          <w:rFonts w:ascii="Fb Fontext" w:hAnsi="Fb Fontext" w:hint="cs"/>
          <w:spacing w:val="-4"/>
          <w:sz w:val="32"/>
          <w:rtl/>
        </w:rPr>
        <w:t xml:space="preserve"> </w:t>
      </w:r>
      <w:r w:rsidRPr="00730169">
        <w:rPr>
          <w:rFonts w:ascii="Fb Fontext" w:hAnsi="Fb Fontext"/>
          <w:spacing w:val="-4"/>
          <w:sz w:val="32"/>
          <w:rtl/>
        </w:rPr>
        <w:t xml:space="preserve"> </w:t>
      </w:r>
      <w:r w:rsidRPr="00730169">
        <w:rPr>
          <w:rStyle w:val="affffe"/>
          <w:rFonts w:hint="cs"/>
          <w:spacing w:val="-4"/>
          <w:rtl/>
        </w:rPr>
        <w:t>ול</w:t>
      </w:r>
      <w:r w:rsidRPr="00730169">
        <w:rPr>
          <w:rStyle w:val="affffe"/>
          <w:spacing w:val="-4"/>
          <w:rtl/>
        </w:rPr>
        <w:t>ר"</w:t>
      </w:r>
      <w:r w:rsidRPr="00730169">
        <w:rPr>
          <w:rStyle w:val="affffe"/>
          <w:rFonts w:hint="cs"/>
          <w:spacing w:val="-4"/>
          <w:rtl/>
        </w:rPr>
        <w:t>י</w:t>
      </w:r>
      <w:r w:rsidRPr="00730169">
        <w:rPr>
          <w:rStyle w:val="affffe"/>
          <w:spacing w:val="-4"/>
          <w:rtl/>
        </w:rPr>
        <w:t xml:space="preserve">: </w:t>
      </w:r>
      <w:r w:rsidRPr="00730169">
        <w:rPr>
          <w:rFonts w:ascii="Fb Fontext" w:hAnsi="Fb Fontext"/>
          <w:spacing w:val="-4"/>
          <w:sz w:val="32"/>
          <w:rtl/>
        </w:rPr>
        <w:t>נאמן</w:t>
      </w:r>
      <w:r w:rsidRPr="00730169">
        <w:rPr>
          <w:rFonts w:ascii="Fb Fontext" w:hAnsi="Fb Fontext" w:hint="cs"/>
          <w:spacing w:val="-4"/>
          <w:sz w:val="32"/>
          <w:rtl/>
        </w:rPr>
        <w:t>.</w:t>
      </w:r>
    </w:p>
    <w:p w14:paraId="041D058F" w14:textId="77777777" w:rsidR="00AB7D20" w:rsidRPr="00C54C7E" w:rsidRDefault="00AB7D20" w:rsidP="00AB7D20">
      <w:pPr>
        <w:rPr>
          <w:rStyle w:val="afffe"/>
          <w:rtl/>
        </w:rPr>
      </w:pPr>
      <w:r w:rsidRPr="00C940CC">
        <w:rPr>
          <w:rStyle w:val="affffe"/>
          <w:rFonts w:hint="cs"/>
          <w:rtl/>
        </w:rPr>
        <w:t>א. ראב</w:t>
      </w:r>
      <w:r w:rsidRPr="00C940CC">
        <w:rPr>
          <w:rStyle w:val="affffe"/>
          <w:rtl/>
        </w:rPr>
        <w:t>"</w:t>
      </w:r>
      <w:r w:rsidRPr="00C940CC">
        <w:rPr>
          <w:rStyle w:val="affffe"/>
          <w:rFonts w:hint="cs"/>
          <w:rtl/>
        </w:rPr>
        <w:t>א מרב</w:t>
      </w:r>
      <w:r w:rsidRPr="00C940CC">
        <w:rPr>
          <w:rStyle w:val="affffe"/>
          <w:rtl/>
        </w:rPr>
        <w:t xml:space="preserve">: </w:t>
      </w:r>
      <w:r w:rsidRPr="00C35A2C">
        <w:rPr>
          <w:rFonts w:ascii="Fb Fontext" w:hAnsi="Fb Fontext"/>
          <w:sz w:val="32"/>
          <w:rtl/>
        </w:rPr>
        <w:t>מוחלפת השיטה.</w:t>
      </w:r>
    </w:p>
    <w:p w14:paraId="686AF44C" w14:textId="36D8BB80" w:rsidR="00AB7D20" w:rsidRPr="00C54C7E" w:rsidRDefault="00AB7D20" w:rsidP="00AB7D20">
      <w:pPr>
        <w:rPr>
          <w:rStyle w:val="afffe"/>
          <w:rtl/>
        </w:rPr>
      </w:pPr>
      <w:r w:rsidRPr="00C940CC">
        <w:rPr>
          <w:rStyle w:val="affffe"/>
          <w:rFonts w:hint="cs"/>
          <w:rtl/>
        </w:rPr>
        <w:t>ב. א</w:t>
      </w:r>
      <w:r w:rsidRPr="00C940CC">
        <w:rPr>
          <w:rStyle w:val="affffe"/>
          <w:rtl/>
        </w:rPr>
        <w:t>ביי</w:t>
      </w:r>
      <w:r w:rsidRPr="00C940CC">
        <w:rPr>
          <w:rStyle w:val="affffe"/>
          <w:rFonts w:hint="cs"/>
          <w:rtl/>
        </w:rPr>
        <w:t>:</w:t>
      </w:r>
      <w:r w:rsidRPr="00C940CC">
        <w:rPr>
          <w:rStyle w:val="affffe"/>
          <w:rtl/>
        </w:rPr>
        <w:t xml:space="preserve"> </w:t>
      </w:r>
      <w:r w:rsidRPr="00C35A2C">
        <w:rPr>
          <w:rFonts w:ascii="Fb Fontext" w:hAnsi="Fb Fontext"/>
          <w:sz w:val="32"/>
          <w:rtl/>
        </w:rPr>
        <w:t>לא תיפוך, בדמאי הקילו, רוב עמי הארץ מעשרין הן.</w:t>
      </w:r>
    </w:p>
    <w:p w14:paraId="6A2AEE09" w14:textId="75DF50CB" w:rsidR="00AB7D20" w:rsidRPr="00C35A2C" w:rsidRDefault="00AB7D20" w:rsidP="00AB7D20">
      <w:pPr>
        <w:rPr>
          <w:rFonts w:ascii="Fb Fontext" w:hAnsi="Fb Fontext" w:cs="Guttman Vilna"/>
          <w:b/>
          <w:bCs/>
          <w:sz w:val="32"/>
          <w:rtl/>
        </w:rPr>
      </w:pPr>
      <w:r w:rsidRPr="00C940CC">
        <w:rPr>
          <w:rStyle w:val="affffe"/>
          <w:rFonts w:hint="cs"/>
          <w:rtl/>
        </w:rPr>
        <w:t xml:space="preserve">ג. </w:t>
      </w:r>
      <w:r w:rsidRPr="00C940CC">
        <w:rPr>
          <w:rStyle w:val="affffe"/>
          <w:rtl/>
        </w:rPr>
        <w:t>רבא:</w:t>
      </w:r>
      <w:r w:rsidRPr="00C35A2C">
        <w:rPr>
          <w:rFonts w:ascii="Fb Fontext" w:hAnsi="Fb Fontext"/>
          <w:sz w:val="32"/>
          <w:rtl/>
        </w:rPr>
        <w:t xml:space="preserve"> </w:t>
      </w:r>
      <w:r w:rsidRPr="00C940CC">
        <w:rPr>
          <w:rStyle w:val="affffe"/>
          <w:rtl/>
        </w:rPr>
        <w:t>ר"</w:t>
      </w:r>
      <w:r w:rsidRPr="00C940CC">
        <w:rPr>
          <w:rStyle w:val="affffe"/>
          <w:rFonts w:hint="cs"/>
          <w:rtl/>
        </w:rPr>
        <w:t>י אדר</w:t>
      </w:r>
      <w:r w:rsidRPr="00C940CC">
        <w:rPr>
          <w:rStyle w:val="affffe"/>
          <w:rtl/>
        </w:rPr>
        <w:t>"</w:t>
      </w:r>
      <w:r w:rsidRPr="00C940CC">
        <w:rPr>
          <w:rStyle w:val="affffe"/>
          <w:rFonts w:hint="cs"/>
          <w:rtl/>
        </w:rPr>
        <w:t xml:space="preserve">י </w:t>
      </w:r>
      <w:r w:rsidRPr="00C35A2C">
        <w:rPr>
          <w:rFonts w:ascii="Fb Fontext" w:hAnsi="Fb Fontext"/>
          <w:sz w:val="32"/>
          <w:rtl/>
        </w:rPr>
        <w:t>לא קשיא, כדשנינן.</w:t>
      </w:r>
    </w:p>
    <w:p w14:paraId="51A0E4AF" w14:textId="77777777" w:rsidR="00E268F4" w:rsidRPr="009840B9" w:rsidRDefault="00AB7D20" w:rsidP="00AB7D20">
      <w:pPr>
        <w:rPr>
          <w:rFonts w:ascii="Fb Fontext" w:hAnsi="Fb Fontext"/>
          <w:spacing w:val="-2"/>
          <w:rtl/>
        </w:rPr>
      </w:pPr>
      <w:r w:rsidRPr="00C35A2C">
        <w:rPr>
          <w:rFonts w:ascii="Fb Fontext" w:hAnsi="Fb Fontext" w:hint="cs"/>
          <w:rtl/>
        </w:rPr>
        <w:t xml:space="preserve">  </w:t>
      </w:r>
      <w:r w:rsidRPr="009840B9">
        <w:rPr>
          <w:rStyle w:val="affffe"/>
          <w:rtl/>
        </w:rPr>
        <w:t xml:space="preserve">רבנן אדרבנן </w:t>
      </w:r>
      <w:r w:rsidRPr="009840B9">
        <w:rPr>
          <w:rFonts w:ascii="Fb Fontext" w:hAnsi="Fb Fontext" w:hint="cs"/>
          <w:spacing w:val="-2"/>
          <w:rtl/>
        </w:rPr>
        <w:t>ל</w:t>
      </w:r>
      <w:r w:rsidRPr="009840B9">
        <w:rPr>
          <w:rFonts w:ascii="Fb Fontext" w:hAnsi="Fb Fontext"/>
          <w:spacing w:val="-2"/>
          <w:rtl/>
        </w:rPr>
        <w:t>"</w:t>
      </w:r>
      <w:r w:rsidRPr="009840B9">
        <w:rPr>
          <w:rFonts w:ascii="Fb Fontext" w:hAnsi="Fb Fontext" w:hint="cs"/>
          <w:spacing w:val="-2"/>
          <w:rtl/>
        </w:rPr>
        <w:t xml:space="preserve">ק </w:t>
      </w:r>
      <w:r w:rsidRPr="009840B9">
        <w:rPr>
          <w:rStyle w:val="affffe"/>
          <w:rFonts w:hint="cs"/>
          <w:rtl/>
        </w:rPr>
        <w:t xml:space="preserve">כדרחב'ע </w:t>
      </w:r>
      <w:r w:rsidRPr="009840B9">
        <w:rPr>
          <w:rFonts w:ascii="Fb Fontext" w:hAnsi="Fb Fontext" w:hint="cs"/>
          <w:spacing w:val="-2"/>
          <w:rtl/>
        </w:rPr>
        <w:t>ד</w:t>
      </w:r>
      <w:r w:rsidRPr="009840B9">
        <w:rPr>
          <w:rFonts w:ascii="Fb Fontext" w:hAnsi="Fb Fontext"/>
          <w:spacing w:val="-2"/>
          <w:rtl/>
        </w:rPr>
        <w:t>בשכלי אומנותו בידו</w:t>
      </w:r>
      <w:r w:rsidRPr="009840B9">
        <w:rPr>
          <w:rFonts w:ascii="Fb Fontext" w:hAnsi="Fb Fontext" w:hint="cs"/>
          <w:spacing w:val="-2"/>
          <w:rtl/>
        </w:rPr>
        <w:t xml:space="preserve"> חישי' לגומלין</w:t>
      </w:r>
      <w:r w:rsidR="00E268F4" w:rsidRPr="009840B9">
        <w:rPr>
          <w:rFonts w:ascii="Fb Fontext" w:hAnsi="Fb Fontext" w:hint="cs"/>
          <w:spacing w:val="-2"/>
          <w:rtl/>
        </w:rPr>
        <w:t>,</w:t>
      </w:r>
    </w:p>
    <w:p w14:paraId="2BF3F4CD" w14:textId="33A4BAD9" w:rsidR="00AB7D20" w:rsidRPr="00C35A2C" w:rsidRDefault="00AB7D20" w:rsidP="00E26091">
      <w:pPr>
        <w:pStyle w:val="afff"/>
        <w:framePr w:wrap="around"/>
        <w:rPr>
          <w:rtl/>
        </w:rPr>
      </w:pPr>
      <w:bookmarkStart w:id="183" w:name="_Toc119352968"/>
      <w:r w:rsidRPr="00C35A2C">
        <w:rPr>
          <w:rFonts w:hint="cs"/>
          <w:rtl/>
        </w:rPr>
        <w:t>כד:</w:t>
      </w:r>
      <w:bookmarkEnd w:id="183"/>
    </w:p>
    <w:p w14:paraId="49031CE9" w14:textId="128DE4FA" w:rsidR="00AB7D20" w:rsidRPr="00864241" w:rsidRDefault="00AB7D20" w:rsidP="00C940CC">
      <w:pPr>
        <w:ind w:firstLine="0"/>
        <w:rPr>
          <w:rFonts w:ascii="Fb Fontext" w:hAnsi="Fb Fontext" w:cs="Guttman Vilna"/>
          <w:b/>
          <w:bCs/>
          <w:spacing w:val="-4"/>
          <w:sz w:val="32"/>
          <w:rtl/>
        </w:rPr>
      </w:pPr>
      <w:r w:rsidRPr="00C940CC">
        <w:rPr>
          <w:rStyle w:val="affffe"/>
          <w:rFonts w:hint="cs"/>
          <w:rtl/>
        </w:rPr>
        <w:t>רחב</w:t>
      </w:r>
      <w:r w:rsidRPr="00C940CC">
        <w:rPr>
          <w:rStyle w:val="affffe"/>
          <w:rtl/>
        </w:rPr>
        <w:t>"</w:t>
      </w:r>
      <w:r w:rsidRPr="00C940CC">
        <w:rPr>
          <w:rStyle w:val="affffe"/>
          <w:rFonts w:hint="cs"/>
          <w:rtl/>
        </w:rPr>
        <w:t>ע</w:t>
      </w:r>
      <w:r w:rsidRPr="00C940CC">
        <w:rPr>
          <w:rStyle w:val="affffe"/>
          <w:rtl/>
        </w:rPr>
        <w:t xml:space="preserve"> אהא דתנן: </w:t>
      </w:r>
      <w:r w:rsidRPr="00864241">
        <w:rPr>
          <w:rFonts w:ascii="Fb Fontext" w:hAnsi="Fb Fontext"/>
          <w:spacing w:val="-4"/>
          <w:sz w:val="32"/>
          <w:rtl/>
        </w:rPr>
        <w:t>הקדר שהניח קדירותיו וירד לשתות</w:t>
      </w:r>
      <w:r w:rsidRPr="00864241">
        <w:rPr>
          <w:rFonts w:ascii="Fb Fontext" w:hAnsi="Fb Fontext" w:hint="cs"/>
          <w:spacing w:val="-4"/>
          <w:sz w:val="32"/>
          <w:rtl/>
        </w:rPr>
        <w:t xml:space="preserve"> </w:t>
      </w:r>
      <w:r w:rsidRPr="00864241">
        <w:rPr>
          <w:rFonts w:ascii="Fb Fontext" w:hAnsi="Fb Fontext"/>
          <w:spacing w:val="-4"/>
          <w:sz w:val="32"/>
          <w:rtl/>
        </w:rPr>
        <w:t>הפנימיות טהורות, והחיצונות טמאות.</w:t>
      </w:r>
    </w:p>
    <w:p w14:paraId="3F32516A" w14:textId="77777777" w:rsidR="00E268F4" w:rsidRDefault="00AB7D20" w:rsidP="00C940CC">
      <w:pPr>
        <w:ind w:firstLine="0"/>
        <w:rPr>
          <w:rFonts w:ascii="Fb Fontext" w:hAnsi="Fb Fontext"/>
          <w:spacing w:val="-2"/>
          <w:sz w:val="32"/>
          <w:rtl/>
        </w:rPr>
      </w:pPr>
      <w:r w:rsidRPr="00F71179">
        <w:rPr>
          <w:rFonts w:ascii="Fb Fontext" w:hAnsi="Fb Fontext"/>
          <w:spacing w:val="-2"/>
          <w:sz w:val="32"/>
          <w:rtl/>
        </w:rPr>
        <w:t>וה</w:t>
      </w:r>
      <w:r w:rsidRPr="00F71179">
        <w:rPr>
          <w:rFonts w:ascii="Fb Fontext" w:hAnsi="Fb Fontext" w:hint="cs"/>
          <w:spacing w:val="-2"/>
          <w:sz w:val="32"/>
          <w:rtl/>
        </w:rPr>
        <w:t xml:space="preserve">ך </w:t>
      </w:r>
      <w:r w:rsidRPr="00C940CC">
        <w:rPr>
          <w:rFonts w:hint="cs"/>
          <w:rtl/>
        </w:rPr>
        <w:t>ד'</w:t>
      </w:r>
      <w:r w:rsidRPr="00C940CC">
        <w:rPr>
          <w:rtl/>
        </w:rPr>
        <w:t>אלו ואלו טמאות</w:t>
      </w:r>
      <w:r w:rsidRPr="00C940CC">
        <w:rPr>
          <w:rFonts w:hint="cs"/>
          <w:rtl/>
        </w:rPr>
        <w:t>'-</w:t>
      </w:r>
      <w:r w:rsidR="00E268F4">
        <w:rPr>
          <w:rFonts w:ascii="Fb Fontext" w:hAnsi="Fb Fontext" w:hint="cs"/>
          <w:spacing w:val="-2"/>
          <w:sz w:val="32"/>
          <w:rtl/>
        </w:rPr>
        <w:t>,</w:t>
      </w:r>
    </w:p>
    <w:p w14:paraId="1778F894" w14:textId="2471DCDA" w:rsidR="00AB7D20" w:rsidRPr="00730169" w:rsidRDefault="00AB7D20" w:rsidP="00C940CC">
      <w:pPr>
        <w:ind w:firstLine="0"/>
        <w:rPr>
          <w:rFonts w:ascii="Fb Fontext" w:hAnsi="Fb Fontext" w:cs="Guttman Vilna"/>
          <w:b/>
          <w:bCs/>
          <w:spacing w:val="-6"/>
          <w:sz w:val="32"/>
          <w:rtl/>
        </w:rPr>
      </w:pPr>
      <w:r w:rsidRPr="00730169">
        <w:rPr>
          <w:rStyle w:val="affffe"/>
          <w:rFonts w:hint="cs"/>
          <w:spacing w:val="-6"/>
          <w:rtl/>
        </w:rPr>
        <w:t>רחב</w:t>
      </w:r>
      <w:r w:rsidRPr="00730169">
        <w:rPr>
          <w:rStyle w:val="affffe"/>
          <w:spacing w:val="-6"/>
          <w:rtl/>
        </w:rPr>
        <w:t>"</w:t>
      </w:r>
      <w:r w:rsidRPr="00730169">
        <w:rPr>
          <w:rStyle w:val="affffe"/>
          <w:rFonts w:hint="cs"/>
          <w:spacing w:val="-6"/>
          <w:rtl/>
        </w:rPr>
        <w:t xml:space="preserve">ע </w:t>
      </w:r>
      <w:r w:rsidRPr="00730169">
        <w:rPr>
          <w:rFonts w:ascii="Fb Fontext" w:hAnsi="Fb Fontext" w:hint="cs"/>
          <w:spacing w:val="-6"/>
          <w:sz w:val="32"/>
          <w:rtl/>
        </w:rPr>
        <w:t xml:space="preserve">מיירי </w:t>
      </w:r>
      <w:r w:rsidRPr="00730169">
        <w:rPr>
          <w:rFonts w:ascii="Fb Fontext" w:hAnsi="Fb Fontext"/>
          <w:spacing w:val="-6"/>
          <w:sz w:val="32"/>
          <w:rtl/>
        </w:rPr>
        <w:t>בשכלי אומנותו בידו, מפני שיד הכל ממשמשת בהן.</w:t>
      </w:r>
    </w:p>
    <w:p w14:paraId="16E508C1" w14:textId="4D0AB303" w:rsidR="00AB7D20" w:rsidRPr="00C35A2C" w:rsidRDefault="00AB7D20" w:rsidP="00C940CC">
      <w:pPr>
        <w:ind w:firstLine="0"/>
        <w:rPr>
          <w:rFonts w:ascii="Fb Fontext" w:hAnsi="Fb Fontext" w:cs="Guttman Vilna"/>
          <w:b/>
          <w:bCs/>
          <w:sz w:val="32"/>
          <w:rtl/>
        </w:rPr>
      </w:pPr>
      <w:r w:rsidRPr="00C35A2C">
        <w:rPr>
          <w:rFonts w:ascii="Fb Fontext" w:hAnsi="Fb Fontext"/>
          <w:sz w:val="32"/>
          <w:rtl/>
        </w:rPr>
        <w:t>וה</w:t>
      </w:r>
      <w:r w:rsidRPr="00C35A2C">
        <w:rPr>
          <w:rFonts w:ascii="Fb Fontext" w:hAnsi="Fb Fontext" w:hint="cs"/>
          <w:sz w:val="32"/>
          <w:rtl/>
        </w:rPr>
        <w:t xml:space="preserve">ך </w:t>
      </w:r>
      <w:r w:rsidRPr="00C940CC">
        <w:rPr>
          <w:rFonts w:hint="cs"/>
          <w:rtl/>
        </w:rPr>
        <w:t>ד'</w:t>
      </w:r>
      <w:r w:rsidRPr="00C940CC">
        <w:rPr>
          <w:rtl/>
        </w:rPr>
        <w:t>אלו ואלו טהורות</w:t>
      </w:r>
      <w:r w:rsidRPr="00C940CC">
        <w:rPr>
          <w:rFonts w:hint="cs"/>
          <w:rtl/>
        </w:rPr>
        <w:t>'</w:t>
      </w:r>
      <w:r w:rsidRPr="006B2A7E">
        <w:rPr>
          <w:rStyle w:val="affffa"/>
          <w:rFonts w:hint="cs"/>
          <w:rtl/>
        </w:rPr>
        <w:t xml:space="preserve"> </w:t>
      </w:r>
      <w:r w:rsidR="00C940CC">
        <w:rPr>
          <w:rStyle w:val="affffe"/>
          <w:rFonts w:hint="cs"/>
          <w:rtl/>
        </w:rPr>
        <w:t>-</w:t>
      </w:r>
      <w:r w:rsidRPr="00C35A2C">
        <w:rPr>
          <w:rFonts w:ascii="Fb Fontext" w:hAnsi="Fb Fontext" w:hint="cs"/>
          <w:sz w:val="32"/>
          <w:rtl/>
        </w:rPr>
        <w:t>ב</w:t>
      </w:r>
      <w:r w:rsidRPr="00C35A2C">
        <w:rPr>
          <w:rFonts w:ascii="Fb Fontext" w:hAnsi="Fb Fontext"/>
          <w:sz w:val="32"/>
          <w:rtl/>
        </w:rPr>
        <w:t>שאין כלי אומנותו בידו.</w:t>
      </w:r>
    </w:p>
    <w:p w14:paraId="6B8D966C" w14:textId="43F3D9B5" w:rsidR="00AB7D20" w:rsidRPr="00C940CC" w:rsidRDefault="00AB7D20" w:rsidP="00C940CC">
      <w:pPr>
        <w:ind w:firstLine="0"/>
        <w:rPr>
          <w:rStyle w:val="afffff0"/>
          <w:rtl/>
        </w:rPr>
      </w:pPr>
      <w:r w:rsidRPr="00C35A2C">
        <w:rPr>
          <w:rFonts w:ascii="Fb Fontext" w:hAnsi="Fb Fontext"/>
          <w:sz w:val="32"/>
          <w:rtl/>
        </w:rPr>
        <w:t>ו</w:t>
      </w:r>
      <w:r w:rsidRPr="00C35A2C">
        <w:rPr>
          <w:rFonts w:ascii="Fb Fontext" w:hAnsi="Fb Fontext" w:hint="cs"/>
          <w:sz w:val="32"/>
          <w:rtl/>
        </w:rPr>
        <w:t>הך</w:t>
      </w:r>
      <w:r w:rsidRPr="00C940CC">
        <w:rPr>
          <w:rFonts w:hint="cs"/>
          <w:rtl/>
        </w:rPr>
        <w:t xml:space="preserve"> ד'</w:t>
      </w:r>
      <w:r w:rsidRPr="00C940CC">
        <w:rPr>
          <w:rtl/>
        </w:rPr>
        <w:t>פנימיות טהורות, והחיצונות טמאות</w:t>
      </w:r>
      <w:r w:rsidRPr="00C940CC">
        <w:rPr>
          <w:rFonts w:hint="cs"/>
          <w:rtl/>
        </w:rPr>
        <w:t>'</w:t>
      </w:r>
      <w:r w:rsidRPr="00C940CC">
        <w:rPr>
          <w:rtl/>
        </w:rPr>
        <w:t xml:space="preserve">, </w:t>
      </w:r>
      <w:r w:rsidR="00C940CC">
        <w:rPr>
          <w:rFonts w:ascii="Fb Fontext" w:hAnsi="Fb Fontext" w:hint="cs"/>
          <w:sz w:val="32"/>
          <w:rtl/>
        </w:rPr>
        <w:t>-כשסמוכה</w:t>
      </w:r>
      <w:r>
        <w:rPr>
          <w:rFonts w:ascii="Fb Fontext" w:hAnsi="Fb Fontext"/>
          <w:sz w:val="32"/>
          <w:rtl/>
        </w:rPr>
        <w:t xml:space="preserve"> </w:t>
      </w:r>
      <w:r>
        <w:rPr>
          <w:rStyle w:val="affffe"/>
          <w:rFonts w:ascii="Fb Fontext" w:hAnsi="Fb Fontext"/>
          <w:sz w:val="32"/>
          <w:rtl/>
          <w:rPrChange w:id="9052" w:author="מנוע אמוראים" w:date="2026-10-05T16:41:40Z">
            <w:rPr>
              <w:rFonts w:ascii="Fb Fontext" w:hAnsi="Fb Fontext"/>
              <w:sz w:val="32"/>
              <w:rtl/>
            </w:rPr>
          </w:rPrChange>
        </w:rPr>
        <w:t xml:space="preserve">לר</w:t>
      </w:r>
      <w:r>
        <w:rPr>
          <w:rStyle w:val="affffe"/>
          <w:rFonts w:ascii="Fb Fontext" w:hAnsi="Fb Fontext" w:hint="cs"/>
          <w:sz w:val="32"/>
          <w:rtl/>
          <w:rPrChange w:id="9053" w:author="מנוע אמוראים" w:date="2026-10-05T16:41:40Z">
            <w:rPr>
              <w:rFonts w:ascii="Fb Fontext" w:hAnsi="Fb Fontext" w:hint="cs"/>
              <w:sz w:val="32"/>
              <w:rtl/>
            </w:rPr>
          </w:rPrChange>
        </w:rPr>
        <w:t xml:space="preserve">ה</w:t>
      </w:r>
      <w:r>
        <w:rPr>
          <w:rStyle w:val="affffe"/>
          <w:rFonts w:ascii="Fb Fontext" w:hAnsi="Fb Fontext"/>
          <w:sz w:val="32"/>
          <w:rtl/>
          <w:rPrChange w:id="9054" w:author="מנוע אמוראים" w:date="2026-10-05T16:41:40Z">
            <w:rPr>
              <w:rFonts w:ascii="Fb Fontext" w:hAnsi="Fb Fontext"/>
              <w:sz w:val="32"/>
              <w:rtl/>
            </w:rPr>
          </w:rPrChange>
        </w:rPr>
        <w:t xml:space="preserve">"</w:t>
      </w:r>
      <w:r>
        <w:rPr>
          <w:rStyle w:val="affffe"/>
          <w:rFonts w:ascii="Fb Fontext" w:hAnsi="Fb Fontext" w:hint="cs"/>
          <w:sz w:val="32"/>
          <w:rtl/>
          <w:rPrChange w:id="9055" w:author="מנוע אמוראים" w:date="2026-10-05T16:41:40Z">
            <w:rPr>
              <w:rFonts w:ascii="Fb Fontext" w:hAnsi="Fb Fontext" w:hint="cs"/>
              <w:sz w:val="32"/>
              <w:rtl/>
            </w:rPr>
          </w:rPrChange>
        </w:rPr>
        <w:t xml:space="preserve">ר</w:t>
      </w:r>
      <w:r w:rsidRPr="00C35A2C">
        <w:rPr>
          <w:rFonts w:ascii="Fb Fontext" w:hAnsi="Fb Fontext"/>
          <w:sz w:val="32"/>
          <w:rtl/>
        </w:rPr>
        <w:t xml:space="preserve"> </w:t>
      </w:r>
      <w:r w:rsidRPr="00C35A2C">
        <w:rPr>
          <w:rFonts w:ascii="Fb Fontext" w:hAnsi="Fb Fontext" w:hint="cs"/>
          <w:sz w:val="32"/>
          <w:rtl/>
        </w:rPr>
        <w:t xml:space="preserve">וחישי לחיצונות שמא </w:t>
      </w:r>
      <w:r w:rsidRPr="00F71179">
        <w:rPr>
          <w:rFonts w:ascii="Fb Fontext" w:hAnsi="Fb Fontext" w:hint="cs"/>
          <w:spacing w:val="-8"/>
          <w:sz w:val="32"/>
          <w:rtl/>
        </w:rPr>
        <w:t>עבר עם הארץ ובגדיו טמאים מע</w:t>
      </w:r>
      <w:r w:rsidRPr="00F71179">
        <w:rPr>
          <w:rFonts w:ascii="Fb Fontext" w:hAnsi="Fb Fontext"/>
          <w:spacing w:val="-8"/>
          <w:sz w:val="32"/>
          <w:rtl/>
        </w:rPr>
        <w:t>"</w:t>
      </w:r>
      <w:r w:rsidRPr="00F71179">
        <w:rPr>
          <w:rFonts w:ascii="Fb Fontext" w:hAnsi="Fb Fontext" w:hint="cs"/>
          <w:spacing w:val="-8"/>
          <w:sz w:val="32"/>
          <w:rtl/>
        </w:rPr>
        <w:t xml:space="preserve">ג אויר הכלים </w:t>
      </w:r>
      <w:r w:rsidRPr="00C940CC">
        <w:rPr>
          <w:rStyle w:val="afffff0"/>
          <w:rFonts w:hint="cs"/>
          <w:rtl/>
        </w:rPr>
        <w:t>משא</w:t>
      </w:r>
      <w:r w:rsidRPr="00C940CC">
        <w:rPr>
          <w:rStyle w:val="afffff0"/>
          <w:rtl/>
        </w:rPr>
        <w:t>"</w:t>
      </w:r>
      <w:r w:rsidRPr="00C940CC">
        <w:rPr>
          <w:rStyle w:val="afffff0"/>
          <w:rFonts w:hint="cs"/>
          <w:rtl/>
        </w:rPr>
        <w:t>כ על הפנימיות לא חיישי וטהורות.</w:t>
      </w:r>
    </w:p>
    <w:p w14:paraId="6C876414" w14:textId="77777777" w:rsidR="00E268F4" w:rsidRDefault="00AB7D20" w:rsidP="00AB7D20">
      <w:pPr>
        <w:rPr>
          <w:rFonts w:ascii="Fb Fontext" w:hAnsi="Fb Fontext"/>
          <w:sz w:val="32"/>
          <w:rtl/>
        </w:rPr>
      </w:pPr>
      <w:r w:rsidRPr="00C940CC">
        <w:rPr>
          <w:rStyle w:val="affffe"/>
          <w:rFonts w:hint="cs"/>
          <w:rtl/>
        </w:rPr>
        <w:t>ד.</w:t>
      </w:r>
      <w:r w:rsidR="00C940CC">
        <w:rPr>
          <w:rStyle w:val="affffe"/>
          <w:rFonts w:hint="cs"/>
          <w:rtl/>
        </w:rPr>
        <w:t xml:space="preserve"> </w:t>
      </w:r>
      <w:r w:rsidRPr="00C940CC">
        <w:rPr>
          <w:rStyle w:val="affffe"/>
          <w:rtl/>
        </w:rPr>
        <w:t>ר"</w:t>
      </w:r>
      <w:r w:rsidRPr="00C940CC">
        <w:rPr>
          <w:rStyle w:val="affffe"/>
          <w:rFonts w:hint="cs"/>
          <w:rtl/>
        </w:rPr>
        <w:t>י</w:t>
      </w:r>
      <w:r w:rsidRPr="00C940CC">
        <w:rPr>
          <w:rStyle w:val="affffe"/>
          <w:rtl/>
        </w:rPr>
        <w:t xml:space="preserve"> ורבנן</w:t>
      </w:r>
      <w:r w:rsidR="00C940CC">
        <w:rPr>
          <w:rStyle w:val="affffe"/>
          <w:rFonts w:hint="cs"/>
          <w:rtl/>
        </w:rPr>
        <w:t xml:space="preserve"> חלקו:</w:t>
      </w:r>
      <w:r w:rsidRPr="00C940CC">
        <w:rPr>
          <w:rStyle w:val="affffe"/>
          <w:rtl/>
        </w:rPr>
        <w:t xml:space="preserve"> </w:t>
      </w:r>
      <w:r w:rsidRPr="00C35A2C">
        <w:rPr>
          <w:rFonts w:ascii="Fb Fontext" w:hAnsi="Fb Fontext"/>
          <w:sz w:val="32"/>
          <w:rtl/>
        </w:rPr>
        <w:t>במעלין מתרומה ליוחסין</w:t>
      </w:r>
      <w:r w:rsidR="00E268F4">
        <w:rPr>
          <w:rFonts w:ascii="Fb Fontext" w:hAnsi="Fb Fontext"/>
          <w:sz w:val="32"/>
          <w:rtl/>
        </w:rPr>
        <w:t>,</w:t>
      </w:r>
    </w:p>
    <w:p w14:paraId="147A307B" w14:textId="1610CC2B" w:rsidR="00E268F4" w:rsidRPr="006D5126" w:rsidRDefault="00AB7D20" w:rsidP="00F1680A">
      <w:pPr>
        <w:pStyle w:val="affffb"/>
        <w:rPr>
          <w:rFonts w:ascii="Fb Fontext" w:hAnsi="Fb Fontext"/>
          <w:spacing w:val="0"/>
          <w:sz w:val="32"/>
          <w:rtl/>
        </w:rPr>
      </w:pPr>
      <w:bookmarkStart w:id="184" w:name="_Toc119352969"/>
      <w:r w:rsidRPr="006D5126">
        <w:rPr>
          <w:rStyle w:val="affffc"/>
          <w:b/>
          <w:bCs/>
          <w:spacing w:val="0"/>
          <w:rtl/>
        </w:rPr>
        <w:t>איבעיא</w:t>
      </w:r>
      <w:r w:rsidR="00C940CC" w:rsidRPr="006D5126">
        <w:rPr>
          <w:rStyle w:val="affffc"/>
          <w:rFonts w:hint="cs"/>
          <w:b/>
          <w:bCs/>
          <w:spacing w:val="0"/>
          <w:rtl/>
        </w:rPr>
        <w:t>:</w:t>
      </w:r>
      <w:r w:rsidRPr="006D5126">
        <w:rPr>
          <w:rStyle w:val="affffc"/>
          <w:b/>
          <w:bCs/>
          <w:spacing w:val="0"/>
          <w:rtl/>
        </w:rPr>
        <w:t xml:space="preserve"> מהו להעלות משטרות ליוחסין</w:t>
      </w:r>
      <w:r w:rsidR="00E268F4" w:rsidRPr="006D5126">
        <w:rPr>
          <w:rStyle w:val="affffc"/>
          <w:b/>
          <w:bCs/>
          <w:spacing w:val="0"/>
          <w:rtl/>
        </w:rPr>
        <w:t>?</w:t>
      </w:r>
      <w:bookmarkEnd w:id="184"/>
    </w:p>
    <w:p w14:paraId="6459E1B2" w14:textId="21174336" w:rsidR="00AB7D20" w:rsidRPr="00F71179" w:rsidRDefault="00AB7D20" w:rsidP="00AB7D20">
      <w:pPr>
        <w:rPr>
          <w:rFonts w:ascii="Fb Fontext" w:hAnsi="Fb Fontext"/>
          <w:spacing w:val="-2"/>
          <w:sz w:val="32"/>
          <w:rtl/>
        </w:rPr>
      </w:pPr>
      <w:r w:rsidRPr="00F71179">
        <w:rPr>
          <w:rFonts w:ascii="Fb Fontext" w:hAnsi="Fb Fontext" w:hint="cs"/>
          <w:spacing w:val="-2"/>
          <w:sz w:val="32"/>
          <w:rtl/>
        </w:rPr>
        <w:t>ד</w:t>
      </w:r>
      <w:r w:rsidRPr="00F71179">
        <w:rPr>
          <w:rFonts w:ascii="Fb Fontext" w:hAnsi="Fb Fontext"/>
          <w:spacing w:val="-2"/>
          <w:sz w:val="32"/>
          <w:rtl/>
        </w:rPr>
        <w:t>אני פלוני כהן לויתי מנה מפלוני וחתימו סהדי,</w:t>
      </w:r>
    </w:p>
    <w:p w14:paraId="67345509" w14:textId="7DB5C7CE" w:rsidR="00AB7D20" w:rsidRDefault="00AB7D20" w:rsidP="00864241">
      <w:pPr>
        <w:ind w:firstLine="0"/>
        <w:rPr>
          <w:rFonts w:ascii="Fb Fontext" w:hAnsi="Fb Fontext"/>
          <w:sz w:val="32"/>
          <w:rtl/>
        </w:rPr>
      </w:pPr>
      <w:r w:rsidRPr="00C35A2C">
        <w:rPr>
          <w:rFonts w:ascii="Fb Fontext" w:hAnsi="Fb Fontext" w:hint="cs"/>
          <w:sz w:val="32"/>
          <w:rtl/>
        </w:rPr>
        <w:t xml:space="preserve">אי </w:t>
      </w:r>
      <w:r w:rsidR="00C940CC">
        <w:rPr>
          <w:rFonts w:ascii="Fb Fontext" w:hAnsi="Fb Fontext" w:hint="cs"/>
          <w:sz w:val="32"/>
          <w:rtl/>
        </w:rPr>
        <w:t xml:space="preserve">מעידים על </w:t>
      </w:r>
      <w:r w:rsidRPr="00C35A2C">
        <w:rPr>
          <w:rFonts w:ascii="Fb Fontext" w:hAnsi="Fb Fontext"/>
          <w:sz w:val="32"/>
          <w:rtl/>
        </w:rPr>
        <w:t>אמנה שבשטר</w:t>
      </w:r>
      <w:r>
        <w:rPr>
          <w:rFonts w:ascii="Fb Fontext" w:hAnsi="Fb Fontext"/>
          <w:sz w:val="32"/>
          <w:rtl/>
        </w:rPr>
        <w:t xml:space="preserve"> </w:t>
      </w:r>
      <w:r w:rsidR="00C940CC">
        <w:rPr>
          <w:rFonts w:ascii="Fb Fontext" w:hAnsi="Fb Fontext" w:hint="cs"/>
          <w:sz w:val="32"/>
          <w:rtl/>
        </w:rPr>
        <w:t>או על הכל</w:t>
      </w:r>
      <w:r w:rsidR="00502266">
        <w:rPr>
          <w:rFonts w:ascii="Fb Fontext" w:hAnsi="Fb Fontext" w:hint="cs"/>
          <w:sz w:val="32"/>
          <w:rtl/>
        </w:rPr>
        <w:t>,</w:t>
      </w:r>
    </w:p>
    <w:p w14:paraId="5DAF1F45" w14:textId="649B54CC" w:rsidR="00AB7D20" w:rsidRPr="00C35A2C" w:rsidRDefault="00155FC2" w:rsidP="00864241">
      <w:pPr>
        <w:ind w:firstLine="0"/>
        <w:rPr>
          <w:rFonts w:ascii="Fb Fontext" w:hAnsi="Fb Fontext" w:cs="Guttman Vilna"/>
          <w:b/>
          <w:bCs/>
          <w:sz w:val="32"/>
          <w:rtl/>
        </w:rPr>
      </w:pPr>
      <w:r w:rsidRPr="00FD1F0A">
        <w:rPr>
          <w:rStyle w:val="affffe"/>
          <w:rFonts w:hint="cs"/>
          <w:rtl/>
        </w:rPr>
        <w:lastRenderedPageBreak/>
        <w:t>ר</w:t>
      </w:r>
      <w:r w:rsidR="002B7BCC">
        <w:rPr>
          <w:rStyle w:val="affffe"/>
          <w:rtl/>
        </w:rPr>
        <w:t>"</w:t>
      </w:r>
      <w:r w:rsidRPr="00FD1F0A">
        <w:rPr>
          <w:rStyle w:val="affffe"/>
          <w:rFonts w:hint="cs"/>
          <w:rtl/>
        </w:rPr>
        <w:t>ה ור</w:t>
      </w:r>
      <w:r w:rsidR="002B7BCC">
        <w:rPr>
          <w:rStyle w:val="affffe"/>
          <w:rtl/>
        </w:rPr>
        <w:t>"</w:t>
      </w:r>
      <w:r w:rsidRPr="00FD1F0A">
        <w:rPr>
          <w:rStyle w:val="affffe"/>
          <w:rFonts w:hint="cs"/>
          <w:rtl/>
        </w:rPr>
        <w:t>ח: חד אמר</w:t>
      </w:r>
      <w:r>
        <w:rPr>
          <w:rFonts w:ascii="Fb Fontext" w:hAnsi="Fb Fontext" w:hint="cs"/>
          <w:sz w:val="32"/>
          <w:rtl/>
        </w:rPr>
        <w:t xml:space="preserve"> מעלין</w:t>
      </w:r>
      <w:r w:rsidR="00FD1F0A">
        <w:rPr>
          <w:rFonts w:ascii="Fb Fontext" w:hAnsi="Fb Fontext" w:hint="cs"/>
          <w:sz w:val="32"/>
          <w:rtl/>
        </w:rPr>
        <w:t>,</w:t>
      </w:r>
      <w:r>
        <w:rPr>
          <w:rFonts w:ascii="Fb Fontext" w:hAnsi="Fb Fontext" w:hint="cs"/>
          <w:sz w:val="32"/>
          <w:rtl/>
        </w:rPr>
        <w:t xml:space="preserve"> </w:t>
      </w:r>
      <w:r w:rsidRPr="00FD1F0A">
        <w:rPr>
          <w:rStyle w:val="affffe"/>
          <w:rFonts w:hint="cs"/>
          <w:rtl/>
        </w:rPr>
        <w:t>וחד אמר</w:t>
      </w:r>
      <w:r>
        <w:rPr>
          <w:rFonts w:ascii="Fb Fontext" w:hAnsi="Fb Fontext" w:hint="cs"/>
          <w:sz w:val="32"/>
          <w:rtl/>
        </w:rPr>
        <w:t xml:space="preserve"> אין מעלין</w:t>
      </w:r>
      <w:r w:rsidR="00AB7D20" w:rsidRPr="00C35A2C">
        <w:rPr>
          <w:rFonts w:ascii="Fb Fontext" w:hAnsi="Fb Fontext"/>
          <w:sz w:val="32"/>
          <w:rtl/>
        </w:rPr>
        <w:t>.</w:t>
      </w:r>
    </w:p>
    <w:p w14:paraId="6203A491" w14:textId="13635EE2" w:rsidR="00AB7D20" w:rsidRPr="006D5126" w:rsidRDefault="00AB7D20" w:rsidP="00F1680A">
      <w:pPr>
        <w:pStyle w:val="affffb"/>
        <w:rPr>
          <w:spacing w:val="0"/>
          <w:rtl/>
        </w:rPr>
      </w:pPr>
      <w:bookmarkStart w:id="185" w:name="_Toc119352970"/>
      <w:r w:rsidRPr="006D5126">
        <w:rPr>
          <w:spacing w:val="0"/>
          <w:rtl/>
        </w:rPr>
        <w:t>איבעיא</w:t>
      </w:r>
      <w:r w:rsidR="00DB6C68" w:rsidRPr="006D5126">
        <w:rPr>
          <w:rFonts w:hint="cs"/>
          <w:spacing w:val="0"/>
          <w:rtl/>
        </w:rPr>
        <w:t>:</w:t>
      </w:r>
      <w:r w:rsidRPr="006D5126">
        <w:rPr>
          <w:spacing w:val="0"/>
          <w:rtl/>
        </w:rPr>
        <w:t xml:space="preserve"> מהו להעלות מנשיאות כפים ליוחסין?</w:t>
      </w:r>
      <w:r w:rsidR="007C4D50" w:rsidRPr="006D5126">
        <w:rPr>
          <w:rFonts w:hint="cs"/>
          <w:spacing w:val="0"/>
          <w:rtl/>
        </w:rPr>
        <w:t xml:space="preserve"> [ב]</w:t>
      </w:r>
      <w:bookmarkEnd w:id="185"/>
    </w:p>
    <w:p w14:paraId="319C74BA" w14:textId="50AAFDA5" w:rsidR="00E268F4" w:rsidRDefault="00AB7D20" w:rsidP="00AB7D20">
      <w:pPr>
        <w:rPr>
          <w:rStyle w:val="affffe"/>
          <w:rtl/>
        </w:rPr>
      </w:pPr>
      <w:r w:rsidRPr="00155FC2">
        <w:rPr>
          <w:rStyle w:val="affffe"/>
          <w:rtl/>
        </w:rPr>
        <w:t>תיבעי למ"ד מעלין</w:t>
      </w:r>
      <w:r w:rsidRPr="00155FC2">
        <w:rPr>
          <w:rStyle w:val="affffe"/>
          <w:rFonts w:hint="cs"/>
          <w:rtl/>
        </w:rPr>
        <w:t xml:space="preserve"> מתרומה ליוחסין</w:t>
      </w:r>
      <w:r w:rsidR="007C4D50">
        <w:rPr>
          <w:rStyle w:val="affffe"/>
          <w:rFonts w:hint="cs"/>
          <w:rtl/>
        </w:rPr>
        <w:t>:</w:t>
      </w:r>
    </w:p>
    <w:p w14:paraId="40CD2E5C" w14:textId="2EA2AB90" w:rsidR="00AB7D20" w:rsidRDefault="00AB7D20" w:rsidP="00AB7D20">
      <w:pPr>
        <w:rPr>
          <w:rFonts w:ascii="Fb Fontext" w:hAnsi="Fb Fontext"/>
          <w:rtl/>
        </w:rPr>
      </w:pPr>
      <w:r w:rsidRPr="00C35A2C">
        <w:rPr>
          <w:rFonts w:ascii="Fb Fontext" w:hAnsi="Fb Fontext" w:hint="cs"/>
          <w:rtl/>
        </w:rPr>
        <w:t>ד</w:t>
      </w:r>
      <w:r w:rsidRPr="00C35A2C">
        <w:rPr>
          <w:rFonts w:ascii="Fb Fontext" w:hAnsi="Fb Fontext"/>
          <w:rtl/>
        </w:rPr>
        <w:t>ה"</w:t>
      </w:r>
      <w:r w:rsidRPr="00C35A2C">
        <w:rPr>
          <w:rFonts w:ascii="Fb Fontext" w:hAnsi="Fb Fontext" w:hint="cs"/>
          <w:rtl/>
        </w:rPr>
        <w:t>מ</w:t>
      </w:r>
      <w:r w:rsidRPr="00C35A2C">
        <w:rPr>
          <w:rFonts w:ascii="Fb Fontext" w:hAnsi="Fb Fontext"/>
          <w:rtl/>
        </w:rPr>
        <w:t xml:space="preserve"> תרומה </w:t>
      </w:r>
      <w:r w:rsidRPr="00AD1A41">
        <w:rPr>
          <w:rStyle w:val="affffa"/>
          <w:rFonts w:hint="cs"/>
          <w:rtl/>
        </w:rPr>
        <w:t>ד'</w:t>
      </w:r>
      <w:r w:rsidRPr="00AD1A41">
        <w:rPr>
          <w:rStyle w:val="affffa"/>
          <w:rtl/>
        </w:rPr>
        <w:t>מיתה</w:t>
      </w:r>
      <w:r w:rsidRPr="00AD1A41">
        <w:rPr>
          <w:rStyle w:val="affffa"/>
          <w:rFonts w:hint="cs"/>
          <w:rtl/>
        </w:rPr>
        <w:t>'</w:t>
      </w:r>
      <w:r w:rsidRPr="00AD1A41">
        <w:rPr>
          <w:rStyle w:val="affffa"/>
          <w:rtl/>
        </w:rPr>
        <w:t>,</w:t>
      </w:r>
      <w:r w:rsidRPr="00C35A2C">
        <w:rPr>
          <w:rFonts w:ascii="Fb Fontext" w:hAnsi="Fb Fontext"/>
          <w:rtl/>
        </w:rPr>
        <w:t xml:space="preserve"> אבל נשיאות כפים </w:t>
      </w:r>
      <w:r w:rsidRPr="006B2A7E">
        <w:rPr>
          <w:rStyle w:val="affffa"/>
          <w:rtl/>
        </w:rPr>
        <w:t>ד</w:t>
      </w:r>
      <w:r w:rsidRPr="006B2A7E">
        <w:rPr>
          <w:rStyle w:val="affffa"/>
          <w:rFonts w:hint="cs"/>
          <w:rtl/>
        </w:rPr>
        <w:t>'</w:t>
      </w:r>
      <w:r w:rsidRPr="006B2A7E">
        <w:rPr>
          <w:rStyle w:val="affffa"/>
          <w:rtl/>
        </w:rPr>
        <w:t>עשה</w:t>
      </w:r>
      <w:r w:rsidRPr="006B2A7E">
        <w:rPr>
          <w:rStyle w:val="affffa"/>
          <w:rFonts w:hint="cs"/>
          <w:rtl/>
        </w:rPr>
        <w:t>'</w:t>
      </w:r>
      <w:r w:rsidRPr="006B2A7E">
        <w:rPr>
          <w:rStyle w:val="affffa"/>
          <w:rtl/>
        </w:rPr>
        <w:t xml:space="preserve"> </w:t>
      </w:r>
      <w:r w:rsidRPr="00C35A2C">
        <w:rPr>
          <w:rFonts w:ascii="Fb Fontext" w:hAnsi="Fb Fontext"/>
          <w:rtl/>
        </w:rPr>
        <w:t xml:space="preserve">לא, </w:t>
      </w:r>
      <w:r w:rsidRPr="00FD1F0A">
        <w:rPr>
          <w:rStyle w:val="affffe"/>
          <w:rtl/>
        </w:rPr>
        <w:t xml:space="preserve">או </w:t>
      </w:r>
      <w:r w:rsidR="00155FC2">
        <w:rPr>
          <w:rFonts w:ascii="Fb Fontext" w:hAnsi="Fb Fontext" w:hint="cs"/>
          <w:rtl/>
        </w:rPr>
        <w:t>ד</w:t>
      </w:r>
      <w:r w:rsidRPr="00C35A2C">
        <w:rPr>
          <w:rFonts w:ascii="Fb Fontext" w:hAnsi="Fb Fontext"/>
          <w:rtl/>
        </w:rPr>
        <w:t>ל"</w:t>
      </w:r>
      <w:r w:rsidRPr="00C35A2C">
        <w:rPr>
          <w:rFonts w:ascii="Fb Fontext" w:hAnsi="Fb Fontext" w:hint="cs"/>
          <w:rtl/>
        </w:rPr>
        <w:t>ש</w:t>
      </w:r>
      <w:r w:rsidR="00FD1F0A">
        <w:rPr>
          <w:rFonts w:ascii="Fb Fontext" w:hAnsi="Fb Fontext" w:hint="cs"/>
          <w:rtl/>
        </w:rPr>
        <w:t>.</w:t>
      </w:r>
    </w:p>
    <w:p w14:paraId="03635325" w14:textId="51356597" w:rsidR="00E268F4" w:rsidRDefault="00AB7D20" w:rsidP="00AB7D20">
      <w:pPr>
        <w:rPr>
          <w:rStyle w:val="affffe"/>
          <w:rtl/>
        </w:rPr>
      </w:pPr>
      <w:r w:rsidRPr="00155FC2">
        <w:rPr>
          <w:rStyle w:val="affffe"/>
          <w:rtl/>
        </w:rPr>
        <w:t>תיבעי למ"ד אין מעלין</w:t>
      </w:r>
      <w:r w:rsidR="007C4D50">
        <w:rPr>
          <w:rStyle w:val="affffe"/>
          <w:rFonts w:hint="cs"/>
          <w:rtl/>
        </w:rPr>
        <w:t>:</w:t>
      </w:r>
    </w:p>
    <w:p w14:paraId="1A78578A" w14:textId="5A36CD00" w:rsidR="00AB7D20" w:rsidRPr="00730169" w:rsidRDefault="00AB7D20" w:rsidP="00AB7D20">
      <w:pPr>
        <w:rPr>
          <w:spacing w:val="-6"/>
          <w:rtl/>
        </w:rPr>
      </w:pPr>
      <w:r w:rsidRPr="00730169">
        <w:rPr>
          <w:rFonts w:ascii="Fb Fontext" w:hAnsi="Fb Fontext" w:hint="cs"/>
          <w:spacing w:val="-6"/>
          <w:rtl/>
        </w:rPr>
        <w:t>ה</w:t>
      </w:r>
      <w:r w:rsidRPr="00730169">
        <w:rPr>
          <w:rFonts w:ascii="Fb Fontext" w:hAnsi="Fb Fontext"/>
          <w:spacing w:val="-6"/>
          <w:rtl/>
        </w:rPr>
        <w:t>"</w:t>
      </w:r>
      <w:r w:rsidRPr="00730169">
        <w:rPr>
          <w:rFonts w:ascii="Fb Fontext" w:hAnsi="Fb Fontext" w:hint="cs"/>
          <w:spacing w:val="-6"/>
          <w:rtl/>
        </w:rPr>
        <w:t>מ</w:t>
      </w:r>
      <w:r w:rsidRPr="00730169">
        <w:rPr>
          <w:rFonts w:ascii="Fb Fontext" w:hAnsi="Fb Fontext"/>
          <w:spacing w:val="-6"/>
          <w:rtl/>
        </w:rPr>
        <w:t xml:space="preserve"> תרומה ד</w:t>
      </w:r>
      <w:r w:rsidRPr="00730169">
        <w:rPr>
          <w:rFonts w:ascii="Fb Fontext" w:hAnsi="Fb Fontext" w:hint="cs"/>
          <w:spacing w:val="-6"/>
          <w:rtl/>
        </w:rPr>
        <w:t xml:space="preserve">נאכלת בצינעא </w:t>
      </w:r>
      <w:r w:rsidR="00155FC2" w:rsidRPr="00730169">
        <w:rPr>
          <w:rFonts w:ascii="Fb Fontext" w:hAnsi="Fb Fontext" w:hint="cs"/>
          <w:spacing w:val="-6"/>
          <w:rtl/>
        </w:rPr>
        <w:t>אבל</w:t>
      </w:r>
      <w:r w:rsidRPr="00730169">
        <w:rPr>
          <w:rFonts w:ascii="Fb Fontext" w:hAnsi="Fb Fontext" w:hint="cs"/>
          <w:spacing w:val="-6"/>
          <w:rtl/>
        </w:rPr>
        <w:t xml:space="preserve"> נשיאות כפים לא </w:t>
      </w:r>
      <w:r w:rsidRPr="00730169">
        <w:rPr>
          <w:rFonts w:hint="cs"/>
          <w:spacing w:val="-6"/>
          <w:rtl/>
        </w:rPr>
        <w:t>חציף או</w:t>
      </w:r>
      <w:r w:rsidR="00155FC2" w:rsidRPr="00730169">
        <w:rPr>
          <w:rFonts w:hint="cs"/>
          <w:spacing w:val="-6"/>
          <w:rtl/>
        </w:rPr>
        <w:t xml:space="preserve"> ל</w:t>
      </w:r>
      <w:r w:rsidR="002B7BCC">
        <w:rPr>
          <w:spacing w:val="-6"/>
          <w:rtl/>
        </w:rPr>
        <w:t>"</w:t>
      </w:r>
      <w:r w:rsidR="00155FC2" w:rsidRPr="00730169">
        <w:rPr>
          <w:rFonts w:hint="cs"/>
          <w:spacing w:val="-6"/>
          <w:rtl/>
        </w:rPr>
        <w:t>ש</w:t>
      </w:r>
      <w:r w:rsidR="00FD1F0A">
        <w:rPr>
          <w:rFonts w:hint="cs"/>
          <w:spacing w:val="-6"/>
          <w:rtl/>
        </w:rPr>
        <w:t>,</w:t>
      </w:r>
    </w:p>
    <w:p w14:paraId="15C313FD" w14:textId="77777777" w:rsidR="00AB7D20" w:rsidRPr="00C35A2C" w:rsidRDefault="00AB7D20" w:rsidP="00AB7D20">
      <w:pPr>
        <w:rPr>
          <w:rFonts w:ascii="Fb Fontext" w:hAnsi="Fb Fontext" w:cs="Guttman Vilna"/>
          <w:b/>
          <w:bCs/>
          <w:rtl/>
        </w:rPr>
      </w:pPr>
      <w:r w:rsidRPr="00155FC2">
        <w:rPr>
          <w:rStyle w:val="affffe"/>
          <w:rFonts w:hint="cs"/>
          <w:rtl/>
        </w:rPr>
        <w:t>ר</w:t>
      </w:r>
      <w:r w:rsidRPr="00155FC2">
        <w:rPr>
          <w:rStyle w:val="affffe"/>
          <w:rtl/>
        </w:rPr>
        <w:t>"</w:t>
      </w:r>
      <w:r w:rsidRPr="00155FC2">
        <w:rPr>
          <w:rStyle w:val="affffe"/>
          <w:rFonts w:hint="cs"/>
          <w:rtl/>
        </w:rPr>
        <w:t>ח ור</w:t>
      </w:r>
      <w:r w:rsidRPr="00155FC2">
        <w:rPr>
          <w:rStyle w:val="affffe"/>
          <w:rtl/>
        </w:rPr>
        <w:t>"</w:t>
      </w:r>
      <w:r w:rsidRPr="00155FC2">
        <w:rPr>
          <w:rStyle w:val="affffe"/>
          <w:rFonts w:hint="cs"/>
          <w:rtl/>
        </w:rPr>
        <w:t>אב</w:t>
      </w:r>
      <w:r w:rsidRPr="00C35A2C">
        <w:rPr>
          <w:rFonts w:ascii="Fb Fontext" w:hAnsi="Fb Fontext"/>
          <w:rtl/>
        </w:rPr>
        <w:t xml:space="preserve"> </w:t>
      </w:r>
      <w:r w:rsidRPr="00DB6C68">
        <w:rPr>
          <w:rStyle w:val="affffe"/>
          <w:rtl/>
        </w:rPr>
        <w:t>חד אמר:</w:t>
      </w:r>
      <w:r w:rsidRPr="00C35A2C">
        <w:rPr>
          <w:rFonts w:ascii="Fb Fontext" w:hAnsi="Fb Fontext"/>
          <w:rtl/>
        </w:rPr>
        <w:t xml:space="preserve"> מעלין, </w:t>
      </w:r>
      <w:r w:rsidRPr="00DB6C68">
        <w:rPr>
          <w:rStyle w:val="affffe"/>
          <w:rtl/>
        </w:rPr>
        <w:t>וחד אמר</w:t>
      </w:r>
      <w:r w:rsidRPr="00C35A2C">
        <w:rPr>
          <w:rFonts w:ascii="Fb Fontext" w:hAnsi="Fb Fontext"/>
          <w:rtl/>
        </w:rPr>
        <w:t>: אין מעלין.</w:t>
      </w:r>
    </w:p>
    <w:p w14:paraId="0D7BFA40" w14:textId="3846371F" w:rsidR="00E268F4" w:rsidRDefault="00AB7D20" w:rsidP="00155FC2">
      <w:pPr>
        <w:rPr>
          <w:rFonts w:ascii="Fb Fontext" w:hAnsi="Fb Fontext"/>
          <w:spacing w:val="-4"/>
          <w:sz w:val="32"/>
          <w:rtl/>
        </w:rPr>
      </w:pPr>
      <w:r w:rsidRPr="00F71179">
        <w:rPr>
          <w:rFonts w:ascii="Fb Fontext" w:hAnsi="Fb Fontext"/>
          <w:spacing w:val="-4"/>
          <w:rtl/>
        </w:rPr>
        <w:t>•</w:t>
      </w:r>
      <w:r w:rsidRPr="00F71179">
        <w:rPr>
          <w:rFonts w:ascii="Fb Fontext" w:hAnsi="Fb Fontext" w:hint="cs"/>
          <w:spacing w:val="-4"/>
          <w:sz w:val="32"/>
          <w:rtl/>
        </w:rPr>
        <w:t xml:space="preserve"> </w:t>
      </w:r>
      <w:r w:rsidRPr="00155FC2">
        <w:rPr>
          <w:rStyle w:val="affffe"/>
          <w:rtl/>
        </w:rPr>
        <w:t>ר</w:t>
      </w:r>
      <w:r w:rsidRPr="00155FC2">
        <w:rPr>
          <w:rStyle w:val="affffe"/>
          <w:rFonts w:hint="cs"/>
          <w:rtl/>
        </w:rPr>
        <w:t>נב</w:t>
      </w:r>
      <w:r w:rsidRPr="00155FC2">
        <w:rPr>
          <w:rStyle w:val="affffe"/>
          <w:rtl/>
        </w:rPr>
        <w:t>"</w:t>
      </w:r>
      <w:r w:rsidRPr="00155FC2">
        <w:rPr>
          <w:rStyle w:val="affffe"/>
          <w:rFonts w:hint="cs"/>
          <w:rtl/>
        </w:rPr>
        <w:t xml:space="preserve">ח </w:t>
      </w:r>
      <w:r w:rsidRPr="00155FC2">
        <w:rPr>
          <w:rStyle w:val="affffe"/>
          <w:rtl/>
        </w:rPr>
        <w:t xml:space="preserve">לרבא: </w:t>
      </w:r>
      <w:r w:rsidRPr="00F71179">
        <w:rPr>
          <w:rFonts w:ascii="Fb Fontext" w:hAnsi="Fb Fontext"/>
          <w:spacing w:val="-4"/>
          <w:sz w:val="32"/>
          <w:rtl/>
        </w:rPr>
        <w:t>מהו להעלות מנשיאות כפים ליוחסין</w:t>
      </w:r>
      <w:r w:rsidR="00E268F4">
        <w:rPr>
          <w:rFonts w:ascii="Fb Fontext" w:hAnsi="Fb Fontext"/>
          <w:spacing w:val="-4"/>
          <w:sz w:val="32"/>
          <w:rtl/>
        </w:rPr>
        <w:t>?</w:t>
      </w:r>
    </w:p>
    <w:p w14:paraId="4AA11D3F" w14:textId="14795343" w:rsidR="00AB7D20" w:rsidRPr="00C35A2C" w:rsidRDefault="00AB7D20" w:rsidP="00155FC2">
      <w:pPr>
        <w:rPr>
          <w:rFonts w:ascii="Fb Fontext" w:hAnsi="Fb Fontext"/>
          <w:rtl/>
        </w:rPr>
      </w:pPr>
      <w:r w:rsidRPr="00155FC2">
        <w:rPr>
          <w:rStyle w:val="affffe"/>
          <w:rtl/>
        </w:rPr>
        <w:t xml:space="preserve">א"ל: </w:t>
      </w:r>
      <w:r w:rsidR="00155FC2" w:rsidRPr="00155FC2">
        <w:rPr>
          <w:rStyle w:val="affffe"/>
          <w:rFonts w:hint="cs"/>
          <w:rtl/>
        </w:rPr>
        <w:t>מחלוקת דר</w:t>
      </w:r>
      <w:r w:rsidR="002B7BCC">
        <w:rPr>
          <w:rStyle w:val="affffe"/>
          <w:rtl/>
        </w:rPr>
        <w:t>"</w:t>
      </w:r>
      <w:r w:rsidR="00155FC2" w:rsidRPr="00155FC2">
        <w:rPr>
          <w:rStyle w:val="affffe"/>
          <w:rFonts w:hint="cs"/>
          <w:rtl/>
        </w:rPr>
        <w:t>ח ור</w:t>
      </w:r>
      <w:r w:rsidR="002B7BCC">
        <w:rPr>
          <w:rStyle w:val="affffe"/>
          <w:rtl/>
        </w:rPr>
        <w:t>"</w:t>
      </w:r>
      <w:r w:rsidR="00155FC2" w:rsidRPr="00155FC2">
        <w:rPr>
          <w:rStyle w:val="affffe"/>
          <w:rFonts w:hint="cs"/>
          <w:rtl/>
        </w:rPr>
        <w:t>א</w:t>
      </w:r>
      <w:r w:rsidR="00155FC2">
        <w:rPr>
          <w:rFonts w:ascii="Fb Fontext" w:hAnsi="Fb Fontext" w:hint="cs"/>
          <w:spacing w:val="-4"/>
          <w:sz w:val="32"/>
          <w:rtl/>
        </w:rPr>
        <w:t xml:space="preserve"> </w:t>
      </w:r>
      <w:r w:rsidRPr="00CA108A">
        <w:rPr>
          <w:rFonts w:ascii="Fb Fontext" w:hAnsi="Fb Fontext" w:cs="PFT_Frank"/>
          <w:b/>
          <w:bCs/>
          <w:szCs w:val="14"/>
          <w:rtl/>
        </w:rPr>
        <w:t>הלכתא</w:t>
      </w:r>
      <w:r w:rsidRPr="00C35A2C">
        <w:rPr>
          <w:rFonts w:ascii="Fb Fontext" w:hAnsi="Fb Fontext"/>
          <w:rtl/>
        </w:rPr>
        <w:t xml:space="preserve"> מאי? </w:t>
      </w:r>
      <w:r w:rsidRPr="00155FC2">
        <w:rPr>
          <w:rStyle w:val="affffe"/>
          <w:rtl/>
        </w:rPr>
        <w:t xml:space="preserve">א"ל: </w:t>
      </w:r>
      <w:r w:rsidRPr="00C35A2C">
        <w:rPr>
          <w:rFonts w:ascii="Fb Fontext" w:hAnsi="Fb Fontext"/>
          <w:rtl/>
        </w:rPr>
        <w:t>אנא מתני</w:t>
      </w:r>
      <w:r w:rsidR="00155FC2">
        <w:rPr>
          <w:rFonts w:ascii="Fb Fontext" w:hAnsi="Fb Fontext" w:hint="cs"/>
          <w:rtl/>
        </w:rPr>
        <w:t>'</w:t>
      </w:r>
      <w:r w:rsidRPr="00C35A2C">
        <w:rPr>
          <w:rFonts w:ascii="Fb Fontext" w:hAnsi="Fb Fontext"/>
          <w:rtl/>
        </w:rPr>
        <w:t xml:space="preserve"> ידענא.</w:t>
      </w:r>
    </w:p>
    <w:p w14:paraId="63A2CEB3" w14:textId="25F3CC6C" w:rsidR="00E268F4" w:rsidRDefault="00AB7D20" w:rsidP="00AB7D20">
      <w:pPr>
        <w:rPr>
          <w:rFonts w:ascii="Fb Fontext" w:hAnsi="Fb Fontext"/>
          <w:rtl/>
        </w:rPr>
      </w:pPr>
      <w:r w:rsidRPr="00155FC2">
        <w:rPr>
          <w:rStyle w:val="affffe"/>
          <w:rtl/>
        </w:rPr>
        <w:t xml:space="preserve">דתניא, ר' יוסי: </w:t>
      </w:r>
      <w:r w:rsidRPr="00C35A2C">
        <w:rPr>
          <w:rFonts w:ascii="Fb Fontext" w:hAnsi="Fb Fontext"/>
          <w:rtl/>
        </w:rPr>
        <w:t>גדולה חזקה,</w:t>
      </w:r>
      <w:r w:rsidRPr="00572F4D">
        <w:rPr>
          <w:rStyle w:val="affffa"/>
          <w:rtl/>
        </w:rPr>
        <w:t xml:space="preserve"> אלה בקשו כתבם המתיחשים ולא נמצאו ויגאלו מן הכהונה, ויאמר התרשתא להם אשר לא יאכלו מקדש הקדשים עד עמוד כהן לאורים ותומים</w:t>
      </w:r>
      <w:r w:rsidR="00E268F4">
        <w:rPr>
          <w:rStyle w:val="affffa"/>
          <w:rtl/>
        </w:rPr>
        <w:t>,</w:t>
      </w:r>
    </w:p>
    <w:p w14:paraId="3E4EC3A7" w14:textId="683C129C" w:rsidR="00155FC2" w:rsidRDefault="00AB7D20" w:rsidP="00155FC2">
      <w:pPr>
        <w:rPr>
          <w:rFonts w:ascii="Fb Fontext" w:hAnsi="Fb Fontext"/>
          <w:rtl/>
        </w:rPr>
      </w:pPr>
      <w:r w:rsidRPr="00155FC2">
        <w:rPr>
          <w:rStyle w:val="affffe"/>
          <w:rFonts w:hint="cs"/>
          <w:rtl/>
        </w:rPr>
        <w:t>א</w:t>
      </w:r>
      <w:r w:rsidRPr="00155FC2">
        <w:rPr>
          <w:rStyle w:val="affffe"/>
          <w:rtl/>
        </w:rPr>
        <w:t>"</w:t>
      </w:r>
      <w:r w:rsidRPr="00155FC2">
        <w:rPr>
          <w:rStyle w:val="affffe"/>
          <w:rFonts w:hint="cs"/>
          <w:rtl/>
        </w:rPr>
        <w:t>ל</w:t>
      </w:r>
      <w:r w:rsidRPr="00155FC2">
        <w:rPr>
          <w:rStyle w:val="affffe"/>
          <w:rtl/>
        </w:rPr>
        <w:t xml:space="preserve">: </w:t>
      </w:r>
      <w:r w:rsidRPr="00C35A2C">
        <w:rPr>
          <w:rFonts w:ascii="Fb Fontext" w:hAnsi="Fb Fontext"/>
          <w:rtl/>
        </w:rPr>
        <w:t xml:space="preserve">הרי אתם בחזקתכם, </w:t>
      </w:r>
      <w:r w:rsidR="00FD1F0A">
        <w:rPr>
          <w:rFonts w:ascii="Fb Fontext" w:hAnsi="Fb Fontext" w:hint="cs"/>
          <w:rtl/>
        </w:rPr>
        <w:t>כ</w:t>
      </w:r>
      <w:r w:rsidRPr="00C35A2C">
        <w:rPr>
          <w:rFonts w:ascii="Fb Fontext" w:hAnsi="Fb Fontext"/>
          <w:rtl/>
        </w:rPr>
        <w:t>בגולה</w:t>
      </w:r>
      <w:r w:rsidR="00155FC2">
        <w:rPr>
          <w:rFonts w:ascii="Fb Fontext" w:hAnsi="Fb Fontext" w:hint="cs"/>
          <w:rtl/>
        </w:rPr>
        <w:t xml:space="preserve"> </w:t>
      </w:r>
      <w:r w:rsidR="00FD1F0A">
        <w:rPr>
          <w:rFonts w:ascii="Fb Fontext" w:hAnsi="Fb Fontext" w:hint="cs"/>
          <w:rtl/>
        </w:rPr>
        <w:t xml:space="preserve">שאכלתם </w:t>
      </w:r>
      <w:r w:rsidRPr="00C35A2C">
        <w:rPr>
          <w:rFonts w:ascii="Fb Fontext" w:hAnsi="Fb Fontext"/>
          <w:rtl/>
        </w:rPr>
        <w:t>בקדשי הגבול,</w:t>
      </w:r>
    </w:p>
    <w:p w14:paraId="2D525621" w14:textId="0ED8CF8E" w:rsidR="00AB7D20" w:rsidRPr="00FD1F0A" w:rsidRDefault="00AB7D20" w:rsidP="00DB6C68">
      <w:pPr>
        <w:rPr>
          <w:spacing w:val="-8"/>
          <w:rtl/>
        </w:rPr>
      </w:pPr>
      <w:r w:rsidRPr="00FD1F0A">
        <w:rPr>
          <w:spacing w:val="-8"/>
          <w:rtl/>
        </w:rPr>
        <w:t>ו</w:t>
      </w:r>
      <w:r w:rsidRPr="00FD1F0A">
        <w:rPr>
          <w:rFonts w:hint="cs"/>
          <w:spacing w:val="-8"/>
          <w:rtl/>
        </w:rPr>
        <w:t>א</w:t>
      </w:r>
      <w:r w:rsidR="00155FC2" w:rsidRPr="00FD1F0A">
        <w:rPr>
          <w:rFonts w:hint="cs"/>
          <w:spacing w:val="-8"/>
          <w:rtl/>
        </w:rPr>
        <w:t>י</w:t>
      </w:r>
      <w:r w:rsidRPr="00FD1F0A">
        <w:rPr>
          <w:spacing w:val="-8"/>
          <w:rtl/>
        </w:rPr>
        <w:t xml:space="preserve"> מעלין מנשיאות כפים ליוחסין, כיון </w:t>
      </w:r>
      <w:r w:rsidR="00155FC2" w:rsidRPr="00FD1F0A">
        <w:rPr>
          <w:rFonts w:hint="cs"/>
          <w:spacing w:val="-8"/>
          <w:rtl/>
        </w:rPr>
        <w:t>שישאו ידיהם</w:t>
      </w:r>
      <w:r w:rsidRPr="00FD1F0A">
        <w:rPr>
          <w:spacing w:val="-8"/>
          <w:rtl/>
        </w:rPr>
        <w:t xml:space="preserve"> </w:t>
      </w:r>
      <w:r w:rsidRPr="00FD1F0A">
        <w:rPr>
          <w:rFonts w:hint="cs"/>
          <w:spacing w:val="-8"/>
          <w:rtl/>
        </w:rPr>
        <w:t>יבואו להעלותם</w:t>
      </w:r>
    </w:p>
    <w:p w14:paraId="4ABEF3F3" w14:textId="598AA450" w:rsidR="00AB7D20" w:rsidRPr="00FD1F0A" w:rsidRDefault="00AB7D20" w:rsidP="00DB6C68">
      <w:pPr>
        <w:rPr>
          <w:rStyle w:val="afffff0"/>
          <w:spacing w:val="-8"/>
          <w:rtl/>
        </w:rPr>
      </w:pPr>
      <w:r w:rsidRPr="00FD1F0A">
        <w:rPr>
          <w:rStyle w:val="affffe"/>
          <w:rFonts w:hint="cs"/>
          <w:spacing w:val="-8"/>
          <w:rtl/>
        </w:rPr>
        <w:t>א.</w:t>
      </w:r>
      <w:r w:rsidRPr="00FD1F0A">
        <w:rPr>
          <w:rFonts w:hint="cs"/>
          <w:spacing w:val="-8"/>
          <w:rtl/>
        </w:rPr>
        <w:t xml:space="preserve"> </w:t>
      </w:r>
      <w:r w:rsidRPr="00FD1F0A">
        <w:rPr>
          <w:spacing w:val="-8"/>
          <w:rtl/>
        </w:rPr>
        <w:t xml:space="preserve">שאני </w:t>
      </w:r>
      <w:r w:rsidR="00287D14" w:rsidRPr="00FD1F0A">
        <w:rPr>
          <w:spacing w:val="-8"/>
          <w:rtl/>
        </w:rPr>
        <w:t>כאן</w:t>
      </w:r>
      <w:r w:rsidRPr="00FD1F0A">
        <w:rPr>
          <w:spacing w:val="-8"/>
          <w:rtl/>
        </w:rPr>
        <w:t>, דריע חזק</w:t>
      </w:r>
      <w:r w:rsidR="00155FC2" w:rsidRPr="00FD1F0A">
        <w:rPr>
          <w:rFonts w:hint="cs"/>
          <w:spacing w:val="-8"/>
          <w:rtl/>
        </w:rPr>
        <w:t>תם</w:t>
      </w:r>
      <w:r w:rsidRPr="00FD1F0A">
        <w:rPr>
          <w:spacing w:val="-8"/>
          <w:rtl/>
        </w:rPr>
        <w:t xml:space="preserve">, </w:t>
      </w:r>
      <w:r w:rsidRPr="00FD1F0A">
        <w:rPr>
          <w:rStyle w:val="afffff0"/>
          <w:spacing w:val="-8"/>
          <w:rtl/>
        </w:rPr>
        <w:t>ד</w:t>
      </w:r>
      <w:r w:rsidRPr="00FD1F0A">
        <w:rPr>
          <w:rStyle w:val="afffff0"/>
          <w:rFonts w:hint="cs"/>
          <w:spacing w:val="-8"/>
          <w:rtl/>
        </w:rPr>
        <w:t>אלת</w:t>
      </w:r>
      <w:r w:rsidRPr="00FD1F0A">
        <w:rPr>
          <w:rStyle w:val="afffff0"/>
          <w:spacing w:val="-8"/>
          <w:rtl/>
        </w:rPr>
        <w:t>"</w:t>
      </w:r>
      <w:r w:rsidRPr="00FD1F0A">
        <w:rPr>
          <w:rStyle w:val="afffff0"/>
          <w:rFonts w:hint="cs"/>
          <w:spacing w:val="-8"/>
          <w:rtl/>
        </w:rPr>
        <w:t>ה למ</w:t>
      </w:r>
      <w:r w:rsidRPr="00FD1F0A">
        <w:rPr>
          <w:rStyle w:val="afffff0"/>
          <w:spacing w:val="-8"/>
          <w:rtl/>
        </w:rPr>
        <w:t>"</w:t>
      </w:r>
      <w:r w:rsidRPr="00FD1F0A">
        <w:rPr>
          <w:rStyle w:val="afffff0"/>
          <w:rFonts w:hint="cs"/>
          <w:spacing w:val="-8"/>
          <w:rtl/>
        </w:rPr>
        <w:t>ד</w:t>
      </w:r>
      <w:r w:rsidRPr="00FD1F0A">
        <w:rPr>
          <w:rStyle w:val="afffff0"/>
          <w:spacing w:val="-8"/>
          <w:rtl/>
        </w:rPr>
        <w:t xml:space="preserve"> מעלין מתרומה ליוחסין, </w:t>
      </w:r>
      <w:r w:rsidRPr="00FD1F0A">
        <w:rPr>
          <w:rStyle w:val="afffff0"/>
          <w:rFonts w:hint="cs"/>
          <w:spacing w:val="-8"/>
          <w:rtl/>
        </w:rPr>
        <w:t>למה לא יעלוהו</w:t>
      </w:r>
    </w:p>
    <w:p w14:paraId="0ABAD1CD" w14:textId="289CB9D9" w:rsidR="0037518B" w:rsidRPr="00730169" w:rsidRDefault="00AB7D20" w:rsidP="00DB6C68">
      <w:pPr>
        <w:rPr>
          <w:rFonts w:ascii="Fb Fontext" w:hAnsi="Fb Fontext" w:cs="Guttman Vilna"/>
          <w:b/>
          <w:bCs/>
          <w:spacing w:val="-8"/>
          <w:rtl/>
        </w:rPr>
      </w:pPr>
      <w:r w:rsidRPr="00730169">
        <w:rPr>
          <w:rStyle w:val="affffe"/>
          <w:rFonts w:hint="cs"/>
          <w:spacing w:val="-8"/>
          <w:rtl/>
        </w:rPr>
        <w:t xml:space="preserve">והך </w:t>
      </w:r>
      <w:r w:rsidRPr="00730169">
        <w:rPr>
          <w:rFonts w:hint="cs"/>
          <w:spacing w:val="-8"/>
          <w:rtl/>
        </w:rPr>
        <w:t>ד'</w:t>
      </w:r>
      <w:r w:rsidRPr="00730169">
        <w:rPr>
          <w:spacing w:val="-8"/>
          <w:rtl/>
        </w:rPr>
        <w:t>גדולה חזקה</w:t>
      </w:r>
      <w:r w:rsidRPr="00730169">
        <w:rPr>
          <w:rFonts w:hint="cs"/>
          <w:spacing w:val="-8"/>
          <w:rtl/>
        </w:rPr>
        <w:t>'</w:t>
      </w:r>
      <w:r w:rsidRPr="00730169">
        <w:rPr>
          <w:rStyle w:val="affffa"/>
          <w:spacing w:val="-8"/>
          <w:rtl/>
        </w:rPr>
        <w:t xml:space="preserve"> </w:t>
      </w:r>
      <w:r w:rsidRPr="00730169">
        <w:rPr>
          <w:rFonts w:ascii="Fb Fontext" w:hAnsi="Fb Fontext" w:hint="cs"/>
          <w:spacing w:val="-8"/>
          <w:rtl/>
        </w:rPr>
        <w:t>ד</w:t>
      </w:r>
      <w:r w:rsidRPr="00730169">
        <w:rPr>
          <w:rFonts w:ascii="Fb Fontext" w:hAnsi="Fb Fontext"/>
          <w:spacing w:val="-8"/>
          <w:rtl/>
        </w:rPr>
        <w:t>מעיקרא אכל</w:t>
      </w:r>
      <w:r w:rsidR="0037518B" w:rsidRPr="00730169">
        <w:rPr>
          <w:rFonts w:ascii="Fb Fontext" w:hAnsi="Fb Fontext" w:hint="cs"/>
          <w:spacing w:val="-8"/>
          <w:rtl/>
        </w:rPr>
        <w:t>ו</w:t>
      </w:r>
      <w:r w:rsidRPr="00730169">
        <w:rPr>
          <w:rFonts w:ascii="Fb Fontext" w:hAnsi="Fb Fontext"/>
          <w:spacing w:val="-8"/>
          <w:rtl/>
        </w:rPr>
        <w:t xml:space="preserve"> בתרומה דרבנן, </w:t>
      </w:r>
      <w:r w:rsidR="0037518B" w:rsidRPr="00730169">
        <w:rPr>
          <w:rFonts w:ascii="Fb Fontext" w:hAnsi="Fb Fontext" w:hint="cs"/>
          <w:spacing w:val="-8"/>
          <w:rtl/>
        </w:rPr>
        <w:t>ועכשיו</w:t>
      </w:r>
      <w:r w:rsidRPr="00730169">
        <w:rPr>
          <w:rFonts w:ascii="Fb Fontext" w:hAnsi="Fb Fontext"/>
          <w:spacing w:val="-8"/>
          <w:rtl/>
        </w:rPr>
        <w:t xml:space="preserve"> בדאורייתא.</w:t>
      </w:r>
    </w:p>
    <w:p w14:paraId="40F00041" w14:textId="77777777" w:rsidR="00AB7D20" w:rsidRPr="00C35A2C" w:rsidRDefault="00AB7D20" w:rsidP="00E26091">
      <w:pPr>
        <w:pStyle w:val="afff"/>
        <w:framePr w:wrap="around"/>
        <w:rPr>
          <w:rtl/>
        </w:rPr>
      </w:pPr>
      <w:bookmarkStart w:id="186" w:name="_Toc119352971"/>
      <w:r w:rsidRPr="00C35A2C">
        <w:rPr>
          <w:rFonts w:hint="cs"/>
          <w:rtl/>
        </w:rPr>
        <w:t>כה.</w:t>
      </w:r>
      <w:bookmarkEnd w:id="186"/>
    </w:p>
    <w:p w14:paraId="52469188" w14:textId="24DF53C6" w:rsidR="00AB7D20" w:rsidRPr="00FD1F0A" w:rsidRDefault="00AB7D20" w:rsidP="00AB7D20">
      <w:pPr>
        <w:rPr>
          <w:rFonts w:ascii="Fb Fontext" w:hAnsi="Fb Fontext"/>
          <w:spacing w:val="-4"/>
          <w:sz w:val="32"/>
          <w:rtl/>
        </w:rPr>
      </w:pPr>
      <w:r w:rsidRPr="00FD1F0A">
        <w:rPr>
          <w:rStyle w:val="affffe"/>
          <w:rFonts w:hint="cs"/>
          <w:spacing w:val="-4"/>
          <w:rtl/>
        </w:rPr>
        <w:t>ב.</w:t>
      </w:r>
      <w:r w:rsidR="00DB6C68" w:rsidRPr="00FD1F0A">
        <w:rPr>
          <w:rStyle w:val="affffe"/>
          <w:rFonts w:hint="cs"/>
          <w:spacing w:val="-4"/>
          <w:rtl/>
        </w:rPr>
        <w:t xml:space="preserve"> </w:t>
      </w:r>
      <w:r w:rsidR="00011BDA" w:rsidRPr="00FD1F0A">
        <w:rPr>
          <w:rFonts w:ascii="Fb Fontext" w:hAnsi="Fb Fontext" w:hint="cs"/>
          <w:spacing w:val="-4"/>
          <w:sz w:val="32"/>
          <w:rtl/>
        </w:rPr>
        <w:t>עכש</w:t>
      </w:r>
      <w:r w:rsidR="00DB6C68" w:rsidRPr="00FD1F0A">
        <w:rPr>
          <w:rFonts w:ascii="Fb Fontext" w:hAnsi="Fb Fontext" w:hint="cs"/>
          <w:spacing w:val="-4"/>
          <w:sz w:val="32"/>
          <w:rtl/>
        </w:rPr>
        <w:t>י</w:t>
      </w:r>
      <w:r w:rsidR="00011BDA" w:rsidRPr="00FD1F0A">
        <w:rPr>
          <w:rFonts w:ascii="Fb Fontext" w:hAnsi="Fb Fontext" w:hint="cs"/>
          <w:spacing w:val="-4"/>
          <w:sz w:val="32"/>
          <w:rtl/>
        </w:rPr>
        <w:t>ו</w:t>
      </w:r>
      <w:r w:rsidRPr="00FD1F0A">
        <w:rPr>
          <w:rFonts w:ascii="Fb Fontext" w:hAnsi="Fb Fontext"/>
          <w:spacing w:val="-4"/>
          <w:sz w:val="32"/>
          <w:rtl/>
        </w:rPr>
        <w:t xml:space="preserve"> </w:t>
      </w:r>
      <w:r w:rsidRPr="00FD1F0A">
        <w:rPr>
          <w:rFonts w:ascii="Fb Fontext" w:hAnsi="Fb Fontext" w:hint="cs"/>
          <w:spacing w:val="-4"/>
          <w:sz w:val="32"/>
          <w:rtl/>
        </w:rPr>
        <w:t xml:space="preserve">אוכל בתרומה דרבנן </w:t>
      </w:r>
      <w:r w:rsidRPr="00FD1F0A">
        <w:rPr>
          <w:rStyle w:val="afffff0"/>
          <w:rFonts w:hint="cs"/>
          <w:spacing w:val="-4"/>
          <w:rtl/>
        </w:rPr>
        <w:t>ולא בדאורייתא</w:t>
      </w:r>
      <w:r w:rsidR="0037518B" w:rsidRPr="00FD1F0A">
        <w:rPr>
          <w:rStyle w:val="afffff0"/>
          <w:rFonts w:hint="cs"/>
          <w:spacing w:val="-4"/>
          <w:rtl/>
        </w:rPr>
        <w:t>,</w:t>
      </w:r>
      <w:r w:rsidRPr="00FD1F0A">
        <w:rPr>
          <w:rFonts w:ascii="Fb Fontext" w:hAnsi="Fb Fontext" w:hint="cs"/>
          <w:spacing w:val="-4"/>
          <w:sz w:val="32"/>
          <w:rtl/>
        </w:rPr>
        <w:t xml:space="preserve"> ומסקי' רק ב</w:t>
      </w:r>
      <w:r w:rsidR="00011BDA" w:rsidRPr="00FD1F0A">
        <w:rPr>
          <w:rFonts w:ascii="Fb Fontext" w:hAnsi="Fb Fontext" w:hint="cs"/>
          <w:spacing w:val="-4"/>
          <w:sz w:val="32"/>
          <w:rtl/>
        </w:rPr>
        <w:t>ד</w:t>
      </w:r>
      <w:r w:rsidRPr="00FD1F0A">
        <w:rPr>
          <w:rFonts w:ascii="Fb Fontext" w:hAnsi="Fb Fontext" w:hint="cs"/>
          <w:spacing w:val="-4"/>
          <w:sz w:val="32"/>
          <w:rtl/>
        </w:rPr>
        <w:t>אורייתא</w:t>
      </w:r>
    </w:p>
    <w:p w14:paraId="7DDACFDB" w14:textId="77777777" w:rsidR="00E268F4" w:rsidRDefault="003463CB" w:rsidP="003463CB">
      <w:pPr>
        <w:rPr>
          <w:rtl/>
        </w:rPr>
      </w:pPr>
      <w:r>
        <w:rPr>
          <w:rFonts w:hint="cs"/>
          <w:rtl/>
        </w:rPr>
        <w:t>ו</w:t>
      </w:r>
      <w:r w:rsidR="00AB7D20" w:rsidRPr="00944A9E">
        <w:rPr>
          <w:rtl/>
        </w:rPr>
        <w:t>גדולה חזקה</w:t>
      </w:r>
      <w:r w:rsidR="00AB7D20" w:rsidRPr="00944A9E">
        <w:rPr>
          <w:rFonts w:hint="cs"/>
          <w:rtl/>
        </w:rPr>
        <w:t>'-</w:t>
      </w:r>
      <w:r w:rsidR="00AB7D20" w:rsidRPr="00944A9E">
        <w:rPr>
          <w:rtl/>
        </w:rPr>
        <w:t xml:space="preserve"> </w:t>
      </w:r>
      <w:r>
        <w:rPr>
          <w:rFonts w:hint="cs"/>
          <w:rtl/>
        </w:rPr>
        <w:t>דלא גזרי' משום תרומה דאורייתא</w:t>
      </w:r>
      <w:r w:rsidR="00E268F4">
        <w:rPr>
          <w:rFonts w:hint="cs"/>
          <w:rtl/>
        </w:rPr>
        <w:t>,</w:t>
      </w:r>
    </w:p>
    <w:p w14:paraId="149CBCC7" w14:textId="3D2DB2CC" w:rsidR="00E268F4" w:rsidRDefault="003463CB" w:rsidP="00AB7D20">
      <w:pPr>
        <w:rPr>
          <w:rFonts w:ascii="Fb Fontext" w:hAnsi="Fb Fontext"/>
          <w:rtl/>
        </w:rPr>
      </w:pPr>
      <w:r>
        <w:rPr>
          <w:rFonts w:ascii="Fb Fontext" w:hAnsi="Fb Fontext" w:hint="cs"/>
          <w:rtl/>
        </w:rPr>
        <w:t>ולא יאכלו ל</w:t>
      </w:r>
      <w:r w:rsidR="00AB7D20" w:rsidRPr="00C35A2C">
        <w:rPr>
          <w:rFonts w:ascii="Fb Fontext" w:hAnsi="Fb Fontext" w:hint="cs"/>
          <w:rtl/>
        </w:rPr>
        <w:t xml:space="preserve">א בדאיקרי </w:t>
      </w:r>
      <w:r w:rsidR="00AB7D20" w:rsidRPr="00944A9E">
        <w:rPr>
          <w:rStyle w:val="affffa"/>
          <w:rFonts w:hint="cs"/>
          <w:rtl/>
        </w:rPr>
        <w:t>קדש</w:t>
      </w:r>
      <w:r w:rsidR="00944A9E">
        <w:rPr>
          <w:rStyle w:val="affffa"/>
          <w:rFonts w:hint="cs"/>
          <w:rtl/>
        </w:rPr>
        <w:t>,</w:t>
      </w:r>
      <w:r w:rsidR="00AB7D20" w:rsidRPr="00944A9E">
        <w:rPr>
          <w:rStyle w:val="affffa"/>
          <w:rFonts w:hint="cs"/>
          <w:rtl/>
        </w:rPr>
        <w:t xml:space="preserve"> כל ז</w:t>
      </w:r>
      <w:r w:rsidR="00944A9E" w:rsidRPr="00944A9E">
        <w:rPr>
          <w:rStyle w:val="affffa"/>
          <w:rFonts w:hint="cs"/>
          <w:rtl/>
        </w:rPr>
        <w:t>ר</w:t>
      </w:r>
      <w:r w:rsidR="00AB7D20" w:rsidRPr="00C35A2C">
        <w:rPr>
          <w:rFonts w:ascii="Fb Fontext" w:hAnsi="Fb Fontext" w:hint="cs"/>
          <w:rtl/>
        </w:rPr>
        <w:t xml:space="preserve"> </w:t>
      </w:r>
      <w:r w:rsidR="00AB7D20" w:rsidRPr="00944A9E">
        <w:rPr>
          <w:rStyle w:val="affffa"/>
          <w:rFonts w:hint="cs"/>
          <w:rtl/>
        </w:rPr>
        <w:t>לא</w:t>
      </w:r>
      <w:r w:rsidR="00AB7D20" w:rsidRPr="00C35A2C">
        <w:rPr>
          <w:rFonts w:ascii="Fb Fontext" w:hAnsi="Fb Fontext" w:hint="cs"/>
          <w:rtl/>
        </w:rPr>
        <w:t xml:space="preserve"> </w:t>
      </w:r>
      <w:r w:rsidR="00AB7D20" w:rsidRPr="00944A9E">
        <w:rPr>
          <w:rStyle w:val="affffa"/>
          <w:rFonts w:hint="cs"/>
          <w:rtl/>
        </w:rPr>
        <w:t>יאכל קדש</w:t>
      </w:r>
      <w:r w:rsidR="00E268F4">
        <w:rPr>
          <w:rFonts w:ascii="Fb Fontext" w:hAnsi="Fb Fontext" w:hint="cs"/>
          <w:rtl/>
        </w:rPr>
        <w:t>,</w:t>
      </w:r>
    </w:p>
    <w:p w14:paraId="770A7823" w14:textId="6389058E" w:rsidR="00E268F4" w:rsidRDefault="00AB7D20" w:rsidP="003463CB">
      <w:pPr>
        <w:rPr>
          <w:rFonts w:ascii="Fb Fontext" w:hAnsi="Fb Fontext"/>
          <w:rtl/>
        </w:rPr>
      </w:pPr>
      <w:r w:rsidRPr="00C35A2C">
        <w:rPr>
          <w:rFonts w:ascii="Fb Fontext" w:hAnsi="Fb Fontext" w:hint="cs"/>
          <w:rtl/>
        </w:rPr>
        <w:t xml:space="preserve">ולא בקדשים </w:t>
      </w:r>
      <w:r w:rsidRPr="00AD1A41">
        <w:rPr>
          <w:rStyle w:val="affffa"/>
          <w:rFonts w:hint="cs"/>
          <w:rtl/>
        </w:rPr>
        <w:t>ד</w:t>
      </w:r>
      <w:r w:rsidRPr="00AD1A41">
        <w:rPr>
          <w:rStyle w:val="affffa"/>
          <w:rtl/>
        </w:rPr>
        <w:t xml:space="preserve"> היא בתרומת הקדשים </w:t>
      </w:r>
      <w:r w:rsidR="003463CB" w:rsidRPr="00DB6C68">
        <w:rPr>
          <w:rStyle w:val="afffff0"/>
          <w:rFonts w:hint="cs"/>
          <w:rtl/>
        </w:rPr>
        <w:t>[במורם מן הקדשים]</w:t>
      </w:r>
      <w:r w:rsidR="003463CB" w:rsidRPr="003463CB">
        <w:rPr>
          <w:rFonts w:hint="cs"/>
          <w:rtl/>
        </w:rPr>
        <w:t xml:space="preserve"> </w:t>
      </w:r>
      <w:r w:rsidRPr="00AD1A41">
        <w:rPr>
          <w:rStyle w:val="affffa"/>
          <w:rtl/>
        </w:rPr>
        <w:t>לא תאכל</w:t>
      </w:r>
      <w:r w:rsidRPr="00AD1A41">
        <w:rPr>
          <w:rStyle w:val="affffa"/>
          <w:rFonts w:hint="cs"/>
          <w:rtl/>
        </w:rPr>
        <w:t>'</w:t>
      </w:r>
      <w:r w:rsidR="00E268F4">
        <w:rPr>
          <w:rStyle w:val="affffa"/>
          <w:rtl/>
        </w:rPr>
        <w:t>,</w:t>
      </w:r>
    </w:p>
    <w:p w14:paraId="2FC8E9FE" w14:textId="2A779114" w:rsidR="00AB7D20" w:rsidRPr="00C35A2C" w:rsidRDefault="00E409F1" w:rsidP="003463CB">
      <w:pPr>
        <w:rPr>
          <w:rFonts w:ascii="Fb Fontext" w:hAnsi="Fb Fontext"/>
          <w:rtl/>
        </w:rPr>
      </w:pPr>
      <w:r w:rsidRPr="001C6F53">
        <w:rPr>
          <w:rStyle w:val="affffe"/>
          <w:rFonts w:hint="cs"/>
          <w:u w:val="single"/>
          <w:rtl/>
        </w:rPr>
        <w:t>ב.</w:t>
      </w:r>
      <w:r>
        <w:rPr>
          <w:rStyle w:val="affffe"/>
          <w:rFonts w:hint="cs"/>
          <w:rtl/>
        </w:rPr>
        <w:t xml:space="preserve"> </w:t>
      </w:r>
      <w:r w:rsidR="00AB7D20" w:rsidRPr="00944A9E">
        <w:rPr>
          <w:rStyle w:val="affffe"/>
          <w:rtl/>
        </w:rPr>
        <w:t>ת"ש:</w:t>
      </w:r>
      <w:r w:rsidR="00AB7D20" w:rsidRPr="00C35A2C">
        <w:rPr>
          <w:rFonts w:ascii="Fb Fontext" w:hAnsi="Fb Fontext"/>
          <w:sz w:val="32"/>
          <w:rtl/>
        </w:rPr>
        <w:t xml:space="preserve"> חזקה לכהונה נשיאות כפים בבבל, ואכילת חלה בסוריא, וחילוק מתנות בכרכין.</w:t>
      </w:r>
    </w:p>
    <w:p w14:paraId="5C2311BD" w14:textId="4BCEA28B" w:rsidR="00E268F4" w:rsidRDefault="00AB7D20" w:rsidP="00AB7D20">
      <w:pPr>
        <w:rPr>
          <w:rFonts w:ascii="Fb Fontext" w:hAnsi="Fb Fontext"/>
          <w:spacing w:val="-2"/>
          <w:rtl/>
        </w:rPr>
      </w:pPr>
      <w:r w:rsidRPr="00FD1F0A">
        <w:rPr>
          <w:rStyle w:val="affffe"/>
          <w:rFonts w:hint="cs"/>
          <w:rtl/>
        </w:rPr>
        <w:t>אין להוכיח</w:t>
      </w:r>
      <w:r w:rsidRPr="00F71179">
        <w:rPr>
          <w:rFonts w:ascii="Fb Fontext" w:hAnsi="Fb Fontext" w:hint="cs"/>
          <w:spacing w:val="-2"/>
          <w:rtl/>
        </w:rPr>
        <w:t xml:space="preserve"> מנשיאות כפיים דלאו ליוחסין אלא לתרומה</w:t>
      </w:r>
      <w:r w:rsidR="00E268F4">
        <w:rPr>
          <w:rFonts w:ascii="Fb Fontext" w:hAnsi="Fb Fontext" w:hint="cs"/>
          <w:spacing w:val="-2"/>
          <w:rtl/>
        </w:rPr>
        <w:t>,</w:t>
      </w:r>
    </w:p>
    <w:p w14:paraId="49C58991" w14:textId="67AFBE43" w:rsidR="00AB7D20" w:rsidRPr="00F71179" w:rsidRDefault="00AB7D20" w:rsidP="00FD1F0A">
      <w:pPr>
        <w:ind w:left="283" w:firstLine="57"/>
        <w:rPr>
          <w:rFonts w:ascii="Fb Fontext" w:hAnsi="Fb Fontext"/>
          <w:spacing w:val="-2"/>
          <w:rtl/>
        </w:rPr>
      </w:pPr>
      <w:r w:rsidRPr="00F71179">
        <w:rPr>
          <w:rFonts w:ascii="Fb Fontext" w:hAnsi="Fb Fontext" w:hint="cs"/>
          <w:spacing w:val="-2"/>
          <w:rtl/>
        </w:rPr>
        <w:t>וגם אכילת חלה לתרומה דבזה</w:t>
      </w:r>
      <w:r w:rsidRPr="00F71179">
        <w:rPr>
          <w:rFonts w:ascii="Fb Fontext" w:hAnsi="Fb Fontext"/>
          <w:spacing w:val="-2"/>
          <w:rtl/>
        </w:rPr>
        <w:t>"</w:t>
      </w:r>
      <w:r w:rsidRPr="00F71179">
        <w:rPr>
          <w:rFonts w:ascii="Fb Fontext" w:hAnsi="Fb Fontext" w:hint="cs"/>
          <w:spacing w:val="-2"/>
          <w:rtl/>
        </w:rPr>
        <w:t>ז דרבנן</w:t>
      </w:r>
      <w:r w:rsidR="00502266">
        <w:rPr>
          <w:rFonts w:ascii="Fb Fontext" w:hAnsi="Fb Fontext" w:hint="cs"/>
          <w:spacing w:val="-2"/>
          <w:rtl/>
        </w:rPr>
        <w:t>,</w:t>
      </w:r>
    </w:p>
    <w:p w14:paraId="3A3B66C7" w14:textId="2DC334B4" w:rsidR="00AB7D20" w:rsidRPr="00C35A2C" w:rsidRDefault="00AB7D20" w:rsidP="00AB7D20">
      <w:pPr>
        <w:rPr>
          <w:rFonts w:ascii="Fb Fontext" w:hAnsi="Fb Fontext" w:cs="Guttman Vilna"/>
          <w:b/>
          <w:bCs/>
          <w:rtl/>
        </w:rPr>
      </w:pPr>
      <w:r w:rsidRPr="00944A9E">
        <w:rPr>
          <w:rStyle w:val="affffe"/>
          <w:rtl/>
        </w:rPr>
        <w:t xml:space="preserve">ומסקינן </w:t>
      </w:r>
      <w:r w:rsidRPr="00C35A2C">
        <w:rPr>
          <w:rFonts w:ascii="Fb Fontext" w:hAnsi="Fb Fontext"/>
          <w:rtl/>
        </w:rPr>
        <w:t xml:space="preserve">מחלה דרבנן לתרומה דאורייתא, וכדאפיך </w:t>
      </w:r>
      <w:r w:rsidRPr="00944A9E">
        <w:rPr>
          <w:rStyle w:val="affffe"/>
          <w:rtl/>
        </w:rPr>
        <w:t>ר</w:t>
      </w:r>
      <w:r w:rsidRPr="00944A9E">
        <w:rPr>
          <w:rStyle w:val="affffe"/>
          <w:rFonts w:hint="cs"/>
          <w:rtl/>
        </w:rPr>
        <w:t>הבדר</w:t>
      </w:r>
      <w:r w:rsidRPr="00944A9E">
        <w:rPr>
          <w:rStyle w:val="affffe"/>
          <w:rtl/>
        </w:rPr>
        <w:t>"</w:t>
      </w:r>
      <w:r w:rsidRPr="00944A9E">
        <w:rPr>
          <w:rStyle w:val="affffe"/>
          <w:rFonts w:hint="cs"/>
          <w:rtl/>
        </w:rPr>
        <w:t xml:space="preserve">י </w:t>
      </w:r>
      <w:r w:rsidRPr="00944A9E">
        <w:rPr>
          <w:rStyle w:val="affffe"/>
          <w:rtl/>
        </w:rPr>
        <w:t>לרבנן</w:t>
      </w:r>
    </w:p>
    <w:p w14:paraId="13E2B7BD" w14:textId="4F2169A5" w:rsidR="00AB7D20" w:rsidRPr="00C35A2C" w:rsidRDefault="00E409F1" w:rsidP="00944A9E">
      <w:pPr>
        <w:ind w:left="0" w:firstLine="0"/>
        <w:rPr>
          <w:rFonts w:ascii="Fb Fontext" w:hAnsi="Fb Fontext"/>
          <w:rtl/>
        </w:rPr>
      </w:pPr>
      <w:r w:rsidRPr="00E409F1">
        <w:rPr>
          <w:rStyle w:val="affffe"/>
          <w:rFonts w:hint="cs"/>
          <w:u w:val="single"/>
          <w:rtl/>
        </w:rPr>
        <w:lastRenderedPageBreak/>
        <w:t>ג.</w:t>
      </w:r>
      <w:r>
        <w:rPr>
          <w:rStyle w:val="affffe"/>
          <w:rFonts w:hint="cs"/>
          <w:rtl/>
        </w:rPr>
        <w:t xml:space="preserve"> </w:t>
      </w:r>
      <w:r w:rsidR="00AB7D20" w:rsidRPr="00944A9E">
        <w:rPr>
          <w:rStyle w:val="affffe"/>
          <w:rtl/>
        </w:rPr>
        <w:t xml:space="preserve">ת"ש: </w:t>
      </w:r>
      <w:r>
        <w:rPr>
          <w:rFonts w:ascii="Fb Fontext" w:hAnsi="Fb Fontext"/>
          <w:sz w:val="32"/>
          <w:rtl/>
        </w:rPr>
        <w:t xml:space="preserve">חזקה לכהונה - נשיאות כפים וחילוק גרנות בא"י, ובסוריא ובכל מקום ששלוחי </w:t>
      </w:r>
      <w:r>
        <w:rPr>
          <w:rStyle w:val="affffe"/>
          <w:rFonts w:ascii="Fb Fontext" w:hAnsi="Fb Fontext"/>
          <w:sz w:val="32"/>
          <w:rtl/>
          <w:rPrChange w:id="9056" w:author="מנוע אמוראים" w:date="2026-10-05T16:41:40Z">
            <w:rPr>
              <w:rFonts w:ascii="Fb Fontext" w:hAnsi="Fb Fontext"/>
              <w:sz w:val="32"/>
              <w:rtl/>
            </w:rPr>
          </w:rPrChange>
        </w:rPr>
        <w:t xml:space="preserve">ר</w:t>
      </w:r>
      <w:r>
        <w:rPr>
          <w:rStyle w:val="affffe"/>
          <w:rFonts w:ascii="Fb Fontext" w:hAnsi="Fb Fontext" w:hint="cs"/>
          <w:sz w:val="32"/>
          <w:rtl/>
          <w:rPrChange w:id="9057" w:author="מנוע אמוראים" w:date="2026-10-05T16:41:40Z">
            <w:rPr>
              <w:rFonts w:ascii="Fb Fontext" w:hAnsi="Fb Fontext" w:hint="cs"/>
              <w:sz w:val="32"/>
              <w:rtl/>
            </w:rPr>
          </w:rPrChange>
        </w:rPr>
        <w:t xml:space="preserve">"ח</w:t>
      </w:r>
      <w:r w:rsidR="00AB7D20" w:rsidRPr="00C35A2C">
        <w:rPr>
          <w:rFonts w:ascii="Fb Fontext" w:hAnsi="Fb Fontext"/>
          <w:sz w:val="32"/>
          <w:rtl/>
        </w:rPr>
        <w:t xml:space="preserve"> מגיעין נשיאות כפים ראיה</w:t>
      </w:r>
      <w:r w:rsidR="003463CB">
        <w:rPr>
          <w:rFonts w:ascii="Fb Fontext" w:hAnsi="Fb Fontext" w:hint="cs"/>
          <w:sz w:val="32"/>
          <w:rtl/>
        </w:rPr>
        <w:t>,</w:t>
      </w:r>
      <w:r w:rsidR="00AB7D20" w:rsidRPr="00C35A2C">
        <w:rPr>
          <w:rFonts w:ascii="Fb Fontext" w:hAnsi="Fb Fontext"/>
          <w:sz w:val="32"/>
          <w:rtl/>
        </w:rPr>
        <w:t xml:space="preserve"> </w:t>
      </w:r>
      <w:r w:rsidR="003463CB">
        <w:rPr>
          <w:rStyle w:val="afffff0"/>
          <w:rFonts w:hint="cs"/>
          <w:rtl/>
        </w:rPr>
        <w:t>ו</w:t>
      </w:r>
      <w:r w:rsidR="00AB7D20" w:rsidRPr="003463CB">
        <w:rPr>
          <w:rStyle w:val="afffff0"/>
          <w:rtl/>
        </w:rPr>
        <w:t>לא חילוק גרנות,</w:t>
      </w:r>
      <w:r w:rsidR="00AB7D20" w:rsidRPr="00C35A2C">
        <w:rPr>
          <w:rFonts w:ascii="Fb Fontext" w:hAnsi="Fb Fontext"/>
          <w:sz w:val="32"/>
          <w:rtl/>
        </w:rPr>
        <w:t xml:space="preserve"> ובבל כסוריא.</w:t>
      </w:r>
    </w:p>
    <w:p w14:paraId="7BAF8029" w14:textId="628C8949" w:rsidR="00AB7D20" w:rsidRPr="00730169" w:rsidRDefault="00AB7D20" w:rsidP="00AB7D20">
      <w:pPr>
        <w:rPr>
          <w:rFonts w:ascii="Fb Fontext" w:hAnsi="Fb Fontext" w:cs="Guttman Vilna"/>
          <w:b/>
          <w:bCs/>
          <w:spacing w:val="-4"/>
          <w:rtl/>
        </w:rPr>
      </w:pPr>
      <w:r w:rsidRPr="00730169">
        <w:rPr>
          <w:rStyle w:val="affffe"/>
          <w:spacing w:val="-4"/>
          <w:rtl/>
        </w:rPr>
        <w:t xml:space="preserve">רשב"ג: </w:t>
      </w:r>
      <w:r w:rsidRPr="00730169">
        <w:rPr>
          <w:rFonts w:ascii="Fb Fontext" w:hAnsi="Fb Fontext"/>
          <w:spacing w:val="-4"/>
          <w:rtl/>
        </w:rPr>
        <w:t xml:space="preserve">אף אלכסנדריא </w:t>
      </w:r>
      <w:r w:rsidR="003463CB" w:rsidRPr="00730169">
        <w:rPr>
          <w:rFonts w:ascii="Fb Fontext" w:hAnsi="Fb Fontext" w:hint="cs"/>
          <w:spacing w:val="-4"/>
          <w:rtl/>
        </w:rPr>
        <w:t>ד</w:t>
      </w:r>
      <w:r w:rsidRPr="00730169">
        <w:rPr>
          <w:rFonts w:ascii="Fb Fontext" w:hAnsi="Fb Fontext"/>
          <w:spacing w:val="-4"/>
          <w:rtl/>
        </w:rPr>
        <w:t>מצרים בראשונה, מפני שב"</w:t>
      </w:r>
      <w:r w:rsidRPr="00730169">
        <w:rPr>
          <w:rFonts w:ascii="Fb Fontext" w:hAnsi="Fb Fontext" w:hint="cs"/>
          <w:spacing w:val="-4"/>
          <w:rtl/>
        </w:rPr>
        <w:t>ד</w:t>
      </w:r>
      <w:r w:rsidRPr="00730169">
        <w:rPr>
          <w:rFonts w:ascii="Fb Fontext" w:hAnsi="Fb Fontext"/>
          <w:spacing w:val="-4"/>
          <w:rtl/>
        </w:rPr>
        <w:t xml:space="preserve"> קבועין שם.</w:t>
      </w:r>
    </w:p>
    <w:p w14:paraId="16D48F12" w14:textId="33AECFEC" w:rsidR="00AB7D20" w:rsidRDefault="00E409F1" w:rsidP="00AB7D20">
      <w:pPr>
        <w:rPr>
          <w:rFonts w:ascii="Fb Fontext" w:hAnsi="Fb Fontext"/>
          <w:sz w:val="32"/>
          <w:rtl/>
        </w:rPr>
      </w:pPr>
      <w:r w:rsidRPr="00E409F1">
        <w:rPr>
          <w:rStyle w:val="affffe"/>
          <w:rFonts w:hint="cs"/>
          <w:u w:val="single"/>
          <w:rtl/>
        </w:rPr>
        <w:t>ד.</w:t>
      </w:r>
      <w:r w:rsidR="00AB7D20" w:rsidRPr="00C35A2C">
        <w:rPr>
          <w:rFonts w:ascii="Fb Fontext" w:hAnsi="Fb Fontext" w:hint="cs"/>
          <w:sz w:val="32"/>
          <w:rtl/>
        </w:rPr>
        <w:t xml:space="preserve"> הך דנשיאות כפיים </w:t>
      </w:r>
      <w:r w:rsidR="003463CB">
        <w:rPr>
          <w:rFonts w:ascii="Fb Fontext" w:hAnsi="Fb Fontext" w:hint="cs"/>
          <w:sz w:val="32"/>
          <w:rtl/>
        </w:rPr>
        <w:t xml:space="preserve">וחילוק גרנות </w:t>
      </w:r>
      <w:r w:rsidR="00AB7D20" w:rsidRPr="00C35A2C">
        <w:rPr>
          <w:rFonts w:ascii="Fb Fontext" w:hAnsi="Fb Fontext" w:hint="cs"/>
          <w:sz w:val="32"/>
          <w:rtl/>
        </w:rPr>
        <w:t>לאו ליוחסין אלא לחלה</w:t>
      </w:r>
      <w:r w:rsidR="003463CB">
        <w:rPr>
          <w:rFonts w:ascii="Fb Fontext" w:hAnsi="Fb Fontext" w:hint="cs"/>
          <w:sz w:val="32"/>
          <w:rtl/>
        </w:rPr>
        <w:t>,</w:t>
      </w:r>
    </w:p>
    <w:p w14:paraId="625C55EE" w14:textId="028E941B" w:rsidR="003463CB" w:rsidRDefault="001C6F53" w:rsidP="001C6F53">
      <w:pPr>
        <w:ind w:firstLine="0"/>
        <w:rPr>
          <w:rFonts w:ascii="Fb Fontext" w:hAnsi="Fb Fontext"/>
          <w:rtl/>
        </w:rPr>
      </w:pPr>
      <w:r>
        <w:rPr>
          <w:rStyle w:val="affffe"/>
          <w:rFonts w:hint="cs"/>
          <w:rtl/>
        </w:rPr>
        <w:t xml:space="preserve"> </w:t>
      </w:r>
      <w:r w:rsidR="00AB7D20" w:rsidRPr="00944A9E">
        <w:rPr>
          <w:rStyle w:val="affffe"/>
          <w:rFonts w:hint="cs"/>
          <w:rtl/>
        </w:rPr>
        <w:t>דס</w:t>
      </w:r>
      <w:r w:rsidR="00AB7D20" w:rsidRPr="00944A9E">
        <w:rPr>
          <w:rStyle w:val="affffe"/>
          <w:rtl/>
        </w:rPr>
        <w:t>"</w:t>
      </w:r>
      <w:r w:rsidR="00AB7D20" w:rsidRPr="00944A9E">
        <w:rPr>
          <w:rStyle w:val="affffe"/>
          <w:rFonts w:hint="cs"/>
          <w:rtl/>
        </w:rPr>
        <w:t xml:space="preserve">ל </w:t>
      </w:r>
      <w:r w:rsidR="003463CB">
        <w:rPr>
          <w:rFonts w:ascii="Fb Fontext" w:hAnsi="Fb Fontext" w:hint="cs"/>
          <w:rtl/>
        </w:rPr>
        <w:t>דמסיקנן מ</w:t>
      </w:r>
      <w:r w:rsidR="00AB7D20" w:rsidRPr="00C35A2C">
        <w:rPr>
          <w:rFonts w:ascii="Fb Fontext" w:hAnsi="Fb Fontext"/>
          <w:rtl/>
        </w:rPr>
        <w:t xml:space="preserve">תרומה </w:t>
      </w:r>
      <w:r w:rsidR="00AB7D20" w:rsidRPr="003463CB">
        <w:rPr>
          <w:rStyle w:val="afffff0"/>
          <w:rtl/>
        </w:rPr>
        <w:t>בז</w:t>
      </w:r>
      <w:r w:rsidR="00AB7D20" w:rsidRPr="003463CB">
        <w:rPr>
          <w:rStyle w:val="afffff0"/>
          <w:rFonts w:hint="cs"/>
          <w:rtl/>
        </w:rPr>
        <w:t>ה</w:t>
      </w:r>
      <w:r w:rsidR="00AB7D20" w:rsidRPr="003463CB">
        <w:rPr>
          <w:rStyle w:val="afffff0"/>
          <w:rtl/>
        </w:rPr>
        <w:t>"</w:t>
      </w:r>
      <w:r w:rsidR="00AB7D20" w:rsidRPr="003463CB">
        <w:rPr>
          <w:rStyle w:val="afffff0"/>
          <w:rFonts w:hint="cs"/>
          <w:rtl/>
        </w:rPr>
        <w:t>ז</w:t>
      </w:r>
      <w:r w:rsidR="00AB7D20" w:rsidRPr="003463CB">
        <w:rPr>
          <w:rStyle w:val="afffff0"/>
          <w:rtl/>
        </w:rPr>
        <w:t xml:space="preserve"> דרבנן,</w:t>
      </w:r>
      <w:r w:rsidR="00AB7D20" w:rsidRPr="00C35A2C">
        <w:rPr>
          <w:rFonts w:ascii="Fb Fontext" w:hAnsi="Fb Fontext"/>
          <w:rtl/>
        </w:rPr>
        <w:t xml:space="preserve"> </w:t>
      </w:r>
      <w:r w:rsidR="003463CB">
        <w:rPr>
          <w:rFonts w:ascii="Fb Fontext" w:hAnsi="Fb Fontext" w:hint="cs"/>
          <w:rtl/>
        </w:rPr>
        <w:t>ל</w:t>
      </w:r>
      <w:r w:rsidR="00AB7D20" w:rsidRPr="00C35A2C">
        <w:rPr>
          <w:rFonts w:ascii="Fb Fontext" w:hAnsi="Fb Fontext"/>
          <w:rtl/>
        </w:rPr>
        <w:t xml:space="preserve">חלה </w:t>
      </w:r>
      <w:r w:rsidR="00AB7D20" w:rsidRPr="003463CB">
        <w:rPr>
          <w:rStyle w:val="afffff0"/>
          <w:rtl/>
        </w:rPr>
        <w:t>דאורייתא,</w:t>
      </w:r>
    </w:p>
    <w:p w14:paraId="30B4430D" w14:textId="0A0992E7" w:rsidR="00E409F1" w:rsidRDefault="003463CB" w:rsidP="00712B6D">
      <w:pPr>
        <w:rPr>
          <w:rFonts w:ascii="Fb Fontext" w:hAnsi="Fb Fontext"/>
          <w:rtl/>
        </w:rPr>
      </w:pPr>
      <w:r>
        <w:rPr>
          <w:rStyle w:val="affffe"/>
          <w:rFonts w:hint="cs"/>
          <w:rtl/>
        </w:rPr>
        <w:t>רבנן</w:t>
      </w:r>
      <w:r w:rsidR="00E409F1">
        <w:rPr>
          <w:rStyle w:val="affffe"/>
          <w:rFonts w:hint="cs"/>
          <w:rtl/>
        </w:rPr>
        <w:t>:</w:t>
      </w:r>
      <w:r>
        <w:rPr>
          <w:rStyle w:val="affffe"/>
          <w:rFonts w:hint="cs"/>
          <w:rtl/>
        </w:rPr>
        <w:t xml:space="preserve"> </w:t>
      </w:r>
      <w:r w:rsidR="00AB7D20" w:rsidRPr="00C35A2C">
        <w:rPr>
          <w:rFonts w:ascii="Fb Fontext" w:hAnsi="Fb Fontext" w:hint="cs"/>
          <w:rtl/>
        </w:rPr>
        <w:t>ד</w:t>
      </w:r>
      <w:r w:rsidR="00BD4EEB">
        <w:rPr>
          <w:rFonts w:ascii="Fb Fontext" w:hAnsi="Fb Fontext" w:hint="cs"/>
          <w:rtl/>
        </w:rPr>
        <w:t>אף</w:t>
      </w:r>
      <w:r w:rsidR="00AB7D20" w:rsidRPr="00C35A2C">
        <w:rPr>
          <w:rFonts w:ascii="Fb Fontext" w:hAnsi="Fb Fontext" w:hint="cs"/>
          <w:rtl/>
        </w:rPr>
        <w:t xml:space="preserve"> למ</w:t>
      </w:r>
      <w:r w:rsidR="00AB7D20" w:rsidRPr="00C35A2C">
        <w:rPr>
          <w:rFonts w:ascii="Fb Fontext" w:hAnsi="Fb Fontext"/>
          <w:rtl/>
        </w:rPr>
        <w:t>"</w:t>
      </w:r>
      <w:r w:rsidR="00AB7D20" w:rsidRPr="00C35A2C">
        <w:rPr>
          <w:rFonts w:ascii="Fb Fontext" w:hAnsi="Fb Fontext" w:hint="cs"/>
          <w:rtl/>
        </w:rPr>
        <w:t xml:space="preserve">ד </w:t>
      </w:r>
      <w:r w:rsidR="00AB7D20" w:rsidRPr="00C35A2C">
        <w:rPr>
          <w:rFonts w:ascii="Fb Fontext" w:hAnsi="Fb Fontext"/>
          <w:rtl/>
        </w:rPr>
        <w:t xml:space="preserve">תרומה בזמן הזה דרבנן, חלה דאורייתא, </w:t>
      </w:r>
    </w:p>
    <w:p w14:paraId="3DA6FF41" w14:textId="41236FC5" w:rsidR="00712B6D" w:rsidRDefault="00E409F1" w:rsidP="00E409F1">
      <w:pPr>
        <w:ind w:firstLine="57"/>
        <w:rPr>
          <w:rStyle w:val="affffe"/>
          <w:rtl/>
        </w:rPr>
      </w:pPr>
      <w:r>
        <w:rPr>
          <w:rStyle w:val="affffe"/>
          <w:rFonts w:hint="cs"/>
          <w:rtl/>
        </w:rPr>
        <w:t xml:space="preserve">  </w:t>
      </w:r>
      <w:r w:rsidR="00AB7D20" w:rsidRPr="00C35A2C">
        <w:rPr>
          <w:rFonts w:ascii="Fb Fontext" w:hAnsi="Fb Fontext"/>
          <w:rtl/>
        </w:rPr>
        <w:t>שהרי ז' שכיבשו וז' שחילקו נתחייבו בחלה ולא בתרומה.</w:t>
      </w:r>
    </w:p>
    <w:p w14:paraId="4D8D4B5E" w14:textId="563EE346" w:rsidR="00AB7D20" w:rsidRPr="00730169" w:rsidRDefault="00712B6D" w:rsidP="00712B6D">
      <w:pPr>
        <w:rPr>
          <w:spacing w:val="-4"/>
          <w:rtl/>
        </w:rPr>
      </w:pPr>
      <w:r w:rsidRPr="00730169">
        <w:rPr>
          <w:rStyle w:val="affffe"/>
          <w:rFonts w:hint="cs"/>
          <w:spacing w:val="-4"/>
          <w:rtl/>
        </w:rPr>
        <w:t>רנב</w:t>
      </w:r>
      <w:r w:rsidR="002B7BCC">
        <w:rPr>
          <w:rStyle w:val="affffe"/>
          <w:spacing w:val="-4"/>
          <w:rtl/>
        </w:rPr>
        <w:t>"</w:t>
      </w:r>
      <w:r w:rsidRPr="00730169">
        <w:rPr>
          <w:rStyle w:val="affffe"/>
          <w:rFonts w:hint="cs"/>
          <w:spacing w:val="-4"/>
          <w:rtl/>
        </w:rPr>
        <w:t>י:</w:t>
      </w:r>
      <w:r w:rsidRPr="00730169">
        <w:rPr>
          <w:rFonts w:hint="cs"/>
          <w:spacing w:val="-4"/>
          <w:rtl/>
        </w:rPr>
        <w:t xml:space="preserve"> </w:t>
      </w:r>
      <w:r w:rsidR="00AB7D20" w:rsidRPr="00730169">
        <w:rPr>
          <w:spacing w:val="-4"/>
          <w:rtl/>
        </w:rPr>
        <w:t>אדרבה, אפילו למ"ד תרומה בזה"ז דאורייתא, חלה דרבנן,</w:t>
      </w:r>
    </w:p>
    <w:p w14:paraId="409120D4" w14:textId="30AF2672" w:rsidR="00AB7D20" w:rsidRDefault="00AB7D20" w:rsidP="00AB7D20">
      <w:pPr>
        <w:rPr>
          <w:rFonts w:ascii="Fb Fontext" w:hAnsi="Fb Fontext"/>
          <w:rtl/>
        </w:rPr>
      </w:pPr>
      <w:r w:rsidRPr="006B2A7E">
        <w:rPr>
          <w:rStyle w:val="affffa"/>
          <w:rtl/>
        </w:rPr>
        <w:t>ד</w:t>
      </w:r>
      <w:r w:rsidRPr="006B2A7E">
        <w:rPr>
          <w:rStyle w:val="affffa"/>
          <w:rFonts w:hint="cs"/>
          <w:rtl/>
        </w:rPr>
        <w:t>'</w:t>
      </w:r>
      <w:r w:rsidRPr="006B2A7E">
        <w:rPr>
          <w:rStyle w:val="affffa"/>
          <w:rtl/>
        </w:rPr>
        <w:t>בבואכם אל הארץ</w:t>
      </w:r>
      <w:r w:rsidRPr="006B2A7E">
        <w:rPr>
          <w:rStyle w:val="affffa"/>
          <w:rFonts w:hint="cs"/>
          <w:rtl/>
        </w:rPr>
        <w:t xml:space="preserve">' </w:t>
      </w:r>
      <w:r w:rsidRPr="00C35A2C">
        <w:rPr>
          <w:rFonts w:ascii="Fb Fontext" w:hAnsi="Fb Fontext"/>
          <w:rtl/>
        </w:rPr>
        <w:t>בביאת כולכם</w:t>
      </w:r>
      <w:r w:rsidR="00944A9E">
        <w:rPr>
          <w:rFonts w:ascii="Fb Fontext" w:hAnsi="Fb Fontext" w:hint="cs"/>
          <w:rtl/>
        </w:rPr>
        <w:t xml:space="preserve">, </w:t>
      </w:r>
      <w:r w:rsidRPr="00C35A2C">
        <w:rPr>
          <w:rFonts w:ascii="Fb Fontext" w:hAnsi="Fb Fontext"/>
          <w:rtl/>
        </w:rPr>
        <w:t>ולא בביאת מקצתכם, וכ</w:t>
      </w:r>
      <w:r w:rsidRPr="00C35A2C">
        <w:rPr>
          <w:rFonts w:ascii="Fb Fontext" w:hAnsi="Fb Fontext" w:hint="cs"/>
          <w:rtl/>
        </w:rPr>
        <w:t>שהעלם עזרא לא כולם עלו</w:t>
      </w:r>
      <w:r w:rsidR="00502266">
        <w:rPr>
          <w:rFonts w:ascii="Fb Fontext" w:hAnsi="Fb Fontext" w:hint="cs"/>
          <w:rtl/>
        </w:rPr>
        <w:t>,</w:t>
      </w:r>
    </w:p>
    <w:p w14:paraId="1AA52A07" w14:textId="77777777" w:rsidR="00AB7D20" w:rsidRPr="00C35A2C" w:rsidRDefault="00AB7D20" w:rsidP="00E26091">
      <w:pPr>
        <w:pStyle w:val="afff"/>
        <w:framePr w:wrap="around"/>
        <w:rPr>
          <w:rtl/>
        </w:rPr>
      </w:pPr>
      <w:bookmarkStart w:id="187" w:name="_Toc119352972"/>
      <w:r w:rsidRPr="00C35A2C">
        <w:rPr>
          <w:rFonts w:hint="cs"/>
          <w:rtl/>
        </w:rPr>
        <w:t>כה:</w:t>
      </w:r>
      <w:bookmarkEnd w:id="187"/>
    </w:p>
    <w:p w14:paraId="2CE89838" w14:textId="1DF0CEC6" w:rsidR="00AB7D20" w:rsidRPr="00C35A2C" w:rsidRDefault="00E409F1" w:rsidP="00944A9E">
      <w:pPr>
        <w:rPr>
          <w:rFonts w:ascii="Fb Fontext" w:hAnsi="Fb Fontext" w:cs="Guttman Vilna"/>
          <w:b/>
          <w:bCs/>
          <w:rtl/>
        </w:rPr>
      </w:pPr>
      <w:r w:rsidRPr="00E409F1">
        <w:rPr>
          <w:rStyle w:val="affffe"/>
          <w:rFonts w:hint="cs"/>
          <w:u w:val="single"/>
          <w:rtl/>
        </w:rPr>
        <w:t>ה.</w:t>
      </w:r>
      <w:r>
        <w:rPr>
          <w:rStyle w:val="affffe"/>
          <w:rFonts w:hint="cs"/>
          <w:rtl/>
        </w:rPr>
        <w:t xml:space="preserve"> </w:t>
      </w:r>
      <w:r w:rsidR="00AB7D20" w:rsidRPr="00944A9E">
        <w:rPr>
          <w:rStyle w:val="affffe"/>
          <w:rtl/>
        </w:rPr>
        <w:t>ת"ש:</w:t>
      </w:r>
      <w:r w:rsidR="00AB7D20" w:rsidRPr="00C35A2C">
        <w:rPr>
          <w:rFonts w:ascii="Fb Fontext" w:hAnsi="Fb Fontext"/>
          <w:sz w:val="32"/>
          <w:rtl/>
        </w:rPr>
        <w:t xml:space="preserve"> חזקה לכהונה - נשיאות כפים, וחילוק גרנות, </w:t>
      </w:r>
      <w:r w:rsidR="00AB7D20" w:rsidRPr="00C35A2C">
        <w:rPr>
          <w:rFonts w:ascii="Fb Fontext" w:hAnsi="Fb Fontext" w:hint="cs"/>
          <w:sz w:val="32"/>
          <w:rtl/>
        </w:rPr>
        <w:t>כ</w:t>
      </w:r>
      <w:r w:rsidR="00AB7D20" w:rsidRPr="00C35A2C">
        <w:rPr>
          <w:rFonts w:ascii="Fb Fontext" w:hAnsi="Fb Fontext"/>
          <w:sz w:val="32"/>
          <w:rtl/>
        </w:rPr>
        <w:t>עדות</w:t>
      </w:r>
      <w:r w:rsidR="00AB7D20" w:rsidRPr="00C35A2C">
        <w:rPr>
          <w:rFonts w:ascii="Fb Fontext" w:hAnsi="Fb Fontext" w:hint="cs"/>
          <w:sz w:val="32"/>
          <w:rtl/>
        </w:rPr>
        <w:t xml:space="preserve"> </w:t>
      </w:r>
      <w:r w:rsidR="00712B6D" w:rsidRPr="00712B6D">
        <w:rPr>
          <w:rStyle w:val="afffff0"/>
          <w:rFonts w:hint="cs"/>
          <w:rtl/>
        </w:rPr>
        <w:t xml:space="preserve">[לא </w:t>
      </w:r>
      <w:r w:rsidR="00AB7D20" w:rsidRPr="00712B6D">
        <w:rPr>
          <w:rStyle w:val="afffff0"/>
          <w:rFonts w:hint="cs"/>
          <w:rtl/>
        </w:rPr>
        <w:t>ליוחסין</w:t>
      </w:r>
      <w:r w:rsidR="00712B6D" w:rsidRPr="00712B6D">
        <w:rPr>
          <w:rStyle w:val="afffff0"/>
          <w:rFonts w:hint="cs"/>
          <w:rtl/>
        </w:rPr>
        <w:t>]</w:t>
      </w:r>
      <w:r w:rsidR="00712B6D">
        <w:rPr>
          <w:rFonts w:ascii="Fb Fontext" w:hAnsi="Fb Fontext" w:hint="cs"/>
          <w:rtl/>
        </w:rPr>
        <w:t xml:space="preserve"> </w:t>
      </w:r>
      <w:r w:rsidR="00944A9E">
        <w:rPr>
          <w:rFonts w:ascii="Fb Fontext" w:hAnsi="Fb Fontext" w:hint="cs"/>
          <w:rtl/>
        </w:rPr>
        <w:t xml:space="preserve">- </w:t>
      </w:r>
      <w:r w:rsidR="00AB7D20" w:rsidRPr="00C35A2C">
        <w:rPr>
          <w:rFonts w:ascii="Fb Fontext" w:hAnsi="Fb Fontext" w:hint="cs"/>
          <w:rtl/>
        </w:rPr>
        <w:t>א</w:t>
      </w:r>
      <w:r w:rsidR="00AB7D20" w:rsidRPr="00C35A2C">
        <w:rPr>
          <w:rFonts w:ascii="Fb Fontext" w:hAnsi="Fb Fontext"/>
          <w:rtl/>
        </w:rPr>
        <w:t xml:space="preserve">לא, </w:t>
      </w:r>
      <w:r w:rsidR="00AB7D20" w:rsidRPr="00C35A2C">
        <w:rPr>
          <w:rFonts w:ascii="Fb Fontext" w:hAnsi="Fb Fontext" w:hint="cs"/>
          <w:rtl/>
        </w:rPr>
        <w:t>כ</w:t>
      </w:r>
      <w:r w:rsidR="00AB7D20" w:rsidRPr="00C35A2C">
        <w:rPr>
          <w:rFonts w:ascii="Fb Fontext" w:hAnsi="Fb Fontext"/>
          <w:rtl/>
        </w:rPr>
        <w:t xml:space="preserve">עדות הבאה מכח חזקה </w:t>
      </w:r>
      <w:r w:rsidR="00AB7D20" w:rsidRPr="00C35A2C">
        <w:rPr>
          <w:rFonts w:ascii="Fb Fontext" w:hAnsi="Fb Fontext" w:hint="cs"/>
          <w:rtl/>
        </w:rPr>
        <w:t>ד</w:t>
      </w:r>
      <w:r w:rsidR="00AB7D20" w:rsidRPr="00C35A2C">
        <w:rPr>
          <w:rFonts w:ascii="Fb Fontext" w:hAnsi="Fb Fontext"/>
          <w:rtl/>
        </w:rPr>
        <w:t>כחזקה.</w:t>
      </w:r>
    </w:p>
    <w:p w14:paraId="72247581" w14:textId="74A5351A" w:rsidR="00AB7D20" w:rsidRPr="00FD1F0A" w:rsidRDefault="00944A9E" w:rsidP="00AB7D20">
      <w:pPr>
        <w:rPr>
          <w:rFonts w:ascii="Fb Fontext" w:hAnsi="Fb Fontext"/>
          <w:spacing w:val="-4"/>
          <w:rtl/>
        </w:rPr>
      </w:pPr>
      <w:r w:rsidRPr="00FD1F0A">
        <w:rPr>
          <w:rStyle w:val="affffe"/>
          <w:rFonts w:hint="cs"/>
          <w:spacing w:val="-4"/>
          <w:rtl/>
        </w:rPr>
        <w:t>כאותו</w:t>
      </w:r>
      <w:r w:rsidR="00AB7D20" w:rsidRPr="00FD1F0A">
        <w:rPr>
          <w:rStyle w:val="affffe"/>
          <w:rFonts w:hint="cs"/>
          <w:spacing w:val="-4"/>
          <w:rtl/>
        </w:rPr>
        <w:t xml:space="preserve"> שבא לר</w:t>
      </w:r>
      <w:r w:rsidR="00AB7D20" w:rsidRPr="00FD1F0A">
        <w:rPr>
          <w:rStyle w:val="affffe"/>
          <w:spacing w:val="-4"/>
          <w:rtl/>
        </w:rPr>
        <w:t>"</w:t>
      </w:r>
      <w:r w:rsidR="00AB7D20" w:rsidRPr="00FD1F0A">
        <w:rPr>
          <w:rStyle w:val="affffe"/>
          <w:rFonts w:hint="cs"/>
          <w:spacing w:val="-4"/>
          <w:rtl/>
        </w:rPr>
        <w:t>א ו</w:t>
      </w:r>
      <w:r w:rsidR="00AB7D20" w:rsidRPr="00FD1F0A">
        <w:rPr>
          <w:rStyle w:val="affffe"/>
          <w:spacing w:val="-4"/>
          <w:rtl/>
        </w:rPr>
        <w:t xml:space="preserve">א"ל: </w:t>
      </w:r>
      <w:r w:rsidR="00AB7D20" w:rsidRPr="00FD1F0A">
        <w:rPr>
          <w:rFonts w:ascii="Fb Fontext" w:hAnsi="Fb Fontext"/>
          <w:spacing w:val="-4"/>
          <w:sz w:val="32"/>
          <w:rtl/>
        </w:rPr>
        <w:t>מוחזקני בזה שכהן, שקרא ראשון בבי</w:t>
      </w:r>
      <w:r w:rsidR="00FD1F0A" w:rsidRPr="00FD1F0A">
        <w:rPr>
          <w:rFonts w:ascii="Fb Fontext" w:hAnsi="Fb Fontext" w:hint="cs"/>
          <w:spacing w:val="-4"/>
          <w:sz w:val="32"/>
          <w:rtl/>
        </w:rPr>
        <w:t>הכנ"ס</w:t>
      </w:r>
      <w:r w:rsidR="00502266">
        <w:rPr>
          <w:rFonts w:ascii="Fb Fontext" w:hAnsi="Fb Fontext" w:hint="cs"/>
          <w:spacing w:val="-4"/>
          <w:rtl/>
        </w:rPr>
        <w:t>,</w:t>
      </w:r>
    </w:p>
    <w:p w14:paraId="7BBCDBE8" w14:textId="77777777" w:rsidR="00AB7D20" w:rsidRPr="00C35A2C" w:rsidRDefault="00AB7D20" w:rsidP="00AB7D20">
      <w:pPr>
        <w:rPr>
          <w:rFonts w:ascii="Fb Fontext" w:hAnsi="Fb Fontext" w:cs="Guttman Vilna"/>
          <w:b/>
          <w:bCs/>
          <w:rtl/>
        </w:rPr>
      </w:pPr>
      <w:r w:rsidRPr="00C35A2C">
        <w:rPr>
          <w:rFonts w:ascii="Fb Fontext" w:hAnsi="Fb Fontext"/>
          <w:rtl/>
        </w:rPr>
        <w:t xml:space="preserve">בחזקת שהוא כהן או בחזקת שהוא גדול? שקרא אחריו לוי, </w:t>
      </w:r>
      <w:r w:rsidRPr="00FD1F0A">
        <w:rPr>
          <w:rStyle w:val="affffe"/>
          <w:rtl/>
        </w:rPr>
        <w:t>והעלהו ר' אמי</w:t>
      </w:r>
      <w:r w:rsidRPr="00C35A2C">
        <w:rPr>
          <w:rFonts w:ascii="Fb Fontext" w:hAnsi="Fb Fontext"/>
          <w:rtl/>
        </w:rPr>
        <w:t xml:space="preserve"> לכהונה על פיו.</w:t>
      </w:r>
    </w:p>
    <w:p w14:paraId="174D51D7" w14:textId="6BB23BE4" w:rsidR="00AB7D20" w:rsidRPr="00C35A2C" w:rsidRDefault="00AB7D20" w:rsidP="00AB7D20">
      <w:pPr>
        <w:rPr>
          <w:rFonts w:ascii="Fb Fontext" w:hAnsi="Fb Fontext"/>
          <w:rtl/>
        </w:rPr>
      </w:pPr>
      <w:r w:rsidRPr="00944A9E">
        <w:rPr>
          <w:rStyle w:val="affffe"/>
          <w:rtl/>
        </w:rPr>
        <w:t>•</w:t>
      </w:r>
      <w:r w:rsidRPr="00944A9E">
        <w:rPr>
          <w:rStyle w:val="affffe"/>
          <w:rFonts w:hint="cs"/>
          <w:rtl/>
        </w:rPr>
        <w:t xml:space="preserve"> </w:t>
      </w:r>
      <w:r w:rsidR="00944A9E">
        <w:rPr>
          <w:rStyle w:val="affffe"/>
          <w:rFonts w:hint="cs"/>
          <w:rtl/>
        </w:rPr>
        <w:t>א</w:t>
      </w:r>
      <w:r w:rsidR="002B7BCC">
        <w:rPr>
          <w:rStyle w:val="affffe"/>
          <w:rtl/>
        </w:rPr>
        <w:t>"</w:t>
      </w:r>
      <w:r w:rsidR="00944A9E">
        <w:rPr>
          <w:rStyle w:val="affffe"/>
          <w:rFonts w:hint="cs"/>
          <w:rtl/>
        </w:rPr>
        <w:t xml:space="preserve">ל </w:t>
      </w:r>
      <w:r w:rsidRPr="00944A9E">
        <w:rPr>
          <w:rStyle w:val="affffe"/>
          <w:rtl/>
        </w:rPr>
        <w:t>ל</w:t>
      </w:r>
      <w:r w:rsidRPr="00944A9E">
        <w:rPr>
          <w:rStyle w:val="affffe"/>
          <w:rFonts w:hint="cs"/>
          <w:rtl/>
        </w:rPr>
        <w:t>ריב</w:t>
      </w:r>
      <w:r w:rsidRPr="00944A9E">
        <w:rPr>
          <w:rStyle w:val="affffe"/>
          <w:rtl/>
        </w:rPr>
        <w:t>"</w:t>
      </w:r>
      <w:r w:rsidRPr="00944A9E">
        <w:rPr>
          <w:rStyle w:val="affffe"/>
          <w:rFonts w:hint="cs"/>
          <w:rtl/>
        </w:rPr>
        <w:t>ל:</w:t>
      </w:r>
      <w:r w:rsidRPr="00C35A2C">
        <w:rPr>
          <w:rFonts w:ascii="Fb Fontext" w:hAnsi="Fb Fontext" w:hint="cs"/>
          <w:sz w:val="32"/>
          <w:rtl/>
        </w:rPr>
        <w:t xml:space="preserve"> </w:t>
      </w:r>
      <w:r w:rsidRPr="00C35A2C">
        <w:rPr>
          <w:rFonts w:ascii="Fb Fontext" w:hAnsi="Fb Fontext"/>
          <w:sz w:val="32"/>
          <w:rtl/>
        </w:rPr>
        <w:t>מוחזקני בזה שהוא לוי</w:t>
      </w:r>
      <w:r w:rsidR="00712B6D">
        <w:rPr>
          <w:rFonts w:ascii="Fb Fontext" w:hAnsi="Fb Fontext" w:hint="cs"/>
          <w:sz w:val="32"/>
          <w:rtl/>
        </w:rPr>
        <w:t>-</w:t>
      </w:r>
      <w:r w:rsidRPr="00C35A2C">
        <w:rPr>
          <w:rFonts w:ascii="Fb Fontext" w:hAnsi="Fb Fontext"/>
          <w:sz w:val="32"/>
          <w:rtl/>
        </w:rPr>
        <w:t xml:space="preserve"> שקרא שני בבית הכנסת.</w:t>
      </w:r>
    </w:p>
    <w:p w14:paraId="0C4950A4" w14:textId="77777777" w:rsidR="00AB7D20" w:rsidRPr="00F71179" w:rsidRDefault="00AB7D20" w:rsidP="00AB7D20">
      <w:pPr>
        <w:rPr>
          <w:rFonts w:ascii="Fb Fontext" w:hAnsi="Fb Fontext" w:cs="Guttman Vilna"/>
          <w:b/>
          <w:bCs/>
          <w:spacing w:val="-2"/>
          <w:rtl/>
        </w:rPr>
      </w:pPr>
      <w:r w:rsidRPr="00F71179">
        <w:rPr>
          <w:rFonts w:ascii="Fb Fontext" w:hAnsi="Fb Fontext"/>
          <w:spacing w:val="-2"/>
          <w:rtl/>
        </w:rPr>
        <w:t xml:space="preserve">בחזקת שהוא לוי או בחזקת שהוא גדול? </w:t>
      </w:r>
      <w:r w:rsidRPr="00F71179">
        <w:rPr>
          <w:rFonts w:ascii="Fb Fontext" w:hAnsi="Fb Fontext" w:hint="cs"/>
          <w:spacing w:val="-2"/>
          <w:rtl/>
        </w:rPr>
        <w:t>וא</w:t>
      </w:r>
      <w:r w:rsidRPr="00F71179">
        <w:rPr>
          <w:rFonts w:ascii="Fb Fontext" w:hAnsi="Fb Fontext"/>
          <w:spacing w:val="-2"/>
          <w:rtl/>
        </w:rPr>
        <w:t>"</w:t>
      </w:r>
      <w:r w:rsidRPr="00F71179">
        <w:rPr>
          <w:rFonts w:ascii="Fb Fontext" w:hAnsi="Fb Fontext" w:hint="cs"/>
          <w:spacing w:val="-2"/>
          <w:rtl/>
        </w:rPr>
        <w:t xml:space="preserve">ל </w:t>
      </w:r>
      <w:r w:rsidRPr="00F71179">
        <w:rPr>
          <w:rFonts w:ascii="Fb Fontext" w:hAnsi="Fb Fontext"/>
          <w:spacing w:val="-2"/>
          <w:rtl/>
        </w:rPr>
        <w:t xml:space="preserve">שקרא לפניו כהן, </w:t>
      </w:r>
      <w:r w:rsidRPr="00FD1F0A">
        <w:rPr>
          <w:rStyle w:val="affffe"/>
          <w:rtl/>
        </w:rPr>
        <w:t>והעלהו ר</w:t>
      </w:r>
      <w:r w:rsidRPr="00FD1F0A">
        <w:rPr>
          <w:rStyle w:val="affffe"/>
          <w:rFonts w:hint="cs"/>
          <w:rtl/>
        </w:rPr>
        <w:t>יב</w:t>
      </w:r>
      <w:r w:rsidRPr="00FD1F0A">
        <w:rPr>
          <w:rStyle w:val="affffe"/>
          <w:rtl/>
        </w:rPr>
        <w:t>"</w:t>
      </w:r>
      <w:r w:rsidRPr="00FD1F0A">
        <w:rPr>
          <w:rStyle w:val="affffe"/>
          <w:rFonts w:hint="cs"/>
          <w:rtl/>
        </w:rPr>
        <w:t>ל</w:t>
      </w:r>
      <w:r w:rsidRPr="00F71179">
        <w:rPr>
          <w:rFonts w:ascii="Fb Fontext" w:hAnsi="Fb Fontext" w:hint="cs"/>
          <w:spacing w:val="-2"/>
          <w:rtl/>
        </w:rPr>
        <w:t xml:space="preserve"> </w:t>
      </w:r>
      <w:r w:rsidRPr="00F71179">
        <w:rPr>
          <w:rFonts w:ascii="Fb Fontext" w:hAnsi="Fb Fontext"/>
          <w:spacing w:val="-2"/>
          <w:rtl/>
        </w:rPr>
        <w:t>ללויה על פיו.</w:t>
      </w:r>
    </w:p>
    <w:p w14:paraId="73A76B82" w14:textId="531A53FB" w:rsidR="00AB7D20" w:rsidRDefault="00AB7D20" w:rsidP="00AB7D20">
      <w:pPr>
        <w:rPr>
          <w:rFonts w:ascii="Fb Fontext" w:hAnsi="Fb Fontext"/>
          <w:sz w:val="32"/>
          <w:rtl/>
        </w:rPr>
      </w:pPr>
      <w:r w:rsidRPr="00C35A2C">
        <w:rPr>
          <w:rFonts w:ascii="Fb Fontext" w:hAnsi="Fb Fontext"/>
          <w:rtl/>
        </w:rPr>
        <w:t>•</w:t>
      </w:r>
      <w:r w:rsidRPr="00C35A2C">
        <w:rPr>
          <w:rFonts w:ascii="Fb Fontext" w:hAnsi="Fb Fontext" w:hint="cs"/>
          <w:sz w:val="32"/>
          <w:rtl/>
        </w:rPr>
        <w:t xml:space="preserve"> </w:t>
      </w:r>
      <w:r w:rsidR="00944A9E">
        <w:rPr>
          <w:rStyle w:val="affffe"/>
          <w:rFonts w:hint="cs"/>
          <w:rtl/>
        </w:rPr>
        <w:t>א</w:t>
      </w:r>
      <w:r w:rsidR="002B7BCC">
        <w:rPr>
          <w:rStyle w:val="affffe"/>
          <w:rtl/>
        </w:rPr>
        <w:t>"</w:t>
      </w:r>
      <w:r w:rsidR="00944A9E">
        <w:rPr>
          <w:rStyle w:val="affffe"/>
          <w:rFonts w:hint="cs"/>
          <w:rtl/>
        </w:rPr>
        <w:t>ל לר</w:t>
      </w:r>
      <w:r w:rsidR="002B7BCC">
        <w:rPr>
          <w:rStyle w:val="affffe"/>
          <w:rtl/>
        </w:rPr>
        <w:t>"</w:t>
      </w:r>
      <w:r w:rsidR="00944A9E">
        <w:rPr>
          <w:rStyle w:val="affffe"/>
          <w:rFonts w:hint="cs"/>
          <w:rtl/>
        </w:rPr>
        <w:t>ל</w:t>
      </w:r>
      <w:r w:rsidRPr="00944A9E">
        <w:rPr>
          <w:rStyle w:val="affffe"/>
          <w:rFonts w:hint="cs"/>
          <w:rtl/>
        </w:rPr>
        <w:t>:</w:t>
      </w:r>
      <w:r w:rsidRPr="00C35A2C">
        <w:rPr>
          <w:rFonts w:ascii="Fb Fontext" w:hAnsi="Fb Fontext" w:hint="cs"/>
          <w:sz w:val="32"/>
          <w:rtl/>
        </w:rPr>
        <w:t xml:space="preserve"> </w:t>
      </w:r>
      <w:r w:rsidRPr="00C35A2C">
        <w:rPr>
          <w:rFonts w:ascii="Fb Fontext" w:hAnsi="Fb Fontext"/>
          <w:sz w:val="32"/>
          <w:rtl/>
        </w:rPr>
        <w:t>מוחזקני בזה שהוא כהן, שקרא ראשון בבי</w:t>
      </w:r>
      <w:r w:rsidR="00712B6D">
        <w:rPr>
          <w:rFonts w:ascii="Fb Fontext" w:hAnsi="Fb Fontext" w:hint="cs"/>
          <w:sz w:val="32"/>
          <w:rtl/>
        </w:rPr>
        <w:t>הכנס</w:t>
      </w:r>
      <w:r w:rsidR="00502266">
        <w:rPr>
          <w:rFonts w:ascii="Fb Fontext" w:hAnsi="Fb Fontext" w:hint="cs"/>
          <w:sz w:val="32"/>
          <w:rtl/>
        </w:rPr>
        <w:t>,</w:t>
      </w:r>
    </w:p>
    <w:p w14:paraId="02062919" w14:textId="3073F31D" w:rsidR="00AB7D20" w:rsidRDefault="00AB7D20" w:rsidP="001C6F53">
      <w:pPr>
        <w:rPr>
          <w:rFonts w:ascii="Fb Fontext" w:hAnsi="Fb Fontext"/>
          <w:rtl/>
        </w:rPr>
      </w:pPr>
      <w:r w:rsidRPr="00712B6D">
        <w:rPr>
          <w:rStyle w:val="affffe"/>
          <w:rtl/>
        </w:rPr>
        <w:t xml:space="preserve">א"ל: </w:t>
      </w:r>
      <w:r w:rsidRPr="00C35A2C">
        <w:rPr>
          <w:rFonts w:ascii="Fb Fontext" w:hAnsi="Fb Fontext"/>
          <w:rtl/>
        </w:rPr>
        <w:t xml:space="preserve">ראיתיו שחילק על הגרנות? </w:t>
      </w:r>
      <w:r w:rsidRPr="00944A9E">
        <w:rPr>
          <w:rStyle w:val="affffe"/>
          <w:rFonts w:hint="cs"/>
          <w:rtl/>
        </w:rPr>
        <w:t>א</w:t>
      </w:r>
      <w:r w:rsidRPr="00944A9E">
        <w:rPr>
          <w:rStyle w:val="affffe"/>
          <w:rtl/>
        </w:rPr>
        <w:t>"</w:t>
      </w:r>
      <w:r w:rsidRPr="00944A9E">
        <w:rPr>
          <w:rStyle w:val="affffe"/>
          <w:rFonts w:hint="cs"/>
          <w:rtl/>
        </w:rPr>
        <w:t>ל ר</w:t>
      </w:r>
      <w:r w:rsidRPr="00944A9E">
        <w:rPr>
          <w:rStyle w:val="affffe"/>
          <w:rtl/>
        </w:rPr>
        <w:t>"</w:t>
      </w:r>
      <w:r w:rsidRPr="00944A9E">
        <w:rPr>
          <w:rStyle w:val="affffe"/>
          <w:rFonts w:hint="cs"/>
          <w:rtl/>
        </w:rPr>
        <w:t>א</w:t>
      </w:r>
      <w:r w:rsidRPr="00944A9E">
        <w:rPr>
          <w:rStyle w:val="affffe"/>
          <w:rtl/>
        </w:rPr>
        <w:t xml:space="preserve">: </w:t>
      </w:r>
      <w:r w:rsidRPr="00C35A2C">
        <w:rPr>
          <w:rFonts w:ascii="Fb Fontext" w:hAnsi="Fb Fontext"/>
          <w:rtl/>
        </w:rPr>
        <w:t>ואם אין שם גורן, בטלה כהונה?</w:t>
      </w:r>
      <w:r w:rsidR="001C6F53">
        <w:rPr>
          <w:rFonts w:ascii="Fb Fontext" w:hAnsi="Fb Fontext" w:hint="cs"/>
          <w:rtl/>
        </w:rPr>
        <w:t xml:space="preserve"> </w:t>
      </w:r>
      <w:r w:rsidR="001C6F53">
        <w:rPr>
          <w:rStyle w:val="affffe"/>
          <w:rFonts w:hint="cs"/>
          <w:rtl/>
        </w:rPr>
        <w:t xml:space="preserve"> </w:t>
      </w:r>
      <w:r w:rsidR="00712B6D">
        <w:rPr>
          <w:rStyle w:val="affffe"/>
          <w:rFonts w:hint="cs"/>
          <w:rtl/>
        </w:rPr>
        <w:t>אר</w:t>
      </w:r>
      <w:r w:rsidR="002B7BCC">
        <w:rPr>
          <w:rStyle w:val="affffe"/>
          <w:rtl/>
        </w:rPr>
        <w:t>"</w:t>
      </w:r>
      <w:r w:rsidR="00712B6D">
        <w:rPr>
          <w:rStyle w:val="affffe"/>
          <w:rFonts w:hint="cs"/>
          <w:rtl/>
        </w:rPr>
        <w:t>ל</w:t>
      </w:r>
      <w:r w:rsidRPr="00C35A2C">
        <w:rPr>
          <w:rFonts w:ascii="Fb Fontext" w:hAnsi="Fb Fontext"/>
          <w:rtl/>
        </w:rPr>
        <w:t>: ראיתיו שחילק על הגורן?</w:t>
      </w:r>
    </w:p>
    <w:p w14:paraId="4163462D" w14:textId="77777777" w:rsidR="00AB7D20" w:rsidRDefault="00AB7D20" w:rsidP="001C6F53">
      <w:pPr>
        <w:ind w:firstLine="0"/>
        <w:rPr>
          <w:rFonts w:ascii="Fb Fontext" w:hAnsi="Fb Fontext"/>
          <w:rtl/>
        </w:rPr>
      </w:pPr>
      <w:r w:rsidRPr="00011BDA">
        <w:rPr>
          <w:rStyle w:val="affffe"/>
          <w:rtl/>
        </w:rPr>
        <w:t>א"ל ר"</w:t>
      </w:r>
      <w:r w:rsidRPr="00011BDA">
        <w:rPr>
          <w:rStyle w:val="affffe"/>
          <w:rFonts w:hint="cs"/>
          <w:rtl/>
        </w:rPr>
        <w:t>יו</w:t>
      </w:r>
      <w:r w:rsidRPr="00011BDA">
        <w:rPr>
          <w:rStyle w:val="affffe"/>
          <w:rtl/>
        </w:rPr>
        <w:t xml:space="preserve">: </w:t>
      </w:r>
      <w:r w:rsidRPr="00C35A2C">
        <w:rPr>
          <w:rFonts w:ascii="Fb Fontext" w:hAnsi="Fb Fontext"/>
          <w:rtl/>
        </w:rPr>
        <w:t>ואם אין שם גורן בטלה כהונה?</w:t>
      </w:r>
    </w:p>
    <w:p w14:paraId="388789CD" w14:textId="77777777" w:rsidR="00B172A4" w:rsidRDefault="00AB7D20" w:rsidP="00AB7D20">
      <w:pPr>
        <w:rPr>
          <w:rStyle w:val="affffe"/>
          <w:rtl/>
        </w:rPr>
      </w:pPr>
      <w:r w:rsidRPr="00011BDA">
        <w:rPr>
          <w:rStyle w:val="affffe"/>
          <w:rFonts w:hint="cs"/>
          <w:rtl/>
        </w:rPr>
        <w:t>החזיר פניו ר</w:t>
      </w:r>
      <w:r w:rsidRPr="00011BDA">
        <w:rPr>
          <w:rStyle w:val="affffe"/>
          <w:rtl/>
        </w:rPr>
        <w:t>"</w:t>
      </w:r>
      <w:r w:rsidRPr="00011BDA">
        <w:rPr>
          <w:rStyle w:val="affffe"/>
          <w:rFonts w:hint="cs"/>
          <w:rtl/>
        </w:rPr>
        <w:t>ל לר</w:t>
      </w:r>
      <w:r w:rsidRPr="00011BDA">
        <w:rPr>
          <w:rStyle w:val="affffe"/>
          <w:rtl/>
        </w:rPr>
        <w:t>"</w:t>
      </w:r>
      <w:r w:rsidRPr="00011BDA">
        <w:rPr>
          <w:rStyle w:val="affffe"/>
          <w:rFonts w:hint="cs"/>
          <w:rtl/>
        </w:rPr>
        <w:t xml:space="preserve">א </w:t>
      </w:r>
      <w:r w:rsidRPr="00F71179">
        <w:rPr>
          <w:rFonts w:ascii="Fb Fontext" w:hAnsi="Fb Fontext" w:hint="cs"/>
          <w:spacing w:val="-6"/>
          <w:rtl/>
        </w:rPr>
        <w:t>בעין רעה,</w:t>
      </w:r>
      <w:r>
        <w:rPr>
          <w:rStyle w:val="afffff0"/>
          <w:rFonts w:hint="cs"/>
          <w:rtl/>
        </w:rPr>
        <w:t xml:space="preserve"> שהבין </w:t>
      </w:r>
      <w:r>
        <w:rPr>
          <w:rStyle w:val="affffe"/>
          <w:rFonts w:hint="cs"/>
          <w:rtl/>
          <w:rPrChange w:id="9058" w:author="מנוע אמוראים" w:date="2026-10-05T16:41:40Z">
            <w:rPr>
              <w:rStyle w:val="afffff0"/>
              <w:rFonts w:hint="cs"/>
              <w:rtl/>
            </w:rPr>
          </w:rPrChange>
        </w:rPr>
        <w:t xml:space="preserve">שמרי</w:t>
      </w:r>
      <w:r>
        <w:rPr>
          <w:rStyle w:val="affffe"/>
          <w:rtl/>
          <w:rPrChange w:id="9059" w:author="מנוע אמוראים" w:date="2026-10-05T16:41:40Z">
            <w:rPr>
              <w:rStyle w:val="afffff0"/>
              <w:rtl/>
            </w:rPr>
          </w:rPrChange>
        </w:rPr>
        <w:t xml:space="preserve">"</w:t>
      </w:r>
      <w:r>
        <w:rPr>
          <w:rStyle w:val="affffe"/>
          <w:rFonts w:hint="cs"/>
          <w:rtl/>
          <w:rPrChange w:id="9060" w:author="מנוע אמוראים" w:date="2026-10-05T16:41:40Z">
            <w:rPr>
              <w:rStyle w:val="afffff0"/>
              <w:rFonts w:hint="cs"/>
              <w:rtl/>
            </w:rPr>
          </w:rPrChange>
        </w:rPr>
        <w:t xml:space="preserve">ו</w:t>
      </w:r>
      <w:r>
        <w:rPr>
          <w:rStyle w:val="afffff0"/>
          <w:rFonts w:hint="cs"/>
          <w:rtl/>
        </w:rPr>
        <w:t xml:space="preserve"> שמע </w:t>
      </w:r>
    </w:p>
    <w:p w14:paraId="1887F8A1" w14:textId="2335E359" w:rsidR="00AB7D20" w:rsidRPr="00F71179" w:rsidRDefault="00B172A4" w:rsidP="00B172A4">
      <w:pPr>
        <w:ind w:firstLine="57"/>
        <w:rPr>
          <w:rFonts w:ascii="Fb Fontext" w:hAnsi="Fb Fontext" w:cs="Guttman Vilna"/>
          <w:b/>
          <w:bCs/>
          <w:spacing w:val="-6"/>
          <w:rtl/>
        </w:rPr>
      </w:pPr>
      <w:r>
        <w:rPr>
          <w:rStyle w:val="affffe"/>
          <w:rFonts w:hint="cs"/>
          <w:rtl/>
        </w:rPr>
        <w:t xml:space="preserve">   </w:t>
      </w:r>
      <w:r w:rsidR="00AB7D20" w:rsidRPr="00B172A4">
        <w:rPr>
          <w:rStyle w:val="affffe"/>
          <w:rFonts w:hint="cs"/>
          <w:rtl/>
        </w:rPr>
        <w:t>ואמר</w:t>
      </w:r>
      <w:r>
        <w:rPr>
          <w:rStyle w:val="affffe"/>
          <w:rFonts w:hint="cs"/>
          <w:rtl/>
        </w:rPr>
        <w:t>:</w:t>
      </w:r>
      <w:r w:rsidR="00AB7D20" w:rsidRPr="00F71179">
        <w:rPr>
          <w:rFonts w:ascii="Fb Fontext" w:hAnsi="Fb Fontext" w:hint="cs"/>
          <w:spacing w:val="-6"/>
          <w:rtl/>
        </w:rPr>
        <w:t xml:space="preserve"> שמעת מ</w:t>
      </w:r>
      <w:r w:rsidR="00AB7D20" w:rsidRPr="00F71179">
        <w:rPr>
          <w:rFonts w:ascii="Fb Fontext" w:hAnsi="Fb Fontext"/>
          <w:spacing w:val="-6"/>
          <w:rtl/>
        </w:rPr>
        <w:t xml:space="preserve">בר נפחא ולא אמרת </w:t>
      </w:r>
      <w:r w:rsidR="00AB7D20" w:rsidRPr="00F71179">
        <w:rPr>
          <w:rFonts w:ascii="Fb Fontext" w:hAnsi="Fb Fontext" w:hint="cs"/>
          <w:spacing w:val="-6"/>
          <w:rtl/>
        </w:rPr>
        <w:t>משמו?</w:t>
      </w:r>
    </w:p>
    <w:p w14:paraId="3F0AD17E" w14:textId="14CBAF00" w:rsidR="00B57F85" w:rsidRPr="00730169" w:rsidRDefault="00B172A4" w:rsidP="00B57F85">
      <w:pPr>
        <w:rPr>
          <w:rFonts w:ascii="Fb Fontext" w:hAnsi="Fb Fontext"/>
          <w:spacing w:val="-4"/>
          <w:rtl/>
        </w:rPr>
      </w:pPr>
      <w:r w:rsidRPr="00B172A4">
        <w:rPr>
          <w:rStyle w:val="affffe"/>
          <w:rFonts w:hint="cs"/>
          <w:spacing w:val="-4"/>
          <w:u w:val="single"/>
          <w:rtl/>
        </w:rPr>
        <w:lastRenderedPageBreak/>
        <w:t>ו.</w:t>
      </w:r>
      <w:r>
        <w:rPr>
          <w:rStyle w:val="affffe"/>
          <w:rFonts w:hint="cs"/>
          <w:spacing w:val="-4"/>
          <w:rtl/>
        </w:rPr>
        <w:t xml:space="preserve"> </w:t>
      </w:r>
      <w:r w:rsidR="00AB7D20" w:rsidRPr="00730169">
        <w:rPr>
          <w:rStyle w:val="affffe"/>
          <w:spacing w:val="-4"/>
          <w:rtl/>
        </w:rPr>
        <w:t xml:space="preserve">תסתיים </w:t>
      </w:r>
      <w:r w:rsidR="00AB7D20" w:rsidRPr="00730169">
        <w:rPr>
          <w:rFonts w:ascii="Fb Fontext" w:hAnsi="Fb Fontext"/>
          <w:spacing w:val="-4"/>
          <w:rtl/>
        </w:rPr>
        <w:t>דר</w:t>
      </w:r>
      <w:r w:rsidR="00B57F85" w:rsidRPr="00730169">
        <w:rPr>
          <w:rFonts w:ascii="Fb Fontext" w:hAnsi="Fb Fontext" w:hint="cs"/>
          <w:spacing w:val="-4"/>
          <w:rtl/>
        </w:rPr>
        <w:t>בי</w:t>
      </w:r>
      <w:r w:rsidR="00AB7D20" w:rsidRPr="00730169">
        <w:rPr>
          <w:rFonts w:ascii="Fb Fontext" w:hAnsi="Fb Fontext"/>
          <w:spacing w:val="-4"/>
          <w:rtl/>
        </w:rPr>
        <w:t xml:space="preserve"> העלה בן ע"פ אביו לכהונה.</w:t>
      </w:r>
      <w:r w:rsidR="00B57F85" w:rsidRPr="00730169">
        <w:rPr>
          <w:rFonts w:ascii="Fb Fontext" w:hAnsi="Fb Fontext" w:hint="cs"/>
          <w:spacing w:val="-4"/>
          <w:rtl/>
        </w:rPr>
        <w:t xml:space="preserve"> </w:t>
      </w:r>
      <w:r w:rsidR="00B57F85" w:rsidRPr="00730169">
        <w:rPr>
          <w:rStyle w:val="afffff0"/>
          <w:rFonts w:hint="cs"/>
          <w:spacing w:val="-4"/>
          <w:rtl/>
        </w:rPr>
        <w:t>ור'ח העלה אח ע</w:t>
      </w:r>
      <w:r w:rsidR="002B7BCC">
        <w:rPr>
          <w:rStyle w:val="afffff0"/>
          <w:spacing w:val="-4"/>
          <w:rtl/>
        </w:rPr>
        <w:t>"</w:t>
      </w:r>
      <w:r w:rsidR="00B57F85" w:rsidRPr="00730169">
        <w:rPr>
          <w:rStyle w:val="afffff0"/>
          <w:rFonts w:hint="cs"/>
          <w:spacing w:val="-4"/>
          <w:rtl/>
        </w:rPr>
        <w:t>פ אחיו ללויה</w:t>
      </w:r>
    </w:p>
    <w:p w14:paraId="04C0BBCB" w14:textId="0EF90757" w:rsidR="00B57F85" w:rsidRDefault="00AB7D20" w:rsidP="00B57F85">
      <w:pPr>
        <w:rPr>
          <w:rFonts w:ascii="Fb Fontext" w:hAnsi="Fb Fontext"/>
          <w:spacing w:val="-2"/>
          <w:rtl/>
        </w:rPr>
      </w:pPr>
      <w:r w:rsidRPr="00011BDA">
        <w:rPr>
          <w:rStyle w:val="affffe"/>
          <w:rtl/>
        </w:rPr>
        <w:t xml:space="preserve">דתניא: </w:t>
      </w:r>
      <w:r w:rsidRPr="00F71179">
        <w:rPr>
          <w:rFonts w:ascii="Fb Fontext" w:hAnsi="Fb Fontext"/>
          <w:spacing w:val="-2"/>
          <w:rtl/>
        </w:rPr>
        <w:t xml:space="preserve">בא ואמר בני זה וכהן הוא </w:t>
      </w:r>
      <w:r w:rsidRPr="00F71179">
        <w:rPr>
          <w:rFonts w:ascii="Fb Fontext" w:hAnsi="Fb Fontext" w:hint="cs"/>
          <w:spacing w:val="-2"/>
          <w:rtl/>
        </w:rPr>
        <w:t>-</w:t>
      </w:r>
    </w:p>
    <w:p w14:paraId="04AA945A" w14:textId="45E508EF" w:rsidR="00AB7D20" w:rsidRDefault="00B57F85" w:rsidP="00B57F85">
      <w:pPr>
        <w:rPr>
          <w:rFonts w:ascii="Fb Fontext" w:hAnsi="Fb Fontext"/>
          <w:sz w:val="32"/>
          <w:rtl/>
        </w:rPr>
      </w:pPr>
      <w:r w:rsidRPr="00B57F85">
        <w:rPr>
          <w:rStyle w:val="affffe"/>
          <w:rFonts w:hint="cs"/>
          <w:rtl/>
        </w:rPr>
        <w:t>לרבי:</w:t>
      </w:r>
      <w:r>
        <w:rPr>
          <w:rFonts w:ascii="Fb Fontext" w:hAnsi="Fb Fontext" w:hint="cs"/>
          <w:spacing w:val="-2"/>
        </w:rPr>
        <w:t xml:space="preserve"> </w:t>
      </w:r>
      <w:r w:rsidR="00AB7D20" w:rsidRPr="00C35A2C">
        <w:rPr>
          <w:rFonts w:ascii="Fb Fontext" w:hAnsi="Fb Fontext"/>
          <w:sz w:val="32"/>
          <w:rtl/>
        </w:rPr>
        <w:t>אני מאמינו להאכילו בתרומה שבידו להאכילו בתרומה,</w:t>
      </w:r>
    </w:p>
    <w:p w14:paraId="1F09E7A9" w14:textId="7FEB0DCF" w:rsidR="00AB7D20" w:rsidRPr="00730169" w:rsidRDefault="00AB7D20" w:rsidP="00AB7D20">
      <w:pPr>
        <w:ind w:firstLine="0"/>
        <w:rPr>
          <w:rFonts w:ascii="Fb Fontext" w:hAnsi="Fb Fontext" w:cs="Guttman Vilna"/>
          <w:b/>
          <w:bCs/>
          <w:spacing w:val="-2"/>
          <w:rtl/>
        </w:rPr>
      </w:pPr>
      <w:r w:rsidRPr="00730169">
        <w:rPr>
          <w:rFonts w:ascii="Fb Fontext" w:hAnsi="Fb Fontext"/>
          <w:spacing w:val="-2"/>
          <w:rtl/>
        </w:rPr>
        <w:t>ואיני מאמינו להשיאו אשה שאין בידו להשיאו אשה, תסתיים.</w:t>
      </w:r>
    </w:p>
    <w:p w14:paraId="5A090341" w14:textId="000032C7" w:rsidR="00AB7D20" w:rsidRPr="00730169" w:rsidRDefault="00AB7D20" w:rsidP="00AB7D20">
      <w:pPr>
        <w:rPr>
          <w:rFonts w:ascii="Fb Fontext" w:hAnsi="Fb Fontext"/>
          <w:spacing w:val="-4"/>
          <w:sz w:val="32"/>
          <w:rtl/>
        </w:rPr>
      </w:pPr>
      <w:r w:rsidRPr="00730169">
        <w:rPr>
          <w:rStyle w:val="affffe"/>
          <w:spacing w:val="-4"/>
          <w:rtl/>
        </w:rPr>
        <w:t xml:space="preserve">ומדרבי </w:t>
      </w:r>
      <w:r w:rsidRPr="00730169">
        <w:rPr>
          <w:rFonts w:ascii="Fb Fontext" w:hAnsi="Fb Fontext"/>
          <w:spacing w:val="-4"/>
          <w:sz w:val="32"/>
          <w:rtl/>
        </w:rPr>
        <w:t>העלה בן ע"פ אביו לכהונה,</w:t>
      </w:r>
      <w:r w:rsidRPr="00730169">
        <w:rPr>
          <w:rStyle w:val="affffe"/>
          <w:spacing w:val="-4"/>
          <w:rtl/>
        </w:rPr>
        <w:t xml:space="preserve"> </w:t>
      </w:r>
      <w:r w:rsidR="00B57F85" w:rsidRPr="00730169">
        <w:rPr>
          <w:rStyle w:val="affffe"/>
          <w:rFonts w:hint="cs"/>
          <w:spacing w:val="-4"/>
          <w:rtl/>
        </w:rPr>
        <w:t>ר"ח</w:t>
      </w:r>
      <w:r w:rsidRPr="00730169">
        <w:rPr>
          <w:rFonts w:ascii="Fb Fontext" w:hAnsi="Fb Fontext"/>
          <w:spacing w:val="-4"/>
          <w:sz w:val="32"/>
          <w:rtl/>
        </w:rPr>
        <w:t xml:space="preserve"> העלה אח ע"פ אחיו ללויה.</w:t>
      </w:r>
    </w:p>
    <w:p w14:paraId="22A8AEF2" w14:textId="21F04705" w:rsidR="000175A4" w:rsidRPr="000175A4" w:rsidRDefault="000175A4" w:rsidP="00E26091">
      <w:pPr>
        <w:pStyle w:val="afff"/>
        <w:framePr w:wrap="around"/>
        <w:rPr>
          <w:rtl/>
        </w:rPr>
      </w:pPr>
      <w:bookmarkStart w:id="188" w:name="_Toc119352973"/>
      <w:r w:rsidRPr="000175A4">
        <w:rPr>
          <w:rFonts w:hint="cs"/>
          <w:rtl/>
        </w:rPr>
        <w:t>כו</w:t>
      </w:r>
      <w:r>
        <w:rPr>
          <w:rFonts w:hint="cs"/>
          <w:rtl/>
        </w:rPr>
        <w:t>.</w:t>
      </w:r>
      <w:bookmarkEnd w:id="188"/>
    </w:p>
    <w:p w14:paraId="26CEABAF" w14:textId="0637F1E6" w:rsidR="00AB7D20" w:rsidRDefault="00AB7D20" w:rsidP="00AB7D20">
      <w:pPr>
        <w:rPr>
          <w:rFonts w:ascii="Fb Fontext" w:hAnsi="Fb Fontext"/>
          <w:rtl/>
        </w:rPr>
      </w:pPr>
      <w:r w:rsidRPr="00C35A2C">
        <w:rPr>
          <w:rFonts w:ascii="Fb Fontext" w:hAnsi="Fb Fontext" w:hint="cs"/>
          <w:rtl/>
        </w:rPr>
        <w:t>ולא בן דקרוב הוא אצל אביו משא</w:t>
      </w:r>
      <w:r w:rsidRPr="00C35A2C">
        <w:rPr>
          <w:rFonts w:ascii="Fb Fontext" w:hAnsi="Fb Fontext"/>
          <w:rtl/>
        </w:rPr>
        <w:t>"</w:t>
      </w:r>
      <w:r w:rsidRPr="00C35A2C">
        <w:rPr>
          <w:rFonts w:ascii="Fb Fontext" w:hAnsi="Fb Fontext" w:hint="cs"/>
          <w:rtl/>
        </w:rPr>
        <w:t xml:space="preserve">כ באח דמסיח לפי תומו נאמן כההיא </w:t>
      </w:r>
      <w:r w:rsidRPr="00011BDA">
        <w:rPr>
          <w:rStyle w:val="affffe"/>
          <w:rFonts w:hint="cs"/>
          <w:rtl/>
        </w:rPr>
        <w:t>ד</w:t>
      </w:r>
      <w:r w:rsidR="00B57F85">
        <w:rPr>
          <w:rStyle w:val="affffe"/>
          <w:rFonts w:hint="cs"/>
          <w:rtl/>
        </w:rPr>
        <w:t>שמואל:</w:t>
      </w:r>
      <w:r w:rsidRPr="00011BDA">
        <w:rPr>
          <w:rStyle w:val="affffe"/>
          <w:rtl/>
        </w:rPr>
        <w:t xml:space="preserve"> </w:t>
      </w:r>
      <w:r w:rsidRPr="00C35A2C">
        <w:rPr>
          <w:rFonts w:ascii="Fb Fontext" w:hAnsi="Fb Fontext"/>
          <w:rtl/>
        </w:rPr>
        <w:t>מעשה באדם שהיה מסיח לפי תומו, ואמר: זכורני כשאני תינוק ומורכב על כתיפו של אבא, והוציאוני מבית הספר, והפשיטוני את כותנתי והטבילוני לאכול בתרומה לערב,</w:t>
      </w:r>
    </w:p>
    <w:p w14:paraId="262E7BD1" w14:textId="25F28895" w:rsidR="00011BDA" w:rsidRPr="00C35A2C" w:rsidRDefault="00AB7D20" w:rsidP="00DB6C68">
      <w:pPr>
        <w:rPr>
          <w:rFonts w:ascii="Fb Fontext" w:hAnsi="Fb Fontext" w:cs="Guttman Vilna"/>
          <w:b/>
          <w:bCs/>
          <w:rtl/>
        </w:rPr>
      </w:pPr>
      <w:r w:rsidRPr="00011BDA">
        <w:rPr>
          <w:rStyle w:val="affffe"/>
          <w:rFonts w:hint="cs"/>
          <w:rtl/>
        </w:rPr>
        <w:t>ור</w:t>
      </w:r>
      <w:r w:rsidRPr="00011BDA">
        <w:rPr>
          <w:rStyle w:val="affffe"/>
          <w:rtl/>
        </w:rPr>
        <w:t>"</w:t>
      </w:r>
      <w:r w:rsidRPr="00011BDA">
        <w:rPr>
          <w:rStyle w:val="affffe"/>
          <w:rFonts w:hint="cs"/>
          <w:rtl/>
        </w:rPr>
        <w:t>ח</w:t>
      </w:r>
      <w:r w:rsidRPr="00011BDA">
        <w:rPr>
          <w:rStyle w:val="affffe"/>
          <w:rtl/>
        </w:rPr>
        <w:t xml:space="preserve"> מסיים בה: </w:t>
      </w:r>
      <w:r w:rsidRPr="00C35A2C">
        <w:rPr>
          <w:rFonts w:ascii="Fb Fontext" w:hAnsi="Fb Fontext"/>
          <w:rtl/>
        </w:rPr>
        <w:t>וחבירי בדילין ממני, והיו קורין אותי יוחנן אוכל חלות, והעלהו רבי לכהונה על פיו.</w:t>
      </w:r>
    </w:p>
    <w:p w14:paraId="0BE0355A" w14:textId="77777777" w:rsidR="00B172A4" w:rsidRDefault="00AB7D20" w:rsidP="00AB7D20">
      <w:pPr>
        <w:rPr>
          <w:rFonts w:ascii="Fb Fontext" w:hAnsi="Fb Fontext"/>
          <w:sz w:val="32"/>
          <w:rtl/>
        </w:rPr>
      </w:pPr>
      <w:r w:rsidRPr="000175A4">
        <w:rPr>
          <w:rStyle w:val="affffe"/>
          <w:rtl/>
        </w:rPr>
        <w:t>ר</w:t>
      </w:r>
      <w:r w:rsidRPr="000175A4">
        <w:rPr>
          <w:rStyle w:val="affffe"/>
          <w:rFonts w:hint="cs"/>
          <w:rtl/>
        </w:rPr>
        <w:t>שב</w:t>
      </w:r>
      <w:r w:rsidRPr="000175A4">
        <w:rPr>
          <w:rStyle w:val="affffe"/>
          <w:rtl/>
        </w:rPr>
        <w:t>"</w:t>
      </w:r>
      <w:r w:rsidRPr="000175A4">
        <w:rPr>
          <w:rStyle w:val="affffe"/>
          <w:rFonts w:hint="cs"/>
          <w:rtl/>
        </w:rPr>
        <w:t>א</w:t>
      </w:r>
      <w:r w:rsidRPr="000175A4">
        <w:rPr>
          <w:rStyle w:val="affffe"/>
          <w:rtl/>
        </w:rPr>
        <w:t>:</w:t>
      </w:r>
      <w:r w:rsidRPr="00B172A4">
        <w:rPr>
          <w:rStyle w:val="affffc"/>
          <w:rtl/>
        </w:rPr>
        <w:t xml:space="preserve"> כשם שתרומה חזקה לכהונה, כך מעש"ר</w:t>
      </w:r>
      <w:r w:rsidR="000175A4">
        <w:rPr>
          <w:rFonts w:ascii="Fb Fontext" w:hAnsi="Fb Fontext" w:hint="cs"/>
          <w:sz w:val="32"/>
          <w:rtl/>
        </w:rPr>
        <w:t>,</w:t>
      </w:r>
      <w:r w:rsidRPr="00C35A2C">
        <w:rPr>
          <w:rFonts w:ascii="Fb Fontext" w:hAnsi="Fb Fontext" w:hint="cs"/>
          <w:sz w:val="32"/>
          <w:rtl/>
        </w:rPr>
        <w:t xml:space="preserve"> </w:t>
      </w:r>
    </w:p>
    <w:p w14:paraId="03AEC744" w14:textId="143642F7" w:rsidR="00E268F4" w:rsidRDefault="00B172A4" w:rsidP="00B172A4">
      <w:pPr>
        <w:ind w:left="283" w:firstLine="57"/>
        <w:rPr>
          <w:rFonts w:ascii="Fb Fontext" w:hAnsi="Fb Fontext"/>
          <w:rtl/>
        </w:rPr>
      </w:pPr>
      <w:r>
        <w:rPr>
          <w:rStyle w:val="affffe"/>
          <w:rFonts w:hint="cs"/>
          <w:rtl/>
        </w:rPr>
        <w:t xml:space="preserve"> </w:t>
      </w:r>
      <w:r w:rsidR="00AB7D20" w:rsidRPr="00C35A2C">
        <w:rPr>
          <w:rFonts w:ascii="Fb Fontext" w:hAnsi="Fb Fontext"/>
          <w:sz w:val="32"/>
          <w:rtl/>
        </w:rPr>
        <w:t>והחולק בב"</w:t>
      </w:r>
      <w:r w:rsidR="00AB7D20" w:rsidRPr="00C35A2C">
        <w:rPr>
          <w:rFonts w:ascii="Fb Fontext" w:hAnsi="Fb Fontext" w:hint="cs"/>
          <w:sz w:val="32"/>
          <w:rtl/>
        </w:rPr>
        <w:t xml:space="preserve">ד </w:t>
      </w:r>
      <w:r w:rsidR="00AB7D20" w:rsidRPr="00C35A2C">
        <w:rPr>
          <w:rFonts w:ascii="Fb Fontext" w:hAnsi="Fb Fontext"/>
          <w:sz w:val="32"/>
          <w:rtl/>
        </w:rPr>
        <w:t>- אינה חזקה</w:t>
      </w:r>
      <w:r w:rsidR="00E268F4">
        <w:rPr>
          <w:rFonts w:ascii="Fb Fontext" w:hAnsi="Fb Fontext"/>
          <w:sz w:val="32"/>
          <w:rtl/>
        </w:rPr>
        <w:t>.</w:t>
      </w:r>
    </w:p>
    <w:p w14:paraId="6A8246BF" w14:textId="486C7419" w:rsidR="00AB7D20" w:rsidRDefault="00AB7D20" w:rsidP="00AB7D20">
      <w:pPr>
        <w:rPr>
          <w:rFonts w:ascii="Fb Fontext" w:hAnsi="Fb Fontext"/>
          <w:rtl/>
        </w:rPr>
      </w:pPr>
      <w:r w:rsidRPr="000175A4">
        <w:rPr>
          <w:rStyle w:val="affffe"/>
          <w:rFonts w:hint="cs"/>
          <w:rtl/>
        </w:rPr>
        <w:t>כראב</w:t>
      </w:r>
      <w:r w:rsidRPr="000175A4">
        <w:rPr>
          <w:rStyle w:val="affffe"/>
          <w:rtl/>
        </w:rPr>
        <w:t>"</w:t>
      </w:r>
      <w:r w:rsidRPr="000175A4">
        <w:rPr>
          <w:rStyle w:val="affffe"/>
          <w:rFonts w:hint="cs"/>
          <w:rtl/>
        </w:rPr>
        <w:t xml:space="preserve">ע </w:t>
      </w:r>
      <w:r w:rsidRPr="00C35A2C">
        <w:rPr>
          <w:rFonts w:ascii="Fb Fontext" w:hAnsi="Fb Fontext" w:hint="cs"/>
          <w:rtl/>
        </w:rPr>
        <w:t xml:space="preserve">דאף מעשר ראשון לכהן </w:t>
      </w:r>
      <w:r>
        <w:rPr>
          <w:rStyle w:val="afffff0"/>
          <w:rFonts w:hint="cs"/>
          <w:rtl/>
        </w:rPr>
        <w:t xml:space="preserve">[ולא ללוי </w:t>
      </w:r>
      <w:r>
        <w:rPr>
          <w:rStyle w:val="affffe"/>
          <w:rFonts w:hint="cs"/>
          <w:rtl/>
          <w:rPrChange w:id="9061" w:author="מנוע אמוראים" w:date="2026-10-05T16:41:40Z">
            <w:rPr>
              <w:rStyle w:val="afffff0"/>
              <w:rFonts w:hint="cs"/>
              <w:rtl/>
            </w:rPr>
          </w:rPrChange>
        </w:rPr>
        <w:t xml:space="preserve">כר</w:t>
      </w:r>
      <w:r>
        <w:rPr>
          <w:rStyle w:val="affffe"/>
          <w:rtl/>
          <w:rPrChange w:id="9062" w:author="מנוע אמוראים" w:date="2026-10-05T16:41:40Z">
            <w:rPr>
              <w:rStyle w:val="afffff0"/>
              <w:rtl/>
            </w:rPr>
          </w:rPrChange>
        </w:rPr>
        <w:t xml:space="preserve">"</w:t>
      </w:r>
      <w:r>
        <w:rPr>
          <w:rStyle w:val="affffe"/>
          <w:rFonts w:hint="cs"/>
          <w:rtl/>
          <w:rPrChange w:id="9063" w:author="מנוע אמוראים" w:date="2026-10-05T16:41:40Z">
            <w:rPr>
              <w:rStyle w:val="afffff0"/>
              <w:rFonts w:hint="cs"/>
              <w:rtl/>
            </w:rPr>
          </w:rPrChange>
        </w:rPr>
        <w:t xml:space="preserve">ע</w:t>
      </w:r>
      <w:r>
        <w:rPr>
          <w:rStyle w:val="afffff0"/>
          <w:rFonts w:hint="cs"/>
          <w:rtl/>
        </w:rPr>
        <w:t xml:space="preserve">]</w:t>
      </w:r>
    </w:p>
    <w:p w14:paraId="2C048BDC" w14:textId="72A9D519" w:rsidR="00AB7D20" w:rsidRPr="00730169" w:rsidRDefault="000175A4" w:rsidP="00AB7D20">
      <w:pPr>
        <w:rPr>
          <w:rFonts w:ascii="Fb Fontext" w:hAnsi="Fb Fontext"/>
          <w:spacing w:val="-8"/>
          <w:sz w:val="32"/>
          <w:rtl/>
        </w:rPr>
      </w:pPr>
      <w:r w:rsidRPr="00730169">
        <w:rPr>
          <w:rStyle w:val="affffe"/>
          <w:rFonts w:hint="cs"/>
          <w:spacing w:val="-8"/>
          <w:rtl/>
        </w:rPr>
        <w:t>ר</w:t>
      </w:r>
      <w:r w:rsidR="002B7BCC">
        <w:rPr>
          <w:rStyle w:val="affffe"/>
          <w:spacing w:val="-8"/>
          <w:rtl/>
        </w:rPr>
        <w:t>"</w:t>
      </w:r>
      <w:r w:rsidRPr="00730169">
        <w:rPr>
          <w:rStyle w:val="affffe"/>
          <w:rFonts w:hint="cs"/>
          <w:spacing w:val="-8"/>
          <w:rtl/>
        </w:rPr>
        <w:t xml:space="preserve">ח: </w:t>
      </w:r>
      <w:r w:rsidRPr="00730169">
        <w:rPr>
          <w:rFonts w:ascii="Fb Fontext" w:hAnsi="Fb Fontext" w:hint="cs"/>
          <w:spacing w:val="-8"/>
          <w:rtl/>
        </w:rPr>
        <w:t>מיירי ד</w:t>
      </w:r>
      <w:r w:rsidR="00AB7D20" w:rsidRPr="00730169">
        <w:rPr>
          <w:rFonts w:ascii="Fb Fontext" w:hAnsi="Fb Fontext" w:hint="cs"/>
          <w:spacing w:val="-8"/>
          <w:sz w:val="32"/>
          <w:rtl/>
        </w:rPr>
        <w:t xml:space="preserve">מוחזק </w:t>
      </w:r>
      <w:r w:rsidRPr="00730169">
        <w:rPr>
          <w:rFonts w:ascii="Fb Fontext" w:hAnsi="Fb Fontext" w:hint="cs"/>
          <w:spacing w:val="-8"/>
          <w:sz w:val="32"/>
          <w:rtl/>
        </w:rPr>
        <w:t>ש</w:t>
      </w:r>
      <w:r w:rsidR="00AB7D20" w:rsidRPr="00730169">
        <w:rPr>
          <w:rFonts w:ascii="Fb Fontext" w:hAnsi="Fb Fontext" w:hint="cs"/>
          <w:spacing w:val="-8"/>
          <w:sz w:val="32"/>
          <w:rtl/>
        </w:rPr>
        <w:t xml:space="preserve">אביו </w:t>
      </w:r>
      <w:r w:rsidR="00AB7D20" w:rsidRPr="00730169">
        <w:rPr>
          <w:rFonts w:ascii="Fb Fontext" w:hAnsi="Fb Fontext"/>
          <w:spacing w:val="-8"/>
          <w:sz w:val="32"/>
          <w:rtl/>
        </w:rPr>
        <w:t>כהן, ויצא ק</w:t>
      </w:r>
      <w:r w:rsidR="00AB7D20" w:rsidRPr="00730169">
        <w:rPr>
          <w:rFonts w:ascii="Fb Fontext" w:hAnsi="Fb Fontext" w:hint="cs"/>
          <w:spacing w:val="-8"/>
          <w:sz w:val="32"/>
          <w:rtl/>
        </w:rPr>
        <w:t>ו</w:t>
      </w:r>
      <w:r w:rsidR="00AB7D20" w:rsidRPr="00730169">
        <w:rPr>
          <w:rFonts w:ascii="Fb Fontext" w:hAnsi="Fb Fontext"/>
          <w:spacing w:val="-8"/>
          <w:sz w:val="32"/>
          <w:rtl/>
        </w:rPr>
        <w:t xml:space="preserve">ל </w:t>
      </w:r>
      <w:r w:rsidRPr="00730169">
        <w:rPr>
          <w:rFonts w:ascii="Fb Fontext" w:hAnsi="Fb Fontext" w:hint="cs"/>
          <w:spacing w:val="-8"/>
          <w:sz w:val="32"/>
          <w:rtl/>
        </w:rPr>
        <w:t xml:space="preserve">שהוא </w:t>
      </w:r>
      <w:r w:rsidR="00AB7D20" w:rsidRPr="00730169">
        <w:rPr>
          <w:rFonts w:ascii="Fb Fontext" w:hAnsi="Fb Fontext"/>
          <w:spacing w:val="-8"/>
          <w:sz w:val="32"/>
          <w:rtl/>
        </w:rPr>
        <w:t>בן גרושה ובן חלוצה,</w:t>
      </w:r>
    </w:p>
    <w:p w14:paraId="45764AC4" w14:textId="77777777" w:rsidR="00AB7D20" w:rsidRDefault="00AB7D20" w:rsidP="00AB7D20">
      <w:pPr>
        <w:rPr>
          <w:rFonts w:ascii="Fb Fontext" w:hAnsi="Fb Fontext"/>
          <w:rtl/>
        </w:rPr>
      </w:pPr>
      <w:r w:rsidRPr="000175A4">
        <w:rPr>
          <w:rStyle w:val="affffe"/>
          <w:rtl/>
        </w:rPr>
        <w:t xml:space="preserve">וחלקו </w:t>
      </w:r>
      <w:r>
        <w:rPr>
          <w:rFonts w:ascii="Fb Fontext" w:hAnsi="Fb Fontext" w:hint="cs"/>
          <w:rtl/>
        </w:rPr>
        <w:t>ל</w:t>
      </w:r>
      <w:r w:rsidRPr="00C35A2C">
        <w:rPr>
          <w:rFonts w:ascii="Fb Fontext" w:hAnsi="Fb Fontext"/>
          <w:rtl/>
        </w:rPr>
        <w:t xml:space="preserve">דידיה מעשר בבית הגרנות, </w:t>
      </w:r>
      <w:r w:rsidRPr="00C35A2C">
        <w:rPr>
          <w:rFonts w:ascii="Fb Fontext" w:hAnsi="Fb Fontext" w:hint="cs"/>
          <w:rtl/>
        </w:rPr>
        <w:t xml:space="preserve">אינו </w:t>
      </w:r>
      <w:r>
        <w:rPr>
          <w:rFonts w:ascii="Fb Fontext" w:hAnsi="Fb Fontext" w:hint="cs"/>
          <w:rtl/>
        </w:rPr>
        <w:t xml:space="preserve">לוי - </w:t>
      </w:r>
      <w:r w:rsidRPr="00C35A2C">
        <w:rPr>
          <w:rFonts w:ascii="Fb Fontext" w:hAnsi="Fb Fontext" w:hint="cs"/>
          <w:rtl/>
        </w:rPr>
        <w:t>דהא אביו כהן,</w:t>
      </w:r>
    </w:p>
    <w:p w14:paraId="661F24DB" w14:textId="4FDD6A40" w:rsidR="00AB7D20" w:rsidRPr="00730169" w:rsidRDefault="00AB7D20" w:rsidP="00AB7D20">
      <w:pPr>
        <w:ind w:firstLine="0"/>
        <w:rPr>
          <w:rFonts w:ascii="Fb Fontext" w:hAnsi="Fb Fontext"/>
          <w:spacing w:val="-2"/>
          <w:sz w:val="32"/>
          <w:rtl/>
        </w:rPr>
      </w:pPr>
      <w:r w:rsidRPr="00730169">
        <w:rPr>
          <w:rFonts w:ascii="Fb Fontext" w:hAnsi="Fb Fontext" w:hint="cs"/>
          <w:spacing w:val="-2"/>
          <w:sz w:val="32"/>
          <w:rtl/>
        </w:rPr>
        <w:t>אלא מצד ב</w:t>
      </w:r>
      <w:r w:rsidR="002B7BCC">
        <w:rPr>
          <w:rFonts w:ascii="Fb Fontext" w:hAnsi="Fb Fontext"/>
          <w:spacing w:val="-2"/>
          <w:sz w:val="32"/>
          <w:rtl/>
        </w:rPr>
        <w:t>"</w:t>
      </w:r>
      <w:r w:rsidR="00B23AF3" w:rsidRPr="00730169">
        <w:rPr>
          <w:rFonts w:ascii="Fb Fontext" w:hAnsi="Fb Fontext" w:hint="cs"/>
          <w:spacing w:val="-2"/>
          <w:sz w:val="32"/>
          <w:rtl/>
        </w:rPr>
        <w:t>ג וב</w:t>
      </w:r>
      <w:r w:rsidR="002B7BCC">
        <w:rPr>
          <w:rFonts w:ascii="Fb Fontext" w:hAnsi="Fb Fontext"/>
          <w:spacing w:val="-2"/>
          <w:sz w:val="32"/>
          <w:rtl/>
        </w:rPr>
        <w:t>"</w:t>
      </w:r>
      <w:r w:rsidR="00B23AF3" w:rsidRPr="00730169">
        <w:rPr>
          <w:rFonts w:ascii="Fb Fontext" w:hAnsi="Fb Fontext" w:hint="cs"/>
          <w:spacing w:val="-2"/>
          <w:sz w:val="32"/>
          <w:rtl/>
        </w:rPr>
        <w:t xml:space="preserve">ח </w:t>
      </w:r>
      <w:r w:rsidRPr="00730169">
        <w:rPr>
          <w:rStyle w:val="affffe"/>
          <w:rFonts w:hint="cs"/>
          <w:rtl/>
        </w:rPr>
        <w:t>למ</w:t>
      </w:r>
      <w:r w:rsidRPr="00730169">
        <w:rPr>
          <w:rStyle w:val="affffe"/>
          <w:rtl/>
        </w:rPr>
        <w:t>"</w:t>
      </w:r>
      <w:r w:rsidRPr="00730169">
        <w:rPr>
          <w:rStyle w:val="affffe"/>
          <w:rFonts w:hint="cs"/>
          <w:rtl/>
        </w:rPr>
        <w:t>ד מעש</w:t>
      </w:r>
      <w:r w:rsidRPr="00730169">
        <w:rPr>
          <w:rStyle w:val="affffe"/>
          <w:rtl/>
        </w:rPr>
        <w:t>"</w:t>
      </w:r>
      <w:r w:rsidRPr="00730169">
        <w:rPr>
          <w:rStyle w:val="affffe"/>
          <w:rFonts w:hint="cs"/>
          <w:rtl/>
        </w:rPr>
        <w:t>ר אסור לזרים</w:t>
      </w:r>
      <w:r w:rsidRPr="00730169">
        <w:rPr>
          <w:rFonts w:ascii="Fb Fontext" w:hAnsi="Fb Fontext" w:hint="cs"/>
          <w:spacing w:val="-2"/>
          <w:sz w:val="32"/>
          <w:rtl/>
        </w:rPr>
        <w:t xml:space="preserve"> לא היו מביאים לו</w:t>
      </w:r>
      <w:r w:rsidR="00502266">
        <w:rPr>
          <w:rFonts w:ascii="Fb Fontext" w:hAnsi="Fb Fontext" w:hint="cs"/>
          <w:spacing w:val="-2"/>
          <w:sz w:val="32"/>
          <w:rtl/>
        </w:rPr>
        <w:t>,</w:t>
      </w:r>
    </w:p>
    <w:p w14:paraId="4D751730" w14:textId="0DAFAD7E" w:rsidR="00AB7D20" w:rsidRDefault="00AB7D20" w:rsidP="00B23AF3">
      <w:pPr>
        <w:rPr>
          <w:rFonts w:ascii="Fb Fontext" w:hAnsi="Fb Fontext"/>
          <w:rtl/>
        </w:rPr>
      </w:pPr>
      <w:r w:rsidRPr="00B23AF3">
        <w:rPr>
          <w:rStyle w:val="affffe"/>
          <w:rFonts w:hint="cs"/>
          <w:rtl/>
        </w:rPr>
        <w:t>ולמ</w:t>
      </w:r>
      <w:r w:rsidRPr="00B23AF3">
        <w:rPr>
          <w:rStyle w:val="affffe"/>
          <w:rtl/>
        </w:rPr>
        <w:t>"</w:t>
      </w:r>
      <w:r w:rsidRPr="00B23AF3">
        <w:rPr>
          <w:rStyle w:val="affffe"/>
          <w:rFonts w:hint="cs"/>
          <w:rtl/>
        </w:rPr>
        <w:t>ד מעש</w:t>
      </w:r>
      <w:r w:rsidRPr="00B23AF3">
        <w:rPr>
          <w:rStyle w:val="affffe"/>
          <w:rtl/>
        </w:rPr>
        <w:t>"</w:t>
      </w:r>
      <w:r w:rsidRPr="00B23AF3">
        <w:rPr>
          <w:rStyle w:val="affffe"/>
          <w:rFonts w:hint="cs"/>
          <w:rtl/>
        </w:rPr>
        <w:t xml:space="preserve">ר </w:t>
      </w:r>
      <w:r w:rsidRPr="00B23AF3">
        <w:rPr>
          <w:rStyle w:val="affffe"/>
          <w:rtl/>
        </w:rPr>
        <w:t xml:space="preserve">מותר לזרים </w:t>
      </w:r>
      <w:r w:rsidR="00B23AF3">
        <w:rPr>
          <w:rFonts w:ascii="Fb Fontext" w:hAnsi="Fb Fontext" w:hint="cs"/>
          <w:sz w:val="32"/>
          <w:rtl/>
        </w:rPr>
        <w:t>רק להאכילם אחר שחלקו,</w:t>
      </w:r>
      <w:r w:rsidR="00B23AF3">
        <w:rPr>
          <w:rStyle w:val="afffff0"/>
          <w:rFonts w:hint="cs"/>
          <w:rtl/>
        </w:rPr>
        <w:t xml:space="preserve"> </w:t>
      </w:r>
      <w:r w:rsidR="00B23AF3" w:rsidRPr="00B23AF3">
        <w:rPr>
          <w:rStyle w:val="afffff0"/>
          <w:rFonts w:hint="cs"/>
          <w:rtl/>
        </w:rPr>
        <w:t>ולא בתורת חלוקה</w:t>
      </w:r>
      <w:r w:rsidR="00B23AF3">
        <w:rPr>
          <w:rStyle w:val="afffff0"/>
          <w:rFonts w:hint="cs"/>
          <w:rtl/>
        </w:rPr>
        <w:t>,</w:t>
      </w:r>
      <w:r w:rsidR="00B23AF3">
        <w:rPr>
          <w:rFonts w:ascii="Fb Fontext" w:hAnsi="Fb Fontext" w:cs="Guttman Vilna" w:hint="cs"/>
          <w:b/>
          <w:bCs/>
          <w:sz w:val="32"/>
          <w:rtl/>
        </w:rPr>
        <w:t xml:space="preserve"> </w:t>
      </w:r>
      <w:r w:rsidRPr="00C35A2C">
        <w:rPr>
          <w:rFonts w:ascii="Fb Fontext" w:hAnsi="Fb Fontext" w:hint="cs"/>
          <w:rtl/>
        </w:rPr>
        <w:t>ואם נתנו בהכרח שהוא כהן כשר</w:t>
      </w:r>
      <w:r w:rsidR="00502266">
        <w:rPr>
          <w:rFonts w:ascii="Fb Fontext" w:hAnsi="Fb Fontext" w:hint="cs"/>
          <w:rtl/>
        </w:rPr>
        <w:t>,</w:t>
      </w:r>
    </w:p>
    <w:p w14:paraId="20076561" w14:textId="45110DB1" w:rsidR="00AB7D20" w:rsidRPr="006D5126" w:rsidRDefault="00AB7D20" w:rsidP="00F1680A">
      <w:pPr>
        <w:pStyle w:val="affffb"/>
        <w:rPr>
          <w:spacing w:val="0"/>
          <w:rtl/>
        </w:rPr>
      </w:pPr>
      <w:bookmarkStart w:id="189" w:name="_Toc119352974"/>
      <w:r w:rsidRPr="006D5126">
        <w:rPr>
          <w:spacing w:val="0"/>
          <w:rtl/>
        </w:rPr>
        <w:t>והחולק בבית דין - אינה חזקה.</w:t>
      </w:r>
      <w:bookmarkEnd w:id="189"/>
    </w:p>
    <w:p w14:paraId="56C90504" w14:textId="78BD21A6" w:rsidR="00AB7D20" w:rsidRPr="00C35A2C" w:rsidRDefault="00AB7D20" w:rsidP="00AB7D20">
      <w:pPr>
        <w:rPr>
          <w:rFonts w:ascii="Fb Fontext" w:hAnsi="Fb Fontext"/>
          <w:rtl/>
        </w:rPr>
      </w:pPr>
      <w:r w:rsidRPr="00B23AF3">
        <w:rPr>
          <w:rStyle w:val="affffe"/>
          <w:rFonts w:hint="cs"/>
          <w:rtl/>
        </w:rPr>
        <w:t>ה</w:t>
      </w:r>
      <w:r w:rsidRPr="00B23AF3">
        <w:rPr>
          <w:rStyle w:val="affffe"/>
          <w:rtl/>
        </w:rPr>
        <w:t>"</w:t>
      </w:r>
      <w:r w:rsidRPr="00B23AF3">
        <w:rPr>
          <w:rStyle w:val="affffe"/>
          <w:rFonts w:hint="cs"/>
          <w:rtl/>
        </w:rPr>
        <w:t>ק</w:t>
      </w:r>
      <w:r w:rsidRPr="00B23AF3">
        <w:rPr>
          <w:rStyle w:val="affffe"/>
          <w:rtl/>
        </w:rPr>
        <w:t xml:space="preserve">: </w:t>
      </w:r>
      <w:r w:rsidRPr="00C35A2C">
        <w:rPr>
          <w:rFonts w:ascii="Fb Fontext" w:hAnsi="Fb Fontext"/>
          <w:rtl/>
        </w:rPr>
        <w:t>החולק תרומה בנכסי אביו עם אחיו ב</w:t>
      </w:r>
      <w:r w:rsidR="00B23AF3">
        <w:rPr>
          <w:rFonts w:ascii="Fb Fontext" w:hAnsi="Fb Fontext" w:hint="cs"/>
          <w:rtl/>
        </w:rPr>
        <w:t>ב"ד</w:t>
      </w:r>
      <w:r w:rsidRPr="00C35A2C">
        <w:rPr>
          <w:rFonts w:ascii="Fb Fontext" w:hAnsi="Fb Fontext"/>
          <w:rtl/>
        </w:rPr>
        <w:t xml:space="preserve"> - אינה חזקה.</w:t>
      </w:r>
    </w:p>
    <w:p w14:paraId="372AF08E" w14:textId="0DF6EDA7" w:rsidR="00AB7D20" w:rsidRDefault="00AB7D20" w:rsidP="006434FE">
      <w:pPr>
        <w:rPr>
          <w:rtl/>
        </w:rPr>
      </w:pPr>
      <w:r w:rsidRPr="00B23AF3">
        <w:rPr>
          <w:rStyle w:val="affffe"/>
          <w:rFonts w:hint="cs"/>
          <w:rtl/>
        </w:rPr>
        <w:t>וקמ</w:t>
      </w:r>
      <w:r w:rsidRPr="00B23AF3">
        <w:rPr>
          <w:rStyle w:val="affffe"/>
          <w:rtl/>
        </w:rPr>
        <w:t>"</w:t>
      </w:r>
      <w:r w:rsidRPr="00B23AF3">
        <w:rPr>
          <w:rStyle w:val="affffe"/>
          <w:rFonts w:hint="cs"/>
          <w:rtl/>
        </w:rPr>
        <w:t xml:space="preserve">ל </w:t>
      </w:r>
      <w:r w:rsidRPr="00C35A2C">
        <w:rPr>
          <w:rFonts w:ascii="Fb Fontext" w:hAnsi="Fb Fontext" w:hint="cs"/>
          <w:rtl/>
        </w:rPr>
        <w:t xml:space="preserve">דלא לימא </w:t>
      </w:r>
      <w:r w:rsidR="00B23AF3">
        <w:rPr>
          <w:rFonts w:ascii="Fb Fontext" w:hAnsi="Fb Fontext" w:hint="cs"/>
          <w:rtl/>
        </w:rPr>
        <w:t>ה</w:t>
      </w:r>
      <w:r w:rsidR="002B7BCC">
        <w:rPr>
          <w:rFonts w:ascii="Fb Fontext" w:hAnsi="Fb Fontext"/>
          <w:rtl/>
        </w:rPr>
        <w:t>"</w:t>
      </w:r>
      <w:r w:rsidR="00B23AF3">
        <w:rPr>
          <w:rFonts w:ascii="Fb Fontext" w:hAnsi="Fb Fontext" w:hint="cs"/>
          <w:rtl/>
        </w:rPr>
        <w:t>נ</w:t>
      </w:r>
      <w:r w:rsidRPr="00C35A2C">
        <w:rPr>
          <w:rFonts w:ascii="Fb Fontext" w:hAnsi="Fb Fontext" w:hint="cs"/>
          <w:rtl/>
        </w:rPr>
        <w:t xml:space="preserve"> לאכילה אלא הני לאכילה והני </w:t>
      </w:r>
      <w:r w:rsidR="00B23AF3">
        <w:rPr>
          <w:rFonts w:ascii="Fb Fontext" w:hAnsi="Fb Fontext" w:hint="cs"/>
          <w:rtl/>
        </w:rPr>
        <w:t>למכירה</w:t>
      </w:r>
      <w:r w:rsidR="006434FE">
        <w:rPr>
          <w:rFonts w:ascii="Fb Fontext" w:hAnsi="Fb Fontext" w:hint="cs"/>
          <w:rtl/>
        </w:rPr>
        <w:t>.</w:t>
      </w:r>
    </w:p>
    <w:p w14:paraId="055B473D" w14:textId="77777777" w:rsidR="00AB7D20" w:rsidRPr="00C35A2C" w:rsidRDefault="00AB7D20" w:rsidP="00E26091">
      <w:pPr>
        <w:pStyle w:val="afff"/>
        <w:framePr w:wrap="around"/>
        <w:rPr>
          <w:rtl/>
        </w:rPr>
      </w:pPr>
      <w:bookmarkStart w:id="190" w:name="_Toc119352975"/>
      <w:r w:rsidRPr="00C35A2C">
        <w:rPr>
          <w:rFonts w:hint="cs"/>
          <w:rtl/>
        </w:rPr>
        <w:t>כו:</w:t>
      </w:r>
      <w:bookmarkEnd w:id="190"/>
    </w:p>
    <w:p w14:paraId="19C8A5DC" w14:textId="58B1851E" w:rsidR="00AB7D20" w:rsidRPr="00B23AF3" w:rsidRDefault="00AB7D20" w:rsidP="00B23AF3">
      <w:pPr>
        <w:pStyle w:val="afffd"/>
        <w:rPr>
          <w:rtl/>
        </w:rPr>
      </w:pPr>
      <w:ins w:id="9830" w:author="מספור קטעי משנה" w:date="2026-10-06T06:45:30Z">
        <w:r>
          <w:rPr>
            <w:rStyle w:val="MisparKeta"/>
          </w:rPr>
          <w:t xml:space="preserve">א. </w:t>
        </w:r>
      </w:ins>
      <w:bookmarkStart w:id="191" w:name="_Toc119352976"/>
      <w:r w:rsidRPr="00B23AF3">
        <w:rPr>
          <w:rtl/>
        </w:rPr>
        <w:t>רבי יהודה: אין מעלין לכהונה על פי עד אחד וכו'.</w:t>
      </w:r>
      <w:bookmarkEnd w:id="191"/>
    </w:p>
    <w:p w14:paraId="418FB353" w14:textId="0284A8C5" w:rsidR="00AB7D20" w:rsidRPr="00C35A2C" w:rsidRDefault="00AB7D20" w:rsidP="00AB7D20">
      <w:pPr>
        <w:rPr>
          <w:rFonts w:ascii="Fb Fontext" w:hAnsi="Fb Fontext"/>
          <w:rtl/>
        </w:rPr>
      </w:pPr>
      <w:r>
        <w:rPr>
          <w:rStyle w:val="affffe"/>
          <w:rFonts w:ascii="Fb Fontext" w:hAnsi="Fb Fontext"/>
          <w:rtl/>
          <w:rPrChange w:id="9064" w:author="מנוע אמוראים" w:date="2026-10-05T16:41:40Z">
            <w:rPr>
              <w:rFonts w:ascii="Fb Fontext" w:hAnsi="Fb Fontext"/>
              <w:rtl/>
            </w:rPr>
          </w:rPrChange>
        </w:rPr>
        <w:t xml:space="preserve">רשב"ג</w:t>
      </w:r>
      <w:r>
        <w:rPr>
          <w:rFonts w:ascii="Fb Fontext" w:hAnsi="Fb Fontext"/>
          <w:rtl/>
        </w:rPr>
        <w:t xml:space="preserve"> היינו </w:t>
      </w:r>
      <w:r>
        <w:rPr>
          <w:rStyle w:val="affffe"/>
          <w:rFonts w:ascii="Fb Fontext" w:hAnsi="Fb Fontext"/>
          <w:rtl/>
          <w:rPrChange w:id="9065" w:author="מנוע אמוראים" w:date="2026-10-05T16:41:40Z">
            <w:rPr>
              <w:rFonts w:ascii="Fb Fontext" w:hAnsi="Fb Fontext"/>
              <w:rtl/>
            </w:rPr>
          </w:rPrChange>
        </w:rPr>
        <w:t xml:space="preserve">ר</w:t>
      </w:r>
      <w:r>
        <w:rPr>
          <w:rStyle w:val="affffe"/>
          <w:rFonts w:ascii="Fb Fontext" w:hAnsi="Fb Fontext" w:hint="cs"/>
          <w:rtl/>
          <w:rPrChange w:id="9066" w:author="מנוע אמוראים" w:date="2026-10-05T16:41:40Z">
            <w:rPr>
              <w:rFonts w:ascii="Fb Fontext" w:hAnsi="Fb Fontext" w:hint="cs"/>
              <w:rtl/>
            </w:rPr>
          </w:rPrChange>
        </w:rPr>
        <w:t xml:space="preserve">"א</w:t>
      </w:r>
      <w:r w:rsidRPr="00C35A2C">
        <w:rPr>
          <w:rFonts w:ascii="Fb Fontext" w:hAnsi="Fb Fontext" w:hint="cs"/>
          <w:rtl/>
        </w:rPr>
        <w:t xml:space="preserve"> ?</w:t>
      </w:r>
    </w:p>
    <w:p w14:paraId="40DF5F27" w14:textId="6E45CE8C" w:rsidR="00AB7D20" w:rsidRPr="00D3166A" w:rsidRDefault="00B23AF3" w:rsidP="00AB7D20">
      <w:pPr>
        <w:rPr>
          <w:rFonts w:ascii="Fb Fontext" w:hAnsi="Fb Fontext"/>
          <w:spacing w:val="-6"/>
          <w:rtl/>
        </w:rPr>
      </w:pPr>
      <w:r w:rsidRPr="00D3166A">
        <w:rPr>
          <w:rStyle w:val="affffe"/>
          <w:rFonts w:hint="cs"/>
          <w:spacing w:val="-6"/>
          <w:rtl/>
        </w:rPr>
        <w:t>וא</w:t>
      </w:r>
      <w:r w:rsidR="002B7BCC" w:rsidRPr="00D3166A">
        <w:rPr>
          <w:rStyle w:val="affffe"/>
          <w:spacing w:val="-6"/>
          <w:rtl/>
        </w:rPr>
        <w:t>"</w:t>
      </w:r>
      <w:r w:rsidRPr="00D3166A">
        <w:rPr>
          <w:rStyle w:val="affffe"/>
          <w:rFonts w:hint="cs"/>
          <w:spacing w:val="-6"/>
          <w:rtl/>
        </w:rPr>
        <w:t>ל:</w:t>
      </w:r>
      <w:r w:rsidR="00AB7D20" w:rsidRPr="00D3166A">
        <w:rPr>
          <w:rStyle w:val="affffe"/>
          <w:rFonts w:hint="cs"/>
          <w:spacing w:val="-6"/>
          <w:rtl/>
        </w:rPr>
        <w:t xml:space="preserve"> ד</w:t>
      </w:r>
      <w:r w:rsidRPr="00D3166A">
        <w:rPr>
          <w:rStyle w:val="affffe"/>
          <w:rFonts w:hint="cs"/>
          <w:spacing w:val="-6"/>
          <w:rtl/>
        </w:rPr>
        <w:t>ל</w:t>
      </w:r>
      <w:r w:rsidR="00AB7D20" w:rsidRPr="00D3166A">
        <w:rPr>
          <w:rStyle w:val="affffe"/>
          <w:rFonts w:hint="cs"/>
          <w:spacing w:val="-6"/>
          <w:rtl/>
        </w:rPr>
        <w:t>ר</w:t>
      </w:r>
      <w:r w:rsidR="00AB7D20" w:rsidRPr="00D3166A">
        <w:rPr>
          <w:rStyle w:val="affffe"/>
          <w:spacing w:val="-6"/>
          <w:rtl/>
        </w:rPr>
        <w:t>"</w:t>
      </w:r>
      <w:r w:rsidR="00AB7D20" w:rsidRPr="00D3166A">
        <w:rPr>
          <w:rStyle w:val="affffe"/>
          <w:rFonts w:hint="cs"/>
          <w:spacing w:val="-6"/>
          <w:rtl/>
        </w:rPr>
        <w:t>א</w:t>
      </w:r>
      <w:r w:rsidR="00AB7D20" w:rsidRPr="00D3166A">
        <w:rPr>
          <w:rFonts w:ascii="Fb Fontext" w:hAnsi="Fb Fontext" w:hint="cs"/>
          <w:spacing w:val="-6"/>
          <w:rtl/>
        </w:rPr>
        <w:t xml:space="preserve"> א</w:t>
      </w:r>
      <w:r w:rsidRPr="00D3166A">
        <w:rPr>
          <w:rFonts w:ascii="Fb Fontext" w:hAnsi="Fb Fontext" w:hint="cs"/>
          <w:spacing w:val="-6"/>
          <w:rtl/>
        </w:rPr>
        <w:t>ף</w:t>
      </w:r>
      <w:r w:rsidR="00AB7D20" w:rsidRPr="00D3166A">
        <w:rPr>
          <w:rFonts w:ascii="Fb Fontext" w:hAnsi="Fb Fontext" w:hint="cs"/>
          <w:spacing w:val="-6"/>
          <w:rtl/>
        </w:rPr>
        <w:t xml:space="preserve"> בערער אחד אין מעלין, </w:t>
      </w:r>
      <w:r w:rsidR="00AB7D20" w:rsidRPr="00D3166A">
        <w:rPr>
          <w:rStyle w:val="affffe"/>
          <w:rFonts w:hint="cs"/>
          <w:spacing w:val="-6"/>
          <w:rtl/>
        </w:rPr>
        <w:t>דרי</w:t>
      </w:r>
      <w:r w:rsidR="00AB7D20" w:rsidRPr="00D3166A">
        <w:rPr>
          <w:rStyle w:val="affffe"/>
          <w:spacing w:val="-6"/>
          <w:rtl/>
        </w:rPr>
        <w:t>"</w:t>
      </w:r>
      <w:r w:rsidR="00AB7D20" w:rsidRPr="00D3166A">
        <w:rPr>
          <w:rStyle w:val="affffe"/>
          <w:rFonts w:hint="cs"/>
          <w:spacing w:val="-6"/>
          <w:rtl/>
        </w:rPr>
        <w:t xml:space="preserve">ו </w:t>
      </w:r>
      <w:r w:rsidR="00AB7D20" w:rsidRPr="00D3166A">
        <w:rPr>
          <w:rFonts w:ascii="Fb Fontext" w:hAnsi="Fb Fontext" w:hint="cs"/>
          <w:spacing w:val="-6"/>
          <w:rtl/>
        </w:rPr>
        <w:t>אין ערער פחות משנים.</w:t>
      </w:r>
    </w:p>
    <w:p w14:paraId="5419F40D" w14:textId="7FCA41E3" w:rsidR="00616DF1" w:rsidRDefault="00AB7D20" w:rsidP="00616DF1">
      <w:pPr>
        <w:rPr>
          <w:rStyle w:val="affffe"/>
          <w:rtl/>
        </w:rPr>
      </w:pPr>
      <w:r w:rsidRPr="00224771">
        <w:rPr>
          <w:rFonts w:cs="PFT_Frank"/>
          <w:b/>
          <w:bCs/>
          <w:szCs w:val="14"/>
          <w:rtl/>
        </w:rPr>
        <w:t>אלא</w:t>
      </w:r>
      <w:r w:rsidR="00FD1F0A" w:rsidRPr="00224771">
        <w:rPr>
          <w:rFonts w:cs="PFT_Frank" w:hint="cs"/>
          <w:b/>
          <w:bCs/>
          <w:szCs w:val="14"/>
          <w:rtl/>
        </w:rPr>
        <w:t xml:space="preserve"> </w:t>
      </w:r>
      <w:r w:rsidRPr="00C35A2C">
        <w:rPr>
          <w:rFonts w:ascii="Fb Fontext" w:hAnsi="Fb Fontext" w:hint="cs"/>
          <w:rtl/>
        </w:rPr>
        <w:t>דמוחזק באביו שכהן</w:t>
      </w:r>
      <w:r w:rsidR="00B23AF3">
        <w:rPr>
          <w:rFonts w:ascii="Fb Fontext" w:hAnsi="Fb Fontext" w:hint="cs"/>
          <w:rtl/>
        </w:rPr>
        <w:t>,</w:t>
      </w:r>
      <w:r w:rsidRPr="00C35A2C">
        <w:rPr>
          <w:rFonts w:ascii="Fb Fontext" w:hAnsi="Fb Fontext" w:hint="cs"/>
          <w:rtl/>
        </w:rPr>
        <w:t xml:space="preserve"> ויצא קול שהוא ב</w:t>
      </w:r>
      <w:r w:rsidR="002B7BCC">
        <w:rPr>
          <w:rFonts w:ascii="Fb Fontext" w:hAnsi="Fb Fontext"/>
          <w:rtl/>
        </w:rPr>
        <w:t>"</w:t>
      </w:r>
      <w:r w:rsidR="00B23AF3">
        <w:rPr>
          <w:rFonts w:ascii="Fb Fontext" w:hAnsi="Fb Fontext" w:hint="cs"/>
          <w:rtl/>
        </w:rPr>
        <w:t>ג וב</w:t>
      </w:r>
      <w:r w:rsidR="002B7BCC">
        <w:rPr>
          <w:rFonts w:ascii="Fb Fontext" w:hAnsi="Fb Fontext"/>
          <w:rtl/>
        </w:rPr>
        <w:t>"</w:t>
      </w:r>
      <w:r w:rsidR="00B23AF3">
        <w:rPr>
          <w:rFonts w:ascii="Fb Fontext" w:hAnsi="Fb Fontext" w:hint="cs"/>
          <w:rtl/>
        </w:rPr>
        <w:t>ח והורדנוהו, ובא ע</w:t>
      </w:r>
      <w:r w:rsidR="002B7BCC">
        <w:rPr>
          <w:rFonts w:ascii="Fb Fontext" w:hAnsi="Fb Fontext"/>
          <w:rtl/>
        </w:rPr>
        <w:t>"</w:t>
      </w:r>
      <w:r w:rsidR="00B23AF3">
        <w:rPr>
          <w:rFonts w:ascii="Fb Fontext" w:hAnsi="Fb Fontext" w:hint="cs"/>
          <w:rtl/>
        </w:rPr>
        <w:t>א שכהן הוא, והעלוהו, ובאו ב' והעידו שב</w:t>
      </w:r>
      <w:r w:rsidR="002B7BCC">
        <w:rPr>
          <w:rFonts w:ascii="Fb Fontext" w:hAnsi="Fb Fontext"/>
          <w:rtl/>
        </w:rPr>
        <w:t>"</w:t>
      </w:r>
      <w:r w:rsidR="00B23AF3">
        <w:rPr>
          <w:rFonts w:ascii="Fb Fontext" w:hAnsi="Fb Fontext" w:hint="cs"/>
          <w:rtl/>
        </w:rPr>
        <w:t>ג וב</w:t>
      </w:r>
      <w:r w:rsidR="002B7BCC">
        <w:rPr>
          <w:rFonts w:ascii="Fb Fontext" w:hAnsi="Fb Fontext"/>
          <w:rtl/>
        </w:rPr>
        <w:t>"</w:t>
      </w:r>
      <w:r w:rsidR="00B23AF3">
        <w:rPr>
          <w:rFonts w:ascii="Fb Fontext" w:hAnsi="Fb Fontext" w:hint="cs"/>
          <w:rtl/>
        </w:rPr>
        <w:t xml:space="preserve">ח </w:t>
      </w:r>
      <w:r w:rsidRPr="00C35A2C">
        <w:rPr>
          <w:rFonts w:ascii="Fb Fontext" w:hAnsi="Fb Fontext" w:hint="cs"/>
          <w:sz w:val="32"/>
          <w:rtl/>
        </w:rPr>
        <w:t>והורידוהו</w:t>
      </w:r>
      <w:r w:rsidR="00B23AF3">
        <w:rPr>
          <w:rFonts w:ascii="Fb Fontext" w:hAnsi="Fb Fontext" w:hint="cs"/>
          <w:sz w:val="32"/>
          <w:rtl/>
        </w:rPr>
        <w:t>, ובא ע</w:t>
      </w:r>
      <w:r w:rsidR="002B7BCC">
        <w:rPr>
          <w:rFonts w:ascii="Fb Fontext" w:hAnsi="Fb Fontext"/>
          <w:sz w:val="32"/>
          <w:rtl/>
        </w:rPr>
        <w:t>"</w:t>
      </w:r>
      <w:r w:rsidR="00B23AF3">
        <w:rPr>
          <w:rFonts w:ascii="Fb Fontext" w:hAnsi="Fb Fontext" w:hint="cs"/>
          <w:sz w:val="32"/>
          <w:rtl/>
        </w:rPr>
        <w:t xml:space="preserve">א </w:t>
      </w:r>
      <w:r w:rsidRPr="00C35A2C">
        <w:rPr>
          <w:rFonts w:ascii="Fb Fontext" w:hAnsi="Fb Fontext" w:hint="cs"/>
          <w:sz w:val="32"/>
          <w:rtl/>
        </w:rPr>
        <w:t>שהוא כהן</w:t>
      </w:r>
      <w:r w:rsidR="00616DF1">
        <w:rPr>
          <w:rFonts w:ascii="Fb Fontext" w:hAnsi="Fb Fontext" w:hint="cs"/>
          <w:sz w:val="32"/>
          <w:rtl/>
        </w:rPr>
        <w:t>,</w:t>
      </w:r>
    </w:p>
    <w:p w14:paraId="3D8A3315" w14:textId="68ECA6CC" w:rsidR="00E268F4" w:rsidRDefault="00616DF1" w:rsidP="002B7BCC">
      <w:pPr>
        <w:pStyle w:val="afffff"/>
        <w:rPr>
          <w:rStyle w:val="affffe"/>
          <w:rtl/>
        </w:rPr>
      </w:pPr>
      <w:r>
        <w:rPr>
          <w:rStyle w:val="affffe"/>
          <w:rFonts w:hint="cs"/>
          <w:rtl/>
        </w:rPr>
        <w:t>לא ש</w:t>
      </w:r>
      <w:r w:rsidRPr="00616DF1">
        <w:rPr>
          <w:rStyle w:val="affffe"/>
          <w:rFonts w:hint="cs"/>
          <w:rtl/>
        </w:rPr>
        <w:t xml:space="preserve">חלקו </w:t>
      </w:r>
      <w:r w:rsidRPr="00FD1F0A">
        <w:rPr>
          <w:rFonts w:hint="cs"/>
          <w:b/>
          <w:bCs/>
          <w:rtl/>
        </w:rPr>
        <w:t>אי חייש לזילותא</w:t>
      </w:r>
      <w:r w:rsidRPr="00C54C7E">
        <w:rPr>
          <w:rStyle w:val="afffe"/>
          <w:rFonts w:hint="cs"/>
          <w:rtl/>
        </w:rPr>
        <w:t xml:space="preserve"> </w:t>
      </w:r>
      <w:r w:rsidRPr="00616DF1">
        <w:rPr>
          <w:rFonts w:hint="cs"/>
          <w:rtl/>
        </w:rPr>
        <w:t>דב</w:t>
      </w:r>
      <w:r w:rsidR="002B7BCC">
        <w:rPr>
          <w:rtl/>
        </w:rPr>
        <w:t>"</w:t>
      </w:r>
      <w:r w:rsidRPr="00616DF1">
        <w:rPr>
          <w:rFonts w:hint="cs"/>
          <w:rtl/>
        </w:rPr>
        <w:t>ד,</w:t>
      </w:r>
      <w:r>
        <w:rPr>
          <w:rStyle w:val="affffe"/>
          <w:rFonts w:hint="cs"/>
          <w:rtl/>
        </w:rPr>
        <w:t xml:space="preserve"> </w:t>
      </w:r>
      <w:r w:rsidR="00B23AF3" w:rsidRPr="00B23AF3">
        <w:rPr>
          <w:rStyle w:val="affffe"/>
          <w:rFonts w:hint="cs"/>
          <w:rtl/>
        </w:rPr>
        <w:t>ו</w:t>
      </w:r>
      <w:r>
        <w:rPr>
          <w:rStyle w:val="affffe"/>
          <w:rFonts w:hint="cs"/>
          <w:rtl/>
        </w:rPr>
        <w:t>ל</w:t>
      </w:r>
      <w:r w:rsidR="00B23AF3" w:rsidRPr="00B23AF3">
        <w:rPr>
          <w:rStyle w:val="affffe"/>
          <w:rFonts w:hint="cs"/>
          <w:rtl/>
        </w:rPr>
        <w:t>רשב</w:t>
      </w:r>
      <w:r w:rsidR="002B7BCC">
        <w:rPr>
          <w:rStyle w:val="affffe"/>
          <w:rtl/>
        </w:rPr>
        <w:t>"</w:t>
      </w:r>
      <w:r w:rsidR="00B23AF3" w:rsidRPr="00B23AF3">
        <w:rPr>
          <w:rStyle w:val="affffe"/>
          <w:rFonts w:hint="cs"/>
          <w:rtl/>
        </w:rPr>
        <w:t xml:space="preserve">ג </w:t>
      </w:r>
      <w:r w:rsidR="00B23AF3">
        <w:rPr>
          <w:rFonts w:hint="cs"/>
          <w:rtl/>
        </w:rPr>
        <w:t xml:space="preserve">לא חייש דאנו הורדנוהו ואנו נעלהו. </w:t>
      </w:r>
      <w:r>
        <w:rPr>
          <w:rFonts w:hint="cs"/>
          <w:rtl/>
        </w:rPr>
        <w:t>- דא</w:t>
      </w:r>
      <w:r w:rsidR="002B7BCC">
        <w:rPr>
          <w:rtl/>
        </w:rPr>
        <w:t>"</w:t>
      </w:r>
      <w:r>
        <w:rPr>
          <w:rFonts w:hint="cs"/>
          <w:rtl/>
        </w:rPr>
        <w:t xml:space="preserve">ה </w:t>
      </w:r>
      <w:r w:rsidR="00BD4EEB">
        <w:rPr>
          <w:rFonts w:hint="cs"/>
          <w:rtl/>
        </w:rPr>
        <w:t>אף</w:t>
      </w:r>
      <w:r>
        <w:rPr>
          <w:rFonts w:hint="cs"/>
          <w:rtl/>
        </w:rPr>
        <w:t xml:space="preserve"> בתרי ותרי</w:t>
      </w:r>
      <w:r w:rsidR="002B7BCC">
        <w:rPr>
          <w:rFonts w:hint="cs"/>
          <w:rtl/>
        </w:rPr>
        <w:t xml:space="preserve">, </w:t>
      </w:r>
      <w:r w:rsidR="00AB7D20" w:rsidRPr="00616DF1">
        <w:rPr>
          <w:rStyle w:val="affffe"/>
          <w:rFonts w:hint="cs"/>
          <w:rtl/>
        </w:rPr>
        <w:t xml:space="preserve">אלא </w:t>
      </w:r>
      <w:r w:rsidRPr="00616DF1">
        <w:rPr>
          <w:rStyle w:val="affffe"/>
          <w:rFonts w:hint="cs"/>
          <w:rtl/>
        </w:rPr>
        <w:t>חלקו</w:t>
      </w:r>
      <w:r w:rsidR="00AB7D20" w:rsidRPr="00616DF1">
        <w:rPr>
          <w:rStyle w:val="affffe"/>
          <w:rFonts w:hint="cs"/>
          <w:rtl/>
        </w:rPr>
        <w:t xml:space="preserve"> </w:t>
      </w:r>
      <w:r w:rsidR="00AB7D20" w:rsidRPr="00C35A2C">
        <w:rPr>
          <w:rFonts w:ascii="Fb Fontext" w:hAnsi="Fb Fontext" w:hint="cs"/>
          <w:rtl/>
        </w:rPr>
        <w:t>במצטרפין לעדות</w:t>
      </w:r>
      <w:r w:rsidR="00E268F4">
        <w:rPr>
          <w:rFonts w:ascii="Fb Fontext" w:hAnsi="Fb Fontext" w:hint="cs"/>
          <w:rtl/>
        </w:rPr>
        <w:t>,</w:t>
      </w:r>
    </w:p>
    <w:p w14:paraId="3633984B" w14:textId="77777777" w:rsidR="00E268F4" w:rsidRDefault="00616DF1" w:rsidP="002B7BCC">
      <w:pPr>
        <w:pStyle w:val="afffff"/>
        <w:rPr>
          <w:rFonts w:ascii="Fb Fontext" w:hAnsi="Fb Fontext"/>
          <w:rtl/>
        </w:rPr>
      </w:pPr>
      <w:r w:rsidRPr="00616DF1">
        <w:rPr>
          <w:rStyle w:val="affffe"/>
          <w:rFonts w:hint="cs"/>
          <w:rtl/>
        </w:rPr>
        <w:t>לריב</w:t>
      </w:r>
      <w:r w:rsidR="002B7BCC">
        <w:rPr>
          <w:rStyle w:val="affffe"/>
          <w:rtl/>
        </w:rPr>
        <w:t>"</w:t>
      </w:r>
      <w:r w:rsidRPr="00616DF1">
        <w:rPr>
          <w:rStyle w:val="affffe"/>
          <w:rFonts w:hint="cs"/>
          <w:rtl/>
        </w:rPr>
        <w:t xml:space="preserve">ק </w:t>
      </w:r>
      <w:r w:rsidR="00BD4EEB">
        <w:rPr>
          <w:rFonts w:ascii="Fb Fontext" w:hAnsi="Fb Fontext" w:hint="cs"/>
          <w:rtl/>
        </w:rPr>
        <w:t>אף</w:t>
      </w:r>
      <w:r>
        <w:rPr>
          <w:rFonts w:ascii="Fb Fontext" w:hAnsi="Fb Fontext" w:hint="cs"/>
          <w:rtl/>
        </w:rPr>
        <w:t xml:space="preserve"> בראו בזה אחר זה,</w:t>
      </w:r>
      <w:r w:rsidR="002B7BCC">
        <w:rPr>
          <w:rStyle w:val="affffe"/>
          <w:rFonts w:hint="cs"/>
          <w:rtl/>
        </w:rPr>
        <w:t xml:space="preserve"> </w:t>
      </w:r>
      <w:r w:rsidRPr="00616DF1">
        <w:rPr>
          <w:rStyle w:val="affffe"/>
          <w:rFonts w:hint="cs"/>
          <w:rtl/>
        </w:rPr>
        <w:t>ולר</w:t>
      </w:r>
      <w:r w:rsidR="002B7BCC">
        <w:rPr>
          <w:rStyle w:val="affffe"/>
          <w:rtl/>
        </w:rPr>
        <w:t>"</w:t>
      </w:r>
      <w:r w:rsidRPr="00616DF1">
        <w:rPr>
          <w:rStyle w:val="affffe"/>
          <w:rFonts w:hint="cs"/>
          <w:rtl/>
        </w:rPr>
        <w:t>נ</w:t>
      </w:r>
      <w:r>
        <w:rPr>
          <w:rFonts w:ascii="Fb Fontext" w:hAnsi="Fb Fontext" w:hint="cs"/>
          <w:rtl/>
        </w:rPr>
        <w:t xml:space="preserve"> </w:t>
      </w:r>
      <w:r w:rsidR="00BD4EEB">
        <w:rPr>
          <w:rFonts w:ascii="Fb Fontext" w:hAnsi="Fb Fontext" w:hint="cs"/>
          <w:rtl/>
        </w:rPr>
        <w:t>אף</w:t>
      </w:r>
      <w:r>
        <w:rPr>
          <w:rFonts w:ascii="Fb Fontext" w:hAnsi="Fb Fontext" w:hint="cs"/>
          <w:rtl/>
        </w:rPr>
        <w:t xml:space="preserve"> בהגדה בזה אחר זה</w:t>
      </w:r>
      <w:r w:rsidR="00E268F4">
        <w:rPr>
          <w:rFonts w:ascii="Fb Fontext" w:hAnsi="Fb Fontext" w:hint="cs"/>
          <w:rtl/>
        </w:rPr>
        <w:t>,</w:t>
      </w:r>
    </w:p>
    <w:p>
      <w:pPr>
        <w:pStyle w:val="MishnaBatzad"/>
        <w:rPr>
          <w:ins w:id="20388" w:author="קלוד" w:date="2026-10-06T10:09:07Z"/>
        </w:rPr>
      </w:pPr>
      <w:ins w:id="20387" w:author="קלוד" w:date="2026-10-06T10:09:07Z">
        <w:r>
          <w:t xml:space="preserve">משנה ט</w:t>
        </w:r>
      </w:ins>
    </w:p>
    <w:p w14:paraId="79FCAAA6" w14:textId="79D68830" w:rsidR="00AB7D20" w:rsidRPr="00616DF1" w:rsidRDefault="00AB7D20" w:rsidP="00616DF1">
      <w:pPr>
        <w:pStyle w:val="afff5"/>
        <w:rPr>
          <w:rtl/>
        </w:rPr>
      </w:pPr>
      <w:bookmarkStart w:id="192" w:name="_Toc119352977"/>
      <w:r w:rsidRPr="00B172A4">
        <w:rPr>
          <w:rStyle w:val="afffff5"/>
          <w:rtl/>
        </w:rPr>
        <w:t>האשה שנחבשה בידי ע</w:t>
      </w:r>
      <w:r w:rsidR="00616DF1" w:rsidRPr="00B172A4">
        <w:rPr>
          <w:rStyle w:val="afffff5"/>
          <w:rFonts w:hint="cs"/>
          <w:rtl/>
        </w:rPr>
        <w:t>כו</w:t>
      </w:r>
      <w:r w:rsidR="002B7BCC" w:rsidRPr="00B172A4">
        <w:rPr>
          <w:rStyle w:val="afffff5"/>
          <w:rtl/>
        </w:rPr>
        <w:t>"</w:t>
      </w:r>
      <w:r w:rsidR="00616DF1" w:rsidRPr="00B172A4">
        <w:rPr>
          <w:rStyle w:val="afffff5"/>
          <w:rFonts w:hint="cs"/>
          <w:rtl/>
        </w:rPr>
        <w:t>ם</w:t>
      </w:r>
      <w:r w:rsidRPr="00B172A4">
        <w:rPr>
          <w:rStyle w:val="afffff5"/>
          <w:rtl/>
        </w:rPr>
        <w:t>,</w:t>
      </w:r>
      <w:bookmarkEnd w:id="192"/>
      <w:r w:rsidRPr="00616DF1">
        <w:rPr>
          <w:rtl/>
        </w:rPr>
        <w:t xml:space="preserve"> </w:t>
      </w:r>
      <w:r w:rsidRPr="00B172A4">
        <w:rPr>
          <w:rStyle w:val="afffff5"/>
          <w:rtl/>
        </w:rPr>
        <w:t>על ידי ממון</w:t>
      </w:r>
      <w:r w:rsidRPr="00616DF1">
        <w:rPr>
          <w:rtl/>
        </w:rPr>
        <w:t xml:space="preserve"> - מותרת לבעלה,</w:t>
      </w:r>
    </w:p>
    <w:p w14:paraId="6D2BA0C8" w14:textId="68387C20" w:rsidR="00AB7D20" w:rsidRPr="00616DF1" w:rsidRDefault="003E5B69" w:rsidP="003E5B69">
      <w:pPr>
        <w:pStyle w:val="afff5"/>
        <w:rPr>
          <w:rtl/>
        </w:rPr>
      </w:pPr>
      <w:r>
        <w:rPr>
          <w:rFonts w:hint="cs"/>
          <w:rtl/>
        </w:rPr>
        <w:t xml:space="preserve"> </w:t>
      </w:r>
      <w:r>
        <w:rPr>
          <w:rtl/>
        </w:rPr>
        <w:tab/>
      </w:r>
      <w:r>
        <w:rPr>
          <w:rtl/>
        </w:rPr>
        <w:tab/>
      </w:r>
      <w:r>
        <w:rPr>
          <w:rtl/>
        </w:rPr>
        <w:tab/>
      </w:r>
      <w:r>
        <w:rPr>
          <w:rtl/>
        </w:rPr>
        <w:tab/>
      </w:r>
      <w:r>
        <w:rPr>
          <w:rtl/>
        </w:rPr>
        <w:tab/>
      </w:r>
      <w:r>
        <w:rPr>
          <w:rtl/>
        </w:rPr>
        <w:tab/>
      </w:r>
      <w:r>
        <w:rPr>
          <w:rtl/>
        </w:rPr>
        <w:tab/>
      </w:r>
      <w:r>
        <w:rPr>
          <w:rtl/>
        </w:rPr>
        <w:tab/>
      </w:r>
      <w:r>
        <w:rPr>
          <w:rtl/>
        </w:rPr>
        <w:tab/>
      </w:r>
      <w:r>
        <w:rPr>
          <w:rtl/>
        </w:rPr>
        <w:tab/>
      </w:r>
      <w:r>
        <w:rPr>
          <w:rFonts w:hint="cs"/>
          <w:rtl/>
        </w:rPr>
        <w:t xml:space="preserve"> </w:t>
      </w:r>
      <w:bookmarkStart w:id="193" w:name="_Toc119352978"/>
      <w:r w:rsidR="00AB7D20" w:rsidRPr="00B172A4">
        <w:rPr>
          <w:rStyle w:val="afffff5"/>
          <w:rtl/>
        </w:rPr>
        <w:t>על ידי נפשות</w:t>
      </w:r>
      <w:bookmarkEnd w:id="193"/>
      <w:r w:rsidR="00AB7D20" w:rsidRPr="00616DF1">
        <w:rPr>
          <w:rtl/>
        </w:rPr>
        <w:t xml:space="preserve"> - אסורה לבעלה.</w:t>
      </w:r>
    </w:p>
    <w:p w14:paraId="298BB8CB" w14:textId="65E62F4C" w:rsidR="00B172A4" w:rsidRPr="00B172A4" w:rsidRDefault="00B172A4" w:rsidP="00B172A4">
      <w:pPr>
        <w:pStyle w:val="afffd"/>
        <w:rPr>
          <w:rtl/>
        </w:rPr>
      </w:pPr>
      <w:ins w:id="9806" w:author="מספור קטעי משנה" w:date="2026-10-06T10:04:27Z">
        <w:r>
          <w:rPr>
            <w:rStyle w:val="MisparKeta"/>
          </w:rPr>
          <w:t xml:space="preserve">א. </w:t>
        </w:r>
      </w:ins>
      <w:bookmarkStart w:id="194" w:name="_Toc119352979"/>
      <w:r w:rsidRPr="00B172A4">
        <w:rPr>
          <w:rFonts w:hint="cs"/>
          <w:rtl/>
        </w:rPr>
        <w:t xml:space="preserve">ע''י ממון  מותרת לבעלה </w:t>
      </w:r>
      <w:r>
        <w:rPr>
          <w:rFonts w:hint="cs"/>
          <w:rtl/>
        </w:rPr>
        <w:t>[ג]</w:t>
      </w:r>
      <w:bookmarkEnd w:id="194"/>
    </w:p>
    <w:p w14:paraId="06C967EB" w14:textId="6B229A70" w:rsidR="003E5B69" w:rsidRPr="00B172A4" w:rsidRDefault="00AB7D20" w:rsidP="003E5B69">
      <w:pPr>
        <w:rPr>
          <w:rFonts w:ascii="Fb Fontext" w:hAnsi="Fb Fontext"/>
          <w:spacing w:val="-2"/>
          <w:sz w:val="32"/>
          <w:rtl/>
        </w:rPr>
      </w:pPr>
      <w:r w:rsidRPr="00B172A4">
        <w:rPr>
          <w:rStyle w:val="affffe"/>
          <w:rFonts w:hint="cs"/>
          <w:rtl/>
        </w:rPr>
        <w:t>מ</w:t>
      </w:r>
      <w:r w:rsidRPr="00B172A4">
        <w:rPr>
          <w:rStyle w:val="affffe"/>
          <w:rtl/>
        </w:rPr>
        <w:t>רב:</w:t>
      </w:r>
      <w:r w:rsidRPr="00B172A4">
        <w:rPr>
          <w:rFonts w:ascii="Fb Fontext" w:hAnsi="Fb Fontext"/>
          <w:spacing w:val="-2"/>
          <w:sz w:val="32"/>
          <w:rtl/>
        </w:rPr>
        <w:t xml:space="preserve"> </w:t>
      </w:r>
      <w:r w:rsidRPr="00B172A4">
        <w:rPr>
          <w:rFonts w:ascii="Fb Fontext" w:hAnsi="Fb Fontext" w:hint="cs"/>
          <w:spacing w:val="-2"/>
          <w:sz w:val="32"/>
          <w:rtl/>
        </w:rPr>
        <w:t xml:space="preserve">דווקא </w:t>
      </w:r>
      <w:r w:rsidRPr="00B172A4">
        <w:rPr>
          <w:rFonts w:ascii="Fb Fontext" w:hAnsi="Fb Fontext"/>
          <w:spacing w:val="-2"/>
          <w:sz w:val="32"/>
          <w:rtl/>
        </w:rPr>
        <w:t>שיד ישראל תקיפה על ע</w:t>
      </w:r>
      <w:r w:rsidRPr="00B172A4">
        <w:rPr>
          <w:rFonts w:ascii="Fb Fontext" w:hAnsi="Fb Fontext" w:hint="cs"/>
          <w:spacing w:val="-2"/>
          <w:sz w:val="32"/>
          <w:rtl/>
        </w:rPr>
        <w:t>כו</w:t>
      </w:r>
      <w:r w:rsidRPr="00B172A4">
        <w:rPr>
          <w:rFonts w:ascii="Fb Fontext" w:hAnsi="Fb Fontext"/>
          <w:spacing w:val="-2"/>
          <w:sz w:val="32"/>
          <w:rtl/>
        </w:rPr>
        <w:t>"</w:t>
      </w:r>
      <w:r w:rsidRPr="00B172A4">
        <w:rPr>
          <w:rFonts w:ascii="Fb Fontext" w:hAnsi="Fb Fontext" w:hint="cs"/>
          <w:spacing w:val="-2"/>
          <w:sz w:val="32"/>
          <w:rtl/>
        </w:rPr>
        <w:t>ם</w:t>
      </w:r>
      <w:r w:rsidR="003E5B69" w:rsidRPr="00B172A4">
        <w:rPr>
          <w:rFonts w:ascii="Fb Fontext" w:hAnsi="Fb Fontext" w:hint="cs"/>
          <w:spacing w:val="-2"/>
          <w:sz w:val="32"/>
          <w:rtl/>
        </w:rPr>
        <w:t>,</w:t>
      </w:r>
      <w:r w:rsidRPr="00B172A4">
        <w:rPr>
          <w:rFonts w:ascii="Fb Fontext" w:hAnsi="Fb Fontext" w:hint="cs"/>
          <w:spacing w:val="-2"/>
          <w:sz w:val="32"/>
          <w:rtl/>
        </w:rPr>
        <w:t xml:space="preserve"> </w:t>
      </w:r>
      <w:r w:rsidR="003E5B69" w:rsidRPr="00B172A4">
        <w:rPr>
          <w:rStyle w:val="afffff0"/>
          <w:rFonts w:hint="cs"/>
          <w:spacing w:val="-2"/>
          <w:rtl/>
        </w:rPr>
        <w:t xml:space="preserve">וכשלא </w:t>
      </w:r>
      <w:r w:rsidR="00BD4EEB" w:rsidRPr="00B172A4">
        <w:rPr>
          <w:rStyle w:val="afffff0"/>
          <w:rFonts w:hint="cs"/>
          <w:spacing w:val="-2"/>
          <w:rtl/>
        </w:rPr>
        <w:t>אף</w:t>
      </w:r>
      <w:r w:rsidR="003E5B69" w:rsidRPr="00B172A4">
        <w:rPr>
          <w:rStyle w:val="afffff0"/>
          <w:rFonts w:hint="cs"/>
          <w:spacing w:val="-2"/>
          <w:rtl/>
        </w:rPr>
        <w:t xml:space="preserve"> ע</w:t>
      </w:r>
      <w:r w:rsidR="002B7BCC" w:rsidRPr="00B172A4">
        <w:rPr>
          <w:rStyle w:val="afffff0"/>
          <w:spacing w:val="-2"/>
          <w:rtl/>
        </w:rPr>
        <w:t>"</w:t>
      </w:r>
      <w:r w:rsidR="003E5B69" w:rsidRPr="00B172A4">
        <w:rPr>
          <w:rStyle w:val="afffff0"/>
          <w:rFonts w:hint="cs"/>
          <w:spacing w:val="-2"/>
          <w:rtl/>
        </w:rPr>
        <w:t>י ממון אסורה</w:t>
      </w:r>
    </w:p>
    <w:p w14:paraId="4C4AA359" w14:textId="4A7AC92E" w:rsidR="00AB7D20" w:rsidRDefault="003E5B69" w:rsidP="003E5B69">
      <w:pPr>
        <w:rPr>
          <w:rFonts w:ascii="Fb Fontext" w:hAnsi="Fb Fontext"/>
          <w:sz w:val="32"/>
          <w:rtl/>
        </w:rPr>
      </w:pPr>
      <w:r w:rsidRPr="003E5B69">
        <w:rPr>
          <w:rStyle w:val="affffe"/>
          <w:rFonts w:hint="cs"/>
          <w:rtl/>
        </w:rPr>
        <w:t>והך דהעיד רי</w:t>
      </w:r>
      <w:r w:rsidR="002B7BCC">
        <w:rPr>
          <w:rStyle w:val="affffe"/>
          <w:rtl/>
        </w:rPr>
        <w:t>"</w:t>
      </w:r>
      <w:r w:rsidRPr="003E5B69">
        <w:rPr>
          <w:rStyle w:val="affffe"/>
          <w:rFonts w:hint="cs"/>
          <w:rtl/>
        </w:rPr>
        <w:t xml:space="preserve">ה ורזבה'ק </w:t>
      </w:r>
      <w:r w:rsidR="00AB7D20" w:rsidRPr="00C35A2C">
        <w:rPr>
          <w:rFonts w:ascii="Fb Fontext" w:hAnsi="Fb Fontext"/>
          <w:rtl/>
        </w:rPr>
        <w:t>על בת ישראל ש</w:t>
      </w:r>
      <w:r w:rsidR="00AB7D20" w:rsidRPr="00C35A2C">
        <w:rPr>
          <w:rFonts w:ascii="Fb Fontext" w:hAnsi="Fb Fontext" w:hint="cs"/>
          <w:rtl/>
        </w:rPr>
        <w:t xml:space="preserve">נתמשכנה </w:t>
      </w:r>
      <w:r w:rsidR="00AB7D20" w:rsidRPr="00C35A2C">
        <w:rPr>
          <w:rFonts w:ascii="Fb Fontext" w:hAnsi="Fb Fontext"/>
          <w:rtl/>
        </w:rPr>
        <w:t>באשקלון</w:t>
      </w:r>
      <w:r w:rsidR="00AB7D20">
        <w:rPr>
          <w:rFonts w:ascii="Fb Fontext" w:hAnsi="Fb Fontext" w:hint="cs"/>
          <w:rtl/>
        </w:rPr>
        <w:t xml:space="preserve"> </w:t>
      </w:r>
      <w:r w:rsidR="00AB7D20" w:rsidRPr="003E5B69">
        <w:rPr>
          <w:rStyle w:val="afffff0"/>
          <w:rtl/>
        </w:rPr>
        <w:t xml:space="preserve">וריחקוה בני משפחתה, </w:t>
      </w:r>
      <w:r w:rsidR="00AB7D20" w:rsidRPr="00C35A2C">
        <w:rPr>
          <w:rFonts w:ascii="Fb Fontext" w:hAnsi="Fb Fontext"/>
          <w:sz w:val="32"/>
          <w:rtl/>
        </w:rPr>
        <w:t>ועדיה מעידים שלא נסתרה ושלא נטמאה,</w:t>
      </w:r>
    </w:p>
    <w:p w14:paraId="72912CB5" w14:textId="77F2A285" w:rsidR="00AB7D20" w:rsidRPr="00C35A2C" w:rsidRDefault="003E5B69" w:rsidP="003E5B69">
      <w:pPr>
        <w:ind w:firstLine="0"/>
        <w:rPr>
          <w:rFonts w:ascii="Fb Fontext" w:hAnsi="Fb Fontext" w:cs="Guttman Vilna"/>
          <w:b/>
          <w:bCs/>
          <w:sz w:val="32"/>
          <w:rtl/>
        </w:rPr>
      </w:pPr>
      <w:r w:rsidRPr="003E5B69">
        <w:rPr>
          <w:rStyle w:val="affffe"/>
          <w:rFonts w:hint="cs"/>
          <w:rtl/>
        </w:rPr>
        <w:t>וא</w:t>
      </w:r>
      <w:r w:rsidR="002B7BCC">
        <w:rPr>
          <w:rStyle w:val="affffe"/>
          <w:rtl/>
        </w:rPr>
        <w:t>"</w:t>
      </w:r>
      <w:r w:rsidRPr="003E5B69">
        <w:rPr>
          <w:rStyle w:val="affffe"/>
          <w:rFonts w:hint="cs"/>
          <w:rtl/>
        </w:rPr>
        <w:t xml:space="preserve">ל </w:t>
      </w:r>
      <w:r w:rsidR="00AB7D20" w:rsidRPr="003E5B69">
        <w:rPr>
          <w:rStyle w:val="affffe"/>
          <w:rtl/>
        </w:rPr>
        <w:t>חכמים:</w:t>
      </w:r>
      <w:r w:rsidR="00AB7D20" w:rsidRPr="00C35A2C">
        <w:rPr>
          <w:rFonts w:ascii="Fb Fontext" w:hAnsi="Fb Fontext"/>
          <w:sz w:val="32"/>
          <w:rtl/>
        </w:rPr>
        <w:t xml:space="preserve"> אם אתם מאמינים שה</w:t>
      </w:r>
      <w:r w:rsidR="00AB7D20" w:rsidRPr="00C35A2C">
        <w:rPr>
          <w:rFonts w:ascii="Fb Fontext" w:hAnsi="Fb Fontext" w:hint="cs"/>
          <w:sz w:val="32"/>
          <w:rtl/>
        </w:rPr>
        <w:t>תמשכנה</w:t>
      </w:r>
      <w:r w:rsidR="00AB7D20" w:rsidRPr="00C35A2C">
        <w:rPr>
          <w:rFonts w:ascii="Fb Fontext" w:hAnsi="Fb Fontext"/>
          <w:sz w:val="32"/>
          <w:rtl/>
        </w:rPr>
        <w:t xml:space="preserve"> האמינו שלא נסתרה ושלא נטמאה,</w:t>
      </w:r>
      <w:r>
        <w:rPr>
          <w:rFonts w:ascii="Fb Fontext" w:hAnsi="Fb Fontext" w:hint="cs"/>
          <w:sz w:val="32"/>
          <w:rtl/>
        </w:rPr>
        <w:t xml:space="preserve"> </w:t>
      </w:r>
      <w:r w:rsidR="00AB7D20" w:rsidRPr="00C35A2C">
        <w:rPr>
          <w:rFonts w:ascii="Fb Fontext" w:hAnsi="Fb Fontext"/>
          <w:sz w:val="32"/>
          <w:rtl/>
        </w:rPr>
        <w:t>ואם אי אתם מאמינים שלא נסתרה ושלא נטמאה - אל תאמינו ש</w:t>
      </w:r>
      <w:r w:rsidR="00AB7D20" w:rsidRPr="00C35A2C">
        <w:rPr>
          <w:rFonts w:ascii="Fb Fontext" w:hAnsi="Fb Fontext" w:hint="cs"/>
          <w:sz w:val="32"/>
          <w:rtl/>
        </w:rPr>
        <w:t>נתמשכנה.</w:t>
      </w:r>
    </w:p>
    <w:p w14:paraId="466D1AC2" w14:textId="69B74C48" w:rsidR="00AB7D20" w:rsidRPr="00730169" w:rsidRDefault="00AB7D20" w:rsidP="00AB7D20">
      <w:pPr>
        <w:ind w:firstLine="0"/>
        <w:rPr>
          <w:rFonts w:ascii="Fb Fontext" w:hAnsi="Fb Fontext" w:cs="Guttman Vilna"/>
          <w:b/>
          <w:bCs/>
          <w:spacing w:val="-6"/>
          <w:sz w:val="32"/>
          <w:rtl/>
        </w:rPr>
      </w:pPr>
      <w:r w:rsidRPr="00730169">
        <w:rPr>
          <w:rFonts w:ascii="Fb Fontext" w:hAnsi="Fb Fontext" w:hint="cs"/>
          <w:spacing w:val="-6"/>
          <w:sz w:val="32"/>
          <w:rtl/>
        </w:rPr>
        <w:t>והרי אשקלון דיד עכום תקיפה ודווקא בנתמשכנה</w:t>
      </w:r>
      <w:r w:rsidR="003E5B69" w:rsidRPr="00730169">
        <w:rPr>
          <w:rFonts w:ascii="Fb Fontext" w:hAnsi="Fb Fontext" w:hint="cs"/>
          <w:spacing w:val="-6"/>
          <w:sz w:val="32"/>
          <w:rtl/>
        </w:rPr>
        <w:t>,</w:t>
      </w:r>
      <w:r w:rsidRPr="00730169">
        <w:rPr>
          <w:rFonts w:ascii="Fb Fontext" w:hAnsi="Fb Fontext" w:hint="cs"/>
          <w:spacing w:val="-6"/>
          <w:sz w:val="32"/>
          <w:rtl/>
        </w:rPr>
        <w:t xml:space="preserve"> </w:t>
      </w:r>
      <w:r w:rsidR="003E5B69" w:rsidRPr="00730169">
        <w:rPr>
          <w:rFonts w:ascii="Fb Fontext" w:hAnsi="Fb Fontext" w:hint="cs"/>
          <w:spacing w:val="-6"/>
          <w:sz w:val="32"/>
          <w:rtl/>
        </w:rPr>
        <w:t>ולא ב</w:t>
      </w:r>
      <w:r w:rsidRPr="00730169">
        <w:rPr>
          <w:rFonts w:ascii="Fb Fontext" w:hAnsi="Fb Fontext" w:hint="cs"/>
          <w:spacing w:val="-6"/>
          <w:sz w:val="32"/>
          <w:rtl/>
        </w:rPr>
        <w:t>נחבשה</w:t>
      </w:r>
    </w:p>
    <w:p w14:paraId="62A859D1" w14:textId="77777777" w:rsidR="00AB7D20" w:rsidRDefault="00AB7D20" w:rsidP="00AB7D20">
      <w:pPr>
        <w:rPr>
          <w:rFonts w:ascii="Fb Fontext" w:hAnsi="Fb Fontext"/>
          <w:rtl/>
        </w:rPr>
      </w:pPr>
      <w:r w:rsidRPr="00C35A2C">
        <w:rPr>
          <w:rFonts w:ascii="Fb Fontext" w:hAnsi="Fb Fontext" w:hint="cs"/>
          <w:rtl/>
        </w:rPr>
        <w:t xml:space="preserve"> </w:t>
      </w:r>
      <w:r w:rsidRPr="00C35A2C">
        <w:rPr>
          <w:rFonts w:ascii="Fb Fontext" w:hAnsi="Fb Fontext"/>
          <w:rtl/>
        </w:rPr>
        <w:t>–</w:t>
      </w:r>
      <w:r w:rsidRPr="00C35A2C">
        <w:rPr>
          <w:rFonts w:ascii="Fb Fontext" w:hAnsi="Fb Fontext" w:hint="cs"/>
          <w:rtl/>
        </w:rPr>
        <w:t xml:space="preserve">     דה</w:t>
      </w:r>
      <w:r w:rsidRPr="00C35A2C">
        <w:rPr>
          <w:rFonts w:ascii="Fb Fontext" w:hAnsi="Fb Fontext"/>
          <w:rtl/>
        </w:rPr>
        <w:t>"</w:t>
      </w:r>
      <w:r w:rsidRPr="00C35A2C">
        <w:rPr>
          <w:rFonts w:ascii="Fb Fontext" w:hAnsi="Fb Fontext" w:hint="cs"/>
          <w:rtl/>
        </w:rPr>
        <w:t>ה נחבשה ומעשה שהיה כך היה</w:t>
      </w:r>
    </w:p>
    <w:p w14:paraId="6F8AA2DB" w14:textId="77777777" w:rsidR="00AB7D20" w:rsidRPr="00C35A2C" w:rsidRDefault="00AB7D20" w:rsidP="00E26091">
      <w:pPr>
        <w:pStyle w:val="afff"/>
        <w:framePr w:wrap="around"/>
        <w:rPr>
          <w:rtl/>
        </w:rPr>
      </w:pPr>
      <w:bookmarkStart w:id="195" w:name="_Toc119352980"/>
      <w:r w:rsidRPr="00C35A2C">
        <w:rPr>
          <w:rFonts w:hint="cs"/>
          <w:rtl/>
        </w:rPr>
        <w:t>כז.</w:t>
      </w:r>
      <w:bookmarkEnd w:id="195"/>
    </w:p>
    <w:p w14:paraId="34969608" w14:textId="7A2248A2" w:rsidR="00AB7D20" w:rsidRPr="002B7BCC" w:rsidRDefault="00AB7D20" w:rsidP="00AB7D20">
      <w:pPr>
        <w:rPr>
          <w:rFonts w:ascii="Fb Fontext" w:hAnsi="Fb Fontext"/>
          <w:spacing w:val="-4"/>
          <w:rtl/>
        </w:rPr>
      </w:pPr>
      <w:r w:rsidRPr="002B7BCC">
        <w:rPr>
          <w:rStyle w:val="affffe"/>
          <w:rFonts w:hint="cs"/>
          <w:spacing w:val="-4"/>
          <w:rtl/>
        </w:rPr>
        <w:t>ב. א</w:t>
      </w:r>
      <w:r w:rsidRPr="002B7BCC">
        <w:rPr>
          <w:rStyle w:val="affffe"/>
          <w:spacing w:val="-4"/>
          <w:rtl/>
        </w:rPr>
        <w:t>"</w:t>
      </w:r>
      <w:r w:rsidRPr="002B7BCC">
        <w:rPr>
          <w:rStyle w:val="affffe"/>
          <w:rFonts w:hint="cs"/>
          <w:spacing w:val="-4"/>
          <w:rtl/>
        </w:rPr>
        <w:t>ד</w:t>
      </w:r>
      <w:r w:rsidRPr="002B7BCC">
        <w:rPr>
          <w:rStyle w:val="affffe"/>
          <w:spacing w:val="-4"/>
          <w:rtl/>
        </w:rPr>
        <w:t xml:space="preserve">: </w:t>
      </w:r>
      <w:r w:rsidRPr="002B7BCC">
        <w:rPr>
          <w:rStyle w:val="affffe"/>
          <w:rFonts w:hint="cs"/>
          <w:spacing w:val="-4"/>
          <w:rtl/>
        </w:rPr>
        <w:t xml:space="preserve">כך הקשה </w:t>
      </w:r>
      <w:r w:rsidRPr="002B7BCC">
        <w:rPr>
          <w:rFonts w:ascii="Fb Fontext" w:hAnsi="Fb Fontext" w:hint="cs"/>
          <w:spacing w:val="-4"/>
          <w:rtl/>
        </w:rPr>
        <w:t>והרי אשקלון ע</w:t>
      </w:r>
      <w:r w:rsidRPr="002B7BCC">
        <w:rPr>
          <w:rFonts w:ascii="Fb Fontext" w:hAnsi="Fb Fontext"/>
          <w:spacing w:val="-4"/>
          <w:rtl/>
        </w:rPr>
        <w:t>"</w:t>
      </w:r>
      <w:r w:rsidRPr="002B7BCC">
        <w:rPr>
          <w:rFonts w:ascii="Fb Fontext" w:hAnsi="Fb Fontext" w:hint="cs"/>
          <w:spacing w:val="-4"/>
          <w:rtl/>
        </w:rPr>
        <w:t xml:space="preserve">י </w:t>
      </w:r>
      <w:r w:rsidRPr="002B7BCC">
        <w:rPr>
          <w:rFonts w:ascii="Fb Fontext" w:hAnsi="Fb Fontext"/>
          <w:spacing w:val="-4"/>
          <w:rtl/>
        </w:rPr>
        <w:t>ממון ה</w:t>
      </w:r>
      <w:r w:rsidRPr="002B7BCC">
        <w:rPr>
          <w:rFonts w:ascii="Fb Fontext" w:hAnsi="Fb Fontext" w:hint="cs"/>
          <w:spacing w:val="-4"/>
          <w:rtl/>
        </w:rPr>
        <w:t>י</w:t>
      </w:r>
      <w:r w:rsidRPr="002B7BCC">
        <w:rPr>
          <w:rFonts w:ascii="Fb Fontext" w:hAnsi="Fb Fontext"/>
          <w:spacing w:val="-4"/>
          <w:rtl/>
        </w:rPr>
        <w:t>ה, ו</w:t>
      </w:r>
      <w:r w:rsidRPr="002B7BCC">
        <w:rPr>
          <w:rFonts w:ascii="Fb Fontext" w:hAnsi="Fb Fontext" w:hint="cs"/>
          <w:spacing w:val="-4"/>
          <w:rtl/>
        </w:rPr>
        <w:t xml:space="preserve">דווקא </w:t>
      </w:r>
      <w:r w:rsidRPr="002B7BCC">
        <w:rPr>
          <w:rFonts w:ascii="Fb Fontext" w:hAnsi="Fb Fontext"/>
          <w:spacing w:val="-4"/>
          <w:rtl/>
        </w:rPr>
        <w:t>עדים מעידין אותה,</w:t>
      </w:r>
      <w:r w:rsidRPr="002B7BCC">
        <w:rPr>
          <w:rFonts w:ascii="Fb Fontext" w:hAnsi="Fb Fontext" w:hint="cs"/>
          <w:spacing w:val="-4"/>
          <w:rtl/>
        </w:rPr>
        <w:t xml:space="preserve"> ואי לא העידו לא. </w:t>
      </w:r>
      <w:r w:rsidR="003E5B69" w:rsidRPr="002B7BCC">
        <w:rPr>
          <w:rFonts w:ascii="Fb Fontext" w:hAnsi="Fb Fontext" w:hint="cs"/>
          <w:spacing w:val="-4"/>
          <w:rtl/>
        </w:rPr>
        <w:t>ואף בנ</w:t>
      </w:r>
      <w:r w:rsidRPr="002B7BCC">
        <w:rPr>
          <w:rFonts w:ascii="Fb Fontext" w:hAnsi="Fb Fontext"/>
          <w:spacing w:val="-4"/>
          <w:rtl/>
        </w:rPr>
        <w:t>חבשה.</w:t>
      </w:r>
      <w:r w:rsidRPr="002B7BCC">
        <w:rPr>
          <w:rFonts w:ascii="Fb Fontext" w:hAnsi="Fb Fontext" w:hint="cs"/>
          <w:spacing w:val="-4"/>
          <w:rtl/>
        </w:rPr>
        <w:t xml:space="preserve"> </w:t>
      </w:r>
      <w:r w:rsidRPr="002B7BCC">
        <w:rPr>
          <w:rStyle w:val="affffe"/>
          <w:rFonts w:hint="cs"/>
          <w:spacing w:val="-4"/>
          <w:rtl/>
        </w:rPr>
        <w:t xml:space="preserve">ודחי' </w:t>
      </w:r>
      <w:r w:rsidRPr="002B7BCC">
        <w:rPr>
          <w:rFonts w:ascii="Fb Fontext" w:hAnsi="Fb Fontext" w:hint="cs"/>
          <w:spacing w:val="-4"/>
          <w:rtl/>
        </w:rPr>
        <w:t>דשאני נתמשכנה</w:t>
      </w:r>
      <w:r w:rsidR="00502266">
        <w:rPr>
          <w:rFonts w:ascii="Fb Fontext" w:hAnsi="Fb Fontext" w:hint="cs"/>
          <w:spacing w:val="-4"/>
          <w:rtl/>
        </w:rPr>
        <w:t>,</w:t>
      </w:r>
    </w:p>
    <w:p w14:paraId="10068F18" w14:textId="64AE5291" w:rsidR="00AB7D20" w:rsidRPr="002B7BCC" w:rsidRDefault="00AB7D20" w:rsidP="00AB7D20">
      <w:pPr>
        <w:rPr>
          <w:rFonts w:ascii="Fb Fontext" w:hAnsi="Fb Fontext"/>
          <w:spacing w:val="-4"/>
          <w:rtl/>
        </w:rPr>
      </w:pPr>
      <w:r w:rsidRPr="002B7BCC">
        <w:rPr>
          <w:rStyle w:val="affffe"/>
          <w:rFonts w:hint="cs"/>
          <w:spacing w:val="-4"/>
          <w:rtl/>
        </w:rPr>
        <w:t xml:space="preserve">ג. </w:t>
      </w:r>
      <w:r w:rsidRPr="002B7BCC">
        <w:rPr>
          <w:rStyle w:val="affffe"/>
          <w:spacing w:val="-4"/>
          <w:rtl/>
        </w:rPr>
        <w:t xml:space="preserve">רמי </w:t>
      </w:r>
      <w:r w:rsidRPr="002B7BCC">
        <w:rPr>
          <w:rStyle w:val="affffe"/>
          <w:rFonts w:hint="cs"/>
          <w:spacing w:val="-4"/>
          <w:rtl/>
        </w:rPr>
        <w:t>ד</w:t>
      </w:r>
      <w:r w:rsidRPr="002B7BCC">
        <w:rPr>
          <w:rStyle w:val="affffe"/>
          <w:spacing w:val="-4"/>
          <w:rtl/>
        </w:rPr>
        <w:t xml:space="preserve">תנן: </w:t>
      </w:r>
      <w:r w:rsidRPr="002B7BCC">
        <w:rPr>
          <w:rFonts w:ascii="Fb Fontext" w:hAnsi="Fb Fontext"/>
          <w:spacing w:val="-4"/>
          <w:sz w:val="32"/>
          <w:rtl/>
        </w:rPr>
        <w:t>על ידי ממון מותרת לבעלה,</w:t>
      </w:r>
      <w:r w:rsidRPr="002B7BCC">
        <w:rPr>
          <w:rStyle w:val="affffe"/>
          <w:spacing w:val="-4"/>
          <w:rtl/>
        </w:rPr>
        <w:t xml:space="preserve"> ורמינהו: </w:t>
      </w:r>
      <w:r w:rsidRPr="002B7BCC">
        <w:rPr>
          <w:rFonts w:ascii="Fb Fontext" w:hAnsi="Fb Fontext"/>
          <w:spacing w:val="-4"/>
          <w:sz w:val="32"/>
          <w:rtl/>
        </w:rPr>
        <w:t>העיד רבי יוסי כו'.</w:t>
      </w:r>
    </w:p>
    <w:p w14:paraId="5D7245ED" w14:textId="13A91B02" w:rsidR="003E5B69" w:rsidRDefault="00AB7D20" w:rsidP="003E5B69">
      <w:pPr>
        <w:rPr>
          <w:rFonts w:ascii="Fb Fontext" w:hAnsi="Fb Fontext"/>
          <w:rtl/>
        </w:rPr>
      </w:pPr>
      <w:r>
        <w:rPr>
          <w:rFonts w:ascii="Fb Fontext" w:hAnsi="Fb Fontext"/>
          <w:rtl/>
        </w:rPr>
        <w:t xml:space="preserve">והא אשקלון דע"י ממון, </w:t>
      </w:r>
      <w:r w:rsidR="003E5B69">
        <w:rPr>
          <w:rFonts w:ascii="Fb Fontext" w:hAnsi="Fb Fontext" w:hint="cs"/>
          <w:rtl/>
        </w:rPr>
        <w:t>ומשמע דבאין עדים לא</w:t>
      </w:r>
      <w:r w:rsidR="00502266">
        <w:rPr>
          <w:rFonts w:ascii="Fb Fontext" w:hAnsi="Fb Fontext" w:hint="cs"/>
          <w:rtl/>
        </w:rPr>
        <w:t>,</w:t>
      </w:r>
    </w:p>
    <w:p w14:paraId="7ADB7D7E" w14:textId="45E21452" w:rsidR="00AB7D20" w:rsidRPr="00C35A2C" w:rsidRDefault="00AB7D20" w:rsidP="003E5B69">
      <w:pPr>
        <w:rPr>
          <w:rFonts w:ascii="Fb Fontext" w:hAnsi="Fb Fontext" w:cs="Guttman Vilna"/>
          <w:b/>
          <w:bCs/>
          <w:rtl/>
        </w:rPr>
      </w:pPr>
      <w:r w:rsidRPr="003E5B69">
        <w:rPr>
          <w:rStyle w:val="affffe"/>
          <w:rtl/>
        </w:rPr>
        <w:t>ומשני,</w:t>
      </w:r>
      <w:r w:rsidRPr="00C35A2C">
        <w:rPr>
          <w:rFonts w:ascii="Fb Fontext" w:hAnsi="Fb Fontext"/>
          <w:rtl/>
        </w:rPr>
        <w:t xml:space="preserve"> </w:t>
      </w:r>
      <w:r w:rsidRPr="003E5B69">
        <w:rPr>
          <w:rStyle w:val="affffe"/>
          <w:rFonts w:hint="cs"/>
          <w:rtl/>
        </w:rPr>
        <w:t>כרשב</w:t>
      </w:r>
      <w:r w:rsidRPr="003E5B69">
        <w:rPr>
          <w:rStyle w:val="affffe"/>
          <w:rtl/>
        </w:rPr>
        <w:t>"</w:t>
      </w:r>
      <w:r w:rsidRPr="003E5B69">
        <w:rPr>
          <w:rStyle w:val="affffe"/>
          <w:rFonts w:hint="cs"/>
          <w:rtl/>
        </w:rPr>
        <w:t xml:space="preserve">יצ </w:t>
      </w:r>
      <w:r w:rsidRPr="00C35A2C">
        <w:rPr>
          <w:rFonts w:ascii="Fb Fontext" w:hAnsi="Fb Fontext" w:hint="cs"/>
          <w:rtl/>
        </w:rPr>
        <w:t>ד</w:t>
      </w:r>
      <w:r w:rsidRPr="00C35A2C">
        <w:rPr>
          <w:rFonts w:ascii="Fb Fontext" w:hAnsi="Fb Fontext"/>
          <w:rtl/>
        </w:rPr>
        <w:t xml:space="preserve">כאן שיד ישראל תקיפה על </w:t>
      </w:r>
      <w:r w:rsidRPr="00C35A2C">
        <w:rPr>
          <w:rFonts w:ascii="Fb Fontext" w:hAnsi="Fb Fontext" w:hint="cs"/>
          <w:rtl/>
        </w:rPr>
        <w:t>עכו</w:t>
      </w:r>
      <w:r w:rsidRPr="00C35A2C">
        <w:rPr>
          <w:rFonts w:ascii="Fb Fontext" w:hAnsi="Fb Fontext"/>
          <w:rtl/>
        </w:rPr>
        <w:t>"</w:t>
      </w:r>
      <w:r w:rsidRPr="00C35A2C">
        <w:rPr>
          <w:rFonts w:ascii="Fb Fontext" w:hAnsi="Fb Fontext" w:hint="cs"/>
          <w:rtl/>
        </w:rPr>
        <w:t>ם</w:t>
      </w:r>
      <w:r w:rsidRPr="00C35A2C">
        <w:rPr>
          <w:rFonts w:ascii="Fb Fontext" w:hAnsi="Fb Fontext"/>
          <w:rtl/>
        </w:rPr>
        <w:t>, כאן</w:t>
      </w:r>
      <w:r w:rsidR="003E5B69">
        <w:rPr>
          <w:rFonts w:ascii="Fb Fontext" w:hAnsi="Fb Fontext" w:hint="cs"/>
          <w:rtl/>
        </w:rPr>
        <w:t xml:space="preserve"> שלא,</w:t>
      </w:r>
    </w:p>
    <w:p w14:paraId="774F392E" w14:textId="77777777" w:rsidR="00AB7D20" w:rsidRPr="00DB6346" w:rsidRDefault="00AB7D20" w:rsidP="00DB6346">
      <w:pPr>
        <w:pStyle w:val="afffd"/>
        <w:rPr>
          <w:rtl/>
        </w:rPr>
      </w:pPr>
      <w:ins w:id="9832" w:author="מספור קטעי משנה" w:date="2026-10-06T06:45:30Z">
        <w:r>
          <w:rPr>
            <w:rStyle w:val="MisparKeta"/>
          </w:rPr>
          <w:t xml:space="preserve">א. </w:t>
        </w:r>
      </w:ins>
      <w:bookmarkStart w:id="196" w:name="_Toc119352981"/>
      <w:r w:rsidRPr="00DB6346">
        <w:rPr>
          <w:rtl/>
        </w:rPr>
        <w:lastRenderedPageBreak/>
        <w:t>על ידי נפשות - אסורה וכו'.</w:t>
      </w:r>
      <w:bookmarkEnd w:id="196"/>
    </w:p>
    <w:p w14:paraId="35519425" w14:textId="691F01A7" w:rsidR="00AB7D20" w:rsidRPr="00730169" w:rsidRDefault="00AB7D20" w:rsidP="00AB7D20">
      <w:pPr>
        <w:rPr>
          <w:rStyle w:val="afffff0"/>
          <w:spacing w:val="-2"/>
          <w:rtl/>
        </w:rPr>
      </w:pPr>
      <w:r w:rsidRPr="00730169">
        <w:rPr>
          <w:rStyle w:val="affffe"/>
          <w:rtl/>
        </w:rPr>
        <w:t>רב:</w:t>
      </w:r>
      <w:r w:rsidRPr="00730169">
        <w:rPr>
          <w:rFonts w:ascii="Fb Fontext" w:hAnsi="Fb Fontext"/>
          <w:spacing w:val="-2"/>
          <w:sz w:val="32"/>
          <w:rtl/>
        </w:rPr>
        <w:t xml:space="preserve"> כגון נשי גנבי, </w:t>
      </w:r>
      <w:r w:rsidRPr="00730169">
        <w:rPr>
          <w:rStyle w:val="affffe"/>
          <w:rtl/>
        </w:rPr>
        <w:t>ולוי:</w:t>
      </w:r>
      <w:r w:rsidRPr="00730169">
        <w:rPr>
          <w:rFonts w:ascii="Fb Fontext" w:hAnsi="Fb Fontext"/>
          <w:spacing w:val="-2"/>
          <w:sz w:val="32"/>
          <w:rtl/>
        </w:rPr>
        <w:t xml:space="preserve"> כגון אשתו של בן דונאי.</w:t>
      </w:r>
      <w:r w:rsidRPr="00730169">
        <w:rPr>
          <w:rFonts w:ascii="Fb Fontext" w:hAnsi="Fb Fontext" w:hint="cs"/>
          <w:spacing w:val="-2"/>
          <w:sz w:val="32"/>
          <w:rtl/>
        </w:rPr>
        <w:t xml:space="preserve"> </w:t>
      </w:r>
      <w:r w:rsidRPr="00730169">
        <w:rPr>
          <w:rStyle w:val="afffff0"/>
          <w:rFonts w:hint="cs"/>
          <w:spacing w:val="-2"/>
          <w:rtl/>
        </w:rPr>
        <w:t>אבל לא גונבי ממון</w:t>
      </w:r>
    </w:p>
    <w:p w14:paraId="15AD21CA" w14:textId="73CBD312" w:rsidR="00AB7D20" w:rsidRPr="00730169" w:rsidRDefault="00AB7D20" w:rsidP="00AB7D20">
      <w:pPr>
        <w:rPr>
          <w:rFonts w:ascii="Fb Fontext" w:hAnsi="Fb Fontext" w:cs="Guttman Vilna"/>
          <w:b/>
          <w:bCs/>
          <w:spacing w:val="-4"/>
          <w:sz w:val="32"/>
          <w:rtl/>
        </w:rPr>
      </w:pPr>
      <w:r w:rsidRPr="00730169">
        <w:rPr>
          <w:rStyle w:val="affffe"/>
          <w:spacing w:val="-4"/>
          <w:rtl/>
        </w:rPr>
        <w:t>חזקיה:</w:t>
      </w:r>
      <w:r w:rsidRPr="00730169">
        <w:rPr>
          <w:rFonts w:ascii="Fb Fontext" w:hAnsi="Fb Fontext"/>
          <w:spacing w:val="-4"/>
          <w:sz w:val="32"/>
          <w:rtl/>
        </w:rPr>
        <w:t xml:space="preserve"> והוא שנגמר דינן להריגה, </w:t>
      </w:r>
      <w:r w:rsidRPr="00730169">
        <w:rPr>
          <w:rStyle w:val="affffe"/>
          <w:spacing w:val="-4"/>
          <w:rtl/>
        </w:rPr>
        <w:t>ור</w:t>
      </w:r>
      <w:r w:rsidRPr="00730169">
        <w:rPr>
          <w:rStyle w:val="affffe"/>
          <w:rFonts w:hint="cs"/>
          <w:spacing w:val="-4"/>
          <w:rtl/>
        </w:rPr>
        <w:t>י</w:t>
      </w:r>
      <w:r w:rsidRPr="00730169">
        <w:rPr>
          <w:rStyle w:val="affffe"/>
          <w:spacing w:val="-4"/>
          <w:rtl/>
        </w:rPr>
        <w:t>"</w:t>
      </w:r>
      <w:r w:rsidRPr="00730169">
        <w:rPr>
          <w:rStyle w:val="affffe"/>
          <w:rFonts w:hint="cs"/>
          <w:spacing w:val="-4"/>
          <w:rtl/>
        </w:rPr>
        <w:t>ו</w:t>
      </w:r>
      <w:r w:rsidRPr="00730169">
        <w:rPr>
          <w:rStyle w:val="affffe"/>
          <w:spacing w:val="-4"/>
          <w:rtl/>
        </w:rPr>
        <w:t xml:space="preserve">: </w:t>
      </w:r>
      <w:r w:rsidRPr="00730169">
        <w:rPr>
          <w:rFonts w:ascii="Fb Fontext" w:hAnsi="Fb Fontext"/>
          <w:spacing w:val="-4"/>
          <w:sz w:val="32"/>
          <w:rtl/>
        </w:rPr>
        <w:t>א</w:t>
      </w:r>
      <w:r w:rsidR="00B60E9C" w:rsidRPr="00730169">
        <w:rPr>
          <w:rFonts w:ascii="Fb Fontext" w:hAnsi="Fb Fontext" w:hint="cs"/>
          <w:spacing w:val="-4"/>
          <w:sz w:val="32"/>
          <w:rtl/>
        </w:rPr>
        <w:t>ף</w:t>
      </w:r>
      <w:r w:rsidRPr="00730169">
        <w:rPr>
          <w:rFonts w:ascii="Fb Fontext" w:hAnsi="Fb Fontext"/>
          <w:spacing w:val="-4"/>
          <w:sz w:val="32"/>
          <w:rtl/>
        </w:rPr>
        <w:t xml:space="preserve"> שלא נגמר דינן להריגה.</w:t>
      </w:r>
    </w:p>
    <w:p>
      <w:pPr>
        <w:pStyle w:val="MishnaBatzad"/>
        <w:rPr>
          <w:ins w:id="20390" w:author="קלוד" w:date="2026-10-06T10:09:07Z"/>
        </w:rPr>
      </w:pPr>
      <w:ins w:id="20389" w:author="קלוד" w:date="2026-10-06T10:09:07Z">
        <w:r>
          <w:t xml:space="preserve">משנה ט</w:t>
        </w:r>
      </w:ins>
    </w:p>
    <w:p w14:paraId="2757F5BB" w14:textId="77777777" w:rsidR="00AB7D20" w:rsidRPr="00C35A2C" w:rsidRDefault="00AB7D20" w:rsidP="00AB7D20">
      <w:pPr>
        <w:pStyle w:val="afff5"/>
        <w:rPr>
          <w:b/>
          <w:rtl/>
        </w:rPr>
      </w:pPr>
      <w:bookmarkStart w:id="197" w:name="_Toc119352982"/>
      <w:r w:rsidRPr="00B172A4">
        <w:rPr>
          <w:rStyle w:val="afffff5"/>
          <w:rtl/>
        </w:rPr>
        <w:t>עיר שכבשוה כרכום,</w:t>
      </w:r>
      <w:bookmarkEnd w:id="197"/>
      <w:r w:rsidRPr="00C35A2C">
        <w:rPr>
          <w:b/>
          <w:rtl/>
        </w:rPr>
        <w:t xml:space="preserve"> כל כהנות שנמצאו בתוכה - פסולות.</w:t>
      </w:r>
    </w:p>
    <w:p w14:paraId="747AD994" w14:textId="4229BD18" w:rsidR="00AB7D20" w:rsidRPr="00C35A2C" w:rsidRDefault="00AB7D20" w:rsidP="00AB7D20">
      <w:pPr>
        <w:pStyle w:val="afff5"/>
        <w:rPr>
          <w:b/>
          <w:rtl/>
        </w:rPr>
      </w:pPr>
      <w:bookmarkStart w:id="198" w:name="_Toc119352983"/>
      <w:r w:rsidRPr="00B172A4">
        <w:rPr>
          <w:rStyle w:val="afffff5"/>
          <w:rtl/>
        </w:rPr>
        <w:t>ואם יש להן עדים,</w:t>
      </w:r>
      <w:bookmarkEnd w:id="198"/>
      <w:r w:rsidRPr="00C35A2C">
        <w:rPr>
          <w:b/>
          <w:rtl/>
        </w:rPr>
        <w:t xml:space="preserve"> א</w:t>
      </w:r>
      <w:r w:rsidR="00B60E9C">
        <w:rPr>
          <w:rFonts w:hint="cs"/>
          <w:b/>
          <w:rtl/>
        </w:rPr>
        <w:t xml:space="preserve">ף </w:t>
      </w:r>
      <w:r w:rsidRPr="00C35A2C">
        <w:rPr>
          <w:b/>
          <w:rtl/>
        </w:rPr>
        <w:t>עבד א</w:t>
      </w:r>
      <w:r w:rsidR="00B60E9C">
        <w:rPr>
          <w:rFonts w:hint="cs"/>
          <w:b/>
          <w:rtl/>
        </w:rPr>
        <w:t>ו</w:t>
      </w:r>
      <w:r w:rsidRPr="00C35A2C">
        <w:rPr>
          <w:b/>
          <w:rtl/>
        </w:rPr>
        <w:t xml:space="preserve"> שפחה נאמנין.</w:t>
      </w:r>
    </w:p>
    <w:p w14:paraId="27F9EA05" w14:textId="77777777" w:rsidR="00AB7D20" w:rsidRPr="00C35A2C" w:rsidRDefault="00AB7D20" w:rsidP="00AB7D20">
      <w:pPr>
        <w:pStyle w:val="afff5"/>
        <w:rPr>
          <w:b/>
          <w:rtl/>
        </w:rPr>
      </w:pPr>
      <w:r w:rsidRPr="00C35A2C">
        <w:rPr>
          <w:b/>
          <w:rtl/>
        </w:rPr>
        <w:t>ואין נאמן אדם על ידי עצמו.</w:t>
      </w:r>
    </w:p>
    <w:p w14:paraId="42E9424C" w14:textId="74CD75E3" w:rsidR="00B172A4" w:rsidRPr="006D5126" w:rsidRDefault="00AB7D20" w:rsidP="00F1680A">
      <w:pPr>
        <w:pStyle w:val="affffb"/>
        <w:rPr>
          <w:spacing w:val="0"/>
          <w:rtl/>
        </w:rPr>
      </w:pPr>
      <w:bookmarkStart w:id="199" w:name="_Toc119352984"/>
      <w:r w:rsidRPr="006D5126">
        <w:rPr>
          <w:rStyle w:val="affffe"/>
          <w:spacing w:val="0"/>
          <w:rtl/>
        </w:rPr>
        <w:t>ורמינהו:</w:t>
      </w:r>
      <w:r w:rsidRPr="006D5126">
        <w:rPr>
          <w:spacing w:val="0"/>
          <w:rtl/>
        </w:rPr>
        <w:t xml:space="preserve"> בלשת שבאה לעיר, </w:t>
      </w:r>
      <w:r w:rsidR="00B172A4" w:rsidRPr="006D5126">
        <w:rPr>
          <w:rFonts w:hint="cs"/>
          <w:spacing w:val="0"/>
          <w:rtl/>
        </w:rPr>
        <w:t>[ב]</w:t>
      </w:r>
      <w:bookmarkEnd w:id="199"/>
    </w:p>
    <w:p w14:paraId="6AC7FBBE" w14:textId="37F4BC51" w:rsidR="00AB7D20" w:rsidRDefault="00AB7D20" w:rsidP="00AB7D20">
      <w:pPr>
        <w:rPr>
          <w:rFonts w:ascii="Fb Fontext" w:hAnsi="Fb Fontext"/>
          <w:sz w:val="32"/>
          <w:rtl/>
        </w:rPr>
      </w:pPr>
      <w:r w:rsidRPr="00C35A2C">
        <w:rPr>
          <w:rFonts w:ascii="Fb Fontext" w:hAnsi="Fb Fontext"/>
          <w:sz w:val="32"/>
          <w:rtl/>
        </w:rPr>
        <w:t>בשעת שלום חביות פתוחות אסורות, סתומות מותרות,</w:t>
      </w:r>
    </w:p>
    <w:p w14:paraId="15118AB5" w14:textId="086636FD" w:rsidR="00AB7D20" w:rsidRPr="00C54C7E" w:rsidRDefault="00AB7D20" w:rsidP="0058410E">
      <w:pPr>
        <w:rPr>
          <w:rStyle w:val="afffe"/>
          <w:rtl/>
        </w:rPr>
      </w:pPr>
      <w:r w:rsidRPr="00C35A2C">
        <w:rPr>
          <w:rFonts w:ascii="Fb Fontext" w:hAnsi="Fb Fontext"/>
          <w:sz w:val="32"/>
          <w:rtl/>
        </w:rPr>
        <w:t>בשעת מלחמה - אלו ואלו מותרות, לפי שאין פנאי לנסך!</w:t>
      </w:r>
    </w:p>
    <w:p w14:paraId="5D02FDC5" w14:textId="29676508" w:rsidR="00AB7D20" w:rsidRPr="00C54C7E" w:rsidRDefault="00AB7D20" w:rsidP="00AB7D20">
      <w:pPr>
        <w:rPr>
          <w:rStyle w:val="afffe"/>
          <w:rtl/>
        </w:rPr>
      </w:pPr>
      <w:r w:rsidRPr="00B60E9C">
        <w:rPr>
          <w:rStyle w:val="affffe"/>
          <w:rFonts w:hint="cs"/>
          <w:rtl/>
        </w:rPr>
        <w:t xml:space="preserve">א. </w:t>
      </w:r>
      <w:r w:rsidRPr="00B60E9C">
        <w:rPr>
          <w:rStyle w:val="affffe"/>
          <w:rtl/>
        </w:rPr>
        <w:t xml:space="preserve">רב מרי: </w:t>
      </w:r>
      <w:r w:rsidRPr="00C35A2C">
        <w:rPr>
          <w:rFonts w:ascii="Fb Fontext" w:hAnsi="Fb Fontext"/>
          <w:sz w:val="32"/>
          <w:rtl/>
        </w:rPr>
        <w:t>לבעול יש פנאי</w:t>
      </w:r>
      <w:r w:rsidRPr="00B60E9C">
        <w:rPr>
          <w:rStyle w:val="afffff0"/>
          <w:rFonts w:hint="cs"/>
          <w:rtl/>
        </w:rPr>
        <w:t xml:space="preserve"> [-ולהכי במתני' פסולות]</w:t>
      </w:r>
      <w:r w:rsidRPr="00B60E9C">
        <w:rPr>
          <w:rStyle w:val="afffff0"/>
          <w:rtl/>
        </w:rPr>
        <w:t>,</w:t>
      </w:r>
      <w:r w:rsidRPr="00C35A2C">
        <w:rPr>
          <w:rFonts w:ascii="Fb Fontext" w:hAnsi="Fb Fontext"/>
          <w:sz w:val="32"/>
          <w:rtl/>
        </w:rPr>
        <w:t xml:space="preserve"> לנסך אין פנאי.</w:t>
      </w:r>
    </w:p>
    <w:p w14:paraId="56CE5B5C" w14:textId="733035BB" w:rsidR="00AB7D20" w:rsidRPr="00F71179" w:rsidRDefault="00AB7D20" w:rsidP="00AB7D20">
      <w:pPr>
        <w:rPr>
          <w:rFonts w:ascii="Fb Fontext" w:hAnsi="Fb Fontext" w:cs="Guttman Vilna"/>
          <w:b/>
          <w:bCs/>
          <w:spacing w:val="-4"/>
          <w:sz w:val="32"/>
          <w:rtl/>
        </w:rPr>
      </w:pPr>
      <w:r w:rsidRPr="00B60E9C">
        <w:rPr>
          <w:rStyle w:val="affffe"/>
          <w:rFonts w:hint="cs"/>
          <w:rtl/>
        </w:rPr>
        <w:t xml:space="preserve">ב. </w:t>
      </w:r>
      <w:r w:rsidR="00B60E9C">
        <w:rPr>
          <w:rStyle w:val="affffe"/>
          <w:rFonts w:hint="cs"/>
          <w:rtl/>
        </w:rPr>
        <w:t>מ</w:t>
      </w:r>
      <w:r w:rsidRPr="00B60E9C">
        <w:rPr>
          <w:rStyle w:val="affffe"/>
          <w:rtl/>
        </w:rPr>
        <w:t>חזקיה:</w:t>
      </w:r>
      <w:r w:rsidRPr="00F71179">
        <w:rPr>
          <w:rFonts w:ascii="Fb Fontext" w:hAnsi="Fb Fontext"/>
          <w:spacing w:val="-4"/>
          <w:sz w:val="32"/>
          <w:rtl/>
        </w:rPr>
        <w:t xml:space="preserve"> בכרכום של אותה מלכות</w:t>
      </w:r>
      <w:r w:rsidRPr="00B60E9C">
        <w:rPr>
          <w:rStyle w:val="afffff0"/>
          <w:rtl/>
        </w:rPr>
        <w:t xml:space="preserve"> </w:t>
      </w:r>
      <w:r w:rsidRPr="00B60E9C">
        <w:rPr>
          <w:rStyle w:val="afffff0"/>
          <w:rFonts w:hint="cs"/>
          <w:rtl/>
        </w:rPr>
        <w:t>[אין פסולות]</w:t>
      </w:r>
      <w:r w:rsidRPr="00B60E9C">
        <w:rPr>
          <w:rStyle w:val="afffff0"/>
          <w:rtl/>
        </w:rPr>
        <w:t>,</w:t>
      </w:r>
      <w:r w:rsidRPr="00F71179">
        <w:rPr>
          <w:rFonts w:ascii="Fb Fontext" w:hAnsi="Fb Fontext"/>
          <w:spacing w:val="-4"/>
          <w:sz w:val="32"/>
          <w:rtl/>
        </w:rPr>
        <w:t xml:space="preserve"> כאן בכרכום של מלכות אחרת.</w:t>
      </w:r>
    </w:p>
    <w:p w14:paraId="526ED4DE" w14:textId="74100B24" w:rsidR="00AB7D20" w:rsidRDefault="00AB7D20" w:rsidP="002B7BCC">
      <w:pPr>
        <w:rPr>
          <w:rFonts w:ascii="Fb Fontext" w:hAnsi="Fb Fontext"/>
          <w:rtl/>
        </w:rPr>
      </w:pPr>
      <w:r w:rsidRPr="00C35A2C">
        <w:rPr>
          <w:rFonts w:ascii="Fb Fontext" w:hAnsi="Fb Fontext" w:hint="cs"/>
          <w:sz w:val="32"/>
          <w:rtl/>
        </w:rPr>
        <w:t>ב</w:t>
      </w:r>
      <w:r w:rsidRPr="00C35A2C">
        <w:rPr>
          <w:rFonts w:ascii="Fb Fontext" w:hAnsi="Fb Fontext"/>
          <w:sz w:val="32"/>
          <w:rtl/>
        </w:rPr>
        <w:t xml:space="preserve">של אותה מלכות </w:t>
      </w:r>
      <w:r w:rsidRPr="002B7BCC">
        <w:rPr>
          <w:rStyle w:val="affffe"/>
          <w:rFonts w:hint="cs"/>
          <w:rtl/>
        </w:rPr>
        <w:t xml:space="preserve">לא חיישי </w:t>
      </w:r>
      <w:r w:rsidRPr="00C35A2C">
        <w:rPr>
          <w:rFonts w:ascii="Fb Fontext" w:hAnsi="Fb Fontext" w:hint="cs"/>
          <w:sz w:val="32"/>
          <w:rtl/>
        </w:rPr>
        <w:t xml:space="preserve">דאחד עוקר </w:t>
      </w:r>
      <w:r w:rsidRPr="00B60E9C">
        <w:rPr>
          <w:rStyle w:val="affffe"/>
          <w:rFonts w:hint="cs"/>
          <w:rtl/>
        </w:rPr>
        <w:t>כריא</w:t>
      </w:r>
      <w:r w:rsidRPr="00B60E9C">
        <w:rPr>
          <w:rStyle w:val="affffe"/>
          <w:rtl/>
        </w:rPr>
        <w:t>"</w:t>
      </w:r>
      <w:r w:rsidRPr="00B60E9C">
        <w:rPr>
          <w:rStyle w:val="affffe"/>
          <w:rFonts w:hint="cs"/>
          <w:rtl/>
        </w:rPr>
        <w:t xml:space="preserve">ש </w:t>
      </w:r>
      <w:r w:rsidRPr="00C35A2C">
        <w:rPr>
          <w:rFonts w:ascii="Fb Fontext" w:hAnsi="Fb Fontext" w:hint="cs"/>
          <w:sz w:val="32"/>
          <w:rtl/>
        </w:rPr>
        <w:t>ד</w:t>
      </w:r>
      <w:r w:rsidRPr="00C35A2C">
        <w:rPr>
          <w:rFonts w:ascii="Fb Fontext" w:hAnsi="Fb Fontext"/>
          <w:sz w:val="32"/>
          <w:rtl/>
        </w:rPr>
        <w:t>משמרות רואות זו את זו</w:t>
      </w:r>
      <w:r w:rsidRPr="00C35A2C">
        <w:rPr>
          <w:rFonts w:ascii="Fb Fontext" w:hAnsi="Fb Fontext" w:hint="cs"/>
          <w:sz w:val="32"/>
          <w:rtl/>
        </w:rPr>
        <w:t>.</w:t>
      </w:r>
      <w:r w:rsidR="002B7BCC">
        <w:rPr>
          <w:rFonts w:ascii="Fb Fontext" w:hAnsi="Fb Fontext" w:hint="cs"/>
          <w:rtl/>
        </w:rPr>
        <w:t xml:space="preserve"> </w:t>
      </w:r>
      <w:r w:rsidRPr="002B7BCC">
        <w:rPr>
          <w:rStyle w:val="affffe"/>
          <w:rFonts w:hint="cs"/>
          <w:rtl/>
        </w:rPr>
        <w:t xml:space="preserve">ולא חיישי </w:t>
      </w:r>
      <w:r w:rsidRPr="00C35A2C">
        <w:rPr>
          <w:rFonts w:ascii="Fb Fontext" w:hAnsi="Fb Fontext" w:hint="cs"/>
          <w:rtl/>
        </w:rPr>
        <w:t>דישן אחד, דיש רץ במקלות כלבים ואווזים להשגיחם להעירם</w:t>
      </w:r>
      <w:r w:rsidR="002B7BCC">
        <w:rPr>
          <w:rFonts w:ascii="Fb Fontext" w:hAnsi="Fb Fontext" w:hint="cs"/>
          <w:rtl/>
        </w:rPr>
        <w:t>,</w:t>
      </w:r>
    </w:p>
    <w:p w14:paraId="00E928EF" w14:textId="29B39786" w:rsidR="00AB7D20" w:rsidRPr="00F71179" w:rsidRDefault="00AB7D20" w:rsidP="00AB7D20">
      <w:pPr>
        <w:rPr>
          <w:rFonts w:ascii="Fb Fontext" w:hAnsi="Fb Fontext"/>
          <w:spacing w:val="-2"/>
          <w:sz w:val="32"/>
          <w:rtl/>
        </w:rPr>
      </w:pPr>
      <w:r w:rsidRPr="00B60E9C">
        <w:rPr>
          <w:rStyle w:val="affffe"/>
          <w:rFonts w:hint="cs"/>
          <w:rtl/>
        </w:rPr>
        <w:t>ראב</w:t>
      </w:r>
      <w:r w:rsidRPr="00B60E9C">
        <w:rPr>
          <w:rStyle w:val="affffe"/>
          <w:rtl/>
        </w:rPr>
        <w:t>"</w:t>
      </w:r>
      <w:r w:rsidRPr="00B60E9C">
        <w:rPr>
          <w:rStyle w:val="affffe"/>
          <w:rFonts w:hint="cs"/>
          <w:rtl/>
        </w:rPr>
        <w:t>ז</w:t>
      </w:r>
      <w:r w:rsidRPr="00B60E9C">
        <w:rPr>
          <w:rStyle w:val="affffe"/>
          <w:rtl/>
        </w:rPr>
        <w:t xml:space="preserve">: </w:t>
      </w:r>
      <w:r w:rsidR="00B60E9C">
        <w:rPr>
          <w:rStyle w:val="affffe"/>
          <w:rFonts w:hint="cs"/>
          <w:rtl/>
        </w:rPr>
        <w:t>חלקו</w:t>
      </w:r>
      <w:r w:rsidRPr="00B60E9C">
        <w:rPr>
          <w:rStyle w:val="affffe"/>
          <w:rtl/>
        </w:rPr>
        <w:t xml:space="preserve"> ר"</w:t>
      </w:r>
      <w:r w:rsidRPr="00B60E9C">
        <w:rPr>
          <w:rStyle w:val="affffe"/>
          <w:rFonts w:hint="cs"/>
          <w:rtl/>
        </w:rPr>
        <w:t xml:space="preserve">י הנשיא ורבנן </w:t>
      </w:r>
      <w:r w:rsidRPr="00F71179">
        <w:rPr>
          <w:rFonts w:ascii="Fb Fontext" w:hAnsi="Fb Fontext"/>
          <w:spacing w:val="-2"/>
          <w:sz w:val="32"/>
          <w:rtl/>
        </w:rPr>
        <w:t xml:space="preserve">חד </w:t>
      </w:r>
      <w:r w:rsidRPr="00F71179">
        <w:rPr>
          <w:rFonts w:ascii="Fb Fontext" w:hAnsi="Fb Fontext" w:hint="cs"/>
          <w:spacing w:val="-2"/>
          <w:sz w:val="32"/>
          <w:rtl/>
        </w:rPr>
        <w:t>תירץ</w:t>
      </w:r>
      <w:r w:rsidR="00B60E9C">
        <w:rPr>
          <w:rFonts w:ascii="Fb Fontext" w:hAnsi="Fb Fontext" w:hint="cs"/>
          <w:spacing w:val="-2"/>
          <w:sz w:val="32"/>
          <w:rtl/>
        </w:rPr>
        <w:t xml:space="preserve"> </w:t>
      </w:r>
      <w:r w:rsidRPr="00F71179">
        <w:rPr>
          <w:rFonts w:ascii="Fb Fontext" w:hAnsi="Fb Fontext" w:hint="cs"/>
          <w:spacing w:val="-2"/>
          <w:sz w:val="32"/>
          <w:rtl/>
        </w:rPr>
        <w:t xml:space="preserve">דבשל אותה המלכות </w:t>
      </w:r>
      <w:r w:rsidRPr="00B60E9C">
        <w:rPr>
          <w:rStyle w:val="affffe"/>
          <w:rFonts w:hint="cs"/>
          <w:rtl/>
        </w:rPr>
        <w:t xml:space="preserve">וקשיא </w:t>
      </w:r>
      <w:r w:rsidRPr="00F71179">
        <w:rPr>
          <w:rFonts w:ascii="Fb Fontext" w:hAnsi="Fb Fontext" w:hint="cs"/>
          <w:spacing w:val="-2"/>
          <w:sz w:val="32"/>
          <w:rtl/>
        </w:rPr>
        <w:t>כל הני ו</w:t>
      </w:r>
      <w:r w:rsidR="00B60E9C">
        <w:rPr>
          <w:rFonts w:ascii="Fb Fontext" w:hAnsi="Fb Fontext" w:hint="cs"/>
          <w:spacing w:val="-2"/>
          <w:sz w:val="32"/>
          <w:rtl/>
        </w:rPr>
        <w:t>כך</w:t>
      </w:r>
      <w:r w:rsidRPr="00F71179">
        <w:rPr>
          <w:rFonts w:ascii="Fb Fontext" w:hAnsi="Fb Fontext" w:hint="cs"/>
          <w:spacing w:val="-2"/>
          <w:sz w:val="32"/>
          <w:rtl/>
        </w:rPr>
        <w:t xml:space="preserve"> תירץ</w:t>
      </w:r>
      <w:r w:rsidR="00502266">
        <w:rPr>
          <w:rFonts w:ascii="Fb Fontext" w:hAnsi="Fb Fontext" w:hint="cs"/>
          <w:spacing w:val="-2"/>
          <w:sz w:val="32"/>
          <w:rtl/>
        </w:rPr>
        <w:t>,</w:t>
      </w:r>
    </w:p>
    <w:p w14:paraId="63417C9D" w14:textId="76A49DF6" w:rsidR="00AB7D20" w:rsidRPr="006D5126" w:rsidRDefault="00AB7D20" w:rsidP="00F1680A">
      <w:pPr>
        <w:pStyle w:val="affffb"/>
        <w:rPr>
          <w:spacing w:val="0"/>
          <w:rtl/>
        </w:rPr>
      </w:pPr>
      <w:bookmarkStart w:id="200" w:name="_Toc119352985"/>
      <w:r w:rsidRPr="006D5126">
        <w:rPr>
          <w:rStyle w:val="affffe"/>
          <w:rFonts w:hint="cs"/>
          <w:spacing w:val="0"/>
          <w:rtl/>
        </w:rPr>
        <w:t>מרי</w:t>
      </w:r>
      <w:r w:rsidRPr="006D5126">
        <w:rPr>
          <w:rStyle w:val="affffe"/>
          <w:spacing w:val="0"/>
          <w:rtl/>
        </w:rPr>
        <w:t>"</w:t>
      </w:r>
      <w:r w:rsidRPr="006D5126">
        <w:rPr>
          <w:rStyle w:val="affffe"/>
          <w:rFonts w:hint="cs"/>
          <w:spacing w:val="0"/>
          <w:rtl/>
        </w:rPr>
        <w:t>צב</w:t>
      </w:r>
      <w:r w:rsidRPr="006D5126">
        <w:rPr>
          <w:rStyle w:val="affffe"/>
          <w:spacing w:val="0"/>
          <w:rtl/>
        </w:rPr>
        <w:t>"</w:t>
      </w:r>
      <w:r w:rsidRPr="006D5126">
        <w:rPr>
          <w:rStyle w:val="affffe"/>
          <w:rFonts w:hint="cs"/>
          <w:spacing w:val="0"/>
          <w:rtl/>
        </w:rPr>
        <w:t>א</w:t>
      </w:r>
      <w:r w:rsidRPr="006D5126">
        <w:rPr>
          <w:rStyle w:val="affffe"/>
          <w:spacing w:val="0"/>
          <w:rtl/>
        </w:rPr>
        <w:t>:</w:t>
      </w:r>
      <w:r w:rsidRPr="006D5126">
        <w:rPr>
          <w:spacing w:val="0"/>
          <w:rtl/>
        </w:rPr>
        <w:t xml:space="preserve"> אם יש שם מחבואה אחת, מצלת על </w:t>
      </w:r>
      <w:r w:rsidR="00B60E9C" w:rsidRPr="006D5126">
        <w:rPr>
          <w:rFonts w:hint="cs"/>
          <w:spacing w:val="0"/>
          <w:rtl/>
        </w:rPr>
        <w:t xml:space="preserve">כל </w:t>
      </w:r>
      <w:r w:rsidRPr="006D5126">
        <w:rPr>
          <w:spacing w:val="0"/>
          <w:rtl/>
        </w:rPr>
        <w:t>הכהנות</w:t>
      </w:r>
      <w:r w:rsidR="00B60E9C" w:rsidRPr="006D5126">
        <w:rPr>
          <w:rFonts w:hint="cs"/>
          <w:spacing w:val="0"/>
          <w:rtl/>
        </w:rPr>
        <w:t>.</w:t>
      </w:r>
      <w:bookmarkEnd w:id="200"/>
    </w:p>
    <w:p w14:paraId="2D6B5798" w14:textId="262EBB51" w:rsidR="00AB7D20" w:rsidRDefault="00AB7D20" w:rsidP="00B60E9C">
      <w:pPr>
        <w:rPr>
          <w:rFonts w:ascii="Fb Fontext" w:hAnsi="Fb Fontext"/>
          <w:rtl/>
        </w:rPr>
      </w:pPr>
      <w:r w:rsidRPr="00B60E9C">
        <w:rPr>
          <w:rStyle w:val="affffe"/>
          <w:rtl/>
        </w:rPr>
        <w:t>• בעי רבי ירמיה:</w:t>
      </w:r>
      <w:r w:rsidRPr="00C35A2C">
        <w:rPr>
          <w:rFonts w:ascii="Fb Fontext" w:hAnsi="Fb Fontext"/>
          <w:rtl/>
        </w:rPr>
        <w:t xml:space="preserve"> </w:t>
      </w:r>
      <w:r w:rsidR="00B60E9C">
        <w:rPr>
          <w:rFonts w:ascii="Fb Fontext" w:hAnsi="Fb Fontext" w:hint="cs"/>
          <w:rtl/>
        </w:rPr>
        <w:t>במחזקת רק אחת אי כל חדא היינו הא או לא ?</w:t>
      </w:r>
    </w:p>
    <w:p w14:paraId="0A0C36F7" w14:textId="32DE3CDD" w:rsidR="00AB7D20" w:rsidRDefault="00AB7D20" w:rsidP="00AB7D20">
      <w:pPr>
        <w:rPr>
          <w:rFonts w:ascii="Fb Fontext" w:hAnsi="Fb Fontext"/>
          <w:sz w:val="32"/>
          <w:rtl/>
        </w:rPr>
      </w:pPr>
      <w:r w:rsidRPr="00C35A2C">
        <w:rPr>
          <w:rFonts w:ascii="Fb Fontext" w:hAnsi="Fb Fontext" w:hint="cs"/>
          <w:sz w:val="32"/>
          <w:rtl/>
        </w:rPr>
        <w:t>וא</w:t>
      </w:r>
      <w:r w:rsidR="00B60E9C">
        <w:rPr>
          <w:rFonts w:ascii="Fb Fontext" w:hAnsi="Fb Fontext" w:hint="cs"/>
          <w:sz w:val="32"/>
          <w:rtl/>
        </w:rPr>
        <w:t>ף</w:t>
      </w:r>
      <w:r w:rsidRPr="00C35A2C">
        <w:rPr>
          <w:rFonts w:ascii="Fb Fontext" w:hAnsi="Fb Fontext" w:hint="cs"/>
          <w:sz w:val="32"/>
          <w:rtl/>
        </w:rPr>
        <w:t xml:space="preserve"> דגבי </w:t>
      </w:r>
      <w:r w:rsidRPr="00C35A2C">
        <w:rPr>
          <w:rFonts w:ascii="Fb Fontext" w:hAnsi="Fb Fontext"/>
          <w:sz w:val="32"/>
          <w:rtl/>
        </w:rPr>
        <w:t>שני שבילין, אחד טמא ואחד טהור, והלך באחד מהן ועשה טהרות, ובא חבירו והלך בשני ועשה טהרות,</w:t>
      </w:r>
    </w:p>
    <w:p w14:paraId="11A565EB" w14:textId="63B81188" w:rsidR="00AB7D20" w:rsidRPr="00730169" w:rsidRDefault="00AB7D20" w:rsidP="00AB7D20">
      <w:pPr>
        <w:rPr>
          <w:rFonts w:ascii="Fb Fontext" w:hAnsi="Fb Fontext"/>
          <w:spacing w:val="-8"/>
          <w:sz w:val="32"/>
          <w:rtl/>
        </w:rPr>
      </w:pPr>
      <w:r w:rsidRPr="00730169">
        <w:rPr>
          <w:rStyle w:val="affffe"/>
          <w:rFonts w:hint="cs"/>
          <w:spacing w:val="-8"/>
          <w:rtl/>
        </w:rPr>
        <w:t>ל</w:t>
      </w:r>
      <w:r w:rsidRPr="00730169">
        <w:rPr>
          <w:rStyle w:val="affffe"/>
          <w:spacing w:val="-8"/>
          <w:rtl/>
        </w:rPr>
        <w:t>ר"</w:t>
      </w:r>
      <w:r w:rsidRPr="00730169">
        <w:rPr>
          <w:rStyle w:val="affffe"/>
          <w:rFonts w:hint="cs"/>
          <w:spacing w:val="-8"/>
          <w:rtl/>
        </w:rPr>
        <w:t>י</w:t>
      </w:r>
      <w:r w:rsidRPr="00730169">
        <w:rPr>
          <w:rStyle w:val="affffe"/>
          <w:spacing w:val="-8"/>
          <w:rtl/>
        </w:rPr>
        <w:t xml:space="preserve">: </w:t>
      </w:r>
      <w:r w:rsidRPr="00730169">
        <w:rPr>
          <w:rFonts w:ascii="Fb Fontext" w:hAnsi="Fb Fontext"/>
          <w:spacing w:val="-8"/>
          <w:sz w:val="32"/>
          <w:rtl/>
        </w:rPr>
        <w:t>אם נשאל זה בפנ</w:t>
      </w:r>
      <w:r w:rsidR="00B60E9C" w:rsidRPr="00730169">
        <w:rPr>
          <w:rFonts w:ascii="Fb Fontext" w:hAnsi="Fb Fontext" w:hint="cs"/>
          <w:spacing w:val="-8"/>
          <w:sz w:val="32"/>
          <w:rtl/>
        </w:rPr>
        <w:t>"ע</w:t>
      </w:r>
      <w:r w:rsidRPr="00730169">
        <w:rPr>
          <w:rFonts w:ascii="Fb Fontext" w:hAnsi="Fb Fontext"/>
          <w:spacing w:val="-8"/>
          <w:sz w:val="32"/>
          <w:rtl/>
        </w:rPr>
        <w:t xml:space="preserve"> וזה בפנ</w:t>
      </w:r>
      <w:r w:rsidR="00B60E9C" w:rsidRPr="00730169">
        <w:rPr>
          <w:rFonts w:ascii="Fb Fontext" w:hAnsi="Fb Fontext" w:hint="cs"/>
          <w:spacing w:val="-8"/>
          <w:sz w:val="32"/>
          <w:rtl/>
        </w:rPr>
        <w:t xml:space="preserve">"ע </w:t>
      </w:r>
      <w:r w:rsidRPr="00730169">
        <w:rPr>
          <w:rFonts w:ascii="Fb Fontext" w:hAnsi="Fb Fontext"/>
          <w:spacing w:val="-8"/>
          <w:sz w:val="32"/>
          <w:rtl/>
        </w:rPr>
        <w:t>טהורות, שניהם כאחת</w:t>
      </w:r>
      <w:r w:rsidRPr="00730169">
        <w:rPr>
          <w:rFonts w:ascii="Fb Fontext" w:hAnsi="Fb Fontext" w:hint="cs"/>
          <w:spacing w:val="-8"/>
          <w:sz w:val="32"/>
          <w:rtl/>
        </w:rPr>
        <w:t>-</w:t>
      </w:r>
      <w:r w:rsidRPr="00730169">
        <w:rPr>
          <w:rFonts w:ascii="Fb Fontext" w:hAnsi="Fb Fontext"/>
          <w:spacing w:val="-8"/>
          <w:sz w:val="32"/>
          <w:rtl/>
        </w:rPr>
        <w:t xml:space="preserve"> טמאות,</w:t>
      </w:r>
    </w:p>
    <w:p w14:paraId="1143A717" w14:textId="77777777" w:rsidR="00AB7D20" w:rsidRPr="00C35A2C" w:rsidRDefault="00AB7D20" w:rsidP="00AB7D20">
      <w:pPr>
        <w:rPr>
          <w:rFonts w:ascii="Fb Fontext" w:hAnsi="Fb Fontext" w:cs="Guttman Vilna"/>
          <w:b/>
          <w:bCs/>
          <w:sz w:val="32"/>
          <w:rtl/>
        </w:rPr>
      </w:pPr>
      <w:r w:rsidRPr="00B60E9C">
        <w:rPr>
          <w:rStyle w:val="affffe"/>
          <w:rFonts w:hint="cs"/>
          <w:rtl/>
        </w:rPr>
        <w:t>ול</w:t>
      </w:r>
      <w:r w:rsidRPr="00B60E9C">
        <w:rPr>
          <w:rStyle w:val="affffe"/>
          <w:rtl/>
        </w:rPr>
        <w:t xml:space="preserve">ר' יוסי: </w:t>
      </w:r>
      <w:r w:rsidRPr="00C35A2C">
        <w:rPr>
          <w:rFonts w:ascii="Fb Fontext" w:hAnsi="Fb Fontext"/>
          <w:sz w:val="32"/>
          <w:rtl/>
        </w:rPr>
        <w:t>בין כך ובין כך - טמאין.</w:t>
      </w:r>
    </w:p>
    <w:p w14:paraId="6B6DD21A" w14:textId="310843FD" w:rsidR="00AB7D20" w:rsidRDefault="00AB7D20" w:rsidP="00AB7D20">
      <w:pPr>
        <w:rPr>
          <w:rFonts w:ascii="Fb Fontext" w:hAnsi="Fb Fontext"/>
          <w:sz w:val="32"/>
          <w:rtl/>
        </w:rPr>
      </w:pPr>
      <w:r w:rsidRPr="00B60E9C">
        <w:rPr>
          <w:rStyle w:val="affffe"/>
          <w:rFonts w:hint="cs"/>
          <w:rtl/>
        </w:rPr>
        <w:t>רי</w:t>
      </w:r>
      <w:r w:rsidRPr="00B60E9C">
        <w:rPr>
          <w:rStyle w:val="affffe"/>
          <w:rtl/>
        </w:rPr>
        <w:t>"</w:t>
      </w:r>
      <w:r w:rsidRPr="00B60E9C">
        <w:rPr>
          <w:rStyle w:val="affffe"/>
          <w:rFonts w:hint="cs"/>
          <w:rtl/>
        </w:rPr>
        <w:t>ו</w:t>
      </w:r>
      <w:r w:rsidRPr="00B60E9C">
        <w:rPr>
          <w:rStyle w:val="affffe"/>
          <w:rtl/>
        </w:rPr>
        <w:t xml:space="preserve">: </w:t>
      </w:r>
      <w:r w:rsidRPr="00C35A2C">
        <w:rPr>
          <w:rFonts w:ascii="Fb Fontext" w:hAnsi="Fb Fontext"/>
          <w:sz w:val="32"/>
          <w:rtl/>
        </w:rPr>
        <w:t xml:space="preserve">בבת אחת </w:t>
      </w:r>
      <w:r w:rsidR="00B60E9C">
        <w:rPr>
          <w:rFonts w:ascii="Fb Fontext" w:hAnsi="Fb Fontext"/>
          <w:sz w:val="32"/>
          <w:rtl/>
        </w:rPr>
        <w:t>–</w:t>
      </w:r>
      <w:r w:rsidRPr="00EB017A">
        <w:rPr>
          <w:rStyle w:val="affffe"/>
          <w:rtl/>
        </w:rPr>
        <w:t xml:space="preserve"> </w:t>
      </w:r>
      <w:r w:rsidR="00B60E9C" w:rsidRPr="00EB017A">
        <w:rPr>
          <w:rStyle w:val="affffe"/>
          <w:rFonts w:hint="cs"/>
          <w:rtl/>
        </w:rPr>
        <w:t>לכו</w:t>
      </w:r>
      <w:r w:rsidR="002B7BCC">
        <w:rPr>
          <w:rStyle w:val="affffe"/>
          <w:rtl/>
        </w:rPr>
        <w:t>"</w:t>
      </w:r>
      <w:r w:rsidR="00B60E9C" w:rsidRPr="00EB017A">
        <w:rPr>
          <w:rStyle w:val="affffe"/>
          <w:rFonts w:hint="cs"/>
          <w:rtl/>
        </w:rPr>
        <w:t>ע</w:t>
      </w:r>
      <w:r w:rsidRPr="00EB017A">
        <w:rPr>
          <w:rStyle w:val="affffe"/>
          <w:rtl/>
        </w:rPr>
        <w:t xml:space="preserve"> </w:t>
      </w:r>
      <w:r w:rsidRPr="00C35A2C">
        <w:rPr>
          <w:rFonts w:ascii="Fb Fontext" w:hAnsi="Fb Fontext"/>
          <w:sz w:val="32"/>
          <w:rtl/>
        </w:rPr>
        <w:t>טמאין, בזה אחר זה -</w:t>
      </w:r>
      <w:r w:rsidR="00B60E9C" w:rsidRPr="00EB017A">
        <w:rPr>
          <w:rStyle w:val="affffe"/>
          <w:rFonts w:hint="cs"/>
          <w:rtl/>
        </w:rPr>
        <w:t>לכו</w:t>
      </w:r>
      <w:r w:rsidR="002B7BCC">
        <w:rPr>
          <w:rStyle w:val="affffe"/>
          <w:rtl/>
        </w:rPr>
        <w:t>"</w:t>
      </w:r>
      <w:r w:rsidR="00B60E9C" w:rsidRPr="00EB017A">
        <w:rPr>
          <w:rStyle w:val="affffe"/>
          <w:rFonts w:hint="cs"/>
          <w:rtl/>
        </w:rPr>
        <w:t>ע</w:t>
      </w:r>
      <w:r w:rsidRPr="00EB017A">
        <w:rPr>
          <w:rStyle w:val="affffe"/>
          <w:rtl/>
        </w:rPr>
        <w:t xml:space="preserve"> </w:t>
      </w:r>
      <w:r w:rsidRPr="00C35A2C">
        <w:rPr>
          <w:rFonts w:ascii="Fb Fontext" w:hAnsi="Fb Fontext"/>
          <w:sz w:val="32"/>
          <w:rtl/>
        </w:rPr>
        <w:t>טהורים,</w:t>
      </w:r>
    </w:p>
    <w:p w14:paraId="6F222ADA" w14:textId="1B6BEA54" w:rsidR="00AB7D20" w:rsidRDefault="00AB7D20" w:rsidP="00AB7D20">
      <w:pPr>
        <w:rPr>
          <w:rFonts w:ascii="Fb Fontext" w:hAnsi="Fb Fontext"/>
          <w:sz w:val="32"/>
          <w:rtl/>
        </w:rPr>
      </w:pPr>
      <w:r w:rsidRPr="002B7BCC">
        <w:rPr>
          <w:rStyle w:val="affffe"/>
          <w:rtl/>
        </w:rPr>
        <w:t xml:space="preserve">נחלקו </w:t>
      </w:r>
      <w:r w:rsidRPr="00C35A2C">
        <w:rPr>
          <w:rFonts w:ascii="Fb Fontext" w:hAnsi="Fb Fontext"/>
          <w:sz w:val="32"/>
          <w:rtl/>
        </w:rPr>
        <w:t>בבא לישאל עליו ועל חבירו,</w:t>
      </w:r>
      <w:r w:rsidR="00EB017A" w:rsidRPr="00EB017A">
        <w:rPr>
          <w:rStyle w:val="affffe"/>
          <w:rFonts w:hint="cs"/>
          <w:rtl/>
        </w:rPr>
        <w:t xml:space="preserve"> אי מדמי לבבת אחת </w:t>
      </w:r>
      <w:r w:rsidR="00EB017A">
        <w:rPr>
          <w:rStyle w:val="affffe"/>
          <w:rFonts w:hint="cs"/>
          <w:rtl/>
        </w:rPr>
        <w:t xml:space="preserve">או </w:t>
      </w:r>
      <w:r w:rsidR="00EB017A" w:rsidRPr="00EB017A">
        <w:rPr>
          <w:rStyle w:val="affffe"/>
          <w:rFonts w:hint="cs"/>
          <w:rtl/>
        </w:rPr>
        <w:t>לבזא</w:t>
      </w:r>
      <w:r w:rsidR="002B7BCC">
        <w:rPr>
          <w:rStyle w:val="affffe"/>
          <w:rtl/>
        </w:rPr>
        <w:t>"</w:t>
      </w:r>
      <w:r w:rsidR="00EB017A" w:rsidRPr="00EB017A">
        <w:rPr>
          <w:rStyle w:val="affffe"/>
          <w:rFonts w:hint="cs"/>
          <w:rtl/>
        </w:rPr>
        <w:t>ז</w:t>
      </w:r>
    </w:p>
    <w:p w14:paraId="1131B07B" w14:textId="61C4A7F3" w:rsidR="00E268F4" w:rsidRDefault="00287D14" w:rsidP="00AB7D20">
      <w:pPr>
        <w:rPr>
          <w:rFonts w:ascii="Fb Fontext" w:hAnsi="Fb Fontext"/>
          <w:sz w:val="32"/>
          <w:rtl/>
        </w:rPr>
      </w:pPr>
      <w:r>
        <w:rPr>
          <w:rFonts w:ascii="Fb Fontext" w:hAnsi="Fb Fontext" w:hint="cs"/>
          <w:sz w:val="32"/>
          <w:rtl/>
        </w:rPr>
        <w:lastRenderedPageBreak/>
        <w:t>כאן</w:t>
      </w:r>
      <w:r w:rsidR="00AB7D20" w:rsidRPr="00C35A2C">
        <w:rPr>
          <w:rFonts w:ascii="Fb Fontext" w:hAnsi="Fb Fontext" w:hint="cs"/>
          <w:sz w:val="32"/>
          <w:rtl/>
        </w:rPr>
        <w:t xml:space="preserve"> אין לדמות לבבת אחת בזה דשרי לכולהו</w:t>
      </w:r>
      <w:r w:rsidR="00E268F4">
        <w:rPr>
          <w:rFonts w:ascii="Fb Fontext" w:hAnsi="Fb Fontext" w:hint="cs"/>
          <w:sz w:val="32"/>
          <w:rtl/>
        </w:rPr>
        <w:t>,</w:t>
      </w:r>
    </w:p>
    <w:p w14:paraId="601916A0" w14:textId="7EBB166E" w:rsidR="00AB7D20" w:rsidRPr="00F97732" w:rsidRDefault="00AB7D20" w:rsidP="00B172A4">
      <w:pPr>
        <w:rPr>
          <w:rtl/>
        </w:rPr>
      </w:pPr>
      <w:r w:rsidRPr="00C35A2C">
        <w:rPr>
          <w:rFonts w:ascii="Fb Fontext" w:hAnsi="Fb Fontext" w:hint="cs"/>
          <w:sz w:val="32"/>
          <w:rtl/>
        </w:rPr>
        <w:t xml:space="preserve">דהא </w:t>
      </w:r>
      <w:r w:rsidR="00287D14">
        <w:rPr>
          <w:rFonts w:ascii="Fb Fontext" w:hAnsi="Fb Fontext" w:hint="cs"/>
          <w:sz w:val="32"/>
          <w:rtl/>
        </w:rPr>
        <w:t>כאן</w:t>
      </w:r>
      <w:r w:rsidRPr="00C35A2C">
        <w:rPr>
          <w:rFonts w:ascii="Fb Fontext" w:hAnsi="Fb Fontext" w:hint="cs"/>
          <w:sz w:val="32"/>
          <w:rtl/>
        </w:rPr>
        <w:t xml:space="preserve"> מי יימר דאיטמי</w:t>
      </w:r>
      <w:r w:rsidR="00EB017A">
        <w:rPr>
          <w:rFonts w:ascii="Fb Fontext" w:hAnsi="Fb Fontext" w:hint="cs"/>
          <w:sz w:val="32"/>
          <w:rtl/>
        </w:rPr>
        <w:t>,</w:t>
      </w:r>
      <w:r w:rsidRPr="00C35A2C">
        <w:rPr>
          <w:rFonts w:ascii="Fb Fontext" w:hAnsi="Fb Fontext" w:hint="cs"/>
          <w:sz w:val="32"/>
          <w:rtl/>
        </w:rPr>
        <w:t xml:space="preserve"> משא'כ בשני שבילין</w:t>
      </w:r>
      <w:r w:rsidR="00EB017A">
        <w:rPr>
          <w:rFonts w:ascii="Fb Fontext" w:hAnsi="Fb Fontext" w:hint="cs"/>
          <w:sz w:val="32"/>
          <w:rtl/>
        </w:rPr>
        <w:t>,</w:t>
      </w:r>
    </w:p>
    <w:p w14:paraId="3D85E1B3" w14:textId="77777777" w:rsidR="00AB7D20" w:rsidRDefault="00AB7D20" w:rsidP="00E26091">
      <w:pPr>
        <w:pStyle w:val="afff"/>
        <w:framePr w:wrap="around"/>
        <w:rPr>
          <w:rtl/>
        </w:rPr>
      </w:pPr>
      <w:bookmarkStart w:id="201" w:name="_Toc119352986"/>
      <w:r w:rsidRPr="00C35A2C">
        <w:rPr>
          <w:rFonts w:hint="cs"/>
          <w:rtl/>
        </w:rPr>
        <w:t>כז:</w:t>
      </w:r>
      <w:bookmarkEnd w:id="201"/>
    </w:p>
    <w:p w14:paraId="5430673E" w14:textId="0EF8E46B" w:rsidR="00AB7D20" w:rsidRPr="00B172A4" w:rsidRDefault="00AB7D20" w:rsidP="00F1680A">
      <w:pPr>
        <w:pStyle w:val="affffb"/>
        <w:rPr>
          <w:rFonts w:ascii="Fb Fontext" w:hAnsi="Fb Fontext"/>
          <w:szCs w:val="14"/>
          <w:rtl/>
        </w:rPr>
      </w:pPr>
      <w:bookmarkStart w:id="202" w:name="_Toc119352987"/>
      <w:r w:rsidRPr="006D5126">
        <w:rPr>
          <w:rStyle w:val="affffe"/>
          <w:rtl/>
        </w:rPr>
        <w:t>בעי ר</w:t>
      </w:r>
      <w:r w:rsidR="00EB017A" w:rsidRPr="006D5126">
        <w:rPr>
          <w:rStyle w:val="affffe"/>
          <w:rFonts w:hint="cs"/>
          <w:rtl/>
        </w:rPr>
        <w:t>"א</w:t>
      </w:r>
      <w:r w:rsidRPr="006D5126">
        <w:rPr>
          <w:rStyle w:val="affffe"/>
          <w:rtl/>
        </w:rPr>
        <w:t xml:space="preserve">: </w:t>
      </w:r>
      <w:r w:rsidRPr="00B172A4">
        <w:rPr>
          <w:rtl/>
        </w:rPr>
        <w:t>אמרה לא נחבאתי ולא נטמאתי</w:t>
      </w:r>
      <w:r w:rsidR="00B172A4" w:rsidRPr="00B172A4">
        <w:rPr>
          <w:rFonts w:ascii="Fb Fontext" w:hAnsi="Fb Fontext" w:hint="cs"/>
          <w:rtl/>
        </w:rPr>
        <w:t xml:space="preserve"> </w:t>
      </w:r>
      <w:r w:rsidR="00EB017A" w:rsidRPr="00B172A4">
        <w:rPr>
          <w:rFonts w:hint="cs"/>
          <w:rtl/>
        </w:rPr>
        <w:t xml:space="preserve">אי </w:t>
      </w:r>
      <w:r w:rsidRPr="00B172A4">
        <w:rPr>
          <w:rtl/>
        </w:rPr>
        <w:t>אמרינן מ</w:t>
      </w:r>
      <w:r w:rsidR="00B172A4" w:rsidRPr="00B172A4">
        <w:rPr>
          <w:rFonts w:hint="cs"/>
          <w:rtl/>
        </w:rPr>
        <w:t>"ל</w:t>
      </w:r>
      <w:r w:rsidRPr="00B172A4">
        <w:rPr>
          <w:rtl/>
        </w:rPr>
        <w:t xml:space="preserve"> לשק</w:t>
      </w:r>
      <w:r w:rsidR="00B172A4">
        <w:rPr>
          <w:rFonts w:hint="cs"/>
          <w:rtl/>
        </w:rPr>
        <w:t>ר</w:t>
      </w:r>
      <w:bookmarkEnd w:id="202"/>
    </w:p>
    <w:p w14:paraId="5FF59FD8" w14:textId="0E9FAD85" w:rsidR="00AB7D20" w:rsidRDefault="00AB7D20" w:rsidP="00AB7D20">
      <w:pPr>
        <w:rPr>
          <w:rFonts w:ascii="Fb Fontext" w:hAnsi="Fb Fontext"/>
          <w:rtl/>
        </w:rPr>
      </w:pPr>
      <w:r w:rsidRPr="00C35A2C">
        <w:rPr>
          <w:rFonts w:ascii="Fb Fontext" w:hAnsi="Fb Fontext" w:hint="cs"/>
          <w:rtl/>
        </w:rPr>
        <w:t>אין לדמות מ</w:t>
      </w:r>
      <w:r w:rsidR="00EB017A">
        <w:rPr>
          <w:rFonts w:ascii="Fb Fontext" w:hAnsi="Fb Fontext" w:hint="cs"/>
          <w:rtl/>
        </w:rPr>
        <w:t xml:space="preserve">אחד שהשכיר </w:t>
      </w:r>
      <w:r w:rsidRPr="00C35A2C">
        <w:rPr>
          <w:rFonts w:ascii="Fb Fontext" w:hAnsi="Fb Fontext" w:hint="cs"/>
          <w:rtl/>
        </w:rPr>
        <w:t>חמור לחבירו והזהירו שלא ילך בנהר פקוד</w:t>
      </w:r>
      <w:r w:rsidRPr="00EB017A">
        <w:rPr>
          <w:rStyle w:val="afffff0"/>
          <w:rFonts w:hint="cs"/>
          <w:rtl/>
        </w:rPr>
        <w:t xml:space="preserve"> שיש שם מים</w:t>
      </w:r>
      <w:r>
        <w:rPr>
          <w:rFonts w:ascii="Fb Fontext" w:hAnsi="Fb Fontext" w:hint="cs"/>
          <w:rtl/>
        </w:rPr>
        <w:t xml:space="preserve"> </w:t>
      </w:r>
      <w:r w:rsidRPr="00C35A2C">
        <w:rPr>
          <w:rFonts w:ascii="Fb Fontext" w:hAnsi="Fb Fontext" w:hint="cs"/>
          <w:rtl/>
        </w:rPr>
        <w:t>אלא בנהר דנרש</w:t>
      </w:r>
      <w:r>
        <w:rPr>
          <w:rFonts w:ascii="Fb Fontext" w:hAnsi="Fb Fontext" w:hint="cs"/>
          <w:rtl/>
        </w:rPr>
        <w:t>,</w:t>
      </w:r>
      <w:r w:rsidRPr="00C35A2C">
        <w:rPr>
          <w:rFonts w:ascii="Fb Fontext" w:hAnsi="Fb Fontext" w:hint="cs"/>
          <w:rtl/>
        </w:rPr>
        <w:t xml:space="preserve"> והלך בפקוד ומת החמור </w:t>
      </w:r>
      <w:r w:rsidRPr="00EB017A">
        <w:rPr>
          <w:rStyle w:val="affffe"/>
          <w:rFonts w:hint="cs"/>
          <w:rtl/>
        </w:rPr>
        <w:t>וא</w:t>
      </w:r>
      <w:r w:rsidRPr="00EB017A">
        <w:rPr>
          <w:rStyle w:val="affffe"/>
          <w:rtl/>
        </w:rPr>
        <w:t>"</w:t>
      </w:r>
      <w:r w:rsidRPr="00EB017A">
        <w:rPr>
          <w:rStyle w:val="affffe"/>
          <w:rFonts w:hint="cs"/>
          <w:rtl/>
        </w:rPr>
        <w:t xml:space="preserve">ל </w:t>
      </w:r>
      <w:r w:rsidRPr="00C35A2C">
        <w:rPr>
          <w:rFonts w:ascii="Fb Fontext" w:hAnsi="Fb Fontext" w:hint="cs"/>
          <w:rtl/>
        </w:rPr>
        <w:t>שהלך בפקוד אלא שלא היה שם מים</w:t>
      </w:r>
      <w:r>
        <w:rPr>
          <w:rFonts w:ascii="Fb Fontext" w:hAnsi="Fb Fontext" w:hint="cs"/>
          <w:rtl/>
        </w:rPr>
        <w:t>,</w:t>
      </w:r>
    </w:p>
    <w:p w14:paraId="6D021801" w14:textId="3754902C" w:rsidR="00AB7D20" w:rsidRDefault="00AB7D20" w:rsidP="00AB7D20">
      <w:pPr>
        <w:rPr>
          <w:rFonts w:ascii="Fb Fontext" w:hAnsi="Fb Fontext"/>
          <w:sz w:val="32"/>
          <w:rtl/>
        </w:rPr>
      </w:pPr>
      <w:r w:rsidRPr="00EB017A">
        <w:rPr>
          <w:rStyle w:val="affffe"/>
          <w:rFonts w:hint="cs"/>
          <w:rtl/>
        </w:rPr>
        <w:t>רבא</w:t>
      </w:r>
      <w:r w:rsidR="004465BE">
        <w:rPr>
          <w:rStyle w:val="affffe"/>
          <w:rFonts w:hint="cs"/>
          <w:rtl/>
        </w:rPr>
        <w:t xml:space="preserve">: </w:t>
      </w:r>
      <w:r w:rsidRPr="00C35A2C">
        <w:rPr>
          <w:rFonts w:ascii="Fb Fontext" w:hAnsi="Fb Fontext" w:hint="cs"/>
          <w:sz w:val="32"/>
          <w:rtl/>
        </w:rPr>
        <w:t xml:space="preserve">מה לי לשקר </w:t>
      </w:r>
      <w:r w:rsidRPr="00EB017A">
        <w:rPr>
          <w:rStyle w:val="affffe"/>
          <w:rFonts w:hint="cs"/>
          <w:rtl/>
        </w:rPr>
        <w:t>אביי</w:t>
      </w:r>
      <w:r w:rsidR="004465BE">
        <w:rPr>
          <w:rStyle w:val="affffe"/>
          <w:rFonts w:hint="cs"/>
          <w:rtl/>
        </w:rPr>
        <w:t xml:space="preserve"> דחאו</w:t>
      </w:r>
      <w:r w:rsidRPr="00C35A2C">
        <w:rPr>
          <w:rFonts w:ascii="Fb Fontext" w:hAnsi="Fb Fontext" w:hint="cs"/>
          <w:sz w:val="32"/>
          <w:rtl/>
        </w:rPr>
        <w:t xml:space="preserve"> ד</w:t>
      </w:r>
      <w:r w:rsidR="004465BE">
        <w:rPr>
          <w:rFonts w:ascii="Fb Fontext" w:hAnsi="Fb Fontext" w:hint="cs"/>
          <w:sz w:val="32"/>
          <w:rtl/>
        </w:rPr>
        <w:t>מ</w:t>
      </w:r>
      <w:r w:rsidR="00D3166A">
        <w:rPr>
          <w:rFonts w:ascii="Fb Fontext" w:hAnsi="Fb Fontext" w:hint="cs"/>
          <w:sz w:val="32"/>
          <w:rtl/>
        </w:rPr>
        <w:t>"</w:t>
      </w:r>
      <w:r w:rsidR="004465BE">
        <w:rPr>
          <w:rFonts w:ascii="Fb Fontext" w:hAnsi="Fb Fontext" w:hint="cs"/>
          <w:sz w:val="32"/>
          <w:rtl/>
        </w:rPr>
        <w:t>ל</w:t>
      </w:r>
      <w:r w:rsidRPr="00C35A2C">
        <w:rPr>
          <w:rFonts w:ascii="Fb Fontext" w:hAnsi="Fb Fontext"/>
          <w:sz w:val="32"/>
          <w:rtl/>
        </w:rPr>
        <w:t xml:space="preserve"> לשקר במקום עדים לא אמרי</w:t>
      </w:r>
      <w:r>
        <w:rPr>
          <w:rFonts w:ascii="Fb Fontext" w:hAnsi="Fb Fontext"/>
          <w:sz w:val="32"/>
          <w:rtl/>
        </w:rPr>
        <w:t>'</w:t>
      </w:r>
    </w:p>
    <w:p w14:paraId="69359D19" w14:textId="01B1EA64" w:rsidR="00AB7D20" w:rsidRDefault="00EB017A" w:rsidP="006434FE">
      <w:pPr>
        <w:rPr>
          <w:rtl/>
        </w:rPr>
      </w:pPr>
      <w:r>
        <w:rPr>
          <w:rFonts w:ascii="Fb Fontext" w:hAnsi="Fb Fontext" w:hint="cs"/>
          <w:rtl/>
        </w:rPr>
        <w:t xml:space="preserve">לא דמי </w:t>
      </w:r>
      <w:r w:rsidR="00AB7D20" w:rsidRPr="00C35A2C">
        <w:rPr>
          <w:rFonts w:ascii="Fb Fontext" w:hAnsi="Fb Fontext" w:hint="cs"/>
          <w:rtl/>
        </w:rPr>
        <w:t>דבפקוד יש עדים שיש מים</w:t>
      </w:r>
      <w:r>
        <w:rPr>
          <w:rFonts w:ascii="Fb Fontext" w:hAnsi="Fb Fontext" w:hint="cs"/>
          <w:rtl/>
        </w:rPr>
        <w:t xml:space="preserve">, וכאן </w:t>
      </w:r>
      <w:r w:rsidR="00AB7D20" w:rsidRPr="00C35A2C">
        <w:rPr>
          <w:rFonts w:ascii="Fb Fontext" w:hAnsi="Fb Fontext" w:hint="cs"/>
          <w:rtl/>
        </w:rPr>
        <w:t>אין עדים שנטמאה</w:t>
      </w:r>
      <w:r>
        <w:rPr>
          <w:rFonts w:ascii="Fb Fontext" w:hAnsi="Fb Fontext" w:hint="cs"/>
          <w:rtl/>
        </w:rPr>
        <w:t>,</w:t>
      </w:r>
    </w:p>
    <w:p w14:paraId="48D8B9AC" w14:textId="65175A71" w:rsidR="00AB7D20" w:rsidRPr="00FC53A3" w:rsidRDefault="00AB7D20" w:rsidP="00FC53A3">
      <w:pPr>
        <w:pStyle w:val="afffd"/>
        <w:rPr>
          <w:rtl/>
        </w:rPr>
      </w:pPr>
      <w:ins w:id="9834" w:author="מספור קטעי משנה" w:date="2026-10-06T06:45:30Z">
        <w:r>
          <w:rPr>
            <w:rStyle w:val="MisparKeta"/>
          </w:rPr>
          <w:t xml:space="preserve">א. </w:t>
        </w:r>
      </w:ins>
      <w:bookmarkStart w:id="203" w:name="_Toc119352988"/>
      <w:r w:rsidRPr="00FC53A3">
        <w:rPr>
          <w:rtl/>
        </w:rPr>
        <w:t>אם יש עדים, אפילו עבד ואפילו שפחה - נאמנין.</w:t>
      </w:r>
      <w:r w:rsidR="00B172A4">
        <w:rPr>
          <w:rFonts w:hint="cs"/>
          <w:rtl/>
        </w:rPr>
        <w:t xml:space="preserve"> [ג]</w:t>
      </w:r>
      <w:bookmarkEnd w:id="203"/>
    </w:p>
    <w:p w14:paraId="3D57E369" w14:textId="3DE9A9C4" w:rsidR="00AB7D20" w:rsidRPr="00C35A2C" w:rsidRDefault="00AB7D20" w:rsidP="00AB7D20">
      <w:pPr>
        <w:rPr>
          <w:rFonts w:ascii="Fb Fontext" w:hAnsi="Fb Fontext" w:cs="Guttman Vilna"/>
          <w:b/>
          <w:bCs/>
          <w:sz w:val="32"/>
          <w:rtl/>
        </w:rPr>
      </w:pPr>
      <w:r w:rsidRPr="00C35A2C">
        <w:rPr>
          <w:rFonts w:ascii="Fb Fontext" w:hAnsi="Fb Fontext"/>
          <w:sz w:val="32"/>
          <w:rtl/>
        </w:rPr>
        <w:t>ואפילו שפח</w:t>
      </w:r>
      <w:r w:rsidR="00FC53A3">
        <w:rPr>
          <w:rFonts w:ascii="Fb Fontext" w:hAnsi="Fb Fontext" w:hint="cs"/>
          <w:sz w:val="32"/>
          <w:rtl/>
        </w:rPr>
        <w:t>ת</w:t>
      </w:r>
      <w:r w:rsidRPr="00C35A2C">
        <w:rPr>
          <w:rFonts w:ascii="Fb Fontext" w:hAnsi="Fb Fontext"/>
          <w:sz w:val="32"/>
          <w:rtl/>
        </w:rPr>
        <w:t xml:space="preserve">ה </w:t>
      </w:r>
      <w:r w:rsidR="00FC53A3">
        <w:rPr>
          <w:rFonts w:ascii="Fb Fontext" w:hAnsi="Fb Fontext" w:hint="cs"/>
          <w:sz w:val="32"/>
          <w:rtl/>
        </w:rPr>
        <w:t>נאמנת,</w:t>
      </w:r>
    </w:p>
    <w:p w14:paraId="6FBC0A82" w14:textId="77777777" w:rsidR="00AB7D20" w:rsidRPr="00C54C7E" w:rsidRDefault="00AB7D20" w:rsidP="00AB7D20">
      <w:pPr>
        <w:rPr>
          <w:rStyle w:val="afffe"/>
          <w:rtl/>
        </w:rPr>
      </w:pPr>
      <w:r w:rsidRPr="00C35A2C">
        <w:rPr>
          <w:rFonts w:ascii="Fb Fontext" w:hAnsi="Fb Fontext" w:hint="cs"/>
          <w:sz w:val="32"/>
          <w:rtl/>
        </w:rPr>
        <w:t>והא ד'</w:t>
      </w:r>
      <w:r w:rsidRPr="00C35A2C">
        <w:rPr>
          <w:rFonts w:ascii="Fb Fontext" w:hAnsi="Fb Fontext"/>
          <w:sz w:val="32"/>
          <w:rtl/>
        </w:rPr>
        <w:t>לא תתייחד עמו אלא ע"פ עדים, ואפילו ע"פ עבד וע"פ שפחה, חוץ משפחתה</w:t>
      </w:r>
      <w:r w:rsidRPr="00C35A2C">
        <w:rPr>
          <w:rFonts w:ascii="Fb Fontext" w:hAnsi="Fb Fontext" w:hint="cs"/>
          <w:sz w:val="32"/>
          <w:rtl/>
        </w:rPr>
        <w:t xml:space="preserve"> </w:t>
      </w:r>
      <w:r w:rsidRPr="00C35A2C">
        <w:rPr>
          <w:rFonts w:ascii="Fb Fontext" w:hAnsi="Fb Fontext"/>
          <w:sz w:val="32"/>
          <w:rtl/>
        </w:rPr>
        <w:t>שלבה גס ב</w:t>
      </w:r>
      <w:r w:rsidRPr="00C35A2C">
        <w:rPr>
          <w:rFonts w:ascii="Fb Fontext" w:hAnsi="Fb Fontext" w:hint="cs"/>
          <w:sz w:val="32"/>
          <w:rtl/>
        </w:rPr>
        <w:t>ה.</w:t>
      </w:r>
    </w:p>
    <w:p w14:paraId="1BEC157D" w14:textId="77777777" w:rsidR="00AB7D20" w:rsidRPr="00C54C7E" w:rsidRDefault="00AB7D20" w:rsidP="00AB7D20">
      <w:pPr>
        <w:rPr>
          <w:rStyle w:val="afffe"/>
          <w:rtl/>
        </w:rPr>
      </w:pPr>
      <w:r w:rsidRPr="00FC53A3">
        <w:rPr>
          <w:rStyle w:val="affffe"/>
          <w:rFonts w:hint="cs"/>
          <w:rtl/>
        </w:rPr>
        <w:t xml:space="preserve">א. </w:t>
      </w:r>
      <w:r w:rsidRPr="00FC53A3">
        <w:rPr>
          <w:rStyle w:val="affffe"/>
          <w:rtl/>
        </w:rPr>
        <w:t xml:space="preserve">רב פפי: </w:t>
      </w:r>
      <w:r w:rsidRPr="00C35A2C">
        <w:rPr>
          <w:rFonts w:ascii="Fb Fontext" w:hAnsi="Fb Fontext"/>
          <w:sz w:val="32"/>
          <w:rtl/>
        </w:rPr>
        <w:t>בשבויה הקילו.</w:t>
      </w:r>
    </w:p>
    <w:p w14:paraId="4B01246A" w14:textId="7D5E6F60" w:rsidR="00AB7D20" w:rsidRPr="00B172A4" w:rsidRDefault="00AB7D20" w:rsidP="00AB7D20">
      <w:pPr>
        <w:rPr>
          <w:rFonts w:ascii="Fb Fontext" w:hAnsi="Fb Fontext" w:cs="Guttman Vilna"/>
          <w:b/>
          <w:bCs/>
          <w:spacing w:val="-2"/>
          <w:sz w:val="32"/>
          <w:rtl/>
        </w:rPr>
      </w:pPr>
      <w:r w:rsidRPr="00B172A4">
        <w:rPr>
          <w:rStyle w:val="affffe"/>
          <w:rFonts w:hint="cs"/>
          <w:rtl/>
        </w:rPr>
        <w:t xml:space="preserve">ב. </w:t>
      </w:r>
      <w:r w:rsidRPr="00B172A4">
        <w:rPr>
          <w:rStyle w:val="affffe"/>
          <w:rtl/>
        </w:rPr>
        <w:t>ר</w:t>
      </w:r>
      <w:r w:rsidR="00B172A4" w:rsidRPr="00B172A4">
        <w:rPr>
          <w:rStyle w:val="affffe"/>
          <w:rFonts w:hint="cs"/>
          <w:rtl/>
        </w:rPr>
        <w:t>"פ</w:t>
      </w:r>
      <w:r w:rsidRPr="00B172A4">
        <w:rPr>
          <w:rStyle w:val="affffe"/>
          <w:rtl/>
        </w:rPr>
        <w:t>:</w:t>
      </w:r>
      <w:r w:rsidRPr="00B172A4">
        <w:rPr>
          <w:rFonts w:ascii="Fb Fontext" w:hAnsi="Fb Fontext"/>
          <w:spacing w:val="-2"/>
          <w:sz w:val="32"/>
          <w:rtl/>
        </w:rPr>
        <w:t xml:space="preserve"> הא בשפחה</w:t>
      </w:r>
      <w:r w:rsidR="00FC53A3" w:rsidRPr="00B172A4">
        <w:rPr>
          <w:rFonts w:ascii="Fb Fontext" w:hAnsi="Fb Fontext" w:hint="cs"/>
          <w:spacing w:val="-2"/>
          <w:sz w:val="32"/>
          <w:rtl/>
        </w:rPr>
        <w:t xml:space="preserve"> שלה </w:t>
      </w:r>
      <w:r w:rsidR="00FC53A3" w:rsidRPr="00B172A4">
        <w:rPr>
          <w:rStyle w:val="afffff0"/>
          <w:rFonts w:hint="cs"/>
          <w:spacing w:val="-2"/>
          <w:rtl/>
        </w:rPr>
        <w:t xml:space="preserve">שלא נאמנת דאין נאמן על עצמו </w:t>
      </w:r>
      <w:r w:rsidR="00FC53A3" w:rsidRPr="00B172A4">
        <w:rPr>
          <w:rFonts w:ascii="Fb Fontext" w:hAnsi="Fb Fontext" w:hint="cs"/>
          <w:spacing w:val="-2"/>
          <w:sz w:val="32"/>
          <w:rtl/>
        </w:rPr>
        <w:t>והא בשפח</w:t>
      </w:r>
      <w:r w:rsidR="00B172A4" w:rsidRPr="00B172A4">
        <w:rPr>
          <w:rFonts w:ascii="Fb Fontext" w:hAnsi="Fb Fontext" w:hint="cs"/>
          <w:spacing w:val="-2"/>
          <w:sz w:val="32"/>
          <w:rtl/>
        </w:rPr>
        <w:t>תו</w:t>
      </w:r>
    </w:p>
    <w:p w14:paraId="490C582B" w14:textId="77777777" w:rsidR="00B172A4" w:rsidRDefault="00AB7D20" w:rsidP="00AB7D20">
      <w:pPr>
        <w:rPr>
          <w:rFonts w:ascii="Fb Fontext" w:hAnsi="Fb Fontext"/>
          <w:sz w:val="32"/>
          <w:rtl/>
        </w:rPr>
      </w:pPr>
      <w:r w:rsidRPr="00FC53A3">
        <w:rPr>
          <w:rStyle w:val="affffe"/>
          <w:rFonts w:hint="cs"/>
          <w:rtl/>
        </w:rPr>
        <w:t xml:space="preserve">ג. </w:t>
      </w:r>
      <w:r w:rsidRPr="00FC53A3">
        <w:rPr>
          <w:rStyle w:val="affffe"/>
          <w:rtl/>
        </w:rPr>
        <w:t>ר</w:t>
      </w:r>
      <w:r w:rsidR="00FC53A3">
        <w:rPr>
          <w:rStyle w:val="affffe"/>
          <w:rFonts w:hint="cs"/>
          <w:rtl/>
        </w:rPr>
        <w:t>"א</w:t>
      </w:r>
      <w:r w:rsidRPr="00FC53A3">
        <w:rPr>
          <w:rStyle w:val="affffe"/>
          <w:rtl/>
        </w:rPr>
        <w:t>:</w:t>
      </w:r>
      <w:r w:rsidRPr="00C35A2C">
        <w:rPr>
          <w:rFonts w:ascii="Fb Fontext" w:hAnsi="Fb Fontext"/>
          <w:sz w:val="32"/>
          <w:rtl/>
        </w:rPr>
        <w:t xml:space="preserve"> הא והא בשפח</w:t>
      </w:r>
      <w:r w:rsidR="00FC53A3">
        <w:rPr>
          <w:rFonts w:ascii="Fb Fontext" w:hAnsi="Fb Fontext" w:hint="cs"/>
          <w:sz w:val="32"/>
          <w:rtl/>
        </w:rPr>
        <w:t>ת</w:t>
      </w:r>
      <w:r w:rsidRPr="00C35A2C">
        <w:rPr>
          <w:rFonts w:ascii="Fb Fontext" w:hAnsi="Fb Fontext"/>
          <w:sz w:val="32"/>
          <w:rtl/>
        </w:rPr>
        <w:t xml:space="preserve">ה, ושפחה </w:t>
      </w:r>
      <w:r w:rsidRPr="00C35A2C">
        <w:rPr>
          <w:rFonts w:ascii="Fb Fontext" w:hAnsi="Fb Fontext" w:hint="cs"/>
          <w:sz w:val="32"/>
          <w:rtl/>
        </w:rPr>
        <w:t>רואה ושותקת</w:t>
      </w:r>
      <w:r w:rsidR="00FC53A3">
        <w:rPr>
          <w:rFonts w:ascii="Fb Fontext" w:hAnsi="Fb Fontext" w:hint="cs"/>
          <w:sz w:val="32"/>
          <w:rtl/>
        </w:rPr>
        <w:t>,</w:t>
      </w:r>
      <w:r w:rsidRPr="00C35A2C">
        <w:rPr>
          <w:rFonts w:ascii="Fb Fontext" w:hAnsi="Fb Fontext" w:hint="cs"/>
          <w:sz w:val="32"/>
          <w:rtl/>
        </w:rPr>
        <w:t xml:space="preserve"> </w:t>
      </w:r>
    </w:p>
    <w:p w14:paraId="531EF325" w14:textId="04E10F15" w:rsidR="00AB7D20" w:rsidRDefault="00AB7D20" w:rsidP="00B172A4">
      <w:pPr>
        <w:ind w:firstLine="0"/>
        <w:rPr>
          <w:rFonts w:ascii="Fb Fontext" w:hAnsi="Fb Fontext"/>
          <w:sz w:val="32"/>
          <w:rtl/>
        </w:rPr>
      </w:pPr>
      <w:r w:rsidRPr="00C35A2C">
        <w:rPr>
          <w:rFonts w:ascii="Fb Fontext" w:hAnsi="Fb Fontext" w:hint="cs"/>
          <w:sz w:val="32"/>
          <w:rtl/>
        </w:rPr>
        <w:t>שם ששתיקתה מתירתה לא נאמנת</w:t>
      </w:r>
      <w:r w:rsidR="00FC53A3">
        <w:rPr>
          <w:rFonts w:ascii="Fb Fontext" w:hAnsi="Fb Fontext" w:hint="cs"/>
          <w:sz w:val="32"/>
          <w:rtl/>
        </w:rPr>
        <w:t>,</w:t>
      </w:r>
    </w:p>
    <w:p w14:paraId="6562BA97" w14:textId="3BF4F91B" w:rsidR="00AB7D20" w:rsidRPr="00B172A4" w:rsidRDefault="00AB7D20" w:rsidP="00B172A4">
      <w:pPr>
        <w:ind w:firstLine="0"/>
        <w:rPr>
          <w:rFonts w:ascii="Fb Fontext" w:hAnsi="Fb Fontext"/>
          <w:spacing w:val="-2"/>
          <w:rtl/>
        </w:rPr>
      </w:pPr>
      <w:r w:rsidRPr="00B172A4">
        <w:rPr>
          <w:rFonts w:ascii="Fb Fontext" w:hAnsi="Fb Fontext" w:hint="cs"/>
          <w:spacing w:val="-2"/>
          <w:rtl/>
        </w:rPr>
        <w:t>כאן ששתיקתה אוסרתה, נאמנת</w:t>
      </w:r>
      <w:r w:rsidR="00FC53A3" w:rsidRPr="00B172A4">
        <w:rPr>
          <w:rFonts w:ascii="Fb Fontext" w:hAnsi="Fb Fontext" w:hint="cs"/>
          <w:spacing w:val="-2"/>
          <w:rtl/>
        </w:rPr>
        <w:t>,</w:t>
      </w:r>
      <w:r w:rsidRPr="00B172A4">
        <w:rPr>
          <w:rFonts w:ascii="Fb Fontext" w:hAnsi="Fb Fontext" w:hint="cs"/>
          <w:spacing w:val="-2"/>
          <w:rtl/>
        </w:rPr>
        <w:t xml:space="preserve"> ולא חישי' דגם תבוא ותשקר</w:t>
      </w:r>
    </w:p>
    <w:p w14:paraId="179D1F21" w14:textId="0769FEC2" w:rsidR="00AB7D20" w:rsidRDefault="00AB7D20" w:rsidP="00AB7D20">
      <w:pPr>
        <w:rPr>
          <w:rFonts w:ascii="Fb Fontext" w:hAnsi="Fb Fontext"/>
          <w:sz w:val="32"/>
          <w:rtl/>
        </w:rPr>
      </w:pPr>
      <w:r w:rsidRPr="00C35A2C">
        <w:rPr>
          <w:rFonts w:ascii="Fb Fontext" w:hAnsi="Fb Fontext" w:hint="cs"/>
          <w:sz w:val="32"/>
          <w:rtl/>
        </w:rPr>
        <w:t xml:space="preserve">וכדחזי' </w:t>
      </w:r>
      <w:r w:rsidR="00FC53A3">
        <w:rPr>
          <w:rFonts w:ascii="Fb Fontext" w:hAnsi="Fb Fontext" w:hint="cs"/>
          <w:sz w:val="32"/>
          <w:rtl/>
        </w:rPr>
        <w:t>כשהגיע</w:t>
      </w:r>
      <w:r w:rsidR="00FC53A3" w:rsidRPr="00D47DA4">
        <w:rPr>
          <w:rStyle w:val="afffff0"/>
          <w:rFonts w:hint="cs"/>
          <w:rtl/>
        </w:rPr>
        <w:t xml:space="preserve"> </w:t>
      </w:r>
      <w:r w:rsidR="00D47DA4" w:rsidRPr="00D47DA4">
        <w:rPr>
          <w:rStyle w:val="afffff0"/>
          <w:rFonts w:hint="cs"/>
          <w:rtl/>
        </w:rPr>
        <w:t>אח מבי חוזאה ל</w:t>
      </w:r>
      <w:r w:rsidRPr="00D47DA4">
        <w:rPr>
          <w:rStyle w:val="afffff0"/>
          <w:rFonts w:hint="cs"/>
          <w:rtl/>
        </w:rPr>
        <w:t xml:space="preserve">מרי בר איסק </w:t>
      </w:r>
      <w:r w:rsidR="00D47DA4" w:rsidRPr="00D47DA4">
        <w:rPr>
          <w:rStyle w:val="afffff0"/>
          <w:rFonts w:hint="cs"/>
          <w:rtl/>
        </w:rPr>
        <w:t xml:space="preserve">וביקש לחלוק </w:t>
      </w:r>
      <w:r w:rsidRPr="00D47DA4">
        <w:rPr>
          <w:rStyle w:val="afffff0"/>
          <w:rFonts w:hint="cs"/>
          <w:rtl/>
        </w:rPr>
        <w:t xml:space="preserve">בנכסי אבא </w:t>
      </w:r>
      <w:r w:rsidRPr="00D47DA4">
        <w:rPr>
          <w:rStyle w:val="affffe"/>
          <w:rFonts w:hint="cs"/>
          <w:rtl/>
        </w:rPr>
        <w:t>וא</w:t>
      </w:r>
      <w:r w:rsidRPr="00D47DA4">
        <w:rPr>
          <w:rStyle w:val="affffe"/>
          <w:rtl/>
        </w:rPr>
        <w:t>"</w:t>
      </w:r>
      <w:r w:rsidRPr="00D47DA4">
        <w:rPr>
          <w:rStyle w:val="affffe"/>
          <w:rFonts w:hint="cs"/>
          <w:rtl/>
        </w:rPr>
        <w:t xml:space="preserve">ל </w:t>
      </w:r>
      <w:r w:rsidRPr="00C35A2C">
        <w:rPr>
          <w:rFonts w:ascii="Fb Fontext" w:hAnsi="Fb Fontext" w:hint="cs"/>
          <w:sz w:val="32"/>
          <w:rtl/>
        </w:rPr>
        <w:t xml:space="preserve">שאינו מכירו </w:t>
      </w:r>
      <w:r w:rsidRPr="00D47DA4">
        <w:rPr>
          <w:rStyle w:val="affffe"/>
          <w:rFonts w:hint="cs"/>
          <w:rtl/>
        </w:rPr>
        <w:t>ושהלכו לפני ר</w:t>
      </w:r>
      <w:r w:rsidRPr="00D47DA4">
        <w:rPr>
          <w:rStyle w:val="affffe"/>
          <w:rtl/>
        </w:rPr>
        <w:t>"</w:t>
      </w:r>
      <w:r w:rsidRPr="00D47DA4">
        <w:rPr>
          <w:rStyle w:val="affffe"/>
          <w:rFonts w:hint="cs"/>
          <w:rtl/>
        </w:rPr>
        <w:t>ח א</w:t>
      </w:r>
      <w:r w:rsidRPr="00D47DA4">
        <w:rPr>
          <w:rStyle w:val="affffe"/>
          <w:rtl/>
        </w:rPr>
        <w:t>"</w:t>
      </w:r>
      <w:r w:rsidRPr="00D47DA4">
        <w:rPr>
          <w:rStyle w:val="affffe"/>
          <w:rFonts w:hint="cs"/>
          <w:rtl/>
        </w:rPr>
        <w:t xml:space="preserve">ל </w:t>
      </w:r>
      <w:r w:rsidRPr="00C35A2C">
        <w:rPr>
          <w:rFonts w:ascii="Fb Fontext" w:hAnsi="Fb Fontext" w:hint="cs"/>
          <w:sz w:val="32"/>
          <w:rtl/>
        </w:rPr>
        <w:t>שיתכ</w:t>
      </w:r>
      <w:r>
        <w:rPr>
          <w:rFonts w:ascii="Fb Fontext" w:hAnsi="Fb Fontext" w:hint="cs"/>
          <w:sz w:val="32"/>
          <w:rtl/>
        </w:rPr>
        <w:t>ן</w:t>
      </w:r>
      <w:r w:rsidRPr="00C35A2C">
        <w:rPr>
          <w:rFonts w:ascii="Fb Fontext" w:hAnsi="Fb Fontext" w:hint="cs"/>
          <w:sz w:val="32"/>
          <w:rtl/>
        </w:rPr>
        <w:t xml:space="preserve"> שכן הוא</w:t>
      </w:r>
      <w:r>
        <w:rPr>
          <w:rFonts w:ascii="Fb Fontext" w:hAnsi="Fb Fontext" w:hint="cs"/>
          <w:sz w:val="32"/>
          <w:rtl/>
        </w:rPr>
        <w:t>,</w:t>
      </w:r>
      <w:r w:rsidRPr="00C35A2C">
        <w:rPr>
          <w:rFonts w:ascii="Fb Fontext" w:hAnsi="Fb Fontext" w:hint="cs"/>
          <w:sz w:val="32"/>
          <w:rtl/>
        </w:rPr>
        <w:t xml:space="preserve"> ד</w:t>
      </w:r>
      <w:r w:rsidRPr="005A59D7">
        <w:rPr>
          <w:rStyle w:val="affffa"/>
          <w:rFonts w:hint="cs"/>
          <w:rtl/>
        </w:rPr>
        <w:t>'והם לא הכירוהו'</w:t>
      </w:r>
      <w:r w:rsidRPr="00C35A2C">
        <w:rPr>
          <w:rFonts w:ascii="Fb Fontext" w:hAnsi="Fb Fontext" w:hint="cs"/>
          <w:sz w:val="32"/>
          <w:rtl/>
        </w:rPr>
        <w:t xml:space="preserve"> שיצא מהם בלא חתימת זקן והאח צריך להביא </w:t>
      </w:r>
      <w:r w:rsidRPr="00730169">
        <w:rPr>
          <w:rFonts w:ascii="Fb Fontext" w:hAnsi="Fb Fontext" w:hint="cs"/>
          <w:spacing w:val="-4"/>
          <w:sz w:val="32"/>
          <w:rtl/>
        </w:rPr>
        <w:t xml:space="preserve">עדים שהוא אכן אח </w:t>
      </w:r>
      <w:r w:rsidRPr="00730169">
        <w:rPr>
          <w:rStyle w:val="affffe"/>
          <w:rFonts w:hint="cs"/>
          <w:spacing w:val="-4"/>
          <w:rtl/>
        </w:rPr>
        <w:t>וא</w:t>
      </w:r>
      <w:r w:rsidRPr="00730169">
        <w:rPr>
          <w:rStyle w:val="affffe"/>
          <w:spacing w:val="-4"/>
          <w:rtl/>
        </w:rPr>
        <w:t>"</w:t>
      </w:r>
      <w:r w:rsidRPr="00730169">
        <w:rPr>
          <w:rStyle w:val="affffe"/>
          <w:rFonts w:hint="cs"/>
          <w:spacing w:val="-4"/>
          <w:rtl/>
        </w:rPr>
        <w:t xml:space="preserve">ל </w:t>
      </w:r>
      <w:r w:rsidRPr="00730169">
        <w:rPr>
          <w:rFonts w:ascii="Fb Fontext" w:hAnsi="Fb Fontext" w:hint="cs"/>
          <w:spacing w:val="-4"/>
          <w:sz w:val="32"/>
          <w:rtl/>
        </w:rPr>
        <w:t>שמפחדים העדים שהוא גברא אלימא</w:t>
      </w:r>
    </w:p>
    <w:p w14:paraId="15C2E527" w14:textId="77777777" w:rsidR="00E268F4" w:rsidRDefault="00AB7D20" w:rsidP="00D47DA4">
      <w:pPr>
        <w:rPr>
          <w:rFonts w:ascii="Fb Fontext" w:hAnsi="Fb Fontext"/>
          <w:sz w:val="32"/>
          <w:rtl/>
        </w:rPr>
      </w:pPr>
      <w:r w:rsidRPr="00D47DA4">
        <w:rPr>
          <w:rStyle w:val="affffe"/>
          <w:rFonts w:hint="cs"/>
          <w:rtl/>
        </w:rPr>
        <w:t>א</w:t>
      </w:r>
      <w:r w:rsidRPr="00D47DA4">
        <w:rPr>
          <w:rStyle w:val="affffe"/>
          <w:rtl/>
        </w:rPr>
        <w:t>"</w:t>
      </w:r>
      <w:r w:rsidRPr="00D47DA4">
        <w:rPr>
          <w:rStyle w:val="affffe"/>
          <w:rFonts w:hint="cs"/>
          <w:rtl/>
        </w:rPr>
        <w:t xml:space="preserve">ל למרי </w:t>
      </w:r>
      <w:r w:rsidRPr="00F71179">
        <w:rPr>
          <w:rFonts w:hint="cs"/>
          <w:rtl/>
        </w:rPr>
        <w:t xml:space="preserve">שהוא צריך להביא עדים שאינו אחיו </w:t>
      </w:r>
      <w:r w:rsidR="00D47DA4">
        <w:rPr>
          <w:rFonts w:hint="cs"/>
          <w:rtl/>
        </w:rPr>
        <w:t>ואף שבעלמא המע</w:t>
      </w:r>
      <w:r w:rsidR="002B7BCC">
        <w:rPr>
          <w:rtl/>
        </w:rPr>
        <w:t>"</w:t>
      </w:r>
      <w:r w:rsidR="00D47DA4">
        <w:rPr>
          <w:rFonts w:hint="cs"/>
          <w:rtl/>
        </w:rPr>
        <w:t xml:space="preserve">ה, </w:t>
      </w:r>
      <w:r w:rsidRPr="00C35A2C">
        <w:rPr>
          <w:rFonts w:ascii="Fb Fontext" w:hAnsi="Fb Fontext" w:hint="cs"/>
          <w:sz w:val="32"/>
          <w:rtl/>
        </w:rPr>
        <w:t>כך אני דן לך ולכל האלימים כמותך</w:t>
      </w:r>
      <w:r w:rsidR="00E268F4">
        <w:rPr>
          <w:rFonts w:ascii="Fb Fontext" w:hAnsi="Fb Fontext" w:hint="cs"/>
          <w:sz w:val="32"/>
          <w:rtl/>
        </w:rPr>
        <w:t>,</w:t>
      </w:r>
    </w:p>
    <w:p w14:paraId="3CFAAFBC" w14:textId="3A4C220B" w:rsidR="00AB7D20" w:rsidRDefault="00AB7D20" w:rsidP="00D47DA4">
      <w:pPr>
        <w:rPr>
          <w:rFonts w:ascii="Fb Fontext" w:hAnsi="Fb Fontext"/>
          <w:sz w:val="32"/>
          <w:rtl/>
        </w:rPr>
      </w:pPr>
      <w:r w:rsidRPr="00C35A2C">
        <w:rPr>
          <w:rFonts w:ascii="Fb Fontext" w:hAnsi="Fb Fontext"/>
          <w:sz w:val="32"/>
          <w:rtl/>
        </w:rPr>
        <w:t>–</w:t>
      </w:r>
      <w:r w:rsidRPr="00C35A2C">
        <w:rPr>
          <w:rFonts w:ascii="Fb Fontext" w:hAnsi="Fb Fontext" w:hint="cs"/>
          <w:sz w:val="32"/>
          <w:rtl/>
        </w:rPr>
        <w:t xml:space="preserve"> ושם לא חיישי שיבוא וישקר דתרתי לא עבדי</w:t>
      </w:r>
      <w:r>
        <w:rPr>
          <w:rFonts w:ascii="Fb Fontext" w:hAnsi="Fb Fontext"/>
          <w:sz w:val="32"/>
          <w:rtl/>
        </w:rPr>
        <w:t>'</w:t>
      </w:r>
      <w:r>
        <w:rPr>
          <w:rFonts w:ascii="Fb Fontext" w:hAnsi="Fb Fontext" w:hint="cs"/>
          <w:sz w:val="32"/>
          <w:rtl/>
        </w:rPr>
        <w:t>,</w:t>
      </w:r>
    </w:p>
    <w:p w14:paraId="4F15209D" w14:textId="77777777" w:rsidR="00B172A4" w:rsidRPr="006D5126" w:rsidRDefault="00AB7D20" w:rsidP="00F1680A">
      <w:pPr>
        <w:pStyle w:val="affffb"/>
        <w:rPr>
          <w:spacing w:val="0"/>
          <w:rtl/>
        </w:rPr>
      </w:pPr>
      <w:bookmarkStart w:id="204" w:name="_Toc119352989"/>
      <w:r w:rsidRPr="006D5126">
        <w:rPr>
          <w:spacing w:val="0"/>
          <w:rtl/>
        </w:rPr>
        <w:lastRenderedPageBreak/>
        <w:t>לימא כתנאי</w:t>
      </w:r>
      <w:r w:rsidRPr="006D5126">
        <w:rPr>
          <w:rFonts w:hint="cs"/>
          <w:spacing w:val="0"/>
          <w:rtl/>
        </w:rPr>
        <w:t xml:space="preserve"> [ר</w:t>
      </w:r>
      <w:r w:rsidRPr="006D5126">
        <w:rPr>
          <w:spacing w:val="0"/>
          <w:rtl/>
        </w:rPr>
        <w:t>"</w:t>
      </w:r>
      <w:r w:rsidRPr="006D5126">
        <w:rPr>
          <w:rFonts w:hint="cs"/>
          <w:spacing w:val="0"/>
          <w:rtl/>
        </w:rPr>
        <w:t>פ ור</w:t>
      </w:r>
      <w:r w:rsidRPr="006D5126">
        <w:rPr>
          <w:spacing w:val="0"/>
          <w:rtl/>
        </w:rPr>
        <w:t>"</w:t>
      </w:r>
      <w:r w:rsidRPr="006D5126">
        <w:rPr>
          <w:rFonts w:hint="cs"/>
          <w:spacing w:val="0"/>
          <w:rtl/>
        </w:rPr>
        <w:t>א]</w:t>
      </w:r>
      <w:r w:rsidRPr="006D5126">
        <w:rPr>
          <w:spacing w:val="0"/>
          <w:rtl/>
        </w:rPr>
        <w:t>:</w:t>
      </w:r>
      <w:bookmarkEnd w:id="204"/>
      <w:r w:rsidRPr="006D5126">
        <w:rPr>
          <w:spacing w:val="0"/>
          <w:rtl/>
        </w:rPr>
        <w:t xml:space="preserve"> </w:t>
      </w:r>
    </w:p>
    <w:p w14:paraId="157655CC" w14:textId="3FE70F85" w:rsidR="00AB7D20" w:rsidRPr="00B172A4" w:rsidRDefault="00AB7D20" w:rsidP="00AB7D20">
      <w:pPr>
        <w:rPr>
          <w:rFonts w:ascii="Fb Fontext" w:hAnsi="Fb Fontext"/>
          <w:spacing w:val="-2"/>
          <w:sz w:val="32"/>
          <w:rtl/>
        </w:rPr>
      </w:pPr>
      <w:r w:rsidRPr="00B172A4">
        <w:rPr>
          <w:rFonts w:ascii="Fb Fontext" w:hAnsi="Fb Fontext"/>
          <w:spacing w:val="-2"/>
          <w:sz w:val="32"/>
          <w:rtl/>
        </w:rPr>
        <w:t>זו עדות איש ואשה, תינוק ותינוקת, אביה ואמה, ואחיה ואחותה,</w:t>
      </w:r>
    </w:p>
    <w:p w14:paraId="06D70964" w14:textId="5D22059F" w:rsidR="00E268F4" w:rsidRDefault="00AB7D20" w:rsidP="00AB7D20">
      <w:pPr>
        <w:rPr>
          <w:rFonts w:ascii="Fb Fontext" w:hAnsi="Fb Fontext"/>
          <w:rtl/>
        </w:rPr>
      </w:pPr>
      <w:r w:rsidRPr="00C35A2C">
        <w:rPr>
          <w:rFonts w:ascii="Fb Fontext" w:hAnsi="Fb Fontext"/>
          <w:rtl/>
        </w:rPr>
        <w:t>אבל לא בנה ובתה, לא עבדה ושפחתה</w:t>
      </w:r>
      <w:r w:rsidR="00E268F4">
        <w:rPr>
          <w:rFonts w:ascii="Fb Fontext" w:hAnsi="Fb Fontext"/>
          <w:rtl/>
        </w:rPr>
        <w:t>,</w:t>
      </w:r>
    </w:p>
    <w:p w14:paraId="77C63112" w14:textId="70DDC4E2" w:rsidR="00AB7D20" w:rsidRPr="00C35A2C" w:rsidRDefault="00AB7D20" w:rsidP="00AB7D20">
      <w:pPr>
        <w:rPr>
          <w:rFonts w:ascii="Fb Fontext" w:hAnsi="Fb Fontext"/>
          <w:rtl/>
        </w:rPr>
      </w:pPr>
      <w:r w:rsidRPr="00B172A4">
        <w:rPr>
          <w:rStyle w:val="affffe"/>
          <w:rtl/>
        </w:rPr>
        <w:t xml:space="preserve">ותניא אידך: </w:t>
      </w:r>
      <w:r w:rsidRPr="00C35A2C">
        <w:rPr>
          <w:rFonts w:ascii="Fb Fontext" w:hAnsi="Fb Fontext"/>
          <w:rtl/>
        </w:rPr>
        <w:t>הכל נאמנין להעיד, חוץ מהימנה ובעלה.</w:t>
      </w:r>
    </w:p>
    <w:p w14:paraId="09558810" w14:textId="40B3BD38" w:rsidR="00AB7D20" w:rsidRPr="00C35A2C" w:rsidRDefault="00AB7D20" w:rsidP="00AB7D20">
      <w:pPr>
        <w:rPr>
          <w:rFonts w:ascii="Fb Fontext" w:hAnsi="Fb Fontext"/>
          <w:rtl/>
        </w:rPr>
      </w:pPr>
      <w:r w:rsidRPr="00127D1A">
        <w:rPr>
          <w:rStyle w:val="affffe"/>
          <w:rFonts w:hint="cs"/>
          <w:rtl/>
        </w:rPr>
        <w:t>ודחי' דלר</w:t>
      </w:r>
      <w:r w:rsidR="00127D1A">
        <w:rPr>
          <w:rStyle w:val="affffe"/>
          <w:rFonts w:hint="cs"/>
          <w:rtl/>
        </w:rPr>
        <w:t>"פ</w:t>
      </w:r>
      <w:r w:rsidRPr="00C35A2C">
        <w:rPr>
          <w:rFonts w:ascii="Fb Fontext" w:hAnsi="Fb Fontext" w:hint="cs"/>
          <w:rtl/>
        </w:rPr>
        <w:t xml:space="preserve"> הך דנאמנת היינו </w:t>
      </w:r>
      <w:r w:rsidRPr="00C35A2C">
        <w:rPr>
          <w:rFonts w:ascii="Fb Fontext" w:hAnsi="Fb Fontext"/>
          <w:rtl/>
        </w:rPr>
        <w:t>במסיחה לפי תומה.</w:t>
      </w:r>
    </w:p>
    <w:p w14:paraId="31517F7E" w14:textId="740EE469" w:rsidR="00AB7D20" w:rsidRPr="00C35A2C" w:rsidRDefault="00AB7D20" w:rsidP="00AB7D20">
      <w:pPr>
        <w:rPr>
          <w:rFonts w:ascii="Fb Fontext" w:hAnsi="Fb Fontext"/>
          <w:rtl/>
        </w:rPr>
      </w:pPr>
      <w:r w:rsidRPr="00127D1A">
        <w:rPr>
          <w:rStyle w:val="affffe"/>
          <w:rtl/>
        </w:rPr>
        <w:t>כ</w:t>
      </w:r>
      <w:r w:rsidR="00127D1A">
        <w:rPr>
          <w:rStyle w:val="affffe"/>
          <w:rFonts w:hint="cs"/>
          <w:rtl/>
        </w:rPr>
        <w:t>פי שסיפר רח</w:t>
      </w:r>
      <w:r w:rsidR="002B7BCC">
        <w:rPr>
          <w:rStyle w:val="affffe"/>
          <w:rtl/>
        </w:rPr>
        <w:t>"</w:t>
      </w:r>
      <w:r w:rsidR="00127D1A">
        <w:rPr>
          <w:rStyle w:val="affffe"/>
          <w:rFonts w:hint="cs"/>
          <w:rtl/>
        </w:rPr>
        <w:t>ק</w:t>
      </w:r>
      <w:r w:rsidRPr="00127D1A">
        <w:rPr>
          <w:rStyle w:val="affffe"/>
          <w:rtl/>
        </w:rPr>
        <w:t xml:space="preserve">: </w:t>
      </w:r>
      <w:r w:rsidR="00127D1A">
        <w:rPr>
          <w:rFonts w:ascii="Fb Fontext" w:hAnsi="Fb Fontext" w:hint="cs"/>
          <w:rtl/>
        </w:rPr>
        <w:t>ב</w:t>
      </w:r>
      <w:r w:rsidRPr="00C35A2C">
        <w:rPr>
          <w:rFonts w:ascii="Fb Fontext" w:hAnsi="Fb Fontext"/>
          <w:rtl/>
        </w:rPr>
        <w:t xml:space="preserve">מעשה </w:t>
      </w:r>
      <w:r w:rsidR="00127D1A">
        <w:rPr>
          <w:rFonts w:ascii="Fb Fontext" w:hAnsi="Fb Fontext" w:hint="cs"/>
          <w:rtl/>
        </w:rPr>
        <w:t>ש</w:t>
      </w:r>
      <w:r w:rsidRPr="00C35A2C">
        <w:rPr>
          <w:rFonts w:ascii="Fb Fontext" w:hAnsi="Fb Fontext"/>
          <w:rtl/>
        </w:rPr>
        <w:t xml:space="preserve">בא לפני </w:t>
      </w:r>
      <w:r w:rsidRPr="00127D1A">
        <w:rPr>
          <w:rStyle w:val="affffe"/>
          <w:rtl/>
        </w:rPr>
        <w:t>ר</w:t>
      </w:r>
      <w:r w:rsidRPr="00127D1A">
        <w:rPr>
          <w:rStyle w:val="affffe"/>
          <w:rFonts w:hint="cs"/>
          <w:rtl/>
        </w:rPr>
        <w:t>יב</w:t>
      </w:r>
      <w:r w:rsidRPr="00127D1A">
        <w:rPr>
          <w:rStyle w:val="affffe"/>
          <w:rtl/>
        </w:rPr>
        <w:t>"</w:t>
      </w:r>
      <w:r w:rsidRPr="00127D1A">
        <w:rPr>
          <w:rStyle w:val="affffe"/>
          <w:rFonts w:hint="cs"/>
          <w:rtl/>
        </w:rPr>
        <w:t>ל</w:t>
      </w:r>
      <w:r w:rsidR="00127D1A">
        <w:rPr>
          <w:rStyle w:val="affffe"/>
          <w:rFonts w:hint="cs"/>
          <w:rtl/>
        </w:rPr>
        <w:t xml:space="preserve"> </w:t>
      </w:r>
      <w:r w:rsidR="00127D1A" w:rsidRPr="00127D1A">
        <w:rPr>
          <w:rStyle w:val="afffff0"/>
          <w:rFonts w:hint="cs"/>
          <w:rtl/>
        </w:rPr>
        <w:t>[</w:t>
      </w:r>
      <w:r w:rsidRPr="00127D1A">
        <w:rPr>
          <w:rStyle w:val="afffff0"/>
          <w:rtl/>
        </w:rPr>
        <w:t>רבי,</w:t>
      </w:r>
      <w:r w:rsidR="00127D1A" w:rsidRPr="00127D1A">
        <w:rPr>
          <w:rStyle w:val="afffff0"/>
          <w:rFonts w:hint="cs"/>
          <w:rtl/>
        </w:rPr>
        <w:t>]</w:t>
      </w:r>
      <w:r w:rsidRPr="00C35A2C">
        <w:rPr>
          <w:rFonts w:ascii="Fb Fontext" w:hAnsi="Fb Fontext"/>
          <w:rtl/>
        </w:rPr>
        <w:t xml:space="preserve"> באחד ש</w:t>
      </w:r>
      <w:r w:rsidR="00127D1A">
        <w:rPr>
          <w:rFonts w:ascii="Fb Fontext" w:hAnsi="Fb Fontext" w:hint="cs"/>
          <w:rtl/>
        </w:rPr>
        <w:t>ה</w:t>
      </w:r>
      <w:r w:rsidRPr="00C35A2C">
        <w:rPr>
          <w:rFonts w:ascii="Fb Fontext" w:hAnsi="Fb Fontext"/>
          <w:rtl/>
        </w:rPr>
        <w:t>סיח לפי תומו: אני ואמי נשבינו לבין הע</w:t>
      </w:r>
      <w:r w:rsidR="00127D1A">
        <w:rPr>
          <w:rFonts w:ascii="Fb Fontext" w:hAnsi="Fb Fontext" w:hint="cs"/>
          <w:rtl/>
        </w:rPr>
        <w:t>כו'ם</w:t>
      </w:r>
      <w:r w:rsidRPr="00C35A2C">
        <w:rPr>
          <w:rFonts w:ascii="Fb Fontext" w:hAnsi="Fb Fontext"/>
          <w:rtl/>
        </w:rPr>
        <w:t>, יצאתי לשאוב מים - דעתי על אמי, ללקט עצים - דעתי על אמי, והשיאה ר</w:t>
      </w:r>
      <w:r w:rsidR="00127D1A">
        <w:rPr>
          <w:rFonts w:ascii="Fb Fontext" w:hAnsi="Fb Fontext" w:hint="cs"/>
          <w:rtl/>
        </w:rPr>
        <w:t>בי</w:t>
      </w:r>
      <w:r w:rsidRPr="00C35A2C">
        <w:rPr>
          <w:rFonts w:ascii="Fb Fontext" w:hAnsi="Fb Fontext"/>
          <w:rtl/>
        </w:rPr>
        <w:t xml:space="preserve"> לכהונה על פיו.</w:t>
      </w:r>
    </w:p>
    <w:p>
      <w:pPr>
        <w:pStyle w:val="MishnaBatzad"/>
        <w:rPr>
          <w:ins w:id="20392" w:author="קלוד" w:date="2026-10-06T10:09:07Z"/>
        </w:rPr>
      </w:pPr>
      <w:ins w:id="20391" w:author="קלוד" w:date="2026-10-06T10:09:07Z">
        <w:r>
          <w:t xml:space="preserve">משנה ט</w:t>
        </w:r>
      </w:ins>
    </w:p>
    <w:p w14:paraId="4F54C4C4" w14:textId="6F415D10" w:rsidR="00AB7D20" w:rsidRDefault="00AB7D20" w:rsidP="00130C27">
      <w:pPr>
        <w:pStyle w:val="afff5"/>
        <w:rPr>
          <w:rtl/>
        </w:rPr>
      </w:pPr>
      <w:r w:rsidRPr="00130C27">
        <w:rPr>
          <w:rStyle w:val="TanaimMishna"/>
          <w:rtl/>
          <w:rPrChange w:id="20069" w:author="קלוד" w:date="2026-10-06T10:09:07Z">
            <w:rPr>
              <w:rStyle w:val="affffe"/>
              <w:rtl/>
            </w:rPr>
          </w:rPrChange>
        </w:rPr>
        <w:t>ר' זכריה בן הקצב:</w:t>
      </w:r>
      <w:r w:rsidRPr="00C35A2C">
        <w:rPr>
          <w:b/>
          <w:rtl/>
        </w:rPr>
        <w:t xml:space="preserve"> </w:t>
      </w:r>
      <w:r w:rsidRPr="00B172A4">
        <w:rPr>
          <w:rStyle w:val="afffff5"/>
          <w:rtl/>
        </w:rPr>
        <w:t>המעון הזה!</w:t>
      </w:r>
      <w:r w:rsidR="00130C27" w:rsidRPr="00B172A4">
        <w:rPr>
          <w:rStyle w:val="afffff5"/>
          <w:rFonts w:hint="cs"/>
          <w:rtl/>
        </w:rPr>
        <w:t xml:space="preserve"> </w:t>
      </w:r>
      <w:r w:rsidRPr="00B172A4">
        <w:rPr>
          <w:rStyle w:val="afffff5"/>
          <w:rtl/>
        </w:rPr>
        <w:t xml:space="preserve">לא זזה ידה מידי </w:t>
      </w:r>
      <w:r w:rsidRPr="00C35A2C">
        <w:rPr>
          <w:b/>
          <w:rtl/>
        </w:rPr>
        <w:t xml:space="preserve">משעה שנכנסו </w:t>
      </w:r>
      <w:r w:rsidRPr="00B172A4">
        <w:rPr>
          <w:spacing w:val="2"/>
          <w:rtl/>
        </w:rPr>
        <w:t>ע</w:t>
      </w:r>
      <w:r w:rsidR="00130C27" w:rsidRPr="00B172A4">
        <w:rPr>
          <w:rFonts w:hint="cs"/>
          <w:spacing w:val="2"/>
          <w:rtl/>
        </w:rPr>
        <w:t>כו</w:t>
      </w:r>
      <w:r w:rsidR="002B7BCC" w:rsidRPr="00B172A4">
        <w:rPr>
          <w:spacing w:val="2"/>
          <w:rtl/>
        </w:rPr>
        <w:t>"</w:t>
      </w:r>
      <w:r w:rsidR="00130C27" w:rsidRPr="00B172A4">
        <w:rPr>
          <w:rFonts w:hint="cs"/>
          <w:spacing w:val="2"/>
          <w:rtl/>
        </w:rPr>
        <w:t>ם</w:t>
      </w:r>
      <w:r w:rsidRPr="00B172A4">
        <w:rPr>
          <w:spacing w:val="2"/>
          <w:rtl/>
        </w:rPr>
        <w:t xml:space="preserve"> לירושלים ועד שיצאו,</w:t>
      </w:r>
      <w:r w:rsidR="00130C27" w:rsidRPr="00B172A4">
        <w:rPr>
          <w:rFonts w:hint="cs"/>
          <w:spacing w:val="2"/>
          <w:rtl/>
        </w:rPr>
        <w:t xml:space="preserve"> </w:t>
      </w:r>
      <w:r w:rsidRPr="00B172A4">
        <w:rPr>
          <w:rStyle w:val="TanaimMishna"/>
          <w:spacing w:val="2"/>
          <w:rtl/>
          <w:rPrChange w:id="20070" w:author="קלוד" w:date="2026-10-06T10:09:07Z">
            <w:rPr>
              <w:rStyle w:val="affffe"/>
              <w:spacing w:val="2"/>
              <w:rtl/>
            </w:rPr>
          </w:rPrChange>
        </w:rPr>
        <w:t>אמרו לו:</w:t>
      </w:r>
      <w:r w:rsidRPr="00B172A4">
        <w:rPr>
          <w:spacing w:val="2"/>
          <w:rtl/>
        </w:rPr>
        <w:t xml:space="preserve"> אין אדם מעיד על עצמו.</w:t>
      </w:r>
    </w:p>
    <w:p w14:paraId="020D6853" w14:textId="77777777" w:rsidR="00AB7D20" w:rsidRPr="00C35A2C" w:rsidRDefault="00AB7D20" w:rsidP="00E26091">
      <w:pPr>
        <w:pStyle w:val="afff"/>
        <w:framePr w:wrap="around"/>
        <w:rPr>
          <w:rtl/>
        </w:rPr>
      </w:pPr>
      <w:bookmarkStart w:id="205" w:name="_Toc119352990"/>
      <w:r w:rsidRPr="00C35A2C">
        <w:rPr>
          <w:rFonts w:hint="cs"/>
          <w:rtl/>
        </w:rPr>
        <w:t>כח.</w:t>
      </w:r>
      <w:bookmarkEnd w:id="205"/>
    </w:p>
    <w:p w14:paraId="5767F8D0" w14:textId="5E843F9C" w:rsidR="00AB7D20" w:rsidRPr="00F71179" w:rsidRDefault="00AB7D20" w:rsidP="00AB7D20">
      <w:pPr>
        <w:rPr>
          <w:rFonts w:ascii="Fb Fontext" w:hAnsi="Fb Fontext" w:cs="Guttman Vilna"/>
          <w:b/>
          <w:bCs/>
          <w:spacing w:val="-2"/>
          <w:rtl/>
        </w:rPr>
      </w:pPr>
      <w:r w:rsidRPr="00F71179">
        <w:rPr>
          <w:rFonts w:ascii="Fb Fontext" w:hAnsi="Fb Fontext"/>
          <w:spacing w:val="-2"/>
          <w:rtl/>
        </w:rPr>
        <w:t>ואעפ"כ ייחד לה בית בחצרו, וכשיוצאה בראש בניה, וכשנכנסת</w:t>
      </w:r>
      <w:r w:rsidR="00130C27">
        <w:rPr>
          <w:rFonts w:ascii="Fb Fontext" w:hAnsi="Fb Fontext" w:hint="cs"/>
          <w:spacing w:val="-2"/>
          <w:rtl/>
        </w:rPr>
        <w:t xml:space="preserve"> </w:t>
      </w:r>
      <w:r w:rsidR="00130C27">
        <w:rPr>
          <w:rFonts w:ascii="Fb Fontext" w:hAnsi="Fb Fontext"/>
          <w:spacing w:val="-2"/>
          <w:rtl/>
        </w:rPr>
        <w:tab/>
      </w:r>
      <w:r w:rsidRPr="00F71179">
        <w:rPr>
          <w:rFonts w:ascii="Fb Fontext" w:hAnsi="Fb Fontext"/>
          <w:spacing w:val="-2"/>
          <w:rtl/>
        </w:rPr>
        <w:t xml:space="preserve"> בסוף בניה.</w:t>
      </w:r>
      <w:r w:rsidR="00130C27">
        <w:rPr>
          <w:rFonts w:ascii="Fb Fontext" w:hAnsi="Fb Fontext" w:hint="cs"/>
          <w:spacing w:val="-2"/>
          <w:rtl/>
        </w:rPr>
        <w:t xml:space="preserve"> </w:t>
      </w:r>
      <w:r w:rsidR="00130C27" w:rsidRPr="00130C27">
        <w:rPr>
          <w:rStyle w:val="afffff0"/>
          <w:rFonts w:hint="cs"/>
          <w:rtl/>
        </w:rPr>
        <w:t>שלא יתייחדו</w:t>
      </w:r>
    </w:p>
    <w:p w14:paraId="68AC4920" w14:textId="77777777" w:rsidR="00E268F4" w:rsidRDefault="00AB7D20" w:rsidP="00AB7D20">
      <w:pPr>
        <w:rPr>
          <w:rFonts w:ascii="Fb Fontext" w:hAnsi="Fb Fontext"/>
          <w:spacing w:val="-2"/>
          <w:sz w:val="32"/>
          <w:rtl/>
        </w:rPr>
      </w:pPr>
      <w:bookmarkStart w:id="206" w:name="_Toc119352991"/>
      <w:r w:rsidRPr="00B172A4">
        <w:rPr>
          <w:rStyle w:val="affffc"/>
          <w:rtl/>
        </w:rPr>
        <w:t xml:space="preserve">בעי אביי: מהו לעשות </w:t>
      </w:r>
      <w:r w:rsidR="00130C27" w:rsidRPr="00B172A4">
        <w:rPr>
          <w:rStyle w:val="affffc"/>
          <w:rFonts w:hint="cs"/>
          <w:rtl/>
        </w:rPr>
        <w:t xml:space="preserve">כן </w:t>
      </w:r>
      <w:r w:rsidRPr="00B172A4">
        <w:rPr>
          <w:rStyle w:val="affffc"/>
          <w:rtl/>
        </w:rPr>
        <w:t>בגרושה?</w:t>
      </w:r>
      <w:bookmarkEnd w:id="206"/>
      <w:r w:rsidRPr="00F71179">
        <w:rPr>
          <w:rFonts w:ascii="Fb Fontext" w:hAnsi="Fb Fontext"/>
          <w:spacing w:val="-2"/>
          <w:sz w:val="32"/>
          <w:rtl/>
        </w:rPr>
        <w:t xml:space="preserve"> </w:t>
      </w:r>
      <w:r w:rsidR="00130C27">
        <w:rPr>
          <w:rFonts w:ascii="Fb Fontext" w:hAnsi="Fb Fontext" w:hint="cs"/>
          <w:spacing w:val="-2"/>
          <w:sz w:val="32"/>
          <w:rtl/>
        </w:rPr>
        <w:t>אם רק בשבויה הקילו</w:t>
      </w:r>
      <w:r w:rsidR="00E268F4">
        <w:rPr>
          <w:rFonts w:ascii="Fb Fontext" w:hAnsi="Fb Fontext" w:hint="cs"/>
          <w:spacing w:val="-2"/>
          <w:sz w:val="32"/>
          <w:rtl/>
        </w:rPr>
        <w:t>,</w:t>
      </w:r>
    </w:p>
    <w:p w14:paraId="44E739BB" w14:textId="2C416EBB" w:rsidR="00AB7D20" w:rsidRDefault="00AB7D20" w:rsidP="00130C27">
      <w:pPr>
        <w:rPr>
          <w:rFonts w:ascii="Fb Fontext" w:hAnsi="Fb Fontext"/>
          <w:sz w:val="32"/>
          <w:rtl/>
        </w:rPr>
      </w:pPr>
      <w:r w:rsidRPr="00B172A4">
        <w:rPr>
          <w:rStyle w:val="affffe"/>
          <w:rtl/>
        </w:rPr>
        <w:t>ת"ש</w:t>
      </w:r>
      <w:r w:rsidR="00B172A4">
        <w:rPr>
          <w:rStyle w:val="affffe"/>
          <w:rFonts w:hint="cs"/>
          <w:rtl/>
        </w:rPr>
        <w:t>:</w:t>
      </w:r>
      <w:r w:rsidRPr="00C35A2C">
        <w:rPr>
          <w:rFonts w:ascii="Fb Fontext" w:hAnsi="Fb Fontext"/>
          <w:sz w:val="32"/>
          <w:rtl/>
        </w:rPr>
        <w:t xml:space="preserve"> דהמגרש אשתו - לא תנשא בשכונתו, ו</w:t>
      </w:r>
      <w:r w:rsidR="00130C27">
        <w:rPr>
          <w:rFonts w:ascii="Fb Fontext" w:hAnsi="Fb Fontext" w:hint="cs"/>
          <w:sz w:val="32"/>
          <w:rtl/>
        </w:rPr>
        <w:t>ב</w:t>
      </w:r>
      <w:r w:rsidRPr="00C35A2C">
        <w:rPr>
          <w:rFonts w:ascii="Fb Fontext" w:hAnsi="Fb Fontext"/>
          <w:sz w:val="32"/>
          <w:rtl/>
        </w:rPr>
        <w:t xml:space="preserve">כהן לא תדור </w:t>
      </w:r>
      <w:r w:rsidRPr="00730169">
        <w:rPr>
          <w:rFonts w:ascii="Fb Fontext" w:hAnsi="Fb Fontext"/>
          <w:spacing w:val="-4"/>
          <w:sz w:val="32"/>
          <w:rtl/>
        </w:rPr>
        <w:t>עמו במבוי.</w:t>
      </w:r>
      <w:r w:rsidR="00130C27" w:rsidRPr="00730169">
        <w:rPr>
          <w:rFonts w:ascii="Fb Fontext" w:hAnsi="Fb Fontext" w:hint="cs"/>
          <w:spacing w:val="-4"/>
          <w:sz w:val="32"/>
          <w:rtl/>
        </w:rPr>
        <w:t xml:space="preserve"> ובכפר קטן היה מעשה ונידון כשכונה [שלא תנשא]</w:t>
      </w:r>
    </w:p>
    <w:p w14:paraId="759E8197" w14:textId="77777777" w:rsidR="00AB7D20" w:rsidRPr="00F97732" w:rsidRDefault="00AB7D20" w:rsidP="003156E1">
      <w:pPr>
        <w:pStyle w:val="aff9"/>
        <w:rPr>
          <w:rtl/>
        </w:rPr>
      </w:pPr>
      <w:r w:rsidRPr="003156E1">
        <w:rPr>
          <w:rFonts w:hint="cs"/>
          <w:rtl/>
        </w:rPr>
        <w:t>׹</w:t>
      </w:r>
    </w:p>
    <w:p w14:paraId="5A7DA679" w14:textId="243E9291" w:rsidR="00AB7D20" w:rsidRPr="00B172A4" w:rsidRDefault="00AB7D20" w:rsidP="00AB7D20">
      <w:pPr>
        <w:rPr>
          <w:rFonts w:ascii="Fb Fontext" w:hAnsi="Fb Fontext" w:cs="Guttman Vilna"/>
          <w:b/>
          <w:bCs/>
          <w:spacing w:val="-6"/>
          <w:rtl/>
        </w:rPr>
      </w:pPr>
      <w:bookmarkStart w:id="207" w:name="_Toc119352992"/>
      <w:r w:rsidRPr="00B172A4">
        <w:rPr>
          <w:rStyle w:val="affffc"/>
          <w:spacing w:val="-6"/>
          <w:rtl/>
        </w:rPr>
        <w:t>היא נדחית מפניו ואין הוא נדחה מפניה,</w:t>
      </w:r>
      <w:bookmarkEnd w:id="207"/>
      <w:r w:rsidRPr="00B172A4">
        <w:rPr>
          <w:rFonts w:ascii="Fb Fontext" w:hAnsi="Fb Fontext"/>
          <w:spacing w:val="-6"/>
          <w:rtl/>
        </w:rPr>
        <w:t xml:space="preserve"> ו</w:t>
      </w:r>
      <w:r w:rsidR="00130C27" w:rsidRPr="00B172A4">
        <w:rPr>
          <w:rFonts w:ascii="Fb Fontext" w:hAnsi="Fb Fontext" w:hint="cs"/>
          <w:spacing w:val="-6"/>
          <w:rtl/>
        </w:rPr>
        <w:t>ב</w:t>
      </w:r>
      <w:r w:rsidRPr="00B172A4">
        <w:rPr>
          <w:rFonts w:ascii="Fb Fontext" w:hAnsi="Fb Fontext"/>
          <w:spacing w:val="-6"/>
          <w:rtl/>
        </w:rPr>
        <w:t>חצר</w:t>
      </w:r>
      <w:r w:rsidR="00B172A4">
        <w:rPr>
          <w:rFonts w:ascii="Fb Fontext" w:hAnsi="Fb Fontext" w:hint="cs"/>
          <w:spacing w:val="-6"/>
          <w:rtl/>
        </w:rPr>
        <w:t xml:space="preserve">ה </w:t>
      </w:r>
      <w:r w:rsidRPr="00B172A4">
        <w:rPr>
          <w:rFonts w:ascii="Fb Fontext" w:hAnsi="Fb Fontext"/>
          <w:spacing w:val="-6"/>
          <w:rtl/>
        </w:rPr>
        <w:t>הוא נדחה</w:t>
      </w:r>
      <w:r w:rsidR="00B172A4">
        <w:rPr>
          <w:rFonts w:ascii="Fb Fontext" w:hAnsi="Fb Fontext" w:hint="cs"/>
          <w:spacing w:val="-6"/>
          <w:rtl/>
        </w:rPr>
        <w:t xml:space="preserve"> מפניה</w:t>
      </w:r>
      <w:r w:rsidRPr="00B172A4">
        <w:rPr>
          <w:rFonts w:ascii="Fb Fontext" w:hAnsi="Fb Fontext"/>
          <w:spacing w:val="-6"/>
          <w:rtl/>
        </w:rPr>
        <w:t xml:space="preserve"> </w:t>
      </w:r>
    </w:p>
    <w:p w14:paraId="3B56D0AB" w14:textId="47EE6E9B" w:rsidR="00AB7D20" w:rsidRDefault="00AB7D20" w:rsidP="00130C27">
      <w:pPr>
        <w:rPr>
          <w:rFonts w:ascii="Fb Fontext" w:hAnsi="Fb Fontext"/>
          <w:sz w:val="32"/>
          <w:rtl/>
        </w:rPr>
      </w:pPr>
      <w:r w:rsidRPr="00CA108A">
        <w:rPr>
          <w:rFonts w:ascii="Fb Fontext" w:hAnsi="Fb Fontext" w:cs="PFT_Frank"/>
          <w:b/>
          <w:bCs/>
          <w:sz w:val="32"/>
          <w:szCs w:val="14"/>
          <w:rtl/>
        </w:rPr>
        <w:t xml:space="preserve">חצר של שניהם </w:t>
      </w:r>
      <w:r w:rsidR="00130C27" w:rsidRPr="00CA108A">
        <w:rPr>
          <w:rFonts w:ascii="Fb Fontext" w:hAnsi="Fb Fontext" w:cs="PFT_Frank" w:hint="cs"/>
          <w:b/>
          <w:bCs/>
          <w:sz w:val="32"/>
          <w:szCs w:val="14"/>
          <w:rtl/>
        </w:rPr>
        <w:t>-</w:t>
      </w:r>
      <w:r w:rsidRPr="00830A6C">
        <w:rPr>
          <w:rStyle w:val="affffa"/>
          <w:rtl/>
        </w:rPr>
        <w:t xml:space="preserve"> טלטלה גבר</w:t>
      </w:r>
      <w:r w:rsidRPr="00C35A2C">
        <w:rPr>
          <w:rFonts w:ascii="Fb Fontext" w:hAnsi="Fb Fontext"/>
          <w:sz w:val="32"/>
          <w:rtl/>
        </w:rPr>
        <w:t>.</w:t>
      </w:r>
      <w:r w:rsidRPr="00C35A2C">
        <w:rPr>
          <w:rFonts w:ascii="Fb Fontext" w:hAnsi="Fb Fontext" w:hint="cs"/>
          <w:sz w:val="32"/>
          <w:rtl/>
        </w:rPr>
        <w:t xml:space="preserve"> </w:t>
      </w:r>
      <w:r w:rsidRPr="00130C27">
        <w:rPr>
          <w:rStyle w:val="affffe"/>
          <w:rFonts w:hint="cs"/>
          <w:rtl/>
        </w:rPr>
        <w:t>כ</w:t>
      </w:r>
      <w:r w:rsidRPr="00130C27">
        <w:rPr>
          <w:rStyle w:val="affffe"/>
          <w:rtl/>
        </w:rPr>
        <w:t>רב:</w:t>
      </w:r>
      <w:r w:rsidRPr="00C35A2C">
        <w:rPr>
          <w:rFonts w:ascii="Fb Fontext" w:hAnsi="Fb Fontext"/>
          <w:sz w:val="32"/>
          <w:rtl/>
        </w:rPr>
        <w:t xml:space="preserve"> </w:t>
      </w:r>
      <w:r w:rsidRPr="00C35A2C">
        <w:rPr>
          <w:rFonts w:ascii="Fb Fontext" w:hAnsi="Fb Fontext" w:hint="cs"/>
          <w:sz w:val="32"/>
          <w:rtl/>
        </w:rPr>
        <w:t>טלטול האיש קשה מן האשה</w:t>
      </w:r>
    </w:p>
    <w:p w14:paraId="09FB1526" w14:textId="09D44CA2" w:rsidR="00AB7D20" w:rsidRPr="00DF480B" w:rsidRDefault="009C134B" w:rsidP="00AB7D20">
      <w:pPr>
        <w:rPr>
          <w:rFonts w:ascii="Fb Fontext" w:hAnsi="Fb Fontext"/>
          <w:spacing w:val="-6"/>
          <w:rtl/>
        </w:rPr>
      </w:pPr>
      <w:r w:rsidRPr="00DF480B">
        <w:rPr>
          <w:rStyle w:val="affffe"/>
          <w:spacing w:val="-6"/>
          <w:rtl/>
        </w:rPr>
        <w:t>•</w:t>
      </w:r>
      <w:r w:rsidRPr="00DF480B">
        <w:rPr>
          <w:rStyle w:val="affffe"/>
          <w:rFonts w:hint="cs"/>
          <w:spacing w:val="-6"/>
          <w:rtl/>
        </w:rPr>
        <w:t xml:space="preserve"> </w:t>
      </w:r>
      <w:r w:rsidR="00AB7D20" w:rsidRPr="00DF480B">
        <w:rPr>
          <w:rStyle w:val="affffc"/>
          <w:spacing w:val="-6"/>
          <w:rtl/>
        </w:rPr>
        <w:t>לוה הימנה בנכסי אביה</w:t>
      </w:r>
      <w:r w:rsidR="00AB7D20" w:rsidRPr="00DF480B">
        <w:rPr>
          <w:spacing w:val="-6"/>
          <w:rtl/>
        </w:rPr>
        <w:t xml:space="preserve"> </w:t>
      </w:r>
      <w:r w:rsidR="00130C27" w:rsidRPr="00DF480B">
        <w:rPr>
          <w:rFonts w:hint="cs"/>
          <w:spacing w:val="-6"/>
          <w:rtl/>
        </w:rPr>
        <w:t>נפרעת רק ע</w:t>
      </w:r>
      <w:r w:rsidR="002B7BCC" w:rsidRPr="00DF480B">
        <w:rPr>
          <w:spacing w:val="-6"/>
          <w:rtl/>
        </w:rPr>
        <w:t>"</w:t>
      </w:r>
      <w:r w:rsidR="00130C27" w:rsidRPr="00DF480B">
        <w:rPr>
          <w:rFonts w:hint="cs"/>
          <w:spacing w:val="-6"/>
          <w:rtl/>
        </w:rPr>
        <w:t xml:space="preserve">י אחר. </w:t>
      </w:r>
      <w:r w:rsidR="00AB7D20" w:rsidRPr="00DF480B">
        <w:rPr>
          <w:rStyle w:val="afffff0"/>
          <w:rFonts w:hint="cs"/>
          <w:spacing w:val="-6"/>
          <w:rtl/>
        </w:rPr>
        <w:t>שלא יבואו לידי הרגל דבר</w:t>
      </w:r>
    </w:p>
    <w:p w14:paraId="6A439C78" w14:textId="649C684F" w:rsidR="00E268F4" w:rsidRDefault="00130C27" w:rsidP="00130C27">
      <w:pPr>
        <w:rPr>
          <w:rFonts w:ascii="Fb Fontext" w:hAnsi="Fb Fontext"/>
          <w:spacing w:val="-6"/>
          <w:rtl/>
        </w:rPr>
      </w:pPr>
      <w:bookmarkStart w:id="208" w:name="_Toc119352993"/>
      <w:r w:rsidRPr="00DF480B">
        <w:rPr>
          <w:rStyle w:val="affffc"/>
          <w:rFonts w:hint="cs"/>
          <w:rtl/>
        </w:rPr>
        <w:t>ובבאו לפנינו לדין</w:t>
      </w:r>
      <w:bookmarkEnd w:id="208"/>
      <w:r w:rsidRPr="00730169">
        <w:rPr>
          <w:rFonts w:ascii="Fb Fontext" w:hAnsi="Fb Fontext" w:cs="PFT_Frank" w:hint="cs"/>
          <w:b/>
          <w:bCs/>
          <w:spacing w:val="-6"/>
          <w:szCs w:val="14"/>
          <w:rtl/>
        </w:rPr>
        <w:t xml:space="preserve"> </w:t>
      </w:r>
      <w:r w:rsidRPr="00730169">
        <w:rPr>
          <w:rStyle w:val="affffe"/>
          <w:rFonts w:hint="cs"/>
          <w:spacing w:val="-6"/>
          <w:rtl/>
        </w:rPr>
        <w:t>ר</w:t>
      </w:r>
      <w:r w:rsidR="002B7BCC">
        <w:rPr>
          <w:rStyle w:val="affffe"/>
          <w:spacing w:val="-6"/>
          <w:rtl/>
        </w:rPr>
        <w:t>"</w:t>
      </w:r>
      <w:r w:rsidRPr="00730169">
        <w:rPr>
          <w:rStyle w:val="affffe"/>
          <w:rFonts w:hint="cs"/>
          <w:spacing w:val="-6"/>
          <w:rtl/>
        </w:rPr>
        <w:t>ש</w:t>
      </w:r>
      <w:r w:rsidRPr="00730169">
        <w:rPr>
          <w:rFonts w:ascii="Fb Fontext" w:hAnsi="Fb Fontext" w:hint="cs"/>
          <w:spacing w:val="-6"/>
          <w:rtl/>
        </w:rPr>
        <w:t xml:space="preserve"> לא מזדקקים,</w:t>
      </w:r>
      <w:r w:rsidRPr="00730169">
        <w:rPr>
          <w:rStyle w:val="affffe"/>
          <w:rFonts w:hint="cs"/>
          <w:spacing w:val="-6"/>
          <w:rtl/>
        </w:rPr>
        <w:t xml:space="preserve"> ר</w:t>
      </w:r>
      <w:r w:rsidR="002B7BCC">
        <w:rPr>
          <w:rStyle w:val="affffe"/>
          <w:spacing w:val="-6"/>
          <w:rtl/>
        </w:rPr>
        <w:t>"</w:t>
      </w:r>
      <w:r w:rsidRPr="00730169">
        <w:rPr>
          <w:rStyle w:val="affffe"/>
          <w:rFonts w:hint="cs"/>
          <w:spacing w:val="-6"/>
          <w:rtl/>
        </w:rPr>
        <w:t>פ</w:t>
      </w:r>
      <w:r w:rsidRPr="00730169">
        <w:rPr>
          <w:rFonts w:ascii="Fb Fontext" w:hAnsi="Fb Fontext" w:hint="cs"/>
          <w:spacing w:val="-6"/>
          <w:rtl/>
        </w:rPr>
        <w:t xml:space="preserve"> מנדים,</w:t>
      </w:r>
      <w:r w:rsidRPr="00730169">
        <w:rPr>
          <w:rStyle w:val="affffe"/>
          <w:rFonts w:hint="cs"/>
          <w:spacing w:val="-6"/>
          <w:rtl/>
        </w:rPr>
        <w:t xml:space="preserve"> רהבדר</w:t>
      </w:r>
      <w:r w:rsidR="002B7BCC">
        <w:rPr>
          <w:rStyle w:val="affffe"/>
          <w:spacing w:val="-6"/>
          <w:rtl/>
        </w:rPr>
        <w:t>"</w:t>
      </w:r>
      <w:r w:rsidRPr="00730169">
        <w:rPr>
          <w:rStyle w:val="affffe"/>
          <w:rFonts w:hint="cs"/>
          <w:spacing w:val="-6"/>
          <w:rtl/>
        </w:rPr>
        <w:t>י</w:t>
      </w:r>
      <w:r w:rsidRPr="00730169">
        <w:rPr>
          <w:rFonts w:ascii="Fb Fontext" w:hAnsi="Fb Fontext" w:hint="cs"/>
          <w:spacing w:val="-6"/>
          <w:rtl/>
        </w:rPr>
        <w:t xml:space="preserve"> אף מלקים</w:t>
      </w:r>
      <w:r w:rsidR="00E268F4">
        <w:rPr>
          <w:rFonts w:ascii="Fb Fontext" w:hAnsi="Fb Fontext" w:hint="cs"/>
          <w:spacing w:val="-6"/>
          <w:rtl/>
        </w:rPr>
        <w:t>,</w:t>
      </w:r>
    </w:p>
    <w:p w14:paraId="64DD6B9D" w14:textId="77777777" w:rsidR="00DF480B" w:rsidRDefault="00AB7D20" w:rsidP="00130C27">
      <w:pPr>
        <w:rPr>
          <w:rFonts w:ascii="Fb Fontext" w:hAnsi="Fb Fontext"/>
          <w:sz w:val="32"/>
          <w:rtl/>
        </w:rPr>
      </w:pPr>
      <w:r w:rsidRPr="00130C27">
        <w:rPr>
          <w:rStyle w:val="affffe"/>
          <w:rFonts w:hint="cs"/>
          <w:rtl/>
        </w:rPr>
        <w:t>ר</w:t>
      </w:r>
      <w:r w:rsidRPr="00130C27">
        <w:rPr>
          <w:rStyle w:val="affffe"/>
          <w:rtl/>
        </w:rPr>
        <w:t>"</w:t>
      </w:r>
      <w:r w:rsidRPr="00130C27">
        <w:rPr>
          <w:rStyle w:val="affffe"/>
          <w:rFonts w:hint="cs"/>
          <w:rtl/>
        </w:rPr>
        <w:t>נ</w:t>
      </w:r>
      <w:r w:rsidR="00130C27">
        <w:rPr>
          <w:rFonts w:ascii="Fb Fontext" w:hAnsi="Fb Fontext" w:hint="cs"/>
          <w:sz w:val="32"/>
          <w:rtl/>
        </w:rPr>
        <w:t xml:space="preserve"> </w:t>
      </w:r>
      <w:r w:rsidRPr="00130C27">
        <w:rPr>
          <w:rStyle w:val="afffff0"/>
          <w:rFonts w:hint="cs"/>
          <w:rtl/>
        </w:rPr>
        <w:t>שמחות</w:t>
      </w:r>
      <w:r w:rsidRPr="00130C27">
        <w:rPr>
          <w:rStyle w:val="afffff0"/>
          <w:rtl/>
        </w:rPr>
        <w:t>:</w:t>
      </w:r>
      <w:r w:rsidRPr="00C35A2C">
        <w:rPr>
          <w:rFonts w:ascii="Fb Fontext" w:hAnsi="Fb Fontext"/>
          <w:sz w:val="32"/>
          <w:rtl/>
        </w:rPr>
        <w:t xml:space="preserve"> </w:t>
      </w:r>
      <w:r w:rsidR="00130C27">
        <w:rPr>
          <w:rFonts w:ascii="Fb Fontext" w:hAnsi="Fb Fontext" w:hint="cs"/>
          <w:sz w:val="32"/>
          <w:rtl/>
        </w:rPr>
        <w:t xml:space="preserve">רק בנתגרשה מהנישואין, </w:t>
      </w:r>
    </w:p>
    <w:p w14:paraId="1030E907" w14:textId="26CE5555" w:rsidR="00AB7D20" w:rsidRPr="00C35A2C" w:rsidRDefault="00DF480B" w:rsidP="00DF480B">
      <w:pPr>
        <w:ind w:left="453" w:firstLine="57"/>
        <w:rPr>
          <w:rFonts w:ascii="Fb Fontext" w:hAnsi="Fb Fontext" w:cs="Guttman Vilna"/>
          <w:b/>
          <w:bCs/>
          <w:rtl/>
        </w:rPr>
      </w:pPr>
      <w:r>
        <w:rPr>
          <w:rFonts w:ascii="Fb Fontext" w:hAnsi="Fb Fontext" w:hint="cs"/>
          <w:sz w:val="32"/>
          <w:rtl/>
        </w:rPr>
        <w:t xml:space="preserve">   </w:t>
      </w:r>
      <w:r w:rsidR="00130C27">
        <w:rPr>
          <w:rFonts w:ascii="Fb Fontext" w:hAnsi="Fb Fontext" w:hint="cs"/>
          <w:sz w:val="32"/>
          <w:rtl/>
        </w:rPr>
        <w:t xml:space="preserve">אבל מהאירוסין </w:t>
      </w:r>
      <w:r w:rsidR="00AB7D20" w:rsidRPr="00C35A2C">
        <w:rPr>
          <w:rFonts w:ascii="Fb Fontext" w:hAnsi="Fb Fontext"/>
          <w:rtl/>
        </w:rPr>
        <w:t xml:space="preserve">נפרעת ע"י עצמה, </w:t>
      </w:r>
      <w:r w:rsidR="00AB7D20" w:rsidRPr="00130C27">
        <w:rPr>
          <w:rStyle w:val="afffff0"/>
          <w:rtl/>
        </w:rPr>
        <w:t>שאין לבו גס בה.</w:t>
      </w:r>
    </w:p>
    <w:p w14:paraId="4804DBEA" w14:textId="77777777" w:rsidR="00E268F4" w:rsidRDefault="004F2781" w:rsidP="00AB7D20">
      <w:pPr>
        <w:rPr>
          <w:rFonts w:ascii="Fb Fontext" w:hAnsi="Fb Fontext"/>
          <w:sz w:val="32"/>
          <w:rtl/>
        </w:rPr>
      </w:pPr>
      <w:r w:rsidRPr="004F2781">
        <w:rPr>
          <w:rStyle w:val="affffe"/>
          <w:rFonts w:hint="cs"/>
          <w:rtl/>
        </w:rPr>
        <w:t>רבא</w:t>
      </w:r>
      <w:r>
        <w:rPr>
          <w:rStyle w:val="affffe"/>
          <w:rFonts w:hint="cs"/>
          <w:rtl/>
        </w:rPr>
        <w:t>:</w:t>
      </w:r>
      <w:r w:rsidRPr="004F2781">
        <w:rPr>
          <w:rStyle w:val="affffe"/>
          <w:rFonts w:hint="cs"/>
          <w:rtl/>
        </w:rPr>
        <w:t xml:space="preserve"> </w:t>
      </w:r>
      <w:r>
        <w:rPr>
          <w:rFonts w:ascii="Fb Fontext" w:hAnsi="Fb Fontext" w:hint="cs"/>
          <w:sz w:val="32"/>
          <w:rtl/>
        </w:rPr>
        <w:t>העמיד שליח בין ארוס וארוסה שבאו לדון בפניו</w:t>
      </w:r>
      <w:r w:rsidR="00E268F4">
        <w:rPr>
          <w:rFonts w:ascii="Fb Fontext" w:hAnsi="Fb Fontext" w:hint="cs"/>
          <w:sz w:val="32"/>
          <w:rtl/>
        </w:rPr>
        <w:t>,</w:t>
      </w:r>
    </w:p>
    <w:p w14:paraId="10C48BB0" w14:textId="1A96BF03" w:rsidR="00AB7D20" w:rsidRDefault="004F2781" w:rsidP="004F2781">
      <w:pPr>
        <w:ind w:firstLine="57"/>
        <w:rPr>
          <w:rFonts w:ascii="Fb Fontext" w:hAnsi="Fb Fontext"/>
          <w:rtl/>
        </w:rPr>
      </w:pPr>
      <w:r>
        <w:rPr>
          <w:rStyle w:val="afffff0"/>
          <w:rFonts w:hint="cs"/>
          <w:rtl/>
        </w:rPr>
        <w:t xml:space="preserve">   </w:t>
      </w:r>
      <w:r w:rsidRPr="004F2781">
        <w:rPr>
          <w:rStyle w:val="afffff0"/>
          <w:rFonts w:hint="cs"/>
          <w:rtl/>
        </w:rPr>
        <w:t>שראה שהיה ליבם גס בינהם,</w:t>
      </w:r>
      <w:r w:rsidRPr="00CA108A">
        <w:rPr>
          <w:rFonts w:ascii="Fb Fontext" w:hAnsi="Fb Fontext" w:cs="PFT_Frank" w:hint="cs"/>
          <w:b/>
          <w:bCs/>
          <w:sz w:val="32"/>
          <w:szCs w:val="14"/>
          <w:rtl/>
        </w:rPr>
        <w:t xml:space="preserve"> </w:t>
      </w:r>
      <w:r w:rsidRPr="004F2781">
        <w:rPr>
          <w:rStyle w:val="afffff0"/>
          <w:rFonts w:hint="cs"/>
          <w:rtl/>
        </w:rPr>
        <w:t>וא</w:t>
      </w:r>
      <w:r w:rsidR="002B7BCC">
        <w:rPr>
          <w:rStyle w:val="afffff0"/>
          <w:rtl/>
        </w:rPr>
        <w:t>"</w:t>
      </w:r>
      <w:r w:rsidRPr="004F2781">
        <w:rPr>
          <w:rStyle w:val="afffff0"/>
          <w:rFonts w:hint="cs"/>
          <w:rtl/>
        </w:rPr>
        <w:t>ד שהיה בהיפך</w:t>
      </w:r>
    </w:p>
    <w:p w14:paraId="42BCAD42" w14:textId="77777777" w:rsidR="00AB7D20" w:rsidRDefault="00AB7D20" w:rsidP="00DF480B">
      <w:pPr>
        <w:pStyle w:val="afffff4"/>
        <w:rPr>
          <w:rtl/>
        </w:rPr>
      </w:pPr>
      <w:ins w:id="9836" w:author="מספור קטעי משנה" w:date="2026-10-06T06:45:30Z">
        <w:r>
          <w:rPr>
            <w:rStyle w:val="MisparKeta"/>
          </w:rPr>
          <w:t xml:space="preserve">ב. </w:t>
        </w:r>
      </w:ins>
      <w:bookmarkStart w:id="209" w:name="_Toc119352994"/>
      <w:r w:rsidRPr="00C35A2C">
        <w:rPr>
          <w:rtl/>
        </w:rPr>
        <w:lastRenderedPageBreak/>
        <w:t>ואלו נאמנין להעיד בגודלן מה שראו בקוטנן:</w:t>
      </w:r>
      <w:bookmarkEnd w:id="209"/>
    </w:p>
    <w:p>
      <w:pPr>
        <w:pStyle w:val="MishnaBatzad"/>
        <w:rPr>
          <w:ins w:id="20394" w:author="קלוד" w:date="2026-10-06T10:09:07Z"/>
        </w:rPr>
      </w:pPr>
      <w:ins w:id="20393" w:author="קלוד" w:date="2026-10-06T10:09:07Z">
        <w:r>
          <w:t xml:space="preserve">משנה י</w:t>
        </w:r>
      </w:ins>
    </w:p>
    <w:p w14:paraId="5B4F9DA2" w14:textId="00DC3CAD" w:rsidR="00AB7D20" w:rsidRDefault="00AB7D20" w:rsidP="00AB7D20">
      <w:pPr>
        <w:pStyle w:val="afff5"/>
        <w:rPr>
          <w:rtl/>
        </w:rPr>
      </w:pPr>
      <w:r w:rsidRPr="00C35A2C">
        <w:rPr>
          <w:rtl/>
        </w:rPr>
        <w:t>נאמן אדם לומר זה כת</w:t>
      </w:r>
      <w:r w:rsidR="002B7BCC">
        <w:rPr>
          <w:rtl/>
        </w:rPr>
        <w:t>"</w:t>
      </w:r>
      <w:r w:rsidR="004F2781">
        <w:rPr>
          <w:rFonts w:hint="cs"/>
          <w:rtl/>
        </w:rPr>
        <w:t>י של אבא, רבי, אחי,</w:t>
      </w:r>
    </w:p>
    <w:p w14:paraId="185F35D5" w14:textId="77777777" w:rsidR="00AB7D20" w:rsidRPr="00890DF8" w:rsidRDefault="00AB7D20" w:rsidP="00AB7D20">
      <w:pPr>
        <w:pStyle w:val="afff5"/>
        <w:rPr>
          <w:rtl/>
        </w:rPr>
      </w:pPr>
      <w:bookmarkStart w:id="210" w:name="_Toc119352995"/>
      <w:r w:rsidRPr="00DF480B">
        <w:rPr>
          <w:rStyle w:val="afffff5"/>
          <w:rtl/>
        </w:rPr>
        <w:t>זכור הייתי בפלונית</w:t>
      </w:r>
      <w:bookmarkEnd w:id="210"/>
      <w:r w:rsidRPr="00890DF8">
        <w:rPr>
          <w:rtl/>
        </w:rPr>
        <w:t xml:space="preserve"> שיצאה בהינומא וראשה פרוע, ושהיה איש פלוני יוצא מבית הספר לטבול לאכול בתרומה, ושהיה חולק עמנו על הגורן, והמקום הזה בית הפרס, ועד כאן היינו באין בשבת.</w:t>
      </w:r>
    </w:p>
    <w:p w14:paraId="17A0E806" w14:textId="7A521B09" w:rsidR="00AB7D20" w:rsidRPr="002B7BCC" w:rsidRDefault="00AB7D20" w:rsidP="00AB7D20">
      <w:pPr>
        <w:pStyle w:val="afff5"/>
        <w:rPr>
          <w:spacing w:val="4"/>
          <w:rtl/>
        </w:rPr>
      </w:pPr>
      <w:r w:rsidRPr="002B7BCC">
        <w:rPr>
          <w:spacing w:val="4"/>
          <w:rtl/>
        </w:rPr>
        <w:t xml:space="preserve">אבל אין נאמן לומר דרך </w:t>
      </w:r>
      <w:r w:rsidR="004F2781" w:rsidRPr="002B7BCC">
        <w:rPr>
          <w:rFonts w:hint="cs"/>
          <w:spacing w:val="4"/>
          <w:rtl/>
        </w:rPr>
        <w:t xml:space="preserve">מעמד ומספד </w:t>
      </w:r>
      <w:r w:rsidRPr="002B7BCC">
        <w:rPr>
          <w:spacing w:val="4"/>
          <w:rtl/>
        </w:rPr>
        <w:t>היה לפלוני במקום הזה.</w:t>
      </w:r>
    </w:p>
    <w:p w14:paraId="3A4DC8A5" w14:textId="77777777" w:rsidR="00DF480B" w:rsidRDefault="00AB7D20" w:rsidP="004F2781">
      <w:pPr>
        <w:rPr>
          <w:rFonts w:ascii="Fb Fontext" w:hAnsi="Fb Fontext"/>
          <w:sz w:val="32"/>
          <w:rtl/>
        </w:rPr>
      </w:pPr>
      <w:r w:rsidRPr="004F2781">
        <w:rPr>
          <w:rStyle w:val="affffe"/>
          <w:rFonts w:hint="cs"/>
          <w:rtl/>
        </w:rPr>
        <w:t>רהבדר</w:t>
      </w:r>
      <w:r w:rsidRPr="004F2781">
        <w:rPr>
          <w:rStyle w:val="affffe"/>
          <w:rtl/>
        </w:rPr>
        <w:t>"</w:t>
      </w:r>
      <w:r w:rsidRPr="004F2781">
        <w:rPr>
          <w:rStyle w:val="affffe"/>
          <w:rFonts w:hint="cs"/>
          <w:rtl/>
        </w:rPr>
        <w:t>י</w:t>
      </w:r>
      <w:r w:rsidR="00DF480B">
        <w:rPr>
          <w:rStyle w:val="affffe"/>
          <w:rFonts w:hint="cs"/>
          <w:rtl/>
        </w:rPr>
        <w:t xml:space="preserve">: </w:t>
      </w:r>
      <w:r w:rsidRPr="00DF480B">
        <w:rPr>
          <w:rStyle w:val="affffc"/>
          <w:rtl/>
        </w:rPr>
        <w:t>והוא, שיש גדול עמו.</w:t>
      </w:r>
      <w:r w:rsidRPr="00C35A2C">
        <w:rPr>
          <w:rFonts w:ascii="Fb Fontext" w:hAnsi="Fb Fontext" w:hint="cs"/>
          <w:sz w:val="32"/>
          <w:rtl/>
        </w:rPr>
        <w:t xml:space="preserve"> </w:t>
      </w:r>
    </w:p>
    <w:p w14:paraId="21908BD2" w14:textId="17B29D6B" w:rsidR="00E268F4" w:rsidRDefault="00AB7D20" w:rsidP="004F2781">
      <w:pPr>
        <w:rPr>
          <w:rStyle w:val="afffff0"/>
          <w:rtl/>
        </w:rPr>
      </w:pPr>
      <w:r w:rsidRPr="00C35A2C">
        <w:rPr>
          <w:rFonts w:ascii="Fb Fontext" w:hAnsi="Fb Fontext" w:hint="cs"/>
          <w:sz w:val="32"/>
          <w:rtl/>
        </w:rPr>
        <w:t xml:space="preserve">גם </w:t>
      </w:r>
      <w:r w:rsidRPr="00224771">
        <w:rPr>
          <w:rFonts w:cs="PFT_Frank" w:hint="cs"/>
          <w:b/>
          <w:bCs/>
          <w:szCs w:val="14"/>
          <w:rtl/>
        </w:rPr>
        <w:t>ברבו</w:t>
      </w:r>
      <w:r w:rsidRPr="00C35A2C">
        <w:rPr>
          <w:rFonts w:ascii="Fb Fontext" w:hAnsi="Fb Fontext" w:hint="cs"/>
          <w:sz w:val="32"/>
          <w:rtl/>
        </w:rPr>
        <w:t xml:space="preserve"> </w:t>
      </w:r>
      <w:r w:rsidRPr="004F2781">
        <w:rPr>
          <w:rStyle w:val="afffff0"/>
          <w:rFonts w:hint="cs"/>
          <w:rtl/>
        </w:rPr>
        <w:t xml:space="preserve">שאין </w:t>
      </w:r>
      <w:r w:rsidR="004F2781" w:rsidRPr="004F2781">
        <w:rPr>
          <w:rStyle w:val="afffff0"/>
          <w:rFonts w:hint="cs"/>
          <w:rtl/>
        </w:rPr>
        <w:t>מצוי אצלו,</w:t>
      </w:r>
      <w:r w:rsidR="004F2781">
        <w:rPr>
          <w:rFonts w:ascii="Fb Fontext" w:hAnsi="Fb Fontext" w:hint="cs"/>
          <w:sz w:val="32"/>
          <w:rtl/>
        </w:rPr>
        <w:t xml:space="preserve"> ובאביו</w:t>
      </w:r>
      <w:r w:rsidR="004F2781" w:rsidRPr="004F2781">
        <w:rPr>
          <w:rStyle w:val="afffff0"/>
          <w:rFonts w:hint="cs"/>
          <w:rtl/>
        </w:rPr>
        <w:t xml:space="preserve"> שאין אימתו עליו</w:t>
      </w:r>
      <w:r w:rsidR="00E268F4">
        <w:rPr>
          <w:rStyle w:val="afffff0"/>
          <w:rFonts w:hint="cs"/>
          <w:rtl/>
        </w:rPr>
        <w:t>,</w:t>
      </w:r>
    </w:p>
    <w:p w14:paraId="2833D8FB" w14:textId="7D758C33" w:rsidR="00AB7D20" w:rsidRPr="002B7BCC" w:rsidRDefault="00AB7D20" w:rsidP="004F2781">
      <w:pPr>
        <w:rPr>
          <w:rFonts w:ascii="Fb Fontext" w:hAnsi="Fb Fontext" w:cs="Guttman Vilna"/>
          <w:b/>
          <w:bCs/>
          <w:spacing w:val="-4"/>
          <w:sz w:val="32"/>
          <w:rtl/>
        </w:rPr>
      </w:pPr>
      <w:r w:rsidRPr="002B7BCC">
        <w:rPr>
          <w:rFonts w:ascii="Fb Fontext" w:hAnsi="Fb Fontext" w:hint="cs"/>
          <w:spacing w:val="-4"/>
          <w:sz w:val="32"/>
          <w:rtl/>
        </w:rPr>
        <w:t xml:space="preserve">וגם </w:t>
      </w:r>
      <w:r w:rsidRPr="00224771">
        <w:rPr>
          <w:rFonts w:cs="PFT_Frank" w:hint="cs"/>
          <w:b/>
          <w:bCs/>
          <w:spacing w:val="-4"/>
          <w:szCs w:val="14"/>
          <w:rtl/>
        </w:rPr>
        <w:t>אחיו</w:t>
      </w:r>
      <w:r w:rsidRPr="002B7BCC">
        <w:rPr>
          <w:rFonts w:ascii="Fb Fontext" w:hAnsi="Fb Fontext" w:hint="cs"/>
          <w:spacing w:val="-4"/>
          <w:sz w:val="32"/>
          <w:rtl/>
        </w:rPr>
        <w:t xml:space="preserve"> </w:t>
      </w:r>
      <w:r w:rsidRPr="002B7BCC">
        <w:rPr>
          <w:rStyle w:val="afffff0"/>
          <w:rFonts w:hint="cs"/>
          <w:spacing w:val="-4"/>
          <w:rtl/>
        </w:rPr>
        <w:t xml:space="preserve">דאין לו את שניהם מהני, </w:t>
      </w:r>
      <w:r w:rsidRPr="002B7BCC">
        <w:rPr>
          <w:rStyle w:val="afffff0"/>
          <w:spacing w:val="-4"/>
          <w:rtl/>
        </w:rPr>
        <w:t>כיון דקיום שטרות מדרבנן, הימנוהו רבנן בדרבנן.</w:t>
      </w:r>
    </w:p>
    <w:p w14:paraId="7714838D" w14:textId="77777777" w:rsidR="00AB7D20" w:rsidRPr="00C35A2C" w:rsidRDefault="00AB7D20" w:rsidP="00AB7D20">
      <w:pPr>
        <w:pStyle w:val="afffd"/>
        <w:rPr>
          <w:rtl/>
        </w:rPr>
      </w:pPr>
      <w:ins w:id="9837" w:author="מספור קטעי משנה" w:date="2026-10-06T06:45:30Z">
        <w:r>
          <w:rPr>
            <w:rStyle w:val="MisparKeta"/>
          </w:rPr>
          <w:t xml:space="preserve">ד. </w:t>
        </w:r>
      </w:ins>
      <w:bookmarkStart w:id="211" w:name="_Toc119352996"/>
      <w:r w:rsidRPr="00C54C7E">
        <w:rPr>
          <w:rtl/>
        </w:rPr>
        <w:t>זכור הייתי בפלונית שיצאה בהינומא וראשה פרוע</w:t>
      </w:r>
      <w:r w:rsidRPr="00C35A2C">
        <w:rPr>
          <w:rtl/>
        </w:rPr>
        <w:t>.</w:t>
      </w:r>
      <w:bookmarkEnd w:id="211"/>
    </w:p>
    <w:p w14:paraId="6563C023" w14:textId="460FEB47" w:rsidR="00AB7D20" w:rsidRDefault="00AB7D20" w:rsidP="002B7BCC">
      <w:pPr>
        <w:rPr>
          <w:rtl/>
        </w:rPr>
      </w:pPr>
      <w:r w:rsidRPr="00C35A2C">
        <w:rPr>
          <w:rFonts w:ascii="Fb Fontext" w:hAnsi="Fb Fontext"/>
          <w:rtl/>
        </w:rPr>
        <w:t>כיון דרוב נשים בתולות נישאות, גלוי מלתא בעלמא הוא.</w:t>
      </w:r>
    </w:p>
    <w:p w14:paraId="3ECEECDC" w14:textId="77777777" w:rsidR="00AB7D20" w:rsidRPr="00C35A2C" w:rsidRDefault="00AB7D20" w:rsidP="00E26091">
      <w:pPr>
        <w:pStyle w:val="afff"/>
        <w:framePr w:wrap="around"/>
        <w:rPr>
          <w:rtl/>
        </w:rPr>
      </w:pPr>
      <w:bookmarkStart w:id="212" w:name="_Toc119352997"/>
      <w:r w:rsidRPr="00C35A2C">
        <w:rPr>
          <w:rFonts w:hint="cs"/>
          <w:rtl/>
        </w:rPr>
        <w:t>כח:</w:t>
      </w:r>
      <w:bookmarkEnd w:id="212"/>
    </w:p>
    <w:p w14:paraId="23618E36" w14:textId="77777777" w:rsidR="00AB7D20" w:rsidRPr="00C54C7E" w:rsidRDefault="00AB7D20" w:rsidP="00C54C7E">
      <w:pPr>
        <w:pStyle w:val="afffd"/>
        <w:rPr>
          <w:rtl/>
        </w:rPr>
      </w:pPr>
      <w:ins w:id="9807" w:author="מספור קטעי משנה" w:date="2026-10-06T10:04:27Z">
        <w:r>
          <w:rPr>
            <w:rStyle w:val="MisparKeta"/>
          </w:rPr>
          <w:t xml:space="preserve">ה. </w:t>
        </w:r>
      </w:ins>
      <w:bookmarkStart w:id="213" w:name="_Toc119352998"/>
      <w:r w:rsidRPr="00C54C7E">
        <w:rPr>
          <w:rtl/>
        </w:rPr>
        <w:t>ושהיה איש פלוני יוצא מבית הספר לטבול לאכול בתרומה.</w:t>
      </w:r>
      <w:bookmarkEnd w:id="213"/>
    </w:p>
    <w:p w14:paraId="709982BC" w14:textId="6FF61F4E" w:rsidR="00AB7D20" w:rsidRDefault="00AB7D20" w:rsidP="00AB7D20">
      <w:pPr>
        <w:rPr>
          <w:rFonts w:ascii="Fb Fontext" w:hAnsi="Fb Fontext"/>
          <w:sz w:val="32"/>
          <w:rtl/>
        </w:rPr>
      </w:pPr>
      <w:r w:rsidRPr="002B7BCC">
        <w:rPr>
          <w:rStyle w:val="affffe"/>
          <w:rFonts w:hint="cs"/>
          <w:rtl/>
        </w:rPr>
        <w:t>כריב</w:t>
      </w:r>
      <w:r w:rsidRPr="002B7BCC">
        <w:rPr>
          <w:rStyle w:val="affffe"/>
          <w:rtl/>
        </w:rPr>
        <w:t>"</w:t>
      </w:r>
      <w:r w:rsidRPr="002B7BCC">
        <w:rPr>
          <w:rStyle w:val="affffe"/>
          <w:rFonts w:hint="cs"/>
          <w:rtl/>
        </w:rPr>
        <w:t>ל</w:t>
      </w:r>
      <w:r w:rsidRPr="00C35A2C">
        <w:rPr>
          <w:rFonts w:ascii="Fb Fontext" w:hAnsi="Fb Fontext" w:hint="cs"/>
          <w:sz w:val="32"/>
          <w:rtl/>
        </w:rPr>
        <w:t xml:space="preserve"> דאסור לאדם שילמד עבדו תורה </w:t>
      </w:r>
      <w:r w:rsidRPr="004F2781">
        <w:rPr>
          <w:rStyle w:val="afffff0"/>
          <w:rFonts w:hint="cs"/>
          <w:rtl/>
        </w:rPr>
        <w:t>דאל</w:t>
      </w:r>
      <w:r w:rsidRPr="004F2781">
        <w:rPr>
          <w:rStyle w:val="afffff0"/>
          <w:rtl/>
        </w:rPr>
        <w:t>"</w:t>
      </w:r>
      <w:r w:rsidRPr="004F2781">
        <w:rPr>
          <w:rStyle w:val="afffff0"/>
          <w:rFonts w:hint="cs"/>
          <w:rtl/>
        </w:rPr>
        <w:t>ה נחשוש שהוא עבד</w:t>
      </w:r>
    </w:p>
    <w:p w14:paraId="4C394D53" w14:textId="46220623" w:rsidR="00AB7D20" w:rsidRDefault="00AB7D20" w:rsidP="00AB7D20">
      <w:pPr>
        <w:rPr>
          <w:rFonts w:ascii="Fb Fontext" w:hAnsi="Fb Fontext"/>
          <w:sz w:val="32"/>
          <w:rtl/>
        </w:rPr>
      </w:pPr>
      <w:r w:rsidRPr="002B7BCC">
        <w:rPr>
          <w:rStyle w:val="affffe"/>
          <w:rFonts w:hint="cs"/>
          <w:rtl/>
        </w:rPr>
        <w:t xml:space="preserve">והא </w:t>
      </w:r>
      <w:r w:rsidRPr="00C35A2C">
        <w:rPr>
          <w:rFonts w:ascii="Fb Fontext" w:hAnsi="Fb Fontext" w:hint="cs"/>
          <w:sz w:val="32"/>
          <w:rtl/>
        </w:rPr>
        <w:t>ד</w:t>
      </w:r>
      <w:r w:rsidRPr="00C35A2C">
        <w:rPr>
          <w:rFonts w:ascii="Fb Fontext" w:hAnsi="Fb Fontext"/>
          <w:sz w:val="32"/>
          <w:rtl/>
        </w:rPr>
        <w:t xml:space="preserve">לוה הימנו רבו, או שעשאו רבו  אפוטרופוס, או שהניח תפילין בפני רבו, או שקרא </w:t>
      </w:r>
      <w:r w:rsidRPr="00C35A2C">
        <w:rPr>
          <w:rFonts w:ascii="Fb Fontext" w:hAnsi="Fb Fontext" w:hint="cs"/>
          <w:sz w:val="32"/>
          <w:rtl/>
        </w:rPr>
        <w:t>ג'</w:t>
      </w:r>
      <w:r w:rsidRPr="00C35A2C">
        <w:rPr>
          <w:rFonts w:ascii="Fb Fontext" w:hAnsi="Fb Fontext"/>
          <w:sz w:val="32"/>
          <w:rtl/>
        </w:rPr>
        <w:t xml:space="preserve"> פסוקים בבית הכנסת – הר"</w:t>
      </w:r>
      <w:r w:rsidRPr="00C35A2C">
        <w:rPr>
          <w:rFonts w:ascii="Fb Fontext" w:hAnsi="Fb Fontext" w:hint="cs"/>
          <w:sz w:val="32"/>
          <w:rtl/>
        </w:rPr>
        <w:t>ז</w:t>
      </w:r>
      <w:r w:rsidRPr="00C35A2C">
        <w:rPr>
          <w:rFonts w:ascii="Fb Fontext" w:hAnsi="Fb Fontext"/>
          <w:sz w:val="32"/>
          <w:rtl/>
        </w:rPr>
        <w:t xml:space="preserve"> לא יצא לחירות!</w:t>
      </w:r>
      <w:r w:rsidRPr="00C35A2C">
        <w:rPr>
          <w:rFonts w:ascii="Fb Fontext" w:hAnsi="Fb Fontext" w:hint="cs"/>
          <w:sz w:val="32"/>
          <w:rtl/>
        </w:rPr>
        <w:t xml:space="preserve"> </w:t>
      </w:r>
      <w:r w:rsidR="00287D14">
        <w:rPr>
          <w:rFonts w:ascii="Fb Fontext" w:hAnsi="Fb Fontext"/>
          <w:sz w:val="32"/>
          <w:rtl/>
        </w:rPr>
        <w:t>שם</w:t>
      </w:r>
      <w:r w:rsidRPr="00C35A2C">
        <w:rPr>
          <w:rFonts w:ascii="Fb Fontext" w:hAnsi="Fb Fontext"/>
          <w:sz w:val="32"/>
          <w:rtl/>
        </w:rPr>
        <w:t xml:space="preserve"> ד</w:t>
      </w:r>
      <w:r w:rsidRPr="00C35A2C">
        <w:rPr>
          <w:rFonts w:ascii="Fb Fontext" w:hAnsi="Fb Fontext" w:hint="cs"/>
          <w:sz w:val="32"/>
          <w:rtl/>
        </w:rPr>
        <w:t>קרא העבד בתורה ע</w:t>
      </w:r>
      <w:r w:rsidRPr="00C35A2C">
        <w:rPr>
          <w:rFonts w:ascii="Fb Fontext" w:hAnsi="Fb Fontext"/>
          <w:sz w:val="32"/>
          <w:rtl/>
        </w:rPr>
        <w:t>"</w:t>
      </w:r>
      <w:r w:rsidRPr="00C35A2C">
        <w:rPr>
          <w:rFonts w:ascii="Fb Fontext" w:hAnsi="Fb Fontext" w:hint="cs"/>
          <w:sz w:val="32"/>
          <w:rtl/>
        </w:rPr>
        <w:t>ד עצמו</w:t>
      </w:r>
      <w:r w:rsidRPr="00C35A2C">
        <w:rPr>
          <w:rFonts w:ascii="Fb Fontext" w:hAnsi="Fb Fontext"/>
          <w:sz w:val="32"/>
          <w:rtl/>
        </w:rPr>
        <w:t>,</w:t>
      </w:r>
    </w:p>
    <w:p w14:paraId="4D5839B3" w14:textId="77777777" w:rsidR="00AB7D20" w:rsidRPr="00730169" w:rsidRDefault="00AB7D20" w:rsidP="00AB7D20">
      <w:pPr>
        <w:rPr>
          <w:rFonts w:ascii="Fb Fontext" w:hAnsi="Fb Fontext"/>
          <w:spacing w:val="-2"/>
          <w:sz w:val="32"/>
          <w:rtl/>
        </w:rPr>
      </w:pPr>
      <w:r w:rsidRPr="002B7BCC">
        <w:rPr>
          <w:rStyle w:val="affffe"/>
          <w:rFonts w:hint="cs"/>
          <w:rtl/>
        </w:rPr>
        <w:t>והך דריב</w:t>
      </w:r>
      <w:r w:rsidRPr="002B7BCC">
        <w:rPr>
          <w:rStyle w:val="affffe"/>
          <w:rtl/>
        </w:rPr>
        <w:t>"</w:t>
      </w:r>
      <w:r w:rsidRPr="002B7BCC">
        <w:rPr>
          <w:rStyle w:val="affffe"/>
          <w:rFonts w:hint="cs"/>
          <w:rtl/>
        </w:rPr>
        <w:t>ל</w:t>
      </w:r>
      <w:r w:rsidRPr="00730169">
        <w:rPr>
          <w:rFonts w:ascii="Fb Fontext" w:hAnsi="Fb Fontext" w:hint="cs"/>
          <w:spacing w:val="-2"/>
          <w:sz w:val="32"/>
          <w:rtl/>
        </w:rPr>
        <w:t xml:space="preserve"> דאסור היינו שנוהג בו מנהג בנים מלמדו תורה וכו</w:t>
      </w:r>
      <w:r w:rsidRPr="00730169">
        <w:rPr>
          <w:rFonts w:ascii="Fb Fontext" w:hAnsi="Fb Fontext"/>
          <w:spacing w:val="-2"/>
          <w:sz w:val="32"/>
          <w:rtl/>
        </w:rPr>
        <w:t>'</w:t>
      </w:r>
      <w:r w:rsidRPr="00730169">
        <w:rPr>
          <w:rFonts w:ascii="Fb Fontext" w:hAnsi="Fb Fontext" w:hint="cs"/>
          <w:spacing w:val="-2"/>
          <w:sz w:val="32"/>
          <w:rtl/>
        </w:rPr>
        <w:t>,</w:t>
      </w:r>
    </w:p>
    <w:p w14:paraId="4CAA6BFB" w14:textId="77777777" w:rsidR="00AB7D20" w:rsidRPr="00C35A2C" w:rsidRDefault="00AB7D20" w:rsidP="00AB7D20">
      <w:pPr>
        <w:rPr>
          <w:rFonts w:ascii="Fb Fontext" w:hAnsi="Fb Fontext"/>
          <w:rtl/>
        </w:rPr>
      </w:pPr>
      <w:bookmarkStart w:id="214" w:name="_Toc119352999"/>
      <w:r w:rsidRPr="00C35A2C">
        <w:rPr>
          <w:rStyle w:val="afffe"/>
          <w:rtl/>
        </w:rPr>
        <w:t>לטבול לאכול בתרומה.</w:t>
      </w:r>
      <w:bookmarkEnd w:id="214"/>
      <w:r w:rsidRPr="00C35A2C">
        <w:rPr>
          <w:rFonts w:ascii="Fb Fontext" w:hAnsi="Fb Fontext" w:cs="Guttman Vilna" w:hint="cs"/>
          <w:sz w:val="32"/>
          <w:rtl/>
        </w:rPr>
        <w:t xml:space="preserve"> </w:t>
      </w:r>
      <w:r w:rsidRPr="00FF3D4F">
        <w:rPr>
          <w:rFonts w:hint="cs"/>
          <w:rtl/>
        </w:rPr>
        <w:t xml:space="preserve">- </w:t>
      </w:r>
      <w:r w:rsidRPr="00FF3D4F">
        <w:rPr>
          <w:rtl/>
        </w:rPr>
        <w:t>בתרומה דרבנן</w:t>
      </w:r>
      <w:r w:rsidRPr="00C35A2C">
        <w:rPr>
          <w:rFonts w:ascii="Fb Fontext" w:hAnsi="Fb Fontext" w:cs="Guttman Vilna"/>
          <w:sz w:val="32"/>
          <w:rtl/>
        </w:rPr>
        <w:t>.</w:t>
      </w:r>
    </w:p>
    <w:p w14:paraId="40FD61DD" w14:textId="77777777" w:rsidR="00AB7D20" w:rsidRPr="00C35A2C" w:rsidRDefault="00AB7D20" w:rsidP="00AB7D20">
      <w:pPr>
        <w:pStyle w:val="afffd"/>
        <w:ind w:end="0"/>
        <w:rPr>
          <w:rtl/>
        </w:rPr>
      </w:pPr>
      <w:bookmarkStart w:id="215" w:name="_Toc119353000"/>
      <w:r w:rsidRPr="00C54C7E">
        <w:rPr>
          <w:rtl/>
        </w:rPr>
        <w:t>ושהיה חולק עמנו על הגורן</w:t>
      </w:r>
      <w:r w:rsidRPr="00C35A2C">
        <w:rPr>
          <w:rtl/>
        </w:rPr>
        <w:t>.</w:t>
      </w:r>
      <w:bookmarkEnd w:id="215"/>
    </w:p>
    <w:p w14:paraId="7670CD6D" w14:textId="77777777" w:rsidR="00DF480B" w:rsidRDefault="00AB7D20" w:rsidP="002B7BCC">
      <w:pPr>
        <w:rPr>
          <w:rStyle w:val="afffff0"/>
          <w:rtl/>
        </w:rPr>
      </w:pPr>
      <w:r w:rsidRPr="004F2781">
        <w:rPr>
          <w:rStyle w:val="affffe"/>
          <w:rFonts w:hint="cs"/>
          <w:rtl/>
        </w:rPr>
        <w:t>ומוכח כר</w:t>
      </w:r>
      <w:r w:rsidRPr="004F2781">
        <w:rPr>
          <w:rStyle w:val="affffe"/>
          <w:rtl/>
        </w:rPr>
        <w:t>"</w:t>
      </w:r>
      <w:r w:rsidRPr="004F2781">
        <w:rPr>
          <w:rStyle w:val="affffe"/>
          <w:rFonts w:hint="cs"/>
          <w:rtl/>
        </w:rPr>
        <w:t xml:space="preserve">י </w:t>
      </w:r>
      <w:r w:rsidR="004F2781">
        <w:rPr>
          <w:rFonts w:ascii="Fb Fontext" w:hAnsi="Fb Fontext" w:hint="cs"/>
          <w:rtl/>
        </w:rPr>
        <w:t>שחולקין תרומה לעבד רק כשרבו עמו</w:t>
      </w:r>
      <w:r w:rsidR="004F2781">
        <w:rPr>
          <w:rStyle w:val="afffff0"/>
          <w:rFonts w:hint="cs"/>
          <w:rtl/>
        </w:rPr>
        <w:t xml:space="preserve"> </w:t>
      </w:r>
    </w:p>
    <w:p w14:paraId="412EE04F" w14:textId="5F19A8E2" w:rsidR="00AB7D20" w:rsidRPr="00C35A2C" w:rsidRDefault="004F2781" w:rsidP="00DF480B">
      <w:pPr>
        <w:ind w:firstLine="0"/>
        <w:rPr>
          <w:rtl/>
        </w:rPr>
      </w:pPr>
      <w:r w:rsidRPr="004F2781">
        <w:rPr>
          <w:rStyle w:val="afffff0"/>
          <w:rFonts w:hint="cs"/>
          <w:rtl/>
        </w:rPr>
        <w:t>[דאלת'ה נחשוש שעבד הוא]</w:t>
      </w:r>
      <w:r w:rsidR="002B7BCC">
        <w:rPr>
          <w:rStyle w:val="afffff0"/>
          <w:rFonts w:hint="cs"/>
          <w:rtl/>
        </w:rPr>
        <w:t xml:space="preserve"> </w:t>
      </w:r>
      <w:r w:rsidR="00AB7D20" w:rsidRPr="002B7BCC">
        <w:rPr>
          <w:rStyle w:val="afffff0"/>
          <w:rFonts w:hint="cs"/>
          <w:rtl/>
        </w:rPr>
        <w:t xml:space="preserve">[ורבי יוסי </w:t>
      </w:r>
      <w:r w:rsidRPr="002B7BCC">
        <w:rPr>
          <w:rStyle w:val="afffff0"/>
          <w:rFonts w:hint="cs"/>
          <w:rtl/>
        </w:rPr>
        <w:t xml:space="preserve">חלק דיאמר </w:t>
      </w:r>
      <w:r w:rsidR="00AB7D20" w:rsidRPr="002B7BCC">
        <w:rPr>
          <w:rStyle w:val="afffff0"/>
          <w:rtl/>
        </w:rPr>
        <w:t>אם כהן אני תנו בשביל עצמי, ואם עבד כהן אני תנו לי בשביל רב</w:t>
      </w:r>
      <w:r w:rsidR="00AB7D20" w:rsidRPr="002B7BCC">
        <w:rPr>
          <w:rStyle w:val="afffff0"/>
          <w:rFonts w:hint="cs"/>
          <w:rtl/>
        </w:rPr>
        <w:t>י]</w:t>
      </w:r>
    </w:p>
    <w:p w14:paraId="5290C663" w14:textId="30A06BD6" w:rsidR="00E268F4" w:rsidRDefault="00AB7D20" w:rsidP="004F2781">
      <w:pPr>
        <w:rPr>
          <w:rtl/>
        </w:rPr>
      </w:pPr>
      <w:r w:rsidRPr="004F2781">
        <w:rPr>
          <w:rStyle w:val="affffe"/>
          <w:rtl/>
        </w:rPr>
        <w:lastRenderedPageBreak/>
        <w:t>•</w:t>
      </w:r>
      <w:r w:rsidRPr="004F2781">
        <w:rPr>
          <w:rStyle w:val="affffe"/>
          <w:rFonts w:hint="cs"/>
          <w:rtl/>
        </w:rPr>
        <w:t xml:space="preserve"> </w:t>
      </w:r>
      <w:r w:rsidRPr="004F2781">
        <w:rPr>
          <w:rStyle w:val="affffe"/>
          <w:rtl/>
        </w:rPr>
        <w:t>במקו</w:t>
      </w:r>
      <w:r w:rsidR="004F2781" w:rsidRPr="004F2781">
        <w:rPr>
          <w:rStyle w:val="affffe"/>
          <w:rFonts w:hint="cs"/>
          <w:rtl/>
        </w:rPr>
        <w:t>ם ד</w:t>
      </w:r>
      <w:r w:rsidRPr="004F2781">
        <w:rPr>
          <w:rStyle w:val="affffe"/>
          <w:rtl/>
        </w:rPr>
        <w:t>ר"</w:t>
      </w:r>
      <w:r w:rsidRPr="004F2781">
        <w:rPr>
          <w:rStyle w:val="affffe"/>
          <w:rFonts w:hint="cs"/>
          <w:rtl/>
        </w:rPr>
        <w:t>י</w:t>
      </w:r>
      <w:r w:rsidRPr="00F71179">
        <w:rPr>
          <w:rtl/>
        </w:rPr>
        <w:t xml:space="preserve"> היו מעלין מתרומה ליוחסין</w:t>
      </w:r>
      <w:r w:rsidR="00E268F4">
        <w:rPr>
          <w:rtl/>
        </w:rPr>
        <w:t>,</w:t>
      </w:r>
    </w:p>
    <w:p w14:paraId="3E6019C1" w14:textId="4150C48A" w:rsidR="00AB7D20" w:rsidRPr="00F71179" w:rsidRDefault="00AB7D20" w:rsidP="004F2781">
      <w:pPr>
        <w:rPr>
          <w:rtl/>
        </w:rPr>
      </w:pPr>
      <w:r w:rsidRPr="004F2781">
        <w:rPr>
          <w:rStyle w:val="affffe"/>
          <w:rtl/>
        </w:rPr>
        <w:t xml:space="preserve">במקומו </w:t>
      </w:r>
      <w:r w:rsidR="004F2781">
        <w:rPr>
          <w:rStyle w:val="affffe"/>
          <w:rFonts w:hint="cs"/>
          <w:rtl/>
        </w:rPr>
        <w:t>ד</w:t>
      </w:r>
      <w:r w:rsidRPr="004F2781">
        <w:rPr>
          <w:rStyle w:val="affffe"/>
          <w:rtl/>
        </w:rPr>
        <w:t xml:space="preserve">רבי יוסי </w:t>
      </w:r>
      <w:r w:rsidRPr="00F71179">
        <w:rPr>
          <w:rtl/>
        </w:rPr>
        <w:t>לא היו מעלין מתרומה ליוחסין.</w:t>
      </w:r>
    </w:p>
    <w:p w14:paraId="3FCCE484" w14:textId="77777777" w:rsidR="00DF480B" w:rsidRDefault="00AB7D20" w:rsidP="00AB7D20">
      <w:pPr>
        <w:rPr>
          <w:rFonts w:ascii="Fb Fontext" w:hAnsi="Fb Fontext"/>
          <w:rtl/>
        </w:rPr>
      </w:pPr>
      <w:r w:rsidRPr="00C35A2C">
        <w:rPr>
          <w:rFonts w:ascii="Fb Fontext" w:hAnsi="Fb Fontext"/>
          <w:rtl/>
        </w:rPr>
        <w:t>•</w:t>
      </w:r>
      <w:r w:rsidRPr="004F2781">
        <w:rPr>
          <w:rStyle w:val="affffe"/>
          <w:rFonts w:hint="cs"/>
          <w:rtl/>
        </w:rPr>
        <w:t xml:space="preserve"> </w:t>
      </w:r>
      <w:r w:rsidRPr="004F2781">
        <w:rPr>
          <w:rStyle w:val="affffe"/>
          <w:rtl/>
        </w:rPr>
        <w:t>תניא, א</w:t>
      </w:r>
      <w:r w:rsidRPr="004F2781">
        <w:rPr>
          <w:rStyle w:val="affffe"/>
          <w:rFonts w:hint="cs"/>
          <w:rtl/>
        </w:rPr>
        <w:t>ראבר</w:t>
      </w:r>
      <w:r w:rsidRPr="004F2781">
        <w:rPr>
          <w:rStyle w:val="affffe"/>
          <w:rtl/>
        </w:rPr>
        <w:t>"</w:t>
      </w:r>
      <w:r w:rsidRPr="004F2781">
        <w:rPr>
          <w:rStyle w:val="affffe"/>
          <w:rFonts w:hint="cs"/>
          <w:rtl/>
        </w:rPr>
        <w:t>י</w:t>
      </w:r>
      <w:r w:rsidRPr="004F2781">
        <w:rPr>
          <w:rStyle w:val="affffe"/>
          <w:rtl/>
        </w:rPr>
        <w:t xml:space="preserve">: </w:t>
      </w:r>
      <w:r w:rsidRPr="00C35A2C">
        <w:rPr>
          <w:rFonts w:ascii="Fb Fontext" w:hAnsi="Fb Fontext"/>
          <w:rtl/>
        </w:rPr>
        <w:t xml:space="preserve">מימי לא העדתי, </w:t>
      </w:r>
    </w:p>
    <w:p w14:paraId="07C8DFE7" w14:textId="79154389" w:rsidR="00AB7D20" w:rsidRPr="00C35A2C" w:rsidRDefault="00AB7D20" w:rsidP="00DF480B">
      <w:pPr>
        <w:ind w:left="283" w:firstLine="57"/>
        <w:rPr>
          <w:rFonts w:ascii="Fb Fontext" w:hAnsi="Fb Fontext"/>
          <w:rtl/>
        </w:rPr>
      </w:pPr>
      <w:r w:rsidRPr="00C35A2C">
        <w:rPr>
          <w:rFonts w:ascii="Fb Fontext" w:hAnsi="Fb Fontext"/>
          <w:rtl/>
        </w:rPr>
        <w:t>פעם אחת העדתי ו</w:t>
      </w:r>
      <w:r w:rsidRPr="00C35A2C">
        <w:rPr>
          <w:rFonts w:ascii="Fb Fontext" w:hAnsi="Fb Fontext" w:hint="cs"/>
          <w:rtl/>
        </w:rPr>
        <w:t>ביקשו להעלות</w:t>
      </w:r>
      <w:r w:rsidRPr="00C35A2C">
        <w:rPr>
          <w:rFonts w:ascii="Fb Fontext" w:hAnsi="Fb Fontext"/>
          <w:rtl/>
        </w:rPr>
        <w:t xml:space="preserve"> עבד לכהונה על פי.</w:t>
      </w:r>
    </w:p>
    <w:p w14:paraId="40424BC7" w14:textId="0E71FEB9" w:rsidR="00AB7D20" w:rsidRDefault="00AB7D20" w:rsidP="004F2781">
      <w:pPr>
        <w:pStyle w:val="afffff"/>
        <w:rPr>
          <w:rtl/>
        </w:rPr>
      </w:pPr>
      <w:r w:rsidRPr="00C35A2C">
        <w:rPr>
          <w:rFonts w:hint="cs"/>
          <w:rtl/>
        </w:rPr>
        <w:t xml:space="preserve"> </w:t>
      </w:r>
      <w:r w:rsidR="00DF480B">
        <w:rPr>
          <w:rtl/>
        </w:rPr>
        <w:tab/>
      </w:r>
      <w:r w:rsidR="00DF480B">
        <w:rPr>
          <w:rtl/>
        </w:rPr>
        <w:tab/>
      </w:r>
      <w:r>
        <w:rPr>
          <w:rFonts w:hint="cs"/>
          <w:rtl/>
        </w:rPr>
        <w:t xml:space="preserve">[שראה במקומו של רבי יוסי שמחלקים לו והלך והעיד במקומו של </w:t>
      </w:r>
      <w:r>
        <w:rPr>
          <w:rStyle w:val="affffe"/>
          <w:rFonts w:hint="cs"/>
          <w:rtl/>
          <w:rPrChange w:id="9067" w:author="מנוע אמוראים" w:date="2026-10-05T16:41:40Z">
            <w:rPr>
              <w:rFonts w:hint="cs"/>
              <w:rtl/>
            </w:rPr>
          </w:rPrChange>
        </w:rPr>
        <w:t xml:space="preserve">ר</w:t>
      </w:r>
      <w:r>
        <w:rPr>
          <w:rStyle w:val="affffe"/>
          <w:rtl/>
          <w:rPrChange w:id="9068" w:author="מנוע אמוראים" w:date="2026-10-05T16:41:40Z">
            <w:rPr>
              <w:rtl/>
            </w:rPr>
          </w:rPrChange>
        </w:rPr>
        <w:t xml:space="preserve">"</w:t>
      </w:r>
      <w:r>
        <w:rPr>
          <w:rStyle w:val="affffe"/>
          <w:rFonts w:hint="cs"/>
          <w:rtl/>
          <w:rPrChange w:id="9069" w:author="מנוע אמוראים" w:date="2026-10-05T16:41:40Z">
            <w:rPr>
              <w:rFonts w:hint="cs"/>
              <w:rtl/>
            </w:rPr>
          </w:rPrChange>
        </w:rPr>
        <w:t xml:space="preserve">י</w:t>
      </w:r>
      <w:r>
        <w:rPr>
          <w:rFonts w:hint="cs"/>
          <w:rtl/>
        </w:rPr>
        <w:t xml:space="preserve">]</w:t>
      </w:r>
    </w:p>
    <w:p w14:paraId="4A61E73C" w14:textId="78CD45E4" w:rsidR="00AB7D20" w:rsidRPr="00F71179" w:rsidRDefault="00AB7D20" w:rsidP="00AB7D20">
      <w:pPr>
        <w:rPr>
          <w:rFonts w:ascii="Fb Fontext" w:hAnsi="Fb Fontext"/>
          <w:spacing w:val="-2"/>
          <w:rtl/>
        </w:rPr>
      </w:pPr>
      <w:r w:rsidRPr="00F71179">
        <w:rPr>
          <w:rFonts w:ascii="Fb Fontext" w:hAnsi="Fb Fontext" w:hint="cs"/>
          <w:spacing w:val="-2"/>
          <w:sz w:val="32"/>
          <w:rtl/>
        </w:rPr>
        <w:t>ולא שהעלו ממש דהא בהמתן של צדיקים אין הקב</w:t>
      </w:r>
      <w:r w:rsidRPr="00F71179">
        <w:rPr>
          <w:rFonts w:ascii="Fb Fontext" w:hAnsi="Fb Fontext"/>
          <w:spacing w:val="-2"/>
          <w:sz w:val="32"/>
          <w:rtl/>
        </w:rPr>
        <w:t>"</w:t>
      </w:r>
      <w:r w:rsidRPr="00F71179">
        <w:rPr>
          <w:rFonts w:ascii="Fb Fontext" w:hAnsi="Fb Fontext" w:hint="cs"/>
          <w:spacing w:val="-2"/>
          <w:sz w:val="32"/>
          <w:rtl/>
        </w:rPr>
        <w:t xml:space="preserve">ה </w:t>
      </w:r>
      <w:r w:rsidRPr="00F71179">
        <w:rPr>
          <w:rFonts w:ascii="Fb Fontext" w:hAnsi="Fb Fontext"/>
          <w:spacing w:val="-2"/>
          <w:sz w:val="32"/>
          <w:rtl/>
        </w:rPr>
        <w:t xml:space="preserve">מביא תקלה על ידם, </w:t>
      </w:r>
      <w:r w:rsidRPr="00F71179">
        <w:rPr>
          <w:rFonts w:ascii="Fb Fontext" w:hAnsi="Fb Fontext" w:hint="cs"/>
          <w:spacing w:val="-2"/>
          <w:sz w:val="32"/>
          <w:rtl/>
        </w:rPr>
        <w:t>כ</w:t>
      </w:r>
      <w:r w:rsidRPr="00F71179">
        <w:rPr>
          <w:rFonts w:ascii="Fb Fontext" w:hAnsi="Fb Fontext"/>
          <w:spacing w:val="-2"/>
          <w:sz w:val="32"/>
          <w:rtl/>
        </w:rPr>
        <w:t>"</w:t>
      </w:r>
      <w:r w:rsidRPr="00F71179">
        <w:rPr>
          <w:rFonts w:ascii="Fb Fontext" w:hAnsi="Fb Fontext" w:hint="cs"/>
          <w:spacing w:val="-2"/>
          <w:sz w:val="32"/>
          <w:rtl/>
        </w:rPr>
        <w:t xml:space="preserve">ש </w:t>
      </w:r>
      <w:r w:rsidRPr="00F71179">
        <w:rPr>
          <w:rFonts w:ascii="Fb Fontext" w:hAnsi="Fb Fontext"/>
          <w:spacing w:val="-2"/>
          <w:sz w:val="32"/>
          <w:rtl/>
        </w:rPr>
        <w:t>צדיקים עצמם</w:t>
      </w:r>
      <w:r w:rsidR="00502266">
        <w:rPr>
          <w:rFonts w:ascii="Fb Fontext" w:hAnsi="Fb Fontext" w:hint="cs"/>
          <w:spacing w:val="-2"/>
          <w:sz w:val="32"/>
          <w:rtl/>
        </w:rPr>
        <w:t>,</w:t>
      </w:r>
    </w:p>
    <w:p w14:paraId="395EC241" w14:textId="77777777" w:rsidR="00AB7D20" w:rsidRPr="00C54C7E" w:rsidRDefault="00AB7D20" w:rsidP="00C54C7E">
      <w:pPr>
        <w:pStyle w:val="afffd"/>
        <w:ind w:end="0"/>
        <w:rPr>
          <w:rtl/>
        </w:rPr>
      </w:pPr>
      <w:bookmarkStart w:id="216" w:name="_Toc119353001"/>
      <w:r w:rsidRPr="00C54C7E">
        <w:rPr>
          <w:rtl/>
        </w:rPr>
        <w:t>ושהמקום הזה בית הפרס הוא.</w:t>
      </w:r>
      <w:bookmarkEnd w:id="216"/>
    </w:p>
    <w:p w14:paraId="034F18B9" w14:textId="77777777" w:rsidR="00AB7D20" w:rsidRPr="00C35A2C" w:rsidRDefault="00AB7D20" w:rsidP="00AB7D20">
      <w:pPr>
        <w:rPr>
          <w:rFonts w:ascii="Fb Fontext" w:hAnsi="Fb Fontext" w:cs="Guttman Vilna"/>
          <w:b/>
          <w:bCs/>
          <w:sz w:val="32"/>
          <w:rtl/>
        </w:rPr>
      </w:pPr>
      <w:r w:rsidRPr="00C35A2C">
        <w:rPr>
          <w:rFonts w:ascii="Fb Fontext" w:hAnsi="Fb Fontext" w:hint="cs"/>
          <w:sz w:val="32"/>
          <w:rtl/>
        </w:rPr>
        <w:t xml:space="preserve">דבית הפרס כרבנן </w:t>
      </w:r>
      <w:r w:rsidRPr="00262EB3">
        <w:rPr>
          <w:rStyle w:val="affffe"/>
          <w:rFonts w:hint="cs"/>
          <w:rtl/>
        </w:rPr>
        <w:t>כריא</w:t>
      </w:r>
      <w:r w:rsidRPr="00262EB3">
        <w:rPr>
          <w:rStyle w:val="affffe"/>
          <w:rtl/>
        </w:rPr>
        <w:t>"</w:t>
      </w:r>
      <w:r w:rsidRPr="00262EB3">
        <w:rPr>
          <w:rStyle w:val="affffe"/>
          <w:rFonts w:hint="cs"/>
          <w:rtl/>
        </w:rPr>
        <w:t>ש</w:t>
      </w:r>
      <w:r w:rsidRPr="00262EB3">
        <w:rPr>
          <w:rStyle w:val="affffe"/>
          <w:rtl/>
        </w:rPr>
        <w:t>:</w:t>
      </w:r>
      <w:r w:rsidRPr="00C35A2C">
        <w:rPr>
          <w:rFonts w:ascii="Fb Fontext" w:hAnsi="Fb Fontext"/>
          <w:sz w:val="32"/>
          <w:rtl/>
        </w:rPr>
        <w:t xml:space="preserve"> מנפח אדם בית הפרס והולך.</w:t>
      </w:r>
    </w:p>
    <w:p w14:paraId="0C743445" w14:textId="77777777" w:rsidR="00AB7D20" w:rsidRPr="00C35A2C" w:rsidRDefault="00AB7D20" w:rsidP="00AB7D20">
      <w:pPr>
        <w:rPr>
          <w:rFonts w:ascii="Fb Fontext" w:hAnsi="Fb Fontext" w:cs="Guttman Vilna"/>
          <w:b/>
          <w:bCs/>
          <w:sz w:val="32"/>
          <w:rtl/>
        </w:rPr>
      </w:pPr>
      <w:r w:rsidRPr="00262EB3">
        <w:rPr>
          <w:rStyle w:val="affffe"/>
          <w:rFonts w:hint="cs"/>
          <w:rtl/>
        </w:rPr>
        <w:t>וריב</w:t>
      </w:r>
      <w:r w:rsidRPr="00262EB3">
        <w:rPr>
          <w:rStyle w:val="affffe"/>
          <w:rtl/>
        </w:rPr>
        <w:t>"</w:t>
      </w:r>
      <w:r w:rsidRPr="00262EB3">
        <w:rPr>
          <w:rStyle w:val="affffe"/>
          <w:rFonts w:hint="cs"/>
          <w:rtl/>
        </w:rPr>
        <w:t>א מדר</w:t>
      </w:r>
      <w:r w:rsidRPr="00262EB3">
        <w:rPr>
          <w:rStyle w:val="affffe"/>
          <w:rtl/>
        </w:rPr>
        <w:t>"</w:t>
      </w:r>
      <w:r w:rsidRPr="00262EB3">
        <w:rPr>
          <w:rStyle w:val="affffe"/>
          <w:rFonts w:hint="cs"/>
          <w:rtl/>
        </w:rPr>
        <w:t>י</w:t>
      </w:r>
      <w:r w:rsidRPr="00262EB3">
        <w:rPr>
          <w:rStyle w:val="affffe"/>
          <w:rtl/>
        </w:rPr>
        <w:t>:</w:t>
      </w:r>
      <w:r w:rsidRPr="00C35A2C">
        <w:rPr>
          <w:rFonts w:ascii="Fb Fontext" w:hAnsi="Fb Fontext"/>
          <w:sz w:val="32"/>
          <w:rtl/>
        </w:rPr>
        <w:t xml:space="preserve"> בית הפרס שנידש - טהור.</w:t>
      </w:r>
      <w:r w:rsidRPr="00C35A2C">
        <w:rPr>
          <w:rFonts w:ascii="Fb Fontext" w:hAnsi="Fb Fontext" w:hint="cs"/>
          <w:sz w:val="32"/>
          <w:rtl/>
        </w:rPr>
        <w:t xml:space="preserve"> דא</w:t>
      </w:r>
      <w:r w:rsidRPr="00C35A2C">
        <w:rPr>
          <w:rFonts w:ascii="Fb Fontext" w:hAnsi="Fb Fontext"/>
          <w:sz w:val="32"/>
          <w:rtl/>
        </w:rPr>
        <w:t>"</w:t>
      </w:r>
      <w:r w:rsidRPr="00C35A2C">
        <w:rPr>
          <w:rFonts w:ascii="Fb Fontext" w:hAnsi="Fb Fontext" w:hint="cs"/>
          <w:sz w:val="32"/>
          <w:rtl/>
        </w:rPr>
        <w:t xml:space="preserve">א </w:t>
      </w:r>
      <w:r w:rsidRPr="00C35A2C">
        <w:rPr>
          <w:rFonts w:ascii="Fb Fontext" w:hAnsi="Fb Fontext"/>
          <w:sz w:val="32"/>
          <w:rtl/>
        </w:rPr>
        <w:t>לעצם כשעורה שלא נידש ברגל.</w:t>
      </w:r>
    </w:p>
    <w:p w14:paraId="61060459" w14:textId="77777777" w:rsidR="00AB7D20" w:rsidRPr="00C35A2C" w:rsidRDefault="00AB7D20" w:rsidP="00AB7D20">
      <w:pPr>
        <w:rPr>
          <w:rFonts w:ascii="Fb Fontext" w:hAnsi="Fb Fontext" w:cs="Guttman Vilna"/>
          <w:b/>
          <w:bCs/>
          <w:sz w:val="32"/>
          <w:rtl/>
        </w:rPr>
      </w:pPr>
      <w:bookmarkStart w:id="217" w:name="_Toc119353002"/>
      <w:r w:rsidRPr="00262EB3">
        <w:rPr>
          <w:rStyle w:val="afffe"/>
          <w:rtl/>
        </w:rPr>
        <w:t>ועד כאן היינו באין בשבת</w:t>
      </w:r>
      <w:r w:rsidRPr="00C54C7E">
        <w:rPr>
          <w:rStyle w:val="afffe"/>
          <w:rtl/>
        </w:rPr>
        <w:t>.</w:t>
      </w:r>
      <w:r w:rsidRPr="00C54C7E">
        <w:rPr>
          <w:rStyle w:val="afffe"/>
          <w:rFonts w:hint="cs"/>
          <w:rtl/>
        </w:rPr>
        <w:t>-</w:t>
      </w:r>
      <w:bookmarkEnd w:id="217"/>
      <w:r w:rsidRPr="00C35A2C">
        <w:rPr>
          <w:rFonts w:ascii="Fb Fontext" w:hAnsi="Fb Fontext" w:hint="cs"/>
          <w:sz w:val="32"/>
          <w:rtl/>
        </w:rPr>
        <w:t xml:space="preserve"> </w:t>
      </w:r>
      <w:r w:rsidRPr="00C35A2C">
        <w:rPr>
          <w:rFonts w:ascii="Fb Fontext" w:hAnsi="Fb Fontext"/>
          <w:sz w:val="32"/>
          <w:rtl/>
        </w:rPr>
        <w:t>קסבר: תחומין דרבנן.</w:t>
      </w:r>
    </w:p>
    <w:p w14:paraId="0041772F" w14:textId="1435EB3D" w:rsidR="00E268F4" w:rsidRDefault="00AB7D20" w:rsidP="00F170DD">
      <w:pPr>
        <w:pStyle w:val="afffd"/>
        <w:rPr>
          <w:rtl/>
        </w:rPr>
      </w:pPr>
      <w:ins w:id="9808" w:author="מספור קטעי משנה" w:date="2026-10-06T10:04:27Z">
        <w:r>
          <w:rPr>
            <w:rStyle w:val="MisparKeta"/>
          </w:rPr>
          <w:t xml:space="preserve">ב. </w:t>
        </w:r>
      </w:ins>
      <w:bookmarkStart w:id="218" w:name="_Toc119353003"/>
      <w:r w:rsidRPr="00F170DD">
        <w:rPr>
          <w:rtl/>
        </w:rPr>
        <w:t xml:space="preserve">ואין נאמן לומר דרך </w:t>
      </w:r>
      <w:r w:rsidR="00F170DD">
        <w:rPr>
          <w:rFonts w:hint="cs"/>
          <w:rtl/>
        </w:rPr>
        <w:t xml:space="preserve">מעמד ומספד </w:t>
      </w:r>
      <w:r w:rsidRPr="00F170DD">
        <w:rPr>
          <w:rtl/>
        </w:rPr>
        <w:t>היה לפלוני במקום הזה</w:t>
      </w:r>
      <w:r w:rsidR="00E268F4">
        <w:rPr>
          <w:rtl/>
        </w:rPr>
        <w:t>,</w:t>
      </w:r>
      <w:bookmarkEnd w:id="218"/>
    </w:p>
    <w:p w14:paraId="46B6620D" w14:textId="17179F28" w:rsidR="00F170DD" w:rsidRPr="00C35A2C" w:rsidRDefault="00F170DD" w:rsidP="00F170DD">
      <w:pPr>
        <w:rPr>
          <w:rtl/>
        </w:rPr>
      </w:pPr>
      <w:r>
        <w:rPr>
          <w:rFonts w:hint="cs"/>
          <w:rtl/>
        </w:rPr>
        <w:t>והטעם דאין מוציאין ממון</w:t>
      </w:r>
      <w:r w:rsidR="00502266">
        <w:rPr>
          <w:rFonts w:hint="cs"/>
          <w:rtl/>
        </w:rPr>
        <w:t>,</w:t>
      </w:r>
    </w:p>
    <w:p w14:paraId="5B9B0838" w14:textId="77777777" w:rsidR="00AB7D20" w:rsidRPr="00C35A2C" w:rsidRDefault="00AB7D20" w:rsidP="00AB7D20">
      <w:pPr>
        <w:rPr>
          <w:rFonts w:ascii="Fb Fontext" w:hAnsi="Fb Fontext" w:cs="Guttman Vilna"/>
          <w:b/>
          <w:bCs/>
          <w:rtl/>
        </w:rPr>
      </w:pPr>
      <w:r w:rsidRPr="00CA108A">
        <w:rPr>
          <w:rFonts w:ascii="Fb Fontext" w:hAnsi="Fb Fontext" w:cs="PFT_Frank"/>
          <w:b/>
          <w:bCs/>
          <w:szCs w:val="14"/>
          <w:rtl/>
        </w:rPr>
        <w:t>•</w:t>
      </w:r>
      <w:r w:rsidRPr="00CA108A">
        <w:rPr>
          <w:rFonts w:ascii="Fb Fontext" w:hAnsi="Fb Fontext" w:cs="PFT_Frank" w:hint="cs"/>
          <w:b/>
          <w:bCs/>
          <w:szCs w:val="14"/>
          <w:rtl/>
        </w:rPr>
        <w:t xml:space="preserve"> </w:t>
      </w:r>
      <w:r w:rsidRPr="00CA108A">
        <w:rPr>
          <w:rFonts w:ascii="Fb Fontext" w:hAnsi="Fb Fontext" w:cs="PFT_Frank"/>
          <w:b/>
          <w:bCs/>
          <w:szCs w:val="14"/>
          <w:rtl/>
        </w:rPr>
        <w:t xml:space="preserve">ת"ר: </w:t>
      </w:r>
      <w:r w:rsidRPr="00DF480B">
        <w:rPr>
          <w:rStyle w:val="affffc"/>
          <w:rtl/>
        </w:rPr>
        <w:t>נאמן התינוק לומר, כך אמר לי אבא</w:t>
      </w:r>
      <w:r w:rsidRPr="00C35A2C">
        <w:rPr>
          <w:rFonts w:ascii="Fb Fontext" w:hAnsi="Fb Fontext"/>
          <w:rtl/>
        </w:rPr>
        <w:t xml:space="preserve"> משפחה זו כשרה ומשפחה זו פסולה, ושאכלנו </w:t>
      </w:r>
      <w:r w:rsidRPr="00224771">
        <w:rPr>
          <w:rFonts w:cs="PFT_Frank"/>
          <w:b/>
          <w:bCs/>
          <w:szCs w:val="14"/>
          <w:rtl/>
        </w:rPr>
        <w:t>בקצצה</w:t>
      </w:r>
      <w:r w:rsidRPr="00C35A2C">
        <w:rPr>
          <w:rFonts w:ascii="Fb Fontext" w:hAnsi="Fb Fontext"/>
          <w:rtl/>
        </w:rPr>
        <w:t xml:space="preserve"> של בת פלוני לפלוני, ושהיינו מוליכים חלה ומתנות לפלוני כהן על ידי עצמו, אבל לא על ידי אחר.</w:t>
      </w:r>
    </w:p>
    <w:p w14:paraId="65973A90" w14:textId="727352FB" w:rsidR="00AB7D20" w:rsidRPr="00730169" w:rsidRDefault="00AB7D20" w:rsidP="002B7BCC">
      <w:pPr>
        <w:rPr>
          <w:rtl/>
        </w:rPr>
      </w:pPr>
      <w:r w:rsidRPr="00730169">
        <w:rPr>
          <w:rtl/>
        </w:rPr>
        <w:t xml:space="preserve">וכולן, אם היה </w:t>
      </w:r>
      <w:r w:rsidR="002B7BCC">
        <w:rPr>
          <w:rFonts w:hint="cs"/>
          <w:rtl/>
        </w:rPr>
        <w:t>עכו''ם</w:t>
      </w:r>
      <w:r w:rsidRPr="00730169">
        <w:rPr>
          <w:rtl/>
        </w:rPr>
        <w:t xml:space="preserve"> ונתגייר, עבד ונשתחרר אין נאמנים.</w:t>
      </w:r>
    </w:p>
    <w:p w14:paraId="75AE8791" w14:textId="45A9E5A3" w:rsidR="00AB7D20" w:rsidRPr="00C35A2C" w:rsidRDefault="00AB7D20" w:rsidP="00AB7D20">
      <w:pPr>
        <w:rPr>
          <w:rFonts w:ascii="Fb Fontext" w:hAnsi="Fb Fontext"/>
          <w:rtl/>
        </w:rPr>
      </w:pPr>
      <w:r w:rsidRPr="00C35A2C">
        <w:rPr>
          <w:rFonts w:ascii="Fb Fontext" w:hAnsi="Fb Fontext"/>
          <w:rtl/>
        </w:rPr>
        <w:t>ואין נאמן לומר דרך מעמד ומספד היה לפלוני במקום הזה.</w:t>
      </w:r>
    </w:p>
    <w:p w14:paraId="4393BD09" w14:textId="77777777" w:rsidR="00AB7D20" w:rsidRPr="00C35A2C" w:rsidRDefault="00AB7D20" w:rsidP="00AB7D20">
      <w:pPr>
        <w:rPr>
          <w:rFonts w:ascii="Fb Fontext" w:hAnsi="Fb Fontext"/>
          <w:rtl/>
        </w:rPr>
      </w:pPr>
      <w:r w:rsidRPr="00F170DD">
        <w:rPr>
          <w:rStyle w:val="affffe"/>
          <w:rtl/>
        </w:rPr>
        <w:t>ר</w:t>
      </w:r>
      <w:r w:rsidRPr="00F170DD">
        <w:rPr>
          <w:rStyle w:val="affffe"/>
          <w:rFonts w:hint="cs"/>
          <w:rtl/>
        </w:rPr>
        <w:t>יב</w:t>
      </w:r>
      <w:r w:rsidRPr="00F170DD">
        <w:rPr>
          <w:rStyle w:val="affffe"/>
          <w:rtl/>
        </w:rPr>
        <w:t>"</w:t>
      </w:r>
      <w:r w:rsidRPr="00F170DD">
        <w:rPr>
          <w:rStyle w:val="affffe"/>
          <w:rFonts w:hint="cs"/>
          <w:rtl/>
        </w:rPr>
        <w:t>ב</w:t>
      </w:r>
      <w:r w:rsidRPr="00F170DD">
        <w:rPr>
          <w:rStyle w:val="affffe"/>
          <w:rtl/>
        </w:rPr>
        <w:t>:</w:t>
      </w:r>
      <w:r w:rsidRPr="00C35A2C">
        <w:rPr>
          <w:rFonts w:ascii="Fb Fontext" w:hAnsi="Fb Fontext"/>
          <w:rtl/>
        </w:rPr>
        <w:t xml:space="preserve"> </w:t>
      </w:r>
      <w:r w:rsidRPr="00C35A2C">
        <w:rPr>
          <w:rFonts w:ascii="Fb Fontext" w:hAnsi="Fb Fontext" w:hint="cs"/>
          <w:rtl/>
        </w:rPr>
        <w:t>עכום ונתגייר עבד ונשתחרר נאמנים</w:t>
      </w:r>
      <w:r w:rsidRPr="00C35A2C">
        <w:rPr>
          <w:rFonts w:ascii="Fb Fontext" w:hAnsi="Fb Fontext"/>
          <w:rtl/>
        </w:rPr>
        <w:t>.</w:t>
      </w:r>
    </w:p>
    <w:p w14:paraId="15C7E9C0" w14:textId="6E6F5A92" w:rsidR="00AB7D20" w:rsidRPr="00730169" w:rsidRDefault="00AB7D20" w:rsidP="00AB7D20">
      <w:pPr>
        <w:rPr>
          <w:rFonts w:ascii="Fb Fontext" w:hAnsi="Fb Fontext"/>
          <w:spacing w:val="-4"/>
          <w:rtl/>
        </w:rPr>
      </w:pPr>
      <w:r w:rsidRPr="00730169">
        <w:rPr>
          <w:rStyle w:val="affffe"/>
          <w:rFonts w:hint="cs"/>
          <w:spacing w:val="-4"/>
          <w:rtl/>
        </w:rPr>
        <w:t>ו</w:t>
      </w:r>
      <w:r w:rsidR="00F170DD" w:rsidRPr="00730169">
        <w:rPr>
          <w:rStyle w:val="affffe"/>
          <w:rFonts w:hint="cs"/>
          <w:spacing w:val="-4"/>
          <w:rtl/>
        </w:rPr>
        <w:t>חלקו דלת</w:t>
      </w:r>
      <w:r w:rsidR="002B7BCC">
        <w:rPr>
          <w:rStyle w:val="affffe"/>
          <w:spacing w:val="-4"/>
          <w:rtl/>
        </w:rPr>
        <w:t>"</w:t>
      </w:r>
      <w:r w:rsidR="00F170DD" w:rsidRPr="00730169">
        <w:rPr>
          <w:rStyle w:val="affffe"/>
          <w:rFonts w:hint="cs"/>
          <w:spacing w:val="-4"/>
          <w:rtl/>
        </w:rPr>
        <w:t>ק</w:t>
      </w:r>
      <w:r w:rsidRPr="00730169">
        <w:rPr>
          <w:rStyle w:val="affffe"/>
          <w:spacing w:val="-4"/>
          <w:rtl/>
        </w:rPr>
        <w:t>:</w:t>
      </w:r>
      <w:r w:rsidRPr="00730169">
        <w:rPr>
          <w:rFonts w:ascii="Fb Fontext" w:hAnsi="Fb Fontext"/>
          <w:spacing w:val="-4"/>
          <w:rtl/>
        </w:rPr>
        <w:t xml:space="preserve"> </w:t>
      </w:r>
      <w:r w:rsidR="00F170DD" w:rsidRPr="00730169">
        <w:rPr>
          <w:rFonts w:ascii="Fb Fontext" w:hAnsi="Fb Fontext" w:hint="cs"/>
          <w:spacing w:val="-4"/>
          <w:rtl/>
        </w:rPr>
        <w:t>עכו</w:t>
      </w:r>
      <w:r w:rsidR="002B7BCC">
        <w:rPr>
          <w:rFonts w:ascii="Fb Fontext" w:hAnsi="Fb Fontext"/>
          <w:spacing w:val="-4"/>
          <w:rtl/>
        </w:rPr>
        <w:t>"</w:t>
      </w:r>
      <w:r>
        <w:rPr>
          <w:rFonts w:ascii="Fb Fontext" w:hAnsi="Fb Fontext" w:hint="cs"/>
          <w:spacing w:val="-4"/>
          <w:rtl/>
        </w:rPr>
        <w:t xml:space="preserve">ם לא דייק </w:t>
      </w:r>
      <w:r>
        <w:rPr>
          <w:rStyle w:val="affffe"/>
          <w:rFonts w:ascii="Fb Fontext" w:hAnsi="Fb Fontext" w:hint="cs"/>
          <w:spacing w:val="-4"/>
          <w:rtl/>
          <w:rPrChange w:id="9070" w:author="מנוע אמוראים" w:date="2026-10-05T16:41:40Z">
            <w:rPr>
              <w:rFonts w:ascii="Fb Fontext" w:hAnsi="Fb Fontext" w:hint="cs"/>
              <w:spacing w:val="-4"/>
              <w:rtl/>
            </w:rPr>
          </w:rPrChange>
        </w:rPr>
        <w:t xml:space="preserve">ולריב</w:t>
      </w:r>
      <w:r>
        <w:rPr>
          <w:rStyle w:val="affffe"/>
          <w:rFonts w:ascii="Fb Fontext" w:hAnsi="Fb Fontext"/>
          <w:spacing w:val="-4"/>
          <w:rtl/>
          <w:rPrChange w:id="9071" w:author="מנוע אמוראים" w:date="2026-10-05T16:41:40Z">
            <w:rPr>
              <w:rFonts w:ascii="Fb Fontext" w:hAnsi="Fb Fontext"/>
              <w:spacing w:val="-4"/>
              <w:rtl/>
            </w:rPr>
          </w:rPrChange>
        </w:rPr>
        <w:t xml:space="preserve">"</w:t>
      </w:r>
      <w:r>
        <w:rPr>
          <w:rStyle w:val="affffe"/>
          <w:rFonts w:ascii="Fb Fontext" w:hAnsi="Fb Fontext" w:hint="cs"/>
          <w:spacing w:val="-4"/>
          <w:rtl/>
          <w:rPrChange w:id="9072" w:author="מנוע אמוראים" w:date="2026-10-05T16:41:40Z">
            <w:rPr>
              <w:rFonts w:ascii="Fb Fontext" w:hAnsi="Fb Fontext" w:hint="cs"/>
              <w:spacing w:val="-4"/>
              <w:rtl/>
            </w:rPr>
          </w:rPrChange>
        </w:rPr>
        <w:t xml:space="preserve">ב</w:t>
      </w:r>
      <w:r>
        <w:rPr>
          <w:rFonts w:ascii="Fb Fontext" w:hAnsi="Fb Fontext" w:hint="cs"/>
          <w:spacing w:val="-4"/>
          <w:rtl/>
        </w:rPr>
        <w:t xml:space="preserve"> כיון שדעתו להתגייר מדייק</w:t>
      </w:r>
    </w:p>
    <w:p w14:paraId="7A5F6D0C" w14:textId="64610867" w:rsidR="00AB7D20" w:rsidRDefault="00AB7D20" w:rsidP="002B7BCC">
      <w:pPr>
        <w:rPr>
          <w:rFonts w:cs="Guttman Vilna"/>
          <w:b/>
          <w:bCs/>
          <w:rtl/>
        </w:rPr>
      </w:pPr>
      <w:bookmarkStart w:id="219" w:name="_Toc119353004"/>
      <w:r w:rsidRPr="00DF480B">
        <w:rPr>
          <w:rStyle w:val="affffc"/>
          <w:rFonts w:hint="cs"/>
          <w:rtl/>
        </w:rPr>
        <w:t>קצצה -</w:t>
      </w:r>
      <w:bookmarkEnd w:id="219"/>
      <w:r w:rsidRPr="00C35A2C">
        <w:rPr>
          <w:rtl/>
        </w:rPr>
        <w:t xml:space="preserve">אחד מן האחין שנשא אשה שאינה הוגנת לו, באין בני משפחה ומביאין חבית מליאה פירות, ושוברין אותה </w:t>
      </w:r>
      <w:r w:rsidRPr="00C35A2C">
        <w:rPr>
          <w:rtl/>
        </w:rPr>
        <w:lastRenderedPageBreak/>
        <w:t>באמצע רחבה, ואומרים: אחינו בית ישראל שמעו, אחינו פלוני נשא אשה שאינה הוגנת לו, ומתייראים אנו שמא יתערב זרעו בזרעינו,</w:t>
      </w:r>
      <w:r w:rsidR="002B7BCC">
        <w:rPr>
          <w:rFonts w:hint="cs"/>
          <w:rtl/>
        </w:rPr>
        <w:t xml:space="preserve"> </w:t>
      </w:r>
      <w:r w:rsidRPr="00F71179">
        <w:rPr>
          <w:rtl/>
        </w:rPr>
        <w:t xml:space="preserve">בואו וקחו לכם דוגמא לדורות שלא </w:t>
      </w:r>
      <w:r w:rsidRPr="00CA7D65">
        <w:rPr>
          <w:spacing w:val="-4"/>
          <w:rtl/>
        </w:rPr>
        <w:t>יתערב זרעו בזרעינו, וזו היא קצצה שהתינוק נאמן להעיד עליה.</w:t>
      </w:r>
    </w:p>
    <w:p w14:paraId="798C525F" w14:textId="6E44DC4D" w:rsidR="00F660CE" w:rsidRPr="00F71179" w:rsidRDefault="00F660CE" w:rsidP="00F660CE">
      <w:pPr>
        <w:jc w:val="center"/>
        <w:rPr>
          <w:rFonts w:cs="Guttman Vilna"/>
          <w:b/>
          <w:bCs/>
          <w:rtl/>
        </w:rPr>
      </w:pPr>
      <w:r>
        <w:rPr>
          <w:rFonts w:cs="Guttman Vilna" w:hint="cs"/>
          <w:b/>
          <w:bCs/>
          <w:rtl/>
        </w:rPr>
        <w:t>הדרן עלך האשה שנתארמלה</w:t>
      </w:r>
    </w:p>
    <w:p w14:paraId="25AD399A" w14:textId="77777777" w:rsidR="00AB7D20" w:rsidRDefault="00AB7D20" w:rsidP="00AB7D20">
      <w:pPr>
        <w:pStyle w:val="afff2"/>
        <w:framePr w:wrap="around"/>
        <w:spacing w:line="276" w:lineRule="auto"/>
        <w:rPr>
          <w:del w:id="41048" w:author="Claude" w:date="2026-10-07T09:24:54Z"/>
          <w:rFonts w:ascii="Fb Fontext" w:hAnsi="Fb Fontext"/>
          <w:rtl/>
        </w:rPr>
      </w:pPr>
      <w:del w:id="41047" w:author="Claude" w:date="2026-10-07T09:24:54Z">
        <w:r w:rsidRPr="00C35A2C">
          <w:rPr>
            <w:rFonts w:ascii="Fb Fontext" w:hAnsi="Fb Fontext" w:hint="cs"/>
            <w:rtl/>
          </w:rPr>
          <w:lastRenderedPageBreak/>
          <w:delText xml:space="preserve">פרק שלישי</w:delText>
        </w:r>
      </w:del>
    </w:p>
    <w:p w14:paraId="01878172" w14:textId="77777777" w:rsidR="00AB7D20" w:rsidRPr="00C35A2C" w:rsidRDefault="00AB7D20" w:rsidP="00E26091">
      <w:pPr>
        <w:pStyle w:val="afff"/>
        <w:framePr w:wrap="around"/>
        <w:rPr>
          <w:rtl/>
        </w:rPr>
      </w:pPr>
      <w:bookmarkStart w:id="220" w:name="_Toc119353005"/>
      <w:r w:rsidRPr="00C35A2C">
        <w:rPr>
          <w:rtl/>
        </w:rPr>
        <w:t>כט.</w:t>
      </w:r>
      <w:bookmarkEnd w:id="220"/>
    </w:p>
    <w:p w14:paraId="467DA43E" w14:textId="77777777" w:rsidR="00AB7D20" w:rsidRDefault="00AB7D20" w:rsidP="00AB7D20">
      <w:pPr>
        <w:pStyle w:val="afff3"/>
        <w:framePr w:wrap="around"/>
        <w:spacing w:line="276" w:lineRule="auto"/>
        <w:rPr>
          <w:del w:id="41050" w:author="Claude" w:date="2026-10-07T09:24:54Z"/>
          <w:rtl/>
        </w:rPr>
      </w:pPr>
      <w:del w:id="41049" w:author="Claude" w:date="2026-10-07T09:24:54Z">
        <w:r w:rsidRPr="00C35A2C">
          <w:rPr>
            <w:rFonts w:hint="cs"/>
            <w:rtl/>
          </w:rPr>
          <w:delText xml:space="preserve">אלו נערות</w:delText>
        </w:r>
      </w:del>
    </w:p>
    <w:p w14:paraId="5D12B058" w14:textId="77777777" w:rsidR="00AB7D20" w:rsidRPr="00C35A2C" w:rsidRDefault="00AB7D20" w:rsidP="00AB7D20">
      <w:pPr>
        <w:pStyle w:val="afff4"/>
        <w:framePr w:wrap="around"/>
        <w:spacing w:after="0" w:line="276" w:lineRule="auto"/>
        <w:rPr>
          <w:rtl/>
        </w:rPr>
      </w:pPr>
      <w:r w:rsidRPr="00C35A2C">
        <w:rPr>
          <w:rFonts w:hint="cs"/>
          <w:rtl/>
        </w:rPr>
        <w:t xml:space="preserve">כט. </w:t>
      </w:r>
      <w:r w:rsidRPr="00C35A2C">
        <w:rPr>
          <w:rFonts w:cs="Guttman Vilna"/>
          <w:b/>
          <w:bCs/>
          <w:rtl/>
        </w:rPr>
        <w:t>–</w:t>
      </w:r>
      <w:r w:rsidRPr="00C35A2C">
        <w:rPr>
          <w:rFonts w:hint="cs"/>
          <w:rtl/>
        </w:rPr>
        <w:t xml:space="preserve"> מא:</w:t>
      </w:r>
    </w:p>
    <w:p>
      <w:pPr>
        <w:pStyle w:val="PetichatPerek"/>
        <w:rPr>
          <w:ins w:id="41046" w:author="Claude" w:date="2026-10-07T09:24:54Z"/>
        </w:rPr>
      </w:pPr>
      <w:ins w:id="41045" w:author="Claude" w:date="2026-10-07T09:24:54Z">
        <w:r>
          <w:rPr>
            <w:rFonts w:ascii="Fb Fontext" w:hAnsi="Fb Fontext" w:hint="cs"/>
            <w:rtl/>
          </w:rPr>
          <w:t xml:space="preserve">פרק שלישי</w:t>
        </w:r>
        <w:r>
          <w:rPr>
            <w:rFonts w:ascii="Fb Fontext" w:hAnsi="Fb Fontext" w:hint="cs"/>
            <w:rtl/>
          </w:rPr>
          <w:t xml:space="preserve"> - </w:t>
        </w:r>
        <w:r>
          <w:rPr>
            <w:rFonts w:hint="cs"/>
            <w:rtl/>
          </w:rPr>
          <w:t xml:space="preserve">אלו נערות</w:t>
        </w:r>
      </w:ins>
    </w:p>
    <w:p>
      <w:pPr>
        <w:pStyle w:val="MishnaBatzad"/>
        <w:rPr>
          <w:ins w:id="20396" w:author="קלוד" w:date="2026-10-06T10:09:07Z"/>
        </w:rPr>
      </w:pPr>
      <w:ins w:id="20395" w:author="קלוד" w:date="2026-10-06T10:09:07Z">
        <w:r>
          <w:t xml:space="preserve">משנה א</w:t>
        </w:r>
      </w:ins>
    </w:p>
    <w:p w14:paraId="045080CF" w14:textId="77777777" w:rsidR="00AB7D20" w:rsidRPr="00182F84" w:rsidRDefault="00AB7D20" w:rsidP="00AB7D20">
      <w:pPr>
        <w:pStyle w:val="afff5"/>
        <w:rPr>
          <w:b/>
          <w:spacing w:val="-2"/>
          <w:rtl/>
        </w:rPr>
      </w:pPr>
      <w:bookmarkStart w:id="221" w:name="_Toc119353006"/>
      <w:r w:rsidRPr="00182F84">
        <w:rPr>
          <w:rStyle w:val="afffff5"/>
          <w:spacing w:val="-2"/>
          <w:rtl/>
        </w:rPr>
        <w:t>אלו נערות שיש להן קנס:</w:t>
      </w:r>
      <w:bookmarkEnd w:id="221"/>
      <w:r w:rsidRPr="00182F84">
        <w:rPr>
          <w:rStyle w:val="afffff5"/>
          <w:spacing w:val="-2"/>
          <w:rtl/>
        </w:rPr>
        <w:t xml:space="preserve"> </w:t>
      </w:r>
      <w:r w:rsidRPr="00182F84">
        <w:rPr>
          <w:b/>
          <w:spacing w:val="-2"/>
          <w:rtl/>
        </w:rPr>
        <w:t>הבא על הממזרת, ועל הנתינה, ועל הכותית,</w:t>
      </w:r>
    </w:p>
    <w:p w14:paraId="1F6A40FF" w14:textId="77777777" w:rsidR="00AB7D20" w:rsidRPr="002B7BCC" w:rsidRDefault="00AB7D20" w:rsidP="00AB7D20">
      <w:pPr>
        <w:pStyle w:val="afff5"/>
        <w:rPr>
          <w:b/>
          <w:spacing w:val="4"/>
          <w:rtl/>
        </w:rPr>
      </w:pPr>
      <w:r w:rsidRPr="002B7BCC">
        <w:rPr>
          <w:b/>
          <w:spacing w:val="4"/>
          <w:rtl/>
        </w:rPr>
        <w:t>הבא על הגיורת, ועל השבויה, ועל השפחה, שנפדו ושנתגיירו ושנשתחררו פחותות מבנות שלש שנים ויום אחד,</w:t>
      </w:r>
    </w:p>
    <w:p w14:paraId="4A4C282A" w14:textId="77777777" w:rsidR="00AB7D20" w:rsidRDefault="00AB7D20" w:rsidP="00AB7D20">
      <w:pPr>
        <w:pStyle w:val="afff5"/>
        <w:rPr>
          <w:b/>
          <w:rtl/>
        </w:rPr>
      </w:pPr>
      <w:r w:rsidRPr="00C35A2C">
        <w:rPr>
          <w:b/>
          <w:rtl/>
        </w:rPr>
        <w:t>הבא על אחותו, ועל אחות אביו, ועל אחות אמו, ועל אחות אשתו, ועל אשת אחיו, ועל אשת אחי אביו, ועל הנדה - יש להם קנס,</w:t>
      </w:r>
    </w:p>
    <w:p w14:paraId="66ADAF91" w14:textId="4E7A6049" w:rsidR="00AB7D20" w:rsidRPr="00C35A2C" w:rsidRDefault="0061471E" w:rsidP="00AB7D20">
      <w:pPr>
        <w:pStyle w:val="afff5"/>
        <w:rPr>
          <w:b/>
          <w:rtl/>
        </w:rPr>
      </w:pPr>
      <w:bookmarkStart w:id="222" w:name="_Toc119353007"/>
      <w:r w:rsidRPr="00182F84">
        <w:rPr>
          <w:rStyle w:val="afffff5"/>
          <w:rtl/>
        </w:rPr>
        <w:t>אף</w:t>
      </w:r>
      <w:r w:rsidR="00AB7D20" w:rsidRPr="00182F84">
        <w:rPr>
          <w:rStyle w:val="afffff5"/>
          <w:rtl/>
        </w:rPr>
        <w:t xml:space="preserve"> שהן בהכרת</w:t>
      </w:r>
      <w:bookmarkEnd w:id="222"/>
      <w:r w:rsidR="00AB7D20" w:rsidRPr="00C35A2C">
        <w:rPr>
          <w:b/>
          <w:rtl/>
        </w:rPr>
        <w:t xml:space="preserve"> - אין בהן מיתת בית דין.</w:t>
      </w:r>
    </w:p>
    <w:p w14:paraId="06B790E6" w14:textId="642DAE21" w:rsidR="00AB7D20" w:rsidRDefault="00AB7D20" w:rsidP="00AB7D20">
      <w:pPr>
        <w:rPr>
          <w:rFonts w:ascii="Fb Fontext" w:hAnsi="Fb Fontext"/>
          <w:sz w:val="32"/>
          <w:rtl/>
        </w:rPr>
      </w:pPr>
      <w:r w:rsidRPr="0030405B">
        <w:rPr>
          <w:rStyle w:val="affffe"/>
          <w:rFonts w:hint="cs"/>
          <w:rtl/>
        </w:rPr>
        <w:t>ה</w:t>
      </w:r>
      <w:r w:rsidRPr="0030405B">
        <w:rPr>
          <w:rStyle w:val="affffe"/>
          <w:rtl/>
        </w:rPr>
        <w:t>"</w:t>
      </w:r>
      <w:r w:rsidRPr="0030405B">
        <w:rPr>
          <w:rStyle w:val="affffe"/>
          <w:rFonts w:hint="cs"/>
          <w:rtl/>
        </w:rPr>
        <w:t xml:space="preserve">ק </w:t>
      </w:r>
      <w:r w:rsidRPr="00182F84">
        <w:rPr>
          <w:rStyle w:val="affffc"/>
          <w:rtl/>
        </w:rPr>
        <w:t>אלו נערות פסולות</w:t>
      </w:r>
      <w:r w:rsidRPr="00CA108A">
        <w:rPr>
          <w:rFonts w:ascii="Fb Fontext" w:hAnsi="Fb Fontext" w:cs="PFT_Frank"/>
          <w:b/>
          <w:bCs/>
          <w:sz w:val="32"/>
          <w:szCs w:val="14"/>
          <w:rtl/>
        </w:rPr>
        <w:t xml:space="preserve"> </w:t>
      </w:r>
      <w:r w:rsidRPr="0030405B">
        <w:rPr>
          <w:rStyle w:val="afffff0"/>
          <w:rFonts w:hint="cs"/>
          <w:rtl/>
        </w:rPr>
        <w:t>[דגם לכשרות יש]</w:t>
      </w:r>
      <w:r w:rsidRPr="0030405B">
        <w:rPr>
          <w:rStyle w:val="afffff0"/>
          <w:rtl/>
        </w:rPr>
        <w:t xml:space="preserve"> </w:t>
      </w:r>
      <w:r w:rsidRPr="00C35A2C">
        <w:rPr>
          <w:rFonts w:ascii="Fb Fontext" w:hAnsi="Fb Fontext"/>
          <w:sz w:val="32"/>
          <w:rtl/>
        </w:rPr>
        <w:t xml:space="preserve">שיש להם קנס: ממזרת, </w:t>
      </w:r>
      <w:r w:rsidR="0030405B">
        <w:rPr>
          <w:rFonts w:ascii="Fb Fontext" w:hAnsi="Fb Fontext" w:hint="cs"/>
          <w:sz w:val="32"/>
          <w:rtl/>
        </w:rPr>
        <w:t>נ</w:t>
      </w:r>
      <w:r w:rsidRPr="00C35A2C">
        <w:rPr>
          <w:rFonts w:ascii="Fb Fontext" w:hAnsi="Fb Fontext"/>
          <w:sz w:val="32"/>
          <w:rtl/>
        </w:rPr>
        <w:t>תינה, וכותית.</w:t>
      </w:r>
    </w:p>
    <w:p w14:paraId="4C703110" w14:textId="215110C2" w:rsidR="00AB7D20" w:rsidRPr="00C74563" w:rsidRDefault="00AB7D20" w:rsidP="00C74563">
      <w:pPr>
        <w:rPr>
          <w:rtl/>
        </w:rPr>
      </w:pPr>
      <w:r w:rsidRPr="00F71179">
        <w:rPr>
          <w:rStyle w:val="affffa"/>
          <w:spacing w:val="-4"/>
          <w:rtl/>
        </w:rPr>
        <w:t>נערה</w:t>
      </w:r>
      <w:r w:rsidR="00C74563">
        <w:rPr>
          <w:rStyle w:val="affffa"/>
          <w:rFonts w:hint="cs"/>
          <w:spacing w:val="-4"/>
          <w:rtl/>
        </w:rPr>
        <w:t xml:space="preserve"> </w:t>
      </w:r>
      <w:r w:rsidRPr="00F71179">
        <w:rPr>
          <w:rFonts w:hint="cs"/>
          <w:rtl/>
        </w:rPr>
        <w:t>אבל לא קטנה</w:t>
      </w:r>
      <w:r w:rsidRPr="0030405B">
        <w:rPr>
          <w:rStyle w:val="affffe"/>
          <w:rFonts w:hint="cs"/>
          <w:rtl/>
        </w:rPr>
        <w:t xml:space="preserve"> כר</w:t>
      </w:r>
      <w:r w:rsidRPr="0030405B">
        <w:rPr>
          <w:rStyle w:val="affffe"/>
          <w:rtl/>
        </w:rPr>
        <w:t>"</w:t>
      </w:r>
      <w:r w:rsidRPr="0030405B">
        <w:rPr>
          <w:rStyle w:val="affffe"/>
          <w:rFonts w:hint="cs"/>
          <w:rtl/>
        </w:rPr>
        <w:t>מ-</w:t>
      </w:r>
      <w:r w:rsidRPr="00C54C7E">
        <w:rPr>
          <w:rStyle w:val="afffe"/>
          <w:rFonts w:hint="cs"/>
          <w:rtl/>
        </w:rPr>
        <w:t xml:space="preserve"> </w:t>
      </w:r>
      <w:r w:rsidR="00C74563">
        <w:rPr>
          <w:rFonts w:hint="cs"/>
          <w:rtl/>
        </w:rPr>
        <w:t>ש</w:t>
      </w:r>
      <w:r w:rsidRPr="00F71179">
        <w:rPr>
          <w:rtl/>
        </w:rPr>
        <w:t>מבת יום א</w:t>
      </w:r>
      <w:r w:rsidR="00C74563">
        <w:rPr>
          <w:rFonts w:hint="cs"/>
          <w:rtl/>
        </w:rPr>
        <w:t xml:space="preserve">' </w:t>
      </w:r>
      <w:r w:rsidRPr="00F71179">
        <w:rPr>
          <w:rtl/>
        </w:rPr>
        <w:t xml:space="preserve">ועד שתביא </w:t>
      </w:r>
      <w:r w:rsidRPr="00F71179">
        <w:rPr>
          <w:rFonts w:hint="cs"/>
          <w:rtl/>
        </w:rPr>
        <w:t>ב'</w:t>
      </w:r>
      <w:r w:rsidRPr="00F71179">
        <w:rPr>
          <w:rtl/>
        </w:rPr>
        <w:t xml:space="preserve"> שערות יש לה מכר ואין לה קנס,</w:t>
      </w:r>
      <w:r w:rsidR="00C74563">
        <w:rPr>
          <w:rFonts w:hint="cs"/>
          <w:sz w:val="32"/>
          <w:rtl/>
        </w:rPr>
        <w:t xml:space="preserve"> </w:t>
      </w:r>
      <w:r>
        <w:rPr>
          <w:sz w:val="32"/>
          <w:rtl/>
        </w:rPr>
        <w:t xml:space="preserve">ומשתביא </w:t>
      </w:r>
      <w:r>
        <w:rPr>
          <w:rFonts w:hint="cs"/>
          <w:sz w:val="32"/>
          <w:rtl/>
        </w:rPr>
        <w:t>ב'</w:t>
      </w:r>
      <w:r w:rsidRPr="00C35A2C">
        <w:rPr>
          <w:sz w:val="32"/>
          <w:rtl/>
        </w:rPr>
        <w:t xml:space="preserve"> שערות ועד שתיבגר - יש לה קנס ואין לה מכר, </w:t>
      </w:r>
      <w:r w:rsidRPr="00C74563">
        <w:rPr>
          <w:rFonts w:hint="cs"/>
          <w:rtl/>
        </w:rPr>
        <w:t>ד'</w:t>
      </w:r>
      <w:r w:rsidRPr="00C74563">
        <w:rPr>
          <w:rtl/>
        </w:rPr>
        <w:t>כל מקום שיש מכר אין קנס, וכל מקום שיש קנס אין מכר</w:t>
      </w:r>
      <w:r w:rsidRPr="00C74563">
        <w:rPr>
          <w:rFonts w:hint="cs"/>
          <w:rtl/>
        </w:rPr>
        <w:t>'</w:t>
      </w:r>
      <w:r w:rsidRPr="00C74563">
        <w:rPr>
          <w:rtl/>
        </w:rPr>
        <w:t>.</w:t>
      </w:r>
    </w:p>
    <w:p w14:paraId="191F61EC" w14:textId="24DB8CA3" w:rsidR="00AB7D20" w:rsidRPr="00F97732" w:rsidRDefault="00AB7D20" w:rsidP="00C74563">
      <w:pPr>
        <w:rPr>
          <w:rtl/>
        </w:rPr>
      </w:pPr>
      <w:r w:rsidRPr="00C74563">
        <w:rPr>
          <w:rStyle w:val="affffe"/>
          <w:rtl/>
        </w:rPr>
        <w:t>וחכ"</w:t>
      </w:r>
      <w:r w:rsidRPr="00C74563">
        <w:rPr>
          <w:rStyle w:val="affffe"/>
          <w:rFonts w:hint="cs"/>
          <w:rtl/>
        </w:rPr>
        <w:t>א</w:t>
      </w:r>
      <w:r w:rsidRPr="00C74563">
        <w:rPr>
          <w:rStyle w:val="affffe"/>
          <w:rtl/>
        </w:rPr>
        <w:t>:</w:t>
      </w:r>
      <w:r w:rsidRPr="00F71179">
        <w:rPr>
          <w:rFonts w:ascii="Fb Fontext" w:hAnsi="Fb Fontext"/>
          <w:spacing w:val="-2"/>
          <w:sz w:val="32"/>
          <w:rtl/>
        </w:rPr>
        <w:t xml:space="preserve"> מבת </w:t>
      </w:r>
      <w:r w:rsidRPr="00F71179">
        <w:rPr>
          <w:rFonts w:ascii="Fb Fontext" w:hAnsi="Fb Fontext" w:hint="cs"/>
          <w:spacing w:val="-2"/>
          <w:sz w:val="32"/>
          <w:rtl/>
        </w:rPr>
        <w:t xml:space="preserve">ג' </w:t>
      </w:r>
      <w:r w:rsidRPr="00F71179">
        <w:rPr>
          <w:rFonts w:ascii="Fb Fontext" w:hAnsi="Fb Fontext"/>
          <w:spacing w:val="-2"/>
          <w:sz w:val="32"/>
          <w:rtl/>
        </w:rPr>
        <w:t>שנים ויום א</w:t>
      </w:r>
      <w:r w:rsidR="00C74563">
        <w:rPr>
          <w:rFonts w:ascii="Fb Fontext" w:hAnsi="Fb Fontext" w:hint="cs"/>
          <w:spacing w:val="-2"/>
          <w:sz w:val="32"/>
          <w:rtl/>
        </w:rPr>
        <w:t>'</w:t>
      </w:r>
      <w:r w:rsidRPr="00F71179">
        <w:rPr>
          <w:rFonts w:ascii="Fb Fontext" w:hAnsi="Fb Fontext"/>
          <w:spacing w:val="-2"/>
          <w:sz w:val="32"/>
          <w:rtl/>
        </w:rPr>
        <w:t xml:space="preserve"> ועד שתיבגר יש לה קנס.</w:t>
      </w:r>
      <w:r w:rsidRPr="00C74563">
        <w:rPr>
          <w:rStyle w:val="afffff0"/>
          <w:rFonts w:hint="cs"/>
          <w:rtl/>
        </w:rPr>
        <w:t xml:space="preserve"> </w:t>
      </w:r>
      <w:r w:rsidR="00C74563" w:rsidRPr="00C74563">
        <w:rPr>
          <w:rStyle w:val="afffff0"/>
          <w:rFonts w:hint="cs"/>
          <w:rtl/>
        </w:rPr>
        <w:t>[</w:t>
      </w:r>
      <w:r w:rsidRPr="00C74563">
        <w:rPr>
          <w:rStyle w:val="afffff0"/>
          <w:rFonts w:hint="cs"/>
          <w:rtl/>
        </w:rPr>
        <w:t>אף קנס במקום מכר</w:t>
      </w:r>
      <w:r w:rsidR="00C74563" w:rsidRPr="00C74563">
        <w:rPr>
          <w:rStyle w:val="afffff0"/>
          <w:rFonts w:hint="cs"/>
          <w:rtl/>
        </w:rPr>
        <w:t>]</w:t>
      </w:r>
    </w:p>
    <w:p w14:paraId="63FC5879" w14:textId="77777777" w:rsidR="00AB7D20" w:rsidRPr="00C54C7E" w:rsidRDefault="00AB7D20" w:rsidP="00DB6C68">
      <w:pPr>
        <w:pStyle w:val="afff"/>
        <w:framePr w:wrap="around"/>
        <w:rPr>
          <w:rtl/>
        </w:rPr>
      </w:pPr>
      <w:bookmarkStart w:id="223" w:name="_Toc119353008"/>
      <w:r w:rsidRPr="00C54C7E">
        <w:rPr>
          <w:rtl/>
        </w:rPr>
        <w:t>כט:</w:t>
      </w:r>
      <w:bookmarkEnd w:id="223"/>
    </w:p>
    <w:p w14:paraId="62DB0D92" w14:textId="17EAD67E" w:rsidR="00AB7D20" w:rsidRDefault="00AB7D20" w:rsidP="00AB7D20">
      <w:pPr>
        <w:rPr>
          <w:rFonts w:ascii="Fb Fontext" w:hAnsi="Fb Fontext"/>
          <w:sz w:val="32"/>
          <w:rtl/>
        </w:rPr>
      </w:pPr>
      <w:bookmarkStart w:id="224" w:name="_Toc119353009"/>
      <w:r w:rsidRPr="00D649ED">
        <w:rPr>
          <w:rStyle w:val="affffc"/>
          <w:rtl/>
        </w:rPr>
        <w:t>וה</w:t>
      </w:r>
      <w:r w:rsidR="00C74563">
        <w:rPr>
          <w:rStyle w:val="affffc"/>
          <w:rFonts w:hint="cs"/>
          <w:rtl/>
        </w:rPr>
        <w:t>ך</w:t>
      </w:r>
      <w:r w:rsidRPr="00D649ED">
        <w:rPr>
          <w:rStyle w:val="affffc"/>
          <w:rFonts w:hint="cs"/>
          <w:rtl/>
        </w:rPr>
        <w:t xml:space="preserve"> דלפסולות יש קנס</w:t>
      </w:r>
      <w:bookmarkEnd w:id="224"/>
      <w:r w:rsidRPr="00D649ED">
        <w:rPr>
          <w:rStyle w:val="affffc"/>
          <w:rFonts w:hint="cs"/>
          <w:rtl/>
        </w:rPr>
        <w:t xml:space="preserve"> </w:t>
      </w:r>
      <w:r w:rsidRPr="00C35A2C">
        <w:rPr>
          <w:rFonts w:ascii="Fb Fontext" w:hAnsi="Fb Fontext" w:hint="cs"/>
          <w:sz w:val="32"/>
          <w:rtl/>
        </w:rPr>
        <w:t>א</w:t>
      </w:r>
      <w:r w:rsidR="00C74563">
        <w:rPr>
          <w:rFonts w:ascii="Fb Fontext" w:hAnsi="Fb Fontext" w:hint="cs"/>
          <w:sz w:val="32"/>
          <w:rtl/>
        </w:rPr>
        <w:t xml:space="preserve">ף </w:t>
      </w:r>
      <w:r w:rsidRPr="006B2A7E">
        <w:rPr>
          <w:rStyle w:val="affffa"/>
          <w:rFonts w:hint="cs"/>
          <w:rtl/>
        </w:rPr>
        <w:t>ד'ולו תהיה לאשה'</w:t>
      </w:r>
      <w:r w:rsidR="00182F84">
        <w:rPr>
          <w:rStyle w:val="affffa"/>
          <w:rFonts w:hint="cs"/>
          <w:rtl/>
        </w:rPr>
        <w:t>-</w:t>
      </w:r>
      <w:r w:rsidRPr="00C35A2C">
        <w:rPr>
          <w:rFonts w:ascii="Fb Fontext" w:hAnsi="Fb Fontext" w:hint="cs"/>
          <w:sz w:val="32"/>
          <w:rtl/>
        </w:rPr>
        <w:t>אשה הראויה לו</w:t>
      </w:r>
      <w:r w:rsidR="00182F84">
        <w:rPr>
          <w:rFonts w:ascii="Fb Fontext" w:hAnsi="Fb Fontext" w:hint="cs"/>
          <w:sz w:val="32"/>
          <w:rtl/>
        </w:rPr>
        <w:t xml:space="preserve"> </w:t>
      </w:r>
      <w:r w:rsidR="00182F84" w:rsidRPr="00182F84">
        <w:rPr>
          <w:rStyle w:val="affffc"/>
          <w:rFonts w:hint="cs"/>
          <w:rtl/>
        </w:rPr>
        <w:t>[ג]</w:t>
      </w:r>
    </w:p>
    <w:p w14:paraId="08A47E4C" w14:textId="617CB94F" w:rsidR="00AB7D20" w:rsidRPr="00730169" w:rsidRDefault="00AB7D20" w:rsidP="00AB7D20">
      <w:pPr>
        <w:rPr>
          <w:rFonts w:ascii="Fb Fontext" w:hAnsi="Fb Fontext" w:cs="Guttman Vilna"/>
          <w:b/>
          <w:bCs/>
          <w:spacing w:val="-6"/>
          <w:sz w:val="32"/>
          <w:rtl/>
        </w:rPr>
      </w:pPr>
      <w:r w:rsidRPr="00730169">
        <w:rPr>
          <w:rStyle w:val="affffe"/>
          <w:rFonts w:hint="cs"/>
          <w:spacing w:val="-6"/>
          <w:rtl/>
        </w:rPr>
        <w:t>ר</w:t>
      </w:r>
      <w:r w:rsidRPr="00730169">
        <w:rPr>
          <w:rStyle w:val="affffe"/>
          <w:spacing w:val="-6"/>
          <w:rtl/>
        </w:rPr>
        <w:t>"</w:t>
      </w:r>
      <w:r w:rsidRPr="00730169">
        <w:rPr>
          <w:rStyle w:val="affffe"/>
          <w:rFonts w:hint="cs"/>
          <w:spacing w:val="-6"/>
          <w:rtl/>
        </w:rPr>
        <w:t>ל:</w:t>
      </w:r>
      <w:r w:rsidRPr="00730169">
        <w:rPr>
          <w:rFonts w:ascii="Fb Fontext" w:hAnsi="Fb Fontext"/>
          <w:spacing w:val="-6"/>
          <w:sz w:val="32"/>
          <w:rtl/>
        </w:rPr>
        <w:t xml:space="preserve"> </w:t>
      </w:r>
      <w:r w:rsidRPr="00730169">
        <w:rPr>
          <w:rStyle w:val="affffa"/>
          <w:spacing w:val="-6"/>
          <w:rtl/>
        </w:rPr>
        <w:t xml:space="preserve">נערה נערה </w:t>
      </w:r>
      <w:r w:rsidRPr="00730169">
        <w:rPr>
          <w:rStyle w:val="affffa"/>
          <w:b/>
          <w:bCs/>
          <w:spacing w:val="-6"/>
          <w:rtl/>
        </w:rPr>
        <w:t>ה</w:t>
      </w:r>
      <w:r w:rsidRPr="00730169">
        <w:rPr>
          <w:rStyle w:val="affffa"/>
          <w:spacing w:val="-6"/>
          <w:rtl/>
        </w:rPr>
        <w:t xml:space="preserve">נערה </w:t>
      </w:r>
      <w:r w:rsidR="00C74563" w:rsidRPr="00730169">
        <w:rPr>
          <w:rFonts w:ascii="Fb Fontext" w:hAnsi="Fb Fontext"/>
          <w:spacing w:val="-6"/>
          <w:sz w:val="32"/>
          <w:rtl/>
        </w:rPr>
        <w:t>–</w:t>
      </w:r>
      <w:r w:rsidRPr="00730169">
        <w:rPr>
          <w:rFonts w:ascii="Fb Fontext" w:hAnsi="Fb Fontext"/>
          <w:spacing w:val="-6"/>
          <w:sz w:val="32"/>
          <w:rtl/>
        </w:rPr>
        <w:t xml:space="preserve"> </w:t>
      </w:r>
      <w:r w:rsidR="00C74563" w:rsidRPr="00730169">
        <w:rPr>
          <w:rFonts w:ascii="Fb Fontext" w:hAnsi="Fb Fontext" w:hint="cs"/>
          <w:spacing w:val="-6"/>
          <w:sz w:val="32"/>
          <w:rtl/>
        </w:rPr>
        <w:t>א.</w:t>
      </w:r>
      <w:r w:rsidRPr="00730169">
        <w:rPr>
          <w:rFonts w:ascii="Fb Fontext" w:hAnsi="Fb Fontext"/>
          <w:spacing w:val="-6"/>
          <w:sz w:val="32"/>
          <w:rtl/>
        </w:rPr>
        <w:t xml:space="preserve"> לגופיה, </w:t>
      </w:r>
      <w:r w:rsidR="00C74563" w:rsidRPr="00730169">
        <w:rPr>
          <w:rFonts w:ascii="Fb Fontext" w:hAnsi="Fb Fontext" w:hint="cs"/>
          <w:spacing w:val="-6"/>
          <w:sz w:val="32"/>
          <w:rtl/>
        </w:rPr>
        <w:t>ב. ל</w:t>
      </w:r>
      <w:r w:rsidRPr="00730169">
        <w:rPr>
          <w:rFonts w:ascii="Fb Fontext" w:hAnsi="Fb Fontext"/>
          <w:spacing w:val="-6"/>
          <w:sz w:val="32"/>
          <w:rtl/>
        </w:rPr>
        <w:t xml:space="preserve">חייבי לאוין, </w:t>
      </w:r>
      <w:r w:rsidR="00C74563" w:rsidRPr="00730169">
        <w:rPr>
          <w:rFonts w:ascii="Fb Fontext" w:hAnsi="Fb Fontext" w:hint="cs"/>
          <w:spacing w:val="-6"/>
          <w:sz w:val="32"/>
          <w:rtl/>
        </w:rPr>
        <w:t>ג.</w:t>
      </w:r>
      <w:r w:rsidRPr="00730169">
        <w:rPr>
          <w:rFonts w:ascii="Fb Fontext" w:hAnsi="Fb Fontext"/>
          <w:spacing w:val="-6"/>
          <w:sz w:val="32"/>
          <w:rtl/>
        </w:rPr>
        <w:t xml:space="preserve"> חייבי כריתות.</w:t>
      </w:r>
    </w:p>
    <w:p w14:paraId="298DDE6F" w14:textId="2A0D4EFF" w:rsidR="00AB7D20" w:rsidRPr="00C35A2C" w:rsidRDefault="00AB7D20" w:rsidP="002B7BCC">
      <w:pPr>
        <w:rPr>
          <w:rFonts w:ascii="Fb Fontext" w:hAnsi="Fb Fontext" w:cs="Guttman Vilna"/>
          <w:b/>
          <w:bCs/>
          <w:rtl/>
        </w:rPr>
      </w:pPr>
      <w:r w:rsidRPr="00C74563">
        <w:rPr>
          <w:rStyle w:val="affffe"/>
          <w:rFonts w:hint="cs"/>
          <w:rtl/>
        </w:rPr>
        <w:t>ר</w:t>
      </w:r>
      <w:r w:rsidRPr="00C74563">
        <w:rPr>
          <w:rStyle w:val="affffe"/>
          <w:rtl/>
        </w:rPr>
        <w:t>"</w:t>
      </w:r>
      <w:r w:rsidRPr="00C74563">
        <w:rPr>
          <w:rStyle w:val="affffe"/>
          <w:rFonts w:hint="cs"/>
          <w:rtl/>
        </w:rPr>
        <w:t>פ</w:t>
      </w:r>
      <w:r w:rsidRPr="00C74563">
        <w:rPr>
          <w:rStyle w:val="affffe"/>
          <w:rtl/>
        </w:rPr>
        <w:t>:</w:t>
      </w:r>
      <w:r w:rsidRPr="00C35A2C">
        <w:rPr>
          <w:rFonts w:ascii="Fb Fontext" w:hAnsi="Fb Fontext"/>
          <w:rtl/>
        </w:rPr>
        <w:t xml:space="preserve"> </w:t>
      </w:r>
      <w:r w:rsidRPr="00D649ED">
        <w:rPr>
          <w:rStyle w:val="affffa"/>
          <w:rtl/>
        </w:rPr>
        <w:t>בתולה בתולות הבתולות</w:t>
      </w:r>
      <w:r w:rsidRPr="00C35A2C">
        <w:rPr>
          <w:rFonts w:ascii="Fb Fontext" w:hAnsi="Fb Fontext"/>
          <w:rtl/>
        </w:rPr>
        <w:t xml:space="preserve"> -</w:t>
      </w:r>
      <w:r w:rsidR="00DB6C68">
        <w:rPr>
          <w:rStyle w:val="affffe"/>
          <w:rFonts w:hint="cs"/>
          <w:rtl/>
        </w:rPr>
        <w:t xml:space="preserve"> </w:t>
      </w:r>
      <w:r w:rsidR="00C74563" w:rsidRPr="00DB6C68">
        <w:rPr>
          <w:rStyle w:val="affffe"/>
          <w:rFonts w:hint="cs"/>
          <w:rtl/>
        </w:rPr>
        <w:t>א.</w:t>
      </w:r>
      <w:r w:rsidRPr="00C35A2C">
        <w:rPr>
          <w:rFonts w:ascii="Fb Fontext" w:hAnsi="Fb Fontext"/>
          <w:rtl/>
        </w:rPr>
        <w:t xml:space="preserve">לגופיה, </w:t>
      </w:r>
      <w:r w:rsidR="00C74563" w:rsidRPr="00DB6C68">
        <w:rPr>
          <w:rStyle w:val="affffe"/>
          <w:rFonts w:hint="cs"/>
          <w:rtl/>
        </w:rPr>
        <w:t xml:space="preserve">ב. </w:t>
      </w:r>
      <w:r w:rsidR="00C74563">
        <w:rPr>
          <w:rFonts w:ascii="Fb Fontext" w:hAnsi="Fb Fontext" w:hint="cs"/>
          <w:rtl/>
        </w:rPr>
        <w:t>ל</w:t>
      </w:r>
      <w:r w:rsidRPr="00C35A2C">
        <w:rPr>
          <w:rFonts w:ascii="Fb Fontext" w:hAnsi="Fb Fontext"/>
          <w:rtl/>
        </w:rPr>
        <w:t>חיי</w:t>
      </w:r>
      <w:r w:rsidR="002B7BCC">
        <w:rPr>
          <w:rFonts w:ascii="Fb Fontext" w:hAnsi="Fb Fontext" w:hint="cs"/>
          <w:rtl/>
        </w:rPr>
        <w:t>"ל</w:t>
      </w:r>
      <w:r w:rsidRPr="00C35A2C">
        <w:rPr>
          <w:rFonts w:ascii="Fb Fontext" w:hAnsi="Fb Fontext"/>
          <w:rtl/>
        </w:rPr>
        <w:t>,</w:t>
      </w:r>
      <w:r w:rsidR="002B7BCC">
        <w:rPr>
          <w:rStyle w:val="affffe"/>
          <w:rFonts w:hint="cs"/>
          <w:rtl/>
        </w:rPr>
        <w:t xml:space="preserve"> </w:t>
      </w:r>
      <w:r w:rsidR="00C74563" w:rsidRPr="00DB6C68">
        <w:rPr>
          <w:rStyle w:val="affffe"/>
          <w:rFonts w:hint="cs"/>
          <w:rtl/>
        </w:rPr>
        <w:t>ג.</w:t>
      </w:r>
      <w:r w:rsidRPr="00C35A2C">
        <w:rPr>
          <w:rFonts w:ascii="Fb Fontext" w:hAnsi="Fb Fontext"/>
          <w:rtl/>
        </w:rPr>
        <w:t xml:space="preserve"> ל</w:t>
      </w:r>
      <w:r w:rsidR="002B7BCC">
        <w:rPr>
          <w:rFonts w:ascii="Fb Fontext" w:hAnsi="Fb Fontext" w:hint="cs"/>
          <w:rtl/>
        </w:rPr>
        <w:t>חי''כ</w:t>
      </w:r>
      <w:r w:rsidRPr="00C35A2C">
        <w:rPr>
          <w:rFonts w:ascii="Fb Fontext" w:hAnsi="Fb Fontext"/>
          <w:rtl/>
        </w:rPr>
        <w:t>.</w:t>
      </w:r>
    </w:p>
    <w:p w14:paraId="429B2456" w14:textId="275B238E" w:rsidR="00AB7D20" w:rsidRDefault="00AB7D20" w:rsidP="00AB7D20">
      <w:pPr>
        <w:rPr>
          <w:rFonts w:ascii="Fb Fontext" w:hAnsi="Fb Fontext"/>
          <w:rtl/>
        </w:rPr>
      </w:pPr>
      <w:r w:rsidRPr="00C74563">
        <w:rPr>
          <w:rStyle w:val="affffe"/>
          <w:rtl/>
        </w:rPr>
        <w:t>ר"</w:t>
      </w:r>
      <w:r w:rsidRPr="00C74563">
        <w:rPr>
          <w:rStyle w:val="affffe"/>
          <w:rFonts w:hint="cs"/>
          <w:rtl/>
        </w:rPr>
        <w:t>פ: לא כר</w:t>
      </w:r>
      <w:r w:rsidRPr="00C74563">
        <w:rPr>
          <w:rStyle w:val="affffe"/>
          <w:rtl/>
        </w:rPr>
        <w:t>"</w:t>
      </w:r>
      <w:r w:rsidRPr="002B7BCC">
        <w:rPr>
          <w:rStyle w:val="affffe"/>
          <w:rFonts w:hint="cs"/>
          <w:rtl/>
        </w:rPr>
        <w:t xml:space="preserve">ל דבעי </w:t>
      </w:r>
      <w:r w:rsidRPr="006B2A7E">
        <w:rPr>
          <w:rStyle w:val="affffa"/>
          <w:rFonts w:hint="cs"/>
          <w:rtl/>
        </w:rPr>
        <w:t xml:space="preserve">'לאבי הנערה' </w:t>
      </w:r>
      <w:r w:rsidRPr="00C35A2C">
        <w:rPr>
          <w:rFonts w:ascii="Fb Fontext" w:hAnsi="Fb Fontext" w:hint="cs"/>
          <w:rtl/>
        </w:rPr>
        <w:t>ולא לאבי מתה</w:t>
      </w:r>
      <w:r w:rsidR="00182F84">
        <w:rPr>
          <w:rStyle w:val="afffff0"/>
          <w:rFonts w:hint="cs"/>
          <w:rtl/>
        </w:rPr>
        <w:t xml:space="preserve"> </w:t>
      </w:r>
      <w:r w:rsidR="00182F84" w:rsidRPr="00182F84">
        <w:rPr>
          <w:rStyle w:val="afffff0"/>
          <w:rFonts w:hint="cs"/>
          <w:rtl/>
        </w:rPr>
        <w:t>[שבמתה פטור]</w:t>
      </w:r>
    </w:p>
    <w:p w14:paraId="54CDD32E" w14:textId="077F36F0" w:rsidR="00AB7D20" w:rsidRPr="00C35A2C" w:rsidRDefault="00AB7D20" w:rsidP="00AB7D20">
      <w:pPr>
        <w:rPr>
          <w:rFonts w:cs="Guttman Vilna"/>
          <w:b/>
          <w:bCs/>
          <w:rtl/>
        </w:rPr>
      </w:pPr>
      <w:r w:rsidRPr="00C74563">
        <w:rPr>
          <w:rStyle w:val="affffe"/>
          <w:rFonts w:hint="cs"/>
          <w:rtl/>
        </w:rPr>
        <w:t>ר</w:t>
      </w:r>
      <w:r w:rsidRPr="00C74563">
        <w:rPr>
          <w:rStyle w:val="affffe"/>
          <w:rtl/>
        </w:rPr>
        <w:t>"</w:t>
      </w:r>
      <w:r w:rsidRPr="00C74563">
        <w:rPr>
          <w:rStyle w:val="affffe"/>
          <w:rFonts w:hint="cs"/>
          <w:rtl/>
        </w:rPr>
        <w:t>ל: לא כר'פ</w:t>
      </w:r>
      <w:r w:rsidR="00182F84">
        <w:rPr>
          <w:rFonts w:hint="cs"/>
          <w:rtl/>
        </w:rPr>
        <w:t>:</w:t>
      </w:r>
      <w:r w:rsidRPr="00C35A2C">
        <w:rPr>
          <w:rFonts w:hint="cs"/>
          <w:rtl/>
        </w:rPr>
        <w:t xml:space="preserve"> </w:t>
      </w:r>
      <w:r w:rsidRPr="00D649ED">
        <w:rPr>
          <w:rStyle w:val="affffa"/>
          <w:rtl/>
        </w:rPr>
        <w:t xml:space="preserve">כסף ישקול </w:t>
      </w:r>
      <w:r w:rsidRPr="00182F84">
        <w:rPr>
          <w:rtl/>
        </w:rPr>
        <w:t>כ</w:t>
      </w:r>
      <w:r w:rsidR="00182F84">
        <w:rPr>
          <w:rFonts w:hint="cs"/>
          <w:rtl/>
        </w:rPr>
        <w:t xml:space="preserve"> </w:t>
      </w:r>
      <w:r w:rsidRPr="00D649ED">
        <w:rPr>
          <w:rStyle w:val="affffa"/>
          <w:rtl/>
        </w:rPr>
        <w:t>מוהר הבתולות</w:t>
      </w:r>
      <w:r w:rsidRPr="00C35A2C">
        <w:rPr>
          <w:rtl/>
        </w:rPr>
        <w:t xml:space="preserve"> </w:t>
      </w:r>
      <w:r w:rsidR="00182F84">
        <w:rPr>
          <w:rFonts w:hint="cs"/>
          <w:rtl/>
        </w:rPr>
        <w:t>ומוה</w:t>
      </w:r>
      <w:r w:rsidRPr="00C35A2C">
        <w:rPr>
          <w:rtl/>
        </w:rPr>
        <w:t>ר הבתולות</w:t>
      </w:r>
      <w:r w:rsidR="00182F84">
        <w:rPr>
          <w:rFonts w:hint="cs"/>
          <w:rtl/>
        </w:rPr>
        <w:t xml:space="preserve"> </w:t>
      </w:r>
      <w:r w:rsidRPr="00C35A2C">
        <w:rPr>
          <w:rtl/>
        </w:rPr>
        <w:t>כזה.</w:t>
      </w:r>
    </w:p>
    <w:p w14:paraId="5628CC4D" w14:textId="2727C7BF" w:rsidR="00AB7D20" w:rsidRPr="00C35A2C" w:rsidRDefault="00AB7D20" w:rsidP="00C74563">
      <w:pPr>
        <w:rPr>
          <w:rFonts w:ascii="Fb Fontext" w:hAnsi="Fb Fontext"/>
          <w:rtl/>
        </w:rPr>
      </w:pPr>
      <w:r w:rsidRPr="00267081">
        <w:rPr>
          <w:rStyle w:val="affffe"/>
          <w:rFonts w:hint="cs"/>
          <w:rtl/>
        </w:rPr>
        <w:t>ור</w:t>
      </w:r>
      <w:r w:rsidRPr="00267081">
        <w:rPr>
          <w:rStyle w:val="affffe"/>
          <w:rtl/>
        </w:rPr>
        <w:t>"</w:t>
      </w:r>
      <w:r w:rsidRPr="00267081">
        <w:rPr>
          <w:rStyle w:val="affffe"/>
          <w:rFonts w:hint="cs"/>
          <w:rtl/>
        </w:rPr>
        <w:t>ל:</w:t>
      </w:r>
      <w:r w:rsidRPr="00C35A2C">
        <w:rPr>
          <w:rFonts w:ascii="Fb Fontext" w:hAnsi="Fb Fontext"/>
          <w:sz w:val="32"/>
          <w:rtl/>
        </w:rPr>
        <w:t xml:space="preserve"> מיבעי </w:t>
      </w:r>
      <w:r>
        <w:rPr>
          <w:rFonts w:ascii="Fb Fontext" w:hAnsi="Fb Fontext" w:hint="cs"/>
          <w:sz w:val="32"/>
          <w:rtl/>
        </w:rPr>
        <w:t>ל</w:t>
      </w:r>
      <w:r w:rsidRPr="00C35A2C">
        <w:rPr>
          <w:rFonts w:ascii="Fb Fontext" w:hAnsi="Fb Fontext"/>
          <w:sz w:val="32"/>
          <w:rtl/>
        </w:rPr>
        <w:t>כדאביי!</w:t>
      </w:r>
      <w:r w:rsidR="00C74563">
        <w:rPr>
          <w:rFonts w:ascii="Fb Fontext" w:hAnsi="Fb Fontext" w:hint="cs"/>
          <w:rtl/>
        </w:rPr>
        <w:t xml:space="preserve">  </w:t>
      </w:r>
      <w:r w:rsidRPr="00C74563">
        <w:rPr>
          <w:rStyle w:val="affffe"/>
          <w:rtl/>
        </w:rPr>
        <w:t>ור"</w:t>
      </w:r>
      <w:r w:rsidRPr="00C74563">
        <w:rPr>
          <w:rStyle w:val="affffe"/>
          <w:rFonts w:hint="cs"/>
          <w:rtl/>
        </w:rPr>
        <w:t>פ:</w:t>
      </w:r>
      <w:r w:rsidRPr="00C35A2C">
        <w:rPr>
          <w:rFonts w:ascii="Fb Fontext" w:hAnsi="Fb Fontext"/>
          <w:rtl/>
        </w:rPr>
        <w:t xml:space="preserve"> מיבעי </w:t>
      </w:r>
      <w:r>
        <w:rPr>
          <w:rFonts w:ascii="Fb Fontext" w:hAnsi="Fb Fontext" w:hint="cs"/>
          <w:rtl/>
        </w:rPr>
        <w:t>ל</w:t>
      </w:r>
      <w:r w:rsidRPr="00C35A2C">
        <w:rPr>
          <w:rFonts w:ascii="Fb Fontext" w:hAnsi="Fb Fontext"/>
          <w:rtl/>
        </w:rPr>
        <w:t>גז</w:t>
      </w:r>
      <w:r w:rsidR="00182F84">
        <w:rPr>
          <w:rFonts w:ascii="Fb Fontext" w:hAnsi="Fb Fontext" w:hint="cs"/>
          <w:rtl/>
        </w:rPr>
        <w:t>''ש</w:t>
      </w:r>
      <w:r w:rsidRPr="00C35A2C">
        <w:rPr>
          <w:rFonts w:ascii="Fb Fontext" w:hAnsi="Fb Fontext"/>
          <w:rtl/>
        </w:rPr>
        <w:t>!</w:t>
      </w:r>
    </w:p>
    <w:p w14:paraId="76327EC2" w14:textId="77777777" w:rsidR="00AB7D20" w:rsidRPr="00730169" w:rsidRDefault="00AB7D20" w:rsidP="00AB7D20">
      <w:pPr>
        <w:rPr>
          <w:rFonts w:ascii="Fb Fontext" w:hAnsi="Fb Fontext"/>
          <w:spacing w:val="-2"/>
          <w:rtl/>
        </w:rPr>
      </w:pPr>
      <w:bookmarkStart w:id="225" w:name="_Toc119353010"/>
      <w:r w:rsidRPr="00730169">
        <w:rPr>
          <w:rStyle w:val="afffe"/>
          <w:spacing w:val="-2"/>
          <w:rtl/>
        </w:rPr>
        <w:t>אלא,</w:t>
      </w:r>
      <w:bookmarkEnd w:id="225"/>
      <w:r w:rsidRPr="00730169">
        <w:rPr>
          <w:rFonts w:ascii="Fb Fontext" w:hAnsi="Fb Fontext"/>
          <w:spacing w:val="-2"/>
          <w:rtl/>
        </w:rPr>
        <w:t xml:space="preserve"> שיתא קראי כתיבי: </w:t>
      </w:r>
      <w:r w:rsidRPr="00730169">
        <w:rPr>
          <w:rStyle w:val="affffa"/>
          <w:spacing w:val="-2"/>
          <w:rtl/>
        </w:rPr>
        <w:t>נערה</w:t>
      </w:r>
      <w:r w:rsidRPr="00730169">
        <w:rPr>
          <w:rStyle w:val="affffa"/>
          <w:rFonts w:hint="cs"/>
          <w:spacing w:val="-2"/>
          <w:rtl/>
        </w:rPr>
        <w:t>,</w:t>
      </w:r>
      <w:r w:rsidRPr="00730169">
        <w:rPr>
          <w:rStyle w:val="affffa"/>
          <w:spacing w:val="-2"/>
          <w:rtl/>
        </w:rPr>
        <w:t xml:space="preserve"> נערה</w:t>
      </w:r>
      <w:r w:rsidRPr="00730169">
        <w:rPr>
          <w:rStyle w:val="affffa"/>
          <w:rFonts w:hint="cs"/>
          <w:spacing w:val="-2"/>
          <w:rtl/>
        </w:rPr>
        <w:t>,</w:t>
      </w:r>
      <w:r w:rsidRPr="00730169">
        <w:rPr>
          <w:rStyle w:val="affffa"/>
          <w:spacing w:val="-2"/>
          <w:rtl/>
        </w:rPr>
        <w:t xml:space="preserve"> הנערה, בתולה בתולות, הבתולות</w:t>
      </w:r>
    </w:p>
    <w:p w14:paraId="3113E447" w14:textId="343FC0F4" w:rsidR="00E268F4" w:rsidRDefault="00AB7D20" w:rsidP="00AB7D20">
      <w:pPr>
        <w:rPr>
          <w:rFonts w:ascii="Fb Fontext" w:hAnsi="Fb Fontext"/>
          <w:spacing w:val="-4"/>
          <w:rtl/>
        </w:rPr>
      </w:pPr>
      <w:r w:rsidRPr="00F71179">
        <w:rPr>
          <w:rFonts w:ascii="Fb Fontext" w:hAnsi="Fb Fontext"/>
          <w:spacing w:val="-4"/>
          <w:rtl/>
        </w:rPr>
        <w:t xml:space="preserve">- תרי לגופייהו, </w:t>
      </w:r>
      <w:r w:rsidRPr="00224771">
        <w:rPr>
          <w:rFonts w:ascii="Fb Fontext" w:hAnsi="Fb Fontext" w:cs="PFT_Frank"/>
          <w:b/>
          <w:bCs/>
          <w:spacing w:val="-4"/>
          <w:szCs w:val="14"/>
          <w:rtl/>
        </w:rPr>
        <w:t>חד</w:t>
      </w:r>
      <w:r w:rsidRPr="00F71179">
        <w:rPr>
          <w:rFonts w:ascii="Fb Fontext" w:hAnsi="Fb Fontext"/>
          <w:spacing w:val="-4"/>
          <w:rtl/>
        </w:rPr>
        <w:t xml:space="preserve"> </w:t>
      </w:r>
      <w:r w:rsidRPr="0061471E">
        <w:rPr>
          <w:rStyle w:val="affffe"/>
          <w:rtl/>
        </w:rPr>
        <w:t>לכדאביי,</w:t>
      </w:r>
      <w:r w:rsidRPr="00F71179">
        <w:rPr>
          <w:rFonts w:ascii="Fb Fontext" w:hAnsi="Fb Fontext"/>
          <w:spacing w:val="-4"/>
          <w:rtl/>
        </w:rPr>
        <w:t xml:space="preserve"> </w:t>
      </w:r>
      <w:r w:rsidRPr="00224771">
        <w:rPr>
          <w:rFonts w:ascii="Fb Fontext" w:hAnsi="Fb Fontext" w:cs="PFT_Frank"/>
          <w:b/>
          <w:bCs/>
          <w:spacing w:val="-4"/>
          <w:szCs w:val="14"/>
          <w:rtl/>
        </w:rPr>
        <w:t xml:space="preserve">וחד </w:t>
      </w:r>
      <w:r w:rsidRPr="00F71179">
        <w:rPr>
          <w:rFonts w:ascii="Fb Fontext" w:hAnsi="Fb Fontext"/>
          <w:spacing w:val="-4"/>
          <w:rtl/>
        </w:rPr>
        <w:t>לגז"</w:t>
      </w:r>
      <w:r w:rsidRPr="00F71179">
        <w:rPr>
          <w:rFonts w:ascii="Fb Fontext" w:hAnsi="Fb Fontext" w:hint="cs"/>
          <w:spacing w:val="-4"/>
          <w:rtl/>
        </w:rPr>
        <w:t>ש</w:t>
      </w:r>
      <w:r w:rsidR="00E268F4">
        <w:rPr>
          <w:rFonts w:ascii="Fb Fontext" w:hAnsi="Fb Fontext"/>
          <w:spacing w:val="-4"/>
          <w:rtl/>
        </w:rPr>
        <w:t>,</w:t>
      </w:r>
    </w:p>
    <w:p w14:paraId="0A35E20C" w14:textId="6A85FBA5" w:rsidR="00AB7D20" w:rsidRPr="00F71179" w:rsidRDefault="00AB7D20" w:rsidP="00AB7D20">
      <w:pPr>
        <w:rPr>
          <w:rFonts w:ascii="Fb Fontext" w:hAnsi="Fb Fontext" w:cs="Guttman Vilna"/>
          <w:b/>
          <w:bCs/>
          <w:spacing w:val="-4"/>
          <w:rtl/>
        </w:rPr>
      </w:pPr>
      <w:r w:rsidRPr="00224771">
        <w:rPr>
          <w:rFonts w:ascii="Fb Fontext" w:hAnsi="Fb Fontext" w:cs="PFT_Frank" w:hint="cs"/>
          <w:b/>
          <w:bCs/>
          <w:spacing w:val="-4"/>
          <w:szCs w:val="14"/>
          <w:rtl/>
        </w:rPr>
        <w:t>ועוד</w:t>
      </w:r>
      <w:r w:rsidRPr="00F71179">
        <w:rPr>
          <w:rFonts w:ascii="Fb Fontext" w:hAnsi="Fb Fontext" w:hint="cs"/>
          <w:spacing w:val="-4"/>
          <w:rtl/>
        </w:rPr>
        <w:t xml:space="preserve"> </w:t>
      </w:r>
      <w:r w:rsidRPr="00F71179">
        <w:rPr>
          <w:rFonts w:ascii="Fb Fontext" w:hAnsi="Fb Fontext"/>
          <w:spacing w:val="-4"/>
          <w:rtl/>
        </w:rPr>
        <w:t xml:space="preserve">תרי, </w:t>
      </w:r>
      <w:r w:rsidRPr="0061471E">
        <w:rPr>
          <w:rStyle w:val="affffe"/>
          <w:rtl/>
        </w:rPr>
        <w:t>חד</w:t>
      </w:r>
      <w:r w:rsidRPr="00F71179">
        <w:rPr>
          <w:rFonts w:ascii="Fb Fontext" w:hAnsi="Fb Fontext"/>
          <w:spacing w:val="-4"/>
          <w:rtl/>
        </w:rPr>
        <w:t xml:space="preserve"> לאתויי חיי"</w:t>
      </w:r>
      <w:r w:rsidRPr="00F71179">
        <w:rPr>
          <w:rFonts w:ascii="Fb Fontext" w:hAnsi="Fb Fontext" w:hint="cs"/>
          <w:spacing w:val="-4"/>
          <w:rtl/>
        </w:rPr>
        <w:t>'ל</w:t>
      </w:r>
      <w:r w:rsidRPr="00F71179">
        <w:rPr>
          <w:rFonts w:ascii="Fb Fontext" w:hAnsi="Fb Fontext"/>
          <w:spacing w:val="-4"/>
          <w:rtl/>
        </w:rPr>
        <w:t xml:space="preserve">, </w:t>
      </w:r>
      <w:r w:rsidRPr="0061471E">
        <w:rPr>
          <w:rStyle w:val="affffe"/>
          <w:rtl/>
        </w:rPr>
        <w:t>וחד</w:t>
      </w:r>
      <w:r w:rsidRPr="00F71179">
        <w:rPr>
          <w:rFonts w:ascii="Fb Fontext" w:hAnsi="Fb Fontext"/>
          <w:spacing w:val="-4"/>
          <w:rtl/>
        </w:rPr>
        <w:t xml:space="preserve"> לאתויי חייבי כריתות.</w:t>
      </w:r>
    </w:p>
    <w:p w14:paraId="0347D7D4" w14:textId="16B79064" w:rsidR="00AB7D20" w:rsidRPr="00C35A2C" w:rsidRDefault="00AB7D20" w:rsidP="00267081">
      <w:pPr>
        <w:rPr>
          <w:rFonts w:ascii="Fb Fontext" w:hAnsi="Fb Fontext" w:cs="Guttman Vilna"/>
          <w:b/>
          <w:bCs/>
          <w:sz w:val="32"/>
          <w:rtl/>
        </w:rPr>
      </w:pPr>
      <w:r w:rsidRPr="00C35A2C">
        <w:rPr>
          <w:rFonts w:ascii="Fb Fontext" w:hAnsi="Fb Fontext"/>
          <w:sz w:val="32"/>
          <w:rtl/>
        </w:rPr>
        <w:lastRenderedPageBreak/>
        <w:t>ולאפוקי מהאי תנא.</w:t>
      </w:r>
      <w:r w:rsidRPr="00C35A2C">
        <w:rPr>
          <w:rFonts w:ascii="Fb Fontext" w:hAnsi="Fb Fontext" w:hint="cs"/>
          <w:sz w:val="32"/>
          <w:rtl/>
        </w:rPr>
        <w:t xml:space="preserve"> </w:t>
      </w:r>
      <w:r w:rsidRPr="006B2A7E">
        <w:rPr>
          <w:rStyle w:val="affffa"/>
          <w:rFonts w:hint="cs"/>
          <w:rtl/>
        </w:rPr>
        <w:t>ד'</w:t>
      </w:r>
      <w:r w:rsidRPr="006B2A7E">
        <w:rPr>
          <w:rStyle w:val="affffa"/>
          <w:rtl/>
        </w:rPr>
        <w:t>ולו תהיה לאשה</w:t>
      </w:r>
      <w:r w:rsidRPr="006B2A7E">
        <w:rPr>
          <w:rStyle w:val="affffa"/>
          <w:rFonts w:hint="cs"/>
          <w:rtl/>
        </w:rPr>
        <w:t>'</w:t>
      </w:r>
      <w:r w:rsidRPr="006B2A7E">
        <w:rPr>
          <w:rStyle w:val="affffa"/>
          <w:rtl/>
        </w:rPr>
        <w:t xml:space="preserve"> </w:t>
      </w:r>
      <w:r w:rsidRPr="00C35A2C">
        <w:rPr>
          <w:rFonts w:ascii="Fb Fontext" w:hAnsi="Fb Fontext"/>
          <w:sz w:val="32"/>
          <w:rtl/>
        </w:rPr>
        <w:t xml:space="preserve">- </w:t>
      </w:r>
      <w:r w:rsidRPr="00267081">
        <w:rPr>
          <w:rStyle w:val="affffe"/>
          <w:rtl/>
        </w:rPr>
        <w:t>שמעון התימנ</w:t>
      </w:r>
      <w:r w:rsidRPr="00267081">
        <w:rPr>
          <w:rStyle w:val="affffe"/>
          <w:rFonts w:hint="cs"/>
          <w:rtl/>
        </w:rPr>
        <w:t>י</w:t>
      </w:r>
      <w:r w:rsidRPr="00267081">
        <w:rPr>
          <w:rStyle w:val="affffe"/>
          <w:rtl/>
        </w:rPr>
        <w:t xml:space="preserve">: </w:t>
      </w:r>
      <w:r w:rsidRPr="00C35A2C">
        <w:rPr>
          <w:rFonts w:ascii="Fb Fontext" w:hAnsi="Fb Fontext"/>
          <w:sz w:val="32"/>
          <w:rtl/>
        </w:rPr>
        <w:t>אשה שיש בה הויה,</w:t>
      </w:r>
      <w:r w:rsidR="00267081">
        <w:rPr>
          <w:rFonts w:ascii="Fb Fontext" w:hAnsi="Fb Fontext" w:hint="cs"/>
          <w:sz w:val="32"/>
          <w:rtl/>
        </w:rPr>
        <w:t xml:space="preserve"> </w:t>
      </w:r>
      <w:r w:rsidRPr="00267081">
        <w:rPr>
          <w:rStyle w:val="affffe"/>
          <w:rFonts w:hint="cs"/>
          <w:rtl/>
        </w:rPr>
        <w:t>רשב</w:t>
      </w:r>
      <w:r w:rsidRPr="00267081">
        <w:rPr>
          <w:rStyle w:val="affffe"/>
          <w:rtl/>
        </w:rPr>
        <w:t>"</w:t>
      </w:r>
      <w:r w:rsidRPr="00267081">
        <w:rPr>
          <w:rStyle w:val="affffe"/>
          <w:rFonts w:hint="cs"/>
          <w:rtl/>
        </w:rPr>
        <w:t>מ</w:t>
      </w:r>
      <w:r w:rsidRPr="00267081">
        <w:rPr>
          <w:rStyle w:val="affffe"/>
          <w:rtl/>
        </w:rPr>
        <w:t>:</w:t>
      </w:r>
      <w:r w:rsidRPr="00C35A2C">
        <w:rPr>
          <w:rFonts w:ascii="Fb Fontext" w:hAnsi="Fb Fontext"/>
          <w:sz w:val="32"/>
          <w:rtl/>
        </w:rPr>
        <w:t xml:space="preserve"> אשה הראויה לקיימה.</w:t>
      </w:r>
    </w:p>
    <w:p w14:paraId="762F9057" w14:textId="213BD7AA" w:rsidR="00AB7D20" w:rsidRPr="00730169" w:rsidRDefault="00AB7D20" w:rsidP="00AB7D20">
      <w:pPr>
        <w:rPr>
          <w:rFonts w:ascii="Fb Fontext" w:hAnsi="Fb Fontext"/>
          <w:spacing w:val="-4"/>
          <w:sz w:val="32"/>
          <w:rtl/>
        </w:rPr>
      </w:pPr>
      <w:r w:rsidRPr="00730169">
        <w:rPr>
          <w:rStyle w:val="affffe"/>
          <w:rFonts w:hint="cs"/>
          <w:spacing w:val="-4"/>
          <w:rtl/>
        </w:rPr>
        <w:t xml:space="preserve">ואיכא בנייהו: </w:t>
      </w:r>
      <w:r w:rsidRPr="00730169">
        <w:rPr>
          <w:rFonts w:ascii="Fb Fontext" w:hAnsi="Fb Fontext" w:hint="cs"/>
          <w:spacing w:val="-4"/>
          <w:sz w:val="32"/>
          <w:rtl/>
        </w:rPr>
        <w:t>ממזרת ונתינה למ</w:t>
      </w:r>
      <w:r w:rsidRPr="00730169">
        <w:rPr>
          <w:rFonts w:ascii="Fb Fontext" w:hAnsi="Fb Fontext"/>
          <w:spacing w:val="-4"/>
          <w:sz w:val="32"/>
          <w:rtl/>
        </w:rPr>
        <w:t>"</w:t>
      </w:r>
      <w:r w:rsidRPr="00730169">
        <w:rPr>
          <w:rFonts w:ascii="Fb Fontext" w:hAnsi="Fb Fontext" w:hint="cs"/>
          <w:spacing w:val="-4"/>
          <w:sz w:val="32"/>
          <w:rtl/>
        </w:rPr>
        <w:t xml:space="preserve">ד יש בה הוויה </w:t>
      </w:r>
      <w:r w:rsidR="00267081" w:rsidRPr="00730169">
        <w:rPr>
          <w:rFonts w:ascii="Fb Fontext" w:hAnsi="Fb Fontext" w:hint="cs"/>
          <w:spacing w:val="-4"/>
          <w:sz w:val="32"/>
          <w:rtl/>
        </w:rPr>
        <w:t>גם בזה</w:t>
      </w:r>
      <w:r w:rsidRPr="00730169">
        <w:rPr>
          <w:rFonts w:ascii="Fb Fontext" w:hAnsi="Fb Fontext" w:hint="cs"/>
          <w:spacing w:val="-4"/>
          <w:sz w:val="32"/>
          <w:rtl/>
        </w:rPr>
        <w:t xml:space="preserve"> יש בה הוויה</w:t>
      </w:r>
    </w:p>
    <w:p w14:paraId="19C15FE2" w14:textId="71CB916A" w:rsidR="00AB7D20" w:rsidRPr="00C35A2C" w:rsidRDefault="00AB7D20" w:rsidP="00267081">
      <w:pPr>
        <w:ind w:left="453" w:firstLine="57"/>
        <w:rPr>
          <w:rFonts w:ascii="Fb Fontext" w:hAnsi="Fb Fontext" w:cs="Guttman Vilna"/>
          <w:b/>
          <w:bCs/>
          <w:sz w:val="32"/>
          <w:rtl/>
        </w:rPr>
      </w:pPr>
      <w:r w:rsidRPr="00267081">
        <w:rPr>
          <w:rStyle w:val="affffe"/>
          <w:rFonts w:hint="cs"/>
          <w:rtl/>
        </w:rPr>
        <w:t>ולמ</w:t>
      </w:r>
      <w:r w:rsidRPr="00267081">
        <w:rPr>
          <w:rStyle w:val="affffe"/>
          <w:rtl/>
        </w:rPr>
        <w:t>"</w:t>
      </w:r>
      <w:r w:rsidRPr="00267081">
        <w:rPr>
          <w:rStyle w:val="affffe"/>
          <w:rFonts w:hint="cs"/>
          <w:rtl/>
        </w:rPr>
        <w:t xml:space="preserve">ד </w:t>
      </w:r>
      <w:r w:rsidRPr="00C35A2C">
        <w:rPr>
          <w:rFonts w:ascii="Fb Fontext" w:hAnsi="Fb Fontext" w:hint="cs"/>
          <w:sz w:val="32"/>
          <w:rtl/>
        </w:rPr>
        <w:t xml:space="preserve">ראוייה לקיימה </w:t>
      </w:r>
      <w:r w:rsidRPr="00C35A2C">
        <w:rPr>
          <w:rFonts w:ascii="Fb Fontext" w:hAnsi="Fb Fontext"/>
          <w:sz w:val="32"/>
          <w:rtl/>
        </w:rPr>
        <w:t>הא אינה ראויה לקיימה.</w:t>
      </w:r>
    </w:p>
    <w:p w14:paraId="2A88187A" w14:textId="77777777" w:rsidR="00AB7D20" w:rsidRPr="00F97732" w:rsidRDefault="00AB7D20" w:rsidP="003156E1">
      <w:pPr>
        <w:pStyle w:val="aff9"/>
        <w:rPr>
          <w:rtl/>
        </w:rPr>
      </w:pPr>
      <w:r w:rsidRPr="003156E1">
        <w:rPr>
          <w:rFonts w:hint="cs"/>
          <w:rtl/>
        </w:rPr>
        <w:t>׹</w:t>
      </w:r>
    </w:p>
    <w:p w14:paraId="421FBCB6" w14:textId="335856AC" w:rsidR="00AB7D20" w:rsidRPr="00730169" w:rsidRDefault="00AB7D20" w:rsidP="00AB7D20">
      <w:pPr>
        <w:rPr>
          <w:rFonts w:ascii="Fb Fontext" w:hAnsi="Fb Fontext"/>
          <w:spacing w:val="-4"/>
          <w:sz w:val="32"/>
          <w:rtl/>
        </w:rPr>
      </w:pPr>
      <w:r w:rsidRPr="00730169">
        <w:rPr>
          <w:rStyle w:val="affffe"/>
          <w:rFonts w:hint="cs"/>
          <w:spacing w:val="-4"/>
          <w:rtl/>
        </w:rPr>
        <w:t>ולר</w:t>
      </w:r>
      <w:r w:rsidRPr="00730169">
        <w:rPr>
          <w:rStyle w:val="affffe"/>
          <w:spacing w:val="-4"/>
          <w:rtl/>
        </w:rPr>
        <w:t>"</w:t>
      </w:r>
      <w:r w:rsidRPr="00730169">
        <w:rPr>
          <w:rStyle w:val="affffe"/>
          <w:rFonts w:hint="cs"/>
          <w:spacing w:val="-4"/>
          <w:rtl/>
        </w:rPr>
        <w:t>ע:</w:t>
      </w:r>
      <w:r w:rsidRPr="00730169">
        <w:rPr>
          <w:rStyle w:val="affffe"/>
          <w:spacing w:val="-4"/>
          <w:rtl/>
        </w:rPr>
        <w:t xml:space="preserve"> </w:t>
      </w:r>
      <w:r w:rsidRPr="00730169">
        <w:rPr>
          <w:rStyle w:val="affffc"/>
          <w:rFonts w:hint="cs"/>
          <w:rtl/>
        </w:rPr>
        <w:t>ד</w:t>
      </w:r>
      <w:r w:rsidRPr="00730169">
        <w:rPr>
          <w:rStyle w:val="affffc"/>
          <w:rtl/>
        </w:rPr>
        <w:t>אין קידושין תופסין בחייבי לאוין</w:t>
      </w:r>
      <w:r w:rsidRPr="00730169">
        <w:rPr>
          <w:rFonts w:ascii="Fb Fontext" w:hAnsi="Fb Fontext"/>
          <w:spacing w:val="-4"/>
          <w:sz w:val="32"/>
          <w:rtl/>
        </w:rPr>
        <w:t xml:space="preserve">, </w:t>
      </w:r>
      <w:r w:rsidR="00267081" w:rsidRPr="00182F84">
        <w:rPr>
          <w:rStyle w:val="affffe"/>
          <w:rFonts w:hint="cs"/>
          <w:rtl/>
        </w:rPr>
        <w:t>נפק</w:t>
      </w:r>
      <w:r w:rsidR="002B7BCC" w:rsidRPr="00182F84">
        <w:rPr>
          <w:rStyle w:val="affffe"/>
          <w:rtl/>
        </w:rPr>
        <w:t>"</w:t>
      </w:r>
      <w:r w:rsidR="00267081" w:rsidRPr="00182F84">
        <w:rPr>
          <w:rStyle w:val="affffe"/>
          <w:rFonts w:hint="cs"/>
          <w:rtl/>
        </w:rPr>
        <w:t>מ</w:t>
      </w:r>
      <w:r w:rsidRPr="00730169">
        <w:rPr>
          <w:rFonts w:ascii="Fb Fontext" w:hAnsi="Fb Fontext"/>
          <w:spacing w:val="-4"/>
          <w:sz w:val="32"/>
          <w:rtl/>
        </w:rPr>
        <w:t xml:space="preserve"> אלמנה לכה</w:t>
      </w:r>
      <w:r w:rsidR="00267081" w:rsidRPr="00730169">
        <w:rPr>
          <w:rFonts w:ascii="Fb Fontext" w:hAnsi="Fb Fontext" w:hint="cs"/>
          <w:spacing w:val="-4"/>
          <w:sz w:val="32"/>
          <w:rtl/>
        </w:rPr>
        <w:t>"ג</w:t>
      </w:r>
      <w:r w:rsidRPr="00730169">
        <w:rPr>
          <w:rFonts w:ascii="Fb Fontext" w:hAnsi="Fb Fontext"/>
          <w:spacing w:val="-4"/>
          <w:sz w:val="32"/>
          <w:rtl/>
        </w:rPr>
        <w:t>,</w:t>
      </w:r>
    </w:p>
    <w:p w14:paraId="3F78F034" w14:textId="59A06B73" w:rsidR="00E268F4" w:rsidRDefault="00AB7D20" w:rsidP="00AB7D20">
      <w:pPr>
        <w:rPr>
          <w:rFonts w:ascii="Fb Fontext" w:hAnsi="Fb Fontext"/>
          <w:rtl/>
        </w:rPr>
      </w:pPr>
      <w:r w:rsidRPr="00267081">
        <w:rPr>
          <w:rStyle w:val="affffe"/>
          <w:rtl/>
        </w:rPr>
        <w:t>כר</w:t>
      </w:r>
      <w:r w:rsidR="002B7BCC">
        <w:rPr>
          <w:rStyle w:val="affffe"/>
          <w:rtl/>
        </w:rPr>
        <w:t>"</w:t>
      </w:r>
      <w:r w:rsidR="00267081">
        <w:rPr>
          <w:rStyle w:val="affffe"/>
          <w:rFonts w:hint="cs"/>
          <w:rtl/>
        </w:rPr>
        <w:t>ס</w:t>
      </w:r>
      <w:r w:rsidR="00182F84">
        <w:rPr>
          <w:rFonts w:ascii="Fb Fontext" w:hAnsi="Fb Fontext" w:hint="cs"/>
          <w:rtl/>
        </w:rPr>
        <w:t>:</w:t>
      </w:r>
      <w:r w:rsidRPr="00C35A2C">
        <w:rPr>
          <w:rFonts w:ascii="Fb Fontext" w:hAnsi="Fb Fontext" w:hint="cs"/>
          <w:rtl/>
        </w:rPr>
        <w:t xml:space="preserve"> ד</w:t>
      </w:r>
      <w:r>
        <w:rPr>
          <w:rFonts w:ascii="Fb Fontext" w:hAnsi="Fb Fontext"/>
          <w:rtl/>
        </w:rPr>
        <w:t xml:space="preserve">מן הכל עושה </w:t>
      </w:r>
      <w:r>
        <w:rPr>
          <w:rStyle w:val="affffe"/>
          <w:rFonts w:ascii="Fb Fontext" w:hAnsi="Fb Fontext"/>
          <w:rtl/>
          <w:rPrChange w:id="9073" w:author="מנוע אמוראים" w:date="2026-10-05T16:41:40Z">
            <w:rPr>
              <w:rFonts w:ascii="Fb Fontext" w:hAnsi="Fb Fontext"/>
              <w:rtl/>
            </w:rPr>
          </w:rPrChange>
        </w:rPr>
        <w:t xml:space="preserve">ר</w:t>
      </w:r>
      <w:r>
        <w:rPr>
          <w:rStyle w:val="affffe"/>
          <w:rFonts w:ascii="Fb Fontext" w:hAnsi="Fb Fontext" w:hint="cs"/>
          <w:rtl/>
          <w:rPrChange w:id="9074" w:author="מנוע אמוראים" w:date="2026-10-05T16:41:40Z">
            <w:rPr>
              <w:rFonts w:ascii="Fb Fontext" w:hAnsi="Fb Fontext" w:hint="cs"/>
              <w:rtl/>
            </w:rPr>
          </w:rPrChange>
        </w:rPr>
        <w:t xml:space="preserve">"ע</w:t>
      </w:r>
      <w:r w:rsidRPr="00C35A2C">
        <w:rPr>
          <w:rFonts w:ascii="Fb Fontext" w:hAnsi="Fb Fontext"/>
          <w:rtl/>
        </w:rPr>
        <w:t xml:space="preserve"> ממזרין, חוץ מאלמנה לכהן גדול</w:t>
      </w:r>
      <w:r w:rsidR="00E268F4">
        <w:rPr>
          <w:rFonts w:ascii="Fb Fontext" w:hAnsi="Fb Fontext"/>
          <w:rtl/>
        </w:rPr>
        <w:t>,</w:t>
      </w:r>
    </w:p>
    <w:p w14:paraId="0C658D0A" w14:textId="632938E7" w:rsidR="00AB7D20" w:rsidRPr="00C35A2C" w:rsidRDefault="00267081" w:rsidP="00182F84">
      <w:pPr>
        <w:ind w:left="283" w:firstLine="57"/>
        <w:rPr>
          <w:rFonts w:ascii="Fb Fontext" w:hAnsi="Fb Fontext"/>
          <w:rtl/>
        </w:rPr>
      </w:pPr>
      <w:r>
        <w:rPr>
          <w:rFonts w:ascii="Fb Fontext" w:hAnsi="Fb Fontext" w:hint="cs"/>
          <w:rtl/>
        </w:rPr>
        <w:t>ד</w:t>
      </w:r>
      <w:r w:rsidR="00AB7D20" w:rsidRPr="00D649ED">
        <w:rPr>
          <w:rStyle w:val="affffa"/>
          <w:rtl/>
        </w:rPr>
        <w:t>לא יקח.</w:t>
      </w:r>
      <w:r w:rsidR="00AB7D20" w:rsidRPr="00D649ED">
        <w:rPr>
          <w:rStyle w:val="affffa"/>
          <w:rFonts w:hint="cs"/>
          <w:rtl/>
        </w:rPr>
        <w:t xml:space="preserve"> </w:t>
      </w:r>
      <w:r w:rsidR="00AB7D20" w:rsidRPr="00D649ED">
        <w:rPr>
          <w:rStyle w:val="affffa"/>
          <w:rtl/>
        </w:rPr>
        <w:t>ולא יחלל</w:t>
      </w:r>
      <w:r w:rsidR="00AB7D20" w:rsidRPr="00C35A2C">
        <w:rPr>
          <w:rFonts w:ascii="Fb Fontext" w:hAnsi="Fb Fontext"/>
          <w:rtl/>
        </w:rPr>
        <w:t>, חילולין הוא עושה, ו</w:t>
      </w:r>
      <w:r>
        <w:rPr>
          <w:rFonts w:ascii="Fb Fontext" w:hAnsi="Fb Fontext" w:hint="cs"/>
          <w:rtl/>
        </w:rPr>
        <w:t>לא</w:t>
      </w:r>
      <w:r w:rsidR="00AB7D20" w:rsidRPr="00C35A2C">
        <w:rPr>
          <w:rFonts w:ascii="Fb Fontext" w:hAnsi="Fb Fontext"/>
          <w:rtl/>
        </w:rPr>
        <w:t xml:space="preserve"> ממזרין.</w:t>
      </w:r>
    </w:p>
    <w:p w14:paraId="087941F6" w14:textId="0438115B" w:rsidR="00267081" w:rsidRPr="00C54C7E" w:rsidRDefault="00AB7D20" w:rsidP="00267081">
      <w:pPr>
        <w:rPr>
          <w:rStyle w:val="afffe"/>
          <w:rtl/>
        </w:rPr>
      </w:pPr>
      <w:r w:rsidRPr="00267081">
        <w:rPr>
          <w:rStyle w:val="affffe"/>
          <w:rtl/>
        </w:rPr>
        <w:t>ולרבי ישבב</w:t>
      </w:r>
      <w:r w:rsidR="00267081">
        <w:rPr>
          <w:rFonts w:ascii="Fb Fontext" w:hAnsi="Fb Fontext" w:hint="cs"/>
          <w:rtl/>
        </w:rPr>
        <w:t>:</w:t>
      </w:r>
      <w:r w:rsidRPr="00C35A2C">
        <w:rPr>
          <w:rFonts w:ascii="Fb Fontext" w:hAnsi="Fb Fontext"/>
          <w:rtl/>
        </w:rPr>
        <w:t xml:space="preserve"> בואו ונצוח על עקיבא בן יוסף, </w:t>
      </w:r>
      <w:r w:rsidRPr="008E5ED6">
        <w:rPr>
          <w:rStyle w:val="affffe"/>
          <w:rtl/>
        </w:rPr>
        <w:t>ש</w:t>
      </w:r>
      <w:r w:rsidR="008E5ED6" w:rsidRPr="008E5ED6">
        <w:rPr>
          <w:rStyle w:val="affffe"/>
          <w:rFonts w:hint="cs"/>
          <w:rtl/>
        </w:rPr>
        <w:t>אמר</w:t>
      </w:r>
      <w:r w:rsidRPr="008E5ED6">
        <w:rPr>
          <w:rStyle w:val="affffe"/>
          <w:rtl/>
        </w:rPr>
        <w:t xml:space="preserve">: </w:t>
      </w:r>
      <w:r w:rsidRPr="00C35A2C">
        <w:rPr>
          <w:rFonts w:ascii="Fb Fontext" w:hAnsi="Fb Fontext"/>
          <w:rtl/>
        </w:rPr>
        <w:t>כל שאין לו ביאה בישראל הולד ממזר,</w:t>
      </w:r>
      <w:r w:rsidR="00267081">
        <w:rPr>
          <w:rFonts w:ascii="Fb Fontext" w:hAnsi="Fb Fontext" w:hint="cs"/>
          <w:rtl/>
        </w:rPr>
        <w:t xml:space="preserve"> נפק</w:t>
      </w:r>
      <w:r w:rsidR="002B7BCC">
        <w:rPr>
          <w:rFonts w:ascii="Fb Fontext" w:hAnsi="Fb Fontext"/>
          <w:rtl/>
        </w:rPr>
        <w:t>"</w:t>
      </w:r>
      <w:r w:rsidR="00267081">
        <w:rPr>
          <w:rFonts w:ascii="Fb Fontext" w:hAnsi="Fb Fontext" w:hint="cs"/>
          <w:rtl/>
        </w:rPr>
        <w:t>מ בחייב</w:t>
      </w:r>
      <w:r w:rsidR="008E5ED6">
        <w:rPr>
          <w:rFonts w:ascii="Fb Fontext" w:hAnsi="Fb Fontext" w:hint="cs"/>
          <w:rtl/>
        </w:rPr>
        <w:t xml:space="preserve">"ע </w:t>
      </w:r>
      <w:r w:rsidR="00267081">
        <w:rPr>
          <w:rFonts w:ascii="Fb Fontext" w:hAnsi="Fb Fontext" w:hint="cs"/>
          <w:rtl/>
        </w:rPr>
        <w:t>מצרי ואדומי</w:t>
      </w:r>
    </w:p>
    <w:p w14:paraId="2DE900DA" w14:textId="6AEF488B" w:rsidR="00E268F4" w:rsidRDefault="00AB7D20" w:rsidP="00267081">
      <w:pPr>
        <w:rPr>
          <w:spacing w:val="-6"/>
          <w:rtl/>
        </w:rPr>
      </w:pPr>
      <w:r w:rsidRPr="00730169">
        <w:rPr>
          <w:rFonts w:hint="cs"/>
          <w:spacing w:val="-6"/>
          <w:rtl/>
        </w:rPr>
        <w:t>ו</w:t>
      </w:r>
      <w:r w:rsidR="00BD4EEB">
        <w:rPr>
          <w:rFonts w:hint="cs"/>
          <w:spacing w:val="-6"/>
          <w:rtl/>
        </w:rPr>
        <w:t>אף</w:t>
      </w:r>
      <w:r w:rsidRPr="00730169">
        <w:rPr>
          <w:rFonts w:hint="cs"/>
          <w:spacing w:val="-6"/>
          <w:rtl/>
        </w:rPr>
        <w:t xml:space="preserve"> אי ר' ישבב טע</w:t>
      </w:r>
      <w:r w:rsidR="008E5ED6">
        <w:rPr>
          <w:rFonts w:hint="cs"/>
          <w:spacing w:val="-6"/>
          <w:rtl/>
        </w:rPr>
        <w:t>ם עצמו</w:t>
      </w:r>
      <w:r w:rsidRPr="00730169">
        <w:rPr>
          <w:rFonts w:hint="cs"/>
          <w:spacing w:val="-6"/>
          <w:rtl/>
        </w:rPr>
        <w:t xml:space="preserve"> אמר</w:t>
      </w:r>
      <w:r w:rsidR="008E5ED6">
        <w:rPr>
          <w:rFonts w:hint="cs"/>
          <w:spacing w:val="-6"/>
          <w:rtl/>
        </w:rPr>
        <w:t>:</w:t>
      </w:r>
      <w:r w:rsidRPr="00730169">
        <w:rPr>
          <w:rFonts w:hint="cs"/>
          <w:spacing w:val="-6"/>
          <w:rtl/>
        </w:rPr>
        <w:t xml:space="preserve"> ד</w:t>
      </w:r>
      <w:r w:rsidR="00BD4EEB">
        <w:rPr>
          <w:rFonts w:hint="cs"/>
          <w:spacing w:val="-6"/>
          <w:rtl/>
        </w:rPr>
        <w:t>אף</w:t>
      </w:r>
      <w:r w:rsidRPr="00730169">
        <w:rPr>
          <w:rFonts w:hint="cs"/>
          <w:spacing w:val="-6"/>
          <w:rtl/>
        </w:rPr>
        <w:t xml:space="preserve"> חייב עשה הולד ממזר</w:t>
      </w:r>
      <w:r w:rsidR="00E268F4">
        <w:rPr>
          <w:rFonts w:hint="cs"/>
          <w:spacing w:val="-6"/>
          <w:rtl/>
        </w:rPr>
        <w:t>,</w:t>
      </w:r>
    </w:p>
    <w:p w14:paraId="055222DD" w14:textId="72C13FEE" w:rsidR="00AB7D20" w:rsidRPr="00F97732" w:rsidRDefault="00267081" w:rsidP="004465BE">
      <w:pPr>
        <w:ind w:firstLine="0"/>
        <w:rPr>
          <w:rtl/>
        </w:rPr>
      </w:pPr>
      <w:r w:rsidRPr="008E5ED6">
        <w:rPr>
          <w:rStyle w:val="affffe"/>
          <w:rFonts w:hint="cs"/>
          <w:rtl/>
        </w:rPr>
        <w:t>נפק</w:t>
      </w:r>
      <w:r w:rsidR="002B7BCC" w:rsidRPr="008E5ED6">
        <w:rPr>
          <w:rStyle w:val="affffe"/>
          <w:rtl/>
        </w:rPr>
        <w:t>"</w:t>
      </w:r>
      <w:r w:rsidRPr="008E5ED6">
        <w:rPr>
          <w:rStyle w:val="affffe"/>
          <w:rFonts w:hint="cs"/>
          <w:rtl/>
        </w:rPr>
        <w:t>מ</w:t>
      </w:r>
      <w:r w:rsidR="008E5ED6">
        <w:rPr>
          <w:rStyle w:val="affffe"/>
          <w:rFonts w:hint="cs"/>
          <w:rtl/>
        </w:rPr>
        <w:t>:</w:t>
      </w:r>
      <w:r w:rsidR="00AB7D20" w:rsidRPr="008E5ED6">
        <w:rPr>
          <w:rStyle w:val="affffe"/>
          <w:rFonts w:hint="cs"/>
          <w:rtl/>
        </w:rPr>
        <w:t xml:space="preserve"> </w:t>
      </w:r>
      <w:r w:rsidR="00AB7D20" w:rsidRPr="00C35A2C">
        <w:rPr>
          <w:rFonts w:hint="cs"/>
          <w:rtl/>
        </w:rPr>
        <w:t>בעולה לכה</w:t>
      </w:r>
      <w:r w:rsidR="00AB7D20" w:rsidRPr="00C35A2C">
        <w:rPr>
          <w:rtl/>
        </w:rPr>
        <w:t>"</w:t>
      </w:r>
      <w:r w:rsidR="00AB7D20" w:rsidRPr="00C35A2C">
        <w:rPr>
          <w:rFonts w:hint="cs"/>
          <w:rtl/>
        </w:rPr>
        <w:t xml:space="preserve">ג </w:t>
      </w:r>
      <w:r w:rsidR="00AB7D20" w:rsidRPr="00267081">
        <w:rPr>
          <w:rStyle w:val="afffff0"/>
          <w:rFonts w:hint="cs"/>
          <w:rtl/>
        </w:rPr>
        <w:t>[דהוו</w:t>
      </w:r>
      <w:r w:rsidR="00AB7D20" w:rsidRPr="00267081">
        <w:rPr>
          <w:rStyle w:val="afffff0"/>
          <w:rtl/>
        </w:rPr>
        <w:t>"</w:t>
      </w:r>
      <w:r w:rsidR="00AB7D20" w:rsidRPr="00267081">
        <w:rPr>
          <w:rStyle w:val="afffff0"/>
          <w:rFonts w:hint="cs"/>
          <w:rtl/>
        </w:rPr>
        <w:t>ל עשה שאין שווה בכל]</w:t>
      </w:r>
    </w:p>
    <w:p w14:paraId="3B10338E" w14:textId="77777777" w:rsidR="00AB7D20" w:rsidRDefault="00AB7D20" w:rsidP="00E26091">
      <w:pPr>
        <w:pStyle w:val="afff"/>
        <w:framePr w:wrap="around"/>
        <w:rPr>
          <w:rtl/>
        </w:rPr>
      </w:pPr>
      <w:bookmarkStart w:id="226" w:name="_Toc119353011"/>
      <w:r w:rsidRPr="00C35A2C">
        <w:rPr>
          <w:rFonts w:hint="cs"/>
          <w:rtl/>
        </w:rPr>
        <w:t>ל:</w:t>
      </w:r>
      <w:bookmarkEnd w:id="226"/>
    </w:p>
    <w:p w14:paraId="77969C0F" w14:textId="5010294B" w:rsidR="00AB7D20" w:rsidRPr="006D5126" w:rsidRDefault="00AB7D20" w:rsidP="00F1680A">
      <w:pPr>
        <w:pStyle w:val="affffb"/>
        <w:rPr>
          <w:rFonts w:cs="Guttman Vilna"/>
          <w:spacing w:val="0"/>
          <w:rtl/>
        </w:rPr>
      </w:pPr>
      <w:bookmarkStart w:id="227" w:name="_Toc119353012"/>
      <w:r w:rsidRPr="006D5126">
        <w:rPr>
          <w:rStyle w:val="affffe"/>
          <w:spacing w:val="0"/>
          <w:rtl/>
        </w:rPr>
        <w:t>ר"</w:t>
      </w:r>
      <w:r w:rsidRPr="006D5126">
        <w:rPr>
          <w:rStyle w:val="affffe"/>
          <w:rFonts w:hint="cs"/>
          <w:spacing w:val="0"/>
          <w:rtl/>
        </w:rPr>
        <w:t>ח</w:t>
      </w:r>
      <w:r w:rsidRPr="006D5126">
        <w:rPr>
          <w:rStyle w:val="affffe"/>
          <w:spacing w:val="0"/>
          <w:rtl/>
        </w:rPr>
        <w:t>:</w:t>
      </w:r>
      <w:r w:rsidRPr="006D5126">
        <w:rPr>
          <w:spacing w:val="0"/>
          <w:rtl/>
        </w:rPr>
        <w:t xml:space="preserve"> </w:t>
      </w:r>
      <w:r w:rsidR="003366E3" w:rsidRPr="006D5126">
        <w:rPr>
          <w:rStyle w:val="affffe"/>
          <w:rFonts w:hint="cs"/>
          <w:spacing w:val="0"/>
          <w:rtl/>
        </w:rPr>
        <w:t>לכו</w:t>
      </w:r>
      <w:r w:rsidR="002B7BCC" w:rsidRPr="006D5126">
        <w:rPr>
          <w:rStyle w:val="affffe"/>
          <w:spacing w:val="0"/>
          <w:rtl/>
        </w:rPr>
        <w:t>"</w:t>
      </w:r>
      <w:r w:rsidR="003366E3" w:rsidRPr="006D5126">
        <w:rPr>
          <w:rStyle w:val="affffe"/>
          <w:rFonts w:hint="cs"/>
          <w:spacing w:val="0"/>
          <w:rtl/>
        </w:rPr>
        <w:t>ע</w:t>
      </w:r>
      <w:r w:rsidRPr="006D5126">
        <w:rPr>
          <w:spacing w:val="0"/>
          <w:rtl/>
        </w:rPr>
        <w:t xml:space="preserve"> בא על הנדה משלם קנס.</w:t>
      </w:r>
      <w:bookmarkEnd w:id="227"/>
    </w:p>
    <w:p w14:paraId="4CD940DB" w14:textId="77777777" w:rsidR="00E268F4" w:rsidRDefault="00AB7D20" w:rsidP="00AB7D20">
      <w:pPr>
        <w:rPr>
          <w:rFonts w:ascii="Fb Fontext" w:hAnsi="Fb Fontext"/>
          <w:sz w:val="32"/>
          <w:rtl/>
        </w:rPr>
      </w:pPr>
      <w:r w:rsidRPr="00267081">
        <w:rPr>
          <w:rStyle w:val="affffe"/>
          <w:rtl/>
        </w:rPr>
        <w:t xml:space="preserve">למ"ד </w:t>
      </w:r>
      <w:r w:rsidRPr="00C35A2C">
        <w:rPr>
          <w:rFonts w:ascii="Fb Fontext" w:hAnsi="Fb Fontext"/>
          <w:sz w:val="32"/>
          <w:rtl/>
        </w:rPr>
        <w:t xml:space="preserve">יש בה הויה, </w:t>
      </w:r>
      <w:r w:rsidR="00267081" w:rsidRPr="0061471E">
        <w:rPr>
          <w:rStyle w:val="affffe"/>
          <w:rFonts w:hint="cs"/>
          <w:rtl/>
        </w:rPr>
        <w:t>ולמ</w:t>
      </w:r>
      <w:r w:rsidR="002B7BCC" w:rsidRPr="0061471E">
        <w:rPr>
          <w:rStyle w:val="affffe"/>
          <w:rFonts w:hint="cs"/>
          <w:rtl/>
        </w:rPr>
        <w:t>"</w:t>
      </w:r>
      <w:r w:rsidR="00267081" w:rsidRPr="0061471E">
        <w:rPr>
          <w:rStyle w:val="affffe"/>
          <w:rFonts w:hint="cs"/>
          <w:rtl/>
        </w:rPr>
        <w:t>ד</w:t>
      </w:r>
      <w:r w:rsidR="00267081">
        <w:rPr>
          <w:rFonts w:ascii="Fb Fontext" w:hAnsi="Fb Fontext" w:hint="cs"/>
          <w:sz w:val="32"/>
          <w:rtl/>
        </w:rPr>
        <w:t xml:space="preserve"> דראוייה לקיימה</w:t>
      </w:r>
      <w:r w:rsidR="00E268F4">
        <w:rPr>
          <w:rFonts w:ascii="Fb Fontext" w:hAnsi="Fb Fontext" w:hint="cs"/>
          <w:sz w:val="32"/>
          <w:rtl/>
        </w:rPr>
        <w:t>,</w:t>
      </w:r>
    </w:p>
    <w:p w14:paraId="6C2C12F9" w14:textId="064AA761" w:rsidR="0061471E" w:rsidRDefault="008E5ED6" w:rsidP="0061471E">
      <w:pPr>
        <w:rPr>
          <w:rtl/>
        </w:rPr>
      </w:pPr>
      <w:r>
        <w:rPr>
          <w:rStyle w:val="affffe"/>
          <w:rFonts w:hint="cs"/>
          <w:rtl/>
        </w:rPr>
        <w:t>שלא כ</w:t>
      </w:r>
      <w:r w:rsidR="00AB7D20" w:rsidRPr="00267081">
        <w:rPr>
          <w:rStyle w:val="affffe"/>
          <w:rtl/>
        </w:rPr>
        <w:t>ר</w:t>
      </w:r>
      <w:r w:rsidR="00AB7D20" w:rsidRPr="00267081">
        <w:rPr>
          <w:rStyle w:val="affffe"/>
          <w:rFonts w:hint="cs"/>
          <w:rtl/>
        </w:rPr>
        <w:t>נבה</w:t>
      </w:r>
      <w:r w:rsidR="00AB7D20" w:rsidRPr="00267081">
        <w:rPr>
          <w:rStyle w:val="affffe"/>
          <w:rtl/>
        </w:rPr>
        <w:t>"</w:t>
      </w:r>
      <w:r w:rsidR="00AB7D20" w:rsidRPr="00267081">
        <w:rPr>
          <w:rStyle w:val="affffe"/>
          <w:rFonts w:hint="cs"/>
          <w:rtl/>
        </w:rPr>
        <w:t xml:space="preserve">ק </w:t>
      </w:r>
      <w:r w:rsidR="00AB7D20" w:rsidRPr="00F71179">
        <w:rPr>
          <w:rFonts w:hint="cs"/>
          <w:rtl/>
        </w:rPr>
        <w:t>ש</w:t>
      </w:r>
      <w:r w:rsidR="003366E3">
        <w:rPr>
          <w:rFonts w:hint="cs"/>
          <w:rtl/>
        </w:rPr>
        <w:t xml:space="preserve">עשה </w:t>
      </w:r>
      <w:r w:rsidR="00AB7D20" w:rsidRPr="00F71179">
        <w:rPr>
          <w:rFonts w:hint="cs"/>
          <w:rtl/>
        </w:rPr>
        <w:t>י</w:t>
      </w:r>
      <w:r w:rsidR="00AB7D20" w:rsidRPr="00F71179">
        <w:rPr>
          <w:rtl/>
        </w:rPr>
        <w:t>ו</w:t>
      </w:r>
      <w:r w:rsidR="00AB7D20" w:rsidRPr="00F71179">
        <w:rPr>
          <w:rFonts w:hint="cs"/>
          <w:rtl/>
        </w:rPr>
        <w:t>ה</w:t>
      </w:r>
      <w:r w:rsidR="00AB7D20" w:rsidRPr="00F71179">
        <w:rPr>
          <w:rtl/>
        </w:rPr>
        <w:t>"</w:t>
      </w:r>
      <w:r w:rsidR="00AB7D20" w:rsidRPr="00F71179">
        <w:rPr>
          <w:rFonts w:hint="cs"/>
          <w:rtl/>
        </w:rPr>
        <w:t xml:space="preserve">כ </w:t>
      </w:r>
      <w:r w:rsidR="00AB7D20" w:rsidRPr="00F71179">
        <w:rPr>
          <w:rtl/>
        </w:rPr>
        <w:t>כשבת לתשלומין,</w:t>
      </w:r>
      <w:r>
        <w:rPr>
          <w:rStyle w:val="afffff0"/>
          <w:rFonts w:hint="cs"/>
          <w:rtl/>
        </w:rPr>
        <w:t xml:space="preserve"> </w:t>
      </w:r>
      <w:r w:rsidRPr="008E5ED6">
        <w:rPr>
          <w:rStyle w:val="afffff0"/>
          <w:rFonts w:hint="cs"/>
          <w:rtl/>
        </w:rPr>
        <w:t>שפטור על הממון</w:t>
      </w:r>
    </w:p>
    <w:p w14:paraId="1BC3B0DA" w14:textId="77777777" w:rsidR="008E5ED6" w:rsidRPr="006D5126" w:rsidRDefault="00AB7D20" w:rsidP="00F1680A">
      <w:pPr>
        <w:pStyle w:val="affffb"/>
        <w:rPr>
          <w:rStyle w:val="affffe"/>
          <w:spacing w:val="0"/>
          <w:rtl/>
        </w:rPr>
      </w:pPr>
      <w:bookmarkStart w:id="228" w:name="_Toc119353013"/>
      <w:r w:rsidRPr="006D5126">
        <w:rPr>
          <w:rFonts w:hint="cs"/>
          <w:spacing w:val="0"/>
          <w:rtl/>
        </w:rPr>
        <w:t>טע</w:t>
      </w:r>
      <w:r w:rsidR="00267081" w:rsidRPr="006D5126">
        <w:rPr>
          <w:rFonts w:hint="cs"/>
          <w:spacing w:val="0"/>
          <w:rtl/>
        </w:rPr>
        <w:t xml:space="preserve">ם </w:t>
      </w:r>
      <w:r w:rsidRPr="006D5126">
        <w:rPr>
          <w:rFonts w:hint="cs"/>
          <w:spacing w:val="0"/>
          <w:rtl/>
        </w:rPr>
        <w:t>רנבה</w:t>
      </w:r>
      <w:r w:rsidRPr="006D5126">
        <w:rPr>
          <w:spacing w:val="0"/>
          <w:rtl/>
        </w:rPr>
        <w:t>"</w:t>
      </w:r>
      <w:r w:rsidRPr="006D5126">
        <w:rPr>
          <w:rFonts w:hint="cs"/>
          <w:spacing w:val="0"/>
          <w:rtl/>
        </w:rPr>
        <w:t>ק</w:t>
      </w:r>
      <w:r w:rsidR="008E5ED6" w:rsidRPr="006D5126">
        <w:rPr>
          <w:rFonts w:hint="cs"/>
          <w:spacing w:val="0"/>
          <w:rtl/>
        </w:rPr>
        <w:t xml:space="preserve"> [ב]</w:t>
      </w:r>
      <w:bookmarkEnd w:id="228"/>
      <w:r w:rsidRPr="006D5126">
        <w:rPr>
          <w:rStyle w:val="affffe"/>
          <w:spacing w:val="0"/>
          <w:rtl/>
        </w:rPr>
        <w:t xml:space="preserve"> </w:t>
      </w:r>
    </w:p>
    <w:p w14:paraId="2D5DDC25" w14:textId="6B7FAAAD" w:rsidR="00AB7D20" w:rsidRDefault="00AB7D20" w:rsidP="00AB7D20">
      <w:pPr>
        <w:rPr>
          <w:rFonts w:ascii="Fb Fontext" w:hAnsi="Fb Fontext"/>
          <w:sz w:val="32"/>
          <w:rtl/>
        </w:rPr>
      </w:pPr>
      <w:r w:rsidRPr="008E5ED6">
        <w:rPr>
          <w:rStyle w:val="affffe"/>
          <w:rFonts w:hint="cs"/>
          <w:u w:val="single"/>
          <w:rtl/>
        </w:rPr>
        <w:t xml:space="preserve">א. </w:t>
      </w:r>
      <w:r w:rsidRPr="008E5ED6">
        <w:rPr>
          <w:rStyle w:val="affffe"/>
          <w:u w:val="single"/>
          <w:rtl/>
        </w:rPr>
        <w:t>אביי:</w:t>
      </w:r>
      <w:r w:rsidRPr="00267081">
        <w:rPr>
          <w:rStyle w:val="affffe"/>
          <w:rtl/>
        </w:rPr>
        <w:t xml:space="preserve"> </w:t>
      </w:r>
      <w:r w:rsidR="00267081">
        <w:rPr>
          <w:rFonts w:ascii="Fb Fontext" w:hAnsi="Fb Fontext" w:hint="cs"/>
          <w:sz w:val="32"/>
          <w:rtl/>
        </w:rPr>
        <w:t>כ</w:t>
      </w:r>
      <w:r w:rsidRPr="008E5ED6">
        <w:rPr>
          <w:rStyle w:val="affffa"/>
          <w:rtl/>
        </w:rPr>
        <w:t>אסון</w:t>
      </w:r>
      <w:r w:rsidRPr="00C35A2C">
        <w:rPr>
          <w:rFonts w:ascii="Fb Fontext" w:hAnsi="Fb Fontext"/>
          <w:sz w:val="32"/>
          <w:rtl/>
        </w:rPr>
        <w:t xml:space="preserve"> </w:t>
      </w:r>
      <w:r w:rsidRPr="00C35A2C">
        <w:rPr>
          <w:rFonts w:ascii="Fb Fontext" w:hAnsi="Fb Fontext" w:hint="cs"/>
          <w:sz w:val="32"/>
          <w:rtl/>
        </w:rPr>
        <w:t xml:space="preserve">הנאמר </w:t>
      </w:r>
      <w:r w:rsidRPr="00C35A2C">
        <w:rPr>
          <w:rFonts w:ascii="Fb Fontext" w:hAnsi="Fb Fontext"/>
          <w:sz w:val="32"/>
          <w:rtl/>
        </w:rPr>
        <w:t xml:space="preserve">בידי אדם, </w:t>
      </w:r>
      <w:r w:rsidR="00267081">
        <w:rPr>
          <w:rFonts w:ascii="Fb Fontext" w:hAnsi="Fb Fontext" w:hint="cs"/>
          <w:sz w:val="32"/>
          <w:rtl/>
        </w:rPr>
        <w:t>ד</w:t>
      </w:r>
      <w:r w:rsidRPr="00C35A2C">
        <w:rPr>
          <w:rFonts w:ascii="Fb Fontext" w:hAnsi="Fb Fontext"/>
          <w:sz w:val="32"/>
          <w:rtl/>
        </w:rPr>
        <w:t>פטור תשלומין,</w:t>
      </w:r>
    </w:p>
    <w:p w14:paraId="37FF1E8E" w14:textId="35CF50AB" w:rsidR="00AB7D20" w:rsidRDefault="00AB7D20" w:rsidP="00AB7D20">
      <w:pPr>
        <w:rPr>
          <w:rFonts w:ascii="Fb Fontext" w:hAnsi="Fb Fontext"/>
          <w:sz w:val="32"/>
          <w:rtl/>
        </w:rPr>
      </w:pPr>
      <w:r w:rsidRPr="00267081">
        <w:rPr>
          <w:rStyle w:val="affffe"/>
          <w:rFonts w:hint="cs"/>
          <w:rtl/>
        </w:rPr>
        <w:t>ואין לחלק</w:t>
      </w:r>
      <w:r w:rsidR="0061471E">
        <w:rPr>
          <w:rStyle w:val="affffe"/>
          <w:rFonts w:hint="cs"/>
          <w:rtl/>
        </w:rPr>
        <w:t>:</w:t>
      </w:r>
      <w:r w:rsidRPr="00267081">
        <w:rPr>
          <w:rStyle w:val="affffe"/>
          <w:rFonts w:hint="cs"/>
          <w:rtl/>
        </w:rPr>
        <w:t xml:space="preserve"> </w:t>
      </w:r>
      <w:r w:rsidRPr="00C35A2C">
        <w:rPr>
          <w:rFonts w:ascii="Fb Fontext" w:hAnsi="Fb Fontext" w:hint="cs"/>
          <w:sz w:val="32"/>
          <w:rtl/>
        </w:rPr>
        <w:t>בין צינים ופחים דביד'ש</w:t>
      </w:r>
      <w:r w:rsidR="0061471E">
        <w:rPr>
          <w:rFonts w:ascii="Fb Fontext" w:hAnsi="Fb Fontext" w:hint="cs"/>
          <w:sz w:val="32"/>
          <w:rtl/>
        </w:rPr>
        <w:t>,</w:t>
      </w:r>
      <w:r w:rsidRPr="00C35A2C">
        <w:rPr>
          <w:rFonts w:ascii="Fb Fontext" w:hAnsi="Fb Fontext" w:hint="cs"/>
          <w:sz w:val="32"/>
          <w:rtl/>
        </w:rPr>
        <w:t xml:space="preserve"> לאריא וגנבי דבידי אדם </w:t>
      </w:r>
      <w:r w:rsidRPr="00267081">
        <w:rPr>
          <w:rStyle w:val="afffff0"/>
          <w:rFonts w:hint="cs"/>
          <w:rtl/>
        </w:rPr>
        <w:t>דיעקב הזהיר על הכל</w:t>
      </w:r>
    </w:p>
    <w:p w14:paraId="3A116FF1" w14:textId="3F9BA139" w:rsidR="00AB7D20" w:rsidRPr="00C35A2C" w:rsidRDefault="00AB7D20" w:rsidP="003366E3">
      <w:pPr>
        <w:rPr>
          <w:rFonts w:ascii="Fb Fontext" w:hAnsi="Fb Fontext" w:cs="Guttman Vilna"/>
          <w:b/>
          <w:bCs/>
          <w:sz w:val="32"/>
          <w:rtl/>
        </w:rPr>
      </w:pPr>
      <w:r w:rsidRPr="00267081">
        <w:rPr>
          <w:rStyle w:val="affffe"/>
          <w:rFonts w:hint="cs"/>
          <w:rtl/>
        </w:rPr>
        <w:t>וקשה</w:t>
      </w:r>
      <w:r w:rsidR="0061471E">
        <w:rPr>
          <w:rStyle w:val="affffe"/>
          <w:rFonts w:hint="cs"/>
          <w:rtl/>
        </w:rPr>
        <w:t>:</w:t>
      </w:r>
      <w:r w:rsidRPr="00267081">
        <w:rPr>
          <w:rStyle w:val="affffe"/>
          <w:rFonts w:hint="cs"/>
          <w:rtl/>
        </w:rPr>
        <w:t xml:space="preserve"> </w:t>
      </w:r>
      <w:r w:rsidRPr="00C35A2C">
        <w:rPr>
          <w:rFonts w:ascii="Fb Fontext" w:hAnsi="Fb Fontext" w:hint="cs"/>
          <w:rtl/>
        </w:rPr>
        <w:t>ד</w:t>
      </w:r>
      <w:r w:rsidRPr="00C35A2C">
        <w:rPr>
          <w:rFonts w:ascii="Fb Fontext" w:hAnsi="Fb Fontext"/>
          <w:rtl/>
        </w:rPr>
        <w:t>הכל ביד"</w:t>
      </w:r>
      <w:r w:rsidRPr="00C35A2C">
        <w:rPr>
          <w:rFonts w:ascii="Fb Fontext" w:hAnsi="Fb Fontext" w:hint="cs"/>
          <w:rtl/>
        </w:rPr>
        <w:t>ש</w:t>
      </w:r>
      <w:r w:rsidRPr="00C35A2C">
        <w:rPr>
          <w:rFonts w:ascii="Fb Fontext" w:hAnsi="Fb Fontext"/>
          <w:rtl/>
        </w:rPr>
        <w:t xml:space="preserve"> חוץ מצינים פחים,</w:t>
      </w:r>
      <w:r w:rsidR="003366E3">
        <w:rPr>
          <w:rFonts w:ascii="Fb Fontext" w:hAnsi="Fb Fontext" w:hint="cs"/>
          <w:rtl/>
        </w:rPr>
        <w:t xml:space="preserve"> </w:t>
      </w:r>
      <w:r w:rsidR="003366E3">
        <w:rPr>
          <w:rFonts w:ascii="Fb Fontext" w:hAnsi="Fb Fontext" w:hint="cs"/>
          <w:sz w:val="32"/>
          <w:rtl/>
        </w:rPr>
        <w:t>ד</w:t>
      </w:r>
      <w:r w:rsidRPr="00572F4D">
        <w:rPr>
          <w:rStyle w:val="affffa"/>
          <w:rtl/>
        </w:rPr>
        <w:t>שומר נפשו ירחק מהם!</w:t>
      </w:r>
    </w:p>
    <w:p w14:paraId="4A004C7D" w14:textId="07EADEEB" w:rsidR="00AB7D20" w:rsidRDefault="00AB7D20" w:rsidP="00AB7D20">
      <w:pPr>
        <w:rPr>
          <w:rFonts w:ascii="Fb Fontext" w:hAnsi="Fb Fontext"/>
          <w:sz w:val="32"/>
          <w:rtl/>
        </w:rPr>
      </w:pPr>
      <w:r w:rsidRPr="0061471E">
        <w:rPr>
          <w:rStyle w:val="affffe"/>
          <w:rFonts w:hint="cs"/>
          <w:rtl/>
        </w:rPr>
        <w:t>ועוד</w:t>
      </w:r>
      <w:r w:rsidR="0061471E">
        <w:rPr>
          <w:rStyle w:val="affffe"/>
          <w:rFonts w:hint="cs"/>
          <w:rtl/>
        </w:rPr>
        <w:t>:</w:t>
      </w:r>
      <w:r w:rsidRPr="00C35A2C">
        <w:rPr>
          <w:rFonts w:ascii="Fb Fontext" w:hAnsi="Fb Fontext" w:hint="cs"/>
          <w:sz w:val="32"/>
          <w:rtl/>
        </w:rPr>
        <w:t xml:space="preserve"> הא אריא וגנבי לאו בידי אדם</w:t>
      </w:r>
      <w:r w:rsidR="0061471E">
        <w:rPr>
          <w:rFonts w:ascii="Fb Fontext" w:hAnsi="Fb Fontext" w:hint="cs"/>
          <w:sz w:val="32"/>
          <w:rtl/>
        </w:rPr>
        <w:t>,</w:t>
      </w:r>
    </w:p>
    <w:p w14:paraId="08832C62" w14:textId="1DB661D5" w:rsidR="00AB7D20" w:rsidRPr="004465BE" w:rsidRDefault="00AB7D20" w:rsidP="00AB7D20">
      <w:pPr>
        <w:rPr>
          <w:rFonts w:ascii="Fb Fontext" w:hAnsi="Fb Fontext" w:cs="Guttman Vilna"/>
          <w:b/>
          <w:bCs/>
          <w:spacing w:val="-4"/>
          <w:sz w:val="32"/>
          <w:rtl/>
        </w:rPr>
      </w:pPr>
      <w:r w:rsidRPr="004465BE">
        <w:rPr>
          <w:rStyle w:val="affffe"/>
          <w:rFonts w:hint="cs"/>
          <w:spacing w:val="-4"/>
          <w:rtl/>
        </w:rPr>
        <w:t>כר</w:t>
      </w:r>
      <w:r w:rsidR="003366E3" w:rsidRPr="004465BE">
        <w:rPr>
          <w:rStyle w:val="affffe"/>
          <w:rFonts w:hint="cs"/>
          <w:spacing w:val="-4"/>
          <w:rtl/>
        </w:rPr>
        <w:t>י</w:t>
      </w:r>
      <w:r w:rsidR="002B7BCC" w:rsidRPr="004465BE">
        <w:rPr>
          <w:rStyle w:val="affffe"/>
          <w:spacing w:val="-4"/>
          <w:rtl/>
        </w:rPr>
        <w:t>"</w:t>
      </w:r>
      <w:r w:rsidR="003366E3" w:rsidRPr="004465BE">
        <w:rPr>
          <w:rStyle w:val="affffe"/>
          <w:rFonts w:hint="cs"/>
          <w:spacing w:val="-4"/>
          <w:rtl/>
        </w:rPr>
        <w:t xml:space="preserve">ו </w:t>
      </w:r>
      <w:r w:rsidR="0061471E" w:rsidRPr="004465BE">
        <w:rPr>
          <w:rFonts w:ascii="Fb Fontext" w:hAnsi="Fb Fontext" w:hint="cs"/>
          <w:spacing w:val="-4"/>
          <w:sz w:val="32"/>
          <w:rtl/>
        </w:rPr>
        <w:t>מ</w:t>
      </w:r>
      <w:r w:rsidRPr="004465BE">
        <w:rPr>
          <w:rFonts w:ascii="Fb Fontext" w:hAnsi="Fb Fontext"/>
          <w:spacing w:val="-4"/>
          <w:sz w:val="32"/>
          <w:rtl/>
        </w:rPr>
        <w:t>שחרב בי</w:t>
      </w:r>
      <w:r w:rsidRPr="004465BE">
        <w:rPr>
          <w:rFonts w:ascii="Fb Fontext" w:hAnsi="Fb Fontext" w:hint="cs"/>
          <w:spacing w:val="-4"/>
          <w:sz w:val="32"/>
          <w:rtl/>
        </w:rPr>
        <w:t>המ</w:t>
      </w:r>
      <w:r w:rsidRPr="004465BE">
        <w:rPr>
          <w:rFonts w:ascii="Fb Fontext" w:hAnsi="Fb Fontext"/>
          <w:spacing w:val="-4"/>
          <w:sz w:val="32"/>
          <w:rtl/>
        </w:rPr>
        <w:t>"</w:t>
      </w:r>
      <w:r w:rsidRPr="004465BE">
        <w:rPr>
          <w:rFonts w:ascii="Fb Fontext" w:hAnsi="Fb Fontext" w:hint="cs"/>
          <w:spacing w:val="-4"/>
          <w:sz w:val="32"/>
          <w:rtl/>
        </w:rPr>
        <w:t>ק,</w:t>
      </w:r>
      <w:r w:rsidRPr="004465BE">
        <w:rPr>
          <w:rFonts w:ascii="Fb Fontext" w:hAnsi="Fb Fontext"/>
          <w:spacing w:val="-4"/>
          <w:sz w:val="32"/>
          <w:rtl/>
        </w:rPr>
        <w:t xml:space="preserve"> </w:t>
      </w:r>
      <w:r w:rsidR="0061471E" w:rsidRPr="004465BE">
        <w:rPr>
          <w:rFonts w:ascii="Fb Fontext" w:hAnsi="Fb Fontext"/>
          <w:spacing w:val="-4"/>
          <w:sz w:val="32"/>
          <w:rtl/>
        </w:rPr>
        <w:t>אף</w:t>
      </w:r>
      <w:r w:rsidRPr="004465BE">
        <w:rPr>
          <w:rFonts w:ascii="Fb Fontext" w:hAnsi="Fb Fontext"/>
          <w:spacing w:val="-4"/>
          <w:sz w:val="32"/>
          <w:rtl/>
        </w:rPr>
        <w:t xml:space="preserve"> שבטלו סנהדרין, </w:t>
      </w:r>
      <w:r w:rsidRPr="00224771">
        <w:rPr>
          <w:rFonts w:cs="PFT_Frank" w:hint="cs"/>
          <w:b/>
          <w:bCs/>
          <w:spacing w:val="-4"/>
          <w:szCs w:val="14"/>
          <w:rtl/>
        </w:rPr>
        <w:t>דין</w:t>
      </w:r>
      <w:r w:rsidRPr="004465BE">
        <w:rPr>
          <w:rFonts w:ascii="Fb Fontext" w:hAnsi="Fb Fontext" w:hint="cs"/>
          <w:spacing w:val="-4"/>
          <w:sz w:val="32"/>
          <w:rtl/>
        </w:rPr>
        <w:t xml:space="preserve"> </w:t>
      </w:r>
      <w:r w:rsidR="0061471E" w:rsidRPr="004465BE">
        <w:rPr>
          <w:rFonts w:ascii="Fb Fontext" w:hAnsi="Fb Fontext" w:hint="cs"/>
          <w:spacing w:val="-4"/>
          <w:sz w:val="32"/>
          <w:rtl/>
        </w:rPr>
        <w:t>ד'</w:t>
      </w:r>
      <w:r w:rsidRPr="004465BE">
        <w:rPr>
          <w:rFonts w:ascii="Fb Fontext" w:hAnsi="Fb Fontext"/>
          <w:spacing w:val="-4"/>
          <w:sz w:val="32"/>
          <w:rtl/>
        </w:rPr>
        <w:t xml:space="preserve"> מיתות לא בטל.</w:t>
      </w:r>
    </w:p>
    <w:p w14:paraId="3D4FF512" w14:textId="6ACF521A" w:rsidR="00E268F4" w:rsidRDefault="00AB7D20" w:rsidP="00AB7D20">
      <w:pPr>
        <w:rPr>
          <w:rFonts w:ascii="Fb Fontext" w:hAnsi="Fb Fontext"/>
          <w:sz w:val="32"/>
          <w:rtl/>
        </w:rPr>
      </w:pPr>
      <w:r w:rsidRPr="00C35A2C">
        <w:rPr>
          <w:rFonts w:ascii="Fb Fontext" w:hAnsi="Fb Fontext"/>
          <w:sz w:val="32"/>
          <w:rtl/>
        </w:rPr>
        <w:t>מי שנתחייב סקילה - או נופל מן הגג או חיה דורסתו</w:t>
      </w:r>
      <w:r w:rsidR="00E268F4">
        <w:rPr>
          <w:rFonts w:ascii="Fb Fontext" w:hAnsi="Fb Fontext"/>
          <w:sz w:val="32"/>
          <w:rtl/>
        </w:rPr>
        <w:t>,</w:t>
      </w:r>
    </w:p>
    <w:p w14:paraId="35E3CBE5" w14:textId="09FD630F" w:rsidR="00E268F4" w:rsidRDefault="00AB7D20" w:rsidP="00AB7D20">
      <w:pPr>
        <w:rPr>
          <w:rFonts w:ascii="Fb Fontext" w:hAnsi="Fb Fontext"/>
          <w:sz w:val="32"/>
          <w:rtl/>
        </w:rPr>
      </w:pPr>
      <w:r w:rsidRPr="00C35A2C">
        <w:rPr>
          <w:rFonts w:ascii="Fb Fontext" w:hAnsi="Fb Fontext"/>
          <w:sz w:val="32"/>
          <w:rtl/>
        </w:rPr>
        <w:t>ומי שנתחייב שריפה - או נופל בדליקה או נחש מכישו</w:t>
      </w:r>
      <w:r w:rsidR="00E268F4">
        <w:rPr>
          <w:rFonts w:ascii="Fb Fontext" w:hAnsi="Fb Fontext"/>
          <w:sz w:val="32"/>
          <w:rtl/>
        </w:rPr>
        <w:t>,</w:t>
      </w:r>
    </w:p>
    <w:p w14:paraId="2B4A5E54" w14:textId="3F799206" w:rsidR="00AB7D20" w:rsidRDefault="00AB7D20" w:rsidP="00AB7D20">
      <w:pPr>
        <w:rPr>
          <w:rFonts w:ascii="Fb Fontext" w:hAnsi="Fb Fontext"/>
          <w:sz w:val="32"/>
          <w:rtl/>
        </w:rPr>
      </w:pPr>
      <w:r w:rsidRPr="00C35A2C">
        <w:rPr>
          <w:rFonts w:ascii="Fb Fontext" w:hAnsi="Fb Fontext"/>
          <w:sz w:val="32"/>
          <w:rtl/>
        </w:rPr>
        <w:lastRenderedPageBreak/>
        <w:t>ומי שנתחייב הריגה - או נמסר למלכות או ליסטים באין עליו,</w:t>
      </w:r>
    </w:p>
    <w:p w14:paraId="5F11953B" w14:textId="77777777" w:rsidR="00AB7D20" w:rsidRPr="00C35A2C" w:rsidRDefault="00AB7D20" w:rsidP="00267081">
      <w:pPr>
        <w:rPr>
          <w:rFonts w:ascii="Fb Fontext" w:hAnsi="Fb Fontext" w:cs="Guttman Vilna"/>
          <w:b/>
          <w:bCs/>
          <w:sz w:val="32"/>
          <w:rtl/>
        </w:rPr>
      </w:pPr>
      <w:r w:rsidRPr="00C35A2C">
        <w:rPr>
          <w:rFonts w:ascii="Fb Fontext" w:hAnsi="Fb Fontext"/>
          <w:sz w:val="32"/>
          <w:rtl/>
        </w:rPr>
        <w:t>ומי שנתחייב חנק - או טובע בנהר או מת בסרונכי!</w:t>
      </w:r>
    </w:p>
    <w:p w14:paraId="4096D4AC" w14:textId="77777777" w:rsidR="00AB7D20" w:rsidRPr="00C54C7E" w:rsidRDefault="00AB7D20" w:rsidP="00DB6C68">
      <w:pPr>
        <w:rPr>
          <w:rtl/>
        </w:rPr>
      </w:pPr>
      <w:r w:rsidRPr="00C54C7E">
        <w:rPr>
          <w:rtl/>
        </w:rPr>
        <w:t>אלא איפוך: אריא וגנבי בידי שמים, צינים ופחים בידי אדם.</w:t>
      </w:r>
    </w:p>
    <w:p w14:paraId="756994F6" w14:textId="634A421E" w:rsidR="00AB7D20" w:rsidRDefault="00AB7D20" w:rsidP="00AB7D20">
      <w:pPr>
        <w:rPr>
          <w:rFonts w:ascii="Fb Fontext" w:hAnsi="Fb Fontext"/>
          <w:sz w:val="32"/>
          <w:rtl/>
        </w:rPr>
      </w:pPr>
      <w:r w:rsidRPr="008E5ED6">
        <w:rPr>
          <w:rStyle w:val="affffe"/>
          <w:rFonts w:hint="cs"/>
          <w:u w:val="single"/>
          <w:rtl/>
        </w:rPr>
        <w:t>ב. רבא:</w:t>
      </w:r>
      <w:r w:rsidRPr="00AD1A41">
        <w:rPr>
          <w:rStyle w:val="affffa"/>
          <w:rtl/>
        </w:rPr>
        <w:t xml:space="preserve"> </w:t>
      </w:r>
      <w:r w:rsidRPr="00AD1A41">
        <w:rPr>
          <w:rStyle w:val="affffa"/>
          <w:rFonts w:hint="cs"/>
          <w:rtl/>
        </w:rPr>
        <w:t>'</w:t>
      </w:r>
      <w:r w:rsidRPr="00AD1A41">
        <w:rPr>
          <w:rStyle w:val="affffa"/>
          <w:rtl/>
        </w:rPr>
        <w:t>ואם העלם יעלימו עם הארץ את עיניהם מן האיש ההוא בתתו מזרעו למולך</w:t>
      </w:r>
      <w:r w:rsidRPr="00AD1A41">
        <w:rPr>
          <w:rStyle w:val="affffa"/>
          <w:rFonts w:hint="cs"/>
          <w:rtl/>
        </w:rPr>
        <w:t xml:space="preserve"> </w:t>
      </w:r>
      <w:r w:rsidRPr="00AD1A41">
        <w:rPr>
          <w:rStyle w:val="affffa"/>
          <w:rtl/>
        </w:rPr>
        <w:t>ושמתי אני את פני באיש ההוא ובמשפחתו והכרתי אותו</w:t>
      </w:r>
      <w:r w:rsidRPr="00AD1A41">
        <w:rPr>
          <w:rStyle w:val="affffa"/>
          <w:rFonts w:hint="cs"/>
          <w:rtl/>
        </w:rPr>
        <w:t>'</w:t>
      </w:r>
      <w:r w:rsidRPr="00AD1A41">
        <w:rPr>
          <w:rStyle w:val="affffa"/>
          <w:rtl/>
        </w:rPr>
        <w:t>,</w:t>
      </w:r>
    </w:p>
    <w:p w14:paraId="6E849055" w14:textId="44644668" w:rsidR="00AB7D20" w:rsidRPr="00730169" w:rsidRDefault="00AB7D20" w:rsidP="00AB7D20">
      <w:pPr>
        <w:rPr>
          <w:rFonts w:ascii="Fb Fontext" w:hAnsi="Fb Fontext" w:cs="Guttman Vilna"/>
          <w:b/>
          <w:bCs/>
          <w:spacing w:val="-4"/>
          <w:rtl/>
        </w:rPr>
      </w:pPr>
      <w:r w:rsidRPr="00730169">
        <w:rPr>
          <w:rFonts w:ascii="Fb Fontext" w:hAnsi="Fb Fontext"/>
          <w:spacing w:val="-4"/>
          <w:rtl/>
        </w:rPr>
        <w:t>אמרה תורה: כמיתה שלכם</w:t>
      </w:r>
      <w:r w:rsidR="00267081" w:rsidRPr="00730169">
        <w:rPr>
          <w:rFonts w:ascii="Fb Fontext" w:hAnsi="Fb Fontext" w:hint="cs"/>
          <w:spacing w:val="-4"/>
          <w:rtl/>
        </w:rPr>
        <w:t xml:space="preserve"> שפטור כך כרת שלי פטור מתשלומין</w:t>
      </w:r>
      <w:r w:rsidRPr="00730169">
        <w:rPr>
          <w:rFonts w:ascii="Fb Fontext" w:hAnsi="Fb Fontext"/>
          <w:spacing w:val="-4"/>
          <w:rtl/>
        </w:rPr>
        <w:t>.</w:t>
      </w:r>
    </w:p>
    <w:p w14:paraId="6EA20D87" w14:textId="4EFC8493" w:rsidR="00AB7D20" w:rsidRPr="00C35A2C" w:rsidRDefault="00267081" w:rsidP="00AB7D20">
      <w:pPr>
        <w:rPr>
          <w:rFonts w:ascii="Fb Fontext" w:hAnsi="Fb Fontext"/>
          <w:rtl/>
        </w:rPr>
      </w:pPr>
      <w:r>
        <w:rPr>
          <w:rStyle w:val="affffe"/>
          <w:rFonts w:hint="cs"/>
          <w:rtl/>
        </w:rPr>
        <w:t>נפק</w:t>
      </w:r>
      <w:r w:rsidR="002B7BCC">
        <w:rPr>
          <w:rStyle w:val="affffe"/>
          <w:rtl/>
        </w:rPr>
        <w:t>"</w:t>
      </w:r>
      <w:r>
        <w:rPr>
          <w:rStyle w:val="affffe"/>
          <w:rFonts w:hint="cs"/>
          <w:rtl/>
        </w:rPr>
        <w:t>מ</w:t>
      </w:r>
      <w:r w:rsidR="00AB7D20" w:rsidRPr="00267081">
        <w:rPr>
          <w:rStyle w:val="affffe"/>
          <w:rFonts w:hint="cs"/>
          <w:rtl/>
        </w:rPr>
        <w:t>-</w:t>
      </w:r>
      <w:r w:rsidR="00AB7D20" w:rsidRPr="00C35A2C">
        <w:rPr>
          <w:rFonts w:ascii="Fb Fontext" w:hAnsi="Fb Fontext" w:hint="cs"/>
          <w:sz w:val="32"/>
          <w:rtl/>
        </w:rPr>
        <w:t xml:space="preserve"> </w:t>
      </w:r>
      <w:r w:rsidR="00AB7D20" w:rsidRPr="00C35A2C">
        <w:rPr>
          <w:rFonts w:ascii="Fb Fontext" w:hAnsi="Fb Fontext"/>
          <w:sz w:val="32"/>
          <w:rtl/>
        </w:rPr>
        <w:t xml:space="preserve">זר שאכל תרומה, </w:t>
      </w:r>
      <w:r w:rsidR="00AB7D20" w:rsidRPr="00267081">
        <w:rPr>
          <w:rStyle w:val="affffe"/>
          <w:rtl/>
        </w:rPr>
        <w:t>לאביי</w:t>
      </w:r>
      <w:r w:rsidR="00AB7D20" w:rsidRPr="00C35A2C">
        <w:rPr>
          <w:rFonts w:ascii="Fb Fontext" w:hAnsi="Fb Fontext"/>
          <w:sz w:val="32"/>
          <w:rtl/>
        </w:rPr>
        <w:t xml:space="preserve"> פטור,</w:t>
      </w:r>
      <w:r w:rsidR="00AB7D20" w:rsidRPr="00267081">
        <w:rPr>
          <w:rStyle w:val="affffe"/>
          <w:rtl/>
        </w:rPr>
        <w:t xml:space="preserve"> ולרבא</w:t>
      </w:r>
      <w:r w:rsidR="00AB7D20" w:rsidRPr="00C35A2C">
        <w:rPr>
          <w:rFonts w:ascii="Fb Fontext" w:hAnsi="Fb Fontext"/>
          <w:sz w:val="32"/>
          <w:rtl/>
        </w:rPr>
        <w:t xml:space="preserve"> חייב.</w:t>
      </w:r>
    </w:p>
    <w:p w14:paraId="59EDEF99" w14:textId="0578098C" w:rsidR="00AB7D20" w:rsidRDefault="00AB7D20" w:rsidP="00AB7D20">
      <w:pPr>
        <w:rPr>
          <w:rFonts w:ascii="Fb Fontext" w:hAnsi="Fb Fontext"/>
          <w:rtl/>
        </w:rPr>
      </w:pPr>
      <w:r w:rsidRPr="00267081">
        <w:rPr>
          <w:rStyle w:val="affffe"/>
          <w:rFonts w:hint="cs"/>
          <w:rtl/>
        </w:rPr>
        <w:t xml:space="preserve">ולאביי </w:t>
      </w:r>
      <w:r w:rsidRPr="00C35A2C">
        <w:rPr>
          <w:rFonts w:ascii="Fb Fontext" w:hAnsi="Fb Fontext" w:hint="cs"/>
          <w:rtl/>
        </w:rPr>
        <w:t>פטור א</w:t>
      </w:r>
      <w:r w:rsidR="003366E3">
        <w:rPr>
          <w:rFonts w:ascii="Fb Fontext" w:hAnsi="Fb Fontext" w:hint="cs"/>
          <w:rtl/>
        </w:rPr>
        <w:t>ף</w:t>
      </w:r>
      <w:r w:rsidRPr="00C35A2C">
        <w:rPr>
          <w:rFonts w:ascii="Fb Fontext" w:hAnsi="Fb Fontext" w:hint="cs"/>
          <w:rtl/>
        </w:rPr>
        <w:t xml:space="preserve"> </w:t>
      </w:r>
      <w:r w:rsidRPr="003366E3">
        <w:rPr>
          <w:rStyle w:val="affffe"/>
          <w:rFonts w:hint="cs"/>
          <w:rtl/>
        </w:rPr>
        <w:t>דמודה רנבה</w:t>
      </w:r>
      <w:r w:rsidRPr="003366E3">
        <w:rPr>
          <w:rStyle w:val="affffe"/>
          <w:rtl/>
        </w:rPr>
        <w:t>"</w:t>
      </w:r>
      <w:r w:rsidRPr="003366E3">
        <w:rPr>
          <w:rStyle w:val="affffe"/>
          <w:rFonts w:hint="cs"/>
          <w:rtl/>
        </w:rPr>
        <w:t xml:space="preserve">ק </w:t>
      </w:r>
      <w:r w:rsidRPr="00C35A2C">
        <w:rPr>
          <w:rFonts w:ascii="Fb Fontext" w:hAnsi="Fb Fontext" w:hint="cs"/>
          <w:rtl/>
        </w:rPr>
        <w:t>דנתחייב באיסור גניבה קודם שיבוא לידי איסור חלב</w:t>
      </w:r>
      <w:r w:rsidR="00502266">
        <w:rPr>
          <w:rFonts w:ascii="Fb Fontext" w:hAnsi="Fb Fontext" w:hint="cs"/>
          <w:rtl/>
        </w:rPr>
        <w:t>,</w:t>
      </w:r>
    </w:p>
    <w:p w14:paraId="180DAEA8" w14:textId="125837C4" w:rsidR="00AB7D20" w:rsidRPr="00730169" w:rsidRDefault="00AB7D20" w:rsidP="003366E3">
      <w:pPr>
        <w:rPr>
          <w:rStyle w:val="afffe"/>
          <w:spacing w:val="-2"/>
          <w:rtl/>
        </w:rPr>
      </w:pPr>
      <w:r w:rsidRPr="00730169">
        <w:rPr>
          <w:rStyle w:val="affffe"/>
          <w:rFonts w:hint="cs"/>
          <w:rtl/>
        </w:rPr>
        <w:t xml:space="preserve">א. </w:t>
      </w:r>
      <w:r w:rsidRPr="00730169">
        <w:rPr>
          <w:rFonts w:ascii="Fb Fontext" w:hAnsi="Fb Fontext"/>
          <w:spacing w:val="-2"/>
          <w:sz w:val="32"/>
          <w:rtl/>
        </w:rPr>
        <w:t xml:space="preserve">שתחב לו חבירו לתוך </w:t>
      </w:r>
      <w:r w:rsidRPr="00730169">
        <w:rPr>
          <w:rFonts w:ascii="Fb Fontext" w:hAnsi="Fb Fontext" w:hint="cs"/>
          <w:spacing w:val="-2"/>
          <w:sz w:val="32"/>
          <w:rtl/>
        </w:rPr>
        <w:t>בית הבליעה</w:t>
      </w:r>
      <w:r w:rsidRPr="00730169">
        <w:rPr>
          <w:rStyle w:val="afffff0"/>
          <w:rFonts w:hint="cs"/>
          <w:spacing w:val="-2"/>
          <w:rtl/>
        </w:rPr>
        <w:t xml:space="preserve"> בעידניה ו</w:t>
      </w:r>
      <w:r w:rsidR="003366E3" w:rsidRPr="00730169">
        <w:rPr>
          <w:rStyle w:val="afffff0"/>
          <w:rFonts w:hint="cs"/>
          <w:spacing w:val="-2"/>
          <w:rtl/>
        </w:rPr>
        <w:t>יכול להחזיר ע</w:t>
      </w:r>
      <w:r w:rsidR="002B7BCC">
        <w:rPr>
          <w:rStyle w:val="afffff0"/>
          <w:spacing w:val="-2"/>
          <w:rtl/>
        </w:rPr>
        <w:t>"</w:t>
      </w:r>
      <w:r w:rsidR="003366E3" w:rsidRPr="00730169">
        <w:rPr>
          <w:rStyle w:val="afffff0"/>
          <w:rFonts w:hint="cs"/>
          <w:spacing w:val="-2"/>
          <w:rtl/>
        </w:rPr>
        <w:t>י הדחק</w:t>
      </w:r>
    </w:p>
    <w:p w14:paraId="5FF20FFD" w14:textId="77777777" w:rsidR="00AB7D20" w:rsidRPr="00C54C7E" w:rsidRDefault="00AB7D20" w:rsidP="00AB7D20">
      <w:pPr>
        <w:rPr>
          <w:rStyle w:val="afffe"/>
          <w:rtl/>
        </w:rPr>
      </w:pPr>
      <w:r w:rsidRPr="00267081">
        <w:rPr>
          <w:rStyle w:val="affffe"/>
          <w:rFonts w:hint="cs"/>
          <w:rtl/>
        </w:rPr>
        <w:t>ב. ר</w:t>
      </w:r>
      <w:r w:rsidRPr="00267081">
        <w:rPr>
          <w:rStyle w:val="affffe"/>
          <w:rtl/>
        </w:rPr>
        <w:t>"</w:t>
      </w:r>
      <w:r w:rsidRPr="00267081">
        <w:rPr>
          <w:rStyle w:val="affffe"/>
          <w:rFonts w:hint="cs"/>
          <w:rtl/>
        </w:rPr>
        <w:t>פ</w:t>
      </w:r>
      <w:r w:rsidRPr="00267081">
        <w:rPr>
          <w:rStyle w:val="affffe"/>
          <w:rtl/>
        </w:rPr>
        <w:t xml:space="preserve">: </w:t>
      </w:r>
      <w:r w:rsidRPr="00C35A2C">
        <w:rPr>
          <w:rFonts w:ascii="Fb Fontext" w:hAnsi="Fb Fontext"/>
          <w:sz w:val="32"/>
          <w:rtl/>
        </w:rPr>
        <w:t>כגון שתחב לו חבירו משקין של תרומה לתוך פיו.</w:t>
      </w:r>
    </w:p>
    <w:p w14:paraId="40963675" w14:textId="11697ECB" w:rsidR="00AB7D20" w:rsidRPr="00F97732" w:rsidRDefault="00AB7D20" w:rsidP="008E5ED6">
      <w:pPr>
        <w:rPr>
          <w:rtl/>
        </w:rPr>
      </w:pPr>
      <w:r w:rsidRPr="00267081">
        <w:rPr>
          <w:rStyle w:val="affffe"/>
          <w:rFonts w:hint="cs"/>
          <w:rtl/>
        </w:rPr>
        <w:t xml:space="preserve">ג. </w:t>
      </w:r>
      <w:r w:rsidRPr="00267081">
        <w:rPr>
          <w:rStyle w:val="affffe"/>
          <w:rtl/>
        </w:rPr>
        <w:t xml:space="preserve">רב אשי: </w:t>
      </w:r>
      <w:r w:rsidRPr="00C35A2C">
        <w:rPr>
          <w:rFonts w:ascii="Fb Fontext" w:hAnsi="Fb Fontext"/>
          <w:sz w:val="32"/>
          <w:rtl/>
        </w:rPr>
        <w:t>בזר שאכל תרומה משלו  וקרע שיראין של חבירו.</w:t>
      </w:r>
    </w:p>
    <w:p w14:paraId="5DB3FA7F" w14:textId="77777777" w:rsidR="00AB7D20" w:rsidRDefault="00AB7D20" w:rsidP="00E26091">
      <w:pPr>
        <w:pStyle w:val="afff"/>
        <w:framePr w:wrap="around"/>
        <w:rPr>
          <w:rtl/>
        </w:rPr>
      </w:pPr>
      <w:bookmarkStart w:id="229" w:name="_Toc119353014"/>
      <w:r w:rsidRPr="00C35A2C">
        <w:rPr>
          <w:rFonts w:hint="cs"/>
          <w:rtl/>
        </w:rPr>
        <w:t>לא.</w:t>
      </w:r>
      <w:bookmarkEnd w:id="229"/>
    </w:p>
    <w:p w14:paraId="5C9DCBBA" w14:textId="763EE631" w:rsidR="00AB7D20" w:rsidRDefault="00AB7D20" w:rsidP="00F1680A">
      <w:pPr>
        <w:pStyle w:val="affffb"/>
        <w:rPr>
          <w:rtl/>
        </w:rPr>
      </w:pPr>
      <w:bookmarkStart w:id="230" w:name="_Toc119353015"/>
      <w:r w:rsidRPr="003366E3">
        <w:rPr>
          <w:rStyle w:val="affffe"/>
          <w:rtl/>
        </w:rPr>
        <w:t>גופא</w:t>
      </w:r>
      <w:r w:rsidR="003366E3" w:rsidRPr="003366E3">
        <w:rPr>
          <w:rStyle w:val="affffe"/>
          <w:rFonts w:hint="cs"/>
          <w:rtl/>
        </w:rPr>
        <w:t xml:space="preserve"> </w:t>
      </w:r>
      <w:r w:rsidRPr="003366E3">
        <w:rPr>
          <w:rStyle w:val="affffe"/>
          <w:rFonts w:hint="cs"/>
          <w:rtl/>
        </w:rPr>
        <w:t>ר</w:t>
      </w:r>
      <w:r w:rsidRPr="003366E3">
        <w:rPr>
          <w:rStyle w:val="affffe"/>
          <w:rtl/>
        </w:rPr>
        <w:t>"</w:t>
      </w:r>
      <w:r w:rsidRPr="003366E3">
        <w:rPr>
          <w:rStyle w:val="affffe"/>
          <w:rFonts w:hint="cs"/>
          <w:rtl/>
        </w:rPr>
        <w:t>ח</w:t>
      </w:r>
      <w:r w:rsidRPr="003366E3">
        <w:rPr>
          <w:rStyle w:val="affffe"/>
          <w:rtl/>
        </w:rPr>
        <w:t xml:space="preserve">: </w:t>
      </w:r>
      <w:r w:rsidRPr="009E420D">
        <w:rPr>
          <w:rtl/>
        </w:rPr>
        <w:t>מודה ר</w:t>
      </w:r>
      <w:r w:rsidRPr="009E420D">
        <w:rPr>
          <w:rFonts w:hint="cs"/>
          <w:rtl/>
        </w:rPr>
        <w:t>נבה</w:t>
      </w:r>
      <w:r w:rsidRPr="009E420D">
        <w:rPr>
          <w:rtl/>
        </w:rPr>
        <w:t>"</w:t>
      </w:r>
      <w:r w:rsidRPr="009E420D">
        <w:rPr>
          <w:rFonts w:hint="cs"/>
          <w:rtl/>
        </w:rPr>
        <w:t>ק</w:t>
      </w:r>
      <w:r w:rsidRPr="009E420D">
        <w:rPr>
          <w:rtl/>
        </w:rPr>
        <w:t>, בגונב חלב חבירו ואכלו שחייב,</w:t>
      </w:r>
      <w:bookmarkEnd w:id="230"/>
    </w:p>
    <w:p w14:paraId="2C9D867F" w14:textId="403314B3" w:rsidR="00AB7D20" w:rsidRPr="00C35A2C" w:rsidRDefault="00AB7D20" w:rsidP="003366E3">
      <w:pPr>
        <w:rPr>
          <w:rFonts w:ascii="Fb Fontext" w:hAnsi="Fb Fontext" w:cs="Guttman Vilna"/>
          <w:b/>
          <w:bCs/>
          <w:sz w:val="32"/>
          <w:rtl/>
        </w:rPr>
      </w:pPr>
      <w:r w:rsidRPr="00C35A2C">
        <w:rPr>
          <w:rFonts w:ascii="Fb Fontext" w:hAnsi="Fb Fontext" w:hint="cs"/>
          <w:sz w:val="32"/>
          <w:rtl/>
        </w:rPr>
        <w:t xml:space="preserve">-   </w:t>
      </w:r>
      <w:r w:rsidRPr="00C35A2C">
        <w:rPr>
          <w:rFonts w:ascii="Fb Fontext" w:hAnsi="Fb Fontext"/>
          <w:sz w:val="32"/>
          <w:rtl/>
        </w:rPr>
        <w:t>שנתחייב בגנבה קודם שיבא לידי איסור חלב.</w:t>
      </w:r>
    </w:p>
    <w:p w14:paraId="323D8D81" w14:textId="02F466D7" w:rsidR="00AB7D20" w:rsidRPr="003366E3" w:rsidRDefault="003366E3" w:rsidP="00AB7D20">
      <w:pPr>
        <w:rPr>
          <w:rStyle w:val="afffff0"/>
          <w:rtl/>
        </w:rPr>
      </w:pPr>
      <w:r>
        <w:rPr>
          <w:rStyle w:val="affffe"/>
          <w:rFonts w:hint="cs"/>
          <w:rtl/>
        </w:rPr>
        <w:t>לא שחולק א</w:t>
      </w:r>
      <w:r w:rsidR="00AB7D20" w:rsidRPr="003366E3">
        <w:rPr>
          <w:rStyle w:val="affffe"/>
          <w:rtl/>
        </w:rPr>
        <w:t>ר"</w:t>
      </w:r>
      <w:r w:rsidR="00AB7D20" w:rsidRPr="003366E3">
        <w:rPr>
          <w:rStyle w:val="affffe"/>
          <w:rFonts w:hint="cs"/>
          <w:rtl/>
        </w:rPr>
        <w:t>א</w:t>
      </w:r>
      <w:r w:rsidR="00AB7D20" w:rsidRPr="003366E3">
        <w:rPr>
          <w:rStyle w:val="affffe"/>
          <w:rtl/>
        </w:rPr>
        <w:t xml:space="preserve">: </w:t>
      </w:r>
      <w:r>
        <w:rPr>
          <w:rFonts w:ascii="Fb Fontext" w:hAnsi="Fb Fontext" w:hint="cs"/>
          <w:sz w:val="32"/>
          <w:rtl/>
        </w:rPr>
        <w:t>ד</w:t>
      </w:r>
      <w:r w:rsidR="00AB7D20" w:rsidRPr="00C35A2C">
        <w:rPr>
          <w:rFonts w:ascii="Fb Fontext" w:hAnsi="Fb Fontext"/>
          <w:sz w:val="32"/>
          <w:rtl/>
        </w:rPr>
        <w:t xml:space="preserve">זורק חץ מתחילת </w:t>
      </w:r>
      <w:r w:rsidR="00AB7D20" w:rsidRPr="00C35A2C">
        <w:rPr>
          <w:rFonts w:ascii="Fb Fontext" w:hAnsi="Fb Fontext" w:hint="cs"/>
          <w:sz w:val="32"/>
          <w:rtl/>
        </w:rPr>
        <w:t xml:space="preserve">ד' </w:t>
      </w:r>
      <w:r w:rsidR="00AB7D20" w:rsidRPr="00C35A2C">
        <w:rPr>
          <w:rFonts w:ascii="Fb Fontext" w:hAnsi="Fb Fontext"/>
          <w:sz w:val="32"/>
          <w:rtl/>
        </w:rPr>
        <w:t xml:space="preserve">לסוף </w:t>
      </w:r>
      <w:r w:rsidR="00AB7D20" w:rsidRPr="00C35A2C">
        <w:rPr>
          <w:rFonts w:ascii="Fb Fontext" w:hAnsi="Fb Fontext" w:hint="cs"/>
          <w:sz w:val="32"/>
          <w:rtl/>
        </w:rPr>
        <w:t>ד'</w:t>
      </w:r>
      <w:r w:rsidR="00AB7D20" w:rsidRPr="00C35A2C">
        <w:rPr>
          <w:rFonts w:ascii="Fb Fontext" w:hAnsi="Fb Fontext"/>
          <w:sz w:val="32"/>
          <w:rtl/>
        </w:rPr>
        <w:t xml:space="preserve"> וקרע שיראין </w:t>
      </w:r>
      <w:r w:rsidR="00AB7D20" w:rsidRPr="002303FC">
        <w:rPr>
          <w:rFonts w:ascii="Fb Fontext" w:hAnsi="Fb Fontext"/>
          <w:spacing w:val="-2"/>
          <w:sz w:val="32"/>
          <w:rtl/>
        </w:rPr>
        <w:t xml:space="preserve">בהליכתו פטור, שעקירה צורך הנחה היא, </w:t>
      </w:r>
      <w:r w:rsidR="00AB7D20" w:rsidRPr="002303FC">
        <w:rPr>
          <w:rStyle w:val="afffff0"/>
          <w:spacing w:val="-2"/>
          <w:rtl/>
        </w:rPr>
        <w:t>ה"</w:t>
      </w:r>
      <w:r w:rsidR="00AB7D20" w:rsidRPr="002303FC">
        <w:rPr>
          <w:rStyle w:val="afffff0"/>
          <w:rFonts w:hint="cs"/>
          <w:spacing w:val="-2"/>
          <w:rtl/>
        </w:rPr>
        <w:t>נ</w:t>
      </w:r>
      <w:r w:rsidR="00AB7D20" w:rsidRPr="002303FC">
        <w:rPr>
          <w:rStyle w:val="afffff0"/>
          <w:spacing w:val="-2"/>
          <w:rtl/>
        </w:rPr>
        <w:t xml:space="preserve"> הגבהה צורך אכילה</w:t>
      </w:r>
      <w:r w:rsidR="00AB7D20" w:rsidRPr="003366E3">
        <w:rPr>
          <w:rStyle w:val="afffff0"/>
          <w:rtl/>
        </w:rPr>
        <w:t xml:space="preserve"> </w:t>
      </w:r>
    </w:p>
    <w:p w14:paraId="658C18B0" w14:textId="77777777" w:rsidR="00A906D5" w:rsidRDefault="00AB7D20" w:rsidP="00AB7D20">
      <w:pPr>
        <w:rPr>
          <w:rStyle w:val="afffff0"/>
          <w:rtl/>
        </w:rPr>
      </w:pPr>
      <w:r w:rsidRPr="003366E3">
        <w:rPr>
          <w:rStyle w:val="affffe"/>
          <w:rFonts w:hint="cs"/>
          <w:rtl/>
        </w:rPr>
        <w:t>דחי' א.</w:t>
      </w:r>
      <w:r w:rsidRPr="00F71179">
        <w:rPr>
          <w:rFonts w:ascii="Fb Fontext" w:hAnsi="Fb Fontext" w:hint="cs"/>
          <w:spacing w:val="-2"/>
          <w:rtl/>
        </w:rPr>
        <w:t xml:space="preserve"> דבתרומה אפשר לאכילה בלא עקירה </w:t>
      </w:r>
    </w:p>
    <w:p w14:paraId="7E6A5FC2" w14:textId="460FC1D6" w:rsidR="00AB7D20" w:rsidRPr="003366E3" w:rsidRDefault="00AB7D20" w:rsidP="00A906D5">
      <w:pPr>
        <w:ind w:left="283" w:firstLine="57"/>
        <w:rPr>
          <w:rStyle w:val="afffff0"/>
          <w:rtl/>
        </w:rPr>
      </w:pPr>
      <w:r w:rsidRPr="003366E3">
        <w:rPr>
          <w:rStyle w:val="afffff0"/>
          <w:rFonts w:hint="cs"/>
          <w:rtl/>
        </w:rPr>
        <w:t>אי בעי גחין ואכל משא</w:t>
      </w:r>
      <w:r w:rsidRPr="003366E3">
        <w:rPr>
          <w:rStyle w:val="afffff0"/>
          <w:rtl/>
        </w:rPr>
        <w:t>"</w:t>
      </w:r>
      <w:r w:rsidRPr="003366E3">
        <w:rPr>
          <w:rStyle w:val="afffff0"/>
          <w:rFonts w:hint="cs"/>
          <w:rtl/>
        </w:rPr>
        <w:t>כ בחץ א</w:t>
      </w:r>
      <w:r w:rsidRPr="003366E3">
        <w:rPr>
          <w:rStyle w:val="afffff0"/>
          <w:rtl/>
        </w:rPr>
        <w:t>"</w:t>
      </w:r>
      <w:r w:rsidRPr="003366E3">
        <w:rPr>
          <w:rStyle w:val="afffff0"/>
          <w:rFonts w:hint="cs"/>
          <w:rtl/>
        </w:rPr>
        <w:t>א בלא עקירה</w:t>
      </w:r>
    </w:p>
    <w:p w14:paraId="51E883C5" w14:textId="3CCD28E6" w:rsidR="00AB7D20" w:rsidRDefault="00A906D5" w:rsidP="00A906D5">
      <w:pPr>
        <w:ind w:firstLine="0"/>
        <w:rPr>
          <w:rFonts w:ascii="Fb Fontext" w:hAnsi="Fb Fontext"/>
          <w:sz w:val="32"/>
          <w:rtl/>
        </w:rPr>
      </w:pPr>
      <w:r>
        <w:rPr>
          <w:rStyle w:val="affffe"/>
          <w:rFonts w:hint="cs"/>
          <w:rtl/>
        </w:rPr>
        <w:t xml:space="preserve"> </w:t>
      </w:r>
      <w:r w:rsidR="00AB7D20" w:rsidRPr="003366E3">
        <w:rPr>
          <w:rStyle w:val="affffe"/>
          <w:rFonts w:hint="cs"/>
          <w:rtl/>
        </w:rPr>
        <w:t xml:space="preserve">ב. </w:t>
      </w:r>
      <w:r w:rsidR="00AB7D20" w:rsidRPr="00C35A2C">
        <w:rPr>
          <w:rFonts w:ascii="Fb Fontext" w:hAnsi="Fb Fontext" w:hint="cs"/>
          <w:sz w:val="32"/>
          <w:rtl/>
        </w:rPr>
        <w:t>בתרומה אם רוצה להחזיר אינו יכול משא</w:t>
      </w:r>
      <w:r w:rsidR="00AB7D20" w:rsidRPr="00C35A2C">
        <w:rPr>
          <w:rFonts w:ascii="Fb Fontext" w:hAnsi="Fb Fontext"/>
          <w:sz w:val="32"/>
          <w:rtl/>
        </w:rPr>
        <w:t>"</w:t>
      </w:r>
      <w:r w:rsidR="00AB7D20" w:rsidRPr="00C35A2C">
        <w:rPr>
          <w:rFonts w:ascii="Fb Fontext" w:hAnsi="Fb Fontext" w:hint="cs"/>
          <w:sz w:val="32"/>
          <w:rtl/>
        </w:rPr>
        <w:t xml:space="preserve">כ </w:t>
      </w:r>
      <w:r w:rsidR="003366E3">
        <w:rPr>
          <w:rFonts w:ascii="Fb Fontext" w:hAnsi="Fb Fontext" w:hint="cs"/>
          <w:sz w:val="32"/>
          <w:rtl/>
        </w:rPr>
        <w:t>כאן</w:t>
      </w:r>
      <w:r w:rsidR="00502266">
        <w:rPr>
          <w:rFonts w:ascii="Fb Fontext" w:hAnsi="Fb Fontext" w:hint="cs"/>
          <w:sz w:val="32"/>
          <w:rtl/>
        </w:rPr>
        <w:t>,</w:t>
      </w:r>
    </w:p>
    <w:p w14:paraId="7F6FDE3C" w14:textId="77777777" w:rsidR="00A906D5" w:rsidRDefault="003366E3" w:rsidP="003366E3">
      <w:pPr>
        <w:rPr>
          <w:rStyle w:val="afffff0"/>
          <w:rtl/>
        </w:rPr>
      </w:pPr>
      <w:r w:rsidRPr="00A906D5">
        <w:rPr>
          <w:rStyle w:val="affffe"/>
          <w:rFonts w:hint="cs"/>
          <w:rtl/>
        </w:rPr>
        <w:t>נפק</w:t>
      </w:r>
      <w:r w:rsidR="002B7BCC" w:rsidRPr="00A906D5">
        <w:rPr>
          <w:rStyle w:val="affffe"/>
          <w:rtl/>
        </w:rPr>
        <w:t>"</w:t>
      </w:r>
      <w:r w:rsidRPr="00A906D5">
        <w:rPr>
          <w:rStyle w:val="affffe"/>
          <w:rFonts w:hint="cs"/>
          <w:rtl/>
        </w:rPr>
        <w:t>מ</w:t>
      </w:r>
      <w:r w:rsidR="00AB7D20" w:rsidRPr="00A906D5">
        <w:rPr>
          <w:rStyle w:val="affffe"/>
          <w:rtl/>
        </w:rPr>
        <w:t xml:space="preserve">: </w:t>
      </w:r>
      <w:r w:rsidR="00AB7D20" w:rsidRPr="00C35A2C">
        <w:rPr>
          <w:rFonts w:ascii="Fb Fontext" w:hAnsi="Fb Fontext"/>
          <w:rtl/>
        </w:rPr>
        <w:t xml:space="preserve">המעביר סכין ברה"ר וקרע שיראין בהליכתו, </w:t>
      </w:r>
    </w:p>
    <w:p w14:paraId="7B08AC9F" w14:textId="0CD917B9" w:rsidR="00AB7D20" w:rsidRPr="00C35A2C" w:rsidRDefault="00AB7D20" w:rsidP="00A906D5">
      <w:pPr>
        <w:ind w:left="283" w:firstLine="57"/>
        <w:rPr>
          <w:rFonts w:ascii="Fb Fontext" w:hAnsi="Fb Fontext" w:cs="Guttman Vilna"/>
          <w:b/>
          <w:bCs/>
          <w:sz w:val="32"/>
          <w:rtl/>
        </w:rPr>
      </w:pPr>
      <w:r w:rsidRPr="003366E3">
        <w:rPr>
          <w:rStyle w:val="afffff0"/>
          <w:rFonts w:hint="cs"/>
          <w:rtl/>
        </w:rPr>
        <w:t>דא</w:t>
      </w:r>
      <w:r w:rsidRPr="003366E3">
        <w:rPr>
          <w:rStyle w:val="afffff0"/>
          <w:rtl/>
        </w:rPr>
        <w:t>"</w:t>
      </w:r>
      <w:r w:rsidRPr="003366E3">
        <w:rPr>
          <w:rStyle w:val="afffff0"/>
          <w:rFonts w:hint="cs"/>
          <w:rtl/>
        </w:rPr>
        <w:t>א להנחה בלא עקירה.</w:t>
      </w:r>
      <w:r w:rsidR="003366E3">
        <w:rPr>
          <w:rStyle w:val="afffff0"/>
          <w:rFonts w:hint="cs"/>
          <w:rtl/>
        </w:rPr>
        <w:t xml:space="preserve"> ולליש</w:t>
      </w:r>
      <w:r w:rsidR="003366E3" w:rsidRPr="003366E3">
        <w:rPr>
          <w:rStyle w:val="afffff0"/>
          <w:rFonts w:hint="cs"/>
          <w:rtl/>
        </w:rPr>
        <w:t>נא ד</w:t>
      </w:r>
      <w:r w:rsidRPr="003366E3">
        <w:rPr>
          <w:rStyle w:val="afffff0"/>
          <w:rtl/>
        </w:rPr>
        <w:t xml:space="preserve">לא מצי מהדר לה, </w:t>
      </w:r>
      <w:r w:rsidR="003366E3" w:rsidRPr="003366E3">
        <w:rPr>
          <w:rStyle w:val="afffff0"/>
          <w:rFonts w:hint="cs"/>
          <w:rtl/>
        </w:rPr>
        <w:t>כאן</w:t>
      </w:r>
      <w:r w:rsidRPr="003366E3">
        <w:rPr>
          <w:rStyle w:val="afffff0"/>
          <w:rtl/>
        </w:rPr>
        <w:t xml:space="preserve"> מצי מהדר</w:t>
      </w:r>
    </w:p>
    <w:p w14:paraId="2824A370" w14:textId="7FC036BA" w:rsidR="0093180D" w:rsidRPr="0093180D" w:rsidRDefault="00AB7D20" w:rsidP="00F1680A">
      <w:pPr>
        <w:pStyle w:val="affffb"/>
        <w:rPr>
          <w:rtl/>
        </w:rPr>
      </w:pPr>
      <w:bookmarkStart w:id="231" w:name="_Toc119353016"/>
      <w:r w:rsidRPr="0093180D">
        <w:rPr>
          <w:rStyle w:val="affffe"/>
          <w:spacing w:val="-6"/>
          <w:rtl/>
        </w:rPr>
        <w:t>ר</w:t>
      </w:r>
      <w:r w:rsidR="00DB6C68" w:rsidRPr="0093180D">
        <w:rPr>
          <w:rStyle w:val="affffe"/>
          <w:rFonts w:hint="cs"/>
          <w:spacing w:val="-6"/>
          <w:rtl/>
        </w:rPr>
        <w:t>"א</w:t>
      </w:r>
      <w:r w:rsidRPr="0093180D">
        <w:rPr>
          <w:rStyle w:val="affffe"/>
          <w:spacing w:val="-6"/>
          <w:rtl/>
        </w:rPr>
        <w:t xml:space="preserve">: </w:t>
      </w:r>
      <w:r w:rsidRPr="0093180D">
        <w:rPr>
          <w:rtl/>
        </w:rPr>
        <w:t xml:space="preserve">הזורק חץ מתחלת </w:t>
      </w:r>
      <w:r w:rsidRPr="0093180D">
        <w:rPr>
          <w:rFonts w:hint="cs"/>
          <w:rtl/>
        </w:rPr>
        <w:t>ד'</w:t>
      </w:r>
      <w:r w:rsidRPr="0093180D">
        <w:rPr>
          <w:rtl/>
        </w:rPr>
        <w:t xml:space="preserve"> לסוף </w:t>
      </w:r>
      <w:r w:rsidRPr="0093180D">
        <w:rPr>
          <w:rFonts w:hint="cs"/>
          <w:rtl/>
        </w:rPr>
        <w:t xml:space="preserve">ד' </w:t>
      </w:r>
      <w:r w:rsidRPr="0093180D">
        <w:rPr>
          <w:rtl/>
        </w:rPr>
        <w:t>וקרע שיראין בהליכתו</w:t>
      </w:r>
      <w:r w:rsidRPr="0093180D">
        <w:rPr>
          <w:rStyle w:val="afffe"/>
          <w:spacing w:val="-6"/>
          <w:rtl/>
        </w:rPr>
        <w:t xml:space="preserve"> </w:t>
      </w:r>
      <w:r w:rsidRPr="0093180D">
        <w:rPr>
          <w:rtl/>
        </w:rPr>
        <w:t>פטור</w:t>
      </w:r>
      <w:r w:rsidR="0093180D" w:rsidRPr="0093180D">
        <w:rPr>
          <w:rStyle w:val="afffff0"/>
          <w:rFonts w:hint="cs"/>
          <w:b w:val="0"/>
          <w:bCs w:val="0"/>
          <w:spacing w:val="-6"/>
          <w:rtl/>
        </w:rPr>
        <w:t>ה'</w:t>
      </w:r>
      <w:bookmarkEnd w:id="231"/>
      <w:r w:rsidRPr="0093180D">
        <w:rPr>
          <w:rStyle w:val="afffff0"/>
          <w:b w:val="0"/>
          <w:bCs w:val="0"/>
          <w:spacing w:val="-6"/>
          <w:rtl/>
        </w:rPr>
        <w:t xml:space="preserve"> </w:t>
      </w:r>
    </w:p>
    <w:p w14:paraId="400672A3" w14:textId="4E9E40B1" w:rsidR="00AB7D20" w:rsidRPr="00C54C7E" w:rsidRDefault="00AB7D20" w:rsidP="0093180D">
      <w:pPr>
        <w:ind w:left="283" w:firstLine="57"/>
        <w:rPr>
          <w:rStyle w:val="afffe"/>
          <w:rtl/>
        </w:rPr>
      </w:pPr>
      <w:r w:rsidRPr="00DB6C68">
        <w:rPr>
          <w:rtl/>
        </w:rPr>
        <w:t>שעקירה צורך הנחה היא.</w:t>
      </w:r>
    </w:p>
    <w:p w14:paraId="5268B852" w14:textId="6676D72A" w:rsidR="00AB7D20" w:rsidRPr="00730169" w:rsidRDefault="00AB7D20" w:rsidP="00AB7D20">
      <w:pPr>
        <w:rPr>
          <w:rFonts w:ascii="Fb Fontext" w:hAnsi="Fb Fontext" w:cs="Guttman Vilna"/>
          <w:b/>
          <w:bCs/>
          <w:spacing w:val="-6"/>
          <w:sz w:val="32"/>
          <w:rtl/>
        </w:rPr>
      </w:pPr>
      <w:r w:rsidRPr="00730169">
        <w:rPr>
          <w:rFonts w:ascii="Fb Fontext" w:hAnsi="Fb Fontext" w:hint="cs"/>
          <w:spacing w:val="-6"/>
          <w:sz w:val="32"/>
          <w:rtl/>
        </w:rPr>
        <w:t>והא ד</w:t>
      </w:r>
      <w:r w:rsidRPr="00730169">
        <w:rPr>
          <w:rFonts w:ascii="Fb Fontext" w:hAnsi="Fb Fontext"/>
          <w:spacing w:val="-6"/>
          <w:sz w:val="32"/>
          <w:rtl/>
        </w:rPr>
        <w:t>הגונב כיס בשבת חייב, שנתחייב בגניבה קודם איסור סקילה.</w:t>
      </w:r>
    </w:p>
    <w:p w14:paraId="16740B37" w14:textId="41FB2CCC" w:rsidR="00AB7D20" w:rsidRPr="00C30EB5" w:rsidRDefault="00AB7D20" w:rsidP="00AB7D20">
      <w:pPr>
        <w:rPr>
          <w:rFonts w:ascii="Fb Fontext" w:hAnsi="Fb Fontext" w:cs="Guttman Vilna"/>
          <w:b/>
          <w:bCs/>
          <w:spacing w:val="-6"/>
          <w:sz w:val="32"/>
          <w:rtl/>
        </w:rPr>
      </w:pPr>
      <w:r w:rsidRPr="00C30EB5">
        <w:rPr>
          <w:rFonts w:ascii="Fb Fontext" w:hAnsi="Fb Fontext"/>
          <w:spacing w:val="-6"/>
          <w:sz w:val="32"/>
          <w:rtl/>
        </w:rPr>
        <w:t>היה מגרר ויוצא מגרר ויוצא פטור, שאיסור שבת וגניבה באין כאחד.</w:t>
      </w:r>
    </w:p>
    <w:p w14:paraId="7CDF0642" w14:textId="5551EB66" w:rsidR="00AB7D20" w:rsidRDefault="00AB7D20" w:rsidP="00AB7D20">
      <w:pPr>
        <w:rPr>
          <w:rFonts w:ascii="Fb Fontext" w:hAnsi="Fb Fontext"/>
          <w:sz w:val="32"/>
          <w:rtl/>
        </w:rPr>
      </w:pPr>
      <w:r w:rsidRPr="00C35A2C">
        <w:rPr>
          <w:rFonts w:ascii="Fb Fontext" w:hAnsi="Fb Fontext"/>
          <w:sz w:val="32"/>
          <w:rtl/>
        </w:rPr>
        <w:lastRenderedPageBreak/>
        <w:t>ו</w:t>
      </w:r>
      <w:r w:rsidRPr="00C35A2C">
        <w:rPr>
          <w:rFonts w:ascii="Fb Fontext" w:hAnsi="Fb Fontext" w:hint="cs"/>
          <w:sz w:val="32"/>
          <w:rtl/>
        </w:rPr>
        <w:t>לא אמרי' ד</w:t>
      </w:r>
      <w:r w:rsidRPr="00C35A2C">
        <w:rPr>
          <w:rFonts w:ascii="Fb Fontext" w:hAnsi="Fb Fontext"/>
          <w:sz w:val="32"/>
          <w:rtl/>
        </w:rPr>
        <w:t>הגבהה צורך הוצאה היא</w:t>
      </w:r>
      <w:r w:rsidR="00502266">
        <w:rPr>
          <w:rFonts w:ascii="Fb Fontext" w:hAnsi="Fb Fontext" w:hint="cs"/>
          <w:sz w:val="32"/>
          <w:rtl/>
        </w:rPr>
        <w:t>,</w:t>
      </w:r>
    </w:p>
    <w:p w14:paraId="523D91D6" w14:textId="085239A1" w:rsidR="0093180D" w:rsidRPr="0093180D" w:rsidRDefault="0093180D" w:rsidP="0093180D">
      <w:pPr>
        <w:rPr>
          <w:rFonts w:ascii="Fb Fontext" w:hAnsi="Fb Fontext"/>
          <w:sz w:val="32"/>
          <w:rtl/>
        </w:rPr>
      </w:pPr>
      <w:r w:rsidRPr="0093180D">
        <w:rPr>
          <w:rStyle w:val="affffe"/>
          <w:rFonts w:hint="cs"/>
          <w:bCs w:val="0"/>
          <w:rtl/>
        </w:rPr>
        <w:t>א.</w:t>
      </w:r>
      <w:r>
        <w:rPr>
          <w:rStyle w:val="affffe"/>
          <w:rFonts w:hint="cs"/>
          <w:rtl/>
        </w:rPr>
        <w:t xml:space="preserve"> </w:t>
      </w:r>
      <w:r w:rsidR="00AB7D20" w:rsidRPr="0061471E">
        <w:rPr>
          <w:rStyle w:val="affffe"/>
          <w:rFonts w:hint="cs"/>
          <w:rtl/>
        </w:rPr>
        <w:t>אין לומר</w:t>
      </w:r>
      <w:r w:rsidR="0061471E" w:rsidRPr="0093180D">
        <w:rPr>
          <w:rFonts w:ascii="Fb Fontext" w:hAnsi="Fb Fontext" w:hint="cs"/>
          <w:sz w:val="32"/>
          <w:rtl/>
        </w:rPr>
        <w:t>:</w:t>
      </w:r>
      <w:r w:rsidR="00AB7D20" w:rsidRPr="0093180D">
        <w:rPr>
          <w:rFonts w:ascii="Fb Fontext" w:hAnsi="Fb Fontext" w:hint="cs"/>
          <w:sz w:val="32"/>
          <w:rtl/>
        </w:rPr>
        <w:t xml:space="preserve"> דמיירי בהגביהו ע</w:t>
      </w:r>
      <w:r w:rsidR="00AB7D20" w:rsidRPr="0093180D">
        <w:rPr>
          <w:rFonts w:ascii="Fb Fontext" w:hAnsi="Fb Fontext"/>
          <w:sz w:val="32"/>
          <w:rtl/>
        </w:rPr>
        <w:t>"</w:t>
      </w:r>
      <w:r w:rsidR="00AB7D20" w:rsidRPr="0093180D">
        <w:rPr>
          <w:rFonts w:ascii="Fb Fontext" w:hAnsi="Fb Fontext" w:hint="cs"/>
          <w:sz w:val="32"/>
          <w:rtl/>
        </w:rPr>
        <w:t xml:space="preserve">מ להצניעו ונמלך עליו להוציאו </w:t>
      </w:r>
    </w:p>
    <w:p w14:paraId="1300048C" w14:textId="1F6120AC" w:rsidR="00AB7D20" w:rsidRPr="003366E3" w:rsidRDefault="00AB7D20" w:rsidP="0093180D">
      <w:pPr>
        <w:rPr>
          <w:rStyle w:val="afffff0"/>
          <w:rtl/>
        </w:rPr>
      </w:pPr>
      <w:r w:rsidRPr="0093180D">
        <w:rPr>
          <w:rFonts w:hint="cs"/>
          <w:rtl/>
        </w:rPr>
        <w:t>דבנמלך גם פטור</w:t>
      </w:r>
      <w:r w:rsidRPr="003366E3">
        <w:rPr>
          <w:rStyle w:val="affffe"/>
          <w:rFonts w:hint="cs"/>
          <w:rtl/>
        </w:rPr>
        <w:t xml:space="preserve"> כרי</w:t>
      </w:r>
      <w:r w:rsidRPr="003366E3">
        <w:rPr>
          <w:rStyle w:val="affffe"/>
          <w:rtl/>
        </w:rPr>
        <w:t>"</w:t>
      </w:r>
      <w:r w:rsidRPr="003366E3">
        <w:rPr>
          <w:rStyle w:val="affffe"/>
          <w:rFonts w:hint="cs"/>
          <w:rtl/>
        </w:rPr>
        <w:t xml:space="preserve">ו </w:t>
      </w:r>
      <w:r w:rsidRPr="0093180D">
        <w:rPr>
          <w:rFonts w:hint="cs"/>
          <w:rtl/>
        </w:rPr>
        <w:t>ד</w:t>
      </w:r>
      <w:r w:rsidRPr="0093180D">
        <w:rPr>
          <w:rtl/>
        </w:rPr>
        <w:t>המפנה חפצים מזוית לזוית ונמלך עליהם והוציאן פטור,</w:t>
      </w:r>
      <w:r w:rsidRPr="003366E3">
        <w:rPr>
          <w:rStyle w:val="afffff0"/>
          <w:rtl/>
        </w:rPr>
        <w:t xml:space="preserve"> שלא היתה עקירה משעה ראשונה לכך</w:t>
      </w:r>
      <w:r w:rsidR="00502266">
        <w:rPr>
          <w:rStyle w:val="afffff0"/>
          <w:rFonts w:hint="cs"/>
          <w:rtl/>
        </w:rPr>
        <w:t>,</w:t>
      </w:r>
    </w:p>
    <w:p w14:paraId="02BB1800" w14:textId="513D2B36" w:rsidR="00AB7D20" w:rsidRDefault="00AB7D20" w:rsidP="00AB7D20">
      <w:pPr>
        <w:rPr>
          <w:rFonts w:ascii="Fb Fontext" w:hAnsi="Fb Fontext"/>
          <w:sz w:val="32"/>
          <w:rtl/>
        </w:rPr>
      </w:pPr>
      <w:r w:rsidRPr="003366E3">
        <w:rPr>
          <w:rStyle w:val="affffe"/>
          <w:rFonts w:hint="cs"/>
          <w:rtl/>
        </w:rPr>
        <w:t xml:space="preserve">אלא </w:t>
      </w:r>
      <w:r w:rsidRPr="00C35A2C">
        <w:rPr>
          <w:rFonts w:ascii="Fb Fontext" w:hAnsi="Fb Fontext" w:hint="cs"/>
          <w:sz w:val="32"/>
          <w:rtl/>
        </w:rPr>
        <w:t>שלקח ה</w:t>
      </w:r>
      <w:r w:rsidRPr="00C35A2C">
        <w:rPr>
          <w:rFonts w:ascii="Fb Fontext" w:hAnsi="Fb Fontext"/>
          <w:sz w:val="32"/>
          <w:rtl/>
        </w:rPr>
        <w:t>"</w:t>
      </w:r>
      <w:r w:rsidRPr="00C35A2C">
        <w:rPr>
          <w:rFonts w:ascii="Fb Fontext" w:hAnsi="Fb Fontext" w:hint="cs"/>
          <w:sz w:val="32"/>
          <w:rtl/>
        </w:rPr>
        <w:t xml:space="preserve">מ להוציאו ובעמד לפוש </w:t>
      </w:r>
      <w:r w:rsidRPr="003366E3">
        <w:rPr>
          <w:rStyle w:val="afffff0"/>
          <w:rFonts w:hint="cs"/>
          <w:rtl/>
        </w:rPr>
        <w:t>[ולא לכתף ד</w:t>
      </w:r>
      <w:r w:rsidR="003366E3">
        <w:rPr>
          <w:rStyle w:val="afffff0"/>
          <w:rFonts w:hint="cs"/>
          <w:rtl/>
        </w:rPr>
        <w:t xml:space="preserve">רגילות </w:t>
      </w:r>
      <w:r w:rsidRPr="003366E3">
        <w:rPr>
          <w:rStyle w:val="afffff0"/>
          <w:rFonts w:hint="cs"/>
          <w:rtl/>
        </w:rPr>
        <w:t xml:space="preserve">הוא] </w:t>
      </w:r>
      <w:r w:rsidRPr="00C35A2C">
        <w:rPr>
          <w:rFonts w:ascii="Fb Fontext" w:hAnsi="Fb Fontext" w:hint="cs"/>
          <w:sz w:val="32"/>
          <w:rtl/>
        </w:rPr>
        <w:t>ובעקירת גופו נעקר החפץ</w:t>
      </w:r>
      <w:r w:rsidR="00502266">
        <w:rPr>
          <w:rFonts w:ascii="Fb Fontext" w:hAnsi="Fb Fontext" w:hint="cs"/>
          <w:sz w:val="32"/>
          <w:rtl/>
        </w:rPr>
        <w:t>,</w:t>
      </w:r>
    </w:p>
    <w:p w14:paraId="5E9460C2" w14:textId="32878D34" w:rsidR="00AB7D20" w:rsidRDefault="00AB7D20" w:rsidP="00AB7D20">
      <w:pPr>
        <w:rPr>
          <w:rFonts w:ascii="Fb Fontext" w:hAnsi="Fb Fontext"/>
          <w:sz w:val="32"/>
          <w:rtl/>
        </w:rPr>
      </w:pPr>
      <w:r w:rsidRPr="003366E3">
        <w:rPr>
          <w:rStyle w:val="affffe"/>
          <w:rFonts w:hint="cs"/>
          <w:rtl/>
        </w:rPr>
        <w:t>ב. ויקשה</w:t>
      </w:r>
      <w:r w:rsidR="0061471E">
        <w:rPr>
          <w:rStyle w:val="affffe"/>
          <w:rFonts w:hint="cs"/>
          <w:rtl/>
        </w:rPr>
        <w:t>:</w:t>
      </w:r>
      <w:r w:rsidRPr="003366E3">
        <w:rPr>
          <w:rStyle w:val="affffe"/>
          <w:rFonts w:hint="cs"/>
          <w:rtl/>
        </w:rPr>
        <w:t xml:space="preserve"> </w:t>
      </w:r>
      <w:r w:rsidRPr="00C35A2C">
        <w:rPr>
          <w:rFonts w:ascii="Fb Fontext" w:hAnsi="Fb Fontext" w:hint="cs"/>
          <w:sz w:val="32"/>
          <w:rtl/>
        </w:rPr>
        <w:t>דא</w:t>
      </w:r>
      <w:r w:rsidRPr="00C35A2C">
        <w:rPr>
          <w:rFonts w:ascii="Fb Fontext" w:hAnsi="Fb Fontext"/>
          <w:sz w:val="32"/>
          <w:rtl/>
        </w:rPr>
        <w:t>"</w:t>
      </w:r>
      <w:r w:rsidRPr="00C35A2C">
        <w:rPr>
          <w:rFonts w:ascii="Fb Fontext" w:hAnsi="Fb Fontext" w:hint="cs"/>
          <w:sz w:val="32"/>
          <w:rtl/>
        </w:rPr>
        <w:t>ה אמאי לא מחלקינן בין עמד לכתף לעמד לפוש</w:t>
      </w:r>
    </w:p>
    <w:p w14:paraId="7D50EB7C" w14:textId="06D1D36E" w:rsidR="00AB7D20" w:rsidRPr="0061471E" w:rsidRDefault="00AB7D20" w:rsidP="00AB7D20">
      <w:pPr>
        <w:rPr>
          <w:rFonts w:ascii="Fb Fontext" w:hAnsi="Fb Fontext"/>
          <w:spacing w:val="-6"/>
          <w:sz w:val="32"/>
          <w:rtl/>
        </w:rPr>
      </w:pPr>
      <w:r w:rsidRPr="0061471E">
        <w:rPr>
          <w:rStyle w:val="affffe"/>
          <w:spacing w:val="-6"/>
          <w:rtl/>
        </w:rPr>
        <w:t>אלא</w:t>
      </w:r>
      <w:r w:rsidR="003366E3" w:rsidRPr="0061471E">
        <w:rPr>
          <w:rStyle w:val="affffe"/>
          <w:rFonts w:hint="cs"/>
          <w:spacing w:val="-6"/>
          <w:rtl/>
        </w:rPr>
        <w:t xml:space="preserve"> הא</w:t>
      </w:r>
      <w:r w:rsidRPr="0061471E">
        <w:rPr>
          <w:rStyle w:val="affffe"/>
          <w:spacing w:val="-6"/>
          <w:rtl/>
        </w:rPr>
        <w:t xml:space="preserve"> </w:t>
      </w:r>
      <w:r w:rsidRPr="0061471E">
        <w:rPr>
          <w:rStyle w:val="affffe"/>
          <w:rFonts w:hint="cs"/>
          <w:spacing w:val="-6"/>
          <w:rtl/>
        </w:rPr>
        <w:t>כ</w:t>
      </w:r>
      <w:r w:rsidRPr="0061471E">
        <w:rPr>
          <w:rStyle w:val="affffe"/>
          <w:spacing w:val="-6"/>
          <w:rtl/>
        </w:rPr>
        <w:t xml:space="preserve">בן עזאי </w:t>
      </w:r>
      <w:r w:rsidR="0061471E" w:rsidRPr="0061471E">
        <w:rPr>
          <w:rFonts w:ascii="Fb Fontext" w:hAnsi="Fb Fontext" w:hint="cs"/>
          <w:spacing w:val="-6"/>
          <w:sz w:val="32"/>
          <w:rtl/>
        </w:rPr>
        <w:t>ד</w:t>
      </w:r>
      <w:r w:rsidRPr="0061471E">
        <w:rPr>
          <w:rFonts w:ascii="Fb Fontext" w:hAnsi="Fb Fontext"/>
          <w:spacing w:val="-6"/>
          <w:sz w:val="32"/>
          <w:rtl/>
        </w:rPr>
        <w:t>מהלך כעומד דמי.</w:t>
      </w:r>
      <w:r w:rsidRPr="0061471E">
        <w:rPr>
          <w:rFonts w:ascii="Fb Fontext" w:hAnsi="Fb Fontext" w:hint="cs"/>
          <w:spacing w:val="-6"/>
          <w:sz w:val="32"/>
          <w:rtl/>
        </w:rPr>
        <w:t xml:space="preserve"> </w:t>
      </w:r>
      <w:r w:rsidRPr="0061471E">
        <w:rPr>
          <w:rStyle w:val="afffff0"/>
          <w:rFonts w:hint="cs"/>
          <w:spacing w:val="-6"/>
          <w:rtl/>
        </w:rPr>
        <w:t>ולא מחלק</w:t>
      </w:r>
      <w:r w:rsidR="0061471E" w:rsidRPr="0061471E">
        <w:rPr>
          <w:rStyle w:val="afffff0"/>
          <w:rFonts w:hint="cs"/>
          <w:spacing w:val="-6"/>
          <w:rtl/>
        </w:rPr>
        <w:t>ים</w:t>
      </w:r>
      <w:r w:rsidRPr="0061471E">
        <w:rPr>
          <w:rStyle w:val="afffff0"/>
          <w:rFonts w:hint="cs"/>
          <w:spacing w:val="-6"/>
          <w:rtl/>
        </w:rPr>
        <w:t xml:space="preserve"> בדידה</w:t>
      </w:r>
      <w:r w:rsidRPr="0061471E">
        <w:rPr>
          <w:rFonts w:ascii="Fb Fontext" w:hAnsi="Fb Fontext" w:hint="cs"/>
          <w:spacing w:val="-6"/>
          <w:sz w:val="32"/>
          <w:rtl/>
        </w:rPr>
        <w:t xml:space="preserve"> בין מהלך לזורק</w:t>
      </w:r>
    </w:p>
    <w:p w14:paraId="2466F24E" w14:textId="29293CDD" w:rsidR="00AB7D20" w:rsidRPr="00730169" w:rsidRDefault="00AB7D20" w:rsidP="00AB7D20">
      <w:pPr>
        <w:rPr>
          <w:rFonts w:ascii="Fb Fontext" w:hAnsi="Fb Fontext" w:cs="Guttman Vilna"/>
          <w:b/>
          <w:bCs/>
          <w:spacing w:val="-2"/>
          <w:sz w:val="32"/>
          <w:rtl/>
        </w:rPr>
      </w:pPr>
      <w:r w:rsidRPr="00730169">
        <w:rPr>
          <w:rStyle w:val="affffe"/>
          <w:rFonts w:hint="cs"/>
          <w:rtl/>
        </w:rPr>
        <w:t>דאיצטריך לאשמעי'</w:t>
      </w:r>
      <w:r w:rsidRPr="00730169">
        <w:rPr>
          <w:rFonts w:ascii="Fb Fontext" w:hAnsi="Fb Fontext" w:hint="cs"/>
          <w:spacing w:val="-2"/>
          <w:sz w:val="32"/>
          <w:rtl/>
        </w:rPr>
        <w:t xml:space="preserve"> </w:t>
      </w:r>
      <w:r w:rsidRPr="00730169">
        <w:rPr>
          <w:rFonts w:ascii="Fb Fontext" w:hAnsi="Fb Fontext"/>
          <w:spacing w:val="-2"/>
          <w:sz w:val="32"/>
          <w:rtl/>
        </w:rPr>
        <w:t xml:space="preserve">מגרר ויוצא </w:t>
      </w:r>
      <w:r w:rsidRPr="00730169">
        <w:rPr>
          <w:rFonts w:ascii="Fb Fontext" w:hAnsi="Fb Fontext" w:hint="cs"/>
          <w:spacing w:val="-2"/>
          <w:sz w:val="32"/>
          <w:rtl/>
        </w:rPr>
        <w:t>ד</w:t>
      </w:r>
      <w:r w:rsidRPr="00730169">
        <w:rPr>
          <w:rFonts w:ascii="Fb Fontext" w:hAnsi="Fb Fontext"/>
          <w:spacing w:val="-2"/>
          <w:sz w:val="32"/>
          <w:rtl/>
        </w:rPr>
        <w:t>ס"ד אין דרך הוצאה בכך, קמ"ל.</w:t>
      </w:r>
    </w:p>
    <w:p w14:paraId="1C6A505D" w14:textId="3D25F2F7" w:rsidR="00AB7D20" w:rsidRDefault="00AB7D20" w:rsidP="0093180D">
      <w:pPr>
        <w:ind w:firstLine="0"/>
        <w:rPr>
          <w:rFonts w:ascii="Fb Fontext" w:hAnsi="Fb Fontext"/>
          <w:sz w:val="32"/>
          <w:rtl/>
        </w:rPr>
      </w:pPr>
      <w:r w:rsidRPr="00C35A2C">
        <w:rPr>
          <w:rFonts w:ascii="Fb Fontext" w:hAnsi="Fb Fontext" w:hint="cs"/>
          <w:sz w:val="32"/>
          <w:rtl/>
        </w:rPr>
        <w:t>ולא ב</w:t>
      </w:r>
      <w:r>
        <w:rPr>
          <w:rFonts w:ascii="Fb Fontext" w:hAnsi="Fb Fontext" w:hint="cs"/>
          <w:sz w:val="32"/>
          <w:rtl/>
        </w:rPr>
        <w:t>גדול או בקטן אלא בממוצא והוציא</w:t>
      </w:r>
      <w:r w:rsidRPr="00C35A2C">
        <w:rPr>
          <w:rFonts w:ascii="Fb Fontext" w:hAnsi="Fb Fontext" w:hint="cs"/>
          <w:sz w:val="32"/>
          <w:rtl/>
        </w:rPr>
        <w:t xml:space="preserve"> לצידי רה</w:t>
      </w:r>
      <w:r w:rsidRPr="00C35A2C">
        <w:rPr>
          <w:rFonts w:ascii="Fb Fontext" w:hAnsi="Fb Fontext"/>
          <w:sz w:val="32"/>
          <w:rtl/>
        </w:rPr>
        <w:t>"</w:t>
      </w:r>
      <w:r w:rsidRPr="00C35A2C">
        <w:rPr>
          <w:rFonts w:ascii="Fb Fontext" w:hAnsi="Fb Fontext" w:hint="cs"/>
          <w:sz w:val="32"/>
          <w:rtl/>
        </w:rPr>
        <w:t>ר</w:t>
      </w:r>
      <w:r>
        <w:rPr>
          <w:rFonts w:ascii="Fb Fontext" w:hAnsi="Fb Fontext" w:hint="cs"/>
          <w:sz w:val="32"/>
          <w:rtl/>
        </w:rPr>
        <w:t>,</w:t>
      </w:r>
    </w:p>
    <w:p w14:paraId="3599B1D7" w14:textId="77777777" w:rsidR="00AB7D20" w:rsidRPr="00C35A2C" w:rsidRDefault="00AB7D20" w:rsidP="0093180D">
      <w:pPr>
        <w:pStyle w:val="afffff"/>
        <w:ind w:firstLine="113"/>
        <w:rPr>
          <w:rFonts w:cs="Guttman Vilna"/>
          <w:b/>
          <w:bCs/>
          <w:rtl/>
        </w:rPr>
      </w:pPr>
      <w:r>
        <w:rPr>
          <w:rFonts w:hint="cs"/>
          <w:rtl/>
        </w:rPr>
        <w:t xml:space="preserve">[</w:t>
      </w:r>
      <w:r>
        <w:rPr>
          <w:rStyle w:val="affffe"/>
          <w:rFonts w:hint="cs"/>
          <w:rtl/>
          <w:rPrChange w:id="9075" w:author="מנוע אמוראים" w:date="2026-10-05T16:41:40Z">
            <w:rPr>
              <w:rFonts w:hint="cs"/>
              <w:rtl/>
            </w:rPr>
          </w:rPrChange>
        </w:rPr>
        <w:t xml:space="preserve">דברה</w:t>
      </w:r>
      <w:r>
        <w:rPr>
          <w:rStyle w:val="affffe"/>
          <w:rtl/>
          <w:rPrChange w:id="9076" w:author="מנוע אמוראים" w:date="2026-10-05T16:41:40Z">
            <w:rPr>
              <w:rtl/>
            </w:rPr>
          </w:rPrChange>
        </w:rPr>
        <w:t xml:space="preserve">"</w:t>
      </w:r>
      <w:r>
        <w:rPr>
          <w:rStyle w:val="affffe"/>
          <w:rFonts w:hint="cs"/>
          <w:rtl/>
          <w:rPrChange w:id="9077" w:author="מנוע אמוראים" w:date="2026-10-05T16:41:40Z">
            <w:rPr>
              <w:rFonts w:hint="cs"/>
              <w:rtl/>
            </w:rPr>
          </w:rPrChange>
        </w:rPr>
        <w:t xml:space="preserve">ר</w:t>
      </w:r>
      <w:r>
        <w:rPr>
          <w:rFonts w:hint="cs"/>
          <w:rtl/>
        </w:rPr>
        <w:t xml:space="preserve"> יש איסור שבת ולא גניבה, </w:t>
      </w:r>
      <w:r>
        <w:rPr>
          <w:rStyle w:val="affffe"/>
          <w:rFonts w:hint="cs"/>
          <w:rtl/>
          <w:rPrChange w:id="9078" w:author="מנוע אמוראים" w:date="2026-10-05T16:41:40Z">
            <w:rPr>
              <w:rFonts w:hint="cs"/>
              <w:rtl/>
            </w:rPr>
          </w:rPrChange>
        </w:rPr>
        <w:t xml:space="preserve">וברה</w:t>
      </w:r>
      <w:r>
        <w:rPr>
          <w:rStyle w:val="affffe"/>
          <w:rtl/>
          <w:rPrChange w:id="9079" w:author="מנוע אמוראים" w:date="2026-10-05T16:41:40Z">
            <w:rPr>
              <w:rtl/>
            </w:rPr>
          </w:rPrChange>
        </w:rPr>
        <w:t xml:space="preserve">"</w:t>
      </w:r>
      <w:r>
        <w:rPr>
          <w:rStyle w:val="affffe"/>
          <w:rFonts w:hint="cs"/>
          <w:rtl/>
          <w:rPrChange w:id="9080" w:author="מנוע אמוראים" w:date="2026-10-05T16:41:40Z">
            <w:rPr>
              <w:rFonts w:hint="cs"/>
              <w:rtl/>
            </w:rPr>
          </w:rPrChange>
        </w:rPr>
        <w:t xml:space="preserve">י</w:t>
      </w:r>
      <w:r>
        <w:rPr>
          <w:rFonts w:hint="cs"/>
          <w:rtl/>
        </w:rPr>
        <w:t xml:space="preserve"> יש איסור גניבה ולא שבת ]</w:t>
      </w:r>
    </w:p>
    <w:p w14:paraId="64484578" w14:textId="7CC3EB0C" w:rsidR="00AB7D20" w:rsidRDefault="00AB7D20" w:rsidP="00AB7D20">
      <w:pPr>
        <w:rPr>
          <w:rFonts w:ascii="Fb Fontext" w:hAnsi="Fb Fontext"/>
          <w:sz w:val="32"/>
          <w:rtl/>
        </w:rPr>
      </w:pPr>
      <w:r w:rsidRPr="003366E3">
        <w:rPr>
          <w:rStyle w:val="affffe"/>
          <w:rFonts w:hint="cs"/>
          <w:rtl/>
        </w:rPr>
        <w:t>וכר</w:t>
      </w:r>
      <w:r w:rsidRPr="003366E3">
        <w:rPr>
          <w:rStyle w:val="affffe"/>
          <w:rtl/>
        </w:rPr>
        <w:t>"</w:t>
      </w:r>
      <w:r w:rsidRPr="003366E3">
        <w:rPr>
          <w:rStyle w:val="affffe"/>
          <w:rFonts w:hint="cs"/>
          <w:rtl/>
        </w:rPr>
        <w:t xml:space="preserve">א </w:t>
      </w:r>
      <w:r w:rsidR="0093180D">
        <w:rPr>
          <w:rFonts w:ascii="Fb Fontext" w:hAnsi="Fb Fontext" w:hint="cs"/>
          <w:sz w:val="32"/>
          <w:rtl/>
        </w:rPr>
        <w:t>ד</w:t>
      </w:r>
      <w:r w:rsidRPr="00C35A2C">
        <w:rPr>
          <w:rFonts w:ascii="Fb Fontext" w:hAnsi="Fb Fontext" w:hint="cs"/>
          <w:sz w:val="32"/>
          <w:rtl/>
        </w:rPr>
        <w:t>א</w:t>
      </w:r>
      <w:r w:rsidR="003366E3">
        <w:rPr>
          <w:rFonts w:ascii="Fb Fontext" w:hAnsi="Fb Fontext" w:hint="cs"/>
          <w:sz w:val="32"/>
          <w:rtl/>
        </w:rPr>
        <w:t>ף</w:t>
      </w:r>
      <w:r w:rsidRPr="00C35A2C">
        <w:rPr>
          <w:rFonts w:ascii="Fb Fontext" w:hAnsi="Fb Fontext" w:hint="cs"/>
          <w:sz w:val="32"/>
          <w:rtl/>
        </w:rPr>
        <w:t xml:space="preserve"> </w:t>
      </w:r>
      <w:r w:rsidR="0093180D">
        <w:rPr>
          <w:rFonts w:ascii="Fb Fontext" w:hAnsi="Fb Fontext" w:hint="cs"/>
          <w:sz w:val="32"/>
          <w:rtl/>
        </w:rPr>
        <w:t>ש</w:t>
      </w:r>
      <w:r w:rsidRPr="00C35A2C">
        <w:rPr>
          <w:rFonts w:ascii="Fb Fontext" w:hAnsi="Fb Fontext" w:hint="cs"/>
          <w:sz w:val="32"/>
          <w:rtl/>
        </w:rPr>
        <w:t>צידי רה</w:t>
      </w:r>
      <w:r>
        <w:rPr>
          <w:rFonts w:ascii="Fb Fontext" w:hAnsi="Fb Fontext" w:hint="cs"/>
          <w:sz w:val="32"/>
          <w:rtl/>
        </w:rPr>
        <w:t xml:space="preserve">"ר </w:t>
      </w:r>
      <w:r>
        <w:rPr>
          <w:rStyle w:val="affffe"/>
          <w:rFonts w:ascii="Fb Fontext" w:hAnsi="Fb Fontext" w:hint="cs"/>
          <w:sz w:val="32"/>
          <w:rtl/>
          <w:rPrChange w:id="9081" w:author="מנוע אמוראים" w:date="2026-10-05T16:41:40Z">
            <w:rPr>
              <w:rFonts w:ascii="Fb Fontext" w:hAnsi="Fb Fontext" w:hint="cs"/>
              <w:sz w:val="32"/>
              <w:rtl/>
            </w:rPr>
          </w:rPrChange>
        </w:rPr>
        <w:t xml:space="preserve">כרה"</w:t>
      </w:r>
      <w:r>
        <w:rPr>
          <w:rStyle w:val="affffe"/>
          <w:rFonts w:ascii="Fb Fontext" w:hAnsi="Fb Fontext" w:hint="cs"/>
          <w:sz w:val="32"/>
          <w:rtl/>
          <w:rPrChange w:id="9082" w:author="מנוע אמוראים" w:date="2026-10-05T16:41:40Z">
            <w:rPr>
              <w:rFonts w:ascii="Fb Fontext" w:hAnsi="Fb Fontext" w:hint="cs"/>
              <w:sz w:val="32"/>
              <w:rtl/>
            </w:rPr>
          </w:rPrChange>
        </w:rPr>
        <w:t xml:space="preserve">ר</w:t>
      </w:r>
      <w:r>
        <w:rPr>
          <w:rFonts w:ascii="Fb Fontext" w:hAnsi="Fb Fontext" w:hint="cs"/>
          <w:sz w:val="32"/>
          <w:rtl/>
        </w:rPr>
        <w:t xml:space="preserve"> מ</w:t>
      </w:r>
      <w:r w:rsidRPr="00C35A2C">
        <w:rPr>
          <w:rFonts w:ascii="Fb Fontext" w:hAnsi="Fb Fontext"/>
          <w:sz w:val="32"/>
          <w:rtl/>
        </w:rPr>
        <w:t>"</w:t>
      </w:r>
      <w:r w:rsidRPr="00C35A2C">
        <w:rPr>
          <w:rFonts w:ascii="Fb Fontext" w:hAnsi="Fb Fontext" w:hint="cs"/>
          <w:sz w:val="32"/>
          <w:rtl/>
        </w:rPr>
        <w:t>מ יש איסור גניבה דקונה כיוון שלא שכיחי רבים</w:t>
      </w:r>
    </w:p>
    <w:p w14:paraId="439DE78F" w14:textId="105552D7" w:rsidR="00AB7D20" w:rsidRPr="0093180D" w:rsidRDefault="00AB7D20" w:rsidP="0093180D">
      <w:pPr>
        <w:rPr>
          <w:rStyle w:val="afffe"/>
          <w:spacing w:val="-6"/>
          <w:rtl/>
        </w:rPr>
      </w:pPr>
      <w:r w:rsidRPr="0093180D">
        <w:rPr>
          <w:rStyle w:val="affffe"/>
          <w:rFonts w:hint="cs"/>
          <w:spacing w:val="-6"/>
          <w:rtl/>
        </w:rPr>
        <w:t xml:space="preserve">ג. </w:t>
      </w:r>
      <w:r w:rsidRPr="0093180D">
        <w:rPr>
          <w:rStyle w:val="affffe"/>
          <w:spacing w:val="-6"/>
          <w:rtl/>
        </w:rPr>
        <w:t>ר</w:t>
      </w:r>
      <w:r w:rsidR="0093180D" w:rsidRPr="0093180D">
        <w:rPr>
          <w:rStyle w:val="affffe"/>
          <w:rFonts w:hint="cs"/>
          <w:spacing w:val="-6"/>
          <w:rtl/>
        </w:rPr>
        <w:t>"א</w:t>
      </w:r>
      <w:r w:rsidRPr="0093180D">
        <w:rPr>
          <w:rStyle w:val="affffe"/>
          <w:spacing w:val="-6"/>
          <w:rtl/>
        </w:rPr>
        <w:t xml:space="preserve">: </w:t>
      </w:r>
      <w:r w:rsidRPr="0093180D">
        <w:rPr>
          <w:rFonts w:ascii="Fb Fontext" w:hAnsi="Fb Fontext"/>
          <w:spacing w:val="-6"/>
          <w:sz w:val="32"/>
          <w:rtl/>
        </w:rPr>
        <w:t>שצירף ידו למטה מ</w:t>
      </w:r>
      <w:r w:rsidR="003366E3" w:rsidRPr="0093180D">
        <w:rPr>
          <w:rFonts w:ascii="Fb Fontext" w:hAnsi="Fb Fontext" w:hint="cs"/>
          <w:spacing w:val="-6"/>
          <w:sz w:val="32"/>
          <w:rtl/>
        </w:rPr>
        <w:t>ג'</w:t>
      </w:r>
      <w:r w:rsidRPr="0093180D">
        <w:rPr>
          <w:rFonts w:ascii="Fb Fontext" w:hAnsi="Fb Fontext"/>
          <w:spacing w:val="-6"/>
          <w:sz w:val="32"/>
          <w:rtl/>
        </w:rPr>
        <w:t xml:space="preserve"> וקיבלו, </w:t>
      </w:r>
      <w:r w:rsidRPr="0093180D">
        <w:rPr>
          <w:rFonts w:ascii="Fb Fontext" w:hAnsi="Fb Fontext" w:hint="cs"/>
          <w:spacing w:val="-6"/>
          <w:sz w:val="32"/>
          <w:rtl/>
        </w:rPr>
        <w:t>ד</w:t>
      </w:r>
      <w:r w:rsidRPr="0093180D">
        <w:rPr>
          <w:rFonts w:ascii="Fb Fontext" w:hAnsi="Fb Fontext"/>
          <w:spacing w:val="-6"/>
          <w:sz w:val="32"/>
          <w:rtl/>
        </w:rPr>
        <w:t>יד אדם חשובה לו כ</w:t>
      </w:r>
      <w:r w:rsidR="003366E3" w:rsidRPr="0093180D">
        <w:rPr>
          <w:rFonts w:ascii="Fb Fontext" w:hAnsi="Fb Fontext" w:hint="cs"/>
          <w:spacing w:val="-6"/>
          <w:sz w:val="32"/>
          <w:rtl/>
        </w:rPr>
        <w:t>ד'</w:t>
      </w:r>
      <w:r w:rsidRPr="0093180D">
        <w:rPr>
          <w:rFonts w:ascii="Fb Fontext" w:hAnsi="Fb Fontext"/>
          <w:spacing w:val="-6"/>
          <w:sz w:val="32"/>
          <w:rtl/>
        </w:rPr>
        <w:t xml:space="preserve"> על </w:t>
      </w:r>
      <w:r w:rsidR="003366E3" w:rsidRPr="0093180D">
        <w:rPr>
          <w:rFonts w:ascii="Fb Fontext" w:hAnsi="Fb Fontext" w:hint="cs"/>
          <w:spacing w:val="-6"/>
          <w:sz w:val="32"/>
          <w:rtl/>
        </w:rPr>
        <w:t>ד'</w:t>
      </w:r>
    </w:p>
    <w:p w14:paraId="1BC9200F" w14:textId="77777777" w:rsidR="00AB7D20" w:rsidRPr="00C54C7E" w:rsidRDefault="00AB7D20" w:rsidP="00AB7D20">
      <w:pPr>
        <w:rPr>
          <w:rStyle w:val="afffe"/>
          <w:rtl/>
        </w:rPr>
      </w:pPr>
      <w:r w:rsidRPr="003366E3">
        <w:rPr>
          <w:rStyle w:val="affffe"/>
          <w:rFonts w:hint="cs"/>
          <w:rtl/>
        </w:rPr>
        <w:t xml:space="preserve">ד. </w:t>
      </w:r>
      <w:r w:rsidRPr="003366E3">
        <w:rPr>
          <w:rStyle w:val="affffe"/>
          <w:rtl/>
        </w:rPr>
        <w:t xml:space="preserve">רב אחא </w:t>
      </w:r>
      <w:r w:rsidRPr="00C35A2C">
        <w:rPr>
          <w:rFonts w:ascii="Fb Fontext" w:hAnsi="Fb Fontext"/>
          <w:sz w:val="32"/>
          <w:rtl/>
        </w:rPr>
        <w:t>מתני הכי.</w:t>
      </w:r>
    </w:p>
    <w:p w14:paraId="696F3310" w14:textId="6E7BAF87" w:rsidR="00E268F4" w:rsidRPr="0093180D" w:rsidRDefault="00AB7D20" w:rsidP="00AB7D20">
      <w:pPr>
        <w:rPr>
          <w:spacing w:val="-6"/>
          <w:rtl/>
        </w:rPr>
      </w:pPr>
      <w:r w:rsidRPr="0093180D">
        <w:rPr>
          <w:rStyle w:val="affffe"/>
          <w:rFonts w:hint="cs"/>
          <w:spacing w:val="-6"/>
          <w:rtl/>
        </w:rPr>
        <w:t xml:space="preserve">ה. </w:t>
      </w:r>
      <w:r w:rsidRPr="0093180D">
        <w:rPr>
          <w:rStyle w:val="affffe"/>
          <w:spacing w:val="-6"/>
          <w:rtl/>
        </w:rPr>
        <w:t>רבינא מתני:</w:t>
      </w:r>
      <w:r w:rsidRPr="0093180D">
        <w:rPr>
          <w:spacing w:val="-6"/>
          <w:rtl/>
        </w:rPr>
        <w:t xml:space="preserve"> </w:t>
      </w:r>
      <w:r w:rsidR="0093180D" w:rsidRPr="0093180D">
        <w:rPr>
          <w:rFonts w:hint="cs"/>
          <w:spacing w:val="-6"/>
          <w:rtl/>
        </w:rPr>
        <w:t>שהוציא</w:t>
      </w:r>
      <w:r>
        <w:rPr>
          <w:spacing w:val="-6"/>
          <w:rtl/>
        </w:rPr>
        <w:t xml:space="preserve"> </w:t>
      </w:r>
      <w:r>
        <w:rPr>
          <w:rStyle w:val="affffe"/>
          <w:spacing w:val="-6"/>
          <w:rtl/>
          <w:rPrChange w:id="9083" w:author="מנוע אמוראים" w:date="2026-10-05T16:41:40Z">
            <w:rPr>
              <w:spacing w:val="-6"/>
              <w:rtl/>
            </w:rPr>
          </w:rPrChange>
        </w:rPr>
        <w:t xml:space="preserve">לרה"ר</w:t>
      </w:r>
      <w:r>
        <w:rPr>
          <w:spacing w:val="-6"/>
          <w:rtl/>
        </w:rPr>
        <w:t xml:space="preserve">, </w:t>
      </w:r>
      <w:r>
        <w:rPr>
          <w:rStyle w:val="affffe"/>
          <w:spacing w:val="-6"/>
          <w:rtl/>
          <w:rPrChange w:id="9084" w:author="מנוע אמוראים" w:date="2026-10-05T16:41:40Z">
            <w:rPr>
              <w:spacing w:val="-6"/>
              <w:rtl/>
            </w:rPr>
          </w:rPrChange>
        </w:rPr>
        <w:t xml:space="preserve">וברה"ר</w:t>
      </w:r>
      <w:r>
        <w:rPr>
          <w:spacing w:val="-6"/>
          <w:rtl/>
        </w:rPr>
        <w:t xml:space="preserve"> </w:t>
      </w:r>
      <w:r w:rsidR="00287D14" w:rsidRPr="0093180D">
        <w:rPr>
          <w:spacing w:val="-6"/>
          <w:rtl/>
        </w:rPr>
        <w:t>גם</w:t>
      </w:r>
      <w:r w:rsidRPr="0093180D">
        <w:rPr>
          <w:spacing w:val="-6"/>
          <w:rtl/>
        </w:rPr>
        <w:t xml:space="preserve"> קנה.</w:t>
      </w:r>
      <w:r w:rsidR="003366E3" w:rsidRPr="0093180D">
        <w:rPr>
          <w:rFonts w:hint="cs"/>
          <w:spacing w:val="-6"/>
          <w:rtl/>
        </w:rPr>
        <w:t xml:space="preserve"> וחלקו בדיוק דמתני'</w:t>
      </w:r>
    </w:p>
    <w:p w14:paraId="266F07BF" w14:textId="6F1B14B0" w:rsidR="00E268F4" w:rsidRDefault="00AB7D20" w:rsidP="0093180D">
      <w:pPr>
        <w:ind w:left="566" w:firstLine="114"/>
        <w:rPr>
          <w:rFonts w:ascii="Fb Fontext" w:hAnsi="Fb Fontext"/>
          <w:spacing w:val="-4"/>
          <w:sz w:val="32"/>
          <w:rtl/>
        </w:rPr>
      </w:pPr>
      <w:r w:rsidRPr="00F71179">
        <w:rPr>
          <w:rFonts w:ascii="Fb Fontext" w:hAnsi="Fb Fontext"/>
          <w:spacing w:val="-4"/>
          <w:sz w:val="32"/>
          <w:rtl/>
        </w:rPr>
        <w:t xml:space="preserve">דתנן: היה מושכו ויוצא ומת ברשות בעלים - </w:t>
      </w:r>
      <w:r w:rsidRPr="00CA108A">
        <w:rPr>
          <w:rFonts w:ascii="Fb Fontext" w:hAnsi="Fb Fontext" w:cs="PFT_Frank"/>
          <w:b/>
          <w:bCs/>
          <w:spacing w:val="-4"/>
          <w:sz w:val="32"/>
          <w:szCs w:val="14"/>
          <w:rtl/>
        </w:rPr>
        <w:t>פטור</w:t>
      </w:r>
      <w:r w:rsidR="00E268F4">
        <w:rPr>
          <w:rFonts w:ascii="Fb Fontext" w:hAnsi="Fb Fontext"/>
          <w:spacing w:val="-4"/>
          <w:sz w:val="32"/>
          <w:rtl/>
        </w:rPr>
        <w:t>,</w:t>
      </w:r>
    </w:p>
    <w:p w14:paraId="2CC0B6DB" w14:textId="38262E48" w:rsidR="00AB7D20" w:rsidRPr="00F71179" w:rsidRDefault="00AB7D20" w:rsidP="0093180D">
      <w:pPr>
        <w:ind w:left="963" w:firstLine="57"/>
        <w:rPr>
          <w:rFonts w:ascii="Fb Fontext" w:hAnsi="Fb Fontext" w:cs="Guttman Vilna"/>
          <w:b/>
          <w:bCs/>
          <w:spacing w:val="-4"/>
          <w:sz w:val="32"/>
          <w:rtl/>
        </w:rPr>
      </w:pPr>
      <w:r w:rsidRPr="00F71179">
        <w:rPr>
          <w:rFonts w:ascii="Fb Fontext" w:hAnsi="Fb Fontext"/>
          <w:spacing w:val="-4"/>
          <w:sz w:val="32"/>
          <w:rtl/>
        </w:rPr>
        <w:t>הגביהו או שהוציאו מרשות בעלים ומת</w:t>
      </w:r>
      <w:r w:rsidRPr="00F71179">
        <w:rPr>
          <w:rFonts w:ascii="Fb Fontext" w:hAnsi="Fb Fontext" w:hint="cs"/>
          <w:spacing w:val="-4"/>
          <w:sz w:val="32"/>
          <w:rtl/>
        </w:rPr>
        <w:t xml:space="preserve"> </w:t>
      </w:r>
      <w:r w:rsidRPr="00CA108A">
        <w:rPr>
          <w:rFonts w:ascii="Fb Fontext" w:hAnsi="Fb Fontext" w:cs="PFT_Frank"/>
          <w:b/>
          <w:bCs/>
          <w:spacing w:val="-4"/>
          <w:sz w:val="32"/>
          <w:szCs w:val="14"/>
          <w:rtl/>
        </w:rPr>
        <w:t>חייב</w:t>
      </w:r>
      <w:r w:rsidRPr="00F71179">
        <w:rPr>
          <w:rFonts w:ascii="Fb Fontext" w:hAnsi="Fb Fontext"/>
          <w:spacing w:val="-4"/>
          <w:sz w:val="32"/>
          <w:rtl/>
        </w:rPr>
        <w:t>.</w:t>
      </w:r>
    </w:p>
    <w:p w14:paraId="7833B95C" w14:textId="55593BCC" w:rsidR="00AB7D20" w:rsidRPr="002303FC" w:rsidRDefault="00AB7D20" w:rsidP="00AB7D20">
      <w:pPr>
        <w:rPr>
          <w:rFonts w:ascii="Fb Fontext" w:hAnsi="Fb Fontext"/>
          <w:spacing w:val="-6"/>
          <w:rtl/>
        </w:rPr>
      </w:pPr>
      <w:r w:rsidRPr="002303FC">
        <w:rPr>
          <w:rStyle w:val="affffe"/>
          <w:spacing w:val="-6"/>
          <w:rtl/>
        </w:rPr>
        <w:t>רבינא דייק מרישא:</w:t>
      </w:r>
      <w:r w:rsidRPr="002303FC">
        <w:rPr>
          <w:rFonts w:ascii="Fb Fontext" w:hAnsi="Fb Fontext"/>
          <w:spacing w:val="-6"/>
          <w:sz w:val="32"/>
          <w:rtl/>
        </w:rPr>
        <w:t xml:space="preserve"> </w:t>
      </w:r>
      <w:r w:rsidRPr="002303FC">
        <w:rPr>
          <w:rFonts w:ascii="Fb Fontext" w:hAnsi="Fb Fontext" w:hint="cs"/>
          <w:spacing w:val="-6"/>
          <w:sz w:val="32"/>
          <w:rtl/>
        </w:rPr>
        <w:t>טע</w:t>
      </w:r>
      <w:r w:rsidR="003366E3" w:rsidRPr="002303FC">
        <w:rPr>
          <w:rFonts w:ascii="Fb Fontext" w:hAnsi="Fb Fontext" w:hint="cs"/>
          <w:spacing w:val="-6"/>
          <w:sz w:val="32"/>
          <w:rtl/>
        </w:rPr>
        <w:t>ם</w:t>
      </w:r>
      <w:r w:rsidRPr="002303FC">
        <w:rPr>
          <w:rFonts w:ascii="Fb Fontext" w:hAnsi="Fb Fontext" w:hint="cs"/>
          <w:spacing w:val="-6"/>
          <w:sz w:val="32"/>
          <w:rtl/>
        </w:rPr>
        <w:t xml:space="preserve"> דמושכו </w:t>
      </w:r>
      <w:r w:rsidRPr="002303FC">
        <w:rPr>
          <w:rFonts w:ascii="Fb Fontext" w:hAnsi="Fb Fontext"/>
          <w:spacing w:val="-6"/>
          <w:sz w:val="32"/>
          <w:rtl/>
        </w:rPr>
        <w:t xml:space="preserve">הא </w:t>
      </w:r>
      <w:r w:rsidRPr="00224771">
        <w:rPr>
          <w:rFonts w:cs="PFT_Frank"/>
          <w:b/>
          <w:bCs/>
          <w:spacing w:val="-6"/>
          <w:szCs w:val="14"/>
          <w:rtl/>
        </w:rPr>
        <w:t>הוציאו</w:t>
      </w:r>
      <w:r w:rsidRPr="002303FC">
        <w:rPr>
          <w:rFonts w:ascii="Fb Fontext" w:hAnsi="Fb Fontext"/>
          <w:spacing w:val="-6"/>
          <w:sz w:val="32"/>
          <w:rtl/>
        </w:rPr>
        <w:t xml:space="preserve"> מרשות בעלים ומת חייב.</w:t>
      </w:r>
    </w:p>
    <w:p w14:paraId="735AFB66" w14:textId="1B84DB46" w:rsidR="00AB7D20" w:rsidRPr="00C35A2C" w:rsidRDefault="003366E3" w:rsidP="00AB7D20">
      <w:pPr>
        <w:ind w:firstLine="0"/>
        <w:rPr>
          <w:rFonts w:ascii="Fb Fontext" w:hAnsi="Fb Fontext" w:cs="Guttman Vilna"/>
          <w:b/>
          <w:bCs/>
          <w:sz w:val="32"/>
          <w:rtl/>
        </w:rPr>
      </w:pPr>
      <w:r>
        <w:rPr>
          <w:rFonts w:ascii="Fb Fontext" w:hAnsi="Fb Fontext" w:hint="cs"/>
          <w:sz w:val="32"/>
          <w:rtl/>
        </w:rPr>
        <w:t>ו</w:t>
      </w:r>
      <w:r w:rsidR="00AB7D20" w:rsidRPr="00C35A2C">
        <w:rPr>
          <w:rFonts w:ascii="Fb Fontext" w:hAnsi="Fb Fontext"/>
          <w:sz w:val="32"/>
          <w:rtl/>
        </w:rPr>
        <w:t>סיפא הוצאה דומיא דהגבהה לא אמרינן.</w:t>
      </w:r>
    </w:p>
    <w:p w14:paraId="7F6E36FF" w14:textId="77777777" w:rsidR="00E268F4" w:rsidRDefault="00AB7D20" w:rsidP="003366E3">
      <w:pPr>
        <w:rPr>
          <w:rFonts w:ascii="Fb Fontext" w:hAnsi="Fb Fontext"/>
          <w:sz w:val="32"/>
          <w:rtl/>
        </w:rPr>
      </w:pPr>
      <w:r w:rsidRPr="003366E3">
        <w:rPr>
          <w:rStyle w:val="affffe"/>
          <w:rtl/>
        </w:rPr>
        <w:t xml:space="preserve">רב אחא דייק מסיפא: </w:t>
      </w:r>
      <w:r w:rsidRPr="00C35A2C">
        <w:rPr>
          <w:rFonts w:ascii="Fb Fontext" w:hAnsi="Fb Fontext"/>
          <w:sz w:val="32"/>
          <w:rtl/>
        </w:rPr>
        <w:t>הוצאה דומיא דהגבהה ד</w:t>
      </w:r>
      <w:r w:rsidR="003366E3">
        <w:rPr>
          <w:rFonts w:ascii="Fb Fontext" w:hAnsi="Fb Fontext" w:hint="cs"/>
          <w:sz w:val="32"/>
          <w:rtl/>
        </w:rPr>
        <w:t>בא לרשותו</w:t>
      </w:r>
      <w:r w:rsidR="00E268F4">
        <w:rPr>
          <w:rFonts w:ascii="Fb Fontext" w:hAnsi="Fb Fontext" w:hint="cs"/>
          <w:sz w:val="32"/>
          <w:rtl/>
        </w:rPr>
        <w:t>,</w:t>
      </w:r>
    </w:p>
    <w:p w14:paraId="7DF29BE0" w14:textId="0C890414" w:rsidR="00AB7D20" w:rsidRDefault="0061471E" w:rsidP="0061471E">
      <w:pPr>
        <w:ind w:left="453" w:firstLine="57"/>
        <w:rPr>
          <w:rtl/>
        </w:rPr>
      </w:pPr>
      <w:r>
        <w:rPr>
          <w:rStyle w:val="affffe"/>
          <w:rFonts w:hint="cs"/>
          <w:rtl/>
        </w:rPr>
        <w:t xml:space="preserve">  </w:t>
      </w:r>
      <w:r w:rsidR="003366E3" w:rsidRPr="0061471E">
        <w:rPr>
          <w:rStyle w:val="affffe"/>
          <w:rFonts w:hint="cs"/>
          <w:rtl/>
        </w:rPr>
        <w:t>ו</w:t>
      </w:r>
      <w:r w:rsidR="00AB7D20" w:rsidRPr="0061471E">
        <w:rPr>
          <w:rStyle w:val="affffe"/>
          <w:rtl/>
        </w:rPr>
        <w:t>רישא</w:t>
      </w:r>
      <w:r>
        <w:rPr>
          <w:rStyle w:val="affffe"/>
          <w:rFonts w:hint="cs"/>
          <w:rtl/>
        </w:rPr>
        <w:t>:</w:t>
      </w:r>
      <w:r w:rsidR="00AB7D20" w:rsidRPr="00C35A2C">
        <w:rPr>
          <w:rFonts w:ascii="Fb Fontext" w:hAnsi="Fb Fontext"/>
          <w:sz w:val="32"/>
          <w:rtl/>
        </w:rPr>
        <w:t xml:space="preserve"> כ</w:t>
      </w:r>
      <w:r w:rsidR="003366E3">
        <w:rPr>
          <w:rFonts w:ascii="Fb Fontext" w:hAnsi="Fb Fontext" w:hint="cs"/>
          <w:sz w:val="32"/>
          <w:rtl/>
        </w:rPr>
        <w:t>לא שלא בא לרשותו רשות בעלים הוא.</w:t>
      </w:r>
    </w:p>
    <w:p w14:paraId="5F52CC58" w14:textId="77777777" w:rsidR="00AB7D20" w:rsidRPr="00C35A2C" w:rsidRDefault="00AB7D20" w:rsidP="00E26091">
      <w:pPr>
        <w:pStyle w:val="afff"/>
        <w:framePr w:wrap="around"/>
        <w:rPr>
          <w:rtl/>
        </w:rPr>
      </w:pPr>
      <w:bookmarkStart w:id="232" w:name="_Toc119353017"/>
      <w:r w:rsidRPr="00C35A2C">
        <w:rPr>
          <w:rFonts w:hint="cs"/>
          <w:rtl/>
        </w:rPr>
        <w:t>לב.</w:t>
      </w:r>
      <w:bookmarkEnd w:id="232"/>
    </w:p>
    <w:p w14:paraId="0676426F" w14:textId="77777777" w:rsidR="00AB7D20" w:rsidRPr="00C54C7E" w:rsidRDefault="00AB7D20" w:rsidP="00C54C7E">
      <w:pPr>
        <w:pStyle w:val="afffd"/>
        <w:rPr>
          <w:rtl/>
        </w:rPr>
      </w:pPr>
      <w:ins w:id="9839" w:author="מספור קטעי משנה" w:date="2026-10-06T06:45:30Z">
        <w:r>
          <w:rPr>
            <w:rStyle w:val="MisparKeta"/>
          </w:rPr>
          <w:t xml:space="preserve">א. </w:t>
        </w:r>
      </w:ins>
      <w:bookmarkStart w:id="233" w:name="_Toc119353018"/>
      <w:r w:rsidRPr="00C54C7E">
        <w:rPr>
          <w:rtl/>
        </w:rPr>
        <w:t>הבא על אחותו, ועל אחות אביו כו'.</w:t>
      </w:r>
      <w:bookmarkEnd w:id="233"/>
    </w:p>
    <w:p w14:paraId="01DF5679" w14:textId="05335810" w:rsidR="00AB7D20" w:rsidRPr="00C54C7E" w:rsidRDefault="00AB7D20" w:rsidP="006434FE">
      <w:pPr>
        <w:rPr>
          <w:rtl/>
        </w:rPr>
      </w:pPr>
      <w:bookmarkStart w:id="234" w:name="_Toc119353019"/>
      <w:r w:rsidRPr="0093180D">
        <w:rPr>
          <w:rStyle w:val="affffc"/>
          <w:rtl/>
        </w:rPr>
        <w:lastRenderedPageBreak/>
        <w:t>ורמינהו</w:t>
      </w:r>
      <w:r w:rsidR="0061471E" w:rsidRPr="0093180D">
        <w:rPr>
          <w:rStyle w:val="affffc"/>
          <w:rFonts w:hint="cs"/>
          <w:rtl/>
        </w:rPr>
        <w:t>:</w:t>
      </w:r>
      <w:r w:rsidRPr="0093180D">
        <w:rPr>
          <w:rStyle w:val="affffc"/>
          <w:rtl/>
        </w:rPr>
        <w:t xml:space="preserve"> אלו הן הלוקין:</w:t>
      </w:r>
      <w:bookmarkEnd w:id="234"/>
      <w:r w:rsidRPr="00C35A2C">
        <w:rPr>
          <w:rtl/>
        </w:rPr>
        <w:t xml:space="preserve"> הבא על אחותו, ועל אחות אביו, ועל אחות אמו, ועל אחות אשתו, ועל אשת אחיו, ועל אשת אחי אביו, ועל הנדה.</w:t>
      </w:r>
      <w:r w:rsidRPr="00C35A2C">
        <w:rPr>
          <w:rFonts w:hint="cs"/>
          <w:rtl/>
        </w:rPr>
        <w:t xml:space="preserve"> </w:t>
      </w:r>
      <w:r w:rsidRPr="00D649ED">
        <w:rPr>
          <w:rFonts w:hint="cs"/>
          <w:rtl/>
        </w:rPr>
        <w:t>וקיימ</w:t>
      </w:r>
      <w:r w:rsidRPr="00D649ED">
        <w:rPr>
          <w:rtl/>
        </w:rPr>
        <w:t>"</w:t>
      </w:r>
      <w:r w:rsidRPr="00D649ED">
        <w:rPr>
          <w:rFonts w:hint="cs"/>
          <w:rtl/>
        </w:rPr>
        <w:t>ל דאינו לוקה ומשלם</w:t>
      </w:r>
      <w:r w:rsidRPr="00C35A2C">
        <w:rPr>
          <w:rtl/>
        </w:rPr>
        <w:t xml:space="preserve"> </w:t>
      </w:r>
      <w:r w:rsidRPr="00C35A2C">
        <w:rPr>
          <w:rFonts w:hint="cs"/>
          <w:rtl/>
        </w:rPr>
        <w:t>[</w:t>
      </w:r>
      <w:r w:rsidRPr="00D649ED">
        <w:rPr>
          <w:rStyle w:val="affffa"/>
          <w:rFonts w:hint="cs"/>
          <w:rtl/>
        </w:rPr>
        <w:t>כדי רשעתו</w:t>
      </w:r>
      <w:r w:rsidRPr="00C35A2C">
        <w:rPr>
          <w:rFonts w:hint="cs"/>
          <w:rtl/>
        </w:rPr>
        <w:t>]</w:t>
      </w:r>
    </w:p>
    <w:p w14:paraId="700511A2" w14:textId="77777777" w:rsidR="00AB7D20" w:rsidRDefault="00AB7D20" w:rsidP="00DB6C68">
      <w:pPr>
        <w:rPr>
          <w:rtl/>
        </w:rPr>
      </w:pPr>
      <w:r w:rsidRPr="0061471E">
        <w:rPr>
          <w:rStyle w:val="affffe"/>
          <w:rFonts w:hint="cs"/>
          <w:rtl/>
        </w:rPr>
        <w:t xml:space="preserve">א. </w:t>
      </w:r>
      <w:r w:rsidRPr="0061471E">
        <w:rPr>
          <w:rStyle w:val="affffe"/>
          <w:rtl/>
        </w:rPr>
        <w:t>עולא</w:t>
      </w:r>
      <w:r w:rsidRPr="0061471E">
        <w:rPr>
          <w:rStyle w:val="affffe"/>
          <w:rFonts w:hint="cs"/>
          <w:rtl/>
        </w:rPr>
        <w:t>:</w:t>
      </w:r>
      <w:r w:rsidRPr="00C35A2C">
        <w:rPr>
          <w:rFonts w:hint="cs"/>
          <w:rtl/>
        </w:rPr>
        <w:t xml:space="preserve"> </w:t>
      </w:r>
      <w:r w:rsidRPr="00C35A2C">
        <w:rPr>
          <w:rtl/>
        </w:rPr>
        <w:t xml:space="preserve">כאן </w:t>
      </w:r>
      <w:r w:rsidRPr="00C35A2C">
        <w:rPr>
          <w:rFonts w:hint="cs"/>
          <w:rtl/>
        </w:rPr>
        <w:t xml:space="preserve">[במתני'] </w:t>
      </w:r>
      <w:r w:rsidRPr="00C35A2C">
        <w:rPr>
          <w:rtl/>
        </w:rPr>
        <w:t xml:space="preserve">באחותו </w:t>
      </w:r>
      <w:r w:rsidRPr="00DB6C68">
        <w:rPr>
          <w:rtl/>
        </w:rPr>
        <w:t>נערה</w:t>
      </w:r>
      <w:r w:rsidRPr="00C35A2C">
        <w:rPr>
          <w:rFonts w:hint="cs"/>
          <w:rtl/>
        </w:rPr>
        <w:t xml:space="preserve"> [דמשלם ואינו לוקה]</w:t>
      </w:r>
      <w:r w:rsidRPr="00C35A2C">
        <w:rPr>
          <w:rtl/>
        </w:rPr>
        <w:t>,</w:t>
      </w:r>
    </w:p>
    <w:p w14:paraId="08A29AEE" w14:textId="77777777" w:rsidR="0093180D" w:rsidRDefault="00AB7D20" w:rsidP="0093180D">
      <w:pPr>
        <w:ind w:firstLine="0"/>
        <w:rPr>
          <w:rStyle w:val="afffff0"/>
          <w:rtl/>
        </w:rPr>
      </w:pPr>
      <w:r w:rsidRPr="0061471E">
        <w:rPr>
          <w:rStyle w:val="affffe"/>
          <w:rtl/>
        </w:rPr>
        <w:t>כאן</w:t>
      </w:r>
      <w:r w:rsidRPr="00C35A2C">
        <w:rPr>
          <w:rFonts w:ascii="Fb Fontext" w:hAnsi="Fb Fontext"/>
          <w:sz w:val="32"/>
          <w:rtl/>
        </w:rPr>
        <w:t xml:space="preserve"> </w:t>
      </w:r>
      <w:r w:rsidRPr="0061471E">
        <w:rPr>
          <w:rStyle w:val="afffff0"/>
          <w:rFonts w:hint="cs"/>
          <w:rtl/>
        </w:rPr>
        <w:t>[במכות]</w:t>
      </w:r>
      <w:r w:rsidRPr="00C35A2C">
        <w:rPr>
          <w:rFonts w:ascii="Fb Fontext" w:hAnsi="Fb Fontext" w:hint="cs"/>
          <w:sz w:val="32"/>
          <w:rtl/>
        </w:rPr>
        <w:t xml:space="preserve"> </w:t>
      </w:r>
      <w:r w:rsidRPr="00C35A2C">
        <w:rPr>
          <w:rFonts w:ascii="Fb Fontext" w:hAnsi="Fb Fontext"/>
          <w:sz w:val="32"/>
          <w:rtl/>
        </w:rPr>
        <w:t xml:space="preserve">באחותו בוגרת </w:t>
      </w:r>
      <w:r w:rsidRPr="0061471E">
        <w:rPr>
          <w:rStyle w:val="afffff0"/>
          <w:rFonts w:hint="cs"/>
          <w:rtl/>
        </w:rPr>
        <w:t>[-דלוקה ואינו משלם]</w:t>
      </w:r>
    </w:p>
    <w:p w14:paraId="0D825E1B" w14:textId="37E95016" w:rsidR="00AB7D20" w:rsidRPr="00C35A2C" w:rsidRDefault="00AB7D20" w:rsidP="00AB7D20">
      <w:pPr>
        <w:rPr>
          <w:rFonts w:ascii="Fb Fontext" w:hAnsi="Fb Fontext" w:cs="Guttman Vilna"/>
          <w:b/>
          <w:bCs/>
          <w:sz w:val="32"/>
          <w:rtl/>
        </w:rPr>
      </w:pPr>
      <w:r w:rsidRPr="0061471E">
        <w:rPr>
          <w:rStyle w:val="afffff0"/>
          <w:rFonts w:hint="cs"/>
          <w:rtl/>
        </w:rPr>
        <w:t xml:space="preserve"> </w:t>
      </w:r>
      <w:r w:rsidR="0093180D">
        <w:rPr>
          <w:rFonts w:ascii="Fb Fontext" w:hAnsi="Fb Fontext"/>
          <w:sz w:val="32"/>
          <w:rtl/>
        </w:rPr>
        <w:tab/>
      </w:r>
      <w:r w:rsidR="0093180D">
        <w:rPr>
          <w:rFonts w:ascii="Fb Fontext" w:hAnsi="Fb Fontext"/>
          <w:sz w:val="32"/>
          <w:rtl/>
        </w:rPr>
        <w:tab/>
      </w:r>
      <w:r w:rsidR="0093180D">
        <w:rPr>
          <w:rFonts w:ascii="Fb Fontext" w:hAnsi="Fb Fontext"/>
          <w:sz w:val="32"/>
          <w:rtl/>
        </w:rPr>
        <w:tab/>
      </w:r>
      <w:r w:rsidR="0093180D">
        <w:rPr>
          <w:rFonts w:ascii="Fb Fontext" w:hAnsi="Fb Fontext"/>
          <w:sz w:val="32"/>
          <w:rtl/>
        </w:rPr>
        <w:tab/>
      </w:r>
      <w:r w:rsidR="0093180D">
        <w:rPr>
          <w:rFonts w:ascii="Fb Fontext" w:hAnsi="Fb Fontext"/>
          <w:sz w:val="32"/>
          <w:rtl/>
        </w:rPr>
        <w:tab/>
      </w:r>
      <w:r w:rsidR="0093180D">
        <w:rPr>
          <w:rFonts w:ascii="Fb Fontext" w:hAnsi="Fb Fontext" w:hint="cs"/>
          <w:sz w:val="32"/>
          <w:rtl/>
        </w:rPr>
        <w:t xml:space="preserve"> </w:t>
      </w:r>
      <w:r w:rsidRPr="00C35A2C">
        <w:rPr>
          <w:rFonts w:ascii="Fb Fontext" w:hAnsi="Fb Fontext" w:hint="cs"/>
          <w:sz w:val="32"/>
          <w:rtl/>
        </w:rPr>
        <w:t xml:space="preserve">ובשוטה </w:t>
      </w:r>
      <w:r w:rsidRPr="0061471E">
        <w:rPr>
          <w:rStyle w:val="afffff0"/>
          <w:rFonts w:hint="cs"/>
          <w:rtl/>
        </w:rPr>
        <w:t xml:space="preserve">[דאין בושת ופגם] </w:t>
      </w:r>
      <w:r w:rsidRPr="00C35A2C">
        <w:rPr>
          <w:rFonts w:ascii="Fb Fontext" w:hAnsi="Fb Fontext" w:hint="cs"/>
          <w:sz w:val="32"/>
          <w:rtl/>
        </w:rPr>
        <w:t>ובמפותה דאין צער.</w:t>
      </w:r>
    </w:p>
    <w:p w14:paraId="5D60EBBA" w14:textId="603325E2" w:rsidR="00AB7D20" w:rsidRPr="00CA7D65" w:rsidRDefault="00AB7D20" w:rsidP="00AB7D20">
      <w:pPr>
        <w:rPr>
          <w:rFonts w:ascii="Fb Fontext" w:hAnsi="Fb Fontext" w:cs="Guttman Vilna"/>
          <w:b/>
          <w:bCs/>
          <w:spacing w:val="-6"/>
          <w:rtl/>
        </w:rPr>
      </w:pPr>
      <w:r w:rsidRPr="00CA7D65">
        <w:rPr>
          <w:rStyle w:val="affffe"/>
          <w:spacing w:val="-6"/>
          <w:rtl/>
        </w:rPr>
        <w:t xml:space="preserve">השתא </w:t>
      </w:r>
      <w:r w:rsidRPr="00CA7D65">
        <w:rPr>
          <w:rFonts w:ascii="Fb Fontext" w:hAnsi="Fb Fontext"/>
          <w:spacing w:val="-6"/>
          <w:rtl/>
        </w:rPr>
        <w:t>א</w:t>
      </w:r>
      <w:r w:rsidR="0061471E" w:rsidRPr="00CA7D65">
        <w:rPr>
          <w:rFonts w:ascii="Fb Fontext" w:hAnsi="Fb Fontext" w:hint="cs"/>
          <w:spacing w:val="-6"/>
          <w:rtl/>
        </w:rPr>
        <w:t xml:space="preserve">ף </w:t>
      </w:r>
      <w:r w:rsidRPr="00CA7D65">
        <w:rPr>
          <w:rStyle w:val="afffff0"/>
          <w:rFonts w:hint="cs"/>
          <w:spacing w:val="-6"/>
          <w:rtl/>
        </w:rPr>
        <w:t xml:space="preserve">במתני' דמכות </w:t>
      </w:r>
      <w:r w:rsidRPr="00CA7D65">
        <w:rPr>
          <w:rFonts w:ascii="Fb Fontext" w:hAnsi="Fb Fontext" w:hint="cs"/>
          <w:spacing w:val="-6"/>
          <w:rtl/>
        </w:rPr>
        <w:t>אפשר דמיירי ב</w:t>
      </w:r>
      <w:r w:rsidRPr="00CA7D65">
        <w:rPr>
          <w:rFonts w:ascii="Fb Fontext" w:hAnsi="Fb Fontext"/>
          <w:spacing w:val="-6"/>
          <w:rtl/>
        </w:rPr>
        <w:t>אחותו נערה, ביתומה ומפותה.</w:t>
      </w:r>
    </w:p>
    <w:p w14:paraId="6A402811" w14:textId="5AC9FA9D" w:rsidR="00AB7D20" w:rsidRPr="0093180D" w:rsidRDefault="00AB7D20" w:rsidP="00AB7D20">
      <w:pPr>
        <w:rPr>
          <w:rFonts w:ascii="Fb Fontext" w:hAnsi="Fb Fontext"/>
          <w:spacing w:val="-2"/>
          <w:sz w:val="32"/>
          <w:rtl/>
        </w:rPr>
      </w:pPr>
      <w:r w:rsidRPr="0093180D">
        <w:rPr>
          <w:rStyle w:val="affffe"/>
          <w:rFonts w:hint="cs"/>
          <w:rtl/>
        </w:rPr>
        <w:t xml:space="preserve">מכל </w:t>
      </w:r>
      <w:r w:rsidR="0093180D" w:rsidRPr="0093180D">
        <w:rPr>
          <w:rStyle w:val="affffe"/>
          <w:rFonts w:hint="cs"/>
          <w:rtl/>
        </w:rPr>
        <w:t>זה</w:t>
      </w:r>
      <w:r w:rsidRPr="0093180D">
        <w:rPr>
          <w:rStyle w:val="affffe"/>
          <w:rFonts w:hint="cs"/>
          <w:rtl/>
        </w:rPr>
        <w:t xml:space="preserve"> משמע דלעולא</w:t>
      </w:r>
      <w:r w:rsidRPr="0093180D">
        <w:rPr>
          <w:rFonts w:ascii="Fb Fontext" w:hAnsi="Fb Fontext" w:hint="cs"/>
          <w:spacing w:val="-2"/>
          <w:sz w:val="32"/>
          <w:rtl/>
        </w:rPr>
        <w:t xml:space="preserve"> </w:t>
      </w:r>
      <w:r w:rsidR="0093180D" w:rsidRPr="0093180D">
        <w:rPr>
          <w:rFonts w:ascii="Fb Fontext" w:hAnsi="Fb Fontext" w:hint="cs"/>
          <w:spacing w:val="-2"/>
          <w:sz w:val="32"/>
          <w:rtl/>
        </w:rPr>
        <w:t>כ</w:t>
      </w:r>
      <w:r w:rsidR="0061471E" w:rsidRPr="0093180D">
        <w:rPr>
          <w:rFonts w:ascii="Fb Fontext" w:hAnsi="Fb Fontext" w:hint="cs"/>
          <w:spacing w:val="-2"/>
          <w:sz w:val="32"/>
          <w:rtl/>
        </w:rPr>
        <w:t xml:space="preserve">שיש </w:t>
      </w:r>
      <w:r w:rsidRPr="0093180D">
        <w:rPr>
          <w:rFonts w:ascii="Fb Fontext" w:hAnsi="Fb Fontext"/>
          <w:spacing w:val="-2"/>
          <w:sz w:val="32"/>
          <w:rtl/>
        </w:rPr>
        <w:t>ממון ומלקות</w:t>
      </w:r>
      <w:r w:rsidR="0061471E" w:rsidRPr="0093180D">
        <w:rPr>
          <w:rFonts w:ascii="Fb Fontext" w:hAnsi="Fb Fontext" w:hint="cs"/>
          <w:spacing w:val="-2"/>
          <w:sz w:val="32"/>
          <w:rtl/>
        </w:rPr>
        <w:t>,</w:t>
      </w:r>
      <w:r w:rsidRPr="0093180D">
        <w:rPr>
          <w:rFonts w:ascii="Fb Fontext" w:hAnsi="Fb Fontext"/>
          <w:spacing w:val="-2"/>
          <w:sz w:val="32"/>
          <w:rtl/>
        </w:rPr>
        <w:t xml:space="preserve"> </w:t>
      </w:r>
      <w:r w:rsidR="0061471E" w:rsidRPr="0093180D">
        <w:rPr>
          <w:rFonts w:ascii="Fb Fontext" w:hAnsi="Fb Fontext" w:hint="cs"/>
          <w:spacing w:val="-2"/>
          <w:sz w:val="32"/>
          <w:rtl/>
        </w:rPr>
        <w:t>משלם ממון ולא לוקה</w:t>
      </w:r>
    </w:p>
    <w:p w14:paraId="3A4E0ACA" w14:textId="08D33E1A" w:rsidR="00AB7D20" w:rsidRPr="00F71179" w:rsidRDefault="00AB7D20" w:rsidP="00AB7D20">
      <w:pPr>
        <w:rPr>
          <w:rFonts w:ascii="Fb Fontext" w:hAnsi="Fb Fontext"/>
          <w:spacing w:val="-2"/>
          <w:rtl/>
        </w:rPr>
      </w:pPr>
      <w:r w:rsidRPr="0061471E">
        <w:rPr>
          <w:rStyle w:val="affffe"/>
          <w:rFonts w:hint="cs"/>
          <w:rtl/>
        </w:rPr>
        <w:t>אין לומר</w:t>
      </w:r>
      <w:r w:rsidR="0061471E">
        <w:rPr>
          <w:rStyle w:val="affffe"/>
          <w:rFonts w:hint="cs"/>
          <w:rtl/>
        </w:rPr>
        <w:t>:</w:t>
      </w:r>
      <w:r w:rsidRPr="00F71179">
        <w:rPr>
          <w:rFonts w:ascii="Fb Fontext" w:hAnsi="Fb Fontext" w:hint="cs"/>
          <w:spacing w:val="-2"/>
          <w:rtl/>
        </w:rPr>
        <w:t xml:space="preserve"> דלמד </w:t>
      </w:r>
      <w:r w:rsidRPr="00F71179">
        <w:rPr>
          <w:rFonts w:ascii="Fb Fontext" w:hAnsi="Fb Fontext"/>
          <w:spacing w:val="-2"/>
          <w:rtl/>
        </w:rPr>
        <w:t xml:space="preserve">מחובל בחבירו </w:t>
      </w:r>
      <w:r w:rsidR="00FD0518">
        <w:rPr>
          <w:rFonts w:ascii="Fb Fontext" w:hAnsi="Fb Fontext" w:hint="cs"/>
          <w:spacing w:val="-2"/>
          <w:rtl/>
        </w:rPr>
        <w:t>דמשלם ממון ולא לוקה</w:t>
      </w:r>
    </w:p>
    <w:p w14:paraId="403F4C5D" w14:textId="77777777" w:rsidR="00FD0518" w:rsidRDefault="00AB7D20" w:rsidP="00FD0518">
      <w:pPr>
        <w:ind w:firstLine="0"/>
        <w:rPr>
          <w:rFonts w:ascii="Fb Fontext" w:hAnsi="Fb Fontext"/>
          <w:rtl/>
        </w:rPr>
      </w:pPr>
      <w:r w:rsidRPr="00C35A2C">
        <w:rPr>
          <w:rFonts w:ascii="Fb Fontext" w:hAnsi="Fb Fontext" w:hint="cs"/>
          <w:rtl/>
        </w:rPr>
        <w:t>ד</w:t>
      </w:r>
      <w:r w:rsidRPr="00C35A2C">
        <w:rPr>
          <w:rFonts w:ascii="Fb Fontext" w:hAnsi="Fb Fontext"/>
          <w:rtl/>
        </w:rPr>
        <w:t>מה לחובל בחבירו שכן חייב בחמשה דברים!</w:t>
      </w:r>
      <w:r w:rsidRPr="00C35A2C">
        <w:rPr>
          <w:rFonts w:ascii="Fb Fontext" w:hAnsi="Fb Fontext" w:hint="cs"/>
          <w:rtl/>
        </w:rPr>
        <w:t xml:space="preserve"> </w:t>
      </w:r>
    </w:p>
    <w:p w14:paraId="5F00AF76" w14:textId="0627CF10" w:rsidR="00AB7D20" w:rsidRPr="00C35A2C" w:rsidRDefault="00AB7D20" w:rsidP="00FD0518">
      <w:pPr>
        <w:ind w:firstLine="0"/>
        <w:rPr>
          <w:rFonts w:ascii="Fb Fontext" w:hAnsi="Fb Fontext"/>
          <w:rtl/>
        </w:rPr>
      </w:pPr>
      <w:r w:rsidRPr="00C35A2C">
        <w:rPr>
          <w:rFonts w:ascii="Fb Fontext" w:hAnsi="Fb Fontext"/>
          <w:rtl/>
        </w:rPr>
        <w:t xml:space="preserve">ואי </w:t>
      </w:r>
      <w:r>
        <w:rPr>
          <w:rFonts w:ascii="Fb Fontext" w:hAnsi="Fb Fontext"/>
          <w:rtl/>
        </w:rPr>
        <w:t>ממון</w:t>
      </w:r>
      <w:r w:rsidRPr="00C35A2C">
        <w:rPr>
          <w:rFonts w:ascii="Fb Fontext" w:hAnsi="Fb Fontext"/>
          <w:rtl/>
        </w:rPr>
        <w:t xml:space="preserve"> לקולא, שכן הותר מכללו בבית </w:t>
      </w:r>
      <w:r w:rsidRPr="00C35A2C">
        <w:rPr>
          <w:rFonts w:ascii="Fb Fontext" w:hAnsi="Fb Fontext" w:hint="cs"/>
          <w:rtl/>
        </w:rPr>
        <w:t>דין</w:t>
      </w:r>
      <w:r w:rsidR="00502266">
        <w:rPr>
          <w:rFonts w:ascii="Fb Fontext" w:hAnsi="Fb Fontext" w:hint="cs"/>
          <w:rtl/>
        </w:rPr>
        <w:t>,</w:t>
      </w:r>
    </w:p>
    <w:p w14:paraId="38583808" w14:textId="39D4A802" w:rsidR="00AB7D20" w:rsidRDefault="00AB7D20" w:rsidP="00AB7D20">
      <w:pPr>
        <w:rPr>
          <w:rFonts w:ascii="Fb Fontext" w:hAnsi="Fb Fontext"/>
          <w:rtl/>
        </w:rPr>
      </w:pPr>
      <w:r w:rsidRPr="00C35A2C">
        <w:rPr>
          <w:rFonts w:ascii="Fb Fontext" w:hAnsi="Fb Fontext" w:hint="cs"/>
          <w:rtl/>
        </w:rPr>
        <w:t>וא</w:t>
      </w:r>
      <w:r w:rsidRPr="00C35A2C">
        <w:rPr>
          <w:rFonts w:ascii="Fb Fontext" w:hAnsi="Fb Fontext"/>
          <w:rtl/>
        </w:rPr>
        <w:t>"</w:t>
      </w:r>
      <w:r w:rsidRPr="00C35A2C">
        <w:rPr>
          <w:rFonts w:ascii="Fb Fontext" w:hAnsi="Fb Fontext" w:hint="cs"/>
          <w:rtl/>
        </w:rPr>
        <w:t>א ללמוד מ</w:t>
      </w:r>
      <w:r w:rsidRPr="00C35A2C">
        <w:rPr>
          <w:rFonts w:ascii="Fb Fontext" w:hAnsi="Fb Fontext"/>
          <w:rtl/>
        </w:rPr>
        <w:t xml:space="preserve">עדים זוממין, </w:t>
      </w:r>
      <w:r w:rsidR="00405BE4">
        <w:rPr>
          <w:rFonts w:ascii="Fb Fontext" w:hAnsi="Fb Fontext"/>
          <w:rtl/>
        </w:rPr>
        <w:t>ד</w:t>
      </w:r>
      <w:r w:rsidRPr="00C35A2C">
        <w:rPr>
          <w:rFonts w:ascii="Fb Fontext" w:hAnsi="Fb Fontext"/>
          <w:rtl/>
        </w:rPr>
        <w:t>משלם</w:t>
      </w:r>
      <w:r w:rsidR="00FD0518">
        <w:rPr>
          <w:rFonts w:ascii="Fb Fontext" w:hAnsi="Fb Fontext" w:hint="cs"/>
          <w:rtl/>
        </w:rPr>
        <w:t xml:space="preserve"> ולא לוקה</w:t>
      </w:r>
      <w:r w:rsidRPr="00C35A2C">
        <w:rPr>
          <w:rFonts w:ascii="Fb Fontext" w:hAnsi="Fb Fontext"/>
          <w:rtl/>
        </w:rPr>
        <w:t>,</w:t>
      </w:r>
    </w:p>
    <w:p w14:paraId="4416998B" w14:textId="77777777" w:rsidR="00FD0518" w:rsidRDefault="00AB7D20" w:rsidP="00FD0518">
      <w:pPr>
        <w:ind w:firstLine="0"/>
        <w:rPr>
          <w:rFonts w:ascii="Fb Fontext" w:hAnsi="Fb Fontext"/>
          <w:rtl/>
        </w:rPr>
      </w:pPr>
      <w:r w:rsidRPr="00C35A2C">
        <w:rPr>
          <w:rFonts w:ascii="Fb Fontext" w:hAnsi="Fb Fontext" w:hint="cs"/>
          <w:rtl/>
        </w:rPr>
        <w:t>ד</w:t>
      </w:r>
      <w:r w:rsidRPr="00C35A2C">
        <w:rPr>
          <w:rFonts w:ascii="Fb Fontext" w:hAnsi="Fb Fontext"/>
          <w:rtl/>
        </w:rPr>
        <w:t>מה לעדים זוממין שכן אינן צריכים התראה!</w:t>
      </w:r>
      <w:r w:rsidRPr="00C35A2C">
        <w:rPr>
          <w:rFonts w:ascii="Fb Fontext" w:hAnsi="Fb Fontext" w:hint="cs"/>
          <w:rtl/>
        </w:rPr>
        <w:t xml:space="preserve">  </w:t>
      </w:r>
    </w:p>
    <w:p w14:paraId="2B6A4F8B" w14:textId="7EBA1723" w:rsidR="00AB7D20" w:rsidRPr="00C35A2C" w:rsidRDefault="00AB7D20" w:rsidP="00FD0518">
      <w:pPr>
        <w:ind w:firstLine="0"/>
        <w:rPr>
          <w:rFonts w:ascii="Fb Fontext" w:hAnsi="Fb Fontext"/>
          <w:rtl/>
        </w:rPr>
      </w:pPr>
      <w:r w:rsidRPr="00C35A2C">
        <w:rPr>
          <w:rFonts w:ascii="Fb Fontext" w:hAnsi="Fb Fontext"/>
          <w:rtl/>
        </w:rPr>
        <w:t xml:space="preserve">ואי </w:t>
      </w:r>
      <w:r>
        <w:rPr>
          <w:rFonts w:ascii="Fb Fontext" w:hAnsi="Fb Fontext"/>
          <w:rtl/>
        </w:rPr>
        <w:t>ממון</w:t>
      </w:r>
      <w:r w:rsidRPr="00C35A2C">
        <w:rPr>
          <w:rFonts w:ascii="Fb Fontext" w:hAnsi="Fb Fontext"/>
          <w:rtl/>
        </w:rPr>
        <w:t xml:space="preserve"> לקולא הוא, שכן לא עשו מעשה!</w:t>
      </w:r>
    </w:p>
    <w:p w14:paraId="287A49A9" w14:textId="47785088" w:rsidR="00AB7D20" w:rsidRDefault="00AB7D20" w:rsidP="00AB7D20">
      <w:pPr>
        <w:rPr>
          <w:rFonts w:ascii="Fb Fontext" w:hAnsi="Fb Fontext"/>
          <w:rtl/>
        </w:rPr>
      </w:pPr>
      <w:r w:rsidRPr="00C35A2C">
        <w:rPr>
          <w:rFonts w:ascii="Fb Fontext" w:hAnsi="Fb Fontext" w:hint="cs"/>
          <w:rtl/>
        </w:rPr>
        <w:t>וא</w:t>
      </w:r>
      <w:r w:rsidRPr="00C35A2C">
        <w:rPr>
          <w:rFonts w:ascii="Fb Fontext" w:hAnsi="Fb Fontext"/>
          <w:rtl/>
        </w:rPr>
        <w:t>"</w:t>
      </w:r>
      <w:r w:rsidRPr="00C35A2C">
        <w:rPr>
          <w:rFonts w:ascii="Fb Fontext" w:hAnsi="Fb Fontext" w:hint="cs"/>
          <w:rtl/>
        </w:rPr>
        <w:t>א מ</w:t>
      </w:r>
      <w:r w:rsidRPr="00C35A2C">
        <w:rPr>
          <w:rFonts w:ascii="Fb Fontext" w:hAnsi="Fb Fontext"/>
          <w:rtl/>
        </w:rPr>
        <w:t xml:space="preserve">צד השוה </w:t>
      </w:r>
      <w:r w:rsidRPr="00C35A2C">
        <w:rPr>
          <w:rFonts w:ascii="Fb Fontext" w:hAnsi="Fb Fontext" w:hint="cs"/>
          <w:rtl/>
        </w:rPr>
        <w:t>דמשלם ממון ולא לוקה</w:t>
      </w:r>
      <w:r w:rsidR="00FD0518">
        <w:rPr>
          <w:rFonts w:ascii="Fb Fontext" w:hAnsi="Fb Fontext" w:hint="cs"/>
          <w:rtl/>
        </w:rPr>
        <w:t>,</w:t>
      </w:r>
      <w:r w:rsidRPr="00C35A2C">
        <w:rPr>
          <w:rFonts w:ascii="Fb Fontext" w:hAnsi="Fb Fontext" w:hint="cs"/>
          <w:rtl/>
        </w:rPr>
        <w:t xml:space="preserve"> </w:t>
      </w:r>
    </w:p>
    <w:p w14:paraId="66761A80" w14:textId="77777777" w:rsidR="00FD0518" w:rsidRDefault="00AB7D20" w:rsidP="00FD0518">
      <w:pPr>
        <w:ind w:firstLine="0"/>
        <w:rPr>
          <w:rFonts w:ascii="Fb Fontext" w:hAnsi="Fb Fontext"/>
          <w:rtl/>
        </w:rPr>
      </w:pPr>
      <w:r w:rsidRPr="00C35A2C">
        <w:rPr>
          <w:rFonts w:ascii="Fb Fontext" w:hAnsi="Fb Fontext" w:hint="cs"/>
          <w:rtl/>
        </w:rPr>
        <w:t>ד</w:t>
      </w:r>
      <w:r w:rsidRPr="00C35A2C">
        <w:rPr>
          <w:rFonts w:ascii="Fb Fontext" w:hAnsi="Fb Fontext"/>
          <w:rtl/>
        </w:rPr>
        <w:t>מה להצד השוה שבהן שכן יש בהן צד חמור!</w:t>
      </w:r>
      <w:r w:rsidRPr="00C35A2C">
        <w:rPr>
          <w:rFonts w:ascii="Fb Fontext" w:hAnsi="Fb Fontext" w:hint="cs"/>
          <w:rtl/>
        </w:rPr>
        <w:t xml:space="preserve"> </w:t>
      </w:r>
    </w:p>
    <w:p w14:paraId="76689AC7" w14:textId="4DC700CA" w:rsidR="00AB7D20" w:rsidRPr="00C35A2C" w:rsidRDefault="00AB7D20" w:rsidP="00FD0518">
      <w:pPr>
        <w:ind w:firstLine="0"/>
        <w:rPr>
          <w:rFonts w:ascii="Fb Fontext" w:hAnsi="Fb Fontext"/>
          <w:rtl/>
        </w:rPr>
      </w:pPr>
      <w:r w:rsidRPr="00C35A2C">
        <w:rPr>
          <w:rFonts w:ascii="Fb Fontext" w:hAnsi="Fb Fontext"/>
          <w:rtl/>
        </w:rPr>
        <w:t xml:space="preserve">ואי </w:t>
      </w:r>
      <w:r>
        <w:rPr>
          <w:rFonts w:ascii="Fb Fontext" w:hAnsi="Fb Fontext"/>
          <w:rtl/>
        </w:rPr>
        <w:t>ממון</w:t>
      </w:r>
      <w:r w:rsidRPr="00C35A2C">
        <w:rPr>
          <w:rFonts w:ascii="Fb Fontext" w:hAnsi="Fb Fontext"/>
          <w:rtl/>
        </w:rPr>
        <w:t xml:space="preserve"> לקולא הוא, שכן יש בהן צד הקל!</w:t>
      </w:r>
    </w:p>
    <w:p w14:paraId="2606C1F3" w14:textId="69502A4A" w:rsidR="00AB7D20" w:rsidRPr="00F71179" w:rsidRDefault="00AB7D20" w:rsidP="00AB7D20">
      <w:pPr>
        <w:rPr>
          <w:rFonts w:ascii="Fb Fontext" w:hAnsi="Fb Fontext"/>
          <w:spacing w:val="-2"/>
          <w:rtl/>
        </w:rPr>
      </w:pPr>
      <w:r w:rsidRPr="00F71179">
        <w:rPr>
          <w:rFonts w:ascii="Fb Fontext" w:hAnsi="Fb Fontext"/>
          <w:spacing w:val="-2"/>
          <w:rtl/>
        </w:rPr>
        <w:t>אלא גמר</w:t>
      </w:r>
      <w:r w:rsidRPr="00F71179">
        <w:rPr>
          <w:rStyle w:val="affffa"/>
          <w:rFonts w:hint="cs"/>
          <w:spacing w:val="-2"/>
          <w:rtl/>
        </w:rPr>
        <w:t xml:space="preserve"> '</w:t>
      </w:r>
      <w:r w:rsidRPr="00F71179">
        <w:rPr>
          <w:rStyle w:val="affffa"/>
          <w:spacing w:val="-2"/>
          <w:rtl/>
        </w:rPr>
        <w:t>תחת אשר ענה</w:t>
      </w:r>
      <w:r w:rsidRPr="00F71179">
        <w:rPr>
          <w:rStyle w:val="affffa"/>
          <w:rFonts w:hint="cs"/>
          <w:spacing w:val="-2"/>
          <w:rtl/>
        </w:rPr>
        <w:t>'</w:t>
      </w:r>
      <w:r w:rsidRPr="00F71179">
        <w:rPr>
          <w:rStyle w:val="affffa"/>
          <w:spacing w:val="-2"/>
          <w:rtl/>
        </w:rPr>
        <w:t>,</w:t>
      </w:r>
      <w:r w:rsidRPr="00F71179">
        <w:rPr>
          <w:rFonts w:ascii="Fb Fontext" w:hAnsi="Fb Fontext"/>
          <w:spacing w:val="-2"/>
          <w:rtl/>
        </w:rPr>
        <w:t xml:space="preserve"> וכתיב </w:t>
      </w:r>
      <w:r w:rsidR="00287D14">
        <w:rPr>
          <w:rFonts w:ascii="Fb Fontext" w:hAnsi="Fb Fontext"/>
          <w:spacing w:val="-2"/>
          <w:rtl/>
        </w:rPr>
        <w:t>שם</w:t>
      </w:r>
      <w:r w:rsidRPr="00F71179">
        <w:rPr>
          <w:rFonts w:ascii="Fb Fontext" w:hAnsi="Fb Fontext"/>
          <w:spacing w:val="-2"/>
          <w:rtl/>
        </w:rPr>
        <w:t>:</w:t>
      </w:r>
      <w:r w:rsidRPr="00F71179">
        <w:rPr>
          <w:rStyle w:val="affffa"/>
          <w:spacing w:val="-2"/>
          <w:rtl/>
        </w:rPr>
        <w:t xml:space="preserve"> </w:t>
      </w:r>
      <w:r w:rsidRPr="00F71179">
        <w:rPr>
          <w:rStyle w:val="affffa"/>
          <w:rFonts w:hint="cs"/>
          <w:spacing w:val="-2"/>
          <w:rtl/>
        </w:rPr>
        <w:t>'</w:t>
      </w:r>
      <w:r w:rsidRPr="00F71179">
        <w:rPr>
          <w:rStyle w:val="affffa"/>
          <w:spacing w:val="-2"/>
          <w:rtl/>
        </w:rPr>
        <w:t>עין תחת עין</w:t>
      </w:r>
      <w:r w:rsidRPr="00F71179">
        <w:rPr>
          <w:rStyle w:val="affffa"/>
          <w:rFonts w:hint="cs"/>
          <w:spacing w:val="-2"/>
          <w:rtl/>
        </w:rPr>
        <w:t>'</w:t>
      </w:r>
      <w:r w:rsidRPr="00F71179">
        <w:rPr>
          <w:rStyle w:val="affffa"/>
          <w:spacing w:val="-2"/>
          <w:rtl/>
        </w:rPr>
        <w:t>,</w:t>
      </w:r>
      <w:r w:rsidRPr="00F71179">
        <w:rPr>
          <w:rFonts w:ascii="Fb Fontext" w:hAnsi="Fb Fontext"/>
          <w:spacing w:val="-2"/>
          <w:rtl/>
        </w:rPr>
        <w:t xml:space="preserve"> מה </w:t>
      </w:r>
      <w:r w:rsidR="00287D14">
        <w:rPr>
          <w:rFonts w:ascii="Fb Fontext" w:hAnsi="Fb Fontext"/>
          <w:spacing w:val="-2"/>
          <w:rtl/>
        </w:rPr>
        <w:t>שם</w:t>
      </w:r>
      <w:r w:rsidRPr="00F71179">
        <w:rPr>
          <w:rFonts w:ascii="Fb Fontext" w:hAnsi="Fb Fontext"/>
          <w:spacing w:val="-2"/>
          <w:rtl/>
        </w:rPr>
        <w:t xml:space="preserve"> </w:t>
      </w:r>
      <w:r w:rsidRPr="00F71179">
        <w:rPr>
          <w:rFonts w:ascii="Fb Fontext" w:hAnsi="Fb Fontext" w:hint="cs"/>
          <w:spacing w:val="-2"/>
          <w:rtl/>
        </w:rPr>
        <w:t>משלם ממון ולא לוקה אף כל מקום</w:t>
      </w:r>
    </w:p>
    <w:p w14:paraId="6C4B5247" w14:textId="77777777" w:rsidR="00AB7D20" w:rsidRPr="00F97732" w:rsidRDefault="00AB7D20" w:rsidP="003156E1">
      <w:pPr>
        <w:pStyle w:val="aff9"/>
        <w:rPr>
          <w:rtl/>
        </w:rPr>
      </w:pPr>
      <w:r w:rsidRPr="003156E1">
        <w:rPr>
          <w:rFonts w:hint="cs"/>
          <w:rtl/>
        </w:rPr>
        <w:t>׹</w:t>
      </w:r>
    </w:p>
    <w:p w14:paraId="20A0672E" w14:textId="77777777" w:rsidR="00AB7D20" w:rsidRPr="00C35A2C" w:rsidRDefault="00AB7D20" w:rsidP="00E26091">
      <w:pPr>
        <w:pStyle w:val="afff"/>
        <w:framePr w:wrap="around"/>
        <w:rPr>
          <w:rtl/>
        </w:rPr>
      </w:pPr>
      <w:bookmarkStart w:id="235" w:name="_Toc119353020"/>
      <w:r w:rsidRPr="00C35A2C">
        <w:rPr>
          <w:rFonts w:hint="cs"/>
          <w:rtl/>
        </w:rPr>
        <w:t>לב:</w:t>
      </w:r>
      <w:bookmarkEnd w:id="235"/>
    </w:p>
    <w:p w14:paraId="44A30D14" w14:textId="5A1B6161" w:rsidR="00AB7D20" w:rsidRPr="00CA7D65" w:rsidRDefault="00AB7D20" w:rsidP="00AB7D20">
      <w:pPr>
        <w:rPr>
          <w:rFonts w:ascii="Fb Fontext" w:hAnsi="Fb Fontext"/>
          <w:spacing w:val="-4"/>
          <w:rtl/>
        </w:rPr>
      </w:pPr>
      <w:r w:rsidRPr="00CA7D65">
        <w:rPr>
          <w:rStyle w:val="affffe"/>
          <w:rFonts w:hint="cs"/>
          <w:spacing w:val="-4"/>
          <w:rtl/>
        </w:rPr>
        <w:t>ב. רי</w:t>
      </w:r>
      <w:r w:rsidRPr="00CA7D65">
        <w:rPr>
          <w:rStyle w:val="affffe"/>
          <w:spacing w:val="-4"/>
          <w:rtl/>
        </w:rPr>
        <w:t>"</w:t>
      </w:r>
      <w:r w:rsidRPr="00CA7D65">
        <w:rPr>
          <w:rStyle w:val="affffe"/>
          <w:rFonts w:hint="cs"/>
          <w:spacing w:val="-4"/>
          <w:rtl/>
        </w:rPr>
        <w:t>ו</w:t>
      </w:r>
      <w:r w:rsidRPr="00CA7D65">
        <w:rPr>
          <w:rStyle w:val="affffe"/>
          <w:spacing w:val="-4"/>
          <w:rtl/>
        </w:rPr>
        <w:t>:</w:t>
      </w:r>
      <w:r w:rsidRPr="00CA7D65">
        <w:rPr>
          <w:rFonts w:ascii="Fb Fontext" w:hAnsi="Fb Fontext"/>
          <w:spacing w:val="-4"/>
          <w:sz w:val="32"/>
          <w:rtl/>
        </w:rPr>
        <w:t xml:space="preserve"> </w:t>
      </w:r>
      <w:r w:rsidR="00BD4EEB" w:rsidRPr="00CA7D65">
        <w:rPr>
          <w:rFonts w:ascii="Fb Fontext" w:hAnsi="Fb Fontext"/>
          <w:spacing w:val="-4"/>
          <w:sz w:val="32"/>
          <w:rtl/>
        </w:rPr>
        <w:t>אף</w:t>
      </w:r>
      <w:r w:rsidRPr="00CA7D65">
        <w:rPr>
          <w:rFonts w:ascii="Fb Fontext" w:hAnsi="Fb Fontext"/>
          <w:spacing w:val="-4"/>
          <w:sz w:val="32"/>
          <w:rtl/>
        </w:rPr>
        <w:t xml:space="preserve"> תימא אחותו נערה, כאן שהתרו בו, כאן שלא התרו בו.</w:t>
      </w:r>
    </w:p>
    <w:p w14:paraId="3E39890A" w14:textId="31304EC6" w:rsidR="00AB7D20" w:rsidRPr="00730169" w:rsidRDefault="00AB7D20" w:rsidP="00AB7D20">
      <w:pPr>
        <w:rPr>
          <w:rFonts w:ascii="Fb Fontext" w:hAnsi="Fb Fontext"/>
          <w:spacing w:val="-8"/>
          <w:rtl/>
        </w:rPr>
      </w:pPr>
      <w:r w:rsidRPr="00730169">
        <w:rPr>
          <w:rFonts w:ascii="Fb Fontext" w:hAnsi="Fb Fontext" w:hint="cs"/>
          <w:spacing w:val="-8"/>
          <w:rtl/>
        </w:rPr>
        <w:t xml:space="preserve">    </w:t>
      </w:r>
      <w:r w:rsidRPr="00730169">
        <w:rPr>
          <w:rStyle w:val="affffe"/>
          <w:spacing w:val="-8"/>
          <w:rtl/>
        </w:rPr>
        <w:t xml:space="preserve">אלמא </w:t>
      </w:r>
      <w:r w:rsidRPr="00730169">
        <w:rPr>
          <w:rStyle w:val="affffe"/>
          <w:rFonts w:hint="cs"/>
          <w:spacing w:val="-8"/>
          <w:rtl/>
        </w:rPr>
        <w:t>ס</w:t>
      </w:r>
      <w:r w:rsidRPr="00730169">
        <w:rPr>
          <w:rStyle w:val="affffe"/>
          <w:spacing w:val="-8"/>
          <w:rtl/>
        </w:rPr>
        <w:t>"</w:t>
      </w:r>
      <w:r w:rsidRPr="00730169">
        <w:rPr>
          <w:rStyle w:val="affffe"/>
          <w:rFonts w:hint="cs"/>
          <w:spacing w:val="-8"/>
          <w:rtl/>
        </w:rPr>
        <w:t>ל לרי</w:t>
      </w:r>
      <w:r w:rsidRPr="00730169">
        <w:rPr>
          <w:rStyle w:val="affffe"/>
          <w:spacing w:val="-8"/>
          <w:rtl/>
        </w:rPr>
        <w:t>"</w:t>
      </w:r>
      <w:r w:rsidRPr="00730169">
        <w:rPr>
          <w:rStyle w:val="affffe"/>
          <w:rFonts w:hint="cs"/>
          <w:spacing w:val="-8"/>
          <w:rtl/>
        </w:rPr>
        <w:t>ו</w:t>
      </w:r>
      <w:r w:rsidRPr="00730169">
        <w:rPr>
          <w:rStyle w:val="affffe"/>
          <w:spacing w:val="-8"/>
          <w:rtl/>
        </w:rPr>
        <w:t>:</w:t>
      </w:r>
      <w:r w:rsidRPr="00730169">
        <w:rPr>
          <w:rFonts w:ascii="Fb Fontext" w:hAnsi="Fb Fontext"/>
          <w:spacing w:val="-8"/>
          <w:rtl/>
        </w:rPr>
        <w:t xml:space="preserve"> כל </w:t>
      </w:r>
      <w:r w:rsidR="00DB6C68" w:rsidRPr="00730169">
        <w:rPr>
          <w:rFonts w:ascii="Fb Fontext" w:hAnsi="Fb Fontext" w:hint="cs"/>
          <w:spacing w:val="-8"/>
          <w:rtl/>
        </w:rPr>
        <w:t xml:space="preserve">שיש </w:t>
      </w:r>
      <w:r w:rsidRPr="00730169">
        <w:rPr>
          <w:rFonts w:ascii="Fb Fontext" w:hAnsi="Fb Fontext"/>
          <w:spacing w:val="-8"/>
          <w:rtl/>
        </w:rPr>
        <w:t>ממון ומלקות ו</w:t>
      </w:r>
      <w:r w:rsidR="00DB6C68" w:rsidRPr="00730169">
        <w:rPr>
          <w:rFonts w:ascii="Fb Fontext" w:hAnsi="Fb Fontext" w:hint="cs"/>
          <w:spacing w:val="-8"/>
          <w:rtl/>
        </w:rPr>
        <w:t>התרו בו-</w:t>
      </w:r>
      <w:r w:rsidRPr="00730169">
        <w:rPr>
          <w:rFonts w:ascii="Fb Fontext" w:hAnsi="Fb Fontext"/>
          <w:spacing w:val="-8"/>
          <w:rtl/>
        </w:rPr>
        <w:t xml:space="preserve"> </w:t>
      </w:r>
      <w:r w:rsidRPr="00730169">
        <w:rPr>
          <w:rFonts w:ascii="Fb Fontext" w:hAnsi="Fb Fontext" w:hint="cs"/>
          <w:spacing w:val="-8"/>
          <w:rtl/>
        </w:rPr>
        <w:t>לוקה ואינו משלם</w:t>
      </w:r>
    </w:p>
    <w:p w14:paraId="404B1721" w14:textId="77777777" w:rsidR="00AB7D20" w:rsidRPr="00C35A2C" w:rsidRDefault="00AB7D20" w:rsidP="00AB7D20">
      <w:pPr>
        <w:rPr>
          <w:rFonts w:ascii="Fb Fontext" w:hAnsi="Fb Fontext"/>
          <w:rtl/>
        </w:rPr>
      </w:pPr>
      <w:r w:rsidRPr="00C35A2C">
        <w:rPr>
          <w:rFonts w:ascii="Fb Fontext" w:hAnsi="Fb Fontext" w:hint="cs"/>
          <w:sz w:val="32"/>
          <w:rtl/>
        </w:rPr>
        <w:t xml:space="preserve">לא </w:t>
      </w:r>
      <w:r w:rsidRPr="00D73A3C">
        <w:rPr>
          <w:rStyle w:val="affffa"/>
          <w:rFonts w:hint="cs"/>
          <w:rtl/>
        </w:rPr>
        <w:t>מ'</w:t>
      </w:r>
      <w:r w:rsidRPr="00D73A3C">
        <w:rPr>
          <w:rStyle w:val="affffa"/>
          <w:rtl/>
        </w:rPr>
        <w:t>כדי רשעתו</w:t>
      </w:r>
      <w:r w:rsidRPr="00D73A3C">
        <w:rPr>
          <w:rStyle w:val="affffa"/>
          <w:rFonts w:hint="cs"/>
          <w:rtl/>
        </w:rPr>
        <w:t>'</w:t>
      </w:r>
      <w:r w:rsidRPr="00D73A3C">
        <w:rPr>
          <w:rStyle w:val="affffa"/>
          <w:rtl/>
        </w:rPr>
        <w:t xml:space="preserve"> </w:t>
      </w:r>
      <w:r w:rsidRPr="00C35A2C">
        <w:rPr>
          <w:rFonts w:ascii="Fb Fontext" w:hAnsi="Fb Fontext"/>
          <w:sz w:val="32"/>
          <w:rtl/>
        </w:rPr>
        <w:t xml:space="preserve">משום רשעה אחת אתה מחייבו, </w:t>
      </w:r>
      <w:r w:rsidRPr="00C35A2C">
        <w:rPr>
          <w:rFonts w:ascii="Fb Fontext" w:hAnsi="Fb Fontext" w:hint="cs"/>
          <w:sz w:val="32"/>
          <w:rtl/>
        </w:rPr>
        <w:t>ולא</w:t>
      </w:r>
      <w:r w:rsidRPr="00C35A2C">
        <w:rPr>
          <w:rFonts w:ascii="Fb Fontext" w:hAnsi="Fb Fontext"/>
          <w:sz w:val="32"/>
          <w:rtl/>
        </w:rPr>
        <w:t xml:space="preserve"> משום שתי רשעיות, וסמיך</w:t>
      </w:r>
      <w:r w:rsidRPr="00AD1A41">
        <w:rPr>
          <w:rStyle w:val="affffa"/>
          <w:rtl/>
        </w:rPr>
        <w:t xml:space="preserve"> </w:t>
      </w:r>
      <w:r w:rsidRPr="00AD1A41">
        <w:rPr>
          <w:rStyle w:val="affffa"/>
          <w:rFonts w:hint="cs"/>
          <w:rtl/>
        </w:rPr>
        <w:t>'</w:t>
      </w:r>
      <w:r w:rsidRPr="00AD1A41">
        <w:rPr>
          <w:rStyle w:val="affffa"/>
          <w:rtl/>
        </w:rPr>
        <w:t>ארבעים יכנו</w:t>
      </w:r>
      <w:r w:rsidRPr="00AD1A41">
        <w:rPr>
          <w:rStyle w:val="affffa"/>
          <w:rFonts w:hint="cs"/>
          <w:rtl/>
        </w:rPr>
        <w:t>'</w:t>
      </w:r>
      <w:r w:rsidRPr="00AD1A41">
        <w:rPr>
          <w:rStyle w:val="affffa"/>
          <w:rtl/>
        </w:rPr>
        <w:t>.</w:t>
      </w:r>
    </w:p>
    <w:p w14:paraId="4D5D0067" w14:textId="764DAEC2" w:rsidR="00E268F4" w:rsidRDefault="00AB7D20" w:rsidP="00AB7D20">
      <w:pPr>
        <w:rPr>
          <w:rFonts w:ascii="Fb Fontext" w:hAnsi="Fb Fontext"/>
          <w:spacing w:val="-2"/>
          <w:rtl/>
        </w:rPr>
      </w:pPr>
      <w:r w:rsidRPr="0093180D">
        <w:rPr>
          <w:rStyle w:val="affffe"/>
          <w:rFonts w:hint="cs"/>
          <w:rtl/>
        </w:rPr>
        <w:t>דדחי'</w:t>
      </w:r>
      <w:r w:rsidRPr="00730169">
        <w:rPr>
          <w:rFonts w:ascii="Fb Fontext" w:hAnsi="Fb Fontext" w:hint="cs"/>
          <w:spacing w:val="-2"/>
          <w:rtl/>
        </w:rPr>
        <w:t xml:space="preserve"> ד</w:t>
      </w:r>
      <w:r w:rsidRPr="00730169">
        <w:rPr>
          <w:rFonts w:ascii="Fb Fontext" w:hAnsi="Fb Fontext"/>
          <w:spacing w:val="-2"/>
          <w:rtl/>
        </w:rPr>
        <w:t xml:space="preserve">הרי חובל בחבירו </w:t>
      </w:r>
      <w:r w:rsidR="00405BE4" w:rsidRPr="00730169">
        <w:rPr>
          <w:rFonts w:ascii="Fb Fontext" w:hAnsi="Fb Fontext"/>
          <w:spacing w:val="-2"/>
          <w:rtl/>
        </w:rPr>
        <w:t>דיש</w:t>
      </w:r>
      <w:r w:rsidRPr="00730169">
        <w:rPr>
          <w:rFonts w:ascii="Fb Fontext" w:hAnsi="Fb Fontext"/>
          <w:spacing w:val="-2"/>
          <w:rtl/>
        </w:rPr>
        <w:t xml:space="preserve"> ממון ומלקות, </w:t>
      </w:r>
      <w:r w:rsidRPr="00730169">
        <w:rPr>
          <w:rFonts w:ascii="Fb Fontext" w:hAnsi="Fb Fontext" w:hint="cs"/>
          <w:spacing w:val="-2"/>
          <w:rtl/>
        </w:rPr>
        <w:t>ומשלם ולא לוקה</w:t>
      </w:r>
      <w:r w:rsidR="00E268F4">
        <w:rPr>
          <w:rFonts w:ascii="Fb Fontext" w:hAnsi="Fb Fontext" w:hint="cs"/>
          <w:spacing w:val="-2"/>
          <w:rtl/>
        </w:rPr>
        <w:t>,</w:t>
      </w:r>
    </w:p>
    <w:p w14:paraId="1BC3264E" w14:textId="4240DCA2" w:rsidR="00AB7D20" w:rsidRPr="00C35A2C" w:rsidRDefault="00AB7D20" w:rsidP="00AB7D20">
      <w:pPr>
        <w:rPr>
          <w:rFonts w:ascii="Fb Fontext" w:hAnsi="Fb Fontext"/>
          <w:rtl/>
        </w:rPr>
      </w:pPr>
      <w:r w:rsidRPr="00DB6C68">
        <w:rPr>
          <w:rStyle w:val="affffe"/>
          <w:rFonts w:hint="cs"/>
          <w:rtl/>
        </w:rPr>
        <w:lastRenderedPageBreak/>
        <w:t>ואין לומר</w:t>
      </w:r>
      <w:r w:rsidRPr="00C35A2C">
        <w:rPr>
          <w:rFonts w:ascii="Fb Fontext" w:hAnsi="Fb Fontext" w:hint="cs"/>
          <w:rtl/>
        </w:rPr>
        <w:t xml:space="preserve"> דה</w:t>
      </w:r>
      <w:r w:rsidRPr="00C35A2C">
        <w:rPr>
          <w:rFonts w:ascii="Fb Fontext" w:hAnsi="Fb Fontext"/>
          <w:rtl/>
        </w:rPr>
        <w:t>"</w:t>
      </w:r>
      <w:r w:rsidRPr="00C35A2C">
        <w:rPr>
          <w:rFonts w:ascii="Fb Fontext" w:hAnsi="Fb Fontext" w:hint="cs"/>
          <w:rtl/>
        </w:rPr>
        <w:t>מ בלא אתרו ביה</w:t>
      </w:r>
    </w:p>
    <w:p w14:paraId="28A14598" w14:textId="572E5411" w:rsidR="00AB7D20" w:rsidRPr="00C35A2C" w:rsidRDefault="00AB7D20" w:rsidP="00AB7D20">
      <w:pPr>
        <w:rPr>
          <w:rFonts w:ascii="Fb Fontext" w:hAnsi="Fb Fontext"/>
          <w:rtl/>
        </w:rPr>
      </w:pPr>
      <w:r w:rsidRPr="00DB6C68">
        <w:rPr>
          <w:rStyle w:val="affffe"/>
          <w:rFonts w:hint="cs"/>
          <w:rtl/>
        </w:rPr>
        <w:t>דארי</w:t>
      </w:r>
      <w:r w:rsidRPr="00DB6C68">
        <w:rPr>
          <w:rStyle w:val="affffe"/>
          <w:rtl/>
        </w:rPr>
        <w:t>"</w:t>
      </w:r>
      <w:r w:rsidRPr="00DB6C68">
        <w:rPr>
          <w:rStyle w:val="affffe"/>
          <w:rFonts w:hint="cs"/>
          <w:rtl/>
        </w:rPr>
        <w:t>ו</w:t>
      </w:r>
      <w:r w:rsidRPr="00DB6C68">
        <w:rPr>
          <w:rStyle w:val="affffe"/>
          <w:rtl/>
        </w:rPr>
        <w:t>:</w:t>
      </w:r>
      <w:r w:rsidRPr="00C35A2C">
        <w:rPr>
          <w:rFonts w:ascii="Fb Fontext" w:hAnsi="Fb Fontext"/>
          <w:rtl/>
        </w:rPr>
        <w:t xml:space="preserve"> הכהו </w:t>
      </w:r>
      <w:r w:rsidR="00287D14">
        <w:rPr>
          <w:rFonts w:ascii="Fb Fontext" w:hAnsi="Fb Fontext"/>
          <w:rtl/>
        </w:rPr>
        <w:t>כאן</w:t>
      </w:r>
      <w:r w:rsidRPr="00C35A2C">
        <w:rPr>
          <w:rFonts w:ascii="Fb Fontext" w:hAnsi="Fb Fontext"/>
          <w:rtl/>
        </w:rPr>
        <w:t xml:space="preserve"> שאין בה שוה פרוטה לוקה,</w:t>
      </w:r>
      <w:r w:rsidRPr="00C35A2C">
        <w:rPr>
          <w:rFonts w:ascii="Fb Fontext" w:hAnsi="Fb Fontext" w:hint="cs"/>
          <w:rtl/>
        </w:rPr>
        <w:t xml:space="preserve"> ובהכרח דב</w:t>
      </w:r>
      <w:r w:rsidR="0093180D">
        <w:rPr>
          <w:rFonts w:ascii="Fb Fontext" w:hAnsi="Fb Fontext" w:hint="cs"/>
          <w:rtl/>
        </w:rPr>
        <w:t>ה</w:t>
      </w:r>
      <w:r w:rsidRPr="00C35A2C">
        <w:rPr>
          <w:rFonts w:ascii="Fb Fontext" w:hAnsi="Fb Fontext" w:hint="cs"/>
          <w:rtl/>
        </w:rPr>
        <w:t>תרו</w:t>
      </w:r>
      <w:r w:rsidR="0093180D">
        <w:rPr>
          <w:rFonts w:ascii="Fb Fontext" w:hAnsi="Fb Fontext" w:hint="cs"/>
          <w:rtl/>
        </w:rPr>
        <w:t xml:space="preserve"> בו</w:t>
      </w:r>
      <w:r w:rsidRPr="00C35A2C">
        <w:rPr>
          <w:rFonts w:ascii="Fb Fontext" w:hAnsi="Fb Fontext" w:hint="cs"/>
          <w:rtl/>
        </w:rPr>
        <w:t xml:space="preserve"> הא </w:t>
      </w:r>
      <w:r w:rsidR="008208A3">
        <w:rPr>
          <w:rFonts w:ascii="Fb Fontext" w:hAnsi="Fb Fontext" w:hint="cs"/>
          <w:rtl/>
        </w:rPr>
        <w:t xml:space="preserve">יש </w:t>
      </w:r>
      <w:r w:rsidRPr="00C35A2C">
        <w:rPr>
          <w:rFonts w:ascii="Fb Fontext" w:hAnsi="Fb Fontext" w:hint="cs"/>
          <w:rtl/>
        </w:rPr>
        <w:t>שו</w:t>
      </w:r>
      <w:r w:rsidRPr="00C35A2C">
        <w:rPr>
          <w:rFonts w:ascii="Fb Fontext" w:hAnsi="Fb Fontext"/>
          <w:rtl/>
        </w:rPr>
        <w:t>"</w:t>
      </w:r>
      <w:r w:rsidRPr="00C35A2C">
        <w:rPr>
          <w:rFonts w:ascii="Fb Fontext" w:hAnsi="Fb Fontext" w:hint="cs"/>
          <w:rtl/>
        </w:rPr>
        <w:t>פ משלם ולא לוקה</w:t>
      </w:r>
    </w:p>
    <w:p w14:paraId="4DF7A817" w14:textId="1E2DF1BF" w:rsidR="00AB7D20" w:rsidRPr="00C35A2C" w:rsidRDefault="00AB7D20" w:rsidP="00AB7D20">
      <w:pPr>
        <w:rPr>
          <w:rFonts w:ascii="Fb Fontext" w:hAnsi="Fb Fontext"/>
          <w:rtl/>
        </w:rPr>
      </w:pPr>
      <w:r w:rsidRPr="00DB6C68">
        <w:rPr>
          <w:rStyle w:val="affffe"/>
          <w:rFonts w:hint="cs"/>
          <w:rtl/>
        </w:rPr>
        <w:t>אלא כדר'א</w:t>
      </w:r>
      <w:r w:rsidRPr="00DB6C68">
        <w:rPr>
          <w:rStyle w:val="affffe"/>
          <w:rtl/>
        </w:rPr>
        <w:t xml:space="preserve">: </w:t>
      </w:r>
      <w:r w:rsidRPr="00C35A2C">
        <w:rPr>
          <w:rFonts w:ascii="Fb Fontext" w:hAnsi="Fb Fontext"/>
          <w:rtl/>
        </w:rPr>
        <w:t xml:space="preserve">בפירוש ריבתה תורה עדים זוממין לתשלומין </w:t>
      </w:r>
      <w:r w:rsidRPr="00C35A2C">
        <w:rPr>
          <w:rFonts w:ascii="Fb Fontext" w:hAnsi="Fb Fontext" w:hint="cs"/>
          <w:rtl/>
        </w:rPr>
        <w:t>ה</w:t>
      </w:r>
      <w:r w:rsidRPr="00C35A2C">
        <w:rPr>
          <w:rFonts w:ascii="Fb Fontext" w:hAnsi="Fb Fontext"/>
          <w:rtl/>
        </w:rPr>
        <w:t>"</w:t>
      </w:r>
      <w:r w:rsidRPr="00C35A2C">
        <w:rPr>
          <w:rFonts w:ascii="Fb Fontext" w:hAnsi="Fb Fontext" w:hint="cs"/>
          <w:rtl/>
        </w:rPr>
        <w:t>נ</w:t>
      </w:r>
      <w:r w:rsidRPr="00C35A2C">
        <w:rPr>
          <w:rFonts w:ascii="Fb Fontext" w:hAnsi="Fb Fontext"/>
          <w:rtl/>
        </w:rPr>
        <w:t xml:space="preserve"> בפירוש ריבתה תורה </w:t>
      </w:r>
      <w:r w:rsidRPr="00224771">
        <w:rPr>
          <w:rFonts w:cs="PFT_Frank"/>
          <w:b/>
          <w:bCs/>
          <w:szCs w:val="14"/>
          <w:rtl/>
        </w:rPr>
        <w:t>חובל</w:t>
      </w:r>
      <w:r w:rsidRPr="00C35A2C">
        <w:rPr>
          <w:rFonts w:ascii="Fb Fontext" w:hAnsi="Fb Fontext"/>
          <w:rtl/>
        </w:rPr>
        <w:t xml:space="preserve"> בחבירו לתשלומ</w:t>
      </w:r>
      <w:r w:rsidRPr="00C35A2C">
        <w:rPr>
          <w:rFonts w:ascii="Fb Fontext" w:hAnsi="Fb Fontext" w:hint="cs"/>
          <w:rtl/>
        </w:rPr>
        <w:t>ין</w:t>
      </w:r>
      <w:r w:rsidR="00502266">
        <w:rPr>
          <w:rFonts w:ascii="Fb Fontext" w:hAnsi="Fb Fontext" w:hint="cs"/>
          <w:rtl/>
        </w:rPr>
        <w:t>,</w:t>
      </w:r>
    </w:p>
    <w:p w14:paraId="30F86C53" w14:textId="482E1753" w:rsidR="00AB7D20" w:rsidRDefault="00AB7D20" w:rsidP="00AB7D20">
      <w:pPr>
        <w:ind w:firstLine="0"/>
        <w:rPr>
          <w:rFonts w:ascii="Fb Fontext" w:hAnsi="Fb Fontext"/>
          <w:sz w:val="32"/>
          <w:rtl/>
        </w:rPr>
      </w:pPr>
      <w:r w:rsidRPr="00DB6C68">
        <w:rPr>
          <w:rStyle w:val="affffe"/>
          <w:rFonts w:hint="cs"/>
          <w:rtl/>
        </w:rPr>
        <w:t>ואהך אר</w:t>
      </w:r>
      <w:r w:rsidRPr="00DB6C68">
        <w:rPr>
          <w:rStyle w:val="affffe"/>
          <w:rtl/>
        </w:rPr>
        <w:t>"</w:t>
      </w:r>
      <w:r w:rsidRPr="00DB6C68">
        <w:rPr>
          <w:rStyle w:val="affffe"/>
          <w:rFonts w:hint="cs"/>
          <w:rtl/>
        </w:rPr>
        <w:t>א:</w:t>
      </w:r>
      <w:r w:rsidRPr="00DB6C68">
        <w:rPr>
          <w:rStyle w:val="affffe"/>
          <w:rtl/>
        </w:rPr>
        <w:t xml:space="preserve"> </w:t>
      </w:r>
      <w:r w:rsidRPr="00C35A2C">
        <w:rPr>
          <w:rFonts w:ascii="Fb Fontext" w:hAnsi="Fb Fontext"/>
          <w:sz w:val="32"/>
          <w:rtl/>
        </w:rPr>
        <w:t>מעידין אנו את איש פלוני שחייב לחבירו מאתים זוז, ונמצאו זוממין</w:t>
      </w:r>
      <w:r w:rsidR="0093180D">
        <w:rPr>
          <w:rFonts w:ascii="Fb Fontext" w:hAnsi="Fb Fontext" w:hint="cs"/>
          <w:sz w:val="32"/>
          <w:rtl/>
        </w:rPr>
        <w:t>.</w:t>
      </w:r>
    </w:p>
    <w:p w14:paraId="45606A31" w14:textId="77777777" w:rsidR="00AB7D20" w:rsidRPr="00C35A2C" w:rsidRDefault="00AB7D20" w:rsidP="00AB7D20">
      <w:pPr>
        <w:ind w:firstLine="0"/>
        <w:rPr>
          <w:rtl/>
        </w:rPr>
      </w:pPr>
      <w:r w:rsidRPr="00DB6C68">
        <w:rPr>
          <w:rStyle w:val="affffe"/>
          <w:rFonts w:hint="cs"/>
          <w:rtl/>
        </w:rPr>
        <w:t>דלר</w:t>
      </w:r>
      <w:r w:rsidRPr="00DB6C68">
        <w:rPr>
          <w:rStyle w:val="affffe"/>
          <w:rtl/>
        </w:rPr>
        <w:t>"</w:t>
      </w:r>
      <w:r w:rsidRPr="00DB6C68">
        <w:rPr>
          <w:rStyle w:val="affffe"/>
          <w:rFonts w:hint="cs"/>
          <w:rtl/>
        </w:rPr>
        <w:t xml:space="preserve">מ: </w:t>
      </w:r>
      <w:r w:rsidRPr="00C35A2C">
        <w:rPr>
          <w:rFonts w:ascii="Fb Fontext" w:hAnsi="Fb Fontext"/>
          <w:sz w:val="32"/>
          <w:rtl/>
        </w:rPr>
        <w:t>לוקין ומשלמין, שלא השם המביאן לידי מכות מביאן לידי תשלומין,</w:t>
      </w:r>
    </w:p>
    <w:p w14:paraId="1ED6C2ED" w14:textId="77777777" w:rsidR="00AB7D20" w:rsidRPr="00C35A2C" w:rsidRDefault="00AB7D20" w:rsidP="00AB7D20">
      <w:pPr>
        <w:ind w:firstLine="0"/>
        <w:rPr>
          <w:rFonts w:ascii="Fb Fontext" w:hAnsi="Fb Fontext" w:cs="Guttman Vilna"/>
          <w:b/>
          <w:bCs/>
          <w:sz w:val="32"/>
          <w:rtl/>
        </w:rPr>
      </w:pPr>
      <w:r w:rsidRPr="00DB6C68">
        <w:rPr>
          <w:rStyle w:val="affffe"/>
          <w:rFonts w:hint="cs"/>
          <w:rtl/>
        </w:rPr>
        <w:t>וחכ</w:t>
      </w:r>
      <w:r w:rsidRPr="00DB6C68">
        <w:rPr>
          <w:rStyle w:val="affffe"/>
          <w:rtl/>
        </w:rPr>
        <w:t>"</w:t>
      </w:r>
      <w:r w:rsidRPr="00DB6C68">
        <w:rPr>
          <w:rStyle w:val="affffe"/>
          <w:rFonts w:hint="cs"/>
          <w:rtl/>
        </w:rPr>
        <w:t>א</w:t>
      </w:r>
      <w:r w:rsidRPr="00DB6C68">
        <w:rPr>
          <w:rStyle w:val="affffe"/>
          <w:rtl/>
        </w:rPr>
        <w:t xml:space="preserve">: </w:t>
      </w:r>
      <w:r w:rsidRPr="00C35A2C">
        <w:rPr>
          <w:rtl/>
        </w:rPr>
        <w:t>כל המשלם אינו לוקה.</w:t>
      </w:r>
      <w:r w:rsidRPr="00C35A2C">
        <w:rPr>
          <w:rFonts w:hint="cs"/>
          <w:rtl/>
        </w:rPr>
        <w:t xml:space="preserve"> ולא אמרו דכל הלוקה אינו משלם </w:t>
      </w:r>
      <w:r w:rsidRPr="00DB6C68">
        <w:rPr>
          <w:rStyle w:val="affffe"/>
          <w:rFonts w:hint="cs"/>
          <w:rtl/>
        </w:rPr>
        <w:t>כדר</w:t>
      </w:r>
      <w:r w:rsidRPr="00DB6C68">
        <w:rPr>
          <w:rStyle w:val="affffe"/>
          <w:rtl/>
        </w:rPr>
        <w:t>"</w:t>
      </w:r>
      <w:r w:rsidRPr="00DB6C68">
        <w:rPr>
          <w:rStyle w:val="affffe"/>
          <w:rFonts w:hint="cs"/>
          <w:rtl/>
        </w:rPr>
        <w:t xml:space="preserve">א </w:t>
      </w:r>
      <w:r w:rsidRPr="00C35A2C">
        <w:rPr>
          <w:rFonts w:hint="cs"/>
          <w:rtl/>
        </w:rPr>
        <w:t xml:space="preserve">דפירוש ריבתה תורה עדים זוממין לתשלומין </w:t>
      </w:r>
      <w:r w:rsidRPr="00AD1A41">
        <w:rPr>
          <w:rStyle w:val="affffa"/>
          <w:rFonts w:hint="cs"/>
          <w:rtl/>
        </w:rPr>
        <w:t>ד'</w:t>
      </w:r>
      <w:r w:rsidRPr="00AD1A41">
        <w:rPr>
          <w:rStyle w:val="affffa"/>
          <w:rtl/>
        </w:rPr>
        <w:t>ועשיתם לו כאשר זמם לעשות לאחיו</w:t>
      </w:r>
      <w:r w:rsidRPr="00AD1A41">
        <w:rPr>
          <w:rStyle w:val="affffa"/>
          <w:rFonts w:hint="cs"/>
          <w:rtl/>
        </w:rPr>
        <w:t>'</w:t>
      </w:r>
      <w:r w:rsidRPr="00AD1A41">
        <w:rPr>
          <w:rStyle w:val="affffa"/>
          <w:rtl/>
        </w:rPr>
        <w:t>,</w:t>
      </w:r>
      <w:r w:rsidRPr="006B2A7E">
        <w:rPr>
          <w:rStyle w:val="affffa"/>
          <w:rtl/>
        </w:rPr>
        <w:t xml:space="preserve"> </w:t>
      </w:r>
      <w:r w:rsidRPr="006B2A7E">
        <w:rPr>
          <w:rStyle w:val="affffa"/>
          <w:rFonts w:hint="cs"/>
          <w:rtl/>
        </w:rPr>
        <w:t>'</w:t>
      </w:r>
      <w:r w:rsidRPr="006B2A7E">
        <w:rPr>
          <w:rStyle w:val="affffa"/>
          <w:rtl/>
        </w:rPr>
        <w:t>יד ביד</w:t>
      </w:r>
      <w:r w:rsidRPr="006B2A7E">
        <w:rPr>
          <w:rStyle w:val="affffa"/>
          <w:rFonts w:hint="cs"/>
          <w:rtl/>
        </w:rPr>
        <w:t>'</w:t>
      </w:r>
      <w:r w:rsidRPr="006B2A7E">
        <w:rPr>
          <w:rStyle w:val="affffa"/>
          <w:rtl/>
        </w:rPr>
        <w:t xml:space="preserve"> </w:t>
      </w:r>
      <w:r w:rsidRPr="00C35A2C">
        <w:rPr>
          <w:rFonts w:hint="cs"/>
          <w:rtl/>
        </w:rPr>
        <w:t>דב</w:t>
      </w:r>
      <w:r w:rsidRPr="00C35A2C">
        <w:rPr>
          <w:rtl/>
        </w:rPr>
        <w:t>ר הניתן מיד ליד</w:t>
      </w:r>
      <w:r w:rsidRPr="00C35A2C">
        <w:rPr>
          <w:rFonts w:hint="cs"/>
          <w:rtl/>
        </w:rPr>
        <w:t>ו היינו</w:t>
      </w:r>
      <w:r w:rsidRPr="00C35A2C">
        <w:rPr>
          <w:rtl/>
        </w:rPr>
        <w:t xml:space="preserve"> ממון.</w:t>
      </w:r>
    </w:p>
    <w:p w14:paraId="3000D1DE" w14:textId="77777777" w:rsidR="00AB7D20" w:rsidRDefault="00AB7D20" w:rsidP="00E26091">
      <w:pPr>
        <w:pStyle w:val="afff"/>
        <w:framePr w:wrap="around"/>
        <w:rPr>
          <w:rtl/>
        </w:rPr>
      </w:pPr>
      <w:bookmarkStart w:id="236" w:name="_Toc119353021"/>
      <w:r w:rsidRPr="00C35A2C">
        <w:rPr>
          <w:rFonts w:hint="cs"/>
          <w:rtl/>
        </w:rPr>
        <w:t>לג.</w:t>
      </w:r>
      <w:bookmarkEnd w:id="236"/>
    </w:p>
    <w:p w14:paraId="2A800E56" w14:textId="55982F81" w:rsidR="00AB7D20" w:rsidRPr="00730169" w:rsidRDefault="00AB7D20" w:rsidP="00DB6C68">
      <w:pPr>
        <w:rPr>
          <w:spacing w:val="-4"/>
          <w:rtl/>
        </w:rPr>
      </w:pPr>
      <w:r w:rsidRPr="00730169">
        <w:rPr>
          <w:rStyle w:val="affffe"/>
          <w:spacing w:val="-4"/>
          <w:rtl/>
        </w:rPr>
        <w:t>ר</w:t>
      </w:r>
      <w:r w:rsidRPr="00730169">
        <w:rPr>
          <w:rStyle w:val="affffe"/>
          <w:rFonts w:hint="cs"/>
          <w:spacing w:val="-4"/>
          <w:rtl/>
        </w:rPr>
        <w:t>י</w:t>
      </w:r>
      <w:r w:rsidRPr="00730169">
        <w:rPr>
          <w:rStyle w:val="affffe"/>
          <w:spacing w:val="-4"/>
          <w:rtl/>
        </w:rPr>
        <w:t>"</w:t>
      </w:r>
      <w:r w:rsidRPr="00730169">
        <w:rPr>
          <w:rStyle w:val="affffe"/>
          <w:rFonts w:hint="cs"/>
          <w:spacing w:val="-4"/>
          <w:rtl/>
        </w:rPr>
        <w:t xml:space="preserve">ו </w:t>
      </w:r>
      <w:r w:rsidRPr="00730169">
        <w:rPr>
          <w:rStyle w:val="affffe"/>
          <w:spacing w:val="-4"/>
          <w:rtl/>
        </w:rPr>
        <w:t>לא אמר כעולא</w:t>
      </w:r>
      <w:r w:rsidRPr="00730169">
        <w:rPr>
          <w:rStyle w:val="affffe"/>
          <w:rFonts w:hint="cs"/>
          <w:spacing w:val="-4"/>
          <w:rtl/>
        </w:rPr>
        <w:t xml:space="preserve">: </w:t>
      </w:r>
      <w:r w:rsidRPr="00730169">
        <w:rPr>
          <w:rFonts w:hint="cs"/>
          <w:spacing w:val="-4"/>
          <w:rtl/>
        </w:rPr>
        <w:t>[</w:t>
      </w:r>
      <w:r w:rsidRPr="00730169">
        <w:rPr>
          <w:rStyle w:val="affffa"/>
          <w:rFonts w:hint="cs"/>
          <w:spacing w:val="-4"/>
          <w:rtl/>
        </w:rPr>
        <w:t>דתחת תחת</w:t>
      </w:r>
      <w:r w:rsidRPr="00730169">
        <w:rPr>
          <w:rFonts w:hint="cs"/>
          <w:spacing w:val="-4"/>
          <w:rtl/>
        </w:rPr>
        <w:t>] לא מ</w:t>
      </w:r>
      <w:r w:rsidR="00C43B2D" w:rsidRPr="00730169">
        <w:rPr>
          <w:rFonts w:hint="cs"/>
          <w:spacing w:val="-4"/>
          <w:rtl/>
        </w:rPr>
        <w:t>צד ד</w:t>
      </w:r>
      <w:r w:rsidRPr="00730169">
        <w:rPr>
          <w:spacing w:val="-4"/>
          <w:rtl/>
        </w:rPr>
        <w:t xml:space="preserve">בטלת </w:t>
      </w:r>
      <w:r w:rsidRPr="00730169">
        <w:rPr>
          <w:rStyle w:val="affffa"/>
          <w:spacing w:val="-4"/>
          <w:rtl/>
        </w:rPr>
        <w:t>ערות אחותך לא תגלה.</w:t>
      </w:r>
    </w:p>
    <w:p w14:paraId="0DB2C72C" w14:textId="7E966CF9" w:rsidR="00AB7D20" w:rsidRPr="00C35A2C" w:rsidRDefault="00AB7D20" w:rsidP="0093180D">
      <w:pPr>
        <w:ind w:firstLine="0"/>
        <w:rPr>
          <w:rFonts w:ascii="Fb Fontext" w:hAnsi="Fb Fontext" w:cs="Guttman Vilna"/>
          <w:b/>
          <w:bCs/>
          <w:sz w:val="32"/>
          <w:rtl/>
        </w:rPr>
      </w:pPr>
      <w:r w:rsidRPr="00DB6C68">
        <w:rPr>
          <w:rStyle w:val="affffe"/>
          <w:rFonts w:hint="cs"/>
          <w:rtl/>
        </w:rPr>
        <w:t>דא</w:t>
      </w:r>
      <w:r w:rsidRPr="00DB6C68">
        <w:rPr>
          <w:rStyle w:val="affffe"/>
          <w:rtl/>
        </w:rPr>
        <w:t>"</w:t>
      </w:r>
      <w:r w:rsidRPr="00DB6C68">
        <w:rPr>
          <w:rStyle w:val="affffe"/>
          <w:rFonts w:hint="cs"/>
          <w:rtl/>
        </w:rPr>
        <w:t xml:space="preserve">ה- </w:t>
      </w:r>
      <w:r w:rsidR="00C43B2D">
        <w:rPr>
          <w:rFonts w:ascii="Fb Fontext" w:hAnsi="Fb Fontext" w:hint="cs"/>
          <w:sz w:val="32"/>
          <w:rtl/>
        </w:rPr>
        <w:t xml:space="preserve">גם </w:t>
      </w:r>
      <w:r w:rsidRPr="00C35A2C">
        <w:rPr>
          <w:rFonts w:ascii="Fb Fontext" w:hAnsi="Fb Fontext"/>
          <w:sz w:val="32"/>
          <w:rtl/>
        </w:rPr>
        <w:t>חובל בחבירו</w:t>
      </w:r>
      <w:r w:rsidR="00C43B2D">
        <w:rPr>
          <w:rFonts w:ascii="Fb Fontext" w:hAnsi="Fb Fontext" w:hint="cs"/>
          <w:sz w:val="32"/>
          <w:rtl/>
        </w:rPr>
        <w:t xml:space="preserve"> </w:t>
      </w:r>
      <w:r w:rsidRPr="00C35A2C">
        <w:rPr>
          <w:rFonts w:ascii="Fb Fontext" w:hAnsi="Fb Fontext"/>
          <w:sz w:val="32"/>
          <w:rtl/>
        </w:rPr>
        <w:t xml:space="preserve"> בטלת </w:t>
      </w:r>
      <w:r w:rsidRPr="00D649ED">
        <w:rPr>
          <w:rStyle w:val="affffa"/>
          <w:rtl/>
        </w:rPr>
        <w:t>לא יוסיף פן יוסיף</w:t>
      </w:r>
    </w:p>
    <w:p w14:paraId="1E8F92DE" w14:textId="5680E244" w:rsidR="00AB7D20" w:rsidRPr="00C35A2C" w:rsidRDefault="00AB7D20" w:rsidP="0093180D">
      <w:pPr>
        <w:ind w:firstLine="0"/>
        <w:rPr>
          <w:rFonts w:ascii="Fb Fontext" w:hAnsi="Fb Fontext" w:cs="Guttman Vilna"/>
          <w:b/>
          <w:bCs/>
          <w:sz w:val="32"/>
          <w:rtl/>
        </w:rPr>
      </w:pPr>
      <w:r w:rsidRPr="00C35A2C">
        <w:rPr>
          <w:rFonts w:ascii="Fb Fontext" w:hAnsi="Fb Fontext" w:hint="cs"/>
          <w:sz w:val="32"/>
          <w:rtl/>
        </w:rPr>
        <w:t>ו</w:t>
      </w:r>
      <w:r w:rsidRPr="00C35A2C">
        <w:rPr>
          <w:rFonts w:ascii="Fb Fontext" w:hAnsi="Fb Fontext"/>
          <w:sz w:val="32"/>
          <w:rtl/>
        </w:rPr>
        <w:t xml:space="preserve">עדים זוממין בטלת </w:t>
      </w:r>
      <w:r w:rsidRPr="00D649ED">
        <w:rPr>
          <w:rStyle w:val="affffa"/>
          <w:rtl/>
        </w:rPr>
        <w:t>והיה אם בן הכות הרשע</w:t>
      </w:r>
    </w:p>
    <w:p w14:paraId="0E355AC8" w14:textId="77777777" w:rsidR="00E268F4" w:rsidRDefault="00AB7D20" w:rsidP="00C43B2D">
      <w:pPr>
        <w:rPr>
          <w:rFonts w:ascii="Fb Fontext" w:hAnsi="Fb Fontext"/>
          <w:sz w:val="32"/>
          <w:rtl/>
        </w:rPr>
      </w:pPr>
      <w:r w:rsidRPr="00C35A2C">
        <w:rPr>
          <w:rFonts w:ascii="Fb Fontext" w:hAnsi="Fb Fontext" w:hint="cs"/>
          <w:sz w:val="32"/>
          <w:rtl/>
        </w:rPr>
        <w:t>ולאו משום ד</w:t>
      </w:r>
      <w:r w:rsidRPr="00C35A2C">
        <w:rPr>
          <w:rFonts w:ascii="Fb Fontext" w:hAnsi="Fb Fontext"/>
          <w:sz w:val="32"/>
          <w:rtl/>
        </w:rPr>
        <w:t>עדים זוממין אפשר לקי</w:t>
      </w:r>
      <w:r w:rsidR="00C43B2D">
        <w:rPr>
          <w:rFonts w:ascii="Fb Fontext" w:hAnsi="Fb Fontext" w:hint="cs"/>
          <w:sz w:val="32"/>
          <w:rtl/>
        </w:rPr>
        <w:t>ים בב</w:t>
      </w:r>
      <w:r w:rsidR="002B7BCC">
        <w:rPr>
          <w:rFonts w:ascii="Fb Fontext" w:hAnsi="Fb Fontext"/>
          <w:sz w:val="32"/>
          <w:rtl/>
        </w:rPr>
        <w:t>"</w:t>
      </w:r>
      <w:r w:rsidR="00C43B2D">
        <w:rPr>
          <w:rFonts w:ascii="Fb Fontext" w:hAnsi="Fb Fontext" w:hint="cs"/>
          <w:sz w:val="32"/>
          <w:rtl/>
        </w:rPr>
        <w:t>ג וב</w:t>
      </w:r>
      <w:r w:rsidR="002B7BCC">
        <w:rPr>
          <w:rFonts w:ascii="Fb Fontext" w:hAnsi="Fb Fontext"/>
          <w:sz w:val="32"/>
          <w:rtl/>
        </w:rPr>
        <w:t>"</w:t>
      </w:r>
      <w:r w:rsidR="00C43B2D">
        <w:rPr>
          <w:rFonts w:ascii="Fb Fontext" w:hAnsi="Fb Fontext" w:hint="cs"/>
          <w:sz w:val="32"/>
          <w:rtl/>
        </w:rPr>
        <w:t>ח</w:t>
      </w:r>
      <w:r w:rsidR="00E268F4">
        <w:rPr>
          <w:rFonts w:ascii="Fb Fontext" w:hAnsi="Fb Fontext" w:hint="cs"/>
          <w:sz w:val="32"/>
          <w:rtl/>
        </w:rPr>
        <w:t>,</w:t>
      </w:r>
    </w:p>
    <w:p w14:paraId="397CF2C5" w14:textId="03E54930" w:rsidR="00AB7D20" w:rsidRPr="00C35A2C" w:rsidRDefault="00AB7D20" w:rsidP="00C43B2D">
      <w:pPr>
        <w:rPr>
          <w:rFonts w:ascii="Fb Fontext" w:hAnsi="Fb Fontext"/>
          <w:rtl/>
        </w:rPr>
      </w:pPr>
      <w:r w:rsidRPr="00C35A2C">
        <w:rPr>
          <w:rFonts w:ascii="Fb Fontext" w:hAnsi="Fb Fontext" w:hint="cs"/>
          <w:rtl/>
        </w:rPr>
        <w:t>דא</w:t>
      </w:r>
      <w:r w:rsidRPr="00C35A2C">
        <w:rPr>
          <w:rFonts w:ascii="Fb Fontext" w:hAnsi="Fb Fontext"/>
          <w:rtl/>
        </w:rPr>
        <w:t>"</w:t>
      </w:r>
      <w:r w:rsidRPr="00C35A2C">
        <w:rPr>
          <w:rFonts w:ascii="Fb Fontext" w:hAnsi="Fb Fontext" w:hint="cs"/>
          <w:rtl/>
        </w:rPr>
        <w:t xml:space="preserve">ה </w:t>
      </w:r>
      <w:r w:rsidR="00C43B2D">
        <w:rPr>
          <w:rFonts w:ascii="Fb Fontext" w:hAnsi="Fb Fontext" w:hint="cs"/>
          <w:rtl/>
        </w:rPr>
        <w:t xml:space="preserve">גם </w:t>
      </w:r>
      <w:r w:rsidRPr="00C35A2C">
        <w:rPr>
          <w:rFonts w:ascii="Fb Fontext" w:hAnsi="Fb Fontext"/>
          <w:rtl/>
        </w:rPr>
        <w:t>חובל בחבירו</w:t>
      </w:r>
      <w:r w:rsidR="00C43B2D">
        <w:rPr>
          <w:rFonts w:ascii="Fb Fontext" w:hAnsi="Fb Fontext" w:hint="cs"/>
          <w:rtl/>
        </w:rPr>
        <w:t xml:space="preserve"> אפשר ב</w:t>
      </w:r>
      <w:r w:rsidRPr="00C35A2C">
        <w:rPr>
          <w:rFonts w:ascii="Fb Fontext" w:hAnsi="Fb Fontext"/>
          <w:rtl/>
        </w:rPr>
        <w:t xml:space="preserve">הכהו </w:t>
      </w:r>
      <w:r w:rsidR="00287D14">
        <w:rPr>
          <w:rFonts w:ascii="Fb Fontext" w:hAnsi="Fb Fontext"/>
          <w:rtl/>
        </w:rPr>
        <w:t>כאן</w:t>
      </w:r>
      <w:r w:rsidRPr="00C35A2C">
        <w:rPr>
          <w:rFonts w:ascii="Fb Fontext" w:hAnsi="Fb Fontext"/>
          <w:rtl/>
        </w:rPr>
        <w:t>ה שאין בה שו"</w:t>
      </w:r>
      <w:r w:rsidRPr="00C35A2C">
        <w:rPr>
          <w:rFonts w:ascii="Fb Fontext" w:hAnsi="Fb Fontext" w:hint="cs"/>
          <w:rtl/>
        </w:rPr>
        <w:t>פ</w:t>
      </w:r>
    </w:p>
    <w:p w14:paraId="097A522D" w14:textId="274CD954" w:rsidR="00AB7D20" w:rsidRPr="00C35A2C" w:rsidRDefault="00AB7D20" w:rsidP="00C43B2D">
      <w:pPr>
        <w:ind w:firstLine="57"/>
        <w:rPr>
          <w:rFonts w:ascii="Fb Fontext" w:hAnsi="Fb Fontext" w:cs="Guttman Vilna"/>
          <w:b/>
          <w:bCs/>
          <w:sz w:val="32"/>
          <w:rtl/>
        </w:rPr>
      </w:pPr>
      <w:r w:rsidRPr="00C43B2D">
        <w:rPr>
          <w:rStyle w:val="affffa"/>
          <w:rFonts w:hint="cs"/>
          <w:rtl/>
        </w:rPr>
        <w:t>ו</w:t>
      </w:r>
      <w:r w:rsidRPr="00C43B2D">
        <w:rPr>
          <w:rStyle w:val="affffa"/>
          <w:rtl/>
        </w:rPr>
        <w:t>אחותו</w:t>
      </w:r>
      <w:r w:rsidRPr="00C35A2C">
        <w:rPr>
          <w:rFonts w:ascii="Fb Fontext" w:hAnsi="Fb Fontext"/>
          <w:sz w:val="32"/>
          <w:rtl/>
        </w:rPr>
        <w:t xml:space="preserve"> </w:t>
      </w:r>
      <w:r w:rsidR="00C43B2D">
        <w:rPr>
          <w:rFonts w:ascii="Fb Fontext" w:hAnsi="Fb Fontext" w:hint="cs"/>
          <w:sz w:val="32"/>
          <w:rtl/>
        </w:rPr>
        <w:t>ב</w:t>
      </w:r>
      <w:r w:rsidRPr="00C35A2C">
        <w:rPr>
          <w:rFonts w:ascii="Fb Fontext" w:hAnsi="Fb Fontext"/>
          <w:sz w:val="32"/>
          <w:rtl/>
        </w:rPr>
        <w:t>באחותו בוגרת!</w:t>
      </w:r>
    </w:p>
    <w:p w14:paraId="34AF3D53" w14:textId="113289AD" w:rsidR="00AB7D20" w:rsidRPr="00C35A2C" w:rsidRDefault="00AB7D20" w:rsidP="00AB7D20">
      <w:pPr>
        <w:rPr>
          <w:rFonts w:ascii="Fb Fontext" w:hAnsi="Fb Fontext"/>
          <w:rtl/>
        </w:rPr>
      </w:pPr>
      <w:r w:rsidRPr="00C43B2D">
        <w:rPr>
          <w:rStyle w:val="affffe"/>
          <w:rFonts w:hint="cs"/>
          <w:rtl/>
        </w:rPr>
        <w:t>אלא רי</w:t>
      </w:r>
      <w:r w:rsidRPr="00C43B2D">
        <w:rPr>
          <w:rStyle w:val="affffe"/>
          <w:rtl/>
        </w:rPr>
        <w:t>"</w:t>
      </w:r>
      <w:r w:rsidRPr="00C43B2D">
        <w:rPr>
          <w:rStyle w:val="affffe"/>
          <w:rFonts w:hint="cs"/>
          <w:rtl/>
        </w:rPr>
        <w:t>ו</w:t>
      </w:r>
      <w:r w:rsidRPr="00C43B2D">
        <w:rPr>
          <w:rStyle w:val="affffe"/>
          <w:rtl/>
        </w:rPr>
        <w:t xml:space="preserve">: </w:t>
      </w:r>
      <w:r w:rsidRPr="006B2A7E">
        <w:rPr>
          <w:rStyle w:val="affffa"/>
          <w:rFonts w:hint="cs"/>
          <w:rtl/>
        </w:rPr>
        <w:t>'</w:t>
      </w:r>
      <w:r w:rsidRPr="006B2A7E">
        <w:rPr>
          <w:rStyle w:val="affffa"/>
          <w:rtl/>
        </w:rPr>
        <w:t>תחת אשר עינה</w:t>
      </w:r>
      <w:r w:rsidRPr="006B2A7E">
        <w:rPr>
          <w:rStyle w:val="affffa"/>
          <w:rFonts w:hint="cs"/>
          <w:rtl/>
        </w:rPr>
        <w:t>'</w:t>
      </w:r>
      <w:r w:rsidRPr="006B2A7E">
        <w:rPr>
          <w:rStyle w:val="affffa"/>
          <w:rtl/>
        </w:rPr>
        <w:t xml:space="preserve"> </w:t>
      </w:r>
      <w:r w:rsidRPr="00C43B2D">
        <w:rPr>
          <w:rStyle w:val="affffe"/>
          <w:rtl/>
        </w:rPr>
        <w:t>מיבעי</w:t>
      </w:r>
      <w:r w:rsidRPr="00C43B2D">
        <w:rPr>
          <w:rStyle w:val="affffe"/>
          <w:rFonts w:hint="cs"/>
          <w:rtl/>
        </w:rPr>
        <w:t xml:space="preserve"> לכד</w:t>
      </w:r>
      <w:r w:rsidRPr="00C43B2D">
        <w:rPr>
          <w:rStyle w:val="affffe"/>
          <w:rtl/>
        </w:rPr>
        <w:t>אביי</w:t>
      </w:r>
      <w:r w:rsidRPr="00C43B2D">
        <w:rPr>
          <w:rStyle w:val="affffe"/>
          <w:rFonts w:hint="cs"/>
          <w:rtl/>
        </w:rPr>
        <w:t xml:space="preserve">: </w:t>
      </w:r>
      <w:r w:rsidR="00C43B2D">
        <w:rPr>
          <w:rFonts w:ascii="Fb Fontext" w:hAnsi="Fb Fontext" w:hint="cs"/>
          <w:sz w:val="32"/>
          <w:rtl/>
        </w:rPr>
        <w:t>ד</w:t>
      </w:r>
      <w:r w:rsidRPr="00C35A2C">
        <w:rPr>
          <w:rFonts w:ascii="Fb Fontext" w:hAnsi="Fb Fontext"/>
          <w:sz w:val="32"/>
          <w:rtl/>
        </w:rPr>
        <w:t>מכלל ד</w:t>
      </w:r>
      <w:r w:rsidR="00C43B2D">
        <w:rPr>
          <w:rFonts w:ascii="Fb Fontext" w:hAnsi="Fb Fontext" w:hint="cs"/>
          <w:sz w:val="32"/>
          <w:rtl/>
        </w:rPr>
        <w:t>יש</w:t>
      </w:r>
      <w:r w:rsidRPr="00C35A2C">
        <w:rPr>
          <w:rFonts w:ascii="Fb Fontext" w:hAnsi="Fb Fontext"/>
          <w:sz w:val="32"/>
          <w:rtl/>
        </w:rPr>
        <w:t xml:space="preserve"> בושת ופגם.</w:t>
      </w:r>
    </w:p>
    <w:p w14:paraId="41D05CBD" w14:textId="0F6801ED" w:rsidR="00AB7D20" w:rsidRPr="00C35A2C" w:rsidRDefault="00AB7D20" w:rsidP="00AB7D20">
      <w:pPr>
        <w:rPr>
          <w:rFonts w:ascii="Fb Fontext" w:hAnsi="Fb Fontext"/>
          <w:rtl/>
        </w:rPr>
      </w:pPr>
      <w:r w:rsidRPr="00C43B2D">
        <w:rPr>
          <w:rStyle w:val="affffe"/>
          <w:rtl/>
        </w:rPr>
        <w:t xml:space="preserve">ועולא </w:t>
      </w:r>
      <w:r w:rsidR="00C43B2D">
        <w:rPr>
          <w:rStyle w:val="affffe"/>
          <w:rFonts w:hint="cs"/>
          <w:rtl/>
        </w:rPr>
        <w:t xml:space="preserve">נפקא </w:t>
      </w:r>
      <w:r w:rsidRPr="00C43B2D">
        <w:rPr>
          <w:rStyle w:val="affffe"/>
          <w:rtl/>
        </w:rPr>
        <w:t>מדרבא</w:t>
      </w:r>
      <w:r w:rsidRPr="00C43B2D">
        <w:rPr>
          <w:rStyle w:val="affffe"/>
          <w:rFonts w:hint="cs"/>
          <w:rtl/>
        </w:rPr>
        <w:t>:</w:t>
      </w:r>
      <w:r w:rsidRPr="00C35A2C">
        <w:rPr>
          <w:rFonts w:ascii="Fb Fontext" w:hAnsi="Fb Fontext" w:hint="cs"/>
          <w:rtl/>
        </w:rPr>
        <w:t xml:space="preserve"> </w:t>
      </w:r>
      <w:r w:rsidRPr="00AD1A41">
        <w:rPr>
          <w:rStyle w:val="affffa"/>
          <w:rFonts w:hint="cs"/>
          <w:rtl/>
        </w:rPr>
        <w:t>ד'</w:t>
      </w:r>
      <w:r w:rsidRPr="00AD1A41">
        <w:rPr>
          <w:rStyle w:val="affffa"/>
          <w:rtl/>
        </w:rPr>
        <w:t>ונתן האיש השוכב עמה לאבי הנערה חמשים כסף</w:t>
      </w:r>
      <w:r w:rsidRPr="00AD1A41">
        <w:rPr>
          <w:rStyle w:val="affffa"/>
          <w:rFonts w:hint="cs"/>
          <w:rtl/>
        </w:rPr>
        <w:t>'</w:t>
      </w:r>
      <w:r w:rsidRPr="00AD1A41">
        <w:rPr>
          <w:rStyle w:val="affffa"/>
          <w:rtl/>
        </w:rPr>
        <w:t>,</w:t>
      </w:r>
      <w:r w:rsidRPr="00C35A2C">
        <w:rPr>
          <w:rFonts w:ascii="Fb Fontext" w:hAnsi="Fb Fontext" w:hint="cs"/>
          <w:rtl/>
        </w:rPr>
        <w:t xml:space="preserve"> </w:t>
      </w:r>
      <w:r w:rsidRPr="00C35A2C">
        <w:rPr>
          <w:rFonts w:ascii="Fb Fontext" w:hAnsi="Fb Fontext"/>
          <w:rtl/>
        </w:rPr>
        <w:t>מכלל ד</w:t>
      </w:r>
      <w:r w:rsidR="00C43B2D">
        <w:rPr>
          <w:rFonts w:ascii="Fb Fontext" w:hAnsi="Fb Fontext" w:hint="cs"/>
          <w:rtl/>
        </w:rPr>
        <w:t>יש</w:t>
      </w:r>
      <w:r w:rsidRPr="00C35A2C">
        <w:rPr>
          <w:rFonts w:ascii="Fb Fontext" w:hAnsi="Fb Fontext"/>
          <w:rtl/>
        </w:rPr>
        <w:t xml:space="preserve"> בושת ופגם.</w:t>
      </w:r>
    </w:p>
    <w:p w14:paraId="00FCE9B1" w14:textId="77777777" w:rsidR="00E268F4" w:rsidRPr="006D5126" w:rsidRDefault="00AB7D20" w:rsidP="00F1680A">
      <w:pPr>
        <w:pStyle w:val="affffb"/>
        <w:rPr>
          <w:spacing w:val="0"/>
          <w:rtl/>
        </w:rPr>
      </w:pPr>
      <w:bookmarkStart w:id="237" w:name="_Toc119353022"/>
      <w:r w:rsidRPr="006D5126">
        <w:rPr>
          <w:spacing w:val="0"/>
          <w:rtl/>
        </w:rPr>
        <w:t xml:space="preserve">עדים זוממין </w:t>
      </w:r>
      <w:r w:rsidRPr="006D5126">
        <w:rPr>
          <w:rFonts w:hint="cs"/>
          <w:spacing w:val="0"/>
          <w:rtl/>
        </w:rPr>
        <w:t>משלמים ממון ולא לוקים</w:t>
      </w:r>
      <w:r w:rsidR="00E268F4" w:rsidRPr="006D5126">
        <w:rPr>
          <w:rFonts w:hint="cs"/>
          <w:spacing w:val="0"/>
          <w:rtl/>
        </w:rPr>
        <w:t>,</w:t>
      </w:r>
      <w:bookmarkEnd w:id="237"/>
    </w:p>
    <w:p w14:paraId="393582C7" w14:textId="2FE861CE" w:rsidR="00AB7D20" w:rsidRPr="00C35A2C" w:rsidRDefault="00C43B2D" w:rsidP="00AB7D20">
      <w:pPr>
        <w:rPr>
          <w:rFonts w:ascii="Fb Fontext" w:hAnsi="Fb Fontext"/>
          <w:rtl/>
        </w:rPr>
      </w:pPr>
      <w:r>
        <w:rPr>
          <w:rStyle w:val="affffe"/>
          <w:rFonts w:hint="cs"/>
          <w:rtl/>
        </w:rPr>
        <w:t xml:space="preserve">א. </w:t>
      </w:r>
      <w:r w:rsidR="00AB7D20" w:rsidRPr="00C43B2D">
        <w:rPr>
          <w:rStyle w:val="affffe"/>
          <w:rFonts w:hint="cs"/>
          <w:rtl/>
        </w:rPr>
        <w:t>ר</w:t>
      </w:r>
      <w:r w:rsidR="00AB7D20" w:rsidRPr="00C43B2D">
        <w:rPr>
          <w:rStyle w:val="affffe"/>
          <w:rtl/>
        </w:rPr>
        <w:t>"</w:t>
      </w:r>
      <w:r w:rsidR="00AB7D20" w:rsidRPr="00C43B2D">
        <w:rPr>
          <w:rStyle w:val="affffe"/>
          <w:rFonts w:hint="cs"/>
          <w:rtl/>
        </w:rPr>
        <w:t xml:space="preserve">א </w:t>
      </w:r>
      <w:r>
        <w:rPr>
          <w:rFonts w:ascii="Fb Fontext" w:hAnsi="Fb Fontext" w:hint="cs"/>
          <w:sz w:val="32"/>
          <w:rtl/>
        </w:rPr>
        <w:t>משום שאינם</w:t>
      </w:r>
      <w:r w:rsidR="00AB7D20" w:rsidRPr="00C35A2C">
        <w:rPr>
          <w:rFonts w:ascii="Fb Fontext" w:hAnsi="Fb Fontext"/>
          <w:sz w:val="32"/>
          <w:rtl/>
        </w:rPr>
        <w:t xml:space="preserve"> בני התראה.</w:t>
      </w:r>
    </w:p>
    <w:p w14:paraId="1EE2FC34" w14:textId="42A6B9F7" w:rsidR="00E268F4" w:rsidRDefault="00C43B2D" w:rsidP="00C43B2D">
      <w:pPr>
        <w:rPr>
          <w:rFonts w:ascii="Fb Fontext" w:hAnsi="Fb Fontext"/>
          <w:rtl/>
        </w:rPr>
      </w:pPr>
      <w:r>
        <w:rPr>
          <w:rStyle w:val="affffe"/>
          <w:rFonts w:hint="cs"/>
          <w:rtl/>
        </w:rPr>
        <w:t xml:space="preserve">ב. </w:t>
      </w:r>
      <w:r w:rsidR="00AB7D20" w:rsidRPr="00C43B2D">
        <w:rPr>
          <w:rStyle w:val="affffe"/>
          <w:rtl/>
        </w:rPr>
        <w:t xml:space="preserve">רבא: </w:t>
      </w:r>
      <w:r w:rsidR="00AB7D20" w:rsidRPr="00C35A2C">
        <w:rPr>
          <w:rFonts w:ascii="Fb Fontext" w:hAnsi="Fb Fontext" w:hint="cs"/>
          <w:rtl/>
        </w:rPr>
        <w:t>דא</w:t>
      </w:r>
      <w:r w:rsidR="00AB7D20" w:rsidRPr="00C35A2C">
        <w:rPr>
          <w:rFonts w:ascii="Fb Fontext" w:hAnsi="Fb Fontext"/>
          <w:rtl/>
        </w:rPr>
        <w:t>"</w:t>
      </w:r>
      <w:r w:rsidR="00AB7D20" w:rsidRPr="00C35A2C">
        <w:rPr>
          <w:rFonts w:ascii="Fb Fontext" w:hAnsi="Fb Fontext" w:hint="cs"/>
          <w:rtl/>
        </w:rPr>
        <w:t xml:space="preserve">א להתרות בתחילה </w:t>
      </w:r>
      <w:r w:rsidRPr="00C43B2D">
        <w:rPr>
          <w:rStyle w:val="afffff0"/>
          <w:rFonts w:hint="cs"/>
          <w:rtl/>
        </w:rPr>
        <w:t>ש</w:t>
      </w:r>
      <w:r w:rsidR="00AB7D20" w:rsidRPr="00C43B2D">
        <w:rPr>
          <w:rStyle w:val="afffff0"/>
          <w:rFonts w:hint="cs"/>
          <w:rtl/>
        </w:rPr>
        <w:t>יאמרו ששכחו</w:t>
      </w:r>
      <w:r w:rsidR="00E268F4">
        <w:rPr>
          <w:rStyle w:val="afffff0"/>
          <w:rFonts w:hint="cs"/>
          <w:rtl/>
        </w:rPr>
        <w:t>,</w:t>
      </w:r>
    </w:p>
    <w:p w14:paraId="5704060B" w14:textId="77777777" w:rsidR="00E268F4" w:rsidRDefault="00C43B2D" w:rsidP="00C43B2D">
      <w:pPr>
        <w:ind w:firstLine="57"/>
        <w:rPr>
          <w:rStyle w:val="afffff0"/>
          <w:rtl/>
        </w:rPr>
      </w:pPr>
      <w:r>
        <w:rPr>
          <w:rStyle w:val="affffe"/>
          <w:rFonts w:hint="cs"/>
          <w:rtl/>
        </w:rPr>
        <w:lastRenderedPageBreak/>
        <w:t xml:space="preserve">   </w:t>
      </w:r>
      <w:r w:rsidR="00AB7D20" w:rsidRPr="00C35A2C">
        <w:rPr>
          <w:rFonts w:ascii="Fb Fontext" w:hAnsi="Fb Fontext" w:hint="cs"/>
          <w:rtl/>
        </w:rPr>
        <w:t xml:space="preserve">לא בשעת מעשה </w:t>
      </w:r>
      <w:r w:rsidR="00AB7D20" w:rsidRPr="00C43B2D">
        <w:rPr>
          <w:rStyle w:val="afffff0"/>
          <w:rFonts w:hint="cs"/>
          <w:rtl/>
        </w:rPr>
        <w:t>דיפרשו ולא יעידו,</w:t>
      </w:r>
      <w:r w:rsidRPr="00C43B2D">
        <w:rPr>
          <w:rStyle w:val="afffff0"/>
          <w:rFonts w:hint="cs"/>
          <w:rtl/>
        </w:rPr>
        <w:t xml:space="preserve"> </w:t>
      </w:r>
      <w:r w:rsidR="00AB7D20" w:rsidRPr="00C35A2C">
        <w:rPr>
          <w:rFonts w:ascii="Fb Fontext" w:hAnsi="Fb Fontext" w:hint="cs"/>
          <w:rtl/>
        </w:rPr>
        <w:t xml:space="preserve">ולא בסוף </w:t>
      </w:r>
      <w:r w:rsidR="00AB7D20" w:rsidRPr="00C43B2D">
        <w:rPr>
          <w:rStyle w:val="afffff0"/>
          <w:rFonts w:hint="cs"/>
          <w:rtl/>
        </w:rPr>
        <w:t>דמ</w:t>
      </w:r>
      <w:r>
        <w:rPr>
          <w:rStyle w:val="afffff0"/>
          <w:rFonts w:hint="cs"/>
          <w:rtl/>
        </w:rPr>
        <w:t>ה שהיה היה</w:t>
      </w:r>
      <w:r w:rsidR="00E268F4">
        <w:rPr>
          <w:rStyle w:val="afffff0"/>
          <w:rFonts w:hint="cs"/>
          <w:rtl/>
        </w:rPr>
        <w:t>,</w:t>
      </w:r>
    </w:p>
    <w:p w14:paraId="07C952F2" w14:textId="04F21B0A" w:rsidR="00AB7D20" w:rsidRPr="00C35A2C" w:rsidRDefault="00C43B2D" w:rsidP="00AB7D20">
      <w:pPr>
        <w:rPr>
          <w:rFonts w:ascii="Fb Fontext" w:hAnsi="Fb Fontext" w:cs="Guttman Vilna"/>
          <w:b/>
          <w:bCs/>
          <w:rtl/>
        </w:rPr>
      </w:pPr>
      <w:r>
        <w:rPr>
          <w:rStyle w:val="affffe"/>
          <w:rFonts w:hint="cs"/>
          <w:rtl/>
        </w:rPr>
        <w:t>וקשה</w:t>
      </w:r>
      <w:r w:rsidR="00AB7D20" w:rsidRPr="00C43B2D">
        <w:rPr>
          <w:rStyle w:val="affffe"/>
          <w:rtl/>
        </w:rPr>
        <w:t>:</w:t>
      </w:r>
      <w:r w:rsidR="00AB7D20" w:rsidRPr="00C35A2C">
        <w:rPr>
          <w:rFonts w:ascii="Fb Fontext" w:hAnsi="Fb Fontext"/>
          <w:rtl/>
        </w:rPr>
        <w:t xml:space="preserve"> </w:t>
      </w:r>
      <w:r>
        <w:rPr>
          <w:rFonts w:ascii="Fb Fontext" w:hAnsi="Fb Fontext" w:hint="cs"/>
          <w:rtl/>
        </w:rPr>
        <w:t xml:space="preserve">שנתרה בהם </w:t>
      </w:r>
      <w:r w:rsidR="00AB7D20" w:rsidRPr="00C35A2C">
        <w:rPr>
          <w:rFonts w:ascii="Fb Fontext" w:hAnsi="Fb Fontext"/>
          <w:rtl/>
        </w:rPr>
        <w:t>תוך כדי דבור</w:t>
      </w:r>
      <w:r>
        <w:rPr>
          <w:rFonts w:ascii="Fb Fontext" w:hAnsi="Fb Fontext" w:hint="cs"/>
          <w:rtl/>
        </w:rPr>
        <w:t xml:space="preserve">, </w:t>
      </w:r>
      <w:r w:rsidRPr="00C43B2D">
        <w:rPr>
          <w:rStyle w:val="affffe"/>
          <w:rFonts w:hint="cs"/>
          <w:rtl/>
        </w:rPr>
        <w:t>או</w:t>
      </w:r>
      <w:r>
        <w:rPr>
          <w:rFonts w:ascii="Fb Fontext" w:hAnsi="Fb Fontext" w:hint="cs"/>
          <w:rtl/>
        </w:rPr>
        <w:t xml:space="preserve"> מתחילה ונרמז להם,</w:t>
      </w:r>
    </w:p>
    <w:p w14:paraId="59DD9827" w14:textId="77777777" w:rsidR="00E268F4" w:rsidRDefault="00C43B2D" w:rsidP="00DB6C68">
      <w:pPr>
        <w:rPr>
          <w:rStyle w:val="affffa"/>
          <w:rtl/>
        </w:rPr>
      </w:pPr>
      <w:r>
        <w:rPr>
          <w:rStyle w:val="affffe"/>
          <w:rFonts w:hint="cs"/>
          <w:rtl/>
        </w:rPr>
        <w:t xml:space="preserve">ג. </w:t>
      </w:r>
      <w:r w:rsidR="00AB7D20" w:rsidRPr="00C43B2D">
        <w:rPr>
          <w:rStyle w:val="affffe"/>
          <w:rtl/>
        </w:rPr>
        <w:t>אביי:</w:t>
      </w:r>
      <w:r w:rsidR="00AB7D20" w:rsidRPr="00C54C7E">
        <w:rPr>
          <w:rStyle w:val="afffe"/>
          <w:rtl/>
        </w:rPr>
        <w:t xml:space="preserve"> </w:t>
      </w:r>
      <w:r w:rsidR="00AB7D20" w:rsidRPr="00FD1F0A">
        <w:rPr>
          <w:rFonts w:cs="PFT_Frank" w:hint="cs"/>
          <w:b/>
          <w:bCs/>
          <w:szCs w:val="14"/>
          <w:rtl/>
        </w:rPr>
        <w:t xml:space="preserve">עדים </w:t>
      </w:r>
      <w:r w:rsidRPr="00FD1F0A">
        <w:rPr>
          <w:rFonts w:cs="PFT_Frank" w:hint="cs"/>
          <w:b/>
          <w:bCs/>
          <w:szCs w:val="14"/>
          <w:rtl/>
        </w:rPr>
        <w:t>א</w:t>
      </w:r>
      <w:r w:rsidR="002B7BCC">
        <w:rPr>
          <w:rFonts w:cs="PFT_Frank"/>
          <w:b/>
          <w:bCs/>
          <w:szCs w:val="14"/>
          <w:rtl/>
        </w:rPr>
        <w:t>"</w:t>
      </w:r>
      <w:r w:rsidRPr="00FD1F0A">
        <w:rPr>
          <w:rFonts w:cs="PFT_Frank" w:hint="cs"/>
          <w:b/>
          <w:bCs/>
          <w:szCs w:val="14"/>
          <w:rtl/>
        </w:rPr>
        <w:t>צ</w:t>
      </w:r>
      <w:r w:rsidR="00AB7D20" w:rsidRPr="00FD1F0A">
        <w:rPr>
          <w:rFonts w:cs="PFT_Frank" w:hint="cs"/>
          <w:b/>
          <w:bCs/>
          <w:szCs w:val="14"/>
          <w:rtl/>
        </w:rPr>
        <w:t xml:space="preserve"> התראה</w:t>
      </w:r>
      <w:r w:rsidR="00AB7D20" w:rsidRPr="00DB6C68">
        <w:rPr>
          <w:rFonts w:hint="cs"/>
          <w:rtl/>
        </w:rPr>
        <w:t xml:space="preserve"> </w:t>
      </w:r>
      <w:r w:rsidRPr="00DB6C68">
        <w:rPr>
          <w:rFonts w:hint="cs"/>
          <w:rtl/>
        </w:rPr>
        <w:t>דג</w:t>
      </w:r>
      <w:r>
        <w:rPr>
          <w:rFonts w:hint="cs"/>
          <w:rtl/>
        </w:rPr>
        <w:t xml:space="preserve">ם הם רצו להרוג בלא התרה </w:t>
      </w:r>
      <w:r w:rsidR="00AB7D20" w:rsidRPr="00C35A2C">
        <w:rPr>
          <w:rFonts w:hint="cs"/>
          <w:rtl/>
        </w:rPr>
        <w:t xml:space="preserve">ובעי' </w:t>
      </w:r>
      <w:r w:rsidR="00AB7D20" w:rsidRPr="00D649ED">
        <w:rPr>
          <w:rStyle w:val="affffa"/>
          <w:rFonts w:hint="cs"/>
          <w:rtl/>
        </w:rPr>
        <w:t>כאשר זמם</w:t>
      </w:r>
      <w:r w:rsidR="00E268F4">
        <w:rPr>
          <w:rStyle w:val="affffa"/>
          <w:rFonts w:hint="cs"/>
          <w:rtl/>
        </w:rPr>
        <w:t>,</w:t>
      </w:r>
    </w:p>
    <w:p w14:paraId="2BB0CC37" w14:textId="5068A70E" w:rsidR="00AB7D20" w:rsidRPr="00F71179" w:rsidRDefault="00AB7D20" w:rsidP="00AB7D20">
      <w:pPr>
        <w:rPr>
          <w:rFonts w:ascii="Fb Fontext" w:hAnsi="Fb Fontext"/>
          <w:spacing w:val="-6"/>
          <w:rtl/>
        </w:rPr>
      </w:pPr>
      <w:r w:rsidRPr="00C43B2D">
        <w:rPr>
          <w:rStyle w:val="affffe"/>
          <w:rFonts w:hint="cs"/>
          <w:rtl/>
        </w:rPr>
        <w:t>ואין לומר</w:t>
      </w:r>
      <w:r w:rsidRPr="00F71179">
        <w:rPr>
          <w:rFonts w:ascii="Fb Fontext" w:hAnsi="Fb Fontext" w:hint="cs"/>
          <w:spacing w:val="-6"/>
          <w:rtl/>
        </w:rPr>
        <w:t xml:space="preserve"> </w:t>
      </w:r>
      <w:r w:rsidR="00C43B2D">
        <w:rPr>
          <w:rFonts w:ascii="Fb Fontext" w:hAnsi="Fb Fontext" w:hint="cs"/>
          <w:spacing w:val="-6"/>
          <w:rtl/>
        </w:rPr>
        <w:t>ד</w:t>
      </w:r>
      <w:r w:rsidRPr="00F71179">
        <w:rPr>
          <w:rFonts w:ascii="Fb Fontext" w:hAnsi="Fb Fontext" w:hint="cs"/>
          <w:spacing w:val="-6"/>
          <w:rtl/>
        </w:rPr>
        <w:t>בבן גרושה וב</w:t>
      </w:r>
      <w:r w:rsidR="00C43B2D">
        <w:rPr>
          <w:rFonts w:ascii="Fb Fontext" w:hAnsi="Fb Fontext" w:hint="cs"/>
          <w:spacing w:val="-6"/>
          <w:rtl/>
        </w:rPr>
        <w:t>"ח</w:t>
      </w:r>
      <w:r w:rsidRPr="00F71179">
        <w:rPr>
          <w:rFonts w:ascii="Fb Fontext" w:hAnsi="Fb Fontext" w:hint="cs"/>
          <w:spacing w:val="-6"/>
          <w:rtl/>
        </w:rPr>
        <w:t xml:space="preserve"> </w:t>
      </w:r>
      <w:r w:rsidR="00C43B2D">
        <w:rPr>
          <w:rFonts w:ascii="Fb Fontext" w:hAnsi="Fb Fontext" w:hint="cs"/>
          <w:spacing w:val="-6"/>
          <w:rtl/>
        </w:rPr>
        <w:t>יתרו</w:t>
      </w:r>
      <w:r w:rsidRPr="00F71179">
        <w:rPr>
          <w:rFonts w:ascii="Fb Fontext" w:hAnsi="Fb Fontext" w:hint="cs"/>
          <w:spacing w:val="-6"/>
          <w:rtl/>
        </w:rPr>
        <w:t xml:space="preserve"> בשביל להלקותם </w:t>
      </w:r>
      <w:r w:rsidR="00C43B2D">
        <w:rPr>
          <w:rFonts w:ascii="Fb Fontext" w:hAnsi="Fb Fontext" w:hint="cs"/>
          <w:spacing w:val="-6"/>
          <w:rtl/>
        </w:rPr>
        <w:t>ד</w:t>
      </w:r>
      <w:r w:rsidRPr="00F71179">
        <w:rPr>
          <w:rFonts w:ascii="Fb Fontext" w:hAnsi="Fb Fontext" w:hint="cs"/>
          <w:spacing w:val="-6"/>
          <w:rtl/>
        </w:rPr>
        <w:t>א</w:t>
      </w:r>
      <w:r w:rsidRPr="00F71179">
        <w:rPr>
          <w:rFonts w:ascii="Fb Fontext" w:hAnsi="Fb Fontext"/>
          <w:spacing w:val="-6"/>
          <w:rtl/>
        </w:rPr>
        <w:t>"</w:t>
      </w:r>
      <w:r w:rsidRPr="00F71179">
        <w:rPr>
          <w:rFonts w:ascii="Fb Fontext" w:hAnsi="Fb Fontext" w:hint="cs"/>
          <w:spacing w:val="-6"/>
          <w:rtl/>
        </w:rPr>
        <w:t>א לחללם</w:t>
      </w:r>
    </w:p>
    <w:p w14:paraId="38971181" w14:textId="20E6DEAC" w:rsidR="00AB7D20" w:rsidRPr="00C35A2C" w:rsidRDefault="00C43B2D" w:rsidP="00AB7D20">
      <w:pPr>
        <w:rPr>
          <w:rFonts w:ascii="Fb Fontext" w:hAnsi="Fb Fontext"/>
          <w:rtl/>
        </w:rPr>
      </w:pPr>
      <w:r>
        <w:rPr>
          <w:rFonts w:ascii="Fb Fontext" w:hAnsi="Fb Fontext" w:hint="cs"/>
          <w:sz w:val="32"/>
          <w:rtl/>
        </w:rPr>
        <w:t>ד</w:t>
      </w:r>
      <w:r w:rsidR="00AB7D20" w:rsidRPr="00D649ED">
        <w:rPr>
          <w:rStyle w:val="affffa"/>
          <w:rtl/>
        </w:rPr>
        <w:t xml:space="preserve">משפט אחד יהיה לכם, </w:t>
      </w:r>
      <w:r w:rsidR="00AB7D20" w:rsidRPr="00C43B2D">
        <w:rPr>
          <w:rtl/>
        </w:rPr>
        <w:t>משפט השוה לכולכם.</w:t>
      </w:r>
    </w:p>
    <w:p w14:paraId="16874C32" w14:textId="77777777" w:rsidR="00AB7D20" w:rsidRPr="00F97732" w:rsidRDefault="00AB7D20" w:rsidP="003156E1">
      <w:pPr>
        <w:pStyle w:val="aff9"/>
        <w:rPr>
          <w:rtl/>
        </w:rPr>
      </w:pPr>
      <w:r w:rsidRPr="003156E1">
        <w:rPr>
          <w:rFonts w:hint="cs"/>
          <w:rtl/>
        </w:rPr>
        <w:t>׹</w:t>
      </w:r>
    </w:p>
    <w:p w14:paraId="55C0C5F6" w14:textId="77777777" w:rsidR="00C30EB5" w:rsidRDefault="00C43B2D" w:rsidP="00516F76">
      <w:pPr>
        <w:rPr>
          <w:rFonts w:ascii="Fb Fontext" w:hAnsi="Fb Fontext"/>
          <w:rtl/>
        </w:rPr>
      </w:pPr>
      <w:bookmarkStart w:id="238" w:name="_Toc119353023"/>
      <w:r w:rsidRPr="00C43B2D">
        <w:rPr>
          <w:rStyle w:val="affffc"/>
          <w:rtl/>
        </w:rPr>
        <w:t>חובל בחבירו</w:t>
      </w:r>
      <w:bookmarkEnd w:id="238"/>
      <w:r w:rsidRPr="00C43B2D">
        <w:rPr>
          <w:rStyle w:val="affffe"/>
          <w:rFonts w:hint="cs"/>
          <w:rtl/>
        </w:rPr>
        <w:t xml:space="preserve"> </w:t>
      </w:r>
      <w:r w:rsidR="00AB7D20" w:rsidRPr="00C30EB5">
        <w:rPr>
          <w:rStyle w:val="affffe"/>
          <w:rFonts w:hint="cs"/>
          <w:spacing w:val="-6"/>
          <w:rtl/>
        </w:rPr>
        <w:t xml:space="preserve">ג. </w:t>
      </w:r>
      <w:r w:rsidR="00AB7D20" w:rsidRPr="00C30EB5">
        <w:rPr>
          <w:rStyle w:val="affffe"/>
          <w:spacing w:val="-6"/>
          <w:rtl/>
        </w:rPr>
        <w:t>ר</w:t>
      </w:r>
      <w:r w:rsidR="00AB7D20" w:rsidRPr="00C30EB5">
        <w:rPr>
          <w:rStyle w:val="affffe"/>
          <w:rFonts w:hint="cs"/>
          <w:spacing w:val="-6"/>
          <w:rtl/>
        </w:rPr>
        <w:t>שבדר</w:t>
      </w:r>
      <w:r w:rsidR="00AB7D20" w:rsidRPr="00C30EB5">
        <w:rPr>
          <w:rStyle w:val="affffe"/>
          <w:spacing w:val="-6"/>
          <w:rtl/>
        </w:rPr>
        <w:t>"</w:t>
      </w:r>
      <w:r w:rsidR="00AB7D20" w:rsidRPr="00C30EB5">
        <w:rPr>
          <w:rStyle w:val="affffe"/>
          <w:rFonts w:hint="cs"/>
          <w:spacing w:val="-6"/>
          <w:rtl/>
        </w:rPr>
        <w:t>א</w:t>
      </w:r>
      <w:r w:rsidR="00AB7D20" w:rsidRPr="00C30EB5">
        <w:rPr>
          <w:rStyle w:val="affffe"/>
          <w:spacing w:val="-6"/>
          <w:rtl/>
        </w:rPr>
        <w:t>:</w:t>
      </w:r>
      <w:r w:rsidR="00AB7D20" w:rsidRPr="00C30EB5">
        <w:rPr>
          <w:rFonts w:ascii="Fb Fontext" w:hAnsi="Fb Fontext"/>
          <w:spacing w:val="-6"/>
          <w:sz w:val="32"/>
          <w:rtl/>
        </w:rPr>
        <w:t xml:space="preserve"> </w:t>
      </w:r>
      <w:r w:rsidR="00AB7D20" w:rsidRPr="00C30EB5">
        <w:rPr>
          <w:rFonts w:ascii="Fb Fontext" w:hAnsi="Fb Fontext" w:hint="cs"/>
          <w:spacing w:val="-6"/>
          <w:sz w:val="32"/>
          <w:rtl/>
        </w:rPr>
        <w:t xml:space="preserve">גם אינו משלם ממון ולוקה </w:t>
      </w:r>
      <w:r w:rsidR="00AB7D20" w:rsidRPr="00C30EB5">
        <w:rPr>
          <w:rStyle w:val="affffa"/>
          <w:rFonts w:hint="cs"/>
          <w:spacing w:val="-6"/>
          <w:rtl/>
        </w:rPr>
        <w:t>ד'</w:t>
      </w:r>
      <w:r w:rsidR="00AB7D20" w:rsidRPr="00C30EB5">
        <w:rPr>
          <w:rStyle w:val="affffa"/>
          <w:spacing w:val="-6"/>
          <w:rtl/>
        </w:rPr>
        <w:t xml:space="preserve">וכי ינצו אנשים </w:t>
      </w:r>
      <w:r w:rsidR="00AB7D20" w:rsidRPr="00C30EB5">
        <w:rPr>
          <w:rStyle w:val="affffa"/>
          <w:rtl/>
        </w:rPr>
        <w:t xml:space="preserve">ונגפו אשה הרה </w:t>
      </w:r>
      <w:r w:rsidR="00AB7D20" w:rsidRPr="00C30EB5">
        <w:rPr>
          <w:rStyle w:val="affffe"/>
          <w:rFonts w:hint="cs"/>
          <w:spacing w:val="0"/>
          <w:rtl/>
        </w:rPr>
        <w:t>ואר</w:t>
      </w:r>
      <w:r w:rsidR="00AB7D20" w:rsidRPr="00C30EB5">
        <w:rPr>
          <w:rStyle w:val="affffe"/>
          <w:spacing w:val="0"/>
          <w:rtl/>
        </w:rPr>
        <w:t>"</w:t>
      </w:r>
      <w:r w:rsidR="00AB7D20" w:rsidRPr="00C30EB5">
        <w:rPr>
          <w:rStyle w:val="affffe"/>
          <w:rFonts w:hint="cs"/>
          <w:spacing w:val="0"/>
          <w:rtl/>
        </w:rPr>
        <w:t>א</w:t>
      </w:r>
      <w:r w:rsidR="00AB7D20" w:rsidRPr="00C30EB5">
        <w:rPr>
          <w:rStyle w:val="affffe"/>
          <w:spacing w:val="0"/>
          <w:rtl/>
        </w:rPr>
        <w:t xml:space="preserve">: </w:t>
      </w:r>
      <w:r w:rsidRPr="00C30EB5">
        <w:rPr>
          <w:rFonts w:ascii="Fb Fontext" w:hAnsi="Fb Fontext" w:hint="cs"/>
          <w:rtl/>
        </w:rPr>
        <w:t xml:space="preserve">מדובר </w:t>
      </w:r>
      <w:r w:rsidR="00AB7D20" w:rsidRPr="00C30EB5">
        <w:rPr>
          <w:rFonts w:ascii="Fb Fontext" w:hAnsi="Fb Fontext"/>
          <w:rtl/>
        </w:rPr>
        <w:t>במצות שבמיתה</w:t>
      </w:r>
      <w:r w:rsidRPr="00C30EB5">
        <w:rPr>
          <w:rFonts w:ascii="Fb Fontext" w:hAnsi="Fb Fontext" w:hint="cs"/>
          <w:rtl/>
        </w:rPr>
        <w:t>,</w:t>
      </w:r>
      <w:r w:rsidR="00AB7D20" w:rsidRPr="00C30EB5">
        <w:rPr>
          <w:rFonts w:ascii="Fb Fontext" w:hAnsi="Fb Fontext"/>
          <w:rtl/>
        </w:rPr>
        <w:t xml:space="preserve"> </w:t>
      </w:r>
      <w:r w:rsidRPr="00C30EB5">
        <w:rPr>
          <w:rFonts w:ascii="Fb Fontext" w:hAnsi="Fb Fontext" w:hint="cs"/>
          <w:rtl/>
        </w:rPr>
        <w:t>וכשהתרו בו,</w:t>
      </w:r>
      <w:r w:rsidR="00AB7D20" w:rsidRPr="00C30EB5">
        <w:rPr>
          <w:rFonts w:ascii="Fb Fontext" w:hAnsi="Fb Fontext" w:hint="cs"/>
          <w:rtl/>
        </w:rPr>
        <w:t xml:space="preserve">  </w:t>
      </w:r>
    </w:p>
    <w:p w14:paraId="611DCC24" w14:textId="28B57E73" w:rsidR="00AB7D20" w:rsidRPr="00C30EB5" w:rsidRDefault="00AB7D20" w:rsidP="00516F76">
      <w:pPr>
        <w:rPr>
          <w:rFonts w:ascii="Fb Fontext" w:hAnsi="Fb Fontext"/>
          <w:spacing w:val="-4"/>
          <w:rtl/>
        </w:rPr>
      </w:pPr>
      <w:r w:rsidRPr="00C30EB5">
        <w:rPr>
          <w:rFonts w:ascii="Fb Fontext" w:hAnsi="Fb Fontext"/>
          <w:spacing w:val="-4"/>
          <w:rtl/>
        </w:rPr>
        <w:t>ומותרה לדבר חמור הוי מותרה לדבר הקל,</w:t>
      </w:r>
      <w:r w:rsidR="00C43B2D" w:rsidRPr="00C30EB5">
        <w:rPr>
          <w:rFonts w:ascii="Fb Fontext" w:hAnsi="Fb Fontext" w:hint="cs"/>
          <w:spacing w:val="-4"/>
          <w:rtl/>
        </w:rPr>
        <w:t>-</w:t>
      </w:r>
      <w:r w:rsidRPr="00C30EB5">
        <w:rPr>
          <w:rFonts w:ascii="Fb Fontext" w:hAnsi="Fb Fontext"/>
          <w:spacing w:val="-4"/>
          <w:rtl/>
        </w:rPr>
        <w:t xml:space="preserve"> </w:t>
      </w:r>
      <w:r w:rsidRPr="00C30EB5">
        <w:rPr>
          <w:rStyle w:val="affffa"/>
          <w:spacing w:val="-4"/>
          <w:rtl/>
        </w:rPr>
        <w:t>ולא יהיה אסון ענוש יענש.</w:t>
      </w:r>
    </w:p>
    <w:p w14:paraId="1DABF104" w14:textId="555EE591" w:rsidR="00AB7D20" w:rsidRPr="00C35A2C" w:rsidRDefault="00AB7D20" w:rsidP="00C43B2D">
      <w:pPr>
        <w:rPr>
          <w:rFonts w:ascii="Fb Fontext" w:hAnsi="Fb Fontext" w:cs="Guttman Vilna"/>
          <w:b/>
          <w:bCs/>
          <w:sz w:val="32"/>
          <w:rtl/>
        </w:rPr>
      </w:pPr>
      <w:r w:rsidRPr="00C43B2D">
        <w:rPr>
          <w:rStyle w:val="affffe"/>
          <w:rFonts w:hint="cs"/>
          <w:rtl/>
        </w:rPr>
        <w:t>והקשה רב אשי:</w:t>
      </w:r>
      <w:r w:rsidRPr="00C35A2C">
        <w:rPr>
          <w:rFonts w:ascii="Fb Fontext" w:hAnsi="Fb Fontext" w:hint="cs"/>
          <w:rtl/>
        </w:rPr>
        <w:t xml:space="preserve"> מי יימר דהוי מותרה לדבר הקל, ואת</w:t>
      </w:r>
      <w:r w:rsidRPr="00C35A2C">
        <w:rPr>
          <w:rFonts w:ascii="Fb Fontext" w:hAnsi="Fb Fontext"/>
          <w:rtl/>
        </w:rPr>
        <w:t>"</w:t>
      </w:r>
      <w:r w:rsidRPr="00C35A2C">
        <w:rPr>
          <w:rFonts w:ascii="Fb Fontext" w:hAnsi="Fb Fontext" w:hint="cs"/>
          <w:rtl/>
        </w:rPr>
        <w:t>ל הוי, ממאי דמיתה חמורה</w:t>
      </w:r>
      <w:r w:rsidR="00C43B2D">
        <w:rPr>
          <w:rFonts w:ascii="Fb Fontext" w:hAnsi="Fb Fontext" w:hint="cs"/>
          <w:rtl/>
        </w:rPr>
        <w:t xml:space="preserve">, </w:t>
      </w:r>
      <w:r w:rsidRPr="00C35A2C">
        <w:rPr>
          <w:rFonts w:ascii="Fb Fontext" w:hAnsi="Fb Fontext" w:hint="cs"/>
          <w:sz w:val="32"/>
          <w:rtl/>
        </w:rPr>
        <w:t>אפשר מלקות חמור</w:t>
      </w:r>
      <w:r w:rsidR="0093180D">
        <w:rPr>
          <w:rFonts w:ascii="Fb Fontext" w:hAnsi="Fb Fontext" w:hint="cs"/>
          <w:sz w:val="32"/>
          <w:rtl/>
        </w:rPr>
        <w:t>,</w:t>
      </w:r>
      <w:r w:rsidRPr="00C35A2C">
        <w:rPr>
          <w:rFonts w:ascii="Fb Fontext" w:hAnsi="Fb Fontext" w:hint="cs"/>
          <w:sz w:val="32"/>
          <w:rtl/>
        </w:rPr>
        <w:t xml:space="preserve"> </w:t>
      </w:r>
      <w:r w:rsidRPr="00C43B2D">
        <w:rPr>
          <w:rStyle w:val="affffe"/>
          <w:rFonts w:hint="cs"/>
          <w:rtl/>
        </w:rPr>
        <w:t xml:space="preserve">וכרב </w:t>
      </w:r>
      <w:r w:rsidRPr="00C35A2C">
        <w:rPr>
          <w:rFonts w:ascii="Fb Fontext" w:hAnsi="Fb Fontext" w:hint="cs"/>
          <w:sz w:val="32"/>
          <w:rtl/>
        </w:rPr>
        <w:t xml:space="preserve">דאלמלא הלקו לחנניה מישאל ועזריה </w:t>
      </w:r>
      <w:r w:rsidR="00C43B2D">
        <w:rPr>
          <w:rFonts w:ascii="Fb Fontext" w:hAnsi="Fb Fontext" w:hint="cs"/>
          <w:sz w:val="32"/>
          <w:rtl/>
        </w:rPr>
        <w:t>ח</w:t>
      </w:r>
      <w:r w:rsidR="002B7BCC">
        <w:rPr>
          <w:rFonts w:ascii="Fb Fontext" w:hAnsi="Fb Fontext"/>
          <w:sz w:val="32"/>
          <w:rtl/>
        </w:rPr>
        <w:t>"</w:t>
      </w:r>
      <w:r w:rsidR="00C43B2D">
        <w:rPr>
          <w:rFonts w:ascii="Fb Fontext" w:hAnsi="Fb Fontext" w:hint="cs"/>
          <w:sz w:val="32"/>
          <w:rtl/>
        </w:rPr>
        <w:t>ו עבדו לצלם</w:t>
      </w:r>
      <w:r w:rsidRPr="00C35A2C">
        <w:rPr>
          <w:rFonts w:ascii="Fb Fontext" w:hAnsi="Fb Fontext" w:hint="cs"/>
          <w:sz w:val="32"/>
          <w:rtl/>
        </w:rPr>
        <w:t>.</w:t>
      </w:r>
    </w:p>
    <w:p w14:paraId="4C12AB60" w14:textId="77777777" w:rsidR="00E268F4" w:rsidRDefault="00AB7D20" w:rsidP="00AB7D20">
      <w:pPr>
        <w:rPr>
          <w:rFonts w:ascii="Fb Fontext" w:hAnsi="Fb Fontext"/>
          <w:spacing w:val="-8"/>
          <w:rtl/>
        </w:rPr>
      </w:pPr>
      <w:r w:rsidRPr="00C43B2D">
        <w:rPr>
          <w:rStyle w:val="affffe"/>
          <w:rFonts w:hint="cs"/>
          <w:rtl/>
        </w:rPr>
        <w:t>ודחאו רסבדר</w:t>
      </w:r>
      <w:r w:rsidRPr="00C43B2D">
        <w:rPr>
          <w:rStyle w:val="affffe"/>
          <w:rtl/>
        </w:rPr>
        <w:t>"</w:t>
      </w:r>
      <w:r w:rsidRPr="00C43B2D">
        <w:rPr>
          <w:rStyle w:val="affffe"/>
          <w:rFonts w:hint="cs"/>
          <w:rtl/>
        </w:rPr>
        <w:t>א</w:t>
      </w:r>
      <w:r w:rsidR="00C43B2D">
        <w:rPr>
          <w:rStyle w:val="affffe"/>
          <w:rFonts w:hint="cs"/>
          <w:rtl/>
        </w:rPr>
        <w:t>:</w:t>
      </w:r>
      <w:r w:rsidRPr="00F71179">
        <w:rPr>
          <w:rFonts w:ascii="Fb Fontext" w:hAnsi="Fb Fontext"/>
          <w:spacing w:val="-8"/>
          <w:rtl/>
        </w:rPr>
        <w:t xml:space="preserve"> </w:t>
      </w:r>
      <w:r w:rsidRPr="00F71179">
        <w:rPr>
          <w:rFonts w:ascii="Fb Fontext" w:hAnsi="Fb Fontext" w:hint="cs"/>
          <w:spacing w:val="-8"/>
          <w:rtl/>
        </w:rPr>
        <w:t xml:space="preserve">דיש לחלק בין שיש לה קצבה </w:t>
      </w:r>
      <w:r w:rsidR="00C43B2D" w:rsidRPr="00C43B2D">
        <w:rPr>
          <w:rStyle w:val="afffff0"/>
          <w:rFonts w:hint="cs"/>
          <w:rtl/>
        </w:rPr>
        <w:t xml:space="preserve">כאן </w:t>
      </w:r>
      <w:r w:rsidRPr="00C43B2D">
        <w:rPr>
          <w:rStyle w:val="afffff0"/>
          <w:rFonts w:hint="cs"/>
          <w:rtl/>
        </w:rPr>
        <w:t>שהיא קלה</w:t>
      </w:r>
      <w:r w:rsidR="00E268F4">
        <w:rPr>
          <w:rFonts w:ascii="Fb Fontext" w:hAnsi="Fb Fontext" w:hint="cs"/>
          <w:spacing w:val="-8"/>
          <w:rtl/>
        </w:rPr>
        <w:t>,</w:t>
      </w:r>
    </w:p>
    <w:p w14:paraId="6849DCD9" w14:textId="252308BB" w:rsidR="00AB7D20" w:rsidRPr="00C43B2D" w:rsidRDefault="00AB7D20" w:rsidP="00164971">
      <w:pPr>
        <w:ind w:left="793" w:firstLine="57"/>
        <w:rPr>
          <w:rStyle w:val="afffff0"/>
          <w:rtl/>
        </w:rPr>
      </w:pPr>
      <w:r w:rsidRPr="00F71179">
        <w:rPr>
          <w:rFonts w:ascii="Fb Fontext" w:hAnsi="Fb Fontext" w:hint="cs"/>
          <w:spacing w:val="-8"/>
          <w:rtl/>
        </w:rPr>
        <w:t xml:space="preserve">לשאין לה קצבה </w:t>
      </w:r>
      <w:r w:rsidRPr="00C43B2D">
        <w:rPr>
          <w:rStyle w:val="afffff0"/>
          <w:rFonts w:hint="cs"/>
          <w:rtl/>
        </w:rPr>
        <w:t>שחמורה</w:t>
      </w:r>
    </w:p>
    <w:p w14:paraId="74AA6C16" w14:textId="77777777" w:rsidR="00AB7D20" w:rsidRPr="00C35A2C" w:rsidRDefault="00AB7D20" w:rsidP="00E26091">
      <w:pPr>
        <w:pStyle w:val="afff"/>
        <w:framePr w:wrap="around"/>
        <w:rPr>
          <w:rtl/>
        </w:rPr>
      </w:pPr>
      <w:bookmarkStart w:id="239" w:name="_Toc119353024"/>
      <w:r w:rsidRPr="00C35A2C">
        <w:rPr>
          <w:rFonts w:hint="cs"/>
          <w:rtl/>
        </w:rPr>
        <w:t>לג:</w:t>
      </w:r>
      <w:bookmarkEnd w:id="239"/>
    </w:p>
    <w:p w14:paraId="4901807A" w14:textId="7F8C5515" w:rsidR="00AB7D20" w:rsidRPr="00730169" w:rsidRDefault="00AB7D20" w:rsidP="00AB7D20">
      <w:pPr>
        <w:rPr>
          <w:rFonts w:ascii="Fb Fontext" w:hAnsi="Fb Fontext"/>
          <w:spacing w:val="-8"/>
          <w:sz w:val="32"/>
          <w:rtl/>
        </w:rPr>
      </w:pPr>
      <w:r w:rsidRPr="00730169">
        <w:rPr>
          <w:rStyle w:val="affffe"/>
          <w:rFonts w:hint="cs"/>
          <w:spacing w:val="-8"/>
          <w:rtl/>
        </w:rPr>
        <w:t>הקשה ר</w:t>
      </w:r>
      <w:r w:rsidRPr="00730169">
        <w:rPr>
          <w:rStyle w:val="affffe"/>
          <w:spacing w:val="-8"/>
          <w:rtl/>
        </w:rPr>
        <w:t>"</w:t>
      </w:r>
      <w:r w:rsidRPr="00730169">
        <w:rPr>
          <w:rStyle w:val="affffe"/>
          <w:rFonts w:hint="cs"/>
          <w:spacing w:val="-8"/>
          <w:rtl/>
        </w:rPr>
        <w:t xml:space="preserve">י </w:t>
      </w:r>
      <w:r w:rsidRPr="00730169">
        <w:rPr>
          <w:rStyle w:val="affffe"/>
          <w:spacing w:val="-8"/>
          <w:rtl/>
        </w:rPr>
        <w:t>מנהר פקוד</w:t>
      </w:r>
      <w:r w:rsidRPr="00730169">
        <w:rPr>
          <w:rFonts w:ascii="Fb Fontext" w:hAnsi="Fb Fontext"/>
          <w:spacing w:val="-8"/>
          <w:sz w:val="32"/>
          <w:rtl/>
        </w:rPr>
        <w:t xml:space="preserve">: הניחא </w:t>
      </w:r>
      <w:r w:rsidRPr="00730169">
        <w:rPr>
          <w:rStyle w:val="affffe"/>
          <w:spacing w:val="-8"/>
          <w:rtl/>
        </w:rPr>
        <w:t>לרבנן,</w:t>
      </w:r>
      <w:r w:rsidRPr="00730169">
        <w:rPr>
          <w:rFonts w:ascii="Fb Fontext" w:hAnsi="Fb Fontext"/>
          <w:spacing w:val="-8"/>
          <w:sz w:val="32"/>
          <w:rtl/>
        </w:rPr>
        <w:t xml:space="preserve"> </w:t>
      </w:r>
      <w:r w:rsidRPr="00730169">
        <w:rPr>
          <w:rStyle w:val="affffa"/>
          <w:spacing w:val="-8"/>
          <w:rtl/>
        </w:rPr>
        <w:t xml:space="preserve">דנפש </w:t>
      </w:r>
      <w:r w:rsidRPr="00730169">
        <w:rPr>
          <w:rFonts w:ascii="Fb Fontext" w:hAnsi="Fb Fontext"/>
          <w:spacing w:val="-8"/>
          <w:sz w:val="32"/>
          <w:rtl/>
        </w:rPr>
        <w:t>ממש,</w:t>
      </w:r>
      <w:r w:rsidRPr="00730169">
        <w:rPr>
          <w:rFonts w:ascii="Fb Fontext" w:hAnsi="Fb Fontext" w:hint="cs"/>
          <w:spacing w:val="-8"/>
          <w:sz w:val="32"/>
          <w:rtl/>
        </w:rPr>
        <w:t xml:space="preserve"> א</w:t>
      </w:r>
      <w:r w:rsidRPr="00730169">
        <w:rPr>
          <w:rFonts w:ascii="Fb Fontext" w:hAnsi="Fb Fontext"/>
          <w:spacing w:val="-8"/>
          <w:sz w:val="32"/>
          <w:rtl/>
        </w:rPr>
        <w:t xml:space="preserve">לא </w:t>
      </w:r>
      <w:r w:rsidRPr="00730169">
        <w:rPr>
          <w:rStyle w:val="affffe"/>
          <w:spacing w:val="-8"/>
          <w:rtl/>
        </w:rPr>
        <w:t xml:space="preserve">לרבי </w:t>
      </w:r>
      <w:r w:rsidRPr="00730169">
        <w:rPr>
          <w:rFonts w:ascii="Fb Fontext" w:hAnsi="Fb Fontext" w:hint="cs"/>
          <w:spacing w:val="-8"/>
          <w:sz w:val="32"/>
          <w:rtl/>
        </w:rPr>
        <w:t>ד</w:t>
      </w:r>
      <w:r w:rsidRPr="00730169">
        <w:rPr>
          <w:rFonts w:ascii="Fb Fontext" w:hAnsi="Fb Fontext"/>
          <w:spacing w:val="-8"/>
          <w:sz w:val="32"/>
          <w:rtl/>
        </w:rPr>
        <w:t>ממון, מא"</w:t>
      </w:r>
      <w:r w:rsidRPr="00730169">
        <w:rPr>
          <w:rFonts w:ascii="Fb Fontext" w:hAnsi="Fb Fontext" w:hint="cs"/>
          <w:spacing w:val="-8"/>
          <w:sz w:val="32"/>
          <w:rtl/>
        </w:rPr>
        <w:t>ל</w:t>
      </w:r>
      <w:r w:rsidRPr="00730169">
        <w:rPr>
          <w:rFonts w:ascii="Fb Fontext" w:hAnsi="Fb Fontext"/>
          <w:spacing w:val="-8"/>
          <w:sz w:val="32"/>
          <w:rtl/>
        </w:rPr>
        <w:t>?</w:t>
      </w:r>
    </w:p>
    <w:p w14:paraId="168BD0C7" w14:textId="52F7FA53" w:rsidR="00E268F4" w:rsidRDefault="00AB7D20" w:rsidP="00AB7D20">
      <w:pPr>
        <w:rPr>
          <w:rFonts w:ascii="Fb Fontext" w:hAnsi="Fb Fontext"/>
          <w:spacing w:val="-4"/>
          <w:sz w:val="32"/>
          <w:rtl/>
        </w:rPr>
      </w:pPr>
      <w:r w:rsidRPr="00C43B2D">
        <w:rPr>
          <w:rStyle w:val="affffe"/>
          <w:rFonts w:hint="cs"/>
          <w:rtl/>
        </w:rPr>
        <w:t xml:space="preserve">ד. </w:t>
      </w:r>
      <w:r w:rsidRPr="00C43B2D">
        <w:rPr>
          <w:rStyle w:val="affffe"/>
          <w:rtl/>
        </w:rPr>
        <w:t xml:space="preserve">אלא </w:t>
      </w:r>
      <w:r w:rsidRPr="00C43B2D">
        <w:rPr>
          <w:rStyle w:val="affffe"/>
          <w:rFonts w:hint="cs"/>
          <w:rtl/>
        </w:rPr>
        <w:t>כרבא</w:t>
      </w:r>
      <w:r w:rsidRPr="00C35A2C">
        <w:rPr>
          <w:rFonts w:ascii="Fb Fontext" w:hAnsi="Fb Fontext"/>
          <w:sz w:val="32"/>
          <w:rtl/>
        </w:rPr>
        <w:t>:</w:t>
      </w:r>
      <w:r w:rsidRPr="00AD1A41">
        <w:rPr>
          <w:rStyle w:val="affffa"/>
          <w:rtl/>
        </w:rPr>
        <w:t xml:space="preserve"> </w:t>
      </w:r>
      <w:r w:rsidRPr="00AD1A41">
        <w:rPr>
          <w:rStyle w:val="affffa"/>
          <w:rFonts w:hint="cs"/>
          <w:rtl/>
        </w:rPr>
        <w:t>'</w:t>
      </w:r>
      <w:r w:rsidRPr="00AD1A41">
        <w:rPr>
          <w:rStyle w:val="affffa"/>
          <w:rtl/>
        </w:rPr>
        <w:t>אם יקום והתהלך בחוץ על משענתו ונקה המכה</w:t>
      </w:r>
      <w:r w:rsidRPr="00AD1A41">
        <w:rPr>
          <w:rStyle w:val="affffa"/>
          <w:rFonts w:hint="cs"/>
          <w:rtl/>
        </w:rPr>
        <w:t>'</w:t>
      </w:r>
      <w:r w:rsidRPr="00AD1A41">
        <w:rPr>
          <w:rStyle w:val="affffa"/>
          <w:rtl/>
        </w:rPr>
        <w:t>,</w:t>
      </w:r>
      <w:r w:rsidRPr="00C43B2D">
        <w:rPr>
          <w:rStyle w:val="afffff0"/>
          <w:rtl/>
        </w:rPr>
        <w:t xml:space="preserve"> וכי זה </w:t>
      </w:r>
      <w:r w:rsidRPr="00730169">
        <w:rPr>
          <w:rStyle w:val="afffff0"/>
          <w:spacing w:val="-4"/>
          <w:rtl/>
        </w:rPr>
        <w:t>מהלך בשוק וזה נהרג? אלא מלמד</w:t>
      </w:r>
      <w:r w:rsidRPr="00730169">
        <w:rPr>
          <w:rFonts w:ascii="Fb Fontext" w:hAnsi="Fb Fontext"/>
          <w:spacing w:val="-4"/>
          <w:sz w:val="32"/>
          <w:rtl/>
        </w:rPr>
        <w:t xml:space="preserve"> </w:t>
      </w:r>
      <w:r w:rsidR="00C43B2D" w:rsidRPr="00730169">
        <w:rPr>
          <w:rFonts w:ascii="Fb Fontext" w:hAnsi="Fb Fontext" w:hint="cs"/>
          <w:spacing w:val="-4"/>
          <w:sz w:val="32"/>
          <w:rtl/>
        </w:rPr>
        <w:t>ש</w:t>
      </w:r>
      <w:r w:rsidRPr="00730169">
        <w:rPr>
          <w:rFonts w:ascii="Fb Fontext" w:hAnsi="Fb Fontext"/>
          <w:spacing w:val="-4"/>
          <w:sz w:val="32"/>
          <w:rtl/>
        </w:rPr>
        <w:t xml:space="preserve">חובשין אותו, ואי מת </w:t>
      </w:r>
      <w:r w:rsidRPr="00730169">
        <w:rPr>
          <w:rFonts w:ascii="Fb Fontext" w:hAnsi="Fb Fontext" w:hint="cs"/>
          <w:spacing w:val="-4"/>
          <w:sz w:val="32"/>
          <w:rtl/>
        </w:rPr>
        <w:t>הורגים אותו</w:t>
      </w:r>
      <w:r w:rsidR="00E268F4">
        <w:rPr>
          <w:rFonts w:ascii="Fb Fontext" w:hAnsi="Fb Fontext"/>
          <w:spacing w:val="-4"/>
          <w:sz w:val="32"/>
          <w:rtl/>
        </w:rPr>
        <w:t>,</w:t>
      </w:r>
    </w:p>
    <w:p w14:paraId="59AAA528" w14:textId="0345599F" w:rsidR="00AB7D20" w:rsidRPr="00C35A2C" w:rsidRDefault="00AB7D20" w:rsidP="00C43B2D">
      <w:pPr>
        <w:ind w:firstLine="0"/>
        <w:rPr>
          <w:rFonts w:ascii="Fb Fontext" w:hAnsi="Fb Fontext" w:cs="Guttman Vilna"/>
          <w:b/>
          <w:bCs/>
          <w:sz w:val="32"/>
          <w:rtl/>
        </w:rPr>
      </w:pPr>
      <w:r w:rsidRPr="00C35A2C">
        <w:rPr>
          <w:rFonts w:ascii="Fb Fontext" w:hAnsi="Fb Fontext"/>
          <w:sz w:val="32"/>
          <w:rtl/>
        </w:rPr>
        <w:t>ואי לא מת</w:t>
      </w:r>
      <w:r w:rsidRPr="00AD1A41">
        <w:rPr>
          <w:rStyle w:val="affffa"/>
          <w:rtl/>
        </w:rPr>
        <w:t xml:space="preserve"> </w:t>
      </w:r>
      <w:r w:rsidRPr="00AD1A41">
        <w:rPr>
          <w:rStyle w:val="affffa"/>
          <w:rFonts w:hint="cs"/>
          <w:rtl/>
        </w:rPr>
        <w:t>'</w:t>
      </w:r>
      <w:r w:rsidRPr="00AD1A41">
        <w:rPr>
          <w:rStyle w:val="affffa"/>
          <w:rtl/>
        </w:rPr>
        <w:t>שבתו יתן ורפא ירפא</w:t>
      </w:r>
      <w:r w:rsidRPr="00AD1A41">
        <w:rPr>
          <w:rStyle w:val="affffa"/>
          <w:rFonts w:hint="cs"/>
          <w:rtl/>
        </w:rPr>
        <w:t>'</w:t>
      </w:r>
      <w:r w:rsidRPr="00AD1A41">
        <w:rPr>
          <w:rStyle w:val="affffa"/>
          <w:rtl/>
        </w:rPr>
        <w:t>.</w:t>
      </w:r>
      <w:r w:rsidRPr="00C35A2C">
        <w:rPr>
          <w:rFonts w:ascii="Fb Fontext" w:hAnsi="Fb Fontext" w:hint="cs"/>
          <w:sz w:val="32"/>
          <w:rtl/>
        </w:rPr>
        <w:t xml:space="preserve"> ובהכרח </w:t>
      </w:r>
      <w:r w:rsidR="00C43B2D">
        <w:rPr>
          <w:rFonts w:ascii="Fb Fontext" w:hAnsi="Fb Fontext" w:hint="cs"/>
          <w:sz w:val="32"/>
          <w:rtl/>
        </w:rPr>
        <w:t>בשהתרו בו</w:t>
      </w:r>
      <w:r w:rsidRPr="00C35A2C">
        <w:rPr>
          <w:rFonts w:ascii="Fb Fontext" w:hAnsi="Fb Fontext"/>
          <w:sz w:val="32"/>
          <w:rtl/>
        </w:rPr>
        <w:t>, ומותרה לדבר חמור מותרה לדבר הקל,</w:t>
      </w:r>
    </w:p>
    <w:p w14:paraId="65AB4F7F" w14:textId="75DEEA04" w:rsidR="00E268F4" w:rsidRDefault="00AB7D20" w:rsidP="00AB7D20">
      <w:pPr>
        <w:rPr>
          <w:rFonts w:ascii="Fb Fontext" w:hAnsi="Fb Fontext"/>
          <w:spacing w:val="-2"/>
          <w:sz w:val="32"/>
          <w:rtl/>
        </w:rPr>
      </w:pPr>
      <w:r w:rsidRPr="00730169">
        <w:rPr>
          <w:rStyle w:val="affffe"/>
          <w:rFonts w:hint="cs"/>
          <w:rtl/>
        </w:rPr>
        <w:t xml:space="preserve">ואהך הקשה </w:t>
      </w:r>
      <w:r w:rsidRPr="00730169">
        <w:rPr>
          <w:rFonts w:ascii="Fb Fontext" w:hAnsi="Fb Fontext" w:hint="cs"/>
          <w:spacing w:val="-2"/>
          <w:sz w:val="32"/>
          <w:rtl/>
        </w:rPr>
        <w:t>כדלעיל דמי יימר דהוי מותרה לדבר הקל ואת</w:t>
      </w:r>
      <w:r w:rsidRPr="00730169">
        <w:rPr>
          <w:rFonts w:ascii="Fb Fontext" w:hAnsi="Fb Fontext"/>
          <w:spacing w:val="-2"/>
          <w:sz w:val="32"/>
          <w:rtl/>
        </w:rPr>
        <w:t>"</w:t>
      </w:r>
      <w:r w:rsidRPr="00730169">
        <w:rPr>
          <w:rFonts w:ascii="Fb Fontext" w:hAnsi="Fb Fontext" w:hint="cs"/>
          <w:spacing w:val="-2"/>
          <w:sz w:val="32"/>
          <w:rtl/>
        </w:rPr>
        <w:t>ל הוי</w:t>
      </w:r>
      <w:r w:rsidR="00E268F4">
        <w:rPr>
          <w:rFonts w:ascii="Fb Fontext" w:hAnsi="Fb Fontext" w:hint="cs"/>
          <w:spacing w:val="-2"/>
          <w:sz w:val="32"/>
          <w:rtl/>
        </w:rPr>
        <w:t>,</w:t>
      </w:r>
    </w:p>
    <w:p w14:paraId="028ECB66" w14:textId="0CD515A0" w:rsidR="00AB7D20" w:rsidRPr="00C35A2C" w:rsidRDefault="00C43B2D" w:rsidP="00AB7D20">
      <w:pPr>
        <w:rPr>
          <w:rFonts w:ascii="Fb Fontext" w:hAnsi="Fb Fontext" w:cs="Guttman Vilna"/>
          <w:b/>
          <w:bCs/>
          <w:sz w:val="32"/>
          <w:rtl/>
        </w:rPr>
      </w:pPr>
      <w:r>
        <w:rPr>
          <w:rFonts w:ascii="Fb Fontext" w:hAnsi="Fb Fontext" w:hint="cs"/>
          <w:sz w:val="32"/>
          <w:rtl/>
        </w:rPr>
        <w:t xml:space="preserve">אפשר מלקות חמור </w:t>
      </w:r>
      <w:r w:rsidRPr="00164971">
        <w:rPr>
          <w:rStyle w:val="affffe"/>
          <w:rFonts w:hint="cs"/>
          <w:rtl/>
        </w:rPr>
        <w:t xml:space="preserve">כרב </w:t>
      </w:r>
      <w:r>
        <w:rPr>
          <w:rFonts w:ascii="Fb Fontext" w:hAnsi="Fb Fontext" w:hint="cs"/>
          <w:sz w:val="32"/>
          <w:rtl/>
        </w:rPr>
        <w:t xml:space="preserve">דאלו </w:t>
      </w:r>
      <w:r w:rsidR="00AB7D20" w:rsidRPr="00C35A2C">
        <w:rPr>
          <w:rFonts w:ascii="Fb Fontext" w:hAnsi="Fb Fontext" w:hint="cs"/>
          <w:sz w:val="32"/>
          <w:rtl/>
        </w:rPr>
        <w:t>הילקו</w:t>
      </w:r>
      <w:r w:rsidR="00AB7D20" w:rsidRPr="00C35A2C">
        <w:rPr>
          <w:rFonts w:ascii="Fb Fontext" w:hAnsi="Fb Fontext"/>
          <w:sz w:val="32"/>
          <w:rtl/>
        </w:rPr>
        <w:t xml:space="preserve"> לחנניה מישאל ועזריה, </w:t>
      </w:r>
      <w:r>
        <w:rPr>
          <w:rFonts w:ascii="Fb Fontext" w:hAnsi="Fb Fontext" w:hint="cs"/>
          <w:sz w:val="32"/>
          <w:rtl/>
        </w:rPr>
        <w:t>ח</w:t>
      </w:r>
      <w:r w:rsidR="002B7BCC">
        <w:rPr>
          <w:rFonts w:ascii="Fb Fontext" w:hAnsi="Fb Fontext"/>
          <w:sz w:val="32"/>
          <w:rtl/>
        </w:rPr>
        <w:t>"</w:t>
      </w:r>
      <w:r>
        <w:rPr>
          <w:rFonts w:ascii="Fb Fontext" w:hAnsi="Fb Fontext" w:hint="cs"/>
          <w:sz w:val="32"/>
          <w:rtl/>
        </w:rPr>
        <w:t>ו עבדו</w:t>
      </w:r>
      <w:r w:rsidR="00AB7D20" w:rsidRPr="00C35A2C">
        <w:rPr>
          <w:rFonts w:ascii="Fb Fontext" w:hAnsi="Fb Fontext"/>
          <w:sz w:val="32"/>
          <w:rtl/>
        </w:rPr>
        <w:t xml:space="preserve"> לצל</w:t>
      </w:r>
      <w:r w:rsidR="00164971">
        <w:rPr>
          <w:rFonts w:ascii="Fb Fontext" w:hAnsi="Fb Fontext" w:hint="cs"/>
          <w:sz w:val="32"/>
          <w:rtl/>
        </w:rPr>
        <w:t>ם</w:t>
      </w:r>
      <w:r w:rsidR="00502266">
        <w:rPr>
          <w:rFonts w:ascii="Fb Fontext" w:hAnsi="Fb Fontext" w:cs="Guttman Vilna" w:hint="cs"/>
          <w:b/>
          <w:bCs/>
          <w:sz w:val="32"/>
          <w:rtl/>
        </w:rPr>
        <w:t>,</w:t>
      </w:r>
    </w:p>
    <w:p w14:paraId="3B1DAFB1" w14:textId="529E6191" w:rsidR="00AB7D20" w:rsidRDefault="00AB7D20" w:rsidP="00AB7D20">
      <w:pPr>
        <w:rPr>
          <w:rFonts w:ascii="Fb Fontext" w:hAnsi="Fb Fontext"/>
          <w:sz w:val="32"/>
          <w:rtl/>
        </w:rPr>
      </w:pPr>
      <w:r w:rsidRPr="00C43B2D">
        <w:rPr>
          <w:rStyle w:val="affffe"/>
          <w:rFonts w:hint="cs"/>
          <w:rtl/>
        </w:rPr>
        <w:t>ודחאו רסבדר</w:t>
      </w:r>
      <w:r w:rsidRPr="00C43B2D">
        <w:rPr>
          <w:rStyle w:val="affffe"/>
          <w:rtl/>
        </w:rPr>
        <w:t>"</w:t>
      </w:r>
      <w:r w:rsidRPr="00C43B2D">
        <w:rPr>
          <w:rStyle w:val="affffe"/>
          <w:rFonts w:hint="cs"/>
          <w:rtl/>
        </w:rPr>
        <w:t>א</w:t>
      </w:r>
      <w:r w:rsidRPr="00C35A2C">
        <w:rPr>
          <w:rFonts w:ascii="Fb Fontext" w:hAnsi="Fb Fontext"/>
          <w:sz w:val="32"/>
          <w:rtl/>
        </w:rPr>
        <w:t>: ש</w:t>
      </w:r>
      <w:r w:rsidR="00C43B2D">
        <w:rPr>
          <w:rFonts w:ascii="Fb Fontext" w:hAnsi="Fb Fontext" w:hint="cs"/>
          <w:sz w:val="32"/>
          <w:rtl/>
        </w:rPr>
        <w:t>א</w:t>
      </w:r>
      <w:r w:rsidRPr="00C35A2C">
        <w:rPr>
          <w:rFonts w:ascii="Fb Fontext" w:hAnsi="Fb Fontext"/>
          <w:sz w:val="32"/>
          <w:rtl/>
        </w:rPr>
        <w:t xml:space="preserve">ני </w:t>
      </w:r>
      <w:r w:rsidR="00C43B2D">
        <w:rPr>
          <w:rFonts w:ascii="Fb Fontext" w:hAnsi="Fb Fontext" w:hint="cs"/>
          <w:sz w:val="32"/>
          <w:rtl/>
        </w:rPr>
        <w:t>ב</w:t>
      </w:r>
      <w:r w:rsidRPr="00C35A2C">
        <w:rPr>
          <w:rFonts w:ascii="Fb Fontext" w:hAnsi="Fb Fontext"/>
          <w:sz w:val="32"/>
          <w:rtl/>
        </w:rPr>
        <w:t xml:space="preserve">ין </w:t>
      </w:r>
      <w:r w:rsidR="00287D14">
        <w:rPr>
          <w:rFonts w:ascii="Fb Fontext" w:hAnsi="Fb Fontext"/>
          <w:sz w:val="32"/>
          <w:rtl/>
        </w:rPr>
        <w:t>כאן</w:t>
      </w:r>
      <w:r w:rsidRPr="00C35A2C">
        <w:rPr>
          <w:rFonts w:ascii="Fb Fontext" w:hAnsi="Fb Fontext"/>
          <w:sz w:val="32"/>
          <w:rtl/>
        </w:rPr>
        <w:t>ה שיש לה קצבה לשאין לה קצבה</w:t>
      </w:r>
    </w:p>
    <w:p w14:paraId="7CE9F683" w14:textId="31968969" w:rsidR="00AB7D20" w:rsidRPr="00730169" w:rsidRDefault="00516F76" w:rsidP="00DB6C68">
      <w:pPr>
        <w:rPr>
          <w:rStyle w:val="afffe"/>
          <w:spacing w:val="-6"/>
          <w:rtl/>
        </w:rPr>
      </w:pPr>
      <w:r w:rsidRPr="00730169">
        <w:rPr>
          <w:rStyle w:val="affffe"/>
          <w:rFonts w:hint="cs"/>
          <w:spacing w:val="-6"/>
          <w:rtl/>
        </w:rPr>
        <w:t>ר</w:t>
      </w:r>
      <w:r w:rsidR="002B7BCC">
        <w:rPr>
          <w:rStyle w:val="affffe"/>
          <w:spacing w:val="-6"/>
          <w:rtl/>
        </w:rPr>
        <w:t>"</w:t>
      </w:r>
      <w:r w:rsidRPr="00730169">
        <w:rPr>
          <w:rStyle w:val="affffe"/>
          <w:rFonts w:hint="cs"/>
          <w:spacing w:val="-6"/>
          <w:rtl/>
        </w:rPr>
        <w:t>מ</w:t>
      </w:r>
      <w:r w:rsidR="00AB7D20" w:rsidRPr="00730169">
        <w:rPr>
          <w:rStyle w:val="affffe"/>
          <w:spacing w:val="-6"/>
          <w:rtl/>
        </w:rPr>
        <w:t xml:space="preserve">: </w:t>
      </w:r>
      <w:r w:rsidR="00AB7D20" w:rsidRPr="00730169">
        <w:rPr>
          <w:spacing w:val="-6"/>
          <w:rtl/>
        </w:rPr>
        <w:t xml:space="preserve">ממאי דבמזיד, </w:t>
      </w:r>
      <w:r w:rsidR="00AB7D20" w:rsidRPr="00730169">
        <w:rPr>
          <w:rStyle w:val="affffa"/>
          <w:spacing w:val="-6"/>
          <w:rtl/>
        </w:rPr>
        <w:t>ונקה</w:t>
      </w:r>
      <w:r w:rsidR="00AB7D20" w:rsidRPr="00730169">
        <w:rPr>
          <w:rStyle w:val="affffe"/>
          <w:spacing w:val="-6"/>
          <w:rtl/>
        </w:rPr>
        <w:t xml:space="preserve"> </w:t>
      </w:r>
      <w:r w:rsidR="00AB7D20" w:rsidRPr="00730169">
        <w:rPr>
          <w:spacing w:val="-6"/>
          <w:rtl/>
        </w:rPr>
        <w:t>מ</w:t>
      </w:r>
      <w:r w:rsidR="00AB7D20" w:rsidRPr="00730169">
        <w:rPr>
          <w:rFonts w:hint="cs"/>
          <w:spacing w:val="-6"/>
          <w:rtl/>
        </w:rPr>
        <w:t>מיתה</w:t>
      </w:r>
      <w:r w:rsidR="00AB7D20" w:rsidRPr="00730169">
        <w:rPr>
          <w:spacing w:val="-6"/>
          <w:rtl/>
        </w:rPr>
        <w:t xml:space="preserve"> </w:t>
      </w:r>
      <w:r w:rsidR="00C43B2D" w:rsidRPr="00730169">
        <w:rPr>
          <w:rFonts w:hint="cs"/>
          <w:spacing w:val="-6"/>
          <w:rtl/>
        </w:rPr>
        <w:t>ש</w:t>
      </w:r>
      <w:r w:rsidR="00AB7D20" w:rsidRPr="00730169">
        <w:rPr>
          <w:spacing w:val="-6"/>
          <w:rtl/>
        </w:rPr>
        <w:t xml:space="preserve">מא בשוגג, </w:t>
      </w:r>
      <w:r w:rsidR="00AB7D20" w:rsidRPr="00730169">
        <w:rPr>
          <w:rStyle w:val="affffa"/>
          <w:spacing w:val="-6"/>
          <w:rtl/>
        </w:rPr>
        <w:t xml:space="preserve">ונקה </w:t>
      </w:r>
      <w:r w:rsidR="00AB7D20" w:rsidRPr="00730169">
        <w:rPr>
          <w:spacing w:val="-6"/>
          <w:rtl/>
        </w:rPr>
        <w:t>מגלות!</w:t>
      </w:r>
      <w:r w:rsidR="00AB7D20" w:rsidRPr="00730169">
        <w:rPr>
          <w:rFonts w:hint="cs"/>
          <w:spacing w:val="-6"/>
          <w:rtl/>
        </w:rPr>
        <w:t xml:space="preserve"> </w:t>
      </w:r>
      <w:r w:rsidR="00AB7D20" w:rsidRPr="00730169">
        <w:rPr>
          <w:rStyle w:val="afffe"/>
          <w:rFonts w:hint="cs"/>
          <w:spacing w:val="-6"/>
          <w:rtl/>
        </w:rPr>
        <w:t>-</w:t>
      </w:r>
      <w:r w:rsidR="00AB7D20" w:rsidRPr="00FD1F0A">
        <w:rPr>
          <w:rFonts w:cs="PFT_Frank"/>
          <w:b/>
          <w:bCs/>
          <w:spacing w:val="-6"/>
          <w:szCs w:val="14"/>
          <w:rtl/>
        </w:rPr>
        <w:t>קשיא.</w:t>
      </w:r>
    </w:p>
    <w:p w14:paraId="23B51DAB" w14:textId="77777777" w:rsidR="00AB7D20" w:rsidRPr="006D5126" w:rsidRDefault="00AB7D20" w:rsidP="00F1680A">
      <w:pPr>
        <w:pStyle w:val="affffb"/>
        <w:rPr>
          <w:spacing w:val="0"/>
          <w:rtl/>
        </w:rPr>
      </w:pPr>
      <w:bookmarkStart w:id="240" w:name="_Toc119353025"/>
      <w:r w:rsidRPr="006D5126">
        <w:rPr>
          <w:rStyle w:val="affffe"/>
          <w:rFonts w:hint="cs"/>
          <w:spacing w:val="0"/>
          <w:rtl/>
        </w:rPr>
        <w:lastRenderedPageBreak/>
        <w:t>ג.</w:t>
      </w:r>
      <w:r w:rsidRPr="006D5126">
        <w:rPr>
          <w:rFonts w:hint="cs"/>
          <w:spacing w:val="0"/>
          <w:rtl/>
        </w:rPr>
        <w:t xml:space="preserve"> תירוץ נוסף ליישב המשנה שלנו עם המשנה במכות</w:t>
      </w:r>
      <w:bookmarkEnd w:id="240"/>
    </w:p>
    <w:p w14:paraId="763FF09A" w14:textId="4B347B81" w:rsidR="00AB7D20" w:rsidRDefault="00AB7D20" w:rsidP="00AB7D20">
      <w:pPr>
        <w:rPr>
          <w:rFonts w:ascii="Fb Fontext" w:hAnsi="Fb Fontext"/>
          <w:rtl/>
        </w:rPr>
      </w:pPr>
      <w:r w:rsidRPr="00164971">
        <w:rPr>
          <w:rStyle w:val="affffe"/>
          <w:rFonts w:hint="cs"/>
          <w:rtl/>
        </w:rPr>
        <w:t>ר</w:t>
      </w:r>
      <w:r w:rsidRPr="00164971">
        <w:rPr>
          <w:rStyle w:val="affffe"/>
          <w:rtl/>
        </w:rPr>
        <w:t>"</w:t>
      </w:r>
      <w:r w:rsidRPr="00164971">
        <w:rPr>
          <w:rStyle w:val="affffe"/>
          <w:rFonts w:hint="cs"/>
          <w:rtl/>
        </w:rPr>
        <w:t>ל</w:t>
      </w:r>
      <w:r w:rsidRPr="00164971">
        <w:rPr>
          <w:rStyle w:val="affffe"/>
          <w:rtl/>
        </w:rPr>
        <w:t xml:space="preserve">: </w:t>
      </w:r>
      <w:r w:rsidRPr="00164971">
        <w:rPr>
          <w:rStyle w:val="affffe"/>
          <w:rFonts w:hint="cs"/>
          <w:rtl/>
        </w:rPr>
        <w:t>כ</w:t>
      </w:r>
      <w:r w:rsidRPr="00164971">
        <w:rPr>
          <w:rStyle w:val="affffe"/>
          <w:rtl/>
        </w:rPr>
        <w:t>ר"</w:t>
      </w:r>
      <w:r w:rsidRPr="00164971">
        <w:rPr>
          <w:rStyle w:val="affffe"/>
          <w:rFonts w:hint="cs"/>
          <w:rtl/>
        </w:rPr>
        <w:t>מ</w:t>
      </w:r>
      <w:r w:rsidRPr="00164971">
        <w:rPr>
          <w:rStyle w:val="affffe"/>
          <w:rtl/>
        </w:rPr>
        <w:t>:</w:t>
      </w:r>
      <w:r w:rsidRPr="00C35A2C">
        <w:rPr>
          <w:rFonts w:ascii="Fb Fontext" w:hAnsi="Fb Fontext"/>
          <w:rtl/>
        </w:rPr>
        <w:t xml:space="preserve"> </w:t>
      </w:r>
      <w:r>
        <w:rPr>
          <w:rFonts w:ascii="Fb Fontext" w:hAnsi="Fb Fontext" w:hint="cs"/>
          <w:rtl/>
        </w:rPr>
        <w:t>ד</w:t>
      </w:r>
      <w:r w:rsidRPr="00C35A2C">
        <w:rPr>
          <w:rFonts w:ascii="Fb Fontext" w:hAnsi="Fb Fontext"/>
          <w:rtl/>
        </w:rPr>
        <w:t>לוקה ומשלם.</w:t>
      </w:r>
      <w:r w:rsidRPr="00C35A2C">
        <w:rPr>
          <w:rFonts w:ascii="Fb Fontext" w:hAnsi="Fb Fontext" w:hint="cs"/>
          <w:rtl/>
        </w:rPr>
        <w:t xml:space="preserve"> אבל </w:t>
      </w:r>
      <w:r w:rsidRPr="00164971">
        <w:rPr>
          <w:rStyle w:val="affffa"/>
          <w:rFonts w:hint="cs"/>
          <w:rtl/>
        </w:rPr>
        <w:t>בתו</w:t>
      </w:r>
      <w:r w:rsidRPr="00C35A2C">
        <w:rPr>
          <w:rFonts w:ascii="Fb Fontext" w:hAnsi="Fb Fontext" w:hint="cs"/>
          <w:rtl/>
        </w:rPr>
        <w:t xml:space="preserve"> לא דמת ומשלם </w:t>
      </w:r>
      <w:r>
        <w:rPr>
          <w:rFonts w:ascii="Fb Fontext" w:hAnsi="Fb Fontext" w:hint="cs"/>
          <w:rtl/>
        </w:rPr>
        <w:t>אין לו</w:t>
      </w:r>
    </w:p>
    <w:p w14:paraId="0DFE28BA" w14:textId="1A156412" w:rsidR="00AB7D20" w:rsidRDefault="00AB7D20" w:rsidP="00AB7D20">
      <w:pPr>
        <w:ind w:firstLine="0"/>
        <w:rPr>
          <w:rFonts w:ascii="Fb Fontext" w:hAnsi="Fb Fontext"/>
          <w:sz w:val="32"/>
          <w:rtl/>
        </w:rPr>
      </w:pPr>
      <w:r w:rsidRPr="00164971">
        <w:rPr>
          <w:rStyle w:val="affffe"/>
          <w:rFonts w:hint="cs"/>
          <w:rtl/>
        </w:rPr>
        <w:t>והא דת</w:t>
      </w:r>
      <w:r w:rsidRPr="00164971">
        <w:rPr>
          <w:rStyle w:val="affffe"/>
          <w:rtl/>
        </w:rPr>
        <w:t>ניא:</w:t>
      </w:r>
      <w:r w:rsidRPr="00C35A2C">
        <w:rPr>
          <w:rFonts w:ascii="Fb Fontext" w:hAnsi="Fb Fontext"/>
          <w:sz w:val="32"/>
          <w:rtl/>
        </w:rPr>
        <w:t xml:space="preserve"> גנב וטבח בשבת, לע</w:t>
      </w:r>
      <w:r w:rsidRPr="00C35A2C">
        <w:rPr>
          <w:rFonts w:ascii="Fb Fontext" w:hAnsi="Fb Fontext" w:hint="cs"/>
          <w:sz w:val="32"/>
          <w:rtl/>
        </w:rPr>
        <w:t>כו</w:t>
      </w:r>
      <w:r w:rsidRPr="00C35A2C">
        <w:rPr>
          <w:rFonts w:ascii="Fb Fontext" w:hAnsi="Fb Fontext"/>
          <w:sz w:val="32"/>
          <w:rtl/>
        </w:rPr>
        <w:t>"</w:t>
      </w:r>
      <w:r w:rsidRPr="00C35A2C">
        <w:rPr>
          <w:rFonts w:ascii="Fb Fontext" w:hAnsi="Fb Fontext" w:hint="cs"/>
          <w:sz w:val="32"/>
          <w:rtl/>
        </w:rPr>
        <w:t>ם</w:t>
      </w:r>
      <w:r w:rsidRPr="00C35A2C">
        <w:rPr>
          <w:rFonts w:ascii="Fb Fontext" w:hAnsi="Fb Fontext"/>
          <w:sz w:val="32"/>
          <w:rtl/>
        </w:rPr>
        <w:t>, שור הנסקל וטבחו</w:t>
      </w:r>
    </w:p>
    <w:p w14:paraId="6A6D26E2" w14:textId="1C932420" w:rsidR="00AB7D20" w:rsidRDefault="00AB7D20" w:rsidP="00AB7D20">
      <w:pPr>
        <w:ind w:firstLine="0"/>
        <w:rPr>
          <w:rFonts w:ascii="Fb Fontext" w:hAnsi="Fb Fontext"/>
          <w:sz w:val="32"/>
          <w:rtl/>
        </w:rPr>
      </w:pPr>
      <w:r w:rsidRPr="00164971">
        <w:rPr>
          <w:rStyle w:val="affffe"/>
          <w:rFonts w:hint="cs"/>
          <w:rtl/>
        </w:rPr>
        <w:t>לר</w:t>
      </w:r>
      <w:r w:rsidRPr="00164971">
        <w:rPr>
          <w:rStyle w:val="affffe"/>
          <w:rtl/>
        </w:rPr>
        <w:t>"</w:t>
      </w:r>
      <w:r w:rsidRPr="00164971">
        <w:rPr>
          <w:rStyle w:val="affffe"/>
          <w:rFonts w:hint="cs"/>
          <w:rtl/>
        </w:rPr>
        <w:t xml:space="preserve">מ: </w:t>
      </w:r>
      <w:r w:rsidRPr="00C35A2C">
        <w:rPr>
          <w:rFonts w:ascii="Fb Fontext" w:hAnsi="Fb Fontext"/>
          <w:sz w:val="32"/>
          <w:rtl/>
        </w:rPr>
        <w:t xml:space="preserve">משלם </w:t>
      </w:r>
      <w:r w:rsidRPr="00C35A2C">
        <w:rPr>
          <w:rFonts w:ascii="Fb Fontext" w:hAnsi="Fb Fontext" w:hint="cs"/>
          <w:sz w:val="32"/>
          <w:rtl/>
        </w:rPr>
        <w:t>דו</w:t>
      </w:r>
      <w:r w:rsidRPr="00C35A2C">
        <w:rPr>
          <w:rFonts w:ascii="Fb Fontext" w:hAnsi="Fb Fontext"/>
          <w:sz w:val="32"/>
          <w:rtl/>
        </w:rPr>
        <w:t>"</w:t>
      </w:r>
      <w:r w:rsidRPr="00C35A2C">
        <w:rPr>
          <w:rFonts w:ascii="Fb Fontext" w:hAnsi="Fb Fontext" w:hint="cs"/>
          <w:sz w:val="32"/>
          <w:rtl/>
        </w:rPr>
        <w:t xml:space="preserve">ה </w:t>
      </w:r>
      <w:r w:rsidRPr="00164971">
        <w:rPr>
          <w:rStyle w:val="affffe"/>
          <w:rtl/>
        </w:rPr>
        <w:t>וחכמים</w:t>
      </w:r>
      <w:r w:rsidRPr="00164971">
        <w:rPr>
          <w:rStyle w:val="affffe"/>
          <w:rFonts w:hint="cs"/>
          <w:rtl/>
        </w:rPr>
        <w:t>:</w:t>
      </w:r>
      <w:r w:rsidRPr="00C35A2C">
        <w:rPr>
          <w:rFonts w:ascii="Fb Fontext" w:hAnsi="Fb Fontext"/>
          <w:sz w:val="32"/>
          <w:rtl/>
        </w:rPr>
        <w:t xml:space="preserve"> פוטרין!</w:t>
      </w:r>
    </w:p>
    <w:p w14:paraId="748FEC79" w14:textId="77777777" w:rsidR="00E268F4" w:rsidRDefault="00164971" w:rsidP="00AB7D20">
      <w:pPr>
        <w:ind w:firstLine="0"/>
        <w:rPr>
          <w:rStyle w:val="afffff0"/>
          <w:rtl/>
        </w:rPr>
      </w:pPr>
      <w:r w:rsidRPr="0093180D">
        <w:rPr>
          <w:rStyle w:val="affffe"/>
          <w:rFonts w:hint="cs"/>
          <w:rtl/>
        </w:rPr>
        <w:t>כדתירצו החבורה מרי'ו:</w:t>
      </w:r>
      <w:r>
        <w:rPr>
          <w:rFonts w:ascii="Fb Fontext" w:hAnsi="Fb Fontext" w:hint="cs"/>
        </w:rPr>
        <w:t xml:space="preserve"> </w:t>
      </w:r>
      <w:r w:rsidR="00AB7D20" w:rsidRPr="00C35A2C">
        <w:rPr>
          <w:rFonts w:ascii="Fb Fontext" w:hAnsi="Fb Fontext" w:hint="cs"/>
          <w:rtl/>
        </w:rPr>
        <w:t xml:space="preserve">שם </w:t>
      </w:r>
      <w:r>
        <w:rPr>
          <w:rFonts w:ascii="Fb Fontext" w:hAnsi="Fb Fontext" w:hint="cs"/>
          <w:rtl/>
        </w:rPr>
        <w:t>בטובח ע</w:t>
      </w:r>
      <w:r w:rsidR="002B7BCC">
        <w:rPr>
          <w:rFonts w:ascii="Fb Fontext" w:hAnsi="Fb Fontext"/>
          <w:rtl/>
        </w:rPr>
        <w:t>"</w:t>
      </w:r>
      <w:r>
        <w:rPr>
          <w:rFonts w:ascii="Fb Fontext" w:hAnsi="Fb Fontext" w:hint="cs"/>
          <w:rtl/>
        </w:rPr>
        <w:t>י אחר</w:t>
      </w:r>
      <w:r w:rsidRPr="00164971">
        <w:rPr>
          <w:rStyle w:val="afffff0"/>
          <w:rFonts w:hint="cs"/>
          <w:rtl/>
        </w:rPr>
        <w:t xml:space="preserve"> [ואין חייב מיתה]</w:t>
      </w:r>
      <w:r w:rsidR="00E268F4">
        <w:rPr>
          <w:rStyle w:val="afffff0"/>
          <w:rFonts w:hint="cs"/>
          <w:rtl/>
        </w:rPr>
        <w:t>,</w:t>
      </w:r>
    </w:p>
    <w:p w14:paraId="6D9C68CC" w14:textId="269784BF" w:rsidR="00E268F4" w:rsidRDefault="00AB7D20" w:rsidP="00164971">
      <w:pPr>
        <w:rPr>
          <w:rStyle w:val="afffe"/>
          <w:rtl/>
        </w:rPr>
      </w:pPr>
      <w:r w:rsidRPr="00FD1F0A">
        <w:rPr>
          <w:rFonts w:cs="PFT_Frank" w:hint="cs"/>
          <w:b/>
          <w:bCs/>
          <w:szCs w:val="14"/>
          <w:rtl/>
        </w:rPr>
        <w:t>והתורה חייבתו- א.</w:t>
      </w:r>
      <w:r w:rsidRPr="00C35A2C">
        <w:rPr>
          <w:rFonts w:ascii="Fb Fontext" w:hAnsi="Fb Fontext" w:hint="cs"/>
          <w:sz w:val="32"/>
          <w:rtl/>
        </w:rPr>
        <w:t xml:space="preserve"> מה מכירה ע</w:t>
      </w:r>
      <w:r w:rsidRPr="00C35A2C">
        <w:rPr>
          <w:rFonts w:ascii="Fb Fontext" w:hAnsi="Fb Fontext"/>
          <w:sz w:val="32"/>
          <w:rtl/>
        </w:rPr>
        <w:t>"</w:t>
      </w:r>
      <w:r w:rsidRPr="00C35A2C">
        <w:rPr>
          <w:rFonts w:ascii="Fb Fontext" w:hAnsi="Fb Fontext" w:hint="cs"/>
          <w:sz w:val="32"/>
          <w:rtl/>
        </w:rPr>
        <w:t>י אחר אף טביחה</w:t>
      </w:r>
      <w:r w:rsidR="00E268F4">
        <w:rPr>
          <w:rFonts w:ascii="Fb Fontext" w:hAnsi="Fb Fontext" w:hint="cs"/>
          <w:sz w:val="32"/>
          <w:rtl/>
        </w:rPr>
        <w:t>,</w:t>
      </w:r>
    </w:p>
    <w:p w14:paraId="0B6DA2F3" w14:textId="506FD71E" w:rsidR="00AB7D20" w:rsidRDefault="00AB7D20" w:rsidP="0093180D">
      <w:pPr>
        <w:ind w:left="453" w:firstLine="57"/>
        <w:rPr>
          <w:rFonts w:ascii="Fb Fontext" w:hAnsi="Fb Fontext"/>
          <w:sz w:val="32"/>
          <w:rtl/>
        </w:rPr>
      </w:pPr>
      <w:r w:rsidRPr="00DB6C68">
        <w:rPr>
          <w:rStyle w:val="affffe"/>
          <w:rFonts w:hint="cs"/>
          <w:rtl/>
        </w:rPr>
        <w:t>ב.</w:t>
      </w:r>
      <w:r w:rsidRPr="00DB6C68">
        <w:rPr>
          <w:rStyle w:val="affffe"/>
          <w:rtl/>
        </w:rPr>
        <w:t xml:space="preserve"> </w:t>
      </w:r>
      <w:r w:rsidRPr="00164971">
        <w:rPr>
          <w:rStyle w:val="affffe"/>
          <w:rFonts w:hint="cs"/>
          <w:rtl/>
        </w:rPr>
        <w:t>דבר</w:t>
      </w:r>
      <w:r w:rsidRPr="00164971">
        <w:rPr>
          <w:rStyle w:val="affffe"/>
          <w:rtl/>
        </w:rPr>
        <w:t>"</w:t>
      </w:r>
      <w:r w:rsidRPr="00164971">
        <w:rPr>
          <w:rStyle w:val="affffe"/>
          <w:rFonts w:hint="cs"/>
          <w:rtl/>
        </w:rPr>
        <w:t xml:space="preserve">י </w:t>
      </w:r>
      <w:r w:rsidRPr="00164971">
        <w:rPr>
          <w:rStyle w:val="affffa"/>
          <w:rFonts w:hint="cs"/>
          <w:rtl/>
        </w:rPr>
        <w:t xml:space="preserve">או </w:t>
      </w:r>
      <w:r w:rsidRPr="00C35A2C">
        <w:rPr>
          <w:rFonts w:ascii="Fb Fontext" w:hAnsi="Fb Fontext" w:hint="cs"/>
          <w:sz w:val="32"/>
          <w:rtl/>
        </w:rPr>
        <w:t>לרבות השליח</w:t>
      </w:r>
      <w:r w:rsidR="00164971">
        <w:rPr>
          <w:rFonts w:ascii="Fb Fontext" w:hAnsi="Fb Fontext" w:hint="cs"/>
          <w:sz w:val="32"/>
          <w:rtl/>
        </w:rPr>
        <w:t xml:space="preserve">, </w:t>
      </w:r>
      <w:r w:rsidRPr="00164971">
        <w:rPr>
          <w:rStyle w:val="affffe"/>
          <w:rFonts w:hint="cs"/>
          <w:rtl/>
        </w:rPr>
        <w:t>ג. דב</w:t>
      </w:r>
      <w:r w:rsidRPr="00164971">
        <w:rPr>
          <w:rStyle w:val="affffe"/>
          <w:rtl/>
        </w:rPr>
        <w:t>"</w:t>
      </w:r>
      <w:r w:rsidRPr="00164971">
        <w:rPr>
          <w:rStyle w:val="affffe"/>
          <w:rFonts w:hint="cs"/>
          <w:rtl/>
        </w:rPr>
        <w:t>ח</w:t>
      </w:r>
      <w:r w:rsidRPr="00F624B8">
        <w:rPr>
          <w:rStyle w:val="affffa"/>
          <w:rFonts w:hint="cs"/>
          <w:rtl/>
        </w:rPr>
        <w:t xml:space="preserve"> תחת </w:t>
      </w:r>
      <w:r w:rsidRPr="00C35A2C">
        <w:rPr>
          <w:rFonts w:ascii="Fb Fontext" w:hAnsi="Fb Fontext" w:hint="cs"/>
          <w:sz w:val="32"/>
          <w:rtl/>
        </w:rPr>
        <w:t>לרבות השליח</w:t>
      </w:r>
    </w:p>
    <w:p w14:paraId="081103BF" w14:textId="7A938262" w:rsidR="00AB7D20" w:rsidRDefault="00F624B8" w:rsidP="00AB7D20">
      <w:pPr>
        <w:rPr>
          <w:rFonts w:ascii="Fb Fontext" w:hAnsi="Fb Fontext"/>
          <w:rtl/>
        </w:rPr>
      </w:pPr>
      <w:r>
        <w:rPr>
          <w:rFonts w:ascii="Fb Fontext" w:hAnsi="Fb Fontext" w:hint="cs"/>
          <w:rtl/>
        </w:rPr>
        <w:t>ולא חייב לא משום שפטור אלא ד</w:t>
      </w:r>
      <w:r w:rsidR="00AB7D20" w:rsidRPr="00C35A2C">
        <w:rPr>
          <w:rFonts w:ascii="Fb Fontext" w:hAnsi="Fb Fontext" w:hint="cs"/>
          <w:rtl/>
        </w:rPr>
        <w:t>ק</w:t>
      </w:r>
      <w:r w:rsidR="0093180D">
        <w:rPr>
          <w:rFonts w:ascii="Fb Fontext" w:hAnsi="Fb Fontext" w:hint="cs"/>
          <w:rtl/>
        </w:rPr>
        <w:t xml:space="preserve">לבדר''מ </w:t>
      </w:r>
      <w:r w:rsidR="00AB7D20" w:rsidRPr="00C35A2C">
        <w:rPr>
          <w:rFonts w:ascii="Fb Fontext" w:hAnsi="Fb Fontext" w:hint="cs"/>
          <w:rtl/>
        </w:rPr>
        <w:t>משא'כ בששלח.</w:t>
      </w:r>
    </w:p>
    <w:p w14:paraId="0FC96419" w14:textId="77777777" w:rsidR="00AB7D20" w:rsidRPr="00C35A2C" w:rsidRDefault="00AB7D20" w:rsidP="00E26091">
      <w:pPr>
        <w:pStyle w:val="afff"/>
        <w:framePr w:wrap="around"/>
        <w:rPr>
          <w:rtl/>
        </w:rPr>
      </w:pPr>
      <w:bookmarkStart w:id="241" w:name="_Toc119353026"/>
      <w:r w:rsidRPr="00C35A2C">
        <w:rPr>
          <w:rFonts w:hint="cs"/>
          <w:rtl/>
        </w:rPr>
        <w:t>לד.</w:t>
      </w:r>
      <w:bookmarkEnd w:id="241"/>
    </w:p>
    <w:p w14:paraId="0DF8913C" w14:textId="77777777" w:rsidR="00E268F4" w:rsidRDefault="00AB7D20" w:rsidP="00F624B8">
      <w:pPr>
        <w:rPr>
          <w:rStyle w:val="afffff0"/>
          <w:rtl/>
        </w:rPr>
      </w:pPr>
      <w:r w:rsidRPr="00F624B8">
        <w:rPr>
          <w:rStyle w:val="affffe"/>
          <w:rFonts w:hint="cs"/>
          <w:rtl/>
        </w:rPr>
        <w:t xml:space="preserve">והא דלחכמים </w:t>
      </w:r>
      <w:r w:rsidRPr="00C35A2C">
        <w:rPr>
          <w:rFonts w:ascii="Fb Fontext" w:hAnsi="Fb Fontext" w:hint="cs"/>
          <w:sz w:val="32"/>
          <w:rtl/>
        </w:rPr>
        <w:t xml:space="preserve">פטור </w:t>
      </w:r>
      <w:r w:rsidRPr="00F624B8">
        <w:rPr>
          <w:rStyle w:val="affffe"/>
          <w:rFonts w:hint="cs"/>
          <w:rtl/>
        </w:rPr>
        <w:t>חכמים היינו ר</w:t>
      </w:r>
      <w:r w:rsidRPr="00F624B8">
        <w:rPr>
          <w:rStyle w:val="affffe"/>
          <w:rtl/>
        </w:rPr>
        <w:t>"</w:t>
      </w:r>
      <w:r w:rsidRPr="00F624B8">
        <w:rPr>
          <w:rStyle w:val="affffe"/>
          <w:rFonts w:hint="cs"/>
          <w:rtl/>
        </w:rPr>
        <w:t>ש</w:t>
      </w:r>
      <w:r w:rsidRPr="00C35A2C">
        <w:rPr>
          <w:rFonts w:ascii="Fb Fontext" w:hAnsi="Fb Fontext" w:hint="cs"/>
          <w:sz w:val="32"/>
          <w:rtl/>
        </w:rPr>
        <w:t xml:space="preserve"> ד</w:t>
      </w:r>
      <w:r w:rsidRPr="00C35A2C">
        <w:rPr>
          <w:rFonts w:ascii="Fb Fontext" w:hAnsi="Fb Fontext"/>
          <w:sz w:val="32"/>
          <w:rtl/>
        </w:rPr>
        <w:t>שחיטה שאינה ראויה לא שמה שחיטה.</w:t>
      </w:r>
      <w:r w:rsidR="00F624B8">
        <w:rPr>
          <w:rFonts w:ascii="Fb Fontext" w:hAnsi="Fb Fontext" w:hint="cs"/>
          <w:sz w:val="32"/>
          <w:rtl/>
        </w:rPr>
        <w:t xml:space="preserve"> </w:t>
      </w:r>
      <w:r w:rsidRPr="00F624B8">
        <w:rPr>
          <w:rStyle w:val="afffff0"/>
          <w:rFonts w:hint="cs"/>
          <w:rtl/>
        </w:rPr>
        <w:t>ולא רק בעכו</w:t>
      </w:r>
      <w:r w:rsidRPr="00F624B8">
        <w:rPr>
          <w:rStyle w:val="afffff0"/>
          <w:rtl/>
        </w:rPr>
        <w:t>"</w:t>
      </w:r>
      <w:r w:rsidRPr="00F624B8">
        <w:rPr>
          <w:rStyle w:val="afffff0"/>
          <w:rFonts w:hint="cs"/>
          <w:rtl/>
        </w:rPr>
        <w:t>ם ושור הנסקל שחיטה שאינה ראויה</w:t>
      </w:r>
      <w:r w:rsidR="00E268F4">
        <w:rPr>
          <w:rStyle w:val="afffff0"/>
          <w:rFonts w:hint="cs"/>
          <w:rtl/>
        </w:rPr>
        <w:t>,</w:t>
      </w:r>
    </w:p>
    <w:p w14:paraId="56050320" w14:textId="77777777" w:rsidR="00E268F4" w:rsidRDefault="00F624B8" w:rsidP="00F624B8">
      <w:pPr>
        <w:rPr>
          <w:rStyle w:val="affffe"/>
          <w:rtl/>
        </w:rPr>
      </w:pPr>
      <w:r>
        <w:rPr>
          <w:rFonts w:ascii="Fb Fontext" w:hAnsi="Fb Fontext" w:hint="cs"/>
          <w:rtl/>
        </w:rPr>
        <w:t>ו</w:t>
      </w:r>
      <w:r w:rsidR="00AB7D20" w:rsidRPr="00C35A2C">
        <w:rPr>
          <w:rFonts w:ascii="Fb Fontext" w:hAnsi="Fb Fontext" w:hint="cs"/>
          <w:rtl/>
        </w:rPr>
        <w:t>גם בשבת דשחיטתו כשרה</w:t>
      </w:r>
      <w:r w:rsidR="00AB7D20">
        <w:rPr>
          <w:rtl/>
        </w:rPr>
        <w:t xml:space="preserve"> </w:t>
      </w:r>
      <w:r w:rsidR="00AB7D20" w:rsidRPr="00F624B8">
        <w:rPr>
          <w:rStyle w:val="affffe"/>
          <w:rFonts w:hint="cs"/>
          <w:rtl/>
        </w:rPr>
        <w:t>ס</w:t>
      </w:r>
      <w:r w:rsidR="00AB7D20" w:rsidRPr="00F624B8">
        <w:rPr>
          <w:rStyle w:val="affffe"/>
          <w:rtl/>
        </w:rPr>
        <w:t>"</w:t>
      </w:r>
      <w:r w:rsidR="00AB7D20" w:rsidRPr="00F624B8">
        <w:rPr>
          <w:rStyle w:val="affffe"/>
          <w:rFonts w:hint="cs"/>
          <w:rtl/>
        </w:rPr>
        <w:t>ל כרי</w:t>
      </w:r>
      <w:r w:rsidR="00AB7D20" w:rsidRPr="00F624B8">
        <w:rPr>
          <w:rStyle w:val="affffe"/>
          <w:rtl/>
        </w:rPr>
        <w:t>"</w:t>
      </w:r>
      <w:r w:rsidR="00AB7D20" w:rsidRPr="00F624B8">
        <w:rPr>
          <w:rStyle w:val="affffe"/>
          <w:rFonts w:hint="cs"/>
          <w:rtl/>
        </w:rPr>
        <w:t>ו הסנדלר</w:t>
      </w:r>
      <w:r w:rsidR="00E268F4">
        <w:rPr>
          <w:rStyle w:val="affffe"/>
          <w:rFonts w:hint="cs"/>
          <w:rtl/>
        </w:rPr>
        <w:t>,</w:t>
      </w:r>
    </w:p>
    <w:p w14:paraId="711ADFB5" w14:textId="13E868B1" w:rsidR="00AB7D20" w:rsidRDefault="00AB7D20" w:rsidP="00F624B8">
      <w:pPr>
        <w:rPr>
          <w:rFonts w:ascii="Fb Fontext" w:hAnsi="Fb Fontext"/>
          <w:sz w:val="32"/>
          <w:rtl/>
        </w:rPr>
      </w:pPr>
      <w:r w:rsidRPr="00F624B8">
        <w:rPr>
          <w:rStyle w:val="affffe"/>
          <w:rtl/>
        </w:rPr>
        <w:t xml:space="preserve">דתניא: </w:t>
      </w:r>
      <w:r w:rsidRPr="00CA108A">
        <w:rPr>
          <w:rFonts w:ascii="Fb Fontext" w:hAnsi="Fb Fontext" w:cs="PFT_Frank"/>
          <w:b/>
          <w:bCs/>
          <w:sz w:val="32"/>
          <w:szCs w:val="14"/>
          <w:rtl/>
        </w:rPr>
        <w:t xml:space="preserve">המבשל בשבת, </w:t>
      </w:r>
      <w:r w:rsidRPr="00F624B8">
        <w:rPr>
          <w:rStyle w:val="affffe"/>
          <w:rFonts w:hint="cs"/>
          <w:rtl/>
        </w:rPr>
        <w:t>לר</w:t>
      </w:r>
      <w:r w:rsidRPr="00F624B8">
        <w:rPr>
          <w:rStyle w:val="affffe"/>
          <w:rtl/>
        </w:rPr>
        <w:t>"</w:t>
      </w:r>
      <w:r w:rsidRPr="00F624B8">
        <w:rPr>
          <w:rStyle w:val="affffe"/>
          <w:rFonts w:hint="cs"/>
          <w:rtl/>
        </w:rPr>
        <w:t>מ:</w:t>
      </w:r>
      <w:r w:rsidRPr="00C35A2C">
        <w:rPr>
          <w:rFonts w:ascii="Fb Fontext" w:hAnsi="Fb Fontext" w:hint="cs"/>
          <w:sz w:val="32"/>
          <w:rtl/>
        </w:rPr>
        <w:t xml:space="preserve"> </w:t>
      </w:r>
      <w:r w:rsidRPr="00C35A2C">
        <w:rPr>
          <w:rFonts w:ascii="Fb Fontext" w:hAnsi="Fb Fontext"/>
          <w:sz w:val="32"/>
          <w:rtl/>
        </w:rPr>
        <w:t>בשוגג - יאכל, במזיד - לא יאכל,</w:t>
      </w:r>
    </w:p>
    <w:p w14:paraId="2F0522CF" w14:textId="77777777" w:rsidR="00AB7D20" w:rsidRPr="00C35A2C" w:rsidRDefault="00AB7D20" w:rsidP="00AB7D20">
      <w:pPr>
        <w:rPr>
          <w:rFonts w:ascii="Fb Fontext" w:hAnsi="Fb Fontext" w:cs="Guttman Vilna"/>
          <w:b/>
          <w:bCs/>
          <w:sz w:val="32"/>
          <w:rtl/>
        </w:rPr>
      </w:pPr>
      <w:r w:rsidRPr="00F624B8">
        <w:rPr>
          <w:rStyle w:val="affffe"/>
          <w:rFonts w:hint="cs"/>
          <w:rtl/>
        </w:rPr>
        <w:t>לר</w:t>
      </w:r>
      <w:r w:rsidRPr="00F624B8">
        <w:rPr>
          <w:rStyle w:val="affffe"/>
          <w:rtl/>
        </w:rPr>
        <w:t>"</w:t>
      </w:r>
      <w:r w:rsidRPr="00F624B8">
        <w:rPr>
          <w:rStyle w:val="affffe"/>
          <w:rFonts w:hint="cs"/>
          <w:rtl/>
        </w:rPr>
        <w:t>י</w:t>
      </w:r>
      <w:r w:rsidRPr="00F624B8">
        <w:rPr>
          <w:rStyle w:val="affffe"/>
          <w:rtl/>
        </w:rPr>
        <w:t xml:space="preserve">: </w:t>
      </w:r>
      <w:r w:rsidRPr="00C35A2C">
        <w:rPr>
          <w:rFonts w:ascii="Fb Fontext" w:hAnsi="Fb Fontext"/>
          <w:sz w:val="32"/>
          <w:rtl/>
        </w:rPr>
        <w:t>בשוגג - יאכל למוצאי שבת, במזיד - לא יאכל עולמית.</w:t>
      </w:r>
    </w:p>
    <w:p w14:paraId="78331BDE" w14:textId="078588DF" w:rsidR="00AB7D20" w:rsidRPr="00C35A2C" w:rsidRDefault="00AB7D20" w:rsidP="00F624B8">
      <w:pPr>
        <w:rPr>
          <w:rFonts w:ascii="Fb Fontext" w:hAnsi="Fb Fontext"/>
          <w:rtl/>
        </w:rPr>
      </w:pPr>
      <w:r w:rsidRPr="00F624B8">
        <w:rPr>
          <w:rStyle w:val="affffe"/>
          <w:rFonts w:hint="cs"/>
          <w:rtl/>
        </w:rPr>
        <w:t>ורי</w:t>
      </w:r>
      <w:r w:rsidRPr="00F624B8">
        <w:rPr>
          <w:rStyle w:val="affffe"/>
          <w:rtl/>
        </w:rPr>
        <w:t>"</w:t>
      </w:r>
      <w:r w:rsidRPr="00F624B8">
        <w:rPr>
          <w:rStyle w:val="affffe"/>
          <w:rFonts w:hint="cs"/>
          <w:rtl/>
        </w:rPr>
        <w:t xml:space="preserve">ו </w:t>
      </w:r>
      <w:r w:rsidRPr="00F624B8">
        <w:rPr>
          <w:rStyle w:val="affffe"/>
          <w:rtl/>
        </w:rPr>
        <w:t>הסנדלר:</w:t>
      </w:r>
      <w:r w:rsidRPr="00F71179">
        <w:rPr>
          <w:rtl/>
        </w:rPr>
        <w:t xml:space="preserve"> בשוגג יאכל למוצ"</w:t>
      </w:r>
      <w:r w:rsidRPr="00F71179">
        <w:rPr>
          <w:rFonts w:hint="cs"/>
          <w:rtl/>
        </w:rPr>
        <w:t xml:space="preserve">ש </w:t>
      </w:r>
      <w:r w:rsidRPr="00F71179">
        <w:rPr>
          <w:rtl/>
        </w:rPr>
        <w:t>לאחרים ולא לו, במזיד לא יאכל עולמית לא לו ולא לאחרים.</w:t>
      </w:r>
      <w:r w:rsidR="00F624B8">
        <w:rPr>
          <w:rFonts w:hint="cs"/>
          <w:rtl/>
        </w:rPr>
        <w:t>-ד</w:t>
      </w:r>
      <w:r w:rsidRPr="00041161">
        <w:rPr>
          <w:rStyle w:val="affffa"/>
          <w:rFonts w:hint="cs"/>
          <w:rtl/>
        </w:rPr>
        <w:t>'</w:t>
      </w:r>
      <w:r w:rsidRPr="00041161">
        <w:rPr>
          <w:rStyle w:val="affffa"/>
          <w:rtl/>
        </w:rPr>
        <w:t>ושמרתם את השבת כי קדש היא לכם</w:t>
      </w:r>
      <w:r w:rsidRPr="00041161">
        <w:rPr>
          <w:rStyle w:val="affffa"/>
          <w:rFonts w:hint="cs"/>
          <w:rtl/>
        </w:rPr>
        <w:t>'</w:t>
      </w:r>
      <w:r w:rsidRPr="00041161">
        <w:rPr>
          <w:rStyle w:val="affffa"/>
          <w:rtl/>
        </w:rPr>
        <w:t xml:space="preserve"> </w:t>
      </w:r>
      <w:r w:rsidRPr="00C35A2C">
        <w:rPr>
          <w:rFonts w:ascii="Fb Fontext" w:hAnsi="Fb Fontext"/>
          <w:rtl/>
        </w:rPr>
        <w:t>- מה קודש אף מעשה שבת אסורין באכילה.</w:t>
      </w:r>
    </w:p>
    <w:p w14:paraId="5BC10D2E" w14:textId="2AAF2751" w:rsidR="00AB7D20" w:rsidRPr="00730169" w:rsidRDefault="00AB7D20" w:rsidP="00AB7D20">
      <w:pPr>
        <w:rPr>
          <w:rFonts w:ascii="Fb Fontext" w:hAnsi="Fb Fontext"/>
          <w:spacing w:val="-2"/>
          <w:rtl/>
        </w:rPr>
      </w:pPr>
      <w:r w:rsidRPr="00730169">
        <w:rPr>
          <w:rStyle w:val="affffa"/>
          <w:rFonts w:hint="cs"/>
          <w:spacing w:val="-2"/>
          <w:rtl/>
        </w:rPr>
        <w:t xml:space="preserve">לכם </w:t>
      </w:r>
      <w:r w:rsidRPr="00730169">
        <w:rPr>
          <w:rFonts w:ascii="Fb Fontext" w:hAnsi="Fb Fontext" w:hint="cs"/>
          <w:spacing w:val="-2"/>
          <w:rtl/>
        </w:rPr>
        <w:t xml:space="preserve">שלא לאוסרו בהנאה, </w:t>
      </w:r>
      <w:r w:rsidR="00F624B8" w:rsidRPr="00730169">
        <w:rPr>
          <w:rFonts w:ascii="Fb Fontext" w:hAnsi="Fb Fontext" w:hint="cs"/>
          <w:spacing w:val="-2"/>
          <w:rtl/>
        </w:rPr>
        <w:t xml:space="preserve">ורק </w:t>
      </w:r>
      <w:r w:rsidRPr="00730169">
        <w:rPr>
          <w:rFonts w:ascii="Fb Fontext" w:hAnsi="Fb Fontext" w:hint="cs"/>
          <w:spacing w:val="-2"/>
          <w:rtl/>
        </w:rPr>
        <w:t xml:space="preserve">במזיד </w:t>
      </w:r>
      <w:r w:rsidRPr="00730169">
        <w:rPr>
          <w:rStyle w:val="affffa"/>
          <w:rFonts w:hint="cs"/>
          <w:spacing w:val="-2"/>
          <w:rtl/>
        </w:rPr>
        <w:t>דמחלליה מות יומת</w:t>
      </w:r>
      <w:r w:rsidRPr="00730169">
        <w:rPr>
          <w:rFonts w:ascii="Fb Fontext" w:hAnsi="Fb Fontext" w:hint="cs"/>
          <w:spacing w:val="-2"/>
          <w:rtl/>
        </w:rPr>
        <w:t xml:space="preserve"> ולא בשוגג</w:t>
      </w:r>
    </w:p>
    <w:p w14:paraId="18238F88" w14:textId="77777777" w:rsidR="00AB7D20" w:rsidRPr="00F97732" w:rsidRDefault="00AB7D20" w:rsidP="003156E1">
      <w:pPr>
        <w:pStyle w:val="aff9"/>
        <w:rPr>
          <w:rtl/>
        </w:rPr>
      </w:pPr>
      <w:r w:rsidRPr="003156E1">
        <w:rPr>
          <w:rFonts w:hint="cs"/>
          <w:rtl/>
        </w:rPr>
        <w:t>׹</w:t>
      </w:r>
    </w:p>
    <w:p w14:paraId="27460483" w14:textId="7457DD2D" w:rsidR="00AB7D20" w:rsidRPr="00730169" w:rsidRDefault="006813AA" w:rsidP="00AB7D20">
      <w:pPr>
        <w:rPr>
          <w:rFonts w:ascii="Fb Fontext" w:hAnsi="Fb Fontext"/>
          <w:spacing w:val="-8"/>
          <w:rtl/>
        </w:rPr>
      </w:pPr>
      <w:r w:rsidRPr="00730169">
        <w:rPr>
          <w:rStyle w:val="affffe"/>
          <w:rFonts w:hint="cs"/>
          <w:spacing w:val="-8"/>
          <w:rtl/>
        </w:rPr>
        <w:t>חלקו ר</w:t>
      </w:r>
      <w:r w:rsidR="002B7BCC">
        <w:rPr>
          <w:rStyle w:val="affffe"/>
          <w:spacing w:val="-8"/>
          <w:rtl/>
        </w:rPr>
        <w:t>"</w:t>
      </w:r>
      <w:r w:rsidRPr="00730169">
        <w:rPr>
          <w:rStyle w:val="affffe"/>
          <w:rFonts w:hint="cs"/>
          <w:spacing w:val="-8"/>
          <w:rtl/>
        </w:rPr>
        <w:t xml:space="preserve">א ורבינא </w:t>
      </w:r>
      <w:r w:rsidR="00AB7D20" w:rsidRPr="00730169">
        <w:rPr>
          <w:rStyle w:val="affffe"/>
          <w:rFonts w:hint="cs"/>
          <w:spacing w:val="-8"/>
          <w:rtl/>
        </w:rPr>
        <w:t>בדעת רי</w:t>
      </w:r>
      <w:r w:rsidR="00AB7D20" w:rsidRPr="00730169">
        <w:rPr>
          <w:rStyle w:val="affffe"/>
          <w:spacing w:val="-8"/>
          <w:rtl/>
        </w:rPr>
        <w:t>"</w:t>
      </w:r>
      <w:r w:rsidR="00AB7D20" w:rsidRPr="00730169">
        <w:rPr>
          <w:rStyle w:val="affffe"/>
          <w:rFonts w:hint="cs"/>
          <w:spacing w:val="-8"/>
          <w:rtl/>
        </w:rPr>
        <w:t>ו הסנדלר</w:t>
      </w:r>
      <w:r w:rsidR="00AB7D20" w:rsidRPr="00730169">
        <w:rPr>
          <w:rStyle w:val="affffe"/>
          <w:spacing w:val="-8"/>
          <w:rtl/>
        </w:rPr>
        <w:t>,</w:t>
      </w:r>
      <w:r w:rsidRPr="00730169">
        <w:rPr>
          <w:rFonts w:ascii="Fb Fontext" w:hAnsi="Fb Fontext" w:hint="cs"/>
          <w:spacing w:val="-8"/>
          <w:sz w:val="32"/>
          <w:rtl/>
        </w:rPr>
        <w:t xml:space="preserve"> </w:t>
      </w:r>
      <w:r w:rsidRPr="0093180D">
        <w:rPr>
          <w:rStyle w:val="affffc"/>
          <w:rFonts w:hint="cs"/>
          <w:rtl/>
        </w:rPr>
        <w:t>אם</w:t>
      </w:r>
      <w:r w:rsidR="00AB7D20" w:rsidRPr="0093180D">
        <w:rPr>
          <w:rStyle w:val="affffc"/>
          <w:rtl/>
        </w:rPr>
        <w:t xml:space="preserve"> מעשה שבת דאורייתא,</w:t>
      </w:r>
      <w:r w:rsidRPr="00730169">
        <w:rPr>
          <w:rFonts w:ascii="Fb Fontext" w:hAnsi="Fb Fontext" w:hint="cs"/>
          <w:spacing w:val="-8"/>
          <w:sz w:val="32"/>
          <w:rtl/>
        </w:rPr>
        <w:t xml:space="preserve"> או</w:t>
      </w:r>
      <w:r w:rsidR="00AB7D20" w:rsidRPr="00730169">
        <w:rPr>
          <w:rFonts w:ascii="Fb Fontext" w:hAnsi="Fb Fontext"/>
          <w:spacing w:val="-8"/>
          <w:sz w:val="32"/>
          <w:rtl/>
        </w:rPr>
        <w:t xml:space="preserve"> דרבנן.</w:t>
      </w:r>
    </w:p>
    <w:p w14:paraId="4427E098" w14:textId="67852543" w:rsidR="00AB7D20" w:rsidRPr="00C35A2C" w:rsidRDefault="0093180D" w:rsidP="00AB7D20">
      <w:pPr>
        <w:rPr>
          <w:rFonts w:ascii="Fb Fontext" w:hAnsi="Fb Fontext"/>
          <w:rtl/>
        </w:rPr>
      </w:pPr>
      <w:r>
        <w:rPr>
          <w:rStyle w:val="affffe"/>
          <w:rFonts w:hint="cs"/>
          <w:rtl/>
        </w:rPr>
        <w:t xml:space="preserve">מ''ד </w:t>
      </w:r>
      <w:r w:rsidR="00AB7D20" w:rsidRPr="00C35A2C">
        <w:rPr>
          <w:rFonts w:ascii="Fb Fontext" w:hAnsi="Fb Fontext"/>
          <w:rtl/>
        </w:rPr>
        <w:t>דאורייתא, כדאמרן.</w:t>
      </w:r>
    </w:p>
    <w:p w14:paraId="48DFFA3D" w14:textId="48328C8A" w:rsidR="00AB7D20" w:rsidRPr="00C35A2C" w:rsidRDefault="00AB7D20" w:rsidP="00AB7D20">
      <w:pPr>
        <w:rPr>
          <w:rFonts w:ascii="Fb Fontext" w:hAnsi="Fb Fontext"/>
          <w:rtl/>
        </w:rPr>
      </w:pPr>
      <w:r w:rsidRPr="006813AA">
        <w:rPr>
          <w:rStyle w:val="affffe"/>
          <w:rFonts w:hint="cs"/>
          <w:rtl/>
        </w:rPr>
        <w:t>מ</w:t>
      </w:r>
      <w:r w:rsidRPr="006813AA">
        <w:rPr>
          <w:rStyle w:val="affffe"/>
          <w:rtl/>
        </w:rPr>
        <w:t>"</w:t>
      </w:r>
      <w:r w:rsidRPr="006813AA">
        <w:rPr>
          <w:rStyle w:val="affffe"/>
          <w:rFonts w:hint="cs"/>
          <w:rtl/>
        </w:rPr>
        <w:t xml:space="preserve">ד </w:t>
      </w:r>
      <w:r w:rsidRPr="006813AA">
        <w:rPr>
          <w:rStyle w:val="affffe"/>
          <w:rtl/>
        </w:rPr>
        <w:t>דרבנן:</w:t>
      </w:r>
      <w:r w:rsidRPr="00AD1A41">
        <w:rPr>
          <w:rStyle w:val="affffa"/>
          <w:rtl/>
        </w:rPr>
        <w:t xml:space="preserve"> </w:t>
      </w:r>
      <w:r w:rsidRPr="00AD1A41">
        <w:rPr>
          <w:rStyle w:val="affffa"/>
          <w:rFonts w:hint="cs"/>
          <w:rtl/>
        </w:rPr>
        <w:t>'</w:t>
      </w:r>
      <w:r w:rsidRPr="00AD1A41">
        <w:rPr>
          <w:rStyle w:val="affffa"/>
          <w:rtl/>
        </w:rPr>
        <w:t>קדש היא</w:t>
      </w:r>
      <w:r w:rsidRPr="00AD1A41">
        <w:rPr>
          <w:rStyle w:val="affffa"/>
          <w:rFonts w:hint="cs"/>
          <w:rtl/>
        </w:rPr>
        <w:t>'</w:t>
      </w:r>
      <w:r w:rsidRPr="00AD1A41">
        <w:rPr>
          <w:rStyle w:val="affffa"/>
          <w:rtl/>
        </w:rPr>
        <w:t>,</w:t>
      </w:r>
      <w:r w:rsidRPr="00C35A2C">
        <w:rPr>
          <w:rFonts w:ascii="Fb Fontext" w:hAnsi="Fb Fontext"/>
          <w:rtl/>
        </w:rPr>
        <w:t xml:space="preserve"> ואין מעשיה קודש.</w:t>
      </w:r>
      <w:r w:rsidRPr="00C35A2C">
        <w:rPr>
          <w:rFonts w:ascii="Fb Fontext" w:hAnsi="Fb Fontext" w:hint="cs"/>
          <w:rtl/>
        </w:rPr>
        <w:t xml:space="preserve"> ופטר</w:t>
      </w:r>
      <w:r w:rsidR="0093180D">
        <w:rPr>
          <w:rFonts w:ascii="Fb Fontext" w:hAnsi="Fb Fontext" w:hint="cs"/>
          <w:rtl/>
        </w:rPr>
        <w:t>ו</w:t>
      </w:r>
      <w:r w:rsidRPr="00C35A2C">
        <w:rPr>
          <w:rFonts w:ascii="Fb Fontext" w:hAnsi="Fb Fontext" w:hint="cs"/>
          <w:rtl/>
        </w:rPr>
        <w:t xml:space="preserve"> רבנן אשארא </w:t>
      </w:r>
      <w:r w:rsidRPr="006813AA">
        <w:rPr>
          <w:rStyle w:val="afffff0"/>
          <w:rFonts w:hint="cs"/>
          <w:rtl/>
        </w:rPr>
        <w:t>[אבל בשבת חייב דו'ה]</w:t>
      </w:r>
    </w:p>
    <w:p w14:paraId="538FD9E4" w14:textId="77777777" w:rsidR="00AB7D20" w:rsidRPr="00F97732" w:rsidRDefault="00AB7D20" w:rsidP="003156E1">
      <w:pPr>
        <w:pStyle w:val="aff9"/>
        <w:rPr>
          <w:rtl/>
        </w:rPr>
      </w:pPr>
      <w:r w:rsidRPr="003156E1">
        <w:rPr>
          <w:rFonts w:hint="cs"/>
          <w:rtl/>
        </w:rPr>
        <w:t>׹</w:t>
      </w:r>
    </w:p>
    <w:p w14:paraId="2DD3F2BB" w14:textId="6B5BB1B0" w:rsidR="006813AA" w:rsidRDefault="00AB7D20" w:rsidP="00AB7D20">
      <w:pPr>
        <w:rPr>
          <w:rFonts w:ascii="Fb Fontext" w:hAnsi="Fb Fontext"/>
          <w:sz w:val="32"/>
          <w:rtl/>
        </w:rPr>
      </w:pPr>
      <w:bookmarkStart w:id="242" w:name="_Toc119353027"/>
      <w:r w:rsidRPr="0093180D">
        <w:rPr>
          <w:rStyle w:val="affffc"/>
          <w:rtl/>
        </w:rPr>
        <w:t>טובח לע</w:t>
      </w:r>
      <w:r w:rsidRPr="0093180D">
        <w:rPr>
          <w:rStyle w:val="affffc"/>
          <w:rFonts w:hint="cs"/>
          <w:rtl/>
        </w:rPr>
        <w:t>כו</w:t>
      </w:r>
      <w:r w:rsidRPr="0093180D">
        <w:rPr>
          <w:rStyle w:val="affffc"/>
          <w:rtl/>
        </w:rPr>
        <w:t>"</w:t>
      </w:r>
      <w:r w:rsidRPr="0093180D">
        <w:rPr>
          <w:rStyle w:val="affffc"/>
          <w:rFonts w:hint="cs"/>
          <w:rtl/>
        </w:rPr>
        <w:t xml:space="preserve">ם </w:t>
      </w:r>
      <w:r>
        <w:rPr>
          <w:rStyle w:val="affffe"/>
          <w:rFonts w:hint="cs"/>
          <w:rtl/>
          <w:rPrChange w:id="9085" w:author="מנוע אמוראים" w:date="2026-10-05T16:41:40Z">
            <w:rPr>
              <w:rStyle w:val="affffc"/>
              <w:rFonts w:hint="cs"/>
              <w:rtl/>
            </w:rPr>
          </w:rPrChange>
        </w:rPr>
        <w:t xml:space="preserve">לר</w:t>
      </w:r>
      <w:r>
        <w:rPr>
          <w:rStyle w:val="affffe"/>
          <w:rtl/>
          <w:rPrChange w:id="9086" w:author="מנוע אמוראים" w:date="2026-10-05T16:41:40Z">
            <w:rPr>
              <w:rStyle w:val="affffc"/>
              <w:rtl/>
            </w:rPr>
          </w:rPrChange>
        </w:rPr>
        <w:t xml:space="preserve">"</w:t>
      </w:r>
      <w:r>
        <w:rPr>
          <w:rStyle w:val="affffe"/>
          <w:rFonts w:hint="cs"/>
          <w:rtl/>
          <w:rPrChange w:id="9087" w:author="מנוע אמוראים" w:date="2026-10-05T16:41:40Z">
            <w:rPr>
              <w:rStyle w:val="affffc"/>
              <w:rFonts w:hint="cs"/>
              <w:rtl/>
            </w:rPr>
          </w:rPrChange>
        </w:rPr>
        <w:t xml:space="preserve">ש</w:t>
      </w:r>
      <w:r>
        <w:rPr>
          <w:rStyle w:val="affffc"/>
          <w:rFonts w:hint="cs"/>
          <w:rtl/>
        </w:rPr>
        <w:t xml:space="preserve"> ד</w:t>
      </w:r>
      <w:r w:rsidRPr="0093180D">
        <w:rPr>
          <w:rStyle w:val="affffc"/>
          <w:rFonts w:hint="cs"/>
          <w:rtl/>
        </w:rPr>
        <w:t>חייב</w:t>
      </w:r>
      <w:bookmarkEnd w:id="242"/>
      <w:r w:rsidRPr="00C35A2C">
        <w:rPr>
          <w:rFonts w:ascii="Fb Fontext" w:hAnsi="Fb Fontext" w:hint="cs"/>
          <w:sz w:val="32"/>
          <w:rtl/>
        </w:rPr>
        <w:t xml:space="preserve"> </w:t>
      </w:r>
      <w:r w:rsidR="006813AA">
        <w:rPr>
          <w:rFonts w:ascii="Fb Fontext" w:hAnsi="Fb Fontext" w:hint="cs"/>
          <w:sz w:val="32"/>
          <w:rtl/>
        </w:rPr>
        <w:t>אף דמתחילה</w:t>
      </w:r>
      <w:r w:rsidRPr="00C35A2C">
        <w:rPr>
          <w:rFonts w:ascii="Fb Fontext" w:hAnsi="Fb Fontext" w:hint="cs"/>
          <w:sz w:val="32"/>
          <w:rtl/>
        </w:rPr>
        <w:t xml:space="preserve"> צריך להיאסר</w:t>
      </w:r>
      <w:r w:rsidR="00502266">
        <w:rPr>
          <w:rFonts w:ascii="Fb Fontext" w:hAnsi="Fb Fontext" w:hint="cs"/>
          <w:sz w:val="32"/>
          <w:rtl/>
        </w:rPr>
        <w:t>,</w:t>
      </w:r>
    </w:p>
    <w:p w14:paraId="50A6D09A" w14:textId="377B4D10" w:rsidR="00AB7D20" w:rsidRPr="006813AA" w:rsidRDefault="00AB7D20" w:rsidP="006813AA">
      <w:pPr>
        <w:pStyle w:val="a7"/>
        <w:numPr>
          <w:ilvl w:val="0"/>
          <w:numId w:val="7"/>
        </w:numPr>
        <w:rPr>
          <w:rFonts w:ascii="Fb Fontext" w:hAnsi="Fb Fontext"/>
          <w:sz w:val="32"/>
          <w:rtl/>
        </w:rPr>
      </w:pPr>
      <w:r w:rsidRPr="006813AA">
        <w:rPr>
          <w:rFonts w:ascii="Fb Fontext" w:hAnsi="Fb Fontext" w:hint="cs"/>
          <w:sz w:val="32"/>
          <w:rtl/>
        </w:rPr>
        <w:t xml:space="preserve"> דמיירי באומר בגמר זביחה תהא עבודה</w:t>
      </w:r>
      <w:r w:rsidR="00502266">
        <w:rPr>
          <w:rFonts w:ascii="Fb Fontext" w:hAnsi="Fb Fontext" w:hint="cs"/>
          <w:sz w:val="32"/>
          <w:rtl/>
        </w:rPr>
        <w:t>,</w:t>
      </w:r>
    </w:p>
    <w:p w14:paraId="2A9D7671" w14:textId="4F472AA3" w:rsidR="00AB7D20" w:rsidRPr="00730169" w:rsidRDefault="00AB7D20" w:rsidP="00AB7D20">
      <w:pPr>
        <w:rPr>
          <w:rFonts w:ascii="Fb Fontext" w:hAnsi="Fb Fontext"/>
          <w:spacing w:val="-6"/>
          <w:rtl/>
        </w:rPr>
      </w:pPr>
      <w:bookmarkStart w:id="243" w:name="_Toc119353028"/>
      <w:r w:rsidRPr="0093180D">
        <w:rPr>
          <w:rStyle w:val="affffc"/>
          <w:rtl/>
        </w:rPr>
        <w:lastRenderedPageBreak/>
        <w:t xml:space="preserve">שור הנסקל </w:t>
      </w:r>
      <w:r w:rsidRPr="0093180D">
        <w:rPr>
          <w:rStyle w:val="affffc"/>
          <w:rFonts w:hint="cs"/>
          <w:rtl/>
        </w:rPr>
        <w:t>חייב</w:t>
      </w:r>
      <w:bookmarkEnd w:id="243"/>
      <w:r w:rsidRPr="00730169">
        <w:rPr>
          <w:rFonts w:ascii="Fb Fontext" w:hAnsi="Fb Fontext" w:hint="cs"/>
          <w:spacing w:val="-6"/>
          <w:rtl/>
        </w:rPr>
        <w:t xml:space="preserve"> א</w:t>
      </w:r>
      <w:r w:rsidR="006813AA" w:rsidRPr="00730169">
        <w:rPr>
          <w:rFonts w:ascii="Fb Fontext" w:hAnsi="Fb Fontext" w:hint="cs"/>
          <w:spacing w:val="-6"/>
          <w:rtl/>
        </w:rPr>
        <w:t>ף</w:t>
      </w:r>
      <w:r w:rsidRPr="00730169">
        <w:rPr>
          <w:rFonts w:ascii="Fb Fontext" w:hAnsi="Fb Fontext" w:hint="cs"/>
          <w:spacing w:val="-6"/>
          <w:rtl/>
        </w:rPr>
        <w:t xml:space="preserve"> דאינו שלו </w:t>
      </w:r>
      <w:r w:rsidR="006813AA" w:rsidRPr="00730169">
        <w:rPr>
          <w:rFonts w:ascii="Fb Fontext" w:hAnsi="Fb Fontext" w:hint="cs"/>
          <w:spacing w:val="-6"/>
          <w:rtl/>
        </w:rPr>
        <w:t>-כ</w:t>
      </w:r>
      <w:r w:rsidRPr="00730169">
        <w:rPr>
          <w:rFonts w:ascii="Fb Fontext" w:hAnsi="Fb Fontext"/>
          <w:spacing w:val="-6"/>
          <w:rtl/>
        </w:rPr>
        <w:t>שמסרו לשומר, והזיק בבית שומר</w:t>
      </w:r>
    </w:p>
    <w:p w14:paraId="097F4F28" w14:textId="77777777" w:rsidR="00E268F4" w:rsidRDefault="00AB7D20" w:rsidP="006813AA">
      <w:pPr>
        <w:rPr>
          <w:rFonts w:ascii="Fb Fontext" w:hAnsi="Fb Fontext"/>
          <w:sz w:val="32"/>
          <w:rtl/>
        </w:rPr>
      </w:pPr>
      <w:r w:rsidRPr="00C35A2C">
        <w:rPr>
          <w:rFonts w:ascii="Fb Fontext" w:hAnsi="Fb Fontext"/>
          <w:sz w:val="32"/>
          <w:rtl/>
        </w:rPr>
        <w:t>ונגמר דינ</w:t>
      </w:r>
      <w:r>
        <w:rPr>
          <w:rFonts w:ascii="Fb Fontext" w:hAnsi="Fb Fontext" w:hint="cs"/>
          <w:sz w:val="32"/>
          <w:rtl/>
        </w:rPr>
        <w:t>ו</w:t>
      </w:r>
      <w:r>
        <w:rPr>
          <w:rFonts w:ascii="Fb Fontext" w:hAnsi="Fb Fontext"/>
          <w:sz w:val="32"/>
          <w:rtl/>
        </w:rPr>
        <w:t xml:space="preserve"> בבית שומר, וגנבו מבית שומר, </w:t>
      </w:r>
      <w:r>
        <w:rPr>
          <w:rStyle w:val="affffe"/>
          <w:rFonts w:ascii="Fb Fontext" w:hAnsi="Fb Fontext"/>
          <w:sz w:val="32"/>
          <w:rtl/>
          <w:rPrChange w:id="9088" w:author="מנוע אמוראים" w:date="2026-10-05T16:41:40Z">
            <w:rPr>
              <w:rFonts w:ascii="Fb Fontext" w:hAnsi="Fb Fontext"/>
              <w:sz w:val="32"/>
              <w:rtl/>
            </w:rPr>
          </w:rPrChange>
        </w:rPr>
        <w:t xml:space="preserve">ור"</w:t>
      </w:r>
      <w:r>
        <w:rPr>
          <w:rStyle w:val="affffe"/>
          <w:rFonts w:ascii="Fb Fontext" w:hAnsi="Fb Fontext" w:hint="cs"/>
          <w:sz w:val="32"/>
          <w:rtl/>
          <w:rPrChange w:id="9089" w:author="מנוע אמוראים" w:date="2026-10-05T16:41:40Z">
            <w:rPr>
              <w:rFonts w:ascii="Fb Fontext" w:hAnsi="Fb Fontext" w:hint="cs"/>
              <w:sz w:val="32"/>
              <w:rtl/>
            </w:rPr>
          </w:rPrChange>
        </w:rPr>
        <w:t xml:space="preserve">מ</w:t>
      </w:r>
      <w:r w:rsidRPr="00C35A2C">
        <w:rPr>
          <w:rFonts w:ascii="Fb Fontext" w:hAnsi="Fb Fontext"/>
          <w:sz w:val="32"/>
          <w:rtl/>
        </w:rPr>
        <w:t xml:space="preserve"> </w:t>
      </w:r>
      <w:r w:rsidR="006813AA">
        <w:rPr>
          <w:rFonts w:ascii="Fb Fontext" w:hAnsi="Fb Fontext" w:hint="cs"/>
          <w:sz w:val="32"/>
          <w:rtl/>
        </w:rPr>
        <w:t>ס</w:t>
      </w:r>
      <w:r w:rsidR="002B7BCC">
        <w:rPr>
          <w:rFonts w:ascii="Fb Fontext" w:hAnsi="Fb Fontext"/>
          <w:sz w:val="32"/>
          <w:rtl/>
        </w:rPr>
        <w:t>"</w:t>
      </w:r>
      <w:r w:rsidR="006813AA">
        <w:rPr>
          <w:rFonts w:ascii="Fb Fontext" w:hAnsi="Fb Fontext" w:hint="cs"/>
          <w:sz w:val="32"/>
          <w:rtl/>
        </w:rPr>
        <w:t xml:space="preserve">ל </w:t>
      </w:r>
      <w:r w:rsidRPr="00C35A2C">
        <w:rPr>
          <w:rFonts w:ascii="Fb Fontext" w:hAnsi="Fb Fontext"/>
          <w:sz w:val="32"/>
          <w:rtl/>
        </w:rPr>
        <w:t xml:space="preserve">כר' יעקב, </w:t>
      </w:r>
      <w:r>
        <w:rPr>
          <w:rStyle w:val="affffe"/>
          <w:rFonts w:ascii="Fb Fontext" w:hAnsi="Fb Fontext" w:hint="cs"/>
          <w:sz w:val="32"/>
          <w:rtl/>
          <w:rPrChange w:id="9090" w:author="מנוע אמוראים" w:date="2026-10-05T16:41:40Z">
            <w:rPr>
              <w:rFonts w:ascii="Fb Fontext" w:hAnsi="Fb Fontext" w:hint="cs"/>
              <w:sz w:val="32"/>
              <w:rtl/>
            </w:rPr>
          </w:rPrChange>
        </w:rPr>
        <w:t xml:space="preserve">וכר</w:t>
      </w:r>
      <w:r>
        <w:rPr>
          <w:rStyle w:val="affffe"/>
          <w:rFonts w:ascii="Fb Fontext" w:hAnsi="Fb Fontext"/>
          <w:sz w:val="32"/>
          <w:rtl/>
          <w:rPrChange w:id="9091" w:author="מנוע אמוראים" w:date="2026-10-05T16:41:40Z">
            <w:rPr>
              <w:rFonts w:ascii="Fb Fontext" w:hAnsi="Fb Fontext"/>
              <w:sz w:val="32"/>
              <w:rtl/>
            </w:rPr>
          </w:rPrChange>
        </w:rPr>
        <w:t xml:space="preserve">"</w:t>
      </w:r>
      <w:r>
        <w:rPr>
          <w:rStyle w:val="affffe"/>
          <w:rFonts w:ascii="Fb Fontext" w:hAnsi="Fb Fontext" w:hint="cs"/>
          <w:sz w:val="32"/>
          <w:rtl/>
          <w:rPrChange w:id="9092" w:author="מנוע אמוראים" w:date="2026-10-05T16:41:40Z">
            <w:rPr>
              <w:rFonts w:ascii="Fb Fontext" w:hAnsi="Fb Fontext" w:hint="cs"/>
              <w:sz w:val="32"/>
              <w:rtl/>
            </w:rPr>
          </w:rPrChange>
        </w:rPr>
        <w:t xml:space="preserve">ש</w:t>
      </w:r>
      <w:r w:rsidR="00E268F4">
        <w:rPr>
          <w:rFonts w:ascii="Fb Fontext" w:hAnsi="Fb Fontext" w:hint="cs"/>
          <w:sz w:val="32"/>
          <w:rtl/>
        </w:rPr>
        <w:t>,</w:t>
      </w:r>
    </w:p>
    <w:p w14:paraId="205C2B68" w14:textId="1955BEA4" w:rsidR="00AB7D20" w:rsidRPr="00C35A2C" w:rsidRDefault="00AB7D20" w:rsidP="006813AA">
      <w:pPr>
        <w:rPr>
          <w:rFonts w:ascii="Fb Fontext" w:hAnsi="Fb Fontext" w:cs="Guttman Vilna"/>
          <w:b/>
          <w:bCs/>
          <w:sz w:val="32"/>
          <w:rtl/>
        </w:rPr>
      </w:pPr>
      <w:r w:rsidRPr="006813AA">
        <w:rPr>
          <w:rStyle w:val="affffe"/>
          <w:rtl/>
        </w:rPr>
        <w:t>ס</w:t>
      </w:r>
      <w:r w:rsidR="006813AA" w:rsidRPr="006813AA">
        <w:rPr>
          <w:rStyle w:val="affffe"/>
          <w:rFonts w:hint="cs"/>
          <w:rtl/>
        </w:rPr>
        <w:t xml:space="preserve">"ל </w:t>
      </w:r>
      <w:r w:rsidRPr="006813AA">
        <w:rPr>
          <w:rStyle w:val="affffe"/>
          <w:rtl/>
        </w:rPr>
        <w:t>כר' יעקב:</w:t>
      </w:r>
      <w:r w:rsidRPr="00C35A2C">
        <w:rPr>
          <w:rFonts w:ascii="Fb Fontext" w:hAnsi="Fb Fontext"/>
          <w:sz w:val="32"/>
          <w:rtl/>
        </w:rPr>
        <w:t xml:space="preserve"> אף משנגמר דינו החזירו שומר לבעליו - מוחזר.</w:t>
      </w:r>
    </w:p>
    <w:p w14:paraId="34944C81" w14:textId="17146013" w:rsidR="00AB7D20" w:rsidRPr="00F97732" w:rsidRDefault="00AB7D20" w:rsidP="0093180D">
      <w:pPr>
        <w:rPr>
          <w:rtl/>
        </w:rPr>
      </w:pPr>
      <w:r w:rsidRPr="006813AA">
        <w:rPr>
          <w:rStyle w:val="affffe"/>
          <w:rtl/>
        </w:rPr>
        <w:t>וס</w:t>
      </w:r>
      <w:r w:rsidR="006813AA" w:rsidRPr="006813AA">
        <w:rPr>
          <w:rStyle w:val="affffe"/>
          <w:rFonts w:hint="cs"/>
          <w:rtl/>
        </w:rPr>
        <w:t>"ל</w:t>
      </w:r>
      <w:r w:rsidRPr="006813AA">
        <w:rPr>
          <w:rStyle w:val="affffe"/>
          <w:rtl/>
        </w:rPr>
        <w:t xml:space="preserve"> כר"ש:</w:t>
      </w:r>
      <w:r w:rsidRPr="00C35A2C">
        <w:rPr>
          <w:rFonts w:ascii="Fb Fontext" w:hAnsi="Fb Fontext"/>
          <w:sz w:val="32"/>
          <w:rtl/>
        </w:rPr>
        <w:t xml:space="preserve"> </w:t>
      </w:r>
      <w:r w:rsidRPr="00C35A2C">
        <w:rPr>
          <w:rFonts w:ascii="Fb Fontext" w:hAnsi="Fb Fontext" w:hint="cs"/>
          <w:sz w:val="32"/>
          <w:rtl/>
        </w:rPr>
        <w:t>ד</w:t>
      </w:r>
      <w:r w:rsidRPr="00C35A2C">
        <w:rPr>
          <w:rFonts w:ascii="Fb Fontext" w:hAnsi="Fb Fontext"/>
          <w:sz w:val="32"/>
          <w:rtl/>
        </w:rPr>
        <w:t>דבר הגורם לממון כממון דמי.</w:t>
      </w:r>
    </w:p>
    <w:p w14:paraId="3847D126" w14:textId="77777777" w:rsidR="00AB7D20" w:rsidRPr="00C35A2C" w:rsidRDefault="00AB7D20" w:rsidP="00E26091">
      <w:pPr>
        <w:pStyle w:val="afff"/>
        <w:framePr w:wrap="around"/>
        <w:rPr>
          <w:rtl/>
        </w:rPr>
      </w:pPr>
      <w:bookmarkStart w:id="244" w:name="_Toc119353029"/>
      <w:r w:rsidRPr="00C35A2C">
        <w:rPr>
          <w:rFonts w:hint="cs"/>
          <w:rtl/>
        </w:rPr>
        <w:t>לד:</w:t>
      </w:r>
      <w:bookmarkEnd w:id="244"/>
    </w:p>
    <w:p w14:paraId="362F61F1" w14:textId="78699496" w:rsidR="00AB7D20" w:rsidRPr="00CA108A" w:rsidRDefault="00AB7D20" w:rsidP="00F1680A">
      <w:pPr>
        <w:pStyle w:val="affffb"/>
        <w:rPr>
          <w:rtl/>
        </w:rPr>
      </w:pPr>
      <w:bookmarkStart w:id="245" w:name="_Toc119353030"/>
      <w:r w:rsidRPr="00CA108A">
        <w:rPr>
          <w:rFonts w:hint="cs"/>
          <w:rtl/>
        </w:rPr>
        <w:t>לבאר דעת ר</w:t>
      </w:r>
      <w:r w:rsidRPr="00CA108A">
        <w:rPr>
          <w:rtl/>
        </w:rPr>
        <w:t>"</w:t>
      </w:r>
      <w:r w:rsidRPr="00CA108A">
        <w:rPr>
          <w:rFonts w:hint="cs"/>
          <w:rtl/>
        </w:rPr>
        <w:t>מ דלעיל דלוקה ומשלם יש לו, מת ומשלם אין לו</w:t>
      </w:r>
      <w:bookmarkEnd w:id="245"/>
    </w:p>
    <w:p w14:paraId="52CD2ACC" w14:textId="3B56E24C" w:rsidR="00AB7D20" w:rsidRPr="00730169" w:rsidRDefault="00AB7D20" w:rsidP="00AB7D20">
      <w:pPr>
        <w:rPr>
          <w:rFonts w:ascii="Fb Fontext" w:hAnsi="Fb Fontext"/>
          <w:spacing w:val="-6"/>
          <w:rtl/>
        </w:rPr>
      </w:pPr>
      <w:r w:rsidRPr="00730169">
        <w:rPr>
          <w:rFonts w:ascii="Fb Fontext" w:hAnsi="Fb Fontext" w:hint="cs"/>
          <w:spacing w:val="-6"/>
          <w:rtl/>
        </w:rPr>
        <w:t>ו</w:t>
      </w:r>
      <w:r w:rsidR="00CE7294" w:rsidRPr="00730169">
        <w:rPr>
          <w:rFonts w:ascii="Fb Fontext" w:hAnsi="Fb Fontext" w:hint="cs"/>
          <w:spacing w:val="-6"/>
          <w:rtl/>
        </w:rPr>
        <w:t>כאן</w:t>
      </w:r>
      <w:r w:rsidRPr="00730169">
        <w:rPr>
          <w:rFonts w:ascii="Fb Fontext" w:hAnsi="Fb Fontext" w:hint="cs"/>
          <w:spacing w:val="-6"/>
          <w:rtl/>
        </w:rPr>
        <w:t xml:space="preserve"> בטובח ע</w:t>
      </w:r>
      <w:r w:rsidRPr="00730169">
        <w:rPr>
          <w:rFonts w:ascii="Fb Fontext" w:hAnsi="Fb Fontext"/>
          <w:spacing w:val="-6"/>
          <w:rtl/>
        </w:rPr>
        <w:t>"</w:t>
      </w:r>
      <w:r w:rsidRPr="00730169">
        <w:rPr>
          <w:rFonts w:ascii="Fb Fontext" w:hAnsi="Fb Fontext" w:hint="cs"/>
          <w:spacing w:val="-6"/>
          <w:rtl/>
        </w:rPr>
        <w:t xml:space="preserve">י עצמו ושאני הני </w:t>
      </w:r>
      <w:r w:rsidRPr="00730169">
        <w:rPr>
          <w:rFonts w:ascii="Fb Fontext" w:hAnsi="Fb Fontext"/>
          <w:spacing w:val="-6"/>
          <w:rtl/>
        </w:rPr>
        <w:t>דחידוש בקנס, א</w:t>
      </w:r>
      <w:r w:rsidR="006813AA" w:rsidRPr="00730169">
        <w:rPr>
          <w:rFonts w:ascii="Fb Fontext" w:hAnsi="Fb Fontext" w:hint="cs"/>
          <w:spacing w:val="-6"/>
          <w:rtl/>
        </w:rPr>
        <w:t>ף דמיקטל משלם.</w:t>
      </w:r>
    </w:p>
    <w:p w14:paraId="23EFC28E" w14:textId="77777777" w:rsidR="00AB7D20" w:rsidRPr="00C35A2C" w:rsidRDefault="00AB7D20" w:rsidP="00AB7D20">
      <w:pPr>
        <w:rPr>
          <w:rFonts w:ascii="Fb Fontext" w:hAnsi="Fb Fontext"/>
          <w:rtl/>
        </w:rPr>
      </w:pPr>
      <w:r w:rsidRPr="006813AA">
        <w:rPr>
          <w:rStyle w:val="affffe"/>
          <w:rtl/>
        </w:rPr>
        <w:t>ורבה לטעמיה:</w:t>
      </w:r>
      <w:r w:rsidRPr="00C35A2C">
        <w:rPr>
          <w:rFonts w:ascii="Fb Fontext" w:hAnsi="Fb Fontext"/>
          <w:rtl/>
        </w:rPr>
        <w:t xml:space="preserve"> היה גדי גנוב לו </w:t>
      </w:r>
      <w:r>
        <w:rPr>
          <w:rStyle w:val="affffe"/>
          <w:rFonts w:ascii="Fb Fontext" w:hAnsi="Fb Fontext" w:hint="cs"/>
          <w:rtl/>
          <w:rPrChange w:id="9093" w:author="מנוע אמוראים" w:date="2026-10-05T16:41:40Z">
            <w:rPr>
              <w:rFonts w:ascii="Fb Fontext" w:hAnsi="Fb Fontext" w:hint="cs"/>
              <w:rtl/>
            </w:rPr>
          </w:rPrChange>
        </w:rPr>
        <w:t xml:space="preserve">בער</w:t>
      </w:r>
      <w:r>
        <w:rPr>
          <w:rStyle w:val="affffe"/>
          <w:rFonts w:ascii="Fb Fontext" w:hAnsi="Fb Fontext"/>
          <w:rtl/>
          <w:rPrChange w:id="9094" w:author="מנוע אמוראים" w:date="2026-10-05T16:41:40Z">
            <w:rPr>
              <w:rFonts w:ascii="Fb Fontext" w:hAnsi="Fb Fontext"/>
              <w:rtl/>
            </w:rPr>
          </w:rPrChange>
        </w:rPr>
        <w:t xml:space="preserve">"</w:t>
      </w:r>
      <w:r>
        <w:rPr>
          <w:rStyle w:val="affffe"/>
          <w:rFonts w:ascii="Fb Fontext" w:hAnsi="Fb Fontext" w:hint="cs"/>
          <w:rtl/>
          <w:rPrChange w:id="9095" w:author="מנוע אמוראים" w:date="2026-10-05T16:41:40Z">
            <w:rPr>
              <w:rFonts w:ascii="Fb Fontext" w:hAnsi="Fb Fontext" w:hint="cs"/>
              <w:rtl/>
            </w:rPr>
          </w:rPrChange>
        </w:rPr>
        <w:t xml:space="preserve">ש</w:t>
      </w:r>
      <w:r>
        <w:rPr>
          <w:rFonts w:ascii="Fb Fontext" w:hAnsi="Fb Fontext" w:hint="cs"/>
          <w:rtl/>
        </w:rPr>
        <w:t xml:space="preserve"> </w:t>
      </w:r>
      <w:r w:rsidRPr="00C35A2C">
        <w:rPr>
          <w:rFonts w:ascii="Fb Fontext" w:hAnsi="Fb Fontext"/>
          <w:rtl/>
        </w:rPr>
        <w:t>וטבחו בשבת חייב, ש</w:t>
      </w:r>
      <w:r w:rsidRPr="00C35A2C">
        <w:rPr>
          <w:rFonts w:ascii="Fb Fontext" w:hAnsi="Fb Fontext" w:hint="cs"/>
          <w:rtl/>
        </w:rPr>
        <w:t>נ</w:t>
      </w:r>
      <w:r w:rsidRPr="00C35A2C">
        <w:rPr>
          <w:rFonts w:ascii="Fb Fontext" w:hAnsi="Fb Fontext"/>
          <w:rtl/>
        </w:rPr>
        <w:t xml:space="preserve">תחייב בגניבה קודם </w:t>
      </w:r>
      <w:r w:rsidRPr="00C35A2C">
        <w:rPr>
          <w:rFonts w:ascii="Fb Fontext" w:hAnsi="Fb Fontext" w:hint="cs"/>
          <w:rtl/>
        </w:rPr>
        <w:t>שי</w:t>
      </w:r>
      <w:r w:rsidRPr="00C35A2C">
        <w:rPr>
          <w:rFonts w:ascii="Fb Fontext" w:hAnsi="Fb Fontext"/>
          <w:rtl/>
        </w:rPr>
        <w:t>בא לידי איסור שבת.</w:t>
      </w:r>
    </w:p>
    <w:p w14:paraId="40079163" w14:textId="77777777" w:rsidR="00AB7D20" w:rsidRPr="00730169" w:rsidRDefault="00AB7D20" w:rsidP="006813AA">
      <w:pPr>
        <w:rPr>
          <w:rFonts w:ascii="Fb Fontext" w:hAnsi="Fb Fontext" w:cs="Guttman Vilna"/>
          <w:b/>
          <w:bCs/>
          <w:spacing w:val="-4"/>
          <w:sz w:val="32"/>
          <w:rtl/>
        </w:rPr>
      </w:pPr>
      <w:r w:rsidRPr="00730169">
        <w:rPr>
          <w:rFonts w:ascii="Fb Fontext" w:hAnsi="Fb Fontext"/>
          <w:spacing w:val="-4"/>
          <w:sz w:val="32"/>
          <w:rtl/>
        </w:rPr>
        <w:t>גנב וטבח בשבת - פטור, שאם אין גניבה, אין טביחה ואין מכירה.</w:t>
      </w:r>
    </w:p>
    <w:p w14:paraId="7D614799" w14:textId="77777777" w:rsidR="00AB7D20" w:rsidRPr="00F71179" w:rsidRDefault="00AB7D20" w:rsidP="006813AA">
      <w:pPr>
        <w:rPr>
          <w:rtl/>
        </w:rPr>
      </w:pPr>
      <w:r w:rsidRPr="006813AA">
        <w:rPr>
          <w:rStyle w:val="affffe"/>
          <w:rtl/>
        </w:rPr>
        <w:t>רבה:</w:t>
      </w:r>
      <w:r w:rsidRPr="00F71179">
        <w:rPr>
          <w:rtl/>
        </w:rPr>
        <w:t xml:space="preserve"> היה גדי גנוב לו וטבחו במחתרת חייב, שכבר נתחייב בגניבה קודם שיבא לידי איסור מחתרת.</w:t>
      </w:r>
    </w:p>
    <w:p w14:paraId="1804A11C" w14:textId="77777777" w:rsidR="00AB7D20" w:rsidRPr="00730169" w:rsidRDefault="00AB7D20" w:rsidP="00AB7D20">
      <w:pPr>
        <w:rPr>
          <w:rFonts w:ascii="Fb Fontext" w:hAnsi="Fb Fontext"/>
          <w:spacing w:val="-6"/>
          <w:rtl/>
        </w:rPr>
      </w:pPr>
      <w:r w:rsidRPr="00730169">
        <w:rPr>
          <w:rFonts w:ascii="Fb Fontext" w:hAnsi="Fb Fontext"/>
          <w:spacing w:val="-6"/>
          <w:rtl/>
        </w:rPr>
        <w:t>גנב וטבח במחתרת - פטור, שאם אין גניבה, אין טביחה ואין מכירה.</w:t>
      </w:r>
    </w:p>
    <w:p w14:paraId="19D0F7CF" w14:textId="77777777" w:rsidR="00E268F4" w:rsidRDefault="00AB7D20" w:rsidP="006813AA">
      <w:pPr>
        <w:rPr>
          <w:rFonts w:ascii="Fb Fontext" w:hAnsi="Fb Fontext"/>
          <w:spacing w:val="-4"/>
          <w:rtl/>
        </w:rPr>
      </w:pPr>
      <w:r w:rsidRPr="0093180D">
        <w:rPr>
          <w:rStyle w:val="affffe"/>
          <w:rtl/>
        </w:rPr>
        <w:t>וצריכא</w:t>
      </w:r>
      <w:r w:rsidRPr="00730169">
        <w:rPr>
          <w:rFonts w:ascii="Fb Fontext" w:hAnsi="Fb Fontext" w:hint="cs"/>
          <w:spacing w:val="-4"/>
          <w:rtl/>
        </w:rPr>
        <w:t xml:space="preserve"> </w:t>
      </w:r>
      <w:r w:rsidR="006813AA" w:rsidRPr="00730169">
        <w:rPr>
          <w:rFonts w:ascii="Fb Fontext" w:hAnsi="Fb Fontext" w:hint="cs"/>
          <w:spacing w:val="-4"/>
          <w:rtl/>
        </w:rPr>
        <w:t xml:space="preserve">מחתרת </w:t>
      </w:r>
      <w:r w:rsidR="00BD4EEB">
        <w:rPr>
          <w:rFonts w:ascii="Fb Fontext" w:hAnsi="Fb Fontext" w:hint="cs"/>
          <w:spacing w:val="-4"/>
          <w:rtl/>
        </w:rPr>
        <w:t>אף</w:t>
      </w:r>
      <w:r w:rsidR="006813AA" w:rsidRPr="00730169">
        <w:rPr>
          <w:rFonts w:ascii="Fb Fontext" w:hAnsi="Fb Fontext" w:hint="cs"/>
          <w:spacing w:val="-4"/>
          <w:rtl/>
        </w:rPr>
        <w:t xml:space="preserve"> דאיסורה איסור שעה, ושבת אף דבעי התראה</w:t>
      </w:r>
      <w:r w:rsidR="00E268F4">
        <w:rPr>
          <w:rFonts w:ascii="Fb Fontext" w:hAnsi="Fb Fontext" w:hint="cs"/>
          <w:spacing w:val="-4"/>
          <w:rtl/>
        </w:rPr>
        <w:t>,</w:t>
      </w:r>
    </w:p>
    <w:p w14:paraId="5B72E405" w14:textId="740C6022" w:rsidR="00AB7D20" w:rsidRPr="00C35A2C" w:rsidRDefault="00AB7D20" w:rsidP="006813AA">
      <w:pPr>
        <w:rPr>
          <w:rFonts w:ascii="Fb Fontext" w:hAnsi="Fb Fontext"/>
          <w:rtl/>
        </w:rPr>
      </w:pPr>
      <w:r>
        <w:rPr>
          <w:rtl/>
        </w:rPr>
        <w:t xml:space="preserve">• </w:t>
      </w:r>
      <w:r w:rsidRPr="006813AA">
        <w:rPr>
          <w:rStyle w:val="affffe"/>
          <w:rtl/>
        </w:rPr>
        <w:t>ר"</w:t>
      </w:r>
      <w:r w:rsidRPr="006813AA">
        <w:rPr>
          <w:rStyle w:val="affffe"/>
          <w:rFonts w:hint="cs"/>
          <w:rtl/>
        </w:rPr>
        <w:t>פ</w:t>
      </w:r>
      <w:r w:rsidRPr="006813AA">
        <w:rPr>
          <w:rStyle w:val="affffe"/>
          <w:rtl/>
        </w:rPr>
        <w:t>:</w:t>
      </w:r>
      <w:r w:rsidRPr="00C35A2C">
        <w:rPr>
          <w:rFonts w:ascii="Fb Fontext" w:hAnsi="Fb Fontext"/>
          <w:sz w:val="32"/>
          <w:rtl/>
        </w:rPr>
        <w:t xml:space="preserve"> </w:t>
      </w:r>
      <w:r w:rsidRPr="00CA108A">
        <w:rPr>
          <w:rFonts w:ascii="Fb Fontext" w:hAnsi="Fb Fontext" w:cs="PFT_Frank"/>
          <w:b/>
          <w:bCs/>
          <w:sz w:val="32"/>
          <w:szCs w:val="14"/>
          <w:rtl/>
        </w:rPr>
        <w:t>פרה גנובה</w:t>
      </w:r>
      <w:r w:rsidR="006813AA" w:rsidRPr="00CA108A">
        <w:rPr>
          <w:rFonts w:ascii="Fb Fontext" w:hAnsi="Fb Fontext" w:cs="PFT_Frank" w:hint="cs"/>
          <w:b/>
          <w:bCs/>
          <w:sz w:val="32"/>
          <w:szCs w:val="14"/>
          <w:rtl/>
        </w:rPr>
        <w:t>,</w:t>
      </w:r>
      <w:r w:rsidRPr="00CA108A">
        <w:rPr>
          <w:rFonts w:ascii="Fb Fontext" w:hAnsi="Fb Fontext" w:cs="PFT_Frank"/>
          <w:b/>
          <w:bCs/>
          <w:sz w:val="32"/>
          <w:szCs w:val="14"/>
          <w:rtl/>
        </w:rPr>
        <w:t xml:space="preserve"> וטבחה בשבת</w:t>
      </w:r>
      <w:r w:rsidRPr="00C35A2C">
        <w:rPr>
          <w:rFonts w:ascii="Fb Fontext" w:hAnsi="Fb Fontext"/>
          <w:sz w:val="32"/>
          <w:rtl/>
        </w:rPr>
        <w:t xml:space="preserve"> חייב, שנתחייב בגניבה קודם</w:t>
      </w:r>
      <w:r w:rsidR="006813AA">
        <w:rPr>
          <w:rFonts w:ascii="Fb Fontext" w:hAnsi="Fb Fontext" w:hint="cs"/>
          <w:sz w:val="32"/>
          <w:rtl/>
        </w:rPr>
        <w:t xml:space="preserve"> </w:t>
      </w:r>
      <w:r w:rsidRPr="00C35A2C">
        <w:rPr>
          <w:rFonts w:ascii="Fb Fontext" w:hAnsi="Fb Fontext"/>
          <w:sz w:val="32"/>
          <w:rtl/>
        </w:rPr>
        <w:t>איסור שבת.</w:t>
      </w:r>
      <w:r w:rsidR="006813AA">
        <w:rPr>
          <w:rFonts w:ascii="Fb Fontext" w:hAnsi="Fb Fontext" w:hint="cs"/>
          <w:sz w:val="32"/>
          <w:rtl/>
        </w:rPr>
        <w:t xml:space="preserve"> </w:t>
      </w:r>
      <w:r w:rsidRPr="00C35A2C">
        <w:rPr>
          <w:rFonts w:ascii="Fb Fontext" w:hAnsi="Fb Fontext"/>
          <w:rtl/>
        </w:rPr>
        <w:t>פרה שאולה</w:t>
      </w:r>
      <w:r w:rsidR="006813AA">
        <w:rPr>
          <w:rFonts w:ascii="Fb Fontext" w:hAnsi="Fb Fontext" w:hint="cs"/>
          <w:rtl/>
        </w:rPr>
        <w:t>,</w:t>
      </w:r>
      <w:r w:rsidRPr="00C35A2C">
        <w:rPr>
          <w:rFonts w:ascii="Fb Fontext" w:hAnsi="Fb Fontext"/>
          <w:rtl/>
        </w:rPr>
        <w:t xml:space="preserve"> וטבחה בשבת - פטור.</w:t>
      </w:r>
      <w:r w:rsidR="006813AA" w:rsidRPr="006813AA">
        <w:rPr>
          <w:rStyle w:val="afffff0"/>
          <w:rFonts w:hint="cs"/>
          <w:rtl/>
        </w:rPr>
        <w:t xml:space="preserve"> [אף דמעשת משיכה התחייב במזונותיה, ס</w:t>
      </w:r>
      <w:r w:rsidR="002B7BCC">
        <w:rPr>
          <w:rStyle w:val="afffff0"/>
          <w:rtl/>
        </w:rPr>
        <w:t>"</w:t>
      </w:r>
      <w:r w:rsidR="006813AA" w:rsidRPr="006813AA">
        <w:rPr>
          <w:rStyle w:val="afffff0"/>
          <w:rFonts w:hint="cs"/>
          <w:rtl/>
        </w:rPr>
        <w:t>ד ה</w:t>
      </w:r>
      <w:r w:rsidR="002B7BCC">
        <w:rPr>
          <w:rStyle w:val="afffff0"/>
          <w:rtl/>
        </w:rPr>
        <w:t>"</w:t>
      </w:r>
      <w:r w:rsidR="006813AA" w:rsidRPr="006813AA">
        <w:rPr>
          <w:rStyle w:val="afffff0"/>
          <w:rFonts w:hint="cs"/>
          <w:rtl/>
        </w:rPr>
        <w:t>נ בשאלה קמ</w:t>
      </w:r>
      <w:r w:rsidR="002B7BCC">
        <w:rPr>
          <w:rStyle w:val="afffff0"/>
          <w:rtl/>
        </w:rPr>
        <w:t>"</w:t>
      </w:r>
      <w:r w:rsidR="006813AA" w:rsidRPr="006813AA">
        <w:rPr>
          <w:rStyle w:val="afffff0"/>
          <w:rFonts w:hint="cs"/>
          <w:rtl/>
        </w:rPr>
        <w:t>ל]</w:t>
      </w:r>
    </w:p>
    <w:p w14:paraId="523197A5" w14:textId="77777777" w:rsidR="00AB7D20" w:rsidRPr="00F97732" w:rsidRDefault="00AB7D20" w:rsidP="003156E1">
      <w:pPr>
        <w:pStyle w:val="aff9"/>
        <w:rPr>
          <w:rtl/>
        </w:rPr>
      </w:pPr>
      <w:r w:rsidRPr="003156E1">
        <w:rPr>
          <w:rFonts w:hint="cs"/>
          <w:rtl/>
        </w:rPr>
        <w:t>׹</w:t>
      </w:r>
    </w:p>
    <w:p w14:paraId="55758E30" w14:textId="77777777" w:rsidR="004B45D3" w:rsidRDefault="00AB7D20" w:rsidP="006813AA">
      <w:pPr>
        <w:rPr>
          <w:rtl/>
        </w:rPr>
      </w:pPr>
      <w:r w:rsidRPr="006813AA">
        <w:rPr>
          <w:rStyle w:val="affffe"/>
          <w:rtl/>
        </w:rPr>
        <w:t>רבא:</w:t>
      </w:r>
      <w:r w:rsidRPr="00C82BF7">
        <w:rPr>
          <w:rtl/>
        </w:rPr>
        <w:t xml:space="preserve"> </w:t>
      </w:r>
      <w:r w:rsidRPr="004B45D3">
        <w:rPr>
          <w:rStyle w:val="affffc"/>
          <w:rtl/>
        </w:rPr>
        <w:t xml:space="preserve">הניח אביהן פרה שאולה </w:t>
      </w:r>
      <w:r w:rsidR="006813AA" w:rsidRPr="004B45D3">
        <w:rPr>
          <w:rStyle w:val="affffc"/>
          <w:rFonts w:hint="cs"/>
          <w:rtl/>
        </w:rPr>
        <w:t>-</w:t>
      </w:r>
      <w:r w:rsidRPr="00C82BF7">
        <w:rPr>
          <w:rtl/>
        </w:rPr>
        <w:t>משתמשין בה כל ימי שאלתה</w:t>
      </w:r>
      <w:r w:rsidRPr="00C35A2C">
        <w:rPr>
          <w:rtl/>
        </w:rPr>
        <w:t xml:space="preserve">, </w:t>
      </w:r>
    </w:p>
    <w:p w14:paraId="53936663" w14:textId="63231F53" w:rsidR="00AB7D20" w:rsidRPr="00C35A2C" w:rsidRDefault="00AB7D20" w:rsidP="004B45D3">
      <w:pPr>
        <w:ind w:firstLine="57"/>
        <w:rPr>
          <w:rtl/>
        </w:rPr>
      </w:pPr>
      <w:r w:rsidRPr="00C82BF7">
        <w:rPr>
          <w:rtl/>
        </w:rPr>
        <w:t>מתה - אין חייבין באונסה.</w:t>
      </w:r>
    </w:p>
    <w:p w14:paraId="58CBCED0" w14:textId="77777777" w:rsidR="00AB7D20" w:rsidRPr="00730169" w:rsidRDefault="00AB7D20" w:rsidP="00AB7D20">
      <w:pPr>
        <w:rPr>
          <w:rFonts w:ascii="Fb Fontext" w:hAnsi="Fb Fontext"/>
          <w:spacing w:val="-6"/>
          <w:rtl/>
        </w:rPr>
      </w:pPr>
      <w:r w:rsidRPr="00730169">
        <w:rPr>
          <w:rFonts w:ascii="Fb Fontext" w:hAnsi="Fb Fontext"/>
          <w:spacing w:val="-6"/>
          <w:rtl/>
        </w:rPr>
        <w:t>כסבורין של אביהם היא, וטבחוה ואכלוה - משלמין דמי בשר בזול.</w:t>
      </w:r>
    </w:p>
    <w:p w14:paraId="1DC9DC27" w14:textId="77777777" w:rsidR="00AB7D20" w:rsidRPr="00C35A2C" w:rsidRDefault="00AB7D20" w:rsidP="00AB7D20">
      <w:pPr>
        <w:ind w:left="720"/>
        <w:rPr>
          <w:rFonts w:ascii="Fb Fontext" w:hAnsi="Fb Fontext" w:cs="Guttman Vilna"/>
          <w:b/>
          <w:bCs/>
          <w:sz w:val="32"/>
          <w:rtl/>
        </w:rPr>
      </w:pPr>
      <w:r w:rsidRPr="00C35A2C">
        <w:rPr>
          <w:rFonts w:ascii="Fb Fontext" w:hAnsi="Fb Fontext"/>
          <w:sz w:val="32"/>
          <w:rtl/>
        </w:rPr>
        <w:t>הניח להן אביהן אחריות נכסים - חייבין לשלם.</w:t>
      </w:r>
    </w:p>
    <w:p w14:paraId="43E5FEA7" w14:textId="7B7F896B" w:rsidR="00AB7D20" w:rsidRPr="00730169" w:rsidRDefault="006813AA" w:rsidP="006813AA">
      <w:pPr>
        <w:rPr>
          <w:rStyle w:val="affffe"/>
          <w:spacing w:val="-4"/>
          <w:rtl/>
        </w:rPr>
      </w:pPr>
      <w:r w:rsidRPr="004B45D3">
        <w:rPr>
          <w:rStyle w:val="affffe"/>
          <w:rFonts w:hint="cs"/>
          <w:rtl/>
        </w:rPr>
        <w:t xml:space="preserve">איכא </w:t>
      </w:r>
      <w:r w:rsidR="00AB7D20" w:rsidRPr="004B45D3">
        <w:rPr>
          <w:rStyle w:val="affffe"/>
          <w:rtl/>
        </w:rPr>
        <w:t>דמתני</w:t>
      </w:r>
      <w:r w:rsidR="00AB7D20" w:rsidRPr="00730169">
        <w:rPr>
          <w:rFonts w:ascii="Fb Fontext" w:hAnsi="Fb Fontext"/>
          <w:spacing w:val="-4"/>
          <w:sz w:val="32"/>
          <w:rtl/>
        </w:rPr>
        <w:t xml:space="preserve"> </w:t>
      </w:r>
      <w:r w:rsidRPr="00730169">
        <w:rPr>
          <w:rStyle w:val="afffff0"/>
          <w:rFonts w:hint="cs"/>
          <w:spacing w:val="-4"/>
          <w:rtl/>
        </w:rPr>
        <w:t xml:space="preserve">לאחריות נכסים </w:t>
      </w:r>
      <w:r w:rsidR="00AB7D20" w:rsidRPr="00730169">
        <w:rPr>
          <w:rFonts w:ascii="Fb Fontext" w:hAnsi="Fb Fontext"/>
          <w:spacing w:val="-4"/>
          <w:sz w:val="32"/>
          <w:rtl/>
        </w:rPr>
        <w:t>ארישא</w:t>
      </w:r>
      <w:r w:rsidRPr="00730169">
        <w:rPr>
          <w:rFonts w:ascii="Fb Fontext" w:hAnsi="Fb Fontext" w:hint="cs"/>
          <w:spacing w:val="-4"/>
          <w:sz w:val="32"/>
          <w:rtl/>
        </w:rPr>
        <w:t xml:space="preserve"> </w:t>
      </w:r>
      <w:r w:rsidRPr="00730169">
        <w:rPr>
          <w:rStyle w:val="afffff0"/>
          <w:rFonts w:hint="cs"/>
          <w:spacing w:val="-4"/>
          <w:rtl/>
        </w:rPr>
        <w:t>דשאולה</w:t>
      </w:r>
      <w:r w:rsidR="00AB7D20" w:rsidRPr="00730169">
        <w:rPr>
          <w:rFonts w:ascii="Fb Fontext" w:hAnsi="Fb Fontext"/>
          <w:spacing w:val="-4"/>
          <w:sz w:val="32"/>
          <w:rtl/>
        </w:rPr>
        <w:t>, כ</w:t>
      </w:r>
      <w:r w:rsidRPr="00730169">
        <w:rPr>
          <w:rFonts w:ascii="Fb Fontext" w:hAnsi="Fb Fontext" w:hint="cs"/>
          <w:spacing w:val="-4"/>
          <w:sz w:val="32"/>
          <w:rtl/>
        </w:rPr>
        <w:t>"ש</w:t>
      </w:r>
      <w:r w:rsidR="00AB7D20" w:rsidRPr="00730169">
        <w:rPr>
          <w:rFonts w:ascii="Fb Fontext" w:hAnsi="Fb Fontext"/>
          <w:spacing w:val="-4"/>
          <w:sz w:val="32"/>
          <w:rtl/>
        </w:rPr>
        <w:t xml:space="preserve"> אסיפא, </w:t>
      </w:r>
      <w:r w:rsidR="00AB7D20" w:rsidRPr="00730169">
        <w:rPr>
          <w:rStyle w:val="affffe"/>
          <w:spacing w:val="-4"/>
          <w:rtl/>
        </w:rPr>
        <w:t>ופליגא ד</w:t>
      </w:r>
      <w:r w:rsidRPr="00730169">
        <w:rPr>
          <w:rStyle w:val="affffe"/>
          <w:rFonts w:hint="cs"/>
          <w:spacing w:val="-4"/>
          <w:rtl/>
        </w:rPr>
        <w:t>ר</w:t>
      </w:r>
      <w:r w:rsidR="002B7BCC">
        <w:rPr>
          <w:rStyle w:val="affffe"/>
          <w:spacing w:val="-4"/>
          <w:rtl/>
        </w:rPr>
        <w:t>"</w:t>
      </w:r>
      <w:r w:rsidRPr="00730169">
        <w:rPr>
          <w:rStyle w:val="affffe"/>
          <w:rFonts w:hint="cs"/>
          <w:spacing w:val="-4"/>
          <w:rtl/>
        </w:rPr>
        <w:t>פ</w:t>
      </w:r>
      <w:r w:rsidR="00AB7D20" w:rsidRPr="00730169">
        <w:rPr>
          <w:rStyle w:val="affffe"/>
          <w:spacing w:val="-4"/>
          <w:rtl/>
        </w:rPr>
        <w:t>.</w:t>
      </w:r>
    </w:p>
    <w:p w14:paraId="69671EA3" w14:textId="6DE5ACD6" w:rsidR="00AB7D20" w:rsidRPr="00C35A2C" w:rsidRDefault="00AB7D20" w:rsidP="006813AA">
      <w:pPr>
        <w:rPr>
          <w:rFonts w:ascii="Fb Fontext" w:hAnsi="Fb Fontext" w:cs="Guttman Vilna"/>
          <w:b/>
          <w:bCs/>
          <w:sz w:val="32"/>
          <w:rtl/>
        </w:rPr>
      </w:pPr>
      <w:r w:rsidRPr="004B45D3">
        <w:rPr>
          <w:rStyle w:val="affffe"/>
          <w:rtl/>
        </w:rPr>
        <w:t>ומאן דמתני</w:t>
      </w:r>
      <w:r w:rsidRPr="00C35A2C">
        <w:rPr>
          <w:rFonts w:ascii="Fb Fontext" w:hAnsi="Fb Fontext"/>
          <w:sz w:val="32"/>
          <w:rtl/>
        </w:rPr>
        <w:t xml:space="preserve"> אסיפא, אבל ארישא לא, </w:t>
      </w:r>
      <w:r w:rsidRPr="006813AA">
        <w:rPr>
          <w:rStyle w:val="affffe"/>
          <w:rtl/>
        </w:rPr>
        <w:t>והיינו דר</w:t>
      </w:r>
      <w:r w:rsidR="006813AA" w:rsidRPr="006813AA">
        <w:rPr>
          <w:rStyle w:val="affffe"/>
          <w:rFonts w:hint="cs"/>
          <w:rtl/>
        </w:rPr>
        <w:t>"פ</w:t>
      </w:r>
      <w:r w:rsidRPr="00C35A2C">
        <w:rPr>
          <w:rFonts w:ascii="Fb Fontext" w:hAnsi="Fb Fontext"/>
          <w:sz w:val="32"/>
          <w:rtl/>
        </w:rPr>
        <w:t>.</w:t>
      </w:r>
    </w:p>
    <w:p w14:paraId="495C546D" w14:textId="1D12B069" w:rsidR="00AB7D20" w:rsidRDefault="00AB7D20" w:rsidP="00AB7D20">
      <w:pPr>
        <w:rPr>
          <w:rFonts w:ascii="Fb Fontext" w:hAnsi="Fb Fontext"/>
          <w:sz w:val="32"/>
          <w:rtl/>
        </w:rPr>
      </w:pPr>
      <w:r w:rsidRPr="006813AA">
        <w:rPr>
          <w:rStyle w:val="affffe"/>
          <w:rFonts w:hint="cs"/>
          <w:rtl/>
        </w:rPr>
        <w:t>רי</w:t>
      </w:r>
      <w:r w:rsidRPr="006813AA">
        <w:rPr>
          <w:rStyle w:val="affffe"/>
          <w:rtl/>
        </w:rPr>
        <w:t>"</w:t>
      </w:r>
      <w:r w:rsidRPr="006813AA">
        <w:rPr>
          <w:rStyle w:val="affffe"/>
          <w:rFonts w:hint="cs"/>
          <w:rtl/>
        </w:rPr>
        <w:t>ו</w:t>
      </w:r>
      <w:r w:rsidRPr="006813AA">
        <w:rPr>
          <w:rStyle w:val="affffe"/>
          <w:rtl/>
        </w:rPr>
        <w:t xml:space="preserve"> </w:t>
      </w:r>
      <w:r w:rsidRPr="006813AA">
        <w:rPr>
          <w:rStyle w:val="afffff0"/>
          <w:rFonts w:hint="cs"/>
          <w:rtl/>
        </w:rPr>
        <w:t xml:space="preserve">שלא התרו למלקות </w:t>
      </w:r>
      <w:r w:rsidRPr="00C35A2C">
        <w:rPr>
          <w:rFonts w:ascii="Fb Fontext" w:hAnsi="Fb Fontext" w:hint="cs"/>
          <w:sz w:val="32"/>
          <w:rtl/>
        </w:rPr>
        <w:t xml:space="preserve">לא אמר </w:t>
      </w:r>
      <w:r w:rsidRPr="006813AA">
        <w:rPr>
          <w:rStyle w:val="affffe"/>
          <w:rFonts w:hint="cs"/>
          <w:rtl/>
        </w:rPr>
        <w:t>כר</w:t>
      </w:r>
      <w:r w:rsidRPr="006813AA">
        <w:rPr>
          <w:rStyle w:val="affffe"/>
          <w:rtl/>
        </w:rPr>
        <w:t>"</w:t>
      </w:r>
      <w:r w:rsidRPr="006813AA">
        <w:rPr>
          <w:rStyle w:val="affffe"/>
          <w:rFonts w:hint="cs"/>
          <w:rtl/>
        </w:rPr>
        <w:t>ל</w:t>
      </w:r>
      <w:r w:rsidRPr="006813AA">
        <w:rPr>
          <w:rStyle w:val="affffe"/>
          <w:rtl/>
        </w:rPr>
        <w:t xml:space="preserve"> </w:t>
      </w:r>
      <w:r>
        <w:rPr>
          <w:rStyle w:val="afffff0"/>
          <w:rFonts w:hint="cs"/>
          <w:rtl/>
        </w:rPr>
        <w:t xml:space="preserve">דמתני' </w:t>
      </w:r>
      <w:r>
        <w:rPr>
          <w:rStyle w:val="affffe"/>
          <w:rFonts w:hint="cs"/>
          <w:rtl/>
          <w:rPrChange w:id="9096" w:author="מנוע אמוראים" w:date="2026-10-05T16:41:40Z">
            <w:rPr>
              <w:rStyle w:val="afffff0"/>
              <w:rFonts w:hint="cs"/>
              <w:rtl/>
            </w:rPr>
          </w:rPrChange>
        </w:rPr>
        <w:t xml:space="preserve">כר</w:t>
      </w:r>
      <w:r>
        <w:rPr>
          <w:rStyle w:val="affffe"/>
          <w:rtl/>
          <w:rPrChange w:id="9097" w:author="מנוע אמוראים" w:date="2026-10-05T16:41:40Z">
            <w:rPr>
              <w:rStyle w:val="afffff0"/>
              <w:rtl/>
            </w:rPr>
          </w:rPrChange>
        </w:rPr>
        <w:t xml:space="preserve">"</w:t>
      </w:r>
      <w:r>
        <w:rPr>
          <w:rStyle w:val="affffe"/>
          <w:rFonts w:hint="cs"/>
          <w:rtl/>
          <w:rPrChange w:id="9098" w:author="מנוע אמוראים" w:date="2026-10-05T16:41:40Z">
            <w:rPr>
              <w:rStyle w:val="afffff0"/>
              <w:rFonts w:hint="cs"/>
              <w:rtl/>
            </w:rPr>
          </w:rPrChange>
        </w:rPr>
        <w:t xml:space="preserve">מ</w:t>
      </w:r>
      <w:r>
        <w:rPr>
          <w:rStyle w:val="afffff0"/>
          <w:rFonts w:hint="cs"/>
          <w:rtl/>
        </w:rPr>
        <w:t xml:space="preserve">-</w:t>
      </w:r>
      <w:r w:rsidRPr="00C35A2C">
        <w:rPr>
          <w:rFonts w:ascii="Fb Fontext" w:hAnsi="Fb Fontext" w:hint="cs"/>
          <w:sz w:val="32"/>
          <w:rtl/>
        </w:rPr>
        <w:t xml:space="preserve"> </w:t>
      </w:r>
      <w:r w:rsidRPr="00C35A2C">
        <w:rPr>
          <w:rFonts w:ascii="Fb Fontext" w:hAnsi="Fb Fontext"/>
          <w:sz w:val="32"/>
          <w:rtl/>
        </w:rPr>
        <w:t xml:space="preserve">דמוקים לה </w:t>
      </w:r>
      <w:r w:rsidRPr="006813AA">
        <w:rPr>
          <w:rStyle w:val="affffe"/>
          <w:rtl/>
        </w:rPr>
        <w:t>כרבנן,</w:t>
      </w:r>
    </w:p>
    <w:p w14:paraId="761FA6D9" w14:textId="1696B61F" w:rsidR="00AB7D20" w:rsidRPr="00730169" w:rsidRDefault="00AB7D20" w:rsidP="00AB7D20">
      <w:pPr>
        <w:rPr>
          <w:rFonts w:ascii="Fb Fontext" w:hAnsi="Fb Fontext"/>
          <w:spacing w:val="-4"/>
          <w:rtl/>
        </w:rPr>
      </w:pPr>
      <w:r w:rsidRPr="00730169">
        <w:rPr>
          <w:rStyle w:val="affffe"/>
          <w:rFonts w:hint="cs"/>
          <w:spacing w:val="-4"/>
          <w:rtl/>
        </w:rPr>
        <w:lastRenderedPageBreak/>
        <w:t>ר</w:t>
      </w:r>
      <w:r w:rsidRPr="00730169">
        <w:rPr>
          <w:rStyle w:val="affffe"/>
          <w:spacing w:val="-4"/>
          <w:rtl/>
        </w:rPr>
        <w:t>"</w:t>
      </w:r>
      <w:r w:rsidRPr="00730169">
        <w:rPr>
          <w:rStyle w:val="affffe"/>
          <w:rFonts w:hint="cs"/>
          <w:spacing w:val="-4"/>
          <w:rtl/>
        </w:rPr>
        <w:t>ל לא אמר כרי</w:t>
      </w:r>
      <w:r w:rsidRPr="00730169">
        <w:rPr>
          <w:rStyle w:val="affffe"/>
          <w:spacing w:val="-4"/>
          <w:rtl/>
        </w:rPr>
        <w:t>"</w:t>
      </w:r>
      <w:r w:rsidRPr="00730169">
        <w:rPr>
          <w:rStyle w:val="affffe"/>
          <w:rFonts w:hint="cs"/>
          <w:spacing w:val="-4"/>
          <w:rtl/>
        </w:rPr>
        <w:t>ו</w:t>
      </w:r>
      <w:r w:rsidRPr="00730169">
        <w:rPr>
          <w:rStyle w:val="affffe"/>
          <w:spacing w:val="-4"/>
          <w:rtl/>
        </w:rPr>
        <w:t xml:space="preserve">: </w:t>
      </w:r>
      <w:r w:rsidRPr="00730169">
        <w:rPr>
          <w:rFonts w:ascii="Fb Fontext" w:hAnsi="Fb Fontext"/>
          <w:spacing w:val="-4"/>
          <w:rtl/>
        </w:rPr>
        <w:t xml:space="preserve">כיון דאילו </w:t>
      </w:r>
      <w:r w:rsidR="006813AA" w:rsidRPr="00730169">
        <w:rPr>
          <w:rFonts w:ascii="Fb Fontext" w:hAnsi="Fb Fontext" w:hint="cs"/>
          <w:spacing w:val="-4"/>
          <w:rtl/>
        </w:rPr>
        <w:t>התרו בו פטור</w:t>
      </w:r>
      <w:r w:rsidRPr="00730169">
        <w:rPr>
          <w:rFonts w:ascii="Fb Fontext" w:hAnsi="Fb Fontext"/>
          <w:spacing w:val="-4"/>
          <w:rtl/>
        </w:rPr>
        <w:t>, כ</w:t>
      </w:r>
      <w:r w:rsidR="006813AA" w:rsidRPr="00730169">
        <w:rPr>
          <w:rFonts w:ascii="Fb Fontext" w:hAnsi="Fb Fontext" w:hint="cs"/>
          <w:spacing w:val="-4"/>
          <w:rtl/>
        </w:rPr>
        <w:t>שלא התרו בו פטור</w:t>
      </w:r>
      <w:r w:rsidRPr="00730169">
        <w:rPr>
          <w:rFonts w:ascii="Fb Fontext" w:hAnsi="Fb Fontext"/>
          <w:spacing w:val="-4"/>
          <w:rtl/>
        </w:rPr>
        <w:t>.</w:t>
      </w:r>
    </w:p>
    <w:p w14:paraId="3750B716" w14:textId="7968F730" w:rsidR="00AB7D20" w:rsidRDefault="004B45D3" w:rsidP="004B45D3">
      <w:pPr>
        <w:rPr>
          <w:rFonts w:ascii="Fb Fontext" w:hAnsi="Fb Fontext"/>
          <w:rtl/>
        </w:rPr>
      </w:pPr>
      <w:r>
        <w:rPr>
          <w:rStyle w:val="affffe"/>
          <w:rFonts w:hint="cs"/>
          <w:rtl/>
        </w:rPr>
        <w:t>ולטעמם</w:t>
      </w:r>
      <w:r w:rsidR="00AB7D20" w:rsidRPr="006813AA">
        <w:rPr>
          <w:rStyle w:val="affffe"/>
          <w:rtl/>
        </w:rPr>
        <w:t>:</w:t>
      </w:r>
      <w:r w:rsidR="00AB7D20" w:rsidRPr="00C35A2C">
        <w:rPr>
          <w:rFonts w:ascii="Fb Fontext" w:hAnsi="Fb Fontext"/>
          <w:rtl/>
        </w:rPr>
        <w:t>חייבי מיתות שוגגין, וחייבי מלקיות שוגגין, ודבר אחר</w:t>
      </w:r>
    </w:p>
    <w:p w14:paraId="2E8CA255" w14:textId="1D5E9291" w:rsidR="00AB7D20" w:rsidRPr="00C35A2C" w:rsidRDefault="00AB7D20" w:rsidP="00AB7D20">
      <w:pPr>
        <w:rPr>
          <w:rFonts w:ascii="Fb Fontext" w:hAnsi="Fb Fontext"/>
          <w:rtl/>
        </w:rPr>
      </w:pPr>
      <w:r w:rsidRPr="006813AA">
        <w:rPr>
          <w:rStyle w:val="affffe"/>
          <w:rFonts w:hint="cs"/>
          <w:rtl/>
        </w:rPr>
        <w:t>לרי</w:t>
      </w:r>
      <w:r w:rsidRPr="006813AA">
        <w:rPr>
          <w:rStyle w:val="affffe"/>
          <w:rtl/>
        </w:rPr>
        <w:t>"</w:t>
      </w:r>
      <w:r w:rsidRPr="006813AA">
        <w:rPr>
          <w:rStyle w:val="affffe"/>
          <w:rFonts w:hint="cs"/>
          <w:rtl/>
        </w:rPr>
        <w:t>ו:</w:t>
      </w:r>
      <w:r w:rsidRPr="00C35A2C">
        <w:rPr>
          <w:rFonts w:ascii="Fb Fontext" w:hAnsi="Fb Fontext" w:hint="cs"/>
          <w:rtl/>
        </w:rPr>
        <w:t xml:space="preserve"> </w:t>
      </w:r>
      <w:r w:rsidRPr="00C35A2C">
        <w:rPr>
          <w:rFonts w:ascii="Fb Fontext" w:hAnsi="Fb Fontext"/>
          <w:rtl/>
        </w:rPr>
        <w:t xml:space="preserve">חייב, </w:t>
      </w:r>
      <w:r w:rsidR="004B45D3">
        <w:rPr>
          <w:rFonts w:ascii="Fb Fontext" w:hAnsi="Fb Fontext" w:hint="cs"/>
          <w:rtl/>
        </w:rPr>
        <w:t>שלא ה</w:t>
      </w:r>
      <w:r w:rsidRPr="00C35A2C">
        <w:rPr>
          <w:rFonts w:ascii="Fb Fontext" w:hAnsi="Fb Fontext"/>
          <w:rtl/>
        </w:rPr>
        <w:t>תרו ב</w:t>
      </w:r>
      <w:r w:rsidR="004B45D3">
        <w:rPr>
          <w:rFonts w:ascii="Fb Fontext" w:hAnsi="Fb Fontext" w:hint="cs"/>
          <w:rtl/>
        </w:rPr>
        <w:t>ו</w:t>
      </w:r>
      <w:r w:rsidRPr="00C35A2C">
        <w:rPr>
          <w:rFonts w:ascii="Fb Fontext" w:hAnsi="Fb Fontext"/>
          <w:rtl/>
        </w:rPr>
        <w:t>.</w:t>
      </w:r>
    </w:p>
    <w:p w14:paraId="643C5A76" w14:textId="106C4593" w:rsidR="00AB7D20" w:rsidRPr="00730169" w:rsidRDefault="00AB7D20" w:rsidP="00AB7D20">
      <w:pPr>
        <w:rPr>
          <w:rFonts w:ascii="Fb Fontext" w:hAnsi="Fb Fontext"/>
          <w:spacing w:val="-2"/>
          <w:rtl/>
        </w:rPr>
      </w:pPr>
      <w:r w:rsidRPr="00730169">
        <w:rPr>
          <w:rStyle w:val="affffe"/>
          <w:rFonts w:hint="cs"/>
          <w:rtl/>
        </w:rPr>
        <w:t>ול</w:t>
      </w:r>
      <w:r w:rsidRPr="00730169">
        <w:rPr>
          <w:rStyle w:val="affffe"/>
          <w:rtl/>
        </w:rPr>
        <w:t>ר"ל</w:t>
      </w:r>
      <w:r w:rsidRPr="00730169">
        <w:rPr>
          <w:rFonts w:ascii="Fb Fontext" w:hAnsi="Fb Fontext"/>
          <w:spacing w:val="-2"/>
          <w:rtl/>
        </w:rPr>
        <w:t xml:space="preserve"> פטור כיון דאילו </w:t>
      </w:r>
      <w:r w:rsidR="006813AA" w:rsidRPr="00730169">
        <w:rPr>
          <w:rFonts w:ascii="Fb Fontext" w:hAnsi="Fb Fontext" w:hint="cs"/>
          <w:spacing w:val="-2"/>
          <w:rtl/>
        </w:rPr>
        <w:t>התרו בו</w:t>
      </w:r>
      <w:r w:rsidRPr="00730169">
        <w:rPr>
          <w:rFonts w:ascii="Fb Fontext" w:hAnsi="Fb Fontext"/>
          <w:spacing w:val="-2"/>
          <w:rtl/>
        </w:rPr>
        <w:t xml:space="preserve"> פטור, כ</w:t>
      </w:r>
      <w:r w:rsidR="006813AA" w:rsidRPr="00730169">
        <w:rPr>
          <w:rFonts w:ascii="Fb Fontext" w:hAnsi="Fb Fontext" w:hint="cs"/>
          <w:spacing w:val="-2"/>
          <w:rtl/>
        </w:rPr>
        <w:t>שלא התרו</w:t>
      </w:r>
      <w:r w:rsidRPr="00730169">
        <w:rPr>
          <w:rFonts w:ascii="Fb Fontext" w:hAnsi="Fb Fontext"/>
          <w:spacing w:val="-2"/>
          <w:rtl/>
        </w:rPr>
        <w:t xml:space="preserve"> </w:t>
      </w:r>
      <w:r w:rsidR="006813AA" w:rsidRPr="00730169">
        <w:rPr>
          <w:rFonts w:ascii="Fb Fontext" w:hAnsi="Fb Fontext" w:hint="cs"/>
          <w:spacing w:val="-2"/>
          <w:rtl/>
        </w:rPr>
        <w:t xml:space="preserve">בו גם </w:t>
      </w:r>
      <w:r w:rsidRPr="00730169">
        <w:rPr>
          <w:rFonts w:ascii="Fb Fontext" w:hAnsi="Fb Fontext"/>
          <w:spacing w:val="-2"/>
          <w:rtl/>
        </w:rPr>
        <w:t>פטור.</w:t>
      </w:r>
    </w:p>
    <w:p w14:paraId="7A675AEC" w14:textId="77777777" w:rsidR="00AB7D20" w:rsidRPr="00C35A2C" w:rsidRDefault="00AB7D20" w:rsidP="00E26091">
      <w:pPr>
        <w:pStyle w:val="afff"/>
        <w:framePr w:wrap="around"/>
        <w:rPr>
          <w:rtl/>
        </w:rPr>
      </w:pPr>
      <w:bookmarkStart w:id="246" w:name="_Toc119353031"/>
      <w:r w:rsidRPr="00C35A2C">
        <w:rPr>
          <w:rFonts w:hint="cs"/>
          <w:rtl/>
        </w:rPr>
        <w:t>לה.</w:t>
      </w:r>
      <w:bookmarkEnd w:id="246"/>
    </w:p>
    <w:p w14:paraId="6A180BD0" w14:textId="7BA2338B" w:rsidR="00AB7D20" w:rsidRPr="00730169" w:rsidRDefault="00AB7D20" w:rsidP="00AB7D20">
      <w:pPr>
        <w:rPr>
          <w:rFonts w:ascii="Fb Fontext" w:hAnsi="Fb Fontext"/>
          <w:spacing w:val="-6"/>
          <w:rtl/>
        </w:rPr>
      </w:pPr>
      <w:r w:rsidRPr="00730169">
        <w:rPr>
          <w:rStyle w:val="affffe"/>
          <w:spacing w:val="-6"/>
          <w:rtl/>
        </w:rPr>
        <w:t>איתיביה ר"ל לר</w:t>
      </w:r>
      <w:r w:rsidRPr="00730169">
        <w:rPr>
          <w:rStyle w:val="affffe"/>
          <w:rFonts w:hint="cs"/>
          <w:spacing w:val="-6"/>
          <w:rtl/>
        </w:rPr>
        <w:t>י</w:t>
      </w:r>
      <w:r w:rsidRPr="00730169">
        <w:rPr>
          <w:rStyle w:val="affffe"/>
          <w:spacing w:val="-6"/>
          <w:rtl/>
        </w:rPr>
        <w:t>"</w:t>
      </w:r>
      <w:r w:rsidRPr="00730169">
        <w:rPr>
          <w:rStyle w:val="affffe"/>
          <w:rFonts w:hint="cs"/>
          <w:spacing w:val="-6"/>
          <w:rtl/>
        </w:rPr>
        <w:t>ו</w:t>
      </w:r>
      <w:r w:rsidRPr="00730169">
        <w:rPr>
          <w:rStyle w:val="affffe"/>
          <w:spacing w:val="-6"/>
          <w:rtl/>
        </w:rPr>
        <w:t>:</w:t>
      </w:r>
      <w:r w:rsidRPr="00730169">
        <w:rPr>
          <w:rFonts w:ascii="Fb Fontext" w:hAnsi="Fb Fontext"/>
          <w:spacing w:val="-6"/>
          <w:sz w:val="32"/>
          <w:rtl/>
        </w:rPr>
        <w:t xml:space="preserve"> </w:t>
      </w:r>
      <w:r w:rsidRPr="00730169">
        <w:rPr>
          <w:rStyle w:val="affffa"/>
          <w:spacing w:val="-6"/>
          <w:rtl/>
        </w:rPr>
        <w:t xml:space="preserve">ולא יהיה אסון ענוש יענש, </w:t>
      </w:r>
      <w:r w:rsidRPr="00730169">
        <w:rPr>
          <w:rFonts w:ascii="Fb Fontext" w:hAnsi="Fb Fontext"/>
          <w:spacing w:val="-6"/>
          <w:sz w:val="32"/>
          <w:rtl/>
        </w:rPr>
        <w:t>אסון ממש</w:t>
      </w:r>
      <w:r w:rsidR="00DE307F" w:rsidRPr="00730169">
        <w:rPr>
          <w:rFonts w:ascii="Fb Fontext" w:hAnsi="Fb Fontext" w:hint="cs"/>
          <w:spacing w:val="-6"/>
          <w:sz w:val="32"/>
          <w:rtl/>
        </w:rPr>
        <w:t>,</w:t>
      </w:r>
      <w:r w:rsidRPr="00730169">
        <w:rPr>
          <w:rFonts w:ascii="Fb Fontext" w:hAnsi="Fb Fontext" w:hint="cs"/>
          <w:spacing w:val="-6"/>
          <w:sz w:val="32"/>
          <w:rtl/>
        </w:rPr>
        <w:t xml:space="preserve"> </w:t>
      </w:r>
      <w:r w:rsidRPr="00730169">
        <w:rPr>
          <w:rStyle w:val="affffe"/>
          <w:rFonts w:hint="cs"/>
          <w:spacing w:val="-6"/>
          <w:rtl/>
        </w:rPr>
        <w:t>וענהו</w:t>
      </w:r>
      <w:r w:rsidR="00DE307F" w:rsidRPr="00730169">
        <w:rPr>
          <w:rStyle w:val="affffe"/>
          <w:rFonts w:hint="cs"/>
          <w:spacing w:val="-6"/>
          <w:rtl/>
        </w:rPr>
        <w:t>:</w:t>
      </w:r>
      <w:r w:rsidRPr="00730169">
        <w:rPr>
          <w:rStyle w:val="affffe"/>
          <w:rFonts w:hint="cs"/>
          <w:spacing w:val="-6"/>
          <w:rtl/>
        </w:rPr>
        <w:t xml:space="preserve"> </w:t>
      </w:r>
      <w:r w:rsidRPr="00730169">
        <w:rPr>
          <w:rFonts w:ascii="Fb Fontext" w:hAnsi="Fb Fontext"/>
          <w:spacing w:val="-6"/>
          <w:sz w:val="32"/>
          <w:rtl/>
        </w:rPr>
        <w:t>דין אסון.</w:t>
      </w:r>
    </w:p>
    <w:p w14:paraId="378A22F9" w14:textId="0E6240AE" w:rsidR="00AB7D20" w:rsidRPr="00C35A2C" w:rsidRDefault="00AB7D20" w:rsidP="00AB7D20">
      <w:pPr>
        <w:rPr>
          <w:rFonts w:ascii="Fb Fontext" w:hAnsi="Fb Fontext" w:cs="Guttman Vilna"/>
          <w:b/>
          <w:bCs/>
          <w:rtl/>
        </w:rPr>
      </w:pPr>
      <w:r w:rsidRPr="006813AA">
        <w:rPr>
          <w:rStyle w:val="affffe"/>
          <w:rFonts w:hint="cs"/>
          <w:rtl/>
        </w:rPr>
        <w:t>וא</w:t>
      </w:r>
      <w:r w:rsidRPr="006813AA">
        <w:rPr>
          <w:rStyle w:val="affffe"/>
          <w:rtl/>
        </w:rPr>
        <w:t>"</w:t>
      </w:r>
      <w:r w:rsidRPr="006813AA">
        <w:rPr>
          <w:rStyle w:val="affffe"/>
          <w:rFonts w:hint="cs"/>
          <w:rtl/>
        </w:rPr>
        <w:t>ד שהקשה רי</w:t>
      </w:r>
      <w:r w:rsidRPr="006813AA">
        <w:rPr>
          <w:rStyle w:val="affffe"/>
          <w:rtl/>
        </w:rPr>
        <w:t>"</w:t>
      </w:r>
      <w:r w:rsidRPr="006813AA">
        <w:rPr>
          <w:rStyle w:val="affffe"/>
          <w:rFonts w:hint="cs"/>
          <w:rtl/>
        </w:rPr>
        <w:t>ו לר</w:t>
      </w:r>
      <w:r w:rsidRPr="006813AA">
        <w:rPr>
          <w:rStyle w:val="affffe"/>
          <w:rtl/>
        </w:rPr>
        <w:t>"</w:t>
      </w:r>
      <w:r w:rsidRPr="006813AA">
        <w:rPr>
          <w:rStyle w:val="affffe"/>
          <w:rFonts w:hint="cs"/>
          <w:rtl/>
        </w:rPr>
        <w:t>ל</w:t>
      </w:r>
      <w:r w:rsidRPr="006813AA">
        <w:rPr>
          <w:rStyle w:val="affffe"/>
          <w:rtl/>
        </w:rPr>
        <w:t>:</w:t>
      </w:r>
      <w:r w:rsidRPr="00C35A2C">
        <w:rPr>
          <w:rFonts w:ascii="Fb Fontext" w:hAnsi="Fb Fontext"/>
          <w:rtl/>
        </w:rPr>
        <w:t xml:space="preserve"> דין אסון</w:t>
      </w:r>
      <w:r w:rsidR="00DE307F">
        <w:rPr>
          <w:rFonts w:ascii="Fb Fontext" w:hAnsi="Fb Fontext" w:hint="cs"/>
          <w:rtl/>
        </w:rPr>
        <w:t>,</w:t>
      </w:r>
      <w:r w:rsidRPr="00C35A2C">
        <w:rPr>
          <w:rFonts w:ascii="Fb Fontext" w:hAnsi="Fb Fontext" w:hint="cs"/>
          <w:rtl/>
        </w:rPr>
        <w:t xml:space="preserve"> </w:t>
      </w:r>
      <w:r w:rsidRPr="00DE307F">
        <w:rPr>
          <w:rStyle w:val="affffe"/>
          <w:rFonts w:hint="cs"/>
          <w:rtl/>
        </w:rPr>
        <w:t>-וענהו</w:t>
      </w:r>
      <w:r w:rsidRPr="00C35A2C">
        <w:rPr>
          <w:rFonts w:ascii="Fb Fontext" w:hAnsi="Fb Fontext" w:hint="cs"/>
          <w:rtl/>
        </w:rPr>
        <w:t xml:space="preserve"> ד</w:t>
      </w:r>
      <w:r w:rsidRPr="00C35A2C">
        <w:rPr>
          <w:rFonts w:ascii="Fb Fontext" w:hAnsi="Fb Fontext"/>
          <w:rtl/>
        </w:rPr>
        <w:t>אסון ממש.</w:t>
      </w:r>
    </w:p>
    <w:p w14:paraId="496C8053" w14:textId="5ACA6C6F" w:rsidR="00AB7D20" w:rsidRDefault="004B45D3" w:rsidP="00AB7D20">
      <w:pPr>
        <w:rPr>
          <w:rFonts w:ascii="Fb Fontext" w:hAnsi="Fb Fontext"/>
          <w:sz w:val="32"/>
          <w:rtl/>
        </w:rPr>
      </w:pPr>
      <w:r>
        <w:rPr>
          <w:rStyle w:val="affffe"/>
          <w:rFonts w:hint="cs"/>
          <w:rtl/>
        </w:rPr>
        <w:t xml:space="preserve">ב. </w:t>
      </w:r>
      <w:r w:rsidR="00AB7D20" w:rsidRPr="00DE307F">
        <w:rPr>
          <w:rStyle w:val="affffe"/>
          <w:rtl/>
        </w:rPr>
        <w:t>רבא:</w:t>
      </w:r>
      <w:r w:rsidR="00AB7D20" w:rsidRPr="00C35A2C">
        <w:rPr>
          <w:rFonts w:ascii="Fb Fontext" w:hAnsi="Fb Fontext"/>
          <w:sz w:val="32"/>
          <w:rtl/>
        </w:rPr>
        <w:t xml:space="preserve"> ומי איכא למ"ד חייבי מיתות שוגגין חייבים?</w:t>
      </w:r>
    </w:p>
    <w:p w14:paraId="6283D022" w14:textId="77777777" w:rsidR="00AB7D20" w:rsidRDefault="00AB7D20" w:rsidP="005C0FF9">
      <w:pPr>
        <w:rPr>
          <w:rFonts w:ascii="Fb Fontext" w:hAnsi="Fb Fontext"/>
          <w:sz w:val="32"/>
          <w:rtl/>
        </w:rPr>
      </w:pPr>
      <w:r w:rsidRPr="00C35A2C">
        <w:rPr>
          <w:rFonts w:ascii="Fb Fontext" w:hAnsi="Fb Fontext"/>
          <w:sz w:val="32"/>
          <w:rtl/>
        </w:rPr>
        <w:t xml:space="preserve">והא </w:t>
      </w:r>
      <w:r w:rsidRPr="00DE307F">
        <w:rPr>
          <w:rStyle w:val="affffe"/>
          <w:rtl/>
        </w:rPr>
        <w:t>תנא דבי חזקיה:</w:t>
      </w:r>
      <w:r w:rsidRPr="00C35A2C">
        <w:rPr>
          <w:rFonts w:ascii="Fb Fontext" w:hAnsi="Fb Fontext"/>
          <w:sz w:val="32"/>
          <w:rtl/>
        </w:rPr>
        <w:t xml:space="preserve"> </w:t>
      </w:r>
      <w:r w:rsidRPr="00C82BF7">
        <w:rPr>
          <w:rStyle w:val="affffa"/>
          <w:rtl/>
        </w:rPr>
        <w:t xml:space="preserve">מכה אדם ומכה בהמה, </w:t>
      </w:r>
      <w:r w:rsidRPr="00C35A2C">
        <w:rPr>
          <w:rFonts w:ascii="Fb Fontext" w:hAnsi="Fb Fontext"/>
          <w:sz w:val="32"/>
          <w:rtl/>
        </w:rPr>
        <w:t>מה מכה בהמה לא חילקת בו בין בשוגג בין במזיד, בין מתכוין לשאין מתכוין, בין דרך ירידה לדרך עלייה, לפוטרו ממון אלא לחייבו ממון,</w:t>
      </w:r>
    </w:p>
    <w:p w14:paraId="75D49C56" w14:textId="4FAE1384" w:rsidR="00AB7D20" w:rsidRPr="00C35A2C" w:rsidRDefault="00AB7D20" w:rsidP="00DE307F">
      <w:pPr>
        <w:ind w:firstLine="0"/>
        <w:rPr>
          <w:rFonts w:ascii="Fb Fontext" w:hAnsi="Fb Fontext" w:cs="Guttman Vilna"/>
          <w:b/>
          <w:bCs/>
          <w:sz w:val="32"/>
          <w:rtl/>
        </w:rPr>
      </w:pPr>
      <w:r w:rsidRPr="00C35A2C">
        <w:rPr>
          <w:rFonts w:ascii="Fb Fontext" w:hAnsi="Fb Fontext"/>
          <w:sz w:val="32"/>
          <w:rtl/>
        </w:rPr>
        <w:t>אף מכה אדם</w:t>
      </w:r>
      <w:r w:rsidR="00DE307F">
        <w:rPr>
          <w:rFonts w:ascii="Fb Fontext" w:hAnsi="Fb Fontext" w:hint="cs"/>
          <w:sz w:val="32"/>
          <w:rtl/>
        </w:rPr>
        <w:t>.</w:t>
      </w:r>
    </w:p>
    <w:p w14:paraId="216D715C" w14:textId="77777777" w:rsidR="004B45D3" w:rsidRDefault="004B45D3" w:rsidP="00DE307F">
      <w:pPr>
        <w:rPr>
          <w:rStyle w:val="affffe"/>
          <w:rtl/>
        </w:rPr>
      </w:pPr>
      <w:r>
        <w:rPr>
          <w:rStyle w:val="affffe"/>
          <w:rFonts w:hint="cs"/>
          <w:rtl/>
        </w:rPr>
        <w:t xml:space="preserve">ג. </w:t>
      </w:r>
      <w:r w:rsidR="00AB7D20" w:rsidRPr="00DE307F">
        <w:rPr>
          <w:rStyle w:val="affffe"/>
          <w:rtl/>
        </w:rPr>
        <w:t>אלא רבין:</w:t>
      </w:r>
      <w:r w:rsidR="00AB7D20" w:rsidRPr="00C35A2C">
        <w:rPr>
          <w:rFonts w:ascii="Fb Fontext" w:hAnsi="Fb Fontext"/>
          <w:sz w:val="32"/>
          <w:rtl/>
        </w:rPr>
        <w:t xml:space="preserve"> חייבי מיתות שוגגי</w:t>
      </w:r>
      <w:r w:rsidR="00DE307F">
        <w:rPr>
          <w:rFonts w:ascii="Fb Fontext" w:hAnsi="Fb Fontext" w:hint="cs"/>
          <w:sz w:val="32"/>
          <w:rtl/>
        </w:rPr>
        <w:t>ן</w:t>
      </w:r>
      <w:r w:rsidR="00AB7D20" w:rsidRPr="00DE307F">
        <w:rPr>
          <w:rStyle w:val="affffe"/>
          <w:rtl/>
        </w:rPr>
        <w:t xml:space="preserve"> </w:t>
      </w:r>
      <w:r w:rsidR="00AB7D20" w:rsidRPr="00DE307F">
        <w:rPr>
          <w:rStyle w:val="affffe"/>
          <w:rFonts w:hint="cs"/>
          <w:rtl/>
        </w:rPr>
        <w:t>ל</w:t>
      </w:r>
      <w:r w:rsidR="00AB7D20" w:rsidRPr="00DE307F">
        <w:rPr>
          <w:rStyle w:val="affffe"/>
          <w:rtl/>
        </w:rPr>
        <w:t>כו"</w:t>
      </w:r>
      <w:r w:rsidR="00AB7D20" w:rsidRPr="00DE307F">
        <w:rPr>
          <w:rStyle w:val="affffe"/>
          <w:rFonts w:hint="cs"/>
          <w:rtl/>
        </w:rPr>
        <w:t>ע</w:t>
      </w:r>
      <w:r w:rsidR="00AB7D20" w:rsidRPr="00DE307F">
        <w:rPr>
          <w:rStyle w:val="affffe"/>
          <w:rtl/>
        </w:rPr>
        <w:t xml:space="preserve"> </w:t>
      </w:r>
      <w:r w:rsidR="00AB7D20" w:rsidRPr="00C35A2C">
        <w:rPr>
          <w:rFonts w:ascii="Fb Fontext" w:hAnsi="Fb Fontext"/>
          <w:sz w:val="32"/>
          <w:rtl/>
        </w:rPr>
        <w:t>פטורין,</w:t>
      </w:r>
      <w:r w:rsidR="00DE307F">
        <w:rPr>
          <w:rFonts w:ascii="Fb Fontext" w:hAnsi="Fb Fontext" w:hint="cs"/>
          <w:sz w:val="32"/>
          <w:rtl/>
        </w:rPr>
        <w:t xml:space="preserve"> </w:t>
      </w:r>
    </w:p>
    <w:p w14:paraId="4B9D4754" w14:textId="670E0F4A" w:rsidR="00E268F4" w:rsidRDefault="00DE307F" w:rsidP="004B45D3">
      <w:pPr>
        <w:ind w:firstLine="0"/>
        <w:rPr>
          <w:rFonts w:ascii="Fb Fontext" w:hAnsi="Fb Fontext"/>
          <w:rtl/>
        </w:rPr>
      </w:pPr>
      <w:r w:rsidRPr="00DE307F">
        <w:rPr>
          <w:rStyle w:val="affffe"/>
          <w:rFonts w:hint="cs"/>
          <w:rtl/>
        </w:rPr>
        <w:t>וחלקו</w:t>
      </w:r>
      <w:r>
        <w:rPr>
          <w:rFonts w:ascii="Fb Fontext" w:hAnsi="Fb Fontext" w:hint="cs"/>
          <w:sz w:val="32"/>
          <w:rtl/>
        </w:rPr>
        <w:t xml:space="preserve"> ב</w:t>
      </w:r>
      <w:r w:rsidR="00AB7D20" w:rsidRPr="00C35A2C">
        <w:rPr>
          <w:rFonts w:ascii="Fb Fontext" w:hAnsi="Fb Fontext"/>
          <w:rtl/>
        </w:rPr>
        <w:t xml:space="preserve">חייבי </w:t>
      </w:r>
      <w:r w:rsidR="00AB7D20" w:rsidRPr="00CA108A">
        <w:rPr>
          <w:rFonts w:ascii="Fb Fontext" w:hAnsi="Fb Fontext" w:cs="PFT_Frank"/>
          <w:b/>
          <w:bCs/>
          <w:szCs w:val="14"/>
          <w:rtl/>
        </w:rPr>
        <w:t>מלקות</w:t>
      </w:r>
      <w:r w:rsidR="00AB7D20" w:rsidRPr="00C35A2C">
        <w:rPr>
          <w:rFonts w:ascii="Fb Fontext" w:hAnsi="Fb Fontext"/>
          <w:rtl/>
        </w:rPr>
        <w:t xml:space="preserve"> שוגגין ודבר אחר</w:t>
      </w:r>
      <w:r w:rsidR="00AB7D20" w:rsidRPr="00C35A2C">
        <w:rPr>
          <w:rFonts w:ascii="Fb Fontext" w:hAnsi="Fb Fontext" w:hint="cs"/>
          <w:rtl/>
        </w:rPr>
        <w:t>-</w:t>
      </w:r>
      <w:r w:rsidR="00E268F4">
        <w:rPr>
          <w:rFonts w:ascii="Fb Fontext" w:hAnsi="Fb Fontext"/>
          <w:rtl/>
        </w:rPr>
        <w:t>,</w:t>
      </w:r>
    </w:p>
    <w:p w14:paraId="4163353E" w14:textId="00BF72A1" w:rsidR="00AB7D20" w:rsidRPr="00C35A2C" w:rsidRDefault="00AB7D20" w:rsidP="00DE307F">
      <w:pPr>
        <w:rPr>
          <w:rFonts w:ascii="Fb Fontext" w:hAnsi="Fb Fontext"/>
          <w:rtl/>
        </w:rPr>
      </w:pPr>
      <w:r w:rsidRPr="00DE307F">
        <w:rPr>
          <w:rStyle w:val="affffe"/>
          <w:rFonts w:hint="cs"/>
          <w:rtl/>
        </w:rPr>
        <w:t>לרי</w:t>
      </w:r>
      <w:r w:rsidRPr="00DE307F">
        <w:rPr>
          <w:rStyle w:val="affffe"/>
          <w:rtl/>
        </w:rPr>
        <w:t>"</w:t>
      </w:r>
      <w:r w:rsidRPr="00DE307F">
        <w:rPr>
          <w:rStyle w:val="affffe"/>
          <w:rFonts w:hint="cs"/>
          <w:rtl/>
        </w:rPr>
        <w:t>ו</w:t>
      </w:r>
      <w:r w:rsidRPr="00DE307F">
        <w:rPr>
          <w:rStyle w:val="affffe"/>
          <w:rtl/>
        </w:rPr>
        <w:t>:</w:t>
      </w:r>
      <w:r w:rsidRPr="00C35A2C">
        <w:rPr>
          <w:rFonts w:ascii="Fb Fontext" w:hAnsi="Fb Fontext"/>
          <w:rtl/>
        </w:rPr>
        <w:t xml:space="preserve"> חייב, </w:t>
      </w:r>
      <w:r w:rsidRPr="00C35A2C">
        <w:rPr>
          <w:rFonts w:ascii="Fb Fontext" w:hAnsi="Fb Fontext" w:hint="cs"/>
          <w:rtl/>
        </w:rPr>
        <w:t>שהוקשו חייבי מיתות ולא הוקשו חייבי מלקות</w:t>
      </w:r>
      <w:r w:rsidR="00502266">
        <w:rPr>
          <w:rFonts w:ascii="Fb Fontext" w:hAnsi="Fb Fontext" w:hint="cs"/>
          <w:rtl/>
        </w:rPr>
        <w:t>,</w:t>
      </w:r>
    </w:p>
    <w:p w14:paraId="15FE68D0" w14:textId="203CA54C" w:rsidR="00AB7D20" w:rsidRPr="00730169" w:rsidRDefault="00AB7D20" w:rsidP="00AB7D20">
      <w:pPr>
        <w:rPr>
          <w:rFonts w:ascii="Fb Fontext" w:hAnsi="Fb Fontext" w:cs="Guttman Vilna"/>
          <w:b/>
          <w:bCs/>
          <w:spacing w:val="-2"/>
          <w:rtl/>
        </w:rPr>
      </w:pPr>
      <w:r w:rsidRPr="00730169">
        <w:rPr>
          <w:rStyle w:val="affffe"/>
          <w:rFonts w:hint="cs"/>
          <w:rtl/>
        </w:rPr>
        <w:t>ולר</w:t>
      </w:r>
      <w:r w:rsidRPr="00730169">
        <w:rPr>
          <w:rStyle w:val="affffe"/>
          <w:rtl/>
        </w:rPr>
        <w:t>"</w:t>
      </w:r>
      <w:r w:rsidRPr="00730169">
        <w:rPr>
          <w:rStyle w:val="affffe"/>
          <w:rFonts w:hint="cs"/>
          <w:rtl/>
        </w:rPr>
        <w:t>ל</w:t>
      </w:r>
      <w:r w:rsidRPr="00730169">
        <w:rPr>
          <w:rStyle w:val="affffe"/>
          <w:rtl/>
        </w:rPr>
        <w:t>:</w:t>
      </w:r>
      <w:r w:rsidRPr="00730169">
        <w:rPr>
          <w:rFonts w:ascii="Fb Fontext" w:hAnsi="Fb Fontext"/>
          <w:spacing w:val="-2"/>
          <w:rtl/>
        </w:rPr>
        <w:t xml:space="preserve"> פטור, בפירוש ריבתה תורה חייבי מלקיות כחייבי מיתות.</w:t>
      </w:r>
    </w:p>
    <w:p w14:paraId="5C07AC82" w14:textId="3B4BA149" w:rsidR="00AB7D20" w:rsidRPr="00C35A2C" w:rsidRDefault="00AB7D20" w:rsidP="00AB7D20">
      <w:pPr>
        <w:rPr>
          <w:rFonts w:ascii="Fb Fontext" w:hAnsi="Fb Fontext"/>
          <w:rtl/>
        </w:rPr>
      </w:pPr>
      <w:r w:rsidRPr="00C35A2C">
        <w:rPr>
          <w:rFonts w:ascii="Fb Fontext" w:hAnsi="Fb Fontext"/>
          <w:rtl/>
        </w:rPr>
        <w:t>•</w:t>
      </w:r>
      <w:r w:rsidRPr="00C35A2C">
        <w:rPr>
          <w:rFonts w:ascii="Fb Fontext" w:hAnsi="Fb Fontext" w:hint="cs"/>
          <w:sz w:val="32"/>
          <w:rtl/>
        </w:rPr>
        <w:t xml:space="preserve"> </w:t>
      </w:r>
      <w:r w:rsidRPr="004B45D3">
        <w:rPr>
          <w:rStyle w:val="affffc"/>
          <w:rtl/>
        </w:rPr>
        <w:t>היכן ריבתה תורה</w:t>
      </w:r>
      <w:r w:rsidRPr="00C35A2C">
        <w:rPr>
          <w:rFonts w:ascii="Fb Fontext" w:hAnsi="Fb Fontext"/>
          <w:sz w:val="32"/>
          <w:rtl/>
        </w:rPr>
        <w:t xml:space="preserve">? </w:t>
      </w:r>
      <w:r w:rsidRPr="00DE307F">
        <w:rPr>
          <w:rStyle w:val="affffe"/>
          <w:rtl/>
        </w:rPr>
        <w:t xml:space="preserve">אביי: </w:t>
      </w:r>
      <w:r w:rsidRPr="00C82BF7">
        <w:rPr>
          <w:rStyle w:val="affffa"/>
          <w:rtl/>
        </w:rPr>
        <w:t>רשע רשע</w:t>
      </w:r>
      <w:r w:rsidRPr="00C35A2C">
        <w:rPr>
          <w:rFonts w:ascii="Fb Fontext" w:hAnsi="Fb Fontext"/>
          <w:sz w:val="32"/>
          <w:rtl/>
        </w:rPr>
        <w:t xml:space="preserve">, </w:t>
      </w:r>
      <w:r w:rsidRPr="00DE307F">
        <w:rPr>
          <w:rStyle w:val="affffe"/>
          <w:rtl/>
        </w:rPr>
        <w:t>רבא</w:t>
      </w:r>
      <w:r w:rsidR="00DE307F">
        <w:rPr>
          <w:rStyle w:val="affffe"/>
          <w:rFonts w:hint="cs"/>
          <w:rtl/>
        </w:rPr>
        <w:t>:</w:t>
      </w:r>
      <w:r w:rsidRPr="00C35A2C">
        <w:rPr>
          <w:rFonts w:ascii="Fb Fontext" w:hAnsi="Fb Fontext"/>
          <w:sz w:val="32"/>
          <w:rtl/>
        </w:rPr>
        <w:t xml:space="preserve"> </w:t>
      </w:r>
      <w:r w:rsidRPr="00C82BF7">
        <w:rPr>
          <w:rStyle w:val="affffa"/>
          <w:rtl/>
        </w:rPr>
        <w:t>מכה מכה</w:t>
      </w:r>
      <w:r w:rsidRPr="00C35A2C">
        <w:rPr>
          <w:rFonts w:ascii="Fb Fontext" w:hAnsi="Fb Fontext"/>
          <w:sz w:val="32"/>
          <w:rtl/>
        </w:rPr>
        <w:t>.</w:t>
      </w:r>
    </w:p>
    <w:p w14:paraId="2D71D2DE" w14:textId="4EB263A2" w:rsidR="00AB7D20" w:rsidRPr="00730169" w:rsidRDefault="00AB7D20" w:rsidP="00AB7D20">
      <w:pPr>
        <w:rPr>
          <w:rFonts w:ascii="Fb Fontext" w:hAnsi="Fb Fontext"/>
          <w:spacing w:val="-2"/>
          <w:rtl/>
        </w:rPr>
      </w:pPr>
      <w:r w:rsidRPr="00730169">
        <w:rPr>
          <w:rStyle w:val="affffe"/>
          <w:rFonts w:hint="cs"/>
          <w:rtl/>
        </w:rPr>
        <w:t>ולרבא</w:t>
      </w:r>
      <w:r w:rsidRPr="00730169">
        <w:rPr>
          <w:rFonts w:ascii="Fb Fontext" w:hAnsi="Fb Fontext" w:hint="cs"/>
          <w:spacing w:val="-2"/>
          <w:rtl/>
        </w:rPr>
        <w:t xml:space="preserve"> לאו מכה </w:t>
      </w:r>
      <w:r w:rsidRPr="00730169">
        <w:rPr>
          <w:rStyle w:val="affffa"/>
          <w:rFonts w:hint="cs"/>
          <w:spacing w:val="-2"/>
          <w:rtl/>
        </w:rPr>
        <w:t>ד</w:t>
      </w:r>
      <w:r w:rsidRPr="00730169">
        <w:rPr>
          <w:rStyle w:val="affffa"/>
          <w:spacing w:val="-2"/>
          <w:rtl/>
        </w:rPr>
        <w:t>ומכה בהמה ישלמנה ומכה אדם יומת</w:t>
      </w:r>
      <w:r w:rsidRPr="00730169">
        <w:rPr>
          <w:rFonts w:ascii="Fb Fontext" w:hAnsi="Fb Fontext"/>
          <w:spacing w:val="-2"/>
          <w:rtl/>
        </w:rPr>
        <w:t xml:space="preserve">, </w:t>
      </w:r>
      <w:r w:rsidR="00E91FF9" w:rsidRPr="00730169">
        <w:rPr>
          <w:rFonts w:ascii="Fb Fontext" w:hAnsi="Fb Fontext" w:hint="cs"/>
          <w:spacing w:val="-2"/>
          <w:rtl/>
        </w:rPr>
        <w:t>-</w:t>
      </w:r>
      <w:r w:rsidRPr="00730169">
        <w:rPr>
          <w:rFonts w:ascii="Fb Fontext" w:hAnsi="Fb Fontext"/>
          <w:spacing w:val="-2"/>
          <w:rtl/>
        </w:rPr>
        <w:t>ב</w:t>
      </w:r>
      <w:r w:rsidRPr="00730169">
        <w:rPr>
          <w:rFonts w:ascii="Fb Fontext" w:hAnsi="Fb Fontext" w:hint="cs"/>
          <w:spacing w:val="-2"/>
          <w:rtl/>
        </w:rPr>
        <w:t>מיתה</w:t>
      </w:r>
      <w:r w:rsidRPr="00730169">
        <w:rPr>
          <w:rFonts w:ascii="Fb Fontext" w:hAnsi="Fb Fontext"/>
          <w:spacing w:val="-2"/>
          <w:rtl/>
        </w:rPr>
        <w:t xml:space="preserve"> כתיב!</w:t>
      </w:r>
    </w:p>
    <w:p w14:paraId="02B347BF" w14:textId="3EFD2A4B" w:rsidR="00AB7D20" w:rsidRPr="00C35A2C" w:rsidRDefault="00AB7D20" w:rsidP="00AB7D20">
      <w:pPr>
        <w:rPr>
          <w:rFonts w:ascii="Fb Fontext" w:hAnsi="Fb Fontext"/>
          <w:rtl/>
        </w:rPr>
      </w:pPr>
      <w:r w:rsidRPr="00C35A2C">
        <w:rPr>
          <w:rFonts w:ascii="Fb Fontext" w:hAnsi="Fb Fontext"/>
          <w:rtl/>
        </w:rPr>
        <w:t>•</w:t>
      </w:r>
      <w:r w:rsidRPr="00C35A2C">
        <w:rPr>
          <w:rFonts w:ascii="Fb Fontext" w:hAnsi="Fb Fontext" w:hint="cs"/>
          <w:rtl/>
        </w:rPr>
        <w:t xml:space="preserve"> </w:t>
      </w:r>
      <w:r w:rsidRPr="00C35A2C">
        <w:rPr>
          <w:rFonts w:ascii="Fb Fontext" w:hAnsi="Fb Fontext"/>
          <w:rtl/>
        </w:rPr>
        <w:t xml:space="preserve">אלא </w:t>
      </w:r>
      <w:r w:rsidRPr="00C82BF7">
        <w:rPr>
          <w:rStyle w:val="affffa"/>
          <w:rFonts w:hint="cs"/>
          <w:rtl/>
        </w:rPr>
        <w:t>'</w:t>
      </w:r>
      <w:r w:rsidRPr="00C82BF7">
        <w:rPr>
          <w:rStyle w:val="affffa"/>
          <w:rtl/>
        </w:rPr>
        <w:t>מכה נפש בהמה ישלמנה נפש תחת נפש</w:t>
      </w:r>
      <w:r w:rsidRPr="00C35A2C">
        <w:rPr>
          <w:rFonts w:ascii="Fb Fontext" w:hAnsi="Fb Fontext"/>
          <w:rtl/>
        </w:rPr>
        <w:t>, וסמיך</w:t>
      </w:r>
      <w:r w:rsidR="00E91FF9">
        <w:rPr>
          <w:rFonts w:ascii="Fb Fontext" w:hAnsi="Fb Fontext" w:hint="cs"/>
          <w:rtl/>
        </w:rPr>
        <w:t>:</w:t>
      </w:r>
      <w:r w:rsidRPr="00AD1A41">
        <w:rPr>
          <w:rStyle w:val="affffa"/>
          <w:rtl/>
        </w:rPr>
        <w:t xml:space="preserve"> </w:t>
      </w:r>
      <w:r w:rsidRPr="00AD1A41">
        <w:rPr>
          <w:rStyle w:val="affffa"/>
          <w:rFonts w:hint="cs"/>
          <w:rtl/>
        </w:rPr>
        <w:t>'</w:t>
      </w:r>
      <w:r w:rsidRPr="00AD1A41">
        <w:rPr>
          <w:rStyle w:val="affffa"/>
          <w:rtl/>
        </w:rPr>
        <w:t>ואיש כי יתן מום בעמיתו כאשר עשה כן יעשה לו</w:t>
      </w:r>
      <w:r w:rsidRPr="00AD1A41">
        <w:rPr>
          <w:rStyle w:val="affffa"/>
          <w:rFonts w:hint="cs"/>
          <w:rtl/>
        </w:rPr>
        <w:t>'</w:t>
      </w:r>
      <w:r w:rsidRPr="00AD1A41">
        <w:rPr>
          <w:rStyle w:val="affffa"/>
          <w:rtl/>
        </w:rPr>
        <w:t>,</w:t>
      </w:r>
      <w:r w:rsidRPr="00C35A2C">
        <w:rPr>
          <w:rFonts w:ascii="Fb Fontext" w:hAnsi="Fb Fontext"/>
          <w:rtl/>
        </w:rPr>
        <w:t xml:space="preserve"> </w:t>
      </w:r>
      <w:r w:rsidRPr="00C35A2C">
        <w:rPr>
          <w:rFonts w:ascii="Fb Fontext" w:hAnsi="Fb Fontext" w:hint="cs"/>
          <w:rtl/>
        </w:rPr>
        <w:t>ואע</w:t>
      </w:r>
      <w:r w:rsidRPr="00C35A2C">
        <w:rPr>
          <w:rFonts w:ascii="Fb Fontext" w:hAnsi="Fb Fontext"/>
          <w:rtl/>
        </w:rPr>
        <w:t>"</w:t>
      </w:r>
      <w:r w:rsidRPr="00C35A2C">
        <w:rPr>
          <w:rFonts w:ascii="Fb Fontext" w:hAnsi="Fb Fontext" w:hint="cs"/>
          <w:rtl/>
        </w:rPr>
        <w:t>ג ד</w:t>
      </w:r>
      <w:r w:rsidRPr="00C35A2C">
        <w:rPr>
          <w:rFonts w:ascii="Fb Fontext" w:hAnsi="Fb Fontext"/>
          <w:rtl/>
        </w:rPr>
        <w:t>לאו מכה היא</w:t>
      </w:r>
      <w:r w:rsidRPr="00C35A2C">
        <w:rPr>
          <w:rFonts w:ascii="Fb Fontext" w:hAnsi="Fb Fontext" w:hint="cs"/>
          <w:rtl/>
        </w:rPr>
        <w:t xml:space="preserve"> </w:t>
      </w:r>
      <w:r w:rsidRPr="00C35A2C">
        <w:rPr>
          <w:rFonts w:ascii="Fb Fontext" w:hAnsi="Fb Fontext"/>
          <w:rtl/>
        </w:rPr>
        <w:t xml:space="preserve">אנן </w:t>
      </w:r>
      <w:r w:rsidR="00287D14">
        <w:rPr>
          <w:rStyle w:val="affffa"/>
          <w:rtl/>
        </w:rPr>
        <w:t>כאן</w:t>
      </w:r>
      <w:r w:rsidRPr="00E91FF9">
        <w:rPr>
          <w:rStyle w:val="affffa"/>
          <w:rtl/>
        </w:rPr>
        <w:t xml:space="preserve">ה </w:t>
      </w:r>
      <w:r w:rsidR="00287D14">
        <w:rPr>
          <w:rStyle w:val="affffa"/>
          <w:rtl/>
        </w:rPr>
        <w:t>כאן</w:t>
      </w:r>
      <w:r w:rsidRPr="00E91FF9">
        <w:rPr>
          <w:rStyle w:val="affffa"/>
          <w:rtl/>
        </w:rPr>
        <w:t>ה</w:t>
      </w:r>
      <w:r w:rsidRPr="00C35A2C">
        <w:rPr>
          <w:rFonts w:ascii="Fb Fontext" w:hAnsi="Fb Fontext"/>
          <w:rtl/>
        </w:rPr>
        <w:t xml:space="preserve"> קאמרינן.</w:t>
      </w:r>
    </w:p>
    <w:p w14:paraId="32D42D99" w14:textId="45417BC7" w:rsidR="00AB7D20" w:rsidRDefault="00AB7D20" w:rsidP="00AB7D20">
      <w:pPr>
        <w:rPr>
          <w:rFonts w:ascii="Fb Fontext" w:hAnsi="Fb Fontext"/>
          <w:rtl/>
        </w:rPr>
      </w:pPr>
      <w:r w:rsidRPr="00C35A2C">
        <w:rPr>
          <w:rFonts w:ascii="Fb Fontext" w:hAnsi="Fb Fontext"/>
          <w:rtl/>
        </w:rPr>
        <w:t>•</w:t>
      </w:r>
      <w:r w:rsidRPr="00C35A2C">
        <w:rPr>
          <w:rFonts w:ascii="Fb Fontext" w:hAnsi="Fb Fontext" w:hint="cs"/>
          <w:rtl/>
        </w:rPr>
        <w:t xml:space="preserve"> </w:t>
      </w:r>
      <w:r w:rsidRPr="00C35A2C">
        <w:rPr>
          <w:rFonts w:ascii="Fb Fontext" w:hAnsi="Fb Fontext"/>
          <w:rtl/>
        </w:rPr>
        <w:t>ו</w:t>
      </w:r>
      <w:r w:rsidR="00BD4EEB">
        <w:rPr>
          <w:rFonts w:ascii="Fb Fontext" w:hAnsi="Fb Fontext" w:hint="cs"/>
          <w:rtl/>
        </w:rPr>
        <w:t>אף</w:t>
      </w:r>
      <w:r w:rsidRPr="00C35A2C">
        <w:rPr>
          <w:rFonts w:ascii="Fb Fontext" w:hAnsi="Fb Fontext" w:hint="cs"/>
          <w:rtl/>
        </w:rPr>
        <w:t xml:space="preserve"> דכתיב בחובל בחבירו </w:t>
      </w:r>
      <w:r w:rsidRPr="00E91FF9">
        <w:rPr>
          <w:rStyle w:val="afffff0"/>
          <w:rFonts w:hint="cs"/>
          <w:rtl/>
        </w:rPr>
        <w:t xml:space="preserve">דבר תשלומין הוא- </w:t>
      </w:r>
      <w:r w:rsidRPr="00C35A2C">
        <w:rPr>
          <w:rFonts w:ascii="Fb Fontext" w:hAnsi="Fb Fontext" w:hint="cs"/>
          <w:rtl/>
        </w:rPr>
        <w:t>מ</w:t>
      </w:r>
      <w:r w:rsidRPr="00C35A2C">
        <w:rPr>
          <w:rFonts w:ascii="Fb Fontext" w:hAnsi="Fb Fontext"/>
          <w:rtl/>
        </w:rPr>
        <w:t>"</w:t>
      </w:r>
      <w:r w:rsidRPr="00C35A2C">
        <w:rPr>
          <w:rFonts w:ascii="Fb Fontext" w:hAnsi="Fb Fontext" w:hint="cs"/>
          <w:rtl/>
        </w:rPr>
        <w:t xml:space="preserve">מ אם </w:t>
      </w:r>
      <w:r w:rsidRPr="00C35A2C">
        <w:rPr>
          <w:rFonts w:ascii="Fb Fontext" w:hAnsi="Fb Fontext"/>
          <w:rtl/>
        </w:rPr>
        <w:t>אינו ענין ל</w:t>
      </w:r>
      <w:r w:rsidR="00287D14">
        <w:rPr>
          <w:rFonts w:ascii="Fb Fontext" w:hAnsi="Fb Fontext"/>
          <w:rtl/>
        </w:rPr>
        <w:t>כאן</w:t>
      </w:r>
      <w:r w:rsidRPr="00C35A2C">
        <w:rPr>
          <w:rFonts w:ascii="Fb Fontext" w:hAnsi="Fb Fontext"/>
          <w:rtl/>
        </w:rPr>
        <w:t xml:space="preserve"> שיש בה שו"</w:t>
      </w:r>
      <w:r w:rsidRPr="00C35A2C">
        <w:rPr>
          <w:rFonts w:ascii="Fb Fontext" w:hAnsi="Fb Fontext" w:hint="cs"/>
          <w:rtl/>
        </w:rPr>
        <w:t>פ</w:t>
      </w:r>
      <w:r w:rsidRPr="00C35A2C">
        <w:rPr>
          <w:rFonts w:ascii="Fb Fontext" w:hAnsi="Fb Fontext"/>
          <w:rtl/>
        </w:rPr>
        <w:t>, תנהו ענין ל</w:t>
      </w:r>
      <w:r w:rsidR="00287D14">
        <w:rPr>
          <w:rFonts w:ascii="Fb Fontext" w:hAnsi="Fb Fontext"/>
          <w:rtl/>
        </w:rPr>
        <w:t>כאן</w:t>
      </w:r>
      <w:r w:rsidRPr="00C35A2C">
        <w:rPr>
          <w:rFonts w:ascii="Fb Fontext" w:hAnsi="Fb Fontext"/>
          <w:rtl/>
        </w:rPr>
        <w:t xml:space="preserve"> שאין בה שוה </w:t>
      </w:r>
      <w:r w:rsidRPr="00730169">
        <w:rPr>
          <w:rFonts w:ascii="Fb Fontext" w:hAnsi="Fb Fontext"/>
          <w:spacing w:val="-4"/>
          <w:rtl/>
        </w:rPr>
        <w:t>פרוטה.</w:t>
      </w:r>
      <w:r w:rsidRPr="00730169">
        <w:rPr>
          <w:rFonts w:ascii="Fb Fontext" w:hAnsi="Fb Fontext" w:hint="cs"/>
          <w:spacing w:val="-4"/>
          <w:rtl/>
        </w:rPr>
        <w:t xml:space="preserve"> ובר תשלומין הוא כיון דב</w:t>
      </w:r>
      <w:r w:rsidR="00E91FF9" w:rsidRPr="00730169">
        <w:rPr>
          <w:rFonts w:ascii="Fb Fontext" w:hAnsi="Fb Fontext" w:hint="cs"/>
          <w:spacing w:val="-4"/>
          <w:rtl/>
        </w:rPr>
        <w:t>זמן שהכהו קרע שיראין שלו,</w:t>
      </w:r>
    </w:p>
    <w:p w14:paraId="10E61DCE" w14:textId="77777777" w:rsidR="00AB7D20" w:rsidRPr="00F97732" w:rsidRDefault="00AB7D20" w:rsidP="003156E1">
      <w:pPr>
        <w:pStyle w:val="aff9"/>
        <w:rPr>
          <w:rtl/>
        </w:rPr>
      </w:pPr>
      <w:r w:rsidRPr="003156E1">
        <w:rPr>
          <w:rFonts w:hint="cs"/>
          <w:rtl/>
        </w:rPr>
        <w:t>׹</w:t>
      </w:r>
    </w:p>
    <w:p w14:paraId="67121C6F" w14:textId="77777777" w:rsidR="00AB7D20" w:rsidRPr="00C35A2C" w:rsidRDefault="00AB7D20" w:rsidP="00E26091">
      <w:pPr>
        <w:pStyle w:val="afff"/>
        <w:framePr w:wrap="around"/>
        <w:rPr>
          <w:rtl/>
        </w:rPr>
      </w:pPr>
      <w:bookmarkStart w:id="247" w:name="_Toc119353032"/>
      <w:r w:rsidRPr="00C35A2C">
        <w:rPr>
          <w:rFonts w:hint="cs"/>
          <w:rtl/>
        </w:rPr>
        <w:lastRenderedPageBreak/>
        <w:t>לה:</w:t>
      </w:r>
      <w:bookmarkEnd w:id="247"/>
    </w:p>
    <w:p w14:paraId="3CD9BBCC" w14:textId="77777777" w:rsidR="00AB7D20" w:rsidRPr="00730169" w:rsidRDefault="00AB7D20" w:rsidP="00AB7D20">
      <w:pPr>
        <w:rPr>
          <w:rFonts w:ascii="Fb Fontext" w:hAnsi="Fb Fontext"/>
          <w:spacing w:val="-4"/>
          <w:sz w:val="32"/>
          <w:rtl/>
        </w:rPr>
      </w:pPr>
      <w:r w:rsidRPr="00730169">
        <w:rPr>
          <w:rStyle w:val="affffe"/>
          <w:rFonts w:hint="cs"/>
          <w:spacing w:val="-4"/>
          <w:rtl/>
        </w:rPr>
        <w:t>ר</w:t>
      </w:r>
      <w:r w:rsidRPr="00730169">
        <w:rPr>
          <w:rStyle w:val="affffe"/>
          <w:spacing w:val="-4"/>
          <w:rtl/>
        </w:rPr>
        <w:t>"</w:t>
      </w:r>
      <w:r w:rsidRPr="00730169">
        <w:rPr>
          <w:rStyle w:val="affffe"/>
          <w:rFonts w:hint="cs"/>
          <w:spacing w:val="-4"/>
          <w:rtl/>
        </w:rPr>
        <w:t>ח לרבא</w:t>
      </w:r>
      <w:r w:rsidRPr="00730169">
        <w:rPr>
          <w:rStyle w:val="affffe"/>
          <w:spacing w:val="-4"/>
          <w:rtl/>
        </w:rPr>
        <w:t>:</w:t>
      </w:r>
      <w:r w:rsidRPr="00730169">
        <w:rPr>
          <w:rFonts w:ascii="Fb Fontext" w:hAnsi="Fb Fontext"/>
          <w:spacing w:val="-4"/>
          <w:sz w:val="32"/>
          <w:rtl/>
        </w:rPr>
        <w:t xml:space="preserve"> </w:t>
      </w:r>
      <w:r w:rsidRPr="00730169">
        <w:rPr>
          <w:rFonts w:ascii="Fb Fontext" w:hAnsi="Fb Fontext" w:hint="cs"/>
          <w:spacing w:val="-4"/>
          <w:sz w:val="32"/>
          <w:rtl/>
        </w:rPr>
        <w:t>בהכרח</w:t>
      </w:r>
      <w:r w:rsidRPr="00730169">
        <w:rPr>
          <w:rStyle w:val="affffa"/>
          <w:rFonts w:hint="cs"/>
          <w:spacing w:val="-4"/>
          <w:rtl/>
        </w:rPr>
        <w:t xml:space="preserve"> 'דתב</w:t>
      </w:r>
      <w:r w:rsidRPr="00730169">
        <w:rPr>
          <w:rStyle w:val="affffa"/>
          <w:spacing w:val="-4"/>
          <w:rtl/>
        </w:rPr>
        <w:t>"</w:t>
      </w:r>
      <w:r w:rsidRPr="00730169">
        <w:rPr>
          <w:rStyle w:val="affffa"/>
          <w:rFonts w:hint="cs"/>
          <w:spacing w:val="-4"/>
          <w:rtl/>
        </w:rPr>
        <w:t xml:space="preserve">ח דמכה אדם ומכה בהמה' </w:t>
      </w:r>
      <w:r w:rsidRPr="00730169">
        <w:rPr>
          <w:rFonts w:ascii="Fb Fontext" w:hAnsi="Fb Fontext" w:hint="cs"/>
          <w:spacing w:val="-4"/>
          <w:sz w:val="32"/>
          <w:rtl/>
        </w:rPr>
        <w:t xml:space="preserve">הוא </w:t>
      </w:r>
      <w:r w:rsidRPr="004B45D3">
        <w:rPr>
          <w:rStyle w:val="affffc"/>
          <w:rFonts w:hint="cs"/>
          <w:rtl/>
        </w:rPr>
        <w:t>בחול ולא בשבת</w:t>
      </w:r>
    </w:p>
    <w:p w14:paraId="0806430D" w14:textId="17121046" w:rsidR="00AB7D20" w:rsidRPr="00730169" w:rsidRDefault="00AB7D20" w:rsidP="00AB7D20">
      <w:pPr>
        <w:rPr>
          <w:rFonts w:ascii="Fb Fontext" w:hAnsi="Fb Fontext"/>
          <w:spacing w:val="-6"/>
          <w:rtl/>
        </w:rPr>
      </w:pPr>
      <w:r w:rsidRPr="00730169">
        <w:rPr>
          <w:rFonts w:ascii="Fb Fontext" w:hAnsi="Fb Fontext" w:hint="cs"/>
          <w:spacing w:val="-6"/>
          <w:rtl/>
        </w:rPr>
        <w:t>דאי בשבת</w:t>
      </w:r>
      <w:r w:rsidR="00E91FF9" w:rsidRPr="00730169">
        <w:rPr>
          <w:rFonts w:ascii="Fb Fontext" w:hAnsi="Fb Fontext" w:hint="cs"/>
          <w:spacing w:val="-6"/>
          <w:rtl/>
        </w:rPr>
        <w:t xml:space="preserve"> ולא התרו בו</w:t>
      </w:r>
      <w:r w:rsidRPr="00730169">
        <w:rPr>
          <w:rFonts w:ascii="Fb Fontext" w:hAnsi="Fb Fontext" w:hint="cs"/>
          <w:spacing w:val="-6"/>
          <w:rtl/>
        </w:rPr>
        <w:t xml:space="preserve"> </w:t>
      </w:r>
      <w:r w:rsidR="00E91FF9" w:rsidRPr="00730169">
        <w:rPr>
          <w:rFonts w:ascii="Fb Fontext" w:hAnsi="Fb Fontext" w:hint="cs"/>
          <w:spacing w:val="-6"/>
          <w:rtl/>
        </w:rPr>
        <w:t>למה</w:t>
      </w:r>
      <w:r w:rsidRPr="00730169">
        <w:rPr>
          <w:rFonts w:ascii="Fb Fontext" w:hAnsi="Fb Fontext" w:hint="cs"/>
          <w:spacing w:val="-6"/>
          <w:rtl/>
        </w:rPr>
        <w:t xml:space="preserve"> </w:t>
      </w:r>
      <w:r w:rsidRPr="00730169">
        <w:rPr>
          <w:rStyle w:val="affffa"/>
          <w:rFonts w:hint="cs"/>
          <w:spacing w:val="-6"/>
          <w:rtl/>
        </w:rPr>
        <w:t>אדם יומת</w:t>
      </w:r>
      <w:r w:rsidR="00E91FF9" w:rsidRPr="00730169">
        <w:rPr>
          <w:rFonts w:ascii="Fb Fontext" w:hAnsi="Fb Fontext" w:hint="cs"/>
          <w:spacing w:val="-6"/>
          <w:rtl/>
        </w:rPr>
        <w:t xml:space="preserve">, ואי התרו למה </w:t>
      </w:r>
      <w:r w:rsidRPr="00730169">
        <w:rPr>
          <w:rStyle w:val="affffa"/>
          <w:rFonts w:hint="cs"/>
          <w:spacing w:val="-6"/>
          <w:rtl/>
        </w:rPr>
        <w:t>ישלמנה</w:t>
      </w:r>
      <w:r w:rsidRPr="00730169">
        <w:rPr>
          <w:rFonts w:ascii="Fb Fontext" w:hAnsi="Fb Fontext" w:hint="cs"/>
          <w:spacing w:val="-6"/>
          <w:rtl/>
        </w:rPr>
        <w:t xml:space="preserve"> לבהמה</w:t>
      </w:r>
    </w:p>
    <w:p w14:paraId="31B44E9B" w14:textId="1918DC93" w:rsidR="00E268F4" w:rsidRDefault="00AB7D20" w:rsidP="00E91FF9">
      <w:pPr>
        <w:rPr>
          <w:rFonts w:ascii="Fb Fontext" w:hAnsi="Fb Fontext"/>
          <w:spacing w:val="-4"/>
          <w:sz w:val="32"/>
          <w:rtl/>
        </w:rPr>
      </w:pPr>
      <w:r w:rsidRPr="00E91FF9">
        <w:rPr>
          <w:rStyle w:val="affffe"/>
          <w:rFonts w:hint="cs"/>
          <w:rtl/>
        </w:rPr>
        <w:t>ר</w:t>
      </w:r>
      <w:r w:rsidRPr="00E91FF9">
        <w:rPr>
          <w:rStyle w:val="affffe"/>
          <w:rtl/>
        </w:rPr>
        <w:t>"</w:t>
      </w:r>
      <w:r w:rsidRPr="00E91FF9">
        <w:rPr>
          <w:rStyle w:val="affffe"/>
          <w:rFonts w:hint="cs"/>
          <w:rtl/>
        </w:rPr>
        <w:t>פ לאביי</w:t>
      </w:r>
      <w:r w:rsidRPr="00E91FF9">
        <w:rPr>
          <w:rStyle w:val="affffe"/>
          <w:rtl/>
        </w:rPr>
        <w:t>: לרבה,</w:t>
      </w:r>
      <w:r w:rsidRPr="00F71179">
        <w:rPr>
          <w:rFonts w:ascii="Fb Fontext" w:hAnsi="Fb Fontext"/>
          <w:spacing w:val="-4"/>
          <w:sz w:val="32"/>
          <w:rtl/>
        </w:rPr>
        <w:t xml:space="preserve"> חידוש בקנס, </w:t>
      </w:r>
      <w:r w:rsidR="00E91FF9">
        <w:rPr>
          <w:rFonts w:ascii="Fb Fontext" w:hAnsi="Fb Fontext" w:hint="cs"/>
          <w:spacing w:val="-4"/>
          <w:sz w:val="32"/>
          <w:rtl/>
        </w:rPr>
        <w:t xml:space="preserve">דאף דנהרג משלם </w:t>
      </w:r>
      <w:r w:rsidRPr="00F71179">
        <w:rPr>
          <w:rFonts w:ascii="Fb Fontext" w:hAnsi="Fb Fontext"/>
          <w:spacing w:val="-4"/>
          <w:sz w:val="32"/>
          <w:rtl/>
        </w:rPr>
        <w:t>מתני</w:t>
      </w:r>
      <w:r w:rsidRPr="00F71179">
        <w:rPr>
          <w:rFonts w:ascii="Fb Fontext" w:hAnsi="Fb Fontext" w:hint="cs"/>
          <w:spacing w:val="-4"/>
          <w:sz w:val="32"/>
          <w:rtl/>
        </w:rPr>
        <w:t>'</w:t>
      </w:r>
      <w:r w:rsidRPr="00F71179">
        <w:rPr>
          <w:rFonts w:ascii="Fb Fontext" w:hAnsi="Fb Fontext"/>
          <w:spacing w:val="-4"/>
          <w:sz w:val="32"/>
          <w:rtl/>
        </w:rPr>
        <w:t xml:space="preserve"> </w:t>
      </w:r>
      <w:r w:rsidR="00E91FF9">
        <w:rPr>
          <w:rFonts w:ascii="Fb Fontext" w:hAnsi="Fb Fontext" w:hint="cs"/>
          <w:spacing w:val="-4"/>
          <w:sz w:val="32"/>
          <w:rtl/>
        </w:rPr>
        <w:t xml:space="preserve">כמי </w:t>
      </w:r>
      <w:r w:rsidR="00E268F4">
        <w:rPr>
          <w:rFonts w:ascii="Fb Fontext" w:hAnsi="Fb Fontext" w:hint="cs"/>
          <w:spacing w:val="-4"/>
          <w:sz w:val="32"/>
          <w:rtl/>
        </w:rPr>
        <w:t>?</w:t>
      </w:r>
    </w:p>
    <w:p w14:paraId="1995B51E" w14:textId="6BC64E3C" w:rsidR="00AB7D20" w:rsidRPr="00730169" w:rsidRDefault="00AB7D20" w:rsidP="00E91FF9">
      <w:pPr>
        <w:rPr>
          <w:rFonts w:ascii="Fb Fontext" w:hAnsi="Fb Fontext" w:cs="Guttman Vilna"/>
          <w:b/>
          <w:bCs/>
          <w:spacing w:val="-8"/>
          <w:sz w:val="32"/>
          <w:rtl/>
        </w:rPr>
      </w:pPr>
      <w:r w:rsidRPr="00730169">
        <w:rPr>
          <w:rFonts w:ascii="Fb Fontext" w:hAnsi="Fb Fontext" w:hint="cs"/>
          <w:spacing w:val="-8"/>
          <w:sz w:val="32"/>
          <w:rtl/>
        </w:rPr>
        <w:t>אי</w:t>
      </w:r>
      <w:r w:rsidRPr="00730169">
        <w:rPr>
          <w:rFonts w:ascii="Fb Fontext" w:hAnsi="Fb Fontext"/>
          <w:spacing w:val="-8"/>
          <w:sz w:val="32"/>
          <w:rtl/>
        </w:rPr>
        <w:t xml:space="preserve"> </w:t>
      </w:r>
      <w:r w:rsidRPr="00730169">
        <w:rPr>
          <w:rStyle w:val="affffe"/>
          <w:spacing w:val="-8"/>
          <w:rtl/>
        </w:rPr>
        <w:t xml:space="preserve">כר"מ, </w:t>
      </w:r>
      <w:r w:rsidRPr="00730169">
        <w:rPr>
          <w:rFonts w:ascii="Fb Fontext" w:hAnsi="Fb Fontext"/>
          <w:spacing w:val="-8"/>
          <w:sz w:val="32"/>
          <w:rtl/>
        </w:rPr>
        <w:t>קשיא בתו</w:t>
      </w:r>
      <w:r w:rsidR="00E91FF9" w:rsidRPr="00730169">
        <w:rPr>
          <w:rFonts w:ascii="Fb Fontext" w:hAnsi="Fb Fontext" w:hint="cs"/>
          <w:spacing w:val="-8"/>
          <w:sz w:val="32"/>
          <w:rtl/>
        </w:rPr>
        <w:t xml:space="preserve">, </w:t>
      </w:r>
      <w:r w:rsidRPr="00730169">
        <w:rPr>
          <w:rStyle w:val="affffe"/>
          <w:spacing w:val="-8"/>
          <w:rtl/>
        </w:rPr>
        <w:t>אי כר</w:t>
      </w:r>
      <w:r w:rsidR="00E91FF9" w:rsidRPr="00730169">
        <w:rPr>
          <w:rStyle w:val="affffe"/>
          <w:rFonts w:hint="cs"/>
          <w:spacing w:val="-8"/>
          <w:rtl/>
        </w:rPr>
        <w:t>נב</w:t>
      </w:r>
      <w:r w:rsidR="002B7BCC">
        <w:rPr>
          <w:rStyle w:val="affffe"/>
          <w:spacing w:val="-8"/>
          <w:rtl/>
        </w:rPr>
        <w:t>"</w:t>
      </w:r>
      <w:r w:rsidR="00E91FF9" w:rsidRPr="00730169">
        <w:rPr>
          <w:rStyle w:val="affffe"/>
          <w:rFonts w:hint="cs"/>
          <w:spacing w:val="-8"/>
          <w:rtl/>
        </w:rPr>
        <w:t xml:space="preserve">ה: </w:t>
      </w:r>
      <w:r w:rsidRPr="00730169">
        <w:rPr>
          <w:rFonts w:ascii="Fb Fontext" w:hAnsi="Fb Fontext"/>
          <w:spacing w:val="-8"/>
          <w:sz w:val="32"/>
          <w:rtl/>
        </w:rPr>
        <w:t>קשיא אחותו!</w:t>
      </w:r>
      <w:r w:rsidRPr="00730169">
        <w:rPr>
          <w:rStyle w:val="affffe"/>
          <w:spacing w:val="-8"/>
          <w:rtl/>
        </w:rPr>
        <w:t>אי כר' יצחק,</w:t>
      </w:r>
      <w:r w:rsidRPr="00730169">
        <w:rPr>
          <w:rFonts w:ascii="Fb Fontext" w:hAnsi="Fb Fontext"/>
          <w:spacing w:val="-8"/>
          <w:sz w:val="32"/>
          <w:rtl/>
        </w:rPr>
        <w:t xml:space="preserve"> קשיא ממזרת!</w:t>
      </w:r>
    </w:p>
    <w:p w14:paraId="26A3989E" w14:textId="77777777" w:rsidR="00E268F4" w:rsidRDefault="00AB7D20" w:rsidP="00AB7D20">
      <w:pPr>
        <w:rPr>
          <w:rStyle w:val="afffff0"/>
          <w:rtl/>
        </w:rPr>
      </w:pPr>
      <w:r w:rsidRPr="00E91FF9">
        <w:rPr>
          <w:rStyle w:val="affffe"/>
          <w:rFonts w:hint="cs"/>
          <w:rtl/>
        </w:rPr>
        <w:t>ובהכרח ד</w:t>
      </w:r>
      <w:r w:rsidR="00E91FF9">
        <w:rPr>
          <w:rStyle w:val="affffe"/>
          <w:rFonts w:hint="cs"/>
          <w:rtl/>
        </w:rPr>
        <w:t>ס</w:t>
      </w:r>
      <w:r w:rsidR="002B7BCC">
        <w:rPr>
          <w:rStyle w:val="affffe"/>
          <w:rtl/>
        </w:rPr>
        <w:t>"</w:t>
      </w:r>
      <w:r w:rsidR="00E91FF9">
        <w:rPr>
          <w:rStyle w:val="affffe"/>
          <w:rFonts w:hint="cs"/>
          <w:rtl/>
        </w:rPr>
        <w:t xml:space="preserve">ל </w:t>
      </w:r>
      <w:r w:rsidRPr="00E91FF9">
        <w:rPr>
          <w:rStyle w:val="affffe"/>
          <w:rFonts w:hint="cs"/>
          <w:rtl/>
        </w:rPr>
        <w:t>כרי</w:t>
      </w:r>
      <w:r w:rsidRPr="00E91FF9">
        <w:rPr>
          <w:rStyle w:val="affffe"/>
          <w:rtl/>
        </w:rPr>
        <w:t>"</w:t>
      </w:r>
      <w:r w:rsidRPr="00E91FF9">
        <w:rPr>
          <w:rStyle w:val="affffe"/>
          <w:rFonts w:hint="cs"/>
          <w:rtl/>
        </w:rPr>
        <w:t>ו</w:t>
      </w:r>
      <w:r w:rsidR="00E91FF9">
        <w:rPr>
          <w:rStyle w:val="affffe"/>
          <w:rFonts w:hint="cs"/>
          <w:rtl/>
        </w:rPr>
        <w:t xml:space="preserve">: </w:t>
      </w:r>
      <w:r>
        <w:rPr>
          <w:rStyle w:val="afffff0"/>
          <w:rFonts w:hint="cs"/>
          <w:rtl/>
        </w:rPr>
        <w:t xml:space="preserve">דאי </w:t>
      </w:r>
      <w:r>
        <w:rPr>
          <w:rStyle w:val="affffe"/>
          <w:rFonts w:hint="cs"/>
          <w:rtl/>
          <w:rPrChange w:id="9099" w:author="מנוע אמוראים" w:date="2026-10-05T16:41:40Z">
            <w:rPr>
              <w:rStyle w:val="afffff0"/>
              <w:rFonts w:hint="cs"/>
              <w:rtl/>
            </w:rPr>
          </w:rPrChange>
        </w:rPr>
        <w:t xml:space="preserve">כר</w:t>
      </w:r>
      <w:r>
        <w:rPr>
          <w:rStyle w:val="affffe"/>
          <w:rtl/>
          <w:rPrChange w:id="9100" w:author="מנוע אמוראים" w:date="2026-10-05T16:41:40Z">
            <w:rPr>
              <w:rStyle w:val="afffff0"/>
              <w:rtl/>
            </w:rPr>
          </w:rPrChange>
        </w:rPr>
        <w:t xml:space="preserve">"</w:t>
      </w:r>
      <w:r>
        <w:rPr>
          <w:rStyle w:val="affffe"/>
          <w:rFonts w:hint="cs"/>
          <w:rtl/>
          <w:rPrChange w:id="9101" w:author="מנוע אמוראים" w:date="2026-10-05T16:41:40Z">
            <w:rPr>
              <w:rStyle w:val="afffff0"/>
              <w:rFonts w:hint="cs"/>
              <w:rtl/>
            </w:rPr>
          </w:rPrChange>
        </w:rPr>
        <w:t xml:space="preserve">ל</w:t>
      </w:r>
      <w:r>
        <w:rPr>
          <w:rStyle w:val="afffff0"/>
          <w:rFonts w:hint="cs"/>
          <w:rtl/>
        </w:rPr>
        <w:t xml:space="preserve"> איך </w:t>
      </w:r>
      <w:r w:rsidR="00305AB7">
        <w:rPr>
          <w:rStyle w:val="afffff0"/>
          <w:rFonts w:hint="cs"/>
          <w:rtl/>
        </w:rPr>
        <w:t>יתרץ</w:t>
      </w:r>
      <w:r w:rsidR="00E268F4">
        <w:rPr>
          <w:rStyle w:val="afffff0"/>
          <w:rFonts w:hint="cs"/>
          <w:rtl/>
        </w:rPr>
        <w:t>,</w:t>
      </w:r>
    </w:p>
    <w:p w14:paraId="2A53891D" w14:textId="6D385F0E" w:rsidR="00AB7D20" w:rsidRPr="00730169" w:rsidRDefault="00AB7D20" w:rsidP="00AB7D20">
      <w:pPr>
        <w:rPr>
          <w:rFonts w:ascii="Fb Fontext" w:hAnsi="Fb Fontext"/>
          <w:spacing w:val="-6"/>
          <w:sz w:val="32"/>
          <w:rtl/>
        </w:rPr>
      </w:pPr>
      <w:r w:rsidRPr="00730169">
        <w:rPr>
          <w:rStyle w:val="affffe"/>
          <w:spacing w:val="-6"/>
          <w:rtl/>
        </w:rPr>
        <w:t>•</w:t>
      </w:r>
      <w:r w:rsidRPr="00730169">
        <w:rPr>
          <w:rStyle w:val="affffe"/>
          <w:rFonts w:hint="cs"/>
          <w:spacing w:val="-6"/>
          <w:rtl/>
        </w:rPr>
        <w:t xml:space="preserve"> ר</w:t>
      </w:r>
      <w:r w:rsidRPr="00730169">
        <w:rPr>
          <w:rStyle w:val="affffe"/>
          <w:spacing w:val="-6"/>
          <w:rtl/>
        </w:rPr>
        <w:t>"</w:t>
      </w:r>
      <w:r w:rsidRPr="00730169">
        <w:rPr>
          <w:rStyle w:val="affffe"/>
          <w:rFonts w:hint="cs"/>
          <w:spacing w:val="-6"/>
          <w:rtl/>
        </w:rPr>
        <w:t xml:space="preserve">מ </w:t>
      </w:r>
      <w:r w:rsidRPr="00730169">
        <w:rPr>
          <w:rStyle w:val="affffe"/>
          <w:spacing w:val="-6"/>
          <w:rtl/>
        </w:rPr>
        <w:t xml:space="preserve">לאביי: לר"ל </w:t>
      </w:r>
      <w:r w:rsidRPr="00730169">
        <w:rPr>
          <w:rFonts w:ascii="Fb Fontext" w:hAnsi="Fb Fontext"/>
          <w:spacing w:val="-6"/>
          <w:sz w:val="32"/>
          <w:rtl/>
        </w:rPr>
        <w:t>ד</w:t>
      </w:r>
      <w:r w:rsidR="00E91FF9" w:rsidRPr="00730169">
        <w:rPr>
          <w:rFonts w:ascii="Fb Fontext" w:hAnsi="Fb Fontext" w:hint="cs"/>
          <w:spacing w:val="-6"/>
          <w:sz w:val="32"/>
          <w:rtl/>
        </w:rPr>
        <w:t>ב</w:t>
      </w:r>
      <w:r w:rsidRPr="00730169">
        <w:rPr>
          <w:rFonts w:ascii="Fb Fontext" w:hAnsi="Fb Fontext"/>
          <w:spacing w:val="-6"/>
          <w:sz w:val="32"/>
          <w:rtl/>
        </w:rPr>
        <w:t>פירוש ריבתה תורה חייבי מלקיות כחייבי מיתות,</w:t>
      </w:r>
    </w:p>
    <w:p w14:paraId="174C2B8F" w14:textId="1512DE6E" w:rsidR="00AB7D20" w:rsidRDefault="00AB7D20" w:rsidP="00FE0A35">
      <w:pPr>
        <w:rPr>
          <w:rtl/>
        </w:rPr>
      </w:pPr>
      <w:r w:rsidRPr="00C35A2C">
        <w:rPr>
          <w:rFonts w:ascii="Fb Fontext" w:hAnsi="Fb Fontext" w:hint="cs"/>
          <w:sz w:val="32"/>
          <w:rtl/>
        </w:rPr>
        <w:t>-</w:t>
      </w:r>
      <w:r w:rsidR="00504085">
        <w:rPr>
          <w:rFonts w:ascii="Fb Fontext" w:hAnsi="Fb Fontext" w:hint="cs"/>
          <w:sz w:val="32"/>
          <w:rtl/>
        </w:rPr>
        <w:tab/>
      </w:r>
      <w:r w:rsidRPr="00305AB7">
        <w:rPr>
          <w:rStyle w:val="affffe"/>
          <w:rtl/>
        </w:rPr>
        <w:t xml:space="preserve">תנא </w:t>
      </w:r>
      <w:r w:rsidR="00305AB7" w:rsidRPr="00305AB7">
        <w:rPr>
          <w:rStyle w:val="affffe"/>
          <w:rFonts w:hint="cs"/>
          <w:rtl/>
        </w:rPr>
        <w:t>שחלק על רנב</w:t>
      </w:r>
      <w:r w:rsidR="002B7BCC">
        <w:rPr>
          <w:rStyle w:val="affffe"/>
          <w:rtl/>
        </w:rPr>
        <w:t>"</w:t>
      </w:r>
      <w:r w:rsidR="00305AB7" w:rsidRPr="00305AB7">
        <w:rPr>
          <w:rStyle w:val="affffe"/>
          <w:rFonts w:hint="cs"/>
          <w:rtl/>
        </w:rPr>
        <w:t>ה</w:t>
      </w:r>
      <w:r>
        <w:rPr>
          <w:rFonts w:ascii="Fb Fontext" w:hAnsi="Fb Fontext" w:hint="cs"/>
          <w:sz w:val="32"/>
          <w:rtl/>
        </w:rPr>
        <w:t xml:space="preserve"> או </w:t>
      </w:r>
      <w:r>
        <w:rPr>
          <w:rStyle w:val="affffe"/>
          <w:rFonts w:ascii="Fb Fontext" w:hAnsi="Fb Fontext" w:hint="cs"/>
          <w:sz w:val="32"/>
          <w:rtl/>
          <w:rPrChange w:id="9102" w:author="מנוע אמוראים" w:date="2026-10-05T16:41:40Z">
            <w:rPr>
              <w:rFonts w:ascii="Fb Fontext" w:hAnsi="Fb Fontext" w:hint="cs"/>
              <w:sz w:val="32"/>
              <w:rtl/>
            </w:rPr>
          </w:rPrChange>
        </w:rPr>
        <w:t xml:space="preserve">ר</w:t>
      </w:r>
      <w:r>
        <w:rPr>
          <w:rStyle w:val="affffe"/>
          <w:rFonts w:ascii="Fb Fontext" w:hAnsi="Fb Fontext"/>
          <w:sz w:val="32"/>
          <w:rtl/>
          <w:rPrChange w:id="9103" w:author="מנוע אמוראים" w:date="2026-10-05T16:41:40Z">
            <w:rPr>
              <w:rFonts w:ascii="Fb Fontext" w:hAnsi="Fb Fontext"/>
              <w:sz w:val="32"/>
              <w:rtl/>
            </w:rPr>
          </w:rPrChange>
        </w:rPr>
        <w:t xml:space="preserve">"</w:t>
      </w:r>
      <w:r>
        <w:rPr>
          <w:rStyle w:val="affffe"/>
          <w:rFonts w:ascii="Fb Fontext" w:hAnsi="Fb Fontext" w:hint="cs"/>
          <w:sz w:val="32"/>
          <w:rtl/>
          <w:rPrChange w:id="9104" w:author="מנוע אמוראים" w:date="2026-10-05T16:41:40Z">
            <w:rPr>
              <w:rFonts w:ascii="Fb Fontext" w:hAnsi="Fb Fontext" w:hint="cs"/>
              <w:sz w:val="32"/>
              <w:rtl/>
            </w:rPr>
          </w:rPrChange>
        </w:rPr>
        <w:t xml:space="preserve">מ</w:t>
      </w:r>
      <w:r>
        <w:rPr>
          <w:rFonts w:ascii="Fb Fontext" w:hAnsi="Fb Fontext" w:hint="cs"/>
          <w:sz w:val="32"/>
          <w:rtl/>
        </w:rPr>
        <w:t xml:space="preserve"> או רבי יצחק</w:t>
      </w:r>
      <w:r w:rsidRPr="00C35A2C">
        <w:rPr>
          <w:rFonts w:ascii="Fb Fontext" w:hAnsi="Fb Fontext"/>
          <w:sz w:val="32"/>
          <w:rtl/>
        </w:rPr>
        <w:t>.</w:t>
      </w:r>
    </w:p>
    <w:p w14:paraId="272631DD" w14:textId="44E4C673" w:rsidR="00302FEB" w:rsidRDefault="00302FEB" w:rsidP="00E26091">
      <w:pPr>
        <w:pStyle w:val="afff"/>
        <w:framePr w:wrap="around"/>
        <w:rPr>
          <w:rtl/>
        </w:rPr>
      </w:pPr>
      <w:bookmarkStart w:id="248" w:name="_Toc119353033"/>
      <w:r>
        <w:rPr>
          <w:rFonts w:hint="cs"/>
          <w:rtl/>
        </w:rPr>
        <w:t>לו.</w:t>
      </w:r>
      <w:bookmarkEnd w:id="248"/>
    </w:p>
    <w:p w14:paraId="602FB9FB" w14:textId="77777777" w:rsidR="00AB7D20" w:rsidRPr="006D5126" w:rsidRDefault="00AB7D20" w:rsidP="00F1680A">
      <w:pPr>
        <w:pStyle w:val="affffb"/>
        <w:rPr>
          <w:spacing w:val="0"/>
          <w:rtl/>
        </w:rPr>
      </w:pPr>
      <w:bookmarkStart w:id="249" w:name="_Toc119353034"/>
      <w:r w:rsidRPr="006D5126">
        <w:rPr>
          <w:rFonts w:hint="cs"/>
          <w:spacing w:val="0"/>
          <w:rtl/>
        </w:rPr>
        <w:t>קנס ופיתוי</w:t>
      </w:r>
      <w:bookmarkEnd w:id="249"/>
    </w:p>
    <w:p w14:paraId="1FD3E8F4" w14:textId="64626720" w:rsidR="00AB7D20" w:rsidRPr="00C35A2C" w:rsidRDefault="00AB7D20" w:rsidP="00302FEB">
      <w:pPr>
        <w:rPr>
          <w:rFonts w:ascii="Fb Fontext" w:hAnsi="Fb Fontext"/>
          <w:rtl/>
        </w:rPr>
      </w:pPr>
      <w:r w:rsidRPr="0041447C">
        <w:rPr>
          <w:rStyle w:val="affffe"/>
          <w:rtl/>
        </w:rPr>
        <w:t xml:space="preserve">ת"ר: </w:t>
      </w:r>
      <w:r w:rsidRPr="00CA108A">
        <w:rPr>
          <w:rFonts w:ascii="Fb Fontext" w:hAnsi="Fb Fontext" w:cs="PFT_Frank"/>
          <w:b/>
          <w:bCs/>
          <w:sz w:val="32"/>
          <w:szCs w:val="14"/>
          <w:rtl/>
        </w:rPr>
        <w:t xml:space="preserve">עריות, ושניות לעריות ממאנת </w:t>
      </w:r>
      <w:r w:rsidR="00302FEB" w:rsidRPr="00CA108A">
        <w:rPr>
          <w:rFonts w:ascii="Fb Fontext" w:hAnsi="Fb Fontext" w:cs="PFT_Frank" w:hint="cs"/>
          <w:b/>
          <w:bCs/>
          <w:sz w:val="32"/>
          <w:szCs w:val="14"/>
          <w:rtl/>
        </w:rPr>
        <w:t xml:space="preserve">איילונית ויוצאת משום </w:t>
      </w:r>
      <w:r w:rsidR="0041447C" w:rsidRPr="00CA108A">
        <w:rPr>
          <w:rFonts w:ascii="Fb Fontext" w:hAnsi="Fb Fontext" w:cs="PFT_Frank" w:hint="cs"/>
          <w:b/>
          <w:bCs/>
          <w:sz w:val="32"/>
          <w:szCs w:val="14"/>
          <w:rtl/>
        </w:rPr>
        <w:t>ש</w:t>
      </w:r>
      <w:r w:rsidR="002B7BCC">
        <w:rPr>
          <w:rFonts w:ascii="Fb Fontext" w:hAnsi="Fb Fontext" w:cs="PFT_Frank"/>
          <w:b/>
          <w:bCs/>
          <w:sz w:val="32"/>
          <w:szCs w:val="14"/>
          <w:rtl/>
        </w:rPr>
        <w:t>"</w:t>
      </w:r>
      <w:r w:rsidR="0041447C" w:rsidRPr="00CA108A">
        <w:rPr>
          <w:rFonts w:ascii="Fb Fontext" w:hAnsi="Fb Fontext" w:cs="PFT_Frank" w:hint="cs"/>
          <w:b/>
          <w:bCs/>
          <w:sz w:val="32"/>
          <w:szCs w:val="14"/>
          <w:rtl/>
        </w:rPr>
        <w:t>ר</w:t>
      </w:r>
      <w:r w:rsidR="00302FEB">
        <w:rPr>
          <w:rFonts w:ascii="Fb Fontext" w:hAnsi="Fb Fontext" w:hint="cs"/>
          <w:sz w:val="32"/>
          <w:rtl/>
        </w:rPr>
        <w:t xml:space="preserve"> </w:t>
      </w:r>
      <w:r w:rsidRPr="00C35A2C">
        <w:rPr>
          <w:rFonts w:ascii="Fb Fontext" w:hAnsi="Fb Fontext"/>
          <w:sz w:val="32"/>
          <w:rtl/>
        </w:rPr>
        <w:t>אין לה</w:t>
      </w:r>
      <w:r w:rsidR="00302FEB">
        <w:rPr>
          <w:rFonts w:ascii="Fb Fontext" w:hAnsi="Fb Fontext" w:hint="cs"/>
          <w:sz w:val="32"/>
          <w:rtl/>
        </w:rPr>
        <w:t>ם</w:t>
      </w:r>
      <w:r w:rsidRPr="00C35A2C">
        <w:rPr>
          <w:rFonts w:ascii="Fb Fontext" w:hAnsi="Fb Fontext"/>
          <w:sz w:val="32"/>
          <w:rtl/>
        </w:rPr>
        <w:t xml:space="preserve"> לא קנס ולא פיתוי.</w:t>
      </w:r>
    </w:p>
    <w:p w14:paraId="1F9CABF7" w14:textId="11825273" w:rsidR="00AB7D20" w:rsidRPr="00C35A2C" w:rsidRDefault="00AB7D20" w:rsidP="00AB7D20">
      <w:pPr>
        <w:rPr>
          <w:rFonts w:ascii="Fb Fontext" w:hAnsi="Fb Fontext"/>
          <w:rtl/>
        </w:rPr>
      </w:pPr>
      <w:r w:rsidRPr="00C35A2C">
        <w:rPr>
          <w:rFonts w:ascii="Fb Fontext" w:hAnsi="Fb Fontext"/>
          <w:rtl/>
        </w:rPr>
        <w:t>•</w:t>
      </w:r>
      <w:r w:rsidRPr="00C35A2C">
        <w:rPr>
          <w:rFonts w:ascii="Fb Fontext" w:hAnsi="Fb Fontext" w:hint="cs"/>
          <w:rtl/>
        </w:rPr>
        <w:t xml:space="preserve"> </w:t>
      </w:r>
      <w:r w:rsidRPr="00CA108A">
        <w:rPr>
          <w:rFonts w:ascii="Fb Fontext" w:hAnsi="Fb Fontext" w:cs="PFT_Frank"/>
          <w:b/>
          <w:bCs/>
          <w:szCs w:val="14"/>
          <w:rtl/>
        </w:rPr>
        <w:t>עריות</w:t>
      </w:r>
      <w:r w:rsidRPr="00C35A2C">
        <w:rPr>
          <w:rFonts w:ascii="Fb Fontext" w:hAnsi="Fb Fontext"/>
          <w:rtl/>
        </w:rPr>
        <w:t xml:space="preserve"> חייבי מיתות ב"</w:t>
      </w:r>
      <w:r w:rsidRPr="00C35A2C">
        <w:rPr>
          <w:rFonts w:ascii="Fb Fontext" w:hAnsi="Fb Fontext" w:hint="cs"/>
          <w:rtl/>
        </w:rPr>
        <w:t>ד</w:t>
      </w:r>
      <w:r w:rsidRPr="00C35A2C">
        <w:rPr>
          <w:rFonts w:ascii="Fb Fontext" w:hAnsi="Fb Fontext"/>
          <w:rtl/>
        </w:rPr>
        <w:t xml:space="preserve">, </w:t>
      </w:r>
      <w:r w:rsidRPr="00CA108A">
        <w:rPr>
          <w:rFonts w:ascii="Fb Fontext" w:hAnsi="Fb Fontext" w:cs="PFT_Frank"/>
          <w:b/>
          <w:bCs/>
          <w:szCs w:val="14"/>
          <w:rtl/>
        </w:rPr>
        <w:t xml:space="preserve">שניות </w:t>
      </w:r>
      <w:r w:rsidRPr="00C35A2C">
        <w:rPr>
          <w:rFonts w:ascii="Fb Fontext" w:hAnsi="Fb Fontext"/>
          <w:rtl/>
        </w:rPr>
        <w:t>חייבי כריתות,</w:t>
      </w:r>
      <w:r w:rsidRPr="00302FEB">
        <w:rPr>
          <w:rStyle w:val="afffff0"/>
          <w:rtl/>
        </w:rPr>
        <w:t xml:space="preserve"> אבל חיי"</w:t>
      </w:r>
      <w:r w:rsidRPr="00302FEB">
        <w:rPr>
          <w:rStyle w:val="afffff0"/>
          <w:rFonts w:hint="cs"/>
          <w:rtl/>
        </w:rPr>
        <w:t>ל</w:t>
      </w:r>
      <w:r w:rsidRPr="00302FEB">
        <w:rPr>
          <w:rStyle w:val="afffff0"/>
          <w:rtl/>
        </w:rPr>
        <w:t xml:space="preserve"> יש להן קנס</w:t>
      </w:r>
      <w:r w:rsidRPr="00302FEB">
        <w:rPr>
          <w:rStyle w:val="affffe"/>
          <w:rtl/>
        </w:rPr>
        <w:t xml:space="preserve">, </w:t>
      </w:r>
      <w:r w:rsidRPr="00302FEB">
        <w:rPr>
          <w:rStyle w:val="affffe"/>
          <w:rFonts w:hint="cs"/>
          <w:rtl/>
        </w:rPr>
        <w:t>- וכ</w:t>
      </w:r>
      <w:r w:rsidRPr="00302FEB">
        <w:rPr>
          <w:rStyle w:val="affffe"/>
          <w:rtl/>
        </w:rPr>
        <w:t>שמעון התימני.</w:t>
      </w:r>
    </w:p>
    <w:p w14:paraId="587DD59B" w14:textId="63B76456" w:rsidR="00AB7D20" w:rsidRPr="00F71179" w:rsidRDefault="00AB7D20" w:rsidP="00AB7D20">
      <w:pPr>
        <w:rPr>
          <w:rFonts w:ascii="Fb Fontext" w:hAnsi="Fb Fontext"/>
          <w:spacing w:val="-2"/>
          <w:rtl/>
        </w:rPr>
      </w:pPr>
      <w:r w:rsidRPr="00302FEB">
        <w:rPr>
          <w:rStyle w:val="affffe"/>
          <w:rtl/>
        </w:rPr>
        <w:t>•</w:t>
      </w:r>
      <w:r w:rsidRPr="00302FEB">
        <w:rPr>
          <w:rStyle w:val="affffe"/>
          <w:rFonts w:hint="cs"/>
          <w:rtl/>
        </w:rPr>
        <w:t xml:space="preserve"> </w:t>
      </w:r>
      <w:r w:rsidRPr="00302FEB">
        <w:rPr>
          <w:rStyle w:val="affffe"/>
          <w:rtl/>
        </w:rPr>
        <w:t>א"</w:t>
      </w:r>
      <w:r w:rsidRPr="00302FEB">
        <w:rPr>
          <w:rStyle w:val="affffe"/>
          <w:rFonts w:hint="cs"/>
          <w:rtl/>
        </w:rPr>
        <w:t>ד</w:t>
      </w:r>
      <w:r w:rsidRPr="00302FEB">
        <w:rPr>
          <w:rStyle w:val="affffe"/>
          <w:rtl/>
        </w:rPr>
        <w:t xml:space="preserve">: </w:t>
      </w:r>
      <w:r w:rsidRPr="00CA108A">
        <w:rPr>
          <w:rFonts w:ascii="Fb Fontext" w:hAnsi="Fb Fontext" w:cs="PFT_Frank"/>
          <w:b/>
          <w:bCs/>
          <w:spacing w:val="-2"/>
          <w:szCs w:val="14"/>
          <w:rtl/>
        </w:rPr>
        <w:t xml:space="preserve">עריות </w:t>
      </w:r>
      <w:r w:rsidRPr="00F71179">
        <w:rPr>
          <w:rFonts w:ascii="Fb Fontext" w:hAnsi="Fb Fontext"/>
          <w:spacing w:val="-2"/>
          <w:rtl/>
        </w:rPr>
        <w:t>חייבי מיתות ב"ד וחי</w:t>
      </w:r>
      <w:r w:rsidR="00302FEB">
        <w:rPr>
          <w:rFonts w:ascii="Fb Fontext" w:hAnsi="Fb Fontext" w:hint="cs"/>
          <w:spacing w:val="-2"/>
          <w:rtl/>
        </w:rPr>
        <w:t>"כ</w:t>
      </w:r>
      <w:r w:rsidRPr="00F71179">
        <w:rPr>
          <w:rFonts w:ascii="Fb Fontext" w:hAnsi="Fb Fontext"/>
          <w:spacing w:val="-2"/>
          <w:rtl/>
        </w:rPr>
        <w:t xml:space="preserve">, </w:t>
      </w:r>
      <w:r w:rsidRPr="00CA108A">
        <w:rPr>
          <w:rFonts w:ascii="Fb Fontext" w:hAnsi="Fb Fontext" w:cs="PFT_Frank"/>
          <w:b/>
          <w:bCs/>
          <w:spacing w:val="-2"/>
          <w:szCs w:val="14"/>
          <w:rtl/>
        </w:rPr>
        <w:t xml:space="preserve">שניות </w:t>
      </w:r>
      <w:r w:rsidR="00302FEB">
        <w:rPr>
          <w:rFonts w:ascii="Fb Fontext" w:hAnsi="Fb Fontext"/>
          <w:spacing w:val="-2"/>
          <w:rtl/>
        </w:rPr>
        <w:t>–</w:t>
      </w:r>
      <w:r w:rsidRPr="00F71179">
        <w:rPr>
          <w:rFonts w:ascii="Fb Fontext" w:hAnsi="Fb Fontext"/>
          <w:spacing w:val="-2"/>
          <w:rtl/>
        </w:rPr>
        <w:t xml:space="preserve"> חיי</w:t>
      </w:r>
      <w:r w:rsidR="00302FEB">
        <w:rPr>
          <w:rFonts w:ascii="Fb Fontext" w:hAnsi="Fb Fontext" w:hint="cs"/>
          <w:spacing w:val="-2"/>
          <w:rtl/>
        </w:rPr>
        <w:t>"ל</w:t>
      </w:r>
      <w:r w:rsidRPr="00F71179">
        <w:rPr>
          <w:rFonts w:ascii="Fb Fontext" w:hAnsi="Fb Fontext" w:hint="cs"/>
          <w:spacing w:val="-2"/>
          <w:rtl/>
        </w:rPr>
        <w:t xml:space="preserve">- </w:t>
      </w:r>
      <w:r w:rsidRPr="00302FEB">
        <w:rPr>
          <w:rStyle w:val="affffe"/>
          <w:rFonts w:hint="cs"/>
          <w:rtl/>
        </w:rPr>
        <w:t>וכ</w:t>
      </w:r>
      <w:r w:rsidRPr="00302FEB">
        <w:rPr>
          <w:rStyle w:val="affffe"/>
          <w:rtl/>
        </w:rPr>
        <w:t>רש</w:t>
      </w:r>
      <w:r w:rsidR="00302FEB">
        <w:rPr>
          <w:rStyle w:val="affffe"/>
          <w:rFonts w:hint="cs"/>
          <w:rtl/>
        </w:rPr>
        <w:t>ב</w:t>
      </w:r>
      <w:r w:rsidR="002B7BCC">
        <w:rPr>
          <w:rStyle w:val="affffe"/>
          <w:rtl/>
        </w:rPr>
        <w:t>"</w:t>
      </w:r>
      <w:r w:rsidR="00302FEB">
        <w:rPr>
          <w:rStyle w:val="affffe"/>
          <w:rFonts w:hint="cs"/>
          <w:rtl/>
        </w:rPr>
        <w:t>מ</w:t>
      </w:r>
      <w:r w:rsidRPr="00F71179">
        <w:rPr>
          <w:rFonts w:ascii="Fb Fontext" w:hAnsi="Fb Fontext"/>
          <w:spacing w:val="-2"/>
          <w:rtl/>
        </w:rPr>
        <w:t>.</w:t>
      </w:r>
    </w:p>
    <w:p w14:paraId="6E7881F5" w14:textId="13EB8B50" w:rsidR="00AB7D20" w:rsidRPr="00C35A2C" w:rsidRDefault="006D3AD0" w:rsidP="00AB7D20">
      <w:pPr>
        <w:rPr>
          <w:rFonts w:ascii="Fb Fontext" w:hAnsi="Fb Fontext" w:cs="Guttman Vilna"/>
          <w:b/>
          <w:bCs/>
          <w:rtl/>
        </w:rPr>
      </w:pPr>
      <w:r w:rsidRPr="00CA108A">
        <w:rPr>
          <w:rFonts w:ascii="Fb Fontext" w:hAnsi="Fb Fontext" w:cs="PFT_Frank" w:hint="cs"/>
          <w:b/>
          <w:bCs/>
          <w:szCs w:val="14"/>
          <w:rtl/>
        </w:rPr>
        <w:t xml:space="preserve">רישא: </w:t>
      </w:r>
      <w:r w:rsidR="00AB7D20" w:rsidRPr="00CA108A">
        <w:rPr>
          <w:rFonts w:ascii="Fb Fontext" w:hAnsi="Fb Fontext" w:cs="PFT_Frank"/>
          <w:b/>
          <w:bCs/>
          <w:szCs w:val="14"/>
          <w:rtl/>
        </w:rPr>
        <w:t xml:space="preserve">הממאנת </w:t>
      </w:r>
      <w:r w:rsidR="00AB7D20" w:rsidRPr="00C35A2C">
        <w:rPr>
          <w:rFonts w:ascii="Fb Fontext" w:hAnsi="Fb Fontext"/>
          <w:rtl/>
        </w:rPr>
        <w:t xml:space="preserve">- אין לה קנס </w:t>
      </w:r>
      <w:r w:rsidR="00740FA7">
        <w:rPr>
          <w:rFonts w:ascii="Fb Fontext" w:hAnsi="Fb Fontext" w:hint="cs"/>
          <w:rtl/>
        </w:rPr>
        <w:t>ו</w:t>
      </w:r>
      <w:r w:rsidR="00AB7D20" w:rsidRPr="00C35A2C">
        <w:rPr>
          <w:rFonts w:ascii="Fb Fontext" w:hAnsi="Fb Fontext"/>
          <w:rtl/>
        </w:rPr>
        <w:t>פיתוי</w:t>
      </w:r>
      <w:r w:rsidR="00740FA7">
        <w:rPr>
          <w:rFonts w:ascii="Fb Fontext" w:hAnsi="Fb Fontext" w:hint="cs"/>
          <w:rtl/>
        </w:rPr>
        <w:t>,</w:t>
      </w:r>
      <w:r>
        <w:rPr>
          <w:rFonts w:ascii="Fb Fontext" w:hAnsi="Fb Fontext" w:hint="cs"/>
          <w:rtl/>
        </w:rPr>
        <w:t xml:space="preserve"> הא קטנה יש לה </w:t>
      </w:r>
      <w:r w:rsidRPr="006D3AD0">
        <w:rPr>
          <w:rStyle w:val="affffe"/>
          <w:rFonts w:hint="cs"/>
          <w:rtl/>
        </w:rPr>
        <w:t>כרבנן</w:t>
      </w:r>
      <w:r w:rsidR="00AB7D20" w:rsidRPr="00C35A2C">
        <w:rPr>
          <w:rFonts w:ascii="Fb Fontext" w:hAnsi="Fb Fontext"/>
          <w:rtl/>
        </w:rPr>
        <w:t>.</w:t>
      </w:r>
    </w:p>
    <w:p w14:paraId="686E6012" w14:textId="42E0E5C6" w:rsidR="00E268F4" w:rsidRDefault="00AB7D20" w:rsidP="006D3AD0">
      <w:pPr>
        <w:rPr>
          <w:rFonts w:ascii="Fb Fontext" w:hAnsi="Fb Fontext"/>
          <w:sz w:val="32"/>
          <w:rtl/>
        </w:rPr>
      </w:pPr>
      <w:r w:rsidRPr="00CA108A">
        <w:rPr>
          <w:rFonts w:ascii="Fb Fontext" w:hAnsi="Fb Fontext" w:cs="PFT_Frank" w:hint="cs"/>
          <w:b/>
          <w:bCs/>
          <w:sz w:val="32"/>
          <w:szCs w:val="14"/>
          <w:rtl/>
        </w:rPr>
        <w:t>ו</w:t>
      </w:r>
      <w:r w:rsidRPr="00CA108A">
        <w:rPr>
          <w:rFonts w:ascii="Fb Fontext" w:hAnsi="Fb Fontext" w:cs="PFT_Frank"/>
          <w:b/>
          <w:bCs/>
          <w:sz w:val="32"/>
          <w:szCs w:val="14"/>
          <w:rtl/>
        </w:rPr>
        <w:t>סיפא: איילונית</w:t>
      </w:r>
      <w:r>
        <w:rPr>
          <w:rFonts w:ascii="Fb Fontext" w:hAnsi="Fb Fontext"/>
          <w:sz w:val="32"/>
          <w:rtl/>
        </w:rPr>
        <w:t xml:space="preserve"> </w:t>
      </w:r>
      <w:r w:rsidRPr="00C35A2C">
        <w:rPr>
          <w:rFonts w:ascii="Fb Fontext" w:hAnsi="Fb Fontext"/>
          <w:sz w:val="32"/>
          <w:rtl/>
        </w:rPr>
        <w:t xml:space="preserve">אין לה </w:t>
      </w:r>
      <w:r w:rsidR="006D3AD0">
        <w:rPr>
          <w:rFonts w:ascii="Fb Fontext" w:hAnsi="Fb Fontext" w:hint="cs"/>
          <w:sz w:val="32"/>
          <w:rtl/>
        </w:rPr>
        <w:t>קנס ופיתוי -</w:t>
      </w:r>
      <w:r w:rsidRPr="006D3AD0">
        <w:rPr>
          <w:rStyle w:val="affffe"/>
          <w:rFonts w:hint="cs"/>
          <w:rtl/>
        </w:rPr>
        <w:t>כר</w:t>
      </w:r>
      <w:r w:rsidRPr="006D3AD0">
        <w:rPr>
          <w:rStyle w:val="affffe"/>
          <w:rtl/>
        </w:rPr>
        <w:t>"מ:</w:t>
      </w:r>
      <w:r w:rsidRPr="00C35A2C">
        <w:rPr>
          <w:rFonts w:ascii="Fb Fontext" w:hAnsi="Fb Fontext"/>
          <w:sz w:val="32"/>
          <w:rtl/>
        </w:rPr>
        <w:t xml:space="preserve"> </w:t>
      </w:r>
      <w:r w:rsidRPr="00C35A2C">
        <w:rPr>
          <w:rFonts w:ascii="Fb Fontext" w:hAnsi="Fb Fontext" w:hint="cs"/>
          <w:sz w:val="32"/>
          <w:rtl/>
        </w:rPr>
        <w:t>ד</w:t>
      </w:r>
      <w:r w:rsidRPr="00C35A2C">
        <w:rPr>
          <w:rFonts w:ascii="Fb Fontext" w:hAnsi="Fb Fontext"/>
          <w:sz w:val="32"/>
          <w:rtl/>
        </w:rPr>
        <w:t>קטנה אין לה קנס</w:t>
      </w:r>
      <w:r w:rsidR="00E268F4">
        <w:rPr>
          <w:rFonts w:ascii="Fb Fontext" w:hAnsi="Fb Fontext"/>
          <w:sz w:val="32"/>
          <w:rtl/>
        </w:rPr>
        <w:t>,</w:t>
      </w:r>
    </w:p>
    <w:p w14:paraId="245BA7E3" w14:textId="6D22BB0A" w:rsidR="00AB7D20" w:rsidRDefault="00AB7D20" w:rsidP="006D3AD0">
      <w:pPr>
        <w:ind w:left="226" w:firstLine="114"/>
        <w:rPr>
          <w:rFonts w:ascii="Fb Fontext" w:hAnsi="Fb Fontext"/>
          <w:sz w:val="32"/>
          <w:rtl/>
        </w:rPr>
      </w:pPr>
      <w:r w:rsidRPr="006D3AD0">
        <w:rPr>
          <w:rStyle w:val="affffe"/>
          <w:rFonts w:hint="cs"/>
          <w:rtl/>
        </w:rPr>
        <w:t>וא</w:t>
      </w:r>
      <w:r w:rsidRPr="006D3AD0">
        <w:rPr>
          <w:rStyle w:val="affffe"/>
          <w:rtl/>
        </w:rPr>
        <w:t>"</w:t>
      </w:r>
      <w:r w:rsidRPr="006D3AD0">
        <w:rPr>
          <w:rStyle w:val="affffe"/>
          <w:rFonts w:hint="cs"/>
          <w:rtl/>
        </w:rPr>
        <w:t xml:space="preserve">א דכולה ר'מ </w:t>
      </w:r>
      <w:r w:rsidRPr="00C35A2C">
        <w:rPr>
          <w:rFonts w:ascii="Fb Fontext" w:hAnsi="Fb Fontext" w:hint="cs"/>
          <w:sz w:val="32"/>
          <w:rtl/>
        </w:rPr>
        <w:t xml:space="preserve">ובממאנת </w:t>
      </w:r>
      <w:r w:rsidRPr="006D3AD0">
        <w:rPr>
          <w:rStyle w:val="affffe"/>
          <w:rFonts w:hint="cs"/>
          <w:rtl/>
        </w:rPr>
        <w:t>ס</w:t>
      </w:r>
      <w:r w:rsidRPr="006D3AD0">
        <w:rPr>
          <w:rStyle w:val="affffe"/>
          <w:rtl/>
        </w:rPr>
        <w:t>"</w:t>
      </w:r>
      <w:r w:rsidRPr="006D3AD0">
        <w:rPr>
          <w:rStyle w:val="affffe"/>
          <w:rFonts w:hint="cs"/>
          <w:rtl/>
        </w:rPr>
        <w:t>ל כר</w:t>
      </w:r>
      <w:r w:rsidR="006D3AD0">
        <w:rPr>
          <w:rStyle w:val="affffe"/>
          <w:rFonts w:hint="cs"/>
          <w:rtl/>
        </w:rPr>
        <w:t>"</w:t>
      </w:r>
      <w:r w:rsidRPr="006D3AD0">
        <w:rPr>
          <w:rStyle w:val="affffe"/>
          <w:rFonts w:hint="cs"/>
          <w:rtl/>
        </w:rPr>
        <w:t>י</w:t>
      </w:r>
      <w:r w:rsidR="006D3AD0">
        <w:rPr>
          <w:rStyle w:val="affffe"/>
          <w:rFonts w:hint="cs"/>
          <w:rtl/>
        </w:rPr>
        <w:t>,</w:t>
      </w:r>
      <w:r w:rsidRPr="006D3AD0">
        <w:rPr>
          <w:rStyle w:val="affffe"/>
          <w:rFonts w:hint="cs"/>
          <w:rtl/>
        </w:rPr>
        <w:t xml:space="preserve"> </w:t>
      </w:r>
      <w:r w:rsidR="006D3AD0">
        <w:rPr>
          <w:rStyle w:val="affffe"/>
          <w:rFonts w:hint="cs"/>
          <w:rtl/>
        </w:rPr>
        <w:t xml:space="preserve">- שהרי חלק על </w:t>
      </w:r>
      <w:r w:rsidR="00740FA7">
        <w:rPr>
          <w:rStyle w:val="affffe"/>
          <w:rFonts w:hint="cs"/>
          <w:rtl/>
        </w:rPr>
        <w:t>ר</w:t>
      </w:r>
      <w:r w:rsidR="002B7BCC">
        <w:rPr>
          <w:rStyle w:val="affffe"/>
          <w:rtl/>
        </w:rPr>
        <w:t>"</w:t>
      </w:r>
      <w:r w:rsidR="006D3AD0">
        <w:rPr>
          <w:rStyle w:val="affffe"/>
          <w:rFonts w:hint="cs"/>
          <w:rtl/>
        </w:rPr>
        <w:t>י</w:t>
      </w:r>
      <w:r w:rsidR="00502266">
        <w:rPr>
          <w:rStyle w:val="affffe"/>
          <w:rFonts w:hint="cs"/>
          <w:rtl/>
        </w:rPr>
        <w:t>,</w:t>
      </w:r>
    </w:p>
    <w:p w14:paraId="5FDDD42D" w14:textId="77777777" w:rsidR="00E268F4" w:rsidRDefault="00AB7D20" w:rsidP="006D3AD0">
      <w:pPr>
        <w:ind w:left="283" w:firstLine="57"/>
        <w:rPr>
          <w:rFonts w:ascii="Fb Fontext" w:hAnsi="Fb Fontext"/>
          <w:sz w:val="32"/>
          <w:rtl/>
        </w:rPr>
      </w:pPr>
      <w:r w:rsidRPr="00C35A2C">
        <w:rPr>
          <w:rFonts w:ascii="Fb Fontext" w:hAnsi="Fb Fontext" w:hint="cs"/>
          <w:sz w:val="32"/>
          <w:rtl/>
        </w:rPr>
        <w:t xml:space="preserve">דעד מתי הבת ממאנת </w:t>
      </w:r>
      <w:r w:rsidRPr="006D3AD0">
        <w:rPr>
          <w:rStyle w:val="affffe"/>
          <w:rFonts w:hint="cs"/>
          <w:rtl/>
        </w:rPr>
        <w:t>לר</w:t>
      </w:r>
      <w:r w:rsidRPr="006D3AD0">
        <w:rPr>
          <w:rStyle w:val="affffe"/>
          <w:rtl/>
        </w:rPr>
        <w:t>"</w:t>
      </w:r>
      <w:r w:rsidRPr="006D3AD0">
        <w:rPr>
          <w:rStyle w:val="affffe"/>
          <w:rFonts w:hint="cs"/>
          <w:rtl/>
        </w:rPr>
        <w:t>מ</w:t>
      </w:r>
      <w:r w:rsidR="006D3AD0">
        <w:rPr>
          <w:rStyle w:val="affffe"/>
          <w:rFonts w:hint="cs"/>
          <w:rtl/>
        </w:rPr>
        <w:t>:</w:t>
      </w:r>
      <w:r w:rsidRPr="00C35A2C">
        <w:rPr>
          <w:rFonts w:ascii="Fb Fontext" w:hAnsi="Fb Fontext" w:hint="cs"/>
          <w:sz w:val="32"/>
          <w:rtl/>
        </w:rPr>
        <w:t xml:space="preserve"> עד שתביא ב' שערות</w:t>
      </w:r>
      <w:r w:rsidR="00E268F4">
        <w:rPr>
          <w:rFonts w:ascii="Fb Fontext" w:hAnsi="Fb Fontext" w:hint="cs"/>
          <w:sz w:val="32"/>
          <w:rtl/>
        </w:rPr>
        <w:t>,</w:t>
      </w:r>
    </w:p>
    <w:p w14:paraId="6B4482B5" w14:textId="6D68930A" w:rsidR="00AB7D20" w:rsidRDefault="00AB7D20" w:rsidP="006D3AD0">
      <w:pPr>
        <w:ind w:left="1473" w:firstLine="57"/>
        <w:rPr>
          <w:rFonts w:ascii="Fb Fontext" w:hAnsi="Fb Fontext"/>
          <w:sz w:val="32"/>
          <w:rtl/>
        </w:rPr>
      </w:pPr>
      <w:r w:rsidRPr="006D3AD0">
        <w:rPr>
          <w:rStyle w:val="affffe"/>
          <w:rFonts w:hint="cs"/>
          <w:rtl/>
        </w:rPr>
        <w:t>ולר</w:t>
      </w:r>
      <w:r w:rsidRPr="006D3AD0">
        <w:rPr>
          <w:rStyle w:val="affffe"/>
          <w:rtl/>
        </w:rPr>
        <w:t>"</w:t>
      </w:r>
      <w:r w:rsidRPr="006D3AD0">
        <w:rPr>
          <w:rStyle w:val="affffe"/>
          <w:rFonts w:hint="cs"/>
          <w:rtl/>
        </w:rPr>
        <w:t>י</w:t>
      </w:r>
      <w:r w:rsidR="006D3AD0">
        <w:rPr>
          <w:rStyle w:val="affffe"/>
          <w:rFonts w:hint="cs"/>
          <w:rtl/>
        </w:rPr>
        <w:t>:</w:t>
      </w:r>
      <w:r w:rsidRPr="00C35A2C">
        <w:rPr>
          <w:rFonts w:ascii="Fb Fontext" w:hAnsi="Fb Fontext" w:hint="cs"/>
          <w:sz w:val="32"/>
          <w:rtl/>
        </w:rPr>
        <w:t xml:space="preserve"> עד שירבה שחור על הלבן</w:t>
      </w:r>
    </w:p>
    <w:p w14:paraId="3E575264" w14:textId="36AEB80D" w:rsidR="00AB7D20" w:rsidRPr="00F71179" w:rsidRDefault="00AB7D20" w:rsidP="006D3AD0">
      <w:pPr>
        <w:ind w:firstLine="0"/>
        <w:rPr>
          <w:rFonts w:ascii="Fb Fontext" w:hAnsi="Fb Fontext"/>
          <w:spacing w:val="-2"/>
          <w:sz w:val="32"/>
          <w:rtl/>
        </w:rPr>
      </w:pPr>
      <w:r w:rsidRPr="006D3AD0">
        <w:rPr>
          <w:rStyle w:val="affffe"/>
          <w:rFonts w:hint="cs"/>
          <w:rtl/>
        </w:rPr>
        <w:t>ואין לומר דר</w:t>
      </w:r>
      <w:r w:rsidRPr="006D3AD0">
        <w:rPr>
          <w:rStyle w:val="affffe"/>
          <w:rtl/>
        </w:rPr>
        <w:t>"</w:t>
      </w:r>
      <w:r w:rsidRPr="006D3AD0">
        <w:rPr>
          <w:rStyle w:val="affffe"/>
          <w:rFonts w:hint="cs"/>
          <w:rtl/>
        </w:rPr>
        <w:t>י</w:t>
      </w:r>
      <w:r w:rsidR="006D3AD0">
        <w:rPr>
          <w:rStyle w:val="affffe"/>
          <w:rFonts w:hint="cs"/>
          <w:rtl/>
        </w:rPr>
        <w:t>:</w:t>
      </w:r>
      <w:r w:rsidRPr="006D3AD0">
        <w:rPr>
          <w:rStyle w:val="affffe"/>
          <w:rFonts w:hint="cs"/>
          <w:rtl/>
        </w:rPr>
        <w:t xml:space="preserve"> </w:t>
      </w:r>
      <w:r w:rsidRPr="00F71179">
        <w:rPr>
          <w:rFonts w:ascii="Fb Fontext" w:hAnsi="Fb Fontext" w:hint="cs"/>
          <w:spacing w:val="-2"/>
          <w:sz w:val="32"/>
          <w:rtl/>
        </w:rPr>
        <w:t>בקטנה</w:t>
      </w:r>
      <w:r w:rsidRPr="006D3AD0">
        <w:rPr>
          <w:rStyle w:val="affffe"/>
          <w:rFonts w:hint="cs"/>
          <w:rtl/>
        </w:rPr>
        <w:t xml:space="preserve"> ס</w:t>
      </w:r>
      <w:r w:rsidRPr="006D3AD0">
        <w:rPr>
          <w:rStyle w:val="affffe"/>
          <w:rtl/>
        </w:rPr>
        <w:t>"</w:t>
      </w:r>
      <w:r w:rsidRPr="006D3AD0">
        <w:rPr>
          <w:rStyle w:val="affffe"/>
          <w:rFonts w:hint="cs"/>
          <w:rtl/>
        </w:rPr>
        <w:t>ל כר</w:t>
      </w:r>
      <w:r w:rsidRPr="006D3AD0">
        <w:rPr>
          <w:rStyle w:val="affffe"/>
          <w:rtl/>
        </w:rPr>
        <w:t>"</w:t>
      </w:r>
      <w:r w:rsidRPr="006D3AD0">
        <w:rPr>
          <w:rStyle w:val="affffe"/>
          <w:rFonts w:hint="cs"/>
          <w:rtl/>
        </w:rPr>
        <w:t xml:space="preserve">מ </w:t>
      </w:r>
      <w:r w:rsidR="006D3AD0">
        <w:rPr>
          <w:rStyle w:val="affffe"/>
          <w:rFonts w:hint="cs"/>
          <w:rtl/>
        </w:rPr>
        <w:t>-</w:t>
      </w:r>
      <w:r w:rsidRPr="00F71179">
        <w:rPr>
          <w:rFonts w:ascii="Fb Fontext" w:hAnsi="Fb Fontext" w:hint="cs"/>
          <w:spacing w:val="-2"/>
          <w:sz w:val="32"/>
          <w:rtl/>
        </w:rPr>
        <w:t>דהיצ</w:t>
      </w:r>
      <w:r w:rsidRPr="00F71179">
        <w:rPr>
          <w:rFonts w:ascii="Fb Fontext" w:hAnsi="Fb Fontext"/>
          <w:spacing w:val="-2"/>
          <w:sz w:val="32"/>
          <w:rtl/>
        </w:rPr>
        <w:t>"</w:t>
      </w:r>
      <w:r w:rsidRPr="00F71179">
        <w:rPr>
          <w:rFonts w:ascii="Fb Fontext" w:hAnsi="Fb Fontext" w:hint="cs"/>
          <w:spacing w:val="-2"/>
          <w:sz w:val="32"/>
          <w:rtl/>
        </w:rPr>
        <w:t xml:space="preserve">ל </w:t>
      </w:r>
      <w:r w:rsidRPr="006D3AD0">
        <w:rPr>
          <w:rStyle w:val="affffe"/>
          <w:rFonts w:hint="cs"/>
          <w:rtl/>
        </w:rPr>
        <w:t>'</w:t>
      </w:r>
      <w:r w:rsidRPr="006D3AD0">
        <w:rPr>
          <w:rStyle w:val="affffe"/>
          <w:rtl/>
        </w:rPr>
        <w:t>זו דברי ר"מ ור' יהודה</w:t>
      </w:r>
      <w:r w:rsidRPr="006D3AD0">
        <w:rPr>
          <w:rStyle w:val="affffe"/>
          <w:rFonts w:hint="cs"/>
          <w:rtl/>
        </w:rPr>
        <w:t>'.</w:t>
      </w:r>
    </w:p>
    <w:p w14:paraId="37008AE3" w14:textId="5F220ABC" w:rsidR="00AB7D20" w:rsidRPr="00C54C7E" w:rsidRDefault="006D3AD0" w:rsidP="00AB7D20">
      <w:pPr>
        <w:rPr>
          <w:rStyle w:val="afffe"/>
          <w:rtl/>
        </w:rPr>
      </w:pPr>
      <w:r w:rsidRPr="006D3AD0">
        <w:rPr>
          <w:rStyle w:val="affffe"/>
          <w:rFonts w:hint="cs"/>
          <w:rtl/>
        </w:rPr>
        <w:t xml:space="preserve">א. </w:t>
      </w:r>
      <w:r w:rsidR="00AB7D20" w:rsidRPr="00C35A2C">
        <w:rPr>
          <w:rFonts w:ascii="Fb Fontext" w:hAnsi="Fb Fontext"/>
          <w:sz w:val="32"/>
          <w:rtl/>
        </w:rPr>
        <w:t xml:space="preserve">תנא סבר </w:t>
      </w:r>
      <w:r w:rsidR="00AB7D20" w:rsidRPr="006D3AD0">
        <w:rPr>
          <w:rStyle w:val="affffe"/>
          <w:rtl/>
        </w:rPr>
        <w:t>כר"מ</w:t>
      </w:r>
      <w:r w:rsidR="00AB7D20" w:rsidRPr="00C35A2C">
        <w:rPr>
          <w:rFonts w:ascii="Fb Fontext" w:hAnsi="Fb Fontext"/>
          <w:sz w:val="32"/>
          <w:rtl/>
        </w:rPr>
        <w:t xml:space="preserve"> בחדא, ו</w:t>
      </w:r>
      <w:r>
        <w:rPr>
          <w:rFonts w:ascii="Fb Fontext" w:hAnsi="Fb Fontext" w:hint="cs"/>
          <w:sz w:val="32"/>
          <w:rtl/>
        </w:rPr>
        <w:t xml:space="preserve">חלק </w:t>
      </w:r>
      <w:r w:rsidR="00AB7D20" w:rsidRPr="00C35A2C">
        <w:rPr>
          <w:rFonts w:ascii="Fb Fontext" w:hAnsi="Fb Fontext"/>
          <w:sz w:val="32"/>
          <w:rtl/>
        </w:rPr>
        <w:t>בחדא.</w:t>
      </w:r>
    </w:p>
    <w:p w14:paraId="2ADD0806" w14:textId="6893C797" w:rsidR="00AB7D20" w:rsidRPr="00C35A2C" w:rsidRDefault="00AB7D20" w:rsidP="00AB7D20">
      <w:pPr>
        <w:rPr>
          <w:rFonts w:ascii="Fb Fontext" w:hAnsi="Fb Fontext" w:cs="Guttman Vilna"/>
          <w:b/>
          <w:bCs/>
          <w:sz w:val="32"/>
          <w:rtl/>
        </w:rPr>
      </w:pPr>
      <w:r w:rsidRPr="006D3AD0">
        <w:rPr>
          <w:rStyle w:val="affffe"/>
          <w:rFonts w:hint="cs"/>
          <w:rtl/>
        </w:rPr>
        <w:t xml:space="preserve">ב. </w:t>
      </w:r>
      <w:r w:rsidRPr="006D3AD0">
        <w:rPr>
          <w:rStyle w:val="affffe"/>
          <w:rtl/>
        </w:rPr>
        <w:t xml:space="preserve">רפרם </w:t>
      </w:r>
      <w:r w:rsidRPr="00C35A2C">
        <w:rPr>
          <w:rFonts w:ascii="Fb Fontext" w:hAnsi="Fb Fontext"/>
          <w:sz w:val="32"/>
          <w:rtl/>
        </w:rPr>
        <w:t>ממאנת</w:t>
      </w:r>
      <w:r w:rsidR="00594B0E">
        <w:rPr>
          <w:rFonts w:ascii="Fb Fontext" w:hAnsi="Fb Fontext" w:hint="cs"/>
          <w:sz w:val="32"/>
          <w:rtl/>
        </w:rPr>
        <w:t>-</w:t>
      </w:r>
      <w:r w:rsidRPr="00C35A2C">
        <w:rPr>
          <w:rFonts w:ascii="Fb Fontext" w:hAnsi="Fb Fontext"/>
          <w:sz w:val="32"/>
          <w:rtl/>
        </w:rPr>
        <w:t xml:space="preserve"> הראויה למאן.</w:t>
      </w:r>
      <w:r w:rsidRPr="00C35A2C">
        <w:rPr>
          <w:rFonts w:ascii="Fb Fontext" w:hAnsi="Fb Fontext" w:hint="cs"/>
          <w:sz w:val="32"/>
          <w:rtl/>
        </w:rPr>
        <w:t xml:space="preserve"> </w:t>
      </w:r>
      <w:r w:rsidRPr="006D3AD0">
        <w:rPr>
          <w:rStyle w:val="affffe"/>
          <w:rFonts w:hint="cs"/>
          <w:rtl/>
        </w:rPr>
        <w:t>ויקשה</w:t>
      </w:r>
      <w:r w:rsidRPr="00C35A2C">
        <w:rPr>
          <w:rFonts w:ascii="Fb Fontext" w:hAnsi="Fb Fontext" w:hint="cs"/>
          <w:sz w:val="32"/>
          <w:rtl/>
        </w:rPr>
        <w:t xml:space="preserve"> ד</w:t>
      </w:r>
      <w:r w:rsidR="006D3AD0">
        <w:rPr>
          <w:rFonts w:ascii="Fb Fontext" w:hAnsi="Fb Fontext" w:hint="cs"/>
          <w:sz w:val="32"/>
          <w:rtl/>
        </w:rPr>
        <w:t>א</w:t>
      </w:r>
      <w:r w:rsidR="002B7BCC">
        <w:rPr>
          <w:rFonts w:ascii="Fb Fontext" w:hAnsi="Fb Fontext"/>
          <w:sz w:val="32"/>
          <w:rtl/>
        </w:rPr>
        <w:t>"</w:t>
      </w:r>
      <w:r w:rsidR="006D3AD0">
        <w:rPr>
          <w:rFonts w:ascii="Fb Fontext" w:hAnsi="Fb Fontext" w:hint="cs"/>
          <w:sz w:val="32"/>
          <w:rtl/>
        </w:rPr>
        <w:t>ה</w:t>
      </w:r>
      <w:r w:rsidRPr="00C35A2C">
        <w:rPr>
          <w:rFonts w:ascii="Fb Fontext" w:hAnsi="Fb Fontext" w:hint="cs"/>
          <w:sz w:val="32"/>
          <w:rtl/>
        </w:rPr>
        <w:t xml:space="preserve"> ליתני קטנה-</w:t>
      </w:r>
      <w:r w:rsidR="006D3AD0">
        <w:rPr>
          <w:rFonts w:ascii="Fb Fontext" w:hAnsi="Fb Fontext" w:hint="cs"/>
          <w:sz w:val="32"/>
          <w:rtl/>
        </w:rPr>
        <w:t xml:space="preserve"> </w:t>
      </w:r>
      <w:r w:rsidR="006D3AD0" w:rsidRPr="006D3AD0">
        <w:rPr>
          <w:rStyle w:val="affffe"/>
          <w:rFonts w:hint="cs"/>
          <w:rtl/>
        </w:rPr>
        <w:t>קשיא</w:t>
      </w:r>
    </w:p>
    <w:p w14:paraId="4519FADB" w14:textId="20A5BD87" w:rsidR="00AB7D20" w:rsidRPr="004B45D3" w:rsidRDefault="00AB7D20" w:rsidP="004B45D3">
      <w:pPr>
        <w:pStyle w:val="afffd"/>
        <w:rPr>
          <w:rtl/>
        </w:rPr>
      </w:pPr>
      <w:ins w:id="9840" w:author="מספור קטעי משנה" w:date="2026-10-06T06:45:30Z">
        <w:r>
          <w:rPr>
            <w:rStyle w:val="MisparKeta"/>
          </w:rPr>
          <w:t xml:space="preserve">ב. </w:t>
        </w:r>
      </w:ins>
      <w:bookmarkStart w:id="250" w:name="_Toc119353035"/>
      <w:r w:rsidRPr="004B45D3">
        <w:rPr>
          <w:rtl/>
        </w:rPr>
        <w:t>איילונית - אין לה לא קנס ולא פיתוי.</w:t>
      </w:r>
      <w:bookmarkEnd w:id="250"/>
    </w:p>
    <w:p w14:paraId="10B97203" w14:textId="3DD112CD" w:rsidR="00AB7D20" w:rsidRPr="00F71179" w:rsidRDefault="0041447C" w:rsidP="00AB7D20">
      <w:pPr>
        <w:rPr>
          <w:rFonts w:ascii="Fb Fontext" w:hAnsi="Fb Fontext" w:cs="Guttman Vilna"/>
          <w:b/>
          <w:bCs/>
          <w:spacing w:val="-2"/>
          <w:sz w:val="32"/>
          <w:rtl/>
        </w:rPr>
      </w:pPr>
      <w:r>
        <w:rPr>
          <w:rFonts w:ascii="Fb Fontext" w:hAnsi="Fb Fontext" w:hint="cs"/>
          <w:spacing w:val="-2"/>
          <w:sz w:val="32"/>
          <w:rtl/>
        </w:rPr>
        <w:t>והך ד</w:t>
      </w:r>
      <w:r w:rsidR="00AB7D20" w:rsidRPr="00F71179">
        <w:rPr>
          <w:rFonts w:ascii="Fb Fontext" w:hAnsi="Fb Fontext"/>
          <w:spacing w:val="-2"/>
          <w:sz w:val="32"/>
          <w:rtl/>
        </w:rPr>
        <w:t>החרשת, שוטה, ואיילונית יש להן קנס</w:t>
      </w:r>
      <w:r>
        <w:rPr>
          <w:rFonts w:ascii="Fb Fontext" w:hAnsi="Fb Fontext" w:hint="cs"/>
          <w:spacing w:val="-2"/>
          <w:sz w:val="32"/>
          <w:rtl/>
        </w:rPr>
        <w:t>,</w:t>
      </w:r>
      <w:r w:rsidR="00AB7D20" w:rsidRPr="00F71179">
        <w:rPr>
          <w:rFonts w:ascii="Fb Fontext" w:hAnsi="Fb Fontext"/>
          <w:spacing w:val="-2"/>
          <w:sz w:val="32"/>
          <w:rtl/>
        </w:rPr>
        <w:t xml:space="preserve"> </w:t>
      </w:r>
      <w:r>
        <w:rPr>
          <w:rFonts w:ascii="Fb Fontext" w:hAnsi="Fb Fontext" w:hint="cs"/>
          <w:spacing w:val="-2"/>
          <w:sz w:val="32"/>
          <w:rtl/>
        </w:rPr>
        <w:t>ו</w:t>
      </w:r>
      <w:r w:rsidR="00AB7D20" w:rsidRPr="00F71179">
        <w:rPr>
          <w:rFonts w:ascii="Fb Fontext" w:hAnsi="Fb Fontext"/>
          <w:spacing w:val="-2"/>
          <w:sz w:val="32"/>
          <w:rtl/>
        </w:rPr>
        <w:t>טענת בתולים!</w:t>
      </w:r>
      <w:r w:rsidR="00AB7D20" w:rsidRPr="00F71179">
        <w:rPr>
          <w:rFonts w:ascii="Fb Fontext" w:hAnsi="Fb Fontext" w:hint="cs"/>
          <w:spacing w:val="-2"/>
          <w:sz w:val="32"/>
          <w:rtl/>
        </w:rPr>
        <w:t xml:space="preserve">- </w:t>
      </w:r>
      <w:r w:rsidR="00AB7D20" w:rsidRPr="0041447C">
        <w:rPr>
          <w:rStyle w:val="affffe"/>
          <w:rFonts w:hint="cs"/>
          <w:rtl/>
        </w:rPr>
        <w:t>הא ר</w:t>
      </w:r>
      <w:r w:rsidR="00AB7D20" w:rsidRPr="0041447C">
        <w:rPr>
          <w:rStyle w:val="affffe"/>
          <w:rtl/>
        </w:rPr>
        <w:t>"</w:t>
      </w:r>
      <w:r w:rsidR="00AB7D20" w:rsidRPr="0041447C">
        <w:rPr>
          <w:rStyle w:val="affffe"/>
          <w:rFonts w:hint="cs"/>
          <w:rtl/>
        </w:rPr>
        <w:t>מ והא רבנן</w:t>
      </w:r>
    </w:p>
    <w:p w14:paraId="7C577093" w14:textId="77D1BC3F" w:rsidR="00AB7D20" w:rsidRPr="00F71179" w:rsidRDefault="0041447C" w:rsidP="0041447C">
      <w:pPr>
        <w:rPr>
          <w:rFonts w:ascii="Fb Fontext" w:hAnsi="Fb Fontext" w:cs="Guttman Vilna"/>
          <w:b/>
          <w:bCs/>
          <w:spacing w:val="-6"/>
          <w:rtl/>
        </w:rPr>
      </w:pPr>
      <w:r w:rsidRPr="0041447C">
        <w:rPr>
          <w:rStyle w:val="affffe"/>
          <w:rFonts w:hint="cs"/>
          <w:rtl/>
        </w:rPr>
        <w:lastRenderedPageBreak/>
        <w:t>[</w:t>
      </w:r>
      <w:r w:rsidR="00AB7D20" w:rsidRPr="0041447C">
        <w:rPr>
          <w:rStyle w:val="affffe"/>
          <w:rtl/>
        </w:rPr>
        <w:t>ד</w:t>
      </w:r>
      <w:r w:rsidR="00AB7D20" w:rsidRPr="0041447C">
        <w:rPr>
          <w:rStyle w:val="affffe"/>
          <w:rFonts w:hint="cs"/>
          <w:rtl/>
        </w:rPr>
        <w:t>יש להקשות</w:t>
      </w:r>
      <w:r w:rsidR="00AB7D20" w:rsidRPr="00C35A2C">
        <w:rPr>
          <w:rFonts w:ascii="Fb Fontext" w:hAnsi="Fb Fontext" w:hint="cs"/>
          <w:sz w:val="32"/>
          <w:rtl/>
        </w:rPr>
        <w:t xml:space="preserve"> מד</w:t>
      </w:r>
      <w:r w:rsidR="00AB7D20" w:rsidRPr="00C35A2C">
        <w:rPr>
          <w:rFonts w:ascii="Fb Fontext" w:hAnsi="Fb Fontext"/>
          <w:sz w:val="32"/>
          <w:rtl/>
        </w:rPr>
        <w:t xml:space="preserve">חרשת, </w:t>
      </w:r>
      <w:r>
        <w:rPr>
          <w:rFonts w:ascii="Fb Fontext" w:hAnsi="Fb Fontext" w:hint="cs"/>
          <w:sz w:val="32"/>
          <w:rtl/>
        </w:rPr>
        <w:t>ש</w:t>
      </w:r>
      <w:r w:rsidR="00AB7D20" w:rsidRPr="00C35A2C">
        <w:rPr>
          <w:rFonts w:ascii="Fb Fontext" w:hAnsi="Fb Fontext"/>
          <w:sz w:val="32"/>
          <w:rtl/>
        </w:rPr>
        <w:t xml:space="preserve">וטה, </w:t>
      </w:r>
      <w:r>
        <w:rPr>
          <w:rFonts w:ascii="Fb Fontext" w:hAnsi="Fb Fontext" w:hint="cs"/>
          <w:sz w:val="32"/>
          <w:rtl/>
        </w:rPr>
        <w:t>ב</w:t>
      </w:r>
      <w:r w:rsidR="00AB7D20" w:rsidRPr="00C35A2C">
        <w:rPr>
          <w:rFonts w:ascii="Fb Fontext" w:hAnsi="Fb Fontext"/>
          <w:sz w:val="32"/>
          <w:rtl/>
        </w:rPr>
        <w:t>וגרת, ומ</w:t>
      </w:r>
      <w:r>
        <w:rPr>
          <w:rFonts w:ascii="Fb Fontext" w:hAnsi="Fb Fontext" w:hint="cs"/>
          <w:sz w:val="32"/>
          <w:rtl/>
        </w:rPr>
        <w:t>וכ"ע</w:t>
      </w:r>
      <w:r w:rsidR="00AB7D20" w:rsidRPr="00C35A2C">
        <w:rPr>
          <w:rFonts w:ascii="Fb Fontext" w:hAnsi="Fb Fontext"/>
          <w:sz w:val="32"/>
          <w:rtl/>
        </w:rPr>
        <w:t xml:space="preserve"> אין להן טענת בתולים,</w:t>
      </w:r>
      <w:r>
        <w:rPr>
          <w:rFonts w:ascii="Fb Fontext" w:hAnsi="Fb Fontext" w:hint="cs"/>
          <w:sz w:val="32"/>
          <w:rtl/>
        </w:rPr>
        <w:t xml:space="preserve"> </w:t>
      </w:r>
      <w:r w:rsidR="00AB7D20" w:rsidRPr="00F71179">
        <w:rPr>
          <w:rFonts w:ascii="Fb Fontext" w:hAnsi="Fb Fontext"/>
          <w:spacing w:val="-6"/>
          <w:rtl/>
        </w:rPr>
        <w:t>סומא ואיילונית - יש להן</w:t>
      </w:r>
      <w:r>
        <w:rPr>
          <w:rFonts w:ascii="Fb Fontext" w:hAnsi="Fb Fontext" w:hint="cs"/>
          <w:spacing w:val="-6"/>
          <w:rtl/>
        </w:rPr>
        <w:t>,</w:t>
      </w:r>
      <w:r w:rsidR="00AB7D20" w:rsidRPr="00F71179">
        <w:rPr>
          <w:rFonts w:ascii="Fb Fontext" w:hAnsi="Fb Fontext"/>
          <w:spacing w:val="-6"/>
          <w:rtl/>
        </w:rPr>
        <w:t xml:space="preserve"> </w:t>
      </w:r>
      <w:r w:rsidRPr="0041447C">
        <w:rPr>
          <w:rStyle w:val="affffe"/>
          <w:rFonts w:hint="cs"/>
          <w:rtl/>
        </w:rPr>
        <w:t>סומכוס</w:t>
      </w:r>
      <w:r w:rsidR="00AB7D20" w:rsidRPr="0041447C">
        <w:rPr>
          <w:rStyle w:val="affffe"/>
          <w:rtl/>
        </w:rPr>
        <w:t xml:space="preserve"> </w:t>
      </w:r>
      <w:r w:rsidR="00740FA7">
        <w:rPr>
          <w:rStyle w:val="affffe"/>
          <w:rFonts w:hint="cs"/>
          <w:rtl/>
        </w:rPr>
        <w:t>מ</w:t>
      </w:r>
      <w:r w:rsidR="00AB7D20" w:rsidRPr="0041447C">
        <w:rPr>
          <w:rStyle w:val="affffe"/>
          <w:rtl/>
        </w:rPr>
        <w:t>ר"מ:</w:t>
      </w:r>
      <w:r w:rsidR="00AB7D20" w:rsidRPr="00F71179">
        <w:rPr>
          <w:rFonts w:ascii="Fb Fontext" w:hAnsi="Fb Fontext"/>
          <w:spacing w:val="-6"/>
          <w:rtl/>
        </w:rPr>
        <w:t xml:space="preserve"> סומא אין לה</w:t>
      </w:r>
      <w:r w:rsidR="00502266">
        <w:rPr>
          <w:rFonts w:ascii="Fb Fontext" w:hAnsi="Fb Fontext" w:hint="cs"/>
          <w:spacing w:val="-6"/>
          <w:rtl/>
        </w:rPr>
        <w:t>,</w:t>
      </w:r>
    </w:p>
    <w:p w14:paraId="4186BFC6" w14:textId="0DF5D05C" w:rsidR="00AB7D20" w:rsidRPr="00C35A2C" w:rsidRDefault="00AB7D20" w:rsidP="0041447C">
      <w:pPr>
        <w:rPr>
          <w:rFonts w:ascii="Fb Fontext" w:hAnsi="Fb Fontext"/>
          <w:rtl/>
        </w:rPr>
      </w:pPr>
      <w:r w:rsidRPr="0041447C">
        <w:rPr>
          <w:rStyle w:val="affffe"/>
          <w:rFonts w:hint="cs"/>
          <w:rtl/>
        </w:rPr>
        <w:t>ר</w:t>
      </w:r>
      <w:r w:rsidRPr="0041447C">
        <w:rPr>
          <w:rStyle w:val="affffe"/>
          <w:rtl/>
        </w:rPr>
        <w:t>"</w:t>
      </w:r>
      <w:r w:rsidRPr="0041447C">
        <w:rPr>
          <w:rStyle w:val="affffe"/>
          <w:rFonts w:hint="cs"/>
          <w:rtl/>
        </w:rPr>
        <w:t>ש</w:t>
      </w:r>
      <w:r w:rsidR="0041447C">
        <w:rPr>
          <w:rStyle w:val="affffe"/>
          <w:rFonts w:hint="cs"/>
          <w:rtl/>
        </w:rPr>
        <w:t>:</w:t>
      </w:r>
      <w:r w:rsidRPr="0041447C">
        <w:rPr>
          <w:rStyle w:val="affffe"/>
          <w:rFonts w:hint="cs"/>
          <w:rtl/>
        </w:rPr>
        <w:t xml:space="preserve"> </w:t>
      </w:r>
      <w:r w:rsidRPr="00C35A2C">
        <w:rPr>
          <w:rFonts w:ascii="Fb Fontext" w:hAnsi="Fb Fontext"/>
          <w:sz w:val="32"/>
          <w:rtl/>
        </w:rPr>
        <w:t xml:space="preserve"> </w:t>
      </w:r>
      <w:r w:rsidRPr="0041447C">
        <w:rPr>
          <w:rStyle w:val="affffe"/>
          <w:rtl/>
        </w:rPr>
        <w:t>הא ר</w:t>
      </w:r>
      <w:r w:rsidR="0041447C" w:rsidRPr="0041447C">
        <w:rPr>
          <w:rStyle w:val="affffe"/>
          <w:rFonts w:hint="cs"/>
          <w:rtl/>
        </w:rPr>
        <w:t>"ג</w:t>
      </w:r>
      <w:r w:rsidR="0041447C">
        <w:rPr>
          <w:rStyle w:val="affffe"/>
          <w:rFonts w:hint="cs"/>
          <w:rtl/>
        </w:rPr>
        <w:t xml:space="preserve"> </w:t>
      </w:r>
      <w:r w:rsidR="0041447C" w:rsidRPr="0041447C">
        <w:rPr>
          <w:rStyle w:val="afffff0"/>
          <w:rFonts w:hint="cs"/>
          <w:rtl/>
        </w:rPr>
        <w:t>דאף בלא טענה שמעי' דפתח פיך לאלם</w:t>
      </w:r>
      <w:r w:rsidR="0041447C">
        <w:rPr>
          <w:rFonts w:ascii="Fb Fontext" w:hAnsi="Fb Fontext" w:hint="cs"/>
          <w:sz w:val="32"/>
          <w:rtl/>
        </w:rPr>
        <w:t xml:space="preserve">, </w:t>
      </w:r>
      <w:r w:rsidR="0041447C" w:rsidRPr="0041447C">
        <w:rPr>
          <w:rStyle w:val="affffe"/>
          <w:rFonts w:hint="cs"/>
          <w:rtl/>
        </w:rPr>
        <w:t>והא ר' יהושע</w:t>
      </w:r>
      <w:r w:rsidR="00502266">
        <w:rPr>
          <w:rStyle w:val="affffe"/>
          <w:rFonts w:hint="cs"/>
          <w:rtl/>
        </w:rPr>
        <w:t>,</w:t>
      </w:r>
    </w:p>
    <w:p w14:paraId="13AD89DE" w14:textId="0D25D103" w:rsidR="00E268F4" w:rsidRDefault="00AB7D20" w:rsidP="004B45D3">
      <w:pPr>
        <w:pStyle w:val="afffd"/>
        <w:rPr>
          <w:rFonts w:ascii="Fb Fontext" w:hAnsi="Fb Fontext"/>
          <w:spacing w:val="-2"/>
          <w:rtl/>
        </w:rPr>
      </w:pPr>
      <w:ins w:id="9841" w:author="מספור קטעי משנה" w:date="2026-10-06T06:45:30Z">
        <w:r>
          <w:rPr>
            <w:rStyle w:val="MisparKeta"/>
          </w:rPr>
          <w:t xml:space="preserve">ג. </w:t>
        </w:r>
      </w:ins>
      <w:bookmarkStart w:id="251" w:name="_Toc119353036"/>
      <w:r w:rsidRPr="004B45D3">
        <w:rPr>
          <w:rtl/>
        </w:rPr>
        <w:t>והבוגרת אין לה טענת בתולים</w:t>
      </w:r>
      <w:r w:rsidR="00E268F4">
        <w:rPr>
          <w:rFonts w:ascii="Fb Fontext" w:hAnsi="Fb Fontext" w:hint="cs"/>
          <w:spacing w:val="-2"/>
          <w:rtl/>
        </w:rPr>
        <w:t>,</w:t>
      </w:r>
      <w:bookmarkEnd w:id="251"/>
    </w:p>
    <w:p w14:paraId="35C83AA8" w14:textId="5C21B1C4" w:rsidR="00AB7D20" w:rsidRPr="00F71179" w:rsidRDefault="00AB7D20" w:rsidP="00AB7D20">
      <w:pPr>
        <w:rPr>
          <w:rFonts w:ascii="Fb Fontext" w:hAnsi="Fb Fontext"/>
          <w:spacing w:val="-2"/>
          <w:sz w:val="32"/>
          <w:rtl/>
        </w:rPr>
      </w:pPr>
      <w:r w:rsidRPr="0041447C">
        <w:rPr>
          <w:rStyle w:val="afffff0"/>
          <w:rFonts w:hint="cs"/>
          <w:rtl/>
        </w:rPr>
        <w:t>בטען פתח פתוח</w:t>
      </w:r>
      <w:r w:rsidRPr="00F71179">
        <w:rPr>
          <w:rFonts w:ascii="Fb Fontext" w:hAnsi="Fb Fontext" w:hint="cs"/>
          <w:spacing w:val="-2"/>
          <w:sz w:val="32"/>
          <w:rtl/>
        </w:rPr>
        <w:t xml:space="preserve"> ד</w:t>
      </w:r>
      <w:r w:rsidR="0041447C">
        <w:rPr>
          <w:rFonts w:ascii="Fb Fontext" w:hAnsi="Fb Fontext" w:hint="cs"/>
          <w:spacing w:val="-2"/>
          <w:sz w:val="32"/>
          <w:rtl/>
        </w:rPr>
        <w:t>ל</w:t>
      </w:r>
      <w:r w:rsidRPr="00F71179">
        <w:rPr>
          <w:rFonts w:ascii="Fb Fontext" w:hAnsi="Fb Fontext" w:hint="cs"/>
          <w:spacing w:val="-2"/>
          <w:sz w:val="32"/>
          <w:rtl/>
        </w:rPr>
        <w:t>גבי דמים נותנין לה לילה הראשון</w:t>
      </w:r>
      <w:r w:rsidR="00502266">
        <w:rPr>
          <w:rFonts w:ascii="Fb Fontext" w:hAnsi="Fb Fontext" w:hint="cs"/>
          <w:spacing w:val="-2"/>
          <w:sz w:val="32"/>
          <w:rtl/>
        </w:rPr>
        <w:t>,</w:t>
      </w:r>
    </w:p>
    <w:p w14:paraId="6E8B4475" w14:textId="457CDD50" w:rsidR="00AB7D20" w:rsidRPr="00F71179" w:rsidRDefault="00AB7D20" w:rsidP="0041447C">
      <w:pPr>
        <w:rPr>
          <w:rFonts w:ascii="Fb Fontext" w:hAnsi="Fb Fontext"/>
          <w:spacing w:val="-2"/>
          <w:rtl/>
        </w:rPr>
      </w:pPr>
      <w:r w:rsidRPr="00C35A2C">
        <w:rPr>
          <w:rFonts w:ascii="Fb Fontext" w:hAnsi="Fb Fontext"/>
          <w:rtl/>
        </w:rPr>
        <w:t>•</w:t>
      </w:r>
      <w:r w:rsidRPr="00C35A2C">
        <w:rPr>
          <w:rFonts w:ascii="Fb Fontext" w:hAnsi="Fb Fontext" w:hint="cs"/>
          <w:rtl/>
        </w:rPr>
        <w:t xml:space="preserve"> </w:t>
      </w:r>
      <w:r w:rsidRPr="0041447C">
        <w:rPr>
          <w:rStyle w:val="affffe"/>
          <w:rtl/>
        </w:rPr>
        <w:t xml:space="preserve">סומכוס </w:t>
      </w:r>
      <w:r w:rsidR="0041447C" w:rsidRPr="0041447C">
        <w:rPr>
          <w:rStyle w:val="affffe"/>
          <w:rFonts w:hint="cs"/>
          <w:rtl/>
        </w:rPr>
        <w:t>מ</w:t>
      </w:r>
      <w:r w:rsidRPr="0041447C">
        <w:rPr>
          <w:rStyle w:val="affffe"/>
          <w:rtl/>
        </w:rPr>
        <w:t>ר"מ:</w:t>
      </w:r>
      <w:r w:rsidRPr="00C35A2C">
        <w:rPr>
          <w:rFonts w:ascii="Fb Fontext" w:hAnsi="Fb Fontext"/>
          <w:rtl/>
        </w:rPr>
        <w:t xml:space="preserve"> סומא אין לה טענת בתולים.</w:t>
      </w:r>
      <w:r w:rsidR="0041447C">
        <w:rPr>
          <w:rFonts w:ascii="Fb Fontext" w:hAnsi="Fb Fontext" w:hint="cs"/>
          <w:rtl/>
        </w:rPr>
        <w:t xml:space="preserve"> </w:t>
      </w:r>
      <w:r w:rsidR="0041447C">
        <w:rPr>
          <w:rFonts w:ascii="Fb Fontext" w:hAnsi="Fb Fontext" w:hint="cs"/>
          <w:spacing w:val="-2"/>
          <w:rtl/>
        </w:rPr>
        <w:t>-מ</w:t>
      </w:r>
      <w:r w:rsidRPr="00F71179">
        <w:rPr>
          <w:rFonts w:ascii="Fb Fontext" w:hAnsi="Fb Fontext"/>
          <w:spacing w:val="-2"/>
          <w:rtl/>
        </w:rPr>
        <w:t xml:space="preserve">פני שנחבטת </w:t>
      </w:r>
      <w:r w:rsidRPr="00730169">
        <w:rPr>
          <w:rFonts w:ascii="Fb Fontext" w:hAnsi="Fb Fontext"/>
          <w:spacing w:val="-4"/>
          <w:rtl/>
        </w:rPr>
        <w:t>ע"ג קרקע</w:t>
      </w:r>
      <w:r w:rsidRPr="00730169">
        <w:rPr>
          <w:rFonts w:ascii="Fb Fontext" w:hAnsi="Fb Fontext" w:hint="cs"/>
          <w:spacing w:val="-4"/>
          <w:rtl/>
        </w:rPr>
        <w:t xml:space="preserve"> אינה רואה ואינה מראה לאמה וכולם רואות ומראות</w:t>
      </w:r>
      <w:r w:rsidRPr="00730169">
        <w:rPr>
          <w:rFonts w:ascii="Fb Fontext" w:hAnsi="Fb Fontext"/>
          <w:spacing w:val="-4"/>
          <w:rtl/>
        </w:rPr>
        <w:t>.</w:t>
      </w:r>
    </w:p>
    <w:p w14:paraId="107C2347" w14:textId="77777777" w:rsidR="00FD0518" w:rsidRDefault="00AB7D20" w:rsidP="0041447C">
      <w:pPr>
        <w:rPr>
          <w:rFonts w:ascii="Fb Fontext" w:hAnsi="Fb Fontext"/>
          <w:rtl/>
        </w:rPr>
      </w:pPr>
      <w:r w:rsidRPr="00CA108A">
        <w:rPr>
          <w:rFonts w:ascii="Fb Fontext" w:hAnsi="Fb Fontext" w:cs="PFT_Frank"/>
          <w:b/>
          <w:bCs/>
          <w:szCs w:val="14"/>
          <w:rtl/>
        </w:rPr>
        <w:t>והיוצאת משום ש</w:t>
      </w:r>
      <w:r w:rsidR="0041447C" w:rsidRPr="00CA108A">
        <w:rPr>
          <w:rFonts w:ascii="Fb Fontext" w:hAnsi="Fb Fontext" w:cs="PFT_Frank" w:hint="cs"/>
          <w:b/>
          <w:bCs/>
          <w:szCs w:val="14"/>
          <w:rtl/>
        </w:rPr>
        <w:t>"ר</w:t>
      </w:r>
      <w:r w:rsidRPr="00C35A2C">
        <w:rPr>
          <w:rFonts w:ascii="Fb Fontext" w:hAnsi="Fb Fontext"/>
          <w:rtl/>
        </w:rPr>
        <w:t xml:space="preserve"> אין לה קנס ופיתוי.</w:t>
      </w:r>
      <w:r w:rsidRPr="00C35A2C">
        <w:rPr>
          <w:rFonts w:ascii="Fb Fontext" w:hAnsi="Fb Fontext" w:hint="cs"/>
          <w:rtl/>
        </w:rPr>
        <w:t xml:space="preserve"> </w:t>
      </w:r>
      <w:r w:rsidR="00FD0518">
        <w:rPr>
          <w:rFonts w:ascii="Fb Fontext" w:hAnsi="Fb Fontext"/>
          <w:rtl/>
        </w:rPr>
        <w:t>–</w:t>
      </w:r>
      <w:r w:rsidR="00FD0518">
        <w:rPr>
          <w:rFonts w:ascii="Fb Fontext" w:hAnsi="Fb Fontext" w:hint="cs"/>
          <w:rtl/>
        </w:rPr>
        <w:t xml:space="preserve"> כר''ש </w:t>
      </w:r>
    </w:p>
    <w:p w14:paraId="5685B74B" w14:textId="17DDA25F" w:rsidR="00AB7D20" w:rsidRPr="00C35A2C" w:rsidRDefault="00FD0518" w:rsidP="00FD0518">
      <w:pPr>
        <w:ind w:firstLine="0"/>
        <w:rPr>
          <w:rFonts w:ascii="Fb Fontext" w:hAnsi="Fb Fontext" w:cs="Guttman Vilna"/>
          <w:b/>
          <w:bCs/>
          <w:sz w:val="32"/>
          <w:rtl/>
        </w:rPr>
      </w:pPr>
      <w:r>
        <w:rPr>
          <w:rStyle w:val="afffff0"/>
          <w:rFonts w:hint="cs"/>
          <w:rtl/>
        </w:rPr>
        <w:t>[ו</w:t>
      </w:r>
      <w:r w:rsidR="00AB7D20" w:rsidRPr="00FD0518">
        <w:rPr>
          <w:rStyle w:val="afffff0"/>
          <w:rFonts w:hint="cs"/>
          <w:rtl/>
        </w:rPr>
        <w:t>לא מ</w:t>
      </w:r>
      <w:r w:rsidR="0041447C" w:rsidRPr="00FD0518">
        <w:rPr>
          <w:rStyle w:val="afffff0"/>
          <w:rFonts w:hint="cs"/>
          <w:rtl/>
        </w:rPr>
        <w:t>צד</w:t>
      </w:r>
      <w:r w:rsidR="00AB7D20" w:rsidRPr="00FD0518">
        <w:rPr>
          <w:rStyle w:val="afffff0"/>
          <w:rFonts w:hint="cs"/>
          <w:rtl/>
        </w:rPr>
        <w:t xml:space="preserve"> ש</w:t>
      </w:r>
      <w:r w:rsidR="0041447C" w:rsidRPr="00FD0518">
        <w:rPr>
          <w:rStyle w:val="afffff0"/>
          <w:rFonts w:hint="cs"/>
          <w:rtl/>
        </w:rPr>
        <w:t>"ר</w:t>
      </w:r>
      <w:r w:rsidR="00AB7D20" w:rsidRPr="00FD0518">
        <w:rPr>
          <w:rStyle w:val="afffff0"/>
          <w:rFonts w:hint="cs"/>
          <w:rtl/>
        </w:rPr>
        <w:t xml:space="preserve"> </w:t>
      </w:r>
      <w:r>
        <w:rPr>
          <w:rStyle w:val="afffff0"/>
          <w:rFonts w:hint="cs"/>
          <w:rtl/>
        </w:rPr>
        <w:t>-</w:t>
      </w:r>
      <w:r w:rsidR="00AB7D20" w:rsidRPr="00FD0518">
        <w:rPr>
          <w:rStyle w:val="afffff0"/>
          <w:rFonts w:hint="cs"/>
          <w:rtl/>
        </w:rPr>
        <w:t>דבת סקילה היא</w:t>
      </w:r>
      <w:r>
        <w:rPr>
          <w:rStyle w:val="afffff0"/>
          <w:rFonts w:hint="cs"/>
          <w:rtl/>
        </w:rPr>
        <w:t>]</w:t>
      </w:r>
    </w:p>
    <w:p w14:paraId="366926A1" w14:textId="43EFAF40" w:rsidR="00AB7D20" w:rsidRPr="00C35A2C" w:rsidRDefault="00AB7D20" w:rsidP="00142B0A">
      <w:pPr>
        <w:rPr>
          <w:rFonts w:ascii="Fb Fontext" w:hAnsi="Fb Fontext"/>
          <w:rtl/>
        </w:rPr>
      </w:pPr>
      <w:r w:rsidRPr="00142B0A">
        <w:rPr>
          <w:rStyle w:val="affffe"/>
          <w:rtl/>
        </w:rPr>
        <w:t>•</w:t>
      </w:r>
      <w:r w:rsidRPr="00142B0A">
        <w:rPr>
          <w:rStyle w:val="affffe"/>
          <w:rFonts w:hint="cs"/>
          <w:rtl/>
        </w:rPr>
        <w:t xml:space="preserve"> ר</w:t>
      </w:r>
      <w:r w:rsidRPr="00142B0A">
        <w:rPr>
          <w:rStyle w:val="affffe"/>
          <w:rtl/>
        </w:rPr>
        <w:t>"</w:t>
      </w:r>
      <w:r w:rsidRPr="00142B0A">
        <w:rPr>
          <w:rStyle w:val="affffe"/>
          <w:rFonts w:hint="cs"/>
          <w:rtl/>
        </w:rPr>
        <w:t>פ</w:t>
      </w:r>
      <w:r w:rsidRPr="00142B0A">
        <w:rPr>
          <w:rStyle w:val="affffe"/>
          <w:rtl/>
        </w:rPr>
        <w:t>:</w:t>
      </w:r>
      <w:r w:rsidRPr="00C35A2C">
        <w:rPr>
          <w:rFonts w:ascii="Fb Fontext" w:hAnsi="Fb Fontext"/>
          <w:sz w:val="32"/>
          <w:rtl/>
        </w:rPr>
        <w:t xml:space="preserve"> </w:t>
      </w:r>
      <w:r w:rsidRPr="00CA108A">
        <w:rPr>
          <w:rFonts w:ascii="Fb Fontext" w:hAnsi="Fb Fontext" w:cs="PFT_Frank"/>
          <w:b/>
          <w:bCs/>
          <w:sz w:val="32"/>
          <w:szCs w:val="14"/>
          <w:rtl/>
        </w:rPr>
        <w:t>ש"מ</w:t>
      </w:r>
      <w:r w:rsidRPr="00C35A2C">
        <w:rPr>
          <w:rFonts w:ascii="Fb Fontext" w:hAnsi="Fb Fontext"/>
          <w:sz w:val="32"/>
          <w:rtl/>
        </w:rPr>
        <w:t xml:space="preserve">, שטר רע לא </w:t>
      </w:r>
      <w:r w:rsidR="00142B0A">
        <w:rPr>
          <w:rFonts w:ascii="Fb Fontext" w:hAnsi="Fb Fontext" w:hint="cs"/>
          <w:sz w:val="32"/>
          <w:rtl/>
        </w:rPr>
        <w:t>גובין</w:t>
      </w:r>
      <w:r w:rsidRPr="00C35A2C">
        <w:rPr>
          <w:rFonts w:ascii="Fb Fontext" w:hAnsi="Fb Fontext"/>
          <w:sz w:val="32"/>
          <w:rtl/>
        </w:rPr>
        <w:t xml:space="preserve"> ב</w:t>
      </w:r>
      <w:r w:rsidR="00142B0A">
        <w:rPr>
          <w:rFonts w:ascii="Fb Fontext" w:hAnsi="Fb Fontext" w:hint="cs"/>
          <w:sz w:val="32"/>
          <w:rtl/>
        </w:rPr>
        <w:t>ו</w:t>
      </w:r>
      <w:r w:rsidRPr="00C35A2C">
        <w:rPr>
          <w:rFonts w:ascii="Fb Fontext" w:hAnsi="Fb Fontext"/>
          <w:sz w:val="32"/>
          <w:rtl/>
        </w:rPr>
        <w:t>.</w:t>
      </w:r>
      <w:r w:rsidR="00142B0A" w:rsidRPr="00142B0A">
        <w:rPr>
          <w:rStyle w:val="afffff0"/>
          <w:rFonts w:hint="cs"/>
          <w:rtl/>
        </w:rPr>
        <w:t xml:space="preserve"> [</w:t>
      </w:r>
      <w:r w:rsidRPr="00142B0A">
        <w:rPr>
          <w:rStyle w:val="afffff0"/>
          <w:rFonts w:hint="cs"/>
          <w:rtl/>
        </w:rPr>
        <w:t xml:space="preserve">לא שיצא קול ששטר מזוייף </w:t>
      </w:r>
      <w:r w:rsidR="00142B0A" w:rsidRPr="00142B0A">
        <w:rPr>
          <w:rStyle w:val="afffff0"/>
          <w:rFonts w:hint="cs"/>
          <w:rtl/>
        </w:rPr>
        <w:t>או</w:t>
      </w:r>
      <w:r w:rsidRPr="00142B0A">
        <w:rPr>
          <w:rStyle w:val="afffff0"/>
          <w:rFonts w:hint="cs"/>
          <w:rtl/>
        </w:rPr>
        <w:t xml:space="preserve"> שזינתה</w:t>
      </w:r>
      <w:r w:rsidR="00142B0A" w:rsidRPr="00142B0A">
        <w:rPr>
          <w:rStyle w:val="afffff0"/>
          <w:rFonts w:hint="cs"/>
          <w:rtl/>
        </w:rPr>
        <w:t>-</w:t>
      </w:r>
      <w:r w:rsidRPr="00142B0A">
        <w:rPr>
          <w:rStyle w:val="afffff0"/>
          <w:rFonts w:hint="cs"/>
          <w:rtl/>
        </w:rPr>
        <w:t xml:space="preserve"> דהא </w:t>
      </w:r>
      <w:r w:rsidRPr="00142B0A">
        <w:rPr>
          <w:rStyle w:val="afffff0"/>
          <w:rtl/>
        </w:rPr>
        <w:t>יצא לה שם מזנה בעיר אין חוששין לה</w:t>
      </w:r>
      <w:r w:rsidR="00142B0A" w:rsidRPr="00142B0A">
        <w:rPr>
          <w:rStyle w:val="afffff0"/>
          <w:rFonts w:hint="cs"/>
          <w:rtl/>
        </w:rPr>
        <w:t>]</w:t>
      </w:r>
    </w:p>
    <w:p w14:paraId="7AFBCD45" w14:textId="092B1A5D" w:rsidR="00AB7D20" w:rsidRPr="00C35A2C" w:rsidRDefault="00AB7D20" w:rsidP="00AB7D20">
      <w:pPr>
        <w:rPr>
          <w:rFonts w:ascii="Fb Fontext" w:hAnsi="Fb Fontext"/>
          <w:rtl/>
        </w:rPr>
      </w:pPr>
      <w:r w:rsidRPr="00142B0A">
        <w:rPr>
          <w:rStyle w:val="affffe"/>
          <w:rtl/>
        </w:rPr>
        <w:t>אלא</w:t>
      </w:r>
      <w:r w:rsidRPr="00142B0A">
        <w:rPr>
          <w:rStyle w:val="affffe"/>
          <w:rFonts w:hint="cs"/>
          <w:rtl/>
        </w:rPr>
        <w:t xml:space="preserve"> </w:t>
      </w:r>
      <w:r w:rsidRPr="00C35A2C">
        <w:rPr>
          <w:rFonts w:ascii="Fb Fontext" w:hAnsi="Fb Fontext" w:hint="cs"/>
          <w:rtl/>
        </w:rPr>
        <w:t xml:space="preserve">שהעידו שנים שתבעתם לאיסור וכן </w:t>
      </w:r>
      <w:r w:rsidR="00142B0A">
        <w:rPr>
          <w:rFonts w:ascii="Fb Fontext" w:hAnsi="Fb Fontext" w:hint="cs"/>
          <w:rtl/>
        </w:rPr>
        <w:t>כאן</w:t>
      </w:r>
      <w:r w:rsidRPr="00C35A2C">
        <w:rPr>
          <w:rFonts w:ascii="Fb Fontext" w:hAnsi="Fb Fontext" w:hint="cs"/>
          <w:rtl/>
        </w:rPr>
        <w:t xml:space="preserve"> שביקש מהם לזייף - דכיוון </w:t>
      </w:r>
      <w:r w:rsidR="00142B0A">
        <w:rPr>
          <w:rFonts w:ascii="Fb Fontext" w:hAnsi="Fb Fontext" w:hint="cs"/>
          <w:rtl/>
        </w:rPr>
        <w:t>שמחזר לזייף</w:t>
      </w:r>
      <w:r w:rsidRPr="00C35A2C">
        <w:rPr>
          <w:rFonts w:ascii="Fb Fontext" w:hAnsi="Fb Fontext" w:hint="cs"/>
          <w:rtl/>
        </w:rPr>
        <w:t xml:space="preserve"> זי</w:t>
      </w:r>
      <w:r w:rsidR="00142B0A">
        <w:rPr>
          <w:rFonts w:ascii="Fb Fontext" w:hAnsi="Fb Fontext" w:hint="cs"/>
          <w:rtl/>
        </w:rPr>
        <w:t>יף</w:t>
      </w:r>
      <w:r w:rsidRPr="00C35A2C">
        <w:rPr>
          <w:rFonts w:ascii="Fb Fontext" w:hAnsi="Fb Fontext" w:hint="cs"/>
          <w:rtl/>
        </w:rPr>
        <w:t xml:space="preserve"> וכתב</w:t>
      </w:r>
      <w:r w:rsidR="00142B0A">
        <w:rPr>
          <w:rFonts w:ascii="Fb Fontext" w:hAnsi="Fb Fontext" w:hint="cs"/>
          <w:rtl/>
        </w:rPr>
        <w:t>,</w:t>
      </w:r>
    </w:p>
    <w:p>
      <w:pPr>
        <w:pStyle w:val="MishnaBatzad"/>
        <w:rPr>
          <w:ins w:id="20398" w:author="קלוד" w:date="2026-10-06T10:09:07Z"/>
        </w:rPr>
      </w:pPr>
      <w:ins w:id="20397" w:author="קלוד" w:date="2026-10-06T10:09:07Z">
        <w:r>
          <w:t xml:space="preserve">משנה ב</w:t>
        </w:r>
      </w:ins>
    </w:p>
    <w:p w14:paraId="5882729F" w14:textId="79A335D4" w:rsidR="00AB7D20" w:rsidRPr="00142B0A" w:rsidRDefault="00AB7D20" w:rsidP="00142B0A">
      <w:pPr>
        <w:pStyle w:val="afff5"/>
        <w:rPr>
          <w:rtl/>
        </w:rPr>
      </w:pPr>
      <w:bookmarkStart w:id="252" w:name="_Toc119353037"/>
      <w:r w:rsidRPr="007E26F8">
        <w:rPr>
          <w:rStyle w:val="afffff5"/>
          <w:rtl/>
        </w:rPr>
        <w:t>ואלו שאין להן קנס:</w:t>
      </w:r>
      <w:bookmarkEnd w:id="252"/>
      <w:r w:rsidRPr="00142B0A">
        <w:rPr>
          <w:rtl/>
        </w:rPr>
        <w:t xml:space="preserve"> הבא על הגיורת, שבויה, שפחה, שנפדו ושנתגיירו ושנשתחררו יתירות על בנות </w:t>
      </w:r>
      <w:r w:rsidR="00142B0A">
        <w:rPr>
          <w:rFonts w:hint="cs"/>
          <w:rtl/>
        </w:rPr>
        <w:t>ג'</w:t>
      </w:r>
      <w:r w:rsidRPr="00142B0A">
        <w:rPr>
          <w:rtl/>
        </w:rPr>
        <w:t xml:space="preserve"> שנים ויום א</w:t>
      </w:r>
      <w:r w:rsidR="00142B0A">
        <w:rPr>
          <w:rFonts w:hint="cs"/>
          <w:rtl/>
        </w:rPr>
        <w:t>'</w:t>
      </w:r>
      <w:r w:rsidRPr="00142B0A">
        <w:rPr>
          <w:rtl/>
        </w:rPr>
        <w:t>.</w:t>
      </w:r>
    </w:p>
    <w:p w14:paraId="1F742DA2" w14:textId="02145CA4" w:rsidR="00AB7D20" w:rsidRPr="00142B0A" w:rsidRDefault="00AB7D20" w:rsidP="00142B0A">
      <w:pPr>
        <w:pStyle w:val="afff5"/>
        <w:rPr>
          <w:rtl/>
        </w:rPr>
      </w:pPr>
      <w:r w:rsidRPr="00142B0A">
        <w:rPr>
          <w:rStyle w:val="TanaimMishna"/>
          <w:rtl/>
          <w:rPrChange w:id="20071" w:author="קלוד" w:date="2026-10-06T10:09:07Z">
            <w:rPr>
              <w:rStyle w:val="affffe"/>
              <w:rtl/>
            </w:rPr>
          </w:rPrChange>
        </w:rPr>
        <w:t>רבי יהודה:</w:t>
      </w:r>
      <w:r w:rsidRPr="00142B0A">
        <w:rPr>
          <w:rtl/>
        </w:rPr>
        <w:t xml:space="preserve"> שבויה שנפדית הרי היא בקדושתה </w:t>
      </w:r>
      <w:r w:rsidR="0061471E">
        <w:rPr>
          <w:rtl/>
        </w:rPr>
        <w:t>אף</w:t>
      </w:r>
      <w:r w:rsidRPr="00142B0A">
        <w:rPr>
          <w:rtl/>
        </w:rPr>
        <w:t xml:space="preserve"> שגדולה.</w:t>
      </w:r>
    </w:p>
    <w:p w14:paraId="47075A98" w14:textId="1A346B45" w:rsidR="00AB7D20" w:rsidRPr="00142B0A" w:rsidRDefault="00AB7D20" w:rsidP="00142B0A">
      <w:pPr>
        <w:pStyle w:val="afff5"/>
        <w:rPr>
          <w:rtl/>
        </w:rPr>
      </w:pPr>
      <w:r w:rsidRPr="00142B0A">
        <w:rPr>
          <w:rtl/>
        </w:rPr>
        <w:t>הבא על בתו, בת בתו, בת בנו, בת אשתו, בת בנה, בת בתה</w:t>
      </w:r>
    </w:p>
    <w:p w14:paraId="002B62A6" w14:textId="1F872BD8" w:rsidR="00AB7D20" w:rsidRPr="00142B0A" w:rsidRDefault="00AB7D20" w:rsidP="00142B0A">
      <w:pPr>
        <w:pStyle w:val="afff5"/>
        <w:rPr>
          <w:rtl/>
        </w:rPr>
      </w:pPr>
      <w:r w:rsidRPr="00142B0A">
        <w:rPr>
          <w:rtl/>
        </w:rPr>
        <w:t xml:space="preserve">- אין להן קנס, מפני שמתחייב בנפשו, שמיתתן בידי </w:t>
      </w:r>
      <w:r w:rsidR="00142B0A">
        <w:rPr>
          <w:rFonts w:hint="cs"/>
          <w:rtl/>
        </w:rPr>
        <w:t>ב"ד</w:t>
      </w:r>
    </w:p>
    <w:p w14:paraId="1B741D39" w14:textId="010BA6D7" w:rsidR="00AB7D20" w:rsidRPr="00142B0A" w:rsidRDefault="00AB7D20" w:rsidP="00142B0A">
      <w:pPr>
        <w:pStyle w:val="afff5"/>
        <w:rPr>
          <w:rStyle w:val="affffa"/>
          <w:rtl/>
        </w:rPr>
      </w:pPr>
      <w:r w:rsidRPr="00142B0A">
        <w:rPr>
          <w:rtl/>
        </w:rPr>
        <w:t>והמתחייב בנפשו אין משלם ממון</w:t>
      </w:r>
      <w:r w:rsidRPr="00142B0A">
        <w:rPr>
          <w:rStyle w:val="affffa"/>
          <w:rtl/>
        </w:rPr>
        <w:t xml:space="preserve"> </w:t>
      </w:r>
      <w:r w:rsidR="00142B0A" w:rsidRPr="00FD0518">
        <w:rPr>
          <w:rStyle w:val="affffa"/>
          <w:rFonts w:hint="cs"/>
          <w:spacing w:val="0"/>
          <w:rtl/>
        </w:rPr>
        <w:t>ד</w:t>
      </w:r>
      <w:r w:rsidRPr="00FD0518">
        <w:rPr>
          <w:rStyle w:val="affffa"/>
          <w:spacing w:val="0"/>
          <w:rtl/>
        </w:rPr>
        <w:t>ואם לא יהיה אסון ענוש יענש.</w:t>
      </w:r>
    </w:p>
    <w:p w14:paraId="68550ADD" w14:textId="6BAE5D19" w:rsidR="00AB7D20" w:rsidRPr="00C35A2C" w:rsidRDefault="00AB7D20" w:rsidP="003B4DAF">
      <w:pPr>
        <w:rPr>
          <w:rFonts w:ascii="Fb Fontext" w:hAnsi="Fb Fontext"/>
          <w:rtl/>
        </w:rPr>
      </w:pPr>
      <w:r w:rsidRPr="003B4DAF">
        <w:rPr>
          <w:rStyle w:val="affffe"/>
          <w:rtl/>
        </w:rPr>
        <w:t>רי"ו</w:t>
      </w:r>
      <w:r w:rsidRPr="00C35A2C">
        <w:rPr>
          <w:rFonts w:ascii="Fb Fontext" w:hAnsi="Fb Fontext"/>
          <w:sz w:val="32"/>
          <w:rtl/>
        </w:rPr>
        <w:t xml:space="preserve">: </w:t>
      </w:r>
      <w:r w:rsidRPr="007E26F8">
        <w:rPr>
          <w:rStyle w:val="affffc"/>
          <w:rtl/>
        </w:rPr>
        <w:t>רבי יהודה ורבי דוסא אמרו דבר אחד.</w:t>
      </w:r>
      <w:r w:rsidR="003B4DAF">
        <w:rPr>
          <w:rFonts w:ascii="Fb Fontext" w:hAnsi="Fb Fontext" w:hint="cs"/>
          <w:sz w:val="32"/>
          <w:rtl/>
        </w:rPr>
        <w:t xml:space="preserve"> </w:t>
      </w:r>
      <w:r w:rsidR="003B4DAF" w:rsidRPr="003B4DAF">
        <w:rPr>
          <w:rStyle w:val="affffe"/>
          <w:rFonts w:hint="cs"/>
          <w:rtl/>
        </w:rPr>
        <w:t>ר</w:t>
      </w:r>
      <w:r w:rsidR="002B7BCC">
        <w:rPr>
          <w:rStyle w:val="affffe"/>
          <w:rtl/>
        </w:rPr>
        <w:t>"</w:t>
      </w:r>
      <w:r w:rsidR="003B4DAF" w:rsidRPr="003B4DAF">
        <w:rPr>
          <w:rStyle w:val="affffe"/>
          <w:rFonts w:hint="cs"/>
          <w:rtl/>
        </w:rPr>
        <w:t xml:space="preserve">י </w:t>
      </w:r>
      <w:r w:rsidR="003B4DAF">
        <w:rPr>
          <w:rFonts w:ascii="Fb Fontext" w:hAnsi="Fb Fontext" w:hint="cs"/>
          <w:rtl/>
        </w:rPr>
        <w:t>-</w:t>
      </w:r>
      <w:r w:rsidRPr="00C35A2C">
        <w:rPr>
          <w:rFonts w:ascii="Fb Fontext" w:hAnsi="Fb Fontext"/>
          <w:rtl/>
        </w:rPr>
        <w:t>הא דאמרן.</w:t>
      </w:r>
    </w:p>
    <w:p w14:paraId="164502F0" w14:textId="54A031A5" w:rsidR="00E268F4" w:rsidRDefault="00AB7D20" w:rsidP="00AB7D20">
      <w:pPr>
        <w:rPr>
          <w:rStyle w:val="afffff0"/>
          <w:rtl/>
        </w:rPr>
      </w:pPr>
      <w:r w:rsidRPr="003B4DAF">
        <w:rPr>
          <w:rStyle w:val="affffe"/>
          <w:rFonts w:hint="cs"/>
          <w:rtl/>
        </w:rPr>
        <w:t>ר</w:t>
      </w:r>
      <w:r w:rsidRPr="003B4DAF">
        <w:rPr>
          <w:rStyle w:val="affffe"/>
          <w:rtl/>
        </w:rPr>
        <w:t>"</w:t>
      </w:r>
      <w:r w:rsidRPr="003B4DAF">
        <w:rPr>
          <w:rStyle w:val="affffe"/>
          <w:rFonts w:hint="cs"/>
          <w:rtl/>
        </w:rPr>
        <w:t>ד</w:t>
      </w:r>
      <w:r w:rsidR="003B4DAF">
        <w:rPr>
          <w:rStyle w:val="affffe"/>
          <w:rFonts w:hint="cs"/>
          <w:rtl/>
        </w:rPr>
        <w:t xml:space="preserve">: </w:t>
      </w:r>
      <w:r w:rsidRPr="003B4DAF">
        <w:rPr>
          <w:rStyle w:val="affffe"/>
          <w:rtl/>
        </w:rPr>
        <w:t>ד</w:t>
      </w:r>
      <w:r w:rsidR="003B4DAF">
        <w:rPr>
          <w:rStyle w:val="affffe"/>
          <w:rFonts w:hint="cs"/>
          <w:rtl/>
        </w:rPr>
        <w:t>לר</w:t>
      </w:r>
      <w:r w:rsidR="002B7BCC">
        <w:rPr>
          <w:rStyle w:val="affffe"/>
          <w:rtl/>
        </w:rPr>
        <w:t>"</w:t>
      </w:r>
      <w:r w:rsidR="003B4DAF">
        <w:rPr>
          <w:rStyle w:val="affffe"/>
          <w:rFonts w:hint="cs"/>
          <w:rtl/>
        </w:rPr>
        <w:t xml:space="preserve">ד: </w:t>
      </w:r>
      <w:r w:rsidRPr="00C35A2C">
        <w:rPr>
          <w:rFonts w:ascii="Fb Fontext" w:hAnsi="Fb Fontext"/>
          <w:rtl/>
        </w:rPr>
        <w:t xml:space="preserve">שבויה אוכלת בתרומה, </w:t>
      </w:r>
      <w:r w:rsidR="003B4DAF">
        <w:rPr>
          <w:rFonts w:ascii="Fb Fontext" w:hAnsi="Fb Fontext" w:hint="cs"/>
          <w:rtl/>
        </w:rPr>
        <w:t>ד</w:t>
      </w:r>
      <w:r w:rsidRPr="00C35A2C">
        <w:rPr>
          <w:rFonts w:ascii="Fb Fontext" w:hAnsi="Fb Fontext"/>
          <w:rtl/>
        </w:rPr>
        <w:t xml:space="preserve">מה עשה לה ערבי הלז? </w:t>
      </w:r>
      <w:r w:rsidRPr="003B4DAF">
        <w:rPr>
          <w:rStyle w:val="afffff0"/>
          <w:rtl/>
        </w:rPr>
        <w:t>וכי מפני שמיעך לה בין דדיה פסלה מן הכהונה</w:t>
      </w:r>
      <w:r w:rsidR="00E268F4">
        <w:rPr>
          <w:rStyle w:val="afffff0"/>
          <w:rtl/>
        </w:rPr>
        <w:t>?</w:t>
      </w:r>
    </w:p>
    <w:p w14:paraId="218EA571" w14:textId="038EBF14" w:rsidR="00AB7D20" w:rsidRPr="00C35A2C" w:rsidRDefault="00AB7D20" w:rsidP="003B4DAF">
      <w:pPr>
        <w:ind w:firstLine="0"/>
        <w:rPr>
          <w:rFonts w:ascii="Fb Fontext" w:hAnsi="Fb Fontext"/>
          <w:rtl/>
        </w:rPr>
      </w:pPr>
      <w:r w:rsidRPr="003B4DAF">
        <w:rPr>
          <w:rStyle w:val="afffff0"/>
          <w:rFonts w:hint="cs"/>
          <w:rtl/>
        </w:rPr>
        <w:t>[לרבנן שבויה אוכלת רק אם אין עדים ואומרת נשביתי וטהורה]</w:t>
      </w:r>
    </w:p>
    <w:p w14:paraId="22D81280" w14:textId="2F6CDBD6" w:rsidR="00E268F4" w:rsidRDefault="00C02B68" w:rsidP="00AB7D20">
      <w:pPr>
        <w:rPr>
          <w:rFonts w:ascii="Fb Fontext" w:hAnsi="Fb Fontext"/>
          <w:rtl/>
        </w:rPr>
      </w:pPr>
      <w:r>
        <w:rPr>
          <w:rStyle w:val="affffe"/>
          <w:rFonts w:hint="cs"/>
          <w:rtl/>
        </w:rPr>
        <w:t xml:space="preserve">דחה </w:t>
      </w:r>
      <w:r w:rsidR="00AB7D20" w:rsidRPr="003B4DAF">
        <w:rPr>
          <w:rStyle w:val="affffe"/>
          <w:rFonts w:hint="cs"/>
          <w:rtl/>
        </w:rPr>
        <w:t>ר</w:t>
      </w:r>
      <w:r w:rsidR="00AB7D20" w:rsidRPr="003B4DAF">
        <w:rPr>
          <w:rStyle w:val="affffe"/>
          <w:rtl/>
        </w:rPr>
        <w:t xml:space="preserve">בה: </w:t>
      </w:r>
      <w:r w:rsidR="00AB7D20" w:rsidRPr="00C02B68">
        <w:rPr>
          <w:rStyle w:val="affffe"/>
          <w:rFonts w:hint="cs"/>
          <w:rtl/>
        </w:rPr>
        <w:t>לר</w:t>
      </w:r>
      <w:r w:rsidR="00AB7D20" w:rsidRPr="00C02B68">
        <w:rPr>
          <w:rStyle w:val="affffe"/>
          <w:rtl/>
        </w:rPr>
        <w:t>"</w:t>
      </w:r>
      <w:r w:rsidR="00AB7D20" w:rsidRPr="00C02B68">
        <w:rPr>
          <w:rStyle w:val="affffe"/>
          <w:rFonts w:hint="cs"/>
          <w:rtl/>
        </w:rPr>
        <w:t xml:space="preserve">י </w:t>
      </w:r>
      <w:r>
        <w:rPr>
          <w:rFonts w:ascii="Fb Fontext" w:hAnsi="Fb Fontext" w:hint="cs"/>
          <w:rtl/>
        </w:rPr>
        <w:t xml:space="preserve"> </w:t>
      </w:r>
      <w:r w:rsidR="00AB7D20" w:rsidRPr="00C35A2C">
        <w:rPr>
          <w:rFonts w:ascii="Fb Fontext" w:hAnsi="Fb Fontext" w:hint="cs"/>
          <w:rtl/>
        </w:rPr>
        <w:t xml:space="preserve">דווקא </w:t>
      </w:r>
      <w:r>
        <w:rPr>
          <w:rFonts w:ascii="Fb Fontext" w:hAnsi="Fb Fontext" w:hint="cs"/>
          <w:rtl/>
        </w:rPr>
        <w:t>כאן</w:t>
      </w:r>
      <w:r w:rsidR="00AB7D20" w:rsidRPr="00C35A2C">
        <w:rPr>
          <w:rFonts w:ascii="Fb Fontext" w:hAnsi="Fb Fontext" w:hint="cs"/>
          <w:rtl/>
        </w:rPr>
        <w:t xml:space="preserve"> שלא יהא חוטא נשכר </w:t>
      </w:r>
      <w:r w:rsidR="00AB7D20" w:rsidRPr="00C02B68">
        <w:rPr>
          <w:rStyle w:val="affffe"/>
          <w:rFonts w:hint="cs"/>
          <w:rtl/>
        </w:rPr>
        <w:t>משא</w:t>
      </w:r>
      <w:r w:rsidR="00AB7D20" w:rsidRPr="00C02B68">
        <w:rPr>
          <w:rStyle w:val="affffe"/>
          <w:rtl/>
        </w:rPr>
        <w:t>"</w:t>
      </w:r>
      <w:r w:rsidR="00AB7D20" w:rsidRPr="00C02B68">
        <w:rPr>
          <w:rStyle w:val="affffe"/>
          <w:rFonts w:hint="cs"/>
          <w:rtl/>
        </w:rPr>
        <w:t>כ</w:t>
      </w:r>
      <w:r w:rsidRPr="00C02B68">
        <w:rPr>
          <w:rStyle w:val="affffe"/>
          <w:rFonts w:hint="cs"/>
          <w:rtl/>
        </w:rPr>
        <w:t xml:space="preserve"> ש</w:t>
      </w:r>
      <w:r w:rsidR="00AB7D20" w:rsidRPr="00C02B68">
        <w:rPr>
          <w:rStyle w:val="affffe"/>
          <w:rFonts w:hint="cs"/>
          <w:rtl/>
        </w:rPr>
        <w:t>ם כרבנן</w:t>
      </w:r>
      <w:r w:rsidR="00E268F4">
        <w:rPr>
          <w:rStyle w:val="affffe"/>
          <w:rFonts w:hint="cs"/>
          <w:rtl/>
        </w:rPr>
        <w:t>,</w:t>
      </w:r>
    </w:p>
    <w:p w14:paraId="1FFDA57E" w14:textId="708E6C27" w:rsidR="00AB7D20" w:rsidRPr="00C35A2C" w:rsidRDefault="00AB7D20" w:rsidP="00AB7D20">
      <w:pPr>
        <w:rPr>
          <w:rFonts w:ascii="Fb Fontext" w:hAnsi="Fb Fontext"/>
          <w:rtl/>
        </w:rPr>
      </w:pPr>
      <w:r w:rsidRPr="00C02B68">
        <w:rPr>
          <w:rStyle w:val="affffe"/>
          <w:rFonts w:hint="cs"/>
          <w:rtl/>
        </w:rPr>
        <w:t>ולר</w:t>
      </w:r>
      <w:r w:rsidRPr="00C02B68">
        <w:rPr>
          <w:rStyle w:val="affffe"/>
          <w:rtl/>
        </w:rPr>
        <w:t>"</w:t>
      </w:r>
      <w:r w:rsidRPr="00C02B68">
        <w:rPr>
          <w:rStyle w:val="affffe"/>
          <w:rFonts w:hint="cs"/>
          <w:rtl/>
        </w:rPr>
        <w:t xml:space="preserve">ד </w:t>
      </w:r>
      <w:r w:rsidRPr="00C35A2C">
        <w:rPr>
          <w:rFonts w:ascii="Fb Fontext" w:hAnsi="Fb Fontext" w:hint="cs"/>
          <w:rtl/>
        </w:rPr>
        <w:t>דווקא</w:t>
      </w:r>
      <w:r w:rsidRPr="00C35A2C">
        <w:rPr>
          <w:rFonts w:ascii="Fb Fontext" w:hAnsi="Fb Fontext"/>
          <w:rtl/>
        </w:rPr>
        <w:t xml:space="preserve"> </w:t>
      </w:r>
      <w:r w:rsidR="00C02B68">
        <w:rPr>
          <w:rFonts w:ascii="Fb Fontext" w:hAnsi="Fb Fontext" w:hint="cs"/>
          <w:rtl/>
        </w:rPr>
        <w:t>ש</w:t>
      </w:r>
      <w:r w:rsidRPr="00C35A2C">
        <w:rPr>
          <w:rFonts w:ascii="Fb Fontext" w:hAnsi="Fb Fontext"/>
          <w:rtl/>
        </w:rPr>
        <w:t xml:space="preserve">ם </w:t>
      </w:r>
      <w:r w:rsidRPr="00C35A2C">
        <w:rPr>
          <w:rFonts w:ascii="Fb Fontext" w:hAnsi="Fb Fontext" w:hint="cs"/>
          <w:rtl/>
        </w:rPr>
        <w:t>ד</w:t>
      </w:r>
      <w:r w:rsidRPr="00C35A2C">
        <w:rPr>
          <w:rFonts w:ascii="Fb Fontext" w:hAnsi="Fb Fontext"/>
          <w:rtl/>
        </w:rPr>
        <w:t xml:space="preserve">תרומה דרבנן, אבל קנס דאורייתא </w:t>
      </w:r>
      <w:r w:rsidR="00C02B68">
        <w:rPr>
          <w:rStyle w:val="affffe"/>
          <w:rFonts w:hint="cs"/>
          <w:rtl/>
        </w:rPr>
        <w:t>-</w:t>
      </w:r>
      <w:r w:rsidR="00C02B68" w:rsidRPr="00C02B68">
        <w:rPr>
          <w:rStyle w:val="affffe"/>
          <w:rFonts w:hint="cs"/>
          <w:rtl/>
        </w:rPr>
        <w:t>ס</w:t>
      </w:r>
      <w:r w:rsidR="002B7BCC">
        <w:rPr>
          <w:rStyle w:val="affffe"/>
          <w:rtl/>
        </w:rPr>
        <w:t>"</w:t>
      </w:r>
      <w:r w:rsidR="00C02B68" w:rsidRPr="00C02B68">
        <w:rPr>
          <w:rStyle w:val="affffe"/>
          <w:rFonts w:hint="cs"/>
          <w:rtl/>
        </w:rPr>
        <w:t xml:space="preserve">ל </w:t>
      </w:r>
      <w:r w:rsidRPr="00C02B68">
        <w:rPr>
          <w:rStyle w:val="affffe"/>
          <w:rtl/>
        </w:rPr>
        <w:t>כרבנן.</w:t>
      </w:r>
    </w:p>
    <w:p w14:paraId="60C28CD7" w14:textId="5A077029" w:rsidR="00AB7D20" w:rsidRDefault="00AB7D20" w:rsidP="00AB7D20">
      <w:pPr>
        <w:rPr>
          <w:rFonts w:ascii="Fb Fontext" w:hAnsi="Fb Fontext"/>
          <w:rtl/>
        </w:rPr>
      </w:pPr>
      <w:r w:rsidRPr="00C02B68">
        <w:rPr>
          <w:rStyle w:val="affffe"/>
          <w:rFonts w:hint="cs"/>
          <w:rtl/>
        </w:rPr>
        <w:lastRenderedPageBreak/>
        <w:t xml:space="preserve">ודחאו </w:t>
      </w:r>
      <w:r w:rsidRPr="00C02B68">
        <w:rPr>
          <w:rStyle w:val="affffe"/>
          <w:rtl/>
        </w:rPr>
        <w:t>אביי:</w:t>
      </w:r>
      <w:r w:rsidRPr="00C35A2C">
        <w:rPr>
          <w:rFonts w:ascii="Fb Fontext" w:hAnsi="Fb Fontext"/>
          <w:rtl/>
        </w:rPr>
        <w:t xml:space="preserve"> </w:t>
      </w:r>
      <w:r w:rsidRPr="00C35A2C">
        <w:rPr>
          <w:rFonts w:ascii="Fb Fontext" w:hAnsi="Fb Fontext" w:hint="cs"/>
          <w:rtl/>
        </w:rPr>
        <w:t>ד</w:t>
      </w:r>
      <w:r w:rsidR="00C02B68">
        <w:rPr>
          <w:rFonts w:ascii="Fb Fontext" w:hAnsi="Fb Fontext" w:hint="cs"/>
          <w:rtl/>
        </w:rPr>
        <w:t>כאן</w:t>
      </w:r>
      <w:r w:rsidRPr="00C35A2C">
        <w:rPr>
          <w:rFonts w:ascii="Fb Fontext" w:hAnsi="Fb Fontext" w:hint="cs"/>
          <w:rtl/>
        </w:rPr>
        <w:t xml:space="preserve"> </w:t>
      </w:r>
      <w:r w:rsidRPr="00C02B68">
        <w:rPr>
          <w:rStyle w:val="affffe"/>
          <w:rtl/>
        </w:rPr>
        <w:t>טע</w:t>
      </w:r>
      <w:r w:rsidR="00C02B68" w:rsidRPr="00C02B68">
        <w:rPr>
          <w:rStyle w:val="affffe"/>
          <w:rFonts w:hint="cs"/>
          <w:rtl/>
        </w:rPr>
        <w:t xml:space="preserve">ם </w:t>
      </w:r>
      <w:r w:rsidRPr="00C02B68">
        <w:rPr>
          <w:rStyle w:val="affffe"/>
          <w:rtl/>
        </w:rPr>
        <w:t>ר"</w:t>
      </w:r>
      <w:r w:rsidRPr="00C02B68">
        <w:rPr>
          <w:rStyle w:val="affffe"/>
          <w:rFonts w:hint="cs"/>
          <w:rtl/>
        </w:rPr>
        <w:t>י</w:t>
      </w:r>
      <w:r w:rsidRPr="00C35A2C">
        <w:rPr>
          <w:rFonts w:ascii="Fb Fontext" w:hAnsi="Fb Fontext" w:hint="cs"/>
          <w:rtl/>
        </w:rPr>
        <w:t xml:space="preserve"> לאו משום שלא יהא חוטא נשכר</w:t>
      </w:r>
      <w:r w:rsidR="00502266">
        <w:rPr>
          <w:rFonts w:ascii="Fb Fontext" w:hAnsi="Fb Fontext" w:hint="cs"/>
          <w:rtl/>
        </w:rPr>
        <w:t>,</w:t>
      </w:r>
    </w:p>
    <w:p w14:paraId="22A20B8B" w14:textId="5E091407" w:rsidR="00AB7D20" w:rsidRPr="00C35A2C" w:rsidRDefault="00AB7D20" w:rsidP="00C02B68">
      <w:pPr>
        <w:ind w:firstLine="0"/>
        <w:rPr>
          <w:rFonts w:ascii="Fb Fontext" w:hAnsi="Fb Fontext"/>
          <w:rtl/>
        </w:rPr>
      </w:pPr>
      <w:r w:rsidRPr="00C02B68">
        <w:rPr>
          <w:rStyle w:val="affffe"/>
          <w:rFonts w:hint="cs"/>
          <w:rtl/>
        </w:rPr>
        <w:t>דלר</w:t>
      </w:r>
      <w:r w:rsidRPr="00C02B68">
        <w:rPr>
          <w:rStyle w:val="affffe"/>
          <w:rtl/>
        </w:rPr>
        <w:t>"</w:t>
      </w:r>
      <w:r w:rsidRPr="00C02B68">
        <w:rPr>
          <w:rStyle w:val="affffe"/>
          <w:rFonts w:hint="cs"/>
          <w:rtl/>
        </w:rPr>
        <w:t>י</w:t>
      </w:r>
      <w:r w:rsidRPr="00C54C7E">
        <w:rPr>
          <w:rStyle w:val="afffe"/>
          <w:rFonts w:hint="cs"/>
          <w:rtl/>
        </w:rPr>
        <w:t xml:space="preserve"> יא בקדושתה </w:t>
      </w:r>
      <w:r w:rsidR="00BD4EEB">
        <w:rPr>
          <w:rFonts w:ascii="Fb Fontext" w:hAnsi="Fb Fontext" w:hint="cs"/>
          <w:rtl/>
        </w:rPr>
        <w:t>אף</w:t>
      </w:r>
      <w:r w:rsidRPr="00C35A2C">
        <w:rPr>
          <w:rFonts w:ascii="Fb Fontext" w:hAnsi="Fb Fontext" w:hint="cs"/>
          <w:rtl/>
        </w:rPr>
        <w:t xml:space="preserve"> בת </w:t>
      </w:r>
      <w:r w:rsidR="00C02B68">
        <w:rPr>
          <w:rFonts w:ascii="Fb Fontext" w:hAnsi="Fb Fontext" w:hint="cs"/>
          <w:rtl/>
        </w:rPr>
        <w:t xml:space="preserve">י' </w:t>
      </w:r>
      <w:r w:rsidRPr="00C35A2C">
        <w:rPr>
          <w:rFonts w:ascii="Fb Fontext" w:hAnsi="Fb Fontext" w:hint="cs"/>
          <w:rtl/>
        </w:rPr>
        <w:t xml:space="preserve"> שנים </w:t>
      </w:r>
      <w:r w:rsidRPr="00C35A2C">
        <w:rPr>
          <w:rFonts w:ascii="Fb Fontext" w:hAnsi="Fb Fontext"/>
          <w:rtl/>
        </w:rPr>
        <w:t>- כתובתה מאתים.</w:t>
      </w:r>
    </w:p>
    <w:p w14:paraId="3DA19B81" w14:textId="77777777" w:rsidR="00AB7D20" w:rsidRPr="00730169" w:rsidRDefault="00AB7D20" w:rsidP="00AB7D20">
      <w:pPr>
        <w:rPr>
          <w:rStyle w:val="afffff0"/>
          <w:spacing w:val="-6"/>
          <w:rtl/>
        </w:rPr>
      </w:pPr>
      <w:r w:rsidRPr="00730169">
        <w:rPr>
          <w:rFonts w:ascii="Fb Fontext" w:hAnsi="Fb Fontext" w:hint="cs"/>
          <w:spacing w:val="-6"/>
          <w:rtl/>
        </w:rPr>
        <w:t xml:space="preserve">ושלא יהא חוטא נשכר </w:t>
      </w:r>
      <w:r w:rsidRPr="00730169">
        <w:rPr>
          <w:rStyle w:val="afffff0"/>
          <w:rFonts w:hint="cs"/>
          <w:spacing w:val="-6"/>
          <w:rtl/>
        </w:rPr>
        <w:t>שאם תוריד מכתובתה ימנעו מלישאה שיחזיקוה שנבעלה</w:t>
      </w:r>
    </w:p>
    <w:p w14:paraId="018D16F1" w14:textId="19BD8AB5" w:rsidR="00E268F4" w:rsidRDefault="00AB7D20" w:rsidP="00AB7D20">
      <w:pPr>
        <w:rPr>
          <w:rFonts w:ascii="Fb Fontext" w:hAnsi="Fb Fontext"/>
          <w:spacing w:val="-8"/>
          <w:sz w:val="32"/>
          <w:rtl/>
        </w:rPr>
      </w:pPr>
      <w:r w:rsidRPr="00730169">
        <w:rPr>
          <w:rFonts w:ascii="Fb Fontext" w:hAnsi="Fb Fontext" w:hint="cs"/>
          <w:spacing w:val="-8"/>
          <w:sz w:val="32"/>
          <w:rtl/>
        </w:rPr>
        <w:t>והא ד</w:t>
      </w:r>
      <w:r w:rsidRPr="00730169">
        <w:rPr>
          <w:rFonts w:ascii="Fb Fontext" w:hAnsi="Fb Fontext"/>
          <w:spacing w:val="-8"/>
          <w:sz w:val="32"/>
          <w:rtl/>
        </w:rPr>
        <w:t>הפודה את השבויה ומעיד בה ישאנה, מעיד בה כדי</w:t>
      </w:r>
      <w:r w:rsidR="00C02B68" w:rsidRPr="00730169">
        <w:rPr>
          <w:rFonts w:ascii="Fb Fontext" w:hAnsi="Fb Fontext" w:hint="cs"/>
          <w:spacing w:val="-8"/>
          <w:sz w:val="32"/>
          <w:rtl/>
        </w:rPr>
        <w:t>-</w:t>
      </w:r>
      <w:r w:rsidRPr="00730169">
        <w:rPr>
          <w:rFonts w:ascii="Fb Fontext" w:hAnsi="Fb Fontext"/>
          <w:spacing w:val="-8"/>
          <w:sz w:val="32"/>
          <w:rtl/>
        </w:rPr>
        <w:t xml:space="preserve"> לא ישאנה</w:t>
      </w:r>
      <w:r w:rsidR="00E268F4">
        <w:rPr>
          <w:rFonts w:ascii="Fb Fontext" w:hAnsi="Fb Fontext"/>
          <w:spacing w:val="-8"/>
          <w:sz w:val="32"/>
          <w:rtl/>
        </w:rPr>
        <w:t>.</w:t>
      </w:r>
    </w:p>
    <w:p w14:paraId="7BD76CB1" w14:textId="564A7591" w:rsidR="00AB7D20" w:rsidRDefault="00AB7D20" w:rsidP="00AB7D20">
      <w:pPr>
        <w:rPr>
          <w:rFonts w:ascii="Fb Fontext" w:hAnsi="Fb Fontext"/>
          <w:sz w:val="32"/>
          <w:rtl/>
        </w:rPr>
      </w:pPr>
      <w:r w:rsidRPr="00C02B68">
        <w:rPr>
          <w:rStyle w:val="affffe"/>
          <w:rFonts w:hint="cs"/>
          <w:rtl/>
        </w:rPr>
        <w:t>ולר</w:t>
      </w:r>
      <w:r w:rsidRPr="00C02B68">
        <w:rPr>
          <w:rStyle w:val="affffe"/>
          <w:rtl/>
        </w:rPr>
        <w:t>"</w:t>
      </w:r>
      <w:r w:rsidRPr="00C02B68">
        <w:rPr>
          <w:rStyle w:val="affffe"/>
          <w:rFonts w:hint="cs"/>
          <w:rtl/>
        </w:rPr>
        <w:t xml:space="preserve">י </w:t>
      </w:r>
      <w:r w:rsidRPr="00C35A2C">
        <w:rPr>
          <w:rFonts w:ascii="Fb Fontext" w:hAnsi="Fb Fontext" w:hint="cs"/>
          <w:sz w:val="32"/>
          <w:rtl/>
        </w:rPr>
        <w:t>בין כך ובין כך לא ישאנה</w:t>
      </w:r>
    </w:p>
    <w:p w14:paraId="1271B16C" w14:textId="10BFF877" w:rsidR="00AB7D20" w:rsidRDefault="00AB7D20" w:rsidP="00AB7D20">
      <w:pPr>
        <w:rPr>
          <w:rFonts w:ascii="Fb Fontext" w:hAnsi="Fb Fontext"/>
          <w:sz w:val="32"/>
          <w:rtl/>
        </w:rPr>
      </w:pPr>
      <w:r w:rsidRPr="00C02B68">
        <w:rPr>
          <w:rStyle w:val="affffe"/>
          <w:rFonts w:hint="cs"/>
          <w:rtl/>
        </w:rPr>
        <w:t>א. ר</w:t>
      </w:r>
      <w:r w:rsidRPr="00C02B68">
        <w:rPr>
          <w:rStyle w:val="affffe"/>
          <w:rtl/>
        </w:rPr>
        <w:t>"</w:t>
      </w:r>
      <w:r w:rsidRPr="00C02B68">
        <w:rPr>
          <w:rStyle w:val="affffe"/>
          <w:rFonts w:hint="cs"/>
          <w:rtl/>
        </w:rPr>
        <w:t>פ</w:t>
      </w:r>
      <w:r w:rsidR="00C02B68">
        <w:rPr>
          <w:rStyle w:val="affffe"/>
          <w:rFonts w:hint="cs"/>
          <w:rtl/>
        </w:rPr>
        <w:t>:</w:t>
      </w:r>
      <w:r w:rsidRPr="00C02B68">
        <w:rPr>
          <w:rStyle w:val="affffe"/>
          <w:rFonts w:hint="cs"/>
          <w:rtl/>
        </w:rPr>
        <w:t xml:space="preserve"> אימא לר</w:t>
      </w:r>
      <w:r w:rsidRPr="00C02B68">
        <w:rPr>
          <w:rStyle w:val="affffe"/>
          <w:rtl/>
        </w:rPr>
        <w:t>"</w:t>
      </w:r>
      <w:r w:rsidRPr="00C02B68">
        <w:rPr>
          <w:rStyle w:val="affffe"/>
          <w:rFonts w:hint="cs"/>
          <w:rtl/>
        </w:rPr>
        <w:t>י</w:t>
      </w:r>
      <w:r w:rsidRPr="00C35A2C">
        <w:rPr>
          <w:rFonts w:ascii="Fb Fontext" w:hAnsi="Fb Fontext" w:hint="cs"/>
          <w:sz w:val="32"/>
          <w:rtl/>
        </w:rPr>
        <w:t xml:space="preserve"> בין כך ובין כך ישאנה.</w:t>
      </w:r>
    </w:p>
    <w:p w14:paraId="2EB03E19" w14:textId="6A723FE7" w:rsidR="00AB7D20" w:rsidRPr="00F71179" w:rsidRDefault="00AB7D20" w:rsidP="00AB7D20">
      <w:pPr>
        <w:rPr>
          <w:rFonts w:ascii="Fb Fontext" w:hAnsi="Fb Fontext" w:cs="Guttman Vilna"/>
          <w:b/>
          <w:bCs/>
          <w:spacing w:val="-2"/>
          <w:sz w:val="32"/>
          <w:rtl/>
        </w:rPr>
      </w:pPr>
      <w:r w:rsidRPr="00C02B68">
        <w:rPr>
          <w:rStyle w:val="affffe"/>
          <w:rFonts w:hint="cs"/>
          <w:rtl/>
        </w:rPr>
        <w:t>ב. רהבדר</w:t>
      </w:r>
      <w:r w:rsidRPr="00C02B68">
        <w:rPr>
          <w:rStyle w:val="affffe"/>
          <w:rtl/>
        </w:rPr>
        <w:t>"</w:t>
      </w:r>
      <w:r w:rsidRPr="00C02B68">
        <w:rPr>
          <w:rStyle w:val="affffe"/>
          <w:rFonts w:hint="cs"/>
          <w:rtl/>
        </w:rPr>
        <w:t>י</w:t>
      </w:r>
      <w:r w:rsidRPr="00C02B68">
        <w:rPr>
          <w:rStyle w:val="affffe"/>
          <w:rtl/>
        </w:rPr>
        <w:t xml:space="preserve">: </w:t>
      </w:r>
      <w:r w:rsidRPr="00C02B68">
        <w:rPr>
          <w:rStyle w:val="affffe"/>
          <w:rFonts w:hint="cs"/>
          <w:rtl/>
        </w:rPr>
        <w:t>רי</w:t>
      </w:r>
      <w:r w:rsidR="002B7BCC">
        <w:rPr>
          <w:rStyle w:val="affffe"/>
          <w:rtl/>
        </w:rPr>
        <w:t>"</w:t>
      </w:r>
      <w:r w:rsidRPr="00C02B68">
        <w:rPr>
          <w:rStyle w:val="affffe"/>
          <w:rFonts w:hint="cs"/>
          <w:rtl/>
        </w:rPr>
        <w:t>ו</w:t>
      </w:r>
      <w:r w:rsidRPr="00F71179">
        <w:rPr>
          <w:rFonts w:ascii="Fb Fontext" w:hAnsi="Fb Fontext"/>
          <w:spacing w:val="-2"/>
          <w:sz w:val="32"/>
          <w:rtl/>
        </w:rPr>
        <w:t xml:space="preserve"> לדברי רבנן </w:t>
      </w:r>
      <w:r w:rsidR="00C02B68">
        <w:rPr>
          <w:rFonts w:ascii="Fb Fontext" w:hAnsi="Fb Fontext" w:hint="cs"/>
          <w:spacing w:val="-2"/>
          <w:sz w:val="32"/>
          <w:rtl/>
        </w:rPr>
        <w:t xml:space="preserve">אמר </w:t>
      </w:r>
      <w:r>
        <w:rPr>
          <w:rStyle w:val="afffff0"/>
          <w:rFonts w:hint="cs"/>
          <w:rtl/>
        </w:rPr>
        <w:t xml:space="preserve">[</w:t>
      </w:r>
      <w:r>
        <w:rPr>
          <w:rStyle w:val="affffe"/>
          <w:rFonts w:hint="cs"/>
          <w:rtl/>
          <w:rPrChange w:id="9105" w:author="מנוע אמוראים" w:date="2026-10-05T16:41:40Z">
            <w:rPr>
              <w:rStyle w:val="afffff0"/>
              <w:rFonts w:hint="cs"/>
              <w:rtl/>
            </w:rPr>
          </w:rPrChange>
        </w:rPr>
        <w:t xml:space="preserve">דלר</w:t>
      </w:r>
      <w:r>
        <w:rPr>
          <w:rStyle w:val="affffe"/>
          <w:rtl/>
          <w:rPrChange w:id="9106" w:author="מנוע אמוראים" w:date="2026-10-05T16:41:40Z">
            <w:rPr>
              <w:rStyle w:val="afffff0"/>
              <w:rtl/>
            </w:rPr>
          </w:rPrChange>
        </w:rPr>
        <w:t xml:space="preserve">"</w:t>
      </w:r>
      <w:r>
        <w:rPr>
          <w:rStyle w:val="affffe"/>
          <w:rFonts w:hint="cs"/>
          <w:rtl/>
          <w:rPrChange w:id="9107" w:author="מנוע אמוראים" w:date="2026-10-05T16:41:40Z">
            <w:rPr>
              <w:rStyle w:val="afffff0"/>
              <w:rFonts w:hint="cs"/>
              <w:rtl/>
            </w:rPr>
          </w:rPrChange>
        </w:rPr>
        <w:t xml:space="preserve">י</w:t>
      </w:r>
      <w:r>
        <w:rPr>
          <w:rStyle w:val="afffff0"/>
          <w:rFonts w:hint="cs"/>
          <w:rtl/>
        </w:rPr>
        <w:t xml:space="preserve"> עצמו בין</w:t>
      </w:r>
      <w:r w:rsidRPr="00C02B68">
        <w:rPr>
          <w:rStyle w:val="afffff0"/>
          <w:rtl/>
        </w:rPr>
        <w:t xml:space="preserve"> כך ובין כך ישאנה</w:t>
      </w:r>
      <w:r w:rsidRPr="00C02B68">
        <w:rPr>
          <w:rStyle w:val="afffff0"/>
          <w:rFonts w:hint="cs"/>
          <w:rtl/>
        </w:rPr>
        <w:t>]</w:t>
      </w:r>
    </w:p>
    <w:p w14:paraId="6CFCCBC7" w14:textId="156ABFC2" w:rsidR="00AB7D20" w:rsidRPr="00C35A2C" w:rsidRDefault="00AB7D20" w:rsidP="00C02B68">
      <w:pPr>
        <w:rPr>
          <w:rFonts w:ascii="Fb Fontext" w:hAnsi="Fb Fontext" w:cs="Guttman Vilna"/>
          <w:b/>
          <w:bCs/>
          <w:sz w:val="32"/>
          <w:rtl/>
        </w:rPr>
      </w:pPr>
      <w:r w:rsidRPr="00C02B68">
        <w:rPr>
          <w:rStyle w:val="affffe"/>
          <w:rFonts w:hint="cs"/>
          <w:rtl/>
        </w:rPr>
        <w:t xml:space="preserve">ורבנן </w:t>
      </w:r>
      <w:r w:rsidRPr="00C35A2C">
        <w:rPr>
          <w:rFonts w:ascii="Fb Fontext" w:hAnsi="Fb Fontext" w:hint="cs"/>
          <w:sz w:val="32"/>
          <w:rtl/>
        </w:rPr>
        <w:t xml:space="preserve"> יענוהו ד</w:t>
      </w:r>
      <w:r w:rsidRPr="00C35A2C">
        <w:rPr>
          <w:rFonts w:ascii="Fb Fontext" w:hAnsi="Fb Fontext"/>
          <w:sz w:val="32"/>
          <w:rtl/>
        </w:rPr>
        <w:t xml:space="preserve">הפודה את השבויה ומעיד בה - ישאנה, </w:t>
      </w:r>
      <w:r w:rsidRPr="00C35A2C">
        <w:rPr>
          <w:rFonts w:ascii="Fb Fontext" w:hAnsi="Fb Fontext" w:hint="cs"/>
          <w:sz w:val="32"/>
          <w:rtl/>
        </w:rPr>
        <w:t>ד</w:t>
      </w:r>
      <w:r w:rsidRPr="00C35A2C">
        <w:rPr>
          <w:rFonts w:ascii="Fb Fontext" w:hAnsi="Fb Fontext"/>
          <w:sz w:val="32"/>
          <w:rtl/>
        </w:rPr>
        <w:t>לא שדי איניש זוזי בכדי.</w:t>
      </w:r>
      <w:r w:rsidRPr="00C35A2C">
        <w:rPr>
          <w:rFonts w:ascii="Fb Fontext" w:hAnsi="Fb Fontext" w:hint="cs"/>
          <w:sz w:val="32"/>
          <w:rtl/>
        </w:rPr>
        <w:t xml:space="preserve">  </w:t>
      </w:r>
      <w:r w:rsidRPr="00C35A2C">
        <w:rPr>
          <w:rFonts w:ascii="Fb Fontext" w:hAnsi="Fb Fontext"/>
          <w:sz w:val="32"/>
          <w:rtl/>
        </w:rPr>
        <w:t>מעיד בה - לא ישאנה, שמא עיניו נתן בה.</w:t>
      </w:r>
    </w:p>
    <w:p w14:paraId="39228116" w14:textId="77777777" w:rsidR="00AB7D20" w:rsidRPr="00F97732" w:rsidRDefault="00AB7D20" w:rsidP="003156E1">
      <w:pPr>
        <w:pStyle w:val="aff9"/>
        <w:rPr>
          <w:rtl/>
        </w:rPr>
      </w:pPr>
      <w:r w:rsidRPr="003156E1">
        <w:rPr>
          <w:rFonts w:hint="cs"/>
          <w:rtl/>
        </w:rPr>
        <w:t>׹</w:t>
      </w:r>
    </w:p>
    <w:p w14:paraId="7BBF0321" w14:textId="77777777" w:rsidR="00AB7D20" w:rsidRPr="00C35A2C" w:rsidRDefault="00AB7D20" w:rsidP="00E26091">
      <w:pPr>
        <w:pStyle w:val="afff"/>
        <w:framePr w:wrap="around"/>
        <w:rPr>
          <w:rtl/>
        </w:rPr>
      </w:pPr>
      <w:bookmarkStart w:id="253" w:name="_Toc119353038"/>
      <w:r w:rsidRPr="00C35A2C">
        <w:rPr>
          <w:rFonts w:hint="cs"/>
          <w:rtl/>
        </w:rPr>
        <w:t>לז.</w:t>
      </w:r>
      <w:bookmarkEnd w:id="253"/>
    </w:p>
    <w:p w14:paraId="69E7F688" w14:textId="27049005" w:rsidR="00AB7D20" w:rsidRDefault="00AB7D20" w:rsidP="00AB7D20">
      <w:pPr>
        <w:rPr>
          <w:rFonts w:ascii="Fb Fontext" w:hAnsi="Fb Fontext"/>
          <w:sz w:val="32"/>
          <w:rtl/>
        </w:rPr>
      </w:pPr>
      <w:r w:rsidRPr="00CE7294">
        <w:rPr>
          <w:rStyle w:val="affffe"/>
          <w:rtl/>
        </w:rPr>
        <w:t>רמי ר</w:t>
      </w:r>
      <w:r w:rsidRPr="00CE7294">
        <w:rPr>
          <w:rStyle w:val="affffe"/>
          <w:rFonts w:hint="cs"/>
          <w:rtl/>
        </w:rPr>
        <w:t>פב</w:t>
      </w:r>
      <w:r w:rsidRPr="00CE7294">
        <w:rPr>
          <w:rStyle w:val="affffe"/>
          <w:rtl/>
        </w:rPr>
        <w:t>"</w:t>
      </w:r>
      <w:r w:rsidRPr="00CE7294">
        <w:rPr>
          <w:rStyle w:val="affffe"/>
          <w:rFonts w:hint="cs"/>
          <w:rtl/>
        </w:rPr>
        <w:t>ש לרב יוסף</w:t>
      </w:r>
      <w:r w:rsidRPr="00CE7294">
        <w:rPr>
          <w:rStyle w:val="affffe"/>
          <w:rtl/>
        </w:rPr>
        <w:t>:</w:t>
      </w:r>
      <w:r w:rsidRPr="00C35A2C">
        <w:rPr>
          <w:rFonts w:ascii="Fb Fontext" w:hAnsi="Fb Fontext"/>
          <w:sz w:val="32"/>
          <w:rtl/>
        </w:rPr>
        <w:t xml:space="preserve"> </w:t>
      </w:r>
      <w:r w:rsidRPr="007E26F8">
        <w:rPr>
          <w:rStyle w:val="affffc"/>
          <w:rFonts w:hint="cs"/>
          <w:rtl/>
        </w:rPr>
        <w:t>איך ס</w:t>
      </w:r>
      <w:r w:rsidRPr="007E26F8">
        <w:rPr>
          <w:rStyle w:val="affffc"/>
          <w:rtl/>
        </w:rPr>
        <w:t>"</w:t>
      </w:r>
      <w:r>
        <w:rPr>
          <w:rStyle w:val="affffc"/>
          <w:rFonts w:hint="cs"/>
          <w:rtl/>
        </w:rPr>
        <w:t xml:space="preserve">ל </w:t>
      </w:r>
      <w:r>
        <w:rPr>
          <w:rStyle w:val="affffe"/>
          <w:rFonts w:hint="cs"/>
          <w:rtl/>
          <w:rPrChange w:id="9108" w:author="מנוע אמוראים" w:date="2026-10-05T16:41:40Z">
            <w:rPr>
              <w:rStyle w:val="affffc"/>
              <w:rFonts w:hint="cs"/>
              <w:rtl/>
            </w:rPr>
          </w:rPrChange>
        </w:rPr>
        <w:t xml:space="preserve">לר</w:t>
      </w:r>
      <w:r>
        <w:rPr>
          <w:rStyle w:val="affffe"/>
          <w:rtl/>
          <w:rPrChange w:id="9109" w:author="מנוע אמוראים" w:date="2026-10-05T16:41:40Z">
            <w:rPr>
              <w:rStyle w:val="affffc"/>
              <w:rtl/>
            </w:rPr>
          </w:rPrChange>
        </w:rPr>
        <w:t xml:space="preserve">"</w:t>
      </w:r>
      <w:r>
        <w:rPr>
          <w:rStyle w:val="affffe"/>
          <w:rFonts w:hint="cs"/>
          <w:rtl/>
          <w:rPrChange w:id="9110" w:author="מנוע אמוראים" w:date="2026-10-05T16:41:40Z">
            <w:rPr>
              <w:rStyle w:val="affffc"/>
              <w:rFonts w:hint="cs"/>
              <w:rtl/>
            </w:rPr>
          </w:rPrChange>
        </w:rPr>
        <w:t xml:space="preserve">י</w:t>
      </w:r>
      <w:r>
        <w:rPr>
          <w:rStyle w:val="affffc"/>
          <w:rFonts w:hint="cs"/>
          <w:rtl/>
        </w:rPr>
        <w:t xml:space="preserve"> דבקדושתה </w:t>
      </w:r>
      <w:r w:rsidR="00CE7294" w:rsidRPr="007E26F8">
        <w:rPr>
          <w:rStyle w:val="affffc"/>
          <w:rFonts w:hint="cs"/>
          <w:rtl/>
        </w:rPr>
        <w:t>עומדת</w:t>
      </w:r>
      <w:r w:rsidR="00502266">
        <w:rPr>
          <w:rFonts w:ascii="Fb Fontext" w:hAnsi="Fb Fontext" w:hint="cs"/>
          <w:sz w:val="32"/>
          <w:rtl/>
        </w:rPr>
        <w:t>,</w:t>
      </w:r>
    </w:p>
    <w:p w14:paraId="02E9AED4" w14:textId="4225846D" w:rsidR="00AB7D20" w:rsidRPr="00FD0518" w:rsidRDefault="00AB7D20" w:rsidP="00AB7D20">
      <w:pPr>
        <w:rPr>
          <w:rFonts w:ascii="Fb Fontext" w:hAnsi="Fb Fontext"/>
          <w:spacing w:val="-6"/>
          <w:rtl/>
        </w:rPr>
      </w:pPr>
      <w:r w:rsidRPr="00FD0518">
        <w:rPr>
          <w:rStyle w:val="affffe"/>
          <w:spacing w:val="-6"/>
          <w:rtl/>
        </w:rPr>
        <w:t>וה</w:t>
      </w:r>
      <w:r w:rsidR="00FD0518" w:rsidRPr="00FD0518">
        <w:rPr>
          <w:rStyle w:val="affffe"/>
          <w:rFonts w:hint="cs"/>
          <w:spacing w:val="-6"/>
          <w:rtl/>
        </w:rPr>
        <w:t xml:space="preserve">א </w:t>
      </w:r>
      <w:r w:rsidRPr="00FD0518">
        <w:rPr>
          <w:rFonts w:ascii="Fb Fontext" w:hAnsi="Fb Fontext"/>
          <w:spacing w:val="-6"/>
          <w:rtl/>
        </w:rPr>
        <w:t>נתגיירה וראתה דם,</w:t>
      </w:r>
      <w:r w:rsidRPr="00FD0518">
        <w:rPr>
          <w:rStyle w:val="affffe"/>
          <w:spacing w:val="-6"/>
          <w:rtl/>
        </w:rPr>
        <w:t xml:space="preserve"> </w:t>
      </w:r>
      <w:r w:rsidRPr="00FD0518">
        <w:rPr>
          <w:rStyle w:val="affffe"/>
          <w:rFonts w:hint="cs"/>
          <w:spacing w:val="-6"/>
          <w:rtl/>
        </w:rPr>
        <w:t>לר</w:t>
      </w:r>
      <w:r w:rsidRPr="00FD0518">
        <w:rPr>
          <w:rStyle w:val="affffe"/>
          <w:spacing w:val="-6"/>
          <w:rtl/>
        </w:rPr>
        <w:t>"</w:t>
      </w:r>
      <w:r w:rsidRPr="00FD0518">
        <w:rPr>
          <w:rStyle w:val="affffe"/>
          <w:rFonts w:hint="cs"/>
          <w:spacing w:val="-6"/>
          <w:rtl/>
        </w:rPr>
        <w:t>י</w:t>
      </w:r>
      <w:r w:rsidRPr="00FD0518">
        <w:rPr>
          <w:rStyle w:val="affffe"/>
          <w:spacing w:val="-6"/>
          <w:rtl/>
        </w:rPr>
        <w:t xml:space="preserve">: </w:t>
      </w:r>
      <w:r w:rsidRPr="00FD0518">
        <w:rPr>
          <w:rFonts w:ascii="Fb Fontext" w:hAnsi="Fb Fontext"/>
          <w:spacing w:val="-6"/>
          <w:rtl/>
        </w:rPr>
        <w:t>דיה שעתה,</w:t>
      </w:r>
      <w:r w:rsidRPr="00FD0518">
        <w:rPr>
          <w:rFonts w:ascii="Fb Fontext" w:hAnsi="Fb Fontext" w:hint="cs"/>
          <w:spacing w:val="-6"/>
          <w:rtl/>
        </w:rPr>
        <w:t xml:space="preserve"> ו</w:t>
      </w:r>
      <w:r w:rsidR="00CE7294" w:rsidRPr="00FD0518">
        <w:rPr>
          <w:rFonts w:ascii="Fb Fontext" w:hAnsi="Fb Fontext" w:hint="cs"/>
          <w:spacing w:val="-6"/>
          <w:rtl/>
        </w:rPr>
        <w:t xml:space="preserve">ממתנת </w:t>
      </w:r>
      <w:r w:rsidRPr="00FD0518">
        <w:rPr>
          <w:rFonts w:ascii="Fb Fontext" w:hAnsi="Fb Fontext" w:hint="cs"/>
          <w:spacing w:val="-6"/>
          <w:rtl/>
        </w:rPr>
        <w:t xml:space="preserve">ג' חודשים </w:t>
      </w:r>
      <w:r w:rsidRPr="00FD0518">
        <w:rPr>
          <w:rStyle w:val="afffff0"/>
          <w:rFonts w:hint="cs"/>
          <w:spacing w:val="-6"/>
          <w:rtl/>
        </w:rPr>
        <w:t>[להבחין]</w:t>
      </w:r>
    </w:p>
    <w:p w14:paraId="59E4B250" w14:textId="3EC3844C" w:rsidR="00AB7D20" w:rsidRPr="00F71179" w:rsidRDefault="00AB7D20" w:rsidP="00502266">
      <w:pPr>
        <w:rPr>
          <w:rtl/>
        </w:rPr>
      </w:pPr>
      <w:r w:rsidRPr="00CE7294">
        <w:rPr>
          <w:rStyle w:val="affffe"/>
          <w:rFonts w:hint="cs"/>
          <w:rtl/>
        </w:rPr>
        <w:t>לרבי יוסי</w:t>
      </w:r>
      <w:r w:rsidRPr="00CE7294">
        <w:rPr>
          <w:rStyle w:val="affffe"/>
          <w:rtl/>
        </w:rPr>
        <w:t>:</w:t>
      </w:r>
      <w:r w:rsidRPr="00F71179">
        <w:rPr>
          <w:rtl/>
        </w:rPr>
        <w:t xml:space="preserve"> הרי היא ככל הנשים, ומטמאה מעת לעת ומפקידה לפקידה</w:t>
      </w:r>
      <w:r w:rsidRPr="00F71179">
        <w:rPr>
          <w:rFonts w:hint="cs"/>
          <w:rtl/>
        </w:rPr>
        <w:t xml:space="preserve"> ו</w:t>
      </w:r>
      <w:r w:rsidRPr="00F71179">
        <w:rPr>
          <w:rtl/>
        </w:rPr>
        <w:t>מתיר ליארס ולינשא מיד</w:t>
      </w:r>
      <w:r w:rsidR="00502266">
        <w:rPr>
          <w:rFonts w:hint="cs"/>
          <w:rtl/>
        </w:rPr>
        <w:t>,</w:t>
      </w:r>
    </w:p>
    <w:p w14:paraId="359982DA" w14:textId="77777777" w:rsidR="00AB7D20" w:rsidRPr="00730169" w:rsidRDefault="00AB7D20" w:rsidP="00AB7D20">
      <w:pPr>
        <w:rPr>
          <w:rFonts w:ascii="Fb Fontext" w:hAnsi="Fb Fontext" w:cs="Guttman Vilna"/>
          <w:b/>
          <w:bCs/>
          <w:spacing w:val="-4"/>
          <w:rtl/>
        </w:rPr>
      </w:pPr>
      <w:r w:rsidRPr="00730169">
        <w:rPr>
          <w:rStyle w:val="affffe"/>
          <w:rFonts w:hint="cs"/>
          <w:spacing w:val="-4"/>
          <w:rtl/>
        </w:rPr>
        <w:t xml:space="preserve">וענהו: </w:t>
      </w:r>
      <w:r w:rsidRPr="00730169">
        <w:rPr>
          <w:rFonts w:ascii="Fb Fontext" w:hAnsi="Fb Fontext" w:hint="cs"/>
          <w:spacing w:val="-4"/>
          <w:rtl/>
        </w:rPr>
        <w:t xml:space="preserve">דיש לחלק בין גיורת </w:t>
      </w:r>
      <w:r w:rsidRPr="00730169">
        <w:rPr>
          <w:rStyle w:val="afffff0"/>
          <w:rFonts w:hint="cs"/>
          <w:spacing w:val="-4"/>
          <w:rtl/>
        </w:rPr>
        <w:t>של</w:t>
      </w:r>
      <w:r w:rsidRPr="00730169">
        <w:rPr>
          <w:rStyle w:val="afffff0"/>
          <w:spacing w:val="-4"/>
          <w:rtl/>
        </w:rPr>
        <w:t xml:space="preserve">א </w:t>
      </w:r>
      <w:r w:rsidRPr="00730169">
        <w:rPr>
          <w:rStyle w:val="afffff0"/>
          <w:rFonts w:hint="cs"/>
          <w:spacing w:val="-4"/>
          <w:rtl/>
        </w:rPr>
        <w:t>שומרת עצמה</w:t>
      </w:r>
      <w:r w:rsidRPr="00730169">
        <w:rPr>
          <w:rStyle w:val="afffff0"/>
          <w:spacing w:val="-4"/>
          <w:rtl/>
        </w:rPr>
        <w:t>,</w:t>
      </w:r>
      <w:r w:rsidRPr="00730169">
        <w:rPr>
          <w:rFonts w:ascii="Fb Fontext" w:hAnsi="Fb Fontext"/>
          <w:spacing w:val="-4"/>
          <w:rtl/>
        </w:rPr>
        <w:t xml:space="preserve"> </w:t>
      </w:r>
      <w:r w:rsidRPr="00730169">
        <w:rPr>
          <w:rFonts w:ascii="Fb Fontext" w:hAnsi="Fb Fontext" w:hint="cs"/>
          <w:spacing w:val="-4"/>
          <w:rtl/>
        </w:rPr>
        <w:t xml:space="preserve">לשבויה </w:t>
      </w:r>
      <w:r w:rsidRPr="00730169">
        <w:rPr>
          <w:rStyle w:val="afffff0"/>
          <w:rFonts w:hint="cs"/>
          <w:spacing w:val="-4"/>
          <w:rtl/>
        </w:rPr>
        <w:t>ששומרת עצמה.</w:t>
      </w:r>
    </w:p>
    <w:p w14:paraId="0732C171" w14:textId="77777777" w:rsidR="00E268F4" w:rsidRDefault="00AB7D20" w:rsidP="00AB7D20">
      <w:pPr>
        <w:rPr>
          <w:rFonts w:ascii="Fb Fontext" w:hAnsi="Fb Fontext"/>
          <w:spacing w:val="-4"/>
          <w:rtl/>
        </w:rPr>
      </w:pPr>
      <w:r w:rsidRPr="00C35A2C">
        <w:rPr>
          <w:rFonts w:ascii="Fb Fontext" w:hAnsi="Fb Fontext"/>
          <w:rtl/>
        </w:rPr>
        <w:t>•</w:t>
      </w:r>
      <w:r w:rsidRPr="00C35A2C">
        <w:rPr>
          <w:rFonts w:ascii="Fb Fontext" w:hAnsi="Fb Fontext" w:hint="cs"/>
          <w:rtl/>
        </w:rPr>
        <w:t xml:space="preserve"> </w:t>
      </w:r>
      <w:r w:rsidRPr="00C35A2C">
        <w:rPr>
          <w:rFonts w:ascii="Fb Fontext" w:hAnsi="Fb Fontext"/>
          <w:rtl/>
        </w:rPr>
        <w:t>ורמי שבויה אשבויה</w:t>
      </w:r>
      <w:r w:rsidRPr="00C35A2C">
        <w:rPr>
          <w:rFonts w:ascii="Fb Fontext" w:hAnsi="Fb Fontext" w:hint="cs"/>
          <w:rtl/>
        </w:rPr>
        <w:t xml:space="preserve"> </w:t>
      </w:r>
      <w:r w:rsidRPr="00CE7294">
        <w:rPr>
          <w:rStyle w:val="affffe"/>
          <w:rtl/>
        </w:rPr>
        <w:t xml:space="preserve">דתניא: </w:t>
      </w:r>
      <w:r w:rsidRPr="00C35A2C">
        <w:rPr>
          <w:rFonts w:ascii="Fb Fontext" w:hAnsi="Fb Fontext"/>
          <w:rtl/>
        </w:rPr>
        <w:t xml:space="preserve">הגיורת, והשבויה, והשפחה, </w:t>
      </w:r>
      <w:r w:rsidRPr="00C30EB5">
        <w:rPr>
          <w:rFonts w:ascii="Fb Fontext" w:hAnsi="Fb Fontext"/>
          <w:spacing w:val="-6"/>
          <w:rtl/>
        </w:rPr>
        <w:t>שנפדו ושנתגיירו ושנשתחררו יתירות על בנות ג' שנים ויום אחד</w:t>
      </w:r>
      <w:r w:rsidR="00E268F4" w:rsidRPr="00C30EB5">
        <w:rPr>
          <w:rFonts w:ascii="Fb Fontext" w:hAnsi="Fb Fontext"/>
          <w:spacing w:val="-6"/>
          <w:rtl/>
        </w:rPr>
        <w:t>,</w:t>
      </w:r>
    </w:p>
    <w:p w14:paraId="5D3DC33B" w14:textId="1CB5D82C" w:rsidR="00AB7D20" w:rsidRPr="00730169" w:rsidRDefault="00AB7D20" w:rsidP="00AB7D20">
      <w:pPr>
        <w:rPr>
          <w:rFonts w:ascii="Fb Fontext" w:hAnsi="Fb Fontext" w:cs="Guttman Vilna"/>
          <w:b/>
          <w:bCs/>
          <w:spacing w:val="-4"/>
          <w:rtl/>
        </w:rPr>
      </w:pPr>
      <w:r w:rsidRPr="00730169">
        <w:rPr>
          <w:rStyle w:val="affffe"/>
          <w:rFonts w:hint="cs"/>
          <w:spacing w:val="-4"/>
          <w:rtl/>
        </w:rPr>
        <w:t>לר</w:t>
      </w:r>
      <w:r w:rsidRPr="00730169">
        <w:rPr>
          <w:rStyle w:val="affffe"/>
          <w:spacing w:val="-4"/>
          <w:rtl/>
        </w:rPr>
        <w:t>"</w:t>
      </w:r>
      <w:r w:rsidRPr="00730169">
        <w:rPr>
          <w:rStyle w:val="affffe"/>
          <w:rFonts w:hint="cs"/>
          <w:spacing w:val="-4"/>
          <w:rtl/>
        </w:rPr>
        <w:t xml:space="preserve">י </w:t>
      </w:r>
      <w:r w:rsidRPr="00730169">
        <w:rPr>
          <w:rFonts w:ascii="Fb Fontext" w:hAnsi="Fb Fontext"/>
          <w:spacing w:val="-4"/>
          <w:rtl/>
        </w:rPr>
        <w:t xml:space="preserve">צריכות להמתין ג' חדשים, </w:t>
      </w:r>
      <w:r w:rsidRPr="00730169">
        <w:rPr>
          <w:rStyle w:val="affffe"/>
          <w:rFonts w:hint="cs"/>
          <w:spacing w:val="-4"/>
          <w:rtl/>
        </w:rPr>
        <w:t>ו</w:t>
      </w:r>
      <w:r w:rsidRPr="00730169">
        <w:rPr>
          <w:rStyle w:val="affffe"/>
          <w:spacing w:val="-4"/>
          <w:rtl/>
        </w:rPr>
        <w:t xml:space="preserve">ר' יוסי </w:t>
      </w:r>
      <w:r w:rsidRPr="00730169">
        <w:rPr>
          <w:rFonts w:ascii="Fb Fontext" w:hAnsi="Fb Fontext"/>
          <w:spacing w:val="-4"/>
          <w:rtl/>
        </w:rPr>
        <w:t>מתיר ליארס ולינשא מיד!</w:t>
      </w:r>
    </w:p>
    <w:p w14:paraId="257786B3" w14:textId="7BD14CF7" w:rsidR="00AB7D20" w:rsidRPr="00CE7294" w:rsidRDefault="00AB7D20" w:rsidP="00AB7D20">
      <w:pPr>
        <w:rPr>
          <w:rStyle w:val="afffff0"/>
          <w:rtl/>
        </w:rPr>
      </w:pPr>
      <w:r>
        <w:rPr>
          <w:rFonts w:ascii="Fb Fontext" w:hAnsi="Fb Fontext"/>
          <w:sz w:val="32"/>
          <w:rtl/>
        </w:rPr>
        <w:t>שת</w:t>
      </w:r>
      <w:r w:rsidRPr="00C35A2C">
        <w:rPr>
          <w:rFonts w:ascii="Fb Fontext" w:hAnsi="Fb Fontext"/>
          <w:sz w:val="32"/>
          <w:rtl/>
        </w:rPr>
        <w:t>ק.</w:t>
      </w:r>
      <w:r w:rsidRPr="00C35A2C">
        <w:rPr>
          <w:rFonts w:ascii="Fb Fontext" w:hAnsi="Fb Fontext" w:hint="cs"/>
          <w:sz w:val="32"/>
          <w:rtl/>
        </w:rPr>
        <w:t xml:space="preserve"> </w:t>
      </w:r>
      <w:r w:rsidRPr="00CE7294">
        <w:rPr>
          <w:rStyle w:val="affffe"/>
          <w:rFonts w:hint="cs"/>
          <w:rtl/>
        </w:rPr>
        <w:t>ואח</w:t>
      </w:r>
      <w:r w:rsidRPr="00CE7294">
        <w:rPr>
          <w:rStyle w:val="affffe"/>
          <w:rtl/>
        </w:rPr>
        <w:t>"</w:t>
      </w:r>
      <w:r w:rsidRPr="00CE7294">
        <w:rPr>
          <w:rStyle w:val="affffe"/>
          <w:rFonts w:hint="cs"/>
          <w:rtl/>
        </w:rPr>
        <w:t>כ א</w:t>
      </w:r>
      <w:r w:rsidRPr="00CE7294">
        <w:rPr>
          <w:rStyle w:val="affffe"/>
          <w:rtl/>
        </w:rPr>
        <w:t>"</w:t>
      </w:r>
      <w:r w:rsidRPr="00CE7294">
        <w:rPr>
          <w:rStyle w:val="affffe"/>
          <w:rFonts w:hint="cs"/>
          <w:rtl/>
        </w:rPr>
        <w:t xml:space="preserve">ל </w:t>
      </w:r>
      <w:r w:rsidR="00CE7294">
        <w:rPr>
          <w:rStyle w:val="affffe"/>
          <w:rFonts w:hint="cs"/>
          <w:rtl/>
        </w:rPr>
        <w:t>מ</w:t>
      </w:r>
      <w:r w:rsidRPr="00CE7294">
        <w:rPr>
          <w:rStyle w:val="affffe"/>
          <w:rFonts w:hint="cs"/>
          <w:rtl/>
        </w:rPr>
        <w:t>ר</w:t>
      </w:r>
      <w:r w:rsidRPr="00CE7294">
        <w:rPr>
          <w:rStyle w:val="affffe"/>
          <w:rtl/>
        </w:rPr>
        <w:t>"</w:t>
      </w:r>
      <w:r w:rsidRPr="00CE7294">
        <w:rPr>
          <w:rStyle w:val="affffe"/>
          <w:rFonts w:hint="cs"/>
          <w:rtl/>
        </w:rPr>
        <w:t xml:space="preserve">ש: </w:t>
      </w:r>
      <w:r w:rsidRPr="00C35A2C">
        <w:rPr>
          <w:rFonts w:ascii="Fb Fontext" w:hAnsi="Fb Fontext" w:hint="cs"/>
          <w:sz w:val="32"/>
          <w:rtl/>
        </w:rPr>
        <w:t xml:space="preserve">דמיירי </w:t>
      </w:r>
      <w:r w:rsidRPr="00C35A2C">
        <w:rPr>
          <w:rFonts w:ascii="Fb Fontext" w:hAnsi="Fb Fontext"/>
          <w:sz w:val="32"/>
          <w:rtl/>
        </w:rPr>
        <w:t>שראוה שנבעלה.</w:t>
      </w:r>
      <w:r w:rsidR="00CE7294" w:rsidRPr="00CE7294">
        <w:rPr>
          <w:rStyle w:val="afffff0"/>
          <w:rFonts w:hint="cs"/>
          <w:rtl/>
        </w:rPr>
        <w:t xml:space="preserve"> </w:t>
      </w:r>
      <w:r w:rsidRPr="00CE7294">
        <w:rPr>
          <w:rStyle w:val="afffff0"/>
          <w:rFonts w:hint="cs"/>
          <w:rtl/>
        </w:rPr>
        <w:t>ול</w:t>
      </w:r>
      <w:r w:rsidR="00CE7294" w:rsidRPr="00CE7294">
        <w:rPr>
          <w:rStyle w:val="afffff0"/>
          <w:rFonts w:hint="cs"/>
          <w:rtl/>
        </w:rPr>
        <w:t>כך</w:t>
      </w:r>
      <w:r>
        <w:rPr>
          <w:rStyle w:val="afffff0"/>
          <w:rFonts w:hint="cs"/>
          <w:rtl/>
        </w:rPr>
        <w:t xml:space="preserve"> </w:t>
      </w:r>
      <w:r>
        <w:rPr>
          <w:rStyle w:val="affffe"/>
          <w:rFonts w:hint="cs"/>
          <w:rtl/>
          <w:rPrChange w:id="9111" w:author="מנוע אמוראים" w:date="2026-10-05T16:41:40Z">
            <w:rPr>
              <w:rStyle w:val="afffff0"/>
              <w:rFonts w:hint="cs"/>
              <w:rtl/>
            </w:rPr>
          </w:rPrChange>
        </w:rPr>
        <w:t xml:space="preserve">לר</w:t>
      </w:r>
      <w:r>
        <w:rPr>
          <w:rStyle w:val="affffe"/>
          <w:rtl/>
          <w:rPrChange w:id="9112" w:author="מנוע אמוראים" w:date="2026-10-05T16:41:40Z">
            <w:rPr>
              <w:rStyle w:val="afffff0"/>
              <w:rtl/>
            </w:rPr>
          </w:rPrChange>
        </w:rPr>
        <w:t xml:space="preserve">"</w:t>
      </w:r>
      <w:r>
        <w:rPr>
          <w:rStyle w:val="affffe"/>
          <w:rFonts w:hint="cs"/>
          <w:rtl/>
          <w:rPrChange w:id="9113" w:author="מנוע אמוראים" w:date="2026-10-05T16:41:40Z">
            <w:rPr>
              <w:rStyle w:val="afffff0"/>
              <w:rFonts w:hint="cs"/>
              <w:rtl/>
            </w:rPr>
          </w:rPrChange>
        </w:rPr>
        <w:t xml:space="preserve">י</w:t>
      </w:r>
      <w:r>
        <w:rPr>
          <w:rStyle w:val="afffff0"/>
          <w:rFonts w:hint="cs"/>
          <w:rtl/>
        </w:rPr>
        <w:t xml:space="preserve"> </w:t>
      </w:r>
      <w:r w:rsidR="00CE7294">
        <w:rPr>
          <w:rStyle w:val="afffff0"/>
          <w:rFonts w:hint="cs"/>
          <w:rtl/>
        </w:rPr>
        <w:t>ממתנת</w:t>
      </w:r>
      <w:r w:rsidR="00502266">
        <w:rPr>
          <w:rStyle w:val="afffff0"/>
          <w:rFonts w:hint="cs"/>
          <w:rtl/>
        </w:rPr>
        <w:t>,</w:t>
      </w:r>
    </w:p>
    <w:p w14:paraId="757759D0" w14:textId="31EE408E" w:rsidR="00AB7D20" w:rsidRPr="00C35A2C" w:rsidRDefault="00AB7D20" w:rsidP="00AB7D20">
      <w:pPr>
        <w:rPr>
          <w:rFonts w:ascii="Fb Fontext" w:hAnsi="Fb Fontext"/>
          <w:rtl/>
        </w:rPr>
      </w:pPr>
      <w:r w:rsidRPr="00CE7294">
        <w:rPr>
          <w:rStyle w:val="affffe"/>
          <w:rFonts w:hint="cs"/>
          <w:rtl/>
        </w:rPr>
        <w:t>ואין לומר ד</w:t>
      </w:r>
      <w:r w:rsidR="00CE7294">
        <w:rPr>
          <w:rStyle w:val="affffe"/>
          <w:rFonts w:hint="cs"/>
          <w:rtl/>
        </w:rPr>
        <w:t>ל</w:t>
      </w:r>
      <w:r w:rsidRPr="00CE7294">
        <w:rPr>
          <w:rStyle w:val="affffe"/>
          <w:rFonts w:hint="cs"/>
          <w:rtl/>
        </w:rPr>
        <w:t>רבי יוסי</w:t>
      </w:r>
      <w:r w:rsidR="00CE7294">
        <w:rPr>
          <w:rStyle w:val="affffe"/>
          <w:rFonts w:hint="cs"/>
          <w:rtl/>
        </w:rPr>
        <w:t>:</w:t>
      </w:r>
      <w:r w:rsidRPr="00CE7294">
        <w:rPr>
          <w:rStyle w:val="affffe"/>
          <w:rFonts w:hint="cs"/>
          <w:rtl/>
        </w:rPr>
        <w:t xml:space="preserve"> </w:t>
      </w:r>
      <w:r w:rsidRPr="00CE7294">
        <w:rPr>
          <w:rStyle w:val="affffe"/>
          <w:rtl/>
        </w:rPr>
        <w:t xml:space="preserve"> </w:t>
      </w:r>
      <w:r w:rsidRPr="00C35A2C">
        <w:rPr>
          <w:rFonts w:ascii="Fb Fontext" w:hAnsi="Fb Fontext"/>
          <w:rtl/>
        </w:rPr>
        <w:t>אשה מזנה משמשת במוך שלא תתעבר.</w:t>
      </w:r>
    </w:p>
    <w:p w14:paraId="7A54339F" w14:textId="18551186" w:rsidR="00E268F4" w:rsidRDefault="00AB7D20" w:rsidP="00574575">
      <w:pPr>
        <w:rPr>
          <w:rFonts w:ascii="Fb Fontext" w:hAnsi="Fb Fontext"/>
          <w:spacing w:val="-4"/>
          <w:sz w:val="32"/>
          <w:rtl/>
        </w:rPr>
      </w:pPr>
      <w:r w:rsidRPr="00F71179">
        <w:rPr>
          <w:rFonts w:ascii="Fb Fontext" w:hAnsi="Fb Fontext" w:hint="cs"/>
          <w:spacing w:val="-4"/>
          <w:sz w:val="32"/>
          <w:rtl/>
        </w:rPr>
        <w:t xml:space="preserve">בשלמא </w:t>
      </w:r>
      <w:r w:rsidRPr="00224771">
        <w:rPr>
          <w:rFonts w:cs="PFT_Frank" w:hint="cs"/>
          <w:b/>
          <w:bCs/>
          <w:szCs w:val="14"/>
          <w:rtl/>
        </w:rPr>
        <w:t>ג</w:t>
      </w:r>
      <w:r w:rsidRPr="00224771">
        <w:rPr>
          <w:rFonts w:cs="PFT_Frank"/>
          <w:b/>
          <w:bCs/>
          <w:szCs w:val="14"/>
          <w:rtl/>
        </w:rPr>
        <w:t>יורת -</w:t>
      </w:r>
      <w:r w:rsidRPr="00F71179">
        <w:rPr>
          <w:rFonts w:ascii="Fb Fontext" w:hAnsi="Fb Fontext"/>
          <w:spacing w:val="-4"/>
          <w:sz w:val="32"/>
          <w:rtl/>
        </w:rPr>
        <w:t xml:space="preserve"> </w:t>
      </w:r>
      <w:r w:rsidR="00B11A4C">
        <w:rPr>
          <w:rFonts w:ascii="Fb Fontext" w:hAnsi="Fb Fontext" w:hint="cs"/>
          <w:spacing w:val="-4"/>
          <w:sz w:val="32"/>
          <w:rtl/>
        </w:rPr>
        <w:t>ש</w:t>
      </w:r>
      <w:r w:rsidRPr="00F71179">
        <w:rPr>
          <w:rFonts w:ascii="Fb Fontext" w:hAnsi="Fb Fontext"/>
          <w:spacing w:val="-4"/>
          <w:sz w:val="32"/>
          <w:rtl/>
        </w:rPr>
        <w:t>דעתה ל</w:t>
      </w:r>
      <w:r w:rsidRPr="00F71179">
        <w:rPr>
          <w:rFonts w:ascii="Fb Fontext" w:hAnsi="Fb Fontext" w:hint="cs"/>
          <w:spacing w:val="-4"/>
          <w:sz w:val="32"/>
          <w:rtl/>
        </w:rPr>
        <w:t>התגייר שומרת עצמה</w:t>
      </w:r>
      <w:r w:rsidR="00E268F4">
        <w:rPr>
          <w:rFonts w:ascii="Fb Fontext" w:hAnsi="Fb Fontext" w:hint="cs"/>
          <w:spacing w:val="-4"/>
          <w:sz w:val="32"/>
          <w:rtl/>
        </w:rPr>
        <w:t>,</w:t>
      </w:r>
    </w:p>
    <w:p w14:paraId="7EBD8A21" w14:textId="199336BE" w:rsidR="00AB7D20" w:rsidRPr="00F71179" w:rsidRDefault="003C1EE5" w:rsidP="00B11A4C">
      <w:pPr>
        <w:ind w:left="283" w:firstLine="57"/>
        <w:rPr>
          <w:rFonts w:ascii="Fb Fontext" w:hAnsi="Fb Fontext"/>
          <w:spacing w:val="-4"/>
          <w:sz w:val="32"/>
          <w:rtl/>
        </w:rPr>
      </w:pPr>
      <w:r w:rsidRPr="00C54C7E">
        <w:rPr>
          <w:rStyle w:val="afffe"/>
          <w:rFonts w:hint="cs"/>
          <w:rtl/>
        </w:rPr>
        <w:t xml:space="preserve"> </w:t>
      </w:r>
      <w:r w:rsidR="00AB7D20" w:rsidRPr="00224771">
        <w:rPr>
          <w:rFonts w:cs="PFT_Frank" w:hint="cs"/>
          <w:b/>
          <w:bCs/>
          <w:szCs w:val="14"/>
          <w:rtl/>
        </w:rPr>
        <w:t xml:space="preserve">שבויה </w:t>
      </w:r>
      <w:r w:rsidR="007E26F8">
        <w:rPr>
          <w:rFonts w:ascii="Fb Fontext" w:hAnsi="Fb Fontext" w:hint="cs"/>
          <w:spacing w:val="-4"/>
          <w:sz w:val="32"/>
          <w:rtl/>
        </w:rPr>
        <w:t>-</w:t>
      </w:r>
      <w:r w:rsidR="00AB7D20" w:rsidRPr="00F71179">
        <w:rPr>
          <w:rFonts w:ascii="Fb Fontext" w:hAnsi="Fb Fontext" w:hint="cs"/>
          <w:spacing w:val="-4"/>
          <w:sz w:val="32"/>
          <w:rtl/>
        </w:rPr>
        <w:t xml:space="preserve"> שלא יודעת להיכן יביאוה.</w:t>
      </w:r>
    </w:p>
    <w:p w14:paraId="2E744C69" w14:textId="77777777" w:rsidR="00E268F4" w:rsidRDefault="00AB7D20" w:rsidP="003C1EE5">
      <w:pPr>
        <w:ind w:left="226" w:firstLine="114"/>
        <w:rPr>
          <w:rFonts w:ascii="Fb Fontext" w:hAnsi="Fb Fontext"/>
          <w:sz w:val="32"/>
          <w:rtl/>
        </w:rPr>
      </w:pPr>
      <w:r w:rsidRPr="007E26F8">
        <w:rPr>
          <w:rFonts w:ascii="Fb Fontext" w:hAnsi="Fb Fontext" w:cs="PFT_Frank"/>
          <w:sz w:val="32"/>
          <w:szCs w:val="14"/>
          <w:rtl/>
        </w:rPr>
        <w:t>שפחה</w:t>
      </w:r>
      <w:r w:rsidRPr="00CA108A">
        <w:rPr>
          <w:rFonts w:ascii="Fb Fontext" w:hAnsi="Fb Fontext" w:cs="PFT_Frank"/>
          <w:b/>
          <w:bCs/>
          <w:sz w:val="32"/>
          <w:szCs w:val="14"/>
          <w:rtl/>
        </w:rPr>
        <w:t xml:space="preserve"> </w:t>
      </w:r>
      <w:r w:rsidR="00B11A4C">
        <w:rPr>
          <w:rFonts w:ascii="Fb Fontext" w:hAnsi="Fb Fontext" w:hint="cs"/>
          <w:sz w:val="32"/>
          <w:rtl/>
        </w:rPr>
        <w:t>-</w:t>
      </w:r>
      <w:r w:rsidRPr="00C35A2C">
        <w:rPr>
          <w:rFonts w:ascii="Fb Fontext" w:hAnsi="Fb Fontext"/>
          <w:sz w:val="32"/>
          <w:rtl/>
        </w:rPr>
        <w:t>דשמעה מ</w:t>
      </w:r>
      <w:r w:rsidRPr="00C35A2C">
        <w:rPr>
          <w:rFonts w:ascii="Fb Fontext" w:hAnsi="Fb Fontext" w:hint="cs"/>
          <w:sz w:val="32"/>
          <w:rtl/>
        </w:rPr>
        <w:t>אדונה</w:t>
      </w:r>
      <w:r w:rsidR="00E268F4">
        <w:rPr>
          <w:rFonts w:ascii="Fb Fontext" w:hAnsi="Fb Fontext" w:hint="cs"/>
          <w:sz w:val="32"/>
          <w:rtl/>
        </w:rPr>
        <w:t>,</w:t>
      </w:r>
    </w:p>
    <w:p w14:paraId="7F4D0F2B" w14:textId="0B4D459D" w:rsidR="00AB7D20" w:rsidRDefault="00AB7D20" w:rsidP="00B11A4C">
      <w:pPr>
        <w:rPr>
          <w:rFonts w:ascii="Fb Fontext" w:hAnsi="Fb Fontext"/>
          <w:sz w:val="32"/>
          <w:rtl/>
        </w:rPr>
      </w:pPr>
      <w:r w:rsidRPr="00C35A2C">
        <w:rPr>
          <w:rFonts w:ascii="Fb Fontext" w:hAnsi="Fb Fontext" w:hint="cs"/>
          <w:sz w:val="32"/>
          <w:rtl/>
        </w:rPr>
        <w:t>אבל יוצאה בשן ועין א</w:t>
      </w:r>
      <w:r w:rsidRPr="00C35A2C">
        <w:rPr>
          <w:rFonts w:ascii="Fb Fontext" w:hAnsi="Fb Fontext"/>
          <w:sz w:val="32"/>
          <w:rtl/>
        </w:rPr>
        <w:t>"</w:t>
      </w:r>
      <w:r w:rsidRPr="00C35A2C">
        <w:rPr>
          <w:rFonts w:ascii="Fb Fontext" w:hAnsi="Fb Fontext" w:hint="cs"/>
          <w:sz w:val="32"/>
          <w:rtl/>
        </w:rPr>
        <w:t>א לומר כיון דממילא.</w:t>
      </w:r>
      <w:r w:rsidR="00B11A4C">
        <w:rPr>
          <w:rFonts w:ascii="Fb Fontext" w:hAnsi="Fb Fontext" w:hint="cs"/>
          <w:sz w:val="32"/>
          <w:rtl/>
        </w:rPr>
        <w:t xml:space="preserve"> </w:t>
      </w:r>
      <w:r w:rsidRPr="00C35A2C">
        <w:rPr>
          <w:rFonts w:ascii="Fb Fontext" w:hAnsi="Fb Fontext" w:hint="cs"/>
          <w:sz w:val="32"/>
          <w:rtl/>
        </w:rPr>
        <w:t xml:space="preserve">דהא אנוסה ומפותה דממילא הם </w:t>
      </w:r>
      <w:r w:rsidRPr="00B11A4C">
        <w:rPr>
          <w:rStyle w:val="affffe"/>
          <w:rFonts w:hint="cs"/>
          <w:rtl/>
        </w:rPr>
        <w:t>ואעפ</w:t>
      </w:r>
      <w:r w:rsidRPr="00B11A4C">
        <w:rPr>
          <w:rStyle w:val="affffe"/>
          <w:rtl/>
        </w:rPr>
        <w:t>"</w:t>
      </w:r>
      <w:r w:rsidRPr="00B11A4C">
        <w:rPr>
          <w:rStyle w:val="affffe"/>
          <w:rFonts w:hint="cs"/>
          <w:rtl/>
        </w:rPr>
        <w:t xml:space="preserve">כ לרב יוסי </w:t>
      </w:r>
      <w:r w:rsidRPr="00C35A2C">
        <w:rPr>
          <w:rFonts w:ascii="Fb Fontext" w:hAnsi="Fb Fontext" w:hint="cs"/>
          <w:sz w:val="32"/>
          <w:rtl/>
        </w:rPr>
        <w:t>מתיר ליארס ולינשא מיד</w:t>
      </w:r>
    </w:p>
    <w:p w14:paraId="5D28DDE1" w14:textId="793B6934" w:rsidR="00AB7D20" w:rsidRPr="00C35A2C" w:rsidRDefault="003C1EE5" w:rsidP="00B11A4C">
      <w:pPr>
        <w:rPr>
          <w:rFonts w:ascii="Fb Fontext" w:hAnsi="Fb Fontext"/>
          <w:rtl/>
        </w:rPr>
      </w:pPr>
      <w:r w:rsidRPr="003C1EE5">
        <w:rPr>
          <w:rStyle w:val="afffff0"/>
          <w:rtl/>
        </w:rPr>
        <w:lastRenderedPageBreak/>
        <w:t>•</w:t>
      </w:r>
      <w:r w:rsidRPr="003C1EE5">
        <w:rPr>
          <w:rStyle w:val="afffff0"/>
          <w:rFonts w:hint="cs"/>
          <w:rtl/>
        </w:rPr>
        <w:t xml:space="preserve"> </w:t>
      </w:r>
      <w:r w:rsidR="00AB7D20" w:rsidRPr="00B11A4C">
        <w:rPr>
          <w:rStyle w:val="affffe"/>
          <w:rtl/>
        </w:rPr>
        <w:t>אלא רבה</w:t>
      </w:r>
      <w:r w:rsidR="00AB7D20" w:rsidRPr="00B11A4C">
        <w:rPr>
          <w:rStyle w:val="affffe"/>
          <w:rFonts w:hint="cs"/>
          <w:rtl/>
        </w:rPr>
        <w:t xml:space="preserve"> טעמא דרבי יוסי</w:t>
      </w:r>
      <w:r w:rsidR="00AB7D20" w:rsidRPr="00B11A4C">
        <w:rPr>
          <w:rStyle w:val="affffe"/>
          <w:rtl/>
        </w:rPr>
        <w:t xml:space="preserve">: </w:t>
      </w:r>
      <w:r w:rsidR="00AB7D20" w:rsidRPr="00C35A2C">
        <w:rPr>
          <w:rFonts w:ascii="Fb Fontext" w:hAnsi="Fb Fontext"/>
          <w:sz w:val="32"/>
          <w:rtl/>
        </w:rPr>
        <w:t>אשה מזנה מתהפכת כדי שלא תתעבר.</w:t>
      </w:r>
      <w:r w:rsidR="00B11A4C">
        <w:rPr>
          <w:rFonts w:ascii="Fb Fontext" w:hAnsi="Fb Fontext" w:hint="cs"/>
          <w:sz w:val="32"/>
          <w:rtl/>
        </w:rPr>
        <w:t xml:space="preserve"> </w:t>
      </w:r>
      <w:r w:rsidR="00AB7D20" w:rsidRPr="00B11A4C">
        <w:rPr>
          <w:rStyle w:val="afffff0"/>
          <w:rFonts w:hint="cs"/>
          <w:rtl/>
        </w:rPr>
        <w:t>[וא</w:t>
      </w:r>
      <w:r w:rsidR="00AB7D20" w:rsidRPr="00B11A4C">
        <w:rPr>
          <w:rStyle w:val="afffff0"/>
          <w:rtl/>
        </w:rPr>
        <w:t>"</w:t>
      </w:r>
      <w:r w:rsidR="00AB7D20" w:rsidRPr="00B11A4C">
        <w:rPr>
          <w:rStyle w:val="afffff0"/>
          <w:rFonts w:hint="cs"/>
          <w:rtl/>
        </w:rPr>
        <w:t xml:space="preserve">כ </w:t>
      </w:r>
      <w:r w:rsidR="00BD4EEB">
        <w:rPr>
          <w:rStyle w:val="afffff0"/>
          <w:rFonts w:hint="cs"/>
          <w:rtl/>
        </w:rPr>
        <w:t>אף</w:t>
      </w:r>
      <w:r w:rsidR="00AB7D20" w:rsidRPr="00B11A4C">
        <w:rPr>
          <w:rStyle w:val="afffff0"/>
          <w:rFonts w:hint="cs"/>
          <w:rtl/>
        </w:rPr>
        <w:t xml:space="preserve"> בממילא]</w:t>
      </w:r>
      <w:r w:rsidR="00B11A4C">
        <w:rPr>
          <w:rFonts w:ascii="Fb Fontext" w:hAnsi="Fb Fontext" w:hint="cs"/>
          <w:rtl/>
        </w:rPr>
        <w:t xml:space="preserve"> </w:t>
      </w:r>
      <w:r w:rsidR="00AB7D20" w:rsidRPr="00B11A4C">
        <w:rPr>
          <w:rStyle w:val="affffe"/>
          <w:rtl/>
        </w:rPr>
        <w:t xml:space="preserve">ואידך </w:t>
      </w:r>
      <w:r w:rsidR="00AB7D20" w:rsidRPr="00B11A4C">
        <w:rPr>
          <w:rStyle w:val="affffe"/>
          <w:rFonts w:hint="cs"/>
          <w:rtl/>
        </w:rPr>
        <w:t>[לר'י]</w:t>
      </w:r>
      <w:r w:rsidR="00AB7D20" w:rsidRPr="00C35A2C">
        <w:rPr>
          <w:rFonts w:ascii="Fb Fontext" w:hAnsi="Fb Fontext"/>
          <w:rtl/>
        </w:rPr>
        <w:t xml:space="preserve"> חיישי' שמא לא נהפכה יפה יפה.</w:t>
      </w:r>
    </w:p>
    <w:p w14:paraId="171759D9" w14:textId="77777777" w:rsidR="00AB7D20" w:rsidRPr="003C1EE5" w:rsidRDefault="00AB7D20" w:rsidP="003C1EE5">
      <w:pPr>
        <w:pStyle w:val="afffd"/>
        <w:rPr>
          <w:rtl/>
        </w:rPr>
      </w:pPr>
      <w:ins w:id="9842" w:author="מספור קטעי משנה" w:date="2026-10-06T06:45:30Z">
        <w:r>
          <w:rPr>
            <w:rStyle w:val="MisparKeta"/>
          </w:rPr>
          <w:t xml:space="preserve">א. </w:t>
        </w:r>
      </w:ins>
      <w:bookmarkStart w:id="254" w:name="_Toc119353039"/>
      <w:r w:rsidRPr="003C1EE5">
        <w:rPr>
          <w:rtl/>
        </w:rPr>
        <w:t>שנא': ולא יהיה אסון ענוש יענש וכו'.</w:t>
      </w:r>
      <w:bookmarkEnd w:id="254"/>
    </w:p>
    <w:p w14:paraId="75DE8C2E" w14:textId="628DFBF7" w:rsidR="00AB7D20" w:rsidRPr="00F71179" w:rsidRDefault="00AB7D20" w:rsidP="00AB7D20">
      <w:pPr>
        <w:rPr>
          <w:rFonts w:ascii="Fb Fontext" w:hAnsi="Fb Fontext" w:cs="Guttman Vilna"/>
          <w:b/>
          <w:bCs/>
          <w:spacing w:val="-2"/>
          <w:sz w:val="32"/>
          <w:rtl/>
        </w:rPr>
      </w:pPr>
      <w:r w:rsidRPr="00F71179">
        <w:rPr>
          <w:rFonts w:ascii="Fb Fontext" w:hAnsi="Fb Fontext" w:hint="cs"/>
          <w:spacing w:val="-2"/>
          <w:sz w:val="32"/>
          <w:rtl/>
        </w:rPr>
        <w:t>והא דנפקא מ</w:t>
      </w:r>
      <w:r w:rsidRPr="00F71179">
        <w:rPr>
          <w:rStyle w:val="affffa"/>
          <w:rFonts w:hint="cs"/>
          <w:spacing w:val="-2"/>
          <w:rtl/>
        </w:rPr>
        <w:t>'</w:t>
      </w:r>
      <w:r w:rsidRPr="00F71179">
        <w:rPr>
          <w:rStyle w:val="affffa"/>
          <w:spacing w:val="-2"/>
          <w:rtl/>
        </w:rPr>
        <w:t>כדי רשעתו</w:t>
      </w:r>
      <w:r w:rsidRPr="00F71179">
        <w:rPr>
          <w:rStyle w:val="affffa"/>
          <w:rFonts w:hint="cs"/>
          <w:spacing w:val="-2"/>
          <w:rtl/>
        </w:rPr>
        <w:t>'</w:t>
      </w:r>
      <w:r w:rsidRPr="00F71179">
        <w:rPr>
          <w:rFonts w:ascii="Fb Fontext" w:hAnsi="Fb Fontext" w:hint="cs"/>
          <w:spacing w:val="-2"/>
          <w:sz w:val="32"/>
          <w:rtl/>
        </w:rPr>
        <w:t>-</w:t>
      </w:r>
      <w:r w:rsidRPr="00F71179">
        <w:rPr>
          <w:rFonts w:ascii="Fb Fontext" w:hAnsi="Fb Fontext"/>
          <w:spacing w:val="-2"/>
          <w:sz w:val="32"/>
          <w:rtl/>
        </w:rPr>
        <w:t xml:space="preserve"> </w:t>
      </w:r>
      <w:r w:rsidR="003C1EE5">
        <w:rPr>
          <w:rFonts w:ascii="Fb Fontext" w:hAnsi="Fb Fontext" w:hint="cs"/>
          <w:spacing w:val="-2"/>
          <w:sz w:val="32"/>
          <w:rtl/>
        </w:rPr>
        <w:t>ו</w:t>
      </w:r>
      <w:r w:rsidRPr="00F71179">
        <w:rPr>
          <w:rFonts w:ascii="Fb Fontext" w:hAnsi="Fb Fontext"/>
          <w:spacing w:val="-2"/>
          <w:sz w:val="32"/>
          <w:rtl/>
        </w:rPr>
        <w:t>אי אתה מחייבו משום שתי רשעיות!</w:t>
      </w:r>
    </w:p>
    <w:p w14:paraId="7C92E30B" w14:textId="464ABD62" w:rsidR="00AB7D20" w:rsidRPr="00730169" w:rsidRDefault="00AB7D20" w:rsidP="003C1EE5">
      <w:pPr>
        <w:rPr>
          <w:rFonts w:ascii="Fb Fontext" w:hAnsi="Fb Fontext" w:cs="Guttman Vilna"/>
          <w:b/>
          <w:bCs/>
          <w:spacing w:val="-4"/>
          <w:rtl/>
        </w:rPr>
      </w:pPr>
      <w:r w:rsidRPr="00730169">
        <w:rPr>
          <w:rStyle w:val="affffe"/>
          <w:spacing w:val="-4"/>
          <w:rtl/>
        </w:rPr>
        <w:t xml:space="preserve">חד </w:t>
      </w:r>
      <w:r w:rsidRPr="00730169">
        <w:rPr>
          <w:rFonts w:ascii="Fb Fontext" w:hAnsi="Fb Fontext"/>
          <w:spacing w:val="-4"/>
          <w:sz w:val="32"/>
          <w:rtl/>
        </w:rPr>
        <w:t>במיתה וממון</w:t>
      </w:r>
      <w:r w:rsidR="003C1EE5" w:rsidRPr="00730169">
        <w:rPr>
          <w:rFonts w:ascii="Fb Fontext" w:hAnsi="Fb Fontext" w:hint="cs"/>
          <w:spacing w:val="-4"/>
          <w:sz w:val="32"/>
          <w:rtl/>
        </w:rPr>
        <w:t>,</w:t>
      </w:r>
      <w:r w:rsidR="003C1EE5" w:rsidRPr="00730169">
        <w:rPr>
          <w:rStyle w:val="afffff0"/>
          <w:rFonts w:hint="cs"/>
          <w:spacing w:val="-4"/>
          <w:rtl/>
        </w:rPr>
        <w:t xml:space="preserve"> דיש איבוד נשמה</w:t>
      </w:r>
      <w:r w:rsidRPr="00730169">
        <w:rPr>
          <w:rStyle w:val="afffff0"/>
          <w:spacing w:val="-4"/>
          <w:rtl/>
        </w:rPr>
        <w:t>,</w:t>
      </w:r>
      <w:r w:rsidRPr="00730169">
        <w:rPr>
          <w:rFonts w:ascii="Fb Fontext" w:hAnsi="Fb Fontext"/>
          <w:spacing w:val="-4"/>
          <w:sz w:val="32"/>
          <w:rtl/>
        </w:rPr>
        <w:t xml:space="preserve"> וחד במלקות וממון</w:t>
      </w:r>
      <w:r w:rsidR="003C1EE5" w:rsidRPr="00730169">
        <w:rPr>
          <w:rFonts w:ascii="Fb Fontext" w:hAnsi="Fb Fontext" w:hint="cs"/>
          <w:spacing w:val="-4"/>
          <w:rtl/>
        </w:rPr>
        <w:t xml:space="preserve"> </w:t>
      </w:r>
      <w:r w:rsidRPr="00730169">
        <w:rPr>
          <w:rStyle w:val="afffff0"/>
          <w:rFonts w:hint="cs"/>
          <w:spacing w:val="-4"/>
          <w:rtl/>
        </w:rPr>
        <w:t>דלא חמיר איסור</w:t>
      </w:r>
      <w:r w:rsidR="00733158" w:rsidRPr="00730169">
        <w:rPr>
          <w:rStyle w:val="afffff0"/>
          <w:rFonts w:hint="cs"/>
          <w:spacing w:val="-4"/>
          <w:rtl/>
        </w:rPr>
        <w:t>ו</w:t>
      </w:r>
    </w:p>
    <w:p w14:paraId="2A1D206C" w14:textId="77777777" w:rsidR="00AB7D20" w:rsidRPr="00C35A2C" w:rsidRDefault="00AB7D20" w:rsidP="00E26091">
      <w:pPr>
        <w:pStyle w:val="afff"/>
        <w:framePr w:wrap="around"/>
        <w:rPr>
          <w:rtl/>
        </w:rPr>
      </w:pPr>
      <w:bookmarkStart w:id="255" w:name="_Toc119353040"/>
      <w:r w:rsidRPr="00C35A2C">
        <w:rPr>
          <w:rFonts w:hint="cs"/>
          <w:rtl/>
        </w:rPr>
        <w:t>לז:</w:t>
      </w:r>
      <w:bookmarkEnd w:id="255"/>
    </w:p>
    <w:p w14:paraId="3A7199CA" w14:textId="2E11824A" w:rsidR="00AB7D20" w:rsidRPr="00C35A2C" w:rsidRDefault="00AB7D20" w:rsidP="00733158">
      <w:pPr>
        <w:rPr>
          <w:rFonts w:ascii="Fb Fontext" w:hAnsi="Fb Fontext"/>
          <w:rtl/>
        </w:rPr>
      </w:pPr>
      <w:r w:rsidRPr="003C1EE5">
        <w:rPr>
          <w:rStyle w:val="affffe"/>
          <w:rFonts w:hint="cs"/>
          <w:rtl/>
        </w:rPr>
        <w:t>ולר</w:t>
      </w:r>
      <w:r w:rsidRPr="003C1EE5">
        <w:rPr>
          <w:rStyle w:val="affffe"/>
          <w:rtl/>
        </w:rPr>
        <w:t>"</w:t>
      </w:r>
      <w:r w:rsidRPr="003C1EE5">
        <w:rPr>
          <w:rStyle w:val="affffe"/>
          <w:rFonts w:hint="cs"/>
          <w:rtl/>
        </w:rPr>
        <w:t>מ</w:t>
      </w:r>
      <w:r w:rsidRPr="003C1EE5">
        <w:rPr>
          <w:rStyle w:val="affffe"/>
          <w:rtl/>
        </w:rPr>
        <w:t>:</w:t>
      </w:r>
      <w:r w:rsidRPr="00C35A2C">
        <w:rPr>
          <w:rFonts w:ascii="Fb Fontext" w:hAnsi="Fb Fontext"/>
          <w:sz w:val="32"/>
          <w:rtl/>
        </w:rPr>
        <w:t xml:space="preserve"> </w:t>
      </w:r>
      <w:r w:rsidRPr="00C35A2C">
        <w:rPr>
          <w:rFonts w:ascii="Fb Fontext" w:hAnsi="Fb Fontext" w:hint="cs"/>
          <w:sz w:val="32"/>
          <w:rtl/>
        </w:rPr>
        <w:t>ד</w:t>
      </w:r>
      <w:r w:rsidRPr="00C35A2C">
        <w:rPr>
          <w:rFonts w:ascii="Fb Fontext" w:hAnsi="Fb Fontext"/>
          <w:sz w:val="32"/>
          <w:rtl/>
        </w:rPr>
        <w:t xml:space="preserve">לוקה ומשלם, </w:t>
      </w:r>
      <w:r w:rsidRPr="003C1EE5">
        <w:rPr>
          <w:rStyle w:val="affffe"/>
          <w:rtl/>
        </w:rPr>
        <w:t>חד</w:t>
      </w:r>
      <w:r w:rsidRPr="00C35A2C">
        <w:rPr>
          <w:rFonts w:ascii="Fb Fontext" w:hAnsi="Fb Fontext"/>
          <w:sz w:val="32"/>
          <w:rtl/>
        </w:rPr>
        <w:t xml:space="preserve"> במיתה וממון</w:t>
      </w:r>
      <w:r w:rsidRPr="00C35A2C">
        <w:rPr>
          <w:rFonts w:ascii="Fb Fontext" w:hAnsi="Fb Fontext" w:hint="cs"/>
          <w:sz w:val="32"/>
          <w:rtl/>
        </w:rPr>
        <w:t xml:space="preserve"> </w:t>
      </w:r>
      <w:r w:rsidRPr="00733158">
        <w:rPr>
          <w:rStyle w:val="afffff0"/>
          <w:rFonts w:hint="cs"/>
          <w:rtl/>
        </w:rPr>
        <w:t>[</w:t>
      </w:r>
      <w:r w:rsidR="00BD4EEB">
        <w:rPr>
          <w:rStyle w:val="afffff0"/>
          <w:rFonts w:hint="cs"/>
          <w:rtl/>
        </w:rPr>
        <w:t>אף</w:t>
      </w:r>
      <w:r w:rsidRPr="00733158">
        <w:rPr>
          <w:rStyle w:val="afffff0"/>
          <w:rFonts w:hint="cs"/>
          <w:rtl/>
        </w:rPr>
        <w:t xml:space="preserve"> דחד בגו</w:t>
      </w:r>
      <w:r w:rsidR="00733158">
        <w:rPr>
          <w:rStyle w:val="afffff0"/>
          <w:rFonts w:hint="cs"/>
          <w:rtl/>
        </w:rPr>
        <w:t>ף וחד בממון</w:t>
      </w:r>
      <w:r w:rsidR="00502266">
        <w:rPr>
          <w:rStyle w:val="afffff0"/>
          <w:rFonts w:hint="cs"/>
          <w:rtl/>
        </w:rPr>
        <w:t>,</w:t>
      </w:r>
    </w:p>
    <w:p w14:paraId="3325A9F5" w14:textId="286198F8" w:rsidR="00AB7D20" w:rsidRPr="00C35A2C" w:rsidRDefault="00AB7D20" w:rsidP="00AB7D20">
      <w:pPr>
        <w:rPr>
          <w:rFonts w:ascii="Fb Fontext" w:hAnsi="Fb Fontext" w:cs="Guttman Vilna"/>
          <w:b/>
          <w:bCs/>
          <w:sz w:val="32"/>
          <w:rtl/>
        </w:rPr>
      </w:pPr>
      <w:r w:rsidRPr="00C35A2C">
        <w:rPr>
          <w:rFonts w:ascii="Fb Fontext" w:hAnsi="Fb Fontext" w:hint="cs"/>
          <w:sz w:val="32"/>
          <w:rtl/>
        </w:rPr>
        <w:t xml:space="preserve">    </w:t>
      </w:r>
      <w:r w:rsidRPr="00C35A2C">
        <w:rPr>
          <w:rFonts w:ascii="Fb Fontext" w:hAnsi="Fb Fontext"/>
          <w:sz w:val="32"/>
          <w:rtl/>
        </w:rPr>
        <w:t>וחדא במיתה ומלקות.</w:t>
      </w:r>
      <w:r w:rsidRPr="00C35A2C">
        <w:rPr>
          <w:rFonts w:ascii="Fb Fontext" w:hAnsi="Fb Fontext" w:hint="cs"/>
          <w:sz w:val="32"/>
          <w:rtl/>
        </w:rPr>
        <w:t xml:space="preserve"> </w:t>
      </w:r>
      <w:r w:rsidR="00733158">
        <w:rPr>
          <w:rFonts w:ascii="Fb Fontext" w:hAnsi="Fb Fontext" w:hint="cs"/>
          <w:sz w:val="32"/>
          <w:rtl/>
        </w:rPr>
        <w:t>אף</w:t>
      </w:r>
      <w:r w:rsidRPr="00C35A2C">
        <w:rPr>
          <w:rFonts w:ascii="Fb Fontext" w:hAnsi="Fb Fontext" w:hint="cs"/>
          <w:sz w:val="32"/>
          <w:rtl/>
        </w:rPr>
        <w:t xml:space="preserve"> דמיתה אריכתא היא</w:t>
      </w:r>
      <w:r w:rsidR="00502266">
        <w:rPr>
          <w:rFonts w:ascii="Fb Fontext" w:hAnsi="Fb Fontext" w:hint="cs"/>
          <w:sz w:val="32"/>
          <w:rtl/>
        </w:rPr>
        <w:t>,</w:t>
      </w:r>
    </w:p>
    <w:p w14:paraId="46F5F219" w14:textId="0E810B86" w:rsidR="00AB7D20" w:rsidRDefault="00AB7D20" w:rsidP="00AB7D20">
      <w:pPr>
        <w:rPr>
          <w:rFonts w:ascii="Fb Fontext" w:hAnsi="Fb Fontext"/>
          <w:sz w:val="32"/>
          <w:rtl/>
        </w:rPr>
      </w:pPr>
      <w:r w:rsidRPr="00C35A2C">
        <w:rPr>
          <w:rFonts w:ascii="Fb Fontext" w:hAnsi="Fb Fontext"/>
          <w:rtl/>
        </w:rPr>
        <w:t>•</w:t>
      </w:r>
      <w:r w:rsidRPr="006B2A7E">
        <w:rPr>
          <w:rStyle w:val="affffa"/>
          <w:rFonts w:hint="cs"/>
          <w:rtl/>
        </w:rPr>
        <w:t xml:space="preserve"> '</w:t>
      </w:r>
      <w:r w:rsidRPr="006B2A7E">
        <w:rPr>
          <w:rStyle w:val="affffa"/>
          <w:rtl/>
        </w:rPr>
        <w:t>ולא תקחו כופר לנפש רוצח</w:t>
      </w:r>
      <w:r w:rsidRPr="006B2A7E">
        <w:rPr>
          <w:rStyle w:val="affffa"/>
          <w:rFonts w:hint="cs"/>
          <w:rtl/>
        </w:rPr>
        <w:t>'-</w:t>
      </w:r>
      <w:r w:rsidRPr="00C35A2C">
        <w:rPr>
          <w:rFonts w:ascii="Fb Fontext" w:hAnsi="Fb Fontext" w:hint="cs"/>
          <w:sz w:val="32"/>
          <w:rtl/>
        </w:rPr>
        <w:t xml:space="preserve"> לא תקח ממון ותפטרהו ממיתה</w:t>
      </w:r>
      <w:r w:rsidR="00502266">
        <w:rPr>
          <w:rFonts w:ascii="Fb Fontext" w:hAnsi="Fb Fontext" w:hint="cs"/>
          <w:sz w:val="32"/>
          <w:rtl/>
        </w:rPr>
        <w:t>,</w:t>
      </w:r>
    </w:p>
    <w:p w14:paraId="6455779B" w14:textId="77777777" w:rsidR="00AB7D20" w:rsidRPr="00730169" w:rsidRDefault="00AB7D20" w:rsidP="00AB7D20">
      <w:pPr>
        <w:rPr>
          <w:rFonts w:ascii="Fb Fontext" w:hAnsi="Fb Fontext"/>
          <w:spacing w:val="-4"/>
          <w:rtl/>
        </w:rPr>
      </w:pPr>
      <w:r w:rsidRPr="00730169">
        <w:rPr>
          <w:rFonts w:ascii="Fb Fontext" w:hAnsi="Fb Fontext"/>
          <w:spacing w:val="-4"/>
          <w:rtl/>
        </w:rPr>
        <w:t>•</w:t>
      </w:r>
      <w:r w:rsidRPr="00730169">
        <w:rPr>
          <w:rStyle w:val="affffa"/>
          <w:rFonts w:hint="cs"/>
          <w:spacing w:val="-4"/>
          <w:rtl/>
        </w:rPr>
        <w:t xml:space="preserve"> '</w:t>
      </w:r>
      <w:r w:rsidRPr="00730169">
        <w:rPr>
          <w:rStyle w:val="affffa"/>
          <w:spacing w:val="-4"/>
          <w:rtl/>
        </w:rPr>
        <w:t>לא תקחו כופר לנוס אל עיר מקלטו</w:t>
      </w:r>
      <w:r w:rsidRPr="00730169">
        <w:rPr>
          <w:rStyle w:val="affffa"/>
          <w:rFonts w:hint="cs"/>
          <w:spacing w:val="-4"/>
          <w:rtl/>
        </w:rPr>
        <w:t>'</w:t>
      </w:r>
      <w:r w:rsidRPr="00730169">
        <w:rPr>
          <w:rStyle w:val="affffa"/>
          <w:spacing w:val="-4"/>
          <w:rtl/>
        </w:rPr>
        <w:t xml:space="preserve"> </w:t>
      </w:r>
      <w:r w:rsidRPr="00730169">
        <w:rPr>
          <w:rFonts w:ascii="Fb Fontext" w:hAnsi="Fb Fontext"/>
          <w:spacing w:val="-4"/>
          <w:rtl/>
        </w:rPr>
        <w:t>–</w:t>
      </w:r>
      <w:r w:rsidRPr="00730169">
        <w:rPr>
          <w:rFonts w:ascii="Fb Fontext" w:hAnsi="Fb Fontext" w:hint="cs"/>
          <w:spacing w:val="-4"/>
          <w:rtl/>
        </w:rPr>
        <w:t xml:space="preserve"> לא תיקח ממון ותפטרהו מגלות</w:t>
      </w:r>
      <w:r w:rsidRPr="00730169">
        <w:rPr>
          <w:rFonts w:ascii="Fb Fontext" w:hAnsi="Fb Fontext"/>
          <w:spacing w:val="-4"/>
          <w:rtl/>
        </w:rPr>
        <w:t>.</w:t>
      </w:r>
    </w:p>
    <w:p w14:paraId="3DDA5CEF" w14:textId="62C40493" w:rsidR="00AB7D20" w:rsidRPr="00FD0518" w:rsidRDefault="00733158" w:rsidP="00AB7D20">
      <w:pPr>
        <w:rPr>
          <w:rFonts w:ascii="Fb Fontext" w:hAnsi="Fb Fontext"/>
          <w:spacing w:val="-6"/>
          <w:rtl/>
        </w:rPr>
      </w:pPr>
      <w:r w:rsidRPr="00FD0518">
        <w:rPr>
          <w:rFonts w:ascii="Fb Fontext" w:hAnsi="Fb Fontext" w:hint="cs"/>
          <w:spacing w:val="-6"/>
          <w:rtl/>
        </w:rPr>
        <w:t>ב'</w:t>
      </w:r>
      <w:r w:rsidR="00AB7D20" w:rsidRPr="00FD0518">
        <w:rPr>
          <w:rFonts w:ascii="Fb Fontext" w:hAnsi="Fb Fontext" w:hint="cs"/>
          <w:spacing w:val="-6"/>
          <w:rtl/>
        </w:rPr>
        <w:t xml:space="preserve"> קראי </w:t>
      </w:r>
      <w:r w:rsidR="00AB7D20" w:rsidRPr="00FD0518">
        <w:rPr>
          <w:rFonts w:ascii="Fb Fontext" w:hAnsi="Fb Fontext"/>
          <w:spacing w:val="-6"/>
          <w:rtl/>
        </w:rPr>
        <w:t xml:space="preserve">חד בשוגג </w:t>
      </w:r>
      <w:r w:rsidR="00AB7D20" w:rsidRPr="00FD0518">
        <w:rPr>
          <w:rStyle w:val="affffe"/>
          <w:rFonts w:hint="cs"/>
          <w:spacing w:val="-6"/>
          <w:rtl/>
        </w:rPr>
        <w:t>[א</w:t>
      </w:r>
      <w:r w:rsidRPr="00FD0518">
        <w:rPr>
          <w:rStyle w:val="affffe"/>
          <w:rFonts w:hint="cs"/>
          <w:spacing w:val="-6"/>
          <w:rtl/>
        </w:rPr>
        <w:t>ך</w:t>
      </w:r>
      <w:r w:rsidR="00AB7D20" w:rsidRPr="00FD0518">
        <w:rPr>
          <w:rStyle w:val="affffe"/>
          <w:rFonts w:hint="cs"/>
          <w:spacing w:val="-6"/>
          <w:rtl/>
        </w:rPr>
        <w:t xml:space="preserve"> דלא חמיר איסור</w:t>
      </w:r>
      <w:r w:rsidRPr="00FD0518">
        <w:rPr>
          <w:rStyle w:val="affffe"/>
          <w:rFonts w:hint="cs"/>
          <w:spacing w:val="-6"/>
          <w:rtl/>
        </w:rPr>
        <w:t>ו</w:t>
      </w:r>
      <w:r w:rsidR="00AB7D20" w:rsidRPr="00FD0518">
        <w:rPr>
          <w:rStyle w:val="affffe"/>
          <w:rFonts w:hint="cs"/>
          <w:spacing w:val="-6"/>
          <w:rtl/>
        </w:rPr>
        <w:t>]</w:t>
      </w:r>
      <w:r w:rsidR="00AB7D20" w:rsidRPr="00FD0518">
        <w:rPr>
          <w:rStyle w:val="affffe"/>
          <w:spacing w:val="-6"/>
          <w:rtl/>
        </w:rPr>
        <w:t>,</w:t>
      </w:r>
      <w:r w:rsidR="00AB7D20" w:rsidRPr="00FD0518">
        <w:rPr>
          <w:rFonts w:ascii="Fb Fontext" w:hAnsi="Fb Fontext"/>
          <w:spacing w:val="-6"/>
          <w:rtl/>
        </w:rPr>
        <w:t xml:space="preserve"> וחד במזיד </w:t>
      </w:r>
      <w:r w:rsidR="00AB7D20" w:rsidRPr="00FD0518">
        <w:rPr>
          <w:rStyle w:val="afffff0"/>
          <w:rFonts w:hint="cs"/>
          <w:spacing w:val="-6"/>
          <w:rtl/>
        </w:rPr>
        <w:t>[א</w:t>
      </w:r>
      <w:r w:rsidRPr="00FD0518">
        <w:rPr>
          <w:rStyle w:val="afffff0"/>
          <w:rFonts w:hint="cs"/>
          <w:spacing w:val="-6"/>
          <w:rtl/>
        </w:rPr>
        <w:t>ף</w:t>
      </w:r>
      <w:r w:rsidR="00AB7D20" w:rsidRPr="00FD0518">
        <w:rPr>
          <w:rStyle w:val="afffff0"/>
          <w:rFonts w:hint="cs"/>
          <w:spacing w:val="-6"/>
          <w:rtl/>
        </w:rPr>
        <w:t xml:space="preserve"> </w:t>
      </w:r>
      <w:r w:rsidR="00405BE4" w:rsidRPr="00FD0518">
        <w:rPr>
          <w:rStyle w:val="afffff0"/>
          <w:rFonts w:hint="cs"/>
          <w:spacing w:val="-6"/>
          <w:rtl/>
        </w:rPr>
        <w:t>דיש</w:t>
      </w:r>
      <w:r w:rsidR="00AB7D20" w:rsidRPr="00FD0518">
        <w:rPr>
          <w:rStyle w:val="afffff0"/>
          <w:rFonts w:hint="cs"/>
          <w:spacing w:val="-6"/>
          <w:rtl/>
        </w:rPr>
        <w:t xml:space="preserve"> איבוד נשמה]</w:t>
      </w:r>
      <w:r w:rsidR="00AB7D20" w:rsidRPr="00FD0518">
        <w:rPr>
          <w:rStyle w:val="afffff0"/>
          <w:spacing w:val="-6"/>
          <w:rtl/>
        </w:rPr>
        <w:t>.</w:t>
      </w:r>
    </w:p>
    <w:p w14:paraId="7D2C1EAD" w14:textId="2F31407B" w:rsidR="00AB7D20" w:rsidRPr="00F71179" w:rsidRDefault="00AB7D20" w:rsidP="00733158">
      <w:pPr>
        <w:rPr>
          <w:rtl/>
        </w:rPr>
      </w:pPr>
      <w:r w:rsidRPr="00F71179">
        <w:rPr>
          <w:rtl/>
        </w:rPr>
        <w:t>•</w:t>
      </w:r>
      <w:r w:rsidRPr="00F71179">
        <w:rPr>
          <w:rStyle w:val="affffa"/>
          <w:rFonts w:hint="cs"/>
          <w:spacing w:val="-6"/>
          <w:rtl/>
        </w:rPr>
        <w:t xml:space="preserve"> '</w:t>
      </w:r>
      <w:r w:rsidRPr="00F71179">
        <w:rPr>
          <w:rStyle w:val="affffa"/>
          <w:spacing w:val="-6"/>
          <w:rtl/>
        </w:rPr>
        <w:t>ולארץ לא יכופר לדם אשר שופך בה</w:t>
      </w:r>
      <w:r w:rsidRPr="00F71179">
        <w:rPr>
          <w:rStyle w:val="affffa"/>
          <w:rFonts w:hint="cs"/>
          <w:spacing w:val="-6"/>
          <w:rtl/>
        </w:rPr>
        <w:t>'-'</w:t>
      </w:r>
      <w:r w:rsidRPr="00F71179">
        <w:rPr>
          <w:rStyle w:val="affffa"/>
          <w:spacing w:val="-6"/>
          <w:rtl/>
        </w:rPr>
        <w:t>כי אם בדם שופכו</w:t>
      </w:r>
      <w:r w:rsidRPr="00F71179">
        <w:rPr>
          <w:rStyle w:val="affffa"/>
          <w:rFonts w:hint="cs"/>
          <w:spacing w:val="-6"/>
          <w:rtl/>
        </w:rPr>
        <w:t xml:space="preserve">' </w:t>
      </w:r>
      <w:r w:rsidRPr="00F71179">
        <w:rPr>
          <w:rFonts w:hint="cs"/>
          <w:rtl/>
        </w:rPr>
        <w:t xml:space="preserve">דממיתים אותו </w:t>
      </w:r>
      <w:r w:rsidR="00BD4EEB">
        <w:rPr>
          <w:rFonts w:hint="cs"/>
          <w:rtl/>
        </w:rPr>
        <w:t>אף</w:t>
      </w:r>
      <w:r w:rsidRPr="00F71179">
        <w:rPr>
          <w:rFonts w:hint="cs"/>
          <w:rtl/>
        </w:rPr>
        <w:t xml:space="preserve"> מצאוהו אחר שערפו העגלה</w:t>
      </w:r>
      <w:r w:rsidR="00502266">
        <w:rPr>
          <w:rFonts w:hint="cs"/>
          <w:rtl/>
        </w:rPr>
        <w:t>,</w:t>
      </w:r>
    </w:p>
    <w:p w14:paraId="40C4E27D" w14:textId="04820F50" w:rsidR="00AB7D20" w:rsidRPr="00C35A2C" w:rsidRDefault="00AB7D20" w:rsidP="00733158">
      <w:pPr>
        <w:rPr>
          <w:rFonts w:ascii="Fb Fontext" w:hAnsi="Fb Fontext" w:cs="Guttman Vilna"/>
          <w:b/>
          <w:bCs/>
          <w:sz w:val="32"/>
          <w:rtl/>
        </w:rPr>
      </w:pPr>
      <w:r w:rsidRPr="00C35A2C">
        <w:rPr>
          <w:rFonts w:ascii="Fb Fontext" w:hAnsi="Fb Fontext"/>
          <w:rtl/>
        </w:rPr>
        <w:t>•</w:t>
      </w:r>
      <w:r w:rsidRPr="006B2A7E">
        <w:rPr>
          <w:rStyle w:val="affffa"/>
          <w:rFonts w:hint="cs"/>
          <w:rtl/>
        </w:rPr>
        <w:t xml:space="preserve"> '</w:t>
      </w:r>
      <w:r w:rsidRPr="006B2A7E">
        <w:rPr>
          <w:rStyle w:val="affffa"/>
          <w:rtl/>
        </w:rPr>
        <w:t>ואתה תבער הדם הנקי</w:t>
      </w:r>
      <w:r w:rsidRPr="006B2A7E">
        <w:rPr>
          <w:rStyle w:val="affffa"/>
          <w:rFonts w:hint="cs"/>
          <w:rtl/>
        </w:rPr>
        <w:t>'-</w:t>
      </w:r>
      <w:r w:rsidRPr="006B2A7E">
        <w:rPr>
          <w:rStyle w:val="affffa"/>
          <w:rtl/>
        </w:rPr>
        <w:t xml:space="preserve"> </w:t>
      </w:r>
      <w:r w:rsidRPr="006B2A7E">
        <w:rPr>
          <w:rStyle w:val="affffa"/>
          <w:rFonts w:hint="cs"/>
          <w:rtl/>
        </w:rPr>
        <w:t>'</w:t>
      </w:r>
      <w:r w:rsidRPr="006B2A7E">
        <w:rPr>
          <w:rStyle w:val="affffa"/>
          <w:rtl/>
        </w:rPr>
        <w:t>מקרבך</w:t>
      </w:r>
      <w:r w:rsidRPr="006B2A7E">
        <w:rPr>
          <w:rStyle w:val="affffa"/>
          <w:rFonts w:hint="cs"/>
          <w:rtl/>
        </w:rPr>
        <w:t>'</w:t>
      </w:r>
      <w:r w:rsidRPr="006B2A7E">
        <w:rPr>
          <w:rStyle w:val="affffa"/>
          <w:rtl/>
        </w:rPr>
        <w:t xml:space="preserve"> </w:t>
      </w:r>
      <w:r w:rsidRPr="00C35A2C">
        <w:rPr>
          <w:rFonts w:ascii="Fb Fontext" w:hAnsi="Fb Fontext" w:hint="cs"/>
          <w:rtl/>
        </w:rPr>
        <w:t xml:space="preserve"> לסייף מן הצואר.</w:t>
      </w:r>
      <w:r w:rsidR="00733158">
        <w:rPr>
          <w:rFonts w:ascii="Fb Fontext" w:hAnsi="Fb Fontext" w:hint="cs"/>
          <w:rtl/>
        </w:rPr>
        <w:t>- הוקשו כל שופכי דמים לעגלה ערופה דמן הצואר ולא בקופיץ ומול העורף ד</w:t>
      </w:r>
      <w:r w:rsidRPr="00AD1A41">
        <w:rPr>
          <w:rStyle w:val="affffa"/>
          <w:rFonts w:hint="cs"/>
          <w:rtl/>
        </w:rPr>
        <w:t>'</w:t>
      </w:r>
      <w:r w:rsidRPr="00AD1A41">
        <w:rPr>
          <w:rStyle w:val="affffa"/>
          <w:rtl/>
        </w:rPr>
        <w:t>ואהבת לרעך כמוך</w:t>
      </w:r>
      <w:r w:rsidRPr="00AD1A41">
        <w:rPr>
          <w:rStyle w:val="affffa"/>
          <w:rFonts w:hint="cs"/>
          <w:rtl/>
        </w:rPr>
        <w:t>'</w:t>
      </w:r>
      <w:r w:rsidRPr="00AD1A41">
        <w:rPr>
          <w:rStyle w:val="affffa"/>
          <w:rtl/>
        </w:rPr>
        <w:t>,</w:t>
      </w:r>
      <w:r w:rsidRPr="00C35A2C">
        <w:rPr>
          <w:rFonts w:ascii="Fb Fontext" w:hAnsi="Fb Fontext"/>
          <w:sz w:val="32"/>
          <w:rtl/>
        </w:rPr>
        <w:t xml:space="preserve"> ברור לו מיתה יפה.</w:t>
      </w:r>
    </w:p>
    <w:p w14:paraId="5C31A3DC" w14:textId="73038445" w:rsidR="00AB7D20" w:rsidRDefault="00AB7D20" w:rsidP="00AB7D20">
      <w:pPr>
        <w:rPr>
          <w:rFonts w:ascii="Fb Fontext" w:hAnsi="Fb Fontext"/>
          <w:sz w:val="32"/>
          <w:rtl/>
        </w:rPr>
      </w:pPr>
      <w:r w:rsidRPr="00C35A2C">
        <w:rPr>
          <w:rFonts w:ascii="Fb Fontext" w:hAnsi="Fb Fontext"/>
          <w:rtl/>
        </w:rPr>
        <w:t>•</w:t>
      </w:r>
      <w:r w:rsidRPr="006B2A7E">
        <w:rPr>
          <w:rStyle w:val="affffa"/>
          <w:rFonts w:hint="cs"/>
          <w:rtl/>
        </w:rPr>
        <w:t xml:space="preserve"> '</w:t>
      </w:r>
      <w:r w:rsidRPr="006B2A7E">
        <w:rPr>
          <w:rStyle w:val="affffa"/>
          <w:rtl/>
        </w:rPr>
        <w:t>כל חרם אשר יחרם מן האדם</w:t>
      </w:r>
      <w:r w:rsidRPr="006B2A7E">
        <w:rPr>
          <w:rStyle w:val="affffa"/>
          <w:rFonts w:hint="cs"/>
          <w:rtl/>
        </w:rPr>
        <w:t>'</w:t>
      </w:r>
      <w:r w:rsidRPr="006B2A7E">
        <w:rPr>
          <w:rStyle w:val="affffa"/>
          <w:rtl/>
        </w:rPr>
        <w:t xml:space="preserve"> </w:t>
      </w:r>
      <w:r w:rsidRPr="00041161">
        <w:rPr>
          <w:rStyle w:val="affffa"/>
          <w:rFonts w:hint="cs"/>
          <w:rtl/>
        </w:rPr>
        <w:t>'</w:t>
      </w:r>
      <w:r w:rsidRPr="00041161">
        <w:rPr>
          <w:rStyle w:val="affffa"/>
          <w:rtl/>
        </w:rPr>
        <w:t>לא יפדה</w:t>
      </w:r>
      <w:r w:rsidRPr="00041161">
        <w:rPr>
          <w:rStyle w:val="affffa"/>
          <w:rFonts w:hint="cs"/>
          <w:rtl/>
        </w:rPr>
        <w:t>'</w:t>
      </w:r>
      <w:r w:rsidRPr="00041161">
        <w:rPr>
          <w:rStyle w:val="affffa"/>
          <w:rtl/>
        </w:rPr>
        <w:t xml:space="preserve"> </w:t>
      </w:r>
      <w:r w:rsidRPr="00C35A2C">
        <w:rPr>
          <w:rFonts w:ascii="Fb Fontext" w:hAnsi="Fb Fontext" w:hint="cs"/>
          <w:sz w:val="32"/>
          <w:rtl/>
        </w:rPr>
        <w:t>באומר ערכו עלי על יוצא ליהרג דלא אמר כלום</w:t>
      </w:r>
      <w:r w:rsidR="00502266">
        <w:rPr>
          <w:rFonts w:ascii="Fb Fontext" w:hAnsi="Fb Fontext" w:hint="cs"/>
          <w:sz w:val="32"/>
          <w:rtl/>
        </w:rPr>
        <w:t>,</w:t>
      </w:r>
    </w:p>
    <w:p w14:paraId="77680F94" w14:textId="77777777" w:rsidR="00AB7D20" w:rsidRDefault="00AB7D20" w:rsidP="00AB7D20">
      <w:pPr>
        <w:rPr>
          <w:rFonts w:ascii="Fb Fontext" w:hAnsi="Fb Fontext"/>
          <w:rtl/>
        </w:rPr>
      </w:pPr>
      <w:r w:rsidRPr="00041161">
        <w:rPr>
          <w:rStyle w:val="affffa"/>
          <w:rFonts w:hint="cs"/>
          <w:rtl/>
        </w:rPr>
        <w:t>'</w:t>
      </w:r>
      <w:r w:rsidRPr="00041161">
        <w:rPr>
          <w:rStyle w:val="affffa"/>
          <w:rtl/>
        </w:rPr>
        <w:t>מן האדם</w:t>
      </w:r>
      <w:r w:rsidRPr="00041161">
        <w:rPr>
          <w:rStyle w:val="affffa"/>
          <w:rFonts w:hint="cs"/>
          <w:rtl/>
        </w:rPr>
        <w:t>'</w:t>
      </w:r>
      <w:r w:rsidRPr="00041161">
        <w:rPr>
          <w:rStyle w:val="affffa"/>
          <w:rtl/>
        </w:rPr>
        <w:t>,</w:t>
      </w:r>
      <w:r w:rsidRPr="00C35A2C">
        <w:rPr>
          <w:rFonts w:ascii="Fb Fontext" w:hAnsi="Fb Fontext"/>
          <w:rtl/>
        </w:rPr>
        <w:t xml:space="preserve"> ולא כל האדם.</w:t>
      </w:r>
      <w:r w:rsidRPr="00C35A2C">
        <w:rPr>
          <w:rFonts w:ascii="Fb Fontext" w:hAnsi="Fb Fontext" w:hint="cs"/>
          <w:rtl/>
        </w:rPr>
        <w:t>- דדוקא אחר שנגמר דינו.</w:t>
      </w:r>
    </w:p>
    <w:p w14:paraId="3BED846B" w14:textId="216CBB1C" w:rsidR="00E268F4" w:rsidRDefault="00AB7D20" w:rsidP="00AB7D20">
      <w:pPr>
        <w:rPr>
          <w:rFonts w:ascii="Fb Fontext" w:hAnsi="Fb Fontext"/>
          <w:rtl/>
        </w:rPr>
      </w:pPr>
      <w:r w:rsidRPr="00733158">
        <w:rPr>
          <w:rStyle w:val="affffe"/>
          <w:rtl/>
        </w:rPr>
        <w:t>ולר</w:t>
      </w:r>
      <w:r w:rsidRPr="00733158">
        <w:rPr>
          <w:rStyle w:val="affffe"/>
          <w:rFonts w:hint="cs"/>
          <w:rtl/>
        </w:rPr>
        <w:t>חב</w:t>
      </w:r>
      <w:r w:rsidRPr="00733158">
        <w:rPr>
          <w:rStyle w:val="affffe"/>
          <w:rtl/>
        </w:rPr>
        <w:t>"</w:t>
      </w:r>
      <w:r w:rsidRPr="00733158">
        <w:rPr>
          <w:rStyle w:val="affffe"/>
          <w:rFonts w:hint="cs"/>
          <w:rtl/>
        </w:rPr>
        <w:t xml:space="preserve">ע </w:t>
      </w:r>
      <w:r w:rsidRPr="00AD1A41">
        <w:rPr>
          <w:rStyle w:val="affffa"/>
          <w:rFonts w:hint="cs"/>
          <w:rtl/>
        </w:rPr>
        <w:t>'</w:t>
      </w:r>
      <w:r w:rsidRPr="00AD1A41">
        <w:rPr>
          <w:rStyle w:val="affffa"/>
          <w:rtl/>
        </w:rPr>
        <w:t>נערך</w:t>
      </w:r>
      <w:r w:rsidRPr="00AD1A41">
        <w:rPr>
          <w:rStyle w:val="affffa"/>
          <w:rFonts w:hint="cs"/>
          <w:rtl/>
        </w:rPr>
        <w:t>'</w:t>
      </w:r>
      <w:r w:rsidRPr="00AD1A41">
        <w:rPr>
          <w:rStyle w:val="affffa"/>
          <w:rtl/>
        </w:rPr>
        <w:t>,</w:t>
      </w:r>
      <w:r w:rsidRPr="00C35A2C">
        <w:rPr>
          <w:rFonts w:ascii="Fb Fontext" w:hAnsi="Fb Fontext"/>
          <w:rtl/>
        </w:rPr>
        <w:t xml:space="preserve"> מפני שדמיו קצובין</w:t>
      </w:r>
      <w:r w:rsidR="00E268F4">
        <w:rPr>
          <w:rFonts w:ascii="Fb Fontext" w:hAnsi="Fb Fontext"/>
          <w:rtl/>
        </w:rPr>
        <w:t>,</w:t>
      </w:r>
    </w:p>
    <w:p w14:paraId="2111C214" w14:textId="66723D5D" w:rsidR="00E268F4" w:rsidRDefault="00AB7D20" w:rsidP="00733158">
      <w:pPr>
        <w:ind w:firstLine="0"/>
        <w:rPr>
          <w:rFonts w:ascii="Fb Fontext" w:hAnsi="Fb Fontext"/>
          <w:sz w:val="32"/>
          <w:rtl/>
        </w:rPr>
      </w:pPr>
      <w:r w:rsidRPr="00041161">
        <w:rPr>
          <w:rStyle w:val="affffa"/>
          <w:rFonts w:hint="cs"/>
          <w:rtl/>
        </w:rPr>
        <w:t>'</w:t>
      </w:r>
      <w:r w:rsidRPr="00041161">
        <w:rPr>
          <w:rStyle w:val="affffa"/>
          <w:rtl/>
        </w:rPr>
        <w:t>חרם מן האדם לא יפדה</w:t>
      </w:r>
      <w:r w:rsidRPr="00041161">
        <w:rPr>
          <w:rStyle w:val="affffa"/>
          <w:rFonts w:hint="cs"/>
          <w:rtl/>
        </w:rPr>
        <w:t>'</w:t>
      </w:r>
      <w:r w:rsidRPr="00C35A2C">
        <w:rPr>
          <w:rFonts w:ascii="Fb Fontext" w:hAnsi="Fb Fontext" w:hint="cs"/>
          <w:sz w:val="32"/>
          <w:rtl/>
        </w:rPr>
        <w:t xml:space="preserve"> ד</w:t>
      </w:r>
      <w:r w:rsidR="00643169">
        <w:rPr>
          <w:rFonts w:ascii="Fb Fontext" w:hAnsi="Fb Fontext" w:hint="cs"/>
          <w:sz w:val="32"/>
          <w:rtl/>
        </w:rPr>
        <w:t>מומתים ביד</w:t>
      </w:r>
      <w:r w:rsidR="002B7BCC">
        <w:rPr>
          <w:rFonts w:ascii="Fb Fontext" w:hAnsi="Fb Fontext"/>
          <w:sz w:val="32"/>
          <w:rtl/>
        </w:rPr>
        <w:t>"</w:t>
      </w:r>
      <w:r w:rsidR="00643169">
        <w:rPr>
          <w:rFonts w:ascii="Fb Fontext" w:hAnsi="Fb Fontext" w:hint="cs"/>
          <w:sz w:val="32"/>
          <w:rtl/>
        </w:rPr>
        <w:t>א לא מהני לשלם כופר</w:t>
      </w:r>
      <w:r w:rsidR="00E268F4">
        <w:rPr>
          <w:rFonts w:ascii="Fb Fontext" w:hAnsi="Fb Fontext" w:hint="cs"/>
          <w:sz w:val="32"/>
          <w:rtl/>
        </w:rPr>
        <w:t>,</w:t>
      </w:r>
    </w:p>
    <w:p w14:paraId="7AEA21CE" w14:textId="21FDCF98" w:rsidR="00AB7D20" w:rsidRPr="00C35A2C" w:rsidRDefault="00AB7D20" w:rsidP="00733158">
      <w:pPr>
        <w:ind w:firstLine="0"/>
        <w:rPr>
          <w:rFonts w:ascii="Fb Fontext" w:hAnsi="Fb Fontext" w:cs="Guttman Vilna"/>
          <w:b/>
          <w:bCs/>
          <w:rtl/>
        </w:rPr>
      </w:pPr>
      <w:r w:rsidRPr="00041161">
        <w:rPr>
          <w:rStyle w:val="affffa"/>
          <w:rFonts w:hint="cs"/>
          <w:rtl/>
        </w:rPr>
        <w:t xml:space="preserve">'כל חרם' </w:t>
      </w:r>
      <w:r w:rsidRPr="00C35A2C">
        <w:rPr>
          <w:rFonts w:ascii="Fb Fontext" w:hAnsi="Fb Fontext" w:hint="cs"/>
          <w:rtl/>
        </w:rPr>
        <w:t>ו</w:t>
      </w:r>
      <w:r w:rsidR="00BD4EEB">
        <w:rPr>
          <w:rFonts w:ascii="Fb Fontext" w:hAnsi="Fb Fontext" w:hint="cs"/>
          <w:rtl/>
        </w:rPr>
        <w:t>אף</w:t>
      </w:r>
      <w:r w:rsidRPr="00C35A2C">
        <w:rPr>
          <w:rFonts w:ascii="Fb Fontext" w:hAnsi="Fb Fontext" w:hint="cs"/>
          <w:rtl/>
        </w:rPr>
        <w:t xml:space="preserve"> ב</w:t>
      </w:r>
      <w:r w:rsidRPr="00C35A2C">
        <w:rPr>
          <w:rFonts w:ascii="Fb Fontext" w:hAnsi="Fb Fontext"/>
          <w:rtl/>
        </w:rPr>
        <w:t>מיתות קלות שניתנה שגגתן לכפרה,</w:t>
      </w:r>
    </w:p>
    <w:p w14:paraId="031FC351" w14:textId="77777777" w:rsidR="00AB7D20" w:rsidRPr="00C35A2C" w:rsidRDefault="00AB7D20" w:rsidP="00E26091">
      <w:pPr>
        <w:pStyle w:val="afff"/>
        <w:framePr w:wrap="around"/>
        <w:rPr>
          <w:rtl/>
        </w:rPr>
      </w:pPr>
      <w:bookmarkStart w:id="256" w:name="_Toc119353041"/>
      <w:r w:rsidRPr="00C35A2C">
        <w:rPr>
          <w:rFonts w:hint="cs"/>
          <w:rtl/>
        </w:rPr>
        <w:t>לח.</w:t>
      </w:r>
      <w:bookmarkEnd w:id="256"/>
    </w:p>
    <w:p w14:paraId="7494A80E" w14:textId="77777777" w:rsidR="00AB7D20" w:rsidRDefault="00AB7D20" w:rsidP="00AB7D20">
      <w:pPr>
        <w:rPr>
          <w:rFonts w:ascii="Fb Fontext" w:hAnsi="Fb Fontext"/>
          <w:sz w:val="32"/>
          <w:rtl/>
        </w:rPr>
      </w:pPr>
      <w:r w:rsidRPr="00B64B9D">
        <w:rPr>
          <w:rStyle w:val="affffe"/>
          <w:rFonts w:hint="cs"/>
          <w:rtl/>
        </w:rPr>
        <w:t>ואיצטריך</w:t>
      </w:r>
      <w:r w:rsidRPr="00C35A2C">
        <w:rPr>
          <w:rFonts w:ascii="Fb Fontext" w:hAnsi="Fb Fontext" w:hint="cs"/>
          <w:sz w:val="32"/>
          <w:rtl/>
        </w:rPr>
        <w:t xml:space="preserve"> הך </w:t>
      </w:r>
      <w:r w:rsidRPr="006B2A7E">
        <w:rPr>
          <w:rStyle w:val="affffa"/>
          <w:rFonts w:hint="cs"/>
          <w:rtl/>
        </w:rPr>
        <w:t xml:space="preserve">ד'לא תקחו כופר לנפש' </w:t>
      </w:r>
      <w:r w:rsidRPr="00C35A2C">
        <w:rPr>
          <w:rFonts w:ascii="Fb Fontext" w:hAnsi="Fb Fontext" w:hint="cs"/>
          <w:sz w:val="32"/>
          <w:rtl/>
        </w:rPr>
        <w:t>והך</w:t>
      </w:r>
      <w:r w:rsidRPr="009C12DE">
        <w:rPr>
          <w:rStyle w:val="affffa"/>
          <w:rFonts w:hint="cs"/>
          <w:rtl/>
        </w:rPr>
        <w:t xml:space="preserve"> 'כל חרם',</w:t>
      </w:r>
    </w:p>
    <w:p w14:paraId="060012AF" w14:textId="157E0516" w:rsidR="00AB7D20" w:rsidRPr="00730169" w:rsidRDefault="00AB7D20" w:rsidP="00B1585D">
      <w:pPr>
        <w:pStyle w:val="afffff"/>
        <w:rPr>
          <w:spacing w:val="-2"/>
          <w:rtl/>
        </w:rPr>
      </w:pPr>
      <w:r w:rsidRPr="00730169">
        <w:rPr>
          <w:b/>
          <w:bCs/>
          <w:spacing w:val="-2"/>
          <w:rtl/>
        </w:rPr>
        <w:t>•</w:t>
      </w:r>
      <w:r w:rsidRPr="00730169">
        <w:rPr>
          <w:rFonts w:hint="cs"/>
          <w:b/>
          <w:bCs/>
          <w:spacing w:val="-2"/>
          <w:rtl/>
        </w:rPr>
        <w:t xml:space="preserve"> לא</w:t>
      </w:r>
      <w:r w:rsidR="00B1585D" w:rsidRPr="00730169">
        <w:rPr>
          <w:rFonts w:hint="cs"/>
          <w:b/>
          <w:bCs/>
          <w:spacing w:val="-2"/>
          <w:rtl/>
        </w:rPr>
        <w:t xml:space="preserve"> </w:t>
      </w:r>
      <w:r w:rsidRPr="00730169">
        <w:rPr>
          <w:rFonts w:hint="cs"/>
          <w:b/>
          <w:bCs/>
          <w:spacing w:val="-2"/>
          <w:rtl/>
        </w:rPr>
        <w:t>ל</w:t>
      </w:r>
      <w:r w:rsidR="00B1585D" w:rsidRPr="00730169">
        <w:rPr>
          <w:rFonts w:hint="cs"/>
          <w:b/>
          <w:bCs/>
          <w:spacing w:val="-2"/>
          <w:rtl/>
        </w:rPr>
        <w:t>ומר</w:t>
      </w:r>
      <w:r w:rsidRPr="00730169">
        <w:rPr>
          <w:rFonts w:hint="cs"/>
          <w:spacing w:val="-2"/>
          <w:rtl/>
        </w:rPr>
        <w:t xml:space="preserve"> דא</w:t>
      </w:r>
      <w:r w:rsidR="00B1585D" w:rsidRPr="00730169">
        <w:rPr>
          <w:rFonts w:hint="cs"/>
          <w:spacing w:val="-2"/>
          <w:rtl/>
        </w:rPr>
        <w:t>ף</w:t>
      </w:r>
      <w:r w:rsidRPr="00730169">
        <w:rPr>
          <w:rFonts w:hint="cs"/>
          <w:spacing w:val="-2"/>
          <w:rtl/>
        </w:rPr>
        <w:t xml:space="preserve"> הרגו דרך ירידה שניתנה שגגתו לכפרה דאין יכול ליתן ממון וליפטר</w:t>
      </w:r>
    </w:p>
    <w:p w14:paraId="4BD975DA" w14:textId="3221C885" w:rsidR="00AB7D20" w:rsidRDefault="00AB7D20" w:rsidP="00B1585D">
      <w:pPr>
        <w:pStyle w:val="afffff"/>
        <w:rPr>
          <w:sz w:val="32"/>
          <w:rtl/>
        </w:rPr>
      </w:pPr>
      <w:r w:rsidRPr="00FE0A35">
        <w:rPr>
          <w:rFonts w:hint="cs"/>
          <w:b/>
          <w:bCs/>
          <w:rtl/>
        </w:rPr>
        <w:t>דנפיק</w:t>
      </w:r>
      <w:r w:rsidRPr="00C35A2C">
        <w:rPr>
          <w:rFonts w:hint="cs"/>
          <w:sz w:val="32"/>
          <w:rtl/>
        </w:rPr>
        <w:t xml:space="preserve"> </w:t>
      </w:r>
      <w:r w:rsidRPr="00C82BF7">
        <w:rPr>
          <w:rStyle w:val="affffa"/>
          <w:rtl/>
        </w:rPr>
        <w:t xml:space="preserve">מכה אדם </w:t>
      </w:r>
      <w:r w:rsidR="00B1585D" w:rsidRPr="00B1585D">
        <w:rPr>
          <w:rFonts w:hint="cs"/>
          <w:rtl/>
        </w:rPr>
        <w:t>כ</w:t>
      </w:r>
      <w:r w:rsidRPr="00C82BF7">
        <w:rPr>
          <w:rStyle w:val="affffa"/>
          <w:rtl/>
        </w:rPr>
        <w:t>מכה בהמה,</w:t>
      </w:r>
      <w:r w:rsidRPr="00C35A2C">
        <w:rPr>
          <w:sz w:val="32"/>
          <w:rtl/>
        </w:rPr>
        <w:t xml:space="preserve"> </w:t>
      </w:r>
      <w:r w:rsidR="00B1585D">
        <w:rPr>
          <w:rFonts w:hint="cs"/>
          <w:sz w:val="32"/>
          <w:rtl/>
        </w:rPr>
        <w:t>ש</w:t>
      </w:r>
      <w:r w:rsidRPr="00C35A2C">
        <w:rPr>
          <w:sz w:val="32"/>
          <w:rtl/>
        </w:rPr>
        <w:t xml:space="preserve">לא חלקת  בין שוגג למזיד, מתכוין לשאין </w:t>
      </w:r>
      <w:r w:rsidRPr="00730169">
        <w:rPr>
          <w:spacing w:val="-2"/>
          <w:sz w:val="32"/>
          <w:rtl/>
        </w:rPr>
        <w:t xml:space="preserve">מתכוין, דרך ירידה לדרך עלייה, לפוטרו ממון אלא לחייבו ממון, אף מכה אדם </w:t>
      </w:r>
      <w:r w:rsidRPr="00730169">
        <w:rPr>
          <w:rFonts w:hint="cs"/>
          <w:spacing w:val="-2"/>
          <w:sz w:val="32"/>
          <w:rtl/>
        </w:rPr>
        <w:t>כן</w:t>
      </w:r>
    </w:p>
    <w:p w14:paraId="1FC400D5" w14:textId="4C9B6B4F" w:rsidR="00AB7D20" w:rsidRDefault="00AB7D20" w:rsidP="00B1585D">
      <w:pPr>
        <w:pStyle w:val="afffff"/>
        <w:rPr>
          <w:rtl/>
        </w:rPr>
      </w:pPr>
      <w:r w:rsidRPr="00FE0A35">
        <w:rPr>
          <w:b/>
          <w:bCs/>
          <w:rtl/>
        </w:rPr>
        <w:lastRenderedPageBreak/>
        <w:t>•</w:t>
      </w:r>
      <w:r w:rsidRPr="00FE0A35">
        <w:rPr>
          <w:rFonts w:hint="cs"/>
          <w:b/>
          <w:bCs/>
          <w:rtl/>
        </w:rPr>
        <w:t xml:space="preserve"> ולא ל</w:t>
      </w:r>
      <w:r w:rsidR="00B1585D" w:rsidRPr="00FE0A35">
        <w:rPr>
          <w:rFonts w:hint="cs"/>
          <w:b/>
          <w:bCs/>
          <w:rtl/>
        </w:rPr>
        <w:t>ומ</w:t>
      </w:r>
      <w:r w:rsidRPr="00FE0A35">
        <w:rPr>
          <w:rFonts w:hint="cs"/>
          <w:b/>
          <w:bCs/>
          <w:rtl/>
        </w:rPr>
        <w:t>ר</w:t>
      </w:r>
      <w:r w:rsidRPr="00C35A2C">
        <w:rPr>
          <w:rFonts w:hint="cs"/>
          <w:sz w:val="32"/>
          <w:rtl/>
        </w:rPr>
        <w:t xml:space="preserve"> </w:t>
      </w:r>
      <w:r w:rsidR="00B1585D">
        <w:rPr>
          <w:rFonts w:hint="cs"/>
          <w:sz w:val="32"/>
          <w:rtl/>
        </w:rPr>
        <w:t>דאף</w:t>
      </w:r>
      <w:r w:rsidRPr="00C35A2C">
        <w:rPr>
          <w:rFonts w:hint="cs"/>
          <w:sz w:val="32"/>
          <w:rtl/>
        </w:rPr>
        <w:t xml:space="preserve"> סימא </w:t>
      </w:r>
      <w:r w:rsidRPr="00C35A2C">
        <w:rPr>
          <w:sz w:val="32"/>
          <w:rtl/>
        </w:rPr>
        <w:t xml:space="preserve">עינו והרגו בדבר אחר – </w:t>
      </w:r>
      <w:r w:rsidRPr="00C35A2C">
        <w:rPr>
          <w:rFonts w:hint="cs"/>
          <w:sz w:val="32"/>
          <w:rtl/>
        </w:rPr>
        <w:t>שאינו נפטר בממון</w:t>
      </w:r>
      <w:r w:rsidR="00B1585D">
        <w:rPr>
          <w:rFonts w:hint="cs"/>
          <w:sz w:val="32"/>
          <w:rtl/>
        </w:rPr>
        <w:t>, שכבר נלמד מ</w:t>
      </w:r>
      <w:r w:rsidRPr="00C82BF7">
        <w:rPr>
          <w:rStyle w:val="affffa"/>
          <w:rFonts w:hint="cs"/>
          <w:rtl/>
        </w:rPr>
        <w:t>עין תחת עין</w:t>
      </w:r>
      <w:r w:rsidRPr="00C35A2C">
        <w:rPr>
          <w:rFonts w:hint="cs"/>
          <w:rtl/>
        </w:rPr>
        <w:t xml:space="preserve"> ולא עין ונפש תחת עין</w:t>
      </w:r>
      <w:r w:rsidR="00502266">
        <w:rPr>
          <w:rFonts w:hint="cs"/>
          <w:rtl/>
        </w:rPr>
        <w:t>,</w:t>
      </w:r>
    </w:p>
    <w:p w14:paraId="1690D9E5" w14:textId="7D866106" w:rsidR="00E268F4" w:rsidRDefault="00AB7D20" w:rsidP="00AB7D20">
      <w:pPr>
        <w:rPr>
          <w:rFonts w:ascii="Fb Fontext" w:hAnsi="Fb Fontext"/>
          <w:rtl/>
        </w:rPr>
      </w:pPr>
      <w:r w:rsidRPr="00B1585D">
        <w:rPr>
          <w:rStyle w:val="affffe"/>
          <w:rFonts w:hint="cs"/>
          <w:rtl/>
        </w:rPr>
        <w:t>אלא כר</w:t>
      </w:r>
      <w:r w:rsidRPr="00B1585D">
        <w:rPr>
          <w:rStyle w:val="affffe"/>
          <w:rtl/>
        </w:rPr>
        <w:t>"</w:t>
      </w:r>
      <w:r w:rsidRPr="00B1585D">
        <w:rPr>
          <w:rStyle w:val="affffe"/>
          <w:rFonts w:hint="cs"/>
          <w:rtl/>
        </w:rPr>
        <w:t>א</w:t>
      </w:r>
      <w:r w:rsidRPr="00B1585D">
        <w:rPr>
          <w:rStyle w:val="affffe"/>
          <w:rtl/>
        </w:rPr>
        <w:t>:</w:t>
      </w:r>
      <w:r w:rsidRPr="00C35A2C">
        <w:rPr>
          <w:rFonts w:ascii="Fb Fontext" w:hAnsi="Fb Fontext"/>
          <w:rtl/>
        </w:rPr>
        <w:t xml:space="preserve"> </w:t>
      </w:r>
      <w:r w:rsidRPr="00C35A2C">
        <w:rPr>
          <w:rFonts w:ascii="Fb Fontext" w:hAnsi="Fb Fontext" w:hint="cs"/>
          <w:rtl/>
        </w:rPr>
        <w:t>דא</w:t>
      </w:r>
      <w:r w:rsidR="00B1585D">
        <w:rPr>
          <w:rFonts w:ascii="Fb Fontext" w:hAnsi="Fb Fontext" w:hint="cs"/>
          <w:rtl/>
        </w:rPr>
        <w:t>ף דחידוש הוא בקנס אף דנהרג משלם קמ</w:t>
      </w:r>
      <w:r w:rsidR="002B7BCC">
        <w:rPr>
          <w:rFonts w:ascii="Fb Fontext" w:hAnsi="Fb Fontext"/>
          <w:rtl/>
        </w:rPr>
        <w:t>"</w:t>
      </w:r>
      <w:r w:rsidR="00B1585D">
        <w:rPr>
          <w:rFonts w:ascii="Fb Fontext" w:hAnsi="Fb Fontext" w:hint="cs"/>
          <w:rtl/>
        </w:rPr>
        <w:t>ל</w:t>
      </w:r>
      <w:r w:rsidR="00E268F4">
        <w:rPr>
          <w:rFonts w:ascii="Fb Fontext" w:hAnsi="Fb Fontext" w:hint="cs"/>
          <w:rtl/>
        </w:rPr>
        <w:t>,</w:t>
      </w:r>
    </w:p>
    <w:p w14:paraId="06CA8F64" w14:textId="77777777" w:rsidR="00E268F4" w:rsidRDefault="00AB7D20" w:rsidP="00B1585D">
      <w:pPr>
        <w:ind w:firstLine="0"/>
        <w:rPr>
          <w:rStyle w:val="affffe"/>
          <w:rtl/>
        </w:rPr>
      </w:pPr>
      <w:r w:rsidRPr="00B1585D">
        <w:rPr>
          <w:rStyle w:val="affffe"/>
          <w:rtl/>
        </w:rPr>
        <w:t>ולרבה</w:t>
      </w:r>
      <w:r w:rsidRPr="00B1585D">
        <w:rPr>
          <w:rStyle w:val="affffe"/>
          <w:rFonts w:hint="cs"/>
          <w:rtl/>
        </w:rPr>
        <w:t>-</w:t>
      </w:r>
      <w:r w:rsidRPr="00C35A2C">
        <w:rPr>
          <w:rFonts w:ascii="Fb Fontext" w:hAnsi="Fb Fontext"/>
          <w:sz w:val="32"/>
          <w:rtl/>
        </w:rPr>
        <w:t xml:space="preserve"> </w:t>
      </w:r>
      <w:r w:rsidR="00B1585D">
        <w:rPr>
          <w:rFonts w:ascii="Fb Fontext" w:hAnsi="Fb Fontext" w:hint="cs"/>
          <w:sz w:val="32"/>
          <w:rtl/>
        </w:rPr>
        <w:t xml:space="preserve">דאף דנהרג משלם, </w:t>
      </w:r>
      <w:r w:rsidRPr="00041161">
        <w:rPr>
          <w:rStyle w:val="affffa"/>
          <w:rFonts w:hint="cs"/>
          <w:rtl/>
        </w:rPr>
        <w:t>'</w:t>
      </w:r>
      <w:r w:rsidRPr="00041161">
        <w:rPr>
          <w:rStyle w:val="affffa"/>
          <w:rtl/>
        </w:rPr>
        <w:t>כל חרם</w:t>
      </w:r>
      <w:r w:rsidRPr="00041161">
        <w:rPr>
          <w:rStyle w:val="affffa"/>
          <w:rFonts w:hint="cs"/>
          <w:rtl/>
        </w:rPr>
        <w:t>'</w:t>
      </w:r>
      <w:r w:rsidRPr="00041161">
        <w:rPr>
          <w:rStyle w:val="affffa"/>
          <w:rtl/>
        </w:rPr>
        <w:t xml:space="preserve"> </w:t>
      </w:r>
      <w:r w:rsidRPr="00B1585D">
        <w:rPr>
          <w:rStyle w:val="affffe"/>
          <w:rFonts w:hint="cs"/>
          <w:rtl/>
        </w:rPr>
        <w:t>ס</w:t>
      </w:r>
      <w:r w:rsidRPr="00B1585D">
        <w:rPr>
          <w:rStyle w:val="affffe"/>
          <w:rtl/>
        </w:rPr>
        <w:t>"</w:t>
      </w:r>
      <w:r w:rsidRPr="00B1585D">
        <w:rPr>
          <w:rStyle w:val="affffe"/>
          <w:rFonts w:hint="cs"/>
          <w:rtl/>
        </w:rPr>
        <w:t>ל כת</w:t>
      </w:r>
      <w:r w:rsidRPr="00B1585D">
        <w:rPr>
          <w:rStyle w:val="affffe"/>
          <w:rtl/>
        </w:rPr>
        <w:t>"</w:t>
      </w:r>
      <w:r w:rsidRPr="00B1585D">
        <w:rPr>
          <w:rStyle w:val="affffe"/>
          <w:rFonts w:hint="cs"/>
          <w:rtl/>
        </w:rPr>
        <w:t>ק דרחב</w:t>
      </w:r>
      <w:r w:rsidRPr="00B1585D">
        <w:rPr>
          <w:rStyle w:val="affffe"/>
          <w:rtl/>
        </w:rPr>
        <w:t>"</w:t>
      </w:r>
      <w:r w:rsidRPr="00B1585D">
        <w:rPr>
          <w:rStyle w:val="affffe"/>
          <w:rFonts w:hint="cs"/>
          <w:rtl/>
        </w:rPr>
        <w:t>ע</w:t>
      </w:r>
      <w:r w:rsidR="00E268F4">
        <w:rPr>
          <w:rStyle w:val="affffe"/>
          <w:rFonts w:hint="cs"/>
          <w:rtl/>
        </w:rPr>
        <w:t>,</w:t>
      </w:r>
    </w:p>
    <w:p w14:paraId="68D4F36D" w14:textId="4E03E73B" w:rsidR="00AB7D20" w:rsidRPr="00C35A2C" w:rsidRDefault="00AB7D20" w:rsidP="00B1585D">
      <w:pPr>
        <w:pStyle w:val="afffff"/>
        <w:rPr>
          <w:rFonts w:cs="Guttman Vilna"/>
          <w:b/>
          <w:bCs/>
          <w:rtl/>
        </w:rPr>
      </w:pPr>
      <w:r w:rsidRPr="00C35A2C">
        <w:rPr>
          <w:rFonts w:hint="cs"/>
          <w:rtl/>
        </w:rPr>
        <w:t>[אומר ערכו של יוצא ליהרג עלי דלא דאין משלם]</w:t>
      </w:r>
      <w:r w:rsidRPr="00C35A2C">
        <w:rPr>
          <w:rtl/>
        </w:rPr>
        <w:t>.</w:t>
      </w:r>
    </w:p>
    <w:p w14:paraId="1F33C8A5" w14:textId="1E189CEB" w:rsidR="00E268F4" w:rsidRDefault="00AB7D20" w:rsidP="007E26F8">
      <w:pPr>
        <w:pStyle w:val="afffff4"/>
        <w:rPr>
          <w:rtl/>
        </w:rPr>
      </w:pPr>
      <w:ins w:id="9843" w:author="מספור קטעי משנה" w:date="2026-10-06T06:45:30Z">
        <w:r>
          <w:rPr>
            <w:rStyle w:val="MisparKeta"/>
          </w:rPr>
          <w:t xml:space="preserve">א. </w:t>
        </w:r>
      </w:ins>
      <w:bookmarkStart w:id="257" w:name="_Toc119353042"/>
      <w:r w:rsidRPr="00C35A2C">
        <w:rPr>
          <w:rtl/>
        </w:rPr>
        <w:t>נערה שנתארסה ונתגרשה</w:t>
      </w:r>
      <w:bookmarkEnd w:id="257"/>
    </w:p>
    <w:p>
      <w:pPr>
        <w:pStyle w:val="MishnaBatzad"/>
        <w:rPr>
          <w:ins w:id="20400" w:author="קלוד" w:date="2026-10-06T10:09:07Z"/>
        </w:rPr>
      </w:pPr>
      <w:ins w:id="20399" w:author="קלוד" w:date="2026-10-06T10:09:07Z">
        <w:r>
          <w:t xml:space="preserve">משנה ג</w:t>
        </w:r>
      </w:ins>
    </w:p>
    <w:p w14:paraId="5FA42692" w14:textId="23EB9159" w:rsidR="00AB7D20" w:rsidRPr="00C35A2C" w:rsidRDefault="00B1585D" w:rsidP="00B1585D">
      <w:pPr>
        <w:pStyle w:val="afff5"/>
        <w:rPr>
          <w:b/>
          <w:rtl/>
        </w:rPr>
      </w:pPr>
      <w:r>
        <w:rPr>
          <w:rStyle w:val="TanaimMishna"/>
          <w:rFonts w:hint="cs"/>
          <w:rtl/>
          <w:rPrChange w:id="20072" w:author="קלוד" w:date="2026-10-06T10:09:07Z">
            <w:rPr>
              <w:rStyle w:val="affffe"/>
              <w:rFonts w:hint="cs"/>
              <w:rtl/>
            </w:rPr>
          </w:rPrChange>
        </w:rPr>
        <w:t>לריה</w:t>
      </w:r>
      <w:r w:rsidR="002B7BCC">
        <w:rPr>
          <w:rStyle w:val="TanaimMishna"/>
          <w:rtl/>
          <w:rPrChange w:id="20073" w:author="קלוד" w:date="2026-10-06T10:09:07Z">
            <w:rPr>
              <w:rStyle w:val="affffe"/>
              <w:rtl/>
            </w:rPr>
          </w:rPrChange>
        </w:rPr>
        <w:t>"</w:t>
      </w:r>
      <w:r>
        <w:rPr>
          <w:rStyle w:val="TanaimMishna"/>
          <w:rFonts w:hint="cs"/>
          <w:rtl/>
          <w:rPrChange w:id="20074" w:author="קלוד" w:date="2026-10-06T10:09:07Z">
            <w:rPr>
              <w:rStyle w:val="affffe"/>
              <w:rFonts w:hint="cs"/>
              <w:rtl/>
            </w:rPr>
          </w:rPrChange>
        </w:rPr>
        <w:t>ג</w:t>
      </w:r>
      <w:r w:rsidR="00AB7D20" w:rsidRPr="00B1585D">
        <w:rPr>
          <w:rStyle w:val="TanaimMishna"/>
          <w:rtl/>
          <w:rPrChange w:id="20075" w:author="קלוד" w:date="2026-10-06T10:09:07Z">
            <w:rPr>
              <w:rStyle w:val="affffe"/>
              <w:rtl/>
            </w:rPr>
          </w:rPrChange>
        </w:rPr>
        <w:t>:</w:t>
      </w:r>
      <w:r w:rsidR="00AB7D20" w:rsidRPr="00C35A2C">
        <w:rPr>
          <w:b/>
          <w:rtl/>
        </w:rPr>
        <w:t xml:space="preserve"> אין לה קנס,</w:t>
      </w:r>
      <w:r>
        <w:rPr>
          <w:rFonts w:hint="cs"/>
          <w:b/>
          <w:rtl/>
        </w:rPr>
        <w:t xml:space="preserve"> </w:t>
      </w:r>
      <w:r w:rsidRPr="00B1585D">
        <w:rPr>
          <w:rStyle w:val="TanaimMishna"/>
          <w:rFonts w:hint="cs"/>
          <w:rtl/>
          <w:rPrChange w:id="20076" w:author="קלוד" w:date="2026-10-06T10:09:07Z">
            <w:rPr>
              <w:rStyle w:val="affffe"/>
              <w:rFonts w:hint="cs"/>
              <w:rtl/>
            </w:rPr>
          </w:rPrChange>
        </w:rPr>
        <w:t>לר</w:t>
      </w:r>
      <w:r w:rsidR="002B7BCC">
        <w:rPr>
          <w:rStyle w:val="TanaimMishna"/>
          <w:rtl/>
          <w:rPrChange w:id="20077" w:author="קלוד" w:date="2026-10-06T10:09:07Z">
            <w:rPr>
              <w:rStyle w:val="affffe"/>
              <w:rtl/>
            </w:rPr>
          </w:rPrChange>
        </w:rPr>
        <w:t>"</w:t>
      </w:r>
      <w:r w:rsidRPr="00B1585D">
        <w:rPr>
          <w:rStyle w:val="TanaimMishna"/>
          <w:rFonts w:hint="cs"/>
          <w:rtl/>
          <w:rPrChange w:id="20078" w:author="קלוד" w:date="2026-10-06T10:09:07Z">
            <w:rPr>
              <w:rStyle w:val="affffe"/>
              <w:rFonts w:hint="cs"/>
              <w:rtl/>
            </w:rPr>
          </w:rPrChange>
        </w:rPr>
        <w:t>ע</w:t>
      </w:r>
      <w:r w:rsidR="00AB7D20" w:rsidRPr="00B1585D">
        <w:rPr>
          <w:rStyle w:val="TanaimMishna"/>
          <w:rtl/>
          <w:rPrChange w:id="20079" w:author="קלוד" w:date="2026-10-06T10:09:07Z">
            <w:rPr>
              <w:rStyle w:val="affffe"/>
              <w:rtl/>
            </w:rPr>
          </w:rPrChange>
        </w:rPr>
        <w:t>:</w:t>
      </w:r>
      <w:r w:rsidR="00AB7D20" w:rsidRPr="00C35A2C">
        <w:rPr>
          <w:b/>
          <w:rtl/>
        </w:rPr>
        <w:t xml:space="preserve"> יש לה קנס</w:t>
      </w:r>
      <w:r>
        <w:rPr>
          <w:rFonts w:hint="cs"/>
          <w:b/>
          <w:rtl/>
        </w:rPr>
        <w:t>,</w:t>
      </w:r>
      <w:r w:rsidR="00AB7D20" w:rsidRPr="00C35A2C">
        <w:rPr>
          <w:b/>
          <w:rtl/>
        </w:rPr>
        <w:t xml:space="preserve"> </w:t>
      </w:r>
      <w:r>
        <w:rPr>
          <w:rFonts w:hint="cs"/>
          <w:b/>
          <w:rtl/>
        </w:rPr>
        <w:t xml:space="preserve">וקנסה </w:t>
      </w:r>
      <w:r w:rsidR="00AB7D20" w:rsidRPr="00C35A2C">
        <w:rPr>
          <w:b/>
          <w:rtl/>
        </w:rPr>
        <w:t>לעצמה</w:t>
      </w:r>
      <w:r>
        <w:rPr>
          <w:rFonts w:hint="cs"/>
          <w:b/>
          <w:rtl/>
        </w:rPr>
        <w:t>.</w:t>
      </w:r>
    </w:p>
    <w:p w14:paraId="41DBFFF4" w14:textId="1896A1B8" w:rsidR="00AB7D20" w:rsidRPr="00C35A2C" w:rsidRDefault="00094431" w:rsidP="00AB7D20">
      <w:pPr>
        <w:rPr>
          <w:rFonts w:ascii="Fb Fontext" w:hAnsi="Fb Fontext"/>
          <w:rtl/>
        </w:rPr>
      </w:pPr>
      <w:bookmarkStart w:id="258" w:name="_Toc119353043"/>
      <w:r w:rsidRPr="007E26F8">
        <w:rPr>
          <w:rStyle w:val="affffc"/>
          <w:rFonts w:hint="cs"/>
          <w:rtl/>
        </w:rPr>
        <w:t xml:space="preserve">טעם </w:t>
      </w:r>
      <w:r>
        <w:rPr>
          <w:rStyle w:val="affffe"/>
          <w:rtl/>
          <w:rPrChange w:id="9114" w:author="מנוע אמוראים" w:date="2026-10-05T16:41:40Z">
            <w:rPr>
              <w:rStyle w:val="affffc"/>
              <w:rtl/>
            </w:rPr>
          </w:rPrChange>
        </w:rPr>
        <w:t xml:space="preserve">ר</w:t>
      </w:r>
      <w:r>
        <w:rPr>
          <w:rStyle w:val="affffe"/>
          <w:rFonts w:hint="cs"/>
          <w:rtl/>
          <w:rPrChange w:id="9115" w:author="מנוע אמוראים" w:date="2026-10-05T16:41:40Z">
            <w:rPr>
              <w:rStyle w:val="affffc"/>
              <w:rFonts w:hint="cs"/>
              <w:rtl/>
            </w:rPr>
          </w:rPrChange>
        </w:rPr>
        <w:t xml:space="preserve">יה</w:t>
      </w:r>
      <w:r>
        <w:rPr>
          <w:rStyle w:val="affffe"/>
          <w:rtl/>
          <w:rPrChange w:id="9116" w:author="מנוע אמוראים" w:date="2026-10-05T16:41:40Z">
            <w:rPr>
              <w:rStyle w:val="affffc"/>
              <w:rtl/>
            </w:rPr>
          </w:rPrChange>
        </w:rPr>
        <w:t xml:space="preserve">"</w:t>
      </w:r>
      <w:r>
        <w:rPr>
          <w:rStyle w:val="affffe"/>
          <w:rFonts w:hint="cs"/>
          <w:rtl/>
          <w:rPrChange w:id="9117" w:author="מנוע אמוראים" w:date="2026-10-05T16:41:40Z">
            <w:rPr>
              <w:rStyle w:val="affffc"/>
              <w:rFonts w:hint="cs"/>
              <w:rtl/>
            </w:rPr>
          </w:rPrChange>
        </w:rPr>
        <w:t xml:space="preserve">ג</w:t>
      </w:r>
      <w:r w:rsidR="00AB7D20" w:rsidRPr="007E26F8">
        <w:rPr>
          <w:rStyle w:val="affffc"/>
          <w:rtl/>
        </w:rPr>
        <w:t>:</w:t>
      </w:r>
      <w:bookmarkEnd w:id="258"/>
      <w:r w:rsidR="00AB7D20" w:rsidRPr="00AD1A41">
        <w:rPr>
          <w:rStyle w:val="affffa"/>
          <w:rtl/>
        </w:rPr>
        <w:t xml:space="preserve"> </w:t>
      </w:r>
      <w:r w:rsidR="00AB7D20" w:rsidRPr="00AD1A41">
        <w:rPr>
          <w:rStyle w:val="affffa"/>
          <w:rFonts w:hint="cs"/>
          <w:rtl/>
        </w:rPr>
        <w:t>'</w:t>
      </w:r>
      <w:r w:rsidR="00AB7D20" w:rsidRPr="00AD1A41">
        <w:rPr>
          <w:rStyle w:val="affffa"/>
          <w:rtl/>
        </w:rPr>
        <w:t>אשר לא אורשה</w:t>
      </w:r>
      <w:r w:rsidR="00AB7D20" w:rsidRPr="00AD1A41">
        <w:rPr>
          <w:rStyle w:val="affffa"/>
          <w:rFonts w:hint="cs"/>
          <w:rtl/>
        </w:rPr>
        <w:t>'</w:t>
      </w:r>
      <w:r w:rsidR="00AB7D20" w:rsidRPr="00AD1A41">
        <w:rPr>
          <w:rStyle w:val="affffa"/>
          <w:rtl/>
        </w:rPr>
        <w:t>,</w:t>
      </w:r>
      <w:r w:rsidR="00AB7D20" w:rsidRPr="00C35A2C">
        <w:rPr>
          <w:rFonts w:ascii="Fb Fontext" w:hAnsi="Fb Fontext"/>
          <w:sz w:val="32"/>
          <w:rtl/>
        </w:rPr>
        <w:t xml:space="preserve"> הא אורסה - אין לה קנס.</w:t>
      </w:r>
    </w:p>
    <w:p w14:paraId="2FF6F9C6" w14:textId="7024E062" w:rsidR="00AB7D20" w:rsidRPr="00C35A2C" w:rsidRDefault="007E26F8" w:rsidP="00AB7D20">
      <w:pPr>
        <w:ind w:firstLine="0"/>
        <w:rPr>
          <w:rFonts w:ascii="Fb Fontext" w:hAnsi="Fb Fontext" w:cs="Guttman Vilna"/>
          <w:b/>
          <w:bCs/>
          <w:sz w:val="32"/>
          <w:rtl/>
        </w:rPr>
      </w:pPr>
      <w:r>
        <w:rPr>
          <w:rStyle w:val="affffe"/>
          <w:rFonts w:hint="cs"/>
          <w:rtl/>
        </w:rPr>
        <w:t xml:space="preserve">        </w:t>
      </w:r>
      <w:bookmarkStart w:id="259" w:name="_Toc119353044"/>
      <w:r>
        <w:rPr>
          <w:rStyle w:val="affffe"/>
          <w:rtl/>
          <w:rPrChange w:id="9118" w:author="מנוע אמוראים" w:date="2026-10-05T16:41:40Z">
            <w:rPr>
              <w:rStyle w:val="affffc"/>
              <w:rtl/>
            </w:rPr>
          </w:rPrChange>
        </w:rPr>
        <w:t xml:space="preserve">ור"ע</w:t>
      </w:r>
      <w:r w:rsidR="00AB7D20" w:rsidRPr="007E26F8">
        <w:rPr>
          <w:rStyle w:val="affffc"/>
          <w:rFonts w:hint="cs"/>
          <w:rtl/>
        </w:rPr>
        <w:t>:</w:t>
      </w:r>
      <w:bookmarkEnd w:id="259"/>
      <w:r w:rsidR="00AB7D20" w:rsidRPr="00094431">
        <w:rPr>
          <w:rStyle w:val="affffe"/>
          <w:rtl/>
        </w:rPr>
        <w:t xml:space="preserve"> </w:t>
      </w:r>
      <w:r w:rsidR="00AB7D20" w:rsidRPr="00C82BF7">
        <w:rPr>
          <w:rStyle w:val="affffa"/>
          <w:rtl/>
        </w:rPr>
        <w:t>אשר לא אורשה</w:t>
      </w:r>
      <w:r w:rsidR="00AB7D20" w:rsidRPr="00C35A2C">
        <w:rPr>
          <w:rFonts w:ascii="Fb Fontext" w:hAnsi="Fb Fontext"/>
          <w:sz w:val="32"/>
          <w:rtl/>
        </w:rPr>
        <w:t xml:space="preserve"> - לאביה, הא אורסה - לעצמה.</w:t>
      </w:r>
    </w:p>
    <w:p w14:paraId="30D8FB5F" w14:textId="53E11D51" w:rsidR="00AB7D20" w:rsidRPr="00FD0518" w:rsidRDefault="00AB7D20" w:rsidP="00AB7D20">
      <w:pPr>
        <w:rPr>
          <w:rFonts w:ascii="Fb Fontext" w:hAnsi="Fb Fontext"/>
          <w:spacing w:val="-6"/>
          <w:rtl/>
        </w:rPr>
      </w:pPr>
      <w:r w:rsidRPr="00FD0518">
        <w:rPr>
          <w:rStyle w:val="affffe"/>
          <w:rFonts w:hint="cs"/>
          <w:spacing w:val="-6"/>
          <w:rtl/>
        </w:rPr>
        <w:t>וקשה אר</w:t>
      </w:r>
      <w:r w:rsidRPr="00FD0518">
        <w:rPr>
          <w:rStyle w:val="affffe"/>
          <w:spacing w:val="-6"/>
          <w:rtl/>
        </w:rPr>
        <w:t>"</w:t>
      </w:r>
      <w:r w:rsidRPr="00FD0518">
        <w:rPr>
          <w:rStyle w:val="affffe"/>
          <w:rFonts w:hint="cs"/>
          <w:spacing w:val="-6"/>
          <w:rtl/>
        </w:rPr>
        <w:t>ע</w:t>
      </w:r>
      <w:r w:rsidR="00094431" w:rsidRPr="00FD0518">
        <w:rPr>
          <w:rFonts w:ascii="Fb Fontext" w:hAnsi="Fb Fontext" w:hint="cs"/>
          <w:spacing w:val="-6"/>
          <w:sz w:val="32"/>
          <w:rtl/>
        </w:rPr>
        <w:t>:</w:t>
      </w:r>
      <w:r w:rsidRPr="00FD0518">
        <w:rPr>
          <w:rFonts w:ascii="Fb Fontext" w:hAnsi="Fb Fontext" w:hint="cs"/>
          <w:spacing w:val="-6"/>
          <w:sz w:val="32"/>
          <w:rtl/>
        </w:rPr>
        <w:t xml:space="preserve"> </w:t>
      </w:r>
      <w:r w:rsidRPr="00FD0518">
        <w:rPr>
          <w:rFonts w:ascii="Fb Fontext" w:hAnsi="Fb Fontext"/>
          <w:spacing w:val="-6"/>
          <w:sz w:val="32"/>
          <w:rtl/>
        </w:rPr>
        <w:t xml:space="preserve">מעתה </w:t>
      </w:r>
      <w:r w:rsidRPr="00FD0518">
        <w:rPr>
          <w:rStyle w:val="affffa"/>
          <w:spacing w:val="-6"/>
          <w:rtl/>
        </w:rPr>
        <w:t>נערה</w:t>
      </w:r>
      <w:r w:rsidRPr="00FD0518">
        <w:rPr>
          <w:rFonts w:ascii="Fb Fontext" w:hAnsi="Fb Fontext"/>
          <w:spacing w:val="-6"/>
          <w:sz w:val="32"/>
          <w:rtl/>
        </w:rPr>
        <w:t xml:space="preserve"> ולא בוגרת, </w:t>
      </w:r>
      <w:r w:rsidRPr="00FD0518">
        <w:rPr>
          <w:rStyle w:val="affffa"/>
          <w:spacing w:val="-6"/>
          <w:rtl/>
        </w:rPr>
        <w:t>בתולה</w:t>
      </w:r>
      <w:r w:rsidR="00FD0518" w:rsidRPr="00FD0518">
        <w:rPr>
          <w:rFonts w:ascii="Fb Fontext" w:hAnsi="Fb Fontext" w:hint="cs"/>
          <w:spacing w:val="-6"/>
          <w:sz w:val="32"/>
          <w:rtl/>
        </w:rPr>
        <w:t xml:space="preserve"> </w:t>
      </w:r>
      <w:r w:rsidRPr="00FD0518">
        <w:rPr>
          <w:rFonts w:ascii="Fb Fontext" w:hAnsi="Fb Fontext"/>
          <w:spacing w:val="-6"/>
          <w:sz w:val="32"/>
          <w:rtl/>
        </w:rPr>
        <w:t>ולא בעולה, ה"נ דלעצמה</w:t>
      </w:r>
    </w:p>
    <w:p w14:paraId="784D5A60" w14:textId="2009D3C5" w:rsidR="00E268F4" w:rsidRDefault="00AB7D20" w:rsidP="00094431">
      <w:pPr>
        <w:rPr>
          <w:rFonts w:ascii="Fb Fontext" w:hAnsi="Fb Fontext"/>
          <w:spacing w:val="-6"/>
          <w:rtl/>
        </w:rPr>
      </w:pPr>
      <w:r w:rsidRPr="00C35A2C">
        <w:rPr>
          <w:rFonts w:ascii="Fb Fontext" w:hAnsi="Fb Fontext"/>
          <w:rtl/>
        </w:rPr>
        <w:t xml:space="preserve">אלא לגמרי, </w:t>
      </w:r>
      <w:r>
        <w:rPr>
          <w:rStyle w:val="affffe"/>
          <w:rFonts w:ascii="Fb Fontext" w:hAnsi="Fb Fontext" w:cs="PFT_Frank" w:hint="cs"/>
          <w:b/>
          <w:bCs/>
          <w:szCs w:val="14"/>
          <w:rtl/>
          <w:rPrChange w:id="9119" w:author="מנוע אמוראים" w:date="2026-10-05T16:41:40Z">
            <w:rPr>
              <w:rFonts w:ascii="Fb Fontext" w:hAnsi="Fb Fontext" w:cs="PFT_Frank" w:hint="cs"/>
              <w:b/>
              <w:bCs/>
              <w:szCs w:val="14"/>
              <w:rtl/>
            </w:rPr>
          </w:rPrChange>
        </w:rPr>
        <w:t xml:space="preserve">ל</w:t>
      </w:r>
      <w:r>
        <w:rPr>
          <w:rStyle w:val="affffe"/>
          <w:rFonts w:ascii="Fb Fontext" w:hAnsi="Fb Fontext" w:cs="PFT_Frank"/>
          <w:b/>
          <w:bCs/>
          <w:szCs w:val="14"/>
          <w:rtl/>
          <w:rPrChange w:id="9120" w:author="מנוע אמוראים" w:date="2026-10-05T16:41:40Z">
            <w:rPr>
              <w:rFonts w:ascii="Fb Fontext" w:hAnsi="Fb Fontext" w:cs="PFT_Frank"/>
              <w:b/>
              <w:bCs/>
              <w:szCs w:val="14"/>
              <w:rtl/>
            </w:rPr>
          </w:rPrChange>
        </w:rPr>
        <w:t xml:space="preserve">ר"ע</w:t>
      </w:r>
      <w:r>
        <w:rPr>
          <w:rFonts w:ascii="Fb Fontext" w:hAnsi="Fb Fontext" w:cs="PFT_Frank"/>
          <w:b/>
          <w:bCs/>
          <w:szCs w:val="14"/>
          <w:rtl/>
        </w:rPr>
        <w:t xml:space="preserve">:</w:t>
      </w:r>
      <w:r w:rsidRPr="00C35A2C">
        <w:rPr>
          <w:rFonts w:ascii="Fb Fontext" w:hAnsi="Fb Fontext"/>
          <w:rtl/>
        </w:rPr>
        <w:t xml:space="preserve"> יש לה קנס וקנסה לאביה, והדין נותן: </w:t>
      </w:r>
      <w:r w:rsidRPr="00730169">
        <w:rPr>
          <w:rFonts w:ascii="Fb Fontext" w:hAnsi="Fb Fontext"/>
          <w:spacing w:val="-6"/>
          <w:rtl/>
        </w:rPr>
        <w:t>הואיל ואביה זכאי בכסף קידושיה</w:t>
      </w:r>
      <w:r w:rsidRPr="00730169">
        <w:rPr>
          <w:rFonts w:ascii="Fb Fontext" w:hAnsi="Fb Fontext" w:hint="cs"/>
          <w:spacing w:val="-6"/>
          <w:rtl/>
        </w:rPr>
        <w:t xml:space="preserve"> </w:t>
      </w:r>
      <w:r w:rsidR="00094431" w:rsidRPr="00730169">
        <w:rPr>
          <w:rStyle w:val="afffff0"/>
          <w:rFonts w:hint="cs"/>
          <w:spacing w:val="-6"/>
          <w:rtl/>
        </w:rPr>
        <w:t xml:space="preserve">אף שנתארסה ונתגרשה </w:t>
      </w:r>
      <w:r w:rsidRPr="00730169">
        <w:rPr>
          <w:rFonts w:ascii="Fb Fontext" w:hAnsi="Fb Fontext" w:hint="cs"/>
          <w:spacing w:val="-6"/>
          <w:rtl/>
        </w:rPr>
        <w:t>ו</w:t>
      </w:r>
      <w:r w:rsidRPr="00730169">
        <w:rPr>
          <w:rFonts w:ascii="Fb Fontext" w:hAnsi="Fb Fontext"/>
          <w:spacing w:val="-6"/>
          <w:rtl/>
        </w:rPr>
        <w:t>בכסף קנסה</w:t>
      </w:r>
      <w:r w:rsidR="00E268F4">
        <w:rPr>
          <w:rFonts w:ascii="Fb Fontext" w:hAnsi="Fb Fontext"/>
          <w:spacing w:val="-6"/>
          <w:rtl/>
        </w:rPr>
        <w:t>,</w:t>
      </w:r>
    </w:p>
    <w:p w14:paraId="55158B12" w14:textId="20A51618" w:rsidR="00AB7D20" w:rsidRPr="00F71179" w:rsidRDefault="00AB7D20" w:rsidP="00094431">
      <w:pPr>
        <w:rPr>
          <w:rFonts w:ascii="Fb Fontext" w:hAnsi="Fb Fontext" w:cs="Guttman Vilna"/>
          <w:b/>
          <w:bCs/>
          <w:spacing w:val="-2"/>
          <w:rtl/>
        </w:rPr>
      </w:pPr>
      <w:r w:rsidRPr="00F71179">
        <w:rPr>
          <w:rFonts w:ascii="Fb Fontext" w:hAnsi="Fb Fontext" w:hint="cs"/>
          <w:spacing w:val="-2"/>
          <w:rtl/>
        </w:rPr>
        <w:t>והך</w:t>
      </w:r>
      <w:r w:rsidRPr="00F71179">
        <w:rPr>
          <w:rStyle w:val="affffa"/>
          <w:rFonts w:hint="cs"/>
          <w:spacing w:val="-2"/>
          <w:rtl/>
        </w:rPr>
        <w:t xml:space="preserve"> '</w:t>
      </w:r>
      <w:r w:rsidRPr="00F71179">
        <w:rPr>
          <w:rStyle w:val="affffa"/>
          <w:spacing w:val="-2"/>
          <w:rtl/>
        </w:rPr>
        <w:t>אשר לא אורשה</w:t>
      </w:r>
      <w:r w:rsidRPr="00F71179">
        <w:rPr>
          <w:rStyle w:val="affffa"/>
          <w:rFonts w:hint="cs"/>
          <w:spacing w:val="-2"/>
          <w:rtl/>
        </w:rPr>
        <w:t>'</w:t>
      </w:r>
      <w:r w:rsidRPr="00F71179">
        <w:rPr>
          <w:rStyle w:val="affffa"/>
          <w:spacing w:val="-2"/>
          <w:rtl/>
        </w:rPr>
        <w:t xml:space="preserve"> </w:t>
      </w:r>
      <w:r w:rsidRPr="00F71179">
        <w:rPr>
          <w:rFonts w:ascii="Fb Fontext" w:hAnsi="Fb Fontext"/>
          <w:spacing w:val="-2"/>
          <w:rtl/>
        </w:rPr>
        <w:t xml:space="preserve">מופנה, </w:t>
      </w:r>
      <w:r w:rsidR="00094431">
        <w:rPr>
          <w:rFonts w:ascii="Fb Fontext" w:hAnsi="Fb Fontext" w:hint="cs"/>
          <w:spacing w:val="-2"/>
          <w:rtl/>
        </w:rPr>
        <w:t>ל</w:t>
      </w:r>
      <w:r w:rsidRPr="00F71179">
        <w:rPr>
          <w:rFonts w:ascii="Fb Fontext" w:hAnsi="Fb Fontext"/>
          <w:spacing w:val="-2"/>
          <w:rtl/>
        </w:rPr>
        <w:t>ג</w:t>
      </w:r>
      <w:r w:rsidR="00094431">
        <w:rPr>
          <w:rFonts w:ascii="Fb Fontext" w:hAnsi="Fb Fontext" w:hint="cs"/>
          <w:spacing w:val="-2"/>
          <w:rtl/>
        </w:rPr>
        <w:t>ז</w:t>
      </w:r>
      <w:r w:rsidRPr="00F71179">
        <w:rPr>
          <w:rFonts w:ascii="Fb Fontext" w:hAnsi="Fb Fontext"/>
          <w:spacing w:val="-2"/>
          <w:rtl/>
        </w:rPr>
        <w:t>"ש</w:t>
      </w:r>
      <w:r w:rsidRPr="00F71179">
        <w:rPr>
          <w:rFonts w:ascii="Fb Fontext" w:hAnsi="Fb Fontext" w:hint="cs"/>
          <w:spacing w:val="-2"/>
          <w:rtl/>
        </w:rPr>
        <w:t xml:space="preserve"> </w:t>
      </w:r>
      <w:r w:rsidR="00094431">
        <w:rPr>
          <w:rFonts w:ascii="Fb Fontext" w:hAnsi="Fb Fontext" w:hint="cs"/>
          <w:spacing w:val="-2"/>
          <w:rtl/>
        </w:rPr>
        <w:t>ל</w:t>
      </w:r>
      <w:r w:rsidRPr="00F71179">
        <w:rPr>
          <w:rFonts w:ascii="Fb Fontext" w:hAnsi="Fb Fontext"/>
          <w:spacing w:val="-2"/>
          <w:rtl/>
        </w:rPr>
        <w:t>נ'</w:t>
      </w:r>
      <w:r w:rsidRPr="00F71179">
        <w:rPr>
          <w:rFonts w:ascii="Fb Fontext" w:hAnsi="Fb Fontext" w:hint="cs"/>
          <w:spacing w:val="-2"/>
          <w:rtl/>
        </w:rPr>
        <w:t xml:space="preserve"> ו</w:t>
      </w:r>
      <w:r w:rsidRPr="00F71179">
        <w:rPr>
          <w:rFonts w:ascii="Fb Fontext" w:hAnsi="Fb Fontext"/>
          <w:spacing w:val="-2"/>
          <w:rtl/>
        </w:rPr>
        <w:t>שקלים.</w:t>
      </w:r>
    </w:p>
    <w:p w14:paraId="3685077C" w14:textId="5B50EF53" w:rsidR="00AB7D20" w:rsidRPr="00730169" w:rsidRDefault="00AB7D20" w:rsidP="00AB7D20">
      <w:pPr>
        <w:rPr>
          <w:rFonts w:ascii="Fb Fontext" w:hAnsi="Fb Fontext"/>
          <w:spacing w:val="-6"/>
          <w:rtl/>
        </w:rPr>
      </w:pPr>
      <w:r w:rsidRPr="00FD1F0A">
        <w:rPr>
          <w:rFonts w:cs="PFT_Frank" w:hint="cs"/>
          <w:b/>
          <w:bCs/>
          <w:spacing w:val="-6"/>
          <w:szCs w:val="14"/>
          <w:rtl/>
        </w:rPr>
        <w:t>ומ</w:t>
      </w:r>
      <w:r w:rsidRPr="00FD1F0A">
        <w:rPr>
          <w:rFonts w:cs="PFT_Frank"/>
          <w:b/>
          <w:bCs/>
          <w:spacing w:val="-6"/>
          <w:szCs w:val="14"/>
          <w:rtl/>
        </w:rPr>
        <w:t>סתברא</w:t>
      </w:r>
      <w:r>
        <w:rPr>
          <w:rFonts w:cs="PFT_Frank" w:hint="cs"/>
          <w:b/>
          <w:bCs/>
          <w:spacing w:val="-6"/>
          <w:szCs w:val="14"/>
          <w:rtl/>
        </w:rPr>
        <w:t xml:space="preserve"> </w:t>
      </w:r>
      <w:r>
        <w:rPr>
          <w:rStyle w:val="affffe"/>
          <w:rFonts w:cs="PFT_Frank" w:hint="cs"/>
          <w:b/>
          <w:bCs/>
          <w:spacing w:val="-6"/>
          <w:szCs w:val="14"/>
          <w:rtl/>
          <w:rPrChange w:id="9121" w:author="מנוע אמוראים" w:date="2026-10-05T16:41:40Z">
            <w:rPr>
              <w:rFonts w:cs="PFT_Frank" w:hint="cs"/>
              <w:b/>
              <w:bCs/>
              <w:spacing w:val="-6"/>
              <w:szCs w:val="14"/>
              <w:rtl/>
            </w:rPr>
          </w:rPrChange>
        </w:rPr>
        <w:t xml:space="preserve">לר</w:t>
      </w:r>
      <w:r>
        <w:rPr>
          <w:rStyle w:val="affffe"/>
          <w:rFonts w:cs="PFT_Frank"/>
          <w:b/>
          <w:bCs/>
          <w:spacing w:val="-6"/>
          <w:szCs w:val="14"/>
          <w:rtl/>
          <w:rPrChange w:id="9122" w:author="מנוע אמוראים" w:date="2026-10-05T16:41:40Z">
            <w:rPr>
              <w:rFonts w:cs="PFT_Frank"/>
              <w:b/>
              <w:bCs/>
              <w:spacing w:val="-6"/>
              <w:szCs w:val="14"/>
              <w:rtl/>
            </w:rPr>
          </w:rPrChange>
        </w:rPr>
        <w:t xml:space="preserve">"</w:t>
      </w:r>
      <w:r>
        <w:rPr>
          <w:rStyle w:val="affffe"/>
          <w:rFonts w:cs="PFT_Frank" w:hint="cs"/>
          <w:b/>
          <w:bCs/>
          <w:spacing w:val="-6"/>
          <w:szCs w:val="14"/>
          <w:rtl/>
          <w:rPrChange w:id="9123" w:author="מנוע אמוראים" w:date="2026-10-05T16:41:40Z">
            <w:rPr>
              <w:rFonts w:cs="PFT_Frank" w:hint="cs"/>
              <w:b/>
              <w:bCs/>
              <w:spacing w:val="-6"/>
              <w:szCs w:val="14"/>
              <w:rtl/>
            </w:rPr>
          </w:rPrChange>
        </w:rPr>
        <w:t xml:space="preserve">ע</w:t>
      </w:r>
      <w:r w:rsidRPr="00730169">
        <w:rPr>
          <w:rStyle w:val="affffa"/>
          <w:spacing w:val="-6"/>
          <w:rtl/>
        </w:rPr>
        <w:t xml:space="preserve"> </w:t>
      </w:r>
      <w:r w:rsidR="00094431" w:rsidRPr="00730169">
        <w:rPr>
          <w:rStyle w:val="affffa"/>
          <w:rFonts w:hint="cs"/>
          <w:spacing w:val="-6"/>
          <w:rtl/>
        </w:rPr>
        <w:t>לגז</w:t>
      </w:r>
      <w:r w:rsidR="002B7BCC">
        <w:rPr>
          <w:rStyle w:val="affffa"/>
          <w:spacing w:val="-6"/>
          <w:rtl/>
        </w:rPr>
        <w:t>"</w:t>
      </w:r>
      <w:r w:rsidR="00094431" w:rsidRPr="00730169">
        <w:rPr>
          <w:rStyle w:val="affffa"/>
          <w:rFonts w:hint="cs"/>
          <w:spacing w:val="-6"/>
          <w:rtl/>
        </w:rPr>
        <w:t>ש</w:t>
      </w:r>
      <w:r w:rsidRPr="00730169">
        <w:rPr>
          <w:rFonts w:ascii="Fb Fontext" w:hAnsi="Fb Fontext"/>
          <w:spacing w:val="-6"/>
          <w:sz w:val="32"/>
          <w:rtl/>
        </w:rPr>
        <w:t xml:space="preserve">, שאני קורא בה </w:t>
      </w:r>
      <w:r w:rsidRPr="00730169">
        <w:rPr>
          <w:rStyle w:val="affffa"/>
          <w:spacing w:val="-6"/>
          <w:rtl/>
        </w:rPr>
        <w:t xml:space="preserve">נערה בתולה. </w:t>
      </w:r>
      <w:r w:rsidRPr="00730169">
        <w:rPr>
          <w:rFonts w:ascii="Fb Fontext" w:hAnsi="Fb Fontext" w:hint="cs"/>
          <w:spacing w:val="-6"/>
          <w:sz w:val="32"/>
          <w:rtl/>
        </w:rPr>
        <w:t>דהא אישתני גופא</w:t>
      </w:r>
    </w:p>
    <w:p w14:paraId="287CE0A3" w14:textId="57BE53F4" w:rsidR="00AB7D20" w:rsidRPr="00C35A2C" w:rsidRDefault="00AB7D20" w:rsidP="00AB7D20">
      <w:pPr>
        <w:rPr>
          <w:rFonts w:ascii="Fb Fontext" w:hAnsi="Fb Fontext"/>
          <w:rtl/>
        </w:rPr>
      </w:pPr>
      <w:r w:rsidRPr="00094431">
        <w:rPr>
          <w:rStyle w:val="affffe"/>
          <w:rFonts w:hint="cs"/>
          <w:rtl/>
        </w:rPr>
        <w:t>ולריה</w:t>
      </w:r>
      <w:r w:rsidRPr="00094431">
        <w:rPr>
          <w:rStyle w:val="affffe"/>
          <w:rtl/>
        </w:rPr>
        <w:t>"</w:t>
      </w:r>
      <w:r w:rsidRPr="00094431">
        <w:rPr>
          <w:rStyle w:val="affffe"/>
          <w:rFonts w:hint="cs"/>
          <w:rtl/>
        </w:rPr>
        <w:t>ג</w:t>
      </w:r>
      <w:r w:rsidRPr="00C35A2C">
        <w:rPr>
          <w:rFonts w:ascii="Fb Fontext" w:hAnsi="Fb Fontext" w:hint="cs"/>
          <w:rtl/>
        </w:rPr>
        <w:t xml:space="preserve"> הך סברא </w:t>
      </w:r>
      <w:r w:rsidRPr="00094431">
        <w:rPr>
          <w:rStyle w:val="affffe"/>
          <w:rFonts w:hint="cs"/>
          <w:rtl/>
        </w:rPr>
        <w:t>מ</w:t>
      </w:r>
      <w:r w:rsidRPr="00094431">
        <w:rPr>
          <w:rStyle w:val="affffe"/>
          <w:rtl/>
        </w:rPr>
        <w:t>דתניא:</w:t>
      </w:r>
      <w:r w:rsidRPr="006B2A7E">
        <w:rPr>
          <w:rStyle w:val="affffa"/>
          <w:rtl/>
        </w:rPr>
        <w:t xml:space="preserve"> </w:t>
      </w:r>
      <w:r w:rsidRPr="006B2A7E">
        <w:rPr>
          <w:rStyle w:val="affffa"/>
          <w:rFonts w:hint="cs"/>
          <w:rtl/>
        </w:rPr>
        <w:t>'</w:t>
      </w:r>
      <w:r w:rsidRPr="006B2A7E">
        <w:rPr>
          <w:rStyle w:val="affffa"/>
          <w:rtl/>
        </w:rPr>
        <w:t>כסף ישקול כמוהר הבתולות</w:t>
      </w:r>
      <w:r w:rsidRPr="006B2A7E">
        <w:rPr>
          <w:rStyle w:val="affffa"/>
          <w:rFonts w:hint="cs"/>
          <w:rtl/>
        </w:rPr>
        <w:t>'</w:t>
      </w:r>
      <w:r w:rsidRPr="006B2A7E">
        <w:rPr>
          <w:rStyle w:val="affffa"/>
          <w:rtl/>
        </w:rPr>
        <w:t xml:space="preserve"> </w:t>
      </w:r>
      <w:r w:rsidRPr="00C35A2C">
        <w:rPr>
          <w:rFonts w:ascii="Fb Fontext" w:hAnsi="Fb Fontext"/>
          <w:rtl/>
        </w:rPr>
        <w:t>שיהא זה כמוהר הבתולות, ומוהר הבתולות כזה</w:t>
      </w:r>
      <w:r w:rsidR="00502266">
        <w:rPr>
          <w:rFonts w:ascii="Fb Fontext" w:hAnsi="Fb Fontext" w:hint="cs"/>
          <w:rtl/>
        </w:rPr>
        <w:t>,</w:t>
      </w:r>
    </w:p>
    <w:p w14:paraId="59C296B8" w14:textId="77777777" w:rsidR="00AB7D20" w:rsidRPr="00C35A2C" w:rsidRDefault="00AB7D20" w:rsidP="00AB7D20">
      <w:pPr>
        <w:rPr>
          <w:rFonts w:ascii="Fb Fontext" w:hAnsi="Fb Fontext" w:cs="Guttman Vilna"/>
          <w:b/>
          <w:bCs/>
          <w:rtl/>
        </w:rPr>
      </w:pPr>
      <w:r w:rsidRPr="00094431">
        <w:rPr>
          <w:rStyle w:val="affffe"/>
          <w:rFonts w:hint="cs"/>
          <w:rtl/>
        </w:rPr>
        <w:t>והך ד</w:t>
      </w:r>
      <w:r w:rsidRPr="00094431">
        <w:rPr>
          <w:rStyle w:val="affffe"/>
          <w:rtl/>
        </w:rPr>
        <w:t>קשיא</w:t>
      </w:r>
      <w:r w:rsidRPr="00C54C7E">
        <w:rPr>
          <w:rStyle w:val="afffe"/>
          <w:rtl/>
        </w:rPr>
        <w:t xml:space="preserve"> </w:t>
      </w:r>
      <w:r>
        <w:rPr>
          <w:rStyle w:val="affffe"/>
          <w:rFonts w:ascii="Fb Fontext" w:hAnsi="Fb Fontext"/>
          <w:rtl/>
          <w:rPrChange w:id="9124" w:author="מנוע אמוראים" w:date="2026-10-05T16:41:40Z">
            <w:rPr>
              <w:rFonts w:ascii="Fb Fontext" w:hAnsi="Fb Fontext"/>
              <w:rtl/>
            </w:rPr>
          </w:rPrChange>
        </w:rPr>
        <w:t xml:space="preserve">דר"ע</w:t>
      </w:r>
      <w:r>
        <w:rPr>
          <w:rFonts w:ascii="Fb Fontext" w:hAnsi="Fb Fontext"/>
          <w:rtl/>
        </w:rPr>
        <w:t xml:space="preserve"> אדר' עקיבא</w:t>
      </w:r>
      <w:r w:rsidRPr="00C35A2C">
        <w:rPr>
          <w:rFonts w:ascii="Fb Fontext" w:hAnsi="Fb Fontext" w:hint="cs"/>
          <w:rtl/>
        </w:rPr>
        <w:t xml:space="preserve">- תרי </w:t>
      </w:r>
      <w:r>
        <w:rPr>
          <w:rFonts w:ascii="Fb Fontext" w:hAnsi="Fb Fontext"/>
          <w:rtl/>
        </w:rPr>
        <w:t xml:space="preserve">תנאי ואליבא </w:t>
      </w:r>
      <w:r>
        <w:rPr>
          <w:rStyle w:val="affffe"/>
          <w:rFonts w:ascii="Fb Fontext" w:hAnsi="Fb Fontext"/>
          <w:rtl/>
          <w:rPrChange w:id="9125" w:author="מנוע אמוראים" w:date="2026-10-05T16:41:40Z">
            <w:rPr>
              <w:rFonts w:ascii="Fb Fontext" w:hAnsi="Fb Fontext"/>
              <w:rtl/>
            </w:rPr>
          </w:rPrChange>
        </w:rPr>
        <w:t xml:space="preserve">דר"ע</w:t>
      </w:r>
      <w:r>
        <w:rPr>
          <w:rFonts w:ascii="Fb Fontext" w:hAnsi="Fb Fontext"/>
          <w:rtl/>
        </w:rPr>
        <w:t xml:space="preserve">.</w:t>
      </w:r>
    </w:p>
    <w:p w14:paraId="067AE0B5" w14:textId="2C90872E" w:rsidR="00AB7D20" w:rsidRPr="00C35A2C" w:rsidRDefault="00AB7D20" w:rsidP="005C4D1F">
      <w:pPr>
        <w:rPr>
          <w:rFonts w:ascii="Fb Fontext" w:hAnsi="Fb Fontext"/>
          <w:rtl/>
        </w:rPr>
      </w:pPr>
      <w:r w:rsidRPr="00094431">
        <w:rPr>
          <w:rStyle w:val="affffe"/>
          <w:rtl/>
        </w:rPr>
        <w:t>•</w:t>
      </w:r>
      <w:r w:rsidRPr="00094431">
        <w:rPr>
          <w:rStyle w:val="affffe"/>
          <w:rFonts w:hint="cs"/>
          <w:rtl/>
        </w:rPr>
        <w:t xml:space="preserve"> ר</w:t>
      </w:r>
      <w:r w:rsidRPr="00094431">
        <w:rPr>
          <w:rStyle w:val="affffe"/>
          <w:rtl/>
        </w:rPr>
        <w:t>"</w:t>
      </w:r>
      <w:r w:rsidRPr="00094431">
        <w:rPr>
          <w:rStyle w:val="affffe"/>
          <w:rFonts w:hint="cs"/>
          <w:rtl/>
        </w:rPr>
        <w:t>ע דמתני'</w:t>
      </w:r>
      <w:r w:rsidRPr="00094431">
        <w:rPr>
          <w:rStyle w:val="affffe"/>
          <w:rtl/>
        </w:rPr>
        <w:t xml:space="preserve"> </w:t>
      </w:r>
      <w:r w:rsidR="005C4D1F">
        <w:rPr>
          <w:rFonts w:ascii="Fb Fontext" w:hAnsi="Fb Fontext" w:hint="cs"/>
          <w:sz w:val="32"/>
          <w:rtl/>
        </w:rPr>
        <w:t>גז</w:t>
      </w:r>
      <w:r w:rsidR="002B7BCC">
        <w:rPr>
          <w:rFonts w:ascii="Fb Fontext" w:hAnsi="Fb Fontext"/>
          <w:sz w:val="32"/>
          <w:rtl/>
        </w:rPr>
        <w:t>"</w:t>
      </w:r>
      <w:r>
        <w:rPr>
          <w:rFonts w:ascii="Fb Fontext" w:hAnsi="Fb Fontext" w:hint="cs"/>
          <w:sz w:val="32"/>
          <w:rtl/>
        </w:rPr>
        <w:t xml:space="preserve">ש לא מפקיע הפשט לגמרי, </w:t>
      </w:r>
      <w:r>
        <w:rPr>
          <w:rStyle w:val="affffe"/>
          <w:rFonts w:ascii="Fb Fontext" w:hAnsi="Fb Fontext" w:hint="cs"/>
          <w:sz w:val="32"/>
          <w:rtl/>
          <w:rPrChange w:id="9126" w:author="מנוע אמוראים" w:date="2026-10-05T16:41:40Z">
            <w:rPr>
              <w:rFonts w:ascii="Fb Fontext" w:hAnsi="Fb Fontext" w:hint="cs"/>
              <w:sz w:val="32"/>
              <w:rtl/>
            </w:rPr>
          </w:rPrChange>
        </w:rPr>
        <w:t xml:space="preserve">ולר</w:t>
      </w:r>
      <w:r>
        <w:rPr>
          <w:rStyle w:val="affffe"/>
          <w:rFonts w:ascii="Fb Fontext" w:hAnsi="Fb Fontext"/>
          <w:sz w:val="32"/>
          <w:rtl/>
          <w:rPrChange w:id="9127" w:author="מנוע אמוראים" w:date="2026-10-05T16:41:40Z">
            <w:rPr>
              <w:rFonts w:ascii="Fb Fontext" w:hAnsi="Fb Fontext"/>
              <w:sz w:val="32"/>
              <w:rtl/>
            </w:rPr>
          </w:rPrChange>
        </w:rPr>
        <w:t xml:space="preserve">"</w:t>
      </w:r>
      <w:r>
        <w:rPr>
          <w:rStyle w:val="affffe"/>
          <w:rFonts w:ascii="Fb Fontext" w:hAnsi="Fb Fontext" w:hint="cs"/>
          <w:sz w:val="32"/>
          <w:rtl/>
          <w:rPrChange w:id="9128" w:author="מנוע אמוראים" w:date="2026-10-05T16:41:40Z">
            <w:rPr>
              <w:rFonts w:ascii="Fb Fontext" w:hAnsi="Fb Fontext" w:hint="cs"/>
              <w:sz w:val="32"/>
              <w:rtl/>
            </w:rPr>
          </w:rPrChange>
        </w:rPr>
        <w:t xml:space="preserve">ע</w:t>
      </w:r>
      <w:r>
        <w:rPr>
          <w:rFonts w:ascii="Fb Fontext" w:hAnsi="Fb Fontext" w:hint="cs"/>
          <w:sz w:val="32"/>
          <w:rtl/>
        </w:rPr>
        <w:t xml:space="preserve"> דברייתא מפקיע ד</w:t>
      </w:r>
      <w:r w:rsidRPr="00C35A2C">
        <w:rPr>
          <w:rFonts w:ascii="Fb Fontext" w:hAnsi="Fb Fontext"/>
          <w:rtl/>
        </w:rPr>
        <w:t xml:space="preserve">קרי בה </w:t>
      </w:r>
      <w:r w:rsidRPr="005C4D1F">
        <w:rPr>
          <w:rStyle w:val="affffa"/>
          <w:rtl/>
        </w:rPr>
        <w:t>אשר לא ארוסה.</w:t>
      </w:r>
    </w:p>
    <w:p w14:paraId="330B22AC" w14:textId="2353EA50" w:rsidR="00AB7D20" w:rsidRPr="00C35A2C" w:rsidRDefault="00AB7D20" w:rsidP="00AB7D20">
      <w:pPr>
        <w:rPr>
          <w:rFonts w:ascii="Fb Fontext" w:hAnsi="Fb Fontext" w:cs="Guttman Vilna"/>
          <w:b/>
          <w:bCs/>
          <w:rtl/>
        </w:rPr>
      </w:pPr>
      <w:r w:rsidRPr="00C35A2C">
        <w:rPr>
          <w:rFonts w:ascii="Fb Fontext" w:hAnsi="Fb Fontext" w:hint="cs"/>
          <w:rtl/>
        </w:rPr>
        <w:t>וא</w:t>
      </w:r>
      <w:r w:rsidR="00094431">
        <w:rPr>
          <w:rFonts w:ascii="Fb Fontext" w:hAnsi="Fb Fontext" w:hint="cs"/>
          <w:rtl/>
        </w:rPr>
        <w:t>ף</w:t>
      </w:r>
      <w:r w:rsidRPr="00C35A2C">
        <w:rPr>
          <w:rFonts w:ascii="Fb Fontext" w:hAnsi="Fb Fontext" w:hint="cs"/>
          <w:rtl/>
        </w:rPr>
        <w:t xml:space="preserve"> ד</w:t>
      </w:r>
      <w:r w:rsidRPr="00C35A2C">
        <w:rPr>
          <w:rFonts w:ascii="Fb Fontext" w:hAnsi="Fb Fontext"/>
          <w:rtl/>
        </w:rPr>
        <w:t>ארוסה בת סקילה היא</w:t>
      </w:r>
      <w:r w:rsidRPr="00C35A2C">
        <w:rPr>
          <w:rFonts w:ascii="Fb Fontext" w:hAnsi="Fb Fontext" w:hint="cs"/>
          <w:rtl/>
        </w:rPr>
        <w:t xml:space="preserve"> סד</w:t>
      </w:r>
      <w:r w:rsidRPr="00C35A2C">
        <w:rPr>
          <w:rFonts w:ascii="Fb Fontext" w:hAnsi="Fb Fontext"/>
          <w:rtl/>
        </w:rPr>
        <w:t>"</w:t>
      </w:r>
      <w:r w:rsidRPr="00C35A2C">
        <w:rPr>
          <w:rFonts w:ascii="Fb Fontext" w:hAnsi="Fb Fontext" w:hint="cs"/>
          <w:rtl/>
        </w:rPr>
        <w:t xml:space="preserve">א הואיל </w:t>
      </w:r>
      <w:r w:rsidRPr="00C35A2C">
        <w:rPr>
          <w:rFonts w:ascii="Fb Fontext" w:hAnsi="Fb Fontext"/>
          <w:rtl/>
        </w:rPr>
        <w:t>וחידוש הוא שחידשה תורה בקנס, א</w:t>
      </w:r>
      <w:r w:rsidR="005C4D1F">
        <w:rPr>
          <w:rFonts w:ascii="Fb Fontext" w:hAnsi="Fb Fontext" w:hint="cs"/>
          <w:rtl/>
        </w:rPr>
        <w:t>ף דנהרג</w:t>
      </w:r>
      <w:r w:rsidRPr="00C35A2C">
        <w:rPr>
          <w:rFonts w:ascii="Fb Fontext" w:hAnsi="Fb Fontext"/>
          <w:rtl/>
        </w:rPr>
        <w:t xml:space="preserve"> - משלם.</w:t>
      </w:r>
    </w:p>
    <w:p w14:paraId="4D3DECB0" w14:textId="275D0DB5" w:rsidR="00AB7D20" w:rsidRPr="00730169" w:rsidRDefault="00AB7D20" w:rsidP="00AB7D20">
      <w:pPr>
        <w:rPr>
          <w:rFonts w:ascii="Fb Fontext" w:hAnsi="Fb Fontext"/>
          <w:spacing w:val="-2"/>
          <w:rtl/>
        </w:rPr>
      </w:pPr>
      <w:r w:rsidRPr="00730169">
        <w:rPr>
          <w:rStyle w:val="affffe"/>
          <w:rtl/>
        </w:rPr>
        <w:t>ולרבה,</w:t>
      </w:r>
      <w:r w:rsidRPr="00730169">
        <w:rPr>
          <w:rFonts w:ascii="Fb Fontext" w:hAnsi="Fb Fontext"/>
          <w:spacing w:val="-2"/>
          <w:sz w:val="32"/>
          <w:rtl/>
        </w:rPr>
        <w:t xml:space="preserve"> חידוש הוא בקנס, א</w:t>
      </w:r>
      <w:r w:rsidR="00094431" w:rsidRPr="00730169">
        <w:rPr>
          <w:rFonts w:ascii="Fb Fontext" w:hAnsi="Fb Fontext" w:hint="cs"/>
          <w:spacing w:val="-2"/>
          <w:sz w:val="32"/>
          <w:rtl/>
        </w:rPr>
        <w:t>ף</w:t>
      </w:r>
      <w:r w:rsidRPr="00730169">
        <w:rPr>
          <w:rFonts w:ascii="Fb Fontext" w:hAnsi="Fb Fontext"/>
          <w:spacing w:val="-2"/>
          <w:sz w:val="32"/>
          <w:rtl/>
        </w:rPr>
        <w:t xml:space="preserve"> ד</w:t>
      </w:r>
      <w:r w:rsidR="005C4D1F" w:rsidRPr="00730169">
        <w:rPr>
          <w:rFonts w:ascii="Fb Fontext" w:hAnsi="Fb Fontext" w:hint="cs"/>
          <w:spacing w:val="-2"/>
          <w:sz w:val="32"/>
          <w:rtl/>
        </w:rPr>
        <w:t>נהרג</w:t>
      </w:r>
      <w:r w:rsidRPr="00730169">
        <w:rPr>
          <w:rFonts w:ascii="Fb Fontext" w:hAnsi="Fb Fontext"/>
          <w:spacing w:val="-2"/>
          <w:sz w:val="32"/>
          <w:rtl/>
        </w:rPr>
        <w:t xml:space="preserve"> משלם, </w:t>
      </w:r>
      <w:r w:rsidRPr="00730169">
        <w:rPr>
          <w:rFonts w:ascii="Fb Fontext" w:hAnsi="Fb Fontext" w:hint="cs"/>
          <w:spacing w:val="-2"/>
          <w:sz w:val="32"/>
          <w:rtl/>
        </w:rPr>
        <w:t xml:space="preserve">- </w:t>
      </w:r>
      <w:r w:rsidRPr="00730169">
        <w:rPr>
          <w:rStyle w:val="affffe"/>
          <w:rFonts w:hint="cs"/>
          <w:rtl/>
        </w:rPr>
        <w:t>ס</w:t>
      </w:r>
      <w:r w:rsidRPr="00730169">
        <w:rPr>
          <w:rStyle w:val="affffe"/>
          <w:rtl/>
        </w:rPr>
        <w:t>"</w:t>
      </w:r>
      <w:r w:rsidRPr="00730169">
        <w:rPr>
          <w:rStyle w:val="affffe"/>
          <w:rFonts w:hint="cs"/>
          <w:rtl/>
        </w:rPr>
        <w:t>ל כר</w:t>
      </w:r>
      <w:r w:rsidRPr="00730169">
        <w:rPr>
          <w:rStyle w:val="affffe"/>
          <w:rtl/>
        </w:rPr>
        <w:t>"</w:t>
      </w:r>
      <w:r w:rsidRPr="00730169">
        <w:rPr>
          <w:rStyle w:val="affffe"/>
          <w:rFonts w:hint="cs"/>
          <w:rtl/>
        </w:rPr>
        <w:t>ע</w:t>
      </w:r>
      <w:r w:rsidRPr="00730169">
        <w:rPr>
          <w:rFonts w:ascii="Fb Fontext" w:hAnsi="Fb Fontext" w:hint="cs"/>
          <w:spacing w:val="-2"/>
          <w:sz w:val="32"/>
          <w:rtl/>
        </w:rPr>
        <w:t xml:space="preserve"> </w:t>
      </w:r>
      <w:r w:rsidRPr="00730169">
        <w:rPr>
          <w:rFonts w:ascii="Fb Fontext" w:hAnsi="Fb Fontext"/>
          <w:spacing w:val="-2"/>
          <w:sz w:val="32"/>
          <w:rtl/>
        </w:rPr>
        <w:t>דמתניתין.</w:t>
      </w:r>
    </w:p>
    <w:p w14:paraId="5BADEB5C" w14:textId="77777777" w:rsidR="00AB7D20" w:rsidRPr="00F97732" w:rsidRDefault="00AB7D20" w:rsidP="003156E1">
      <w:pPr>
        <w:pStyle w:val="aff9"/>
        <w:rPr>
          <w:rtl/>
        </w:rPr>
      </w:pPr>
      <w:r w:rsidRPr="003156E1">
        <w:rPr>
          <w:rFonts w:hint="cs"/>
          <w:rtl/>
        </w:rPr>
        <w:t>׹</w:t>
      </w:r>
    </w:p>
    <w:p w14:paraId="46C56316" w14:textId="49E3552E" w:rsidR="005C4D1F" w:rsidRDefault="00AB7D20" w:rsidP="005C4D1F">
      <w:pPr>
        <w:rPr>
          <w:rFonts w:ascii="Fb Fontext" w:hAnsi="Fb Fontext"/>
          <w:spacing w:val="-2"/>
          <w:rtl/>
        </w:rPr>
      </w:pPr>
      <w:bookmarkStart w:id="260" w:name="_Toc119353045"/>
      <w:r w:rsidRPr="00C82BF7">
        <w:rPr>
          <w:rStyle w:val="affffc"/>
          <w:rtl/>
        </w:rPr>
        <w:t>קנסה</w:t>
      </w:r>
      <w:bookmarkEnd w:id="260"/>
      <w:r w:rsidRPr="00C35A2C">
        <w:rPr>
          <w:rFonts w:ascii="Fb Fontext" w:hAnsi="Fb Fontext"/>
          <w:sz w:val="32"/>
          <w:rtl/>
        </w:rPr>
        <w:t xml:space="preserve"> לאביה.</w:t>
      </w:r>
      <w:r w:rsidRPr="00C35A2C">
        <w:rPr>
          <w:rFonts w:ascii="Fb Fontext" w:hAnsi="Fb Fontext" w:hint="cs"/>
          <w:sz w:val="32"/>
          <w:rtl/>
        </w:rPr>
        <w:t xml:space="preserve"> </w:t>
      </w:r>
      <w:r w:rsidRPr="005C4D1F">
        <w:rPr>
          <w:rStyle w:val="affffe"/>
          <w:rtl/>
        </w:rPr>
        <w:t>וי</w:t>
      </w:r>
      <w:r w:rsidR="002B7BCC">
        <w:rPr>
          <w:rStyle w:val="affffe"/>
          <w:rtl/>
        </w:rPr>
        <w:t>"</w:t>
      </w:r>
      <w:r w:rsidR="005C4D1F">
        <w:rPr>
          <w:rStyle w:val="affffe"/>
          <w:rFonts w:hint="cs"/>
          <w:rtl/>
        </w:rPr>
        <w:t>א</w:t>
      </w:r>
      <w:r w:rsidRPr="005C4D1F">
        <w:rPr>
          <w:rStyle w:val="affffe"/>
          <w:rtl/>
        </w:rPr>
        <w:t>:</w:t>
      </w:r>
      <w:r w:rsidRPr="00C35A2C">
        <w:rPr>
          <w:rFonts w:ascii="Fb Fontext" w:hAnsi="Fb Fontext"/>
          <w:sz w:val="32"/>
          <w:rtl/>
        </w:rPr>
        <w:t xml:space="preserve"> לעצמה.</w:t>
      </w:r>
      <w:r w:rsidR="00FE0A35">
        <w:rPr>
          <w:rFonts w:ascii="Fb Fontext" w:hAnsi="Fb Fontext" w:hint="cs"/>
          <w:rtl/>
        </w:rPr>
        <w:t xml:space="preserve"> </w:t>
      </w:r>
      <w:r w:rsidR="005C4D1F">
        <w:rPr>
          <w:rFonts w:ascii="Fb Fontext" w:hAnsi="Fb Fontext" w:hint="cs"/>
          <w:spacing w:val="-2"/>
          <w:rtl/>
        </w:rPr>
        <w:t>[</w:t>
      </w:r>
      <w:r w:rsidRPr="005C4D1F">
        <w:rPr>
          <w:rStyle w:val="affffe"/>
          <w:rFonts w:hint="cs"/>
          <w:rtl/>
        </w:rPr>
        <w:t>כר</w:t>
      </w:r>
      <w:r w:rsidRPr="005C4D1F">
        <w:rPr>
          <w:rStyle w:val="affffe"/>
          <w:rtl/>
        </w:rPr>
        <w:t>"</w:t>
      </w:r>
      <w:r w:rsidRPr="005C4D1F">
        <w:rPr>
          <w:rStyle w:val="affffe"/>
          <w:rFonts w:hint="cs"/>
          <w:rtl/>
        </w:rPr>
        <w:t>ח</w:t>
      </w:r>
      <w:r w:rsidRPr="00F71179">
        <w:rPr>
          <w:rFonts w:ascii="Fb Fontext" w:hAnsi="Fb Fontext"/>
          <w:spacing w:val="-2"/>
          <w:rtl/>
        </w:rPr>
        <w:t xml:space="preserve"> בנערה שנתארסה ונתגרשה</w:t>
      </w:r>
      <w:r w:rsidR="005C4D1F">
        <w:rPr>
          <w:rFonts w:ascii="Fb Fontext" w:hAnsi="Fb Fontext" w:hint="cs"/>
          <w:spacing w:val="-2"/>
          <w:rtl/>
        </w:rPr>
        <w:t>]</w:t>
      </w:r>
      <w:r w:rsidRPr="00F71179">
        <w:rPr>
          <w:rFonts w:ascii="Fb Fontext" w:hAnsi="Fb Fontext"/>
          <w:spacing w:val="-2"/>
          <w:rtl/>
        </w:rPr>
        <w:t>,</w:t>
      </w:r>
    </w:p>
    <w:p w14:paraId="3B0210AA" w14:textId="77777777" w:rsidR="00E268F4" w:rsidRDefault="005C4D1F" w:rsidP="00FE0A35">
      <w:pPr>
        <w:rPr>
          <w:rFonts w:ascii="Fb Fontext" w:hAnsi="Fb Fontext"/>
          <w:spacing w:val="-2"/>
          <w:rtl/>
        </w:rPr>
      </w:pPr>
      <w:r>
        <w:rPr>
          <w:rFonts w:ascii="Fb Fontext" w:hAnsi="Fb Fontext" w:hint="cs"/>
          <w:spacing w:val="-2"/>
          <w:rtl/>
        </w:rPr>
        <w:t xml:space="preserve">וחלקו במחלוקת </w:t>
      </w:r>
      <w:r>
        <w:rPr>
          <w:rStyle w:val="affffe"/>
          <w:rFonts w:ascii="Fb Fontext" w:hAnsi="Fb Fontext" w:hint="cs"/>
          <w:spacing w:val="-2"/>
          <w:rtl/>
          <w:rPrChange w:id="9129" w:author="מנוע אמוראים" w:date="2026-10-05T16:41:40Z">
            <w:rPr>
              <w:rFonts w:ascii="Fb Fontext" w:hAnsi="Fb Fontext" w:hint="cs"/>
              <w:spacing w:val="-2"/>
              <w:rtl/>
            </w:rPr>
          </w:rPrChange>
        </w:rPr>
        <w:t xml:space="preserve">ר</w:t>
      </w:r>
      <w:r>
        <w:rPr>
          <w:rStyle w:val="affffe"/>
          <w:rFonts w:ascii="Fb Fontext" w:hAnsi="Fb Fontext"/>
          <w:spacing w:val="-2"/>
          <w:rtl/>
          <w:rPrChange w:id="9130" w:author="מנוע אמוראים" w:date="2026-10-05T16:41:40Z">
            <w:rPr>
              <w:rFonts w:ascii="Fb Fontext" w:hAnsi="Fb Fontext"/>
              <w:spacing w:val="-2"/>
              <w:rtl/>
            </w:rPr>
          </w:rPrChange>
        </w:rPr>
        <w:t xml:space="preserve">"</w:t>
      </w:r>
      <w:r>
        <w:rPr>
          <w:rStyle w:val="affffe"/>
          <w:rFonts w:ascii="Fb Fontext" w:hAnsi="Fb Fontext" w:hint="cs"/>
          <w:spacing w:val="-2"/>
          <w:rtl/>
          <w:rPrChange w:id="9131" w:author="מנוע אמוראים" w:date="2026-10-05T16:41:40Z">
            <w:rPr>
              <w:rFonts w:ascii="Fb Fontext" w:hAnsi="Fb Fontext" w:hint="cs"/>
              <w:spacing w:val="-2"/>
              <w:rtl/>
            </w:rPr>
          </w:rPrChange>
        </w:rPr>
        <w:t xml:space="preserve">ע</w:t>
      </w:r>
      <w:r>
        <w:rPr>
          <w:rFonts w:ascii="Fb Fontext" w:hAnsi="Fb Fontext" w:hint="cs"/>
          <w:spacing w:val="-2"/>
          <w:rtl/>
        </w:rPr>
        <w:t xml:space="preserve"> דמתני </w:t>
      </w:r>
      <w:r>
        <w:rPr>
          <w:rStyle w:val="affffe"/>
          <w:rFonts w:ascii="Fb Fontext" w:hAnsi="Fb Fontext" w:hint="cs"/>
          <w:spacing w:val="-2"/>
          <w:rtl/>
          <w:rPrChange w:id="9132" w:author="מנוע אמוראים" w:date="2026-10-05T16:41:40Z">
            <w:rPr>
              <w:rFonts w:ascii="Fb Fontext" w:hAnsi="Fb Fontext" w:hint="cs"/>
              <w:spacing w:val="-2"/>
              <w:rtl/>
            </w:rPr>
          </w:rPrChange>
        </w:rPr>
        <w:t xml:space="preserve">ור</w:t>
      </w:r>
      <w:r>
        <w:rPr>
          <w:rStyle w:val="affffe"/>
          <w:rFonts w:ascii="Fb Fontext" w:hAnsi="Fb Fontext"/>
          <w:spacing w:val="-2"/>
          <w:rtl/>
          <w:rPrChange w:id="9133" w:author="מנוע אמוראים" w:date="2026-10-05T16:41:40Z">
            <w:rPr>
              <w:rFonts w:ascii="Fb Fontext" w:hAnsi="Fb Fontext"/>
              <w:spacing w:val="-2"/>
              <w:rtl/>
            </w:rPr>
          </w:rPrChange>
        </w:rPr>
        <w:t xml:space="preserve">"</w:t>
      </w:r>
      <w:r>
        <w:rPr>
          <w:rStyle w:val="affffe"/>
          <w:rFonts w:ascii="Fb Fontext" w:hAnsi="Fb Fontext" w:hint="cs"/>
          <w:spacing w:val="-2"/>
          <w:rtl/>
          <w:rPrChange w:id="9134" w:author="מנוע אמוראים" w:date="2026-10-05T16:41:40Z">
            <w:rPr>
              <w:rFonts w:ascii="Fb Fontext" w:hAnsi="Fb Fontext" w:hint="cs"/>
              <w:spacing w:val="-2"/>
              <w:rtl/>
            </w:rPr>
          </w:rPrChange>
        </w:rPr>
        <w:t xml:space="preserve">ע</w:t>
      </w:r>
      <w:r>
        <w:rPr>
          <w:rFonts w:ascii="Fb Fontext" w:hAnsi="Fb Fontext" w:hint="cs"/>
          <w:spacing w:val="-2"/>
          <w:rtl/>
        </w:rPr>
        <w:t xml:space="preserve"> דברייתא</w:t>
      </w:r>
      <w:r w:rsidR="00E268F4">
        <w:rPr>
          <w:rFonts w:ascii="Fb Fontext" w:hAnsi="Fb Fontext" w:hint="cs"/>
          <w:spacing w:val="-2"/>
          <w:rtl/>
        </w:rPr>
        <w:t>,</w:t>
      </w:r>
    </w:p>
    <w:p w14:paraId="24788EC0" w14:textId="4A9115E7" w:rsidR="005C4D1F" w:rsidRPr="00F71179" w:rsidRDefault="005C4D1F" w:rsidP="00E26091">
      <w:pPr>
        <w:pStyle w:val="afff"/>
        <w:framePr w:wrap="around"/>
        <w:rPr>
          <w:rtl/>
        </w:rPr>
      </w:pPr>
      <w:bookmarkStart w:id="261" w:name="_Toc119353046"/>
      <w:r>
        <w:rPr>
          <w:rFonts w:hint="cs"/>
          <w:rtl/>
        </w:rPr>
        <w:lastRenderedPageBreak/>
        <w:t>לט.</w:t>
      </w:r>
      <w:bookmarkEnd w:id="261"/>
    </w:p>
    <w:p w14:paraId="252BF44E" w14:textId="66963B9A" w:rsidR="00AB7D20" w:rsidRPr="00C35A2C" w:rsidRDefault="00AB7D20" w:rsidP="00AB7D20">
      <w:pPr>
        <w:rPr>
          <w:rFonts w:ascii="Fb Fontext" w:hAnsi="Fb Fontext"/>
          <w:rtl/>
        </w:rPr>
      </w:pPr>
      <w:r w:rsidRPr="00884D53">
        <w:rPr>
          <w:rStyle w:val="affffe"/>
          <w:rtl/>
        </w:rPr>
        <w:t xml:space="preserve">אביי: </w:t>
      </w:r>
      <w:r w:rsidRPr="00C35A2C">
        <w:rPr>
          <w:rFonts w:ascii="Fb Fontext" w:hAnsi="Fb Fontext"/>
          <w:sz w:val="32"/>
          <w:rtl/>
        </w:rPr>
        <w:t>בא עליה ומתה - פטור,</w:t>
      </w:r>
      <w:r w:rsidRPr="006B2A7E">
        <w:rPr>
          <w:rStyle w:val="affffa"/>
          <w:rtl/>
        </w:rPr>
        <w:t xml:space="preserve"> </w:t>
      </w:r>
      <w:r w:rsidRPr="006B2A7E">
        <w:rPr>
          <w:rStyle w:val="affffa"/>
          <w:rFonts w:hint="cs"/>
          <w:rtl/>
        </w:rPr>
        <w:t>'</w:t>
      </w:r>
      <w:r w:rsidRPr="006B2A7E">
        <w:rPr>
          <w:rStyle w:val="affffa"/>
          <w:rtl/>
        </w:rPr>
        <w:t>ונתן לאבי הנערה</w:t>
      </w:r>
      <w:r w:rsidRPr="006B2A7E">
        <w:rPr>
          <w:rStyle w:val="affffa"/>
          <w:rFonts w:hint="cs"/>
          <w:rtl/>
        </w:rPr>
        <w:t>'</w:t>
      </w:r>
      <w:r w:rsidRPr="006B2A7E">
        <w:rPr>
          <w:rStyle w:val="affffa"/>
          <w:rtl/>
        </w:rPr>
        <w:t xml:space="preserve"> </w:t>
      </w:r>
      <w:r w:rsidRPr="00C35A2C">
        <w:rPr>
          <w:rFonts w:ascii="Fb Fontext" w:hAnsi="Fb Fontext"/>
          <w:sz w:val="32"/>
          <w:rtl/>
        </w:rPr>
        <w:t>- ולא לאבי מתה.</w:t>
      </w:r>
    </w:p>
    <w:p w14:paraId="73CA8B00" w14:textId="0EB01C41" w:rsidR="00E268F4" w:rsidRDefault="00AB7D20" w:rsidP="00AB7D20">
      <w:pPr>
        <w:rPr>
          <w:rFonts w:ascii="Fb Fontext" w:hAnsi="Fb Fontext"/>
          <w:rtl/>
        </w:rPr>
      </w:pPr>
      <w:r w:rsidRPr="00884D53">
        <w:rPr>
          <w:rStyle w:val="affffe"/>
          <w:rtl/>
        </w:rPr>
        <w:t xml:space="preserve">מלתא דפשיטא לאביי </w:t>
      </w:r>
      <w:r w:rsidR="00884D53">
        <w:rPr>
          <w:rStyle w:val="affffe"/>
          <w:rFonts w:hint="cs"/>
          <w:rtl/>
        </w:rPr>
        <w:t>בעי</w:t>
      </w:r>
      <w:r w:rsidRPr="00884D53">
        <w:rPr>
          <w:rStyle w:val="affffe"/>
          <w:rtl/>
        </w:rPr>
        <w:t xml:space="preserve"> לרבא</w:t>
      </w:r>
      <w:r w:rsidRPr="00C35A2C">
        <w:rPr>
          <w:rFonts w:ascii="Fb Fontext" w:hAnsi="Fb Fontext"/>
          <w:rtl/>
        </w:rPr>
        <w:t xml:space="preserve"> </w:t>
      </w:r>
      <w:r w:rsidRPr="00C35A2C">
        <w:rPr>
          <w:rFonts w:ascii="Fb Fontext" w:hAnsi="Fb Fontext" w:hint="cs"/>
          <w:rtl/>
        </w:rPr>
        <w:t>אי י</w:t>
      </w:r>
      <w:r w:rsidRPr="00C35A2C">
        <w:rPr>
          <w:rFonts w:ascii="Fb Fontext" w:hAnsi="Fb Fontext"/>
          <w:rtl/>
        </w:rPr>
        <w:t xml:space="preserve">ש בגר בקבר ודבנה הוי, </w:t>
      </w:r>
      <w:r w:rsidRPr="00CA108A">
        <w:rPr>
          <w:rFonts w:ascii="Fb Fontext" w:hAnsi="Fb Fontext" w:cs="PFT_Frank"/>
          <w:b/>
          <w:bCs/>
          <w:szCs w:val="14"/>
          <w:rtl/>
        </w:rPr>
        <w:t>או</w:t>
      </w:r>
      <w:r w:rsidR="00DC0FC6">
        <w:rPr>
          <w:rFonts w:ascii="Fb Fontext" w:hAnsi="Fb Fontext" w:hint="cs"/>
          <w:rtl/>
        </w:rPr>
        <w:t xml:space="preserve"> לא ודאביה הוי</w:t>
      </w:r>
      <w:r w:rsidR="00E268F4">
        <w:rPr>
          <w:rFonts w:ascii="Fb Fontext" w:hAnsi="Fb Fontext" w:hint="cs"/>
          <w:rtl/>
        </w:rPr>
        <w:t>,</w:t>
      </w:r>
    </w:p>
    <w:p w14:paraId="0265B73C" w14:textId="13057B6C" w:rsidR="00E268F4" w:rsidRDefault="00AB7D20" w:rsidP="00DC0FC6">
      <w:pPr>
        <w:rPr>
          <w:rFonts w:ascii="Fb Fontext" w:hAnsi="Fb Fontext"/>
          <w:rtl/>
        </w:rPr>
      </w:pPr>
      <w:r w:rsidRPr="00DC0FC6">
        <w:rPr>
          <w:rStyle w:val="affffe"/>
          <w:rFonts w:hint="cs"/>
          <w:rtl/>
        </w:rPr>
        <w:t>ודחי' דהא ר</w:t>
      </w:r>
      <w:r w:rsidRPr="00DC0FC6">
        <w:rPr>
          <w:rStyle w:val="affffe"/>
          <w:rtl/>
        </w:rPr>
        <w:t>"</w:t>
      </w:r>
      <w:r w:rsidRPr="00DC0FC6">
        <w:rPr>
          <w:rStyle w:val="affffe"/>
          <w:rFonts w:hint="cs"/>
          <w:rtl/>
        </w:rPr>
        <w:t>ב</w:t>
      </w:r>
      <w:r w:rsidRPr="00DC0FC6">
        <w:rPr>
          <w:rStyle w:val="affffe"/>
          <w:rtl/>
        </w:rPr>
        <w:t>:</w:t>
      </w:r>
      <w:r w:rsidRPr="00C35A2C">
        <w:rPr>
          <w:rFonts w:ascii="Fb Fontext" w:hAnsi="Fb Fontext"/>
          <w:rtl/>
        </w:rPr>
        <w:t xml:space="preserve"> </w:t>
      </w:r>
      <w:r w:rsidR="00DC0FC6" w:rsidRPr="007E26F8">
        <w:rPr>
          <w:rStyle w:val="affffc"/>
          <w:rFonts w:hint="cs"/>
          <w:rtl/>
        </w:rPr>
        <w:t>ג'</w:t>
      </w:r>
      <w:r w:rsidRPr="007E26F8">
        <w:rPr>
          <w:rStyle w:val="affffc"/>
          <w:rtl/>
        </w:rPr>
        <w:t xml:space="preserve"> נשים משמשות במוך</w:t>
      </w:r>
      <w:r w:rsidR="00E268F4" w:rsidRPr="007E26F8">
        <w:rPr>
          <w:rStyle w:val="affffc"/>
          <w:rtl/>
        </w:rPr>
        <w:t>,</w:t>
      </w:r>
    </w:p>
    <w:p w14:paraId="3198CD26" w14:textId="77777777" w:rsidR="007E26F8" w:rsidRDefault="00AB7D20" w:rsidP="00FE0A35">
      <w:pPr>
        <w:rPr>
          <w:rFonts w:cs="PFT_Frank"/>
          <w:b/>
          <w:bCs/>
          <w:szCs w:val="14"/>
          <w:rtl/>
        </w:rPr>
      </w:pPr>
      <w:r w:rsidRPr="007E26F8">
        <w:rPr>
          <w:rFonts w:cs="PFT_Frank"/>
          <w:b/>
          <w:bCs/>
          <w:szCs w:val="14"/>
          <w:rtl/>
        </w:rPr>
        <w:t>קטנה</w:t>
      </w:r>
      <w:r w:rsidRPr="00F71179">
        <w:rPr>
          <w:rtl/>
        </w:rPr>
        <w:t xml:space="preserve"> שמא תתעבר ותמות, </w:t>
      </w:r>
      <w:r w:rsidRPr="00FD1F0A">
        <w:rPr>
          <w:rFonts w:cs="PFT_Frank"/>
          <w:b/>
          <w:bCs/>
          <w:szCs w:val="14"/>
          <w:rtl/>
        </w:rPr>
        <w:t>מעוברת</w:t>
      </w:r>
      <w:r w:rsidRPr="00F71179">
        <w:rPr>
          <w:rtl/>
        </w:rPr>
        <w:t xml:space="preserve"> שמא תעשה עוברה סנדל, </w:t>
      </w:r>
    </w:p>
    <w:p w14:paraId="67A06335" w14:textId="006158D0" w:rsidR="00AB7D20" w:rsidRPr="00F71179" w:rsidRDefault="00AB7D20" w:rsidP="00FE0A35">
      <w:pPr>
        <w:rPr>
          <w:rtl/>
        </w:rPr>
      </w:pPr>
      <w:r w:rsidRPr="00FD1F0A">
        <w:rPr>
          <w:rFonts w:cs="PFT_Frank"/>
          <w:b/>
          <w:bCs/>
          <w:szCs w:val="14"/>
          <w:rtl/>
        </w:rPr>
        <w:t>מניקה -</w:t>
      </w:r>
      <w:r w:rsidRPr="00F71179">
        <w:rPr>
          <w:rtl/>
        </w:rPr>
        <w:t xml:space="preserve"> שמא תגמול את בנה.</w:t>
      </w:r>
    </w:p>
    <w:p w14:paraId="2B2E0283" w14:textId="7EE71DEE" w:rsidR="00E268F4" w:rsidRDefault="00AB7D20" w:rsidP="00FE0A35">
      <w:pPr>
        <w:rPr>
          <w:rtl/>
        </w:rPr>
      </w:pPr>
      <w:r w:rsidRPr="00FD1F0A">
        <w:rPr>
          <w:rFonts w:cs="PFT_Frank"/>
          <w:b/>
          <w:bCs/>
          <w:szCs w:val="14"/>
          <w:rtl/>
        </w:rPr>
        <w:t>קטנה</w:t>
      </w:r>
      <w:r w:rsidRPr="00C35A2C">
        <w:rPr>
          <w:rtl/>
        </w:rPr>
        <w:t xml:space="preserve"> מבת </w:t>
      </w:r>
      <w:r w:rsidRPr="00C35A2C">
        <w:rPr>
          <w:rFonts w:hint="cs"/>
          <w:rtl/>
        </w:rPr>
        <w:t>י</w:t>
      </w:r>
      <w:r w:rsidRPr="00C35A2C">
        <w:rPr>
          <w:rtl/>
        </w:rPr>
        <w:t>"</w:t>
      </w:r>
      <w:r w:rsidRPr="00C35A2C">
        <w:rPr>
          <w:rFonts w:hint="cs"/>
          <w:rtl/>
        </w:rPr>
        <w:t>א שנה ויו</w:t>
      </w:r>
      <w:r w:rsidRPr="00C35A2C">
        <w:rPr>
          <w:rtl/>
        </w:rPr>
        <w:t>"</w:t>
      </w:r>
      <w:r w:rsidRPr="00C35A2C">
        <w:rPr>
          <w:rFonts w:hint="cs"/>
          <w:rtl/>
        </w:rPr>
        <w:t>א עד י</w:t>
      </w:r>
      <w:r w:rsidRPr="00C35A2C">
        <w:rPr>
          <w:rtl/>
        </w:rPr>
        <w:t>"</w:t>
      </w:r>
      <w:r w:rsidRPr="00C35A2C">
        <w:rPr>
          <w:rFonts w:hint="cs"/>
          <w:rtl/>
        </w:rPr>
        <w:t>ב שנה וי</w:t>
      </w:r>
      <w:r w:rsidRPr="00C35A2C">
        <w:rPr>
          <w:rtl/>
        </w:rPr>
        <w:t>"</w:t>
      </w:r>
      <w:r w:rsidRPr="00C35A2C">
        <w:rPr>
          <w:rFonts w:hint="cs"/>
          <w:rtl/>
        </w:rPr>
        <w:t>א</w:t>
      </w:r>
      <w:r w:rsidR="00E268F4">
        <w:rPr>
          <w:rtl/>
        </w:rPr>
        <w:t>,</w:t>
      </w:r>
    </w:p>
    <w:p w14:paraId="0F0ADB6C" w14:textId="13331EB7" w:rsidR="00AB7D20" w:rsidRPr="00C35A2C" w:rsidRDefault="00AB7D20" w:rsidP="00AB7D20">
      <w:pPr>
        <w:rPr>
          <w:rFonts w:ascii="Fb Fontext" w:hAnsi="Fb Fontext"/>
          <w:rtl/>
        </w:rPr>
      </w:pPr>
      <w:r w:rsidRPr="00C35A2C">
        <w:rPr>
          <w:rFonts w:ascii="Fb Fontext" w:hAnsi="Fb Fontext"/>
          <w:rtl/>
        </w:rPr>
        <w:t>פחות מ</w:t>
      </w:r>
      <w:r w:rsidRPr="00C35A2C">
        <w:rPr>
          <w:rFonts w:ascii="Fb Fontext" w:hAnsi="Fb Fontext" w:hint="cs"/>
          <w:rtl/>
        </w:rPr>
        <w:t>כ</w:t>
      </w:r>
      <w:r w:rsidRPr="00C35A2C">
        <w:rPr>
          <w:rFonts w:ascii="Fb Fontext" w:hAnsi="Fb Fontext"/>
          <w:rtl/>
        </w:rPr>
        <w:t>ן ויתר ע"</w:t>
      </w:r>
      <w:r w:rsidRPr="00C35A2C">
        <w:rPr>
          <w:rFonts w:ascii="Fb Fontext" w:hAnsi="Fb Fontext" w:hint="cs"/>
          <w:rtl/>
        </w:rPr>
        <w:t>כ</w:t>
      </w:r>
      <w:r w:rsidRPr="00C35A2C">
        <w:rPr>
          <w:rFonts w:ascii="Fb Fontext" w:hAnsi="Fb Fontext"/>
          <w:rtl/>
        </w:rPr>
        <w:t xml:space="preserve"> </w:t>
      </w:r>
      <w:r w:rsidR="00DC0FC6" w:rsidRPr="00DC0FC6">
        <w:rPr>
          <w:rStyle w:val="affffe"/>
          <w:rFonts w:hint="cs"/>
          <w:rtl/>
        </w:rPr>
        <w:t>לר</w:t>
      </w:r>
      <w:r w:rsidR="002B7BCC">
        <w:rPr>
          <w:rStyle w:val="affffe"/>
          <w:rtl/>
        </w:rPr>
        <w:t>"</w:t>
      </w:r>
      <w:r w:rsidR="00DC0FC6" w:rsidRPr="00DC0FC6">
        <w:rPr>
          <w:rStyle w:val="affffe"/>
          <w:rFonts w:hint="cs"/>
          <w:rtl/>
        </w:rPr>
        <w:t>מ:</w:t>
      </w:r>
      <w:r w:rsidR="00DC0FC6">
        <w:rPr>
          <w:rFonts w:ascii="Fb Fontext" w:hAnsi="Fb Fontext" w:hint="cs"/>
        </w:rPr>
        <w:t xml:space="preserve"> </w:t>
      </w:r>
      <w:r w:rsidRPr="00C35A2C">
        <w:rPr>
          <w:rFonts w:ascii="Fb Fontext" w:hAnsi="Fb Fontext"/>
          <w:rtl/>
        </w:rPr>
        <w:t>משמשת כדרכה והולכת,</w:t>
      </w:r>
    </w:p>
    <w:p w14:paraId="2E9078AE" w14:textId="21A7C962" w:rsidR="00AB7D20" w:rsidRPr="00F71179" w:rsidRDefault="00AB7D20" w:rsidP="00DC0FC6">
      <w:pPr>
        <w:rPr>
          <w:rStyle w:val="affffa"/>
          <w:spacing w:val="-4"/>
          <w:rtl/>
        </w:rPr>
      </w:pPr>
      <w:r w:rsidRPr="00DC0FC6">
        <w:rPr>
          <w:rStyle w:val="affffe"/>
          <w:rFonts w:hint="cs"/>
          <w:rtl/>
        </w:rPr>
        <w:t>וחכ</w:t>
      </w:r>
      <w:r w:rsidRPr="00DC0FC6">
        <w:rPr>
          <w:rStyle w:val="affffe"/>
          <w:rtl/>
        </w:rPr>
        <w:t>"</w:t>
      </w:r>
      <w:r w:rsidRPr="00DC0FC6">
        <w:rPr>
          <w:rStyle w:val="affffe"/>
          <w:rFonts w:hint="cs"/>
          <w:rtl/>
        </w:rPr>
        <w:t>א</w:t>
      </w:r>
      <w:r w:rsidRPr="00DC0FC6">
        <w:rPr>
          <w:rStyle w:val="affffe"/>
          <w:rtl/>
        </w:rPr>
        <w:t>:</w:t>
      </w:r>
      <w:r w:rsidRPr="00F71179">
        <w:rPr>
          <w:rFonts w:ascii="Fb Fontext" w:hAnsi="Fb Fontext"/>
          <w:spacing w:val="-4"/>
          <w:sz w:val="32"/>
          <w:rtl/>
        </w:rPr>
        <w:t xml:space="preserve"> </w:t>
      </w:r>
      <w:r w:rsidR="00DC0FC6">
        <w:rPr>
          <w:rFonts w:ascii="Fb Fontext" w:hAnsi="Fb Fontext" w:hint="cs"/>
          <w:spacing w:val="-4"/>
          <w:sz w:val="32"/>
          <w:rtl/>
        </w:rPr>
        <w:t xml:space="preserve">תמיד </w:t>
      </w:r>
      <w:r w:rsidRPr="00F71179">
        <w:rPr>
          <w:rFonts w:ascii="Fb Fontext" w:hAnsi="Fb Fontext"/>
          <w:spacing w:val="-4"/>
          <w:sz w:val="32"/>
          <w:rtl/>
        </w:rPr>
        <w:t>משמשת כדרכ</w:t>
      </w:r>
      <w:r w:rsidR="00DC0FC6">
        <w:rPr>
          <w:rFonts w:ascii="Fb Fontext" w:hAnsi="Fb Fontext" w:hint="cs"/>
          <w:spacing w:val="-4"/>
          <w:sz w:val="32"/>
          <w:rtl/>
        </w:rPr>
        <w:t>ה</w:t>
      </w:r>
      <w:r w:rsidRPr="00F71179">
        <w:rPr>
          <w:rFonts w:ascii="Fb Fontext" w:hAnsi="Fb Fontext"/>
          <w:spacing w:val="-4"/>
          <w:sz w:val="32"/>
          <w:rtl/>
        </w:rPr>
        <w:t xml:space="preserve"> ומן השמים ירחמו, </w:t>
      </w:r>
      <w:r w:rsidRPr="00F71179">
        <w:rPr>
          <w:rFonts w:ascii="Fb Fontext" w:hAnsi="Fb Fontext" w:hint="cs"/>
          <w:spacing w:val="-4"/>
          <w:sz w:val="32"/>
          <w:rtl/>
        </w:rPr>
        <w:t>ד</w:t>
      </w:r>
      <w:r w:rsidRPr="00F71179">
        <w:rPr>
          <w:rStyle w:val="affffa"/>
          <w:rFonts w:hint="cs"/>
          <w:spacing w:val="-4"/>
          <w:rtl/>
        </w:rPr>
        <w:t>'</w:t>
      </w:r>
      <w:r w:rsidRPr="00F71179">
        <w:rPr>
          <w:rStyle w:val="affffa"/>
          <w:spacing w:val="-4"/>
          <w:rtl/>
        </w:rPr>
        <w:t>שומר פתאים ה'</w:t>
      </w:r>
    </w:p>
    <w:p w14:paraId="777278C2" w14:textId="77777777" w:rsidR="00AB7D20" w:rsidRPr="00C35A2C" w:rsidRDefault="00AB7D20" w:rsidP="00AB7D20">
      <w:pPr>
        <w:rPr>
          <w:rFonts w:ascii="Fb Fontext" w:hAnsi="Fb Fontext" w:cs="Guttman Vilna"/>
          <w:b/>
          <w:bCs/>
          <w:rtl/>
        </w:rPr>
      </w:pPr>
      <w:r w:rsidRPr="00C35A2C">
        <w:rPr>
          <w:rFonts w:ascii="Fb Fontext" w:hAnsi="Fb Fontext" w:hint="cs"/>
          <w:rtl/>
        </w:rPr>
        <w:t>וא</w:t>
      </w:r>
      <w:r w:rsidRPr="00C35A2C">
        <w:rPr>
          <w:rFonts w:ascii="Fb Fontext" w:hAnsi="Fb Fontext"/>
          <w:rtl/>
        </w:rPr>
        <w:t>"</w:t>
      </w:r>
      <w:r w:rsidRPr="00C35A2C">
        <w:rPr>
          <w:rFonts w:ascii="Fb Fontext" w:hAnsi="Fb Fontext" w:hint="cs"/>
          <w:rtl/>
        </w:rPr>
        <w:t xml:space="preserve">א דנתעברה והולידה בעודה נערה דהא אין בין נערות לבגרות </w:t>
      </w:r>
      <w:r w:rsidRPr="00FD1F0A">
        <w:rPr>
          <w:rFonts w:cs="PFT_Frank" w:hint="cs"/>
          <w:b/>
          <w:bCs/>
          <w:szCs w:val="14"/>
          <w:rtl/>
        </w:rPr>
        <w:t>אלא</w:t>
      </w:r>
      <w:r w:rsidRPr="00C35A2C">
        <w:rPr>
          <w:rFonts w:ascii="Fb Fontext" w:hAnsi="Fb Fontext" w:hint="cs"/>
          <w:rtl/>
        </w:rPr>
        <w:t xml:space="preserve"> ששה חדשים,</w:t>
      </w:r>
    </w:p>
    <w:p w14:paraId="7D8FAA9A" w14:textId="4C9F0ECB" w:rsidR="00AB7D20" w:rsidRPr="00730169" w:rsidRDefault="00AB7D20" w:rsidP="00AB7D20">
      <w:pPr>
        <w:rPr>
          <w:rFonts w:ascii="Fb Fontext" w:hAnsi="Fb Fontext"/>
          <w:spacing w:val="-4"/>
          <w:sz w:val="32"/>
          <w:rtl/>
        </w:rPr>
      </w:pPr>
      <w:r w:rsidRPr="00730169">
        <w:rPr>
          <w:rStyle w:val="affffe"/>
          <w:spacing w:val="-4"/>
          <w:rtl/>
        </w:rPr>
        <w:t xml:space="preserve">אלא </w:t>
      </w:r>
      <w:r w:rsidR="00DC0FC6" w:rsidRPr="00730169">
        <w:rPr>
          <w:rStyle w:val="affffe"/>
          <w:rFonts w:hint="cs"/>
          <w:spacing w:val="-4"/>
          <w:rtl/>
        </w:rPr>
        <w:t xml:space="preserve">כך </w:t>
      </w:r>
      <w:r w:rsidRPr="007E26F8">
        <w:rPr>
          <w:rStyle w:val="affffc"/>
          <w:rFonts w:hint="cs"/>
          <w:rtl/>
        </w:rPr>
        <w:t>בעי</w:t>
      </w:r>
      <w:r w:rsidRPr="007E26F8">
        <w:rPr>
          <w:rStyle w:val="affffc"/>
          <w:rtl/>
        </w:rPr>
        <w:t>: יש בגר בקבר ופקע אב,</w:t>
      </w:r>
      <w:r w:rsidRPr="00730169">
        <w:rPr>
          <w:rFonts w:ascii="Fb Fontext" w:hAnsi="Fb Fontext"/>
          <w:spacing w:val="-4"/>
          <w:sz w:val="32"/>
          <w:rtl/>
        </w:rPr>
        <w:t xml:space="preserve"> </w:t>
      </w:r>
      <w:r w:rsidRPr="00730169">
        <w:rPr>
          <w:rStyle w:val="affffe"/>
          <w:spacing w:val="-4"/>
          <w:rtl/>
        </w:rPr>
        <w:t>א</w:t>
      </w:r>
      <w:r w:rsidR="00FE0A35" w:rsidRPr="00730169">
        <w:rPr>
          <w:rStyle w:val="affffe"/>
          <w:rFonts w:hint="cs"/>
          <w:spacing w:val="-4"/>
          <w:rtl/>
        </w:rPr>
        <w:t xml:space="preserve">ו </w:t>
      </w:r>
      <w:r w:rsidRPr="00730169">
        <w:rPr>
          <w:rFonts w:ascii="Fb Fontext" w:hAnsi="Fb Fontext"/>
          <w:spacing w:val="-4"/>
          <w:sz w:val="32"/>
          <w:rtl/>
        </w:rPr>
        <w:t>אין בגר בקבר ולא פקע אב</w:t>
      </w:r>
    </w:p>
    <w:p w14:paraId="0B90C72A" w14:textId="77777777" w:rsidR="00AB7D20" w:rsidRPr="00C35A2C" w:rsidRDefault="00AB7D20" w:rsidP="00AB7D20">
      <w:pPr>
        <w:rPr>
          <w:rFonts w:ascii="Fb Fontext" w:hAnsi="Fb Fontext"/>
          <w:rtl/>
        </w:rPr>
      </w:pPr>
      <w:r w:rsidRPr="00DC0FC6">
        <w:rPr>
          <w:rStyle w:val="affffe"/>
          <w:rtl/>
        </w:rPr>
        <w:t>•</w:t>
      </w:r>
      <w:r w:rsidRPr="00DC0FC6">
        <w:rPr>
          <w:rStyle w:val="affffe"/>
          <w:rFonts w:hint="cs"/>
          <w:rtl/>
        </w:rPr>
        <w:t xml:space="preserve"> מבר</w:t>
      </w:r>
      <w:r w:rsidRPr="00DC0FC6">
        <w:rPr>
          <w:rStyle w:val="affffe"/>
          <w:rtl/>
        </w:rPr>
        <w:t>"</w:t>
      </w:r>
      <w:r w:rsidRPr="00DC0FC6">
        <w:rPr>
          <w:rStyle w:val="affffe"/>
          <w:rFonts w:hint="cs"/>
          <w:rtl/>
        </w:rPr>
        <w:t xml:space="preserve">א </w:t>
      </w:r>
      <w:r w:rsidRPr="007E26F8">
        <w:rPr>
          <w:rStyle w:val="affffc"/>
          <w:rtl/>
        </w:rPr>
        <w:t>בעי הכי: מיתה עושה בגרות,</w:t>
      </w:r>
      <w:r w:rsidRPr="00C35A2C">
        <w:rPr>
          <w:rFonts w:ascii="Fb Fontext" w:hAnsi="Fb Fontext"/>
          <w:rtl/>
        </w:rPr>
        <w:t xml:space="preserve"> או אין עושה בגרות? </w:t>
      </w:r>
      <w:r w:rsidRPr="00CA108A">
        <w:rPr>
          <w:rFonts w:ascii="Fb Fontext" w:hAnsi="Fb Fontext" w:cs="PFT_Frank"/>
          <w:b/>
          <w:bCs/>
          <w:szCs w:val="14"/>
          <w:rtl/>
        </w:rPr>
        <w:t>תיקו</w:t>
      </w:r>
      <w:r w:rsidRPr="00C35A2C">
        <w:rPr>
          <w:rFonts w:ascii="Fb Fontext" w:hAnsi="Fb Fontext"/>
          <w:rtl/>
        </w:rPr>
        <w:t>.</w:t>
      </w:r>
    </w:p>
    <w:p w14:paraId="24F38C91" w14:textId="5428C134" w:rsidR="00E268F4" w:rsidRDefault="00AB7D20" w:rsidP="00AB7D20">
      <w:pPr>
        <w:rPr>
          <w:rFonts w:ascii="Fb Fontext" w:hAnsi="Fb Fontext"/>
          <w:spacing w:val="-2"/>
          <w:rtl/>
        </w:rPr>
      </w:pPr>
      <w:r w:rsidRPr="00BB540A">
        <w:rPr>
          <w:rStyle w:val="affffe"/>
          <w:rtl/>
        </w:rPr>
        <w:t>•</w:t>
      </w:r>
      <w:r w:rsidRPr="00BB540A">
        <w:rPr>
          <w:rStyle w:val="affffe"/>
          <w:rFonts w:hint="cs"/>
          <w:rtl/>
        </w:rPr>
        <w:t xml:space="preserve"> </w:t>
      </w:r>
      <w:r w:rsidRPr="00BB540A">
        <w:rPr>
          <w:rStyle w:val="affffe"/>
          <w:rtl/>
        </w:rPr>
        <w:t xml:space="preserve">בעי רבא מאביי: </w:t>
      </w:r>
      <w:r w:rsidRPr="007E26F8">
        <w:rPr>
          <w:rStyle w:val="affffc"/>
          <w:rtl/>
        </w:rPr>
        <w:t>בא עליה ונתארסה, מהו</w:t>
      </w:r>
      <w:r w:rsidR="00E268F4" w:rsidRPr="007E26F8">
        <w:rPr>
          <w:rStyle w:val="affffc"/>
          <w:rtl/>
        </w:rPr>
        <w:t>?</w:t>
      </w:r>
    </w:p>
    <w:p w14:paraId="4C355B6B" w14:textId="1F2336A1" w:rsidR="00AB7D20" w:rsidRPr="00F71179" w:rsidRDefault="00AB7D20" w:rsidP="007E26F8">
      <w:pPr>
        <w:ind w:firstLine="0"/>
        <w:rPr>
          <w:rFonts w:ascii="Fb Fontext" w:hAnsi="Fb Fontext"/>
          <w:spacing w:val="-2"/>
          <w:rtl/>
        </w:rPr>
      </w:pPr>
      <w:r w:rsidRPr="00BB540A">
        <w:rPr>
          <w:rStyle w:val="affffe"/>
          <w:rtl/>
        </w:rPr>
        <w:t xml:space="preserve">א"ל: </w:t>
      </w:r>
      <w:r>
        <w:rPr>
          <w:rFonts w:ascii="Fb Fontext" w:hAnsi="Fb Fontext"/>
          <w:spacing w:val="-2"/>
          <w:rtl/>
        </w:rPr>
        <w:t xml:space="preserve">מי כתיב </w:t>
      </w:r>
      <w:r>
        <w:rPr>
          <w:rStyle w:val="affffa"/>
          <w:rFonts w:ascii="Fb Fontext" w:hAnsi="Fb Fontext"/>
          <w:spacing w:val="-2"/>
          <w:rtl/>
          <w:rPrChange w:id="9002" w:author="מנוע פסוקים" w:date="2026-10-05T16:38:26Z">
            <w:rPr>
              <w:rFonts w:ascii="Fb Fontext" w:hAnsi="Fb Fontext"/>
              <w:spacing w:val="-2"/>
              <w:rtl/>
            </w:rPr>
          </w:rPrChange>
        </w:rPr>
        <w:t xml:space="preserve">ונתן לאבי הנערה</w:t>
      </w:r>
      <w:r>
        <w:rPr>
          <w:rFonts w:ascii="Fb Fontext" w:hAnsi="Fb Fontext"/>
          <w:spacing w:val="-2"/>
          <w:rtl/>
        </w:rPr>
        <w:t xml:space="preserve"> אשר לא ארוסה?</w:t>
      </w:r>
    </w:p>
    <w:p w14:paraId="3600E473" w14:textId="0F0D5D5B" w:rsidR="00AB7D20" w:rsidRDefault="00AB7D20" w:rsidP="007E26F8">
      <w:pPr>
        <w:ind w:firstLine="0"/>
        <w:rPr>
          <w:rFonts w:ascii="Fb Fontext" w:hAnsi="Fb Fontext"/>
          <w:rtl/>
        </w:rPr>
      </w:pPr>
      <w:r w:rsidRPr="00BB540A">
        <w:rPr>
          <w:rStyle w:val="affffe"/>
          <w:rtl/>
        </w:rPr>
        <w:t xml:space="preserve">ולטעמיך, </w:t>
      </w:r>
      <w:r w:rsidRPr="00BB540A">
        <w:rPr>
          <w:rtl/>
        </w:rPr>
        <w:t>הא ד</w:t>
      </w:r>
      <w:r w:rsidRPr="00BB540A">
        <w:rPr>
          <w:rFonts w:hint="cs"/>
          <w:rtl/>
        </w:rPr>
        <w:t>'</w:t>
      </w:r>
      <w:r w:rsidRPr="00BB540A">
        <w:rPr>
          <w:rtl/>
        </w:rPr>
        <w:t>בא עליה ונשאת לעצמה</w:t>
      </w:r>
      <w:r w:rsidRPr="00BB540A">
        <w:rPr>
          <w:rFonts w:hint="cs"/>
          <w:rtl/>
        </w:rPr>
        <w:t>'</w:t>
      </w:r>
      <w:r w:rsidRPr="00BB540A">
        <w:rPr>
          <w:rtl/>
        </w:rPr>
        <w:t>, מ</w:t>
      </w:r>
      <w:r>
        <w:rPr>
          <w:rFonts w:ascii="Fb Fontext" w:hAnsi="Fb Fontext"/>
          <w:rtl/>
        </w:rPr>
        <w:t xml:space="preserve">י כתיב </w:t>
      </w:r>
      <w:r>
        <w:rPr>
          <w:rStyle w:val="affffa"/>
          <w:rFonts w:ascii="Fb Fontext" w:hAnsi="Fb Fontext"/>
          <w:rtl/>
          <w:rPrChange w:id="9003" w:author="מנוע פסוקים" w:date="2026-10-05T16:38:26Z">
            <w:rPr>
              <w:rFonts w:ascii="Fb Fontext" w:hAnsi="Fb Fontext"/>
              <w:rtl/>
            </w:rPr>
          </w:rPrChange>
        </w:rPr>
        <w:t xml:space="preserve">ונתן לאבי הנערה</w:t>
      </w:r>
      <w:r>
        <w:rPr>
          <w:rFonts w:ascii="Fb Fontext" w:hAnsi="Fb Fontext"/>
          <w:rtl/>
        </w:rPr>
        <w:t xml:space="preserve"> אשר לא נשואה?</w:t>
      </w:r>
    </w:p>
    <w:p w14:paraId="5B48DBAE" w14:textId="6293512A" w:rsidR="00AB7D20" w:rsidRPr="00C35A2C" w:rsidRDefault="00AB7D20" w:rsidP="00AB7D20">
      <w:pPr>
        <w:rPr>
          <w:rFonts w:cs="Guttman Vilna"/>
          <w:b/>
          <w:bCs/>
          <w:rtl/>
        </w:rPr>
      </w:pPr>
      <w:r w:rsidRPr="00BB540A">
        <w:rPr>
          <w:rStyle w:val="affffe"/>
          <w:rFonts w:hint="cs"/>
          <w:rtl/>
        </w:rPr>
        <w:t>ודחאו</w:t>
      </w:r>
      <w:r w:rsidRPr="00C35A2C">
        <w:rPr>
          <w:rFonts w:hint="cs"/>
          <w:rtl/>
        </w:rPr>
        <w:t xml:space="preserve"> דדוקא </w:t>
      </w:r>
      <w:r w:rsidR="00BB540A">
        <w:rPr>
          <w:rFonts w:hint="cs"/>
          <w:rtl/>
        </w:rPr>
        <w:t>ש</w:t>
      </w:r>
      <w:r w:rsidRPr="00C35A2C">
        <w:rPr>
          <w:rFonts w:hint="cs"/>
          <w:rtl/>
        </w:rPr>
        <w:t xml:space="preserve">ם </w:t>
      </w:r>
      <w:r w:rsidRPr="00C35A2C">
        <w:rPr>
          <w:rtl/>
        </w:rPr>
        <w:t xml:space="preserve">הואיל ובגרות </w:t>
      </w:r>
      <w:r w:rsidRPr="00C35A2C">
        <w:rPr>
          <w:rFonts w:hint="cs"/>
          <w:rtl/>
        </w:rPr>
        <w:t xml:space="preserve">וגם נישואין </w:t>
      </w:r>
      <w:r w:rsidRPr="00C35A2C">
        <w:rPr>
          <w:rtl/>
        </w:rPr>
        <w:t>מוציאין מרשות אב, מה בגרות בא עליה ובגרה - לעצמה, אף נישואין בא עליה ונשאת לעצמה,</w:t>
      </w:r>
      <w:r w:rsidRPr="00C35A2C">
        <w:rPr>
          <w:rFonts w:hint="cs"/>
          <w:rtl/>
        </w:rPr>
        <w:t xml:space="preserve"> אבל באירוסין אינה יוצאת מרשותו לגמרי דהא </w:t>
      </w:r>
      <w:r w:rsidRPr="00C35A2C">
        <w:rPr>
          <w:rtl/>
        </w:rPr>
        <w:t>נערה המאורסה אביה ובעלה מפירין לה נדריה.</w:t>
      </w:r>
    </w:p>
    <w:p w14:paraId="24E4F5F9" w14:textId="77777777" w:rsidR="00AB7D20" w:rsidRPr="00C35A2C" w:rsidRDefault="00AB7D20" w:rsidP="007E26F8">
      <w:pPr>
        <w:pStyle w:val="afffff4"/>
        <w:rPr>
          <w:rtl/>
        </w:rPr>
      </w:pPr>
      <w:ins w:id="9845" w:author="מספור קטעי משנה" w:date="2026-10-06T06:45:30Z">
        <w:r>
          <w:rPr>
            <w:rStyle w:val="MisparKeta"/>
          </w:rPr>
          <w:t xml:space="preserve">א. </w:t>
        </w:r>
      </w:ins>
      <w:bookmarkStart w:id="262" w:name="_Toc119353047"/>
      <w:r w:rsidRPr="00C35A2C">
        <w:rPr>
          <w:rtl/>
        </w:rPr>
        <w:t>המפתה נותן שלשה דברים, והאונס - ארבעה.</w:t>
      </w:r>
      <w:bookmarkEnd w:id="262"/>
    </w:p>
    <w:p>
      <w:pPr>
        <w:pStyle w:val="MishnaBatzad"/>
        <w:rPr>
          <w:ins w:id="20402" w:author="קלוד" w:date="2026-10-06T10:09:07Z"/>
        </w:rPr>
      </w:pPr>
      <w:ins w:id="20401" w:author="קלוד" w:date="2026-10-06T10:09:07Z">
        <w:r>
          <w:t xml:space="preserve">משנה ד</w:t>
        </w:r>
      </w:ins>
    </w:p>
    <w:p w14:paraId="7EBD200E" w14:textId="77777777" w:rsidR="00AB7D20" w:rsidRPr="007E26F8" w:rsidRDefault="00AB7D20" w:rsidP="00AB7D20">
      <w:pPr>
        <w:pStyle w:val="afff5"/>
        <w:rPr>
          <w:b/>
          <w:spacing w:val="2"/>
          <w:rtl/>
        </w:rPr>
      </w:pPr>
      <w:r w:rsidRPr="007E26F8">
        <w:rPr>
          <w:b/>
          <w:spacing w:val="2"/>
          <w:rtl/>
        </w:rPr>
        <w:t>המפתה נותן בושת ופגם וקנס, מוסיף עליו אונס שנותן את הצער.</w:t>
      </w:r>
    </w:p>
    <w:p w14:paraId="3883A7AE" w14:textId="075BAAB8" w:rsidR="00AB7D20" w:rsidRPr="00F71179" w:rsidRDefault="00AB7D20" w:rsidP="00AB7D20">
      <w:pPr>
        <w:pStyle w:val="afff5"/>
        <w:rPr>
          <w:b/>
          <w:spacing w:val="-4"/>
          <w:rtl/>
        </w:rPr>
      </w:pPr>
      <w:bookmarkStart w:id="263" w:name="_Toc119353048"/>
      <w:r w:rsidRPr="007E26F8">
        <w:rPr>
          <w:rStyle w:val="afffff5"/>
          <w:rtl/>
        </w:rPr>
        <w:t>מה בין אונס למפתה?</w:t>
      </w:r>
      <w:bookmarkEnd w:id="263"/>
      <w:r w:rsidRPr="00BB540A">
        <w:rPr>
          <w:rtl/>
        </w:rPr>
        <w:t xml:space="preserve"> האונס נותן את הצער, והמפתה </w:t>
      </w:r>
      <w:r w:rsidR="00BB540A">
        <w:rPr>
          <w:rFonts w:hint="cs"/>
          <w:rtl/>
        </w:rPr>
        <w:t>לא</w:t>
      </w:r>
      <w:r w:rsidRPr="00F71179">
        <w:rPr>
          <w:b/>
          <w:spacing w:val="-4"/>
          <w:rtl/>
        </w:rPr>
        <w:t>.</w:t>
      </w:r>
    </w:p>
    <w:p w14:paraId="2DC49BF3" w14:textId="01BF876F" w:rsidR="00AB7D20" w:rsidRPr="00C35A2C" w:rsidRDefault="007E26F8" w:rsidP="00AB7D20">
      <w:pPr>
        <w:pStyle w:val="afff5"/>
        <w:rPr>
          <w:b/>
          <w:rtl/>
        </w:rPr>
      </w:pPr>
      <w:r>
        <w:rPr>
          <w:rFonts w:hint="cs"/>
          <w:b/>
          <w:rtl/>
        </w:rPr>
        <w:t xml:space="preserve"> </w:t>
      </w:r>
      <w:r>
        <w:rPr>
          <w:b/>
          <w:rtl/>
        </w:rPr>
        <w:tab/>
      </w:r>
      <w:r>
        <w:rPr>
          <w:b/>
          <w:rtl/>
        </w:rPr>
        <w:tab/>
      </w:r>
      <w:r>
        <w:rPr>
          <w:b/>
          <w:rtl/>
        </w:rPr>
        <w:tab/>
      </w:r>
      <w:r>
        <w:rPr>
          <w:b/>
          <w:rtl/>
        </w:rPr>
        <w:tab/>
      </w:r>
      <w:r>
        <w:rPr>
          <w:b/>
          <w:rtl/>
        </w:rPr>
        <w:tab/>
      </w:r>
      <w:r>
        <w:rPr>
          <w:b/>
          <w:rtl/>
        </w:rPr>
        <w:tab/>
      </w:r>
      <w:r>
        <w:rPr>
          <w:b/>
          <w:rtl/>
        </w:rPr>
        <w:tab/>
      </w:r>
      <w:r>
        <w:rPr>
          <w:b/>
          <w:rtl/>
        </w:rPr>
        <w:tab/>
      </w:r>
      <w:r w:rsidR="00AB7D20" w:rsidRPr="00C35A2C">
        <w:rPr>
          <w:b/>
          <w:rtl/>
        </w:rPr>
        <w:t>האונס נותן מיד, והמפתה - לכשיוציא.</w:t>
      </w:r>
    </w:p>
    <w:p w14:paraId="6A9F75AB" w14:textId="77777777" w:rsidR="00AB7D20" w:rsidRPr="00C35A2C" w:rsidRDefault="00AB7D20" w:rsidP="00AB7D20">
      <w:pPr>
        <w:pStyle w:val="afff5"/>
        <w:rPr>
          <w:b/>
          <w:rtl/>
        </w:rPr>
      </w:pPr>
      <w:r w:rsidRPr="00C35A2C">
        <w:rPr>
          <w:b/>
          <w:rtl/>
        </w:rPr>
        <w:lastRenderedPageBreak/>
        <w:t>האונס שותה בעציצו, והמפתה אם רצה להוציא - מוציא.</w:t>
      </w:r>
    </w:p>
    <w:p w14:paraId="49B94EB3" w14:textId="28EA62E6" w:rsidR="00FD0518" w:rsidRDefault="00AB7D20" w:rsidP="007E26F8">
      <w:pPr>
        <w:pStyle w:val="afffff4"/>
        <w:rPr>
          <w:rtl/>
        </w:rPr>
      </w:pPr>
      <w:ins w:id="9847" w:author="מספור קטעי משנה" w:date="2026-10-06T06:45:30Z">
        <w:r>
          <w:rPr>
            <w:rStyle w:val="MisparKeta"/>
          </w:rPr>
          <w:t xml:space="preserve">א. </w:t>
        </w:r>
      </w:ins>
      <w:bookmarkStart w:id="264" w:name="_Toc119353049"/>
      <w:r w:rsidRPr="00C35A2C">
        <w:rPr>
          <w:rtl/>
        </w:rPr>
        <w:t>כיצד שותה בעציצו?</w:t>
      </w:r>
      <w:bookmarkEnd w:id="264"/>
    </w:p>
    <w:p>
      <w:pPr>
        <w:pStyle w:val="MishnaBatzad"/>
        <w:rPr>
          <w:ins w:id="20404" w:author="קלוד" w:date="2026-10-06T10:09:07Z"/>
        </w:rPr>
      </w:pPr>
      <w:ins w:id="20403" w:author="קלוד" w:date="2026-10-06T10:09:07Z">
        <w:r>
          <w:t xml:space="preserve">משנה ה</w:t>
        </w:r>
      </w:ins>
    </w:p>
    <w:p w14:paraId="02720A66" w14:textId="2B6E838C" w:rsidR="00AB7D20" w:rsidRPr="00C35A2C" w:rsidRDefault="00AB7D20" w:rsidP="00AB7D20">
      <w:pPr>
        <w:pStyle w:val="afff5"/>
        <w:rPr>
          <w:b/>
          <w:rtl/>
        </w:rPr>
      </w:pPr>
      <w:r w:rsidRPr="00C35A2C">
        <w:rPr>
          <w:b/>
          <w:rtl/>
        </w:rPr>
        <w:t xml:space="preserve">אפילו היא חיגרת, </w:t>
      </w:r>
      <w:r w:rsidR="00BD4EEB">
        <w:rPr>
          <w:b/>
          <w:rtl/>
        </w:rPr>
        <w:t>אף</w:t>
      </w:r>
      <w:r w:rsidRPr="00C35A2C">
        <w:rPr>
          <w:b/>
          <w:rtl/>
        </w:rPr>
        <w:t xml:space="preserve"> היא סומא, ואפילו היא מוכת שחין.</w:t>
      </w:r>
    </w:p>
    <w:p w14:paraId="76A1F32D" w14:textId="5AB5FF90" w:rsidR="00AB7D20" w:rsidRDefault="00AB7D20" w:rsidP="00FD0518">
      <w:pPr>
        <w:pStyle w:val="afff5"/>
        <w:rPr>
          <w:rtl/>
        </w:rPr>
      </w:pPr>
      <w:bookmarkStart w:id="265" w:name="_Toc119353050"/>
      <w:r w:rsidRPr="007E26F8">
        <w:rPr>
          <w:rStyle w:val="afffff5"/>
          <w:rtl/>
        </w:rPr>
        <w:t>נמצא בה דבר ערוה,</w:t>
      </w:r>
      <w:bookmarkEnd w:id="265"/>
      <w:r>
        <w:rPr>
          <w:b/>
          <w:rtl/>
        </w:rPr>
        <w:t xml:space="preserve"> או שאינה ראויה לבא בישראל</w:t>
      </w:r>
      <w:r w:rsidRPr="00C35A2C">
        <w:rPr>
          <w:b/>
          <w:rtl/>
        </w:rPr>
        <w:t xml:space="preserve"> אינו רשאי לקיימה,</w:t>
      </w:r>
      <w:r w:rsidR="00FD0518">
        <w:rPr>
          <w:rFonts w:hint="cs"/>
          <w:b/>
          <w:rtl/>
        </w:rPr>
        <w:t xml:space="preserve"> </w:t>
      </w:r>
      <w:r w:rsidRPr="00C35A2C">
        <w:rPr>
          <w:b/>
          <w:rtl/>
        </w:rPr>
        <w:t>שנאמר: ולו תהיה לאשה, אשה הראויה לו.</w:t>
      </w:r>
    </w:p>
    <w:p w14:paraId="3DFAF1D8" w14:textId="77777777" w:rsidR="00AB7D20" w:rsidRPr="00C35A2C" w:rsidRDefault="00AB7D20" w:rsidP="00E26091">
      <w:pPr>
        <w:pStyle w:val="afff"/>
        <w:framePr w:wrap="around"/>
        <w:rPr>
          <w:rtl/>
        </w:rPr>
      </w:pPr>
      <w:bookmarkStart w:id="266" w:name="_Toc119353051"/>
      <w:r w:rsidRPr="00C35A2C">
        <w:rPr>
          <w:rFonts w:hint="cs"/>
          <w:rtl/>
        </w:rPr>
        <w:t>לט:</w:t>
      </w:r>
      <w:bookmarkEnd w:id="266"/>
    </w:p>
    <w:p w14:paraId="5F1CC5E8" w14:textId="77777777" w:rsidR="00AB7D20" w:rsidRPr="00C35A2C" w:rsidRDefault="00AB7D20" w:rsidP="00AB7D20">
      <w:pPr>
        <w:rPr>
          <w:rFonts w:ascii="Fb Fontext" w:hAnsi="Fb Fontext"/>
          <w:rtl/>
        </w:rPr>
      </w:pPr>
      <w:bookmarkStart w:id="267" w:name="_Toc119353052"/>
      <w:r w:rsidRPr="00C54C7E">
        <w:rPr>
          <w:rStyle w:val="afffe"/>
          <w:rtl/>
        </w:rPr>
        <w:t>צער</w:t>
      </w:r>
      <w:bookmarkEnd w:id="267"/>
      <w:r w:rsidRPr="00BB540A">
        <w:rPr>
          <w:rStyle w:val="affffe"/>
          <w:rFonts w:hint="cs"/>
          <w:rtl/>
        </w:rPr>
        <w:t>- אבוה דשמואל-</w:t>
      </w:r>
      <w:r w:rsidRPr="00C35A2C">
        <w:rPr>
          <w:rFonts w:ascii="Fb Fontext" w:hAnsi="Fb Fontext"/>
          <w:sz w:val="32"/>
          <w:rtl/>
        </w:rPr>
        <w:t xml:space="preserve"> שחבטה ע"ג קרקע.</w:t>
      </w:r>
    </w:p>
    <w:p w14:paraId="6DE13855" w14:textId="0137D804" w:rsidR="00AB7D20" w:rsidRPr="00C35A2C" w:rsidRDefault="00AB7D20" w:rsidP="00AB7D20">
      <w:pPr>
        <w:rPr>
          <w:rFonts w:ascii="Fb Fontext" w:hAnsi="Fb Fontext"/>
          <w:rtl/>
        </w:rPr>
      </w:pPr>
      <w:r w:rsidRPr="00BB540A">
        <w:rPr>
          <w:rStyle w:val="affffe"/>
          <w:rtl/>
        </w:rPr>
        <w:t xml:space="preserve">מתקיף </w:t>
      </w:r>
      <w:r w:rsidRPr="00BB540A">
        <w:rPr>
          <w:rStyle w:val="affffe"/>
          <w:rFonts w:hint="cs"/>
          <w:rtl/>
        </w:rPr>
        <w:t>ר</w:t>
      </w:r>
      <w:r w:rsidRPr="00BB540A">
        <w:rPr>
          <w:rStyle w:val="affffe"/>
          <w:rtl/>
        </w:rPr>
        <w:t>"</w:t>
      </w:r>
      <w:r w:rsidRPr="00BB540A">
        <w:rPr>
          <w:rStyle w:val="affffe"/>
          <w:rFonts w:hint="cs"/>
          <w:rtl/>
        </w:rPr>
        <w:t>ז</w:t>
      </w:r>
      <w:r w:rsidRPr="00BB540A">
        <w:rPr>
          <w:rStyle w:val="affffe"/>
          <w:rtl/>
        </w:rPr>
        <w:t xml:space="preserve">: </w:t>
      </w:r>
      <w:r w:rsidRPr="00C35A2C">
        <w:rPr>
          <w:rFonts w:ascii="Fb Fontext" w:hAnsi="Fb Fontext" w:hint="cs"/>
          <w:rtl/>
        </w:rPr>
        <w:t>א</w:t>
      </w:r>
      <w:r w:rsidRPr="00C35A2C">
        <w:rPr>
          <w:rFonts w:ascii="Fb Fontext" w:hAnsi="Fb Fontext"/>
          <w:rtl/>
        </w:rPr>
        <w:t>"</w:t>
      </w:r>
      <w:r w:rsidRPr="00C35A2C">
        <w:rPr>
          <w:rFonts w:ascii="Fb Fontext" w:hAnsi="Fb Fontext" w:hint="cs"/>
          <w:rtl/>
        </w:rPr>
        <w:t>ה ח</w:t>
      </w:r>
      <w:r w:rsidRPr="00C35A2C">
        <w:rPr>
          <w:rFonts w:ascii="Fb Fontext" w:hAnsi="Fb Fontext"/>
          <w:rtl/>
        </w:rPr>
        <w:t>בטה ע"ג שיראין, ה"</w:t>
      </w:r>
      <w:r w:rsidRPr="00C35A2C">
        <w:rPr>
          <w:rFonts w:ascii="Fb Fontext" w:hAnsi="Fb Fontext" w:hint="cs"/>
          <w:rtl/>
        </w:rPr>
        <w:t>נ</w:t>
      </w:r>
      <w:r w:rsidRPr="00C35A2C">
        <w:rPr>
          <w:rFonts w:ascii="Fb Fontext" w:hAnsi="Fb Fontext"/>
          <w:rtl/>
        </w:rPr>
        <w:t xml:space="preserve"> דפטור</w:t>
      </w:r>
      <w:r w:rsidRPr="00C35A2C">
        <w:rPr>
          <w:rFonts w:ascii="Fb Fontext" w:hAnsi="Fb Fontext" w:hint="cs"/>
          <w:rtl/>
        </w:rPr>
        <w:t xml:space="preserve"> </w:t>
      </w:r>
      <w:r w:rsidRPr="00BB540A">
        <w:rPr>
          <w:rStyle w:val="affffe"/>
          <w:rFonts w:hint="cs"/>
          <w:rtl/>
        </w:rPr>
        <w:t>והא ר</w:t>
      </w:r>
      <w:r w:rsidRPr="00BB540A">
        <w:rPr>
          <w:rStyle w:val="affffe"/>
          <w:rtl/>
        </w:rPr>
        <w:t>"</w:t>
      </w:r>
      <w:r w:rsidRPr="00BB540A">
        <w:rPr>
          <w:rStyle w:val="affffe"/>
          <w:rFonts w:hint="cs"/>
          <w:rtl/>
        </w:rPr>
        <w:t>ש</w:t>
      </w:r>
      <w:r w:rsidRPr="00BB540A">
        <w:rPr>
          <w:rStyle w:val="affffe"/>
          <w:rtl/>
        </w:rPr>
        <w:t>:</w:t>
      </w:r>
      <w:r w:rsidRPr="00C35A2C">
        <w:rPr>
          <w:rFonts w:ascii="Fb Fontext" w:hAnsi="Fb Fontext"/>
          <w:rtl/>
        </w:rPr>
        <w:t xml:space="preserve"> אונס אינו משלם את הצער, מפני  שסופה להצטער תחת בעלה </w:t>
      </w:r>
      <w:r w:rsidRPr="00BB540A">
        <w:rPr>
          <w:rStyle w:val="afffff0"/>
          <w:rFonts w:hint="cs"/>
          <w:rtl/>
        </w:rPr>
        <w:t>[וזה אינו]</w:t>
      </w:r>
      <w:r w:rsidRPr="00BB540A">
        <w:rPr>
          <w:rStyle w:val="afffff0"/>
          <w:rtl/>
        </w:rPr>
        <w:t xml:space="preserve">, </w:t>
      </w:r>
      <w:r w:rsidRPr="00BB540A">
        <w:rPr>
          <w:rStyle w:val="affffe"/>
          <w:rtl/>
        </w:rPr>
        <w:t xml:space="preserve">אמרו לו: </w:t>
      </w:r>
      <w:r w:rsidRPr="00C35A2C">
        <w:rPr>
          <w:rFonts w:ascii="Fb Fontext" w:hAnsi="Fb Fontext"/>
          <w:rtl/>
        </w:rPr>
        <w:t>אינו דומה נבעלת באונס לנבעלת ברצון!</w:t>
      </w:r>
    </w:p>
    <w:p w14:paraId="743B1A06" w14:textId="148E27DA" w:rsidR="00AB7D20" w:rsidRPr="00C35A2C" w:rsidRDefault="00AB7D20" w:rsidP="00AB7D20">
      <w:pPr>
        <w:rPr>
          <w:rFonts w:ascii="Fb Fontext" w:hAnsi="Fb Fontext"/>
          <w:rtl/>
        </w:rPr>
      </w:pPr>
      <w:r w:rsidRPr="00BB540A">
        <w:rPr>
          <w:rStyle w:val="affffe"/>
          <w:rFonts w:hint="cs"/>
          <w:rtl/>
        </w:rPr>
        <w:t>ר</w:t>
      </w:r>
      <w:r w:rsidRPr="00BB540A">
        <w:rPr>
          <w:rStyle w:val="affffe"/>
          <w:rtl/>
        </w:rPr>
        <w:t>"</w:t>
      </w:r>
      <w:r w:rsidRPr="00BB540A">
        <w:rPr>
          <w:rStyle w:val="affffe"/>
          <w:rFonts w:hint="cs"/>
          <w:rtl/>
        </w:rPr>
        <w:t>נ מרב</w:t>
      </w:r>
      <w:r w:rsidRPr="00BB540A">
        <w:rPr>
          <w:rStyle w:val="affffe"/>
          <w:rtl/>
        </w:rPr>
        <w:t>"</w:t>
      </w:r>
      <w:r w:rsidRPr="00BB540A">
        <w:rPr>
          <w:rStyle w:val="affffe"/>
          <w:rFonts w:hint="cs"/>
          <w:rtl/>
        </w:rPr>
        <w:t>א</w:t>
      </w:r>
      <w:r w:rsidRPr="00BB540A">
        <w:rPr>
          <w:rStyle w:val="affffe"/>
          <w:rtl/>
        </w:rPr>
        <w:t>:</w:t>
      </w:r>
      <w:r w:rsidRPr="00C35A2C">
        <w:rPr>
          <w:rFonts w:ascii="Fb Fontext" w:hAnsi="Fb Fontext"/>
          <w:rtl/>
        </w:rPr>
        <w:t xml:space="preserve"> צער </w:t>
      </w:r>
      <w:r w:rsidR="00BB540A">
        <w:rPr>
          <w:rFonts w:ascii="Fb Fontext" w:hAnsi="Fb Fontext" w:hint="cs"/>
          <w:rtl/>
        </w:rPr>
        <w:t>פ</w:t>
      </w:r>
      <w:r w:rsidRPr="00C35A2C">
        <w:rPr>
          <w:rFonts w:ascii="Fb Fontext" w:hAnsi="Fb Fontext"/>
          <w:rtl/>
        </w:rPr>
        <w:t xml:space="preserve">יסוק רגלים, </w:t>
      </w:r>
      <w:r w:rsidRPr="00AD1A41">
        <w:rPr>
          <w:rStyle w:val="affffa"/>
          <w:rFonts w:hint="cs"/>
          <w:rtl/>
        </w:rPr>
        <w:t>'</w:t>
      </w:r>
      <w:r w:rsidRPr="00AD1A41">
        <w:rPr>
          <w:rStyle w:val="affffa"/>
          <w:rtl/>
        </w:rPr>
        <w:t>ותפשקי את רגליך לכל עובר</w:t>
      </w:r>
      <w:r w:rsidRPr="00AD1A41">
        <w:rPr>
          <w:rStyle w:val="affffa"/>
          <w:rFonts w:hint="cs"/>
          <w:rtl/>
        </w:rPr>
        <w:t>'</w:t>
      </w:r>
      <w:r w:rsidRPr="00AD1A41">
        <w:rPr>
          <w:rStyle w:val="affffa"/>
          <w:rtl/>
        </w:rPr>
        <w:t>.</w:t>
      </w:r>
    </w:p>
    <w:p w14:paraId="1A624FD8" w14:textId="13296493" w:rsidR="00AB7D20" w:rsidRPr="00C35A2C" w:rsidRDefault="00AB7D20" w:rsidP="007E26F8">
      <w:pPr>
        <w:ind w:left="283" w:firstLine="57"/>
        <w:rPr>
          <w:rFonts w:ascii="Fb Fontext" w:hAnsi="Fb Fontext" w:cs="Guttman Vilna"/>
          <w:b/>
          <w:bCs/>
          <w:sz w:val="32"/>
          <w:rtl/>
        </w:rPr>
      </w:pPr>
      <w:r w:rsidRPr="00C35A2C">
        <w:rPr>
          <w:rFonts w:ascii="Fb Fontext" w:hAnsi="Fb Fontext"/>
          <w:sz w:val="32"/>
          <w:rtl/>
        </w:rPr>
        <w:t>א</w:t>
      </w:r>
      <w:r w:rsidRPr="00C35A2C">
        <w:rPr>
          <w:rFonts w:ascii="Fb Fontext" w:hAnsi="Fb Fontext" w:hint="cs"/>
          <w:sz w:val="32"/>
          <w:rtl/>
        </w:rPr>
        <w:t xml:space="preserve">בל מפותה לא משל דמפותה </w:t>
      </w:r>
      <w:r w:rsidRPr="00C35A2C">
        <w:rPr>
          <w:rFonts w:ascii="Fb Fontext" w:hAnsi="Fb Fontext"/>
          <w:sz w:val="32"/>
          <w:rtl/>
        </w:rPr>
        <w:t>קרע שיראין שלי והפטר.</w:t>
      </w:r>
    </w:p>
    <w:p w14:paraId="489DC817" w14:textId="36EDF70C" w:rsidR="00AB7D20" w:rsidRDefault="00AB7D20" w:rsidP="00AB7D20">
      <w:pPr>
        <w:rPr>
          <w:rFonts w:ascii="Fb Fontext" w:hAnsi="Fb Fontext"/>
          <w:sz w:val="32"/>
          <w:rtl/>
        </w:rPr>
      </w:pPr>
      <w:r w:rsidRPr="00BB540A">
        <w:rPr>
          <w:rStyle w:val="affffe"/>
          <w:rFonts w:hint="cs"/>
          <w:rtl/>
        </w:rPr>
        <w:t xml:space="preserve">וקשה </w:t>
      </w:r>
      <w:r w:rsidRPr="00BB540A">
        <w:rPr>
          <w:rStyle w:val="affffe"/>
          <w:rtl/>
        </w:rPr>
        <w:t>–</w:t>
      </w:r>
      <w:r w:rsidRPr="00BB540A">
        <w:rPr>
          <w:rStyle w:val="affffe"/>
          <w:rFonts w:hint="cs"/>
          <w:rtl/>
        </w:rPr>
        <w:t xml:space="preserve"> </w:t>
      </w:r>
      <w:r w:rsidRPr="00C35A2C">
        <w:rPr>
          <w:rFonts w:ascii="Fb Fontext" w:hAnsi="Fb Fontext" w:hint="cs"/>
          <w:sz w:val="32"/>
          <w:rtl/>
        </w:rPr>
        <w:t>דאין זה שלה אלא של אביה</w:t>
      </w:r>
      <w:r w:rsidR="00502266">
        <w:rPr>
          <w:rFonts w:ascii="Fb Fontext" w:hAnsi="Fb Fontext" w:hint="cs"/>
          <w:sz w:val="32"/>
          <w:rtl/>
        </w:rPr>
        <w:t>,</w:t>
      </w:r>
    </w:p>
    <w:p w14:paraId="1577F939" w14:textId="77777777" w:rsidR="007E26F8" w:rsidRDefault="00AB7D20" w:rsidP="00AB7D20">
      <w:pPr>
        <w:rPr>
          <w:rFonts w:ascii="Fb Fontext" w:hAnsi="Fb Fontext"/>
          <w:rtl/>
        </w:rPr>
      </w:pPr>
      <w:r w:rsidRPr="00BB540A">
        <w:rPr>
          <w:rStyle w:val="affffe"/>
          <w:rtl/>
        </w:rPr>
        <w:t xml:space="preserve">אלא </w:t>
      </w:r>
      <w:r w:rsidRPr="00BB540A">
        <w:rPr>
          <w:rStyle w:val="affffe"/>
          <w:rFonts w:hint="cs"/>
          <w:rtl/>
        </w:rPr>
        <w:t>ר</w:t>
      </w:r>
      <w:r w:rsidRPr="00BB540A">
        <w:rPr>
          <w:rStyle w:val="affffe"/>
          <w:rtl/>
        </w:rPr>
        <w:t>"</w:t>
      </w:r>
      <w:r w:rsidRPr="00BB540A">
        <w:rPr>
          <w:rStyle w:val="affffe"/>
          <w:rFonts w:hint="cs"/>
          <w:rtl/>
        </w:rPr>
        <w:t>נ מרב</w:t>
      </w:r>
      <w:r w:rsidRPr="00BB540A">
        <w:rPr>
          <w:rStyle w:val="affffe"/>
          <w:rtl/>
        </w:rPr>
        <w:t>"</w:t>
      </w:r>
      <w:r w:rsidRPr="00BB540A">
        <w:rPr>
          <w:rStyle w:val="affffe"/>
          <w:rFonts w:hint="cs"/>
          <w:rtl/>
        </w:rPr>
        <w:t>א</w:t>
      </w:r>
      <w:r w:rsidRPr="00BB540A">
        <w:rPr>
          <w:rStyle w:val="affffe"/>
          <w:rtl/>
        </w:rPr>
        <w:t xml:space="preserve">: </w:t>
      </w:r>
      <w:r w:rsidRPr="00C35A2C">
        <w:rPr>
          <w:rFonts w:ascii="Fb Fontext" w:hAnsi="Fb Fontext"/>
          <w:rtl/>
        </w:rPr>
        <w:t>פקחות שבהן אומרות מפותה אין לה צער.</w:t>
      </w:r>
      <w:r w:rsidRPr="00C35A2C">
        <w:rPr>
          <w:rFonts w:ascii="Fb Fontext" w:hAnsi="Fb Fontext" w:hint="cs"/>
          <w:rtl/>
        </w:rPr>
        <w:t xml:space="preserve"> </w:t>
      </w:r>
    </w:p>
    <w:p w14:paraId="5A0A39FE" w14:textId="69239780" w:rsidR="00E268F4" w:rsidRDefault="00AB7D20" w:rsidP="007E26F8">
      <w:pPr>
        <w:ind w:left="906"/>
        <w:rPr>
          <w:rFonts w:ascii="Fb Fontext" w:hAnsi="Fb Fontext"/>
          <w:rtl/>
        </w:rPr>
      </w:pPr>
      <w:r w:rsidRPr="00C35A2C">
        <w:rPr>
          <w:rFonts w:ascii="Fb Fontext" w:hAnsi="Fb Fontext" w:hint="cs"/>
          <w:rtl/>
        </w:rPr>
        <w:t>והא דחזי' ד</w:t>
      </w:r>
      <w:r>
        <w:rPr>
          <w:rFonts w:ascii="Fb Fontext" w:hAnsi="Fb Fontext" w:hint="cs"/>
          <w:rtl/>
        </w:rPr>
        <w:t>יש לו</w:t>
      </w:r>
      <w:r w:rsidR="00E268F4">
        <w:rPr>
          <w:rFonts w:ascii="Fb Fontext" w:hAnsi="Fb Fontext" w:hint="cs"/>
          <w:rtl/>
        </w:rPr>
        <w:t>,</w:t>
      </w:r>
    </w:p>
    <w:p w14:paraId="1636384B" w14:textId="2E64547E" w:rsidR="00AB7D20" w:rsidRPr="00C54C7E" w:rsidRDefault="00AB7D20" w:rsidP="007E26F8">
      <w:pPr>
        <w:ind w:left="906"/>
        <w:rPr>
          <w:rStyle w:val="afffe"/>
          <w:rtl/>
        </w:rPr>
      </w:pPr>
      <w:r w:rsidRPr="00BB540A">
        <w:rPr>
          <w:rStyle w:val="affffe"/>
          <w:rFonts w:hint="cs"/>
          <w:rtl/>
        </w:rPr>
        <w:t xml:space="preserve">א. </w:t>
      </w:r>
      <w:r w:rsidRPr="00BB540A">
        <w:rPr>
          <w:rStyle w:val="affffe"/>
          <w:rtl/>
        </w:rPr>
        <w:t>אביי, אמרה לי אם:</w:t>
      </w:r>
      <w:r w:rsidRPr="00C35A2C">
        <w:rPr>
          <w:rFonts w:ascii="Fb Fontext" w:hAnsi="Fb Fontext"/>
          <w:rtl/>
        </w:rPr>
        <w:t xml:space="preserve"> כמי</w:t>
      </w:r>
      <w:r w:rsidRPr="00C35A2C">
        <w:rPr>
          <w:rFonts w:ascii="Fb Fontext" w:hAnsi="Fb Fontext" w:hint="cs"/>
          <w:rtl/>
        </w:rPr>
        <w:t>ם חמים על ראש קירח.</w:t>
      </w:r>
    </w:p>
    <w:p w14:paraId="391A4CD8" w14:textId="7A6EE0FF" w:rsidR="00AB7D20" w:rsidRPr="00C54C7E" w:rsidRDefault="00AB7D20" w:rsidP="007E26F8">
      <w:pPr>
        <w:ind w:left="906"/>
        <w:rPr>
          <w:rStyle w:val="afffe"/>
          <w:rtl/>
        </w:rPr>
      </w:pPr>
      <w:r w:rsidRPr="00BB540A">
        <w:rPr>
          <w:rStyle w:val="affffe"/>
          <w:rFonts w:hint="cs"/>
          <w:rtl/>
        </w:rPr>
        <w:t xml:space="preserve">ב. </w:t>
      </w:r>
      <w:r w:rsidRPr="00BB540A">
        <w:rPr>
          <w:rStyle w:val="affffe"/>
          <w:rtl/>
        </w:rPr>
        <w:t>רבא</w:t>
      </w:r>
      <w:r w:rsidRPr="00BB540A">
        <w:rPr>
          <w:rStyle w:val="affffe"/>
          <w:rFonts w:hint="cs"/>
          <w:rtl/>
        </w:rPr>
        <w:t>,</w:t>
      </w:r>
      <w:r w:rsidRPr="00BB540A">
        <w:rPr>
          <w:rStyle w:val="affffe"/>
          <w:rtl/>
        </w:rPr>
        <w:t xml:space="preserve"> </w:t>
      </w:r>
      <w:r w:rsidR="00BB540A">
        <w:rPr>
          <w:rStyle w:val="affffe"/>
          <w:rFonts w:hint="cs"/>
          <w:rtl/>
        </w:rPr>
        <w:t>מ</w:t>
      </w:r>
      <w:r w:rsidRPr="00BB540A">
        <w:rPr>
          <w:rStyle w:val="affffe"/>
          <w:rtl/>
        </w:rPr>
        <w:t>בת ר</w:t>
      </w:r>
      <w:r w:rsidR="00BB540A">
        <w:rPr>
          <w:rStyle w:val="affffe"/>
          <w:rFonts w:hint="cs"/>
          <w:rtl/>
        </w:rPr>
        <w:t>"ח</w:t>
      </w:r>
      <w:r w:rsidRPr="00BB540A">
        <w:rPr>
          <w:rStyle w:val="affffe"/>
          <w:rtl/>
        </w:rPr>
        <w:t>:</w:t>
      </w:r>
      <w:r w:rsidRPr="00C35A2C">
        <w:rPr>
          <w:rFonts w:ascii="Fb Fontext" w:hAnsi="Fb Fontext"/>
          <w:rtl/>
        </w:rPr>
        <w:t xml:space="preserve"> כי ריבדא דכוסילתא.</w:t>
      </w:r>
    </w:p>
    <w:p w14:paraId="4102CBC4" w14:textId="6447EA1D" w:rsidR="00AB7D20" w:rsidRPr="00C35A2C" w:rsidRDefault="00AB7D20" w:rsidP="007E26F8">
      <w:pPr>
        <w:ind w:left="906"/>
        <w:rPr>
          <w:rFonts w:ascii="Fb Fontext" w:hAnsi="Fb Fontext"/>
          <w:rtl/>
        </w:rPr>
      </w:pPr>
      <w:r w:rsidRPr="00BB540A">
        <w:rPr>
          <w:rStyle w:val="affffe"/>
          <w:rFonts w:hint="cs"/>
          <w:rtl/>
        </w:rPr>
        <w:t>ג. ר</w:t>
      </w:r>
      <w:r w:rsidRPr="00BB540A">
        <w:rPr>
          <w:rStyle w:val="affffe"/>
          <w:rtl/>
        </w:rPr>
        <w:t>"</w:t>
      </w:r>
      <w:r w:rsidRPr="00BB540A">
        <w:rPr>
          <w:rStyle w:val="affffe"/>
          <w:rFonts w:hint="cs"/>
          <w:rtl/>
        </w:rPr>
        <w:t>פ</w:t>
      </w:r>
      <w:r w:rsidRPr="00BB540A">
        <w:rPr>
          <w:rStyle w:val="affffe"/>
          <w:rtl/>
        </w:rPr>
        <w:t xml:space="preserve">, </w:t>
      </w:r>
      <w:r w:rsidR="00BB540A">
        <w:rPr>
          <w:rStyle w:val="affffe"/>
          <w:rFonts w:hint="cs"/>
          <w:rtl/>
        </w:rPr>
        <w:t>מ</w:t>
      </w:r>
      <w:r w:rsidRPr="00BB540A">
        <w:rPr>
          <w:rStyle w:val="affffe"/>
          <w:rtl/>
        </w:rPr>
        <w:t>בת א</w:t>
      </w:r>
      <w:r w:rsidR="00BB540A">
        <w:rPr>
          <w:rStyle w:val="affffe"/>
          <w:rFonts w:hint="cs"/>
          <w:rtl/>
        </w:rPr>
        <w:t>"ס</w:t>
      </w:r>
      <w:r w:rsidRPr="00BB540A">
        <w:rPr>
          <w:rStyle w:val="affffe"/>
          <w:rtl/>
        </w:rPr>
        <w:t>:</w:t>
      </w:r>
      <w:r w:rsidRPr="00C35A2C">
        <w:rPr>
          <w:rFonts w:ascii="Fb Fontext" w:hAnsi="Fb Fontext"/>
          <w:rtl/>
        </w:rPr>
        <w:t xml:space="preserve"> כ</w:t>
      </w:r>
      <w:r w:rsidRPr="00C35A2C">
        <w:rPr>
          <w:rFonts w:ascii="Fb Fontext" w:hAnsi="Fb Fontext" w:hint="cs"/>
          <w:rtl/>
        </w:rPr>
        <w:t>לחם קשה הגורר את החיך</w:t>
      </w:r>
      <w:r w:rsidRPr="00C35A2C">
        <w:rPr>
          <w:rFonts w:ascii="Fb Fontext" w:hAnsi="Fb Fontext"/>
          <w:rtl/>
        </w:rPr>
        <w:t>.</w:t>
      </w:r>
    </w:p>
    <w:p w14:paraId="4E616A5D" w14:textId="77777777" w:rsidR="00AB7D20" w:rsidRPr="00C54C7E" w:rsidRDefault="00AB7D20" w:rsidP="00C54C7E">
      <w:pPr>
        <w:pStyle w:val="afffd"/>
        <w:rPr>
          <w:rtl/>
        </w:rPr>
      </w:pPr>
      <w:ins w:id="9848" w:author="מספור קטעי משנה" w:date="2026-10-06T06:45:30Z">
        <w:r>
          <w:rPr>
            <w:rStyle w:val="MisparKeta"/>
          </w:rPr>
          <w:t xml:space="preserve">א. </w:t>
        </w:r>
      </w:ins>
      <w:bookmarkStart w:id="268" w:name="_Toc119353053"/>
      <w:r w:rsidRPr="00C54C7E">
        <w:rPr>
          <w:rtl/>
        </w:rPr>
        <w:t>האונס נותן מיד, המפתה לכשיוציא וכו'.</w:t>
      </w:r>
      <w:bookmarkEnd w:id="268"/>
    </w:p>
    <w:p w14:paraId="3C6A3A67" w14:textId="77777777" w:rsidR="00B0480B" w:rsidRDefault="00AB7D20" w:rsidP="00AB7D20">
      <w:pPr>
        <w:rPr>
          <w:rStyle w:val="affffe"/>
          <w:rtl/>
        </w:rPr>
      </w:pPr>
      <w:r w:rsidRPr="00C35A2C">
        <w:rPr>
          <w:rFonts w:ascii="Fb Fontext" w:hAnsi="Fb Fontext"/>
          <w:rtl/>
        </w:rPr>
        <w:t xml:space="preserve">לכשיוציא, </w:t>
      </w:r>
      <w:r w:rsidRPr="00C35A2C">
        <w:rPr>
          <w:rFonts w:ascii="Fb Fontext" w:hAnsi="Fb Fontext" w:hint="cs"/>
          <w:rtl/>
        </w:rPr>
        <w:t xml:space="preserve">היינו לכשלא יכנוס </w:t>
      </w:r>
    </w:p>
    <w:p w14:paraId="0A3A6208" w14:textId="681D0589" w:rsidR="00AB7D20" w:rsidRPr="00B0480B" w:rsidRDefault="00AB7D20" w:rsidP="00AB7D20">
      <w:pPr>
        <w:rPr>
          <w:rFonts w:ascii="Fb Fontext" w:hAnsi="Fb Fontext"/>
          <w:spacing w:val="-4"/>
          <w:rtl/>
        </w:rPr>
      </w:pPr>
      <w:r w:rsidRPr="00B0480B">
        <w:rPr>
          <w:rStyle w:val="affffe"/>
          <w:rFonts w:hint="cs"/>
          <w:spacing w:val="-6"/>
          <w:rtl/>
        </w:rPr>
        <w:t>ותנ</w:t>
      </w:r>
      <w:r w:rsidRPr="00B0480B">
        <w:rPr>
          <w:rStyle w:val="affffe"/>
          <w:spacing w:val="-6"/>
          <w:rtl/>
        </w:rPr>
        <w:t>"</w:t>
      </w:r>
      <w:r w:rsidRPr="00B0480B">
        <w:rPr>
          <w:rStyle w:val="affffe"/>
          <w:rFonts w:hint="cs"/>
          <w:spacing w:val="-6"/>
          <w:rtl/>
        </w:rPr>
        <w:t>ה</w:t>
      </w:r>
      <w:r w:rsidRPr="00B0480B">
        <w:rPr>
          <w:rStyle w:val="affffe"/>
          <w:spacing w:val="-6"/>
          <w:rtl/>
        </w:rPr>
        <w:t xml:space="preserve">: </w:t>
      </w:r>
      <w:r w:rsidR="0061471E" w:rsidRPr="00B0480B">
        <w:rPr>
          <w:rFonts w:ascii="Fb Fontext" w:hAnsi="Fb Fontext"/>
          <w:spacing w:val="-6"/>
          <w:rtl/>
        </w:rPr>
        <w:t>אף</w:t>
      </w:r>
      <w:r w:rsidRPr="00B0480B">
        <w:rPr>
          <w:rFonts w:ascii="Fb Fontext" w:hAnsi="Fb Fontext"/>
          <w:spacing w:val="-6"/>
          <w:rtl/>
        </w:rPr>
        <w:t xml:space="preserve"> שאמרו המפתה נותן לכשלא יכנוס, בושת ופגם נותן מיד</w:t>
      </w:r>
      <w:r w:rsidRPr="00B0480B">
        <w:rPr>
          <w:rFonts w:ascii="Fb Fontext" w:hAnsi="Fb Fontext"/>
          <w:spacing w:val="-4"/>
          <w:rtl/>
        </w:rPr>
        <w:t>.</w:t>
      </w:r>
    </w:p>
    <w:p w14:paraId="7CCF8420" w14:textId="77777777" w:rsidR="00AB7D20" w:rsidRPr="00C35A2C" w:rsidRDefault="00AB7D20" w:rsidP="00AB7D20">
      <w:pPr>
        <w:rPr>
          <w:rFonts w:ascii="Fb Fontext" w:hAnsi="Fb Fontext"/>
          <w:rtl/>
        </w:rPr>
      </w:pPr>
      <w:r w:rsidRPr="00C35A2C">
        <w:rPr>
          <w:rFonts w:ascii="Fb Fontext" w:hAnsi="Fb Fontext"/>
          <w:rtl/>
        </w:rPr>
        <w:t>ואחד האונס ואחד המפתה, בין היא ובין אביה יכולין לעכב.</w:t>
      </w:r>
    </w:p>
    <w:p w14:paraId="400CBACF" w14:textId="77777777" w:rsidR="00AB7D20" w:rsidRPr="00C35A2C" w:rsidRDefault="00AB7D20" w:rsidP="00AB7D20">
      <w:pPr>
        <w:rPr>
          <w:rFonts w:ascii="Fb Fontext" w:hAnsi="Fb Fontext"/>
          <w:rtl/>
        </w:rPr>
      </w:pPr>
      <w:bookmarkStart w:id="269" w:name="_Toc119353054"/>
      <w:r w:rsidRPr="00C54C7E">
        <w:rPr>
          <w:rStyle w:val="afffe"/>
          <w:rtl/>
        </w:rPr>
        <w:t>מפותה</w:t>
      </w:r>
      <w:bookmarkEnd w:id="269"/>
      <w:r w:rsidRPr="00C35A2C">
        <w:rPr>
          <w:rFonts w:ascii="Fb Fontext" w:hAnsi="Fb Fontext"/>
          <w:rtl/>
        </w:rPr>
        <w:t xml:space="preserve">, </w:t>
      </w:r>
      <w:r w:rsidRPr="00C35A2C">
        <w:rPr>
          <w:rFonts w:ascii="Fb Fontext" w:hAnsi="Fb Fontext" w:hint="cs"/>
          <w:rtl/>
        </w:rPr>
        <w:t>אביה -</w:t>
      </w:r>
      <w:r w:rsidRPr="00AD1A41">
        <w:rPr>
          <w:rStyle w:val="affffa"/>
          <w:rFonts w:hint="cs"/>
          <w:rtl/>
        </w:rPr>
        <w:t xml:space="preserve"> '</w:t>
      </w:r>
      <w:r w:rsidRPr="00AD1A41">
        <w:rPr>
          <w:rStyle w:val="affffa"/>
          <w:rtl/>
        </w:rPr>
        <w:t>אם מאן ימאן אביה</w:t>
      </w:r>
      <w:r w:rsidRPr="00AD1A41">
        <w:rPr>
          <w:rStyle w:val="affffa"/>
          <w:rFonts w:hint="cs"/>
          <w:rtl/>
        </w:rPr>
        <w:t>'</w:t>
      </w:r>
      <w:r w:rsidRPr="00AD1A41">
        <w:rPr>
          <w:rStyle w:val="affffa"/>
          <w:rtl/>
        </w:rPr>
        <w:t>,</w:t>
      </w:r>
      <w:r w:rsidRPr="00C35A2C">
        <w:rPr>
          <w:rFonts w:ascii="Fb Fontext" w:hAnsi="Fb Fontext" w:hint="cs"/>
          <w:rtl/>
        </w:rPr>
        <w:t xml:space="preserve"> </w:t>
      </w:r>
      <w:r w:rsidRPr="00C35A2C">
        <w:rPr>
          <w:rFonts w:ascii="Fb Fontext" w:hAnsi="Fb Fontext"/>
          <w:rtl/>
        </w:rPr>
        <w:t>היא עצמה</w:t>
      </w:r>
      <w:r w:rsidRPr="00C35A2C">
        <w:rPr>
          <w:rFonts w:ascii="Fb Fontext" w:hAnsi="Fb Fontext" w:hint="cs"/>
          <w:rtl/>
        </w:rPr>
        <w:t>-</w:t>
      </w:r>
      <w:r w:rsidRPr="006B2A7E">
        <w:rPr>
          <w:rStyle w:val="affffa"/>
          <w:rtl/>
        </w:rPr>
        <w:t xml:space="preserve"> </w:t>
      </w:r>
      <w:r w:rsidRPr="006B2A7E">
        <w:rPr>
          <w:rStyle w:val="affffa"/>
          <w:rFonts w:hint="cs"/>
          <w:rtl/>
        </w:rPr>
        <w:t>'</w:t>
      </w:r>
      <w:r w:rsidRPr="006B2A7E">
        <w:rPr>
          <w:rStyle w:val="affffa"/>
          <w:rtl/>
        </w:rPr>
        <w:t>ימאן</w:t>
      </w:r>
      <w:r w:rsidRPr="006B2A7E">
        <w:rPr>
          <w:rStyle w:val="affffa"/>
          <w:rFonts w:hint="cs"/>
          <w:rtl/>
        </w:rPr>
        <w:t>'</w:t>
      </w:r>
      <w:r w:rsidRPr="006B2A7E">
        <w:rPr>
          <w:rStyle w:val="affffa"/>
          <w:rtl/>
        </w:rPr>
        <w:t xml:space="preserve"> </w:t>
      </w:r>
      <w:r w:rsidRPr="00C35A2C">
        <w:rPr>
          <w:rFonts w:ascii="Fb Fontext" w:hAnsi="Fb Fontext"/>
          <w:rtl/>
        </w:rPr>
        <w:t>מכל מקום.</w:t>
      </w:r>
    </w:p>
    <w:p w14:paraId="4367625A" w14:textId="77777777" w:rsidR="00AB7D20" w:rsidRDefault="00AB7D20" w:rsidP="00AB7D20">
      <w:pPr>
        <w:rPr>
          <w:rFonts w:ascii="Fb Fontext" w:hAnsi="Fb Fontext"/>
          <w:rtl/>
        </w:rPr>
      </w:pPr>
      <w:bookmarkStart w:id="270" w:name="_Toc119353055"/>
      <w:r w:rsidRPr="00C54C7E">
        <w:rPr>
          <w:rStyle w:val="afffe"/>
          <w:rtl/>
        </w:rPr>
        <w:t>אונס</w:t>
      </w:r>
      <w:bookmarkEnd w:id="270"/>
      <w:r w:rsidRPr="00C35A2C">
        <w:rPr>
          <w:rFonts w:ascii="Fb Fontext" w:hAnsi="Fb Fontext" w:hint="cs"/>
          <w:rtl/>
        </w:rPr>
        <w:t xml:space="preserve">,  </w:t>
      </w:r>
      <w:r w:rsidRPr="00224771">
        <w:rPr>
          <w:rFonts w:ascii="Fb Fontext" w:hAnsi="Fb Fontext" w:cs="PFT_Frank" w:hint="cs"/>
          <w:b/>
          <w:bCs/>
          <w:szCs w:val="14"/>
          <w:rtl/>
        </w:rPr>
        <w:t>היא</w:t>
      </w:r>
      <w:r>
        <w:rPr>
          <w:rFonts w:ascii="Fb Fontext" w:hAnsi="Fb Fontext" w:hint="cs"/>
          <w:rtl/>
        </w:rPr>
        <w:t xml:space="preserve"> </w:t>
      </w:r>
      <w:r w:rsidRPr="006B2A7E">
        <w:rPr>
          <w:rStyle w:val="affffa"/>
          <w:rFonts w:hint="cs"/>
          <w:rtl/>
        </w:rPr>
        <w:t>'</w:t>
      </w:r>
      <w:r w:rsidRPr="006B2A7E">
        <w:rPr>
          <w:rStyle w:val="affffa"/>
          <w:rtl/>
        </w:rPr>
        <w:t>ולו תהיה</w:t>
      </w:r>
      <w:r w:rsidRPr="006B2A7E">
        <w:rPr>
          <w:rStyle w:val="affffa"/>
          <w:rFonts w:hint="cs"/>
          <w:rtl/>
        </w:rPr>
        <w:t>'</w:t>
      </w:r>
      <w:r w:rsidRPr="006B2A7E">
        <w:rPr>
          <w:rStyle w:val="affffa"/>
          <w:rtl/>
        </w:rPr>
        <w:t xml:space="preserve"> </w:t>
      </w:r>
      <w:r w:rsidRPr="00C35A2C">
        <w:rPr>
          <w:rFonts w:ascii="Fb Fontext" w:hAnsi="Fb Fontext"/>
          <w:rtl/>
        </w:rPr>
        <w:t>- מדעתה,</w:t>
      </w:r>
    </w:p>
    <w:p w14:paraId="7034F7A6" w14:textId="77777777" w:rsidR="00AB7D20" w:rsidRPr="00C35A2C" w:rsidRDefault="00AB7D20" w:rsidP="00FD0518">
      <w:pPr>
        <w:ind w:left="283" w:firstLine="57"/>
        <w:rPr>
          <w:rFonts w:ascii="Fb Fontext" w:hAnsi="Fb Fontext"/>
          <w:rtl/>
        </w:rPr>
      </w:pPr>
      <w:r w:rsidRPr="00224771">
        <w:rPr>
          <w:rFonts w:ascii="Fb Fontext" w:hAnsi="Fb Fontext" w:cs="PFT_Frank"/>
          <w:b/>
          <w:bCs/>
          <w:szCs w:val="14"/>
          <w:rtl/>
        </w:rPr>
        <w:t>אביה</w:t>
      </w:r>
      <w:r w:rsidRPr="00C35A2C">
        <w:rPr>
          <w:rFonts w:ascii="Fb Fontext" w:hAnsi="Fb Fontext"/>
          <w:rtl/>
        </w:rPr>
        <w:t xml:space="preserve"> </w:t>
      </w:r>
      <w:r w:rsidRPr="00BB540A">
        <w:rPr>
          <w:rStyle w:val="affffe"/>
          <w:rFonts w:hint="cs"/>
          <w:rtl/>
        </w:rPr>
        <w:t xml:space="preserve">- </w:t>
      </w:r>
      <w:r w:rsidRPr="00BB540A">
        <w:rPr>
          <w:rStyle w:val="affffe"/>
          <w:rtl/>
        </w:rPr>
        <w:t>אביי:</w:t>
      </w:r>
      <w:r w:rsidRPr="00C35A2C">
        <w:rPr>
          <w:rFonts w:ascii="Fb Fontext" w:hAnsi="Fb Fontext"/>
          <w:rtl/>
        </w:rPr>
        <w:t xml:space="preserve"> שלא יהא חוטא נשכר.</w:t>
      </w:r>
    </w:p>
    <w:p w14:paraId="1452D922" w14:textId="47177F52" w:rsidR="00AB7D20" w:rsidRPr="00FD0518" w:rsidRDefault="00AB7D20" w:rsidP="00FD0518">
      <w:pPr>
        <w:rPr>
          <w:rFonts w:ascii="Fb Fontext" w:hAnsi="Fb Fontext" w:cs="Guttman Vilna"/>
          <w:b/>
          <w:bCs/>
          <w:spacing w:val="-4"/>
          <w:sz w:val="32"/>
          <w:rtl/>
        </w:rPr>
      </w:pPr>
      <w:r w:rsidRPr="00FD0518">
        <w:rPr>
          <w:rStyle w:val="affffe"/>
          <w:spacing w:val="-4"/>
          <w:rtl/>
        </w:rPr>
        <w:lastRenderedPageBreak/>
        <w:t>רבא:</w:t>
      </w:r>
      <w:r w:rsidRPr="00FD0518">
        <w:rPr>
          <w:rFonts w:ascii="Fb Fontext" w:hAnsi="Fb Fontext"/>
          <w:spacing w:val="-4"/>
          <w:sz w:val="32"/>
          <w:rtl/>
        </w:rPr>
        <w:t xml:space="preserve"> ק"ו</w:t>
      </w:r>
      <w:r w:rsidRPr="00FD0518">
        <w:rPr>
          <w:rFonts w:ascii="Fb Fontext" w:hAnsi="Fb Fontext" w:hint="cs"/>
          <w:spacing w:val="-4"/>
          <w:sz w:val="32"/>
          <w:rtl/>
        </w:rPr>
        <w:t xml:space="preserve"> ממפתה דלא </w:t>
      </w:r>
      <w:r w:rsidRPr="00FD0518">
        <w:rPr>
          <w:rFonts w:ascii="Fb Fontext" w:hAnsi="Fb Fontext"/>
          <w:spacing w:val="-4"/>
          <w:sz w:val="32"/>
          <w:rtl/>
        </w:rPr>
        <w:t>עבר אלא ע"</w:t>
      </w:r>
      <w:r w:rsidRPr="00FD0518">
        <w:rPr>
          <w:rFonts w:ascii="Fb Fontext" w:hAnsi="Fb Fontext" w:hint="cs"/>
          <w:spacing w:val="-4"/>
          <w:sz w:val="32"/>
          <w:rtl/>
        </w:rPr>
        <w:t xml:space="preserve">ד </w:t>
      </w:r>
      <w:r w:rsidRPr="00FD0518">
        <w:rPr>
          <w:rFonts w:ascii="Fb Fontext" w:hAnsi="Fb Fontext"/>
          <w:spacing w:val="-4"/>
          <w:sz w:val="32"/>
          <w:rtl/>
        </w:rPr>
        <w:t>אביה בלבד, בין היא ובין אביה יכולין לעכב,</w:t>
      </w:r>
      <w:r w:rsidR="00FD0518" w:rsidRPr="00FD0518">
        <w:rPr>
          <w:rFonts w:ascii="Fb Fontext" w:hAnsi="Fb Fontext" w:hint="cs"/>
          <w:spacing w:val="-4"/>
          <w:sz w:val="32"/>
          <w:rtl/>
        </w:rPr>
        <w:t xml:space="preserve"> </w:t>
      </w:r>
      <w:r w:rsidRPr="00FD0518">
        <w:rPr>
          <w:rFonts w:ascii="Fb Fontext" w:hAnsi="Fb Fontext"/>
          <w:spacing w:val="-4"/>
          <w:sz w:val="32"/>
          <w:rtl/>
        </w:rPr>
        <w:t>אונס שעבר על דעת אביה וע"</w:t>
      </w:r>
      <w:r w:rsidRPr="00FD0518">
        <w:rPr>
          <w:rFonts w:ascii="Fb Fontext" w:hAnsi="Fb Fontext" w:hint="cs"/>
          <w:spacing w:val="-4"/>
          <w:sz w:val="32"/>
          <w:rtl/>
        </w:rPr>
        <w:t>ד</w:t>
      </w:r>
      <w:r w:rsidRPr="00FD0518">
        <w:rPr>
          <w:rFonts w:ascii="Fb Fontext" w:hAnsi="Fb Fontext"/>
          <w:spacing w:val="-4"/>
          <w:sz w:val="32"/>
          <w:rtl/>
        </w:rPr>
        <w:t xml:space="preserve"> עצמה </w:t>
      </w:r>
      <w:r w:rsidRPr="00FD0518">
        <w:rPr>
          <w:rFonts w:ascii="Fb Fontext" w:hAnsi="Fb Fontext" w:hint="cs"/>
          <w:spacing w:val="-4"/>
          <w:sz w:val="32"/>
          <w:rtl/>
        </w:rPr>
        <w:t>כ</w:t>
      </w:r>
      <w:r w:rsidRPr="00FD0518">
        <w:rPr>
          <w:rFonts w:ascii="Fb Fontext" w:hAnsi="Fb Fontext"/>
          <w:spacing w:val="-4"/>
          <w:sz w:val="32"/>
          <w:rtl/>
        </w:rPr>
        <w:t>"</w:t>
      </w:r>
      <w:r w:rsidRPr="00FD0518">
        <w:rPr>
          <w:rFonts w:ascii="Fb Fontext" w:hAnsi="Fb Fontext" w:hint="cs"/>
          <w:spacing w:val="-4"/>
          <w:sz w:val="32"/>
          <w:rtl/>
        </w:rPr>
        <w:t>ש</w:t>
      </w:r>
      <w:r w:rsidRPr="00FD0518">
        <w:rPr>
          <w:rFonts w:ascii="Fb Fontext" w:hAnsi="Fb Fontext"/>
          <w:spacing w:val="-4"/>
          <w:sz w:val="32"/>
          <w:rtl/>
        </w:rPr>
        <w:t>.</w:t>
      </w:r>
    </w:p>
    <w:p w14:paraId="49609969" w14:textId="77777777" w:rsidR="00AB7D20" w:rsidRPr="00C35A2C" w:rsidRDefault="00AB7D20" w:rsidP="00BB540A">
      <w:pPr>
        <w:ind w:firstLine="0"/>
        <w:rPr>
          <w:rFonts w:ascii="Fb Fontext" w:hAnsi="Fb Fontext" w:cs="Guttman Vilna"/>
          <w:b/>
          <w:bCs/>
          <w:sz w:val="32"/>
          <w:rtl/>
        </w:rPr>
      </w:pPr>
      <w:r w:rsidRPr="00BB540A">
        <w:rPr>
          <w:rStyle w:val="affffe"/>
          <w:rtl/>
        </w:rPr>
        <w:t>רבא לא אמר כאביי</w:t>
      </w:r>
      <w:r w:rsidRPr="00BB540A">
        <w:rPr>
          <w:rStyle w:val="affffe"/>
          <w:rFonts w:hint="cs"/>
          <w:rtl/>
        </w:rPr>
        <w:t>-</w:t>
      </w:r>
      <w:r w:rsidRPr="00C35A2C">
        <w:rPr>
          <w:rFonts w:ascii="Fb Fontext" w:hAnsi="Fb Fontext"/>
          <w:sz w:val="32"/>
          <w:rtl/>
        </w:rPr>
        <w:t xml:space="preserve"> כיון דמשלם קנס - לאו חוטא נשכר הוא.</w:t>
      </w:r>
    </w:p>
    <w:p w14:paraId="19EA237E" w14:textId="69E7B978" w:rsidR="00AB7D20" w:rsidRDefault="00AB7D20" w:rsidP="00BB540A">
      <w:pPr>
        <w:ind w:firstLine="0"/>
        <w:rPr>
          <w:rFonts w:ascii="Fb Fontext" w:hAnsi="Fb Fontext"/>
          <w:sz w:val="32"/>
          <w:rtl/>
        </w:rPr>
      </w:pPr>
      <w:r w:rsidRPr="00BB540A">
        <w:rPr>
          <w:rStyle w:val="affffe"/>
          <w:rtl/>
        </w:rPr>
        <w:t>אביי לא אמר כרבא</w:t>
      </w:r>
      <w:r w:rsidR="00FD0518">
        <w:rPr>
          <w:rStyle w:val="affffe"/>
          <w:rFonts w:hint="cs"/>
          <w:rtl/>
        </w:rPr>
        <w:t xml:space="preserve"> </w:t>
      </w:r>
      <w:r w:rsidRPr="00C35A2C">
        <w:rPr>
          <w:rFonts w:ascii="Fb Fontext" w:hAnsi="Fb Fontext"/>
          <w:sz w:val="32"/>
          <w:rtl/>
        </w:rPr>
        <w:t>מפתה ד</w:t>
      </w:r>
      <w:r>
        <w:rPr>
          <w:rFonts w:ascii="Fb Fontext" w:hAnsi="Fb Fontext" w:hint="cs"/>
          <w:sz w:val="32"/>
          <w:rtl/>
        </w:rPr>
        <w:t>הו</w:t>
      </w:r>
      <w:r w:rsidR="00FD0518">
        <w:rPr>
          <w:rFonts w:ascii="Fb Fontext" w:hAnsi="Fb Fontext" w:hint="cs"/>
          <w:sz w:val="32"/>
          <w:rtl/>
        </w:rPr>
        <w:t>א</w:t>
      </w:r>
      <w:r w:rsidRPr="00C35A2C">
        <w:rPr>
          <w:rFonts w:ascii="Fb Fontext" w:hAnsi="Fb Fontext"/>
          <w:sz w:val="32"/>
          <w:rtl/>
        </w:rPr>
        <w:t xml:space="preserve"> מצי מעכב אביה</w:t>
      </w:r>
      <w:r w:rsidR="00BB540A">
        <w:rPr>
          <w:rFonts w:ascii="Fb Fontext" w:hAnsi="Fb Fontext" w:hint="cs"/>
          <w:sz w:val="32"/>
          <w:rtl/>
        </w:rPr>
        <w:t xml:space="preserve"> גם</w:t>
      </w:r>
      <w:r w:rsidRPr="00C35A2C">
        <w:rPr>
          <w:rFonts w:ascii="Fb Fontext" w:hAnsi="Fb Fontext"/>
          <w:sz w:val="32"/>
          <w:rtl/>
        </w:rPr>
        <w:t xml:space="preserve"> מצי מעכב,</w:t>
      </w:r>
    </w:p>
    <w:p w14:paraId="46606427" w14:textId="5F699EBD" w:rsidR="00AB7D20" w:rsidRPr="00C35A2C" w:rsidRDefault="00AB7D20" w:rsidP="00AB7D20">
      <w:pPr>
        <w:rPr>
          <w:rFonts w:ascii="Fb Fontext" w:hAnsi="Fb Fontext" w:cs="Guttman Vilna"/>
          <w:b/>
          <w:bCs/>
          <w:rtl/>
        </w:rPr>
      </w:pPr>
      <w:r w:rsidRPr="00C35A2C">
        <w:rPr>
          <w:rFonts w:ascii="Fb Fontext" w:hAnsi="Fb Fontext" w:hint="cs"/>
          <w:rtl/>
        </w:rPr>
        <w:t xml:space="preserve">   </w:t>
      </w:r>
      <w:r w:rsidR="00FD0518">
        <w:rPr>
          <w:rFonts w:ascii="Fb Fontext" w:hAnsi="Fb Fontext"/>
          <w:rtl/>
        </w:rPr>
        <w:tab/>
      </w:r>
      <w:r w:rsidR="00FD0518">
        <w:rPr>
          <w:rFonts w:ascii="Fb Fontext" w:hAnsi="Fb Fontext"/>
          <w:rtl/>
        </w:rPr>
        <w:tab/>
      </w:r>
      <w:r w:rsidR="00FD0518">
        <w:rPr>
          <w:rFonts w:ascii="Fb Fontext" w:hAnsi="Fb Fontext"/>
          <w:rtl/>
        </w:rPr>
        <w:tab/>
      </w:r>
      <w:r w:rsidR="00FD0518">
        <w:rPr>
          <w:rFonts w:ascii="Fb Fontext" w:hAnsi="Fb Fontext"/>
          <w:rtl/>
        </w:rPr>
        <w:tab/>
      </w:r>
      <w:r w:rsidR="00FD0518">
        <w:rPr>
          <w:rFonts w:ascii="Fb Fontext" w:hAnsi="Fb Fontext"/>
          <w:rtl/>
        </w:rPr>
        <w:tab/>
      </w:r>
      <w:r w:rsidRPr="00C35A2C">
        <w:rPr>
          <w:rFonts w:ascii="Fb Fontext" w:hAnsi="Fb Fontext"/>
          <w:rtl/>
        </w:rPr>
        <w:t xml:space="preserve">אונס </w:t>
      </w:r>
      <w:r w:rsidRPr="00C35A2C">
        <w:rPr>
          <w:rFonts w:ascii="Fb Fontext" w:hAnsi="Fb Fontext" w:hint="cs"/>
          <w:rtl/>
        </w:rPr>
        <w:t>שאינו יכול</w:t>
      </w:r>
      <w:r w:rsidRPr="00C35A2C">
        <w:rPr>
          <w:rFonts w:ascii="Fb Fontext" w:hAnsi="Fb Fontext"/>
          <w:rtl/>
        </w:rPr>
        <w:t xml:space="preserve"> </w:t>
      </w:r>
      <w:r w:rsidRPr="00C35A2C">
        <w:rPr>
          <w:rFonts w:ascii="Fb Fontext" w:hAnsi="Fb Fontext" w:hint="cs"/>
          <w:rtl/>
        </w:rPr>
        <w:t>ל</w:t>
      </w:r>
      <w:r w:rsidRPr="00C35A2C">
        <w:rPr>
          <w:rFonts w:ascii="Fb Fontext" w:hAnsi="Fb Fontext"/>
          <w:rtl/>
        </w:rPr>
        <w:t xml:space="preserve">עכב - אביה </w:t>
      </w:r>
      <w:r w:rsidR="00BB540A">
        <w:rPr>
          <w:rFonts w:ascii="Fb Fontext" w:hAnsi="Fb Fontext" w:hint="cs"/>
          <w:rtl/>
        </w:rPr>
        <w:t>גם</w:t>
      </w:r>
      <w:r w:rsidRPr="00C35A2C">
        <w:rPr>
          <w:rFonts w:ascii="Fb Fontext" w:hAnsi="Fb Fontext"/>
          <w:rtl/>
        </w:rPr>
        <w:t xml:space="preserve"> לא מצי מעכב.</w:t>
      </w:r>
    </w:p>
    <w:p w14:paraId="7AEEFBAA" w14:textId="4A8BAB71" w:rsidR="00AB7D20" w:rsidRPr="00FD0518" w:rsidRDefault="00AB7D20" w:rsidP="00AB7D20">
      <w:pPr>
        <w:rPr>
          <w:rFonts w:ascii="Fb Fontext" w:hAnsi="Fb Fontext"/>
          <w:spacing w:val="-6"/>
          <w:rtl/>
        </w:rPr>
      </w:pPr>
      <w:r w:rsidRPr="00FD0518">
        <w:rPr>
          <w:rStyle w:val="affffe"/>
          <w:spacing w:val="-6"/>
          <w:rtl/>
        </w:rPr>
        <w:t xml:space="preserve">תניא אידך: </w:t>
      </w:r>
      <w:r w:rsidR="00BB540A" w:rsidRPr="00FD0518">
        <w:rPr>
          <w:rFonts w:ascii="Fb Fontext" w:hAnsi="Fb Fontext" w:hint="cs"/>
          <w:spacing w:val="-6"/>
          <w:sz w:val="32"/>
          <w:rtl/>
        </w:rPr>
        <w:t xml:space="preserve">אף </w:t>
      </w:r>
      <w:r w:rsidRPr="00FD0518">
        <w:rPr>
          <w:rFonts w:ascii="Fb Fontext" w:hAnsi="Fb Fontext"/>
          <w:spacing w:val="-6"/>
          <w:sz w:val="32"/>
          <w:rtl/>
        </w:rPr>
        <w:t>שאמרו אונס נותן מיד, כש</w:t>
      </w:r>
      <w:r w:rsidRPr="00FD0518">
        <w:rPr>
          <w:rFonts w:ascii="Fb Fontext" w:hAnsi="Fb Fontext" w:hint="cs"/>
          <w:spacing w:val="-6"/>
          <w:sz w:val="32"/>
          <w:rtl/>
        </w:rPr>
        <w:t>תצא היא</w:t>
      </w:r>
      <w:r w:rsidR="00FD0518" w:rsidRPr="00FD0518">
        <w:rPr>
          <w:rFonts w:ascii="Fb Fontext" w:hAnsi="Fb Fontext" w:hint="cs"/>
          <w:spacing w:val="-6"/>
          <w:sz w:val="32"/>
          <w:rtl/>
        </w:rPr>
        <w:t xml:space="preserve"> </w:t>
      </w:r>
      <w:r w:rsidRPr="00FD0518">
        <w:rPr>
          <w:rFonts w:ascii="Fb Fontext" w:hAnsi="Fb Fontext"/>
          <w:spacing w:val="-6"/>
          <w:sz w:val="32"/>
          <w:rtl/>
        </w:rPr>
        <w:t>אין לה עליו כלום.</w:t>
      </w:r>
    </w:p>
    <w:p w14:paraId="3D399E3F" w14:textId="77777777" w:rsidR="00AB7D20" w:rsidRPr="00C35A2C" w:rsidRDefault="00AB7D20" w:rsidP="00AB7D20">
      <w:pPr>
        <w:rPr>
          <w:rFonts w:ascii="Fb Fontext" w:hAnsi="Fb Fontext"/>
          <w:rtl/>
        </w:rPr>
      </w:pPr>
      <w:r w:rsidRPr="00C35A2C">
        <w:rPr>
          <w:rFonts w:ascii="Fb Fontext" w:hAnsi="Fb Fontext"/>
          <w:rtl/>
        </w:rPr>
        <w:t xml:space="preserve">מת - יצא כסף קנסה בכתובתה, </w:t>
      </w:r>
      <w:r w:rsidRPr="00C35A2C">
        <w:rPr>
          <w:rFonts w:ascii="Fb Fontext" w:hAnsi="Fb Fontext" w:hint="cs"/>
          <w:rtl/>
        </w:rPr>
        <w:t>|</w:t>
      </w:r>
      <w:r w:rsidRPr="00BB540A">
        <w:rPr>
          <w:rStyle w:val="affffe"/>
          <w:rFonts w:hint="cs"/>
          <w:rtl/>
        </w:rPr>
        <w:t xml:space="preserve"> </w:t>
      </w:r>
      <w:r w:rsidRPr="00BB540A">
        <w:rPr>
          <w:rStyle w:val="affffe"/>
          <w:rtl/>
        </w:rPr>
        <w:t>ר</w:t>
      </w:r>
      <w:r w:rsidRPr="00BB540A">
        <w:rPr>
          <w:rStyle w:val="affffe"/>
          <w:rFonts w:hint="cs"/>
          <w:rtl/>
        </w:rPr>
        <w:t>יבר</w:t>
      </w:r>
      <w:r w:rsidRPr="00BB540A">
        <w:rPr>
          <w:rStyle w:val="affffe"/>
          <w:rtl/>
        </w:rPr>
        <w:t>"</w:t>
      </w:r>
      <w:r w:rsidRPr="00BB540A">
        <w:rPr>
          <w:rStyle w:val="affffe"/>
          <w:rFonts w:hint="cs"/>
          <w:rtl/>
        </w:rPr>
        <w:t>י</w:t>
      </w:r>
      <w:r w:rsidRPr="00BB540A">
        <w:rPr>
          <w:rStyle w:val="affffe"/>
          <w:rtl/>
        </w:rPr>
        <w:t xml:space="preserve">: </w:t>
      </w:r>
      <w:r w:rsidRPr="00C35A2C">
        <w:rPr>
          <w:rFonts w:ascii="Fb Fontext" w:hAnsi="Fb Fontext"/>
          <w:rtl/>
        </w:rPr>
        <w:t>יש לה כתובה מנה.</w:t>
      </w:r>
    </w:p>
    <w:p w14:paraId="06F9F5BA" w14:textId="77777777" w:rsidR="00B0480B" w:rsidRDefault="00AB7D20" w:rsidP="00AB7D20">
      <w:pPr>
        <w:rPr>
          <w:rFonts w:ascii="Fb Fontext" w:hAnsi="Fb Fontext"/>
          <w:rtl/>
        </w:rPr>
      </w:pPr>
      <w:r w:rsidRPr="00BB540A">
        <w:rPr>
          <w:rStyle w:val="affffe"/>
          <w:rFonts w:hint="cs"/>
          <w:rtl/>
        </w:rPr>
        <w:t>ופליגי דרבנן ס</w:t>
      </w:r>
      <w:r w:rsidRPr="00BB540A">
        <w:rPr>
          <w:rStyle w:val="affffe"/>
          <w:rtl/>
        </w:rPr>
        <w:t>"</w:t>
      </w:r>
      <w:r w:rsidRPr="00BB540A">
        <w:rPr>
          <w:rStyle w:val="affffe"/>
          <w:rFonts w:hint="cs"/>
          <w:rtl/>
        </w:rPr>
        <w:t>ל</w:t>
      </w:r>
      <w:r w:rsidRPr="00BB540A">
        <w:rPr>
          <w:rStyle w:val="affffe"/>
          <w:rtl/>
        </w:rPr>
        <w:t xml:space="preserve">: </w:t>
      </w:r>
      <w:r w:rsidRPr="00C35A2C">
        <w:rPr>
          <w:rFonts w:ascii="Fb Fontext" w:hAnsi="Fb Fontext"/>
          <w:rtl/>
        </w:rPr>
        <w:t>טע</w:t>
      </w:r>
      <w:r w:rsidR="00B0480B">
        <w:rPr>
          <w:rFonts w:ascii="Fb Fontext" w:hAnsi="Fb Fontext" w:hint="cs"/>
          <w:rtl/>
        </w:rPr>
        <w:t xml:space="preserve">ם </w:t>
      </w:r>
      <w:r w:rsidRPr="00C35A2C">
        <w:rPr>
          <w:rFonts w:ascii="Fb Fontext" w:hAnsi="Fb Fontext"/>
          <w:rtl/>
        </w:rPr>
        <w:t>כתובה</w:t>
      </w:r>
      <w:r w:rsidRPr="00C35A2C">
        <w:rPr>
          <w:rFonts w:ascii="Fb Fontext" w:hAnsi="Fb Fontext" w:hint="cs"/>
          <w:rtl/>
        </w:rPr>
        <w:t xml:space="preserve"> </w:t>
      </w:r>
      <w:r w:rsidRPr="00C35A2C">
        <w:rPr>
          <w:rFonts w:ascii="Fb Fontext" w:hAnsi="Fb Fontext"/>
          <w:rtl/>
        </w:rPr>
        <w:t xml:space="preserve">שלא תהא קלה בעיניו להוציאה, </w:t>
      </w:r>
    </w:p>
    <w:p w14:paraId="6678A988" w14:textId="566BE0D7" w:rsidR="00AB7D20" w:rsidRPr="00C35A2C" w:rsidRDefault="00AB7D20" w:rsidP="00B0480B">
      <w:pPr>
        <w:ind w:left="793" w:firstLine="57"/>
        <w:rPr>
          <w:rFonts w:ascii="Fb Fontext" w:hAnsi="Fb Fontext"/>
          <w:rtl/>
        </w:rPr>
      </w:pPr>
      <w:r w:rsidRPr="00C35A2C">
        <w:rPr>
          <w:rFonts w:ascii="Fb Fontext" w:hAnsi="Fb Fontext"/>
          <w:rtl/>
        </w:rPr>
        <w:t xml:space="preserve">והא </w:t>
      </w:r>
      <w:r w:rsidR="00B0480B">
        <w:rPr>
          <w:rFonts w:ascii="Fb Fontext" w:hAnsi="Fb Fontext" w:hint="cs"/>
          <w:rtl/>
        </w:rPr>
        <w:t>אין יכול להוציאה</w:t>
      </w:r>
      <w:r w:rsidRPr="00C35A2C">
        <w:rPr>
          <w:rFonts w:ascii="Fb Fontext" w:hAnsi="Fb Fontext"/>
          <w:rtl/>
        </w:rPr>
        <w:t>.</w:t>
      </w:r>
    </w:p>
    <w:p w14:paraId="51596258" w14:textId="77777777" w:rsidR="00E268F4" w:rsidRDefault="00AB7D20" w:rsidP="00BB540A">
      <w:pPr>
        <w:rPr>
          <w:rFonts w:ascii="Fb Fontext" w:hAnsi="Fb Fontext"/>
          <w:rtl/>
        </w:rPr>
      </w:pPr>
      <w:r w:rsidRPr="00BB540A">
        <w:rPr>
          <w:rStyle w:val="affffe"/>
          <w:rFonts w:hint="cs"/>
          <w:rtl/>
        </w:rPr>
        <w:t>וריב</w:t>
      </w:r>
      <w:r w:rsidRPr="00BB540A">
        <w:rPr>
          <w:rStyle w:val="affffe"/>
          <w:rtl/>
        </w:rPr>
        <w:t>"</w:t>
      </w:r>
      <w:r w:rsidRPr="00BB540A">
        <w:rPr>
          <w:rStyle w:val="affffe"/>
          <w:rFonts w:hint="cs"/>
          <w:rtl/>
        </w:rPr>
        <w:t>י</w:t>
      </w:r>
      <w:r w:rsidRPr="00BB540A">
        <w:rPr>
          <w:rStyle w:val="affffe"/>
          <w:rtl/>
        </w:rPr>
        <w:t xml:space="preserve">: </w:t>
      </w:r>
      <w:r w:rsidRPr="00C35A2C">
        <w:rPr>
          <w:rFonts w:ascii="Fb Fontext" w:hAnsi="Fb Fontext"/>
          <w:rtl/>
        </w:rPr>
        <w:t xml:space="preserve">הא </w:t>
      </w:r>
      <w:r w:rsidR="00BB540A">
        <w:rPr>
          <w:rFonts w:ascii="Fb Fontext" w:hAnsi="Fb Fontext" w:hint="cs"/>
          <w:rtl/>
        </w:rPr>
        <w:t>גם</w:t>
      </w:r>
      <w:r w:rsidRPr="00C35A2C">
        <w:rPr>
          <w:rFonts w:ascii="Fb Fontext" w:hAnsi="Fb Fontext"/>
          <w:rtl/>
        </w:rPr>
        <w:t xml:space="preserve"> מצערה, עד דאמרה היא </w:t>
      </w:r>
      <w:r w:rsidR="00BB540A">
        <w:rPr>
          <w:rFonts w:ascii="Fb Fontext" w:hAnsi="Fb Fontext" w:hint="cs"/>
          <w:rtl/>
        </w:rPr>
        <w:t>איני רוצה בך</w:t>
      </w:r>
      <w:r w:rsidR="00E268F4">
        <w:rPr>
          <w:rFonts w:ascii="Fb Fontext" w:hAnsi="Fb Fontext" w:hint="cs"/>
          <w:rtl/>
        </w:rPr>
        <w:t>,</w:t>
      </w:r>
    </w:p>
    <w:p w14:paraId="076EEB6A" w14:textId="555FA568" w:rsidR="00AB7D20" w:rsidRPr="00C54C7E" w:rsidRDefault="00AB7D20" w:rsidP="00C54C7E">
      <w:pPr>
        <w:pStyle w:val="afffd"/>
        <w:rPr>
          <w:rtl/>
        </w:rPr>
      </w:pPr>
      <w:ins w:id="9849" w:author="מספור קטעי משנה" w:date="2026-10-06T06:45:30Z">
        <w:r>
          <w:rPr>
            <w:rStyle w:val="MisparKeta"/>
          </w:rPr>
          <w:t xml:space="preserve">ב. </w:t>
        </w:r>
      </w:ins>
      <w:bookmarkStart w:id="271" w:name="_Toc119353056"/>
      <w:r w:rsidRPr="00C54C7E">
        <w:rPr>
          <w:rtl/>
        </w:rPr>
        <w:t>אונס שותה בעציצו.</w:t>
      </w:r>
      <w:bookmarkEnd w:id="271"/>
    </w:p>
    <w:p w14:paraId="3FE6A920" w14:textId="40B486F2" w:rsidR="00AB7D20" w:rsidRDefault="00F30D6D" w:rsidP="006434FE">
      <w:pPr>
        <w:rPr>
          <w:rtl/>
        </w:rPr>
      </w:pPr>
      <w:r>
        <w:rPr>
          <w:rFonts w:ascii="Fb Fontext" w:hAnsi="Fb Fontext" w:hint="cs"/>
          <w:sz w:val="32"/>
          <w:rtl/>
        </w:rPr>
        <w:t>ו</w:t>
      </w:r>
      <w:r w:rsidR="00AB7D20" w:rsidRPr="00C35A2C">
        <w:rPr>
          <w:rFonts w:ascii="Fb Fontext" w:hAnsi="Fb Fontext" w:hint="cs"/>
          <w:sz w:val="32"/>
          <w:rtl/>
        </w:rPr>
        <w:t xml:space="preserve">לא גמרי' מהדדי </w:t>
      </w:r>
      <w:r w:rsidR="00AB7D20" w:rsidRPr="00AD1A41">
        <w:rPr>
          <w:rStyle w:val="affffa"/>
          <w:rFonts w:hint="cs"/>
          <w:rtl/>
        </w:rPr>
        <w:t>ד'</w:t>
      </w:r>
      <w:r w:rsidR="00AB7D20" w:rsidRPr="00AD1A41">
        <w:rPr>
          <w:rStyle w:val="affffa"/>
          <w:rtl/>
        </w:rPr>
        <w:t xml:space="preserve">מהר ימהרנה </w:t>
      </w:r>
      <w:r w:rsidR="00AB7D20" w:rsidRPr="00B0480B">
        <w:rPr>
          <w:rStyle w:val="affffa"/>
          <w:b/>
          <w:bCs/>
          <w:rtl/>
        </w:rPr>
        <w:t>לו</w:t>
      </w:r>
      <w:r w:rsidR="00AB7D20" w:rsidRPr="00AD1A41">
        <w:rPr>
          <w:rStyle w:val="affffa"/>
          <w:rtl/>
        </w:rPr>
        <w:t xml:space="preserve"> לאשה</w:t>
      </w:r>
      <w:r w:rsidR="00AB7D20" w:rsidRPr="00AD1A41">
        <w:rPr>
          <w:rStyle w:val="affffa"/>
          <w:rFonts w:hint="cs"/>
          <w:rtl/>
        </w:rPr>
        <w:t>'</w:t>
      </w:r>
      <w:r w:rsidR="00AB7D20" w:rsidRPr="00AD1A41">
        <w:rPr>
          <w:rStyle w:val="affffa"/>
          <w:rtl/>
        </w:rPr>
        <w:t>,</w:t>
      </w:r>
      <w:r w:rsidR="00AB7D20" w:rsidRPr="00C35A2C">
        <w:rPr>
          <w:rFonts w:ascii="Fb Fontext" w:hAnsi="Fb Fontext"/>
          <w:sz w:val="32"/>
          <w:rtl/>
        </w:rPr>
        <w:t>- מדעתו.</w:t>
      </w:r>
    </w:p>
    <w:p w14:paraId="0EF3122F" w14:textId="77777777" w:rsidR="00AB7D20" w:rsidRPr="00C35A2C" w:rsidRDefault="00AB7D20" w:rsidP="00E26091">
      <w:pPr>
        <w:pStyle w:val="afff"/>
        <w:framePr w:wrap="around"/>
        <w:rPr>
          <w:rtl/>
        </w:rPr>
      </w:pPr>
      <w:bookmarkStart w:id="272" w:name="_Toc119353057"/>
      <w:r w:rsidRPr="00C35A2C">
        <w:rPr>
          <w:rFonts w:hint="cs"/>
          <w:rtl/>
        </w:rPr>
        <w:t>מ.</w:t>
      </w:r>
      <w:bookmarkEnd w:id="272"/>
    </w:p>
    <w:p w14:paraId="1E0D5B96" w14:textId="77777777" w:rsidR="00AB7D20" w:rsidRPr="00985BE4" w:rsidRDefault="00AB7D20" w:rsidP="00985BE4">
      <w:pPr>
        <w:pStyle w:val="afffd"/>
        <w:rPr>
          <w:rtl/>
        </w:rPr>
      </w:pPr>
      <w:ins w:id="9850" w:author="מספור קטעי משנה" w:date="2026-10-06T06:45:30Z">
        <w:r>
          <w:rPr>
            <w:rStyle w:val="MisparKeta"/>
          </w:rPr>
          <w:t xml:space="preserve">א. </w:t>
        </w:r>
      </w:ins>
      <w:bookmarkStart w:id="273" w:name="_Toc119353058"/>
      <w:r w:rsidRPr="00985BE4">
        <w:rPr>
          <w:rtl/>
        </w:rPr>
        <w:t>כיצד שותה בעציצו כו'.</w:t>
      </w:r>
      <w:bookmarkEnd w:id="273"/>
    </w:p>
    <w:p w14:paraId="184FB713" w14:textId="7E018764" w:rsidR="00985BE4" w:rsidRDefault="00985BE4" w:rsidP="00AB7D20">
      <w:pPr>
        <w:rPr>
          <w:rFonts w:ascii="Fb Fontext" w:hAnsi="Fb Fontext"/>
          <w:rtl/>
        </w:rPr>
      </w:pPr>
      <w:r>
        <w:rPr>
          <w:rFonts w:ascii="Fb Fontext" w:hAnsi="Fb Fontext" w:hint="cs"/>
          <w:rtl/>
        </w:rPr>
        <w:t>לא דוחה ל</w:t>
      </w:r>
      <w:r w:rsidR="002B7BCC">
        <w:rPr>
          <w:rFonts w:ascii="Fb Fontext" w:hAnsi="Fb Fontext"/>
          <w:rtl/>
        </w:rPr>
        <w:t>"</w:t>
      </w:r>
      <w:r>
        <w:rPr>
          <w:rFonts w:ascii="Fb Fontext" w:hAnsi="Fb Fontext" w:hint="cs"/>
          <w:rtl/>
        </w:rPr>
        <w:t>ת דרק במקום דא</w:t>
      </w:r>
      <w:r w:rsidR="002B7BCC">
        <w:rPr>
          <w:rFonts w:ascii="Fb Fontext" w:hAnsi="Fb Fontext"/>
          <w:rtl/>
        </w:rPr>
        <w:t>"</w:t>
      </w:r>
      <w:r>
        <w:rPr>
          <w:rFonts w:ascii="Fb Fontext" w:hAnsi="Fb Fontext" w:hint="cs"/>
          <w:rtl/>
        </w:rPr>
        <w:t>א לקיים העשה כמילה בצרעת</w:t>
      </w:r>
    </w:p>
    <w:p w14:paraId="08E2ACD0" w14:textId="4DA17B70" w:rsidR="00AB7D20" w:rsidRDefault="00AB7D20" w:rsidP="00985BE4">
      <w:pPr>
        <w:rPr>
          <w:rFonts w:ascii="Fb Fontext" w:hAnsi="Fb Fontext"/>
          <w:rtl/>
        </w:rPr>
      </w:pPr>
      <w:r w:rsidRPr="00C35A2C">
        <w:rPr>
          <w:rFonts w:ascii="Fb Fontext" w:hAnsi="Fb Fontext" w:hint="cs"/>
          <w:rtl/>
        </w:rPr>
        <w:t xml:space="preserve">אבל </w:t>
      </w:r>
      <w:r w:rsidR="00985BE4">
        <w:rPr>
          <w:rFonts w:ascii="Fb Fontext" w:hAnsi="Fb Fontext" w:hint="cs"/>
          <w:rtl/>
        </w:rPr>
        <w:t>כאן</w:t>
      </w:r>
      <w:r w:rsidRPr="00C35A2C">
        <w:rPr>
          <w:rFonts w:ascii="Fb Fontext" w:hAnsi="Fb Fontext" w:hint="cs"/>
          <w:rtl/>
        </w:rPr>
        <w:t xml:space="preserve"> אי אמרה לא בעינא</w:t>
      </w:r>
      <w:r w:rsidR="00985BE4">
        <w:rPr>
          <w:rFonts w:ascii="Fb Fontext" w:hAnsi="Fb Fontext" w:hint="cs"/>
          <w:rtl/>
        </w:rPr>
        <w:t xml:space="preserve">, אין </w:t>
      </w:r>
      <w:r w:rsidRPr="00C35A2C">
        <w:rPr>
          <w:rFonts w:ascii="Fb Fontext" w:hAnsi="Fb Fontext" w:hint="cs"/>
          <w:rtl/>
        </w:rPr>
        <w:t>לעשה כלל</w:t>
      </w:r>
      <w:r w:rsidR="00502266">
        <w:rPr>
          <w:rFonts w:ascii="Fb Fontext" w:hAnsi="Fb Fontext" w:hint="cs"/>
          <w:rtl/>
        </w:rPr>
        <w:t>,</w:t>
      </w:r>
    </w:p>
    <w:p>
      <w:pPr>
        <w:pStyle w:val="MishnaBatzad"/>
        <w:rPr>
          <w:ins w:id="20406" w:author="קלוד" w:date="2026-10-06T10:09:07Z"/>
        </w:rPr>
      </w:pPr>
      <w:ins w:id="20405" w:author="קלוד" w:date="2026-10-06T10:09:07Z">
        <w:r>
          <w:t xml:space="preserve">משנה ו</w:t>
        </w:r>
      </w:ins>
    </w:p>
    <w:p w14:paraId="6BA51381" w14:textId="7784B28C" w:rsidR="00985BE4" w:rsidRDefault="00AB7D20" w:rsidP="00985BE4">
      <w:pPr>
        <w:pStyle w:val="afff5"/>
        <w:jc w:val="center"/>
        <w:rPr>
          <w:b/>
          <w:rtl/>
        </w:rPr>
      </w:pPr>
      <w:bookmarkStart w:id="274" w:name="_Toc119353059"/>
      <w:r w:rsidRPr="00B0480B">
        <w:rPr>
          <w:rStyle w:val="afffff5"/>
          <w:rtl/>
        </w:rPr>
        <w:t>יתומה שנתארסה ונתגרשה</w:t>
      </w:r>
      <w:bookmarkEnd w:id="274"/>
      <w:r w:rsidRPr="005C0FF9">
        <w:rPr>
          <w:b/>
          <w:rtl/>
        </w:rPr>
        <w:t>,</w:t>
      </w:r>
    </w:p>
    <w:p w14:paraId="64F54A09" w14:textId="13BF8D29" w:rsidR="00AB7D20" w:rsidRPr="005C0FF9" w:rsidRDefault="00AB7D20" w:rsidP="00AB7D20">
      <w:pPr>
        <w:pStyle w:val="afff5"/>
        <w:rPr>
          <w:b/>
          <w:rtl/>
        </w:rPr>
      </w:pPr>
      <w:r w:rsidRPr="00985BE4">
        <w:rPr>
          <w:rStyle w:val="TanaimMishna"/>
          <w:rtl/>
          <w:rPrChange w:id="20080" w:author="קלוד" w:date="2026-10-06T10:09:07Z">
            <w:rPr>
              <w:rStyle w:val="affffe"/>
              <w:rtl/>
            </w:rPr>
          </w:rPrChange>
        </w:rPr>
        <w:t>ר</w:t>
      </w:r>
      <w:r w:rsidR="00985BE4">
        <w:rPr>
          <w:rStyle w:val="TanaimMishna"/>
          <w:rFonts w:hint="cs"/>
          <w:rtl/>
          <w:rPrChange w:id="20081" w:author="קלוד" w:date="2026-10-06T10:09:07Z">
            <w:rPr>
              <w:rStyle w:val="affffe"/>
              <w:rFonts w:hint="cs"/>
              <w:rtl/>
            </w:rPr>
          </w:rPrChange>
        </w:rPr>
        <w:t>"א</w:t>
      </w:r>
      <w:r w:rsidRPr="00985BE4">
        <w:rPr>
          <w:rStyle w:val="TanaimMishna"/>
          <w:rtl/>
          <w:rPrChange w:id="20082" w:author="קלוד" w:date="2026-10-06T10:09:07Z">
            <w:rPr>
              <w:rStyle w:val="affffe"/>
              <w:rtl/>
            </w:rPr>
          </w:rPrChange>
        </w:rPr>
        <w:t>:</w:t>
      </w:r>
      <w:r w:rsidRPr="005C0FF9">
        <w:rPr>
          <w:b/>
          <w:rtl/>
        </w:rPr>
        <w:t xml:space="preserve"> האונס - חייב, והמפתה - פטור.</w:t>
      </w:r>
    </w:p>
    <w:p w14:paraId="1F23EC67" w14:textId="37E4C8B2" w:rsidR="00AB7D20" w:rsidRPr="00C35A2C" w:rsidRDefault="00AB7D20" w:rsidP="00AB7D20">
      <w:pPr>
        <w:rPr>
          <w:rFonts w:ascii="Fb Fontext" w:hAnsi="Fb Fontext"/>
          <w:rtl/>
        </w:rPr>
      </w:pPr>
      <w:r w:rsidRPr="00985BE4">
        <w:rPr>
          <w:rStyle w:val="affffe"/>
          <w:rFonts w:hint="cs"/>
          <w:rtl/>
        </w:rPr>
        <w:t>מרי</w:t>
      </w:r>
      <w:r w:rsidRPr="00985BE4">
        <w:rPr>
          <w:rStyle w:val="affffe"/>
          <w:rtl/>
        </w:rPr>
        <w:t>"</w:t>
      </w:r>
      <w:r w:rsidRPr="00985BE4">
        <w:rPr>
          <w:rStyle w:val="affffe"/>
          <w:rFonts w:hint="cs"/>
          <w:rtl/>
        </w:rPr>
        <w:t>ו</w:t>
      </w:r>
      <w:r w:rsidRPr="00985BE4">
        <w:rPr>
          <w:rStyle w:val="affffe"/>
          <w:rtl/>
        </w:rPr>
        <w:t>:</w:t>
      </w:r>
      <w:r w:rsidRPr="00C35A2C">
        <w:rPr>
          <w:rFonts w:ascii="Fb Fontext" w:hAnsi="Fb Fontext"/>
          <w:sz w:val="32"/>
          <w:rtl/>
        </w:rPr>
        <w:t xml:space="preserve"> </w:t>
      </w:r>
      <w:r w:rsidRPr="00985BE4">
        <w:rPr>
          <w:rStyle w:val="affffe"/>
          <w:rtl/>
        </w:rPr>
        <w:t>ר"א בשיטת ר"ע</w:t>
      </w:r>
      <w:r w:rsidRPr="00C35A2C">
        <w:rPr>
          <w:rFonts w:ascii="Fb Fontext" w:hAnsi="Fb Fontext"/>
          <w:sz w:val="32"/>
          <w:rtl/>
        </w:rPr>
        <w:t xml:space="preserve"> רבו אמרה, דיש לה קנס וקנסה לעצמה.</w:t>
      </w:r>
    </w:p>
    <w:p w14:paraId="7565F200" w14:textId="77777777" w:rsidR="00985BE4" w:rsidRDefault="00AB7D20" w:rsidP="00985BE4">
      <w:pPr>
        <w:pStyle w:val="afffd"/>
        <w:rPr>
          <w:rtl/>
        </w:rPr>
      </w:pPr>
      <w:ins w:id="9852" w:author="מספור קטעי משנה" w:date="2026-10-06T06:45:30Z">
        <w:r>
          <w:rPr>
            <w:rStyle w:val="MisparKeta"/>
          </w:rPr>
          <w:t xml:space="preserve">ב. </w:t>
        </w:r>
      </w:ins>
      <w:bookmarkStart w:id="275" w:name="_Toc119353060"/>
      <w:r w:rsidRPr="00F71179">
        <w:rPr>
          <w:rtl/>
        </w:rPr>
        <w:t>ר"א: האונס חייב, והמפתה</w:t>
      </w:r>
      <w:r w:rsidRPr="00F71179">
        <w:rPr>
          <w:rFonts w:hint="cs"/>
          <w:rtl/>
        </w:rPr>
        <w:t xml:space="preserve"> </w:t>
      </w:r>
      <w:r w:rsidRPr="00F71179">
        <w:rPr>
          <w:rtl/>
        </w:rPr>
        <w:t>פטור</w:t>
      </w:r>
      <w:bookmarkEnd w:id="275"/>
    </w:p>
    <w:p w14:paraId="31D4BB79" w14:textId="6BE11D98" w:rsidR="00AB7D20" w:rsidRPr="00B0480B" w:rsidRDefault="00AB7D20" w:rsidP="00985BE4">
      <w:pPr>
        <w:rPr>
          <w:rtl/>
        </w:rPr>
      </w:pPr>
      <w:r w:rsidRPr="00B0480B">
        <w:rPr>
          <w:rFonts w:hint="cs"/>
          <w:rtl/>
        </w:rPr>
        <w:t>ד</w:t>
      </w:r>
      <w:r w:rsidRPr="00B0480B">
        <w:rPr>
          <w:rtl/>
        </w:rPr>
        <w:t>נערה שנתארסה ונתגרשה כיתומה</w:t>
      </w:r>
      <w:r w:rsidR="00985BE4" w:rsidRPr="00B0480B">
        <w:rPr>
          <w:rFonts w:hint="cs"/>
          <w:rtl/>
        </w:rPr>
        <w:t xml:space="preserve"> שלעצמה </w:t>
      </w:r>
      <w:r w:rsidRPr="00B0480B">
        <w:rPr>
          <w:rFonts w:hint="cs"/>
          <w:rtl/>
        </w:rPr>
        <w:t>ומדמחלה פטו</w:t>
      </w:r>
      <w:r w:rsidR="00B0480B">
        <w:rPr>
          <w:rFonts w:hint="cs"/>
          <w:rtl/>
        </w:rPr>
        <w:t>ר</w:t>
      </w:r>
    </w:p>
    <w:p w14:paraId="4928CF4C" w14:textId="11448015" w:rsidR="00AB7D20" w:rsidRPr="00C35A2C" w:rsidRDefault="00AB7D20" w:rsidP="00AB7D20">
      <w:pPr>
        <w:rPr>
          <w:rtl/>
        </w:rPr>
      </w:pPr>
      <w:r w:rsidRPr="00985BE4">
        <w:rPr>
          <w:rStyle w:val="affffe"/>
          <w:rFonts w:hint="cs"/>
          <w:rtl/>
        </w:rPr>
        <w:t>מ</w:t>
      </w:r>
      <w:r w:rsidRPr="00985BE4">
        <w:rPr>
          <w:rStyle w:val="affffe"/>
          <w:rtl/>
        </w:rPr>
        <w:t>רב:</w:t>
      </w:r>
      <w:r w:rsidRPr="00C35A2C">
        <w:rPr>
          <w:rtl/>
        </w:rPr>
        <w:t xml:space="preserve"> הלכה כר' אלעזר.</w:t>
      </w:r>
      <w:r w:rsidRPr="00C35A2C">
        <w:rPr>
          <w:rFonts w:hint="cs"/>
          <w:rtl/>
        </w:rPr>
        <w:t xml:space="preserve"> וקרי עליה</w:t>
      </w:r>
      <w:r w:rsidRPr="00AD1A41">
        <w:rPr>
          <w:rStyle w:val="affffa"/>
          <w:rFonts w:hint="cs"/>
          <w:rtl/>
        </w:rPr>
        <w:t xml:space="preserve"> </w:t>
      </w:r>
      <w:r w:rsidRPr="00C82BF7">
        <w:rPr>
          <w:rFonts w:hint="cs"/>
          <w:rtl/>
        </w:rPr>
        <w:t>'</w:t>
      </w:r>
      <w:r w:rsidRPr="00C82BF7">
        <w:rPr>
          <w:rtl/>
        </w:rPr>
        <w:t>טובינא דחכימי</w:t>
      </w:r>
      <w:r w:rsidRPr="00C82BF7">
        <w:rPr>
          <w:rFonts w:hint="cs"/>
          <w:rtl/>
        </w:rPr>
        <w:t>'</w:t>
      </w:r>
      <w:r w:rsidRPr="00C82BF7">
        <w:rPr>
          <w:rtl/>
        </w:rPr>
        <w:t>.</w:t>
      </w:r>
    </w:p>
    <w:p w14:paraId="3DA5753F" w14:textId="732A892E" w:rsidR="00AB7D20" w:rsidRDefault="00AB7D20" w:rsidP="003156E1">
      <w:pPr>
        <w:pStyle w:val="aff9"/>
        <w:rPr>
          <w:rtl/>
        </w:rPr>
      </w:pPr>
      <w:r w:rsidRPr="003156E1">
        <w:rPr>
          <w:rFonts w:hint="cs"/>
          <w:rtl/>
        </w:rPr>
        <w:t>׹</w:t>
      </w:r>
      <w:r w:rsidR="0028536C">
        <w:rPr>
          <w:rtl/>
        </w:rPr>
        <w:br/>
      </w:r>
    </w:p>
    <w:p>
      <w:pPr>
        <w:pStyle w:val="MishnaBatzad"/>
        <w:rPr>
          <w:ins w:id="20408" w:author="קלוד" w:date="2026-10-06T10:09:07Z"/>
        </w:rPr>
      </w:pPr>
      <w:ins w:id="20407" w:author="קלוד" w:date="2026-10-06T10:09:07Z">
        <w:r>
          <w:t xml:space="preserve">משנה ז</w:t>
        </w:r>
      </w:ins>
    </w:p>
    <w:p w14:paraId="1726372C" w14:textId="77777777" w:rsidR="00AB7D20" w:rsidRPr="00C54C7E" w:rsidRDefault="00AB7D20" w:rsidP="00703FFA">
      <w:pPr>
        <w:pStyle w:val="afff5"/>
        <w:rPr>
          <w:rtl/>
        </w:rPr>
      </w:pPr>
      <w:bookmarkStart w:id="276" w:name="_Toc119353061"/>
      <w:r w:rsidRPr="00B0480B">
        <w:rPr>
          <w:rStyle w:val="afffff5"/>
          <w:rtl/>
        </w:rPr>
        <w:lastRenderedPageBreak/>
        <w:t>איזהו בושת?</w:t>
      </w:r>
      <w:bookmarkEnd w:id="276"/>
      <w:r w:rsidRPr="00B0480B">
        <w:rPr>
          <w:rStyle w:val="afffff5"/>
          <w:rtl/>
        </w:rPr>
        <w:t xml:space="preserve"> </w:t>
      </w:r>
      <w:r w:rsidRPr="00C54C7E">
        <w:rPr>
          <w:rtl/>
        </w:rPr>
        <w:t>הכל לפי המבייש והמתבייש.</w:t>
      </w:r>
    </w:p>
    <w:p w14:paraId="4B4B5033" w14:textId="1DA0DF0E" w:rsidR="00E268F4" w:rsidRDefault="00AB7D20" w:rsidP="00703FFA">
      <w:pPr>
        <w:pStyle w:val="afff5"/>
        <w:rPr>
          <w:rtl/>
        </w:rPr>
      </w:pPr>
      <w:bookmarkStart w:id="277" w:name="_Toc119353062"/>
      <w:r w:rsidRPr="00B0480B">
        <w:rPr>
          <w:rStyle w:val="afffff5"/>
          <w:rtl/>
        </w:rPr>
        <w:t>פגם</w:t>
      </w:r>
      <w:bookmarkEnd w:id="277"/>
      <w:r w:rsidRPr="00B0480B">
        <w:rPr>
          <w:rStyle w:val="afffff5"/>
          <w:rtl/>
        </w:rPr>
        <w:t xml:space="preserve"> </w:t>
      </w:r>
      <w:r w:rsidRPr="00C54C7E">
        <w:rPr>
          <w:rtl/>
        </w:rPr>
        <w:t>- רואין אותה כאילו היא שפחה נמכרת בשוק</w:t>
      </w:r>
      <w:r w:rsidR="00E268F4">
        <w:rPr>
          <w:rtl/>
        </w:rPr>
        <w:t>,</w:t>
      </w:r>
    </w:p>
    <w:p w14:paraId="301F52D3" w14:textId="6D1EA275" w:rsidR="00AB7D20" w:rsidRPr="00C54C7E" w:rsidRDefault="00502266" w:rsidP="00703FFA">
      <w:pPr>
        <w:pStyle w:val="afff5"/>
        <w:rPr>
          <w:rtl/>
        </w:rPr>
      </w:pPr>
      <w:r>
        <w:rPr>
          <w:rFonts w:hint="cs"/>
          <w:rtl/>
        </w:rPr>
        <w:t xml:space="preserve"> </w:t>
      </w:r>
      <w:r>
        <w:rPr>
          <w:rtl/>
        </w:rPr>
        <w:tab/>
      </w:r>
      <w:r>
        <w:rPr>
          <w:rtl/>
        </w:rPr>
        <w:tab/>
      </w:r>
      <w:r>
        <w:rPr>
          <w:rtl/>
        </w:rPr>
        <w:tab/>
      </w:r>
      <w:r w:rsidR="00AB7D20" w:rsidRPr="00C54C7E">
        <w:rPr>
          <w:rtl/>
        </w:rPr>
        <w:t>כמה היתה יפה וכמה היא יפה.</w:t>
      </w:r>
    </w:p>
    <w:p w14:paraId="71477D5C" w14:textId="3E5DC1DE" w:rsidR="00AB7D20" w:rsidRDefault="00AB7D20" w:rsidP="00703FFA">
      <w:pPr>
        <w:pStyle w:val="afff5"/>
        <w:rPr>
          <w:rtl/>
        </w:rPr>
      </w:pPr>
      <w:bookmarkStart w:id="278" w:name="_Toc119353063"/>
      <w:r w:rsidRPr="00B0480B">
        <w:rPr>
          <w:rStyle w:val="afffff5"/>
          <w:rtl/>
        </w:rPr>
        <w:t>קנס</w:t>
      </w:r>
      <w:bookmarkEnd w:id="278"/>
      <w:r w:rsidRPr="00B0480B">
        <w:rPr>
          <w:rStyle w:val="afffff5"/>
          <w:rtl/>
        </w:rPr>
        <w:t xml:space="preserve"> </w:t>
      </w:r>
      <w:r w:rsidR="00985BE4">
        <w:rPr>
          <w:rFonts w:hint="cs"/>
          <w:rtl/>
        </w:rPr>
        <w:t>[וכל שיש לו קצבה מן התורה]</w:t>
      </w:r>
      <w:r w:rsidRPr="00985BE4">
        <w:rPr>
          <w:rtl/>
        </w:rPr>
        <w:t>- שוה בכל אדם.</w:t>
      </w:r>
    </w:p>
    <w:p w14:paraId="5EA11EEB" w14:textId="77777777" w:rsidR="00AB7D20" w:rsidRPr="00C35A2C" w:rsidRDefault="00AB7D20" w:rsidP="00E26091">
      <w:pPr>
        <w:pStyle w:val="afff"/>
        <w:framePr w:wrap="around"/>
        <w:rPr>
          <w:rtl/>
        </w:rPr>
      </w:pPr>
      <w:bookmarkStart w:id="279" w:name="_Toc119353064"/>
      <w:r w:rsidRPr="00C35A2C">
        <w:rPr>
          <w:rFonts w:hint="cs"/>
          <w:rtl/>
        </w:rPr>
        <w:t>מ:</w:t>
      </w:r>
      <w:bookmarkEnd w:id="279"/>
    </w:p>
    <w:p w14:paraId="662BF7CF" w14:textId="5D7FE89A" w:rsidR="00AB7D20" w:rsidRDefault="00AB7D20" w:rsidP="00B0480B">
      <w:pPr>
        <w:jc w:val="center"/>
        <w:rPr>
          <w:rFonts w:ascii="Fb Fontext" w:hAnsi="Fb Fontext"/>
          <w:sz w:val="32"/>
          <w:rtl/>
        </w:rPr>
      </w:pPr>
      <w:bookmarkStart w:id="280" w:name="_Toc119353065"/>
      <w:r w:rsidRPr="00B0480B">
        <w:rPr>
          <w:rStyle w:val="affffc"/>
          <w:rFonts w:hint="cs"/>
          <w:rtl/>
        </w:rPr>
        <w:t xml:space="preserve">ולא חמישים סלעים לכל </w:t>
      </w:r>
      <w:r w:rsidR="00B0480B" w:rsidRPr="00B0480B">
        <w:rPr>
          <w:rStyle w:val="affffc"/>
          <w:rFonts w:hint="cs"/>
          <w:rtl/>
        </w:rPr>
        <w:t>דבר</w:t>
      </w:r>
      <w:bookmarkEnd w:id="280"/>
      <w:r w:rsidR="00502266">
        <w:rPr>
          <w:rFonts w:ascii="Fb Fontext" w:hAnsi="Fb Fontext" w:hint="cs"/>
          <w:sz w:val="32"/>
          <w:rtl/>
        </w:rPr>
        <w:t>,</w:t>
      </w:r>
    </w:p>
    <w:p w14:paraId="3FCEA341" w14:textId="0BCEACE8" w:rsidR="00AB7D20" w:rsidRPr="00FD0518" w:rsidRDefault="00985BE4" w:rsidP="00AB7D20">
      <w:pPr>
        <w:rPr>
          <w:rFonts w:ascii="Fb Fontext" w:hAnsi="Fb Fontext"/>
          <w:spacing w:val="-4"/>
          <w:rtl/>
        </w:rPr>
      </w:pPr>
      <w:r w:rsidRPr="00FD0518">
        <w:rPr>
          <w:rStyle w:val="affffe"/>
          <w:rFonts w:hint="cs"/>
          <w:spacing w:val="-4"/>
          <w:rtl/>
        </w:rPr>
        <w:t xml:space="preserve">לא </w:t>
      </w:r>
      <w:r w:rsidRPr="00FD0518">
        <w:rPr>
          <w:rFonts w:ascii="Fb Fontext" w:hAnsi="Fb Fontext" w:hint="cs"/>
          <w:spacing w:val="-4"/>
          <w:rtl/>
        </w:rPr>
        <w:t xml:space="preserve">שיאמרו </w:t>
      </w:r>
      <w:r w:rsidR="00AB7D20" w:rsidRPr="00FD0518">
        <w:rPr>
          <w:rFonts w:ascii="Fb Fontext" w:hAnsi="Fb Fontext"/>
          <w:spacing w:val="-4"/>
          <w:rtl/>
        </w:rPr>
        <w:t xml:space="preserve">בעל בת מלכים </w:t>
      </w:r>
      <w:r w:rsidRPr="00FD0518">
        <w:rPr>
          <w:rFonts w:ascii="Fb Fontext" w:hAnsi="Fb Fontext" w:hint="cs"/>
          <w:spacing w:val="-4"/>
          <w:rtl/>
        </w:rPr>
        <w:t xml:space="preserve">או </w:t>
      </w:r>
      <w:r w:rsidR="00AB7D20" w:rsidRPr="00FD0518">
        <w:rPr>
          <w:rFonts w:ascii="Fb Fontext" w:hAnsi="Fb Fontext"/>
          <w:spacing w:val="-4"/>
          <w:rtl/>
        </w:rPr>
        <w:t>בת הדיוטות חמשים</w:t>
      </w:r>
      <w:r w:rsidR="00AB7D20" w:rsidRPr="00FD0518">
        <w:rPr>
          <w:rFonts w:ascii="Fb Fontext" w:hAnsi="Fb Fontext" w:hint="cs"/>
          <w:spacing w:val="-4"/>
          <w:rtl/>
        </w:rPr>
        <w:t xml:space="preserve"> דא</w:t>
      </w:r>
      <w:r w:rsidR="00AB7D20" w:rsidRPr="00FD0518">
        <w:rPr>
          <w:rFonts w:ascii="Fb Fontext" w:hAnsi="Fb Fontext"/>
          <w:spacing w:val="-4"/>
          <w:rtl/>
        </w:rPr>
        <w:t>"</w:t>
      </w:r>
      <w:r w:rsidR="00AB7D20" w:rsidRPr="00FD0518">
        <w:rPr>
          <w:rFonts w:ascii="Fb Fontext" w:hAnsi="Fb Fontext" w:hint="cs"/>
          <w:spacing w:val="-4"/>
          <w:rtl/>
        </w:rPr>
        <w:t xml:space="preserve">ה גבי </w:t>
      </w:r>
      <w:r w:rsidR="00287D14" w:rsidRPr="00FD0518">
        <w:rPr>
          <w:rFonts w:ascii="Fb Fontext" w:hAnsi="Fb Fontext" w:hint="cs"/>
          <w:spacing w:val="-4"/>
          <w:rtl/>
        </w:rPr>
        <w:t>גם</w:t>
      </w:r>
    </w:p>
    <w:p w14:paraId="079F204D" w14:textId="119F6A92" w:rsidR="00B0480B" w:rsidRDefault="00985BE4" w:rsidP="00AB7D20">
      <w:pPr>
        <w:rPr>
          <w:rtl/>
        </w:rPr>
      </w:pPr>
      <w:r w:rsidRPr="00B0480B">
        <w:rPr>
          <w:rStyle w:val="affffe"/>
          <w:rFonts w:hint="cs"/>
          <w:rtl/>
        </w:rPr>
        <w:t>ולא מצד</w:t>
      </w:r>
      <w:r w:rsidR="00AB7D20" w:rsidRPr="00B0480B">
        <w:rPr>
          <w:rStyle w:val="affffe"/>
          <w:rFonts w:hint="cs"/>
          <w:rtl/>
        </w:rPr>
        <w:t xml:space="preserve"> </w:t>
      </w:r>
      <w:r w:rsidR="00AB7D20" w:rsidRPr="00B0480B">
        <w:rPr>
          <w:rFonts w:hint="cs"/>
          <w:rtl/>
        </w:rPr>
        <w:t>דב</w:t>
      </w:r>
      <w:r w:rsidR="00AB7D20" w:rsidRPr="00B0480B">
        <w:rPr>
          <w:rtl/>
        </w:rPr>
        <w:t>באו עליה שנים, אחד כדרכה ואחד של"</w:t>
      </w:r>
      <w:r w:rsidR="00AB7D20" w:rsidRPr="00B0480B">
        <w:rPr>
          <w:rFonts w:hint="cs"/>
          <w:rtl/>
        </w:rPr>
        <w:t>כ</w:t>
      </w:r>
      <w:r w:rsidR="00B0480B">
        <w:rPr>
          <w:rFonts w:hint="cs"/>
          <w:rtl/>
        </w:rPr>
        <w:t>,</w:t>
      </w:r>
    </w:p>
    <w:p w14:paraId="7559D365" w14:textId="5877DACB" w:rsidR="00AB7D20" w:rsidRPr="00B0480B" w:rsidRDefault="00AB7D20" w:rsidP="00B0480B">
      <w:pPr>
        <w:ind w:left="453" w:firstLine="57"/>
        <w:rPr>
          <w:rtl/>
        </w:rPr>
      </w:pPr>
      <w:r w:rsidRPr="00B0480B">
        <w:rPr>
          <w:rtl/>
        </w:rPr>
        <w:t>יאמרו</w:t>
      </w:r>
      <w:r w:rsidRPr="00B0480B">
        <w:rPr>
          <w:rFonts w:hint="cs"/>
          <w:rtl/>
        </w:rPr>
        <w:t xml:space="preserve"> </w:t>
      </w:r>
      <w:r w:rsidRPr="00B0480B">
        <w:rPr>
          <w:rtl/>
        </w:rPr>
        <w:t xml:space="preserve">בעל שלימה </w:t>
      </w:r>
      <w:r w:rsidRPr="00B0480B">
        <w:rPr>
          <w:rFonts w:hint="cs"/>
          <w:rtl/>
        </w:rPr>
        <w:t>ו</w:t>
      </w:r>
      <w:r w:rsidRPr="00B0480B">
        <w:rPr>
          <w:rtl/>
        </w:rPr>
        <w:t>בעל פגומה חמשים</w:t>
      </w:r>
      <w:r w:rsidRPr="00B0480B">
        <w:rPr>
          <w:rFonts w:hint="cs"/>
          <w:rtl/>
        </w:rPr>
        <w:t>.</w:t>
      </w:r>
    </w:p>
    <w:p w14:paraId="120FC148" w14:textId="591DD327" w:rsidR="00AB7D20" w:rsidRPr="00B0480B" w:rsidRDefault="00B0480B" w:rsidP="00B0480B">
      <w:pPr>
        <w:ind w:left="283" w:firstLine="57"/>
        <w:rPr>
          <w:rtl/>
        </w:rPr>
      </w:pPr>
      <w:r>
        <w:rPr>
          <w:rFonts w:hint="cs"/>
          <w:rtl/>
        </w:rPr>
        <w:t xml:space="preserve">   </w:t>
      </w:r>
      <w:r w:rsidR="00AB7D20" w:rsidRPr="00B0480B">
        <w:rPr>
          <w:rFonts w:hint="cs"/>
          <w:rtl/>
        </w:rPr>
        <w:t>ד</w:t>
      </w:r>
      <w:r w:rsidR="00985BE4" w:rsidRPr="00B0480B">
        <w:rPr>
          <w:rFonts w:hint="cs"/>
          <w:rtl/>
        </w:rPr>
        <w:t xml:space="preserve">א"ה </w:t>
      </w:r>
      <w:r w:rsidR="00AB7D20" w:rsidRPr="00B0480B">
        <w:rPr>
          <w:rtl/>
        </w:rPr>
        <w:t xml:space="preserve">גבי עבד </w:t>
      </w:r>
      <w:r w:rsidR="00985BE4" w:rsidRPr="00B0480B">
        <w:rPr>
          <w:rFonts w:hint="cs"/>
          <w:rtl/>
        </w:rPr>
        <w:t>גם</w:t>
      </w:r>
      <w:r w:rsidR="00AB7D20" w:rsidRPr="00B0480B">
        <w:rPr>
          <w:rtl/>
        </w:rPr>
        <w:t xml:space="preserve"> יאמרו: עבד בריא </w:t>
      </w:r>
      <w:r w:rsidR="00502266" w:rsidRPr="00B0480B">
        <w:rPr>
          <w:rFonts w:hint="cs"/>
          <w:rtl/>
        </w:rPr>
        <w:t>או מוכה שחין ל</w:t>
      </w:r>
      <w:r>
        <w:rPr>
          <w:rFonts w:hint="cs"/>
          <w:rtl/>
        </w:rPr>
        <w:t>'</w:t>
      </w:r>
    </w:p>
    <w:p w14:paraId="017696BD" w14:textId="311B8195" w:rsidR="00AB7D20" w:rsidRPr="00C54C7E" w:rsidRDefault="00AB7D20" w:rsidP="00703FFA">
      <w:pPr>
        <w:rPr>
          <w:rtl/>
        </w:rPr>
      </w:pPr>
      <w:r w:rsidRPr="00703FFA">
        <w:rPr>
          <w:rStyle w:val="affffe"/>
          <w:rFonts w:hint="cs"/>
          <w:rtl/>
        </w:rPr>
        <w:t xml:space="preserve">ב. </w:t>
      </w:r>
      <w:r w:rsidRPr="00703FFA">
        <w:rPr>
          <w:rStyle w:val="affffe"/>
          <w:rtl/>
        </w:rPr>
        <w:t>אלא:</w:t>
      </w:r>
      <w:r w:rsidRPr="00703FFA">
        <w:rPr>
          <w:rtl/>
        </w:rPr>
        <w:t xml:space="preserve"> </w:t>
      </w:r>
      <w:r w:rsidRPr="00502266">
        <w:rPr>
          <w:rStyle w:val="affffa"/>
          <w:rtl/>
        </w:rPr>
        <w:t>תחת אשר עינה</w:t>
      </w:r>
      <w:r w:rsidRPr="00703FFA">
        <w:rPr>
          <w:rtl/>
        </w:rPr>
        <w:t xml:space="preserve">, </w:t>
      </w:r>
      <w:r w:rsidR="00985BE4" w:rsidRPr="00703FFA">
        <w:rPr>
          <w:rFonts w:hint="cs"/>
          <w:rtl/>
        </w:rPr>
        <w:t>-</w:t>
      </w:r>
      <w:r w:rsidRPr="00703FFA">
        <w:rPr>
          <w:rtl/>
        </w:rPr>
        <w:t xml:space="preserve">מכלל </w:t>
      </w:r>
      <w:r w:rsidR="00405BE4" w:rsidRPr="00703FFA">
        <w:rPr>
          <w:rtl/>
        </w:rPr>
        <w:t>דיש</w:t>
      </w:r>
      <w:r w:rsidRPr="00703FFA">
        <w:rPr>
          <w:rtl/>
        </w:rPr>
        <w:t xml:space="preserve"> בושת ופגם.</w:t>
      </w:r>
    </w:p>
    <w:p w14:paraId="3186EB54" w14:textId="550B6294" w:rsidR="00E268F4" w:rsidRDefault="00AB7D20" w:rsidP="00B0480B">
      <w:pPr>
        <w:rPr>
          <w:rtl/>
        </w:rPr>
      </w:pPr>
      <w:r w:rsidRPr="00502266">
        <w:rPr>
          <w:rStyle w:val="affffe"/>
          <w:rFonts w:hint="cs"/>
          <w:rtl/>
        </w:rPr>
        <w:t>ג.</w:t>
      </w:r>
      <w:r w:rsidRPr="00C54C7E">
        <w:rPr>
          <w:rFonts w:hint="cs"/>
          <w:rtl/>
        </w:rPr>
        <w:t xml:space="preserve"> </w:t>
      </w:r>
      <w:r w:rsidRPr="00985BE4">
        <w:rPr>
          <w:rStyle w:val="affffe"/>
          <w:rtl/>
        </w:rPr>
        <w:t xml:space="preserve">רבא: </w:t>
      </w:r>
      <w:r w:rsidRPr="00F71179">
        <w:rPr>
          <w:rStyle w:val="affffa"/>
          <w:rFonts w:hint="cs"/>
          <w:spacing w:val="-2"/>
          <w:rtl/>
        </w:rPr>
        <w:t>'</w:t>
      </w:r>
      <w:r w:rsidRPr="00F71179">
        <w:rPr>
          <w:rStyle w:val="affffa"/>
          <w:spacing w:val="-2"/>
          <w:rtl/>
        </w:rPr>
        <w:t>ונתן האיש השוכב עמה</w:t>
      </w:r>
      <w:r w:rsidR="00B0480B">
        <w:rPr>
          <w:rStyle w:val="affffa"/>
          <w:rFonts w:hint="cs"/>
          <w:spacing w:val="-2"/>
          <w:rtl/>
        </w:rPr>
        <w:t xml:space="preserve"> נ' כסף</w:t>
      </w:r>
      <w:r w:rsidRPr="00F71179">
        <w:rPr>
          <w:rStyle w:val="affffa"/>
          <w:spacing w:val="-2"/>
          <w:rtl/>
        </w:rPr>
        <w:t xml:space="preserve"> </w:t>
      </w:r>
      <w:r w:rsidR="00B0480B">
        <w:rPr>
          <w:rFonts w:hint="cs"/>
          <w:rtl/>
        </w:rPr>
        <w:t xml:space="preserve"> </w:t>
      </w:r>
      <w:r w:rsidRPr="00F71179">
        <w:rPr>
          <w:rtl/>
        </w:rPr>
        <w:t xml:space="preserve">מכלל </w:t>
      </w:r>
      <w:r w:rsidR="00405BE4">
        <w:rPr>
          <w:rtl/>
        </w:rPr>
        <w:t>דיש</w:t>
      </w:r>
      <w:r w:rsidRPr="00F71179">
        <w:rPr>
          <w:rtl/>
        </w:rPr>
        <w:t xml:space="preserve"> </w:t>
      </w:r>
      <w:r w:rsidR="00B0480B">
        <w:rPr>
          <w:rFonts w:hint="cs"/>
          <w:rtl/>
        </w:rPr>
        <w:t xml:space="preserve">גם </w:t>
      </w:r>
      <w:r w:rsidRPr="00F71179">
        <w:rPr>
          <w:rtl/>
        </w:rPr>
        <w:t>בושת ופגם</w:t>
      </w:r>
      <w:r w:rsidR="00E268F4">
        <w:rPr>
          <w:rtl/>
        </w:rPr>
        <w:t>.</w:t>
      </w:r>
    </w:p>
    <w:p w14:paraId="2EAE0DC2" w14:textId="4E490DCA" w:rsidR="00AB7D20" w:rsidRPr="00C35A2C" w:rsidRDefault="00AB7D20" w:rsidP="00B0480B">
      <w:pPr>
        <w:rPr>
          <w:rFonts w:ascii="Fb Fontext" w:hAnsi="Fb Fontext"/>
          <w:rtl/>
        </w:rPr>
      </w:pPr>
      <w:bookmarkStart w:id="281" w:name="_Toc119353066"/>
      <w:r w:rsidRPr="00B0480B">
        <w:rPr>
          <w:rStyle w:val="affffc"/>
          <w:rFonts w:hint="cs"/>
          <w:rtl/>
        </w:rPr>
        <w:t xml:space="preserve">ולא </w:t>
      </w:r>
      <w:r w:rsidR="00502266" w:rsidRPr="00B0480B">
        <w:rPr>
          <w:rStyle w:val="affffc"/>
          <w:rFonts w:hint="cs"/>
          <w:rtl/>
        </w:rPr>
        <w:t>לעצמה</w:t>
      </w:r>
      <w:bookmarkEnd w:id="281"/>
      <w:r w:rsidRPr="00C35A2C">
        <w:rPr>
          <w:rFonts w:ascii="Fb Fontext" w:hAnsi="Fb Fontext" w:hint="cs"/>
          <w:rtl/>
        </w:rPr>
        <w:t xml:space="preserve"> </w:t>
      </w:r>
      <w:r w:rsidRPr="00AD1A41">
        <w:rPr>
          <w:rStyle w:val="affffa"/>
          <w:rFonts w:hint="cs"/>
          <w:rtl/>
        </w:rPr>
        <w:t>ד'</w:t>
      </w:r>
      <w:r w:rsidRPr="00AD1A41">
        <w:rPr>
          <w:rStyle w:val="affffa"/>
          <w:rtl/>
        </w:rPr>
        <w:t>בנעוריה בית אביה</w:t>
      </w:r>
      <w:r w:rsidRPr="00AD1A41">
        <w:rPr>
          <w:rStyle w:val="affffa"/>
          <w:rFonts w:hint="cs"/>
          <w:rtl/>
        </w:rPr>
        <w:t>'</w:t>
      </w:r>
      <w:r w:rsidRPr="00AD1A41">
        <w:rPr>
          <w:rStyle w:val="affffa"/>
          <w:rtl/>
        </w:rPr>
        <w:t>,</w:t>
      </w:r>
      <w:r w:rsidRPr="00C35A2C">
        <w:rPr>
          <w:rFonts w:ascii="Fb Fontext" w:hAnsi="Fb Fontext"/>
          <w:rtl/>
        </w:rPr>
        <w:t xml:space="preserve"> כל שבח נעוריה לאביה.</w:t>
      </w:r>
    </w:p>
    <w:p w14:paraId="1E07D832" w14:textId="08D281D2" w:rsidR="00E268F4" w:rsidRDefault="00AB7D20" w:rsidP="00B0480B">
      <w:pPr>
        <w:rPr>
          <w:rFonts w:ascii="Fb Fontext" w:hAnsi="Fb Fontext"/>
          <w:sz w:val="32"/>
          <w:rtl/>
        </w:rPr>
      </w:pPr>
      <w:r w:rsidRPr="00502266">
        <w:rPr>
          <w:rStyle w:val="affffe"/>
          <w:rFonts w:hint="cs"/>
          <w:rtl/>
        </w:rPr>
        <w:t xml:space="preserve">והא </w:t>
      </w:r>
      <w:r w:rsidR="00985BE4" w:rsidRPr="00502266">
        <w:rPr>
          <w:rStyle w:val="affffe"/>
          <w:rFonts w:hint="cs"/>
          <w:rtl/>
        </w:rPr>
        <w:t>ד</w:t>
      </w:r>
      <w:r w:rsidRPr="00502266">
        <w:rPr>
          <w:rStyle w:val="affffe"/>
          <w:rFonts w:hint="cs"/>
          <w:rtl/>
        </w:rPr>
        <w:t>רב</w:t>
      </w:r>
      <w:r w:rsidRPr="00502266">
        <w:rPr>
          <w:rStyle w:val="affffe"/>
          <w:rtl/>
        </w:rPr>
        <w:t xml:space="preserve">: </w:t>
      </w:r>
      <w:r w:rsidRPr="00AD1A41">
        <w:rPr>
          <w:rStyle w:val="affffa"/>
          <w:rFonts w:hint="cs"/>
          <w:rtl/>
        </w:rPr>
        <w:t>'</w:t>
      </w:r>
      <w:r w:rsidRPr="00AD1A41">
        <w:rPr>
          <w:rStyle w:val="affffa"/>
          <w:rtl/>
        </w:rPr>
        <w:t>וכי ימכור איש את בתו לאמה</w:t>
      </w:r>
      <w:r w:rsidRPr="00AD1A41">
        <w:rPr>
          <w:rStyle w:val="affffa"/>
          <w:rFonts w:hint="cs"/>
          <w:rtl/>
        </w:rPr>
        <w:t>'</w:t>
      </w:r>
      <w:r w:rsidR="00E268F4">
        <w:rPr>
          <w:rStyle w:val="affffa"/>
          <w:rtl/>
        </w:rPr>
        <w:t>,</w:t>
      </w:r>
      <w:r w:rsidR="00B0480B">
        <w:rPr>
          <w:rFonts w:ascii="Fb Fontext" w:hAnsi="Fb Fontext" w:hint="cs"/>
          <w:sz w:val="32"/>
          <w:rtl/>
        </w:rPr>
        <w:t>ד</w:t>
      </w:r>
      <w:r w:rsidRPr="00C35A2C">
        <w:rPr>
          <w:rFonts w:ascii="Fb Fontext" w:hAnsi="Fb Fontext"/>
          <w:sz w:val="32"/>
          <w:rtl/>
        </w:rPr>
        <w:t>אף בת מעש"י לאביה</w:t>
      </w:r>
      <w:r w:rsidR="00E268F4">
        <w:rPr>
          <w:rFonts w:ascii="Fb Fontext" w:hAnsi="Fb Fontext"/>
          <w:sz w:val="32"/>
          <w:rtl/>
        </w:rPr>
        <w:t>,</w:t>
      </w:r>
    </w:p>
    <w:p w14:paraId="08ABC7FC" w14:textId="35F5493F" w:rsidR="00AB7D20" w:rsidRPr="00C35A2C" w:rsidRDefault="00AB7D20" w:rsidP="00B0480B">
      <w:pPr>
        <w:rPr>
          <w:rFonts w:ascii="Fb Fontext" w:hAnsi="Fb Fontext" w:cs="Guttman Vilna"/>
          <w:b/>
          <w:bCs/>
          <w:sz w:val="32"/>
          <w:rtl/>
        </w:rPr>
      </w:pPr>
      <w:r w:rsidRPr="00502266">
        <w:rPr>
          <w:rStyle w:val="affffe"/>
          <w:rFonts w:hint="cs"/>
          <w:rtl/>
        </w:rPr>
        <w:t xml:space="preserve">ולא </w:t>
      </w:r>
      <w:r w:rsidR="00985BE4" w:rsidRPr="00502266">
        <w:rPr>
          <w:rStyle w:val="affffe"/>
          <w:rFonts w:hint="cs"/>
          <w:rtl/>
        </w:rPr>
        <w:t>למד</w:t>
      </w:r>
      <w:r w:rsidR="00985BE4">
        <w:rPr>
          <w:rStyle w:val="affffa"/>
          <w:rFonts w:hint="cs"/>
          <w:rtl/>
        </w:rPr>
        <w:t xml:space="preserve"> </w:t>
      </w:r>
      <w:r w:rsidRPr="00D73A3C">
        <w:rPr>
          <w:rStyle w:val="affffa"/>
          <w:rFonts w:hint="cs"/>
          <w:rtl/>
        </w:rPr>
        <w:t xml:space="preserve">מ'בנעוריה בית אביה' </w:t>
      </w:r>
      <w:r w:rsidRPr="00C35A2C">
        <w:rPr>
          <w:rFonts w:ascii="Fb Fontext" w:hAnsi="Fb Fontext" w:hint="cs"/>
          <w:sz w:val="32"/>
          <w:rtl/>
        </w:rPr>
        <w:t xml:space="preserve">דההיא </w:t>
      </w:r>
      <w:r w:rsidRPr="00C35A2C">
        <w:rPr>
          <w:rFonts w:ascii="Fb Fontext" w:hAnsi="Fb Fontext"/>
          <w:sz w:val="32"/>
          <w:rtl/>
        </w:rPr>
        <w:t>בהפרת נדרים כתי</w:t>
      </w:r>
      <w:r w:rsidRPr="00C35A2C">
        <w:rPr>
          <w:rFonts w:ascii="Fb Fontext" w:hAnsi="Fb Fontext" w:hint="cs"/>
          <w:sz w:val="32"/>
          <w:rtl/>
        </w:rPr>
        <w:t>ב</w:t>
      </w:r>
      <w:r w:rsidRPr="00C35A2C">
        <w:rPr>
          <w:rFonts w:ascii="Fb Fontext" w:hAnsi="Fb Fontext"/>
          <w:sz w:val="32"/>
          <w:rtl/>
        </w:rPr>
        <w:t>.</w:t>
      </w:r>
    </w:p>
    <w:p w14:paraId="4123C71E" w14:textId="6C306D03" w:rsidR="00AB7D20" w:rsidRPr="00C35A2C" w:rsidRDefault="00AB7D20" w:rsidP="00985BE4">
      <w:pPr>
        <w:rPr>
          <w:rFonts w:ascii="Fb Fontext" w:hAnsi="Fb Fontext" w:cs="Guttman Vilna"/>
          <w:b/>
          <w:bCs/>
          <w:sz w:val="32"/>
          <w:rtl/>
        </w:rPr>
      </w:pPr>
      <w:r w:rsidRPr="00502266">
        <w:rPr>
          <w:rStyle w:val="affffe"/>
          <w:rFonts w:hint="cs"/>
          <w:rtl/>
        </w:rPr>
        <w:t>ולא ילפי'</w:t>
      </w:r>
      <w:r w:rsidRPr="00C35A2C">
        <w:rPr>
          <w:rFonts w:ascii="Fb Fontext" w:hAnsi="Fb Fontext" w:hint="cs"/>
          <w:sz w:val="32"/>
          <w:rtl/>
        </w:rPr>
        <w:t xml:space="preserve"> מינה ד</w:t>
      </w:r>
      <w:r>
        <w:rPr>
          <w:rFonts w:ascii="Fb Fontext" w:hAnsi="Fb Fontext" w:hint="cs"/>
          <w:sz w:val="32"/>
          <w:rtl/>
        </w:rPr>
        <w:t>ממון</w:t>
      </w:r>
      <w:r w:rsidRPr="00C35A2C">
        <w:rPr>
          <w:rFonts w:ascii="Fb Fontext" w:hAnsi="Fb Fontext" w:hint="cs"/>
          <w:sz w:val="32"/>
          <w:rtl/>
        </w:rPr>
        <w:t xml:space="preserve"> </w:t>
      </w:r>
      <w:r w:rsidRPr="00C35A2C">
        <w:rPr>
          <w:rFonts w:ascii="Fb Fontext" w:hAnsi="Fb Fontext"/>
          <w:sz w:val="32"/>
          <w:rtl/>
        </w:rPr>
        <w:t>מ</w:t>
      </w:r>
      <w:r>
        <w:rPr>
          <w:rFonts w:ascii="Fb Fontext" w:hAnsi="Fb Fontext"/>
          <w:sz w:val="32"/>
          <w:rtl/>
        </w:rPr>
        <w:t>איסור</w:t>
      </w:r>
      <w:r w:rsidRPr="00C35A2C">
        <w:rPr>
          <w:rFonts w:ascii="Fb Fontext" w:hAnsi="Fb Fontext"/>
          <w:sz w:val="32"/>
          <w:rtl/>
        </w:rPr>
        <w:t xml:space="preserve"> לא ילפינן!</w:t>
      </w:r>
    </w:p>
    <w:p w14:paraId="149AA90F" w14:textId="0193CBB7" w:rsidR="00AB7D20" w:rsidRPr="00C54C7E" w:rsidRDefault="00AB7D20" w:rsidP="00B0480B">
      <w:pPr>
        <w:rPr>
          <w:rtl/>
        </w:rPr>
      </w:pPr>
      <w:r w:rsidRPr="00502266">
        <w:rPr>
          <w:rStyle w:val="affffe"/>
          <w:rtl/>
        </w:rPr>
        <w:t>ו</w:t>
      </w:r>
      <w:r w:rsidRPr="00502266">
        <w:rPr>
          <w:rStyle w:val="affffe"/>
          <w:rFonts w:hint="cs"/>
          <w:rtl/>
        </w:rPr>
        <w:t>לא יליף</w:t>
      </w:r>
      <w:r w:rsidRPr="00C35A2C">
        <w:rPr>
          <w:rFonts w:hint="cs"/>
          <w:rtl/>
        </w:rPr>
        <w:t xml:space="preserve"> מקנס ד</w:t>
      </w:r>
      <w:r>
        <w:rPr>
          <w:rtl/>
        </w:rPr>
        <w:t>ממון</w:t>
      </w:r>
      <w:r w:rsidRPr="00C35A2C">
        <w:rPr>
          <w:rtl/>
        </w:rPr>
        <w:t xml:space="preserve"> מקנס לא ילפינן!</w:t>
      </w:r>
    </w:p>
    <w:p w14:paraId="0C547227" w14:textId="66DF99D5" w:rsidR="00AB7D20" w:rsidRPr="00730169" w:rsidRDefault="00AB7D20" w:rsidP="00703FFA">
      <w:pPr>
        <w:rPr>
          <w:spacing w:val="-6"/>
          <w:rtl/>
        </w:rPr>
      </w:pPr>
      <w:r w:rsidRPr="00502266">
        <w:rPr>
          <w:rStyle w:val="affffe"/>
          <w:rFonts w:hint="cs"/>
          <w:rtl/>
        </w:rPr>
        <w:t>ג.</w:t>
      </w:r>
      <w:r w:rsidRPr="00730169">
        <w:rPr>
          <w:rFonts w:hint="cs"/>
          <w:spacing w:val="-6"/>
          <w:rtl/>
        </w:rPr>
        <w:t xml:space="preserve"> </w:t>
      </w:r>
      <w:r w:rsidRPr="00730169">
        <w:rPr>
          <w:spacing w:val="-6"/>
          <w:rtl/>
        </w:rPr>
        <w:t>אלא, מסתבר דאביה הוי, דאי בעי מסר לה למנוול ומוכה שחין.</w:t>
      </w:r>
    </w:p>
    <w:p w14:paraId="480F54B0" w14:textId="77777777" w:rsidR="00AB7D20" w:rsidRPr="00985BE4" w:rsidRDefault="00AB7D20" w:rsidP="00985BE4">
      <w:pPr>
        <w:pStyle w:val="afffd"/>
        <w:rPr>
          <w:rtl/>
        </w:rPr>
      </w:pPr>
      <w:ins w:id="9854" w:author="מספור קטעי משנה" w:date="2026-10-06T06:45:30Z">
        <w:r>
          <w:rPr>
            <w:rStyle w:val="MisparKeta"/>
          </w:rPr>
          <w:t xml:space="preserve">א. </w:t>
        </w:r>
      </w:ins>
      <w:bookmarkStart w:id="282" w:name="_Toc119353067"/>
      <w:r w:rsidRPr="00985BE4">
        <w:rPr>
          <w:rtl/>
        </w:rPr>
        <w:t>פגם - רואין אותה כאילו היא שפחה נמכרת.</w:t>
      </w:r>
      <w:bookmarkEnd w:id="282"/>
    </w:p>
    <w:p w14:paraId="1077C54F" w14:textId="294C8258" w:rsidR="00B0480B" w:rsidRDefault="00AB7D20" w:rsidP="00B0480B">
      <w:pPr>
        <w:rPr>
          <w:rStyle w:val="afffff0"/>
          <w:rtl/>
        </w:rPr>
      </w:pPr>
      <w:r w:rsidRPr="00985BE4">
        <w:rPr>
          <w:rStyle w:val="affffe"/>
          <w:rtl/>
        </w:rPr>
        <w:t xml:space="preserve">אבוה דשמואל: </w:t>
      </w:r>
      <w:r w:rsidRPr="00F71179">
        <w:rPr>
          <w:rFonts w:ascii="Fb Fontext" w:hAnsi="Fb Fontext"/>
          <w:spacing w:val="-2"/>
          <w:rtl/>
        </w:rPr>
        <w:t>אומדין כמה אדם רוצה ליתן בין שפחה בתולה לשפחה בעולה להשיאה לעבדו.</w:t>
      </w:r>
      <w:r w:rsidR="00985BE4">
        <w:rPr>
          <w:rFonts w:ascii="Fb Fontext" w:hAnsi="Fb Fontext" w:hint="cs"/>
          <w:sz w:val="32"/>
          <w:rtl/>
        </w:rPr>
        <w:t xml:space="preserve"> </w:t>
      </w:r>
      <w:r w:rsidR="00703FFA" w:rsidRPr="00703FFA">
        <w:rPr>
          <w:rStyle w:val="afffff0"/>
          <w:rFonts w:hint="cs"/>
          <w:rtl/>
        </w:rPr>
        <w:t>[וב</w:t>
      </w:r>
      <w:r w:rsidRPr="00703FFA">
        <w:rPr>
          <w:rStyle w:val="afffff0"/>
          <w:rtl/>
        </w:rPr>
        <w:t>שיש לו לרבו קורת רוח הימנ</w:t>
      </w:r>
      <w:r w:rsidR="00B0480B">
        <w:rPr>
          <w:rStyle w:val="afffff0"/>
          <w:rFonts w:hint="cs"/>
          <w:rtl/>
        </w:rPr>
        <w:t>ו]</w:t>
      </w:r>
    </w:p>
    <w:p w14:paraId="77312D7A" w14:textId="1461683A" w:rsidR="0028536C" w:rsidRDefault="0028536C" w:rsidP="0028536C">
      <w:pPr>
        <w:pStyle w:val="aff9"/>
        <w:rPr>
          <w:rStyle w:val="afffff0"/>
          <w:rtl/>
        </w:rPr>
      </w:pPr>
      <w:r w:rsidRPr="003156E1">
        <w:rPr>
          <w:rFonts w:hint="cs"/>
          <w:rtl/>
        </w:rPr>
        <w:t>׹</w:t>
      </w:r>
    </w:p>
    <w:p>
      <w:pPr>
        <w:pStyle w:val="MishnaBatzad"/>
        <w:rPr>
          <w:ins w:id="20410" w:author="קלוד" w:date="2026-10-06T10:09:07Z"/>
        </w:rPr>
      </w:pPr>
      <w:ins w:id="20409" w:author="קלוד" w:date="2026-10-06T10:09:07Z">
        <w:r>
          <w:t xml:space="preserve">משנה ח</w:t>
        </w:r>
      </w:ins>
    </w:p>
    <w:p w14:paraId="6EEBF1EE" w14:textId="77777777" w:rsidR="00AB7D20" w:rsidRPr="00C35A2C" w:rsidRDefault="00AB7D20" w:rsidP="00AB7D20">
      <w:pPr>
        <w:pStyle w:val="afff5"/>
        <w:rPr>
          <w:b/>
          <w:rtl/>
        </w:rPr>
      </w:pPr>
      <w:bookmarkStart w:id="283" w:name="_Toc119353068"/>
      <w:r w:rsidRPr="00B0480B">
        <w:rPr>
          <w:rStyle w:val="afffff5"/>
          <w:rtl/>
        </w:rPr>
        <w:t>כל מקום שיש מכר אין קנס,</w:t>
      </w:r>
      <w:bookmarkEnd w:id="283"/>
      <w:r w:rsidRPr="00C35A2C">
        <w:rPr>
          <w:b/>
          <w:rtl/>
        </w:rPr>
        <w:t xml:space="preserve"> וכל מקום שיש קנס אין מכר.</w:t>
      </w:r>
    </w:p>
    <w:p w14:paraId="6CAD35B6" w14:textId="5672ED73" w:rsidR="00AB7D20" w:rsidRPr="002E234C" w:rsidRDefault="00AB7D20" w:rsidP="00AB7D20">
      <w:pPr>
        <w:pStyle w:val="afff5"/>
        <w:rPr>
          <w:b/>
          <w:spacing w:val="6"/>
          <w:rtl/>
        </w:rPr>
      </w:pPr>
      <w:r w:rsidRPr="002E234C">
        <w:rPr>
          <w:b/>
          <w:spacing w:val="6"/>
          <w:rtl/>
        </w:rPr>
        <w:t>קטנה יש לה מכר ואין לה קנס, נערה יש לה קנס ואין לה מכר.</w:t>
      </w:r>
    </w:p>
    <w:p w14:paraId="4BF289DE" w14:textId="77777777" w:rsidR="00AB7D20" w:rsidRPr="00C35A2C" w:rsidRDefault="00AB7D20" w:rsidP="00AB7D20">
      <w:pPr>
        <w:pStyle w:val="afff5"/>
        <w:rPr>
          <w:b/>
          <w:rtl/>
        </w:rPr>
      </w:pPr>
      <w:r w:rsidRPr="00C35A2C">
        <w:rPr>
          <w:b/>
          <w:rtl/>
        </w:rPr>
        <w:t>הבוגרת - אין לה לא מכר ולא קנס.</w:t>
      </w:r>
    </w:p>
    <w:p w14:paraId="3AB34669" w14:textId="21E78FE7" w:rsidR="00AB7D20" w:rsidRPr="00C35A2C" w:rsidRDefault="00985BE4" w:rsidP="00AB7D20">
      <w:pPr>
        <w:rPr>
          <w:rFonts w:ascii="Fb Fontext" w:hAnsi="Fb Fontext"/>
          <w:rtl/>
        </w:rPr>
      </w:pPr>
      <w:r w:rsidRPr="00985BE4">
        <w:rPr>
          <w:rStyle w:val="affffe"/>
          <w:rFonts w:hint="cs"/>
          <w:rtl/>
        </w:rPr>
        <w:t>רב</w:t>
      </w:r>
      <w:r w:rsidR="00AB7D20" w:rsidRPr="00985BE4">
        <w:rPr>
          <w:rStyle w:val="affffe"/>
          <w:rtl/>
        </w:rPr>
        <w:t xml:space="preserve">: </w:t>
      </w:r>
      <w:r>
        <w:rPr>
          <w:rFonts w:ascii="Fb Fontext" w:hAnsi="Fb Fontext"/>
          <w:sz w:val="32"/>
          <w:rtl/>
        </w:rPr>
        <w:t xml:space="preserve">זו דברי </w:t>
      </w:r>
      <w:r>
        <w:rPr>
          <w:rStyle w:val="affffe"/>
          <w:rFonts w:ascii="Fb Fontext" w:hAnsi="Fb Fontext"/>
          <w:sz w:val="32"/>
          <w:rtl/>
          <w:rPrChange w:id="9135" w:author="מנוע אמוראים" w:date="2026-10-05T16:41:40Z">
            <w:rPr>
              <w:rFonts w:ascii="Fb Fontext" w:hAnsi="Fb Fontext"/>
              <w:sz w:val="32"/>
              <w:rtl/>
            </w:rPr>
          </w:rPrChange>
        </w:rPr>
        <w:t xml:space="preserve">ר"מ</w:t>
      </w:r>
      <w:r>
        <w:rPr>
          <w:rFonts w:ascii="Fb Fontext" w:hAnsi="Fb Fontext"/>
          <w:sz w:val="32"/>
          <w:rtl/>
        </w:rPr>
        <w:t xml:space="preserve">, </w:t>
      </w:r>
      <w:r w:rsidR="00AB7D20" w:rsidRPr="00985BE4">
        <w:rPr>
          <w:rStyle w:val="affffe"/>
          <w:rtl/>
        </w:rPr>
        <w:t>אבל חכ"</w:t>
      </w:r>
      <w:r w:rsidR="00AB7D20" w:rsidRPr="00985BE4">
        <w:rPr>
          <w:rStyle w:val="affffe"/>
          <w:rFonts w:hint="cs"/>
          <w:rtl/>
        </w:rPr>
        <w:t>א</w:t>
      </w:r>
      <w:r w:rsidR="00AB7D20" w:rsidRPr="00985BE4">
        <w:rPr>
          <w:rStyle w:val="affffe"/>
          <w:rtl/>
        </w:rPr>
        <w:t xml:space="preserve">: </w:t>
      </w:r>
      <w:r w:rsidR="00AB7D20" w:rsidRPr="00C35A2C">
        <w:rPr>
          <w:rFonts w:ascii="Fb Fontext" w:hAnsi="Fb Fontext"/>
          <w:sz w:val="32"/>
          <w:rtl/>
        </w:rPr>
        <w:t>יש לה קנס במקום מכר.</w:t>
      </w:r>
    </w:p>
    <w:p w14:paraId="792DB58E" w14:textId="44882AEC" w:rsidR="00E268F4" w:rsidRPr="00B0480B" w:rsidRDefault="00AB7D20" w:rsidP="00AB7D20">
      <w:pPr>
        <w:rPr>
          <w:rFonts w:ascii="Fb Fontext" w:hAnsi="Fb Fontext"/>
          <w:spacing w:val="-4"/>
          <w:rtl/>
        </w:rPr>
      </w:pPr>
      <w:r w:rsidRPr="00B0480B">
        <w:rPr>
          <w:rFonts w:ascii="Fb Fontext" w:hAnsi="Fb Fontext"/>
          <w:spacing w:val="-4"/>
          <w:rtl/>
        </w:rPr>
        <w:lastRenderedPageBreak/>
        <w:t>דקטנה מבת יום א</w:t>
      </w:r>
      <w:r w:rsidR="00B0480B" w:rsidRPr="00B0480B">
        <w:rPr>
          <w:rFonts w:ascii="Fb Fontext" w:hAnsi="Fb Fontext" w:hint="cs"/>
          <w:spacing w:val="-4"/>
          <w:rtl/>
        </w:rPr>
        <w:t>'</w:t>
      </w:r>
      <w:r w:rsidRPr="00B0480B">
        <w:rPr>
          <w:rFonts w:ascii="Fb Fontext" w:hAnsi="Fb Fontext"/>
          <w:spacing w:val="-4"/>
          <w:rtl/>
        </w:rPr>
        <w:t xml:space="preserve"> ועד שתביא </w:t>
      </w:r>
      <w:r w:rsidRPr="00B0480B">
        <w:rPr>
          <w:rFonts w:ascii="Fb Fontext" w:hAnsi="Fb Fontext" w:hint="cs"/>
          <w:spacing w:val="-4"/>
          <w:rtl/>
        </w:rPr>
        <w:t xml:space="preserve">ב' </w:t>
      </w:r>
      <w:r w:rsidRPr="00B0480B">
        <w:rPr>
          <w:rFonts w:ascii="Fb Fontext" w:hAnsi="Fb Fontext"/>
          <w:spacing w:val="-4"/>
          <w:rtl/>
        </w:rPr>
        <w:t>שערות יש לה מכר ואין לה קנס</w:t>
      </w:r>
    </w:p>
    <w:p w14:paraId="7A87CC51" w14:textId="266E6095" w:rsidR="00E268F4" w:rsidRDefault="00AB7D20" w:rsidP="005C0FF9">
      <w:pPr>
        <w:ind w:firstLine="0"/>
        <w:rPr>
          <w:rFonts w:ascii="Fb Fontext" w:hAnsi="Fb Fontext"/>
          <w:rtl/>
        </w:rPr>
      </w:pPr>
      <w:r w:rsidRPr="00C35A2C">
        <w:rPr>
          <w:rFonts w:ascii="Fb Fontext" w:hAnsi="Fb Fontext"/>
          <w:rtl/>
        </w:rPr>
        <w:t xml:space="preserve">משתביא </w:t>
      </w:r>
      <w:r w:rsidRPr="00C35A2C">
        <w:rPr>
          <w:rFonts w:ascii="Fb Fontext" w:hAnsi="Fb Fontext" w:hint="cs"/>
          <w:rtl/>
        </w:rPr>
        <w:t>ב'</w:t>
      </w:r>
      <w:r w:rsidRPr="00C35A2C">
        <w:rPr>
          <w:rFonts w:ascii="Fb Fontext" w:hAnsi="Fb Fontext"/>
          <w:rtl/>
        </w:rPr>
        <w:t xml:space="preserve"> שערות עד שתיבגר - י</w:t>
      </w:r>
      <w:r w:rsidR="005C0FF9">
        <w:rPr>
          <w:rFonts w:ascii="Fb Fontext" w:hAnsi="Fb Fontext"/>
          <w:rtl/>
        </w:rPr>
        <w:t>ש לה קנס ואין לה מכר</w:t>
      </w:r>
      <w:r w:rsidR="00E268F4">
        <w:rPr>
          <w:rFonts w:ascii="Fb Fontext" w:hAnsi="Fb Fontext"/>
          <w:rtl/>
        </w:rPr>
        <w:t>,</w:t>
      </w:r>
    </w:p>
    <w:p w14:paraId="38352E1C" w14:textId="699B0125" w:rsidR="00AB7D20" w:rsidRPr="00730169" w:rsidRDefault="005C0FF9" w:rsidP="005C0FF9">
      <w:pPr>
        <w:rPr>
          <w:rFonts w:ascii="Fb Fontext" w:hAnsi="Fb Fontext"/>
          <w:spacing w:val="-6"/>
          <w:rtl/>
        </w:rPr>
      </w:pPr>
      <w:r w:rsidRPr="00730169">
        <w:rPr>
          <w:rStyle w:val="affffe"/>
          <w:rFonts w:hint="cs"/>
          <w:spacing w:val="-6"/>
          <w:rtl/>
        </w:rPr>
        <w:t>דברי ר</w:t>
      </w:r>
      <w:r w:rsidR="002B7BCC">
        <w:rPr>
          <w:rStyle w:val="affffe"/>
          <w:spacing w:val="-6"/>
          <w:rtl/>
        </w:rPr>
        <w:t>"</w:t>
      </w:r>
      <w:r w:rsidRPr="00730169">
        <w:rPr>
          <w:rStyle w:val="affffe"/>
          <w:rFonts w:hint="cs"/>
          <w:spacing w:val="-6"/>
          <w:rtl/>
        </w:rPr>
        <w:t xml:space="preserve">מ </w:t>
      </w:r>
      <w:r w:rsidR="00AB7D20" w:rsidRPr="00730169">
        <w:rPr>
          <w:rStyle w:val="affffe"/>
          <w:spacing w:val="-6"/>
          <w:rtl/>
        </w:rPr>
        <w:t xml:space="preserve">שהיה </w:t>
      </w:r>
      <w:r w:rsidR="00AB7D20" w:rsidRPr="00730169">
        <w:rPr>
          <w:rStyle w:val="affffe"/>
          <w:rFonts w:hint="cs"/>
          <w:spacing w:val="-6"/>
          <w:rtl/>
        </w:rPr>
        <w:t>א</w:t>
      </w:r>
      <w:r w:rsidR="00AB7D20" w:rsidRPr="00730169">
        <w:rPr>
          <w:rStyle w:val="affffe"/>
          <w:spacing w:val="-6"/>
          <w:rtl/>
        </w:rPr>
        <w:t>ומר:</w:t>
      </w:r>
      <w:r w:rsidR="00AB7D20" w:rsidRPr="00730169">
        <w:rPr>
          <w:rFonts w:ascii="Fb Fontext" w:hAnsi="Fb Fontext"/>
          <w:spacing w:val="-6"/>
          <w:rtl/>
        </w:rPr>
        <w:t xml:space="preserve"> כ"מ שיש מכר אין קנס, וכ"מ שיש קנס אין מכר'</w:t>
      </w:r>
      <w:r w:rsidR="00985BE4" w:rsidRPr="00730169">
        <w:rPr>
          <w:rFonts w:ascii="Fb Fontext" w:hAnsi="Fb Fontext" w:hint="cs"/>
          <w:spacing w:val="-6"/>
          <w:rtl/>
        </w:rPr>
        <w:t>.</w:t>
      </w:r>
    </w:p>
    <w:p w14:paraId="6B36A769" w14:textId="10EA458B" w:rsidR="00AB7D20" w:rsidRPr="00B0480B" w:rsidRDefault="00AB7D20" w:rsidP="00AB7D20">
      <w:pPr>
        <w:rPr>
          <w:rFonts w:ascii="Fb Fontext" w:hAnsi="Fb Fontext"/>
          <w:spacing w:val="-4"/>
          <w:rtl/>
        </w:rPr>
      </w:pPr>
      <w:r w:rsidRPr="00B0480B">
        <w:rPr>
          <w:rStyle w:val="affffe"/>
          <w:spacing w:val="-4"/>
          <w:rtl/>
        </w:rPr>
        <w:t>וח</w:t>
      </w:r>
      <w:r w:rsidRPr="00B0480B">
        <w:rPr>
          <w:rStyle w:val="affffe"/>
          <w:rFonts w:hint="cs"/>
          <w:spacing w:val="-4"/>
          <w:rtl/>
        </w:rPr>
        <w:t>כ</w:t>
      </w:r>
      <w:r w:rsidRPr="00B0480B">
        <w:rPr>
          <w:rStyle w:val="affffe"/>
          <w:spacing w:val="-4"/>
          <w:rtl/>
        </w:rPr>
        <w:t>"</w:t>
      </w:r>
      <w:r w:rsidRPr="00B0480B">
        <w:rPr>
          <w:rStyle w:val="affffe"/>
          <w:rFonts w:hint="cs"/>
          <w:spacing w:val="-4"/>
          <w:rtl/>
        </w:rPr>
        <w:t>א</w:t>
      </w:r>
      <w:r w:rsidRPr="00B0480B">
        <w:rPr>
          <w:rStyle w:val="affffe"/>
          <w:spacing w:val="-4"/>
          <w:rtl/>
        </w:rPr>
        <w:t>:</w:t>
      </w:r>
      <w:r w:rsidRPr="00B0480B">
        <w:rPr>
          <w:rFonts w:ascii="Fb Fontext" w:hAnsi="Fb Fontext"/>
          <w:spacing w:val="-4"/>
          <w:rtl/>
        </w:rPr>
        <w:t xml:space="preserve"> קטנה </w:t>
      </w:r>
      <w:r w:rsidRPr="00B0480B">
        <w:rPr>
          <w:rStyle w:val="afffff0"/>
          <w:spacing w:val="-4"/>
          <w:rtl/>
        </w:rPr>
        <w:t>מבת ג' שנים ויום א</w:t>
      </w:r>
      <w:r w:rsidR="00985BE4" w:rsidRPr="00B0480B">
        <w:rPr>
          <w:rStyle w:val="afffff0"/>
          <w:rFonts w:hint="cs"/>
          <w:spacing w:val="-4"/>
          <w:rtl/>
        </w:rPr>
        <w:t>'</w:t>
      </w:r>
      <w:r w:rsidRPr="00B0480B">
        <w:rPr>
          <w:rStyle w:val="afffff0"/>
          <w:spacing w:val="-4"/>
          <w:rtl/>
        </w:rPr>
        <w:t xml:space="preserve"> ועד שתיבגר </w:t>
      </w:r>
      <w:r w:rsidRPr="00B0480B">
        <w:rPr>
          <w:rFonts w:ascii="Fb Fontext" w:hAnsi="Fb Fontext"/>
          <w:spacing w:val="-4"/>
          <w:rtl/>
        </w:rPr>
        <w:t>יש לה אף קנס במקום מכר.</w:t>
      </w:r>
    </w:p>
    <w:p w14:paraId="2AC14CAD" w14:textId="5E9F2F13" w:rsidR="00AB7D20" w:rsidRPr="00C35A2C" w:rsidRDefault="00AB7D20" w:rsidP="005C0FF9">
      <w:pPr>
        <w:rPr>
          <w:rFonts w:ascii="Fb Fontext" w:hAnsi="Fb Fontext" w:cs="Guttman Vilna"/>
          <w:b/>
          <w:bCs/>
          <w:sz w:val="32"/>
          <w:rtl/>
        </w:rPr>
      </w:pPr>
      <w:r w:rsidRPr="00985BE4">
        <w:rPr>
          <w:rStyle w:val="affffe"/>
          <w:rFonts w:hint="cs"/>
          <w:rtl/>
        </w:rPr>
        <w:t>ר</w:t>
      </w:r>
      <w:r w:rsidRPr="00985BE4">
        <w:rPr>
          <w:rStyle w:val="affffe"/>
          <w:rtl/>
        </w:rPr>
        <w:t>"</w:t>
      </w:r>
      <w:r w:rsidRPr="00985BE4">
        <w:rPr>
          <w:rStyle w:val="affffe"/>
          <w:rFonts w:hint="cs"/>
          <w:rtl/>
        </w:rPr>
        <w:t>ח: טע</w:t>
      </w:r>
      <w:r w:rsidR="00985BE4">
        <w:rPr>
          <w:rStyle w:val="affffe"/>
          <w:rFonts w:hint="cs"/>
          <w:rtl/>
        </w:rPr>
        <w:t>ם</w:t>
      </w:r>
      <w:r w:rsidRPr="00985BE4">
        <w:rPr>
          <w:rStyle w:val="affffe"/>
          <w:rFonts w:hint="cs"/>
          <w:rtl/>
        </w:rPr>
        <w:t xml:space="preserve"> </w:t>
      </w:r>
      <w:r w:rsidRPr="00985BE4">
        <w:rPr>
          <w:rStyle w:val="affffe"/>
          <w:rtl/>
        </w:rPr>
        <w:t>דר"מ</w:t>
      </w:r>
      <w:r w:rsidRPr="00985BE4">
        <w:rPr>
          <w:rStyle w:val="affffe"/>
          <w:rFonts w:hint="cs"/>
          <w:rtl/>
        </w:rPr>
        <w:t>-</w:t>
      </w:r>
      <w:r w:rsidR="00985BE4">
        <w:rPr>
          <w:rStyle w:val="affffe"/>
          <w:rFonts w:hint="cs"/>
          <w:rtl/>
        </w:rPr>
        <w:t xml:space="preserve"> </w:t>
      </w:r>
      <w:r w:rsidRPr="00041161">
        <w:rPr>
          <w:rStyle w:val="affffa"/>
          <w:rFonts w:hint="cs"/>
          <w:rtl/>
        </w:rPr>
        <w:t>'</w:t>
      </w:r>
      <w:r w:rsidRPr="00041161">
        <w:rPr>
          <w:rStyle w:val="affffa"/>
          <w:rtl/>
        </w:rPr>
        <w:t>ולו תהיה לאשה</w:t>
      </w:r>
      <w:r w:rsidRPr="00041161">
        <w:rPr>
          <w:rStyle w:val="affffa"/>
          <w:rFonts w:hint="cs"/>
          <w:rtl/>
        </w:rPr>
        <w:t>'</w:t>
      </w:r>
      <w:r w:rsidRPr="00041161">
        <w:rPr>
          <w:rStyle w:val="affffa"/>
          <w:rtl/>
        </w:rPr>
        <w:t>,</w:t>
      </w:r>
      <w:r w:rsidRPr="00C35A2C">
        <w:rPr>
          <w:rFonts w:ascii="Fb Fontext" w:hAnsi="Fb Fontext"/>
          <w:sz w:val="32"/>
          <w:rtl/>
        </w:rPr>
        <w:t xml:space="preserve"> במהוה עצמה הכתוב מדבר.</w:t>
      </w:r>
    </w:p>
    <w:p w14:paraId="54A7411E" w14:textId="7BA5220D" w:rsidR="00AB7D20" w:rsidRPr="00C35A2C" w:rsidRDefault="00AB7D20" w:rsidP="00AB7D20">
      <w:pPr>
        <w:rPr>
          <w:rFonts w:ascii="Fb Fontext" w:hAnsi="Fb Fontext" w:cs="Guttman Vilna"/>
          <w:b/>
          <w:bCs/>
          <w:rtl/>
        </w:rPr>
      </w:pPr>
      <w:r w:rsidRPr="00985BE4">
        <w:rPr>
          <w:rStyle w:val="affffe"/>
          <w:rFonts w:hint="cs"/>
          <w:rtl/>
        </w:rPr>
        <w:t>ר</w:t>
      </w:r>
      <w:r w:rsidRPr="00985BE4">
        <w:rPr>
          <w:rStyle w:val="affffe"/>
          <w:rtl/>
        </w:rPr>
        <w:t>"</w:t>
      </w:r>
      <w:r w:rsidRPr="00985BE4">
        <w:rPr>
          <w:rStyle w:val="affffe"/>
          <w:rFonts w:hint="cs"/>
          <w:rtl/>
        </w:rPr>
        <w:t>ל: טע</w:t>
      </w:r>
      <w:r w:rsidR="00985BE4">
        <w:rPr>
          <w:rStyle w:val="affffe"/>
          <w:rFonts w:hint="cs"/>
          <w:rtl/>
        </w:rPr>
        <w:t>ם</w:t>
      </w:r>
      <w:r w:rsidRPr="00985BE4">
        <w:rPr>
          <w:rStyle w:val="affffe"/>
          <w:rFonts w:hint="cs"/>
          <w:rtl/>
        </w:rPr>
        <w:t xml:space="preserve"> ד</w:t>
      </w:r>
      <w:r w:rsidRPr="00985BE4">
        <w:rPr>
          <w:rStyle w:val="affffe"/>
          <w:rtl/>
        </w:rPr>
        <w:t>רבנן</w:t>
      </w:r>
      <w:r w:rsidRPr="00985BE4">
        <w:rPr>
          <w:rStyle w:val="affffe"/>
          <w:rFonts w:hint="cs"/>
          <w:rtl/>
        </w:rPr>
        <w:t>-</w:t>
      </w:r>
      <w:r w:rsidRPr="006B2A7E">
        <w:rPr>
          <w:rStyle w:val="affffa"/>
          <w:rFonts w:hint="cs"/>
          <w:rtl/>
        </w:rPr>
        <w:t xml:space="preserve"> '</w:t>
      </w:r>
      <w:r w:rsidRPr="006B2A7E">
        <w:rPr>
          <w:rStyle w:val="affffa"/>
          <w:rtl/>
        </w:rPr>
        <w:t>נערה</w:t>
      </w:r>
      <w:r w:rsidRPr="006B2A7E">
        <w:rPr>
          <w:rStyle w:val="affffa"/>
          <w:rFonts w:hint="cs"/>
          <w:rtl/>
        </w:rPr>
        <w:t>'</w:t>
      </w:r>
      <w:r w:rsidRPr="006B2A7E">
        <w:rPr>
          <w:rStyle w:val="affffa"/>
          <w:rtl/>
        </w:rPr>
        <w:t xml:space="preserve"> </w:t>
      </w:r>
      <w:r w:rsidRPr="00C35A2C">
        <w:rPr>
          <w:rFonts w:ascii="Fb Fontext" w:hAnsi="Fb Fontext"/>
          <w:rtl/>
        </w:rPr>
        <w:t>אפילו קטנה במשמע.</w:t>
      </w:r>
    </w:p>
    <w:p w14:paraId="2F7A058C" w14:textId="35320841" w:rsidR="00AB7D20" w:rsidRPr="00C35A2C" w:rsidRDefault="00AB7D20" w:rsidP="00AB7D20">
      <w:pPr>
        <w:rPr>
          <w:rFonts w:ascii="Fb Fontext" w:hAnsi="Fb Fontext"/>
          <w:rtl/>
        </w:rPr>
      </w:pPr>
      <w:r w:rsidRPr="00985BE4">
        <w:rPr>
          <w:rStyle w:val="affffe"/>
          <w:rtl/>
        </w:rPr>
        <w:t>•</w:t>
      </w:r>
      <w:r w:rsidRPr="00985BE4">
        <w:rPr>
          <w:rStyle w:val="affffe"/>
          <w:rFonts w:hint="cs"/>
          <w:rtl/>
        </w:rPr>
        <w:t xml:space="preserve"> </w:t>
      </w:r>
      <w:r w:rsidRPr="00985BE4">
        <w:rPr>
          <w:rStyle w:val="affffe"/>
          <w:rtl/>
        </w:rPr>
        <w:t>שמעה ר"</w:t>
      </w:r>
      <w:r w:rsidRPr="00985BE4">
        <w:rPr>
          <w:rStyle w:val="affffe"/>
          <w:rFonts w:hint="cs"/>
          <w:rtl/>
        </w:rPr>
        <w:t>פ בדר</w:t>
      </w:r>
      <w:r w:rsidRPr="00985BE4">
        <w:rPr>
          <w:rStyle w:val="affffe"/>
          <w:rtl/>
        </w:rPr>
        <w:t>"</w:t>
      </w:r>
      <w:r w:rsidRPr="00985BE4">
        <w:rPr>
          <w:rStyle w:val="affffe"/>
          <w:rFonts w:hint="cs"/>
          <w:rtl/>
        </w:rPr>
        <w:t>ח מכולחית לפני רשב</w:t>
      </w:r>
      <w:r w:rsidRPr="00985BE4">
        <w:rPr>
          <w:rStyle w:val="affffe"/>
          <w:rtl/>
        </w:rPr>
        <w:t>"</w:t>
      </w:r>
      <w:r w:rsidRPr="00985BE4">
        <w:rPr>
          <w:rStyle w:val="affffe"/>
          <w:rFonts w:hint="cs"/>
          <w:rtl/>
        </w:rPr>
        <w:t>א ו</w:t>
      </w:r>
      <w:r w:rsidRPr="00985BE4">
        <w:rPr>
          <w:rStyle w:val="affffe"/>
          <w:rtl/>
        </w:rPr>
        <w:t>א"ל:</w:t>
      </w:r>
      <w:r w:rsidRPr="00C35A2C">
        <w:rPr>
          <w:rFonts w:ascii="Fb Fontext" w:hAnsi="Fb Fontext"/>
          <w:sz w:val="32"/>
          <w:rtl/>
        </w:rPr>
        <w:t xml:space="preserve"> </w:t>
      </w:r>
      <w:r w:rsidRPr="00C35A2C">
        <w:rPr>
          <w:rFonts w:ascii="Fb Fontext" w:hAnsi="Fb Fontext" w:hint="cs"/>
          <w:sz w:val="32"/>
          <w:rtl/>
        </w:rPr>
        <w:t xml:space="preserve">דשנו לזה על דברי </w:t>
      </w:r>
      <w:r w:rsidRPr="00C35A2C">
        <w:rPr>
          <w:rFonts w:ascii="Fb Fontext" w:hAnsi="Fb Fontext"/>
          <w:sz w:val="32"/>
          <w:rtl/>
        </w:rPr>
        <w:t xml:space="preserve"> </w:t>
      </w:r>
      <w:r w:rsidRPr="002E234C">
        <w:rPr>
          <w:rStyle w:val="affffe"/>
          <w:rtl/>
        </w:rPr>
        <w:t>ר"ל:</w:t>
      </w:r>
      <w:r w:rsidRPr="00C35A2C">
        <w:rPr>
          <w:rFonts w:ascii="Fb Fontext" w:hAnsi="Fb Fontext"/>
          <w:sz w:val="32"/>
          <w:rtl/>
        </w:rPr>
        <w:t xml:space="preserve"> </w:t>
      </w:r>
      <w:r w:rsidRPr="00C35A2C">
        <w:rPr>
          <w:rFonts w:ascii="Fb Fontext" w:hAnsi="Fb Fontext" w:hint="cs"/>
          <w:sz w:val="32"/>
          <w:rtl/>
        </w:rPr>
        <w:t>ד</w:t>
      </w:r>
      <w:r w:rsidRPr="00C35A2C">
        <w:rPr>
          <w:rFonts w:ascii="Fb Fontext" w:hAnsi="Fb Fontext"/>
          <w:sz w:val="32"/>
          <w:rtl/>
        </w:rPr>
        <w:t xml:space="preserve">המוציא שם רע על הקטנה - פטור, </w:t>
      </w:r>
      <w:r w:rsidRPr="00B71F95">
        <w:rPr>
          <w:rStyle w:val="affffa"/>
          <w:rFonts w:hint="cs"/>
          <w:rtl/>
        </w:rPr>
        <w:t>ד'</w:t>
      </w:r>
      <w:r w:rsidRPr="00B71F95">
        <w:rPr>
          <w:rStyle w:val="affffa"/>
          <w:rtl/>
        </w:rPr>
        <w:t>ונתנו לאבי הנערה</w:t>
      </w:r>
      <w:r w:rsidRPr="00B71F95">
        <w:rPr>
          <w:rStyle w:val="affffa"/>
          <w:rFonts w:hint="cs"/>
          <w:rtl/>
        </w:rPr>
        <w:t>'</w:t>
      </w:r>
      <w:r w:rsidRPr="00B71F95">
        <w:rPr>
          <w:rStyle w:val="affffa"/>
          <w:rtl/>
        </w:rPr>
        <w:t>,</w:t>
      </w:r>
      <w:r w:rsidRPr="00C35A2C">
        <w:rPr>
          <w:rFonts w:ascii="Fb Fontext" w:hAnsi="Fb Fontext"/>
          <w:sz w:val="32"/>
          <w:rtl/>
        </w:rPr>
        <w:t xml:space="preserve"> </w:t>
      </w:r>
      <w:r w:rsidRPr="0028536C">
        <w:rPr>
          <w:rStyle w:val="affffa"/>
          <w:rtl/>
        </w:rPr>
        <w:t xml:space="preserve">נערה </w:t>
      </w:r>
      <w:r w:rsidRPr="00C35A2C">
        <w:rPr>
          <w:rFonts w:ascii="Fb Fontext" w:hAnsi="Fb Fontext"/>
          <w:sz w:val="32"/>
          <w:rtl/>
        </w:rPr>
        <w:t>מלא דיבר הכתוב.</w:t>
      </w:r>
    </w:p>
    <w:p w14:paraId="2C5206AC" w14:textId="77777777" w:rsidR="0028536C" w:rsidRDefault="00AB7D20" w:rsidP="00AB7D20">
      <w:pPr>
        <w:rPr>
          <w:rFonts w:ascii="Fb Fontext" w:hAnsi="Fb Fontext"/>
          <w:rtl/>
        </w:rPr>
      </w:pPr>
      <w:r w:rsidRPr="00985BE4">
        <w:rPr>
          <w:rStyle w:val="affffe"/>
          <w:rFonts w:hint="cs"/>
          <w:rtl/>
        </w:rPr>
        <w:t>והקשה ראב</w:t>
      </w:r>
      <w:r w:rsidRPr="00985BE4">
        <w:rPr>
          <w:rStyle w:val="affffe"/>
          <w:rtl/>
        </w:rPr>
        <w:t>"</w:t>
      </w:r>
      <w:r w:rsidRPr="00985BE4">
        <w:rPr>
          <w:rStyle w:val="affffe"/>
          <w:rFonts w:hint="cs"/>
          <w:rtl/>
        </w:rPr>
        <w:t>א</w:t>
      </w:r>
      <w:r w:rsidRPr="00985BE4">
        <w:rPr>
          <w:rStyle w:val="affffe"/>
          <w:rtl/>
        </w:rPr>
        <w:t xml:space="preserve">: </w:t>
      </w:r>
      <w:r w:rsidRPr="00C35A2C">
        <w:rPr>
          <w:rFonts w:ascii="Fb Fontext" w:hAnsi="Fb Fontext"/>
          <w:rtl/>
        </w:rPr>
        <w:t xml:space="preserve">טעמא </w:t>
      </w:r>
      <w:r w:rsidRPr="00C54C7E">
        <w:rPr>
          <w:rStyle w:val="afffe"/>
          <w:rFonts w:hint="cs"/>
          <w:rtl/>
        </w:rPr>
        <w:t>ד</w:t>
      </w:r>
      <w:r w:rsidRPr="0028536C">
        <w:rPr>
          <w:rStyle w:val="affffa"/>
          <w:rtl/>
        </w:rPr>
        <w:t>נערה,</w:t>
      </w:r>
      <w:r w:rsidRPr="00C35A2C">
        <w:rPr>
          <w:rFonts w:ascii="Fb Fontext" w:hAnsi="Fb Fontext"/>
          <w:rtl/>
        </w:rPr>
        <w:t xml:space="preserve"> הא לאו הכי – הו"</w:t>
      </w:r>
      <w:r w:rsidRPr="00C35A2C">
        <w:rPr>
          <w:rFonts w:ascii="Fb Fontext" w:hAnsi="Fb Fontext" w:hint="cs"/>
          <w:rtl/>
        </w:rPr>
        <w:t xml:space="preserve">א </w:t>
      </w:r>
      <w:r w:rsidR="00BD4EEB">
        <w:rPr>
          <w:rFonts w:ascii="Fb Fontext" w:hAnsi="Fb Fontext" w:hint="cs"/>
          <w:rtl/>
        </w:rPr>
        <w:t>אף</w:t>
      </w:r>
      <w:r w:rsidRPr="00C35A2C">
        <w:rPr>
          <w:rFonts w:ascii="Fb Fontext" w:hAnsi="Fb Fontext" w:hint="cs"/>
          <w:rtl/>
        </w:rPr>
        <w:t xml:space="preserve"> </w:t>
      </w:r>
      <w:r w:rsidRPr="00C35A2C">
        <w:rPr>
          <w:rFonts w:ascii="Fb Fontext" w:hAnsi="Fb Fontext"/>
          <w:rtl/>
        </w:rPr>
        <w:t xml:space="preserve">קטנה, </w:t>
      </w:r>
    </w:p>
    <w:p w14:paraId="7733AA0B" w14:textId="08011367" w:rsidR="00AB7D20" w:rsidRDefault="00AB7D20" w:rsidP="00AB7D20">
      <w:pPr>
        <w:rPr>
          <w:rFonts w:ascii="Fb Fontext" w:hAnsi="Fb Fontext"/>
          <w:rtl/>
        </w:rPr>
      </w:pPr>
      <w:r w:rsidRPr="00C35A2C">
        <w:rPr>
          <w:rFonts w:ascii="Fb Fontext" w:hAnsi="Fb Fontext"/>
          <w:rtl/>
        </w:rPr>
        <w:t>והא כתיב:</w:t>
      </w:r>
      <w:r w:rsidRPr="00AD1A41">
        <w:rPr>
          <w:rStyle w:val="affffa"/>
          <w:rtl/>
        </w:rPr>
        <w:t xml:space="preserve"> והוציאו את הנערה אל פתח בית אביה וסקלוה</w:t>
      </w:r>
      <w:r w:rsidRPr="00AD1A41">
        <w:rPr>
          <w:rStyle w:val="affffa"/>
          <w:rFonts w:hint="cs"/>
          <w:rtl/>
        </w:rPr>
        <w:t>'</w:t>
      </w:r>
      <w:r w:rsidRPr="00AD1A41">
        <w:rPr>
          <w:rStyle w:val="affffa"/>
          <w:rtl/>
        </w:rPr>
        <w:t>,</w:t>
      </w:r>
    </w:p>
    <w:p w14:paraId="140F4E34" w14:textId="77777777" w:rsidR="00AB7D20" w:rsidRPr="00F71179" w:rsidRDefault="00AB7D20" w:rsidP="00AB7D20">
      <w:pPr>
        <w:rPr>
          <w:rFonts w:ascii="Fb Fontext" w:hAnsi="Fb Fontext"/>
          <w:spacing w:val="-6"/>
          <w:rtl/>
        </w:rPr>
      </w:pPr>
      <w:r w:rsidRPr="00F71179">
        <w:rPr>
          <w:rFonts w:ascii="Fb Fontext" w:hAnsi="Fb Fontext" w:hint="cs"/>
          <w:spacing w:val="-6"/>
          <w:rtl/>
        </w:rPr>
        <w:t xml:space="preserve">והא </w:t>
      </w:r>
      <w:r w:rsidRPr="00F71179">
        <w:rPr>
          <w:rFonts w:ascii="Fb Fontext" w:hAnsi="Fb Fontext"/>
          <w:spacing w:val="-6"/>
          <w:rtl/>
        </w:rPr>
        <w:t xml:space="preserve">קטנה לאו </w:t>
      </w:r>
      <w:r w:rsidRPr="0028536C">
        <w:rPr>
          <w:rtl/>
        </w:rPr>
        <w:t>בת עונשין היא</w:t>
      </w:r>
      <w:r w:rsidRPr="0028536C">
        <w:rPr>
          <w:rFonts w:hint="cs"/>
          <w:rtl/>
        </w:rPr>
        <w:t xml:space="preserve">. </w:t>
      </w:r>
      <w:r w:rsidRPr="0028536C">
        <w:rPr>
          <w:rtl/>
        </w:rPr>
        <w:t>אלא כאן נערה</w:t>
      </w:r>
      <w:r w:rsidRPr="0028536C">
        <w:rPr>
          <w:rFonts w:hint="cs"/>
          <w:rtl/>
        </w:rPr>
        <w:t xml:space="preserve"> לגלויי דב</w:t>
      </w:r>
      <w:r w:rsidRPr="0028536C">
        <w:rPr>
          <w:rtl/>
        </w:rPr>
        <w:t xml:space="preserve">כל מקום שנאמר </w:t>
      </w:r>
      <w:r w:rsidRPr="0028536C">
        <w:rPr>
          <w:rStyle w:val="affffa"/>
          <w:rFonts w:hint="cs"/>
          <w:rtl/>
        </w:rPr>
        <w:t>'</w:t>
      </w:r>
      <w:r w:rsidRPr="0028536C">
        <w:rPr>
          <w:rStyle w:val="affffa"/>
          <w:rtl/>
        </w:rPr>
        <w:t>נער</w:t>
      </w:r>
      <w:r w:rsidRPr="0028536C">
        <w:rPr>
          <w:rStyle w:val="affffa"/>
          <w:rFonts w:hint="cs"/>
          <w:rtl/>
        </w:rPr>
        <w:t>'</w:t>
      </w:r>
      <w:r w:rsidRPr="0028536C">
        <w:rPr>
          <w:rtl/>
        </w:rPr>
        <w:t xml:space="preserve"> אפילו קטנה במשמע.</w:t>
      </w:r>
    </w:p>
    <w:p w14:paraId="2A37CB14" w14:textId="77777777" w:rsidR="00AB7D20" w:rsidRDefault="00AB7D20" w:rsidP="003156E1">
      <w:pPr>
        <w:pStyle w:val="aff9"/>
        <w:rPr>
          <w:rtl/>
        </w:rPr>
      </w:pPr>
      <w:r w:rsidRPr="00C30EB5">
        <w:rPr>
          <w:rFonts w:hint="cs"/>
          <w:rtl/>
        </w:rPr>
        <w:t>׹</w:t>
      </w:r>
    </w:p>
    <w:p w14:paraId="39767BDB" w14:textId="77777777" w:rsidR="00AB7D20" w:rsidRPr="00C54C7E" w:rsidRDefault="00AB7D20" w:rsidP="00E26091">
      <w:pPr>
        <w:pStyle w:val="afff"/>
        <w:framePr w:wrap="around"/>
        <w:rPr>
          <w:rtl/>
        </w:rPr>
      </w:pPr>
      <w:bookmarkStart w:id="284" w:name="_Toc119353069"/>
      <w:r w:rsidRPr="00C54C7E">
        <w:rPr>
          <w:rtl/>
        </w:rPr>
        <w:t>מא</w:t>
      </w:r>
      <w:r w:rsidRPr="00C54C7E">
        <w:rPr>
          <w:rFonts w:hint="cs"/>
          <w:rtl/>
        </w:rPr>
        <w:t>.</w:t>
      </w:r>
      <w:bookmarkEnd w:id="284"/>
    </w:p>
    <w:p w14:paraId="464D1F37" w14:textId="77777777" w:rsidR="00B0480B" w:rsidRDefault="00AB7D20" w:rsidP="00B0480B">
      <w:pPr>
        <w:pStyle w:val="afffff4"/>
        <w:rPr>
          <w:rtl/>
        </w:rPr>
      </w:pPr>
      <w:ins w:id="9856" w:author="מספור קטעי משנה" w:date="2026-10-06T06:45:30Z">
        <w:r>
          <w:rPr>
            <w:rStyle w:val="MisparKeta"/>
          </w:rPr>
          <w:t xml:space="preserve">א. </w:t>
        </w:r>
      </w:ins>
      <w:bookmarkStart w:id="285" w:name="_Toc119353070"/>
      <w:r w:rsidRPr="00B0480B">
        <w:rPr>
          <w:rtl/>
        </w:rPr>
        <w:t>האומר פתיתי את בתו של פלוני</w:t>
      </w:r>
      <w:bookmarkEnd w:id="285"/>
      <w:r w:rsidRPr="00C54C7E">
        <w:rPr>
          <w:rtl/>
        </w:rPr>
        <w:t xml:space="preserve"> </w:t>
      </w:r>
    </w:p>
    <w:p>
      <w:pPr>
        <w:pStyle w:val="MishnaBatzad"/>
        <w:rPr>
          <w:ins w:id="20002" w:author="קלוד" w:date="2026-10-06T10:43:33Z"/>
        </w:rPr>
      </w:pPr>
      <w:ins w:id="20001" w:author="קלוד" w:date="2026-10-06T10:43:33Z">
        <w:r>
          <w:t xml:space="preserve">משנה ט</w:t>
        </w:r>
      </w:ins>
    </w:p>
    <w:p w14:paraId="1FB0F84C" w14:textId="2B21AF41" w:rsidR="00AB7D20" w:rsidRPr="00C54C7E" w:rsidRDefault="00AB7D20" w:rsidP="00C54C7E">
      <w:pPr>
        <w:pStyle w:val="afff5"/>
        <w:rPr>
          <w:rtl/>
        </w:rPr>
      </w:pPr>
      <w:r w:rsidRPr="00C54C7E">
        <w:rPr>
          <w:rtl/>
        </w:rPr>
        <w:t xml:space="preserve">משלם בושת ופגם </w:t>
      </w:r>
      <w:r w:rsidR="002B2629">
        <w:rPr>
          <w:rFonts w:hint="cs"/>
          <w:rtl/>
        </w:rPr>
        <w:t>ע</w:t>
      </w:r>
      <w:r w:rsidR="002B7BCC">
        <w:rPr>
          <w:rtl/>
        </w:rPr>
        <w:t>"</w:t>
      </w:r>
      <w:r w:rsidR="002B2629">
        <w:rPr>
          <w:rFonts w:hint="cs"/>
          <w:rtl/>
        </w:rPr>
        <w:t>פ</w:t>
      </w:r>
      <w:r w:rsidRPr="00C54C7E">
        <w:rPr>
          <w:rtl/>
        </w:rPr>
        <w:t xml:space="preserve"> עצמו, ו</w:t>
      </w:r>
      <w:r w:rsidR="002B2629">
        <w:rPr>
          <w:rFonts w:hint="cs"/>
          <w:rtl/>
        </w:rPr>
        <w:t xml:space="preserve">לא </w:t>
      </w:r>
      <w:r w:rsidRPr="00C54C7E">
        <w:rPr>
          <w:rtl/>
        </w:rPr>
        <w:t>קנס.</w:t>
      </w:r>
    </w:p>
    <w:p w14:paraId="63322FAF" w14:textId="627A17DC" w:rsidR="00AB7D20" w:rsidRPr="00C54C7E" w:rsidRDefault="00AB7D20" w:rsidP="002B2629">
      <w:pPr>
        <w:pStyle w:val="afff5"/>
        <w:rPr>
          <w:rtl/>
        </w:rPr>
      </w:pPr>
      <w:bookmarkStart w:id="286" w:name="_Toc119353071"/>
      <w:r w:rsidRPr="00B0480B">
        <w:rPr>
          <w:rStyle w:val="afffff5"/>
          <w:rtl/>
        </w:rPr>
        <w:t>האומר גנבתי</w:t>
      </w:r>
      <w:bookmarkEnd w:id="286"/>
      <w:r w:rsidRPr="00C54C7E">
        <w:rPr>
          <w:rtl/>
        </w:rPr>
        <w:t xml:space="preserve"> משלם הקרן </w:t>
      </w:r>
      <w:r w:rsidR="002B2629">
        <w:rPr>
          <w:rFonts w:hint="cs"/>
          <w:rtl/>
        </w:rPr>
        <w:t>ע</w:t>
      </w:r>
      <w:r w:rsidR="002B7BCC">
        <w:rPr>
          <w:rtl/>
        </w:rPr>
        <w:t>"</w:t>
      </w:r>
      <w:r w:rsidR="002B2629">
        <w:rPr>
          <w:rFonts w:hint="cs"/>
          <w:rtl/>
        </w:rPr>
        <w:t>פ</w:t>
      </w:r>
      <w:r w:rsidRPr="00C54C7E">
        <w:rPr>
          <w:rtl/>
        </w:rPr>
        <w:t xml:space="preserve"> עצמו,</w:t>
      </w:r>
      <w:r w:rsidR="000721AB">
        <w:rPr>
          <w:rFonts w:hint="cs"/>
          <w:rtl/>
        </w:rPr>
        <w:t xml:space="preserve"> </w:t>
      </w:r>
      <w:r w:rsidR="002B2629">
        <w:rPr>
          <w:rFonts w:hint="cs"/>
          <w:rtl/>
        </w:rPr>
        <w:t>ולא כפל ודו</w:t>
      </w:r>
      <w:r w:rsidR="002B7BCC">
        <w:rPr>
          <w:rtl/>
        </w:rPr>
        <w:t>"</w:t>
      </w:r>
      <w:r w:rsidR="002B2629">
        <w:rPr>
          <w:rFonts w:hint="cs"/>
          <w:rtl/>
        </w:rPr>
        <w:t>ה.</w:t>
      </w:r>
    </w:p>
    <w:p w14:paraId="175C2FA2" w14:textId="2038A87E" w:rsidR="00AB7D20" w:rsidRPr="00C54C7E" w:rsidRDefault="00AB7D20" w:rsidP="00C54C7E">
      <w:pPr>
        <w:pStyle w:val="afff5"/>
        <w:rPr>
          <w:rtl/>
        </w:rPr>
      </w:pPr>
      <w:r w:rsidRPr="00C54C7E">
        <w:rPr>
          <w:rtl/>
        </w:rPr>
        <w:t>המית שורי את פלוני או שורו של פלוני משלם על פי עצמו.</w:t>
      </w:r>
    </w:p>
    <w:p w14:paraId="469C1246" w14:textId="77777777" w:rsidR="00AB7D20" w:rsidRPr="00C54C7E" w:rsidRDefault="00AB7D20" w:rsidP="00C54C7E">
      <w:pPr>
        <w:pStyle w:val="afff5"/>
        <w:rPr>
          <w:rtl/>
        </w:rPr>
      </w:pPr>
      <w:r w:rsidRPr="00C54C7E">
        <w:rPr>
          <w:rtl/>
        </w:rPr>
        <w:t>המית שורי עבדו של פלוני - אין משלם ע"פ עצמו.</w:t>
      </w:r>
    </w:p>
    <w:p w14:paraId="6C75D8A6" w14:textId="78D8D59C" w:rsidR="00AB7D20" w:rsidRPr="00B0480B" w:rsidRDefault="00AB7D20" w:rsidP="00AB7D20">
      <w:pPr>
        <w:pStyle w:val="afff5"/>
        <w:rPr>
          <w:b/>
          <w:spacing w:val="4"/>
          <w:rtl/>
        </w:rPr>
      </w:pPr>
      <w:bookmarkStart w:id="287" w:name="_Toc119353072"/>
      <w:r w:rsidRPr="00B0480B">
        <w:rPr>
          <w:rStyle w:val="afffff5"/>
          <w:rtl/>
        </w:rPr>
        <w:t>זה הכלל:</w:t>
      </w:r>
      <w:bookmarkEnd w:id="287"/>
      <w:r w:rsidRPr="00B0480B">
        <w:rPr>
          <w:spacing w:val="4"/>
          <w:rtl/>
        </w:rPr>
        <w:t xml:space="preserve"> כל המשלם יתר על מה שהזיק </w:t>
      </w:r>
      <w:r w:rsidR="002B2629" w:rsidRPr="00B0480B">
        <w:rPr>
          <w:rFonts w:hint="cs"/>
          <w:spacing w:val="4"/>
          <w:rtl/>
        </w:rPr>
        <w:t>אין</w:t>
      </w:r>
      <w:r w:rsidRPr="00B0480B">
        <w:rPr>
          <w:spacing w:val="4"/>
          <w:rtl/>
        </w:rPr>
        <w:t xml:space="preserve"> משלם ע"פ עצמו</w:t>
      </w:r>
      <w:r w:rsidRPr="00B0480B">
        <w:rPr>
          <w:b/>
          <w:spacing w:val="4"/>
          <w:rtl/>
          <w:rPrChange w:id="40001" w:author="Claude" w:date="2026-10-06T13:34:40Z">
            <w:rPr>
              <w:b/>
              <w:spacing w:val="4"/>
              <w:sz w:val="32"/>
              <w:rtl/>
            </w:rPr>
          </w:rPrChange>
        </w:rPr>
        <w:t>.</w:t>
      </w:r>
    </w:p>
    <w:p w14:paraId="596EACC1" w14:textId="77777777" w:rsidR="00E268F4" w:rsidRDefault="000721AB" w:rsidP="000721AB">
      <w:pPr>
        <w:rPr>
          <w:rFonts w:ascii="Fb Fontext" w:hAnsi="Fb Fontext"/>
          <w:spacing w:val="-6"/>
          <w:sz w:val="32"/>
          <w:rtl/>
        </w:rPr>
      </w:pPr>
      <w:r w:rsidRPr="00730169">
        <w:rPr>
          <w:rFonts w:ascii="Fb Fontext" w:hAnsi="Fb Fontext" w:hint="cs"/>
          <w:spacing w:val="-6"/>
          <w:sz w:val="32"/>
          <w:rtl/>
        </w:rPr>
        <w:t xml:space="preserve">לא רק אנסתי דלא פגמה דמשלם בושת ופגם אלא </w:t>
      </w:r>
      <w:r w:rsidRPr="00B0480B">
        <w:rPr>
          <w:rStyle w:val="affffc"/>
          <w:rFonts w:hint="cs"/>
          <w:rtl/>
        </w:rPr>
        <w:t xml:space="preserve">אף פתיתי </w:t>
      </w:r>
      <w:r w:rsidRPr="00730169">
        <w:rPr>
          <w:rFonts w:ascii="Fb Fontext" w:hAnsi="Fb Fontext" w:hint="cs"/>
          <w:spacing w:val="-6"/>
          <w:sz w:val="32"/>
          <w:rtl/>
        </w:rPr>
        <w:t>דפגמה</w:t>
      </w:r>
      <w:r w:rsidR="00E268F4">
        <w:rPr>
          <w:rFonts w:ascii="Fb Fontext" w:hAnsi="Fb Fontext" w:hint="cs"/>
          <w:spacing w:val="-6"/>
          <w:sz w:val="32"/>
          <w:rtl/>
        </w:rPr>
        <w:t>,</w:t>
      </w:r>
    </w:p>
    <w:p w14:paraId="79126280" w14:textId="3769CFAF" w:rsidR="00AB7D20" w:rsidRPr="0028536C" w:rsidRDefault="000721AB" w:rsidP="00AB7D20">
      <w:pPr>
        <w:rPr>
          <w:rFonts w:ascii="Fb Fontext" w:hAnsi="Fb Fontext"/>
          <w:spacing w:val="-2"/>
          <w:rtl/>
        </w:rPr>
      </w:pPr>
      <w:r w:rsidRPr="0028536C">
        <w:rPr>
          <w:rStyle w:val="affffe"/>
          <w:rFonts w:hint="cs"/>
          <w:rtl/>
        </w:rPr>
        <w:t>ו</w:t>
      </w:r>
      <w:r w:rsidR="00AB7D20" w:rsidRPr="0028536C">
        <w:rPr>
          <w:rStyle w:val="affffe"/>
          <w:rtl/>
        </w:rPr>
        <w:t xml:space="preserve">לא </w:t>
      </w:r>
      <w:r w:rsidRPr="0028536C">
        <w:rPr>
          <w:rStyle w:val="affffe"/>
          <w:rFonts w:hint="cs"/>
          <w:rtl/>
        </w:rPr>
        <w:t>כ</w:t>
      </w:r>
      <w:r w:rsidR="00AB7D20" w:rsidRPr="0028536C">
        <w:rPr>
          <w:rStyle w:val="affffe"/>
          <w:rFonts w:hint="cs"/>
          <w:rtl/>
        </w:rPr>
        <w:t>ר</w:t>
      </w:r>
      <w:r w:rsidR="00AB7D20" w:rsidRPr="0028536C">
        <w:rPr>
          <w:rStyle w:val="affffe"/>
          <w:rtl/>
        </w:rPr>
        <w:t>"</w:t>
      </w:r>
      <w:r w:rsidR="00AB7D20" w:rsidRPr="0028536C">
        <w:rPr>
          <w:rStyle w:val="affffe"/>
          <w:rFonts w:hint="cs"/>
          <w:rtl/>
        </w:rPr>
        <w:t>ש</w:t>
      </w:r>
      <w:r w:rsidR="00AB7D20" w:rsidRPr="0028536C">
        <w:rPr>
          <w:rStyle w:val="affffe"/>
          <w:rtl/>
        </w:rPr>
        <w:t>:</w:t>
      </w:r>
      <w:r w:rsidR="00AB7D20" w:rsidRPr="0028536C">
        <w:rPr>
          <w:rFonts w:ascii="Fb Fontext" w:hAnsi="Fb Fontext"/>
          <w:spacing w:val="-2"/>
          <w:rtl/>
        </w:rPr>
        <w:t xml:space="preserve"> אף בושת ופגם אי</w:t>
      </w:r>
      <w:r w:rsidR="00B0480B" w:rsidRPr="0028536C">
        <w:rPr>
          <w:rFonts w:ascii="Fb Fontext" w:hAnsi="Fb Fontext" w:hint="cs"/>
          <w:spacing w:val="-2"/>
          <w:rtl/>
        </w:rPr>
        <w:t>ן</w:t>
      </w:r>
      <w:r w:rsidR="00AB7D20" w:rsidRPr="0028536C">
        <w:rPr>
          <w:rFonts w:ascii="Fb Fontext" w:hAnsi="Fb Fontext"/>
          <w:spacing w:val="-2"/>
          <w:rtl/>
        </w:rPr>
        <w:t xml:space="preserve"> משלם ע"פ עצמו, </w:t>
      </w:r>
      <w:r w:rsidRPr="0028536C">
        <w:rPr>
          <w:rStyle w:val="afffff0"/>
          <w:rFonts w:hint="cs"/>
          <w:spacing w:val="-2"/>
          <w:rtl/>
        </w:rPr>
        <w:t>שאין בכוח</w:t>
      </w:r>
      <w:r w:rsidR="00B0480B" w:rsidRPr="0028536C">
        <w:rPr>
          <w:rStyle w:val="afffff0"/>
          <w:rFonts w:hint="cs"/>
          <w:spacing w:val="-2"/>
          <w:rtl/>
        </w:rPr>
        <w:t>ו</w:t>
      </w:r>
      <w:r w:rsidRPr="0028536C">
        <w:rPr>
          <w:rStyle w:val="afffff0"/>
          <w:rFonts w:hint="cs"/>
          <w:spacing w:val="-2"/>
          <w:rtl/>
        </w:rPr>
        <w:t xml:space="preserve"> ל</w:t>
      </w:r>
      <w:r w:rsidR="00AB7D20" w:rsidRPr="0028536C">
        <w:rPr>
          <w:rStyle w:val="afffff0"/>
          <w:spacing w:val="-2"/>
          <w:rtl/>
        </w:rPr>
        <w:t>פגו</w:t>
      </w:r>
      <w:r w:rsidR="0028536C" w:rsidRPr="0028536C">
        <w:rPr>
          <w:rStyle w:val="afffff0"/>
          <w:rFonts w:hint="cs"/>
          <w:spacing w:val="-2"/>
          <w:rtl/>
        </w:rPr>
        <w:t>מה</w:t>
      </w:r>
    </w:p>
    <w:p w14:paraId="5159B359" w14:textId="266241A9" w:rsidR="00AB7D20" w:rsidRPr="00F71179" w:rsidRDefault="00AB7D20" w:rsidP="000721AB">
      <w:pPr>
        <w:rPr>
          <w:rtl/>
        </w:rPr>
      </w:pPr>
      <w:r w:rsidRPr="000721AB">
        <w:rPr>
          <w:rStyle w:val="affffe"/>
          <w:rFonts w:hint="cs"/>
          <w:rtl/>
        </w:rPr>
        <w:t>ר</w:t>
      </w:r>
      <w:r w:rsidRPr="000721AB">
        <w:rPr>
          <w:rStyle w:val="affffe"/>
          <w:rtl/>
        </w:rPr>
        <w:t>"</w:t>
      </w:r>
      <w:r w:rsidRPr="000721AB">
        <w:rPr>
          <w:rStyle w:val="affffe"/>
          <w:rFonts w:hint="cs"/>
          <w:rtl/>
        </w:rPr>
        <w:t xml:space="preserve">פ דחאו לאביי </w:t>
      </w:r>
      <w:r w:rsidRPr="00F71179">
        <w:rPr>
          <w:rFonts w:hint="cs"/>
          <w:rtl/>
        </w:rPr>
        <w:t>ד</w:t>
      </w:r>
      <w:r w:rsidR="00BD4EEB">
        <w:rPr>
          <w:rFonts w:hint="cs"/>
          <w:rtl/>
        </w:rPr>
        <w:t>אף</w:t>
      </w:r>
      <w:r w:rsidRPr="00F71179">
        <w:rPr>
          <w:rFonts w:hint="cs"/>
          <w:rtl/>
        </w:rPr>
        <w:t xml:space="preserve"> </w:t>
      </w:r>
      <w:r w:rsidR="001D3B50">
        <w:rPr>
          <w:rFonts w:hint="cs"/>
          <w:rtl/>
        </w:rPr>
        <w:t xml:space="preserve">שנח לה </w:t>
      </w:r>
      <w:r w:rsidRPr="00F71179">
        <w:rPr>
          <w:rFonts w:hint="cs"/>
          <w:rtl/>
        </w:rPr>
        <w:t>אפשר דלא ניח</w:t>
      </w:r>
      <w:r w:rsidRPr="00F71179">
        <w:rPr>
          <w:rtl/>
        </w:rPr>
        <w:t>"</w:t>
      </w:r>
      <w:r w:rsidRPr="00F71179">
        <w:rPr>
          <w:rFonts w:hint="cs"/>
          <w:rtl/>
        </w:rPr>
        <w:t xml:space="preserve">ל לאביה או לבני משפחה או </w:t>
      </w:r>
      <w:r w:rsidR="00BD4EEB">
        <w:rPr>
          <w:rFonts w:hint="cs"/>
          <w:rtl/>
        </w:rPr>
        <w:t>אף</w:t>
      </w:r>
      <w:r w:rsidRPr="00F71179">
        <w:rPr>
          <w:rFonts w:hint="cs"/>
          <w:rtl/>
        </w:rPr>
        <w:t xml:space="preserve"> לחד במדה</w:t>
      </w:r>
      <w:r w:rsidRPr="00F71179">
        <w:rPr>
          <w:rtl/>
        </w:rPr>
        <w:t>"</w:t>
      </w:r>
      <w:r w:rsidRPr="00F71179">
        <w:rPr>
          <w:rFonts w:hint="cs"/>
          <w:rtl/>
        </w:rPr>
        <w:t>י</w:t>
      </w:r>
      <w:r w:rsidR="00502266">
        <w:rPr>
          <w:rFonts w:hint="cs"/>
          <w:rtl/>
        </w:rPr>
        <w:t>,</w:t>
      </w:r>
    </w:p>
    <w:p w14:paraId="7C6DE31A" w14:textId="1EE78E57" w:rsidR="00AB7D20" w:rsidRPr="00C54C7E" w:rsidRDefault="00AB7D20" w:rsidP="00C54C7E">
      <w:pPr>
        <w:pStyle w:val="afffd"/>
        <w:rPr>
          <w:rtl/>
        </w:rPr>
      </w:pPr>
      <w:ins w:id="9858" w:author="מספור קטעי משנה" w:date="2026-10-06T06:45:30Z">
        <w:r>
          <w:rPr>
            <w:rStyle w:val="MisparKeta"/>
          </w:rPr>
          <w:t xml:space="preserve">ג. </w:t>
        </w:r>
      </w:ins>
      <w:bookmarkStart w:id="288" w:name="_Toc119353073"/>
      <w:r w:rsidRPr="00C54C7E">
        <w:rPr>
          <w:rtl/>
        </w:rPr>
        <w:lastRenderedPageBreak/>
        <w:t>האומר גנבתי - משלם את הקרן</w:t>
      </w:r>
      <w:r w:rsidR="000721AB">
        <w:rPr>
          <w:rFonts w:hint="cs"/>
          <w:rtl/>
        </w:rPr>
        <w:t xml:space="preserve"> ע</w:t>
      </w:r>
      <w:r w:rsidR="002B7BCC">
        <w:rPr>
          <w:rtl/>
        </w:rPr>
        <w:t>"</w:t>
      </w:r>
      <w:r w:rsidR="000721AB">
        <w:rPr>
          <w:rFonts w:hint="cs"/>
          <w:rtl/>
        </w:rPr>
        <w:t>פ עצמו ולא כפל דו</w:t>
      </w:r>
      <w:r w:rsidR="002B7BCC">
        <w:rPr>
          <w:rtl/>
        </w:rPr>
        <w:t>"</w:t>
      </w:r>
      <w:r w:rsidR="000721AB">
        <w:rPr>
          <w:rFonts w:hint="cs"/>
          <w:rtl/>
        </w:rPr>
        <w:t>ה</w:t>
      </w:r>
      <w:r w:rsidRPr="00C54C7E">
        <w:rPr>
          <w:rtl/>
        </w:rPr>
        <w:t>.</w:t>
      </w:r>
      <w:bookmarkEnd w:id="288"/>
    </w:p>
    <w:p w14:paraId="1EAE5143" w14:textId="3809EE84" w:rsidR="00AB7D20" w:rsidRPr="006D5126" w:rsidRDefault="00AB7D20" w:rsidP="00F1680A">
      <w:pPr>
        <w:pStyle w:val="affffb"/>
        <w:rPr>
          <w:spacing w:val="0"/>
          <w:rtl/>
        </w:rPr>
      </w:pPr>
      <w:bookmarkStart w:id="289" w:name="_Toc119353074"/>
      <w:r w:rsidRPr="006D5126">
        <w:rPr>
          <w:spacing w:val="0"/>
          <w:rtl/>
        </w:rPr>
        <w:t>איתמר: פלגא ניזקא</w:t>
      </w:r>
      <w:r w:rsidR="0028536C" w:rsidRPr="006D5126">
        <w:rPr>
          <w:rFonts w:hint="cs"/>
          <w:spacing w:val="0"/>
          <w:rtl/>
        </w:rPr>
        <w:t xml:space="preserve"> קנס או ממון [ד]</w:t>
      </w:r>
      <w:bookmarkEnd w:id="289"/>
    </w:p>
    <w:p w14:paraId="40FC16E0" w14:textId="6C56B1BC" w:rsidR="001D3B50" w:rsidRDefault="00AB7D20" w:rsidP="001D3B50">
      <w:pPr>
        <w:rPr>
          <w:rFonts w:ascii="Fb Fontext" w:hAnsi="Fb Fontext"/>
          <w:sz w:val="32"/>
          <w:rtl/>
        </w:rPr>
      </w:pPr>
      <w:r w:rsidRPr="000721AB">
        <w:rPr>
          <w:rStyle w:val="affffe"/>
          <w:rtl/>
        </w:rPr>
        <w:t>ר"</w:t>
      </w:r>
      <w:r w:rsidRPr="000721AB">
        <w:rPr>
          <w:rStyle w:val="affffe"/>
          <w:rFonts w:hint="cs"/>
          <w:rtl/>
        </w:rPr>
        <w:t>פ:</w:t>
      </w:r>
      <w:r w:rsidRPr="000721AB">
        <w:rPr>
          <w:rStyle w:val="affffe"/>
          <w:rtl/>
        </w:rPr>
        <w:t xml:space="preserve"> </w:t>
      </w:r>
      <w:r w:rsidRPr="00C35A2C">
        <w:rPr>
          <w:rFonts w:ascii="Fb Fontext" w:hAnsi="Fb Fontext"/>
          <w:sz w:val="32"/>
          <w:rtl/>
        </w:rPr>
        <w:t xml:space="preserve">פלגא ניזקא </w:t>
      </w:r>
      <w:r w:rsidRPr="00CA108A">
        <w:rPr>
          <w:rFonts w:ascii="Fb Fontext" w:hAnsi="Fb Fontext" w:cs="PFT_Frank"/>
          <w:b/>
          <w:bCs/>
          <w:sz w:val="32"/>
          <w:szCs w:val="14"/>
          <w:rtl/>
        </w:rPr>
        <w:t>ממון</w:t>
      </w:r>
      <w:r w:rsidRPr="00C35A2C">
        <w:rPr>
          <w:rFonts w:ascii="Fb Fontext" w:hAnsi="Fb Fontext"/>
          <w:sz w:val="32"/>
          <w:rtl/>
        </w:rPr>
        <w:t xml:space="preserve">, </w:t>
      </w:r>
      <w:r w:rsidRPr="001D3B50">
        <w:rPr>
          <w:rStyle w:val="affffe"/>
          <w:rFonts w:hint="cs"/>
          <w:rtl/>
        </w:rPr>
        <w:t>דס</w:t>
      </w:r>
      <w:r w:rsidRPr="001D3B50">
        <w:rPr>
          <w:rStyle w:val="affffe"/>
          <w:rtl/>
        </w:rPr>
        <w:t>"</w:t>
      </w:r>
      <w:r w:rsidRPr="001D3B50">
        <w:rPr>
          <w:rStyle w:val="affffe"/>
          <w:rFonts w:hint="cs"/>
          <w:rtl/>
        </w:rPr>
        <w:t>ל</w:t>
      </w:r>
      <w:r w:rsidRPr="00C35A2C">
        <w:rPr>
          <w:rFonts w:ascii="Fb Fontext" w:hAnsi="Fb Fontext" w:hint="cs"/>
          <w:sz w:val="32"/>
          <w:rtl/>
        </w:rPr>
        <w:t xml:space="preserve"> </w:t>
      </w:r>
      <w:r w:rsidRPr="00C35A2C">
        <w:rPr>
          <w:rFonts w:ascii="Fb Fontext" w:hAnsi="Fb Fontext"/>
          <w:sz w:val="32"/>
          <w:rtl/>
        </w:rPr>
        <w:t>סתם שוורים לאו בחזקת שימור ובדין</w:t>
      </w:r>
      <w:r w:rsidR="001D3B50">
        <w:rPr>
          <w:rFonts w:ascii="Fb Fontext" w:hAnsi="Fb Fontext" w:hint="cs"/>
          <w:sz w:val="32"/>
          <w:rtl/>
        </w:rPr>
        <w:t xml:space="preserve"> שישלם הכל והתורה שחסה עליו דעדיין לא הועד</w:t>
      </w:r>
      <w:r w:rsidR="00502266">
        <w:rPr>
          <w:rFonts w:ascii="Fb Fontext" w:hAnsi="Fb Fontext" w:hint="cs"/>
          <w:sz w:val="32"/>
          <w:rtl/>
        </w:rPr>
        <w:t>,</w:t>
      </w:r>
    </w:p>
    <w:p w14:paraId="0B2FD9B4" w14:textId="4C69A55A" w:rsidR="00AB7D20" w:rsidRPr="00C35A2C" w:rsidRDefault="00AB7D20" w:rsidP="001D3B50">
      <w:pPr>
        <w:rPr>
          <w:rFonts w:ascii="Fb Fontext" w:hAnsi="Fb Fontext" w:cs="Guttman Vilna"/>
          <w:b/>
          <w:bCs/>
          <w:rtl/>
        </w:rPr>
      </w:pPr>
      <w:r w:rsidRPr="000721AB">
        <w:rPr>
          <w:rStyle w:val="affffe"/>
          <w:rFonts w:hint="cs"/>
          <w:rtl/>
        </w:rPr>
        <w:t>רהבדר</w:t>
      </w:r>
      <w:r w:rsidRPr="000721AB">
        <w:rPr>
          <w:rStyle w:val="affffe"/>
          <w:rtl/>
        </w:rPr>
        <w:t>"</w:t>
      </w:r>
      <w:r w:rsidRPr="000721AB">
        <w:rPr>
          <w:rStyle w:val="affffe"/>
          <w:rFonts w:hint="cs"/>
          <w:rtl/>
        </w:rPr>
        <w:t>י:</w:t>
      </w:r>
      <w:r w:rsidRPr="000721AB">
        <w:rPr>
          <w:rStyle w:val="affffe"/>
          <w:rtl/>
        </w:rPr>
        <w:t xml:space="preserve"> </w:t>
      </w:r>
      <w:r w:rsidRPr="00C35A2C">
        <w:rPr>
          <w:rFonts w:ascii="Fb Fontext" w:hAnsi="Fb Fontext"/>
          <w:rtl/>
        </w:rPr>
        <w:t xml:space="preserve">פלגא ניזקא </w:t>
      </w:r>
      <w:r w:rsidRPr="00CA108A">
        <w:rPr>
          <w:rFonts w:ascii="Fb Fontext" w:hAnsi="Fb Fontext" w:cs="PFT_Frank"/>
          <w:b/>
          <w:bCs/>
          <w:szCs w:val="14"/>
          <w:rtl/>
        </w:rPr>
        <w:t>קנס</w:t>
      </w:r>
      <w:r w:rsidRPr="00C35A2C">
        <w:rPr>
          <w:rFonts w:ascii="Fb Fontext" w:hAnsi="Fb Fontext"/>
          <w:rtl/>
        </w:rPr>
        <w:t>,</w:t>
      </w:r>
      <w:r w:rsidRPr="00C35A2C">
        <w:rPr>
          <w:rFonts w:ascii="Fb Fontext" w:hAnsi="Fb Fontext" w:hint="cs"/>
          <w:rtl/>
        </w:rPr>
        <w:t xml:space="preserve"> ד</w:t>
      </w:r>
      <w:r w:rsidRPr="00C35A2C">
        <w:rPr>
          <w:rFonts w:ascii="Fb Fontext" w:hAnsi="Fb Fontext"/>
          <w:rtl/>
        </w:rPr>
        <w:t>סתם שוורים בחזקת שימור</w:t>
      </w:r>
      <w:r w:rsidR="001D3B50">
        <w:rPr>
          <w:rFonts w:ascii="Fb Fontext" w:hAnsi="Fb Fontext" w:hint="cs"/>
          <w:rtl/>
        </w:rPr>
        <w:t>,</w:t>
      </w:r>
      <w:r w:rsidRPr="00C35A2C">
        <w:rPr>
          <w:rFonts w:ascii="Fb Fontext" w:hAnsi="Fb Fontext"/>
          <w:rtl/>
        </w:rPr>
        <w:t xml:space="preserve"> ובדין </w:t>
      </w:r>
      <w:r w:rsidR="001D3B50">
        <w:rPr>
          <w:rFonts w:ascii="Fb Fontext" w:hAnsi="Fb Fontext" w:hint="cs"/>
          <w:rtl/>
        </w:rPr>
        <w:t>ש</w:t>
      </w:r>
      <w:r w:rsidRPr="00C35A2C">
        <w:rPr>
          <w:rFonts w:ascii="Fb Fontext" w:hAnsi="Fb Fontext"/>
          <w:rtl/>
        </w:rPr>
        <w:t>לא ישלם כלל, ו</w:t>
      </w:r>
      <w:r w:rsidR="001D3B50">
        <w:rPr>
          <w:rFonts w:ascii="Fb Fontext" w:hAnsi="Fb Fontext" w:hint="cs"/>
          <w:rtl/>
        </w:rPr>
        <w:t xml:space="preserve">התורה קנסתו - </w:t>
      </w:r>
      <w:r>
        <w:rPr>
          <w:rFonts w:ascii="Fb Fontext" w:hAnsi="Fb Fontext" w:hint="cs"/>
          <w:rtl/>
        </w:rPr>
        <w:t>כדי שישמור לשור</w:t>
      </w:r>
      <w:r w:rsidRPr="00C35A2C">
        <w:rPr>
          <w:rFonts w:ascii="Fb Fontext" w:hAnsi="Fb Fontext"/>
          <w:rtl/>
        </w:rPr>
        <w:t>.</w:t>
      </w:r>
    </w:p>
    <w:p w14:paraId="45BF85EA" w14:textId="1E7DE149" w:rsidR="00AB7D20" w:rsidRPr="000721AB" w:rsidRDefault="009E2194" w:rsidP="000721AB">
      <w:pPr>
        <w:rPr>
          <w:rtl/>
        </w:rPr>
      </w:pPr>
      <w:r w:rsidRPr="009E2194">
        <w:rPr>
          <w:rStyle w:val="affffe"/>
          <w:rFonts w:hint="cs"/>
          <w:rtl/>
        </w:rPr>
        <w:t>א.</w:t>
      </w:r>
      <w:r w:rsidR="00AB7D20" w:rsidRPr="00C35A2C">
        <w:rPr>
          <w:rFonts w:hint="cs"/>
          <w:rtl/>
        </w:rPr>
        <w:t xml:space="preserve"> </w:t>
      </w:r>
      <w:r w:rsidR="00AB7D20" w:rsidRPr="00C35A2C">
        <w:rPr>
          <w:rtl/>
        </w:rPr>
        <w:t>תנן: הניזק והמז</w:t>
      </w:r>
      <w:r w:rsidR="00AB7D20" w:rsidRPr="000721AB">
        <w:rPr>
          <w:rtl/>
        </w:rPr>
        <w:t>יק בתשלומין.</w:t>
      </w:r>
    </w:p>
    <w:p w14:paraId="74731FE2" w14:textId="28166E70" w:rsidR="00AB7D20" w:rsidRDefault="00AB7D20" w:rsidP="009E2194">
      <w:pPr>
        <w:rPr>
          <w:rtl/>
        </w:rPr>
      </w:pPr>
      <w:r w:rsidRPr="000721AB">
        <w:rPr>
          <w:rStyle w:val="affffe"/>
          <w:rFonts w:hint="cs"/>
          <w:rtl/>
        </w:rPr>
        <w:t>למ</w:t>
      </w:r>
      <w:r w:rsidRPr="000721AB">
        <w:rPr>
          <w:rStyle w:val="affffe"/>
          <w:rtl/>
        </w:rPr>
        <w:t>"</w:t>
      </w:r>
      <w:r w:rsidRPr="000721AB">
        <w:rPr>
          <w:rStyle w:val="affffe"/>
          <w:rFonts w:hint="cs"/>
          <w:rtl/>
        </w:rPr>
        <w:t>ד קנס</w:t>
      </w:r>
      <w:r w:rsidRPr="00C35A2C">
        <w:rPr>
          <w:rFonts w:ascii="Fb Fontext" w:hAnsi="Fb Fontext" w:hint="cs"/>
          <w:rtl/>
        </w:rPr>
        <w:t xml:space="preserve"> היינו לפחת נבילה </w:t>
      </w:r>
      <w:r w:rsidRPr="00505413">
        <w:rPr>
          <w:rStyle w:val="affffe"/>
          <w:rFonts w:hint="cs"/>
          <w:rtl/>
        </w:rPr>
        <w:t>ו</w:t>
      </w:r>
      <w:r w:rsidR="00BD4EEB">
        <w:rPr>
          <w:rStyle w:val="affffe"/>
          <w:rFonts w:hint="cs"/>
          <w:rtl/>
        </w:rPr>
        <w:t>אף</w:t>
      </w:r>
      <w:r w:rsidRPr="00505413">
        <w:rPr>
          <w:rStyle w:val="affffe"/>
          <w:rFonts w:hint="cs"/>
          <w:rtl/>
        </w:rPr>
        <w:t xml:space="preserve"> ד</w:t>
      </w:r>
      <w:r w:rsidRPr="00505413">
        <w:rPr>
          <w:rStyle w:val="affffe"/>
          <w:rtl/>
        </w:rPr>
        <w:t xml:space="preserve">תנינא: </w:t>
      </w:r>
      <w:r w:rsidRPr="00C35A2C">
        <w:rPr>
          <w:rFonts w:ascii="Fb Fontext" w:hAnsi="Fb Fontext"/>
          <w:rtl/>
        </w:rPr>
        <w:t>תשלומי נזק, מלמד שהבעלים מטפלין בנבילה!</w:t>
      </w:r>
      <w:r w:rsidR="001D3B50">
        <w:rPr>
          <w:rFonts w:ascii="Fb Fontext" w:hAnsi="Fb Fontext" w:hint="cs"/>
          <w:rtl/>
        </w:rPr>
        <w:t xml:space="preserve"> </w:t>
      </w:r>
      <w:r w:rsidRPr="00C35A2C">
        <w:rPr>
          <w:rtl/>
        </w:rPr>
        <w:t>חדא בתם</w:t>
      </w:r>
      <w:r w:rsidRPr="00C35A2C">
        <w:rPr>
          <w:rFonts w:hint="cs"/>
          <w:rtl/>
        </w:rPr>
        <w:t xml:space="preserve"> </w:t>
      </w:r>
      <w:r w:rsidR="000721AB">
        <w:rPr>
          <w:rFonts w:hint="cs"/>
          <w:rtl/>
        </w:rPr>
        <w:t>אף</w:t>
      </w:r>
      <w:r w:rsidRPr="00C35A2C">
        <w:rPr>
          <w:rFonts w:hint="cs"/>
          <w:rtl/>
        </w:rPr>
        <w:t xml:space="preserve"> דלא </w:t>
      </w:r>
      <w:r w:rsidR="001D3B50">
        <w:rPr>
          <w:rFonts w:hint="cs"/>
          <w:rtl/>
        </w:rPr>
        <w:t>הו</w:t>
      </w:r>
      <w:r w:rsidRPr="00C35A2C">
        <w:rPr>
          <w:rFonts w:hint="cs"/>
          <w:rtl/>
        </w:rPr>
        <w:t>עד</w:t>
      </w:r>
      <w:r w:rsidR="009E2194">
        <w:rPr>
          <w:rFonts w:hint="cs"/>
          <w:rtl/>
        </w:rPr>
        <w:t>,</w:t>
      </w:r>
      <w:r w:rsidRPr="00C35A2C">
        <w:rPr>
          <w:rFonts w:hint="cs"/>
          <w:rtl/>
        </w:rPr>
        <w:t xml:space="preserve"> </w:t>
      </w:r>
      <w:r w:rsidRPr="00CA108A">
        <w:rPr>
          <w:rFonts w:cs="PFT_Frank" w:hint="cs"/>
          <w:b/>
          <w:bCs/>
          <w:szCs w:val="14"/>
          <w:rtl/>
        </w:rPr>
        <w:t>ו</w:t>
      </w:r>
      <w:r w:rsidR="009E2194" w:rsidRPr="00CA108A">
        <w:rPr>
          <w:rFonts w:cs="PFT_Frank" w:hint="cs"/>
          <w:b/>
          <w:bCs/>
          <w:szCs w:val="14"/>
          <w:rtl/>
        </w:rPr>
        <w:t xml:space="preserve">חדא </w:t>
      </w:r>
      <w:r w:rsidRPr="00CA108A">
        <w:rPr>
          <w:rFonts w:cs="PFT_Frank" w:hint="cs"/>
          <w:b/>
          <w:bCs/>
          <w:szCs w:val="14"/>
          <w:rtl/>
        </w:rPr>
        <w:t xml:space="preserve">במועד </w:t>
      </w:r>
      <w:r w:rsidRPr="00C35A2C">
        <w:rPr>
          <w:rFonts w:hint="cs"/>
          <w:rtl/>
        </w:rPr>
        <w:t>דלא לימא דתם פטור שאינו משלם הכל</w:t>
      </w:r>
      <w:r w:rsidR="00502266">
        <w:rPr>
          <w:rFonts w:hint="cs"/>
          <w:rtl/>
        </w:rPr>
        <w:t>,</w:t>
      </w:r>
    </w:p>
    <w:p w14:paraId="7F9B1503" w14:textId="02692ADE" w:rsidR="00AB7D20" w:rsidRPr="00C35A2C" w:rsidRDefault="009E2194" w:rsidP="001D3B50">
      <w:pPr>
        <w:rPr>
          <w:rtl/>
        </w:rPr>
      </w:pPr>
      <w:r>
        <w:rPr>
          <w:rStyle w:val="affffe"/>
          <w:rFonts w:hint="cs"/>
          <w:rtl/>
        </w:rPr>
        <w:t xml:space="preserve">ב. </w:t>
      </w:r>
      <w:r w:rsidR="00AB7D20" w:rsidRPr="001D3B50">
        <w:rPr>
          <w:rStyle w:val="affffe"/>
          <w:rtl/>
        </w:rPr>
        <w:t>ת"ש:</w:t>
      </w:r>
      <w:r w:rsidR="00AB7D20" w:rsidRPr="00C35A2C">
        <w:rPr>
          <w:rtl/>
        </w:rPr>
        <w:t xml:space="preserve"> מה בין תם למועד? ש</w:t>
      </w:r>
      <w:r>
        <w:rPr>
          <w:rFonts w:hint="cs"/>
          <w:rtl/>
        </w:rPr>
        <w:t>ת</w:t>
      </w:r>
      <w:r w:rsidR="00287D14">
        <w:rPr>
          <w:rtl/>
        </w:rPr>
        <w:t>ם</w:t>
      </w:r>
      <w:r w:rsidR="00AB7D20" w:rsidRPr="00C35A2C">
        <w:rPr>
          <w:rtl/>
        </w:rPr>
        <w:t xml:space="preserve"> משלם </w:t>
      </w:r>
      <w:r>
        <w:rPr>
          <w:rFonts w:hint="cs"/>
          <w:rtl/>
        </w:rPr>
        <w:t>ח</w:t>
      </w:r>
      <w:r w:rsidR="002B7BCC">
        <w:rPr>
          <w:rtl/>
        </w:rPr>
        <w:t>"</w:t>
      </w:r>
      <w:r>
        <w:rPr>
          <w:rFonts w:hint="cs"/>
          <w:rtl/>
        </w:rPr>
        <w:t xml:space="preserve">נ </w:t>
      </w:r>
      <w:r w:rsidR="00AB7D20" w:rsidRPr="001D3B50">
        <w:rPr>
          <w:rtl/>
        </w:rPr>
        <w:t>מגופו</w:t>
      </w:r>
      <w:r w:rsidR="00AB7D20" w:rsidRPr="00C35A2C">
        <w:rPr>
          <w:rtl/>
        </w:rPr>
        <w:t xml:space="preserve">, ומועד </w:t>
      </w:r>
      <w:r>
        <w:rPr>
          <w:rFonts w:hint="cs"/>
          <w:rtl/>
        </w:rPr>
        <w:t>נ</w:t>
      </w:r>
      <w:r w:rsidR="002B7BCC">
        <w:rPr>
          <w:rtl/>
        </w:rPr>
        <w:t>"</w:t>
      </w:r>
      <w:r>
        <w:rPr>
          <w:rFonts w:hint="cs"/>
          <w:rtl/>
        </w:rPr>
        <w:t>ש מ</w:t>
      </w:r>
      <w:r w:rsidR="00AB7D20" w:rsidRPr="00505413">
        <w:rPr>
          <w:rtl/>
        </w:rPr>
        <w:t>העלייה.</w:t>
      </w:r>
    </w:p>
    <w:p w14:paraId="6D859EEC" w14:textId="746B0BBA" w:rsidR="00E268F4" w:rsidRDefault="00AB7D20" w:rsidP="00505413">
      <w:pPr>
        <w:rPr>
          <w:rFonts w:ascii="Fb Fontext" w:hAnsi="Fb Fontext"/>
          <w:spacing w:val="-2"/>
          <w:rtl/>
        </w:rPr>
      </w:pPr>
      <w:r w:rsidRPr="00505413">
        <w:rPr>
          <w:rStyle w:val="affffe"/>
          <w:rtl/>
        </w:rPr>
        <w:t>ולא קתני:</w:t>
      </w:r>
      <w:r w:rsidRPr="00F71179">
        <w:rPr>
          <w:rFonts w:ascii="Fb Fontext" w:hAnsi="Fb Fontext"/>
          <w:spacing w:val="-2"/>
          <w:rtl/>
        </w:rPr>
        <w:t xml:space="preserve"> ש</w:t>
      </w:r>
      <w:r w:rsidR="00505413">
        <w:rPr>
          <w:rFonts w:ascii="Fb Fontext" w:hAnsi="Fb Fontext" w:hint="cs"/>
          <w:spacing w:val="-2"/>
          <w:rtl/>
        </w:rPr>
        <w:t>ת</w:t>
      </w:r>
      <w:r w:rsidR="00287D14">
        <w:rPr>
          <w:rFonts w:ascii="Fb Fontext" w:hAnsi="Fb Fontext"/>
          <w:spacing w:val="-2"/>
          <w:rtl/>
        </w:rPr>
        <w:t>ם</w:t>
      </w:r>
      <w:r w:rsidRPr="00F71179">
        <w:rPr>
          <w:rFonts w:ascii="Fb Fontext" w:hAnsi="Fb Fontext"/>
          <w:spacing w:val="-2"/>
          <w:rtl/>
        </w:rPr>
        <w:t xml:space="preserve"> אינו משלם ע"פ עצמו, ומועד משלם ע"פ עצמו</w:t>
      </w:r>
      <w:r w:rsidR="00E268F4">
        <w:rPr>
          <w:rFonts w:ascii="Fb Fontext" w:hAnsi="Fb Fontext" w:hint="cs"/>
          <w:spacing w:val="-2"/>
          <w:rtl/>
        </w:rPr>
        <w:t>,</w:t>
      </w:r>
    </w:p>
    <w:p w14:paraId="485152FE" w14:textId="05E6422E" w:rsidR="00AB7D20" w:rsidRPr="009E2194" w:rsidRDefault="00AB7D20" w:rsidP="009E2194">
      <w:pPr>
        <w:pStyle w:val="a7"/>
        <w:numPr>
          <w:ilvl w:val="0"/>
          <w:numId w:val="7"/>
        </w:numPr>
        <w:rPr>
          <w:rFonts w:ascii="Fb Fontext" w:hAnsi="Fb Fontext"/>
          <w:rtl/>
        </w:rPr>
      </w:pPr>
      <w:r w:rsidRPr="009E2194">
        <w:rPr>
          <w:rFonts w:ascii="Fb Fontext" w:hAnsi="Fb Fontext" w:hint="cs"/>
          <w:spacing w:val="-2"/>
          <w:rtl/>
        </w:rPr>
        <w:t>דתנא ו</w:t>
      </w:r>
      <w:r w:rsidRPr="009E2194">
        <w:rPr>
          <w:rFonts w:ascii="Fb Fontext" w:hAnsi="Fb Fontext"/>
          <w:spacing w:val="-2"/>
          <w:rtl/>
        </w:rPr>
        <w:t>שייר</w:t>
      </w:r>
      <w:r w:rsidR="00505413" w:rsidRPr="009E2194">
        <w:rPr>
          <w:rFonts w:ascii="Fb Fontext" w:hAnsi="Fb Fontext" w:hint="cs"/>
          <w:spacing w:val="-2"/>
          <w:rtl/>
        </w:rPr>
        <w:t xml:space="preserve"> גם</w:t>
      </w:r>
      <w:r w:rsidRPr="009E2194">
        <w:rPr>
          <w:rFonts w:ascii="Fb Fontext" w:hAnsi="Fb Fontext"/>
          <w:spacing w:val="-2"/>
          <w:rtl/>
        </w:rPr>
        <w:t xml:space="preserve"> חצי כופר</w:t>
      </w:r>
      <w:r w:rsidR="00505413" w:rsidRPr="009E2194">
        <w:rPr>
          <w:rFonts w:ascii="Fb Fontext" w:hAnsi="Fb Fontext" w:hint="cs"/>
          <w:spacing w:val="-2"/>
          <w:rtl/>
        </w:rPr>
        <w:t xml:space="preserve"> בתם </w:t>
      </w:r>
      <w:r w:rsidR="00505413" w:rsidRPr="00505413">
        <w:rPr>
          <w:rStyle w:val="affffe"/>
          <w:rFonts w:hint="cs"/>
          <w:rtl/>
        </w:rPr>
        <w:t>לריה</w:t>
      </w:r>
      <w:r w:rsidR="002B7BCC">
        <w:rPr>
          <w:rStyle w:val="affffe"/>
          <w:rtl/>
        </w:rPr>
        <w:t>"</w:t>
      </w:r>
      <w:r w:rsidR="00505413" w:rsidRPr="00505413">
        <w:rPr>
          <w:rStyle w:val="affffe"/>
          <w:rFonts w:hint="cs"/>
          <w:rtl/>
        </w:rPr>
        <w:t>ג</w:t>
      </w:r>
      <w:r w:rsidRPr="009E2194">
        <w:rPr>
          <w:rFonts w:ascii="Fb Fontext" w:hAnsi="Fb Fontext"/>
          <w:spacing w:val="-2"/>
          <w:rtl/>
        </w:rPr>
        <w:t>.</w:t>
      </w:r>
    </w:p>
    <w:p w14:paraId="72E9BAB4" w14:textId="2C391825" w:rsidR="00AB7D20" w:rsidRPr="00C35A2C" w:rsidRDefault="009E2194" w:rsidP="00AB7D20">
      <w:pPr>
        <w:rPr>
          <w:rFonts w:ascii="Fb Fontext" w:hAnsi="Fb Fontext"/>
          <w:rtl/>
        </w:rPr>
      </w:pPr>
      <w:r>
        <w:rPr>
          <w:rStyle w:val="affffe"/>
          <w:rFonts w:hint="cs"/>
          <w:rtl/>
        </w:rPr>
        <w:t xml:space="preserve">ג. </w:t>
      </w:r>
      <w:r w:rsidR="00AB7D20" w:rsidRPr="00505413">
        <w:rPr>
          <w:rStyle w:val="affffe"/>
          <w:rtl/>
        </w:rPr>
        <w:t xml:space="preserve">ת"ש: </w:t>
      </w:r>
      <w:r w:rsidR="00AB7D20" w:rsidRPr="00C35A2C">
        <w:rPr>
          <w:rFonts w:ascii="Fb Fontext" w:hAnsi="Fb Fontext"/>
          <w:rtl/>
        </w:rPr>
        <w:t>המית שורי את פלוני או ש</w:t>
      </w:r>
      <w:r w:rsidR="00505413">
        <w:rPr>
          <w:rFonts w:ascii="Fb Fontext" w:hAnsi="Fb Fontext" w:hint="cs"/>
          <w:rtl/>
        </w:rPr>
        <w:t xml:space="preserve">ור </w:t>
      </w:r>
      <w:r w:rsidR="00AB7D20" w:rsidRPr="00C35A2C">
        <w:rPr>
          <w:rFonts w:ascii="Fb Fontext" w:hAnsi="Fb Fontext"/>
          <w:rtl/>
        </w:rPr>
        <w:t>פלוני משלם ע</w:t>
      </w:r>
      <w:r w:rsidR="00505413">
        <w:rPr>
          <w:rFonts w:ascii="Fb Fontext" w:hAnsi="Fb Fontext" w:hint="cs"/>
          <w:rtl/>
        </w:rPr>
        <w:t>"פ</w:t>
      </w:r>
      <w:r w:rsidR="00AB7D20" w:rsidRPr="00505413">
        <w:rPr>
          <w:rtl/>
        </w:rPr>
        <w:t xml:space="preserve"> עצמו.</w:t>
      </w:r>
    </w:p>
    <w:p w14:paraId="0BAC82D4" w14:textId="3F21C841" w:rsidR="00AB7D20" w:rsidRPr="00505413" w:rsidRDefault="00AB7D20" w:rsidP="00AB7D20">
      <w:pPr>
        <w:rPr>
          <w:rStyle w:val="afffff0"/>
          <w:rtl/>
        </w:rPr>
      </w:pPr>
      <w:r w:rsidRPr="00505413">
        <w:rPr>
          <w:rStyle w:val="affffe"/>
          <w:rFonts w:hint="cs"/>
          <w:rtl/>
        </w:rPr>
        <w:t xml:space="preserve">אין להוכיח </w:t>
      </w:r>
      <w:r w:rsidRPr="00C35A2C">
        <w:rPr>
          <w:rFonts w:ascii="Fb Fontext" w:hAnsi="Fb Fontext" w:hint="cs"/>
          <w:rtl/>
        </w:rPr>
        <w:t>דאפשר דמיירי במועד</w:t>
      </w:r>
      <w:r w:rsidRPr="00505413">
        <w:rPr>
          <w:rStyle w:val="afffff0"/>
          <w:rFonts w:hint="cs"/>
          <w:rtl/>
        </w:rPr>
        <w:t xml:space="preserve"> </w:t>
      </w:r>
      <w:r w:rsidR="00505413" w:rsidRPr="00505413">
        <w:rPr>
          <w:rStyle w:val="afffff0"/>
          <w:rFonts w:hint="cs"/>
          <w:rtl/>
        </w:rPr>
        <w:t>[</w:t>
      </w:r>
      <w:r w:rsidRPr="00505413">
        <w:rPr>
          <w:rStyle w:val="afffff0"/>
          <w:rFonts w:hint="cs"/>
          <w:rtl/>
        </w:rPr>
        <w:t xml:space="preserve">ולא </w:t>
      </w:r>
      <w:r w:rsidR="00505413" w:rsidRPr="00505413">
        <w:rPr>
          <w:rStyle w:val="afffff0"/>
          <w:rFonts w:hint="cs"/>
          <w:rtl/>
        </w:rPr>
        <w:t>חילקו בין תם למועד שכל הפסוק מדבר במועד]</w:t>
      </w:r>
    </w:p>
    <w:p w14:paraId="7423C72B" w14:textId="068A2A44" w:rsidR="00AB7D20" w:rsidRPr="00730169" w:rsidRDefault="009E2194" w:rsidP="00AB7D20">
      <w:pPr>
        <w:rPr>
          <w:rFonts w:ascii="Fb Fontext" w:hAnsi="Fb Fontext"/>
          <w:spacing w:val="-2"/>
          <w:rtl/>
        </w:rPr>
      </w:pPr>
      <w:r w:rsidRPr="00730169">
        <w:rPr>
          <w:rStyle w:val="affffe"/>
          <w:rFonts w:hint="cs"/>
          <w:rtl/>
        </w:rPr>
        <w:t xml:space="preserve">ד. </w:t>
      </w:r>
      <w:r w:rsidR="00AB7D20" w:rsidRPr="00730169">
        <w:rPr>
          <w:rStyle w:val="affffe"/>
          <w:rtl/>
        </w:rPr>
        <w:t xml:space="preserve">ת"ש זה הכלל: </w:t>
      </w:r>
      <w:r w:rsidR="00505413" w:rsidRPr="00730169">
        <w:rPr>
          <w:rFonts w:ascii="Fb Fontext" w:hAnsi="Fb Fontext" w:hint="cs"/>
          <w:spacing w:val="-2"/>
          <w:rtl/>
        </w:rPr>
        <w:t>ה</w:t>
      </w:r>
      <w:r w:rsidR="00AB7D20" w:rsidRPr="00730169">
        <w:rPr>
          <w:rFonts w:ascii="Fb Fontext" w:hAnsi="Fb Fontext"/>
          <w:spacing w:val="-2"/>
          <w:rtl/>
        </w:rPr>
        <w:t>משלם יתר על מה שהזיק אי</w:t>
      </w:r>
      <w:r w:rsidR="00505413" w:rsidRPr="00730169">
        <w:rPr>
          <w:rFonts w:ascii="Fb Fontext" w:hAnsi="Fb Fontext" w:hint="cs"/>
          <w:spacing w:val="-2"/>
          <w:rtl/>
        </w:rPr>
        <w:t>ן</w:t>
      </w:r>
      <w:r w:rsidR="00AB7D20" w:rsidRPr="00730169">
        <w:rPr>
          <w:rFonts w:ascii="Fb Fontext" w:hAnsi="Fb Fontext"/>
          <w:spacing w:val="-2"/>
          <w:rtl/>
        </w:rPr>
        <w:t xml:space="preserve"> משלם ע"פ עצמו.</w:t>
      </w:r>
    </w:p>
    <w:p w14:paraId="668EE1C6" w14:textId="60EBD0A4" w:rsidR="00AB7D20" w:rsidRPr="00C35A2C" w:rsidRDefault="00AB7D20" w:rsidP="009E2194">
      <w:pPr>
        <w:rPr>
          <w:rFonts w:ascii="Fb Fontext" w:hAnsi="Fb Fontext"/>
          <w:rtl/>
        </w:rPr>
      </w:pPr>
      <w:r w:rsidRPr="00C35A2C">
        <w:rPr>
          <w:rFonts w:ascii="Fb Fontext" w:hAnsi="Fb Fontext"/>
          <w:rtl/>
        </w:rPr>
        <w:t>הא כמה שהזיק - משלם ע"פ עצמו.</w:t>
      </w:r>
      <w:r w:rsidR="009E2194">
        <w:rPr>
          <w:rStyle w:val="affffe"/>
          <w:rFonts w:hint="cs"/>
          <w:rtl/>
        </w:rPr>
        <w:t xml:space="preserve"> </w:t>
      </w:r>
      <w:r w:rsidRPr="009E2194">
        <w:rPr>
          <w:rStyle w:val="affffe"/>
          <w:rFonts w:hint="cs"/>
          <w:rtl/>
        </w:rPr>
        <w:t>וקשה</w:t>
      </w:r>
      <w:r w:rsidRPr="00C35A2C">
        <w:rPr>
          <w:rFonts w:ascii="Fb Fontext" w:hAnsi="Fb Fontext" w:hint="cs"/>
          <w:rtl/>
        </w:rPr>
        <w:t xml:space="preserve"> דנידק ד</w:t>
      </w:r>
      <w:r w:rsidRPr="00C35A2C">
        <w:rPr>
          <w:rFonts w:ascii="Fb Fontext" w:hAnsi="Fb Fontext"/>
          <w:rtl/>
        </w:rPr>
        <w:t>אבל פחות</w:t>
      </w:r>
      <w:r>
        <w:rPr>
          <w:rFonts w:ascii="Fb Fontext" w:hAnsi="Fb Fontext" w:hint="cs"/>
          <w:rtl/>
        </w:rPr>
        <w:t xml:space="preserve"> אינו משלם</w:t>
      </w:r>
      <w:del w:id="41018" w:author="Claude" w:date="2026-10-07T09:24:54Z">
        <w:r>
          <w:rPr>
            <w:rFonts w:ascii="Fb Fontext" w:hAnsi="Fb Fontext" w:hint="cs"/>
            <w:rtl/>
          </w:rPr>
          <w:delText xml:space="preserve"> </w:delText>
        </w:r>
      </w:del>
      <w:r>
        <w:rPr>
          <w:rFonts w:ascii="Fb Fontext" w:hAnsi="Fb Fontext" w:hint="cs"/>
          <w:rtl/>
        </w:rPr>
        <w:t xml:space="preserve">: ליתני </w:t>
      </w:r>
      <w:r w:rsidRPr="00CA108A">
        <w:rPr>
          <w:rFonts w:ascii="Fb Fontext" w:hAnsi="Fb Fontext" w:cs="PFT_Frank"/>
          <w:b/>
          <w:bCs/>
          <w:szCs w:val="14"/>
          <w:rtl/>
        </w:rPr>
        <w:t>כלל:</w:t>
      </w:r>
      <w:r w:rsidRPr="00C35A2C">
        <w:rPr>
          <w:rFonts w:ascii="Fb Fontext" w:hAnsi="Fb Fontext"/>
          <w:rtl/>
        </w:rPr>
        <w:t xml:space="preserve"> כל שאינו משלם כמה שהזיק אי</w:t>
      </w:r>
      <w:r w:rsidR="00505413">
        <w:rPr>
          <w:rFonts w:ascii="Fb Fontext" w:hAnsi="Fb Fontext" w:hint="cs"/>
          <w:rtl/>
        </w:rPr>
        <w:t>ן</w:t>
      </w:r>
      <w:r w:rsidRPr="00C35A2C">
        <w:rPr>
          <w:rFonts w:ascii="Fb Fontext" w:hAnsi="Fb Fontext"/>
          <w:rtl/>
        </w:rPr>
        <w:t xml:space="preserve"> משלם </w:t>
      </w:r>
      <w:r w:rsidR="00505413">
        <w:rPr>
          <w:rFonts w:ascii="Fb Fontext" w:hAnsi="Fb Fontext" w:hint="cs"/>
          <w:rtl/>
        </w:rPr>
        <w:t>ע"פ</w:t>
      </w:r>
      <w:r w:rsidRPr="00C35A2C">
        <w:rPr>
          <w:rFonts w:ascii="Fb Fontext" w:hAnsi="Fb Fontext"/>
          <w:rtl/>
        </w:rPr>
        <w:t xml:space="preserve"> עצמו, דמשמע פחות ומשמע יתר!</w:t>
      </w:r>
    </w:p>
    <w:p w14:paraId="12785FC5" w14:textId="77777777" w:rsidR="00AB7D20" w:rsidRPr="00CA108A" w:rsidRDefault="00AB7D20" w:rsidP="000721AB">
      <w:pPr>
        <w:rPr>
          <w:rFonts w:cs="PFT_Frank"/>
          <w:b/>
          <w:bCs/>
          <w:szCs w:val="14"/>
          <w:rtl/>
        </w:rPr>
      </w:pPr>
      <w:r w:rsidRPr="00CA108A">
        <w:rPr>
          <w:rFonts w:cs="PFT_Frank"/>
          <w:b/>
          <w:bCs/>
          <w:szCs w:val="14"/>
          <w:rtl/>
        </w:rPr>
        <w:t>תיובתא.</w:t>
      </w:r>
      <w:r w:rsidRPr="00CA108A">
        <w:rPr>
          <w:rFonts w:cs="PFT_Frank" w:hint="cs"/>
          <w:b/>
          <w:bCs/>
          <w:szCs w:val="14"/>
          <w:rtl/>
        </w:rPr>
        <w:t xml:space="preserve"> - </w:t>
      </w:r>
      <w:r w:rsidRPr="00CA108A">
        <w:rPr>
          <w:rFonts w:cs="PFT_Frank"/>
          <w:b/>
          <w:bCs/>
          <w:szCs w:val="14"/>
          <w:rtl/>
        </w:rPr>
        <w:t>והלכתא: פלגא ניזקא קנסא.</w:t>
      </w:r>
    </w:p>
    <w:p w14:paraId="2D3415FA" w14:textId="2C3CFB37" w:rsidR="00E268F4" w:rsidRDefault="00AB7D20" w:rsidP="00AB7D20">
      <w:pPr>
        <w:rPr>
          <w:rFonts w:ascii="Fb Fontext" w:hAnsi="Fb Fontext"/>
          <w:spacing w:val="-8"/>
          <w:rtl/>
        </w:rPr>
      </w:pPr>
      <w:r w:rsidRPr="00730169">
        <w:rPr>
          <w:rStyle w:val="affffe"/>
          <w:spacing w:val="-8"/>
          <w:rtl/>
        </w:rPr>
        <w:t>•</w:t>
      </w:r>
      <w:r w:rsidRPr="00730169">
        <w:rPr>
          <w:rStyle w:val="affffe"/>
          <w:rFonts w:hint="cs"/>
          <w:spacing w:val="-8"/>
          <w:rtl/>
        </w:rPr>
        <w:t xml:space="preserve"> וטעם התיובתא</w:t>
      </w:r>
      <w:r w:rsidRPr="00730169">
        <w:rPr>
          <w:rFonts w:ascii="Fb Fontext" w:hAnsi="Fb Fontext" w:hint="cs"/>
          <w:spacing w:val="-8"/>
          <w:rtl/>
        </w:rPr>
        <w:t xml:space="preserve"> מדל</w:t>
      </w:r>
      <w:r w:rsidRPr="00730169">
        <w:rPr>
          <w:rFonts w:ascii="Fb Fontext" w:hAnsi="Fb Fontext"/>
          <w:spacing w:val="-8"/>
          <w:rtl/>
        </w:rPr>
        <w:t>"</w:t>
      </w:r>
      <w:r w:rsidRPr="00730169">
        <w:rPr>
          <w:rFonts w:ascii="Fb Fontext" w:hAnsi="Fb Fontext" w:hint="cs"/>
          <w:spacing w:val="-8"/>
          <w:rtl/>
        </w:rPr>
        <w:t>ק</w:t>
      </w:r>
      <w:r w:rsidRPr="00730169">
        <w:rPr>
          <w:rFonts w:ascii="Fb Fontext" w:hAnsi="Fb Fontext"/>
          <w:spacing w:val="-8"/>
          <w:rtl/>
        </w:rPr>
        <w:t xml:space="preserve"> כמה שהזיק, </w:t>
      </w:r>
      <w:r w:rsidRPr="00730169">
        <w:rPr>
          <w:rFonts w:ascii="Fb Fontext" w:hAnsi="Fb Fontext" w:hint="cs"/>
          <w:spacing w:val="-8"/>
          <w:rtl/>
        </w:rPr>
        <w:t xml:space="preserve">ולא פסק כן, </w:t>
      </w:r>
      <w:r w:rsidRPr="00730169">
        <w:rPr>
          <w:rFonts w:ascii="Fb Fontext" w:hAnsi="Fb Fontext"/>
          <w:spacing w:val="-8"/>
          <w:rtl/>
        </w:rPr>
        <w:t xml:space="preserve">כיון </w:t>
      </w:r>
      <w:r w:rsidR="00405BE4" w:rsidRPr="00730169">
        <w:rPr>
          <w:rFonts w:ascii="Fb Fontext" w:hAnsi="Fb Fontext"/>
          <w:spacing w:val="-8"/>
          <w:rtl/>
        </w:rPr>
        <w:t>דיש</w:t>
      </w:r>
      <w:r w:rsidRPr="00730169">
        <w:rPr>
          <w:rFonts w:ascii="Fb Fontext" w:hAnsi="Fb Fontext"/>
          <w:spacing w:val="-8"/>
          <w:rtl/>
        </w:rPr>
        <w:t xml:space="preserve"> ח</w:t>
      </w:r>
      <w:r w:rsidR="00505413" w:rsidRPr="00730169">
        <w:rPr>
          <w:rFonts w:ascii="Fb Fontext" w:hAnsi="Fb Fontext" w:hint="cs"/>
          <w:spacing w:val="-8"/>
          <w:rtl/>
        </w:rPr>
        <w:t>"נ</w:t>
      </w:r>
      <w:r w:rsidRPr="00730169">
        <w:rPr>
          <w:rFonts w:ascii="Fb Fontext" w:hAnsi="Fb Fontext"/>
          <w:spacing w:val="-8"/>
          <w:rtl/>
        </w:rPr>
        <w:t xml:space="preserve"> צרורות</w:t>
      </w:r>
      <w:r w:rsidR="00E268F4">
        <w:rPr>
          <w:rFonts w:ascii="Fb Fontext" w:hAnsi="Fb Fontext"/>
          <w:spacing w:val="-8"/>
          <w:rtl/>
        </w:rPr>
        <w:t>,</w:t>
      </w:r>
    </w:p>
    <w:p w14:paraId="2EFEBF31" w14:textId="3A2EB720" w:rsidR="00AB7D20" w:rsidRPr="00B62F50" w:rsidRDefault="00AB7D20" w:rsidP="00AB7D20">
      <w:pPr>
        <w:rPr>
          <w:rStyle w:val="afffff0"/>
          <w:rtl/>
        </w:rPr>
      </w:pPr>
      <w:r w:rsidRPr="00B62F50">
        <w:rPr>
          <w:rStyle w:val="affffe"/>
          <w:rtl/>
        </w:rPr>
        <w:t xml:space="preserve">דהלכתא גמירי לה </w:t>
      </w:r>
      <w:r w:rsidRPr="00C35A2C">
        <w:rPr>
          <w:rFonts w:ascii="Fb Fontext" w:hAnsi="Fb Fontext"/>
          <w:rtl/>
        </w:rPr>
        <w:t>ד</w:t>
      </w:r>
      <w:r>
        <w:rPr>
          <w:rFonts w:ascii="Fb Fontext" w:hAnsi="Fb Fontext"/>
          <w:rtl/>
        </w:rPr>
        <w:t>ממון</w:t>
      </w:r>
      <w:r w:rsidRPr="00C35A2C">
        <w:rPr>
          <w:rFonts w:ascii="Fb Fontext" w:hAnsi="Fb Fontext"/>
          <w:rtl/>
        </w:rPr>
        <w:t xml:space="preserve"> הוא, </w:t>
      </w:r>
      <w:r w:rsidRPr="00B62F50">
        <w:rPr>
          <w:rStyle w:val="afffff0"/>
          <w:rtl/>
        </w:rPr>
        <w:t xml:space="preserve">משום הכי </w:t>
      </w:r>
      <w:r w:rsidR="00505413" w:rsidRPr="00B62F50">
        <w:rPr>
          <w:rStyle w:val="afffff0"/>
          <w:rFonts w:hint="cs"/>
          <w:rtl/>
        </w:rPr>
        <w:t>ל"ק</w:t>
      </w:r>
      <w:r w:rsidR="00502266">
        <w:rPr>
          <w:rStyle w:val="afffff0"/>
          <w:rFonts w:hint="cs"/>
          <w:rtl/>
        </w:rPr>
        <w:t>,</w:t>
      </w:r>
    </w:p>
    <w:p w14:paraId="5F37D794" w14:textId="51A3E86E" w:rsidR="00B62F50" w:rsidRPr="00730169" w:rsidRDefault="00AB7D20" w:rsidP="00B62F50">
      <w:pPr>
        <w:rPr>
          <w:spacing w:val="-2"/>
          <w:rtl/>
        </w:rPr>
      </w:pPr>
      <w:r w:rsidRPr="00730169">
        <w:rPr>
          <w:spacing w:val="-2"/>
          <w:rtl/>
        </w:rPr>
        <w:t>והשתא ד</w:t>
      </w:r>
      <w:r w:rsidR="00502266">
        <w:rPr>
          <w:rFonts w:hint="cs"/>
          <w:spacing w:val="-2"/>
          <w:rtl/>
        </w:rPr>
        <w:t>חצי נזק</w:t>
      </w:r>
      <w:r w:rsidRPr="00730169">
        <w:rPr>
          <w:spacing w:val="-2"/>
          <w:rtl/>
        </w:rPr>
        <w:t xml:space="preserve"> קנס,</w:t>
      </w:r>
      <w:r w:rsidR="005C0FF9" w:rsidRPr="00730169">
        <w:rPr>
          <w:rFonts w:hint="cs"/>
          <w:spacing w:val="-2"/>
          <w:rtl/>
        </w:rPr>
        <w:t xml:space="preserve"> כלב</w:t>
      </w:r>
      <w:r w:rsidRPr="00730169">
        <w:rPr>
          <w:spacing w:val="-2"/>
          <w:rtl/>
        </w:rPr>
        <w:t xml:space="preserve"> </w:t>
      </w:r>
      <w:r w:rsidR="00B62F50" w:rsidRPr="00730169">
        <w:rPr>
          <w:rFonts w:hint="cs"/>
          <w:spacing w:val="-2"/>
          <w:rtl/>
        </w:rPr>
        <w:t>ש</w:t>
      </w:r>
      <w:r w:rsidRPr="00730169">
        <w:rPr>
          <w:spacing w:val="-2"/>
          <w:rtl/>
        </w:rPr>
        <w:t xml:space="preserve">אכל </w:t>
      </w:r>
      <w:r w:rsidR="00B62F50" w:rsidRPr="00730169">
        <w:rPr>
          <w:rFonts w:hint="cs"/>
          <w:spacing w:val="-2"/>
          <w:rtl/>
        </w:rPr>
        <w:t>כבש</w:t>
      </w:r>
      <w:r w:rsidRPr="00730169">
        <w:rPr>
          <w:rStyle w:val="afffff0"/>
          <w:spacing w:val="-2"/>
          <w:rtl/>
        </w:rPr>
        <w:t xml:space="preserve"> ו</w:t>
      </w:r>
      <w:r w:rsidR="005C0FF9" w:rsidRPr="00730169">
        <w:rPr>
          <w:rStyle w:val="afffff0"/>
          <w:rFonts w:hint="cs"/>
          <w:spacing w:val="-2"/>
          <w:rtl/>
        </w:rPr>
        <w:t>חתול</w:t>
      </w:r>
      <w:r w:rsidRPr="00730169">
        <w:rPr>
          <w:rStyle w:val="afffff0"/>
          <w:spacing w:val="-2"/>
          <w:rtl/>
        </w:rPr>
        <w:t xml:space="preserve"> </w:t>
      </w:r>
      <w:r w:rsidR="00B62F50" w:rsidRPr="00730169">
        <w:rPr>
          <w:rStyle w:val="afffff0"/>
          <w:rFonts w:hint="cs"/>
          <w:spacing w:val="-2"/>
          <w:rtl/>
        </w:rPr>
        <w:t>ש</w:t>
      </w:r>
      <w:r w:rsidRPr="00730169">
        <w:rPr>
          <w:rStyle w:val="afffff0"/>
          <w:spacing w:val="-2"/>
          <w:rtl/>
        </w:rPr>
        <w:t>אכל תרנגול</w:t>
      </w:r>
      <w:r w:rsidR="00B62F50" w:rsidRPr="00730169">
        <w:rPr>
          <w:rStyle w:val="afffff0"/>
          <w:rFonts w:hint="cs"/>
          <w:spacing w:val="-2"/>
          <w:rtl/>
        </w:rPr>
        <w:t xml:space="preserve"> גדול</w:t>
      </w:r>
    </w:p>
    <w:p w14:paraId="0D00FC9E" w14:textId="17D4AA75" w:rsidR="00E268F4" w:rsidRDefault="00AB7D20" w:rsidP="00B62F50">
      <w:pPr>
        <w:rPr>
          <w:rFonts w:ascii="Fb Fontext" w:hAnsi="Fb Fontext"/>
          <w:rtl/>
        </w:rPr>
      </w:pPr>
      <w:r w:rsidRPr="00F71179">
        <w:rPr>
          <w:rtl/>
        </w:rPr>
        <w:lastRenderedPageBreak/>
        <w:t>- משונה הוא,</w:t>
      </w:r>
      <w:r w:rsidR="00B62F50">
        <w:rPr>
          <w:rFonts w:hint="cs"/>
          <w:rtl/>
        </w:rPr>
        <w:t xml:space="preserve"> </w:t>
      </w:r>
      <w:r w:rsidR="005C0FF9">
        <w:rPr>
          <w:rFonts w:ascii="Fb Fontext" w:hAnsi="Fb Fontext"/>
          <w:rtl/>
        </w:rPr>
        <w:t>ולא מגבינן בבבל</w:t>
      </w:r>
      <w:r w:rsidR="00E268F4">
        <w:rPr>
          <w:rFonts w:ascii="Fb Fontext" w:hAnsi="Fb Fontext"/>
          <w:rtl/>
        </w:rPr>
        <w:t>,</w:t>
      </w:r>
    </w:p>
    <w:p w14:paraId="535CE931" w14:textId="016DE0B6" w:rsidR="00E268F4" w:rsidRDefault="005C0FF9" w:rsidP="00B62F50">
      <w:pPr>
        <w:rPr>
          <w:rFonts w:ascii="Fb Fontext" w:hAnsi="Fb Fontext"/>
          <w:rtl/>
        </w:rPr>
      </w:pPr>
      <w:r>
        <w:rPr>
          <w:rFonts w:ascii="Fb Fontext" w:hAnsi="Fb Fontext"/>
          <w:rtl/>
        </w:rPr>
        <w:t xml:space="preserve">אבל </w:t>
      </w:r>
      <w:r>
        <w:rPr>
          <w:rFonts w:ascii="Fb Fontext" w:hAnsi="Fb Fontext" w:hint="cs"/>
          <w:rtl/>
        </w:rPr>
        <w:t>קטנים</w:t>
      </w:r>
      <w:r w:rsidR="00AB7D20" w:rsidRPr="00C35A2C">
        <w:rPr>
          <w:rFonts w:ascii="Fb Fontext" w:hAnsi="Fb Fontext"/>
          <w:rtl/>
        </w:rPr>
        <w:t xml:space="preserve"> אורחיה הוא, ומגבינן, ואי תפס לא </w:t>
      </w:r>
      <w:r w:rsidR="00AB7D20">
        <w:rPr>
          <w:rFonts w:ascii="Fb Fontext" w:hAnsi="Fb Fontext"/>
          <w:rtl/>
        </w:rPr>
        <w:t>מוציאים</w:t>
      </w:r>
      <w:r w:rsidR="00AB7D20" w:rsidRPr="00C35A2C">
        <w:rPr>
          <w:rFonts w:ascii="Fb Fontext" w:hAnsi="Fb Fontext"/>
          <w:rtl/>
        </w:rPr>
        <w:t xml:space="preserve"> </w:t>
      </w:r>
      <w:r w:rsidR="00AB7D20">
        <w:rPr>
          <w:rFonts w:ascii="Fb Fontext" w:hAnsi="Fb Fontext"/>
          <w:rtl/>
        </w:rPr>
        <w:t>ממנו</w:t>
      </w:r>
      <w:r w:rsidR="00E268F4">
        <w:rPr>
          <w:rFonts w:ascii="Fb Fontext" w:hAnsi="Fb Fontext"/>
          <w:rtl/>
        </w:rPr>
        <w:t>,</w:t>
      </w:r>
    </w:p>
    <w:p w14:paraId="4FA5A868" w14:textId="3BD08E1E" w:rsidR="00AB7D20" w:rsidRPr="0028536C" w:rsidRDefault="00AB7D20" w:rsidP="00AB7D20">
      <w:pPr>
        <w:rPr>
          <w:rFonts w:ascii="Fb Fontext" w:hAnsi="Fb Fontext"/>
          <w:spacing w:val="-6"/>
          <w:rtl/>
        </w:rPr>
      </w:pPr>
      <w:r w:rsidRPr="0028536C">
        <w:rPr>
          <w:rFonts w:ascii="Fb Fontext" w:hAnsi="Fb Fontext"/>
          <w:spacing w:val="-6"/>
          <w:rtl/>
        </w:rPr>
        <w:t>אמר קבעו לי ז</w:t>
      </w:r>
      <w:r w:rsidRPr="0028536C">
        <w:rPr>
          <w:rFonts w:ascii="Fb Fontext" w:hAnsi="Fb Fontext" w:hint="cs"/>
          <w:spacing w:val="-6"/>
          <w:rtl/>
        </w:rPr>
        <w:t xml:space="preserve">מן </w:t>
      </w:r>
      <w:r w:rsidRPr="0028536C">
        <w:rPr>
          <w:rFonts w:ascii="Fb Fontext" w:hAnsi="Fb Fontext"/>
          <w:spacing w:val="-6"/>
          <w:rtl/>
        </w:rPr>
        <w:t xml:space="preserve">לארץ ישראל </w:t>
      </w:r>
      <w:r w:rsidRPr="0028536C">
        <w:rPr>
          <w:rFonts w:ascii="Fb Fontext" w:hAnsi="Fb Fontext" w:hint="cs"/>
          <w:spacing w:val="-6"/>
          <w:rtl/>
        </w:rPr>
        <w:t>קובעים לו</w:t>
      </w:r>
      <w:r w:rsidRPr="0028536C">
        <w:rPr>
          <w:rFonts w:ascii="Fb Fontext" w:hAnsi="Fb Fontext"/>
          <w:spacing w:val="-6"/>
          <w:rtl/>
        </w:rPr>
        <w:t xml:space="preserve">, ואי לא </w:t>
      </w:r>
      <w:r w:rsidRPr="0028536C">
        <w:rPr>
          <w:rFonts w:ascii="Fb Fontext" w:hAnsi="Fb Fontext" w:hint="cs"/>
          <w:spacing w:val="-6"/>
          <w:rtl/>
        </w:rPr>
        <w:t>הולך</w:t>
      </w:r>
      <w:r w:rsidRPr="0028536C">
        <w:rPr>
          <w:rFonts w:ascii="Fb Fontext" w:hAnsi="Fb Fontext"/>
          <w:spacing w:val="-6"/>
          <w:rtl/>
        </w:rPr>
        <w:t xml:space="preserve"> מ</w:t>
      </w:r>
      <w:r w:rsidR="00B62F50" w:rsidRPr="0028536C">
        <w:rPr>
          <w:rFonts w:ascii="Fb Fontext" w:hAnsi="Fb Fontext" w:hint="cs"/>
          <w:spacing w:val="-6"/>
          <w:rtl/>
        </w:rPr>
        <w:t>נדים אותו</w:t>
      </w:r>
    </w:p>
    <w:p w14:paraId="213A760D" w14:textId="6F16E792" w:rsidR="00AB7D20" w:rsidRPr="00C35A2C" w:rsidRDefault="00AB7D20" w:rsidP="00AB7D20">
      <w:pPr>
        <w:rPr>
          <w:rFonts w:ascii="Fb Fontext" w:hAnsi="Fb Fontext"/>
          <w:rtl/>
        </w:rPr>
      </w:pPr>
      <w:r w:rsidRPr="00C35A2C">
        <w:rPr>
          <w:rFonts w:ascii="Fb Fontext" w:hAnsi="Fb Fontext"/>
          <w:rtl/>
        </w:rPr>
        <w:t xml:space="preserve">בין כך </w:t>
      </w:r>
      <w:r w:rsidR="00B62F50">
        <w:rPr>
          <w:rFonts w:ascii="Fb Fontext" w:hAnsi="Fb Fontext" w:hint="cs"/>
          <w:rtl/>
        </w:rPr>
        <w:t>מנדים</w:t>
      </w:r>
      <w:r>
        <w:rPr>
          <w:rFonts w:ascii="Fb Fontext" w:hAnsi="Fb Fontext"/>
          <w:rtl/>
        </w:rPr>
        <w:t xml:space="preserve">, </w:t>
      </w:r>
      <w:r>
        <w:rPr>
          <w:rFonts w:ascii="Fb Fontext" w:hAnsi="Fb Fontext" w:hint="cs"/>
          <w:rtl/>
        </w:rPr>
        <w:t xml:space="preserve">שאומרים לו </w:t>
      </w:r>
      <w:r>
        <w:rPr>
          <w:rFonts w:ascii="Fb Fontext" w:hAnsi="Fb Fontext"/>
          <w:rtl/>
        </w:rPr>
        <w:t>סל</w:t>
      </w:r>
      <w:r w:rsidRPr="00C35A2C">
        <w:rPr>
          <w:rFonts w:ascii="Fb Fontext" w:hAnsi="Fb Fontext"/>
          <w:rtl/>
        </w:rPr>
        <w:t>ק הזיקך,</w:t>
      </w:r>
      <w:r w:rsidR="00B62F50">
        <w:rPr>
          <w:rFonts w:ascii="Fb Fontext" w:hAnsi="Fb Fontext" w:hint="cs"/>
          <w:rtl/>
        </w:rPr>
        <w:t xml:space="preserve"> </w:t>
      </w:r>
      <w:r w:rsidR="00B62F50" w:rsidRPr="00B62F50">
        <w:rPr>
          <w:rStyle w:val="affffe"/>
          <w:rFonts w:hint="cs"/>
          <w:rtl/>
        </w:rPr>
        <w:t>מדר</w:t>
      </w:r>
      <w:r w:rsidR="002B7BCC">
        <w:rPr>
          <w:rStyle w:val="affffe"/>
          <w:rtl/>
        </w:rPr>
        <w:t>"</w:t>
      </w:r>
      <w:r w:rsidR="00B62F50" w:rsidRPr="00B62F50">
        <w:rPr>
          <w:rStyle w:val="affffe"/>
          <w:rFonts w:hint="cs"/>
          <w:rtl/>
        </w:rPr>
        <w:t>נ:</w:t>
      </w:r>
      <w:r>
        <w:rPr>
          <w:rFonts w:ascii="Fb Fontext" w:hAnsi="Fb Fontext" w:hint="cs"/>
          <w:rtl/>
        </w:rPr>
        <w:t xml:space="preserve"> </w:t>
      </w:r>
      <w:r w:rsidR="00B62F50">
        <w:rPr>
          <w:rFonts w:ascii="Fb Fontext" w:hAnsi="Fb Fontext" w:hint="cs"/>
          <w:rtl/>
        </w:rPr>
        <w:t>ד</w:t>
      </w:r>
      <w:r w:rsidRPr="00C35A2C">
        <w:rPr>
          <w:rFonts w:ascii="Fb Fontext" w:hAnsi="Fb Fontext"/>
          <w:rtl/>
        </w:rPr>
        <w:t>מנין שלא יגדל אדם כלב רע בתוך ביתו, ולא יעמיד סולם רעוע בתוך ביתו?</w:t>
      </w:r>
      <w:r>
        <w:rPr>
          <w:rFonts w:ascii="Fb Fontext" w:hAnsi="Fb Fontext" w:hint="cs"/>
          <w:rtl/>
        </w:rPr>
        <w:t xml:space="preserve"> </w:t>
      </w:r>
      <w:r w:rsidR="00B62F50">
        <w:rPr>
          <w:rFonts w:ascii="Fb Fontext" w:hAnsi="Fb Fontext" w:hint="cs"/>
          <w:rtl/>
        </w:rPr>
        <w:t>ד</w:t>
      </w:r>
      <w:r w:rsidRPr="00AD1A41">
        <w:rPr>
          <w:rStyle w:val="affffa"/>
          <w:rFonts w:hint="cs"/>
          <w:rtl/>
        </w:rPr>
        <w:t>'</w:t>
      </w:r>
      <w:r w:rsidRPr="00AD1A41">
        <w:rPr>
          <w:rStyle w:val="affffa"/>
          <w:rtl/>
        </w:rPr>
        <w:t>ולא תשים דמים בביתך</w:t>
      </w:r>
      <w:r w:rsidRPr="00AD1A41">
        <w:rPr>
          <w:rStyle w:val="affffa"/>
          <w:rFonts w:hint="cs"/>
          <w:rtl/>
        </w:rPr>
        <w:t>'</w:t>
      </w:r>
      <w:r w:rsidRPr="00AD1A41">
        <w:rPr>
          <w:rStyle w:val="affffa"/>
          <w:rtl/>
        </w:rPr>
        <w:t>.</w:t>
      </w:r>
    </w:p>
    <w:p w14:paraId="43C13E44" w14:textId="77777777" w:rsidR="00AB7D20" w:rsidRDefault="00AB7D20" w:rsidP="001401BD">
      <w:pPr>
        <w:pStyle w:val="afffd"/>
        <w:jc w:val="center"/>
        <w:rPr>
          <w:rtl/>
        </w:rPr>
      </w:pPr>
      <w:ins w:id="9810" w:author="מספור קטעי משנה" w:date="2026-10-06T10:04:27Z">
        <w:r>
          <w:rPr>
            <w:rStyle w:val="MisparKeta"/>
          </w:rPr>
          <w:t xml:space="preserve">ג. </w:t>
        </w:r>
      </w:ins>
      <w:bookmarkStart w:id="290" w:name="_Toc119353075"/>
      <w:r w:rsidRPr="00C54C7E">
        <w:rPr>
          <w:rtl/>
        </w:rPr>
        <w:t>הדרן עלך אלו נערות.</w:t>
      </w:r>
      <w:bookmarkEnd w:id="290"/>
    </w:p>
    <w:p w14:paraId="4D03FA51" w14:textId="77777777" w:rsidR="00AB7D20" w:rsidRDefault="00AB7D20" w:rsidP="00AB7D20">
      <w:pPr>
        <w:pStyle w:val="afff2"/>
        <w:framePr w:wrap="around"/>
        <w:spacing w:line="276" w:lineRule="auto"/>
        <w:rPr>
          <w:del w:id="41054" w:author="Claude" w:date="2026-10-07T09:24:54Z"/>
          <w:rFonts w:ascii="Fb Fontext" w:hAnsi="Fb Fontext"/>
          <w:rtl/>
        </w:rPr>
      </w:pPr>
      <w:del w:id="41053" w:author="Claude" w:date="2026-10-07T09:24:54Z">
        <w:r w:rsidRPr="00C35A2C">
          <w:rPr>
            <w:rFonts w:ascii="Fb Fontext" w:hAnsi="Fb Fontext" w:hint="cs"/>
            <w:rtl/>
          </w:rPr>
          <w:lastRenderedPageBreak/>
          <w:delText xml:space="preserve">פרק רביעי</w:delText>
        </w:r>
      </w:del>
    </w:p>
    <w:p w14:paraId="2CA6E346" w14:textId="77777777" w:rsidR="00AB7D20" w:rsidRDefault="00AB7D20" w:rsidP="00AB7D20">
      <w:pPr>
        <w:pStyle w:val="afff3"/>
        <w:framePr w:wrap="around"/>
        <w:spacing w:line="276" w:lineRule="auto"/>
        <w:rPr>
          <w:del w:id="41056" w:author="Claude" w:date="2026-10-07T09:24:54Z"/>
          <w:rtl/>
        </w:rPr>
      </w:pPr>
      <w:del w:id="41055" w:author="Claude" w:date="2026-10-07T09:24:54Z">
        <w:r w:rsidRPr="00C35A2C">
          <w:rPr>
            <w:rFonts w:hint="cs"/>
            <w:rtl/>
          </w:rPr>
          <w:delText xml:space="preserve">נערה שנתפתתה</w:delText>
        </w:r>
      </w:del>
    </w:p>
    <w:p w14:paraId="1969B2D9" w14:textId="77777777" w:rsidR="00AB7D20" w:rsidRDefault="00AB7D20" w:rsidP="00AB7D20">
      <w:pPr>
        <w:pStyle w:val="afff4"/>
        <w:framePr w:wrap="around"/>
        <w:spacing w:after="0" w:line="276" w:lineRule="auto"/>
        <w:rPr>
          <w:rtl/>
        </w:rPr>
      </w:pPr>
      <w:r w:rsidRPr="00C35A2C">
        <w:rPr>
          <w:rFonts w:hint="cs"/>
          <w:rtl/>
        </w:rPr>
        <w:t>מא: - נד:</w:t>
      </w:r>
    </w:p>
    <w:p>
      <w:pPr>
        <w:pStyle w:val="PetichatPerek"/>
        <w:rPr>
          <w:ins w:id="41052" w:author="Claude" w:date="2026-10-07T09:24:54Z"/>
        </w:rPr>
      </w:pPr>
      <w:ins w:id="41051" w:author="Claude" w:date="2026-10-07T09:24:54Z">
        <w:r>
          <w:rPr>
            <w:rFonts w:ascii="Fb Fontext" w:hAnsi="Fb Fontext" w:hint="cs"/>
            <w:rtl/>
          </w:rPr>
          <w:t xml:space="preserve">פרק רביעי</w:t>
        </w:r>
        <w:r>
          <w:rPr>
            <w:rFonts w:ascii="Fb Fontext" w:hAnsi="Fb Fontext" w:hint="cs"/>
            <w:rtl/>
          </w:rPr>
          <w:t xml:space="preserve"> - </w:t>
        </w:r>
        <w:r>
          <w:rPr>
            <w:rFonts w:hint="cs"/>
            <w:rtl/>
          </w:rPr>
          <w:t xml:space="preserve">נערה שנתפתתה</w:t>
        </w:r>
      </w:ins>
    </w:p>
    <w:p>
      <w:pPr>
        <w:pStyle w:val="MishnaBatzad"/>
        <w:rPr>
          <w:ins w:id="20412" w:author="קלוד" w:date="2026-10-06T10:09:07Z"/>
        </w:rPr>
      </w:pPr>
      <w:ins w:id="20411" w:author="קלוד" w:date="2026-10-06T10:09:07Z">
        <w:r>
          <w:t xml:space="preserve">משנה א</w:t>
        </w:r>
      </w:ins>
    </w:p>
    <w:p w14:paraId="7D000E10" w14:textId="771876CC" w:rsidR="00AB7D20" w:rsidRPr="000734A8" w:rsidRDefault="00AB7D20" w:rsidP="00AB7D20">
      <w:pPr>
        <w:pStyle w:val="afff5"/>
        <w:rPr>
          <w:b/>
          <w:spacing w:val="2"/>
          <w:rtl/>
        </w:rPr>
      </w:pPr>
      <w:bookmarkStart w:id="291" w:name="_Toc119353076"/>
      <w:r w:rsidRPr="00B13304">
        <w:rPr>
          <w:rStyle w:val="afffff5"/>
          <w:rtl/>
        </w:rPr>
        <w:t>נערה שנתפתתה</w:t>
      </w:r>
      <w:bookmarkEnd w:id="291"/>
      <w:r w:rsidR="003533C8" w:rsidRPr="00B13304">
        <w:rPr>
          <w:rStyle w:val="afffff5"/>
          <w:rFonts w:hint="cs"/>
          <w:rtl/>
        </w:rPr>
        <w:t xml:space="preserve"> </w:t>
      </w:r>
      <w:r w:rsidRPr="000734A8">
        <w:rPr>
          <w:b/>
          <w:spacing w:val="2"/>
          <w:rtl/>
        </w:rPr>
        <w:t>בושתה פגמה וקנסה של אביה, והצער בתפוסה.</w:t>
      </w:r>
    </w:p>
    <w:p w14:paraId="062880BD" w14:textId="77777777" w:rsidR="00AB7D20" w:rsidRPr="00C35A2C" w:rsidRDefault="00AB7D20" w:rsidP="00AB7D20">
      <w:pPr>
        <w:pStyle w:val="afff5"/>
        <w:rPr>
          <w:b/>
          <w:rtl/>
        </w:rPr>
      </w:pPr>
      <w:r>
        <w:rPr>
          <w:b/>
          <w:rtl/>
        </w:rPr>
        <w:t xml:space="preserve">עמדה בדין עד שלא מת האב הרי הן של אב, מת האב </w:t>
      </w:r>
      <w:r w:rsidRPr="00C35A2C">
        <w:rPr>
          <w:b/>
          <w:rtl/>
        </w:rPr>
        <w:t>הרי הן של אחין.</w:t>
      </w:r>
    </w:p>
    <w:p w14:paraId="5ADF8F20" w14:textId="77777777" w:rsidR="00AB7D20" w:rsidRPr="00C35A2C" w:rsidRDefault="00AB7D20" w:rsidP="00AB7D20">
      <w:pPr>
        <w:pStyle w:val="afff5"/>
        <w:rPr>
          <w:b/>
          <w:rtl/>
        </w:rPr>
      </w:pPr>
      <w:r w:rsidRPr="00C35A2C">
        <w:rPr>
          <w:b/>
          <w:rtl/>
        </w:rPr>
        <w:t>לא</w:t>
      </w:r>
      <w:r>
        <w:rPr>
          <w:b/>
          <w:rtl/>
        </w:rPr>
        <w:t xml:space="preserve"> הספיקה לעמוד בדין עד שמת האב </w:t>
      </w:r>
      <w:r w:rsidRPr="00C35A2C">
        <w:rPr>
          <w:b/>
          <w:rtl/>
        </w:rPr>
        <w:t>הרי הן של עצמה.</w:t>
      </w:r>
    </w:p>
    <w:p w14:paraId="4D82AEDE" w14:textId="77777777" w:rsidR="00AB7D20" w:rsidRPr="00C35A2C" w:rsidRDefault="00AB7D20" w:rsidP="00AB7D20">
      <w:pPr>
        <w:pStyle w:val="afff5"/>
        <w:rPr>
          <w:b/>
          <w:rtl/>
        </w:rPr>
      </w:pPr>
      <w:r>
        <w:rPr>
          <w:b/>
          <w:rtl/>
        </w:rPr>
        <w:t xml:space="preserve">עמדה בדין עד שלא בגרה הרי הן של אב, מת האב </w:t>
      </w:r>
      <w:r w:rsidRPr="00C35A2C">
        <w:rPr>
          <w:b/>
          <w:rtl/>
        </w:rPr>
        <w:t>הרי הן של אחין.</w:t>
      </w:r>
    </w:p>
    <w:p w14:paraId="297B583C" w14:textId="77777777" w:rsidR="00AB7D20" w:rsidRPr="00C35A2C" w:rsidRDefault="00AB7D20" w:rsidP="00AB7D20">
      <w:pPr>
        <w:pStyle w:val="afff5"/>
        <w:rPr>
          <w:b/>
          <w:rtl/>
        </w:rPr>
      </w:pPr>
      <w:r w:rsidRPr="00C35A2C">
        <w:rPr>
          <w:b/>
          <w:rtl/>
        </w:rPr>
        <w:t>לא הספיקה לעמוד בדין עד שבגרה - הרי הן של עצמה.</w:t>
      </w:r>
    </w:p>
    <w:p w14:paraId="7BF4CA9D" w14:textId="7A1A894E" w:rsidR="00AB7D20" w:rsidRPr="00F71179" w:rsidRDefault="00AB7D20" w:rsidP="00AB7D20">
      <w:pPr>
        <w:pStyle w:val="afff5"/>
        <w:rPr>
          <w:b/>
          <w:spacing w:val="-4"/>
          <w:rtl/>
        </w:rPr>
      </w:pPr>
      <w:r w:rsidRPr="003533C8">
        <w:rPr>
          <w:rStyle w:val="TanaimMishna"/>
          <w:rtl/>
          <w:rPrChange w:id="20083" w:author="קלוד" w:date="2026-10-06T10:09:07Z">
            <w:rPr>
              <w:rStyle w:val="affffe"/>
              <w:rtl/>
            </w:rPr>
          </w:rPrChange>
        </w:rPr>
        <w:t>ר</w:t>
      </w:r>
      <w:r w:rsidR="009E2194" w:rsidRPr="003533C8">
        <w:rPr>
          <w:rStyle w:val="TanaimMishna"/>
          <w:rFonts w:hint="cs"/>
          <w:rtl/>
          <w:rPrChange w:id="20084" w:author="קלוד" w:date="2026-10-06T10:09:07Z">
            <w:rPr>
              <w:rStyle w:val="affffe"/>
              <w:rFonts w:hint="cs"/>
              <w:rtl/>
            </w:rPr>
          </w:rPrChange>
        </w:rPr>
        <w:t>"ש</w:t>
      </w:r>
      <w:r w:rsidRPr="003533C8">
        <w:rPr>
          <w:rStyle w:val="TanaimMishna"/>
          <w:rtl/>
          <w:rPrChange w:id="20085" w:author="קלוד" w:date="2026-10-06T10:09:07Z">
            <w:rPr>
              <w:rStyle w:val="affffe"/>
              <w:rtl/>
            </w:rPr>
          </w:rPrChange>
        </w:rPr>
        <w:t xml:space="preserve">: </w:t>
      </w:r>
      <w:r w:rsidRPr="009E2194">
        <w:rPr>
          <w:rtl/>
        </w:rPr>
        <w:t>אם לא הספיקה לגבות עד שמת האב הרי הן של עצמה</w:t>
      </w:r>
      <w:r w:rsidRPr="00F71179">
        <w:rPr>
          <w:b/>
          <w:spacing w:val="-4"/>
          <w:rtl/>
        </w:rPr>
        <w:t>.</w:t>
      </w:r>
    </w:p>
    <w:p w14:paraId="23863442" w14:textId="4CD21FD7" w:rsidR="00AB7D20" w:rsidRDefault="00AB7D20" w:rsidP="003533C8">
      <w:pPr>
        <w:pStyle w:val="afff5"/>
        <w:rPr>
          <w:rtl/>
        </w:rPr>
      </w:pPr>
      <w:r w:rsidRPr="00C35A2C">
        <w:rPr>
          <w:b/>
          <w:rtl/>
        </w:rPr>
        <w:t>מעש"י ומציאתה א</w:t>
      </w:r>
      <w:r w:rsidR="003533C8">
        <w:rPr>
          <w:rFonts w:hint="cs"/>
          <w:b/>
          <w:rtl/>
        </w:rPr>
        <w:t>ף</w:t>
      </w:r>
      <w:r w:rsidRPr="00C35A2C">
        <w:rPr>
          <w:b/>
          <w:rtl/>
        </w:rPr>
        <w:t xml:space="preserve"> שלא גבתה, מת האב הרי הן של אחין.</w:t>
      </w:r>
    </w:p>
    <w:p w14:paraId="6E8F8424" w14:textId="77777777" w:rsidR="00AB7D20" w:rsidRPr="00C35A2C" w:rsidRDefault="00AB7D20" w:rsidP="00E26091">
      <w:pPr>
        <w:pStyle w:val="afff"/>
        <w:framePr w:wrap="around"/>
        <w:rPr>
          <w:rtl/>
        </w:rPr>
      </w:pPr>
      <w:bookmarkStart w:id="292" w:name="_Toc119353077"/>
      <w:r w:rsidRPr="00C35A2C">
        <w:rPr>
          <w:rFonts w:hint="cs"/>
          <w:rtl/>
        </w:rPr>
        <w:t>מב.</w:t>
      </w:r>
      <w:bookmarkEnd w:id="292"/>
    </w:p>
    <w:p w14:paraId="12CD53D0" w14:textId="232475F7" w:rsidR="00AB7D20" w:rsidRPr="00730169" w:rsidRDefault="00AB7D20" w:rsidP="00AB7D20">
      <w:pPr>
        <w:rPr>
          <w:rFonts w:ascii="Fb Fontext" w:hAnsi="Fb Fontext"/>
          <w:spacing w:val="-4"/>
          <w:rtl/>
        </w:rPr>
      </w:pPr>
      <w:r w:rsidRPr="00730169">
        <w:rPr>
          <w:rFonts w:ascii="Fb Fontext" w:hAnsi="Fb Fontext" w:hint="cs"/>
          <w:spacing w:val="-4"/>
          <w:sz w:val="32"/>
          <w:rtl/>
        </w:rPr>
        <w:t>וא</w:t>
      </w:r>
      <w:r w:rsidR="003533C8" w:rsidRPr="00730169">
        <w:rPr>
          <w:rFonts w:ascii="Fb Fontext" w:hAnsi="Fb Fontext" w:hint="cs"/>
          <w:spacing w:val="-4"/>
          <w:sz w:val="32"/>
          <w:rtl/>
        </w:rPr>
        <w:t>ף</w:t>
      </w:r>
      <w:r w:rsidRPr="00730169">
        <w:rPr>
          <w:rFonts w:ascii="Fb Fontext" w:hAnsi="Fb Fontext" w:hint="cs"/>
          <w:spacing w:val="-4"/>
          <w:sz w:val="32"/>
          <w:rtl/>
        </w:rPr>
        <w:t xml:space="preserve"> דתנינא </w:t>
      </w:r>
      <w:r w:rsidRPr="00730169">
        <w:rPr>
          <w:rFonts w:ascii="Fb Fontext" w:hAnsi="Fb Fontext"/>
          <w:spacing w:val="-4"/>
          <w:sz w:val="32"/>
          <w:rtl/>
        </w:rPr>
        <w:t xml:space="preserve">המפתה נותן </w:t>
      </w:r>
      <w:r w:rsidRPr="00730169">
        <w:rPr>
          <w:rFonts w:ascii="Fb Fontext" w:hAnsi="Fb Fontext" w:hint="cs"/>
          <w:spacing w:val="-4"/>
          <w:sz w:val="32"/>
          <w:rtl/>
        </w:rPr>
        <w:t xml:space="preserve">[ג] </w:t>
      </w:r>
      <w:r w:rsidRPr="00730169">
        <w:rPr>
          <w:rFonts w:ascii="Fb Fontext" w:hAnsi="Fb Fontext"/>
          <w:spacing w:val="-4"/>
          <w:sz w:val="32"/>
          <w:rtl/>
        </w:rPr>
        <w:t xml:space="preserve">בושת ופגם וקנס, </w:t>
      </w:r>
      <w:r w:rsidR="003533C8" w:rsidRPr="00730169">
        <w:rPr>
          <w:rFonts w:ascii="Fb Fontext" w:hAnsi="Fb Fontext" w:hint="cs"/>
          <w:spacing w:val="-4"/>
          <w:sz w:val="32"/>
          <w:rtl/>
        </w:rPr>
        <w:t xml:space="preserve">ואונס נותן גם </w:t>
      </w:r>
      <w:r w:rsidRPr="00730169">
        <w:rPr>
          <w:rFonts w:ascii="Fb Fontext" w:hAnsi="Fb Fontext"/>
          <w:spacing w:val="-4"/>
          <w:sz w:val="32"/>
          <w:rtl/>
        </w:rPr>
        <w:t>צער</w:t>
      </w:r>
      <w:r w:rsidRPr="00730169">
        <w:rPr>
          <w:rFonts w:ascii="Fb Fontext" w:hAnsi="Fb Fontext" w:hint="cs"/>
          <w:spacing w:val="-4"/>
          <w:sz w:val="32"/>
          <w:rtl/>
        </w:rPr>
        <w:t>.</w:t>
      </w:r>
    </w:p>
    <w:p w14:paraId="6A151A6B" w14:textId="79534FF5" w:rsidR="00AB7D20" w:rsidRPr="00874F1A" w:rsidRDefault="00AB7D20" w:rsidP="00AB7D20">
      <w:pPr>
        <w:rPr>
          <w:rStyle w:val="afffff0"/>
          <w:rtl/>
        </w:rPr>
      </w:pPr>
      <w:r w:rsidRPr="00F71179">
        <w:rPr>
          <w:rFonts w:ascii="Fb Fontext" w:hAnsi="Fb Fontext" w:hint="cs"/>
          <w:spacing w:val="-2"/>
          <w:rtl/>
        </w:rPr>
        <w:t>וקמ</w:t>
      </w:r>
      <w:r w:rsidRPr="00F71179">
        <w:rPr>
          <w:rFonts w:ascii="Fb Fontext" w:hAnsi="Fb Fontext"/>
          <w:spacing w:val="-2"/>
          <w:rtl/>
        </w:rPr>
        <w:t>"</w:t>
      </w:r>
      <w:r w:rsidRPr="00F71179">
        <w:rPr>
          <w:rFonts w:ascii="Fb Fontext" w:hAnsi="Fb Fontext" w:hint="cs"/>
          <w:spacing w:val="-2"/>
          <w:rtl/>
        </w:rPr>
        <w:t>ל ד</w:t>
      </w:r>
      <w:r w:rsidRPr="00F71179">
        <w:rPr>
          <w:rFonts w:ascii="Fb Fontext" w:hAnsi="Fb Fontext"/>
          <w:spacing w:val="-2"/>
          <w:rtl/>
        </w:rPr>
        <w:t xml:space="preserve">עמדה בדין </w:t>
      </w:r>
      <w:r w:rsidR="003533C8">
        <w:rPr>
          <w:rFonts w:ascii="Fb Fontext" w:hAnsi="Fb Fontext" w:hint="cs"/>
          <w:spacing w:val="-2"/>
          <w:rtl/>
        </w:rPr>
        <w:t xml:space="preserve">מחלוקת </w:t>
      </w:r>
      <w:r>
        <w:rPr>
          <w:rStyle w:val="affffe"/>
          <w:rFonts w:ascii="Fb Fontext" w:hAnsi="Fb Fontext"/>
          <w:spacing w:val="-2"/>
          <w:rtl/>
          <w:rPrChange w:id="9136" w:author="מנוע אמוראים" w:date="2026-10-05T16:41:40Z">
            <w:rPr>
              <w:rFonts w:ascii="Fb Fontext" w:hAnsi="Fb Fontext"/>
              <w:spacing w:val="-2"/>
              <w:rtl/>
            </w:rPr>
          </w:rPrChange>
        </w:rPr>
        <w:t xml:space="preserve">ר"ש</w:t>
      </w:r>
      <w:r>
        <w:rPr>
          <w:rFonts w:ascii="Fb Fontext" w:hAnsi="Fb Fontext"/>
          <w:spacing w:val="-2"/>
          <w:rtl/>
        </w:rPr>
        <w:t xml:space="preserve"> ורבנן.</w:t>
      </w:r>
      <w:r w:rsidRPr="00F71179">
        <w:rPr>
          <w:rFonts w:ascii="Fb Fontext" w:hAnsi="Fb Fontext" w:hint="cs"/>
          <w:spacing w:val="-2"/>
          <w:rtl/>
        </w:rPr>
        <w:t xml:space="preserve"> </w:t>
      </w:r>
      <w:r w:rsidRPr="00874F1A">
        <w:rPr>
          <w:rStyle w:val="afffff0"/>
          <w:rFonts w:hint="cs"/>
          <w:rtl/>
        </w:rPr>
        <w:t>ולא אשמעי' דלאביה דפשיטא דבמפתה לאו לעצמה</w:t>
      </w:r>
      <w:r w:rsidR="007B78FF">
        <w:rPr>
          <w:rStyle w:val="afffff0"/>
          <w:rFonts w:hint="cs"/>
          <w:rtl/>
        </w:rPr>
        <w:t>,</w:t>
      </w:r>
    </w:p>
    <w:p w14:paraId="29D221A5" w14:textId="77777777" w:rsidR="00196136" w:rsidRDefault="00AB7D20" w:rsidP="00F1680A">
      <w:pPr>
        <w:pStyle w:val="affffb"/>
        <w:rPr>
          <w:rFonts w:ascii="Fb Fontext" w:hAnsi="Fb Fontext"/>
          <w:sz w:val="32"/>
          <w:rtl/>
        </w:rPr>
      </w:pPr>
      <w:bookmarkStart w:id="293" w:name="_Toc119353078"/>
      <w:r w:rsidRPr="003533C8">
        <w:rPr>
          <w:rStyle w:val="affffe"/>
          <w:rtl/>
        </w:rPr>
        <w:t>תנן:</w:t>
      </w:r>
      <w:r w:rsidRPr="00C35A2C">
        <w:rPr>
          <w:rFonts w:ascii="Fb Fontext" w:hAnsi="Fb Fontext"/>
          <w:sz w:val="32"/>
          <w:rtl/>
        </w:rPr>
        <w:t xml:space="preserve"> </w:t>
      </w:r>
      <w:r w:rsidRPr="00196136">
        <w:rPr>
          <w:rtl/>
        </w:rPr>
        <w:t>אנסת ופיתית את בתי, והוא אומר לא אנסתי</w:t>
      </w:r>
      <w:r w:rsidRPr="00C35A2C">
        <w:rPr>
          <w:rFonts w:ascii="Fb Fontext" w:hAnsi="Fb Fontext"/>
          <w:sz w:val="32"/>
          <w:rtl/>
        </w:rPr>
        <w:t xml:space="preserve"> ולא פיתיתי,</w:t>
      </w:r>
      <w:bookmarkEnd w:id="293"/>
      <w:r w:rsidRPr="00C35A2C">
        <w:rPr>
          <w:rFonts w:ascii="Fb Fontext" w:hAnsi="Fb Fontext"/>
          <w:sz w:val="32"/>
          <w:rtl/>
        </w:rPr>
        <w:t xml:space="preserve"> </w:t>
      </w:r>
    </w:p>
    <w:p w14:paraId="52C7AE1D" w14:textId="459615E1" w:rsidR="00E268F4" w:rsidRDefault="00AB7D20" w:rsidP="00196136">
      <w:pPr>
        <w:ind w:firstLine="0"/>
        <w:rPr>
          <w:rFonts w:ascii="Fb Fontext" w:hAnsi="Fb Fontext"/>
          <w:sz w:val="32"/>
          <w:rtl/>
        </w:rPr>
      </w:pPr>
      <w:r w:rsidRPr="00C35A2C">
        <w:rPr>
          <w:rFonts w:ascii="Fb Fontext" w:hAnsi="Fb Fontext"/>
          <w:sz w:val="32"/>
          <w:rtl/>
        </w:rPr>
        <w:t>משביעך אני, ואמר אמן, ואח"כ הודה - חייב</w:t>
      </w:r>
      <w:r w:rsidR="00E268F4">
        <w:rPr>
          <w:rFonts w:ascii="Fb Fontext" w:hAnsi="Fb Fontext"/>
          <w:sz w:val="32"/>
          <w:rtl/>
        </w:rPr>
        <w:t>,</w:t>
      </w:r>
    </w:p>
    <w:p w14:paraId="04122EFD" w14:textId="2E6AD059" w:rsidR="00AB7D20" w:rsidRPr="00C35A2C" w:rsidRDefault="00AB7D20" w:rsidP="00D262AF">
      <w:pPr>
        <w:ind w:firstLine="0"/>
        <w:rPr>
          <w:rFonts w:ascii="Fb Fontext" w:hAnsi="Fb Fontext"/>
          <w:rtl/>
        </w:rPr>
      </w:pPr>
      <w:r w:rsidRPr="003533C8">
        <w:rPr>
          <w:rStyle w:val="affffe"/>
          <w:rtl/>
        </w:rPr>
        <w:t xml:space="preserve">ר"ש </w:t>
      </w:r>
      <w:r w:rsidRPr="00C35A2C">
        <w:rPr>
          <w:rFonts w:ascii="Fb Fontext" w:hAnsi="Fb Fontext"/>
          <w:sz w:val="32"/>
          <w:rtl/>
        </w:rPr>
        <w:t>פוטר, שאינו משלם קנס ע"פ עצמו.</w:t>
      </w:r>
    </w:p>
    <w:p w14:paraId="48A160F3" w14:textId="6D1DCD7C" w:rsidR="00AB7D20" w:rsidRPr="00C35A2C" w:rsidRDefault="00AB7D20" w:rsidP="00AB7D20">
      <w:pPr>
        <w:rPr>
          <w:rFonts w:ascii="Fb Fontext" w:hAnsi="Fb Fontext" w:cs="Guttman Vilna"/>
          <w:b/>
          <w:bCs/>
          <w:rtl/>
        </w:rPr>
      </w:pPr>
      <w:r w:rsidRPr="003533C8">
        <w:rPr>
          <w:rStyle w:val="affffe"/>
          <w:rtl/>
        </w:rPr>
        <w:t xml:space="preserve">אמרו לו: </w:t>
      </w:r>
      <w:r w:rsidR="003533C8">
        <w:rPr>
          <w:rFonts w:ascii="Fb Fontext" w:hAnsi="Fb Fontext" w:hint="cs"/>
          <w:rtl/>
        </w:rPr>
        <w:t xml:space="preserve">אף </w:t>
      </w:r>
      <w:r w:rsidRPr="00C35A2C">
        <w:rPr>
          <w:rFonts w:ascii="Fb Fontext" w:hAnsi="Fb Fontext"/>
          <w:rtl/>
        </w:rPr>
        <w:t>ש</w:t>
      </w:r>
      <w:r w:rsidR="00D262AF">
        <w:rPr>
          <w:rFonts w:ascii="Fb Fontext" w:hAnsi="Fb Fontext" w:hint="cs"/>
          <w:rtl/>
        </w:rPr>
        <w:t>על פי עצמו אינו משלם קנס, בושת ופגם משלם</w:t>
      </w:r>
      <w:r w:rsidRPr="00C35A2C">
        <w:rPr>
          <w:rFonts w:ascii="Fb Fontext" w:hAnsi="Fb Fontext"/>
          <w:rtl/>
        </w:rPr>
        <w:t>.</w:t>
      </w:r>
    </w:p>
    <w:p w14:paraId="3A153BC6" w14:textId="46D08E8E" w:rsidR="00E268F4" w:rsidRDefault="00AB7D20" w:rsidP="00F1680A">
      <w:pPr>
        <w:pStyle w:val="affffb"/>
        <w:rPr>
          <w:rtl/>
        </w:rPr>
      </w:pPr>
      <w:bookmarkStart w:id="294" w:name="_Toc119353079"/>
      <w:r w:rsidRPr="003533C8">
        <w:rPr>
          <w:rStyle w:val="affffe"/>
          <w:rtl/>
        </w:rPr>
        <w:t>בעא אביי מרבה:</w:t>
      </w:r>
      <w:r w:rsidRPr="00C35A2C">
        <w:rPr>
          <w:rtl/>
        </w:rPr>
        <w:t xml:space="preserve"> האומר לחבירו אנסת ופיתית את בתי</w:t>
      </w:r>
      <w:r w:rsidR="00E268F4">
        <w:rPr>
          <w:rtl/>
        </w:rPr>
        <w:t>,</w:t>
      </w:r>
      <w:r w:rsidR="00196136">
        <w:rPr>
          <w:rFonts w:hint="cs"/>
          <w:rtl/>
        </w:rPr>
        <w:t xml:space="preserve"> [ג]</w:t>
      </w:r>
      <w:bookmarkEnd w:id="294"/>
    </w:p>
    <w:p w14:paraId="7211173A" w14:textId="516F68D3" w:rsidR="00AB7D20" w:rsidRDefault="00AB7D20" w:rsidP="00AB7D20">
      <w:pPr>
        <w:rPr>
          <w:rFonts w:ascii="Fb Fontext" w:hAnsi="Fb Fontext"/>
          <w:sz w:val="32"/>
          <w:rtl/>
        </w:rPr>
      </w:pPr>
      <w:r w:rsidRPr="00C35A2C">
        <w:rPr>
          <w:rFonts w:ascii="Fb Fontext" w:hAnsi="Fb Fontext"/>
          <w:sz w:val="32"/>
          <w:rtl/>
        </w:rPr>
        <w:t xml:space="preserve">והעמדתיך בדין ונתחייבת לי ממון, </w:t>
      </w:r>
      <w:r w:rsidRPr="00F71179">
        <w:rPr>
          <w:rFonts w:ascii="Fb Fontext" w:hAnsi="Fb Fontext"/>
          <w:spacing w:val="-4"/>
          <w:sz w:val="32"/>
          <w:rtl/>
        </w:rPr>
        <w:t xml:space="preserve">והוא אומר לא אנסתי ולא </w:t>
      </w:r>
      <w:r w:rsidRPr="00730169">
        <w:rPr>
          <w:rFonts w:ascii="Fb Fontext" w:hAnsi="Fb Fontext"/>
          <w:spacing w:val="-6"/>
          <w:sz w:val="32"/>
          <w:rtl/>
        </w:rPr>
        <w:t>פיתיתי, ולא העמדתני בדין ולא נתחייבתי לך ממון, ונשבע והודה,</w:t>
      </w:r>
    </w:p>
    <w:p w14:paraId="7E06E961" w14:textId="70A76B56" w:rsidR="00AB7D20" w:rsidRPr="00730169" w:rsidRDefault="00AB7D20" w:rsidP="00D262AF">
      <w:pPr>
        <w:rPr>
          <w:rFonts w:ascii="Fb Fontext" w:hAnsi="Fb Fontext" w:cs="Guttman Vilna"/>
          <w:b/>
          <w:bCs/>
          <w:spacing w:val="-4"/>
          <w:rtl/>
        </w:rPr>
      </w:pPr>
      <w:r w:rsidRPr="00730169">
        <w:rPr>
          <w:rStyle w:val="affffe"/>
          <w:rFonts w:hint="cs"/>
          <w:spacing w:val="-4"/>
          <w:rtl/>
        </w:rPr>
        <w:t>לר</w:t>
      </w:r>
      <w:r w:rsidRPr="00730169">
        <w:rPr>
          <w:rStyle w:val="affffe"/>
          <w:spacing w:val="-4"/>
          <w:rtl/>
        </w:rPr>
        <w:t>"</w:t>
      </w:r>
      <w:r w:rsidRPr="00730169">
        <w:rPr>
          <w:rStyle w:val="affffe"/>
          <w:rFonts w:hint="cs"/>
          <w:spacing w:val="-4"/>
          <w:rtl/>
        </w:rPr>
        <w:t>ש</w:t>
      </w:r>
      <w:r w:rsidR="00D262AF" w:rsidRPr="00730169">
        <w:rPr>
          <w:rStyle w:val="affffe"/>
          <w:rFonts w:hint="cs"/>
          <w:spacing w:val="-4"/>
          <w:rtl/>
        </w:rPr>
        <w:t>:</w:t>
      </w:r>
      <w:r w:rsidRPr="00730169">
        <w:rPr>
          <w:rFonts w:ascii="Fb Fontext" w:hAnsi="Fb Fontext" w:hint="cs"/>
          <w:spacing w:val="-4"/>
          <w:rtl/>
        </w:rPr>
        <w:t xml:space="preserve"> </w:t>
      </w:r>
      <w:r w:rsidRPr="00730169">
        <w:rPr>
          <w:rFonts w:ascii="Fb Fontext" w:hAnsi="Fb Fontext"/>
          <w:spacing w:val="-4"/>
          <w:rtl/>
        </w:rPr>
        <w:t xml:space="preserve">כיון </w:t>
      </w:r>
      <w:r w:rsidR="003533C8" w:rsidRPr="00730169">
        <w:rPr>
          <w:rFonts w:ascii="Fb Fontext" w:hAnsi="Fb Fontext" w:hint="cs"/>
          <w:spacing w:val="-4"/>
          <w:rtl/>
        </w:rPr>
        <w:t>ש</w:t>
      </w:r>
      <w:r w:rsidRPr="00730169">
        <w:rPr>
          <w:rFonts w:ascii="Fb Fontext" w:hAnsi="Fb Fontext"/>
          <w:spacing w:val="-4"/>
          <w:rtl/>
        </w:rPr>
        <w:t>עמד בדין ממו</w:t>
      </w:r>
      <w:r w:rsidRPr="00730169">
        <w:rPr>
          <w:rFonts w:ascii="Fb Fontext" w:hAnsi="Fb Fontext" w:hint="cs"/>
          <w:spacing w:val="-4"/>
          <w:rtl/>
        </w:rPr>
        <w:t>ן הוא</w:t>
      </w:r>
      <w:r w:rsidRPr="00730169">
        <w:rPr>
          <w:rFonts w:ascii="Fb Fontext" w:hAnsi="Fb Fontext"/>
          <w:spacing w:val="-4"/>
          <w:rtl/>
        </w:rPr>
        <w:t>, ומ</w:t>
      </w:r>
      <w:r w:rsidRPr="00730169">
        <w:rPr>
          <w:rFonts w:ascii="Fb Fontext" w:hAnsi="Fb Fontext" w:hint="cs"/>
          <w:spacing w:val="-4"/>
          <w:rtl/>
        </w:rPr>
        <w:t>תחייב קרבן שבועה</w:t>
      </w:r>
      <w:r w:rsidR="00D262AF" w:rsidRPr="00730169">
        <w:rPr>
          <w:rFonts w:ascii="Fb Fontext" w:hAnsi="Fb Fontext" w:cs="PFT_Frank" w:hint="cs"/>
          <w:b/>
          <w:bCs/>
          <w:spacing w:val="-4"/>
          <w:szCs w:val="14"/>
          <w:rtl/>
        </w:rPr>
        <w:t xml:space="preserve"> </w:t>
      </w:r>
      <w:r w:rsidR="00D262AF" w:rsidRPr="00730169">
        <w:rPr>
          <w:rStyle w:val="afffff0"/>
          <w:rFonts w:hint="cs"/>
          <w:spacing w:val="-4"/>
          <w:rtl/>
        </w:rPr>
        <w:t>[ולא קנס]</w:t>
      </w:r>
    </w:p>
    <w:p w14:paraId="1A0DD905" w14:textId="1CE80CB5" w:rsidR="00AB7D20" w:rsidRDefault="00AB7D20" w:rsidP="00D262AF">
      <w:pPr>
        <w:rPr>
          <w:rFonts w:ascii="Fb Fontext" w:hAnsi="Fb Fontext"/>
          <w:rtl/>
        </w:rPr>
      </w:pPr>
      <w:r w:rsidRPr="003533C8">
        <w:rPr>
          <w:rStyle w:val="affffe"/>
          <w:rFonts w:hint="cs"/>
          <w:rtl/>
        </w:rPr>
        <w:t>א. והקשהו מר</w:t>
      </w:r>
      <w:r w:rsidRPr="003533C8">
        <w:rPr>
          <w:rStyle w:val="affffe"/>
          <w:rtl/>
        </w:rPr>
        <w:t>"</w:t>
      </w:r>
      <w:r w:rsidRPr="003533C8">
        <w:rPr>
          <w:rStyle w:val="affffe"/>
          <w:rFonts w:hint="cs"/>
          <w:rtl/>
        </w:rPr>
        <w:t xml:space="preserve">ש </w:t>
      </w:r>
      <w:r w:rsidR="00D262AF">
        <w:rPr>
          <w:rFonts w:ascii="Fb Fontext" w:hAnsi="Fb Fontext" w:hint="cs"/>
          <w:spacing w:val="-2"/>
          <w:rtl/>
        </w:rPr>
        <w:t xml:space="preserve"> דאם בתחילה </w:t>
      </w:r>
      <w:r w:rsidRPr="00C35A2C">
        <w:rPr>
          <w:rFonts w:ascii="Fb Fontext" w:hAnsi="Fb Fontext"/>
          <w:rtl/>
        </w:rPr>
        <w:t>נשבע ו</w:t>
      </w:r>
      <w:r w:rsidR="00D262AF">
        <w:rPr>
          <w:rFonts w:ascii="Fb Fontext" w:hAnsi="Fb Fontext" w:hint="cs"/>
          <w:rtl/>
        </w:rPr>
        <w:t>אח</w:t>
      </w:r>
      <w:r w:rsidR="002B7BCC">
        <w:rPr>
          <w:rFonts w:ascii="Fb Fontext" w:hAnsi="Fb Fontext"/>
          <w:rtl/>
        </w:rPr>
        <w:t>"</w:t>
      </w:r>
      <w:r w:rsidR="00D262AF">
        <w:rPr>
          <w:rFonts w:ascii="Fb Fontext" w:hAnsi="Fb Fontext" w:hint="cs"/>
          <w:rtl/>
        </w:rPr>
        <w:t xml:space="preserve">כ </w:t>
      </w:r>
      <w:r w:rsidRPr="00C35A2C">
        <w:rPr>
          <w:rFonts w:ascii="Fb Fontext" w:hAnsi="Fb Fontext"/>
          <w:rtl/>
        </w:rPr>
        <w:t xml:space="preserve">הודה, </w:t>
      </w:r>
      <w:r w:rsidRPr="00C35A2C">
        <w:rPr>
          <w:rFonts w:ascii="Fb Fontext" w:hAnsi="Fb Fontext" w:hint="cs"/>
          <w:rtl/>
        </w:rPr>
        <w:t>- פטור.</w:t>
      </w:r>
    </w:p>
    <w:p w14:paraId="204B5748" w14:textId="3D2F029E" w:rsidR="00AB7D20" w:rsidRPr="00C35A2C" w:rsidRDefault="00AB7D20" w:rsidP="00AB7D20">
      <w:pPr>
        <w:rPr>
          <w:rFonts w:ascii="Fb Fontext" w:hAnsi="Fb Fontext"/>
          <w:rtl/>
        </w:rPr>
      </w:pPr>
      <w:r w:rsidRPr="00AD1A41">
        <w:rPr>
          <w:rStyle w:val="affffa"/>
          <w:rFonts w:hint="cs"/>
          <w:rtl/>
        </w:rPr>
        <w:t>ד'</w:t>
      </w:r>
      <w:r w:rsidRPr="00AD1A41">
        <w:rPr>
          <w:rStyle w:val="affffa"/>
          <w:rtl/>
        </w:rPr>
        <w:t>וכחש בעמיתו בפקדון או בתשומת יד או בגזל או עשק את עמיתו, או מצא אבידה וכחש בה ונשבע על שקר</w:t>
      </w:r>
      <w:r w:rsidRPr="00AD1A41">
        <w:rPr>
          <w:rStyle w:val="affffa"/>
          <w:rFonts w:hint="cs"/>
          <w:rtl/>
        </w:rPr>
        <w:t>'</w:t>
      </w:r>
      <w:r w:rsidRPr="00AD1A41">
        <w:rPr>
          <w:rStyle w:val="affffa"/>
          <w:rtl/>
        </w:rPr>
        <w:t>,</w:t>
      </w:r>
      <w:r w:rsidRPr="00C35A2C">
        <w:rPr>
          <w:rFonts w:ascii="Fb Fontext" w:hAnsi="Fb Fontext"/>
          <w:rtl/>
        </w:rPr>
        <w:t xml:space="preserve"> מה אלו מיוחדין אף כל שהן ממון, </w:t>
      </w:r>
      <w:r w:rsidRPr="00D262AF">
        <w:rPr>
          <w:rStyle w:val="afffff0"/>
          <w:rtl/>
        </w:rPr>
        <w:t>יצאו אלו שהן קנס.</w:t>
      </w:r>
    </w:p>
    <w:p w14:paraId="11CF26B2" w14:textId="19C6F0AA" w:rsidR="00E268F4" w:rsidRDefault="00AB7D20" w:rsidP="00AB7D20">
      <w:pPr>
        <w:rPr>
          <w:rStyle w:val="affffe"/>
          <w:rtl/>
        </w:rPr>
      </w:pPr>
      <w:r w:rsidRPr="003533C8">
        <w:rPr>
          <w:rStyle w:val="affffe"/>
          <w:rFonts w:hint="cs"/>
          <w:rtl/>
        </w:rPr>
        <w:t xml:space="preserve">ורבה ענהו: </w:t>
      </w:r>
      <w:r w:rsidRPr="00C35A2C">
        <w:rPr>
          <w:rFonts w:ascii="Fb Fontext" w:hAnsi="Fb Fontext" w:hint="cs"/>
          <w:rtl/>
        </w:rPr>
        <w:t xml:space="preserve">דכולה בשעמד בדין </w:t>
      </w:r>
      <w:r w:rsidRPr="003533C8">
        <w:rPr>
          <w:rStyle w:val="affffe"/>
          <w:rFonts w:hint="cs"/>
          <w:rtl/>
        </w:rPr>
        <w:t>ריש</w:t>
      </w:r>
      <w:r w:rsidRPr="00D262AF">
        <w:rPr>
          <w:rStyle w:val="affffe"/>
          <w:rFonts w:hint="cs"/>
          <w:rtl/>
        </w:rPr>
        <w:t>א רבנן</w:t>
      </w:r>
      <w:r w:rsidR="00E268F4">
        <w:rPr>
          <w:rStyle w:val="affffe"/>
          <w:rFonts w:hint="cs"/>
          <w:rtl/>
        </w:rPr>
        <w:t>,</w:t>
      </w:r>
    </w:p>
    <w:p w14:paraId="12A0A01C" w14:textId="5BA2DB97" w:rsidR="00D262AF" w:rsidRDefault="00AB7D20" w:rsidP="00AB7D20">
      <w:pPr>
        <w:rPr>
          <w:rStyle w:val="affffa"/>
          <w:rtl/>
        </w:rPr>
      </w:pPr>
      <w:r w:rsidRPr="003533C8">
        <w:rPr>
          <w:rStyle w:val="affffe"/>
          <w:rFonts w:hint="cs"/>
          <w:rtl/>
        </w:rPr>
        <w:lastRenderedPageBreak/>
        <w:t>וסיפא ר</w:t>
      </w:r>
      <w:r w:rsidRPr="003533C8">
        <w:rPr>
          <w:rStyle w:val="affffe"/>
          <w:rtl/>
        </w:rPr>
        <w:t>"</w:t>
      </w:r>
      <w:r w:rsidRPr="003533C8">
        <w:rPr>
          <w:rStyle w:val="affffe"/>
          <w:rFonts w:hint="cs"/>
          <w:rtl/>
        </w:rPr>
        <w:t>ש</w:t>
      </w:r>
      <w:r w:rsidRPr="00C35A2C">
        <w:rPr>
          <w:rFonts w:ascii="Fb Fontext" w:hAnsi="Fb Fontext" w:hint="cs"/>
          <w:rtl/>
        </w:rPr>
        <w:t xml:space="preserve"> ומודה לענין קרבן שבועה שהתורה פטרתו </w:t>
      </w:r>
      <w:r w:rsidRPr="00B71F95">
        <w:rPr>
          <w:rStyle w:val="affffa"/>
          <w:rFonts w:hint="cs"/>
          <w:rtl/>
        </w:rPr>
        <w:t>מ'וכיחש'.</w:t>
      </w:r>
    </w:p>
    <w:p w14:paraId="05601D0F" w14:textId="36C3DA76" w:rsidR="00AB7D20" w:rsidRDefault="00AB7D20" w:rsidP="00AB7D20">
      <w:pPr>
        <w:rPr>
          <w:rFonts w:ascii="Fb Fontext" w:hAnsi="Fb Fontext"/>
          <w:rtl/>
        </w:rPr>
      </w:pPr>
      <w:r w:rsidRPr="00D262AF">
        <w:rPr>
          <w:rStyle w:val="afffff0"/>
          <w:rFonts w:hint="cs"/>
          <w:rtl/>
        </w:rPr>
        <w:t xml:space="preserve"> ומה דהוי לענין ממון היינו להורישו לבניו</w:t>
      </w:r>
      <w:r w:rsidRPr="00C35A2C">
        <w:rPr>
          <w:rFonts w:ascii="Fb Fontext" w:hAnsi="Fb Fontext" w:hint="cs"/>
          <w:rtl/>
        </w:rPr>
        <w:t>.</w:t>
      </w:r>
    </w:p>
    <w:p w14:paraId="15CBA752" w14:textId="10591471" w:rsidR="00E268F4" w:rsidRDefault="00AB7D20" w:rsidP="00D262AF">
      <w:pPr>
        <w:rPr>
          <w:rFonts w:ascii="Fb Fontext" w:hAnsi="Fb Fontext"/>
          <w:spacing w:val="-6"/>
          <w:rtl/>
        </w:rPr>
      </w:pPr>
      <w:r w:rsidRPr="00F71179">
        <w:rPr>
          <w:rFonts w:ascii="Fb Fontext" w:hAnsi="Fb Fontext" w:hint="cs"/>
          <w:spacing w:val="-6"/>
          <w:rtl/>
        </w:rPr>
        <w:t>ויכל גם ל</w:t>
      </w:r>
      <w:r w:rsidR="00196136">
        <w:rPr>
          <w:rFonts w:ascii="Fb Fontext" w:hAnsi="Fb Fontext" w:hint="cs"/>
          <w:spacing w:val="-6"/>
          <w:rtl/>
        </w:rPr>
        <w:t>תרץ</w:t>
      </w:r>
      <w:r w:rsidRPr="00F71179">
        <w:rPr>
          <w:rFonts w:ascii="Fb Fontext" w:hAnsi="Fb Fontext" w:hint="cs"/>
          <w:spacing w:val="-6"/>
          <w:rtl/>
        </w:rPr>
        <w:t xml:space="preserve"> דרישא בשעמד בדין</w:t>
      </w:r>
      <w:r w:rsidR="00E268F4">
        <w:rPr>
          <w:rFonts w:ascii="Fb Fontext" w:hAnsi="Fb Fontext" w:hint="cs"/>
          <w:spacing w:val="-6"/>
          <w:rtl/>
        </w:rPr>
        <w:t>,</w:t>
      </w:r>
    </w:p>
    <w:p w14:paraId="4A2DDF15" w14:textId="530C3149" w:rsidR="00D262AF" w:rsidRPr="00D262AF" w:rsidRDefault="00D262AF" w:rsidP="00D262AF">
      <w:pPr>
        <w:ind w:left="283" w:firstLine="57"/>
        <w:rPr>
          <w:rStyle w:val="afffff0"/>
          <w:rtl/>
        </w:rPr>
      </w:pPr>
      <w:r>
        <w:rPr>
          <w:rStyle w:val="afffff0"/>
          <w:rFonts w:hint="cs"/>
          <w:rtl/>
        </w:rPr>
        <w:t xml:space="preserve">     </w:t>
      </w:r>
      <w:r w:rsidRPr="00D262AF">
        <w:rPr>
          <w:rStyle w:val="afffff0"/>
          <w:rFonts w:hint="cs"/>
          <w:rtl/>
        </w:rPr>
        <w:t>[ד'ומעלה מעל' ריבה לתשלומי כפל [ואין כפל אלא אי עמד בדין]</w:t>
      </w:r>
    </w:p>
    <w:p w14:paraId="534768E4" w14:textId="602D0B3C" w:rsidR="00AB7D20" w:rsidRPr="00F71179" w:rsidRDefault="00AB7D20" w:rsidP="00AB7D20">
      <w:pPr>
        <w:rPr>
          <w:rFonts w:ascii="Fb Fontext" w:hAnsi="Fb Fontext" w:cs="Guttman Vilna"/>
          <w:b/>
          <w:bCs/>
          <w:spacing w:val="-6"/>
          <w:rtl/>
        </w:rPr>
      </w:pPr>
      <w:r w:rsidRPr="00F71179">
        <w:rPr>
          <w:rFonts w:ascii="Fb Fontext" w:hAnsi="Fb Fontext" w:hint="cs"/>
          <w:spacing w:val="-6"/>
          <w:rtl/>
        </w:rPr>
        <w:t xml:space="preserve">וסיפא בשלא עמד בדין, </w:t>
      </w:r>
      <w:r w:rsidRPr="003533C8">
        <w:rPr>
          <w:rStyle w:val="affffe"/>
          <w:rFonts w:hint="cs"/>
          <w:rtl/>
        </w:rPr>
        <w:t xml:space="preserve">וכר"ש </w:t>
      </w:r>
      <w:r w:rsidRPr="00F71179">
        <w:rPr>
          <w:rFonts w:ascii="Fb Fontext" w:hAnsi="Fb Fontext" w:hint="cs"/>
          <w:spacing w:val="-6"/>
          <w:rtl/>
        </w:rPr>
        <w:t>אלא שלא רצה ליישבו בדוחק</w:t>
      </w:r>
      <w:r w:rsidR="007B78FF">
        <w:rPr>
          <w:rFonts w:ascii="Fb Fontext" w:hAnsi="Fb Fontext" w:hint="cs"/>
          <w:spacing w:val="-6"/>
          <w:rtl/>
        </w:rPr>
        <w:t>,</w:t>
      </w:r>
    </w:p>
    <w:p w14:paraId="2C68C2BB" w14:textId="77777777" w:rsidR="00AB7D20" w:rsidRPr="00F97732" w:rsidRDefault="00AB7D20" w:rsidP="003156E1">
      <w:pPr>
        <w:pStyle w:val="aff9"/>
        <w:rPr>
          <w:rtl/>
        </w:rPr>
      </w:pPr>
      <w:r w:rsidRPr="003156E1">
        <w:rPr>
          <w:rFonts w:hint="cs"/>
          <w:rtl/>
        </w:rPr>
        <w:t>׹</w:t>
      </w:r>
    </w:p>
    <w:p w14:paraId="791A0654" w14:textId="68CCFAFD" w:rsidR="00AB7D20" w:rsidRPr="00C35A2C" w:rsidRDefault="00AB7D20" w:rsidP="003533C8">
      <w:pPr>
        <w:rPr>
          <w:rFonts w:ascii="Fb Fontext" w:hAnsi="Fb Fontext"/>
          <w:rtl/>
        </w:rPr>
      </w:pPr>
      <w:r w:rsidRPr="003533C8">
        <w:rPr>
          <w:rStyle w:val="affffe"/>
          <w:rFonts w:hint="cs"/>
          <w:rtl/>
        </w:rPr>
        <w:t>ב. והקשהו לרבה מדר</w:t>
      </w:r>
      <w:r w:rsidRPr="003533C8">
        <w:rPr>
          <w:rStyle w:val="affffe"/>
          <w:rtl/>
        </w:rPr>
        <w:t>"</w:t>
      </w:r>
      <w:r w:rsidRPr="003533C8">
        <w:rPr>
          <w:rStyle w:val="affffe"/>
          <w:rFonts w:hint="cs"/>
          <w:rtl/>
        </w:rPr>
        <w:t xml:space="preserve">ש </w:t>
      </w:r>
      <w:r w:rsidR="003533C8">
        <w:rPr>
          <w:rStyle w:val="affffe"/>
          <w:rFonts w:hint="cs"/>
          <w:rtl/>
        </w:rPr>
        <w:t>ש</w:t>
      </w:r>
      <w:r w:rsidRPr="003533C8">
        <w:rPr>
          <w:rStyle w:val="affffe"/>
          <w:rtl/>
        </w:rPr>
        <w:t>אמר:</w:t>
      </w:r>
      <w:r w:rsidRPr="00C35A2C">
        <w:rPr>
          <w:rFonts w:ascii="Fb Fontext" w:hAnsi="Fb Fontext"/>
          <w:sz w:val="32"/>
          <w:rtl/>
        </w:rPr>
        <w:t xml:space="preserve"> </w:t>
      </w:r>
      <w:r w:rsidRPr="00196136">
        <w:rPr>
          <w:rStyle w:val="affffc"/>
          <w:rFonts w:hint="cs"/>
          <w:rtl/>
        </w:rPr>
        <w:t>ד</w:t>
      </w:r>
      <w:r w:rsidRPr="00196136">
        <w:rPr>
          <w:rStyle w:val="affffc"/>
          <w:rtl/>
        </w:rPr>
        <w:t>אם לא הספיקה לגבות עד שמת האב</w:t>
      </w:r>
      <w:r w:rsidRPr="00730169">
        <w:rPr>
          <w:rFonts w:ascii="Fb Fontext" w:hAnsi="Fb Fontext"/>
          <w:spacing w:val="-4"/>
          <w:sz w:val="32"/>
          <w:rtl/>
        </w:rPr>
        <w:t xml:space="preserve"> הרי הן של עצמה.</w:t>
      </w:r>
      <w:r w:rsidR="003533C8" w:rsidRPr="00730169">
        <w:rPr>
          <w:rFonts w:ascii="Fb Fontext" w:hAnsi="Fb Fontext" w:hint="cs"/>
          <w:spacing w:val="-4"/>
          <w:sz w:val="32"/>
          <w:rtl/>
        </w:rPr>
        <w:t xml:space="preserve"> </w:t>
      </w:r>
      <w:r w:rsidRPr="00730169">
        <w:rPr>
          <w:rFonts w:ascii="Fb Fontext" w:hAnsi="Fb Fontext"/>
          <w:spacing w:val="-4"/>
          <w:rtl/>
        </w:rPr>
        <w:t xml:space="preserve">ואי </w:t>
      </w:r>
      <w:r w:rsidRPr="00730169">
        <w:rPr>
          <w:rFonts w:ascii="Fb Fontext" w:hAnsi="Fb Fontext" w:hint="cs"/>
          <w:spacing w:val="-4"/>
          <w:rtl/>
        </w:rPr>
        <w:t>הוי ממון אמאי האחים לא ירשו לזה</w:t>
      </w:r>
    </w:p>
    <w:p w14:paraId="29BFFB6C" w14:textId="77777777" w:rsidR="00D262AF" w:rsidRDefault="00AB7D20" w:rsidP="00AB7D20">
      <w:pPr>
        <w:rPr>
          <w:rStyle w:val="affffe"/>
          <w:rtl/>
        </w:rPr>
      </w:pPr>
      <w:r w:rsidRPr="003533C8">
        <w:rPr>
          <w:rStyle w:val="affffe"/>
          <w:rtl/>
        </w:rPr>
        <w:t xml:space="preserve">רבא: </w:t>
      </w:r>
      <w:r w:rsidRPr="003533C8">
        <w:rPr>
          <w:rStyle w:val="affffe"/>
          <w:rFonts w:hint="cs"/>
          <w:rtl/>
        </w:rPr>
        <w:t>נתקשו ב</w:t>
      </w:r>
      <w:r w:rsidR="00D262AF">
        <w:rPr>
          <w:rStyle w:val="affffe"/>
          <w:rFonts w:hint="cs"/>
          <w:rtl/>
        </w:rPr>
        <w:t>ז</w:t>
      </w:r>
      <w:r w:rsidRPr="003533C8">
        <w:rPr>
          <w:rStyle w:val="affffe"/>
          <w:rFonts w:hint="cs"/>
          <w:rtl/>
        </w:rPr>
        <w:t>ה רב</w:t>
      </w:r>
      <w:r w:rsidRPr="00D262AF">
        <w:rPr>
          <w:rStyle w:val="affffe"/>
          <w:rFonts w:hint="cs"/>
          <w:rtl/>
        </w:rPr>
        <w:t>ה ורב</w:t>
      </w:r>
      <w:r w:rsidRPr="00D262AF">
        <w:rPr>
          <w:rStyle w:val="affffe"/>
          <w:rtl/>
        </w:rPr>
        <w:t xml:space="preserve"> יוסף </w:t>
      </w:r>
      <w:r w:rsidRPr="00D262AF">
        <w:rPr>
          <w:rStyle w:val="affffe"/>
          <w:rFonts w:hint="cs"/>
          <w:rtl/>
        </w:rPr>
        <w:t>כ</w:t>
      </w:r>
      <w:r w:rsidRPr="00D262AF">
        <w:rPr>
          <w:rStyle w:val="affffe"/>
          <w:rtl/>
        </w:rPr>
        <w:t>"</w:t>
      </w:r>
      <w:r w:rsidRPr="00D262AF">
        <w:rPr>
          <w:rStyle w:val="affffe"/>
          <w:rFonts w:hint="cs"/>
          <w:rtl/>
        </w:rPr>
        <w:t xml:space="preserve">ב שנה </w:t>
      </w:r>
      <w:r w:rsidRPr="00D262AF">
        <w:rPr>
          <w:rStyle w:val="affffe"/>
          <w:rtl/>
        </w:rPr>
        <w:t xml:space="preserve">עד </w:t>
      </w:r>
      <w:r w:rsidR="003533C8" w:rsidRPr="00D262AF">
        <w:rPr>
          <w:rStyle w:val="affffe"/>
          <w:rFonts w:hint="cs"/>
          <w:rtl/>
        </w:rPr>
        <w:t>ש</w:t>
      </w:r>
      <w:r w:rsidR="00D262AF">
        <w:rPr>
          <w:rStyle w:val="affffe"/>
          <w:rFonts w:hint="cs"/>
          <w:rtl/>
        </w:rPr>
        <w:t xml:space="preserve">תירץ </w:t>
      </w:r>
      <w:r w:rsidRPr="003533C8">
        <w:rPr>
          <w:rStyle w:val="affffe"/>
          <w:rtl/>
        </w:rPr>
        <w:t>רב יוסף</w:t>
      </w:r>
    </w:p>
    <w:p w14:paraId="3BA76AD2" w14:textId="77777777" w:rsidR="00E268F4" w:rsidRDefault="00AB7D20" w:rsidP="00AB7D20">
      <w:pPr>
        <w:rPr>
          <w:rFonts w:ascii="Fb Fontext" w:hAnsi="Fb Fontext"/>
          <w:rtl/>
        </w:rPr>
      </w:pPr>
      <w:r w:rsidRPr="00C35A2C">
        <w:rPr>
          <w:rFonts w:ascii="Fb Fontext" w:hAnsi="Fb Fontext" w:hint="cs"/>
          <w:rtl/>
        </w:rPr>
        <w:t>-ד</w:t>
      </w:r>
      <w:r w:rsidRPr="00C35A2C">
        <w:rPr>
          <w:rFonts w:ascii="Fb Fontext" w:hAnsi="Fb Fontext"/>
          <w:rtl/>
        </w:rPr>
        <w:t>שאני</w:t>
      </w:r>
      <w:r w:rsidR="00D262AF">
        <w:rPr>
          <w:rFonts w:ascii="Fb Fontext" w:hAnsi="Fb Fontext" w:hint="cs"/>
          <w:rtl/>
        </w:rPr>
        <w:t xml:space="preserve"> </w:t>
      </w:r>
      <w:r w:rsidRPr="006B2A7E">
        <w:rPr>
          <w:rStyle w:val="affffa"/>
          <w:rtl/>
        </w:rPr>
        <w:t>ד</w:t>
      </w:r>
      <w:r w:rsidRPr="006B2A7E">
        <w:rPr>
          <w:rStyle w:val="affffa"/>
          <w:rFonts w:hint="cs"/>
          <w:rtl/>
        </w:rPr>
        <w:t>'</w:t>
      </w:r>
      <w:r w:rsidRPr="006B2A7E">
        <w:rPr>
          <w:rStyle w:val="affffa"/>
          <w:rtl/>
        </w:rPr>
        <w:t xml:space="preserve">ונתן האיש השוכב עמה </w:t>
      </w:r>
      <w:r w:rsidR="00D262AF">
        <w:rPr>
          <w:rStyle w:val="affffa"/>
          <w:rFonts w:hint="cs"/>
          <w:rtl/>
        </w:rPr>
        <w:t xml:space="preserve">וגו' </w:t>
      </w:r>
      <w:r w:rsidRPr="00C35A2C">
        <w:rPr>
          <w:rFonts w:ascii="Fb Fontext" w:hAnsi="Fb Fontext" w:hint="cs"/>
          <w:rtl/>
        </w:rPr>
        <w:t>זיכתה תורה רק משעת נתינה</w:t>
      </w:r>
      <w:r w:rsidR="00E268F4">
        <w:rPr>
          <w:rFonts w:ascii="Fb Fontext" w:hAnsi="Fb Fontext" w:hint="cs"/>
          <w:rtl/>
        </w:rPr>
        <w:t>,</w:t>
      </w:r>
    </w:p>
    <w:p w14:paraId="7671C311" w14:textId="40DEBA8C" w:rsidR="00AB7D20" w:rsidRPr="00C35A2C" w:rsidRDefault="00AB7D20" w:rsidP="00AB7D20">
      <w:pPr>
        <w:rPr>
          <w:rFonts w:ascii="Fb Fontext" w:hAnsi="Fb Fontext"/>
          <w:rtl/>
        </w:rPr>
      </w:pPr>
      <w:r w:rsidRPr="003533C8">
        <w:rPr>
          <w:rStyle w:val="affffe"/>
          <w:rFonts w:hint="cs"/>
          <w:rtl/>
        </w:rPr>
        <w:t>-</w:t>
      </w:r>
      <w:r w:rsidR="00504085" w:rsidRPr="003533C8">
        <w:rPr>
          <w:rStyle w:val="affffe"/>
          <w:rFonts w:hint="cs"/>
          <w:rtl/>
        </w:rPr>
        <w:tab/>
      </w:r>
      <w:r w:rsidRPr="003533C8">
        <w:rPr>
          <w:rStyle w:val="affffe"/>
          <w:rFonts w:hint="cs"/>
          <w:rtl/>
        </w:rPr>
        <w:t>והך דרבה</w:t>
      </w:r>
      <w:r w:rsidRPr="00C35A2C">
        <w:rPr>
          <w:rFonts w:ascii="Fb Fontext" w:hAnsi="Fb Fontext" w:hint="cs"/>
          <w:rtl/>
        </w:rPr>
        <w:t xml:space="preserve"> דהוי </w:t>
      </w:r>
      <w:r w:rsidRPr="00C35A2C">
        <w:rPr>
          <w:rFonts w:ascii="Fb Fontext" w:hAnsi="Fb Fontext"/>
          <w:rtl/>
        </w:rPr>
        <w:t>ממו</w:t>
      </w:r>
      <w:r w:rsidRPr="00C35A2C">
        <w:rPr>
          <w:rFonts w:ascii="Fb Fontext" w:hAnsi="Fb Fontext" w:hint="cs"/>
          <w:rtl/>
        </w:rPr>
        <w:t>ן</w:t>
      </w:r>
      <w:r w:rsidRPr="00C35A2C">
        <w:rPr>
          <w:rFonts w:ascii="Fb Fontext" w:hAnsi="Fb Fontext"/>
          <w:rtl/>
        </w:rPr>
        <w:t xml:space="preserve"> להורישו לבניו - בשאר קנסות.</w:t>
      </w:r>
    </w:p>
    <w:p w14:paraId="05555B71" w14:textId="4B151BDC" w:rsidR="00AB7D20" w:rsidRPr="00C35A2C" w:rsidRDefault="00AB7D20" w:rsidP="00AB7D20">
      <w:pPr>
        <w:rPr>
          <w:rFonts w:ascii="Fb Fontext" w:hAnsi="Fb Fontext" w:cs="Guttman Vilna"/>
          <w:b/>
          <w:bCs/>
          <w:rtl/>
        </w:rPr>
      </w:pPr>
      <w:r w:rsidRPr="00C35A2C">
        <w:rPr>
          <w:rFonts w:ascii="Fb Fontext" w:hAnsi="Fb Fontext" w:hint="cs"/>
          <w:rtl/>
        </w:rPr>
        <w:t xml:space="preserve">אבל גבי עבד </w:t>
      </w:r>
      <w:r w:rsidRPr="00D262AF">
        <w:rPr>
          <w:rStyle w:val="affffa"/>
          <w:rtl/>
        </w:rPr>
        <w:t>כסף שלשים שקלים יתן לאדוניו,</w:t>
      </w:r>
      <w:r w:rsidRPr="00C35A2C">
        <w:rPr>
          <w:rFonts w:ascii="Fb Fontext" w:hAnsi="Fb Fontext"/>
          <w:rtl/>
        </w:rPr>
        <w:t xml:space="preserve"> </w:t>
      </w:r>
      <w:r w:rsidRPr="00C35A2C">
        <w:rPr>
          <w:rFonts w:ascii="Fb Fontext" w:hAnsi="Fb Fontext" w:hint="cs"/>
          <w:rtl/>
        </w:rPr>
        <w:t>ועוד קודם זוכה</w:t>
      </w:r>
      <w:r w:rsidR="007B78FF">
        <w:rPr>
          <w:rFonts w:ascii="Fb Fontext" w:hAnsi="Fb Fontext" w:cs="Guttman Vilna" w:hint="cs"/>
          <w:b/>
          <w:bCs/>
          <w:rtl/>
        </w:rPr>
        <w:t>,</w:t>
      </w:r>
    </w:p>
    <w:p w14:paraId="36A19FB2" w14:textId="7D28A794" w:rsidR="00AB7D20" w:rsidRPr="00C35A2C" w:rsidRDefault="00AB7D20" w:rsidP="00AB7D20">
      <w:pPr>
        <w:rPr>
          <w:rFonts w:ascii="Fb Fontext" w:hAnsi="Fb Fontext"/>
          <w:rtl/>
        </w:rPr>
      </w:pPr>
      <w:r w:rsidRPr="00793A90">
        <w:rPr>
          <w:rStyle w:val="affffe"/>
          <w:rFonts w:hint="cs"/>
          <w:rtl/>
        </w:rPr>
        <w:t>והך ד</w:t>
      </w:r>
      <w:r w:rsidRPr="00793A90">
        <w:rPr>
          <w:rStyle w:val="affffe"/>
          <w:rtl/>
        </w:rPr>
        <w:t xml:space="preserve">איצטריך </w:t>
      </w:r>
      <w:r w:rsidRPr="003533C8">
        <w:rPr>
          <w:rStyle w:val="affffa"/>
          <w:rtl/>
        </w:rPr>
        <w:t xml:space="preserve">וכחש, </w:t>
      </w:r>
      <w:r w:rsidRPr="00C35A2C">
        <w:rPr>
          <w:rFonts w:ascii="Fb Fontext" w:hAnsi="Fb Fontext"/>
          <w:sz w:val="32"/>
          <w:rtl/>
        </w:rPr>
        <w:t xml:space="preserve">כגון שעמדה בדין ובגרה ומתה, </w:t>
      </w:r>
      <w:r w:rsidRPr="00C35A2C">
        <w:rPr>
          <w:rFonts w:ascii="Fb Fontext" w:hAnsi="Fb Fontext" w:hint="cs"/>
          <w:sz w:val="32"/>
          <w:rtl/>
        </w:rPr>
        <w:t>דשם האב יורש ממנה עצמה</w:t>
      </w:r>
      <w:r w:rsidR="007B78FF">
        <w:rPr>
          <w:rFonts w:ascii="Fb Fontext" w:hAnsi="Fb Fontext" w:hint="cs"/>
          <w:sz w:val="32"/>
          <w:rtl/>
        </w:rPr>
        <w:t>,</w:t>
      </w:r>
    </w:p>
    <w:p w14:paraId="7178387E" w14:textId="3568AC8B" w:rsidR="00AB7D20" w:rsidRPr="00CA7D65" w:rsidRDefault="00AB7D20" w:rsidP="00AB7D20">
      <w:pPr>
        <w:rPr>
          <w:rFonts w:ascii="Fb Fontext" w:hAnsi="Fb Fontext"/>
          <w:spacing w:val="-4"/>
          <w:rtl/>
        </w:rPr>
      </w:pPr>
      <w:r w:rsidRPr="00CA7D65">
        <w:rPr>
          <w:rStyle w:val="affffe"/>
          <w:rFonts w:hint="cs"/>
          <w:spacing w:val="-4"/>
          <w:rtl/>
        </w:rPr>
        <w:t>ומאי דאמרי'</w:t>
      </w:r>
      <w:r w:rsidRPr="00CA7D65">
        <w:rPr>
          <w:rFonts w:ascii="Fb Fontext" w:hAnsi="Fb Fontext" w:hint="cs"/>
          <w:spacing w:val="-4"/>
          <w:rtl/>
        </w:rPr>
        <w:t xml:space="preserve"> יצאו אלו שהן קנס </w:t>
      </w:r>
      <w:r w:rsidRPr="00CA7D65">
        <w:rPr>
          <w:rStyle w:val="afffff0"/>
          <w:rFonts w:hint="cs"/>
          <w:spacing w:val="-4"/>
          <w:rtl/>
        </w:rPr>
        <w:t>ולא ממון</w:t>
      </w:r>
      <w:r w:rsidR="009B0010" w:rsidRPr="00CA7D65">
        <w:rPr>
          <w:rStyle w:val="afffff0"/>
          <w:rFonts w:hint="cs"/>
          <w:spacing w:val="-4"/>
          <w:rtl/>
        </w:rPr>
        <w:t>,</w:t>
      </w:r>
      <w:r w:rsidRPr="00CA7D65">
        <w:rPr>
          <w:rStyle w:val="afffff0"/>
          <w:rFonts w:hint="cs"/>
          <w:spacing w:val="-4"/>
          <w:rtl/>
        </w:rPr>
        <w:t xml:space="preserve"> כרבה </w:t>
      </w:r>
      <w:r w:rsidRPr="00CA7D65">
        <w:rPr>
          <w:rFonts w:ascii="Fb Fontext" w:hAnsi="Fb Fontext" w:hint="cs"/>
          <w:spacing w:val="-4"/>
          <w:rtl/>
        </w:rPr>
        <w:t xml:space="preserve">יצאו </w:t>
      </w:r>
      <w:r w:rsidRPr="00CA7D65">
        <w:rPr>
          <w:rFonts w:ascii="Fb Fontext" w:hAnsi="Fb Fontext"/>
          <w:spacing w:val="-4"/>
          <w:rtl/>
        </w:rPr>
        <w:t>אלו</w:t>
      </w:r>
      <w:r w:rsidRPr="00CA7D65">
        <w:rPr>
          <w:rFonts w:cs="PFT_Frank"/>
          <w:b/>
          <w:bCs/>
          <w:spacing w:val="-4"/>
          <w:szCs w:val="14"/>
          <w:rtl/>
        </w:rPr>
        <w:t xml:space="preserve"> שעיקרן</w:t>
      </w:r>
      <w:r w:rsidRPr="00CA7D65">
        <w:rPr>
          <w:rFonts w:ascii="Fb Fontext" w:hAnsi="Fb Fontext"/>
          <w:spacing w:val="-4"/>
          <w:rtl/>
        </w:rPr>
        <w:t xml:space="preserve"> קנס.</w:t>
      </w:r>
    </w:p>
    <w:p w14:paraId="4319B127" w14:textId="77777777" w:rsidR="008974CC" w:rsidRPr="00F97732" w:rsidRDefault="008974CC" w:rsidP="008974CC">
      <w:pPr>
        <w:pStyle w:val="aff9"/>
        <w:rPr>
          <w:rtl/>
        </w:rPr>
      </w:pPr>
      <w:r w:rsidRPr="003156E1">
        <w:rPr>
          <w:rFonts w:hint="cs"/>
          <w:rtl/>
        </w:rPr>
        <w:t>׹</w:t>
      </w:r>
    </w:p>
    <w:p w14:paraId="4F599B0E" w14:textId="77777777" w:rsidR="00AB7D20" w:rsidRDefault="00AB7D20" w:rsidP="00E26091">
      <w:pPr>
        <w:pStyle w:val="afff"/>
        <w:framePr w:wrap="around"/>
        <w:rPr>
          <w:rtl/>
        </w:rPr>
      </w:pPr>
      <w:bookmarkStart w:id="295" w:name="_Toc119353080"/>
      <w:r w:rsidRPr="00C35A2C">
        <w:rPr>
          <w:rFonts w:hint="cs"/>
          <w:rtl/>
        </w:rPr>
        <w:t>מג.</w:t>
      </w:r>
      <w:bookmarkEnd w:id="295"/>
    </w:p>
    <w:p w14:paraId="2D13FF98" w14:textId="3F0B480E" w:rsidR="00426657" w:rsidRPr="00C35A2C" w:rsidRDefault="00426657" w:rsidP="00426657">
      <w:pPr>
        <w:rPr>
          <w:rFonts w:ascii="Fb Fontext" w:hAnsi="Fb Fontext"/>
          <w:rtl/>
        </w:rPr>
      </w:pPr>
      <w:r w:rsidRPr="00793A90">
        <w:rPr>
          <w:rStyle w:val="affffe"/>
          <w:rFonts w:hint="cs"/>
          <w:rtl/>
        </w:rPr>
        <w:t>ג. והקשהו מ</w:t>
      </w:r>
      <w:r w:rsidRPr="00196136">
        <w:rPr>
          <w:rStyle w:val="affffc"/>
          <w:rFonts w:hint="cs"/>
          <w:rtl/>
        </w:rPr>
        <w:t>ד</w:t>
      </w:r>
      <w:r w:rsidRPr="00196136">
        <w:rPr>
          <w:rStyle w:val="affffc"/>
          <w:rtl/>
        </w:rPr>
        <w:t>ר"ש פוטר, שאינו משלם קנס על פי עצמו</w:t>
      </w:r>
      <w:r w:rsidRPr="00C35A2C">
        <w:rPr>
          <w:rFonts w:ascii="Fb Fontext" w:hAnsi="Fb Fontext"/>
          <w:sz w:val="32"/>
          <w:rtl/>
        </w:rPr>
        <w:t>.</w:t>
      </w:r>
    </w:p>
    <w:p w14:paraId="7341287B" w14:textId="59BE92AA" w:rsidR="00426657" w:rsidRPr="00C35A2C" w:rsidRDefault="00426657" w:rsidP="00426657">
      <w:pPr>
        <w:rPr>
          <w:rFonts w:ascii="Fb Fontext" w:hAnsi="Fb Fontext"/>
          <w:rtl/>
        </w:rPr>
      </w:pPr>
      <w:r w:rsidRPr="00C35A2C">
        <w:rPr>
          <w:rFonts w:ascii="Fb Fontext" w:hAnsi="Fb Fontext"/>
          <w:rtl/>
        </w:rPr>
        <w:t xml:space="preserve">הא עמד בדין משלם </w:t>
      </w:r>
      <w:r>
        <w:rPr>
          <w:rFonts w:ascii="Fb Fontext" w:hAnsi="Fb Fontext" w:hint="cs"/>
          <w:rtl/>
        </w:rPr>
        <w:t>ע</w:t>
      </w:r>
      <w:r w:rsidR="002B7BCC">
        <w:rPr>
          <w:rFonts w:ascii="Fb Fontext" w:hAnsi="Fb Fontext"/>
          <w:rtl/>
        </w:rPr>
        <w:t>"</w:t>
      </w:r>
      <w:r>
        <w:rPr>
          <w:rFonts w:ascii="Fb Fontext" w:hAnsi="Fb Fontext" w:hint="cs"/>
          <w:rtl/>
        </w:rPr>
        <w:t>פ</w:t>
      </w:r>
      <w:r w:rsidRPr="00C35A2C">
        <w:rPr>
          <w:rFonts w:ascii="Fb Fontext" w:hAnsi="Fb Fontext"/>
          <w:rtl/>
        </w:rPr>
        <w:t xml:space="preserve"> עצמו, </w:t>
      </w:r>
      <w:r>
        <w:rPr>
          <w:rFonts w:ascii="Fb Fontext" w:hAnsi="Fb Fontext" w:hint="cs"/>
          <w:rtl/>
        </w:rPr>
        <w:t xml:space="preserve">גם </w:t>
      </w:r>
      <w:r w:rsidRPr="00C35A2C">
        <w:rPr>
          <w:rFonts w:ascii="Fb Fontext" w:hAnsi="Fb Fontext"/>
          <w:rtl/>
        </w:rPr>
        <w:t xml:space="preserve">קרבן שבועה </w:t>
      </w:r>
      <w:r>
        <w:rPr>
          <w:rFonts w:ascii="Fb Fontext" w:hAnsi="Fb Fontext" w:hint="cs"/>
          <w:rtl/>
        </w:rPr>
        <w:t>מתחייב</w:t>
      </w:r>
      <w:r w:rsidRPr="00C35A2C">
        <w:rPr>
          <w:rFonts w:ascii="Fb Fontext" w:hAnsi="Fb Fontext"/>
          <w:rtl/>
        </w:rPr>
        <w:t>!</w:t>
      </w:r>
    </w:p>
    <w:p w14:paraId="25BAF4B7" w14:textId="77777777" w:rsidR="00426657" w:rsidRDefault="00426657" w:rsidP="00426657">
      <w:pPr>
        <w:rPr>
          <w:rFonts w:ascii="Fb Fontext" w:hAnsi="Fb Fontext"/>
          <w:rtl/>
        </w:rPr>
      </w:pPr>
      <w:r w:rsidRPr="00793A90">
        <w:rPr>
          <w:rStyle w:val="affffe"/>
          <w:rFonts w:hint="cs"/>
          <w:rtl/>
        </w:rPr>
        <w:t>וענהו דר</w:t>
      </w:r>
      <w:r w:rsidRPr="00793A90">
        <w:rPr>
          <w:rStyle w:val="affffe"/>
          <w:rtl/>
        </w:rPr>
        <w:t>"</w:t>
      </w:r>
      <w:r w:rsidRPr="00793A90">
        <w:rPr>
          <w:rStyle w:val="affffe"/>
          <w:rFonts w:hint="cs"/>
          <w:rtl/>
        </w:rPr>
        <w:t>ש</w:t>
      </w:r>
      <w:r w:rsidRPr="008B74DB">
        <w:rPr>
          <w:rStyle w:val="affffe"/>
          <w:rFonts w:hint="cs"/>
          <w:rtl/>
        </w:rPr>
        <w:t xml:space="preserve"> </w:t>
      </w:r>
      <w:r w:rsidRPr="008B74DB">
        <w:rPr>
          <w:rStyle w:val="affffe"/>
          <w:rtl/>
        </w:rPr>
        <w:t>לדברי</w:t>
      </w:r>
      <w:r w:rsidRPr="008B74DB">
        <w:rPr>
          <w:rStyle w:val="affffe"/>
          <w:rFonts w:hint="cs"/>
          <w:rtl/>
        </w:rPr>
        <w:t xml:space="preserve"> </w:t>
      </w:r>
      <w:r w:rsidRPr="008B74DB">
        <w:rPr>
          <w:rStyle w:val="affffe"/>
          <w:rtl/>
        </w:rPr>
        <w:t xml:space="preserve">רבנן </w:t>
      </w:r>
      <w:r w:rsidRPr="008B74DB">
        <w:rPr>
          <w:rStyle w:val="affffe"/>
          <w:rFonts w:hint="cs"/>
          <w:rtl/>
        </w:rPr>
        <w:t>אמר</w:t>
      </w:r>
      <w:r>
        <w:rPr>
          <w:rFonts w:ascii="Fb Fontext" w:hAnsi="Fb Fontext" w:hint="cs"/>
          <w:rtl/>
        </w:rPr>
        <w:t xml:space="preserve"> ה</w:t>
      </w:r>
      <w:r w:rsidRPr="00C35A2C">
        <w:rPr>
          <w:rFonts w:ascii="Fb Fontext" w:hAnsi="Fb Fontext" w:hint="cs"/>
          <w:rtl/>
        </w:rPr>
        <w:t>ודו לי ד</w:t>
      </w:r>
      <w:r w:rsidRPr="00C35A2C">
        <w:rPr>
          <w:rFonts w:ascii="Fb Fontext" w:hAnsi="Fb Fontext"/>
          <w:rtl/>
        </w:rPr>
        <w:t>קנס</w:t>
      </w:r>
      <w:r>
        <w:rPr>
          <w:rFonts w:ascii="Fb Fontext" w:hAnsi="Fb Fontext"/>
          <w:rtl/>
        </w:rPr>
        <w:t xml:space="preserve"> </w:t>
      </w:r>
      <w:r w:rsidRPr="00C35A2C">
        <w:rPr>
          <w:rFonts w:ascii="Fb Fontext" w:hAnsi="Fb Fontext"/>
          <w:rtl/>
        </w:rPr>
        <w:t>תבע, ומודה בקנס פטור,</w:t>
      </w:r>
    </w:p>
    <w:p w14:paraId="104AD80A" w14:textId="77777777" w:rsidR="00426657" w:rsidRPr="00C35A2C" w:rsidRDefault="00426657" w:rsidP="00426657">
      <w:pPr>
        <w:rPr>
          <w:rFonts w:ascii="Fb Fontext" w:hAnsi="Fb Fontext" w:cs="Guttman Vilna"/>
          <w:b/>
          <w:bCs/>
          <w:rtl/>
        </w:rPr>
      </w:pPr>
      <w:r w:rsidRPr="00E6152F">
        <w:rPr>
          <w:rStyle w:val="affffe"/>
          <w:rtl/>
        </w:rPr>
        <w:t xml:space="preserve">ורבנן סברי: </w:t>
      </w:r>
      <w:r>
        <w:rPr>
          <w:rFonts w:ascii="Fb Fontext" w:hAnsi="Fb Fontext" w:hint="cs"/>
          <w:rtl/>
        </w:rPr>
        <w:t>שתובע</w:t>
      </w:r>
      <w:r w:rsidRPr="00C35A2C">
        <w:rPr>
          <w:rFonts w:ascii="Fb Fontext" w:hAnsi="Fb Fontext"/>
          <w:rtl/>
        </w:rPr>
        <w:t xml:space="preserve"> בושת ופגם.</w:t>
      </w:r>
    </w:p>
    <w:p w14:paraId="224EBD05" w14:textId="781736DD" w:rsidR="00426657" w:rsidRPr="007B78FF" w:rsidRDefault="00426657" w:rsidP="00426657">
      <w:pPr>
        <w:rPr>
          <w:rFonts w:ascii="Fb Fontext" w:hAnsi="Fb Fontext"/>
          <w:spacing w:val="-4"/>
          <w:sz w:val="32"/>
          <w:rtl/>
        </w:rPr>
      </w:pPr>
      <w:r w:rsidRPr="007B78FF">
        <w:rPr>
          <w:rStyle w:val="affffe"/>
          <w:rFonts w:hint="cs"/>
          <w:spacing w:val="-4"/>
          <w:rtl/>
        </w:rPr>
        <w:t>ר</w:t>
      </w:r>
      <w:r w:rsidRPr="007B78FF">
        <w:rPr>
          <w:rStyle w:val="affffe"/>
          <w:spacing w:val="-4"/>
          <w:rtl/>
        </w:rPr>
        <w:t>"</w:t>
      </w:r>
      <w:r w:rsidRPr="007B78FF">
        <w:rPr>
          <w:rStyle w:val="affffe"/>
          <w:rFonts w:hint="cs"/>
          <w:spacing w:val="-4"/>
          <w:rtl/>
        </w:rPr>
        <w:t xml:space="preserve">פ: </w:t>
      </w:r>
      <w:r w:rsidR="007B78FF" w:rsidRPr="007B78FF">
        <w:rPr>
          <w:rStyle w:val="affffe"/>
          <w:rFonts w:hint="cs"/>
          <w:spacing w:val="-4"/>
          <w:rtl/>
        </w:rPr>
        <w:t>חלקו</w:t>
      </w:r>
      <w:r w:rsidRPr="007B78FF">
        <w:rPr>
          <w:rStyle w:val="affffe"/>
          <w:rFonts w:hint="cs"/>
          <w:spacing w:val="-4"/>
          <w:rtl/>
        </w:rPr>
        <w:t xml:space="preserve"> אר</w:t>
      </w:r>
      <w:r w:rsidRPr="007B78FF">
        <w:rPr>
          <w:rStyle w:val="affffe"/>
          <w:spacing w:val="-4"/>
          <w:rtl/>
        </w:rPr>
        <w:t>"</w:t>
      </w:r>
      <w:r w:rsidRPr="007B78FF">
        <w:rPr>
          <w:rStyle w:val="affffe"/>
          <w:rFonts w:hint="cs"/>
          <w:spacing w:val="-4"/>
          <w:rtl/>
        </w:rPr>
        <w:t>ש</w:t>
      </w:r>
      <w:r w:rsidRPr="007B78FF">
        <w:rPr>
          <w:rStyle w:val="affffe"/>
          <w:spacing w:val="-4"/>
          <w:rtl/>
        </w:rPr>
        <w:t>:</w:t>
      </w:r>
      <w:r w:rsidRPr="007B78FF">
        <w:rPr>
          <w:rFonts w:ascii="Fb Fontext" w:hAnsi="Fb Fontext"/>
          <w:spacing w:val="-4"/>
          <w:sz w:val="32"/>
          <w:rtl/>
        </w:rPr>
        <w:t xml:space="preserve"> </w:t>
      </w:r>
      <w:r w:rsidRPr="007B78FF">
        <w:rPr>
          <w:rFonts w:ascii="Fb Fontext" w:hAnsi="Fb Fontext" w:hint="cs"/>
          <w:spacing w:val="-4"/>
          <w:sz w:val="32"/>
          <w:rtl/>
        </w:rPr>
        <w:t>אדם לא מניח דבר קצוב ותובע דבר שאינו קצוב</w:t>
      </w:r>
      <w:r w:rsidR="007B78FF" w:rsidRPr="007B78FF">
        <w:rPr>
          <w:rFonts w:ascii="Fb Fontext" w:hAnsi="Fb Fontext" w:hint="cs"/>
          <w:spacing w:val="-4"/>
          <w:sz w:val="32"/>
          <w:rtl/>
        </w:rPr>
        <w:t>,</w:t>
      </w:r>
    </w:p>
    <w:p w14:paraId="41B623EF" w14:textId="3C16FF9B" w:rsidR="00426657" w:rsidRDefault="00426657" w:rsidP="00426657">
      <w:pPr>
        <w:ind w:left="0" w:firstLine="0"/>
        <w:rPr>
          <w:rFonts w:ascii="Fb Fontext" w:hAnsi="Fb Fontext"/>
          <w:sz w:val="32"/>
          <w:rtl/>
        </w:rPr>
      </w:pPr>
      <w:r>
        <w:rPr>
          <w:rStyle w:val="affffe"/>
          <w:rFonts w:hint="cs"/>
          <w:rtl/>
        </w:rPr>
        <w:t>ול</w:t>
      </w:r>
      <w:r w:rsidRPr="00E6152F">
        <w:rPr>
          <w:rStyle w:val="affffe"/>
          <w:rtl/>
        </w:rPr>
        <w:t xml:space="preserve">רבנן: </w:t>
      </w:r>
      <w:r>
        <w:rPr>
          <w:rFonts w:ascii="Fb Fontext" w:hAnsi="Fb Fontext" w:hint="cs"/>
          <w:sz w:val="32"/>
          <w:rtl/>
        </w:rPr>
        <w:t xml:space="preserve">אדם לא מניח דבר </w:t>
      </w:r>
      <w:r w:rsidRPr="00C35A2C">
        <w:rPr>
          <w:rFonts w:ascii="Fb Fontext" w:hAnsi="Fb Fontext" w:hint="cs"/>
          <w:sz w:val="32"/>
          <w:rtl/>
        </w:rPr>
        <w:t>שכשיודה בו לא יפטר</w:t>
      </w:r>
      <w:r w:rsidR="007B78FF">
        <w:rPr>
          <w:rFonts w:ascii="Fb Fontext" w:hAnsi="Fb Fontext" w:hint="cs"/>
          <w:sz w:val="32"/>
          <w:rtl/>
        </w:rPr>
        <w:t>,</w:t>
      </w:r>
      <w:r w:rsidRPr="00C35A2C">
        <w:rPr>
          <w:rFonts w:ascii="Fb Fontext" w:hAnsi="Fb Fontext" w:hint="cs"/>
          <w:sz w:val="32"/>
          <w:rtl/>
        </w:rPr>
        <w:t xml:space="preserve"> ותובע דבר שכשיודה בו יפטר</w:t>
      </w:r>
      <w:r w:rsidR="007B78FF">
        <w:rPr>
          <w:rFonts w:ascii="Fb Fontext" w:hAnsi="Fb Fontext" w:hint="cs"/>
          <w:sz w:val="32"/>
          <w:rtl/>
        </w:rPr>
        <w:t>,</w:t>
      </w:r>
    </w:p>
    <w:p w14:paraId="12C41668" w14:textId="2A7FFFFD" w:rsidR="00E268F4" w:rsidRPr="008C28D0" w:rsidRDefault="00426657" w:rsidP="00F1680A">
      <w:pPr>
        <w:pStyle w:val="affffb"/>
        <w:rPr>
          <w:spacing w:val="0"/>
          <w:rtl/>
        </w:rPr>
      </w:pPr>
      <w:bookmarkStart w:id="296" w:name="_Toc119353081"/>
      <w:r w:rsidRPr="008C28D0">
        <w:rPr>
          <w:rStyle w:val="affffe"/>
          <w:rFonts w:hint="cs"/>
          <w:spacing w:val="0"/>
          <w:rtl/>
        </w:rPr>
        <w:t>בעא ר</w:t>
      </w:r>
      <w:r w:rsidRPr="008C28D0">
        <w:rPr>
          <w:rStyle w:val="affffe"/>
          <w:spacing w:val="0"/>
          <w:rtl/>
        </w:rPr>
        <w:t>"</w:t>
      </w:r>
      <w:r w:rsidRPr="008C28D0">
        <w:rPr>
          <w:rStyle w:val="affffe"/>
          <w:rFonts w:hint="cs"/>
          <w:spacing w:val="0"/>
          <w:rtl/>
        </w:rPr>
        <w:t>א מר</w:t>
      </w:r>
      <w:r w:rsidRPr="008C28D0">
        <w:rPr>
          <w:rStyle w:val="affffe"/>
          <w:spacing w:val="0"/>
          <w:rtl/>
        </w:rPr>
        <w:t>"</w:t>
      </w:r>
      <w:r w:rsidRPr="008C28D0">
        <w:rPr>
          <w:rStyle w:val="affffe"/>
          <w:rFonts w:hint="cs"/>
          <w:spacing w:val="0"/>
          <w:rtl/>
        </w:rPr>
        <w:t>ש</w:t>
      </w:r>
      <w:r w:rsidRPr="008C28D0">
        <w:rPr>
          <w:rStyle w:val="affffe"/>
          <w:spacing w:val="0"/>
          <w:rtl/>
        </w:rPr>
        <w:t xml:space="preserve">: </w:t>
      </w:r>
      <w:r w:rsidRPr="008C28D0">
        <w:rPr>
          <w:spacing w:val="0"/>
          <w:rtl/>
        </w:rPr>
        <w:t>בת הניזונת מן האחין, מעש"</w:t>
      </w:r>
      <w:r w:rsidRPr="008C28D0">
        <w:rPr>
          <w:rFonts w:hint="cs"/>
          <w:spacing w:val="0"/>
          <w:rtl/>
        </w:rPr>
        <w:t>י ל</w:t>
      </w:r>
      <w:r w:rsidRPr="008C28D0">
        <w:rPr>
          <w:spacing w:val="0"/>
          <w:rtl/>
        </w:rPr>
        <w:t>מי</w:t>
      </w:r>
      <w:r w:rsidR="00E268F4" w:rsidRPr="008C28D0">
        <w:rPr>
          <w:spacing w:val="0"/>
          <w:rtl/>
        </w:rPr>
        <w:t>?</w:t>
      </w:r>
      <w:bookmarkEnd w:id="296"/>
    </w:p>
    <w:p w14:paraId="0B0F55C0" w14:textId="26CEFABD" w:rsidR="00426657" w:rsidRPr="00196136" w:rsidRDefault="00426657" w:rsidP="00426657">
      <w:pPr>
        <w:rPr>
          <w:rFonts w:ascii="Fb Fontext" w:hAnsi="Fb Fontext"/>
          <w:spacing w:val="-4"/>
          <w:sz w:val="32"/>
          <w:rtl/>
        </w:rPr>
      </w:pPr>
      <w:r w:rsidRPr="00196136">
        <w:rPr>
          <w:rFonts w:ascii="Fb Fontext" w:hAnsi="Fb Fontext" w:hint="cs"/>
          <w:spacing w:val="-4"/>
          <w:sz w:val="32"/>
          <w:rtl/>
        </w:rPr>
        <w:t xml:space="preserve">אי </w:t>
      </w:r>
      <w:r w:rsidRPr="00196136">
        <w:rPr>
          <w:rFonts w:ascii="Fb Fontext" w:hAnsi="Fb Fontext"/>
          <w:spacing w:val="-4"/>
          <w:sz w:val="32"/>
          <w:rtl/>
        </w:rPr>
        <w:t xml:space="preserve">במקום אב קיימי </w:t>
      </w:r>
      <w:r w:rsidRPr="00196136">
        <w:rPr>
          <w:rStyle w:val="afffff0"/>
          <w:rFonts w:hint="cs"/>
          <w:spacing w:val="-4"/>
          <w:rtl/>
        </w:rPr>
        <w:t>ומעש</w:t>
      </w:r>
      <w:r w:rsidRPr="00196136">
        <w:rPr>
          <w:rStyle w:val="afffff0"/>
          <w:spacing w:val="-4"/>
          <w:rtl/>
        </w:rPr>
        <w:t>"</w:t>
      </w:r>
      <w:r w:rsidRPr="00196136">
        <w:rPr>
          <w:rStyle w:val="afffff0"/>
          <w:rFonts w:hint="cs"/>
          <w:spacing w:val="-4"/>
          <w:rtl/>
        </w:rPr>
        <w:t>י לאחין,</w:t>
      </w:r>
      <w:r w:rsidRPr="00196136">
        <w:rPr>
          <w:rFonts w:ascii="Fb Fontext" w:hAnsi="Fb Fontext" w:hint="cs"/>
          <w:spacing w:val="-4"/>
          <w:sz w:val="32"/>
          <w:rtl/>
        </w:rPr>
        <w:t xml:space="preserve"> </w:t>
      </w:r>
      <w:r w:rsidRPr="00196136">
        <w:rPr>
          <w:rFonts w:ascii="Fb Fontext" w:hAnsi="Fb Fontext" w:cs="PFT_Frank"/>
          <w:b/>
          <w:bCs/>
          <w:spacing w:val="-4"/>
          <w:sz w:val="32"/>
          <w:szCs w:val="14"/>
          <w:rtl/>
        </w:rPr>
        <w:t>או</w:t>
      </w:r>
      <w:r w:rsidRPr="00196136">
        <w:rPr>
          <w:rFonts w:ascii="Fb Fontext" w:hAnsi="Fb Fontext"/>
          <w:spacing w:val="-4"/>
          <w:sz w:val="32"/>
          <w:rtl/>
        </w:rPr>
        <w:t xml:space="preserve"> ל</w:t>
      </w:r>
      <w:r w:rsidR="00196136" w:rsidRPr="00196136">
        <w:rPr>
          <w:rFonts w:ascii="Fb Fontext" w:hAnsi="Fb Fontext" w:hint="cs"/>
          <w:spacing w:val="-4"/>
          <w:sz w:val="32"/>
          <w:rtl/>
        </w:rPr>
        <w:t>"ד</w:t>
      </w:r>
      <w:r w:rsidRPr="00196136">
        <w:rPr>
          <w:rFonts w:ascii="Fb Fontext" w:hAnsi="Fb Fontext"/>
          <w:spacing w:val="-4"/>
          <w:sz w:val="32"/>
          <w:rtl/>
        </w:rPr>
        <w:t xml:space="preserve"> לאב</w:t>
      </w:r>
      <w:r w:rsidRPr="00196136">
        <w:rPr>
          <w:rFonts w:ascii="Fb Fontext" w:hAnsi="Fb Fontext" w:hint="cs"/>
          <w:spacing w:val="-4"/>
          <w:sz w:val="32"/>
          <w:rtl/>
        </w:rPr>
        <w:t xml:space="preserve"> </w:t>
      </w:r>
      <w:r w:rsidRPr="00196136">
        <w:rPr>
          <w:rStyle w:val="afffff0"/>
          <w:rFonts w:hint="cs"/>
          <w:spacing w:val="-4"/>
          <w:rtl/>
        </w:rPr>
        <w:t>שניזונת מתנאי כתובת אמן</w:t>
      </w:r>
    </w:p>
    <w:p w14:paraId="66596490" w14:textId="77777777" w:rsidR="00426657" w:rsidRPr="00C35A2C" w:rsidRDefault="00426657" w:rsidP="00426657">
      <w:pPr>
        <w:rPr>
          <w:rFonts w:ascii="Fb Fontext" w:hAnsi="Fb Fontext"/>
          <w:rtl/>
        </w:rPr>
      </w:pPr>
      <w:r w:rsidRPr="00E6152F">
        <w:rPr>
          <w:rStyle w:val="affffe"/>
          <w:rtl/>
        </w:rPr>
        <w:lastRenderedPageBreak/>
        <w:t>א"ל, תניתוה:</w:t>
      </w:r>
      <w:r w:rsidRPr="00C35A2C">
        <w:rPr>
          <w:rFonts w:ascii="Fb Fontext" w:hAnsi="Fb Fontext"/>
          <w:sz w:val="32"/>
          <w:rtl/>
        </w:rPr>
        <w:t xml:space="preserve"> אלמנה ניזונת מנכסי יתומים, ומעש"י שלהן.</w:t>
      </w:r>
    </w:p>
    <w:p w14:paraId="0E73E2E6" w14:textId="77777777" w:rsidR="00426657" w:rsidRPr="00730169" w:rsidRDefault="00426657" w:rsidP="00426657">
      <w:pPr>
        <w:rPr>
          <w:rFonts w:ascii="Fb Fontext" w:hAnsi="Fb Fontext" w:cs="Guttman Vilna"/>
          <w:b/>
          <w:bCs/>
          <w:spacing w:val="-4"/>
          <w:rtl/>
        </w:rPr>
      </w:pPr>
      <w:r w:rsidRPr="00730169">
        <w:rPr>
          <w:rStyle w:val="affffe"/>
          <w:rFonts w:hint="cs"/>
          <w:spacing w:val="-4"/>
          <w:rtl/>
        </w:rPr>
        <w:t xml:space="preserve">ודחהו: </w:t>
      </w:r>
      <w:r w:rsidRPr="00730169">
        <w:rPr>
          <w:rFonts w:ascii="Fb Fontext" w:hAnsi="Fb Fontext" w:hint="cs"/>
          <w:spacing w:val="-4"/>
          <w:rtl/>
        </w:rPr>
        <w:t>דלא דמי דאלמנה לא ניח</w:t>
      </w:r>
      <w:r w:rsidRPr="00730169">
        <w:rPr>
          <w:rFonts w:ascii="Fb Fontext" w:hAnsi="Fb Fontext"/>
          <w:spacing w:val="-4"/>
          <w:rtl/>
        </w:rPr>
        <w:t>"</w:t>
      </w:r>
      <w:r w:rsidRPr="00730169">
        <w:rPr>
          <w:rFonts w:ascii="Fb Fontext" w:hAnsi="Fb Fontext" w:hint="cs"/>
          <w:spacing w:val="-4"/>
          <w:rtl/>
        </w:rPr>
        <w:t>ל בהרווחה</w:t>
      </w:r>
      <w:r w:rsidRPr="00730169">
        <w:rPr>
          <w:rStyle w:val="afffff0"/>
          <w:spacing w:val="-4"/>
          <w:rtl/>
        </w:rPr>
        <w:t xml:space="preserve"> </w:t>
      </w:r>
      <w:r w:rsidRPr="00730169">
        <w:rPr>
          <w:rStyle w:val="afffff0"/>
          <w:rFonts w:hint="cs"/>
          <w:spacing w:val="-4"/>
          <w:rtl/>
        </w:rPr>
        <w:t>של מעש'י</w:t>
      </w:r>
      <w:r w:rsidRPr="00730169">
        <w:rPr>
          <w:rFonts w:ascii="Fb Fontext" w:hAnsi="Fb Fontext" w:hint="cs"/>
          <w:spacing w:val="-4"/>
          <w:rtl/>
        </w:rPr>
        <w:t xml:space="preserve"> משא</w:t>
      </w:r>
      <w:r w:rsidRPr="00730169">
        <w:rPr>
          <w:rFonts w:ascii="Fb Fontext" w:hAnsi="Fb Fontext"/>
          <w:spacing w:val="-4"/>
          <w:rtl/>
        </w:rPr>
        <w:t>"</w:t>
      </w:r>
      <w:r w:rsidRPr="00730169">
        <w:rPr>
          <w:rFonts w:ascii="Fb Fontext" w:hAnsi="Fb Fontext" w:hint="cs"/>
          <w:spacing w:val="-4"/>
          <w:rtl/>
        </w:rPr>
        <w:t>כ ביתו</w:t>
      </w:r>
    </w:p>
    <w:p w14:paraId="0ED44B54" w14:textId="77777777" w:rsidR="00426657" w:rsidRPr="00C35A2C" w:rsidRDefault="00426657" w:rsidP="00426657">
      <w:pPr>
        <w:rPr>
          <w:rFonts w:ascii="Fb Fontext" w:hAnsi="Fb Fontext" w:cs="Guttman Vilna"/>
          <w:b/>
          <w:bCs/>
          <w:rtl/>
        </w:rPr>
      </w:pPr>
      <w:r w:rsidRPr="00007234">
        <w:rPr>
          <w:rFonts w:hint="cs"/>
          <w:rtl/>
        </w:rPr>
        <w:t>ואף שלענין זילותא</w:t>
      </w:r>
      <w:r>
        <w:rPr>
          <w:rStyle w:val="affffe"/>
          <w:rFonts w:hint="cs"/>
          <w:rtl/>
        </w:rPr>
        <w:t xml:space="preserve"> [שלא תישאל על הפתחים] </w:t>
      </w:r>
      <w:r w:rsidRPr="00007234">
        <w:rPr>
          <w:rFonts w:hint="cs"/>
          <w:rtl/>
        </w:rPr>
        <w:t>אלמנתו עדיפה</w:t>
      </w:r>
      <w:r>
        <w:rPr>
          <w:rStyle w:val="affffe"/>
          <w:rFonts w:hint="cs"/>
          <w:rtl/>
        </w:rPr>
        <w:t xml:space="preserve"> שעשוה כבת אצל האחין בנכסים מועטין, </w:t>
      </w:r>
      <w:r w:rsidRPr="00C35A2C">
        <w:rPr>
          <w:rFonts w:ascii="Fb Fontext" w:hAnsi="Fb Fontext"/>
          <w:rtl/>
        </w:rPr>
        <w:t xml:space="preserve"> לענין הרווחה בתו עדיפ</w:t>
      </w:r>
      <w:r>
        <w:rPr>
          <w:rFonts w:ascii="Fb Fontext" w:hAnsi="Fb Fontext" w:hint="cs"/>
          <w:rtl/>
        </w:rPr>
        <w:t>ה,</w:t>
      </w:r>
    </w:p>
    <w:p w14:paraId="015A8AB8" w14:textId="77777777" w:rsidR="00426657" w:rsidRPr="00730169" w:rsidRDefault="00426657" w:rsidP="00426657">
      <w:pPr>
        <w:rPr>
          <w:rFonts w:ascii="Fb Fontext" w:hAnsi="Fb Fontext"/>
          <w:spacing w:val="-4"/>
          <w:rtl/>
        </w:rPr>
      </w:pPr>
      <w:r w:rsidRPr="00730169">
        <w:rPr>
          <w:rStyle w:val="affffe"/>
          <w:spacing w:val="-4"/>
          <w:rtl/>
        </w:rPr>
        <w:t xml:space="preserve">• </w:t>
      </w:r>
      <w:r w:rsidRPr="00730169">
        <w:rPr>
          <w:rStyle w:val="affffe"/>
          <w:rFonts w:hint="cs"/>
          <w:spacing w:val="-4"/>
          <w:rtl/>
        </w:rPr>
        <w:t>והך</w:t>
      </w:r>
      <w:r w:rsidRPr="00730169">
        <w:rPr>
          <w:rStyle w:val="affffe"/>
          <w:spacing w:val="-4"/>
          <w:rtl/>
        </w:rPr>
        <w:t xml:space="preserve"> </w:t>
      </w:r>
      <w:r w:rsidRPr="00730169">
        <w:rPr>
          <w:rFonts w:ascii="Fb Fontext" w:hAnsi="Fb Fontext" w:hint="cs"/>
          <w:spacing w:val="-4"/>
          <w:sz w:val="32"/>
          <w:rtl/>
        </w:rPr>
        <w:t>ד</w:t>
      </w:r>
      <w:r w:rsidRPr="00730169">
        <w:rPr>
          <w:rFonts w:ascii="Fb Fontext" w:hAnsi="Fb Fontext"/>
          <w:spacing w:val="-4"/>
          <w:sz w:val="32"/>
          <w:rtl/>
        </w:rPr>
        <w:t>מעש"י ומציאתה א</w:t>
      </w:r>
      <w:r w:rsidRPr="00730169">
        <w:rPr>
          <w:rFonts w:ascii="Fb Fontext" w:hAnsi="Fb Fontext" w:hint="cs"/>
          <w:spacing w:val="-4"/>
          <w:sz w:val="32"/>
          <w:rtl/>
        </w:rPr>
        <w:t xml:space="preserve">ף </w:t>
      </w:r>
      <w:r w:rsidRPr="00730169">
        <w:rPr>
          <w:rFonts w:ascii="Fb Fontext" w:hAnsi="Fb Fontext"/>
          <w:spacing w:val="-4"/>
          <w:sz w:val="32"/>
          <w:rtl/>
        </w:rPr>
        <w:t>שלא גבתה, מת האב הרי הן של אחין.</w:t>
      </w:r>
    </w:p>
    <w:p w14:paraId="098866F9" w14:textId="77777777" w:rsidR="00426657" w:rsidRPr="00C35A2C" w:rsidRDefault="00426657" w:rsidP="00426657">
      <w:pPr>
        <w:ind w:firstLine="0"/>
        <w:rPr>
          <w:rFonts w:ascii="Fb Fontext" w:hAnsi="Fb Fontext"/>
          <w:rtl/>
        </w:rPr>
      </w:pPr>
      <w:r w:rsidRPr="00C35A2C">
        <w:rPr>
          <w:rFonts w:ascii="Fb Fontext" w:hAnsi="Fb Fontext" w:hint="cs"/>
          <w:rtl/>
        </w:rPr>
        <w:t>-</w:t>
      </w:r>
      <w:r>
        <w:rPr>
          <w:rFonts w:ascii="Fb Fontext" w:hAnsi="Fb Fontext" w:hint="cs"/>
          <w:rtl/>
        </w:rPr>
        <w:t xml:space="preserve"> </w:t>
      </w:r>
      <w:r w:rsidRPr="00C35A2C">
        <w:rPr>
          <w:rFonts w:ascii="Fb Fontext" w:hAnsi="Fb Fontext"/>
          <w:rtl/>
        </w:rPr>
        <w:t>הא לאחר מיתת האב - לעצמה, מאי לאו בניזונת!</w:t>
      </w:r>
    </w:p>
    <w:p w14:paraId="12BF7122" w14:textId="3CA38BFC" w:rsidR="00E268F4" w:rsidRDefault="00426657" w:rsidP="00426657">
      <w:pPr>
        <w:rPr>
          <w:rFonts w:ascii="Fb Fontext" w:hAnsi="Fb Fontext"/>
          <w:spacing w:val="-2"/>
          <w:rtl/>
        </w:rPr>
      </w:pPr>
      <w:r w:rsidRPr="006D7FD4">
        <w:rPr>
          <w:rStyle w:val="affffe"/>
          <w:rFonts w:hint="cs"/>
          <w:rtl/>
        </w:rPr>
        <w:t>ודחי' א.</w:t>
      </w:r>
      <w:r w:rsidRPr="00F71179">
        <w:rPr>
          <w:rFonts w:ascii="Fb Fontext" w:hAnsi="Fb Fontext" w:hint="cs"/>
          <w:spacing w:val="-2"/>
          <w:rtl/>
        </w:rPr>
        <w:t xml:space="preserve"> דמיירי </w:t>
      </w:r>
      <w:r w:rsidRPr="00F71179">
        <w:rPr>
          <w:rFonts w:ascii="Fb Fontext" w:hAnsi="Fb Fontext"/>
          <w:spacing w:val="-2"/>
          <w:rtl/>
        </w:rPr>
        <w:t>בשאינה ניזונת</w:t>
      </w:r>
      <w:r w:rsidR="00E268F4">
        <w:rPr>
          <w:rFonts w:ascii="Fb Fontext" w:hAnsi="Fb Fontext"/>
          <w:spacing w:val="-2"/>
          <w:rtl/>
        </w:rPr>
        <w:t>.</w:t>
      </w:r>
    </w:p>
    <w:p w14:paraId="352D98BA" w14:textId="079C5041" w:rsidR="00426657" w:rsidRPr="00F71179" w:rsidRDefault="00426657" w:rsidP="00196136">
      <w:pPr>
        <w:ind w:firstLine="0"/>
        <w:rPr>
          <w:rFonts w:ascii="Fb Fontext" w:hAnsi="Fb Fontext"/>
          <w:spacing w:val="-2"/>
          <w:rtl/>
        </w:rPr>
      </w:pPr>
      <w:r w:rsidRPr="009B3D2F">
        <w:rPr>
          <w:rStyle w:val="affffe"/>
          <w:rFonts w:hint="cs"/>
          <w:rtl/>
        </w:rPr>
        <w:t>וקמ</w:t>
      </w:r>
      <w:r w:rsidRPr="009B3D2F">
        <w:rPr>
          <w:rStyle w:val="affffe"/>
          <w:rtl/>
        </w:rPr>
        <w:t>"</w:t>
      </w:r>
      <w:r w:rsidRPr="009B3D2F">
        <w:rPr>
          <w:rStyle w:val="affffe"/>
          <w:rFonts w:hint="cs"/>
          <w:rtl/>
        </w:rPr>
        <w:t xml:space="preserve">ל </w:t>
      </w:r>
      <w:r w:rsidRPr="009B3D2F">
        <w:rPr>
          <w:rStyle w:val="affffe"/>
          <w:rtl/>
        </w:rPr>
        <w:t xml:space="preserve">אפילו למ"ד: </w:t>
      </w:r>
      <w:r w:rsidRPr="00F71179">
        <w:rPr>
          <w:rFonts w:ascii="Fb Fontext" w:hAnsi="Fb Fontext"/>
          <w:spacing w:val="-2"/>
          <w:rtl/>
        </w:rPr>
        <w:t>יכול הרב לומר לעבד עשה עמי ואיני זנך,</w:t>
      </w:r>
    </w:p>
    <w:p w14:paraId="3148EDBD" w14:textId="70E1559C" w:rsidR="00426657" w:rsidRPr="00C54C7E" w:rsidRDefault="00426657" w:rsidP="00196136">
      <w:pPr>
        <w:ind w:firstLine="0"/>
        <w:rPr>
          <w:rtl/>
        </w:rPr>
      </w:pPr>
      <w:r w:rsidRPr="009B3D2F">
        <w:rPr>
          <w:rStyle w:val="affffe"/>
          <w:rtl/>
        </w:rPr>
        <w:t xml:space="preserve">ה"מ </w:t>
      </w:r>
      <w:r w:rsidRPr="00C35A2C">
        <w:rPr>
          <w:rtl/>
        </w:rPr>
        <w:t xml:space="preserve">בעבד כנעני </w:t>
      </w:r>
      <w:r>
        <w:rPr>
          <w:rFonts w:hint="cs"/>
          <w:rtl/>
        </w:rPr>
        <w:t>ש</w:t>
      </w:r>
      <w:r w:rsidRPr="00C35A2C">
        <w:rPr>
          <w:rtl/>
        </w:rPr>
        <w:t>לא כת</w:t>
      </w:r>
      <w:r>
        <w:rPr>
          <w:rFonts w:hint="cs"/>
          <w:rtl/>
        </w:rPr>
        <w:t>ו</w:t>
      </w:r>
      <w:r w:rsidRPr="00C35A2C">
        <w:rPr>
          <w:rtl/>
        </w:rPr>
        <w:t>ב ב</w:t>
      </w:r>
      <w:r>
        <w:rPr>
          <w:rFonts w:hint="cs"/>
          <w:rtl/>
        </w:rPr>
        <w:t>ו</w:t>
      </w:r>
      <w:r w:rsidRPr="00C35A2C">
        <w:rPr>
          <w:rtl/>
        </w:rPr>
        <w:t xml:space="preserve"> </w:t>
      </w:r>
      <w:r w:rsidRPr="00295C88">
        <w:rPr>
          <w:rStyle w:val="affffa"/>
          <w:rtl/>
        </w:rPr>
        <w:t>עמך</w:t>
      </w:r>
      <w:r w:rsidRPr="00C35A2C">
        <w:rPr>
          <w:rtl/>
        </w:rPr>
        <w:t xml:space="preserve">, אבל עבד עברי </w:t>
      </w:r>
      <w:r>
        <w:rPr>
          <w:rFonts w:hint="cs"/>
          <w:rtl/>
        </w:rPr>
        <w:t>ש</w:t>
      </w:r>
      <w:r w:rsidRPr="00C35A2C">
        <w:rPr>
          <w:rtl/>
        </w:rPr>
        <w:t>כת</w:t>
      </w:r>
      <w:r>
        <w:rPr>
          <w:rFonts w:hint="cs"/>
          <w:rtl/>
        </w:rPr>
        <w:t>ו</w:t>
      </w:r>
      <w:r w:rsidRPr="00C35A2C">
        <w:rPr>
          <w:rtl/>
        </w:rPr>
        <w:t>ב ב</w:t>
      </w:r>
      <w:r>
        <w:rPr>
          <w:rFonts w:hint="cs"/>
          <w:rtl/>
        </w:rPr>
        <w:t>ו</w:t>
      </w:r>
      <w:r w:rsidRPr="00C35A2C">
        <w:rPr>
          <w:rtl/>
        </w:rPr>
        <w:t xml:space="preserve"> </w:t>
      </w:r>
      <w:r w:rsidRPr="00784F25">
        <w:rPr>
          <w:rStyle w:val="affffa"/>
          <w:rFonts w:hint="cs"/>
          <w:rtl/>
        </w:rPr>
        <w:t>'</w:t>
      </w:r>
      <w:r w:rsidRPr="00784F25">
        <w:rPr>
          <w:rStyle w:val="affffa"/>
          <w:rtl/>
        </w:rPr>
        <w:t>עמך</w:t>
      </w:r>
      <w:r w:rsidRPr="00784F25">
        <w:rPr>
          <w:rStyle w:val="affffa"/>
          <w:rFonts w:hint="cs"/>
          <w:rtl/>
        </w:rPr>
        <w:t>'</w:t>
      </w:r>
      <w:r w:rsidRPr="00C35A2C">
        <w:rPr>
          <w:rtl/>
        </w:rPr>
        <w:t xml:space="preserve"> כ"</w:t>
      </w:r>
      <w:r w:rsidRPr="00C35A2C">
        <w:rPr>
          <w:rFonts w:hint="cs"/>
          <w:rtl/>
        </w:rPr>
        <w:t>ש</w:t>
      </w:r>
      <w:r w:rsidRPr="00C35A2C">
        <w:rPr>
          <w:rtl/>
        </w:rPr>
        <w:t xml:space="preserve"> בתו</w:t>
      </w:r>
      <w:r w:rsidRPr="00C54C7E">
        <w:rPr>
          <w:rFonts w:hint="cs"/>
          <w:rtl/>
        </w:rPr>
        <w:t>.</w:t>
      </w:r>
    </w:p>
    <w:p w14:paraId="55D54127" w14:textId="77777777" w:rsidR="00426657" w:rsidRPr="00C35A2C" w:rsidRDefault="00426657" w:rsidP="00426657">
      <w:pPr>
        <w:rPr>
          <w:rFonts w:ascii="Fb Fontext" w:hAnsi="Fb Fontext"/>
          <w:rtl/>
        </w:rPr>
      </w:pPr>
      <w:r w:rsidRPr="005265DA">
        <w:rPr>
          <w:rStyle w:val="affffe"/>
          <w:rFonts w:hint="cs"/>
          <w:rtl/>
        </w:rPr>
        <w:t>ב. רב</w:t>
      </w:r>
      <w:r w:rsidRPr="005265DA">
        <w:rPr>
          <w:rStyle w:val="affffe"/>
          <w:rtl/>
        </w:rPr>
        <w:t>"</w:t>
      </w:r>
      <w:r w:rsidRPr="005265DA">
        <w:rPr>
          <w:rStyle w:val="affffe"/>
          <w:rFonts w:hint="cs"/>
          <w:rtl/>
        </w:rPr>
        <w:t>ע</w:t>
      </w:r>
      <w:r w:rsidRPr="005265DA">
        <w:rPr>
          <w:rStyle w:val="affffe"/>
          <w:rtl/>
        </w:rPr>
        <w:t>:</w:t>
      </w:r>
      <w:r w:rsidRPr="00C35A2C">
        <w:rPr>
          <w:rFonts w:ascii="Fb Fontext" w:hAnsi="Fb Fontext"/>
          <w:rtl/>
        </w:rPr>
        <w:t xml:space="preserve"> לא נצרכה אלא להעדפה.</w:t>
      </w:r>
    </w:p>
    <w:p w14:paraId="713158AC" w14:textId="5CAA284E" w:rsidR="00426657" w:rsidRDefault="00426657" w:rsidP="00426657">
      <w:pPr>
        <w:rPr>
          <w:rFonts w:ascii="Fb Fontext" w:hAnsi="Fb Fontext"/>
          <w:rtl/>
        </w:rPr>
      </w:pPr>
      <w:r w:rsidRPr="005265DA">
        <w:rPr>
          <w:rStyle w:val="affffe"/>
          <w:rFonts w:hint="cs"/>
          <w:rtl/>
        </w:rPr>
        <w:t>ודחהו רבא</w:t>
      </w:r>
      <w:r w:rsidR="009B0010">
        <w:rPr>
          <w:rStyle w:val="affffe"/>
          <w:rFonts w:hint="cs"/>
          <w:rtl/>
        </w:rPr>
        <w:t>:</w:t>
      </w:r>
      <w:r w:rsidRPr="005265DA">
        <w:rPr>
          <w:rStyle w:val="affffe"/>
          <w:rFonts w:hint="cs"/>
          <w:rtl/>
        </w:rPr>
        <w:t xml:space="preserve"> איך יתכן ד</w:t>
      </w:r>
      <w:r w:rsidR="009B0010">
        <w:rPr>
          <w:rStyle w:val="affffe"/>
          <w:rFonts w:hint="cs"/>
          <w:rtl/>
        </w:rPr>
        <w:t>אדם גדול</w:t>
      </w:r>
      <w:r w:rsidRPr="005265DA">
        <w:rPr>
          <w:rStyle w:val="affffe"/>
          <w:rtl/>
        </w:rPr>
        <w:t xml:space="preserve"> כרב יוסף לא ידע </w:t>
      </w:r>
      <w:r w:rsidRPr="00C35A2C">
        <w:rPr>
          <w:rFonts w:ascii="Fb Fontext" w:hAnsi="Fb Fontext" w:hint="cs"/>
          <w:rtl/>
        </w:rPr>
        <w:t xml:space="preserve">דמיירי בהעדפה </w:t>
      </w:r>
      <w:r w:rsidRPr="009B0010">
        <w:rPr>
          <w:rStyle w:val="affffe"/>
          <w:rFonts w:hint="cs"/>
          <w:rtl/>
        </w:rPr>
        <w:t>והקשה תיובתא</w:t>
      </w:r>
      <w:r w:rsidR="007B78FF">
        <w:rPr>
          <w:rFonts w:ascii="Fb Fontext" w:hAnsi="Fb Fontext" w:hint="cs"/>
          <w:rtl/>
        </w:rPr>
        <w:t>.</w:t>
      </w:r>
    </w:p>
    <w:p w14:paraId="7311C838" w14:textId="21188A69" w:rsidR="00E268F4" w:rsidRDefault="00426657" w:rsidP="00426657">
      <w:pPr>
        <w:rPr>
          <w:rFonts w:ascii="Fb Fontext" w:hAnsi="Fb Fontext"/>
          <w:spacing w:val="-4"/>
          <w:rtl/>
        </w:rPr>
      </w:pPr>
      <w:r w:rsidRPr="002A6C13">
        <w:rPr>
          <w:rStyle w:val="affffe"/>
          <w:rFonts w:hint="cs"/>
          <w:rtl/>
        </w:rPr>
        <w:t xml:space="preserve">אלא דקושית רב יוסף ממתני' </w:t>
      </w:r>
      <w:r w:rsidRPr="002A6C13">
        <w:rPr>
          <w:rStyle w:val="affffe"/>
          <w:rtl/>
        </w:rPr>
        <w:t>דקתני:</w:t>
      </w:r>
      <w:r w:rsidRPr="00F71179">
        <w:rPr>
          <w:rFonts w:ascii="Fb Fontext" w:hAnsi="Fb Fontext"/>
          <w:spacing w:val="-4"/>
          <w:rtl/>
        </w:rPr>
        <w:t xml:space="preserve"> מעש"י ומציאתה </w:t>
      </w:r>
      <w:r w:rsidR="0061471E">
        <w:rPr>
          <w:rFonts w:ascii="Fb Fontext" w:hAnsi="Fb Fontext"/>
          <w:spacing w:val="-4"/>
          <w:rtl/>
        </w:rPr>
        <w:t>אף</w:t>
      </w:r>
      <w:r w:rsidRPr="00F71179">
        <w:rPr>
          <w:rFonts w:ascii="Fb Fontext" w:hAnsi="Fb Fontext"/>
          <w:spacing w:val="-4"/>
          <w:rtl/>
        </w:rPr>
        <w:t xml:space="preserve"> שלא גבתה,</w:t>
      </w:r>
      <w:r w:rsidRPr="00F71179">
        <w:rPr>
          <w:rFonts w:ascii="Fb Fontext" w:hAnsi="Fb Fontext" w:hint="cs"/>
          <w:spacing w:val="-4"/>
          <w:rtl/>
        </w:rPr>
        <w:t xml:space="preserve">- </w:t>
      </w:r>
      <w:r w:rsidRPr="00F71179">
        <w:rPr>
          <w:rFonts w:ascii="Fb Fontext" w:hAnsi="Fb Fontext"/>
          <w:spacing w:val="-4"/>
          <w:rtl/>
        </w:rPr>
        <w:t>מציאתה ממאן גביא</w:t>
      </w:r>
      <w:r w:rsidR="00E268F4">
        <w:rPr>
          <w:rFonts w:ascii="Fb Fontext" w:hAnsi="Fb Fontext"/>
          <w:spacing w:val="-4"/>
          <w:rtl/>
        </w:rPr>
        <w:t>?</w:t>
      </w:r>
    </w:p>
    <w:p w14:paraId="2AD96B6B" w14:textId="6E3B22DF" w:rsidR="00426657" w:rsidRPr="00C35A2C" w:rsidRDefault="001678F4" w:rsidP="00426657">
      <w:pPr>
        <w:rPr>
          <w:rFonts w:ascii="Fb Fontext" w:hAnsi="Fb Fontext"/>
          <w:rtl/>
        </w:rPr>
      </w:pPr>
      <w:r>
        <w:rPr>
          <w:rStyle w:val="affffe"/>
          <w:rFonts w:hint="cs"/>
          <w:rtl/>
        </w:rPr>
        <w:t xml:space="preserve">ג. </w:t>
      </w:r>
      <w:r w:rsidR="00426657" w:rsidRPr="00847831">
        <w:rPr>
          <w:rStyle w:val="affffe"/>
          <w:rtl/>
        </w:rPr>
        <w:t xml:space="preserve">אלא </w:t>
      </w:r>
      <w:r w:rsidR="00426657" w:rsidRPr="00847831">
        <w:rPr>
          <w:rStyle w:val="affffe"/>
          <w:rFonts w:hint="cs"/>
          <w:rtl/>
        </w:rPr>
        <w:t>ה</w:t>
      </w:r>
      <w:r w:rsidR="00426657" w:rsidRPr="00847831">
        <w:rPr>
          <w:rStyle w:val="affffe"/>
          <w:rtl/>
        </w:rPr>
        <w:t>"</w:t>
      </w:r>
      <w:r w:rsidR="00426657" w:rsidRPr="00847831">
        <w:rPr>
          <w:rStyle w:val="affffe"/>
          <w:rFonts w:hint="cs"/>
          <w:rtl/>
        </w:rPr>
        <w:t>ק</w:t>
      </w:r>
      <w:r w:rsidR="00426657" w:rsidRPr="00847831">
        <w:rPr>
          <w:rStyle w:val="affffe"/>
          <w:rtl/>
        </w:rPr>
        <w:t xml:space="preserve">: </w:t>
      </w:r>
      <w:r w:rsidR="00426657" w:rsidRPr="00C35A2C">
        <w:rPr>
          <w:rFonts w:ascii="Fb Fontext" w:hAnsi="Fb Fontext"/>
          <w:rtl/>
        </w:rPr>
        <w:t xml:space="preserve">מעש"י </w:t>
      </w:r>
      <w:r w:rsidR="00426657" w:rsidRPr="00CA108A">
        <w:rPr>
          <w:rFonts w:cs="PFT_Frank"/>
          <w:b/>
          <w:bCs/>
          <w:szCs w:val="14"/>
          <w:rtl/>
        </w:rPr>
        <w:t>כ</w:t>
      </w:r>
      <w:r w:rsidR="00426657" w:rsidRPr="00C35A2C">
        <w:rPr>
          <w:rFonts w:ascii="Fb Fontext" w:hAnsi="Fb Fontext"/>
          <w:rtl/>
        </w:rPr>
        <w:t xml:space="preserve">מציאתה, </w:t>
      </w:r>
      <w:r w:rsidR="00426657" w:rsidRPr="00C35A2C">
        <w:rPr>
          <w:rFonts w:ascii="Fb Fontext" w:hAnsi="Fb Fontext" w:hint="cs"/>
          <w:rtl/>
        </w:rPr>
        <w:t>ד</w:t>
      </w:r>
      <w:r w:rsidR="00426657" w:rsidRPr="00C35A2C">
        <w:rPr>
          <w:rFonts w:ascii="Fb Fontext" w:hAnsi="Fb Fontext"/>
          <w:rtl/>
        </w:rPr>
        <w:t xml:space="preserve">בחיי האב לאב, לאחר מיתת האב לעצמה, </w:t>
      </w:r>
      <w:r w:rsidR="00426657" w:rsidRPr="00196136">
        <w:rPr>
          <w:rFonts w:ascii="Fb Fontext" w:hAnsi="Fb Fontext" w:cs="PFT_Frank"/>
          <w:b/>
          <w:bCs/>
          <w:szCs w:val="14"/>
          <w:rtl/>
        </w:rPr>
        <w:t>ש"מ</w:t>
      </w:r>
      <w:r w:rsidR="00426657" w:rsidRPr="00224771">
        <w:rPr>
          <w:rFonts w:ascii="Fb Fontext" w:hAnsi="Fb Fontext" w:cs="PFT_Frank"/>
          <w:b/>
          <w:bCs/>
          <w:szCs w:val="14"/>
          <w:rtl/>
        </w:rPr>
        <w:t>.</w:t>
      </w:r>
    </w:p>
    <w:p w14:paraId="36F28DD3" w14:textId="256FD530" w:rsidR="00426657" w:rsidRPr="008C28D0" w:rsidRDefault="00426657" w:rsidP="00F1680A">
      <w:pPr>
        <w:pStyle w:val="affffb"/>
        <w:rPr>
          <w:rFonts w:ascii="Fb Fontext" w:hAnsi="Fb Fontext"/>
          <w:spacing w:val="0"/>
          <w:szCs w:val="14"/>
          <w:rtl/>
        </w:rPr>
      </w:pPr>
      <w:bookmarkStart w:id="297" w:name="_Toc119353082"/>
      <w:r w:rsidRPr="008C28D0">
        <w:rPr>
          <w:rStyle w:val="affffe"/>
          <w:spacing w:val="0"/>
          <w:rtl/>
        </w:rPr>
        <w:t xml:space="preserve">איתמר </w:t>
      </w:r>
      <w:r w:rsidRPr="008C28D0">
        <w:rPr>
          <w:rFonts w:hint="cs"/>
          <w:spacing w:val="0"/>
          <w:rtl/>
        </w:rPr>
        <w:t>מרב</w:t>
      </w:r>
      <w:r w:rsidRPr="008C28D0">
        <w:rPr>
          <w:spacing w:val="0"/>
          <w:rtl/>
        </w:rPr>
        <w:t>: בת הניזונת מן האחין - מעש"י לעצמה</w:t>
      </w:r>
      <w:r w:rsidRPr="008C28D0">
        <w:rPr>
          <w:rFonts w:ascii="Fb Fontext" w:hAnsi="Fb Fontext"/>
          <w:spacing w:val="0"/>
          <w:sz w:val="32"/>
          <w:szCs w:val="14"/>
          <w:rtl/>
        </w:rPr>
        <w:t>.</w:t>
      </w:r>
      <w:bookmarkEnd w:id="297"/>
    </w:p>
    <w:p w14:paraId="4E29C1F4" w14:textId="4EBF9B92" w:rsidR="00E268F4" w:rsidRDefault="00426657" w:rsidP="00426657">
      <w:pPr>
        <w:rPr>
          <w:rFonts w:ascii="Fb Fontext" w:hAnsi="Fb Fontext"/>
          <w:sz w:val="32"/>
          <w:rtl/>
        </w:rPr>
      </w:pPr>
      <w:r>
        <w:rPr>
          <w:rStyle w:val="affffe"/>
          <w:rFonts w:hint="cs"/>
          <w:rtl/>
        </w:rPr>
        <w:t xml:space="preserve">והטעם: </w:t>
      </w:r>
      <w:r w:rsidRPr="00B71F95">
        <w:rPr>
          <w:rStyle w:val="affffa"/>
          <w:rFonts w:hint="cs"/>
          <w:rtl/>
        </w:rPr>
        <w:t>'</w:t>
      </w:r>
      <w:r w:rsidRPr="00B71F95">
        <w:rPr>
          <w:rStyle w:val="affffa"/>
          <w:rtl/>
        </w:rPr>
        <w:t xml:space="preserve">והתנחלתם </w:t>
      </w:r>
      <w:r w:rsidRPr="00B85385">
        <w:rPr>
          <w:rStyle w:val="affffa"/>
          <w:b/>
          <w:bCs/>
          <w:rtl/>
        </w:rPr>
        <w:t>אותם לבניכם</w:t>
      </w:r>
      <w:r w:rsidRPr="00B71F95">
        <w:rPr>
          <w:rStyle w:val="affffa"/>
          <w:rtl/>
        </w:rPr>
        <w:t xml:space="preserve"> אחריכם</w:t>
      </w:r>
      <w:r w:rsidRPr="00B71F95">
        <w:rPr>
          <w:rStyle w:val="affffa"/>
          <w:rFonts w:hint="cs"/>
          <w:rtl/>
        </w:rPr>
        <w:t>'</w:t>
      </w:r>
      <w:r w:rsidRPr="00B71F95">
        <w:rPr>
          <w:rStyle w:val="affffa"/>
          <w:rtl/>
        </w:rPr>
        <w:t>,</w:t>
      </w:r>
      <w:r w:rsidRPr="00C35A2C">
        <w:rPr>
          <w:rFonts w:ascii="Fb Fontext" w:hAnsi="Fb Fontext"/>
          <w:sz w:val="32"/>
          <w:rtl/>
        </w:rPr>
        <w:t xml:space="preserve"> ולא בנותיכם לבניכם</w:t>
      </w:r>
      <w:r w:rsidR="00E268F4">
        <w:rPr>
          <w:rFonts w:ascii="Fb Fontext" w:hAnsi="Fb Fontext"/>
          <w:sz w:val="32"/>
          <w:rtl/>
        </w:rPr>
        <w:t>,</w:t>
      </w:r>
    </w:p>
    <w:p w14:paraId="79F7EA9A" w14:textId="0C3AFDDD" w:rsidR="00426657" w:rsidRPr="00C35A2C" w:rsidRDefault="00426657" w:rsidP="00426657">
      <w:pPr>
        <w:ind w:left="453" w:firstLine="57"/>
        <w:rPr>
          <w:rFonts w:ascii="Fb Fontext" w:hAnsi="Fb Fontext" w:cs="Guttman Vilna"/>
          <w:b/>
          <w:bCs/>
          <w:sz w:val="32"/>
          <w:rtl/>
        </w:rPr>
      </w:pPr>
      <w:r w:rsidRPr="00C35A2C">
        <w:rPr>
          <w:rFonts w:ascii="Fb Fontext" w:hAnsi="Fb Fontext"/>
          <w:sz w:val="32"/>
          <w:rtl/>
        </w:rPr>
        <w:t>מגיד שאין אדם מוריש זכות בתו לבנו.</w:t>
      </w:r>
    </w:p>
    <w:p w14:paraId="36F01673" w14:textId="77777777" w:rsidR="00426657" w:rsidRPr="00730169" w:rsidRDefault="00426657" w:rsidP="00426657">
      <w:pPr>
        <w:rPr>
          <w:rStyle w:val="affffe"/>
          <w:spacing w:val="-8"/>
          <w:rtl/>
        </w:rPr>
      </w:pPr>
      <w:r w:rsidRPr="00730169">
        <w:rPr>
          <w:rStyle w:val="affffe"/>
          <w:rFonts w:hint="cs"/>
          <w:spacing w:val="-8"/>
          <w:rtl/>
        </w:rPr>
        <w:t>הקשה רבה דאפשר</w:t>
      </w:r>
      <w:r w:rsidRPr="00730169">
        <w:rPr>
          <w:rStyle w:val="affffe"/>
          <w:spacing w:val="-8"/>
          <w:rtl/>
        </w:rPr>
        <w:t>:</w:t>
      </w:r>
      <w:r w:rsidRPr="00730169">
        <w:rPr>
          <w:rFonts w:ascii="Fb Fontext" w:hAnsi="Fb Fontext"/>
          <w:spacing w:val="-8"/>
          <w:sz w:val="32"/>
          <w:rtl/>
        </w:rPr>
        <w:t xml:space="preserve"> בפיתוי הבת, וקנסות וחבלות הכתוב מדבר!</w:t>
      </w:r>
      <w:r w:rsidRPr="00730169">
        <w:rPr>
          <w:rFonts w:ascii="Fb Fontext" w:hAnsi="Fb Fontext" w:hint="cs"/>
          <w:spacing w:val="-8"/>
          <w:rtl/>
        </w:rPr>
        <w:t xml:space="preserve"> </w:t>
      </w:r>
      <w:r w:rsidRPr="00730169">
        <w:rPr>
          <w:rStyle w:val="affffe"/>
          <w:rFonts w:hint="cs"/>
          <w:spacing w:val="-8"/>
          <w:rtl/>
        </w:rPr>
        <w:t>וכדת</w:t>
      </w:r>
      <w:r w:rsidRPr="00730169">
        <w:rPr>
          <w:rStyle w:val="affffe"/>
          <w:spacing w:val="-8"/>
          <w:rtl/>
        </w:rPr>
        <w:t>ר"</w:t>
      </w:r>
      <w:r w:rsidRPr="00730169">
        <w:rPr>
          <w:rStyle w:val="affffe"/>
          <w:rFonts w:hint="cs"/>
          <w:spacing w:val="-8"/>
          <w:rtl/>
        </w:rPr>
        <w:t>ח</w:t>
      </w:r>
    </w:p>
    <w:p w14:paraId="339A0109" w14:textId="77777777" w:rsidR="00426657" w:rsidRPr="009E720C" w:rsidRDefault="00426657" w:rsidP="00426657">
      <w:pPr>
        <w:rPr>
          <w:rStyle w:val="afffff0"/>
          <w:rtl/>
        </w:rPr>
      </w:pPr>
      <w:bookmarkStart w:id="298" w:name="_Toc119353083"/>
      <w:r w:rsidRPr="00C54C7E">
        <w:rPr>
          <w:rStyle w:val="afffe"/>
          <w:rFonts w:hint="cs"/>
          <w:rtl/>
        </w:rPr>
        <w:t>וחבלות</w:t>
      </w:r>
      <w:bookmarkEnd w:id="298"/>
      <w:r w:rsidRPr="00C35A2C">
        <w:rPr>
          <w:rFonts w:ascii="Fb Fontext" w:hAnsi="Fb Fontext" w:hint="cs"/>
          <w:rtl/>
        </w:rPr>
        <w:t xml:space="preserve"> היינו בפניה </w:t>
      </w:r>
      <w:r w:rsidRPr="009E720C">
        <w:rPr>
          <w:rStyle w:val="afffff0"/>
          <w:rFonts w:hint="cs"/>
          <w:rtl/>
        </w:rPr>
        <w:t>[ולא צער הגוף דלא זכי לאב]</w:t>
      </w:r>
    </w:p>
    <w:p w14:paraId="7EF5050A" w14:textId="133725B3" w:rsidR="00426657" w:rsidRPr="00C35A2C" w:rsidRDefault="00196136" w:rsidP="00196136">
      <w:pPr>
        <w:rPr>
          <w:rFonts w:ascii="Fb Fontext" w:hAnsi="Fb Fontext"/>
          <w:rtl/>
        </w:rPr>
      </w:pPr>
      <w:r>
        <w:rPr>
          <w:rStyle w:val="affffe"/>
          <w:rFonts w:hint="cs"/>
          <w:rtl/>
        </w:rPr>
        <w:t xml:space="preserve">והך דאמר מרב, </w:t>
      </w:r>
      <w:r w:rsidR="00426657" w:rsidRPr="00B566AA">
        <w:rPr>
          <w:rStyle w:val="affffe"/>
          <w:rtl/>
        </w:rPr>
        <w:t>א"ל א</w:t>
      </w:r>
      <w:r w:rsidR="00426657" w:rsidRPr="00B566AA">
        <w:rPr>
          <w:rStyle w:val="affffe"/>
          <w:rFonts w:hint="cs"/>
          <w:rtl/>
        </w:rPr>
        <w:t>ב</w:t>
      </w:r>
      <w:r w:rsidR="00426657" w:rsidRPr="00B566AA">
        <w:rPr>
          <w:rStyle w:val="affffe"/>
          <w:rtl/>
        </w:rPr>
        <w:t>"</w:t>
      </w:r>
      <w:r w:rsidR="00426657" w:rsidRPr="00B566AA">
        <w:rPr>
          <w:rStyle w:val="affffe"/>
          <w:rFonts w:hint="cs"/>
          <w:rtl/>
        </w:rPr>
        <w:t>פ</w:t>
      </w:r>
      <w:r w:rsidR="00426657" w:rsidRPr="00B566AA">
        <w:rPr>
          <w:rStyle w:val="affffe"/>
          <w:rtl/>
        </w:rPr>
        <w:t xml:space="preserve">: </w:t>
      </w:r>
      <w:r w:rsidR="00426657" w:rsidRPr="00C35A2C">
        <w:rPr>
          <w:rFonts w:ascii="Fb Fontext" w:hAnsi="Fb Fontext" w:hint="cs"/>
          <w:rtl/>
        </w:rPr>
        <w:t xml:space="preserve">אף </w:t>
      </w:r>
      <w:r w:rsidR="00426657" w:rsidRPr="00C35A2C">
        <w:rPr>
          <w:rFonts w:ascii="Fb Fontext" w:hAnsi="Fb Fontext"/>
          <w:rtl/>
        </w:rPr>
        <w:t xml:space="preserve">שקוד </w:t>
      </w:r>
      <w:r w:rsidR="00426657" w:rsidRPr="00B566AA">
        <w:rPr>
          <w:rStyle w:val="afffff0"/>
          <w:rFonts w:hint="cs"/>
          <w:rtl/>
        </w:rPr>
        <w:t>[שמואל]</w:t>
      </w:r>
      <w:r w:rsidR="00426657" w:rsidRPr="00B566AA">
        <w:rPr>
          <w:rStyle w:val="afffff0"/>
          <w:rtl/>
        </w:rPr>
        <w:t xml:space="preserve"> </w:t>
      </w:r>
      <w:r w:rsidR="00426657" w:rsidRPr="00C35A2C">
        <w:rPr>
          <w:rFonts w:ascii="Fb Fontext" w:hAnsi="Fb Fontext"/>
          <w:rtl/>
        </w:rPr>
        <w:t>אמרה.</w:t>
      </w:r>
    </w:p>
    <w:p w14:paraId="18CF5B67" w14:textId="77777777" w:rsidR="00426657" w:rsidRPr="00C35A2C" w:rsidRDefault="00426657" w:rsidP="00426657">
      <w:pPr>
        <w:rPr>
          <w:rFonts w:ascii="Fb Fontext" w:hAnsi="Fb Fontext"/>
          <w:rtl/>
        </w:rPr>
      </w:pPr>
      <w:r w:rsidRPr="006F6BBD">
        <w:rPr>
          <w:rStyle w:val="affffe"/>
          <w:rtl/>
        </w:rPr>
        <w:t>נהרדעי:</w:t>
      </w:r>
      <w:r w:rsidRPr="00C35A2C">
        <w:rPr>
          <w:rFonts w:ascii="Fb Fontext" w:hAnsi="Fb Fontext"/>
          <w:rtl/>
        </w:rPr>
        <w:t xml:space="preserve"> </w:t>
      </w:r>
      <w:r w:rsidRPr="00CA108A">
        <w:rPr>
          <w:rFonts w:ascii="Fb Fontext" w:hAnsi="Fb Fontext" w:cs="PFT_Frank"/>
          <w:b/>
          <w:bCs/>
          <w:szCs w:val="14"/>
          <w:rtl/>
        </w:rPr>
        <w:t>הלכתא</w:t>
      </w:r>
      <w:r>
        <w:rPr>
          <w:rFonts w:ascii="Fb Fontext" w:hAnsi="Fb Fontext"/>
          <w:rtl/>
        </w:rPr>
        <w:t xml:space="preserve"> </w:t>
      </w:r>
      <w:r>
        <w:rPr>
          <w:rStyle w:val="affffe"/>
          <w:rFonts w:ascii="Fb Fontext" w:hAnsi="Fb Fontext"/>
          <w:rtl/>
          <w:rPrChange w:id="9137" w:author="מנוע אמוראים" w:date="2026-10-05T16:41:40Z">
            <w:rPr>
              <w:rFonts w:ascii="Fb Fontext" w:hAnsi="Fb Fontext"/>
              <w:rtl/>
            </w:rPr>
          </w:rPrChange>
        </w:rPr>
        <w:t xml:space="preserve">כר</w:t>
      </w:r>
      <w:r>
        <w:rPr>
          <w:rStyle w:val="affffe"/>
          <w:rFonts w:ascii="Fb Fontext" w:hAnsi="Fb Fontext" w:hint="cs"/>
          <w:rtl/>
          <w:rPrChange w:id="9138" w:author="מנוע אמוראים" w:date="2026-10-05T16:41:40Z">
            <w:rPr>
              <w:rFonts w:ascii="Fb Fontext" w:hAnsi="Fb Fontext" w:hint="cs"/>
              <w:rtl/>
            </w:rPr>
          </w:rPrChange>
        </w:rPr>
        <w:t xml:space="preserve">"ש</w:t>
      </w:r>
      <w:r>
        <w:rPr>
          <w:rFonts w:ascii="Fb Fontext" w:hAnsi="Fb Fontext" w:hint="cs"/>
          <w:rtl/>
        </w:rPr>
        <w:t xml:space="preserve">, </w:t>
      </w:r>
      <w:r w:rsidRPr="00F208FB">
        <w:rPr>
          <w:rStyle w:val="affffe"/>
          <w:rtl/>
        </w:rPr>
        <w:t>ר</w:t>
      </w:r>
      <w:r>
        <w:rPr>
          <w:rStyle w:val="affffe"/>
          <w:rFonts w:hint="cs"/>
          <w:rtl/>
        </w:rPr>
        <w:t>"א</w:t>
      </w:r>
      <w:r w:rsidRPr="00C35A2C">
        <w:rPr>
          <w:rFonts w:ascii="Fb Fontext" w:hAnsi="Fb Fontext"/>
          <w:rtl/>
        </w:rPr>
        <w:t xml:space="preserve">: </w:t>
      </w:r>
      <w:r w:rsidRPr="00CA108A">
        <w:rPr>
          <w:rFonts w:ascii="Fb Fontext" w:hAnsi="Fb Fontext" w:cs="PFT_Frank"/>
          <w:b/>
          <w:bCs/>
          <w:szCs w:val="14"/>
          <w:rtl/>
        </w:rPr>
        <w:t>הלכתא</w:t>
      </w:r>
      <w:r w:rsidRPr="00C35A2C">
        <w:rPr>
          <w:rFonts w:ascii="Fb Fontext" w:hAnsi="Fb Fontext"/>
          <w:rtl/>
        </w:rPr>
        <w:t xml:space="preserve"> כרב.</w:t>
      </w:r>
      <w:r>
        <w:rPr>
          <w:rFonts w:ascii="Fb Fontext" w:hAnsi="Fb Fontext" w:hint="cs"/>
          <w:rtl/>
        </w:rPr>
        <w:t xml:space="preserve"> </w:t>
      </w:r>
      <w:r w:rsidRPr="00196136">
        <w:rPr>
          <w:rStyle w:val="affffc"/>
          <w:rtl/>
        </w:rPr>
        <w:t>והלכתא כרב</w:t>
      </w:r>
      <w:r w:rsidRPr="00C35A2C">
        <w:rPr>
          <w:rFonts w:ascii="Fb Fontext" w:hAnsi="Fb Fontext"/>
          <w:rtl/>
        </w:rPr>
        <w:t>.</w:t>
      </w:r>
    </w:p>
    <w:p w14:paraId="6AE4519C" w14:textId="77777777" w:rsidR="008974CC" w:rsidRPr="00F97732" w:rsidRDefault="008974CC" w:rsidP="008974CC">
      <w:pPr>
        <w:pStyle w:val="aff9"/>
        <w:rPr>
          <w:rtl/>
        </w:rPr>
      </w:pPr>
      <w:r w:rsidRPr="003156E1">
        <w:rPr>
          <w:rFonts w:hint="cs"/>
          <w:rtl/>
        </w:rPr>
        <w:t>׹</w:t>
      </w:r>
    </w:p>
    <w:p w14:paraId="19BB557C" w14:textId="77777777" w:rsidR="00426657" w:rsidRPr="00C35A2C" w:rsidRDefault="00426657" w:rsidP="00E26091">
      <w:pPr>
        <w:pStyle w:val="afff"/>
        <w:framePr w:wrap="around"/>
        <w:rPr>
          <w:rtl/>
        </w:rPr>
      </w:pPr>
      <w:bookmarkStart w:id="299" w:name="_Toc119353084"/>
      <w:r w:rsidRPr="00C35A2C">
        <w:rPr>
          <w:rFonts w:hint="cs"/>
          <w:rtl/>
        </w:rPr>
        <w:lastRenderedPageBreak/>
        <w:t>מג:</w:t>
      </w:r>
      <w:bookmarkEnd w:id="299"/>
    </w:p>
    <w:p>
      <w:pPr>
        <w:pStyle w:val="MishnaBatzad"/>
        <w:rPr>
          <w:ins w:id="20414" w:author="קלוד" w:date="2026-10-06T10:09:07Z"/>
        </w:rPr>
      </w:pPr>
      <w:ins w:id="20413" w:author="קלוד" w:date="2026-10-06T10:09:07Z">
        <w:r>
          <w:t xml:space="preserve">משנה ב</w:t>
        </w:r>
      </w:ins>
    </w:p>
    <w:p w14:paraId="42CB2C5F" w14:textId="77777777" w:rsidR="00426657" w:rsidRPr="00C35A2C" w:rsidRDefault="00426657" w:rsidP="00426657">
      <w:pPr>
        <w:pStyle w:val="afff5"/>
        <w:rPr>
          <w:b/>
          <w:rtl/>
        </w:rPr>
      </w:pPr>
      <w:bookmarkStart w:id="300" w:name="_Toc119353085"/>
      <w:r w:rsidRPr="00196136">
        <w:rPr>
          <w:rStyle w:val="afffff5"/>
          <w:rtl/>
        </w:rPr>
        <w:t>המארס את בתו וגרשה, אירסה ונתארמלה</w:t>
      </w:r>
      <w:bookmarkEnd w:id="300"/>
      <w:r w:rsidRPr="00C35A2C">
        <w:rPr>
          <w:b/>
          <w:rtl/>
        </w:rPr>
        <w:t xml:space="preserve"> - כתובתה שלו.</w:t>
      </w:r>
    </w:p>
    <w:p w14:paraId="07720671" w14:textId="77777777" w:rsidR="00426657" w:rsidRPr="00C35A2C" w:rsidRDefault="00426657" w:rsidP="00426657">
      <w:pPr>
        <w:pStyle w:val="afff5"/>
        <w:rPr>
          <w:b/>
          <w:rtl/>
        </w:rPr>
      </w:pPr>
      <w:r>
        <w:rPr>
          <w:rFonts w:hint="cs"/>
          <w:b/>
          <w:rtl/>
        </w:rPr>
        <w:t xml:space="preserve"> </w:t>
      </w:r>
      <w:r>
        <w:rPr>
          <w:b/>
          <w:rtl/>
        </w:rPr>
        <w:tab/>
      </w:r>
      <w:r>
        <w:rPr>
          <w:b/>
          <w:rtl/>
        </w:rPr>
        <w:tab/>
      </w:r>
      <w:r>
        <w:rPr>
          <w:b/>
          <w:rtl/>
        </w:rPr>
        <w:tab/>
      </w:r>
      <w:r>
        <w:rPr>
          <w:b/>
          <w:rtl/>
        </w:rPr>
        <w:tab/>
      </w:r>
      <w:r w:rsidRPr="00C35A2C">
        <w:rPr>
          <w:b/>
          <w:rtl/>
        </w:rPr>
        <w:t>השיאה וגרשה, השיאה ונתארמלה כתובתה שלה.</w:t>
      </w:r>
    </w:p>
    <w:p w14:paraId="3C6DCCEE" w14:textId="77777777" w:rsidR="00426657" w:rsidRPr="00C35A2C" w:rsidRDefault="00426657" w:rsidP="00426657">
      <w:pPr>
        <w:pStyle w:val="afff5"/>
        <w:rPr>
          <w:b/>
          <w:rtl/>
        </w:rPr>
      </w:pPr>
      <w:r w:rsidRPr="008A764C">
        <w:rPr>
          <w:rStyle w:val="TanaimMishna"/>
          <w:rtl/>
          <w:rPrChange w:id="20086" w:author="קלוד" w:date="2026-10-06T10:09:07Z">
            <w:rPr>
              <w:rStyle w:val="affffe"/>
              <w:rtl/>
            </w:rPr>
          </w:rPrChange>
        </w:rPr>
        <w:t>ר</w:t>
      </w:r>
      <w:r w:rsidRPr="008A764C">
        <w:rPr>
          <w:rStyle w:val="TanaimMishna"/>
          <w:rFonts w:hint="cs"/>
          <w:rtl/>
          <w:rPrChange w:id="20087" w:author="קלוד" w:date="2026-10-06T10:09:07Z">
            <w:rPr>
              <w:rStyle w:val="affffe"/>
              <w:rFonts w:hint="cs"/>
              <w:rtl/>
            </w:rPr>
          </w:rPrChange>
        </w:rPr>
        <w:t>"י</w:t>
      </w:r>
      <w:r w:rsidRPr="008A764C">
        <w:rPr>
          <w:rStyle w:val="TanaimMishna"/>
          <w:rtl/>
          <w:rPrChange w:id="20088" w:author="קלוד" w:date="2026-10-06T10:09:07Z">
            <w:rPr>
              <w:rStyle w:val="affffe"/>
              <w:rtl/>
            </w:rPr>
          </w:rPrChange>
        </w:rPr>
        <w:t>:</w:t>
      </w:r>
      <w:r w:rsidRPr="00C35A2C">
        <w:rPr>
          <w:b/>
          <w:rtl/>
        </w:rPr>
        <w:t xml:space="preserve"> הראשונה של אב, </w:t>
      </w:r>
      <w:r w:rsidRPr="008A764C">
        <w:rPr>
          <w:rStyle w:val="TanaimMishna"/>
          <w:rtl/>
          <w:rPrChange w:id="20089" w:author="קלוד" w:date="2026-10-06T10:09:07Z">
            <w:rPr>
              <w:rStyle w:val="affffe"/>
              <w:rtl/>
            </w:rPr>
          </w:rPrChange>
        </w:rPr>
        <w:t>אמרו לו:</w:t>
      </w:r>
      <w:r w:rsidRPr="00C35A2C">
        <w:rPr>
          <w:b/>
          <w:rtl/>
        </w:rPr>
        <w:t xml:space="preserve"> </w:t>
      </w:r>
      <w:r w:rsidRPr="00C35A2C">
        <w:rPr>
          <w:rFonts w:hint="cs"/>
          <w:b/>
          <w:rtl/>
        </w:rPr>
        <w:t>אם</w:t>
      </w:r>
      <w:r w:rsidRPr="00C35A2C">
        <w:rPr>
          <w:b/>
          <w:rtl/>
        </w:rPr>
        <w:t xml:space="preserve"> משהשיאה אין לאביה רשות בה.</w:t>
      </w:r>
    </w:p>
    <w:p w14:paraId="5B5BA2EC" w14:textId="28D1EA2C" w:rsidR="00426657" w:rsidRPr="00CC72E9" w:rsidRDefault="00426657" w:rsidP="00426657">
      <w:pPr>
        <w:rPr>
          <w:rFonts w:ascii="Fb Fontext" w:hAnsi="Fb Fontext"/>
          <w:spacing w:val="-6"/>
          <w:rtl/>
        </w:rPr>
      </w:pPr>
      <w:r w:rsidRPr="00CC72E9">
        <w:rPr>
          <w:rFonts w:ascii="Fb Fontext" w:hAnsi="Fb Fontext"/>
          <w:spacing w:val="-6"/>
          <w:sz w:val="32"/>
          <w:rtl/>
        </w:rPr>
        <w:t>טע</w:t>
      </w:r>
      <w:r w:rsidR="009B0010" w:rsidRPr="00CC72E9">
        <w:rPr>
          <w:rFonts w:ascii="Fb Fontext" w:hAnsi="Fb Fontext" w:hint="cs"/>
          <w:spacing w:val="-6"/>
          <w:sz w:val="32"/>
          <w:rtl/>
        </w:rPr>
        <w:t>ם</w:t>
      </w:r>
      <w:r w:rsidRPr="00CC72E9">
        <w:rPr>
          <w:rFonts w:ascii="Fb Fontext" w:hAnsi="Fb Fontext"/>
          <w:spacing w:val="-6"/>
          <w:sz w:val="32"/>
          <w:rtl/>
        </w:rPr>
        <w:t xml:space="preserve"> דהשיאה וגרשה, השיאה ונתארמלה, אבל </w:t>
      </w:r>
      <w:r w:rsidRPr="00196136">
        <w:rPr>
          <w:rStyle w:val="affffc"/>
          <w:rtl/>
        </w:rPr>
        <w:t xml:space="preserve">נתארמלה </w:t>
      </w:r>
      <w:r w:rsidRPr="00196136">
        <w:rPr>
          <w:rStyle w:val="affffc"/>
          <w:rFonts w:hint="cs"/>
          <w:rtl/>
        </w:rPr>
        <w:t>פעמיים</w:t>
      </w:r>
      <w:r w:rsidRPr="00CC72E9">
        <w:rPr>
          <w:rFonts w:ascii="Fb Fontext" w:hAnsi="Fb Fontext"/>
          <w:spacing w:val="-6"/>
          <w:sz w:val="32"/>
          <w:rtl/>
        </w:rPr>
        <w:t xml:space="preserve">- </w:t>
      </w:r>
      <w:r w:rsidRPr="00CC72E9">
        <w:rPr>
          <w:rFonts w:ascii="Fb Fontext" w:hAnsi="Fb Fontext" w:hint="cs"/>
          <w:spacing w:val="-6"/>
          <w:sz w:val="32"/>
          <w:rtl/>
        </w:rPr>
        <w:t>שוב אין ראויה לינשא</w:t>
      </w:r>
      <w:r w:rsidRPr="00CC72E9">
        <w:rPr>
          <w:rFonts w:ascii="Fb Fontext" w:hAnsi="Fb Fontext"/>
          <w:spacing w:val="-6"/>
          <w:sz w:val="32"/>
          <w:rtl/>
        </w:rPr>
        <w:t xml:space="preserve">, </w:t>
      </w:r>
      <w:r w:rsidRPr="00CC72E9">
        <w:rPr>
          <w:rStyle w:val="affffe"/>
          <w:rFonts w:hint="cs"/>
          <w:spacing w:val="-6"/>
          <w:rtl/>
        </w:rPr>
        <w:t xml:space="preserve">וסתם התנא כרבי </w:t>
      </w:r>
      <w:r w:rsidRPr="00CC72E9">
        <w:rPr>
          <w:rFonts w:ascii="Fb Fontext" w:hAnsi="Fb Fontext" w:hint="cs"/>
          <w:spacing w:val="-6"/>
          <w:sz w:val="32"/>
          <w:rtl/>
        </w:rPr>
        <w:t>שבפעמיים הוי חזקה</w:t>
      </w:r>
      <w:r w:rsidRPr="00CC72E9">
        <w:rPr>
          <w:rFonts w:ascii="Fb Fontext" w:hAnsi="Fb Fontext"/>
          <w:spacing w:val="-6"/>
          <w:sz w:val="32"/>
          <w:rtl/>
        </w:rPr>
        <w:t>.</w:t>
      </w:r>
    </w:p>
    <w:p w14:paraId="6431BC81" w14:textId="50DA3FD2" w:rsidR="00426657" w:rsidRPr="00C54C7E" w:rsidRDefault="00426657" w:rsidP="00426657">
      <w:pPr>
        <w:pStyle w:val="afffd"/>
        <w:rPr>
          <w:rtl/>
        </w:rPr>
      </w:pPr>
      <w:ins w:id="9860" w:author="מספור קטעי משנה" w:date="2026-10-06T06:45:30Z">
        <w:r>
          <w:rPr>
            <w:rStyle w:val="MisparKeta"/>
          </w:rPr>
          <w:t xml:space="preserve">ג. </w:t>
        </w:r>
      </w:ins>
      <w:bookmarkStart w:id="301" w:name="_Toc119353086"/>
      <w:r>
        <w:rPr>
          <w:rFonts w:hint="cs"/>
          <w:rtl/>
        </w:rPr>
        <w:t>ר</w:t>
      </w:r>
      <w:r w:rsidR="002B7BCC">
        <w:rPr>
          <w:rtl/>
        </w:rPr>
        <w:t>"</w:t>
      </w:r>
      <w:r>
        <w:rPr>
          <w:rFonts w:hint="cs"/>
          <w:rtl/>
        </w:rPr>
        <w:t>י</w:t>
      </w:r>
      <w:r w:rsidRPr="00C54C7E">
        <w:rPr>
          <w:rtl/>
        </w:rPr>
        <w:t>: הראשונה של אב.</w:t>
      </w:r>
      <w:r w:rsidR="00196136">
        <w:rPr>
          <w:rFonts w:hint="cs"/>
          <w:rtl/>
        </w:rPr>
        <w:t xml:space="preserve"> [ב']</w:t>
      </w:r>
      <w:bookmarkEnd w:id="301"/>
    </w:p>
    <w:p w14:paraId="63197C33" w14:textId="77777777" w:rsidR="00426657" w:rsidRPr="00C35A2C" w:rsidRDefault="00426657" w:rsidP="00426657">
      <w:pPr>
        <w:rPr>
          <w:rFonts w:ascii="Fb Fontext" w:hAnsi="Fb Fontext" w:cs="Guttman Vilna"/>
          <w:b/>
          <w:bCs/>
          <w:sz w:val="32"/>
          <w:rtl/>
        </w:rPr>
      </w:pPr>
      <w:r w:rsidRPr="00DE4EF9">
        <w:rPr>
          <w:rStyle w:val="affffe"/>
          <w:rFonts w:hint="cs"/>
          <w:rtl/>
        </w:rPr>
        <w:t>טעם ר</w:t>
      </w:r>
      <w:r w:rsidRPr="00DE4EF9">
        <w:rPr>
          <w:rStyle w:val="affffe"/>
          <w:rtl/>
        </w:rPr>
        <w:t>"</w:t>
      </w:r>
      <w:r w:rsidRPr="00DE4EF9">
        <w:rPr>
          <w:rStyle w:val="affffe"/>
          <w:rFonts w:hint="cs"/>
          <w:rtl/>
        </w:rPr>
        <w:t xml:space="preserve">י: </w:t>
      </w:r>
      <w:r w:rsidRPr="00DE4EF9">
        <w:rPr>
          <w:rStyle w:val="affffe"/>
          <w:rtl/>
        </w:rPr>
        <w:t>רבה ורב יוסף</w:t>
      </w:r>
      <w:r w:rsidRPr="00C35A2C">
        <w:rPr>
          <w:rFonts w:ascii="Fb Fontext" w:hAnsi="Fb Fontext"/>
          <w:sz w:val="32"/>
          <w:rtl/>
        </w:rPr>
        <w:t xml:space="preserve">: </w:t>
      </w:r>
      <w:r>
        <w:rPr>
          <w:rFonts w:ascii="Fb Fontext" w:hAnsi="Fb Fontext" w:hint="cs"/>
          <w:sz w:val="32"/>
          <w:rtl/>
        </w:rPr>
        <w:t>ש</w:t>
      </w:r>
      <w:r w:rsidRPr="00C35A2C">
        <w:rPr>
          <w:rFonts w:ascii="Fb Fontext" w:hAnsi="Fb Fontext"/>
          <w:sz w:val="32"/>
          <w:rtl/>
        </w:rPr>
        <w:t>משעת אירוסין זכה בהן האב.</w:t>
      </w:r>
    </w:p>
    <w:p w14:paraId="045EDC7D" w14:textId="24F21B5E" w:rsidR="00E268F4" w:rsidRDefault="00426657" w:rsidP="00426657">
      <w:pPr>
        <w:rPr>
          <w:rFonts w:ascii="Fb Fontext" w:hAnsi="Fb Fontext" w:cs="Guttman Vilna"/>
          <w:b/>
          <w:bCs/>
          <w:sz w:val="32"/>
          <w:rtl/>
        </w:rPr>
      </w:pPr>
      <w:r w:rsidRPr="00DE4EF9">
        <w:rPr>
          <w:rStyle w:val="affffe"/>
          <w:rtl/>
        </w:rPr>
        <w:t>מתיב רבא</w:t>
      </w:r>
      <w:r w:rsidRPr="00C35A2C">
        <w:rPr>
          <w:rFonts w:ascii="Fb Fontext" w:hAnsi="Fb Fontext"/>
          <w:sz w:val="32"/>
          <w:rtl/>
        </w:rPr>
        <w:t xml:space="preserve"> </w:t>
      </w:r>
      <w:r w:rsidRPr="00196136">
        <w:rPr>
          <w:rStyle w:val="affffe"/>
          <w:rFonts w:hint="cs"/>
          <w:rtl/>
        </w:rPr>
        <w:t>דר</w:t>
      </w:r>
      <w:r w:rsidR="002B7BCC" w:rsidRPr="00196136">
        <w:rPr>
          <w:rStyle w:val="affffe"/>
          <w:rtl/>
        </w:rPr>
        <w:t>"</w:t>
      </w:r>
      <w:r w:rsidRPr="00196136">
        <w:rPr>
          <w:rStyle w:val="affffe"/>
          <w:rFonts w:hint="cs"/>
          <w:rtl/>
        </w:rPr>
        <w:t>י אומר</w:t>
      </w:r>
      <w:r w:rsidRPr="00196136">
        <w:rPr>
          <w:rStyle w:val="affffe"/>
          <w:rtl/>
        </w:rPr>
        <w:t>:</w:t>
      </w:r>
      <w:r w:rsidRPr="00C35A2C">
        <w:rPr>
          <w:rFonts w:ascii="Fb Fontext" w:hAnsi="Fb Fontext"/>
          <w:sz w:val="32"/>
          <w:rtl/>
        </w:rPr>
        <w:t xml:space="preserve"> הראשונה של אב, ומודה במארס בתו </w:t>
      </w:r>
      <w:r>
        <w:rPr>
          <w:rFonts w:ascii="Fb Fontext" w:hAnsi="Fb Fontext" w:hint="cs"/>
          <w:sz w:val="32"/>
          <w:rtl/>
        </w:rPr>
        <w:t>ק</w:t>
      </w:r>
      <w:r w:rsidRPr="00C35A2C">
        <w:rPr>
          <w:rFonts w:ascii="Fb Fontext" w:hAnsi="Fb Fontext"/>
          <w:sz w:val="32"/>
          <w:rtl/>
        </w:rPr>
        <w:t>טנה ובגרה ואח"כ נשאת, שאין לאביה רשות בה.</w:t>
      </w:r>
      <w:r w:rsidRPr="00DE4EF9">
        <w:rPr>
          <w:rStyle w:val="afffff0"/>
          <w:rFonts w:hint="cs"/>
          <w:rtl/>
        </w:rPr>
        <w:t xml:space="preserve"> שגם שם נאמר שמשעת האירוסין זכה האב</w:t>
      </w:r>
      <w:r w:rsidR="00E268F4">
        <w:rPr>
          <w:rFonts w:ascii="Fb Fontext" w:hAnsi="Fb Fontext" w:cs="Guttman Vilna" w:hint="cs"/>
          <w:b/>
          <w:bCs/>
          <w:sz w:val="32"/>
          <w:rtl/>
        </w:rPr>
        <w:t>,</w:t>
      </w:r>
    </w:p>
    <w:p w14:paraId="22390E04" w14:textId="33029019" w:rsidR="00426657" w:rsidRDefault="00426657" w:rsidP="00426657">
      <w:pPr>
        <w:rPr>
          <w:rFonts w:ascii="Fb Fontext" w:hAnsi="Fb Fontext"/>
          <w:sz w:val="32"/>
          <w:rtl/>
        </w:rPr>
      </w:pPr>
      <w:r w:rsidRPr="00DE4EF9">
        <w:rPr>
          <w:rStyle w:val="affffe"/>
          <w:rFonts w:hint="cs"/>
          <w:rtl/>
        </w:rPr>
        <w:t>טעם ר</w:t>
      </w:r>
      <w:r w:rsidRPr="00DE4EF9">
        <w:rPr>
          <w:rStyle w:val="affffe"/>
          <w:rtl/>
        </w:rPr>
        <w:t>"</w:t>
      </w:r>
      <w:r w:rsidRPr="00DE4EF9">
        <w:rPr>
          <w:rStyle w:val="affffe"/>
          <w:rFonts w:hint="cs"/>
          <w:rtl/>
        </w:rPr>
        <w:t>י</w:t>
      </w:r>
      <w:r>
        <w:rPr>
          <w:rStyle w:val="affffe"/>
          <w:rFonts w:hint="cs"/>
          <w:rtl/>
        </w:rPr>
        <w:t>:</w:t>
      </w:r>
      <w:r w:rsidRPr="00DE4EF9">
        <w:rPr>
          <w:rStyle w:val="affffe"/>
          <w:rFonts w:hint="cs"/>
          <w:rtl/>
        </w:rPr>
        <w:t xml:space="preserve"> </w:t>
      </w:r>
      <w:r w:rsidRPr="00DE4EF9">
        <w:rPr>
          <w:rStyle w:val="affffe"/>
          <w:rtl/>
        </w:rPr>
        <w:t>רבה ורב יוסף</w:t>
      </w:r>
      <w:r w:rsidRPr="00C35A2C">
        <w:rPr>
          <w:rFonts w:ascii="Fb Fontext" w:hAnsi="Fb Fontext"/>
          <w:sz w:val="32"/>
          <w:rtl/>
        </w:rPr>
        <w:t>: הואיל וברשותו נכתבין.</w:t>
      </w:r>
    </w:p>
    <w:p w14:paraId="5D90BB08" w14:textId="77777777" w:rsidR="00426657" w:rsidRPr="00730169" w:rsidRDefault="00426657" w:rsidP="00426657">
      <w:pPr>
        <w:rPr>
          <w:rFonts w:ascii="Fb Fontext" w:hAnsi="Fb Fontext" w:cs="Guttman Vilna"/>
          <w:b/>
          <w:bCs/>
          <w:spacing w:val="-2"/>
          <w:sz w:val="32"/>
          <w:rtl/>
        </w:rPr>
      </w:pPr>
      <w:bookmarkStart w:id="302" w:name="_Toc119353087"/>
      <w:r w:rsidRPr="00CC72E9">
        <w:rPr>
          <w:rStyle w:val="affffc"/>
          <w:rFonts w:hint="cs"/>
          <w:rtl/>
        </w:rPr>
        <w:t>ממתי גובה</w:t>
      </w:r>
      <w:bookmarkEnd w:id="302"/>
      <w:r w:rsidRPr="00730169">
        <w:rPr>
          <w:rFonts w:ascii="Fb Fontext" w:hAnsi="Fb Fontext" w:hint="cs"/>
          <w:spacing w:val="-2"/>
          <w:sz w:val="32"/>
          <w:rtl/>
        </w:rPr>
        <w:t xml:space="preserve"> </w:t>
      </w:r>
      <w:r w:rsidRPr="00730169">
        <w:rPr>
          <w:rStyle w:val="affffe"/>
          <w:rFonts w:hint="cs"/>
          <w:rtl/>
        </w:rPr>
        <w:t>ר</w:t>
      </w:r>
      <w:r w:rsidRPr="00730169">
        <w:rPr>
          <w:rStyle w:val="affffe"/>
          <w:rtl/>
        </w:rPr>
        <w:t>"</w:t>
      </w:r>
      <w:r w:rsidRPr="00730169">
        <w:rPr>
          <w:rStyle w:val="affffe"/>
          <w:rFonts w:hint="cs"/>
          <w:rtl/>
        </w:rPr>
        <w:t>ה</w:t>
      </w:r>
      <w:r w:rsidRPr="00730169">
        <w:rPr>
          <w:rStyle w:val="affffe"/>
          <w:rtl/>
        </w:rPr>
        <w:t>:</w:t>
      </w:r>
      <w:r w:rsidRPr="00730169">
        <w:rPr>
          <w:rFonts w:ascii="Fb Fontext" w:hAnsi="Fb Fontext"/>
          <w:spacing w:val="-2"/>
          <w:sz w:val="32"/>
          <w:rtl/>
        </w:rPr>
        <w:t xml:space="preserve"> מנה מאתים מן האירוסין, ותוספת מן הנשואין.</w:t>
      </w:r>
    </w:p>
    <w:p w14:paraId="1463F7C8" w14:textId="5FE6E629" w:rsidR="00426657" w:rsidRPr="00C35A2C" w:rsidRDefault="00426657" w:rsidP="00CC72E9">
      <w:pPr>
        <w:ind w:left="623" w:firstLine="0"/>
        <w:rPr>
          <w:rFonts w:ascii="Fb Fontext" w:hAnsi="Fb Fontext" w:cs="Guttman Vilna"/>
          <w:b/>
          <w:bCs/>
          <w:rtl/>
        </w:rPr>
      </w:pPr>
      <w:r w:rsidRPr="00DE4EF9">
        <w:rPr>
          <w:rStyle w:val="affffe"/>
          <w:rtl/>
        </w:rPr>
        <w:t>ור"</w:t>
      </w:r>
      <w:r w:rsidRPr="00DE4EF9">
        <w:rPr>
          <w:rStyle w:val="affffe"/>
          <w:rFonts w:hint="cs"/>
          <w:rtl/>
        </w:rPr>
        <w:t>א</w:t>
      </w:r>
      <w:r w:rsidRPr="00DE4EF9">
        <w:rPr>
          <w:rStyle w:val="affffe"/>
          <w:rtl/>
        </w:rPr>
        <w:t xml:space="preserve">: </w:t>
      </w:r>
      <w:r w:rsidRPr="00C35A2C">
        <w:rPr>
          <w:rFonts w:ascii="Fb Fontext" w:hAnsi="Fb Fontext"/>
          <w:rtl/>
        </w:rPr>
        <w:t>אחד זה ואחד זה מן הנשואין.</w:t>
      </w:r>
    </w:p>
    <w:p w14:paraId="5A255DEA" w14:textId="77777777" w:rsidR="00426657" w:rsidRDefault="00426657" w:rsidP="00426657">
      <w:pPr>
        <w:rPr>
          <w:rFonts w:ascii="Fb Fontext" w:hAnsi="Fb Fontext"/>
          <w:sz w:val="32"/>
          <w:rtl/>
        </w:rPr>
      </w:pPr>
      <w:r w:rsidRPr="00DE4EF9">
        <w:rPr>
          <w:rStyle w:val="affffe"/>
          <w:rtl/>
        </w:rPr>
        <w:t xml:space="preserve">• </w:t>
      </w:r>
      <w:r w:rsidRPr="00DE4EF9">
        <w:rPr>
          <w:rStyle w:val="affffe"/>
          <w:rFonts w:hint="cs"/>
          <w:rtl/>
        </w:rPr>
        <w:t>והא דאמרי'</w:t>
      </w:r>
      <w:r w:rsidRPr="00DE4EF9">
        <w:rPr>
          <w:rStyle w:val="affffe"/>
          <w:rtl/>
        </w:rPr>
        <w:t xml:space="preserve">: </w:t>
      </w:r>
      <w:r w:rsidRPr="00C35A2C">
        <w:rPr>
          <w:rFonts w:ascii="Fb Fontext" w:hAnsi="Fb Fontext"/>
          <w:sz w:val="32"/>
          <w:rtl/>
        </w:rPr>
        <w:t xml:space="preserve">הוציאה עליו שתי כתובות, מאתים </w:t>
      </w:r>
      <w:r>
        <w:rPr>
          <w:rFonts w:ascii="Fb Fontext" w:hAnsi="Fb Fontext" w:hint="cs"/>
          <w:sz w:val="32"/>
          <w:rtl/>
        </w:rPr>
        <w:t>ו</w:t>
      </w:r>
      <w:r w:rsidRPr="00C35A2C">
        <w:rPr>
          <w:rFonts w:ascii="Fb Fontext" w:hAnsi="Fb Fontext"/>
          <w:sz w:val="32"/>
          <w:rtl/>
        </w:rPr>
        <w:t>שלש מאות,</w:t>
      </w:r>
    </w:p>
    <w:p w14:paraId="6690C4EE" w14:textId="77777777" w:rsidR="00426657" w:rsidRPr="00072D8E" w:rsidRDefault="00426657" w:rsidP="00426657">
      <w:pPr>
        <w:rPr>
          <w:rStyle w:val="afffff0"/>
          <w:rtl/>
        </w:rPr>
      </w:pPr>
      <w:r w:rsidRPr="00DE4EF9">
        <w:rPr>
          <w:rStyle w:val="affffe"/>
          <w:rFonts w:hint="cs"/>
          <w:rtl/>
        </w:rPr>
        <w:t>דלר</w:t>
      </w:r>
      <w:r w:rsidRPr="00DE4EF9">
        <w:rPr>
          <w:rStyle w:val="affffe"/>
          <w:rtl/>
        </w:rPr>
        <w:t>"</w:t>
      </w:r>
      <w:r w:rsidRPr="00DE4EF9">
        <w:rPr>
          <w:rStyle w:val="affffe"/>
          <w:rFonts w:hint="cs"/>
          <w:rtl/>
        </w:rPr>
        <w:t>ה</w:t>
      </w:r>
      <w:r w:rsidRPr="00DE4EF9">
        <w:rPr>
          <w:rStyle w:val="affffe"/>
          <w:rtl/>
        </w:rPr>
        <w:t xml:space="preserve">: </w:t>
      </w:r>
      <w:r>
        <w:rPr>
          <w:rStyle w:val="affffe"/>
          <w:rFonts w:hint="cs"/>
          <w:rtl/>
        </w:rPr>
        <w:t xml:space="preserve">גובה </w:t>
      </w:r>
      <w:r w:rsidRPr="00C35A2C">
        <w:rPr>
          <w:rFonts w:ascii="Fb Fontext" w:hAnsi="Fb Fontext" w:hint="cs"/>
          <w:rtl/>
        </w:rPr>
        <w:t xml:space="preserve">מאתיים מזמן ראשון או </w:t>
      </w:r>
      <w:r>
        <w:rPr>
          <w:rFonts w:ascii="Fb Fontext" w:hAnsi="Fb Fontext" w:hint="cs"/>
          <w:rtl/>
        </w:rPr>
        <w:t>שלש</w:t>
      </w:r>
      <w:r w:rsidRPr="00C35A2C">
        <w:rPr>
          <w:rFonts w:ascii="Fb Fontext" w:hAnsi="Fb Fontext" w:hint="cs"/>
          <w:rtl/>
        </w:rPr>
        <w:t xml:space="preserve"> מאות מזמן שני </w:t>
      </w:r>
      <w:r w:rsidRPr="00072D8E">
        <w:rPr>
          <w:rStyle w:val="afffff0"/>
          <w:rFonts w:hint="cs"/>
          <w:rtl/>
        </w:rPr>
        <w:t xml:space="preserve">[דלא </w:t>
      </w:r>
      <w:r w:rsidRPr="00730169">
        <w:rPr>
          <w:rStyle w:val="afffff0"/>
          <w:rFonts w:hint="cs"/>
          <w:spacing w:val="-6"/>
          <w:rtl/>
        </w:rPr>
        <w:t>טרפה מלקוחות]</w:t>
      </w:r>
      <w:r w:rsidRPr="00730169">
        <w:rPr>
          <w:rFonts w:ascii="Fb Fontext" w:hAnsi="Fb Fontext" w:hint="cs"/>
          <w:spacing w:val="-6"/>
          <w:rtl/>
        </w:rPr>
        <w:t xml:space="preserve"> </w:t>
      </w:r>
      <w:r w:rsidRPr="00730169">
        <w:rPr>
          <w:rStyle w:val="afffff0"/>
          <w:rFonts w:hint="cs"/>
          <w:spacing w:val="-6"/>
          <w:rtl/>
        </w:rPr>
        <w:t>ולא אמרי' דגובה מאתיים מזמן ראשון וגם מאה מזמן שני [תוספת]</w:t>
      </w:r>
    </w:p>
    <w:p w14:paraId="5ADFC004" w14:textId="53444825" w:rsidR="00426657" w:rsidRDefault="00426657" w:rsidP="00426657">
      <w:pPr>
        <w:rPr>
          <w:rFonts w:ascii="Fb Fontext" w:hAnsi="Fb Fontext"/>
          <w:rtl/>
        </w:rPr>
      </w:pPr>
      <w:r w:rsidRPr="00CC72E9">
        <w:rPr>
          <w:rStyle w:val="affffe"/>
          <w:rFonts w:hint="cs"/>
          <w:rtl/>
        </w:rPr>
        <w:t xml:space="preserve">שם מיירי </w:t>
      </w:r>
      <w:r w:rsidRPr="00C35A2C">
        <w:rPr>
          <w:rFonts w:ascii="Fb Fontext" w:hAnsi="Fb Fontext" w:hint="cs"/>
          <w:rtl/>
        </w:rPr>
        <w:t>כתב לה מזמן ראשון מאתיים או מזמן שני שלש מאות</w:t>
      </w:r>
      <w:r w:rsidR="007B78FF">
        <w:rPr>
          <w:rFonts w:ascii="Fb Fontext" w:hAnsi="Fb Fontext" w:hint="cs"/>
          <w:rtl/>
        </w:rPr>
        <w:t>,</w:t>
      </w:r>
    </w:p>
    <w:p w14:paraId="54D64653" w14:textId="0EBA47E6" w:rsidR="00426657" w:rsidRPr="00C35A2C" w:rsidRDefault="00196136" w:rsidP="00196136">
      <w:pPr>
        <w:pStyle w:val="afffff"/>
        <w:ind w:left="340"/>
        <w:rPr>
          <w:rtl/>
        </w:rPr>
      </w:pPr>
      <w:r>
        <w:rPr>
          <w:rFonts w:hint="cs"/>
          <w:rtl/>
        </w:rPr>
        <w:t xml:space="preserve">   </w:t>
      </w:r>
      <w:r w:rsidR="00426657" w:rsidRPr="00C35A2C">
        <w:rPr>
          <w:rFonts w:hint="cs"/>
          <w:rtl/>
        </w:rPr>
        <w:t>[ולא כתב ואוספית מאה אות תלת מאה אמאתיים דאל</w:t>
      </w:r>
      <w:r w:rsidR="00426657" w:rsidRPr="00C35A2C">
        <w:rPr>
          <w:rtl/>
        </w:rPr>
        <w:t>"</w:t>
      </w:r>
      <w:r w:rsidR="00426657" w:rsidRPr="00C35A2C">
        <w:rPr>
          <w:rFonts w:hint="cs"/>
          <w:rtl/>
        </w:rPr>
        <w:t>ה תגבה ת</w:t>
      </w:r>
      <w:r w:rsidR="00426657" w:rsidRPr="00C35A2C">
        <w:rPr>
          <w:rtl/>
        </w:rPr>
        <w:t>"</w:t>
      </w:r>
      <w:r w:rsidR="00426657" w:rsidRPr="00C35A2C">
        <w:rPr>
          <w:rFonts w:hint="cs"/>
          <w:rtl/>
        </w:rPr>
        <w:t>ק]</w:t>
      </w:r>
    </w:p>
    <w:p w14:paraId="3BB341FD" w14:textId="72284864" w:rsidR="00426657" w:rsidRDefault="00426657" w:rsidP="00CC72E9">
      <w:pPr>
        <w:rPr>
          <w:rtl/>
        </w:rPr>
      </w:pPr>
      <w:r w:rsidRPr="00C35A2C">
        <w:rPr>
          <w:rFonts w:ascii="Fb Fontext" w:hAnsi="Fb Fontext" w:hint="cs"/>
          <w:sz w:val="32"/>
          <w:rtl/>
        </w:rPr>
        <w:t>וא</w:t>
      </w:r>
      <w:r w:rsidRPr="00C35A2C">
        <w:rPr>
          <w:rFonts w:ascii="Fb Fontext" w:hAnsi="Fb Fontext"/>
          <w:sz w:val="32"/>
          <w:rtl/>
        </w:rPr>
        <w:t>"</w:t>
      </w:r>
      <w:r>
        <w:rPr>
          <w:rFonts w:ascii="Fb Fontext" w:hAnsi="Fb Fontext" w:hint="cs"/>
          <w:sz w:val="32"/>
          <w:rtl/>
        </w:rPr>
        <w:t>כ</w:t>
      </w:r>
      <w:r w:rsidRPr="00C35A2C">
        <w:rPr>
          <w:rFonts w:ascii="Fb Fontext" w:hAnsi="Fb Fontext" w:hint="cs"/>
          <w:sz w:val="32"/>
          <w:rtl/>
        </w:rPr>
        <w:t xml:space="preserve"> מה שכאן לא גובה משום שלא כתב שהוא מוסיף, </w:t>
      </w:r>
      <w:r>
        <w:rPr>
          <w:rFonts w:ascii="Fb Fontext" w:hAnsi="Fb Fontext" w:hint="cs"/>
          <w:sz w:val="32"/>
          <w:rtl/>
        </w:rPr>
        <w:t>ו</w:t>
      </w:r>
      <w:r w:rsidRPr="00C35A2C">
        <w:rPr>
          <w:rFonts w:ascii="Fb Fontext" w:hAnsi="Fb Fontext" w:hint="cs"/>
          <w:sz w:val="32"/>
          <w:rtl/>
        </w:rPr>
        <w:t>א</w:t>
      </w:r>
      <w:r w:rsidRPr="00C35A2C">
        <w:rPr>
          <w:rFonts w:ascii="Fb Fontext" w:hAnsi="Fb Fontext"/>
          <w:sz w:val="32"/>
          <w:rtl/>
        </w:rPr>
        <w:t>"</w:t>
      </w:r>
      <w:r w:rsidRPr="00C35A2C">
        <w:rPr>
          <w:rFonts w:ascii="Fb Fontext" w:hAnsi="Fb Fontext" w:hint="cs"/>
          <w:sz w:val="32"/>
          <w:rtl/>
        </w:rPr>
        <w:t>כ מחלה על השיעבוד הראשון.</w:t>
      </w:r>
    </w:p>
    <w:p w14:paraId="66F76791" w14:textId="77777777" w:rsidR="00426657" w:rsidRPr="00C35A2C" w:rsidRDefault="00426657" w:rsidP="00E26091">
      <w:pPr>
        <w:pStyle w:val="afff"/>
        <w:framePr w:wrap="around"/>
        <w:rPr>
          <w:rtl/>
        </w:rPr>
      </w:pPr>
      <w:bookmarkStart w:id="303" w:name="_Toc119353088"/>
      <w:r w:rsidRPr="00C35A2C">
        <w:rPr>
          <w:rFonts w:hint="cs"/>
          <w:rtl/>
        </w:rPr>
        <w:t>מד.</w:t>
      </w:r>
      <w:bookmarkEnd w:id="303"/>
    </w:p>
    <w:p w14:paraId="3C4D0BA7" w14:textId="77777777" w:rsidR="00426657" w:rsidRPr="008C28D0" w:rsidRDefault="00426657" w:rsidP="00F1680A">
      <w:pPr>
        <w:pStyle w:val="affffb"/>
        <w:rPr>
          <w:spacing w:val="0"/>
          <w:rtl/>
        </w:rPr>
      </w:pPr>
      <w:bookmarkStart w:id="304" w:name="_Toc119353089"/>
      <w:r w:rsidRPr="008C28D0">
        <w:rPr>
          <w:rStyle w:val="affffe"/>
          <w:spacing w:val="0"/>
          <w:rtl/>
        </w:rPr>
        <w:t>אמר מר:</w:t>
      </w:r>
      <w:r w:rsidRPr="008C28D0">
        <w:rPr>
          <w:spacing w:val="0"/>
          <w:rtl/>
        </w:rPr>
        <w:t xml:space="preserve"> אי בעיא בהאי גביא, אי בעיא בהאי גביא.</w:t>
      </w:r>
      <w:bookmarkEnd w:id="304"/>
    </w:p>
    <w:p w14:paraId="72C4E7AC" w14:textId="22769705" w:rsidR="00426657" w:rsidRPr="00C35A2C" w:rsidRDefault="00426657" w:rsidP="00426657">
      <w:pPr>
        <w:rPr>
          <w:rFonts w:ascii="Fb Fontext" w:hAnsi="Fb Fontext" w:cs="Guttman Vilna"/>
          <w:b/>
          <w:bCs/>
          <w:sz w:val="32"/>
          <w:rtl/>
        </w:rPr>
      </w:pPr>
      <w:r w:rsidRPr="00196136">
        <w:rPr>
          <w:rStyle w:val="affffe"/>
          <w:rFonts w:hint="cs"/>
          <w:rtl/>
        </w:rPr>
        <w:t xml:space="preserve">ולא בהכרח </w:t>
      </w:r>
      <w:r w:rsidR="00196136" w:rsidRPr="00196136">
        <w:rPr>
          <w:rStyle w:val="affffe"/>
          <w:rFonts w:hint="cs"/>
          <w:rtl/>
        </w:rPr>
        <w:t>שחלקו</w:t>
      </w:r>
      <w:r w:rsidRPr="00196136">
        <w:rPr>
          <w:rStyle w:val="affffe"/>
          <w:rFonts w:hint="cs"/>
          <w:rtl/>
        </w:rPr>
        <w:t xml:space="preserve"> אר</w:t>
      </w:r>
      <w:r w:rsidRPr="00196136">
        <w:rPr>
          <w:rStyle w:val="affffe"/>
          <w:rtl/>
        </w:rPr>
        <w:t>"</w:t>
      </w:r>
      <w:r w:rsidRPr="00196136">
        <w:rPr>
          <w:rStyle w:val="affffe"/>
          <w:rFonts w:hint="cs"/>
          <w:rtl/>
        </w:rPr>
        <w:t>נ</w:t>
      </w:r>
      <w:r w:rsidR="00196136">
        <w:rPr>
          <w:rFonts w:ascii="Fb Fontext" w:hAnsi="Fb Fontext" w:hint="cs"/>
          <w:sz w:val="32"/>
          <w:rtl/>
        </w:rPr>
        <w:t>:</w:t>
      </w:r>
      <w:r w:rsidRPr="00C35A2C">
        <w:rPr>
          <w:rFonts w:ascii="Fb Fontext" w:hAnsi="Fb Fontext" w:hint="cs"/>
          <w:sz w:val="32"/>
          <w:rtl/>
        </w:rPr>
        <w:t xml:space="preserve"> דש</w:t>
      </w:r>
      <w:r w:rsidRPr="00C35A2C">
        <w:rPr>
          <w:rFonts w:ascii="Fb Fontext" w:hAnsi="Fb Fontext"/>
          <w:sz w:val="32"/>
          <w:rtl/>
        </w:rPr>
        <w:t>ני שטרות היוצאין בזה אחר זה - ביטל שני את הראשון!</w:t>
      </w:r>
    </w:p>
    <w:p w14:paraId="06F8A1CE" w14:textId="3F61F69A" w:rsidR="00426657" w:rsidRDefault="00426657" w:rsidP="00426657">
      <w:pPr>
        <w:rPr>
          <w:rFonts w:ascii="Fb Fontext" w:hAnsi="Fb Fontext"/>
          <w:sz w:val="32"/>
          <w:rtl/>
        </w:rPr>
      </w:pPr>
      <w:r w:rsidRPr="007B78FF">
        <w:rPr>
          <w:rStyle w:val="affffe"/>
          <w:rFonts w:hint="cs"/>
          <w:rtl/>
        </w:rPr>
        <w:lastRenderedPageBreak/>
        <w:t>דהא מודה ר</w:t>
      </w:r>
      <w:r w:rsidRPr="007B78FF">
        <w:rPr>
          <w:rStyle w:val="affffe"/>
          <w:rtl/>
        </w:rPr>
        <w:t>"</w:t>
      </w:r>
      <w:r w:rsidRPr="007B78FF">
        <w:rPr>
          <w:rStyle w:val="affffe"/>
          <w:rFonts w:hint="cs"/>
          <w:rtl/>
        </w:rPr>
        <w:t>נ</w:t>
      </w:r>
      <w:r w:rsidRPr="00C35A2C">
        <w:rPr>
          <w:rFonts w:ascii="Fb Fontext" w:hAnsi="Fb Fontext" w:hint="cs"/>
          <w:sz w:val="32"/>
          <w:rtl/>
        </w:rPr>
        <w:t xml:space="preserve"> שאם ה</w:t>
      </w:r>
      <w:r w:rsidRPr="00C35A2C">
        <w:rPr>
          <w:rFonts w:ascii="Fb Fontext" w:hAnsi="Fb Fontext"/>
          <w:sz w:val="32"/>
          <w:rtl/>
        </w:rPr>
        <w:t>וסיף ב</w:t>
      </w:r>
      <w:r w:rsidRPr="00C35A2C">
        <w:rPr>
          <w:rFonts w:ascii="Fb Fontext" w:hAnsi="Fb Fontext" w:hint="cs"/>
          <w:sz w:val="32"/>
          <w:rtl/>
        </w:rPr>
        <w:t>ו</w:t>
      </w:r>
      <w:r w:rsidRPr="00C35A2C">
        <w:rPr>
          <w:rFonts w:ascii="Fb Fontext" w:hAnsi="Fb Fontext"/>
          <w:sz w:val="32"/>
          <w:rtl/>
        </w:rPr>
        <w:t xml:space="preserve"> דקל - לתוספת כתב</w:t>
      </w:r>
      <w:r w:rsidR="007B78FF">
        <w:rPr>
          <w:rFonts w:ascii="Fb Fontext" w:hAnsi="Fb Fontext" w:hint="cs"/>
          <w:sz w:val="32"/>
          <w:rtl/>
        </w:rPr>
        <w:t>,</w:t>
      </w:r>
      <w:r w:rsidRPr="00C35A2C">
        <w:rPr>
          <w:rFonts w:ascii="Fb Fontext" w:hAnsi="Fb Fontext"/>
          <w:sz w:val="32"/>
          <w:rtl/>
        </w:rPr>
        <w:t xml:space="preserve"> </w:t>
      </w:r>
      <w:r w:rsidRPr="00C35A2C">
        <w:rPr>
          <w:rFonts w:ascii="Fb Fontext" w:hAnsi="Fb Fontext" w:hint="cs"/>
          <w:sz w:val="32"/>
          <w:rtl/>
        </w:rPr>
        <w:t>וה</w:t>
      </w:r>
      <w:r w:rsidRPr="00C35A2C">
        <w:rPr>
          <w:rFonts w:ascii="Fb Fontext" w:hAnsi="Fb Fontext"/>
          <w:sz w:val="32"/>
          <w:rtl/>
        </w:rPr>
        <w:t>"</w:t>
      </w:r>
      <w:r w:rsidRPr="00C35A2C">
        <w:rPr>
          <w:rFonts w:ascii="Fb Fontext" w:hAnsi="Fb Fontext" w:hint="cs"/>
          <w:sz w:val="32"/>
          <w:rtl/>
        </w:rPr>
        <w:t xml:space="preserve">נ </w:t>
      </w:r>
      <w:r>
        <w:rPr>
          <w:rFonts w:ascii="Fb Fontext" w:hAnsi="Fb Fontext" w:hint="cs"/>
          <w:sz w:val="32"/>
          <w:rtl/>
        </w:rPr>
        <w:t>כאן</w:t>
      </w:r>
      <w:r w:rsidR="007B78FF">
        <w:rPr>
          <w:rFonts w:ascii="Fb Fontext" w:hAnsi="Fb Fontext" w:hint="cs"/>
          <w:sz w:val="32"/>
          <w:rtl/>
        </w:rPr>
        <w:t>,</w:t>
      </w:r>
    </w:p>
    <w:p w14:paraId="0B641A1B" w14:textId="77777777" w:rsidR="00426657" w:rsidRPr="00F97732" w:rsidRDefault="00426657" w:rsidP="003156E1">
      <w:pPr>
        <w:pStyle w:val="aff9"/>
        <w:rPr>
          <w:rtl/>
        </w:rPr>
      </w:pPr>
      <w:r w:rsidRPr="003156E1">
        <w:rPr>
          <w:rFonts w:hint="cs"/>
          <w:rtl/>
        </w:rPr>
        <w:t>׹</w:t>
      </w:r>
    </w:p>
    <w:p w14:paraId="1A4A2F1D" w14:textId="05E3AE0D" w:rsidR="00426657" w:rsidRPr="00730169" w:rsidRDefault="00426657" w:rsidP="00FB3D3F">
      <w:pPr>
        <w:rPr>
          <w:spacing w:val="-2"/>
          <w:rtl/>
        </w:rPr>
      </w:pPr>
      <w:r w:rsidRPr="00730169">
        <w:rPr>
          <w:rStyle w:val="affffe"/>
          <w:rtl/>
        </w:rPr>
        <w:t>• ר"</w:t>
      </w:r>
      <w:r w:rsidRPr="00730169">
        <w:rPr>
          <w:rStyle w:val="affffe"/>
          <w:rFonts w:hint="cs"/>
          <w:rtl/>
        </w:rPr>
        <w:t>נ-</w:t>
      </w:r>
      <w:r w:rsidRPr="00730169">
        <w:rPr>
          <w:rStyle w:val="affffe"/>
          <w:rtl/>
        </w:rPr>
        <w:t xml:space="preserve"> </w:t>
      </w:r>
      <w:r w:rsidRPr="00CC72E9">
        <w:rPr>
          <w:rStyle w:val="affffc"/>
          <w:rtl/>
        </w:rPr>
        <w:t xml:space="preserve">שני שטרות היוצאין בזה אחר זה </w:t>
      </w:r>
      <w:r w:rsidRPr="00730169">
        <w:rPr>
          <w:spacing w:val="-2"/>
          <w:rtl/>
        </w:rPr>
        <w:t>ביטל שני את הראשון.</w:t>
      </w:r>
    </w:p>
    <w:p w14:paraId="2AFE32F2" w14:textId="6E094AEF" w:rsidR="00426657" w:rsidRPr="00C35A2C" w:rsidRDefault="00426657" w:rsidP="00FB3D3F">
      <w:pPr>
        <w:rPr>
          <w:rFonts w:cs="Guttman Vilna"/>
          <w:b/>
          <w:rtl/>
        </w:rPr>
      </w:pPr>
      <w:r w:rsidRPr="00FB3D3F">
        <w:rPr>
          <w:rStyle w:val="affffe"/>
          <w:rtl/>
        </w:rPr>
        <w:t>• ר"</w:t>
      </w:r>
      <w:r w:rsidRPr="00FB3D3F">
        <w:rPr>
          <w:rStyle w:val="affffe"/>
          <w:rFonts w:hint="cs"/>
          <w:rtl/>
        </w:rPr>
        <w:t>פ</w:t>
      </w:r>
      <w:r w:rsidRPr="00FB3D3F">
        <w:rPr>
          <w:rStyle w:val="affffe"/>
          <w:rtl/>
        </w:rPr>
        <w:t>: ומודה ר"</w:t>
      </w:r>
      <w:r w:rsidRPr="00FB3D3F">
        <w:rPr>
          <w:rStyle w:val="affffe"/>
          <w:rFonts w:hint="cs"/>
          <w:rtl/>
        </w:rPr>
        <w:t>נ</w:t>
      </w:r>
      <w:r w:rsidRPr="00FB3D3F">
        <w:rPr>
          <w:rStyle w:val="affffe"/>
          <w:rtl/>
        </w:rPr>
        <w:t xml:space="preserve">, </w:t>
      </w:r>
      <w:r w:rsidRPr="00C54C7E">
        <w:rPr>
          <w:rtl/>
        </w:rPr>
        <w:t xml:space="preserve">דאי </w:t>
      </w:r>
      <w:r w:rsidR="00FB3D3F">
        <w:rPr>
          <w:rFonts w:hint="cs"/>
          <w:rtl/>
        </w:rPr>
        <w:t>ה</w:t>
      </w:r>
      <w:r w:rsidRPr="00C54C7E">
        <w:rPr>
          <w:rtl/>
        </w:rPr>
        <w:t>וסיף ב</w:t>
      </w:r>
      <w:r w:rsidR="00FB3D3F">
        <w:rPr>
          <w:rFonts w:hint="cs"/>
          <w:rtl/>
        </w:rPr>
        <w:t>ז</w:t>
      </w:r>
      <w:r w:rsidRPr="00C54C7E">
        <w:rPr>
          <w:rtl/>
        </w:rPr>
        <w:t>ה דקל - לתוספת כתב.</w:t>
      </w:r>
    </w:p>
    <w:p w14:paraId="74F5255C" w14:textId="6C576C7A" w:rsidR="00426657" w:rsidRDefault="00426657" w:rsidP="00426657">
      <w:pPr>
        <w:rPr>
          <w:rFonts w:ascii="Fb Fontext" w:hAnsi="Fb Fontext"/>
          <w:sz w:val="32"/>
          <w:rtl/>
        </w:rPr>
      </w:pPr>
      <w:r w:rsidRPr="00FD1F0A">
        <w:rPr>
          <w:rFonts w:cs="PFT_Frank"/>
          <w:b/>
          <w:bCs/>
          <w:szCs w:val="14"/>
          <w:rtl/>
        </w:rPr>
        <w:t>פשיטא,</w:t>
      </w:r>
      <w:r w:rsidRPr="00FB3D3F">
        <w:rPr>
          <w:rtl/>
        </w:rPr>
        <w:t xml:space="preserve"> רא</w:t>
      </w:r>
      <w:r w:rsidRPr="00C35A2C">
        <w:rPr>
          <w:rFonts w:ascii="Fb Fontext" w:hAnsi="Fb Fontext"/>
          <w:sz w:val="32"/>
          <w:rtl/>
        </w:rPr>
        <w:t xml:space="preserve">שון במכר ושני במתנה - </w:t>
      </w:r>
      <w:r w:rsidR="000A337F">
        <w:rPr>
          <w:rFonts w:ascii="Fb Fontext" w:hAnsi="Fb Fontext" w:hint="cs"/>
          <w:sz w:val="32"/>
          <w:rtl/>
        </w:rPr>
        <w:t>ש</w:t>
      </w:r>
      <w:r w:rsidRPr="00C35A2C">
        <w:rPr>
          <w:rFonts w:ascii="Fb Fontext" w:hAnsi="Fb Fontext"/>
          <w:sz w:val="32"/>
          <w:rtl/>
        </w:rPr>
        <w:t>ליפות כחו כתב ל</w:t>
      </w:r>
      <w:r w:rsidR="000A337F">
        <w:rPr>
          <w:rFonts w:ascii="Fb Fontext" w:hAnsi="Fb Fontext" w:hint="cs"/>
          <w:sz w:val="32"/>
          <w:rtl/>
        </w:rPr>
        <w:t>ו</w:t>
      </w:r>
      <w:r w:rsidRPr="00C35A2C">
        <w:rPr>
          <w:rFonts w:ascii="Fb Fontext" w:hAnsi="Fb Fontext"/>
          <w:sz w:val="32"/>
          <w:rtl/>
        </w:rPr>
        <w:t>, משום דינא דבר מצרא,</w:t>
      </w:r>
    </w:p>
    <w:p w14:paraId="7BA72424" w14:textId="1A7B5C18" w:rsidR="00426657" w:rsidRDefault="00426657" w:rsidP="00426657">
      <w:pPr>
        <w:rPr>
          <w:rFonts w:ascii="Fb Fontext" w:hAnsi="Fb Fontext"/>
          <w:rtl/>
        </w:rPr>
      </w:pPr>
      <w:r w:rsidRPr="00C35A2C">
        <w:rPr>
          <w:rFonts w:ascii="Fb Fontext" w:hAnsi="Fb Fontext" w:hint="cs"/>
          <w:rtl/>
        </w:rPr>
        <w:t xml:space="preserve">  וכ</w:t>
      </w:r>
      <w:r w:rsidRPr="00C35A2C">
        <w:rPr>
          <w:rFonts w:ascii="Fb Fontext" w:hAnsi="Fb Fontext"/>
          <w:rtl/>
        </w:rPr>
        <w:t>"</w:t>
      </w:r>
      <w:r w:rsidRPr="00C35A2C">
        <w:rPr>
          <w:rFonts w:ascii="Fb Fontext" w:hAnsi="Fb Fontext" w:hint="cs"/>
          <w:rtl/>
        </w:rPr>
        <w:t xml:space="preserve">ש </w:t>
      </w:r>
      <w:r w:rsidRPr="00C35A2C">
        <w:rPr>
          <w:rFonts w:ascii="Fb Fontext" w:hAnsi="Fb Fontext"/>
          <w:rtl/>
        </w:rPr>
        <w:t xml:space="preserve">ראשון במתנה ושני במכר </w:t>
      </w:r>
      <w:r w:rsidR="00CC72E9">
        <w:rPr>
          <w:rFonts w:ascii="Fb Fontext" w:hAnsi="Fb Fontext" w:hint="cs"/>
          <w:rtl/>
        </w:rPr>
        <w:t>ד</w:t>
      </w:r>
      <w:r w:rsidRPr="00C35A2C">
        <w:rPr>
          <w:rFonts w:ascii="Fb Fontext" w:hAnsi="Fb Fontext"/>
          <w:rtl/>
        </w:rPr>
        <w:t>משום די</w:t>
      </w:r>
      <w:r w:rsidR="00CC72E9">
        <w:rPr>
          <w:rFonts w:ascii="Fb Fontext" w:hAnsi="Fb Fontext" w:hint="cs"/>
          <w:rtl/>
        </w:rPr>
        <w:t xml:space="preserve">ן בע''ח </w:t>
      </w:r>
      <w:r w:rsidRPr="00C35A2C">
        <w:rPr>
          <w:rFonts w:ascii="Fb Fontext" w:hAnsi="Fb Fontext"/>
          <w:rtl/>
        </w:rPr>
        <w:t>כתב כן,</w:t>
      </w:r>
    </w:p>
    <w:p w14:paraId="562284AB" w14:textId="77777777" w:rsidR="00426657" w:rsidRPr="00C35A2C" w:rsidRDefault="00426657" w:rsidP="00426657">
      <w:pPr>
        <w:rPr>
          <w:rFonts w:ascii="Fb Fontext" w:hAnsi="Fb Fontext"/>
          <w:rtl/>
        </w:rPr>
      </w:pPr>
      <w:r w:rsidRPr="00FD1F0A">
        <w:rPr>
          <w:rFonts w:cs="PFT_Frank"/>
          <w:b/>
          <w:bCs/>
          <w:szCs w:val="14"/>
          <w:rtl/>
        </w:rPr>
        <w:t xml:space="preserve">אלא </w:t>
      </w:r>
      <w:r w:rsidRPr="00C35A2C">
        <w:rPr>
          <w:rFonts w:ascii="Fb Fontext" w:hAnsi="Fb Fontext"/>
          <w:rtl/>
        </w:rPr>
        <w:t>אי שניהם במכר, שניהם במתנה - ביטל שני את הראשון.</w:t>
      </w:r>
    </w:p>
    <w:p w14:paraId="05487D40" w14:textId="77777777" w:rsidR="00426657" w:rsidRDefault="00426657" w:rsidP="00426657">
      <w:pPr>
        <w:rPr>
          <w:rFonts w:ascii="Fb Fontext" w:hAnsi="Fb Fontext"/>
          <w:rtl/>
        </w:rPr>
      </w:pPr>
      <w:r w:rsidRPr="00FD1F0A">
        <w:rPr>
          <w:rFonts w:cs="PFT_Frank"/>
          <w:b/>
          <w:bCs/>
          <w:szCs w:val="14"/>
          <w:rtl/>
        </w:rPr>
        <w:t xml:space="preserve">טעמא? </w:t>
      </w:r>
      <w:r w:rsidRPr="00FB3D3F">
        <w:rPr>
          <w:rStyle w:val="affffe"/>
          <w:rtl/>
        </w:rPr>
        <w:t>רפרם</w:t>
      </w:r>
      <w:r w:rsidRPr="00FB3D3F">
        <w:rPr>
          <w:rStyle w:val="affffe"/>
          <w:rFonts w:hint="cs"/>
          <w:rtl/>
        </w:rPr>
        <w:t>:</w:t>
      </w:r>
      <w:r w:rsidRPr="00C35A2C">
        <w:rPr>
          <w:rFonts w:ascii="Fb Fontext" w:hAnsi="Fb Fontext"/>
          <w:rtl/>
        </w:rPr>
        <w:t xml:space="preserve"> </w:t>
      </w:r>
      <w:r w:rsidRPr="00C35A2C">
        <w:rPr>
          <w:rFonts w:ascii="Fb Fontext" w:hAnsi="Fb Fontext" w:hint="cs"/>
          <w:rtl/>
        </w:rPr>
        <w:t>שהודה לו [שהשטר הראשון פסול]</w:t>
      </w:r>
    </w:p>
    <w:p w14:paraId="48F9ADA8" w14:textId="77777777" w:rsidR="00426657" w:rsidRPr="00C35A2C" w:rsidRDefault="00426657" w:rsidP="00FB3D3F">
      <w:pPr>
        <w:ind w:left="453" w:firstLine="57"/>
        <w:rPr>
          <w:rFonts w:ascii="Fb Fontext" w:hAnsi="Fb Fontext"/>
          <w:rtl/>
        </w:rPr>
      </w:pPr>
      <w:r w:rsidRPr="00FB3D3F">
        <w:rPr>
          <w:rStyle w:val="affffe"/>
          <w:rtl/>
        </w:rPr>
        <w:t>רב אחא:</w:t>
      </w:r>
      <w:r w:rsidRPr="00C35A2C">
        <w:rPr>
          <w:rFonts w:ascii="Fb Fontext" w:hAnsi="Fb Fontext"/>
          <w:rtl/>
        </w:rPr>
        <w:t xml:space="preserve"> </w:t>
      </w:r>
      <w:r w:rsidRPr="00C35A2C">
        <w:rPr>
          <w:rFonts w:ascii="Fb Fontext" w:hAnsi="Fb Fontext" w:hint="cs"/>
          <w:rtl/>
        </w:rPr>
        <w:t>שמחל לשיעבודו</w:t>
      </w:r>
      <w:r w:rsidRPr="00C35A2C">
        <w:rPr>
          <w:rFonts w:ascii="Fb Fontext" w:hAnsi="Fb Fontext"/>
          <w:rtl/>
        </w:rPr>
        <w:t>.</w:t>
      </w:r>
    </w:p>
    <w:p w14:paraId="2D87E2B8" w14:textId="0663C7F2" w:rsidR="00426657" w:rsidRPr="00730169" w:rsidRDefault="00426657" w:rsidP="00426657">
      <w:pPr>
        <w:rPr>
          <w:rFonts w:ascii="Fb Fontext" w:hAnsi="Fb Fontext"/>
          <w:spacing w:val="-6"/>
          <w:rtl/>
        </w:rPr>
      </w:pPr>
      <w:r w:rsidRPr="00730169">
        <w:rPr>
          <w:rStyle w:val="affffe"/>
          <w:spacing w:val="-6"/>
          <w:rtl/>
        </w:rPr>
        <w:t xml:space="preserve">איכא בינייהו: </w:t>
      </w:r>
      <w:r w:rsidRPr="00730169">
        <w:rPr>
          <w:rStyle w:val="affffe"/>
          <w:rFonts w:hint="cs"/>
          <w:spacing w:val="-6"/>
          <w:rtl/>
        </w:rPr>
        <w:t>א.</w:t>
      </w:r>
      <w:r w:rsidRPr="00730169">
        <w:rPr>
          <w:rFonts w:ascii="Fb Fontext" w:hAnsi="Fb Fontext" w:hint="cs"/>
          <w:spacing w:val="-6"/>
          <w:rtl/>
        </w:rPr>
        <w:t xml:space="preserve"> </w:t>
      </w:r>
      <w:r w:rsidRPr="00730169">
        <w:rPr>
          <w:rFonts w:ascii="Fb Fontext" w:hAnsi="Fb Fontext"/>
          <w:spacing w:val="-6"/>
          <w:rtl/>
        </w:rPr>
        <w:t>אורועי סהדי</w:t>
      </w:r>
      <w:r w:rsidRPr="00730169">
        <w:rPr>
          <w:rStyle w:val="affffe"/>
          <w:rFonts w:hint="cs"/>
          <w:spacing w:val="-6"/>
          <w:rtl/>
        </w:rPr>
        <w:t xml:space="preserve"> דלר</w:t>
      </w:r>
      <w:r w:rsidRPr="00730169">
        <w:rPr>
          <w:rStyle w:val="affffe"/>
          <w:spacing w:val="-6"/>
          <w:rtl/>
        </w:rPr>
        <w:t>"</w:t>
      </w:r>
      <w:r w:rsidRPr="00730169">
        <w:rPr>
          <w:rStyle w:val="affffe"/>
          <w:rFonts w:hint="cs"/>
          <w:spacing w:val="-6"/>
          <w:rtl/>
        </w:rPr>
        <w:t>א כשרים</w:t>
      </w:r>
      <w:r w:rsidRPr="00730169">
        <w:rPr>
          <w:rStyle w:val="affffe"/>
          <w:spacing w:val="-6"/>
          <w:rtl/>
        </w:rPr>
        <w:t>,</w:t>
      </w:r>
      <w:r w:rsidRPr="00730169">
        <w:rPr>
          <w:rStyle w:val="afffe"/>
          <w:spacing w:val="-6"/>
          <w:rtl/>
        </w:rPr>
        <w:t xml:space="preserve"> </w:t>
      </w:r>
      <w:r w:rsidRPr="00730169">
        <w:rPr>
          <w:rStyle w:val="affffe"/>
          <w:rFonts w:hint="cs"/>
          <w:spacing w:val="-6"/>
          <w:rtl/>
        </w:rPr>
        <w:t xml:space="preserve">ב. </w:t>
      </w:r>
      <w:r w:rsidRPr="00730169">
        <w:rPr>
          <w:rFonts w:ascii="Fb Fontext" w:hAnsi="Fb Fontext"/>
          <w:spacing w:val="-6"/>
          <w:rtl/>
        </w:rPr>
        <w:t xml:space="preserve">ולשלומי פירי </w:t>
      </w:r>
      <w:r w:rsidRPr="00730169">
        <w:rPr>
          <w:rStyle w:val="afffff0"/>
          <w:rFonts w:hint="cs"/>
          <w:spacing w:val="-6"/>
          <w:rtl/>
        </w:rPr>
        <w:t>לרפרם משלם</w:t>
      </w:r>
      <w:r w:rsidRPr="00730169">
        <w:rPr>
          <w:rStyle w:val="afffff0"/>
          <w:spacing w:val="-6"/>
          <w:rtl/>
        </w:rPr>
        <w:t>,</w:t>
      </w:r>
    </w:p>
    <w:p w14:paraId="51117AC5" w14:textId="31D25937" w:rsidR="00426657" w:rsidRPr="00C35A2C" w:rsidRDefault="00426657" w:rsidP="00426657">
      <w:pPr>
        <w:ind w:left="720"/>
        <w:rPr>
          <w:rFonts w:ascii="Fb Fontext" w:hAnsi="Fb Fontext" w:cs="Guttman Vilna"/>
          <w:b/>
          <w:bCs/>
          <w:sz w:val="32"/>
          <w:rtl/>
        </w:rPr>
      </w:pPr>
      <w:r w:rsidRPr="00FB3D3F">
        <w:rPr>
          <w:rStyle w:val="affffe"/>
          <w:rFonts w:hint="cs"/>
          <w:rtl/>
        </w:rPr>
        <w:t>ג.</w:t>
      </w:r>
      <w:r w:rsidRPr="00C35A2C">
        <w:rPr>
          <w:rFonts w:ascii="Fb Fontext" w:hAnsi="Fb Fontext" w:hint="cs"/>
          <w:sz w:val="32"/>
          <w:rtl/>
        </w:rPr>
        <w:t xml:space="preserve"> </w:t>
      </w:r>
      <w:r w:rsidRPr="00C35A2C">
        <w:rPr>
          <w:rFonts w:ascii="Fb Fontext" w:hAnsi="Fb Fontext"/>
          <w:sz w:val="32"/>
          <w:rtl/>
        </w:rPr>
        <w:t xml:space="preserve">ולטסקא </w:t>
      </w:r>
      <w:r w:rsidRPr="00FB3D3F">
        <w:rPr>
          <w:rStyle w:val="afffff0"/>
          <w:rFonts w:hint="cs"/>
          <w:rtl/>
        </w:rPr>
        <w:t>[לרפרם על המוכר לפרוע]</w:t>
      </w:r>
      <w:r w:rsidRPr="00FB3D3F">
        <w:rPr>
          <w:rStyle w:val="afffff0"/>
          <w:rtl/>
        </w:rPr>
        <w:t>.</w:t>
      </w:r>
    </w:p>
    <w:p w14:paraId="56DBBAA9" w14:textId="77777777" w:rsidR="00426657" w:rsidRPr="008C28D0" w:rsidRDefault="00426657" w:rsidP="00F1680A">
      <w:pPr>
        <w:pStyle w:val="affffb"/>
        <w:rPr>
          <w:spacing w:val="0"/>
          <w:rtl/>
        </w:rPr>
      </w:pPr>
      <w:bookmarkStart w:id="305" w:name="_Toc119353090"/>
      <w:r w:rsidRPr="008C28D0">
        <w:rPr>
          <w:spacing w:val="0"/>
          <w:rtl/>
        </w:rPr>
        <w:t>מאי הוי עלה דכתובה?</w:t>
      </w:r>
      <w:bookmarkEnd w:id="305"/>
    </w:p>
    <w:p w14:paraId="4694C4C7" w14:textId="509A9681" w:rsidR="00426657" w:rsidRPr="00C35A2C" w:rsidRDefault="00426657" w:rsidP="00426657">
      <w:pPr>
        <w:rPr>
          <w:rFonts w:ascii="Fb Fontext" w:hAnsi="Fb Fontext"/>
          <w:rtl/>
        </w:rPr>
      </w:pPr>
      <w:r w:rsidRPr="000B013E">
        <w:rPr>
          <w:rStyle w:val="affffe"/>
          <w:rFonts w:hint="cs"/>
          <w:rtl/>
        </w:rPr>
        <w:t>מ</w:t>
      </w:r>
      <w:r w:rsidRPr="000B013E">
        <w:rPr>
          <w:rStyle w:val="affffe"/>
          <w:rtl/>
        </w:rPr>
        <w:t>ר"א בר"ש:</w:t>
      </w:r>
      <w:r w:rsidRPr="00C35A2C">
        <w:rPr>
          <w:rFonts w:ascii="Fb Fontext" w:hAnsi="Fb Fontext"/>
          <w:rtl/>
        </w:rPr>
        <w:t xml:space="preserve"> מנה מאתים מן האירוסין, ותוספת מן הנישואין.</w:t>
      </w:r>
    </w:p>
    <w:p w14:paraId="544DE8E6" w14:textId="2A7D752B" w:rsidR="00426657" w:rsidRPr="00C35A2C" w:rsidRDefault="00426657" w:rsidP="00426657">
      <w:pPr>
        <w:rPr>
          <w:rFonts w:ascii="Fb Fontext" w:hAnsi="Fb Fontext" w:cs="Guttman Vilna"/>
          <w:b/>
          <w:bCs/>
          <w:sz w:val="32"/>
          <w:rtl/>
        </w:rPr>
      </w:pPr>
      <w:r w:rsidRPr="000B013E">
        <w:rPr>
          <w:rStyle w:val="affffe"/>
          <w:rtl/>
        </w:rPr>
        <w:t>וחכ"א:</w:t>
      </w:r>
      <w:r w:rsidRPr="00C35A2C">
        <w:rPr>
          <w:rFonts w:ascii="Fb Fontext" w:hAnsi="Fb Fontext"/>
          <w:sz w:val="32"/>
          <w:rtl/>
        </w:rPr>
        <w:t xml:space="preserve"> אחד זה ואחד זה מן הנישואין.</w:t>
      </w:r>
      <w:r w:rsidR="00196136">
        <w:rPr>
          <w:rFonts w:ascii="Fb Fontext" w:hAnsi="Fb Fontext" w:hint="cs"/>
          <w:sz w:val="32"/>
          <w:rtl/>
        </w:rPr>
        <w:t xml:space="preserve"> </w:t>
      </w:r>
      <w:r w:rsidR="00196136" w:rsidRPr="00224771">
        <w:rPr>
          <w:rFonts w:ascii="Fb Fontext" w:hAnsi="Fb Fontext" w:cs="PFT_Frank" w:hint="cs"/>
          <w:b/>
          <w:bCs/>
          <w:sz w:val="32"/>
          <w:szCs w:val="14"/>
          <w:rtl/>
        </w:rPr>
        <w:t>וכן הלכה.</w:t>
      </w:r>
    </w:p>
    <w:p w14:paraId="4EFF06C7" w14:textId="77777777" w:rsidR="00426657" w:rsidRDefault="00426657" w:rsidP="003156E1">
      <w:pPr>
        <w:pStyle w:val="aff9"/>
        <w:rPr>
          <w:rtl/>
        </w:rPr>
      </w:pPr>
      <w:r w:rsidRPr="003156E1">
        <w:rPr>
          <w:rFonts w:hint="cs"/>
          <w:rtl/>
        </w:rPr>
        <w:t>׹</w:t>
      </w:r>
    </w:p>
    <w:p>
      <w:pPr>
        <w:pStyle w:val="MishnaBatzad"/>
        <w:rPr>
          <w:ins w:id="20416" w:author="קלוד" w:date="2026-10-06T10:09:07Z"/>
        </w:rPr>
      </w:pPr>
      <w:ins w:id="20415" w:author="קלוד" w:date="2026-10-06T10:09:07Z">
        <w:r>
          <w:t xml:space="preserve">משנה ג</w:t>
        </w:r>
      </w:ins>
    </w:p>
    <w:p w14:paraId="38BB0052" w14:textId="1089768C" w:rsidR="00E268F4" w:rsidRDefault="00426657" w:rsidP="00426657">
      <w:pPr>
        <w:pStyle w:val="afff5"/>
        <w:rPr>
          <w:b/>
          <w:rtl/>
        </w:rPr>
      </w:pPr>
      <w:bookmarkStart w:id="306" w:name="_Toc119353091"/>
      <w:r w:rsidRPr="00196136">
        <w:rPr>
          <w:rStyle w:val="afffff5"/>
          <w:rtl/>
        </w:rPr>
        <w:t>הגיורת שנתגיירה בתה עמה וזינתה</w:t>
      </w:r>
      <w:bookmarkEnd w:id="306"/>
      <w:r>
        <w:rPr>
          <w:b/>
          <w:rtl/>
        </w:rPr>
        <w:t xml:space="preserve"> </w:t>
      </w:r>
      <w:r w:rsidRPr="00C35A2C">
        <w:rPr>
          <w:b/>
          <w:rtl/>
        </w:rPr>
        <w:t>הרי זו בחנק</w:t>
      </w:r>
      <w:r w:rsidR="00E268F4">
        <w:rPr>
          <w:b/>
          <w:rtl/>
        </w:rPr>
        <w:t>,</w:t>
      </w:r>
    </w:p>
    <w:p w14:paraId="15D866A2" w14:textId="463D4CE0" w:rsidR="00426657" w:rsidRPr="00C35A2C" w:rsidRDefault="00CC72E9" w:rsidP="00CC72E9">
      <w:pPr>
        <w:pStyle w:val="afff5"/>
        <w:rPr>
          <w:b/>
          <w:rtl/>
        </w:rPr>
      </w:pPr>
      <w:r>
        <w:rPr>
          <w:rFonts w:hint="cs"/>
          <w:b/>
          <w:rtl/>
        </w:rPr>
        <w:t xml:space="preserve"> </w:t>
      </w:r>
      <w:r>
        <w:rPr>
          <w:b/>
          <w:rtl/>
        </w:rPr>
        <w:tab/>
      </w:r>
      <w:r w:rsidR="00426657" w:rsidRPr="00C35A2C">
        <w:rPr>
          <w:b/>
          <w:rtl/>
        </w:rPr>
        <w:t>אין לה לא פתח בית האב ולא מאה סלע.</w:t>
      </w:r>
    </w:p>
    <w:p w14:paraId="48BBC41E" w14:textId="779A57E5" w:rsidR="00E268F4" w:rsidRDefault="00426657" w:rsidP="00426657">
      <w:pPr>
        <w:pStyle w:val="afff5"/>
        <w:rPr>
          <w:b/>
          <w:rtl/>
        </w:rPr>
      </w:pPr>
      <w:bookmarkStart w:id="307" w:name="_Toc119353092"/>
      <w:r w:rsidRPr="00196136">
        <w:rPr>
          <w:rStyle w:val="afffff5"/>
          <w:rtl/>
        </w:rPr>
        <w:t>היתה הורתה שלא בקדושה ולידתה בקדושה</w:t>
      </w:r>
      <w:bookmarkEnd w:id="307"/>
      <w:r>
        <w:rPr>
          <w:b/>
          <w:rtl/>
        </w:rPr>
        <w:t xml:space="preserve"> </w:t>
      </w:r>
      <w:r w:rsidR="00CC72E9">
        <w:rPr>
          <w:rFonts w:hint="cs"/>
          <w:b/>
          <w:rtl/>
        </w:rPr>
        <w:t>הר''ז</w:t>
      </w:r>
      <w:r w:rsidRPr="00C35A2C">
        <w:rPr>
          <w:b/>
          <w:rtl/>
        </w:rPr>
        <w:t xml:space="preserve"> בסקילה</w:t>
      </w:r>
      <w:r w:rsidR="00E268F4">
        <w:rPr>
          <w:b/>
          <w:rtl/>
        </w:rPr>
        <w:t>,</w:t>
      </w:r>
    </w:p>
    <w:p w14:paraId="29E60089" w14:textId="7908268C" w:rsidR="00426657" w:rsidRPr="00C35A2C" w:rsidRDefault="00CC72E9" w:rsidP="00426657">
      <w:pPr>
        <w:pStyle w:val="afff5"/>
        <w:rPr>
          <w:b/>
          <w:rtl/>
        </w:rPr>
      </w:pPr>
      <w:r>
        <w:rPr>
          <w:rFonts w:hint="cs"/>
          <w:b/>
          <w:rtl/>
        </w:rPr>
        <w:t xml:space="preserve"> </w:t>
      </w:r>
      <w:r>
        <w:rPr>
          <w:b/>
          <w:rtl/>
        </w:rPr>
        <w:tab/>
      </w:r>
      <w:r w:rsidR="00426657" w:rsidRPr="00C35A2C">
        <w:rPr>
          <w:b/>
          <w:rtl/>
        </w:rPr>
        <w:t>ואין לה לא פתח בית האב ולא מאה סלע.</w:t>
      </w:r>
    </w:p>
    <w:p w14:paraId="77AF5DA2" w14:textId="77777777" w:rsidR="00426657" w:rsidRPr="00CC72E9" w:rsidRDefault="00426657" w:rsidP="00426657">
      <w:pPr>
        <w:pStyle w:val="afff5"/>
        <w:rPr>
          <w:b/>
          <w:spacing w:val="2"/>
          <w:rtl/>
        </w:rPr>
      </w:pPr>
      <w:bookmarkStart w:id="308" w:name="_Toc119353093"/>
      <w:r w:rsidRPr="00196136">
        <w:rPr>
          <w:rStyle w:val="afffff5"/>
          <w:rtl/>
        </w:rPr>
        <w:t>היתה הורתה ולידתה בקדושה</w:t>
      </w:r>
      <w:bookmarkEnd w:id="308"/>
      <w:r w:rsidRPr="00CC72E9">
        <w:rPr>
          <w:b/>
          <w:spacing w:val="2"/>
          <w:rtl/>
        </w:rPr>
        <w:t xml:space="preserve"> הרי היא כבת ישראל לכל דבריה.</w:t>
      </w:r>
    </w:p>
    <w:p w14:paraId="1DA81633" w14:textId="77777777" w:rsidR="00426657" w:rsidRPr="00C35A2C" w:rsidRDefault="00426657" w:rsidP="00426657">
      <w:pPr>
        <w:pStyle w:val="afff5"/>
        <w:rPr>
          <w:b/>
          <w:rtl/>
        </w:rPr>
      </w:pPr>
      <w:bookmarkStart w:id="309" w:name="_Toc119353094"/>
      <w:r w:rsidRPr="00196136">
        <w:rPr>
          <w:rStyle w:val="afffff5"/>
          <w:rtl/>
        </w:rPr>
        <w:t>יש לה אב ואין לה פתח בית האב,</w:t>
      </w:r>
      <w:bookmarkEnd w:id="309"/>
      <w:r>
        <w:rPr>
          <w:b/>
          <w:rtl/>
        </w:rPr>
        <w:t xml:space="preserve"> יש לה פתח בית האב ואין </w:t>
      </w:r>
      <w:r w:rsidRPr="00CC72E9">
        <w:rPr>
          <w:b/>
          <w:spacing w:val="4"/>
          <w:rtl/>
        </w:rPr>
        <w:t>לה אב הרי זו בסקילה, לא נאמר פתח בית אב אלא למצוה.</w:t>
      </w:r>
    </w:p>
    <w:p w14:paraId="45A648C5" w14:textId="77777777" w:rsidR="00426657" w:rsidRPr="00C54C7E" w:rsidRDefault="00426657" w:rsidP="00FB3D3F">
      <w:pPr>
        <w:pStyle w:val="afff"/>
        <w:framePr w:wrap="around"/>
        <w:rPr>
          <w:rtl/>
        </w:rPr>
      </w:pPr>
      <w:bookmarkStart w:id="310" w:name="_Toc119353095"/>
      <w:r>
        <w:rPr>
          <w:rtl/>
        </w:rPr>
        <w:t xml:space="preserve">מד</w:t>
      </w:r>
      <w:del w:id="41019" w:author="Claude" w:date="2026-10-07T09:24:54Z">
        <w:r>
          <w:rPr>
            <w:rtl/>
          </w:rPr>
          <w:delText xml:space="preserve"> </w:delText>
        </w:r>
      </w:del>
      <w:r>
        <w:rPr>
          <w:rtl/>
        </w:rPr>
        <w:t xml:space="preserve">:</w:t>
      </w:r>
      <w:bookmarkEnd w:id="310"/>
    </w:p>
    <w:p w14:paraId="17429665" w14:textId="7A9A4369" w:rsidR="00426657" w:rsidRDefault="00426657" w:rsidP="00426657">
      <w:pPr>
        <w:rPr>
          <w:rFonts w:ascii="Fb Fontext" w:hAnsi="Fb Fontext"/>
          <w:sz w:val="32"/>
          <w:rtl/>
        </w:rPr>
      </w:pPr>
      <w:r w:rsidRPr="00FB3D3F">
        <w:rPr>
          <w:rStyle w:val="affffe"/>
          <w:rFonts w:hint="cs"/>
          <w:rtl/>
        </w:rPr>
        <w:t>ר</w:t>
      </w:r>
      <w:r w:rsidRPr="00FB3D3F">
        <w:rPr>
          <w:rStyle w:val="affffe"/>
          <w:rtl/>
        </w:rPr>
        <w:t>"</w:t>
      </w:r>
      <w:r w:rsidRPr="00FB3D3F">
        <w:rPr>
          <w:rStyle w:val="affffe"/>
          <w:rFonts w:hint="cs"/>
          <w:rtl/>
        </w:rPr>
        <w:t>ל</w:t>
      </w:r>
      <w:r w:rsidRPr="00FB3D3F">
        <w:rPr>
          <w:rStyle w:val="affffe"/>
          <w:rtl/>
        </w:rPr>
        <w:t>:</w:t>
      </w:r>
      <w:r w:rsidRPr="00AD1A41">
        <w:rPr>
          <w:rStyle w:val="affffa"/>
          <w:rtl/>
        </w:rPr>
        <w:t xml:space="preserve"> </w:t>
      </w:r>
      <w:r w:rsidRPr="00AD1A41">
        <w:rPr>
          <w:rStyle w:val="affffa"/>
          <w:rFonts w:hint="cs"/>
          <w:rtl/>
        </w:rPr>
        <w:t>'</w:t>
      </w:r>
      <w:r w:rsidRPr="00AD1A41">
        <w:rPr>
          <w:rStyle w:val="affffa"/>
          <w:rtl/>
        </w:rPr>
        <w:t>ומתה</w:t>
      </w:r>
      <w:r w:rsidRPr="00AD1A41">
        <w:rPr>
          <w:rStyle w:val="affffa"/>
          <w:rFonts w:hint="cs"/>
          <w:rtl/>
        </w:rPr>
        <w:t>'</w:t>
      </w:r>
      <w:r w:rsidRPr="00AD1A41">
        <w:rPr>
          <w:rStyle w:val="affffa"/>
          <w:rtl/>
        </w:rPr>
        <w:t>,</w:t>
      </w:r>
      <w:r w:rsidRPr="00C35A2C">
        <w:rPr>
          <w:rFonts w:ascii="Fb Fontext" w:hAnsi="Fb Fontext"/>
          <w:sz w:val="32"/>
          <w:rtl/>
        </w:rPr>
        <w:t xml:space="preserve"> לרבות הורתה שלא בקדושה ולידתה בקדושה.</w:t>
      </w:r>
      <w:r w:rsidRPr="00C35A2C">
        <w:rPr>
          <w:rFonts w:ascii="Fb Fontext" w:hAnsi="Fb Fontext" w:hint="cs"/>
          <w:sz w:val="32"/>
          <w:rtl/>
        </w:rPr>
        <w:t xml:space="preserve"> למיתה נתרבתה ולא לקנס</w:t>
      </w:r>
      <w:r w:rsidR="00CC72E9">
        <w:rPr>
          <w:rFonts w:ascii="Fb Fontext" w:hAnsi="Fb Fontext" w:hint="cs"/>
          <w:sz w:val="32"/>
          <w:rtl/>
        </w:rPr>
        <w:t>,</w:t>
      </w:r>
    </w:p>
    <w:p w14:paraId="70905896" w14:textId="5BA4AC17" w:rsidR="00426657" w:rsidRPr="00CC72E9" w:rsidRDefault="00426657" w:rsidP="00426657">
      <w:pPr>
        <w:rPr>
          <w:rFonts w:ascii="Fb Fontext" w:hAnsi="Fb Fontext" w:cs="Guttman Vilna"/>
          <w:b/>
          <w:bCs/>
          <w:spacing w:val="-4"/>
          <w:sz w:val="32"/>
          <w:rtl/>
        </w:rPr>
      </w:pPr>
      <w:r w:rsidRPr="00CC72E9">
        <w:rPr>
          <w:rFonts w:ascii="Fb Fontext" w:hAnsi="Fb Fontext"/>
          <w:spacing w:val="-4"/>
          <w:rtl/>
        </w:rPr>
        <w:lastRenderedPageBreak/>
        <w:t xml:space="preserve">• </w:t>
      </w:r>
      <w:r w:rsidRPr="00CC72E9">
        <w:rPr>
          <w:rFonts w:ascii="Fb Fontext" w:hAnsi="Fb Fontext" w:hint="cs"/>
          <w:spacing w:val="-4"/>
          <w:sz w:val="32"/>
          <w:rtl/>
        </w:rPr>
        <w:t xml:space="preserve">ולא לרבות </w:t>
      </w:r>
      <w:r w:rsidRPr="00CC72E9">
        <w:rPr>
          <w:rFonts w:ascii="Fb Fontext" w:hAnsi="Fb Fontext"/>
          <w:spacing w:val="-4"/>
          <w:sz w:val="32"/>
          <w:rtl/>
        </w:rPr>
        <w:t>הורתה ולידתה בקדושה</w:t>
      </w:r>
      <w:r w:rsidRPr="00CC72E9">
        <w:rPr>
          <w:rFonts w:ascii="Fb Fontext" w:hAnsi="Fb Fontext" w:hint="cs"/>
          <w:spacing w:val="-4"/>
          <w:sz w:val="32"/>
          <w:rtl/>
        </w:rPr>
        <w:t xml:space="preserve"> </w:t>
      </w:r>
      <w:r w:rsidR="00CC72E9" w:rsidRPr="00CC72E9">
        <w:rPr>
          <w:rFonts w:ascii="Fb Fontext" w:hAnsi="Fb Fontext" w:hint="cs"/>
          <w:spacing w:val="-4"/>
          <w:sz w:val="32"/>
          <w:rtl/>
        </w:rPr>
        <w:t>-</w:t>
      </w:r>
      <w:r w:rsidRPr="00CC72E9">
        <w:rPr>
          <w:rFonts w:ascii="Fb Fontext" w:hAnsi="Fb Fontext" w:hint="cs"/>
          <w:spacing w:val="-4"/>
          <w:sz w:val="32"/>
          <w:rtl/>
        </w:rPr>
        <w:t>ד</w:t>
      </w:r>
      <w:r w:rsidRPr="00CC72E9">
        <w:rPr>
          <w:rFonts w:ascii="Fb Fontext" w:hAnsi="Fb Fontext"/>
          <w:spacing w:val="-4"/>
          <w:sz w:val="32"/>
          <w:rtl/>
        </w:rPr>
        <w:t>ישראלית מעלייתא היא.</w:t>
      </w:r>
    </w:p>
    <w:p w14:paraId="6CA35FA9" w14:textId="7A0F296C" w:rsidR="00426657" w:rsidRPr="00C35A2C" w:rsidRDefault="00426657" w:rsidP="00426657">
      <w:pPr>
        <w:rPr>
          <w:rFonts w:ascii="Fb Fontext" w:hAnsi="Fb Fontext" w:cs="Guttman Vilna"/>
          <w:b/>
          <w:bCs/>
          <w:sz w:val="32"/>
          <w:rtl/>
        </w:rPr>
      </w:pPr>
      <w:r w:rsidRPr="00C35A2C">
        <w:rPr>
          <w:rFonts w:ascii="Fb Fontext" w:hAnsi="Fb Fontext"/>
          <w:rtl/>
        </w:rPr>
        <w:t xml:space="preserve">• </w:t>
      </w:r>
      <w:r w:rsidRPr="00C35A2C">
        <w:rPr>
          <w:rFonts w:ascii="Fb Fontext" w:hAnsi="Fb Fontext"/>
          <w:sz w:val="32"/>
          <w:rtl/>
        </w:rPr>
        <w:t>ו</w:t>
      </w:r>
      <w:r w:rsidRPr="00C35A2C">
        <w:rPr>
          <w:rFonts w:ascii="Fb Fontext" w:hAnsi="Fb Fontext" w:hint="cs"/>
          <w:sz w:val="32"/>
          <w:rtl/>
        </w:rPr>
        <w:t xml:space="preserve">לא </w:t>
      </w:r>
      <w:r w:rsidRPr="00C35A2C">
        <w:rPr>
          <w:rFonts w:ascii="Fb Fontext" w:hAnsi="Fb Fontext"/>
          <w:sz w:val="32"/>
          <w:rtl/>
        </w:rPr>
        <w:t>לרבות הורתה ולידתה שלא בקדושה</w:t>
      </w:r>
      <w:r w:rsidRPr="00C35A2C">
        <w:rPr>
          <w:rFonts w:ascii="Fb Fontext" w:hAnsi="Fb Fontext" w:hint="cs"/>
          <w:sz w:val="32"/>
          <w:rtl/>
        </w:rPr>
        <w:t xml:space="preserve"> </w:t>
      </w:r>
      <w:r w:rsidR="00CC72E9">
        <w:rPr>
          <w:rFonts w:ascii="Fb Fontext" w:hAnsi="Fb Fontext" w:hint="cs"/>
          <w:sz w:val="32"/>
          <w:rtl/>
        </w:rPr>
        <w:t>-</w:t>
      </w:r>
      <w:r w:rsidRPr="00C35A2C">
        <w:rPr>
          <w:rFonts w:ascii="Fb Fontext" w:hAnsi="Fb Fontext" w:hint="cs"/>
          <w:sz w:val="32"/>
          <w:rtl/>
        </w:rPr>
        <w:t>דא</w:t>
      </w:r>
      <w:r w:rsidRPr="00C35A2C">
        <w:rPr>
          <w:rFonts w:ascii="Fb Fontext" w:hAnsi="Fb Fontext"/>
          <w:sz w:val="32"/>
          <w:rtl/>
        </w:rPr>
        <w:t>"</w:t>
      </w:r>
      <w:r w:rsidRPr="00C35A2C">
        <w:rPr>
          <w:rFonts w:ascii="Fb Fontext" w:hAnsi="Fb Fontext" w:hint="cs"/>
          <w:sz w:val="32"/>
          <w:rtl/>
        </w:rPr>
        <w:t>כ לאו</w:t>
      </w:r>
      <w:r w:rsidRPr="006B2A7E">
        <w:rPr>
          <w:rStyle w:val="affffa"/>
          <w:rFonts w:hint="cs"/>
          <w:rtl/>
        </w:rPr>
        <w:t xml:space="preserve"> 'נבלה נעשתה בישראל' </w:t>
      </w:r>
      <w:r w:rsidRPr="00C35A2C">
        <w:rPr>
          <w:rFonts w:ascii="Fb Fontext" w:hAnsi="Fb Fontext" w:hint="cs"/>
          <w:sz w:val="32"/>
          <w:rtl/>
        </w:rPr>
        <w:t>הוא</w:t>
      </w:r>
    </w:p>
    <w:p w14:paraId="7981CD85" w14:textId="77777777" w:rsidR="00E268F4" w:rsidRPr="008C28D0" w:rsidRDefault="00426657" w:rsidP="00F1680A">
      <w:pPr>
        <w:pStyle w:val="affffb"/>
        <w:rPr>
          <w:spacing w:val="0"/>
          <w:rtl/>
        </w:rPr>
      </w:pPr>
      <w:bookmarkStart w:id="311" w:name="_Toc119353096"/>
      <w:r w:rsidRPr="008C28D0">
        <w:rPr>
          <w:spacing w:val="0"/>
          <w:rtl/>
        </w:rPr>
        <w:t>המוציא שם רע על היתומה</w:t>
      </w:r>
      <w:r w:rsidR="00E268F4" w:rsidRPr="008C28D0">
        <w:rPr>
          <w:spacing w:val="0"/>
          <w:rtl/>
        </w:rPr>
        <w:t>,</w:t>
      </w:r>
      <w:bookmarkEnd w:id="311"/>
    </w:p>
    <w:p w14:paraId="70CAD459" w14:textId="665F8518" w:rsidR="00426657" w:rsidRPr="00C35A2C" w:rsidRDefault="00426657" w:rsidP="00426657">
      <w:pPr>
        <w:rPr>
          <w:rFonts w:ascii="Fb Fontext" w:hAnsi="Fb Fontext"/>
          <w:rtl/>
        </w:rPr>
      </w:pPr>
      <w:r w:rsidRPr="00FB3D3F">
        <w:rPr>
          <w:rStyle w:val="affffe"/>
          <w:rtl/>
        </w:rPr>
        <w:t xml:space="preserve">• </w:t>
      </w:r>
      <w:r w:rsidRPr="00FB3D3F">
        <w:rPr>
          <w:rStyle w:val="affffe"/>
          <w:rFonts w:hint="cs"/>
          <w:rtl/>
        </w:rPr>
        <w:t>ריב</w:t>
      </w:r>
      <w:r w:rsidRPr="00FB3D3F">
        <w:rPr>
          <w:rStyle w:val="affffe"/>
          <w:rtl/>
        </w:rPr>
        <w:t>"</w:t>
      </w:r>
      <w:r w:rsidRPr="00FB3D3F">
        <w:rPr>
          <w:rStyle w:val="affffe"/>
          <w:rFonts w:hint="cs"/>
          <w:rtl/>
        </w:rPr>
        <w:t>ח:</w:t>
      </w:r>
      <w:r w:rsidRPr="00C35A2C">
        <w:rPr>
          <w:rFonts w:ascii="Fb Fontext" w:hAnsi="Fb Fontext"/>
          <w:sz w:val="32"/>
          <w:rtl/>
        </w:rPr>
        <w:t xml:space="preserve"> פטור, </w:t>
      </w:r>
      <w:r w:rsidR="00CC72E9">
        <w:rPr>
          <w:rStyle w:val="affffe"/>
          <w:rFonts w:hint="cs"/>
          <w:rtl/>
        </w:rPr>
        <w:t>ד</w:t>
      </w:r>
      <w:r w:rsidRPr="00AD1A41">
        <w:rPr>
          <w:rStyle w:val="affffa"/>
          <w:rtl/>
        </w:rPr>
        <w:t>'ונתנו לאבי הנערה</w:t>
      </w:r>
      <w:r w:rsidRPr="00AD1A41">
        <w:rPr>
          <w:rStyle w:val="affffa"/>
          <w:rFonts w:hint="cs"/>
          <w:rtl/>
        </w:rPr>
        <w:t>'</w:t>
      </w:r>
      <w:r w:rsidRPr="00AD1A41">
        <w:rPr>
          <w:rStyle w:val="affffa"/>
          <w:rtl/>
        </w:rPr>
        <w:t>,</w:t>
      </w:r>
      <w:r w:rsidRPr="00C35A2C">
        <w:rPr>
          <w:rFonts w:ascii="Fb Fontext" w:hAnsi="Fb Fontext"/>
          <w:sz w:val="32"/>
          <w:rtl/>
        </w:rPr>
        <w:t xml:space="preserve"> פרט לזו שאין לה אב.</w:t>
      </w:r>
    </w:p>
    <w:p w14:paraId="30413F56" w14:textId="5F94035A" w:rsidR="00426657" w:rsidRPr="00F71179" w:rsidRDefault="00426657" w:rsidP="00426657">
      <w:pPr>
        <w:rPr>
          <w:rFonts w:ascii="Fb Fontext" w:hAnsi="Fb Fontext"/>
          <w:spacing w:val="-2"/>
          <w:rtl/>
        </w:rPr>
      </w:pPr>
      <w:r w:rsidRPr="00CC72E9">
        <w:rPr>
          <w:rStyle w:val="affffe"/>
          <w:rFonts w:hint="cs"/>
          <w:rtl/>
        </w:rPr>
        <w:t xml:space="preserve">והך </w:t>
      </w:r>
      <w:r w:rsidRPr="00F71179">
        <w:rPr>
          <w:rFonts w:ascii="Fb Fontext" w:hAnsi="Fb Fontext" w:hint="cs"/>
          <w:spacing w:val="-2"/>
          <w:rtl/>
        </w:rPr>
        <w:t>ד</w:t>
      </w:r>
      <w:r w:rsidRPr="00F71179">
        <w:rPr>
          <w:rStyle w:val="affffa"/>
          <w:spacing w:val="-2"/>
          <w:rtl/>
        </w:rPr>
        <w:t>ואם מאן ימאן אביה</w:t>
      </w:r>
      <w:r w:rsidRPr="00F71179">
        <w:rPr>
          <w:rStyle w:val="affffa"/>
          <w:rFonts w:hint="cs"/>
          <w:spacing w:val="-2"/>
          <w:rtl/>
        </w:rPr>
        <w:t>-</w:t>
      </w:r>
      <w:r w:rsidRPr="00CC72E9">
        <w:rPr>
          <w:rStyle w:val="affffe"/>
          <w:rFonts w:hint="cs"/>
          <w:rtl/>
        </w:rPr>
        <w:t>לריה</w:t>
      </w:r>
      <w:r w:rsidRPr="00CC72E9">
        <w:rPr>
          <w:rStyle w:val="affffe"/>
          <w:rtl/>
        </w:rPr>
        <w:t>"</w:t>
      </w:r>
      <w:r w:rsidRPr="00CC72E9">
        <w:rPr>
          <w:rStyle w:val="affffe"/>
          <w:rFonts w:hint="cs"/>
          <w:rtl/>
        </w:rPr>
        <w:t xml:space="preserve">ג </w:t>
      </w:r>
      <w:r w:rsidRPr="00F71179">
        <w:rPr>
          <w:rFonts w:ascii="Fb Fontext" w:hAnsi="Fb Fontext"/>
          <w:spacing w:val="-2"/>
          <w:rtl/>
        </w:rPr>
        <w:t>לרבות יתומה לקנס, בבא עליה ואח"כ נתיתמה.</w:t>
      </w:r>
    </w:p>
    <w:p w14:paraId="52279A63" w14:textId="18E34323" w:rsidR="00426657" w:rsidRPr="00C35A2C" w:rsidRDefault="00426657" w:rsidP="00426657">
      <w:pPr>
        <w:rPr>
          <w:rFonts w:ascii="Fb Fontext" w:hAnsi="Fb Fontext" w:cs="Guttman Vilna"/>
          <w:b/>
          <w:bCs/>
          <w:sz w:val="32"/>
          <w:rtl/>
        </w:rPr>
      </w:pPr>
      <w:r w:rsidRPr="00C35A2C">
        <w:rPr>
          <w:rFonts w:ascii="Fb Fontext" w:hAnsi="Fb Fontext" w:hint="cs"/>
          <w:sz w:val="32"/>
          <w:rtl/>
        </w:rPr>
        <w:t xml:space="preserve"> </w:t>
      </w:r>
      <w:r w:rsidRPr="00FB3D3F">
        <w:rPr>
          <w:rStyle w:val="affffe"/>
          <w:rtl/>
        </w:rPr>
        <w:t xml:space="preserve">• </w:t>
      </w:r>
      <w:r w:rsidRPr="00FB3D3F">
        <w:rPr>
          <w:rStyle w:val="affffe"/>
          <w:rFonts w:hint="cs"/>
          <w:rtl/>
        </w:rPr>
        <w:t>ל</w:t>
      </w:r>
      <w:r w:rsidRPr="00FB3D3F">
        <w:rPr>
          <w:rStyle w:val="affffe"/>
          <w:rtl/>
        </w:rPr>
        <w:t xml:space="preserve">רבא: </w:t>
      </w:r>
      <w:r w:rsidRPr="00C35A2C">
        <w:rPr>
          <w:rFonts w:ascii="Fb Fontext" w:hAnsi="Fb Fontext"/>
          <w:sz w:val="32"/>
          <w:rtl/>
        </w:rPr>
        <w:t>חייב</w:t>
      </w:r>
      <w:r w:rsidRPr="00C35A2C">
        <w:rPr>
          <w:rFonts w:ascii="Fb Fontext" w:hAnsi="Fb Fontext" w:hint="cs"/>
          <w:sz w:val="32"/>
          <w:rtl/>
        </w:rPr>
        <w:t xml:space="preserve"> </w:t>
      </w:r>
      <w:r w:rsidRPr="00CC72E9">
        <w:rPr>
          <w:rStyle w:val="affffe"/>
          <w:rtl/>
        </w:rPr>
        <w:t xml:space="preserve">מדתני אמי: </w:t>
      </w:r>
      <w:r w:rsidRPr="00C35A2C">
        <w:rPr>
          <w:rFonts w:ascii="Fb Fontext" w:hAnsi="Fb Fontext"/>
          <w:sz w:val="32"/>
          <w:rtl/>
        </w:rPr>
        <w:t>בתולת ישראל - ולא בתולת גרים.</w:t>
      </w:r>
    </w:p>
    <w:p w14:paraId="545AA121" w14:textId="114E9DB2" w:rsidR="00426657" w:rsidRPr="00C35A2C" w:rsidRDefault="00CC72E9" w:rsidP="00CC72E9">
      <w:pPr>
        <w:ind w:left="510" w:firstLine="170"/>
        <w:rPr>
          <w:rFonts w:ascii="Fb Fontext" w:hAnsi="Fb Fontext" w:cs="Guttman Vilna"/>
          <w:b/>
          <w:bCs/>
          <w:sz w:val="32"/>
          <w:rtl/>
        </w:rPr>
      </w:pPr>
      <w:r>
        <w:rPr>
          <w:rFonts w:ascii="Fb Fontext" w:hAnsi="Fb Fontext" w:hint="cs"/>
          <w:sz w:val="32"/>
          <w:rtl/>
        </w:rPr>
        <w:t xml:space="preserve">  </w:t>
      </w:r>
      <w:r w:rsidR="00426657" w:rsidRPr="00C35A2C">
        <w:rPr>
          <w:rFonts w:ascii="Fb Fontext" w:hAnsi="Fb Fontext" w:hint="cs"/>
          <w:sz w:val="32"/>
          <w:rtl/>
        </w:rPr>
        <w:t>דא</w:t>
      </w:r>
      <w:r w:rsidR="00426657" w:rsidRPr="00C35A2C">
        <w:rPr>
          <w:rFonts w:ascii="Fb Fontext" w:hAnsi="Fb Fontext"/>
          <w:sz w:val="32"/>
          <w:rtl/>
        </w:rPr>
        <w:t>"</w:t>
      </w:r>
      <w:r w:rsidR="00426657" w:rsidRPr="00C35A2C">
        <w:rPr>
          <w:rFonts w:ascii="Fb Fontext" w:hAnsi="Fb Fontext" w:hint="cs"/>
          <w:sz w:val="32"/>
          <w:rtl/>
        </w:rPr>
        <w:t xml:space="preserve">א בישראל </w:t>
      </w:r>
      <w:r w:rsidR="00426657" w:rsidRPr="00C35A2C">
        <w:rPr>
          <w:rFonts w:ascii="Fb Fontext" w:hAnsi="Fb Fontext"/>
          <w:sz w:val="32"/>
          <w:rtl/>
        </w:rPr>
        <w:t xml:space="preserve">כה"ג פטור, </w:t>
      </w:r>
      <w:r w:rsidR="00426657" w:rsidRPr="00C35A2C">
        <w:rPr>
          <w:rFonts w:ascii="Fb Fontext" w:hAnsi="Fb Fontext" w:hint="cs"/>
          <w:sz w:val="32"/>
          <w:rtl/>
        </w:rPr>
        <w:t>כ</w:t>
      </w:r>
      <w:r w:rsidR="00426657" w:rsidRPr="00C35A2C">
        <w:rPr>
          <w:rFonts w:ascii="Fb Fontext" w:hAnsi="Fb Fontext"/>
          <w:sz w:val="32"/>
          <w:rtl/>
        </w:rPr>
        <w:t>"</w:t>
      </w:r>
      <w:r w:rsidR="00426657" w:rsidRPr="00C35A2C">
        <w:rPr>
          <w:rFonts w:ascii="Fb Fontext" w:hAnsi="Fb Fontext" w:hint="cs"/>
          <w:sz w:val="32"/>
          <w:rtl/>
        </w:rPr>
        <w:t xml:space="preserve">ש בגרים </w:t>
      </w:r>
      <w:r w:rsidR="000A337F">
        <w:rPr>
          <w:rFonts w:ascii="Fb Fontext" w:hAnsi="Fb Fontext" w:hint="cs"/>
          <w:sz w:val="32"/>
          <w:rtl/>
        </w:rPr>
        <w:t>ש</w:t>
      </w:r>
      <w:r w:rsidR="00426657" w:rsidRPr="00C35A2C">
        <w:rPr>
          <w:rFonts w:ascii="Fb Fontext" w:hAnsi="Fb Fontext" w:hint="cs"/>
          <w:sz w:val="32"/>
          <w:rtl/>
        </w:rPr>
        <w:t>יפטר</w:t>
      </w:r>
    </w:p>
    <w:p w14:paraId="075DAEB0" w14:textId="77777777" w:rsidR="00E268F4" w:rsidRPr="008C28D0" w:rsidRDefault="00426657" w:rsidP="00F1680A">
      <w:pPr>
        <w:pStyle w:val="affffb"/>
        <w:rPr>
          <w:spacing w:val="0"/>
          <w:rtl/>
        </w:rPr>
      </w:pPr>
      <w:bookmarkStart w:id="312" w:name="_Toc119353097"/>
      <w:r w:rsidRPr="008C28D0">
        <w:rPr>
          <w:rStyle w:val="affffe"/>
          <w:rFonts w:hint="cs"/>
          <w:spacing w:val="0"/>
          <w:rtl/>
        </w:rPr>
        <w:t>ר</w:t>
      </w:r>
      <w:r w:rsidRPr="008C28D0">
        <w:rPr>
          <w:rStyle w:val="affffe"/>
          <w:spacing w:val="0"/>
          <w:rtl/>
        </w:rPr>
        <w:t>"</w:t>
      </w:r>
      <w:r w:rsidRPr="008C28D0">
        <w:rPr>
          <w:rStyle w:val="affffe"/>
          <w:rFonts w:hint="cs"/>
          <w:spacing w:val="0"/>
          <w:rtl/>
        </w:rPr>
        <w:t>ל</w:t>
      </w:r>
      <w:r w:rsidRPr="008C28D0">
        <w:rPr>
          <w:rStyle w:val="affffe"/>
          <w:spacing w:val="0"/>
          <w:rtl/>
        </w:rPr>
        <w:t>:</w:t>
      </w:r>
      <w:r w:rsidRPr="008C28D0">
        <w:rPr>
          <w:spacing w:val="0"/>
          <w:rtl/>
        </w:rPr>
        <w:t xml:space="preserve"> המוציא שם רע על הקטנה</w:t>
      </w:r>
      <w:r w:rsidR="00E268F4" w:rsidRPr="008C28D0">
        <w:rPr>
          <w:spacing w:val="0"/>
          <w:rtl/>
        </w:rPr>
        <w:t>,</w:t>
      </w:r>
      <w:bookmarkEnd w:id="312"/>
    </w:p>
    <w:p w14:paraId="58AAF499" w14:textId="03B6656D" w:rsidR="00426657" w:rsidRPr="00C35A2C" w:rsidRDefault="00426657" w:rsidP="00426657">
      <w:pPr>
        <w:rPr>
          <w:rFonts w:ascii="Fb Fontext" w:hAnsi="Fb Fontext"/>
          <w:rtl/>
        </w:rPr>
      </w:pPr>
      <w:r w:rsidRPr="00C35A2C">
        <w:rPr>
          <w:rFonts w:ascii="Fb Fontext" w:hAnsi="Fb Fontext"/>
          <w:sz w:val="32"/>
          <w:rtl/>
        </w:rPr>
        <w:t xml:space="preserve">- פטור, </w:t>
      </w:r>
      <w:r w:rsidR="00FB3D3F">
        <w:rPr>
          <w:rFonts w:ascii="Fb Fontext" w:hAnsi="Fb Fontext" w:hint="cs"/>
          <w:sz w:val="32"/>
          <w:rtl/>
        </w:rPr>
        <w:t>ד</w:t>
      </w:r>
      <w:r w:rsidRPr="00AD1A41">
        <w:rPr>
          <w:rStyle w:val="affffa"/>
          <w:rFonts w:hint="cs"/>
          <w:rtl/>
        </w:rPr>
        <w:t>'</w:t>
      </w:r>
      <w:r w:rsidRPr="00AD1A41">
        <w:rPr>
          <w:rStyle w:val="affffa"/>
          <w:rtl/>
        </w:rPr>
        <w:t>ונתנו לאבי הנערה</w:t>
      </w:r>
      <w:r w:rsidRPr="00AD1A41">
        <w:rPr>
          <w:rStyle w:val="affffa"/>
          <w:rFonts w:hint="cs"/>
          <w:rtl/>
        </w:rPr>
        <w:t>'</w:t>
      </w:r>
      <w:r w:rsidRPr="00AD1A41">
        <w:rPr>
          <w:rStyle w:val="affffa"/>
          <w:rtl/>
        </w:rPr>
        <w:t>,</w:t>
      </w:r>
      <w:r w:rsidRPr="00C35A2C">
        <w:rPr>
          <w:rFonts w:ascii="Fb Fontext" w:hAnsi="Fb Fontext"/>
          <w:sz w:val="32"/>
          <w:rtl/>
        </w:rPr>
        <w:t xml:space="preserve"> נער</w:t>
      </w:r>
      <w:r w:rsidRPr="00C54C7E">
        <w:rPr>
          <w:rStyle w:val="afffe"/>
          <w:rtl/>
        </w:rPr>
        <w:t>ה</w:t>
      </w:r>
      <w:r w:rsidRPr="00C35A2C">
        <w:rPr>
          <w:rFonts w:ascii="Fb Fontext" w:hAnsi="Fb Fontext"/>
          <w:sz w:val="32"/>
          <w:rtl/>
        </w:rPr>
        <w:t xml:space="preserve"> מלא דבר הכתוב.</w:t>
      </w:r>
    </w:p>
    <w:p w14:paraId="317682CD" w14:textId="68358963" w:rsidR="00426657" w:rsidRDefault="00426657" w:rsidP="00426657">
      <w:pPr>
        <w:rPr>
          <w:rFonts w:ascii="Fb Fontext" w:hAnsi="Fb Fontext"/>
          <w:rtl/>
        </w:rPr>
      </w:pPr>
      <w:r w:rsidRPr="00FB3D3F">
        <w:rPr>
          <w:rStyle w:val="affffe"/>
          <w:rtl/>
        </w:rPr>
        <w:t>מתקיף  ר</w:t>
      </w:r>
      <w:r w:rsidRPr="00FB3D3F">
        <w:rPr>
          <w:rStyle w:val="affffe"/>
          <w:rFonts w:hint="cs"/>
          <w:rtl/>
        </w:rPr>
        <w:t>אב</w:t>
      </w:r>
      <w:r w:rsidRPr="00FB3D3F">
        <w:rPr>
          <w:rStyle w:val="affffe"/>
          <w:rtl/>
        </w:rPr>
        <w:t>"</w:t>
      </w:r>
      <w:r w:rsidRPr="00FB3D3F">
        <w:rPr>
          <w:rStyle w:val="affffe"/>
          <w:rFonts w:hint="cs"/>
          <w:rtl/>
        </w:rPr>
        <w:t>א</w:t>
      </w:r>
      <w:r w:rsidRPr="00FB3D3F">
        <w:rPr>
          <w:rStyle w:val="affffe"/>
          <w:rtl/>
        </w:rPr>
        <w:t xml:space="preserve">: </w:t>
      </w:r>
      <w:r w:rsidRPr="00C35A2C">
        <w:rPr>
          <w:rFonts w:ascii="Fb Fontext" w:hAnsi="Fb Fontext" w:hint="cs"/>
          <w:rtl/>
        </w:rPr>
        <w:t>דאל'ה הו</w:t>
      </w:r>
      <w:r w:rsidRPr="00C35A2C">
        <w:rPr>
          <w:rFonts w:ascii="Fb Fontext" w:hAnsi="Fb Fontext"/>
          <w:rtl/>
        </w:rPr>
        <w:t>"</w:t>
      </w:r>
      <w:r w:rsidRPr="00C35A2C">
        <w:rPr>
          <w:rFonts w:ascii="Fb Fontext" w:hAnsi="Fb Fontext" w:hint="cs"/>
          <w:rtl/>
        </w:rPr>
        <w:t xml:space="preserve">א </w:t>
      </w:r>
      <w:r w:rsidR="00BD4EEB">
        <w:rPr>
          <w:rFonts w:ascii="Fb Fontext" w:hAnsi="Fb Fontext" w:hint="cs"/>
          <w:rtl/>
        </w:rPr>
        <w:t>אף</w:t>
      </w:r>
      <w:r w:rsidRPr="00C35A2C">
        <w:rPr>
          <w:rFonts w:ascii="Fb Fontext" w:hAnsi="Fb Fontext" w:hint="cs"/>
          <w:rtl/>
        </w:rPr>
        <w:t xml:space="preserve"> קטנה? והא לאו בת עונשין היא אלא</w:t>
      </w:r>
      <w:r w:rsidRPr="00C35A2C">
        <w:rPr>
          <w:rFonts w:ascii="Fb Fontext" w:hAnsi="Fb Fontext"/>
          <w:rtl/>
        </w:rPr>
        <w:t xml:space="preserve"> </w:t>
      </w:r>
      <w:r w:rsidRPr="00C35A2C">
        <w:rPr>
          <w:rFonts w:ascii="Fb Fontext" w:hAnsi="Fb Fontext" w:hint="cs"/>
          <w:rtl/>
        </w:rPr>
        <w:t xml:space="preserve">כאן </w:t>
      </w:r>
      <w:r w:rsidRPr="00C35A2C">
        <w:rPr>
          <w:rFonts w:ascii="Fb Fontext" w:hAnsi="Fb Fontext"/>
          <w:rtl/>
        </w:rPr>
        <w:t>נערה,</w:t>
      </w:r>
    </w:p>
    <w:p w14:paraId="2A84B78F" w14:textId="57C22298" w:rsidR="00426657" w:rsidRPr="00730169" w:rsidRDefault="00426657" w:rsidP="00CC72E9">
      <w:pPr>
        <w:rPr>
          <w:rFonts w:cs="Guttman Vilna"/>
          <w:b/>
          <w:bCs/>
          <w:rtl/>
        </w:rPr>
      </w:pPr>
      <w:r w:rsidRPr="00CC72E9">
        <w:rPr>
          <w:rFonts w:hint="cs"/>
          <w:spacing w:val="-2"/>
          <w:rtl/>
        </w:rPr>
        <w:t>ומכאן אתה למד ד</w:t>
      </w:r>
      <w:r w:rsidRPr="00CC72E9">
        <w:rPr>
          <w:spacing w:val="-2"/>
          <w:rtl/>
        </w:rPr>
        <w:t>כל מקום שנאמר</w:t>
      </w:r>
      <w:r w:rsidRPr="00CC72E9">
        <w:rPr>
          <w:rStyle w:val="affffa"/>
          <w:spacing w:val="-2"/>
          <w:rtl/>
        </w:rPr>
        <w:t xml:space="preserve"> </w:t>
      </w:r>
      <w:r w:rsidRPr="00CC72E9">
        <w:rPr>
          <w:rStyle w:val="affffa"/>
          <w:rFonts w:hint="cs"/>
          <w:spacing w:val="-2"/>
          <w:rtl/>
        </w:rPr>
        <w:t>'</w:t>
      </w:r>
      <w:r w:rsidRPr="00CC72E9">
        <w:rPr>
          <w:rStyle w:val="affffa"/>
          <w:spacing w:val="-2"/>
          <w:rtl/>
        </w:rPr>
        <w:t>נער</w:t>
      </w:r>
      <w:r w:rsidRPr="00CC72E9">
        <w:rPr>
          <w:rStyle w:val="affffa"/>
          <w:rFonts w:hint="cs"/>
          <w:spacing w:val="-2"/>
          <w:rtl/>
        </w:rPr>
        <w:t>'</w:t>
      </w:r>
      <w:r w:rsidRPr="00CC72E9">
        <w:rPr>
          <w:rStyle w:val="affffa"/>
          <w:spacing w:val="-2"/>
          <w:rtl/>
        </w:rPr>
        <w:t xml:space="preserve"> </w:t>
      </w:r>
      <w:r w:rsidRPr="00CC72E9">
        <w:rPr>
          <w:spacing w:val="-2"/>
          <w:rtl/>
        </w:rPr>
        <w:t>- אפילו קטנה במשמע</w:t>
      </w:r>
      <w:r w:rsidRPr="00730169">
        <w:rPr>
          <w:rtl/>
        </w:rPr>
        <w:t>.</w:t>
      </w:r>
    </w:p>
    <w:p w14:paraId="706F73F8" w14:textId="77777777" w:rsidR="00426657" w:rsidRPr="00C35A2C" w:rsidRDefault="00426657" w:rsidP="00E26091">
      <w:pPr>
        <w:pStyle w:val="afff"/>
        <w:framePr w:wrap="around"/>
        <w:rPr>
          <w:rtl/>
        </w:rPr>
      </w:pPr>
      <w:bookmarkStart w:id="313" w:name="_Toc119353098"/>
      <w:r w:rsidRPr="00C35A2C">
        <w:rPr>
          <w:rFonts w:hint="cs"/>
          <w:rtl/>
        </w:rPr>
        <w:t>מה.</w:t>
      </w:r>
      <w:bookmarkEnd w:id="313"/>
    </w:p>
    <w:p w14:paraId="7EC0F0FE" w14:textId="77777777" w:rsidR="00426657" w:rsidRPr="008C28D0" w:rsidRDefault="00426657" w:rsidP="00F1680A">
      <w:pPr>
        <w:pStyle w:val="affffb"/>
        <w:rPr>
          <w:spacing w:val="0"/>
          <w:rtl/>
        </w:rPr>
      </w:pPr>
      <w:bookmarkStart w:id="314" w:name="_Toc119353099"/>
      <w:r w:rsidRPr="008C28D0">
        <w:rPr>
          <w:spacing w:val="0"/>
          <w:rtl/>
        </w:rPr>
        <w:t>תני שילא, שלש מדות בנערה:</w:t>
      </w:r>
      <w:bookmarkEnd w:id="314"/>
    </w:p>
    <w:p w14:paraId="0A29CD6A" w14:textId="43853E68" w:rsidR="00E268F4" w:rsidRDefault="00426657" w:rsidP="00426657">
      <w:pPr>
        <w:rPr>
          <w:rtl/>
        </w:rPr>
      </w:pPr>
      <w:r w:rsidRPr="00F71179">
        <w:rPr>
          <w:rtl/>
        </w:rPr>
        <w:t xml:space="preserve">• באו </w:t>
      </w:r>
      <w:r>
        <w:rPr>
          <w:rFonts w:hint="cs"/>
          <w:rtl/>
        </w:rPr>
        <w:t>ע</w:t>
      </w:r>
      <w:r w:rsidRPr="00F71179">
        <w:rPr>
          <w:rtl/>
        </w:rPr>
        <w:t xml:space="preserve">דים בבית </w:t>
      </w:r>
      <w:r w:rsidRPr="00224771">
        <w:rPr>
          <w:rFonts w:cs="PFT_Frank"/>
          <w:b/>
          <w:bCs/>
          <w:szCs w:val="14"/>
          <w:rtl/>
        </w:rPr>
        <w:t>חמיה</w:t>
      </w:r>
      <w:r w:rsidRPr="00F71179">
        <w:rPr>
          <w:rtl/>
        </w:rPr>
        <w:t xml:space="preserve"> שזינתה בבית אביה</w:t>
      </w:r>
      <w:r w:rsidR="00E268F4">
        <w:rPr>
          <w:rFonts w:hint="cs"/>
          <w:rtl/>
        </w:rPr>
        <w:t>,</w:t>
      </w:r>
    </w:p>
    <w:p w14:paraId="4AEA42E0" w14:textId="3003503C" w:rsidR="00426657" w:rsidRPr="00F71179" w:rsidRDefault="00426657" w:rsidP="00CC72E9">
      <w:pPr>
        <w:ind w:firstLine="0"/>
        <w:rPr>
          <w:rtl/>
        </w:rPr>
      </w:pPr>
      <w:r w:rsidRPr="00F71179">
        <w:rPr>
          <w:rtl/>
        </w:rPr>
        <w:t xml:space="preserve">סוקלין אותה על פתח בית </w:t>
      </w:r>
      <w:r w:rsidRPr="00224771">
        <w:rPr>
          <w:rFonts w:cs="PFT_Frank"/>
          <w:b/>
          <w:bCs/>
          <w:szCs w:val="14"/>
          <w:rtl/>
        </w:rPr>
        <w:t>אביה</w:t>
      </w:r>
      <w:r w:rsidRPr="00F71179">
        <w:rPr>
          <w:rtl/>
        </w:rPr>
        <w:t xml:space="preserve"> </w:t>
      </w:r>
      <w:r w:rsidRPr="00F71179">
        <w:rPr>
          <w:rFonts w:hint="cs"/>
          <w:rtl/>
        </w:rPr>
        <w:t>-</w:t>
      </w:r>
      <w:r w:rsidRPr="00F71179">
        <w:rPr>
          <w:rtl/>
        </w:rPr>
        <w:t>ראו גידולים שגידלתם.</w:t>
      </w:r>
    </w:p>
    <w:p w14:paraId="7E16FD1E" w14:textId="5009356F" w:rsidR="00E268F4" w:rsidRDefault="00426657" w:rsidP="00426657">
      <w:pPr>
        <w:rPr>
          <w:rFonts w:ascii="Fb Fontext" w:hAnsi="Fb Fontext"/>
          <w:sz w:val="32"/>
          <w:rtl/>
        </w:rPr>
      </w:pPr>
      <w:bookmarkStart w:id="315" w:name="_Hlk118013688"/>
      <w:r w:rsidRPr="00C35A2C">
        <w:rPr>
          <w:rFonts w:ascii="Fb Fontext" w:hAnsi="Fb Fontext"/>
          <w:rtl/>
        </w:rPr>
        <w:t xml:space="preserve">• </w:t>
      </w:r>
      <w:bookmarkEnd w:id="315"/>
      <w:r w:rsidRPr="00C35A2C">
        <w:rPr>
          <w:rFonts w:ascii="Fb Fontext" w:hAnsi="Fb Fontext"/>
          <w:sz w:val="32"/>
          <w:rtl/>
        </w:rPr>
        <w:t xml:space="preserve">באו </w:t>
      </w:r>
      <w:r>
        <w:rPr>
          <w:rFonts w:ascii="Fb Fontext" w:hAnsi="Fb Fontext" w:hint="cs"/>
          <w:sz w:val="32"/>
          <w:rtl/>
        </w:rPr>
        <w:t>ע</w:t>
      </w:r>
      <w:r w:rsidRPr="00C35A2C">
        <w:rPr>
          <w:rFonts w:ascii="Fb Fontext" w:hAnsi="Fb Fontext"/>
          <w:sz w:val="32"/>
          <w:rtl/>
        </w:rPr>
        <w:t xml:space="preserve">דים בבית </w:t>
      </w:r>
      <w:r w:rsidRPr="00224771">
        <w:rPr>
          <w:rFonts w:ascii="Fb Fontext" w:hAnsi="Fb Fontext" w:cs="PFT_Frank"/>
          <w:b/>
          <w:bCs/>
          <w:sz w:val="32"/>
          <w:szCs w:val="14"/>
          <w:rtl/>
        </w:rPr>
        <w:t>אביה</w:t>
      </w:r>
      <w:r w:rsidRPr="00C35A2C">
        <w:rPr>
          <w:rFonts w:ascii="Fb Fontext" w:hAnsi="Fb Fontext"/>
          <w:sz w:val="32"/>
          <w:rtl/>
        </w:rPr>
        <w:t xml:space="preserve"> שזינתה בבית אביה</w:t>
      </w:r>
      <w:r w:rsidR="00E268F4">
        <w:rPr>
          <w:rFonts w:ascii="Fb Fontext" w:hAnsi="Fb Fontext" w:hint="cs"/>
          <w:sz w:val="32"/>
          <w:rtl/>
        </w:rPr>
        <w:t>,</w:t>
      </w:r>
    </w:p>
    <w:p w14:paraId="46B6982A" w14:textId="0E35BAC1" w:rsidR="00E268F4" w:rsidRDefault="00426657" w:rsidP="00CC72E9">
      <w:pPr>
        <w:ind w:firstLine="0"/>
        <w:rPr>
          <w:rFonts w:ascii="Fb Fontext" w:hAnsi="Fb Fontext"/>
          <w:rtl/>
        </w:rPr>
      </w:pPr>
      <w:r w:rsidRPr="00C35A2C">
        <w:rPr>
          <w:rFonts w:ascii="Fb Fontext" w:hAnsi="Fb Fontext"/>
          <w:sz w:val="32"/>
          <w:rtl/>
        </w:rPr>
        <w:t xml:space="preserve">סוקלין אותה על פתח </w:t>
      </w:r>
      <w:r w:rsidRPr="00224771">
        <w:rPr>
          <w:rFonts w:ascii="Fb Fontext" w:hAnsi="Fb Fontext" w:cs="PFT_Frank"/>
          <w:b/>
          <w:bCs/>
          <w:sz w:val="32"/>
          <w:szCs w:val="14"/>
          <w:rtl/>
        </w:rPr>
        <w:t>שער</w:t>
      </w:r>
      <w:r w:rsidRPr="00C35A2C">
        <w:rPr>
          <w:rFonts w:ascii="Fb Fontext" w:hAnsi="Fb Fontext"/>
          <w:sz w:val="32"/>
          <w:rtl/>
        </w:rPr>
        <w:t xml:space="preserve"> </w:t>
      </w:r>
      <w:r w:rsidRPr="00224771">
        <w:rPr>
          <w:rFonts w:ascii="Fb Fontext" w:hAnsi="Fb Fontext" w:cs="PFT_Frank"/>
          <w:b/>
          <w:bCs/>
          <w:sz w:val="32"/>
          <w:szCs w:val="14"/>
          <w:rtl/>
        </w:rPr>
        <w:t>העיר</w:t>
      </w:r>
      <w:r w:rsidR="00E268F4">
        <w:rPr>
          <w:rFonts w:ascii="Fb Fontext" w:hAnsi="Fb Fontext"/>
          <w:sz w:val="32"/>
          <w:rtl/>
        </w:rPr>
        <w:t>.</w:t>
      </w:r>
    </w:p>
    <w:p w14:paraId="01CB1445" w14:textId="3EC4E662" w:rsidR="00E268F4" w:rsidRDefault="00426657" w:rsidP="00426657">
      <w:pPr>
        <w:rPr>
          <w:rtl/>
        </w:rPr>
      </w:pPr>
      <w:r>
        <w:rPr>
          <w:rFonts w:ascii="Fb Fontext" w:hAnsi="Fb Fontext" w:hint="cs"/>
          <w:rtl/>
        </w:rPr>
        <w:t xml:space="preserve"> </w:t>
      </w:r>
      <w:r w:rsidR="00CC72E9" w:rsidRPr="00C35A2C">
        <w:rPr>
          <w:rFonts w:ascii="Fb Fontext" w:hAnsi="Fb Fontext"/>
          <w:rtl/>
        </w:rPr>
        <w:t xml:space="preserve">• </w:t>
      </w:r>
      <w:r w:rsidRPr="00C35A2C">
        <w:rPr>
          <w:rFonts w:ascii="Fb Fontext" w:hAnsi="Fb Fontext"/>
          <w:rtl/>
        </w:rPr>
        <w:t xml:space="preserve">סרחה ולבסוף </w:t>
      </w:r>
      <w:r w:rsidRPr="00224771">
        <w:rPr>
          <w:rFonts w:ascii="Fb Fontext" w:hAnsi="Fb Fontext" w:cs="PFT_Frank"/>
          <w:b/>
          <w:bCs/>
          <w:szCs w:val="14"/>
          <w:rtl/>
        </w:rPr>
        <w:t>בגרה</w:t>
      </w:r>
      <w:r w:rsidRPr="00C35A2C">
        <w:rPr>
          <w:rFonts w:ascii="Fb Fontext" w:hAnsi="Fb Fontext"/>
          <w:rtl/>
        </w:rPr>
        <w:t xml:space="preserve"> </w:t>
      </w:r>
      <w:r w:rsidRPr="00E26F40">
        <w:rPr>
          <w:rtl/>
        </w:rPr>
        <w:t xml:space="preserve">תידון </w:t>
      </w:r>
      <w:r w:rsidRPr="00224771">
        <w:rPr>
          <w:rFonts w:cs="PFT_Frank"/>
          <w:b/>
          <w:bCs/>
          <w:szCs w:val="14"/>
          <w:rtl/>
        </w:rPr>
        <w:t>בחנק</w:t>
      </w:r>
      <w:r w:rsidR="00E268F4">
        <w:rPr>
          <w:rtl/>
        </w:rPr>
        <w:t>.</w:t>
      </w:r>
    </w:p>
    <w:p w14:paraId="5F315B09" w14:textId="65F84DBC" w:rsidR="00426657" w:rsidRPr="00C35A2C" w:rsidRDefault="00426657" w:rsidP="00CC72E9">
      <w:pPr>
        <w:ind w:firstLine="0"/>
        <w:rPr>
          <w:rFonts w:cs="Guttman Vilna"/>
          <w:b/>
          <w:bCs/>
          <w:rtl/>
        </w:rPr>
      </w:pPr>
      <w:r w:rsidRPr="00C35A2C">
        <w:rPr>
          <w:rtl/>
        </w:rPr>
        <w:t>למימרא, דכל ש</w:t>
      </w:r>
      <w:r w:rsidR="00CC72E9">
        <w:rPr>
          <w:rFonts w:hint="cs"/>
          <w:rtl/>
        </w:rPr>
        <w:t>נשתנה גופה נשתנה דין הריגתה,</w:t>
      </w:r>
    </w:p>
    <w:p w14:paraId="20415B87" w14:textId="77777777" w:rsidR="00E268F4" w:rsidRDefault="00426657" w:rsidP="00426657">
      <w:pPr>
        <w:rPr>
          <w:rtl/>
        </w:rPr>
      </w:pPr>
      <w:r w:rsidRPr="00DB234A">
        <w:rPr>
          <w:rStyle w:val="affffe"/>
          <w:rtl/>
        </w:rPr>
        <w:t xml:space="preserve">ורמינהי: </w:t>
      </w:r>
      <w:r w:rsidRPr="00C75FC6">
        <w:rPr>
          <w:rtl/>
        </w:rPr>
        <w:t>נערה המאורסה שזינתה, ומשבגרה הוציא עליה ש"</w:t>
      </w:r>
      <w:r w:rsidRPr="00C75FC6">
        <w:rPr>
          <w:rFonts w:hint="cs"/>
          <w:rtl/>
        </w:rPr>
        <w:t>ר</w:t>
      </w:r>
      <w:r w:rsidR="00E268F4">
        <w:rPr>
          <w:rtl/>
        </w:rPr>
        <w:t>,</w:t>
      </w:r>
    </w:p>
    <w:p w14:paraId="523565A0" w14:textId="0621E830" w:rsidR="00E268F4" w:rsidRDefault="00426657" w:rsidP="00426657">
      <w:pPr>
        <w:ind w:left="453" w:firstLine="57"/>
        <w:rPr>
          <w:rFonts w:ascii="Fb Fontext" w:hAnsi="Fb Fontext"/>
          <w:rtl/>
        </w:rPr>
      </w:pPr>
      <w:r w:rsidRPr="00C75FC6">
        <w:rPr>
          <w:rtl/>
        </w:rPr>
        <w:t xml:space="preserve">הוא אינו לוקה ואינו נותן </w:t>
      </w:r>
      <w:r w:rsidRPr="00C75FC6">
        <w:rPr>
          <w:rFonts w:hint="cs"/>
          <w:rtl/>
        </w:rPr>
        <w:t xml:space="preserve">ק' </w:t>
      </w:r>
      <w:r w:rsidRPr="00C75FC6">
        <w:rPr>
          <w:rtl/>
        </w:rPr>
        <w:t>סל</w:t>
      </w:r>
      <w:r w:rsidRPr="00C75FC6">
        <w:rPr>
          <w:rFonts w:hint="cs"/>
          <w:rtl/>
        </w:rPr>
        <w:t>ע</w:t>
      </w:r>
      <w:r w:rsidR="00E268F4">
        <w:rPr>
          <w:rtl/>
        </w:rPr>
        <w:t>,</w:t>
      </w:r>
    </w:p>
    <w:p w14:paraId="1FE87254" w14:textId="0660FF78" w:rsidR="00426657" w:rsidRPr="00C75FC6" w:rsidRDefault="00426657" w:rsidP="00426657">
      <w:pPr>
        <w:ind w:left="396" w:firstLine="114"/>
        <w:rPr>
          <w:rtl/>
        </w:rPr>
      </w:pPr>
      <w:r w:rsidRPr="00C75FC6">
        <w:rPr>
          <w:rtl/>
        </w:rPr>
        <w:t xml:space="preserve">היא </w:t>
      </w:r>
      <w:r w:rsidRPr="00C75FC6">
        <w:rPr>
          <w:rFonts w:hint="cs"/>
          <w:rtl/>
        </w:rPr>
        <w:t xml:space="preserve">או </w:t>
      </w:r>
      <w:r w:rsidRPr="00C75FC6">
        <w:rPr>
          <w:rtl/>
        </w:rPr>
        <w:t>זוממיה מקדימין לבית הסקילה.</w:t>
      </w:r>
    </w:p>
    <w:p w14:paraId="3376BC03" w14:textId="1DB4887C" w:rsidR="00426657" w:rsidRPr="00C35A2C" w:rsidRDefault="00426657" w:rsidP="00426657">
      <w:pPr>
        <w:rPr>
          <w:rFonts w:ascii="Fb Fontext" w:hAnsi="Fb Fontext" w:cs="Guttman Vilna"/>
          <w:b/>
          <w:bCs/>
          <w:sz w:val="32"/>
          <w:rtl/>
        </w:rPr>
      </w:pPr>
      <w:r w:rsidRPr="00C75FC6">
        <w:rPr>
          <w:rStyle w:val="affffe"/>
          <w:rtl/>
        </w:rPr>
        <w:lastRenderedPageBreak/>
        <w:t xml:space="preserve">רבא: </w:t>
      </w:r>
      <w:r w:rsidRPr="00C35A2C">
        <w:rPr>
          <w:rFonts w:ascii="Fb Fontext" w:hAnsi="Fb Fontext"/>
          <w:sz w:val="32"/>
          <w:rtl/>
        </w:rPr>
        <w:t>שאני מ</w:t>
      </w:r>
      <w:r w:rsidRPr="00C35A2C">
        <w:rPr>
          <w:rFonts w:ascii="Fb Fontext" w:hAnsi="Fb Fontext" w:hint="cs"/>
          <w:sz w:val="32"/>
          <w:rtl/>
        </w:rPr>
        <w:t>וציא ש</w:t>
      </w:r>
      <w:r w:rsidRPr="00C35A2C">
        <w:rPr>
          <w:rFonts w:ascii="Fb Fontext" w:hAnsi="Fb Fontext"/>
          <w:sz w:val="32"/>
          <w:rtl/>
        </w:rPr>
        <w:t>"</w:t>
      </w:r>
      <w:r w:rsidRPr="00C35A2C">
        <w:rPr>
          <w:rFonts w:ascii="Fb Fontext" w:hAnsi="Fb Fontext" w:hint="cs"/>
          <w:sz w:val="32"/>
          <w:rtl/>
        </w:rPr>
        <w:t>ר ד</w:t>
      </w:r>
      <w:r w:rsidRPr="00C35A2C">
        <w:rPr>
          <w:rFonts w:ascii="Fb Fontext" w:hAnsi="Fb Fontext"/>
          <w:sz w:val="32"/>
          <w:rtl/>
        </w:rPr>
        <w:t xml:space="preserve">חידוש הוא, דהא נכנסה לחופה ולא </w:t>
      </w:r>
      <w:r w:rsidRPr="00730169">
        <w:rPr>
          <w:rFonts w:ascii="Fb Fontext" w:hAnsi="Fb Fontext"/>
          <w:spacing w:val="-2"/>
          <w:sz w:val="32"/>
          <w:rtl/>
        </w:rPr>
        <w:t>נבעלה בעלמא וזינתה</w:t>
      </w:r>
      <w:r w:rsidR="00FB3D3F" w:rsidRPr="00730169">
        <w:rPr>
          <w:rFonts w:ascii="Fb Fontext" w:hAnsi="Fb Fontext" w:hint="cs"/>
          <w:spacing w:val="-2"/>
          <w:sz w:val="32"/>
          <w:rtl/>
        </w:rPr>
        <w:t>-</w:t>
      </w:r>
      <w:r w:rsidRPr="00730169">
        <w:rPr>
          <w:rFonts w:ascii="Fb Fontext" w:hAnsi="Fb Fontext"/>
          <w:spacing w:val="-2"/>
          <w:sz w:val="32"/>
          <w:rtl/>
        </w:rPr>
        <w:t xml:space="preserve"> בחנק,</w:t>
      </w:r>
      <w:r w:rsidRPr="00730169">
        <w:rPr>
          <w:rFonts w:ascii="Fb Fontext" w:hAnsi="Fb Fontext" w:hint="cs"/>
          <w:spacing w:val="-2"/>
          <w:sz w:val="32"/>
          <w:rtl/>
        </w:rPr>
        <w:t xml:space="preserve"> </w:t>
      </w:r>
      <w:r w:rsidRPr="00730169">
        <w:rPr>
          <w:rFonts w:ascii="Fb Fontext" w:hAnsi="Fb Fontext"/>
          <w:spacing w:val="-2"/>
          <w:sz w:val="32"/>
          <w:rtl/>
        </w:rPr>
        <w:t>ואילו מוציא שם רע</w:t>
      </w:r>
      <w:r w:rsidR="00FB3D3F" w:rsidRPr="00730169">
        <w:rPr>
          <w:rFonts w:ascii="Fb Fontext" w:hAnsi="Fb Fontext" w:hint="cs"/>
          <w:spacing w:val="-2"/>
          <w:sz w:val="32"/>
          <w:rtl/>
        </w:rPr>
        <w:t>-</w:t>
      </w:r>
      <w:r w:rsidRPr="00730169">
        <w:rPr>
          <w:rFonts w:ascii="Fb Fontext" w:hAnsi="Fb Fontext"/>
          <w:spacing w:val="-2"/>
          <w:sz w:val="32"/>
          <w:rtl/>
        </w:rPr>
        <w:t xml:space="preserve"> בסקילה.</w:t>
      </w:r>
    </w:p>
    <w:p w14:paraId="42813C78" w14:textId="57C6CC0E" w:rsidR="00E268F4" w:rsidRDefault="00426657" w:rsidP="00426657">
      <w:pPr>
        <w:rPr>
          <w:rFonts w:ascii="Fb Fontext" w:hAnsi="Fb Fontext"/>
          <w:spacing w:val="-4"/>
          <w:sz w:val="32"/>
          <w:rtl/>
        </w:rPr>
      </w:pPr>
      <w:r w:rsidRPr="00C75FC6">
        <w:rPr>
          <w:rStyle w:val="affffe"/>
          <w:rFonts w:hint="cs"/>
          <w:rtl/>
        </w:rPr>
        <w:t>וא'ל רבדר</w:t>
      </w:r>
      <w:r w:rsidRPr="00C75FC6">
        <w:rPr>
          <w:rStyle w:val="affffe"/>
          <w:rtl/>
        </w:rPr>
        <w:t>"</w:t>
      </w:r>
      <w:r w:rsidRPr="00C75FC6">
        <w:rPr>
          <w:rStyle w:val="affffe"/>
          <w:rFonts w:hint="cs"/>
          <w:rtl/>
        </w:rPr>
        <w:t>י</w:t>
      </w:r>
      <w:r w:rsidRPr="00F71179">
        <w:rPr>
          <w:rFonts w:ascii="Fb Fontext" w:hAnsi="Fb Fontext" w:hint="cs"/>
          <w:spacing w:val="-4"/>
          <w:sz w:val="32"/>
          <w:rtl/>
        </w:rPr>
        <w:t xml:space="preserve"> דאפשר דחידשה תורה דוקא היכן שלא השתנה גופה</w:t>
      </w:r>
      <w:r w:rsidR="00E268F4">
        <w:rPr>
          <w:rFonts w:ascii="Fb Fontext" w:hAnsi="Fb Fontext" w:hint="cs"/>
          <w:spacing w:val="-4"/>
          <w:sz w:val="32"/>
          <w:rtl/>
        </w:rPr>
        <w:t>,</w:t>
      </w:r>
    </w:p>
    <w:p w14:paraId="38DAA79B" w14:textId="5AB0B2DD" w:rsidR="00426657" w:rsidRPr="00C35A2C" w:rsidRDefault="00426657" w:rsidP="00426657">
      <w:pPr>
        <w:rPr>
          <w:rFonts w:ascii="Fb Fontext" w:hAnsi="Fb Fontext"/>
          <w:rtl/>
        </w:rPr>
      </w:pPr>
      <w:r w:rsidRPr="003A4B85">
        <w:rPr>
          <w:rStyle w:val="affffe"/>
          <w:rtl/>
        </w:rPr>
        <w:t xml:space="preserve">• אלא </w:t>
      </w:r>
      <w:r w:rsidRPr="003A4B85">
        <w:rPr>
          <w:rStyle w:val="affffe"/>
          <w:rFonts w:hint="cs"/>
          <w:rtl/>
        </w:rPr>
        <w:t>רנב</w:t>
      </w:r>
      <w:r w:rsidRPr="003A4B85">
        <w:rPr>
          <w:rStyle w:val="affffe"/>
          <w:rtl/>
        </w:rPr>
        <w:t>"</w:t>
      </w:r>
      <w:r w:rsidRPr="003A4B85">
        <w:rPr>
          <w:rStyle w:val="affffe"/>
          <w:rFonts w:hint="cs"/>
          <w:rtl/>
        </w:rPr>
        <w:t>י</w:t>
      </w:r>
      <w:r w:rsidRPr="003A4B85">
        <w:rPr>
          <w:rStyle w:val="affffe"/>
          <w:rtl/>
        </w:rPr>
        <w:t>:</w:t>
      </w:r>
      <w:r w:rsidRPr="00C35A2C">
        <w:rPr>
          <w:rFonts w:ascii="Fb Fontext" w:hAnsi="Fb Fontext"/>
          <w:rtl/>
        </w:rPr>
        <w:t xml:space="preserve"> אישתני ולא אישתני </w:t>
      </w:r>
      <w:r w:rsidRPr="00CC72E9">
        <w:rPr>
          <w:rStyle w:val="affffe"/>
          <w:rtl/>
        </w:rPr>
        <w:t>תנאי היא.</w:t>
      </w:r>
    </w:p>
    <w:p w14:paraId="375CB542" w14:textId="77777777" w:rsidR="00426657" w:rsidRDefault="00426657" w:rsidP="00426657">
      <w:pPr>
        <w:rPr>
          <w:rFonts w:ascii="Fb Fontext" w:hAnsi="Fb Fontext"/>
          <w:rtl/>
        </w:rPr>
      </w:pPr>
      <w:r w:rsidRPr="00CC72E9">
        <w:rPr>
          <w:rStyle w:val="affffe"/>
          <w:rtl/>
        </w:rPr>
        <w:t>דתנן:</w:t>
      </w:r>
      <w:r w:rsidRPr="00C35A2C">
        <w:rPr>
          <w:rFonts w:ascii="Fb Fontext" w:hAnsi="Fb Fontext"/>
          <w:rtl/>
        </w:rPr>
        <w:t xml:space="preserve"> חטאו </w:t>
      </w:r>
      <w:r w:rsidRPr="003A4B85">
        <w:rPr>
          <w:rStyle w:val="afffff0"/>
          <w:rFonts w:hint="cs"/>
          <w:rtl/>
        </w:rPr>
        <w:t xml:space="preserve">נשיא ומשוח </w:t>
      </w:r>
      <w:r w:rsidRPr="00C35A2C">
        <w:rPr>
          <w:rFonts w:ascii="Fb Fontext" w:hAnsi="Fb Fontext"/>
          <w:rtl/>
        </w:rPr>
        <w:t xml:space="preserve">עד שלא נתמנו ונתמנו הרי הן כהדיוטות </w:t>
      </w:r>
      <w:r w:rsidRPr="003A4B85">
        <w:rPr>
          <w:rStyle w:val="afffff0"/>
          <w:rFonts w:hint="cs"/>
          <w:rtl/>
        </w:rPr>
        <w:t>בכבש ושעירה</w:t>
      </w:r>
      <w:r w:rsidRPr="003A4B85">
        <w:rPr>
          <w:rStyle w:val="afffff0"/>
          <w:rtl/>
        </w:rPr>
        <w:t>,</w:t>
      </w:r>
    </w:p>
    <w:p w14:paraId="7AA2778B" w14:textId="77777777" w:rsidR="00426657" w:rsidRPr="003A4B85" w:rsidRDefault="00426657" w:rsidP="00426657">
      <w:pPr>
        <w:rPr>
          <w:rStyle w:val="afffff0"/>
          <w:rtl/>
        </w:rPr>
      </w:pPr>
      <w:r w:rsidRPr="003A4B85">
        <w:rPr>
          <w:rStyle w:val="affffe"/>
          <w:rtl/>
        </w:rPr>
        <w:t>ר"</w:t>
      </w:r>
      <w:r w:rsidRPr="003A4B85">
        <w:rPr>
          <w:rStyle w:val="affffe"/>
          <w:rFonts w:hint="cs"/>
          <w:rtl/>
        </w:rPr>
        <w:t>ש</w:t>
      </w:r>
      <w:r w:rsidRPr="003A4B85">
        <w:rPr>
          <w:rStyle w:val="affffe"/>
          <w:rtl/>
        </w:rPr>
        <w:t xml:space="preserve">: </w:t>
      </w:r>
      <w:r w:rsidRPr="00F71179">
        <w:rPr>
          <w:rtl/>
        </w:rPr>
        <w:t>אם נודע להם עד שלא נתמנו חייבים, משנתמנו פטורים.</w:t>
      </w:r>
      <w:r w:rsidRPr="00F71179">
        <w:rPr>
          <w:rFonts w:hint="cs"/>
          <w:rtl/>
        </w:rPr>
        <w:t xml:space="preserve"> </w:t>
      </w:r>
      <w:r w:rsidRPr="003A4B85">
        <w:rPr>
          <w:rStyle w:val="afffff0"/>
          <w:rFonts w:hint="cs"/>
          <w:rtl/>
        </w:rPr>
        <w:t>[דחטא ביחיד וידיעה בקרבן נשיא]</w:t>
      </w:r>
    </w:p>
    <w:p w14:paraId="45D11624" w14:textId="21C33918" w:rsidR="00426657" w:rsidRPr="00730169" w:rsidRDefault="00426657" w:rsidP="00426657">
      <w:pPr>
        <w:rPr>
          <w:rFonts w:ascii="Fb Fontext" w:hAnsi="Fb Fontext" w:cs="Guttman Vilna"/>
          <w:b/>
          <w:bCs/>
          <w:spacing w:val="-6"/>
          <w:rtl/>
        </w:rPr>
      </w:pPr>
      <w:r w:rsidRPr="00730169">
        <w:rPr>
          <w:rStyle w:val="affffe"/>
          <w:rFonts w:hint="cs"/>
          <w:spacing w:val="-6"/>
          <w:rtl/>
        </w:rPr>
        <w:t>ובהכרח דלר</w:t>
      </w:r>
      <w:r w:rsidRPr="00730169">
        <w:rPr>
          <w:rStyle w:val="affffe"/>
          <w:spacing w:val="-6"/>
          <w:rtl/>
        </w:rPr>
        <w:t>"</w:t>
      </w:r>
      <w:r w:rsidRPr="00730169">
        <w:rPr>
          <w:rStyle w:val="affffe"/>
          <w:rFonts w:hint="cs"/>
          <w:spacing w:val="-6"/>
          <w:rtl/>
        </w:rPr>
        <w:t>ש</w:t>
      </w:r>
      <w:r w:rsidRPr="00730169">
        <w:rPr>
          <w:rFonts w:ascii="Fb Fontext" w:hAnsi="Fb Fontext" w:hint="cs"/>
          <w:spacing w:val="-6"/>
          <w:rtl/>
        </w:rPr>
        <w:t xml:space="preserve"> אף אחר חטאה לא הולכים </w:t>
      </w:r>
      <w:r w:rsidRPr="00730169">
        <w:rPr>
          <w:rStyle w:val="afffff0"/>
          <w:rFonts w:hint="cs"/>
          <w:spacing w:val="-6"/>
          <w:rtl/>
        </w:rPr>
        <w:t>שפטורים לגמרי [</w:t>
      </w:r>
      <w:r w:rsidR="00BD4EEB">
        <w:rPr>
          <w:rStyle w:val="afffff0"/>
          <w:rFonts w:hint="cs"/>
          <w:spacing w:val="-6"/>
          <w:rtl/>
        </w:rPr>
        <w:t>אף</w:t>
      </w:r>
      <w:r w:rsidRPr="00730169">
        <w:rPr>
          <w:rStyle w:val="afffff0"/>
          <w:rFonts w:hint="cs"/>
          <w:spacing w:val="-6"/>
          <w:rtl/>
        </w:rPr>
        <w:t xml:space="preserve"> מפר ושעיר</w:t>
      </w:r>
    </w:p>
    <w:p w14:paraId="014B4CA8" w14:textId="77777777" w:rsidR="00426657" w:rsidRPr="00C35A2C" w:rsidRDefault="00426657" w:rsidP="00426657">
      <w:pPr>
        <w:rPr>
          <w:rFonts w:ascii="Fb Fontext" w:hAnsi="Fb Fontext"/>
          <w:rtl/>
        </w:rPr>
      </w:pPr>
      <w:r>
        <w:rPr>
          <w:rStyle w:val="affffe"/>
          <w:rFonts w:hint="cs"/>
          <w:rtl/>
        </w:rPr>
        <w:t>ו</w:t>
      </w:r>
      <w:r w:rsidRPr="003A4B85">
        <w:rPr>
          <w:rStyle w:val="affffe"/>
          <w:rFonts w:hint="cs"/>
          <w:rtl/>
        </w:rPr>
        <w:t>תרצינן דרי</w:t>
      </w:r>
      <w:r w:rsidRPr="003A4B85">
        <w:rPr>
          <w:rStyle w:val="affffe"/>
          <w:rtl/>
        </w:rPr>
        <w:t>"</w:t>
      </w:r>
      <w:r w:rsidRPr="003A4B85">
        <w:rPr>
          <w:rStyle w:val="affffe"/>
          <w:rFonts w:hint="cs"/>
          <w:rtl/>
        </w:rPr>
        <w:t>ו אמר לתנא</w:t>
      </w:r>
      <w:r w:rsidRPr="00C35A2C">
        <w:rPr>
          <w:rFonts w:ascii="Fb Fontext" w:hAnsi="Fb Fontext" w:hint="cs"/>
          <w:sz w:val="32"/>
          <w:rtl/>
        </w:rPr>
        <w:t xml:space="preserve"> שישנה ד</w:t>
      </w:r>
      <w:r w:rsidRPr="00C35A2C">
        <w:rPr>
          <w:rFonts w:ascii="Fb Fontext" w:hAnsi="Fb Fontext"/>
          <w:sz w:val="32"/>
          <w:rtl/>
        </w:rPr>
        <w:t xml:space="preserve">תידון </w:t>
      </w:r>
      <w:r w:rsidRPr="00224771">
        <w:rPr>
          <w:rFonts w:cs="PFT_Frank"/>
          <w:b/>
          <w:bCs/>
          <w:szCs w:val="14"/>
          <w:rtl/>
        </w:rPr>
        <w:t>בסקילה</w:t>
      </w:r>
      <w:r w:rsidRPr="00C35A2C">
        <w:rPr>
          <w:rFonts w:ascii="Fb Fontext" w:hAnsi="Fb Fontext" w:hint="cs"/>
          <w:sz w:val="32"/>
          <w:rtl/>
        </w:rPr>
        <w:t xml:space="preserve"> </w:t>
      </w:r>
      <w:r w:rsidRPr="003A4B85">
        <w:rPr>
          <w:rStyle w:val="afffff0"/>
          <w:rFonts w:hint="cs"/>
          <w:rtl/>
        </w:rPr>
        <w:t>[ולא בחנק כדאמרי']</w:t>
      </w:r>
    </w:p>
    <w:p w14:paraId="40C879E3" w14:textId="06E0DE9D" w:rsidR="00426657" w:rsidRPr="00C35A2C" w:rsidRDefault="00426657" w:rsidP="00426657">
      <w:pPr>
        <w:rPr>
          <w:rFonts w:ascii="Fb Fontext" w:hAnsi="Fb Fontext"/>
          <w:rtl/>
        </w:rPr>
      </w:pPr>
      <w:r w:rsidRPr="00C35A2C">
        <w:rPr>
          <w:rFonts w:ascii="Fb Fontext" w:hAnsi="Fb Fontext" w:hint="cs"/>
          <w:rtl/>
        </w:rPr>
        <w:t>ו</w:t>
      </w:r>
      <w:r w:rsidR="00BD4EEB">
        <w:rPr>
          <w:rFonts w:ascii="Fb Fontext" w:hAnsi="Fb Fontext" w:hint="cs"/>
          <w:rtl/>
        </w:rPr>
        <w:t>אף</w:t>
      </w:r>
      <w:r w:rsidRPr="00C35A2C">
        <w:rPr>
          <w:rFonts w:ascii="Fb Fontext" w:hAnsi="Fb Fontext" w:hint="cs"/>
          <w:rtl/>
        </w:rPr>
        <w:t xml:space="preserve"> דהיא בוגרת </w:t>
      </w:r>
      <w:r w:rsidRPr="006B2A7E">
        <w:rPr>
          <w:rStyle w:val="affffa"/>
          <w:rFonts w:hint="cs"/>
          <w:rtl/>
        </w:rPr>
        <w:t xml:space="preserve">ד'הנערה' </w:t>
      </w:r>
      <w:r w:rsidRPr="00C35A2C">
        <w:rPr>
          <w:rFonts w:ascii="Fb Fontext" w:hAnsi="Fb Fontext" w:hint="cs"/>
          <w:rtl/>
        </w:rPr>
        <w:t>שהיתה כבר נערה</w:t>
      </w:r>
    </w:p>
    <w:p w14:paraId="6F1D20B3" w14:textId="0E39095F" w:rsidR="00E268F4" w:rsidRDefault="00426657" w:rsidP="00426657">
      <w:pPr>
        <w:rPr>
          <w:rFonts w:ascii="Fb Fontext" w:hAnsi="Fb Fontext"/>
          <w:rtl/>
        </w:rPr>
      </w:pPr>
      <w:r w:rsidRPr="0042619D">
        <w:rPr>
          <w:rStyle w:val="affffe"/>
          <w:rFonts w:hint="cs"/>
          <w:rtl/>
        </w:rPr>
        <w:t>והקשהו ר</w:t>
      </w:r>
      <w:r w:rsidRPr="0042619D">
        <w:rPr>
          <w:rStyle w:val="affffe"/>
          <w:rtl/>
        </w:rPr>
        <w:t>"</w:t>
      </w:r>
      <w:r w:rsidRPr="0042619D">
        <w:rPr>
          <w:rStyle w:val="affffe"/>
          <w:rFonts w:hint="cs"/>
          <w:rtl/>
        </w:rPr>
        <w:t>ח</w:t>
      </w:r>
      <w:r w:rsidRPr="0042619D">
        <w:rPr>
          <w:rStyle w:val="affffe"/>
          <w:rtl/>
        </w:rPr>
        <w:t>:</w:t>
      </w:r>
      <w:r>
        <w:rPr>
          <w:rStyle w:val="affffe"/>
          <w:rFonts w:hint="cs"/>
          <w:rtl/>
        </w:rPr>
        <w:t xml:space="preserve"> </w:t>
      </w:r>
      <w:r>
        <w:rPr>
          <w:rFonts w:ascii="Fb Fontext" w:hAnsi="Fb Fontext" w:hint="cs"/>
          <w:rtl/>
        </w:rPr>
        <w:t>דא</w:t>
      </w:r>
      <w:r w:rsidR="002B7BCC">
        <w:rPr>
          <w:rFonts w:ascii="Fb Fontext" w:hAnsi="Fb Fontext"/>
          <w:rtl/>
        </w:rPr>
        <w:t>"</w:t>
      </w:r>
      <w:r>
        <w:rPr>
          <w:rFonts w:ascii="Fb Fontext" w:hAnsi="Fb Fontext" w:hint="cs"/>
          <w:rtl/>
        </w:rPr>
        <w:t>ה</w:t>
      </w:r>
      <w:r w:rsidRPr="00C35A2C">
        <w:rPr>
          <w:rFonts w:ascii="Fb Fontext" w:hAnsi="Fb Fontext"/>
          <w:rtl/>
        </w:rPr>
        <w:t xml:space="preserve"> </w:t>
      </w:r>
      <w:r>
        <w:rPr>
          <w:rFonts w:ascii="Fb Fontext" w:hAnsi="Fb Fontext" w:hint="cs"/>
          <w:rtl/>
        </w:rPr>
        <w:t xml:space="preserve">שילקה וישלם מאה </w:t>
      </w:r>
      <w:r w:rsidRPr="00C35A2C">
        <w:rPr>
          <w:rFonts w:ascii="Fb Fontext" w:hAnsi="Fb Fontext" w:hint="cs"/>
          <w:rtl/>
        </w:rPr>
        <w:t>כדין כל מוציא ש</w:t>
      </w:r>
      <w:r w:rsidRPr="00C35A2C">
        <w:rPr>
          <w:rFonts w:ascii="Fb Fontext" w:hAnsi="Fb Fontext"/>
          <w:rtl/>
        </w:rPr>
        <w:t>"</w:t>
      </w:r>
      <w:r w:rsidRPr="00C35A2C">
        <w:rPr>
          <w:rFonts w:ascii="Fb Fontext" w:hAnsi="Fb Fontext" w:hint="cs"/>
          <w:rtl/>
        </w:rPr>
        <w:t>ר</w:t>
      </w:r>
      <w:r w:rsidR="00E268F4">
        <w:rPr>
          <w:rFonts w:ascii="Fb Fontext" w:hAnsi="Fb Fontext" w:hint="cs"/>
          <w:rtl/>
        </w:rPr>
        <w:t>,</w:t>
      </w:r>
    </w:p>
    <w:p w14:paraId="7D389463" w14:textId="490690CD" w:rsidR="00E268F4" w:rsidRDefault="00426657" w:rsidP="00426657">
      <w:pPr>
        <w:rPr>
          <w:rFonts w:ascii="Fb Fontext" w:hAnsi="Fb Fontext"/>
          <w:rtl/>
        </w:rPr>
      </w:pPr>
      <w:r w:rsidRPr="00CC72E9">
        <w:rPr>
          <w:rStyle w:val="affffe"/>
          <w:rtl/>
        </w:rPr>
        <w:t xml:space="preserve">א"ל: </w:t>
      </w:r>
      <w:r>
        <w:rPr>
          <w:rStyle w:val="affffe"/>
          <w:rFonts w:ascii="Fb Fontext" w:hAnsi="Fb Fontext"/>
          <w:rtl/>
          <w:rPrChange w:id="9139" w:author="מנוע אמוראים" w:date="2026-10-05T16:41:40Z">
            <w:rPr>
              <w:rFonts w:ascii="Fb Fontext" w:hAnsi="Fb Fontext"/>
              <w:rtl/>
            </w:rPr>
          </w:rPrChange>
        </w:rPr>
        <w:t xml:space="preserve">רח</w:t>
      </w:r>
      <w:r>
        <w:rPr>
          <w:rStyle w:val="affffe"/>
          <w:rFonts w:ascii="Fb Fontext" w:hAnsi="Fb Fontext"/>
          <w:rtl/>
          <w:rPrChange w:id="9140" w:author="מנוע אמוראים" w:date="2026-10-05T16:41:40Z">
            <w:rPr>
              <w:rFonts w:ascii="Fb Fontext" w:hAnsi="Fb Fontext"/>
              <w:rtl/>
            </w:rPr>
          </w:rPrChange>
        </w:rPr>
        <w:t xml:space="preserve">"</w:t>
      </w:r>
      <w:r>
        <w:rPr>
          <w:rStyle w:val="affffe"/>
          <w:rFonts w:ascii="Fb Fontext" w:hAnsi="Fb Fontext" w:hint="cs"/>
          <w:rtl/>
          <w:rPrChange w:id="9141" w:author="מנוע אמוראים" w:date="2026-10-05T16:41:40Z">
            <w:rPr>
              <w:rFonts w:ascii="Fb Fontext" w:hAnsi="Fb Fontext" w:hint="cs"/>
              <w:rtl/>
            </w:rPr>
          </w:rPrChange>
        </w:rPr>
        <w:t xml:space="preserve">ל</w:t>
      </w:r>
      <w:r>
        <w:rPr>
          <w:rFonts w:ascii="Fb Fontext" w:hAnsi="Fb Fontext" w:hint="cs"/>
          <w:rtl/>
        </w:rPr>
        <w:t xml:space="preserve"> </w:t>
      </w:r>
      <w:r w:rsidRPr="00C35A2C">
        <w:rPr>
          <w:rFonts w:ascii="Fb Fontext" w:hAnsi="Fb Fontext"/>
          <w:rtl/>
        </w:rPr>
        <w:t>מהאי דעתא!</w:t>
      </w:r>
      <w:r>
        <w:rPr>
          <w:rFonts w:ascii="Fb Fontext" w:hAnsi="Fb Fontext" w:hint="cs"/>
          <w:rtl/>
        </w:rPr>
        <w:t xml:space="preserve"> </w:t>
      </w:r>
      <w:r w:rsidRPr="0042619D">
        <w:rPr>
          <w:rStyle w:val="affffe"/>
          <w:rFonts w:hint="cs"/>
          <w:rtl/>
        </w:rPr>
        <w:t>א</w:t>
      </w:r>
      <w:r w:rsidR="002B7BCC">
        <w:rPr>
          <w:rStyle w:val="affffe"/>
          <w:rtl/>
        </w:rPr>
        <w:t>"</w:t>
      </w:r>
      <w:r w:rsidRPr="0042619D">
        <w:rPr>
          <w:rStyle w:val="affffe"/>
          <w:rFonts w:hint="cs"/>
          <w:rtl/>
        </w:rPr>
        <w:t xml:space="preserve">ל </w:t>
      </w:r>
      <w:r w:rsidRPr="0042619D">
        <w:rPr>
          <w:rStyle w:val="affffe"/>
          <w:rtl/>
        </w:rPr>
        <w:t>אדרבה,</w:t>
      </w:r>
      <w:r w:rsidRPr="00C35A2C">
        <w:rPr>
          <w:rFonts w:ascii="Fb Fontext" w:hAnsi="Fb Fontext"/>
          <w:rtl/>
        </w:rPr>
        <w:t xml:space="preserve"> רחמנא ניצלן מדעתך</w:t>
      </w:r>
      <w:r w:rsidR="00E268F4">
        <w:rPr>
          <w:rFonts w:ascii="Fb Fontext" w:hAnsi="Fb Fontext"/>
          <w:rtl/>
        </w:rPr>
        <w:t>.</w:t>
      </w:r>
    </w:p>
    <w:p w14:paraId="00CC0F42" w14:textId="4B7C5E40" w:rsidR="00426657" w:rsidRPr="00C35A2C" w:rsidRDefault="00426657" w:rsidP="00426657">
      <w:pPr>
        <w:rPr>
          <w:rFonts w:ascii="Fb Fontext" w:hAnsi="Fb Fontext" w:cs="Guttman Vilna"/>
          <w:b/>
          <w:bCs/>
          <w:sz w:val="32"/>
          <w:rtl/>
        </w:rPr>
      </w:pPr>
      <w:r w:rsidRPr="0042619D">
        <w:rPr>
          <w:rStyle w:val="affffe"/>
          <w:rFonts w:hint="cs"/>
          <w:rtl/>
        </w:rPr>
        <w:t>וטעמא כריב</w:t>
      </w:r>
      <w:r w:rsidRPr="0042619D">
        <w:rPr>
          <w:rStyle w:val="affffe"/>
          <w:rtl/>
        </w:rPr>
        <w:t>"</w:t>
      </w:r>
      <w:r w:rsidRPr="0042619D">
        <w:rPr>
          <w:rStyle w:val="affffe"/>
          <w:rFonts w:hint="cs"/>
          <w:rtl/>
        </w:rPr>
        <w:t>א:</w:t>
      </w:r>
      <w:r w:rsidRPr="00C35A2C">
        <w:rPr>
          <w:rFonts w:ascii="Fb Fontext" w:hAnsi="Fb Fontext" w:hint="cs"/>
          <w:rtl/>
        </w:rPr>
        <w:t xml:space="preserve"> ד</w:t>
      </w:r>
      <w:r w:rsidRPr="00C35A2C">
        <w:rPr>
          <w:rFonts w:ascii="Fb Fontext" w:hAnsi="Fb Fontext"/>
          <w:rtl/>
        </w:rPr>
        <w:t xml:space="preserve">זו מעשיה גרמו לה, </w:t>
      </w:r>
      <w:r w:rsidRPr="00C35A2C">
        <w:rPr>
          <w:rFonts w:ascii="Fb Fontext" w:hAnsi="Fb Fontext"/>
          <w:sz w:val="32"/>
          <w:rtl/>
        </w:rPr>
        <w:t>כשהיא זנאי - נערה זנאי.</w:t>
      </w:r>
    </w:p>
    <w:p w14:paraId="2F721A30" w14:textId="5E23041D" w:rsidR="00426657" w:rsidRDefault="00426657" w:rsidP="00FB3D3F">
      <w:pPr>
        <w:rPr>
          <w:rFonts w:cs="Guttman Vilna"/>
          <w:b/>
          <w:bCs/>
          <w:spacing w:val="-4"/>
          <w:rtl/>
        </w:rPr>
      </w:pPr>
      <w:r w:rsidRPr="00FB3D3F">
        <w:rPr>
          <w:spacing w:val="-4"/>
          <w:rtl/>
        </w:rPr>
        <w:t xml:space="preserve">וזה עקימת שפתיו גרמו לו, </w:t>
      </w:r>
      <w:r w:rsidRPr="00FB3D3F">
        <w:rPr>
          <w:rFonts w:hint="cs"/>
          <w:spacing w:val="-4"/>
          <w:rtl/>
        </w:rPr>
        <w:t xml:space="preserve">וחיובו </w:t>
      </w:r>
      <w:r w:rsidR="00FB3D3F" w:rsidRPr="00FB3D3F">
        <w:rPr>
          <w:rFonts w:hint="cs"/>
          <w:spacing w:val="-4"/>
          <w:rtl/>
        </w:rPr>
        <w:t>באותה שעה</w:t>
      </w:r>
      <w:r w:rsidRPr="00FB3D3F">
        <w:rPr>
          <w:rFonts w:hint="cs"/>
          <w:spacing w:val="-4"/>
          <w:rtl/>
        </w:rPr>
        <w:t xml:space="preserve"> ואז היא בוגרת</w:t>
      </w:r>
      <w:r w:rsidRPr="00FB3D3F">
        <w:rPr>
          <w:spacing w:val="-4"/>
          <w:rtl/>
        </w:rPr>
        <w:t>.</w:t>
      </w:r>
    </w:p>
    <w:p w14:paraId="4E654E7E" w14:textId="4EB951E2" w:rsidR="00426657" w:rsidRPr="008C28D0" w:rsidRDefault="00426657" w:rsidP="00F1680A">
      <w:pPr>
        <w:pStyle w:val="affffb"/>
        <w:rPr>
          <w:spacing w:val="0"/>
          <w:rtl/>
        </w:rPr>
      </w:pPr>
      <w:bookmarkStart w:id="316" w:name="_Toc119353100"/>
      <w:r w:rsidRPr="008C28D0">
        <w:rPr>
          <w:spacing w:val="0"/>
          <w:rtl/>
        </w:rPr>
        <w:t>נערה המאורסה שזינתה סוקלין אותה על פתח בית אביה,</w:t>
      </w:r>
      <w:bookmarkEnd w:id="316"/>
    </w:p>
    <w:p w14:paraId="1F8116A3" w14:textId="77777777" w:rsidR="00426657" w:rsidRDefault="00426657" w:rsidP="00426657">
      <w:pPr>
        <w:rPr>
          <w:rFonts w:ascii="Fb Fontext" w:hAnsi="Fb Fontext"/>
          <w:rtl/>
        </w:rPr>
      </w:pPr>
      <w:r>
        <w:rPr>
          <w:rFonts w:ascii="Fb Fontext" w:hAnsi="Fb Fontext" w:hint="cs"/>
          <w:rtl/>
        </w:rPr>
        <w:t xml:space="preserve">ואם </w:t>
      </w:r>
      <w:r w:rsidRPr="00C35A2C">
        <w:rPr>
          <w:rFonts w:ascii="Fb Fontext" w:hAnsi="Fb Fontext"/>
          <w:rtl/>
        </w:rPr>
        <w:t>אין לה סוקלין אותה על פתח שער העיר ההיא,</w:t>
      </w:r>
    </w:p>
    <w:p w14:paraId="364E1D0B" w14:textId="5BA3B5B2" w:rsidR="00426657" w:rsidRPr="00C35A2C" w:rsidRDefault="00426657" w:rsidP="00426657">
      <w:pPr>
        <w:rPr>
          <w:rFonts w:ascii="Fb Fontext" w:hAnsi="Fb Fontext"/>
          <w:rtl/>
        </w:rPr>
      </w:pPr>
      <w:r w:rsidRPr="00C35A2C">
        <w:rPr>
          <w:rFonts w:ascii="Fb Fontext" w:hAnsi="Fb Fontext"/>
          <w:rtl/>
        </w:rPr>
        <w:t>ובעיר שרובה ע</w:t>
      </w:r>
      <w:r>
        <w:rPr>
          <w:rFonts w:ascii="Fb Fontext" w:hAnsi="Fb Fontext" w:hint="cs"/>
          <w:rtl/>
        </w:rPr>
        <w:t>כו</w:t>
      </w:r>
      <w:r w:rsidR="002B7BCC">
        <w:rPr>
          <w:rFonts w:ascii="Fb Fontext" w:hAnsi="Fb Fontext"/>
          <w:rtl/>
        </w:rPr>
        <w:t>"</w:t>
      </w:r>
      <w:r>
        <w:rPr>
          <w:rFonts w:ascii="Fb Fontext" w:hAnsi="Fb Fontext" w:hint="cs"/>
          <w:rtl/>
        </w:rPr>
        <w:t>ם</w:t>
      </w:r>
      <w:r w:rsidRPr="00C35A2C">
        <w:rPr>
          <w:rFonts w:ascii="Fb Fontext" w:hAnsi="Fb Fontext"/>
          <w:rtl/>
        </w:rPr>
        <w:t xml:space="preserve"> סוקלין אותה על פתח בית דין.</w:t>
      </w:r>
    </w:p>
    <w:p w14:paraId="1A114505" w14:textId="73440FAA" w:rsidR="00E268F4" w:rsidRDefault="00426657" w:rsidP="00426657">
      <w:pPr>
        <w:rPr>
          <w:rFonts w:ascii="Fb Fontext" w:hAnsi="Fb Fontext"/>
          <w:rtl/>
        </w:rPr>
      </w:pPr>
      <w:r w:rsidRPr="00FB3D3F">
        <w:rPr>
          <w:rStyle w:val="affffe"/>
          <w:rtl/>
        </w:rPr>
        <w:t>כיוצ"</w:t>
      </w:r>
      <w:r w:rsidRPr="00FB3D3F">
        <w:rPr>
          <w:rStyle w:val="affffe"/>
          <w:rFonts w:hint="cs"/>
          <w:rtl/>
        </w:rPr>
        <w:t>ב</w:t>
      </w:r>
      <w:r w:rsidRPr="00FB3D3F">
        <w:rPr>
          <w:rStyle w:val="affffe"/>
          <w:rtl/>
        </w:rPr>
        <w:t xml:space="preserve">: </w:t>
      </w:r>
      <w:r w:rsidRPr="00C35A2C">
        <w:rPr>
          <w:rFonts w:ascii="Fb Fontext" w:hAnsi="Fb Fontext"/>
          <w:rtl/>
        </w:rPr>
        <w:t>העובד ע</w:t>
      </w:r>
      <w:r w:rsidRPr="00C35A2C">
        <w:rPr>
          <w:rFonts w:ascii="Fb Fontext" w:hAnsi="Fb Fontext" w:hint="cs"/>
          <w:rtl/>
        </w:rPr>
        <w:t>כו</w:t>
      </w:r>
      <w:r w:rsidRPr="00C35A2C">
        <w:rPr>
          <w:rFonts w:ascii="Fb Fontext" w:hAnsi="Fb Fontext"/>
          <w:rtl/>
        </w:rPr>
        <w:t>"</w:t>
      </w:r>
      <w:r w:rsidRPr="00C35A2C">
        <w:rPr>
          <w:rFonts w:ascii="Fb Fontext" w:hAnsi="Fb Fontext" w:hint="cs"/>
          <w:rtl/>
        </w:rPr>
        <w:t>ם</w:t>
      </w:r>
      <w:r w:rsidRPr="00C35A2C">
        <w:rPr>
          <w:rFonts w:ascii="Fb Fontext" w:hAnsi="Fb Fontext"/>
          <w:rtl/>
        </w:rPr>
        <w:t xml:space="preserve"> סוקלין אותו על שער שעבד בו</w:t>
      </w:r>
      <w:r w:rsidR="00E268F4">
        <w:rPr>
          <w:rFonts w:ascii="Fb Fontext" w:hAnsi="Fb Fontext"/>
          <w:rtl/>
        </w:rPr>
        <w:t>,</w:t>
      </w:r>
    </w:p>
    <w:p w14:paraId="6DBD00D1" w14:textId="7EA1A3AE" w:rsidR="00426657" w:rsidRPr="00C35A2C" w:rsidRDefault="00426657" w:rsidP="00FB3D3F">
      <w:pPr>
        <w:ind w:left="283" w:firstLine="57"/>
        <w:rPr>
          <w:rFonts w:ascii="Fb Fontext" w:hAnsi="Fb Fontext"/>
          <w:rtl/>
        </w:rPr>
      </w:pPr>
      <w:r w:rsidRPr="00C35A2C">
        <w:rPr>
          <w:rFonts w:ascii="Fb Fontext" w:hAnsi="Fb Fontext"/>
          <w:rtl/>
        </w:rPr>
        <w:t>ובעיר שרובה ע</w:t>
      </w:r>
      <w:r w:rsidRPr="00C35A2C">
        <w:rPr>
          <w:rFonts w:ascii="Fb Fontext" w:hAnsi="Fb Fontext" w:hint="cs"/>
          <w:rtl/>
        </w:rPr>
        <w:t>כו</w:t>
      </w:r>
      <w:r w:rsidRPr="00C35A2C">
        <w:rPr>
          <w:rFonts w:ascii="Fb Fontext" w:hAnsi="Fb Fontext"/>
          <w:rtl/>
        </w:rPr>
        <w:t>"</w:t>
      </w:r>
      <w:r w:rsidRPr="00C35A2C">
        <w:rPr>
          <w:rFonts w:ascii="Fb Fontext" w:hAnsi="Fb Fontext" w:hint="cs"/>
          <w:rtl/>
        </w:rPr>
        <w:t>ם</w:t>
      </w:r>
      <w:r w:rsidRPr="00C35A2C">
        <w:rPr>
          <w:rFonts w:ascii="Fb Fontext" w:hAnsi="Fb Fontext"/>
          <w:rtl/>
        </w:rPr>
        <w:t xml:space="preserve"> סוקלין אותו על פתח </w:t>
      </w:r>
      <w:r w:rsidRPr="00C35A2C">
        <w:rPr>
          <w:rFonts w:ascii="Fb Fontext" w:hAnsi="Fb Fontext" w:hint="cs"/>
          <w:rtl/>
        </w:rPr>
        <w:t>ב'ד</w:t>
      </w:r>
      <w:r w:rsidR="000A337F">
        <w:rPr>
          <w:rFonts w:ascii="Fb Fontext" w:hAnsi="Fb Fontext" w:hint="cs"/>
          <w:rtl/>
        </w:rPr>
        <w:t>,</w:t>
      </w:r>
    </w:p>
    <w:p w14:paraId="24A353D8" w14:textId="77777777" w:rsidR="00E268F4" w:rsidRDefault="00426657" w:rsidP="00426657">
      <w:pPr>
        <w:rPr>
          <w:rtl/>
        </w:rPr>
      </w:pPr>
      <w:r w:rsidRPr="00F71179">
        <w:rPr>
          <w:rtl/>
        </w:rPr>
        <w:t xml:space="preserve">• </w:t>
      </w:r>
      <w:r w:rsidRPr="00F71179">
        <w:rPr>
          <w:rStyle w:val="affffa"/>
          <w:rFonts w:hint="cs"/>
          <w:spacing w:val="-4"/>
          <w:rtl/>
        </w:rPr>
        <w:t>ד'</w:t>
      </w:r>
      <w:r w:rsidRPr="00F71179">
        <w:rPr>
          <w:rStyle w:val="affffa"/>
          <w:spacing w:val="-4"/>
          <w:rtl/>
        </w:rPr>
        <w:t>שעריך</w:t>
      </w:r>
      <w:r w:rsidRPr="00F71179">
        <w:rPr>
          <w:rStyle w:val="affffa"/>
          <w:rFonts w:hint="cs"/>
          <w:spacing w:val="-4"/>
          <w:rtl/>
        </w:rPr>
        <w:t>'</w:t>
      </w:r>
      <w:r w:rsidRPr="00F71179">
        <w:rPr>
          <w:rStyle w:val="affffa"/>
          <w:spacing w:val="-4"/>
          <w:rtl/>
        </w:rPr>
        <w:t xml:space="preserve"> </w:t>
      </w:r>
      <w:r w:rsidRPr="00F71179">
        <w:rPr>
          <w:rtl/>
        </w:rPr>
        <w:t>- זה שער שעבד בו</w:t>
      </w:r>
      <w:r>
        <w:rPr>
          <w:rFonts w:hint="cs"/>
          <w:rtl/>
        </w:rPr>
        <w:t xml:space="preserve"> </w:t>
      </w:r>
      <w:r w:rsidRPr="00A54B55">
        <w:rPr>
          <w:rStyle w:val="afffff0"/>
          <w:rFonts w:hint="cs"/>
          <w:rtl/>
        </w:rPr>
        <w:t>[ולא שנידון]</w:t>
      </w:r>
      <w:r w:rsidRPr="00F71179">
        <w:rPr>
          <w:rFonts w:hint="cs"/>
          <w:rtl/>
        </w:rPr>
        <w:t>,</w:t>
      </w:r>
      <w:r>
        <w:rPr>
          <w:rFonts w:hint="cs"/>
          <w:rtl/>
        </w:rPr>
        <w:t xml:space="preserve"> </w:t>
      </w:r>
      <w:r w:rsidRPr="00A54B55">
        <w:rPr>
          <w:rStyle w:val="affffa"/>
          <w:rFonts w:hint="cs"/>
          <w:rtl/>
        </w:rPr>
        <w:t>כשעריך</w:t>
      </w:r>
      <w:r>
        <w:rPr>
          <w:rFonts w:hint="cs"/>
          <w:rtl/>
        </w:rPr>
        <w:t xml:space="preserve"> דלמעלה</w:t>
      </w:r>
      <w:r w:rsidR="00E268F4">
        <w:rPr>
          <w:rFonts w:hint="cs"/>
          <w:rtl/>
        </w:rPr>
        <w:t>,</w:t>
      </w:r>
    </w:p>
    <w:p w14:paraId="3D0238AC" w14:textId="23919F91" w:rsidR="00426657" w:rsidRPr="00C35A2C" w:rsidRDefault="00426657" w:rsidP="00426657">
      <w:pPr>
        <w:rPr>
          <w:rFonts w:ascii="Fb Fontext" w:hAnsi="Fb Fontext" w:cs="Guttman Vilna"/>
          <w:b/>
          <w:bCs/>
          <w:rtl/>
        </w:rPr>
      </w:pPr>
      <w:r w:rsidRPr="00A54B55">
        <w:rPr>
          <w:rStyle w:val="affffe"/>
          <w:rFonts w:hint="cs"/>
          <w:rtl/>
        </w:rPr>
        <w:t>ב.</w:t>
      </w:r>
      <w:r w:rsidRPr="006B2A7E">
        <w:rPr>
          <w:rStyle w:val="affffa"/>
          <w:rtl/>
        </w:rPr>
        <w:t xml:space="preserve"> </w:t>
      </w:r>
      <w:r w:rsidRPr="006B2A7E">
        <w:rPr>
          <w:rStyle w:val="affffa"/>
          <w:rFonts w:hint="cs"/>
          <w:rtl/>
        </w:rPr>
        <w:t>'</w:t>
      </w:r>
      <w:r w:rsidRPr="006B2A7E">
        <w:rPr>
          <w:rStyle w:val="affffa"/>
          <w:rtl/>
        </w:rPr>
        <w:t>שעריך</w:t>
      </w:r>
      <w:r w:rsidRPr="006B2A7E">
        <w:rPr>
          <w:rStyle w:val="affffa"/>
          <w:rFonts w:hint="cs"/>
          <w:rtl/>
        </w:rPr>
        <w:t>'</w:t>
      </w:r>
      <w:r w:rsidRPr="006B2A7E">
        <w:rPr>
          <w:rStyle w:val="affffa"/>
          <w:rtl/>
        </w:rPr>
        <w:t xml:space="preserve"> </w:t>
      </w:r>
      <w:r w:rsidRPr="00C35A2C">
        <w:rPr>
          <w:rFonts w:ascii="Fb Fontext" w:hAnsi="Fb Fontext"/>
          <w:rtl/>
        </w:rPr>
        <w:t xml:space="preserve">- ולא שערי </w:t>
      </w:r>
      <w:r>
        <w:rPr>
          <w:rFonts w:ascii="Fb Fontext" w:hAnsi="Fb Fontext" w:hint="cs"/>
          <w:rtl/>
        </w:rPr>
        <w:t>עכו</w:t>
      </w:r>
      <w:r w:rsidR="002B7BCC">
        <w:rPr>
          <w:rFonts w:ascii="Fb Fontext" w:hAnsi="Fb Fontext"/>
          <w:rtl/>
        </w:rPr>
        <w:t>"</w:t>
      </w:r>
      <w:r>
        <w:rPr>
          <w:rFonts w:ascii="Fb Fontext" w:hAnsi="Fb Fontext" w:hint="cs"/>
          <w:rtl/>
        </w:rPr>
        <w:t xml:space="preserve">ם </w:t>
      </w:r>
      <w:r w:rsidRPr="00A54B55">
        <w:rPr>
          <w:rStyle w:val="afffff0"/>
          <w:rFonts w:hint="cs"/>
          <w:rtl/>
        </w:rPr>
        <w:t>[ש</w:t>
      </w:r>
      <w:r w:rsidRPr="00A54B55">
        <w:rPr>
          <w:rStyle w:val="afffff0"/>
          <w:rtl/>
        </w:rPr>
        <w:t>"</w:t>
      </w:r>
      <w:r w:rsidRPr="00A54B55">
        <w:rPr>
          <w:rStyle w:val="afffff0"/>
          <w:rFonts w:hint="cs"/>
          <w:rtl/>
        </w:rPr>
        <w:t>מ תרתי]</w:t>
      </w:r>
    </w:p>
    <w:p w14:paraId="1944F1F5" w14:textId="4A59DB6A" w:rsidR="00426657" w:rsidRPr="00195437" w:rsidRDefault="00426657" w:rsidP="00426657">
      <w:pPr>
        <w:rPr>
          <w:rFonts w:ascii="Fb Fontext" w:hAnsi="Fb Fontext"/>
          <w:spacing w:val="-6"/>
          <w:rtl/>
        </w:rPr>
      </w:pPr>
      <w:r w:rsidRPr="00195437">
        <w:rPr>
          <w:rFonts w:ascii="Fb Fontext" w:hAnsi="Fb Fontext" w:hint="cs"/>
          <w:spacing w:val="-6"/>
          <w:sz w:val="32"/>
          <w:rtl/>
        </w:rPr>
        <w:t>נערה המאורסה</w:t>
      </w:r>
      <w:r w:rsidRPr="00195437">
        <w:rPr>
          <w:rFonts w:ascii="Fb Fontext" w:hAnsi="Fb Fontext"/>
          <w:spacing w:val="-6"/>
          <w:sz w:val="32"/>
          <w:rtl/>
        </w:rPr>
        <w:t xml:space="preserve"> </w:t>
      </w:r>
      <w:r w:rsidRPr="00195437">
        <w:rPr>
          <w:rStyle w:val="affffa"/>
          <w:spacing w:val="-6"/>
          <w:rtl/>
        </w:rPr>
        <w:t>פתח</w:t>
      </w:r>
      <w:r w:rsidRPr="00195437">
        <w:rPr>
          <w:rStyle w:val="affffa"/>
          <w:rFonts w:hint="cs"/>
          <w:spacing w:val="-6"/>
          <w:rtl/>
        </w:rPr>
        <w:t xml:space="preserve"> אביה</w:t>
      </w:r>
      <w:r w:rsidRPr="00195437">
        <w:rPr>
          <w:rFonts w:ascii="Fb Fontext" w:hAnsi="Fb Fontext" w:hint="cs"/>
          <w:spacing w:val="-6"/>
          <w:sz w:val="32"/>
          <w:rtl/>
        </w:rPr>
        <w:t xml:space="preserve"> </w:t>
      </w:r>
      <w:r w:rsidRPr="00195437">
        <w:rPr>
          <w:rFonts w:ascii="Fb Fontext" w:hAnsi="Fb Fontext"/>
          <w:spacing w:val="-6"/>
          <w:sz w:val="32"/>
          <w:rtl/>
        </w:rPr>
        <w:t>מ</w:t>
      </w:r>
      <w:r w:rsidRPr="00195437">
        <w:rPr>
          <w:rStyle w:val="affffa"/>
          <w:spacing w:val="-6"/>
          <w:rtl/>
        </w:rPr>
        <w:t>פתח</w:t>
      </w:r>
      <w:r w:rsidRPr="00195437">
        <w:rPr>
          <w:rStyle w:val="affffa"/>
          <w:rFonts w:hint="cs"/>
          <w:spacing w:val="-6"/>
          <w:rtl/>
        </w:rPr>
        <w:t xml:space="preserve"> שער החצר</w:t>
      </w:r>
      <w:r w:rsidRPr="00195437">
        <w:rPr>
          <w:rFonts w:ascii="Fb Fontext" w:hAnsi="Fb Fontext"/>
          <w:spacing w:val="-6"/>
          <w:sz w:val="32"/>
          <w:rtl/>
        </w:rPr>
        <w:t>, ו</w:t>
      </w:r>
      <w:r w:rsidRPr="00195437">
        <w:rPr>
          <w:rStyle w:val="affffa"/>
          <w:spacing w:val="-6"/>
          <w:rtl/>
        </w:rPr>
        <w:t xml:space="preserve">פתח </w:t>
      </w:r>
      <w:r w:rsidRPr="00195437">
        <w:rPr>
          <w:rFonts w:ascii="Fb Fontext" w:hAnsi="Fb Fontext"/>
          <w:spacing w:val="-6"/>
          <w:sz w:val="32"/>
          <w:rtl/>
        </w:rPr>
        <w:t>מ</w:t>
      </w:r>
      <w:r w:rsidRPr="00195437">
        <w:rPr>
          <w:rStyle w:val="affffa"/>
          <w:spacing w:val="-6"/>
          <w:rtl/>
        </w:rPr>
        <w:t>שער</w:t>
      </w:r>
      <w:r w:rsidRPr="00195437">
        <w:rPr>
          <w:rFonts w:ascii="Fb Fontext" w:hAnsi="Fb Fontext"/>
          <w:spacing w:val="-6"/>
          <w:sz w:val="32"/>
          <w:rtl/>
        </w:rPr>
        <w:t>, ו</w:t>
      </w:r>
      <w:r w:rsidRPr="00195437">
        <w:rPr>
          <w:rStyle w:val="affffa"/>
          <w:spacing w:val="-6"/>
          <w:rtl/>
        </w:rPr>
        <w:t>שער</w:t>
      </w:r>
      <w:r w:rsidRPr="00195437">
        <w:rPr>
          <w:rFonts w:ascii="Fb Fontext" w:hAnsi="Fb Fontext"/>
          <w:spacing w:val="-6"/>
          <w:sz w:val="32"/>
          <w:rtl/>
        </w:rPr>
        <w:t xml:space="preserve"> מ</w:t>
      </w:r>
      <w:r w:rsidRPr="00195437">
        <w:rPr>
          <w:rStyle w:val="affffa"/>
          <w:spacing w:val="-6"/>
          <w:rtl/>
        </w:rPr>
        <w:t>שעריך</w:t>
      </w:r>
      <w:r w:rsidRPr="00195437">
        <w:rPr>
          <w:rFonts w:ascii="Fb Fontext" w:hAnsi="Fb Fontext"/>
          <w:spacing w:val="-6"/>
          <w:sz w:val="32"/>
          <w:rtl/>
        </w:rPr>
        <w:t>.</w:t>
      </w:r>
    </w:p>
    <w:p w14:paraId="5FDCA455" w14:textId="4EA6808B" w:rsidR="00426657" w:rsidRPr="008C28D0" w:rsidRDefault="00426657" w:rsidP="00F1680A">
      <w:pPr>
        <w:pStyle w:val="affffb"/>
        <w:rPr>
          <w:spacing w:val="0"/>
          <w:rtl/>
        </w:rPr>
      </w:pPr>
      <w:bookmarkStart w:id="317" w:name="_Toc119353101"/>
      <w:r w:rsidRPr="008C28D0">
        <w:rPr>
          <w:spacing w:val="0"/>
          <w:rtl/>
        </w:rPr>
        <w:t>ת"ר: המוציא שם רע - לוקה ונותן מאה סלע.</w:t>
      </w:r>
      <w:bookmarkEnd w:id="317"/>
    </w:p>
    <w:p w14:paraId="2E994BFD" w14:textId="04C0C49E" w:rsidR="00426657" w:rsidRPr="00CC72E9" w:rsidRDefault="00426657" w:rsidP="00426657">
      <w:pPr>
        <w:rPr>
          <w:rFonts w:ascii="Fb Fontext" w:hAnsi="Fb Fontext"/>
          <w:spacing w:val="-4"/>
          <w:rtl/>
        </w:rPr>
      </w:pPr>
      <w:r w:rsidRPr="00CC72E9">
        <w:rPr>
          <w:rStyle w:val="affffe"/>
          <w:rFonts w:hint="cs"/>
          <w:spacing w:val="-4"/>
          <w:rtl/>
        </w:rPr>
        <w:t>ר</w:t>
      </w:r>
      <w:r w:rsidRPr="00CC72E9">
        <w:rPr>
          <w:rStyle w:val="affffe"/>
          <w:spacing w:val="-4"/>
          <w:rtl/>
        </w:rPr>
        <w:t>"</w:t>
      </w:r>
      <w:r w:rsidRPr="00CC72E9">
        <w:rPr>
          <w:rStyle w:val="affffe"/>
          <w:rFonts w:hint="cs"/>
          <w:spacing w:val="-4"/>
          <w:rtl/>
        </w:rPr>
        <w:t>י</w:t>
      </w:r>
      <w:r w:rsidRPr="00CC72E9">
        <w:rPr>
          <w:rStyle w:val="affffe"/>
          <w:spacing w:val="-4"/>
          <w:rtl/>
        </w:rPr>
        <w:t xml:space="preserve">: </w:t>
      </w:r>
      <w:r w:rsidRPr="00CC72E9">
        <w:rPr>
          <w:rFonts w:ascii="Fb Fontext" w:hAnsi="Fb Fontext"/>
          <w:spacing w:val="-4"/>
          <w:rtl/>
        </w:rPr>
        <w:t>לוקה מכל מקום, מאה סלע, בעל - נותן, לא בעל - אי</w:t>
      </w:r>
      <w:r w:rsidR="00CC72E9" w:rsidRPr="00CC72E9">
        <w:rPr>
          <w:rFonts w:ascii="Fb Fontext" w:hAnsi="Fb Fontext" w:hint="cs"/>
          <w:spacing w:val="-4"/>
          <w:rtl/>
        </w:rPr>
        <w:t>ן</w:t>
      </w:r>
      <w:r w:rsidRPr="00CC72E9">
        <w:rPr>
          <w:rFonts w:ascii="Fb Fontext" w:hAnsi="Fb Fontext"/>
          <w:spacing w:val="-4"/>
          <w:rtl/>
        </w:rPr>
        <w:t xml:space="preserve"> נותן.</w:t>
      </w:r>
    </w:p>
    <w:p w14:paraId="4A04ED18" w14:textId="31817313" w:rsidR="00426657" w:rsidRPr="00C35A2C" w:rsidRDefault="00CC72E9" w:rsidP="00CC72E9">
      <w:pPr>
        <w:ind w:firstLine="57"/>
        <w:rPr>
          <w:rFonts w:ascii="Fb Fontext" w:hAnsi="Fb Fontext" w:cs="Guttman Vilna"/>
          <w:b/>
          <w:bCs/>
          <w:rtl/>
        </w:rPr>
      </w:pPr>
      <w:r>
        <w:rPr>
          <w:rStyle w:val="affffe"/>
          <w:rFonts w:hint="cs"/>
          <w:rtl/>
        </w:rPr>
        <w:lastRenderedPageBreak/>
        <w:t>וחלקו</w:t>
      </w:r>
      <w:r w:rsidR="00426657" w:rsidRPr="00A54B55">
        <w:rPr>
          <w:rStyle w:val="affffe"/>
          <w:rFonts w:hint="cs"/>
          <w:rtl/>
        </w:rPr>
        <w:t xml:space="preserve"> בפלוגתת ראב</w:t>
      </w:r>
      <w:r w:rsidR="00426657" w:rsidRPr="00A54B55">
        <w:rPr>
          <w:rStyle w:val="affffe"/>
          <w:rtl/>
        </w:rPr>
        <w:t>"</w:t>
      </w:r>
      <w:r w:rsidR="00426657" w:rsidRPr="00A54B55">
        <w:rPr>
          <w:rStyle w:val="affffe"/>
          <w:rFonts w:hint="cs"/>
          <w:rtl/>
        </w:rPr>
        <w:t xml:space="preserve">י ורבנן </w:t>
      </w:r>
      <w:r>
        <w:rPr>
          <w:rStyle w:val="afffff0"/>
          <w:rFonts w:hint="cs"/>
          <w:rtl/>
        </w:rPr>
        <w:t xml:space="preserve">[</w:t>
      </w:r>
      <w:r>
        <w:rPr>
          <w:rStyle w:val="affffe"/>
          <w:rFonts w:hint="cs"/>
          <w:rtl/>
          <w:rPrChange w:id="9142" w:author="מנוע אמוראים" w:date="2026-10-05T16:41:40Z">
            <w:rPr>
              <w:rStyle w:val="afffff0"/>
              <w:rFonts w:hint="cs"/>
              <w:rtl/>
            </w:rPr>
          </w:rPrChange>
        </w:rPr>
        <w:t xml:space="preserve">דר</w:t>
      </w:r>
      <w:r>
        <w:rPr>
          <w:rStyle w:val="affffe"/>
          <w:rtl/>
          <w:rPrChange w:id="9143" w:author="מנוע אמוראים" w:date="2026-10-05T16:41:40Z">
            <w:rPr>
              <w:rStyle w:val="afffff0"/>
              <w:rtl/>
            </w:rPr>
          </w:rPrChange>
        </w:rPr>
        <w:t xml:space="preserve">"</w:t>
      </w:r>
      <w:r>
        <w:rPr>
          <w:rStyle w:val="affffe"/>
          <w:rFonts w:hint="cs"/>
          <w:rtl/>
          <w:rPrChange w:id="9144" w:author="מנוע אמוראים" w:date="2026-10-05T16:41:40Z">
            <w:rPr>
              <w:rStyle w:val="afffff0"/>
              <w:rFonts w:hint="cs"/>
              <w:rtl/>
            </w:rPr>
          </w:rPrChange>
        </w:rPr>
        <w:t xml:space="preserve">י</w:t>
      </w:r>
      <w:r>
        <w:rPr>
          <w:rStyle w:val="afffff0"/>
          <w:rFonts w:hint="cs"/>
          <w:rtl/>
        </w:rPr>
        <w:t xml:space="preserve"> כראב'י]</w:t>
      </w:r>
    </w:p>
    <w:p w14:paraId="3A0896CC" w14:textId="77777777" w:rsidR="00426657" w:rsidRPr="00730169" w:rsidRDefault="00426657" w:rsidP="00426657">
      <w:pPr>
        <w:rPr>
          <w:rFonts w:ascii="Fb Fontext" w:hAnsi="Fb Fontext"/>
          <w:spacing w:val="-8"/>
          <w:rtl/>
        </w:rPr>
      </w:pPr>
      <w:r w:rsidRPr="00730169">
        <w:rPr>
          <w:rStyle w:val="affffe"/>
          <w:rFonts w:hint="cs"/>
          <w:spacing w:val="-8"/>
          <w:rtl/>
        </w:rPr>
        <w:t>א</w:t>
      </w:r>
      <w:r w:rsidRPr="00730169">
        <w:rPr>
          <w:rStyle w:val="affffe"/>
          <w:spacing w:val="-8"/>
          <w:rtl/>
        </w:rPr>
        <w:t>"</w:t>
      </w:r>
      <w:r w:rsidRPr="00730169">
        <w:rPr>
          <w:rStyle w:val="affffe"/>
          <w:rFonts w:hint="cs"/>
          <w:spacing w:val="-8"/>
          <w:rtl/>
        </w:rPr>
        <w:t>ד</w:t>
      </w:r>
      <w:r w:rsidRPr="00730169">
        <w:rPr>
          <w:rStyle w:val="affffe"/>
          <w:spacing w:val="-8"/>
          <w:rtl/>
        </w:rPr>
        <w:t>: כולה כר</w:t>
      </w:r>
      <w:r w:rsidRPr="00730169">
        <w:rPr>
          <w:rStyle w:val="affffe"/>
          <w:rFonts w:hint="cs"/>
          <w:spacing w:val="-8"/>
          <w:rtl/>
        </w:rPr>
        <w:t>אב'י</w:t>
      </w:r>
      <w:r w:rsidRPr="00730169">
        <w:rPr>
          <w:rFonts w:ascii="Fb Fontext" w:hAnsi="Fb Fontext" w:hint="cs"/>
          <w:spacing w:val="-8"/>
          <w:sz w:val="32"/>
          <w:rtl/>
        </w:rPr>
        <w:t xml:space="preserve"> </w:t>
      </w:r>
      <w:r w:rsidRPr="00730169">
        <w:rPr>
          <w:rStyle w:val="affffe"/>
          <w:rFonts w:hint="cs"/>
          <w:spacing w:val="-8"/>
          <w:rtl/>
        </w:rPr>
        <w:t>וה</w:t>
      </w:r>
      <w:r w:rsidRPr="00730169">
        <w:rPr>
          <w:rStyle w:val="affffe"/>
          <w:spacing w:val="-8"/>
          <w:rtl/>
        </w:rPr>
        <w:t>"</w:t>
      </w:r>
      <w:r w:rsidRPr="00730169">
        <w:rPr>
          <w:rStyle w:val="affffe"/>
          <w:rFonts w:hint="cs"/>
          <w:spacing w:val="-8"/>
          <w:rtl/>
        </w:rPr>
        <w:t>ק:</w:t>
      </w:r>
      <w:r w:rsidRPr="00730169">
        <w:rPr>
          <w:rStyle w:val="affffe"/>
          <w:spacing w:val="-8"/>
          <w:rtl/>
        </w:rPr>
        <w:t xml:space="preserve"> </w:t>
      </w:r>
      <w:r w:rsidRPr="00730169">
        <w:rPr>
          <w:rFonts w:ascii="Fb Fontext" w:hAnsi="Fb Fontext"/>
          <w:spacing w:val="-8"/>
          <w:sz w:val="32"/>
          <w:rtl/>
        </w:rPr>
        <w:t>מוציא ש</w:t>
      </w:r>
      <w:r w:rsidRPr="00730169">
        <w:rPr>
          <w:rFonts w:ascii="Fb Fontext" w:hAnsi="Fb Fontext" w:hint="cs"/>
          <w:spacing w:val="-8"/>
          <w:sz w:val="32"/>
          <w:rtl/>
        </w:rPr>
        <w:t>"ר</w:t>
      </w:r>
      <w:r w:rsidRPr="00730169">
        <w:rPr>
          <w:rFonts w:ascii="Fb Fontext" w:hAnsi="Fb Fontext"/>
          <w:spacing w:val="-8"/>
          <w:sz w:val="32"/>
          <w:rtl/>
        </w:rPr>
        <w:t xml:space="preserve"> - לוקה ונותן מאה סלע, והוא שבעל.</w:t>
      </w:r>
    </w:p>
    <w:p w14:paraId="768DEB38" w14:textId="7806E5AF" w:rsidR="00426657" w:rsidRDefault="00426657" w:rsidP="00426657">
      <w:pPr>
        <w:rPr>
          <w:rFonts w:ascii="Fb Fontext" w:hAnsi="Fb Fontext"/>
          <w:rtl/>
        </w:rPr>
      </w:pPr>
      <w:r w:rsidRPr="00A54B55">
        <w:rPr>
          <w:rStyle w:val="affffe"/>
          <w:rFonts w:hint="cs"/>
          <w:rtl/>
        </w:rPr>
        <w:t>ר</w:t>
      </w:r>
      <w:r w:rsidR="002B7BCC">
        <w:rPr>
          <w:rStyle w:val="affffe"/>
          <w:rtl/>
        </w:rPr>
        <w:t>"</w:t>
      </w:r>
      <w:r w:rsidRPr="00A54B55">
        <w:rPr>
          <w:rStyle w:val="affffe"/>
          <w:rFonts w:hint="cs"/>
          <w:rtl/>
        </w:rPr>
        <w:t>י</w:t>
      </w:r>
      <w:r w:rsidRPr="00A54B55">
        <w:rPr>
          <w:rStyle w:val="affffe"/>
          <w:rtl/>
        </w:rPr>
        <w:t xml:space="preserve">: </w:t>
      </w:r>
      <w:r w:rsidRPr="00C35A2C">
        <w:rPr>
          <w:rFonts w:ascii="Fb Fontext" w:hAnsi="Fb Fontext"/>
          <w:rtl/>
        </w:rPr>
        <w:t>לוקה מ"מ.</w:t>
      </w:r>
      <w:r w:rsidR="00CC72E9">
        <w:rPr>
          <w:rFonts w:ascii="Fb Fontext" w:hAnsi="Fb Fontext" w:hint="cs"/>
          <w:rtl/>
        </w:rPr>
        <w:t xml:space="preserve"> </w:t>
      </w:r>
      <w:r w:rsidR="00CC72E9" w:rsidRPr="00CC72E9">
        <w:rPr>
          <w:rStyle w:val="affffe"/>
          <w:rFonts w:hint="cs"/>
          <w:rtl/>
        </w:rPr>
        <w:t>והך</w:t>
      </w:r>
      <w:r w:rsidR="00CC72E9">
        <w:rPr>
          <w:rFonts w:ascii="Fb Fontext" w:hAnsi="Fb Fontext" w:hint="cs"/>
          <w:rtl/>
        </w:rPr>
        <w:t xml:space="preserve"> דאי לא בעל לא לוקה, היינו דלוקה מדרבנן</w:t>
      </w:r>
    </w:p>
    <w:p w14:paraId="75B272DE" w14:textId="77777777" w:rsidR="00E268F4" w:rsidRDefault="00426657" w:rsidP="00CC72E9">
      <w:pPr>
        <w:rPr>
          <w:rFonts w:ascii="Fb Fontext" w:hAnsi="Fb Fontext"/>
          <w:sz w:val="32"/>
          <w:rtl/>
        </w:rPr>
      </w:pPr>
      <w:r w:rsidRPr="00A54B55">
        <w:rPr>
          <w:rStyle w:val="affffe"/>
          <w:rFonts w:hint="cs"/>
          <w:rtl/>
        </w:rPr>
        <w:t>ר</w:t>
      </w:r>
      <w:r w:rsidRPr="00A54B55">
        <w:rPr>
          <w:rStyle w:val="affffe"/>
          <w:rtl/>
        </w:rPr>
        <w:t>"</w:t>
      </w:r>
      <w:r w:rsidRPr="00A54B55">
        <w:rPr>
          <w:rStyle w:val="affffe"/>
          <w:rFonts w:hint="cs"/>
          <w:rtl/>
        </w:rPr>
        <w:t>פ:</w:t>
      </w:r>
      <w:r w:rsidRPr="00C35A2C">
        <w:rPr>
          <w:rFonts w:ascii="Fb Fontext" w:hAnsi="Fb Fontext" w:hint="cs"/>
          <w:sz w:val="32"/>
          <w:rtl/>
        </w:rPr>
        <w:t xml:space="preserve"> לוקה היינו ממון</w:t>
      </w:r>
      <w:r w:rsidR="00CC72E9">
        <w:rPr>
          <w:rFonts w:ascii="Fb Fontext" w:hAnsi="Fb Fontext" w:hint="cs"/>
          <w:sz w:val="32"/>
          <w:rtl/>
        </w:rPr>
        <w:t xml:space="preserve">, </w:t>
      </w:r>
      <w:r w:rsidRPr="00A54B55">
        <w:rPr>
          <w:rStyle w:val="affffe"/>
          <w:rFonts w:hint="cs"/>
          <w:rtl/>
        </w:rPr>
        <w:t>והא ד</w:t>
      </w:r>
      <w:r w:rsidRPr="00A54B55">
        <w:rPr>
          <w:rStyle w:val="affffe"/>
          <w:rtl/>
        </w:rPr>
        <w:t xml:space="preserve">תנן: </w:t>
      </w:r>
      <w:r w:rsidRPr="00C35A2C">
        <w:rPr>
          <w:rFonts w:ascii="Fb Fontext" w:hAnsi="Fb Fontext"/>
          <w:sz w:val="32"/>
          <w:rtl/>
        </w:rPr>
        <w:t>האומר חצי ערכי עלי</w:t>
      </w:r>
      <w:r w:rsidR="00E268F4">
        <w:rPr>
          <w:rFonts w:ascii="Fb Fontext" w:hAnsi="Fb Fontext"/>
          <w:sz w:val="32"/>
          <w:rtl/>
        </w:rPr>
        <w:t>,</w:t>
      </w:r>
    </w:p>
    <w:p w14:paraId="7515D8A9" w14:textId="28D45AF7" w:rsidR="00426657" w:rsidRPr="00C35A2C" w:rsidRDefault="00426657" w:rsidP="00CC72E9">
      <w:pPr>
        <w:ind w:left="793" w:firstLine="57"/>
        <w:rPr>
          <w:rFonts w:ascii="Fb Fontext" w:hAnsi="Fb Fontext" w:cs="Guttman Vilna"/>
          <w:b/>
          <w:bCs/>
          <w:sz w:val="32"/>
          <w:rtl/>
        </w:rPr>
      </w:pPr>
      <w:r w:rsidRPr="00C35A2C">
        <w:rPr>
          <w:rFonts w:ascii="Fb Fontext" w:hAnsi="Fb Fontext"/>
          <w:sz w:val="32"/>
          <w:rtl/>
        </w:rPr>
        <w:t>- נותן חצי ערכו,</w:t>
      </w:r>
      <w:r w:rsidRPr="00A54B55">
        <w:rPr>
          <w:rStyle w:val="affffe"/>
          <w:rtl/>
        </w:rPr>
        <w:t xml:space="preserve"> </w:t>
      </w:r>
      <w:r w:rsidRPr="00A54B55">
        <w:rPr>
          <w:rStyle w:val="affffe"/>
          <w:rFonts w:hint="cs"/>
          <w:rtl/>
        </w:rPr>
        <w:t>ל</w:t>
      </w:r>
      <w:r w:rsidRPr="00A54B55">
        <w:rPr>
          <w:rStyle w:val="affffe"/>
          <w:rtl/>
        </w:rPr>
        <w:t>ר</w:t>
      </w:r>
      <w:r w:rsidRPr="00A54B55">
        <w:rPr>
          <w:rStyle w:val="affffe"/>
          <w:rFonts w:hint="cs"/>
          <w:rtl/>
        </w:rPr>
        <w:t>יב</w:t>
      </w:r>
      <w:r w:rsidRPr="00A54B55">
        <w:rPr>
          <w:rStyle w:val="affffe"/>
          <w:rtl/>
        </w:rPr>
        <w:t>"</w:t>
      </w:r>
      <w:r w:rsidRPr="00A54B55">
        <w:rPr>
          <w:rStyle w:val="affffe"/>
          <w:rFonts w:hint="cs"/>
          <w:rtl/>
        </w:rPr>
        <w:t>י</w:t>
      </w:r>
      <w:r w:rsidRPr="00A54B55">
        <w:rPr>
          <w:rStyle w:val="affffe"/>
          <w:rtl/>
        </w:rPr>
        <w:t>:</w:t>
      </w:r>
      <w:r w:rsidRPr="00C35A2C">
        <w:rPr>
          <w:rFonts w:ascii="Fb Fontext" w:hAnsi="Fb Fontext"/>
          <w:sz w:val="32"/>
          <w:rtl/>
        </w:rPr>
        <w:t xml:space="preserve"> לוקה ונותן ערך שלם.</w:t>
      </w:r>
    </w:p>
    <w:p w14:paraId="0F9BA476" w14:textId="1C5165D0" w:rsidR="00E268F4" w:rsidRDefault="00426657" w:rsidP="00426657">
      <w:pPr>
        <w:rPr>
          <w:rFonts w:ascii="Fb Fontext" w:hAnsi="Fb Fontext"/>
          <w:sz w:val="32"/>
          <w:rtl/>
        </w:rPr>
      </w:pPr>
      <w:r w:rsidRPr="00CC72E9">
        <w:rPr>
          <w:rStyle w:val="affffe"/>
          <w:rFonts w:hint="cs"/>
          <w:spacing w:val="-4"/>
          <w:rtl/>
        </w:rPr>
        <w:t>ר</w:t>
      </w:r>
      <w:r w:rsidRPr="00CC72E9">
        <w:rPr>
          <w:rStyle w:val="affffe"/>
          <w:spacing w:val="-4"/>
          <w:rtl/>
        </w:rPr>
        <w:t>"</w:t>
      </w:r>
      <w:r w:rsidRPr="00CC72E9">
        <w:rPr>
          <w:rStyle w:val="affffe"/>
          <w:rFonts w:hint="cs"/>
          <w:spacing w:val="-4"/>
          <w:rtl/>
        </w:rPr>
        <w:t>פ</w:t>
      </w:r>
      <w:r w:rsidR="00CC72E9" w:rsidRPr="00CC72E9">
        <w:rPr>
          <w:rStyle w:val="affffe"/>
          <w:rFonts w:hint="cs"/>
          <w:spacing w:val="-4"/>
          <w:rtl/>
        </w:rPr>
        <w:t>:</w:t>
      </w:r>
      <w:r w:rsidRPr="00CC72E9">
        <w:rPr>
          <w:rStyle w:val="affffe"/>
          <w:rFonts w:hint="cs"/>
          <w:spacing w:val="-4"/>
          <w:rtl/>
        </w:rPr>
        <w:t xml:space="preserve"> </w:t>
      </w:r>
      <w:r w:rsidRPr="00CC72E9">
        <w:rPr>
          <w:rFonts w:ascii="Fb Fontext" w:hAnsi="Fb Fontext" w:hint="cs"/>
          <w:spacing w:val="-4"/>
          <w:sz w:val="32"/>
          <w:rtl/>
        </w:rPr>
        <w:t>הך ד</w:t>
      </w:r>
      <w:r w:rsidRPr="00CC72E9">
        <w:rPr>
          <w:rFonts w:ascii="Fb Fontext" w:hAnsi="Fb Fontext"/>
          <w:spacing w:val="-4"/>
          <w:sz w:val="32"/>
          <w:rtl/>
        </w:rPr>
        <w:t xml:space="preserve">לוקה </w:t>
      </w:r>
      <w:r w:rsidRPr="00CC72E9">
        <w:rPr>
          <w:rFonts w:ascii="Fb Fontext" w:hAnsi="Fb Fontext" w:hint="cs"/>
          <w:spacing w:val="-4"/>
          <w:sz w:val="32"/>
          <w:rtl/>
        </w:rPr>
        <w:t>היינו ב</w:t>
      </w:r>
      <w:r w:rsidRPr="00CC72E9">
        <w:rPr>
          <w:rFonts w:ascii="Fb Fontext" w:hAnsi="Fb Fontext"/>
          <w:spacing w:val="-4"/>
          <w:sz w:val="32"/>
          <w:rtl/>
        </w:rPr>
        <w:t>ערך שלם,</w:t>
      </w:r>
      <w:r w:rsidRPr="00CC72E9">
        <w:rPr>
          <w:rStyle w:val="affffe"/>
          <w:spacing w:val="-4"/>
          <w:rtl/>
        </w:rPr>
        <w:t xml:space="preserve"> </w:t>
      </w:r>
      <w:r w:rsidRPr="00CC72E9">
        <w:rPr>
          <w:rStyle w:val="affffe"/>
          <w:rFonts w:hint="cs"/>
          <w:spacing w:val="-4"/>
          <w:rtl/>
        </w:rPr>
        <w:t>-</w:t>
      </w:r>
      <w:r w:rsidRPr="00CC72E9">
        <w:rPr>
          <w:rFonts w:ascii="Fb Fontext" w:hAnsi="Fb Fontext" w:hint="cs"/>
          <w:spacing w:val="-4"/>
          <w:sz w:val="32"/>
          <w:rtl/>
        </w:rPr>
        <w:t xml:space="preserve"> </w:t>
      </w:r>
      <w:r w:rsidRPr="00CC72E9">
        <w:rPr>
          <w:rFonts w:ascii="Fb Fontext" w:hAnsi="Fb Fontext"/>
          <w:spacing w:val="-4"/>
          <w:sz w:val="32"/>
          <w:rtl/>
        </w:rPr>
        <w:t>גזירה חצי ערכו אטו ערך חציו</w:t>
      </w:r>
      <w:r w:rsidR="00E268F4">
        <w:rPr>
          <w:rFonts w:ascii="Fb Fontext" w:hAnsi="Fb Fontext"/>
          <w:spacing w:val="-4"/>
          <w:sz w:val="32"/>
          <w:rtl/>
        </w:rPr>
        <w:t>,</w:t>
      </w:r>
    </w:p>
    <w:p w14:paraId="5ECCC0A8" w14:textId="004EFA66" w:rsidR="00426657" w:rsidRPr="00F97732" w:rsidRDefault="00426657" w:rsidP="00195437">
      <w:pPr>
        <w:ind w:left="283" w:firstLine="0"/>
        <w:rPr>
          <w:rtl/>
        </w:rPr>
      </w:pPr>
      <w:r w:rsidRPr="00A54B55">
        <w:rPr>
          <w:rStyle w:val="afffff0"/>
          <w:rFonts w:hint="cs"/>
          <w:rtl/>
        </w:rPr>
        <w:t>[</w:t>
      </w:r>
      <w:r w:rsidRPr="00A54B55">
        <w:rPr>
          <w:rStyle w:val="afffff0"/>
          <w:rtl/>
        </w:rPr>
        <w:t>הו</w:t>
      </w:r>
      <w:r w:rsidR="002B7BCC">
        <w:rPr>
          <w:rStyle w:val="afffff0"/>
          <w:rtl/>
        </w:rPr>
        <w:t>"</w:t>
      </w:r>
      <w:r w:rsidRPr="00A54B55">
        <w:rPr>
          <w:rStyle w:val="afffff0"/>
          <w:rFonts w:hint="cs"/>
          <w:rtl/>
        </w:rPr>
        <w:t>ל</w:t>
      </w:r>
      <w:r w:rsidRPr="00A54B55">
        <w:rPr>
          <w:rStyle w:val="afffff0"/>
          <w:rtl/>
        </w:rPr>
        <w:t xml:space="preserve"> אבר שהנשמה תלויה בו.</w:t>
      </w:r>
      <w:r w:rsidRPr="00A54B55">
        <w:rPr>
          <w:rStyle w:val="afffff0"/>
          <w:rFonts w:hint="cs"/>
          <w:rtl/>
        </w:rPr>
        <w:t>]</w:t>
      </w:r>
    </w:p>
    <w:p w14:paraId="60752277" w14:textId="77777777" w:rsidR="00AB7D20" w:rsidRDefault="00AB7D20" w:rsidP="00E26091">
      <w:pPr>
        <w:pStyle w:val="afff"/>
        <w:framePr w:wrap="around"/>
        <w:rPr>
          <w:rtl/>
        </w:rPr>
      </w:pPr>
      <w:bookmarkStart w:id="318" w:name="_Toc119353102"/>
      <w:r w:rsidRPr="00C35A2C">
        <w:rPr>
          <w:rFonts w:hint="cs"/>
          <w:rtl/>
        </w:rPr>
        <w:t>מו.</w:t>
      </w:r>
      <w:bookmarkEnd w:id="318"/>
    </w:p>
    <w:p w14:paraId="1782E63D" w14:textId="232BB8CB" w:rsidR="00AB7D20" w:rsidRPr="008C28D0" w:rsidRDefault="00AB7D20" w:rsidP="00F1680A">
      <w:pPr>
        <w:pStyle w:val="affffb"/>
        <w:rPr>
          <w:spacing w:val="0"/>
          <w:rtl/>
        </w:rPr>
      </w:pPr>
      <w:bookmarkStart w:id="319" w:name="_Toc119353103"/>
      <w:r w:rsidRPr="008C28D0">
        <w:rPr>
          <w:rStyle w:val="affffa"/>
          <w:spacing w:val="0"/>
          <w:rtl/>
        </w:rPr>
        <w:t xml:space="preserve">וענשו אותו </w:t>
      </w:r>
      <w:r w:rsidRPr="008C28D0">
        <w:rPr>
          <w:rFonts w:cs="BA Haketer Regular"/>
          <w:spacing w:val="0"/>
          <w:sz w:val="32"/>
          <w:szCs w:val="14"/>
          <w:rtl/>
        </w:rPr>
        <w:t xml:space="preserve">זה ממון, </w:t>
      </w:r>
      <w:r w:rsidR="0095284A" w:rsidRPr="008C28D0">
        <w:rPr>
          <w:rFonts w:cs="BA Haketer Regular" w:hint="cs"/>
          <w:spacing w:val="0"/>
          <w:rtl/>
        </w:rPr>
        <w:t>ד</w:t>
      </w:r>
      <w:r w:rsidRPr="008C28D0">
        <w:rPr>
          <w:rStyle w:val="affffa"/>
          <w:rFonts w:hint="cs"/>
          <w:spacing w:val="0"/>
          <w:rtl/>
        </w:rPr>
        <w:t>'</w:t>
      </w:r>
      <w:r w:rsidRPr="008C28D0">
        <w:rPr>
          <w:rStyle w:val="affffa"/>
          <w:spacing w:val="0"/>
          <w:rtl/>
        </w:rPr>
        <w:t>וענשו אותו מאה כסף ונתנו לאבי הנערה</w:t>
      </w:r>
      <w:r w:rsidRPr="008C28D0">
        <w:rPr>
          <w:rStyle w:val="affffa"/>
          <w:rFonts w:hint="cs"/>
          <w:spacing w:val="0"/>
          <w:rtl/>
        </w:rPr>
        <w:t>'</w:t>
      </w:r>
      <w:r w:rsidRPr="008C28D0">
        <w:rPr>
          <w:rStyle w:val="affffa"/>
          <w:spacing w:val="0"/>
          <w:rtl/>
        </w:rPr>
        <w:t>,</w:t>
      </w:r>
      <w:bookmarkEnd w:id="319"/>
    </w:p>
    <w:p w14:paraId="13C7797F" w14:textId="260746EC" w:rsidR="00AB7D20" w:rsidRPr="00C35A2C" w:rsidRDefault="00AB7D20" w:rsidP="00AB7D20">
      <w:pPr>
        <w:rPr>
          <w:rFonts w:ascii="Fb Fontext" w:hAnsi="Fb Fontext"/>
          <w:rtl/>
        </w:rPr>
      </w:pPr>
      <w:r w:rsidRPr="00295C88">
        <w:rPr>
          <w:rStyle w:val="affffa"/>
          <w:rtl/>
        </w:rPr>
        <w:t xml:space="preserve">ויסרו </w:t>
      </w:r>
      <w:r w:rsidRPr="00C35A2C">
        <w:rPr>
          <w:rFonts w:ascii="Fb Fontext" w:hAnsi="Fb Fontext"/>
          <w:rtl/>
        </w:rPr>
        <w:t xml:space="preserve">זה מלקות </w:t>
      </w:r>
      <w:r w:rsidR="0095284A" w:rsidRPr="0095284A">
        <w:rPr>
          <w:rStyle w:val="affffe"/>
          <w:rFonts w:hint="cs"/>
          <w:rtl/>
        </w:rPr>
        <w:t>כר</w:t>
      </w:r>
      <w:r w:rsidR="002B7BCC">
        <w:rPr>
          <w:rStyle w:val="affffe"/>
          <w:rtl/>
        </w:rPr>
        <w:t>"</w:t>
      </w:r>
      <w:r w:rsidR="0095284A" w:rsidRPr="0095284A">
        <w:rPr>
          <w:rStyle w:val="affffe"/>
          <w:rFonts w:hint="cs"/>
          <w:rtl/>
        </w:rPr>
        <w:t>א:</w:t>
      </w:r>
      <w:r w:rsidRPr="0095284A">
        <w:rPr>
          <w:rStyle w:val="affffe"/>
          <w:rtl/>
        </w:rPr>
        <w:t xml:space="preserve"> </w:t>
      </w:r>
      <w:r w:rsidRPr="00295C88">
        <w:rPr>
          <w:rStyle w:val="affffa"/>
          <w:rtl/>
        </w:rPr>
        <w:t>יסרו</w:t>
      </w:r>
      <w:r w:rsidRPr="00C35A2C">
        <w:rPr>
          <w:rFonts w:ascii="Fb Fontext" w:hAnsi="Fb Fontext"/>
          <w:rtl/>
        </w:rPr>
        <w:t xml:space="preserve"> </w:t>
      </w:r>
      <w:r w:rsidRPr="0095284A">
        <w:rPr>
          <w:rStyle w:val="affffa"/>
          <w:rtl/>
        </w:rPr>
        <w:t>מיסרו,</w:t>
      </w:r>
      <w:r w:rsidRPr="00C35A2C">
        <w:rPr>
          <w:rFonts w:ascii="Fb Fontext" w:hAnsi="Fb Fontext"/>
          <w:rtl/>
        </w:rPr>
        <w:t xml:space="preserve"> </w:t>
      </w:r>
      <w:r w:rsidRPr="0095284A">
        <w:rPr>
          <w:rStyle w:val="affffa"/>
          <w:rtl/>
        </w:rPr>
        <w:t xml:space="preserve">מבן, </w:t>
      </w:r>
      <w:r w:rsidR="0095284A">
        <w:rPr>
          <w:rStyle w:val="affffa"/>
          <w:rFonts w:hint="cs"/>
          <w:rtl/>
        </w:rPr>
        <w:t>מ</w:t>
      </w:r>
      <w:r w:rsidRPr="00295C88">
        <w:rPr>
          <w:rStyle w:val="affffa"/>
          <w:rtl/>
        </w:rPr>
        <w:t>והיה אם בן הכות הרשע</w:t>
      </w:r>
      <w:r w:rsidRPr="00C35A2C">
        <w:rPr>
          <w:rFonts w:ascii="Fb Fontext" w:hAnsi="Fb Fontext"/>
          <w:rtl/>
        </w:rPr>
        <w:t>.</w:t>
      </w:r>
    </w:p>
    <w:p w14:paraId="3DED4DE1" w14:textId="1443D778" w:rsidR="00AB7D20" w:rsidRPr="00C35A2C" w:rsidRDefault="00AB7D20" w:rsidP="0095284A">
      <w:pPr>
        <w:rPr>
          <w:rFonts w:ascii="Fb Fontext" w:hAnsi="Fb Fontext" w:cs="Guttman Vilna"/>
          <w:b/>
          <w:bCs/>
          <w:sz w:val="32"/>
          <w:rtl/>
        </w:rPr>
      </w:pPr>
      <w:r w:rsidRPr="00C35A2C">
        <w:rPr>
          <w:rFonts w:ascii="Fb Fontext" w:hAnsi="Fb Fontext"/>
          <w:rtl/>
        </w:rPr>
        <w:t>אזהרה למ</w:t>
      </w:r>
      <w:r w:rsidR="0095284A">
        <w:rPr>
          <w:rFonts w:ascii="Fb Fontext" w:hAnsi="Fb Fontext" w:hint="cs"/>
          <w:rtl/>
        </w:rPr>
        <w:t>ש</w:t>
      </w:r>
      <w:r w:rsidR="002B7BCC">
        <w:rPr>
          <w:rFonts w:ascii="Fb Fontext" w:hAnsi="Fb Fontext"/>
          <w:rtl/>
        </w:rPr>
        <w:t>"</w:t>
      </w:r>
      <w:r w:rsidR="0095284A">
        <w:rPr>
          <w:rFonts w:ascii="Fb Fontext" w:hAnsi="Fb Fontext" w:hint="cs"/>
          <w:rtl/>
        </w:rPr>
        <w:t>ר</w:t>
      </w:r>
      <w:r w:rsidRPr="0095284A">
        <w:rPr>
          <w:rStyle w:val="affffe"/>
          <w:rtl/>
        </w:rPr>
        <w:t xml:space="preserve"> </w:t>
      </w:r>
      <w:r w:rsidRPr="0095284A">
        <w:rPr>
          <w:rStyle w:val="affffe"/>
          <w:rFonts w:hint="cs"/>
          <w:rtl/>
        </w:rPr>
        <w:t>ר</w:t>
      </w:r>
      <w:r w:rsidRPr="0095284A">
        <w:rPr>
          <w:rStyle w:val="affffe"/>
          <w:rtl/>
        </w:rPr>
        <w:t>"</w:t>
      </w:r>
      <w:r w:rsidRPr="0095284A">
        <w:rPr>
          <w:rStyle w:val="affffe"/>
          <w:rFonts w:hint="cs"/>
          <w:rtl/>
        </w:rPr>
        <w:t>א:</w:t>
      </w:r>
      <w:r w:rsidRPr="00C35A2C">
        <w:rPr>
          <w:rFonts w:ascii="Fb Fontext" w:hAnsi="Fb Fontext" w:hint="cs"/>
          <w:rtl/>
        </w:rPr>
        <w:t xml:space="preserve"> </w:t>
      </w:r>
      <w:r w:rsidRPr="00C35A2C">
        <w:rPr>
          <w:rFonts w:ascii="Fb Fontext" w:hAnsi="Fb Fontext"/>
          <w:rtl/>
        </w:rPr>
        <w:t>מ</w:t>
      </w:r>
      <w:r w:rsidRPr="00295C88">
        <w:rPr>
          <w:rStyle w:val="affffa"/>
          <w:rtl/>
        </w:rPr>
        <w:t>לא תלך רכיל,</w:t>
      </w:r>
      <w:r w:rsidR="0095284A">
        <w:rPr>
          <w:rStyle w:val="affffa"/>
          <w:rFonts w:hint="cs"/>
          <w:rtl/>
        </w:rPr>
        <w:t xml:space="preserve"> </w:t>
      </w:r>
      <w:r w:rsidR="0095284A">
        <w:rPr>
          <w:rStyle w:val="affffe"/>
          <w:rFonts w:hint="cs"/>
          <w:rtl/>
        </w:rPr>
        <w:t xml:space="preserve">  </w:t>
      </w:r>
      <w:r w:rsidRPr="0095284A">
        <w:rPr>
          <w:rStyle w:val="affffe"/>
          <w:rFonts w:hint="cs"/>
          <w:rtl/>
        </w:rPr>
        <w:t>ר</w:t>
      </w:r>
      <w:r w:rsidRPr="0095284A">
        <w:rPr>
          <w:rStyle w:val="affffe"/>
          <w:rtl/>
        </w:rPr>
        <w:t>"</w:t>
      </w:r>
      <w:r w:rsidRPr="0095284A">
        <w:rPr>
          <w:rStyle w:val="affffe"/>
          <w:rFonts w:hint="cs"/>
          <w:rtl/>
        </w:rPr>
        <w:t>נ</w:t>
      </w:r>
      <w:r w:rsidRPr="0095284A">
        <w:rPr>
          <w:rStyle w:val="affffe"/>
          <w:rtl/>
        </w:rPr>
        <w:t>:</w:t>
      </w:r>
      <w:r w:rsidRPr="00C35A2C">
        <w:rPr>
          <w:rFonts w:ascii="Fb Fontext" w:hAnsi="Fb Fontext"/>
          <w:sz w:val="32"/>
          <w:rtl/>
        </w:rPr>
        <w:t xml:space="preserve"> מ</w:t>
      </w:r>
      <w:r w:rsidRPr="00295C88">
        <w:rPr>
          <w:rStyle w:val="affffa"/>
          <w:rtl/>
        </w:rPr>
        <w:t>ונשמרת מכל דבר רע</w:t>
      </w:r>
      <w:r w:rsidRPr="00C35A2C">
        <w:rPr>
          <w:rFonts w:ascii="Fb Fontext" w:hAnsi="Fb Fontext"/>
          <w:sz w:val="32"/>
          <w:rtl/>
        </w:rPr>
        <w:t>.</w:t>
      </w:r>
    </w:p>
    <w:p w14:paraId="2A61CE8F" w14:textId="6F2A66AA" w:rsidR="00AB7D20" w:rsidRPr="00C35A2C" w:rsidRDefault="00AB7D20" w:rsidP="00A501A7">
      <w:pPr>
        <w:rPr>
          <w:rFonts w:cs="Guttman Vilna"/>
          <w:b/>
          <w:bCs/>
          <w:rtl/>
        </w:rPr>
      </w:pPr>
      <w:r w:rsidRPr="00A501A7">
        <w:rPr>
          <w:rStyle w:val="affffe"/>
          <w:rtl/>
        </w:rPr>
        <w:t>ו</w:t>
      </w:r>
      <w:r w:rsidR="00A501A7">
        <w:rPr>
          <w:rStyle w:val="affffe"/>
          <w:rFonts w:hint="cs"/>
          <w:rtl/>
        </w:rPr>
        <w:t>ל</w:t>
      </w:r>
      <w:r w:rsidRPr="00A501A7">
        <w:rPr>
          <w:rStyle w:val="affffe"/>
          <w:rFonts w:hint="cs"/>
          <w:rtl/>
        </w:rPr>
        <w:t>ר</w:t>
      </w:r>
      <w:r w:rsidRPr="00A501A7">
        <w:rPr>
          <w:rStyle w:val="affffe"/>
          <w:rtl/>
        </w:rPr>
        <w:t>"</w:t>
      </w:r>
      <w:r w:rsidRPr="00A501A7">
        <w:rPr>
          <w:rStyle w:val="affffe"/>
          <w:rFonts w:hint="cs"/>
          <w:rtl/>
        </w:rPr>
        <w:t xml:space="preserve">א </w:t>
      </w:r>
      <w:r w:rsidRPr="006B2A7E">
        <w:rPr>
          <w:rStyle w:val="affffa"/>
          <w:rFonts w:hint="cs"/>
          <w:rtl/>
        </w:rPr>
        <w:t>'</w:t>
      </w:r>
      <w:r w:rsidRPr="006B2A7E">
        <w:rPr>
          <w:rStyle w:val="affffa"/>
          <w:rtl/>
        </w:rPr>
        <w:t>ונשמרת מכל דבר רע</w:t>
      </w:r>
      <w:r w:rsidRPr="006B2A7E">
        <w:rPr>
          <w:rStyle w:val="affffa"/>
          <w:rFonts w:hint="cs"/>
          <w:rtl/>
        </w:rPr>
        <w:t>'</w:t>
      </w:r>
      <w:r w:rsidRPr="006B2A7E">
        <w:rPr>
          <w:rStyle w:val="affffa"/>
          <w:rtl/>
        </w:rPr>
        <w:t xml:space="preserve"> </w:t>
      </w:r>
      <w:r w:rsidR="00904860" w:rsidRPr="00904860">
        <w:rPr>
          <w:rStyle w:val="affffe"/>
          <w:rFonts w:hint="cs"/>
          <w:rtl/>
        </w:rPr>
        <w:t>כרפב</w:t>
      </w:r>
      <w:r w:rsidR="002B7BCC">
        <w:rPr>
          <w:rStyle w:val="affffe"/>
          <w:rtl/>
        </w:rPr>
        <w:t>"</w:t>
      </w:r>
      <w:r w:rsidR="00904860" w:rsidRPr="00904860">
        <w:rPr>
          <w:rStyle w:val="affffe"/>
          <w:rFonts w:hint="cs"/>
          <w:rtl/>
        </w:rPr>
        <w:t>י</w:t>
      </w:r>
      <w:r w:rsidRPr="00C35A2C">
        <w:rPr>
          <w:rtl/>
        </w:rPr>
        <w:t>- אל יהרהר אדם ביום ויבא לידי טומאה בלילה.</w:t>
      </w:r>
    </w:p>
    <w:p w14:paraId="053E031E" w14:textId="527B9960" w:rsidR="00AB7D20" w:rsidRPr="00C35A2C" w:rsidRDefault="00AB7D20" w:rsidP="00AB7D20">
      <w:pPr>
        <w:rPr>
          <w:rFonts w:ascii="Fb Fontext" w:hAnsi="Fb Fontext"/>
          <w:rtl/>
        </w:rPr>
      </w:pPr>
      <w:r w:rsidRPr="00904860">
        <w:rPr>
          <w:rStyle w:val="affffe"/>
          <w:rFonts w:hint="cs"/>
          <w:rtl/>
        </w:rPr>
        <w:t>ור</w:t>
      </w:r>
      <w:r w:rsidRPr="00904860">
        <w:rPr>
          <w:rStyle w:val="affffe"/>
          <w:rtl/>
        </w:rPr>
        <w:t>"</w:t>
      </w:r>
      <w:r w:rsidRPr="00904860">
        <w:rPr>
          <w:rStyle w:val="affffe"/>
          <w:rFonts w:hint="cs"/>
          <w:rtl/>
        </w:rPr>
        <w:t xml:space="preserve">נ </w:t>
      </w:r>
      <w:r w:rsidR="002F3420" w:rsidRPr="002F3420">
        <w:rPr>
          <w:rStyle w:val="affffa"/>
          <w:rFonts w:hint="cs"/>
          <w:rtl/>
        </w:rPr>
        <w:t>לא תלך</w:t>
      </w:r>
      <w:r w:rsidRPr="00C35A2C">
        <w:rPr>
          <w:rFonts w:ascii="Fb Fontext" w:hAnsi="Fb Fontext"/>
          <w:sz w:val="32"/>
          <w:rtl/>
        </w:rPr>
        <w:t xml:space="preserve"> אזהרה לב"ד, שלא יהא רך לזה וקשה לזה.</w:t>
      </w:r>
    </w:p>
    <w:p w14:paraId="7DC37674" w14:textId="2CDC326F" w:rsidR="00E268F4" w:rsidRPr="008C28D0" w:rsidRDefault="00AB7D20" w:rsidP="00F1680A">
      <w:pPr>
        <w:pStyle w:val="affffb"/>
        <w:rPr>
          <w:spacing w:val="0"/>
          <w:rtl/>
        </w:rPr>
      </w:pPr>
      <w:bookmarkStart w:id="320" w:name="_Toc119353104"/>
      <w:r w:rsidRPr="008C28D0">
        <w:rPr>
          <w:spacing w:val="0"/>
          <w:rtl/>
        </w:rPr>
        <w:t>לא אמר לעדים בואו והעידוני</w:t>
      </w:r>
      <w:r w:rsidR="00E268F4" w:rsidRPr="008C28D0">
        <w:rPr>
          <w:spacing w:val="0"/>
          <w:rtl/>
        </w:rPr>
        <w:t>,</w:t>
      </w:r>
      <w:bookmarkEnd w:id="320"/>
    </w:p>
    <w:p w14:paraId="2162D167" w14:textId="6100FBA9" w:rsidR="00AB7D20" w:rsidRPr="00730169" w:rsidRDefault="00AB7D20" w:rsidP="005E60CF">
      <w:pPr>
        <w:rPr>
          <w:spacing w:val="-4"/>
          <w:rtl/>
        </w:rPr>
      </w:pPr>
      <w:r w:rsidRPr="00730169">
        <w:rPr>
          <w:spacing w:val="-4"/>
          <w:rtl/>
        </w:rPr>
        <w:t>והן מעידים אותו מאליהן- הוא אינו לוקה ואינו נותן מאה סלעים,</w:t>
      </w:r>
    </w:p>
    <w:p w14:paraId="6708185C" w14:textId="77777777" w:rsidR="00AB7D20" w:rsidRPr="00C35A2C" w:rsidRDefault="00AB7D20" w:rsidP="00AB7D20">
      <w:pPr>
        <w:rPr>
          <w:rFonts w:ascii="Fb Fontext" w:hAnsi="Fb Fontext" w:cs="Guttman Vilna"/>
          <w:b/>
          <w:bCs/>
          <w:sz w:val="32"/>
          <w:rtl/>
        </w:rPr>
      </w:pPr>
      <w:r w:rsidRPr="00C35A2C">
        <w:rPr>
          <w:rFonts w:ascii="Fb Fontext" w:hAnsi="Fb Fontext" w:hint="cs"/>
          <w:sz w:val="32"/>
          <w:rtl/>
        </w:rPr>
        <w:t>ו</w:t>
      </w:r>
      <w:r w:rsidRPr="00C35A2C">
        <w:rPr>
          <w:rFonts w:ascii="Fb Fontext" w:hAnsi="Fb Fontext"/>
          <w:sz w:val="32"/>
          <w:rtl/>
        </w:rPr>
        <w:t>או היא או זוממיה מקדימין לבית הסקילה.</w:t>
      </w:r>
    </w:p>
    <w:p w14:paraId="3C9B6740" w14:textId="3A5097FE" w:rsidR="00AB7D20" w:rsidRPr="00C35A2C" w:rsidRDefault="00AB7D20" w:rsidP="00AB7D20">
      <w:pPr>
        <w:rPr>
          <w:rFonts w:ascii="Fb Fontext" w:hAnsi="Fb Fontext"/>
          <w:rtl/>
        </w:rPr>
      </w:pPr>
      <w:r w:rsidRPr="00C35A2C">
        <w:rPr>
          <w:rFonts w:ascii="Fb Fontext" w:hAnsi="Fb Fontext" w:hint="cs"/>
          <w:sz w:val="32"/>
          <w:rtl/>
        </w:rPr>
        <w:t>הא אמר להו א</w:t>
      </w:r>
      <w:r w:rsidR="00B846F2">
        <w:rPr>
          <w:rFonts w:ascii="Fb Fontext" w:hAnsi="Fb Fontext" w:hint="cs"/>
          <w:sz w:val="32"/>
          <w:rtl/>
        </w:rPr>
        <w:t xml:space="preserve">ף </w:t>
      </w:r>
      <w:r w:rsidRPr="00C35A2C">
        <w:rPr>
          <w:rFonts w:ascii="Fb Fontext" w:hAnsi="Fb Fontext" w:hint="cs"/>
          <w:sz w:val="32"/>
          <w:rtl/>
        </w:rPr>
        <w:t xml:space="preserve">שלא שכרן לזה </w:t>
      </w:r>
      <w:r w:rsidRPr="00B846F2">
        <w:rPr>
          <w:rStyle w:val="affffe"/>
          <w:rFonts w:hint="cs"/>
          <w:rtl/>
        </w:rPr>
        <w:t>לאפוקי מדר</w:t>
      </w:r>
      <w:r w:rsidRPr="00B846F2">
        <w:rPr>
          <w:rStyle w:val="affffe"/>
          <w:rtl/>
        </w:rPr>
        <w:t>"</w:t>
      </w:r>
      <w:r w:rsidRPr="00B846F2">
        <w:rPr>
          <w:rStyle w:val="affffe"/>
          <w:rFonts w:hint="cs"/>
          <w:rtl/>
        </w:rPr>
        <w:t xml:space="preserve">י </w:t>
      </w:r>
      <w:r w:rsidR="008855E3">
        <w:rPr>
          <w:rFonts w:ascii="Fb Fontext" w:hAnsi="Fb Fontext" w:hint="cs"/>
          <w:sz w:val="32"/>
          <w:rtl/>
        </w:rPr>
        <w:t>ש</w:t>
      </w:r>
      <w:r w:rsidRPr="00C35A2C">
        <w:rPr>
          <w:rFonts w:ascii="Fb Fontext" w:hAnsi="Fb Fontext"/>
          <w:sz w:val="32"/>
          <w:rtl/>
        </w:rPr>
        <w:t>אינו חייב עד שישכור עדים.</w:t>
      </w:r>
    </w:p>
    <w:p w14:paraId="30D4D652" w14:textId="3A505206" w:rsidR="00AB7D20" w:rsidRPr="00C35A2C" w:rsidRDefault="00AB7D20" w:rsidP="00AB7D20">
      <w:pPr>
        <w:rPr>
          <w:rFonts w:ascii="Fb Fontext" w:hAnsi="Fb Fontext"/>
          <w:rtl/>
        </w:rPr>
      </w:pPr>
      <w:r w:rsidRPr="00D73552">
        <w:rPr>
          <w:rStyle w:val="affffe"/>
          <w:rFonts w:hint="cs"/>
          <w:rtl/>
        </w:rPr>
        <w:t>וטע</w:t>
      </w:r>
      <w:r w:rsidR="00CC72E9">
        <w:rPr>
          <w:rStyle w:val="affffe"/>
          <w:rFonts w:hint="cs"/>
          <w:rtl/>
        </w:rPr>
        <w:t>ם</w:t>
      </w:r>
      <w:r w:rsidRPr="00D73552">
        <w:rPr>
          <w:rStyle w:val="affffe"/>
          <w:rFonts w:hint="cs"/>
          <w:rtl/>
        </w:rPr>
        <w:t xml:space="preserve"> דר</w:t>
      </w:r>
      <w:r w:rsidRPr="00D73552">
        <w:rPr>
          <w:rStyle w:val="affffe"/>
          <w:rtl/>
        </w:rPr>
        <w:t>"</w:t>
      </w:r>
      <w:r w:rsidRPr="00D73552">
        <w:rPr>
          <w:rStyle w:val="affffe"/>
          <w:rFonts w:hint="cs"/>
          <w:rtl/>
        </w:rPr>
        <w:t>י:</w:t>
      </w:r>
      <w:r w:rsidRPr="00C35A2C">
        <w:rPr>
          <w:rFonts w:ascii="Fb Fontext" w:hAnsi="Fb Fontext" w:hint="cs"/>
          <w:rtl/>
        </w:rPr>
        <w:t xml:space="preserve"> </w:t>
      </w:r>
      <w:r w:rsidRPr="00C35A2C">
        <w:rPr>
          <w:rFonts w:ascii="Fb Fontext" w:hAnsi="Fb Fontext"/>
          <w:rtl/>
        </w:rPr>
        <w:t xml:space="preserve">אתיא </w:t>
      </w:r>
      <w:r w:rsidRPr="00295C88">
        <w:rPr>
          <w:rStyle w:val="affffa"/>
          <w:rtl/>
        </w:rPr>
        <w:t>שימה שימה</w:t>
      </w:r>
      <w:r w:rsidRPr="00C35A2C">
        <w:rPr>
          <w:rFonts w:ascii="Fb Fontext" w:hAnsi="Fb Fontext"/>
          <w:rtl/>
        </w:rPr>
        <w:t xml:space="preserve">, </w:t>
      </w:r>
      <w:r w:rsidRPr="00295C88">
        <w:rPr>
          <w:rStyle w:val="affffa"/>
          <w:rFonts w:hint="cs"/>
          <w:rtl/>
        </w:rPr>
        <w:t xml:space="preserve">לא תשימון עליו נשך </w:t>
      </w:r>
      <w:r w:rsidRPr="00C35A2C">
        <w:rPr>
          <w:rFonts w:ascii="Fb Fontext" w:hAnsi="Fb Fontext"/>
          <w:rtl/>
        </w:rPr>
        <w:t>–</w:t>
      </w:r>
      <w:r w:rsidRPr="00C35A2C">
        <w:rPr>
          <w:rFonts w:ascii="Fb Fontext" w:hAnsi="Fb Fontext" w:hint="cs"/>
          <w:rtl/>
        </w:rPr>
        <w:t xml:space="preserve"> ממון</w:t>
      </w:r>
      <w:r>
        <w:rPr>
          <w:rFonts w:ascii="Fb Fontext" w:hAnsi="Fb Fontext" w:hint="cs"/>
          <w:rtl/>
        </w:rPr>
        <w:t>,</w:t>
      </w:r>
      <w:r w:rsidRPr="00C35A2C">
        <w:rPr>
          <w:rFonts w:ascii="Fb Fontext" w:hAnsi="Fb Fontext" w:hint="cs"/>
          <w:rtl/>
        </w:rPr>
        <w:t xml:space="preserve"> אף </w:t>
      </w:r>
      <w:r w:rsidRPr="00295C88">
        <w:rPr>
          <w:rStyle w:val="affffa"/>
          <w:rtl/>
        </w:rPr>
        <w:t>ושם לה עלילות דברים</w:t>
      </w:r>
      <w:r w:rsidRPr="00C35A2C">
        <w:rPr>
          <w:rFonts w:ascii="Fb Fontext" w:hAnsi="Fb Fontext" w:hint="cs"/>
          <w:rtl/>
        </w:rPr>
        <w:t xml:space="preserve"> ממון</w:t>
      </w:r>
      <w:r w:rsidR="000A337F">
        <w:rPr>
          <w:rFonts w:ascii="Fb Fontext" w:hAnsi="Fb Fontext" w:hint="cs"/>
          <w:rtl/>
        </w:rPr>
        <w:t>,</w:t>
      </w:r>
    </w:p>
    <w:p w14:paraId="702ED9FC" w14:textId="77777777" w:rsidR="00AB7D20" w:rsidRPr="00C35A2C" w:rsidRDefault="00AB7D20" w:rsidP="00AB7D20">
      <w:pPr>
        <w:rPr>
          <w:rFonts w:ascii="Fb Fontext" w:hAnsi="Fb Fontext"/>
          <w:rtl/>
        </w:rPr>
      </w:pPr>
      <w:r w:rsidRPr="00D73552">
        <w:rPr>
          <w:rStyle w:val="affffe"/>
          <w:rFonts w:hint="cs"/>
          <w:rtl/>
        </w:rPr>
        <w:t>וכן ארנב</w:t>
      </w:r>
      <w:r w:rsidRPr="00D73552">
        <w:rPr>
          <w:rStyle w:val="affffe"/>
          <w:rtl/>
        </w:rPr>
        <w:t>"</w:t>
      </w:r>
      <w:r w:rsidRPr="00D73552">
        <w:rPr>
          <w:rStyle w:val="affffe"/>
          <w:rFonts w:hint="cs"/>
          <w:rtl/>
        </w:rPr>
        <w:t>י ותני ר</w:t>
      </w:r>
      <w:r w:rsidRPr="00D73552">
        <w:rPr>
          <w:rStyle w:val="affffe"/>
          <w:rtl/>
        </w:rPr>
        <w:t>"</w:t>
      </w:r>
      <w:r w:rsidRPr="00D73552">
        <w:rPr>
          <w:rStyle w:val="affffe"/>
          <w:rFonts w:hint="cs"/>
          <w:rtl/>
        </w:rPr>
        <w:t>י צידוני בי רשב</w:t>
      </w:r>
      <w:r w:rsidRPr="00D73552">
        <w:rPr>
          <w:rStyle w:val="affffe"/>
          <w:rtl/>
        </w:rPr>
        <w:t>"</w:t>
      </w:r>
      <w:r w:rsidRPr="00D73552">
        <w:rPr>
          <w:rStyle w:val="affffe"/>
          <w:rFonts w:hint="cs"/>
          <w:rtl/>
        </w:rPr>
        <w:t>י</w:t>
      </w:r>
      <w:r w:rsidRPr="00C35A2C">
        <w:rPr>
          <w:rFonts w:ascii="Fb Fontext" w:hAnsi="Fb Fontext" w:hint="cs"/>
          <w:rtl/>
        </w:rPr>
        <w:t xml:space="preserve"> דאתיא </w:t>
      </w:r>
      <w:r w:rsidRPr="00295C88">
        <w:rPr>
          <w:rStyle w:val="affffa"/>
          <w:rFonts w:hint="cs"/>
          <w:rtl/>
        </w:rPr>
        <w:t>שימה שימה</w:t>
      </w:r>
    </w:p>
    <w:p w14:paraId="13486070" w14:textId="10AD5FF3" w:rsidR="00AB7D20" w:rsidRPr="008C28D0" w:rsidRDefault="00AB7D20" w:rsidP="00F1680A">
      <w:pPr>
        <w:pStyle w:val="affffb"/>
        <w:rPr>
          <w:spacing w:val="0"/>
          <w:rtl/>
        </w:rPr>
      </w:pPr>
      <w:bookmarkStart w:id="321" w:name="_Toc119353105"/>
      <w:r w:rsidRPr="008C28D0">
        <w:rPr>
          <w:rStyle w:val="affffe"/>
          <w:spacing w:val="0"/>
          <w:rtl/>
        </w:rPr>
        <w:t>בעי ר</w:t>
      </w:r>
      <w:r w:rsidR="008855E3" w:rsidRPr="008C28D0">
        <w:rPr>
          <w:rStyle w:val="affffe"/>
          <w:rFonts w:hint="cs"/>
          <w:spacing w:val="0"/>
          <w:rtl/>
        </w:rPr>
        <w:t>י"ר</w:t>
      </w:r>
      <w:r w:rsidRPr="008C28D0">
        <w:rPr>
          <w:rStyle w:val="affffe"/>
          <w:spacing w:val="0"/>
          <w:rtl/>
        </w:rPr>
        <w:t>:</w:t>
      </w:r>
      <w:r w:rsidRPr="008C28D0">
        <w:rPr>
          <w:spacing w:val="0"/>
          <w:rtl/>
        </w:rPr>
        <w:t xml:space="preserve"> שכרן בקרקע, </w:t>
      </w:r>
      <w:r w:rsidRPr="008C28D0">
        <w:rPr>
          <w:spacing w:val="-4"/>
          <w:rtl/>
        </w:rPr>
        <w:t>בפחות משו</w:t>
      </w:r>
      <w:r w:rsidR="008855E3" w:rsidRPr="008C28D0">
        <w:rPr>
          <w:rFonts w:hint="cs"/>
          <w:spacing w:val="-4"/>
          <w:rtl/>
        </w:rPr>
        <w:t>"פ,</w:t>
      </w:r>
      <w:r w:rsidRPr="008C28D0">
        <w:rPr>
          <w:spacing w:val="-4"/>
          <w:rtl/>
        </w:rPr>
        <w:t xml:space="preserve"> שניהם בפרוטה, מהו</w:t>
      </w:r>
      <w:bookmarkEnd w:id="321"/>
    </w:p>
    <w:p w14:paraId="5AA87710" w14:textId="4477AC7B" w:rsidR="00AB7D20" w:rsidRPr="00CA7D65" w:rsidRDefault="00AB7D20" w:rsidP="00AB7D20">
      <w:pPr>
        <w:rPr>
          <w:rFonts w:ascii="Fb Fontext" w:hAnsi="Fb Fontext"/>
          <w:spacing w:val="-6"/>
          <w:rtl/>
        </w:rPr>
      </w:pPr>
      <w:r w:rsidRPr="00CA7D65">
        <w:rPr>
          <w:rStyle w:val="affffe"/>
          <w:spacing w:val="-6"/>
          <w:rtl/>
        </w:rPr>
        <w:t>בעי ר</w:t>
      </w:r>
      <w:r w:rsidR="008855E3" w:rsidRPr="00CA7D65">
        <w:rPr>
          <w:rStyle w:val="affffe"/>
          <w:rFonts w:hint="cs"/>
          <w:spacing w:val="-6"/>
          <w:rtl/>
        </w:rPr>
        <w:t>"א</w:t>
      </w:r>
      <w:r w:rsidRPr="00CA7D65">
        <w:rPr>
          <w:rStyle w:val="affffe"/>
          <w:spacing w:val="-6"/>
          <w:rtl/>
        </w:rPr>
        <w:t xml:space="preserve">: </w:t>
      </w:r>
      <w:r w:rsidRPr="00CA7D65">
        <w:rPr>
          <w:rFonts w:ascii="Fb Fontext" w:hAnsi="Fb Fontext"/>
          <w:spacing w:val="-6"/>
          <w:rtl/>
        </w:rPr>
        <w:t>הוציא ש</w:t>
      </w:r>
      <w:r w:rsidR="006D26A7" w:rsidRPr="00CA7D65">
        <w:rPr>
          <w:rFonts w:ascii="Fb Fontext" w:hAnsi="Fb Fontext" w:hint="cs"/>
          <w:spacing w:val="-6"/>
          <w:rtl/>
        </w:rPr>
        <w:t>''ר</w:t>
      </w:r>
      <w:r w:rsidRPr="00CA7D65">
        <w:rPr>
          <w:rFonts w:ascii="Fb Fontext" w:hAnsi="Fb Fontext"/>
          <w:spacing w:val="-6"/>
          <w:rtl/>
        </w:rPr>
        <w:t xml:space="preserve"> על הנישואין הראשונים, על נשואי אחיו, מהו?</w:t>
      </w:r>
    </w:p>
    <w:p w14:paraId="0BEC7A81" w14:textId="184B7820" w:rsidR="00AB7D20" w:rsidRPr="00CA7D65" w:rsidRDefault="00AB7D20" w:rsidP="00AB7D20">
      <w:pPr>
        <w:rPr>
          <w:rFonts w:ascii="Fb Fontext" w:hAnsi="Fb Fontext" w:cs="Guttman Vilna"/>
          <w:b/>
          <w:bCs/>
          <w:spacing w:val="-4"/>
          <w:rtl/>
        </w:rPr>
      </w:pPr>
      <w:r w:rsidRPr="00CA7D65">
        <w:rPr>
          <w:rStyle w:val="affffe"/>
          <w:spacing w:val="-4"/>
          <w:rtl/>
        </w:rPr>
        <w:t>פשוט חדא</w:t>
      </w:r>
      <w:r w:rsidRPr="00CA7D65">
        <w:rPr>
          <w:rFonts w:ascii="Fb Fontext" w:hAnsi="Fb Fontext" w:hint="cs"/>
          <w:spacing w:val="-4"/>
          <w:rtl/>
        </w:rPr>
        <w:t xml:space="preserve"> </w:t>
      </w:r>
      <w:r w:rsidRPr="00CA7D65">
        <w:rPr>
          <w:rStyle w:val="afffff0"/>
          <w:rFonts w:hint="cs"/>
          <w:spacing w:val="-4"/>
          <w:rtl/>
        </w:rPr>
        <w:t>[נישואי אחיו]</w:t>
      </w:r>
      <w:r w:rsidRPr="00CA7D65">
        <w:rPr>
          <w:rStyle w:val="afffff0"/>
          <w:spacing w:val="-4"/>
          <w:rtl/>
        </w:rPr>
        <w:t>,</w:t>
      </w:r>
      <w:r w:rsidRPr="00CA7D65">
        <w:rPr>
          <w:rFonts w:ascii="Fb Fontext" w:hAnsi="Fb Fontext"/>
          <w:spacing w:val="-4"/>
          <w:rtl/>
        </w:rPr>
        <w:t xml:space="preserve"> </w:t>
      </w:r>
      <w:r w:rsidRPr="00CA7D65">
        <w:rPr>
          <w:rStyle w:val="affffe"/>
          <w:spacing w:val="-4"/>
          <w:rtl/>
        </w:rPr>
        <w:t xml:space="preserve">דתני ר' יונה: </w:t>
      </w:r>
      <w:r w:rsidRPr="00CA7D65">
        <w:rPr>
          <w:rStyle w:val="affffa"/>
          <w:rFonts w:hint="cs"/>
          <w:spacing w:val="-4"/>
          <w:rtl/>
        </w:rPr>
        <w:t>'</w:t>
      </w:r>
      <w:r w:rsidRPr="00CA7D65">
        <w:rPr>
          <w:rStyle w:val="affffa"/>
          <w:spacing w:val="-4"/>
          <w:rtl/>
        </w:rPr>
        <w:t>את בתי נתתי לאיש הזה</w:t>
      </w:r>
      <w:r w:rsidRPr="00CA7D65">
        <w:rPr>
          <w:rStyle w:val="affffa"/>
          <w:rFonts w:hint="cs"/>
          <w:spacing w:val="-4"/>
          <w:rtl/>
        </w:rPr>
        <w:t>'</w:t>
      </w:r>
      <w:r w:rsidRPr="00CA7D65">
        <w:rPr>
          <w:rStyle w:val="affffa"/>
          <w:spacing w:val="-4"/>
          <w:rtl/>
        </w:rPr>
        <w:t>,</w:t>
      </w:r>
      <w:r w:rsidRPr="00CA7D65">
        <w:rPr>
          <w:rFonts w:ascii="Fb Fontext" w:hAnsi="Fb Fontext"/>
          <w:spacing w:val="-4"/>
          <w:rtl/>
        </w:rPr>
        <w:t xml:space="preserve"> ולא ליבם.</w:t>
      </w:r>
    </w:p>
    <w:p w14:paraId="0A246A9A" w14:textId="77777777" w:rsidR="00AB7D20" w:rsidRDefault="00AB7D20" w:rsidP="008855E3">
      <w:pPr>
        <w:pStyle w:val="affffd"/>
        <w:rPr>
          <w:rtl/>
        </w:rPr>
      </w:pPr>
      <w:r w:rsidRPr="00C35A2C">
        <w:rPr>
          <w:rtl/>
        </w:rPr>
        <w:lastRenderedPageBreak/>
        <w:t>מאי רבנן ומאי ר' אליעזר בן יעקב?</w:t>
      </w:r>
    </w:p>
    <w:p w14:paraId="70E8B8F3" w14:textId="1E35B18F" w:rsidR="00195437" w:rsidRDefault="00AB7D20" w:rsidP="00195437">
      <w:pPr>
        <w:rPr>
          <w:rFonts w:ascii="Fb Fontext" w:hAnsi="Fb Fontext"/>
          <w:sz w:val="32"/>
          <w:rtl/>
        </w:rPr>
      </w:pPr>
      <w:r w:rsidRPr="008855E3">
        <w:rPr>
          <w:rStyle w:val="affffe"/>
          <w:rtl/>
        </w:rPr>
        <w:t>דתניא</w:t>
      </w:r>
      <w:r w:rsidRPr="00195437">
        <w:rPr>
          <w:rStyle w:val="affffc"/>
          <w:rtl/>
        </w:rPr>
        <w:t>: כיצד הוצאת ש</w:t>
      </w:r>
      <w:r w:rsidR="008855E3" w:rsidRPr="00195437">
        <w:rPr>
          <w:rStyle w:val="affffc"/>
          <w:rFonts w:hint="cs"/>
          <w:rtl/>
        </w:rPr>
        <w:t>"ר</w:t>
      </w:r>
      <w:r w:rsidRPr="00224771">
        <w:rPr>
          <w:rFonts w:ascii="Fb Fontext" w:hAnsi="Fb Fontext" w:cs="PFT_Frank"/>
          <w:b/>
          <w:bCs/>
          <w:szCs w:val="14"/>
          <w:rtl/>
        </w:rPr>
        <w:t>?</w:t>
      </w:r>
      <w:r w:rsidRPr="00C35A2C">
        <w:rPr>
          <w:rFonts w:ascii="Fb Fontext" w:hAnsi="Fb Fontext"/>
          <w:rtl/>
        </w:rPr>
        <w:t xml:space="preserve"> בא לב</w:t>
      </w:r>
      <w:r w:rsidR="008855E3">
        <w:rPr>
          <w:rFonts w:ascii="Fb Fontext" w:hAnsi="Fb Fontext" w:hint="cs"/>
          <w:rtl/>
        </w:rPr>
        <w:t>"ד</w:t>
      </w:r>
      <w:r w:rsidRPr="00C35A2C">
        <w:rPr>
          <w:rFonts w:ascii="Fb Fontext" w:hAnsi="Fb Fontext"/>
          <w:rtl/>
        </w:rPr>
        <w:t xml:space="preserve"> ואמר פלוני, לא מצאתי לבתך בתולים,</w:t>
      </w:r>
      <w:r w:rsidR="008855E3">
        <w:rPr>
          <w:rFonts w:ascii="Fb Fontext" w:hAnsi="Fb Fontext" w:hint="cs"/>
          <w:rtl/>
        </w:rPr>
        <w:t xml:space="preserve"> </w:t>
      </w:r>
      <w:r w:rsidRPr="00C35A2C">
        <w:rPr>
          <w:rtl/>
        </w:rPr>
        <w:t>אם יש עדים שזינתה תחתיו - בסקילה, זינתה מעיקרא - יש לה כתובה מנה.</w:t>
      </w:r>
      <w:r w:rsidR="00195437">
        <w:rPr>
          <w:rFonts w:hint="cs"/>
          <w:rtl/>
        </w:rPr>
        <w:t xml:space="preserve">  </w:t>
      </w:r>
      <w:r w:rsidR="00195437">
        <w:rPr>
          <w:rFonts w:cs="Guttman Vilna" w:hint="cs"/>
          <w:b/>
          <w:bCs/>
          <w:rtl/>
        </w:rPr>
        <w:t xml:space="preserve"> </w:t>
      </w:r>
      <w:r w:rsidRPr="00C35A2C">
        <w:rPr>
          <w:rFonts w:ascii="Fb Fontext" w:hAnsi="Fb Fontext"/>
          <w:sz w:val="32"/>
          <w:rtl/>
        </w:rPr>
        <w:t xml:space="preserve">נמצא ששם רע אינו שם רע </w:t>
      </w:r>
    </w:p>
    <w:p w14:paraId="44DBF34D" w14:textId="2AA9F988" w:rsidR="00AB7D20" w:rsidRDefault="00AB7D20" w:rsidP="00AB7D20">
      <w:pPr>
        <w:rPr>
          <w:rFonts w:ascii="Fb Fontext" w:hAnsi="Fb Fontext"/>
          <w:sz w:val="32"/>
          <w:rtl/>
        </w:rPr>
      </w:pPr>
      <w:r w:rsidRPr="008855E3">
        <w:rPr>
          <w:rStyle w:val="affffe"/>
          <w:rFonts w:hint="cs"/>
          <w:rtl/>
        </w:rPr>
        <w:t>רבנן:</w:t>
      </w:r>
      <w:r w:rsidRPr="00C35A2C">
        <w:rPr>
          <w:rFonts w:ascii="Fb Fontext" w:hAnsi="Fb Fontext" w:hint="cs"/>
          <w:sz w:val="32"/>
          <w:rtl/>
        </w:rPr>
        <w:t xml:space="preserve"> </w:t>
      </w:r>
      <w:r w:rsidRPr="00C35A2C">
        <w:rPr>
          <w:rFonts w:ascii="Fb Fontext" w:hAnsi="Fb Fontext"/>
          <w:sz w:val="32"/>
          <w:rtl/>
        </w:rPr>
        <w:t>הוא לוקה ונותן מאה סלע, בין בעל ובין לא בעל,</w:t>
      </w:r>
    </w:p>
    <w:p w14:paraId="45119FCC" w14:textId="77777777" w:rsidR="00AB7D20" w:rsidRPr="00C35A2C" w:rsidRDefault="00AB7D20" w:rsidP="00AB7D20">
      <w:pPr>
        <w:rPr>
          <w:rFonts w:ascii="Fb Fontext" w:hAnsi="Fb Fontext" w:cs="Guttman Vilna"/>
          <w:b/>
          <w:bCs/>
          <w:sz w:val="32"/>
          <w:rtl/>
        </w:rPr>
      </w:pPr>
      <w:r w:rsidRPr="008855E3">
        <w:rPr>
          <w:rStyle w:val="affffe"/>
          <w:rFonts w:hint="cs"/>
          <w:rtl/>
        </w:rPr>
        <w:t>ראב</w:t>
      </w:r>
      <w:r w:rsidRPr="008855E3">
        <w:rPr>
          <w:rStyle w:val="affffe"/>
          <w:rtl/>
        </w:rPr>
        <w:t>"</w:t>
      </w:r>
      <w:r w:rsidRPr="008855E3">
        <w:rPr>
          <w:rStyle w:val="affffe"/>
          <w:rFonts w:hint="cs"/>
          <w:rtl/>
        </w:rPr>
        <w:t>י</w:t>
      </w:r>
      <w:r w:rsidRPr="008855E3">
        <w:rPr>
          <w:rStyle w:val="affffe"/>
          <w:rtl/>
        </w:rPr>
        <w:t xml:space="preserve">: </w:t>
      </w:r>
      <w:r w:rsidRPr="00C35A2C">
        <w:rPr>
          <w:rFonts w:ascii="Fb Fontext" w:hAnsi="Fb Fontext"/>
          <w:sz w:val="32"/>
          <w:rtl/>
        </w:rPr>
        <w:t>לא נאמרו דברים הללו אלא כשבעל.</w:t>
      </w:r>
    </w:p>
    <w:p w14:paraId="502C323F" w14:textId="3528788A" w:rsidR="00AB7D20" w:rsidRDefault="00AB7D20" w:rsidP="00AB7D20">
      <w:pPr>
        <w:rPr>
          <w:rFonts w:ascii="Fb Fontext" w:hAnsi="Fb Fontext"/>
          <w:sz w:val="32"/>
          <w:rtl/>
        </w:rPr>
      </w:pPr>
      <w:r w:rsidRPr="008855E3">
        <w:rPr>
          <w:rStyle w:val="affffe"/>
          <w:rFonts w:hint="cs"/>
          <w:rtl/>
        </w:rPr>
        <w:t>לראב</w:t>
      </w:r>
      <w:r w:rsidRPr="008855E3">
        <w:rPr>
          <w:rStyle w:val="affffe"/>
          <w:rtl/>
        </w:rPr>
        <w:t>"</w:t>
      </w:r>
      <w:r w:rsidRPr="008855E3">
        <w:rPr>
          <w:rStyle w:val="affffe"/>
          <w:rFonts w:hint="cs"/>
          <w:rtl/>
        </w:rPr>
        <w:t xml:space="preserve">י </w:t>
      </w:r>
      <w:r w:rsidRPr="00C35A2C">
        <w:rPr>
          <w:rFonts w:ascii="Fb Fontext" w:hAnsi="Fb Fontext"/>
          <w:sz w:val="32"/>
          <w:rtl/>
        </w:rPr>
        <w:t>ד</w:t>
      </w:r>
      <w:r w:rsidRPr="00AD1A41">
        <w:rPr>
          <w:rStyle w:val="affffa"/>
          <w:rFonts w:hint="cs"/>
          <w:rtl/>
        </w:rPr>
        <w:t>'</w:t>
      </w:r>
      <w:r w:rsidRPr="00AD1A41">
        <w:rPr>
          <w:rStyle w:val="affffa"/>
          <w:rtl/>
        </w:rPr>
        <w:t>ובא אליה ואקרב אליה</w:t>
      </w:r>
      <w:r w:rsidRPr="00AD1A41">
        <w:rPr>
          <w:rStyle w:val="affffa"/>
          <w:rFonts w:hint="cs"/>
          <w:rtl/>
        </w:rPr>
        <w:t>'</w:t>
      </w:r>
      <w:r w:rsidRPr="00AD1A41">
        <w:rPr>
          <w:rStyle w:val="affffa"/>
          <w:rtl/>
        </w:rPr>
        <w:t>,</w:t>
      </w:r>
    </w:p>
    <w:p w14:paraId="4A906C42" w14:textId="11C233A3" w:rsidR="00AB7D20" w:rsidRPr="00C35A2C" w:rsidRDefault="00AB7D20" w:rsidP="00AB7D20">
      <w:pPr>
        <w:rPr>
          <w:rFonts w:ascii="Fb Fontext" w:hAnsi="Fb Fontext" w:cs="Guttman Vilna"/>
          <w:b/>
          <w:bCs/>
          <w:sz w:val="32"/>
          <w:rtl/>
        </w:rPr>
      </w:pPr>
      <w:r w:rsidRPr="008855E3">
        <w:rPr>
          <w:rStyle w:val="affffe"/>
          <w:rFonts w:hint="cs"/>
          <w:rtl/>
        </w:rPr>
        <w:t>לרבנן:</w:t>
      </w:r>
      <w:r w:rsidRPr="006B2A7E">
        <w:rPr>
          <w:rStyle w:val="affffa"/>
          <w:rFonts w:hint="cs"/>
          <w:rtl/>
        </w:rPr>
        <w:t xml:space="preserve"> '</w:t>
      </w:r>
      <w:r w:rsidRPr="006B2A7E">
        <w:rPr>
          <w:rStyle w:val="affffa"/>
          <w:rtl/>
        </w:rPr>
        <w:t>ובא אליה</w:t>
      </w:r>
      <w:r w:rsidRPr="006B2A7E">
        <w:rPr>
          <w:rStyle w:val="affffa"/>
          <w:rFonts w:hint="cs"/>
          <w:rtl/>
        </w:rPr>
        <w:t>'</w:t>
      </w:r>
      <w:r w:rsidRPr="006B2A7E">
        <w:rPr>
          <w:rStyle w:val="affffa"/>
          <w:rtl/>
        </w:rPr>
        <w:t xml:space="preserve"> </w:t>
      </w:r>
      <w:r w:rsidRPr="00C35A2C">
        <w:rPr>
          <w:rFonts w:ascii="Fb Fontext" w:hAnsi="Fb Fontext"/>
          <w:sz w:val="32"/>
          <w:rtl/>
        </w:rPr>
        <w:t>– בעלילות</w:t>
      </w:r>
      <w:r w:rsidRPr="00C35A2C">
        <w:rPr>
          <w:rFonts w:ascii="Fb Fontext" w:hAnsi="Fb Fontext" w:hint="cs"/>
          <w:sz w:val="32"/>
          <w:rtl/>
        </w:rPr>
        <w:t>,</w:t>
      </w:r>
      <w:r w:rsidRPr="00AD1A41">
        <w:rPr>
          <w:rStyle w:val="affffa"/>
          <w:rtl/>
        </w:rPr>
        <w:t xml:space="preserve"> </w:t>
      </w:r>
      <w:r w:rsidRPr="00AD1A41">
        <w:rPr>
          <w:rStyle w:val="affffa"/>
          <w:rFonts w:hint="cs"/>
          <w:rtl/>
        </w:rPr>
        <w:t>'</w:t>
      </w:r>
      <w:r w:rsidRPr="00AD1A41">
        <w:rPr>
          <w:rStyle w:val="affffa"/>
          <w:rtl/>
        </w:rPr>
        <w:t>ואקרב אליה</w:t>
      </w:r>
      <w:r w:rsidRPr="00AD1A41">
        <w:rPr>
          <w:rStyle w:val="affffa"/>
          <w:rFonts w:hint="cs"/>
          <w:rtl/>
        </w:rPr>
        <w:t>'</w:t>
      </w:r>
      <w:r w:rsidRPr="00AD1A41">
        <w:rPr>
          <w:rStyle w:val="affffa"/>
          <w:rtl/>
        </w:rPr>
        <w:t xml:space="preserve"> </w:t>
      </w:r>
      <w:r w:rsidRPr="00C35A2C">
        <w:rPr>
          <w:rFonts w:ascii="Fb Fontext" w:hAnsi="Fb Fontext"/>
          <w:sz w:val="32"/>
          <w:rtl/>
        </w:rPr>
        <w:t>- בדברים.</w:t>
      </w:r>
    </w:p>
    <w:p w14:paraId="131EC745" w14:textId="0A9F2A9B" w:rsidR="00AB7D20" w:rsidRPr="00C35A2C" w:rsidRDefault="00AB7D20" w:rsidP="008855E3">
      <w:pPr>
        <w:rPr>
          <w:rFonts w:ascii="Fb Fontext" w:hAnsi="Fb Fontext" w:cs="Guttman Vilna"/>
          <w:b/>
          <w:bCs/>
          <w:sz w:val="32"/>
          <w:rtl/>
        </w:rPr>
      </w:pPr>
      <w:r w:rsidRPr="008855E3">
        <w:rPr>
          <w:rStyle w:val="affffe"/>
          <w:rFonts w:hint="cs"/>
          <w:rtl/>
        </w:rPr>
        <w:t>לראב</w:t>
      </w:r>
      <w:r w:rsidRPr="008855E3">
        <w:rPr>
          <w:rStyle w:val="affffe"/>
          <w:rtl/>
        </w:rPr>
        <w:t>"</w:t>
      </w:r>
      <w:r w:rsidRPr="008855E3">
        <w:rPr>
          <w:rStyle w:val="affffe"/>
          <w:rFonts w:hint="cs"/>
          <w:rtl/>
        </w:rPr>
        <w:t xml:space="preserve">י: </w:t>
      </w:r>
      <w:r w:rsidRPr="00C35A2C">
        <w:rPr>
          <w:rFonts w:ascii="Fb Fontext" w:hAnsi="Fb Fontext" w:hint="cs"/>
          <w:sz w:val="32"/>
          <w:rtl/>
        </w:rPr>
        <w:t>היינו ד</w:t>
      </w:r>
      <w:r w:rsidRPr="00AD1A41">
        <w:rPr>
          <w:rStyle w:val="affffa"/>
          <w:rFonts w:hint="cs"/>
          <w:rtl/>
        </w:rPr>
        <w:t>'</w:t>
      </w:r>
      <w:r w:rsidRPr="00AD1A41">
        <w:rPr>
          <w:rStyle w:val="affffa"/>
          <w:rtl/>
        </w:rPr>
        <w:t xml:space="preserve">לא מצאתי </w:t>
      </w:r>
      <w:r w:rsidR="006D26A7">
        <w:rPr>
          <w:rStyle w:val="affffa"/>
          <w:rtl/>
        </w:rPr>
        <w:tab/>
      </w:r>
      <w:r w:rsidR="006D26A7">
        <w:rPr>
          <w:rStyle w:val="affffa"/>
          <w:rFonts w:hint="cs"/>
          <w:rtl/>
        </w:rPr>
        <w:t xml:space="preserve"> </w:t>
      </w:r>
      <w:r w:rsidRPr="008855E3">
        <w:rPr>
          <w:rStyle w:val="affffe"/>
          <w:rtl/>
        </w:rPr>
        <w:t>רבנן</w:t>
      </w:r>
      <w:r w:rsidRPr="008855E3">
        <w:rPr>
          <w:rStyle w:val="affffe"/>
          <w:rFonts w:hint="cs"/>
          <w:rtl/>
        </w:rPr>
        <w:t>:</w:t>
      </w:r>
      <w:r w:rsidRPr="008855E3">
        <w:rPr>
          <w:rStyle w:val="affffe"/>
          <w:rtl/>
        </w:rPr>
        <w:t xml:space="preserve"> </w:t>
      </w:r>
      <w:r w:rsidRPr="00C35A2C">
        <w:rPr>
          <w:rFonts w:ascii="Fb Fontext" w:hAnsi="Fb Fontext"/>
          <w:sz w:val="32"/>
          <w:rtl/>
        </w:rPr>
        <w:t>לא מצאתי לבתך כשרי בתולים.</w:t>
      </w:r>
    </w:p>
    <w:p w14:paraId="167B5FDB" w14:textId="6D788BD6" w:rsidR="00AB7D20" w:rsidRPr="00C35A2C" w:rsidRDefault="00AB7D20" w:rsidP="008855E3">
      <w:pPr>
        <w:rPr>
          <w:rFonts w:ascii="Fb Fontext" w:hAnsi="Fb Fontext" w:cs="Guttman Vilna"/>
          <w:b/>
          <w:bCs/>
          <w:sz w:val="32"/>
          <w:rtl/>
        </w:rPr>
      </w:pPr>
      <w:r w:rsidRPr="008855E3">
        <w:rPr>
          <w:rStyle w:val="affffe"/>
          <w:rFonts w:hint="cs"/>
          <w:rtl/>
        </w:rPr>
        <w:t>לראב</w:t>
      </w:r>
      <w:r w:rsidRPr="008855E3">
        <w:rPr>
          <w:rStyle w:val="affffe"/>
          <w:rtl/>
        </w:rPr>
        <w:t>"</w:t>
      </w:r>
      <w:r w:rsidRPr="008855E3">
        <w:rPr>
          <w:rStyle w:val="affffe"/>
          <w:rFonts w:hint="cs"/>
          <w:rtl/>
        </w:rPr>
        <w:t>י:</w:t>
      </w:r>
      <w:r w:rsidRPr="00C35A2C">
        <w:rPr>
          <w:rFonts w:ascii="Fb Fontext" w:hAnsi="Fb Fontext"/>
          <w:sz w:val="32"/>
          <w:rtl/>
        </w:rPr>
        <w:t xml:space="preserve"> היינו ד</w:t>
      </w:r>
      <w:r w:rsidRPr="00AD1A41">
        <w:rPr>
          <w:rStyle w:val="affffa"/>
          <w:rFonts w:hint="cs"/>
          <w:rtl/>
        </w:rPr>
        <w:t>'</w:t>
      </w:r>
      <w:r w:rsidRPr="00AD1A41">
        <w:rPr>
          <w:rStyle w:val="affffa"/>
          <w:rtl/>
        </w:rPr>
        <w:t>ואלה בתולי בתי</w:t>
      </w:r>
      <w:r w:rsidRPr="00AD1A41">
        <w:rPr>
          <w:rStyle w:val="affffa"/>
          <w:rFonts w:hint="cs"/>
          <w:rtl/>
        </w:rPr>
        <w:t>'</w:t>
      </w:r>
      <w:r w:rsidRPr="00AD1A41">
        <w:rPr>
          <w:rStyle w:val="affffa"/>
          <w:rtl/>
        </w:rPr>
        <w:t>,</w:t>
      </w:r>
      <w:r w:rsidR="008855E3">
        <w:rPr>
          <w:rFonts w:ascii="Fb Fontext" w:hAnsi="Fb Fontext" w:hint="cs"/>
          <w:sz w:val="32"/>
          <w:rtl/>
        </w:rPr>
        <w:t xml:space="preserve"> </w:t>
      </w:r>
      <w:r w:rsidRPr="008855E3">
        <w:rPr>
          <w:rStyle w:val="affffe"/>
          <w:rFonts w:hint="cs"/>
          <w:rtl/>
        </w:rPr>
        <w:t xml:space="preserve"> לרבנן:</w:t>
      </w:r>
      <w:r w:rsidRPr="008855E3">
        <w:rPr>
          <w:rStyle w:val="affffe"/>
          <w:rtl/>
        </w:rPr>
        <w:t xml:space="preserve"> </w:t>
      </w:r>
      <w:r w:rsidRPr="008855E3">
        <w:rPr>
          <w:rStyle w:val="affffa"/>
          <w:rtl/>
        </w:rPr>
        <w:t>ואלה</w:t>
      </w:r>
      <w:r w:rsidRPr="00C35A2C">
        <w:rPr>
          <w:rFonts w:ascii="Fb Fontext" w:hAnsi="Fb Fontext"/>
          <w:sz w:val="32"/>
          <w:rtl/>
        </w:rPr>
        <w:t xml:space="preserve"> כשרי בתולי בתי.</w:t>
      </w:r>
    </w:p>
    <w:p w14:paraId="10E3D25B" w14:textId="20626FD9" w:rsidR="00AB7D20" w:rsidRPr="006D26A7" w:rsidRDefault="00AB7D20" w:rsidP="00840F53">
      <w:pPr>
        <w:rPr>
          <w:rFonts w:ascii="Fb Fontext" w:hAnsi="Fb Fontext" w:cs="Guttman Vilna"/>
          <w:b/>
          <w:bCs/>
          <w:spacing w:val="-4"/>
          <w:sz w:val="32"/>
          <w:rtl/>
        </w:rPr>
      </w:pPr>
      <w:r w:rsidRPr="006D26A7">
        <w:rPr>
          <w:rStyle w:val="affffe"/>
          <w:rFonts w:hint="cs"/>
          <w:spacing w:val="-4"/>
          <w:rtl/>
        </w:rPr>
        <w:t>לראב'י</w:t>
      </w:r>
      <w:r w:rsidRPr="006D26A7">
        <w:rPr>
          <w:rStyle w:val="affffe"/>
          <w:spacing w:val="-4"/>
          <w:rtl/>
        </w:rPr>
        <w:t>:</w:t>
      </w:r>
      <w:r w:rsidRPr="006D26A7">
        <w:rPr>
          <w:rStyle w:val="affffa"/>
          <w:spacing w:val="-4"/>
          <w:rtl/>
        </w:rPr>
        <w:t xml:space="preserve"> </w:t>
      </w:r>
      <w:r w:rsidRPr="006D26A7">
        <w:rPr>
          <w:rFonts w:ascii="Fb Fontext" w:hAnsi="Fb Fontext" w:hint="cs"/>
          <w:spacing w:val="-4"/>
          <w:sz w:val="32"/>
          <w:rtl/>
        </w:rPr>
        <w:t xml:space="preserve">היינו </w:t>
      </w:r>
      <w:r w:rsidR="008855E3" w:rsidRPr="006D26A7">
        <w:rPr>
          <w:rFonts w:ascii="Fb Fontext" w:hAnsi="Fb Fontext" w:hint="cs"/>
          <w:spacing w:val="-4"/>
          <w:sz w:val="32"/>
          <w:rtl/>
        </w:rPr>
        <w:t>ד</w:t>
      </w:r>
      <w:r w:rsidRPr="006D26A7">
        <w:rPr>
          <w:rStyle w:val="affffa"/>
          <w:rFonts w:hint="cs"/>
          <w:spacing w:val="-4"/>
          <w:rtl/>
        </w:rPr>
        <w:t>'</w:t>
      </w:r>
      <w:r w:rsidRPr="006D26A7">
        <w:rPr>
          <w:rStyle w:val="affffa"/>
          <w:spacing w:val="-4"/>
          <w:rtl/>
        </w:rPr>
        <w:t>ופרשו השמלה</w:t>
      </w:r>
      <w:r w:rsidRPr="006D26A7">
        <w:rPr>
          <w:rStyle w:val="affffa"/>
          <w:rFonts w:hint="cs"/>
          <w:spacing w:val="-4"/>
          <w:rtl/>
        </w:rPr>
        <w:t>'</w:t>
      </w:r>
      <w:r w:rsidRPr="006D26A7">
        <w:rPr>
          <w:rStyle w:val="affffa"/>
          <w:spacing w:val="-4"/>
          <w:rtl/>
        </w:rPr>
        <w:t>,</w:t>
      </w:r>
      <w:r w:rsidR="008855E3" w:rsidRPr="006D26A7">
        <w:rPr>
          <w:rFonts w:ascii="Fb Fontext" w:hAnsi="Fb Fontext" w:hint="cs"/>
          <w:spacing w:val="-4"/>
          <w:sz w:val="32"/>
          <w:rtl/>
        </w:rPr>
        <w:t xml:space="preserve"> </w:t>
      </w:r>
      <w:r w:rsidRPr="006D26A7">
        <w:rPr>
          <w:rStyle w:val="affffe"/>
          <w:rFonts w:hint="cs"/>
          <w:spacing w:val="-4"/>
          <w:rtl/>
        </w:rPr>
        <w:t>לרבנן</w:t>
      </w:r>
      <w:r w:rsidRPr="006D26A7">
        <w:rPr>
          <w:rStyle w:val="affffe"/>
          <w:spacing w:val="-4"/>
          <w:rtl/>
        </w:rPr>
        <w:t xml:space="preserve">: </w:t>
      </w:r>
      <w:r w:rsidRPr="006D26A7">
        <w:rPr>
          <w:rFonts w:ascii="Fb Fontext" w:hAnsi="Fb Fontext"/>
          <w:spacing w:val="-4"/>
          <w:sz w:val="32"/>
          <w:rtl/>
        </w:rPr>
        <w:t>פרשו מה ששם לה</w:t>
      </w:r>
      <w:r w:rsidR="00840F53" w:rsidRPr="006D26A7">
        <w:rPr>
          <w:rFonts w:ascii="Fb Fontext" w:hAnsi="Fb Fontext" w:hint="cs"/>
          <w:spacing w:val="-4"/>
          <w:sz w:val="32"/>
          <w:rtl/>
        </w:rPr>
        <w:t xml:space="preserve">, </w:t>
      </w:r>
      <w:r w:rsidRPr="006D26A7">
        <w:rPr>
          <w:rStyle w:val="affffe"/>
          <w:rFonts w:hint="cs"/>
          <w:spacing w:val="-4"/>
          <w:rtl/>
        </w:rPr>
        <w:t>כדתניא</w:t>
      </w:r>
      <w:r w:rsidRPr="006D26A7">
        <w:rPr>
          <w:rFonts w:ascii="Fb Fontext" w:hAnsi="Fb Fontext" w:hint="cs"/>
          <w:spacing w:val="-4"/>
          <w:sz w:val="32"/>
          <w:rtl/>
        </w:rPr>
        <w:t xml:space="preserve"> </w:t>
      </w:r>
      <w:r w:rsidRPr="006D26A7">
        <w:rPr>
          <w:rFonts w:ascii="Fb Fontext" w:hAnsi="Fb Fontext"/>
          <w:spacing w:val="-4"/>
          <w:sz w:val="32"/>
          <w:rtl/>
        </w:rPr>
        <w:t>שבאין עדים של זה ועדים של זה</w:t>
      </w:r>
      <w:r w:rsidR="00840F53" w:rsidRPr="006D26A7">
        <w:rPr>
          <w:rFonts w:ascii="Fb Fontext" w:hAnsi="Fb Fontext" w:hint="cs"/>
          <w:spacing w:val="-4"/>
          <w:sz w:val="32"/>
          <w:rtl/>
        </w:rPr>
        <w:t xml:space="preserve"> </w:t>
      </w:r>
      <w:r w:rsidRPr="006D26A7">
        <w:rPr>
          <w:rFonts w:ascii="Fb Fontext" w:hAnsi="Fb Fontext"/>
          <w:spacing w:val="-4"/>
          <w:sz w:val="32"/>
          <w:rtl/>
        </w:rPr>
        <w:t>ובוררין הדבר כשמלה חדשה.</w:t>
      </w:r>
    </w:p>
    <w:p w14:paraId="0F09AE40" w14:textId="77777777" w:rsidR="00AB7D20" w:rsidRPr="00C35A2C" w:rsidRDefault="00AB7D20" w:rsidP="00AB7D20">
      <w:pPr>
        <w:rPr>
          <w:rFonts w:ascii="Fb Fontext" w:hAnsi="Fb Fontext" w:cs="Guttman Vilna"/>
          <w:b/>
          <w:bCs/>
          <w:rtl/>
        </w:rPr>
      </w:pPr>
      <w:r w:rsidRPr="00840F53">
        <w:rPr>
          <w:rStyle w:val="affffe"/>
          <w:rtl/>
        </w:rPr>
        <w:t xml:space="preserve">• </w:t>
      </w:r>
      <w:r w:rsidRPr="00840F53">
        <w:rPr>
          <w:rStyle w:val="affffe"/>
          <w:rFonts w:hint="cs"/>
          <w:rtl/>
        </w:rPr>
        <w:t>ראב</w:t>
      </w:r>
      <w:r w:rsidRPr="00840F53">
        <w:rPr>
          <w:rStyle w:val="affffe"/>
          <w:rtl/>
        </w:rPr>
        <w:t>"</w:t>
      </w:r>
      <w:r w:rsidRPr="00840F53">
        <w:rPr>
          <w:rStyle w:val="affffe"/>
          <w:rFonts w:hint="cs"/>
          <w:rtl/>
        </w:rPr>
        <w:t>י:</w:t>
      </w:r>
      <w:r w:rsidRPr="00C35A2C">
        <w:rPr>
          <w:rFonts w:ascii="Fb Fontext" w:hAnsi="Fb Fontext"/>
          <w:rtl/>
        </w:rPr>
        <w:t xml:space="preserve"> דברים ככתבן, שמלה ממש.</w:t>
      </w:r>
    </w:p>
    <w:p w14:paraId="016E81C7" w14:textId="3D10949D" w:rsidR="00AB7D20" w:rsidRPr="00C35A2C" w:rsidRDefault="00AB7D20" w:rsidP="00AB7D20">
      <w:pPr>
        <w:rPr>
          <w:rFonts w:ascii="Fb Fontext" w:hAnsi="Fb Fontext" w:cs="Guttman Vilna"/>
          <w:b/>
          <w:bCs/>
          <w:sz w:val="32"/>
          <w:rtl/>
        </w:rPr>
      </w:pPr>
      <w:r w:rsidRPr="00840F53">
        <w:rPr>
          <w:rStyle w:val="affffe"/>
          <w:rtl/>
        </w:rPr>
        <w:t>שלח ר</w:t>
      </w:r>
      <w:r w:rsidRPr="00840F53">
        <w:rPr>
          <w:rStyle w:val="affffe"/>
          <w:rFonts w:hint="cs"/>
          <w:rtl/>
        </w:rPr>
        <w:t>יבר</w:t>
      </w:r>
      <w:r w:rsidRPr="00840F53">
        <w:rPr>
          <w:rStyle w:val="affffe"/>
          <w:rtl/>
        </w:rPr>
        <w:t>"</w:t>
      </w:r>
      <w:r w:rsidRPr="00840F53">
        <w:rPr>
          <w:rStyle w:val="affffe"/>
          <w:rFonts w:hint="cs"/>
          <w:rtl/>
        </w:rPr>
        <w:t>י ב</w:t>
      </w:r>
      <w:r w:rsidRPr="00840F53">
        <w:rPr>
          <w:rStyle w:val="affffe"/>
          <w:rtl/>
        </w:rPr>
        <w:t>"</w:t>
      </w:r>
      <w:r w:rsidRPr="00840F53">
        <w:rPr>
          <w:rStyle w:val="affffe"/>
          <w:rFonts w:hint="cs"/>
          <w:rtl/>
        </w:rPr>
        <w:t>ג מדרי</w:t>
      </w:r>
      <w:r w:rsidRPr="00840F53">
        <w:rPr>
          <w:rStyle w:val="affffe"/>
          <w:rtl/>
        </w:rPr>
        <w:t>"</w:t>
      </w:r>
      <w:r w:rsidRPr="00840F53">
        <w:rPr>
          <w:rStyle w:val="affffe"/>
          <w:rFonts w:hint="cs"/>
          <w:rtl/>
        </w:rPr>
        <w:t>ו</w:t>
      </w:r>
      <w:r w:rsidRPr="00840F53">
        <w:rPr>
          <w:rStyle w:val="affffe"/>
          <w:rtl/>
        </w:rPr>
        <w:t>:</w:t>
      </w:r>
      <w:r w:rsidRPr="00C35A2C">
        <w:rPr>
          <w:rFonts w:ascii="Fb Fontext" w:hAnsi="Fb Fontext"/>
          <w:sz w:val="32"/>
          <w:rtl/>
        </w:rPr>
        <w:t xml:space="preserve"> </w:t>
      </w:r>
      <w:r w:rsidR="00840F53">
        <w:rPr>
          <w:rFonts w:ascii="Fb Fontext" w:hAnsi="Fb Fontext" w:hint="cs"/>
          <w:sz w:val="32"/>
          <w:rtl/>
        </w:rPr>
        <w:t xml:space="preserve">אף </w:t>
      </w:r>
      <w:r w:rsidRPr="00C35A2C">
        <w:rPr>
          <w:rFonts w:ascii="Fb Fontext" w:hAnsi="Fb Fontext"/>
          <w:sz w:val="32"/>
          <w:rtl/>
        </w:rPr>
        <w:t>שלא מצינו שחלק הכתוב בין ביאה כדרכה לשלא כדרכה למכות ולעונשין, אבל מוציא ש"</w:t>
      </w:r>
      <w:r w:rsidRPr="00C35A2C">
        <w:rPr>
          <w:rFonts w:ascii="Fb Fontext" w:hAnsi="Fb Fontext" w:hint="cs"/>
          <w:sz w:val="32"/>
          <w:rtl/>
        </w:rPr>
        <w:t>ר</w:t>
      </w:r>
      <w:r w:rsidRPr="00C35A2C">
        <w:rPr>
          <w:rFonts w:ascii="Fb Fontext" w:hAnsi="Fb Fontext"/>
          <w:sz w:val="32"/>
          <w:rtl/>
        </w:rPr>
        <w:t xml:space="preserve"> </w:t>
      </w:r>
      <w:r w:rsidRPr="00730169">
        <w:rPr>
          <w:rFonts w:ascii="Fb Fontext" w:hAnsi="Fb Fontext"/>
          <w:spacing w:val="-4"/>
          <w:sz w:val="32"/>
          <w:rtl/>
        </w:rPr>
        <w:t>חלק, אינו חייב עד שיבעול שלא כדרכה, ויוציא שם רע כדרכה.</w:t>
      </w:r>
    </w:p>
    <w:p w14:paraId="07756F6F" w14:textId="71508C32" w:rsidR="00AB7D20" w:rsidRPr="00730169" w:rsidRDefault="00AB7D20" w:rsidP="00AB7D20">
      <w:pPr>
        <w:rPr>
          <w:rFonts w:ascii="Fb Fontext" w:hAnsi="Fb Fontext"/>
          <w:spacing w:val="-4"/>
          <w:sz w:val="32"/>
          <w:rtl/>
        </w:rPr>
      </w:pPr>
      <w:r w:rsidRPr="00730169">
        <w:rPr>
          <w:rStyle w:val="affffe"/>
          <w:rFonts w:hint="cs"/>
          <w:spacing w:val="-4"/>
          <w:rtl/>
        </w:rPr>
        <w:t xml:space="preserve">ודחינן דממ'נ אי </w:t>
      </w:r>
      <w:r w:rsidRPr="00730169">
        <w:rPr>
          <w:rStyle w:val="affffe"/>
          <w:spacing w:val="-4"/>
          <w:rtl/>
        </w:rPr>
        <w:t>כרבנן,</w:t>
      </w:r>
      <w:r w:rsidRPr="00730169">
        <w:rPr>
          <w:rFonts w:ascii="Fb Fontext" w:hAnsi="Fb Fontext"/>
          <w:spacing w:val="-4"/>
          <w:sz w:val="32"/>
          <w:rtl/>
        </w:rPr>
        <w:t xml:space="preserve"> א</w:t>
      </w:r>
      <w:r w:rsidR="00893C63" w:rsidRPr="00730169">
        <w:rPr>
          <w:rFonts w:ascii="Fb Fontext" w:hAnsi="Fb Fontext" w:hint="cs"/>
          <w:spacing w:val="-4"/>
          <w:sz w:val="32"/>
          <w:rtl/>
        </w:rPr>
        <w:t>ף</w:t>
      </w:r>
      <w:r w:rsidRPr="00730169">
        <w:rPr>
          <w:rFonts w:ascii="Fb Fontext" w:hAnsi="Fb Fontext"/>
          <w:spacing w:val="-4"/>
          <w:sz w:val="32"/>
          <w:rtl/>
        </w:rPr>
        <w:t xml:space="preserve"> דלא בעל</w:t>
      </w:r>
      <w:r w:rsidRPr="00730169">
        <w:rPr>
          <w:rFonts w:ascii="Fb Fontext" w:hAnsi="Fb Fontext" w:hint="cs"/>
          <w:spacing w:val="-4"/>
          <w:sz w:val="32"/>
          <w:rtl/>
        </w:rPr>
        <w:t xml:space="preserve"> | </w:t>
      </w:r>
      <w:r w:rsidRPr="00730169">
        <w:rPr>
          <w:rStyle w:val="affffe"/>
          <w:rFonts w:hint="cs"/>
          <w:spacing w:val="-4"/>
          <w:rtl/>
        </w:rPr>
        <w:t xml:space="preserve">ואי כראב'י </w:t>
      </w:r>
      <w:r w:rsidR="00893C63" w:rsidRPr="00730169">
        <w:rPr>
          <w:rFonts w:hint="cs"/>
          <w:spacing w:val="-4"/>
          <w:rtl/>
        </w:rPr>
        <w:t>תרוויהו</w:t>
      </w:r>
      <w:r w:rsidRPr="00730169">
        <w:rPr>
          <w:rFonts w:ascii="Fb Fontext" w:hAnsi="Fb Fontext" w:hint="cs"/>
          <w:spacing w:val="-4"/>
          <w:sz w:val="32"/>
          <w:rtl/>
        </w:rPr>
        <w:t xml:space="preserve"> כדרכה בעי'.</w:t>
      </w:r>
    </w:p>
    <w:p w14:paraId="31617D93" w14:textId="0C102992" w:rsidR="00AB7D20" w:rsidRPr="00730169" w:rsidRDefault="00AB7D20" w:rsidP="00AE00BA">
      <w:pPr>
        <w:rPr>
          <w:spacing w:val="-8"/>
          <w:rtl/>
        </w:rPr>
      </w:pPr>
      <w:r w:rsidRPr="00730169">
        <w:rPr>
          <w:rStyle w:val="affffe"/>
          <w:spacing w:val="-8"/>
          <w:rtl/>
        </w:rPr>
        <w:t xml:space="preserve">אלא </w:t>
      </w:r>
      <w:r w:rsidRPr="00730169">
        <w:rPr>
          <w:rStyle w:val="affffe"/>
          <w:rFonts w:hint="cs"/>
          <w:spacing w:val="-8"/>
          <w:rtl/>
        </w:rPr>
        <w:t>כד</w:t>
      </w:r>
      <w:r w:rsidRPr="00730169">
        <w:rPr>
          <w:rStyle w:val="affffe"/>
          <w:spacing w:val="-8"/>
          <w:rtl/>
        </w:rPr>
        <w:t>שלח ר"</w:t>
      </w:r>
      <w:r w:rsidRPr="00730169">
        <w:rPr>
          <w:rStyle w:val="affffe"/>
          <w:rFonts w:hint="cs"/>
          <w:spacing w:val="-8"/>
          <w:rtl/>
        </w:rPr>
        <w:t>כ מדרי</w:t>
      </w:r>
      <w:r w:rsidRPr="00730169">
        <w:rPr>
          <w:rStyle w:val="affffe"/>
          <w:spacing w:val="-8"/>
          <w:rtl/>
        </w:rPr>
        <w:t>"</w:t>
      </w:r>
      <w:r w:rsidRPr="00730169">
        <w:rPr>
          <w:rStyle w:val="affffe"/>
          <w:rFonts w:hint="cs"/>
          <w:spacing w:val="-8"/>
          <w:rtl/>
        </w:rPr>
        <w:t>ו</w:t>
      </w:r>
      <w:r w:rsidRPr="00730169">
        <w:rPr>
          <w:rStyle w:val="affffe"/>
          <w:spacing w:val="-8"/>
          <w:rtl/>
        </w:rPr>
        <w:t xml:space="preserve">: </w:t>
      </w:r>
      <w:r w:rsidR="00AE00BA" w:rsidRPr="00730169">
        <w:rPr>
          <w:rFonts w:ascii="Fb Fontext" w:hAnsi="Fb Fontext" w:hint="cs"/>
          <w:spacing w:val="-8"/>
          <w:rtl/>
        </w:rPr>
        <w:t>ש</w:t>
      </w:r>
      <w:r w:rsidRPr="00730169">
        <w:rPr>
          <w:rFonts w:ascii="Fb Fontext" w:hAnsi="Fb Fontext"/>
          <w:spacing w:val="-8"/>
          <w:rtl/>
        </w:rPr>
        <w:t xml:space="preserve">חייב </w:t>
      </w:r>
      <w:r w:rsidR="00AE00BA" w:rsidRPr="00730169">
        <w:rPr>
          <w:rFonts w:ascii="Fb Fontext" w:hAnsi="Fb Fontext" w:hint="cs"/>
          <w:spacing w:val="-8"/>
          <w:rtl/>
        </w:rPr>
        <w:t>רק מ</w:t>
      </w:r>
      <w:r w:rsidRPr="00730169">
        <w:rPr>
          <w:rFonts w:ascii="Fb Fontext" w:hAnsi="Fb Fontext"/>
          <w:spacing w:val="-8"/>
          <w:rtl/>
        </w:rPr>
        <w:t>שיבעול כדרכה, ויוציא ש</w:t>
      </w:r>
      <w:r w:rsidR="00AE00BA" w:rsidRPr="00730169">
        <w:rPr>
          <w:rFonts w:ascii="Fb Fontext" w:hAnsi="Fb Fontext" w:hint="cs"/>
          <w:spacing w:val="-8"/>
          <w:rtl/>
        </w:rPr>
        <w:t>"ר</w:t>
      </w:r>
      <w:r w:rsidRPr="00730169">
        <w:rPr>
          <w:rFonts w:ascii="Fb Fontext" w:hAnsi="Fb Fontext"/>
          <w:spacing w:val="-8"/>
          <w:rtl/>
        </w:rPr>
        <w:t xml:space="preserve"> כדרכה.</w:t>
      </w:r>
    </w:p>
    <w:p w14:paraId="041B3FD5" w14:textId="77777777" w:rsidR="00AB7D20" w:rsidRDefault="00AB7D20" w:rsidP="00E26091">
      <w:pPr>
        <w:pStyle w:val="afff"/>
        <w:framePr w:wrap="around"/>
        <w:rPr>
          <w:rtl/>
        </w:rPr>
      </w:pPr>
      <w:bookmarkStart w:id="322" w:name="_Toc119353106"/>
      <w:r w:rsidRPr="00C35A2C">
        <w:rPr>
          <w:rFonts w:hint="cs"/>
          <w:rtl/>
        </w:rPr>
        <w:t>מו:</w:t>
      </w:r>
      <w:bookmarkEnd w:id="322"/>
    </w:p>
    <w:p>
      <w:pPr>
        <w:pStyle w:val="MishnaBatzad"/>
        <w:rPr>
          <w:ins w:id="20418" w:author="קלוד" w:date="2026-10-06T10:09:07Z"/>
        </w:rPr>
      </w:pPr>
      <w:ins w:id="20417" w:author="קלוד" w:date="2026-10-06T10:09:07Z">
        <w:r>
          <w:t xml:space="preserve">משנה ד</w:t>
        </w:r>
      </w:ins>
    </w:p>
    <w:p w14:paraId="6F181EC0" w14:textId="77777777" w:rsidR="00AB7D20" w:rsidRPr="00C54C7E" w:rsidRDefault="00AB7D20" w:rsidP="00AB7D20">
      <w:pPr>
        <w:pStyle w:val="afff5"/>
        <w:rPr>
          <w:rStyle w:val="afffe"/>
          <w:rtl/>
        </w:rPr>
      </w:pPr>
      <w:bookmarkStart w:id="323" w:name="_Toc119353107"/>
      <w:r w:rsidRPr="00195437">
        <w:rPr>
          <w:rStyle w:val="afffff5"/>
          <w:rtl/>
        </w:rPr>
        <w:t>האב זכאי בבתו בקידושיה</w:t>
      </w:r>
      <w:bookmarkEnd w:id="323"/>
      <w:r w:rsidRPr="00195437">
        <w:rPr>
          <w:rStyle w:val="afffff5"/>
          <w:rtl/>
        </w:rPr>
        <w:t xml:space="preserve"> </w:t>
      </w:r>
      <w:r w:rsidRPr="00C54C7E">
        <w:rPr>
          <w:rtl/>
        </w:rPr>
        <w:t xml:space="preserve">- בכסף, בשטר, ובביאה, זכאי במציאתה, </w:t>
      </w:r>
      <w:r w:rsidRPr="00C54C7E">
        <w:rPr>
          <w:rStyle w:val="afffe"/>
          <w:rtl/>
        </w:rPr>
        <w:t>ובמעש"י, ובהפרת נדריה, ומקבל את גיטה, ואינו אוכל פירות בחייה.</w:t>
      </w:r>
    </w:p>
    <w:p w14:paraId="6BAC0D62" w14:textId="77777777" w:rsidR="00195437" w:rsidRDefault="00AB7D20" w:rsidP="00C54C7E">
      <w:pPr>
        <w:pStyle w:val="afff5"/>
        <w:rPr>
          <w:rtl/>
        </w:rPr>
      </w:pPr>
      <w:bookmarkStart w:id="324" w:name="_Toc119353108"/>
      <w:r w:rsidRPr="00195437">
        <w:rPr>
          <w:rStyle w:val="afffff5"/>
          <w:rtl/>
        </w:rPr>
        <w:t>נשאת,</w:t>
      </w:r>
      <w:bookmarkEnd w:id="324"/>
      <w:r w:rsidRPr="00C54C7E">
        <w:rPr>
          <w:rtl/>
        </w:rPr>
        <w:t xml:space="preserve"> יתר עליו הבעל שאוכל פירות בחייה, </w:t>
      </w:r>
    </w:p>
    <w:p w14:paraId="0B6092A1" w14:textId="697AB37D" w:rsidR="00AB7D20" w:rsidRPr="00C54C7E" w:rsidRDefault="00195437" w:rsidP="00195437">
      <w:pPr>
        <w:pStyle w:val="afff5"/>
        <w:rPr>
          <w:rtl/>
        </w:rPr>
      </w:pPr>
      <w:r>
        <w:rPr>
          <w:rStyle w:val="afffff5"/>
          <w:rFonts w:hint="cs"/>
          <w:rtl/>
        </w:rPr>
        <w:t xml:space="preserve"> </w:t>
      </w:r>
      <w:r>
        <w:rPr>
          <w:rStyle w:val="afffff5"/>
          <w:rtl/>
        </w:rPr>
        <w:tab/>
      </w:r>
      <w:r>
        <w:rPr>
          <w:rStyle w:val="afffff5"/>
          <w:rtl/>
        </w:rPr>
        <w:tab/>
      </w:r>
      <w:r>
        <w:rPr>
          <w:rStyle w:val="afffff5"/>
          <w:rtl/>
        </w:rPr>
        <w:tab/>
      </w:r>
      <w:r w:rsidR="00AB7D20" w:rsidRPr="00C54C7E">
        <w:rPr>
          <w:rtl/>
        </w:rPr>
        <w:t>וחייב במזונותיה, ובפרקונה, וקבורתה.</w:t>
      </w:r>
    </w:p>
    <w:p w14:paraId="12E5ED1A" w14:textId="3AA6AB4A" w:rsidR="00AB7D20" w:rsidRPr="00730169" w:rsidRDefault="006D26A7" w:rsidP="00C54C7E">
      <w:pPr>
        <w:pStyle w:val="afff5"/>
        <w:rPr>
          <w:spacing w:val="-2"/>
          <w:rtl/>
        </w:rPr>
      </w:pPr>
      <w:r>
        <w:rPr>
          <w:rStyle w:val="TanaimMishna"/>
          <w:rFonts w:hint="cs"/>
          <w:rtl/>
          <w:rPrChange w:id="20090" w:author="קלוד" w:date="2026-10-06T10:09:07Z">
            <w:rPr>
              <w:rStyle w:val="affffe"/>
              <w:rFonts w:hint="cs"/>
              <w:rtl/>
            </w:rPr>
          </w:rPrChange>
        </w:rPr>
        <w:t>ר''י</w:t>
      </w:r>
      <w:r w:rsidR="00AB7D20" w:rsidRPr="00730169">
        <w:rPr>
          <w:rStyle w:val="TanaimMishna"/>
          <w:rtl/>
          <w:rPrChange w:id="20091" w:author="קלוד" w:date="2026-10-06T10:09:07Z">
            <w:rPr>
              <w:rStyle w:val="affffe"/>
              <w:rtl/>
            </w:rPr>
          </w:rPrChange>
        </w:rPr>
        <w:t xml:space="preserve">: </w:t>
      </w:r>
      <w:r w:rsidR="00BD4EEB" w:rsidRPr="00195437">
        <w:rPr>
          <w:rStyle w:val="afffff5"/>
          <w:rtl/>
        </w:rPr>
        <w:t>אף</w:t>
      </w:r>
      <w:r w:rsidR="00AB7D20" w:rsidRPr="00195437">
        <w:rPr>
          <w:rStyle w:val="afffff5"/>
          <w:rtl/>
        </w:rPr>
        <w:t xml:space="preserve"> עני שבישראל</w:t>
      </w:r>
      <w:r w:rsidR="00AB7D20" w:rsidRPr="006D26A7">
        <w:rPr>
          <w:rtl/>
        </w:rPr>
        <w:t xml:space="preserve"> לא יפחות משני חלילין ומקוננת:</w:t>
      </w:r>
    </w:p>
    <w:p w14:paraId="6ADFD262" w14:textId="323B87E5" w:rsidR="00AB7D20" w:rsidRDefault="00AB7D20" w:rsidP="00540B79">
      <w:pPr>
        <w:rPr>
          <w:rFonts w:ascii="Fb Fontext" w:hAnsi="Fb Fontext"/>
          <w:sz w:val="32"/>
          <w:rtl/>
        </w:rPr>
      </w:pPr>
      <w:bookmarkStart w:id="325" w:name="_Toc119353109"/>
      <w:r w:rsidRPr="00C54C7E">
        <w:rPr>
          <w:rStyle w:val="afffe"/>
          <w:rtl/>
        </w:rPr>
        <w:lastRenderedPageBreak/>
        <w:t>בכסף</w:t>
      </w:r>
      <w:bookmarkEnd w:id="325"/>
      <w:r w:rsidRPr="00C35A2C">
        <w:rPr>
          <w:rFonts w:ascii="Fb Fontext" w:hAnsi="Fb Fontext" w:hint="cs"/>
          <w:sz w:val="32"/>
          <w:rtl/>
        </w:rPr>
        <w:t>-</w:t>
      </w:r>
      <w:r w:rsidRPr="00AE00BA">
        <w:rPr>
          <w:rStyle w:val="affffe"/>
          <w:rFonts w:hint="cs"/>
          <w:rtl/>
        </w:rPr>
        <w:t xml:space="preserve"> אר</w:t>
      </w:r>
      <w:r w:rsidRPr="00AE00BA">
        <w:rPr>
          <w:rStyle w:val="affffe"/>
          <w:rtl/>
        </w:rPr>
        <w:t>"</w:t>
      </w:r>
      <w:r w:rsidRPr="00AE00BA">
        <w:rPr>
          <w:rStyle w:val="affffe"/>
          <w:rFonts w:hint="cs"/>
          <w:rtl/>
        </w:rPr>
        <w:t>י</w:t>
      </w:r>
      <w:r w:rsidRPr="00AE00BA">
        <w:rPr>
          <w:rStyle w:val="affffe"/>
          <w:rtl/>
        </w:rPr>
        <w:t>:</w:t>
      </w:r>
      <w:r w:rsidRPr="00AD1A41">
        <w:rPr>
          <w:rStyle w:val="affffa"/>
          <w:rtl/>
        </w:rPr>
        <w:t xml:space="preserve"> </w:t>
      </w:r>
      <w:r w:rsidRPr="00AD1A41">
        <w:rPr>
          <w:rStyle w:val="affffa"/>
          <w:rFonts w:hint="cs"/>
          <w:rtl/>
        </w:rPr>
        <w:t>'</w:t>
      </w:r>
      <w:r w:rsidRPr="00AD1A41">
        <w:rPr>
          <w:rStyle w:val="affffa"/>
          <w:rtl/>
        </w:rPr>
        <w:t>ויצאה חנם אין כסף</w:t>
      </w:r>
      <w:r w:rsidRPr="00AD1A41">
        <w:rPr>
          <w:rStyle w:val="affffa"/>
          <w:rFonts w:hint="cs"/>
          <w:rtl/>
        </w:rPr>
        <w:t>'</w:t>
      </w:r>
      <w:r w:rsidRPr="00AD1A41">
        <w:rPr>
          <w:rStyle w:val="affffa"/>
          <w:rtl/>
        </w:rPr>
        <w:t>,</w:t>
      </w:r>
      <w:r w:rsidRPr="00C35A2C">
        <w:rPr>
          <w:rFonts w:ascii="Fb Fontext" w:hAnsi="Fb Fontext"/>
          <w:sz w:val="32"/>
          <w:rtl/>
        </w:rPr>
        <w:t xml:space="preserve"> אין כסף לאדון זה, ויש כסף לאדון אחר, ומנו? אביה.</w:t>
      </w:r>
      <w:r w:rsidR="00540B79">
        <w:rPr>
          <w:rFonts w:ascii="Fb Fontext" w:hAnsi="Fb Fontext" w:hint="cs"/>
          <w:rtl/>
        </w:rPr>
        <w:t xml:space="preserve"> </w:t>
      </w:r>
      <w:r w:rsidRPr="00C35A2C">
        <w:rPr>
          <w:rFonts w:ascii="Fb Fontext" w:hAnsi="Fb Fontext" w:hint="cs"/>
          <w:sz w:val="32"/>
          <w:rtl/>
        </w:rPr>
        <w:t>לאו לדידה דהא אביה מקבל קידושיה</w:t>
      </w:r>
      <w:r w:rsidRPr="00C35A2C">
        <w:rPr>
          <w:rFonts w:ascii="Fb Fontext" w:hAnsi="Fb Fontext"/>
          <w:sz w:val="32"/>
          <w:rtl/>
        </w:rPr>
        <w:t xml:space="preserve"> </w:t>
      </w:r>
      <w:r w:rsidRPr="00540B79">
        <w:rPr>
          <w:rStyle w:val="affffa"/>
          <w:rFonts w:hint="cs"/>
          <w:rtl/>
        </w:rPr>
        <w:t xml:space="preserve">[את ביתי נתתי לאיש הזה] </w:t>
      </w:r>
      <w:r w:rsidRPr="00C35A2C">
        <w:rPr>
          <w:rFonts w:ascii="Fb Fontext" w:hAnsi="Fb Fontext" w:hint="cs"/>
          <w:sz w:val="32"/>
          <w:rtl/>
        </w:rPr>
        <w:t>כ</w:t>
      </w:r>
      <w:r w:rsidRPr="00C35A2C">
        <w:rPr>
          <w:rFonts w:ascii="Fb Fontext" w:hAnsi="Fb Fontext"/>
          <w:sz w:val="32"/>
          <w:rtl/>
        </w:rPr>
        <w:t>"</w:t>
      </w:r>
      <w:r w:rsidRPr="00C35A2C">
        <w:rPr>
          <w:rFonts w:ascii="Fb Fontext" w:hAnsi="Fb Fontext" w:hint="cs"/>
          <w:sz w:val="32"/>
          <w:rtl/>
        </w:rPr>
        <w:t>ש כספה</w:t>
      </w:r>
    </w:p>
    <w:p w14:paraId="2796D6E4" w14:textId="53511D85" w:rsidR="00AB7D20" w:rsidRPr="00730169" w:rsidRDefault="00AB7D20" w:rsidP="00AB7D20">
      <w:pPr>
        <w:rPr>
          <w:rFonts w:ascii="Fb Fontext" w:hAnsi="Fb Fontext"/>
          <w:spacing w:val="-2"/>
          <w:rtl/>
        </w:rPr>
      </w:pPr>
      <w:r w:rsidRPr="00730169">
        <w:rPr>
          <w:rFonts w:ascii="Fb Fontext" w:hAnsi="Fb Fontext" w:hint="cs"/>
          <w:spacing w:val="-2"/>
          <w:rtl/>
        </w:rPr>
        <w:t>ו</w:t>
      </w:r>
      <w:r w:rsidR="00BD4EEB">
        <w:rPr>
          <w:rFonts w:ascii="Fb Fontext" w:hAnsi="Fb Fontext" w:hint="cs"/>
          <w:spacing w:val="-2"/>
          <w:rtl/>
        </w:rPr>
        <w:t>אף</w:t>
      </w:r>
      <w:r w:rsidRPr="00730169">
        <w:rPr>
          <w:rFonts w:ascii="Fb Fontext" w:hAnsi="Fb Fontext" w:hint="cs"/>
          <w:spacing w:val="-2"/>
          <w:rtl/>
        </w:rPr>
        <w:t xml:space="preserve"> בנערה דיש לו  יד</w:t>
      </w:r>
      <w:r w:rsidRPr="00730169">
        <w:rPr>
          <w:rStyle w:val="affffa"/>
          <w:rFonts w:hint="cs"/>
          <w:spacing w:val="-2"/>
          <w:rtl/>
        </w:rPr>
        <w:t xml:space="preserve"> 'בנעוריה בית אביה' </w:t>
      </w:r>
      <w:r w:rsidRPr="00730169">
        <w:rPr>
          <w:rFonts w:ascii="Fb Fontext" w:hAnsi="Fb Fontext" w:hint="cs"/>
          <w:spacing w:val="-2"/>
          <w:rtl/>
        </w:rPr>
        <w:t>כל שבח נעורים לאביה</w:t>
      </w:r>
      <w:r w:rsidR="000A337F">
        <w:rPr>
          <w:rFonts w:ascii="Fb Fontext" w:hAnsi="Fb Fontext" w:hint="cs"/>
          <w:spacing w:val="-2"/>
          <w:rtl/>
        </w:rPr>
        <w:t>,</w:t>
      </w:r>
    </w:p>
    <w:p w14:paraId="0C53E471" w14:textId="0F141B8E" w:rsidR="00AB7D20" w:rsidRDefault="00AB7D20" w:rsidP="00540B79">
      <w:pPr>
        <w:rPr>
          <w:rFonts w:ascii="Fb Fontext" w:hAnsi="Fb Fontext"/>
          <w:rtl/>
        </w:rPr>
      </w:pPr>
      <w:r w:rsidRPr="00540B79">
        <w:rPr>
          <w:rStyle w:val="affffe"/>
          <w:rFonts w:hint="cs"/>
          <w:rtl/>
        </w:rPr>
        <w:t>ויקשה מרב:</w:t>
      </w:r>
      <w:r w:rsidRPr="00F5539C">
        <w:rPr>
          <w:rStyle w:val="affffa"/>
          <w:rFonts w:hint="cs"/>
          <w:spacing w:val="-2"/>
          <w:rtl/>
        </w:rPr>
        <w:t>'</w:t>
      </w:r>
      <w:r w:rsidRPr="00F5539C">
        <w:rPr>
          <w:rStyle w:val="affffa"/>
          <w:spacing w:val="-2"/>
          <w:rtl/>
        </w:rPr>
        <w:t>וכי ימכור איש את בתו לאמה</w:t>
      </w:r>
      <w:r w:rsidRPr="00F5539C">
        <w:rPr>
          <w:rStyle w:val="affffa"/>
          <w:rFonts w:hint="cs"/>
          <w:spacing w:val="-2"/>
          <w:rtl/>
        </w:rPr>
        <w:t>'</w:t>
      </w:r>
      <w:r w:rsidRPr="00F5539C">
        <w:rPr>
          <w:rStyle w:val="affffa"/>
          <w:spacing w:val="-2"/>
          <w:rtl/>
        </w:rPr>
        <w:t>,</w:t>
      </w:r>
      <w:r w:rsidRPr="00F5539C">
        <w:rPr>
          <w:rFonts w:ascii="Fb Fontext" w:hAnsi="Fb Fontext"/>
          <w:spacing w:val="-2"/>
          <w:sz w:val="32"/>
          <w:rtl/>
        </w:rPr>
        <w:t xml:space="preserve"> מה אמה מעש"</w:t>
      </w:r>
      <w:r w:rsidRPr="00F5539C">
        <w:rPr>
          <w:rFonts w:ascii="Fb Fontext" w:hAnsi="Fb Fontext" w:hint="cs"/>
          <w:spacing w:val="-2"/>
          <w:sz w:val="32"/>
          <w:rtl/>
        </w:rPr>
        <w:t>י</w:t>
      </w:r>
      <w:r w:rsidRPr="00F5539C">
        <w:rPr>
          <w:rFonts w:ascii="Fb Fontext" w:hAnsi="Fb Fontext"/>
          <w:spacing w:val="-2"/>
          <w:sz w:val="32"/>
          <w:rtl/>
        </w:rPr>
        <w:t xml:space="preserve"> לרבה, אף בת מעש"</w:t>
      </w:r>
      <w:r w:rsidRPr="00F5539C">
        <w:rPr>
          <w:rFonts w:ascii="Fb Fontext" w:hAnsi="Fb Fontext" w:hint="cs"/>
          <w:spacing w:val="-2"/>
          <w:sz w:val="32"/>
          <w:rtl/>
        </w:rPr>
        <w:t>י</w:t>
      </w:r>
      <w:r w:rsidRPr="00F5539C">
        <w:rPr>
          <w:rFonts w:ascii="Fb Fontext" w:hAnsi="Fb Fontext"/>
          <w:spacing w:val="-2"/>
          <w:sz w:val="32"/>
          <w:rtl/>
        </w:rPr>
        <w:t xml:space="preserve"> לאב</w:t>
      </w:r>
      <w:r w:rsidRPr="00F5539C">
        <w:rPr>
          <w:rFonts w:ascii="Fb Fontext" w:hAnsi="Fb Fontext" w:hint="cs"/>
          <w:spacing w:val="-2"/>
          <w:sz w:val="32"/>
          <w:rtl/>
        </w:rPr>
        <w:t>יה</w:t>
      </w:r>
      <w:r w:rsidR="00540B79">
        <w:rPr>
          <w:rFonts w:ascii="Fb Fontext" w:hAnsi="Fb Fontext" w:hint="cs"/>
          <w:spacing w:val="-2"/>
          <w:sz w:val="32"/>
          <w:rtl/>
        </w:rPr>
        <w:t xml:space="preserve"> </w:t>
      </w:r>
      <w:r w:rsidR="00540B79" w:rsidRPr="007E07EF">
        <w:rPr>
          <w:rStyle w:val="afffff0"/>
          <w:rFonts w:hint="cs"/>
          <w:rtl/>
        </w:rPr>
        <w:t>[</w:t>
      </w:r>
      <w:r w:rsidRPr="007E07EF">
        <w:rPr>
          <w:rStyle w:val="afffff0"/>
          <w:rFonts w:hint="cs"/>
          <w:rtl/>
        </w:rPr>
        <w:t>והא דלא מפיק מ'</w:t>
      </w:r>
      <w:r w:rsidRPr="007E07EF">
        <w:rPr>
          <w:rStyle w:val="afffff0"/>
          <w:rtl/>
        </w:rPr>
        <w:t>מבנעוריה בית אביה</w:t>
      </w:r>
      <w:r w:rsidRPr="007E07EF">
        <w:rPr>
          <w:rStyle w:val="afffff0"/>
          <w:rFonts w:hint="cs"/>
          <w:rtl/>
        </w:rPr>
        <w:t>' דההוא בהפ</w:t>
      </w:r>
      <w:r w:rsidRPr="007E07EF">
        <w:rPr>
          <w:rStyle w:val="afffff0"/>
          <w:rtl/>
        </w:rPr>
        <w:t>"</w:t>
      </w:r>
      <w:r w:rsidRPr="007E07EF">
        <w:rPr>
          <w:rStyle w:val="afffff0"/>
          <w:rFonts w:hint="cs"/>
          <w:rtl/>
        </w:rPr>
        <w:t>נ ולא ילפי' מינה ד</w:t>
      </w:r>
      <w:r w:rsidRPr="007E07EF">
        <w:rPr>
          <w:rStyle w:val="afffff0"/>
          <w:rtl/>
        </w:rPr>
        <w:t>ממון מאיסור לא ילפי'</w:t>
      </w:r>
      <w:r w:rsidR="00540B79" w:rsidRPr="007E07EF">
        <w:rPr>
          <w:rStyle w:val="afffff0"/>
          <w:rFonts w:hint="cs"/>
          <w:rtl/>
        </w:rPr>
        <w:t>]</w:t>
      </w:r>
    </w:p>
    <w:p w14:paraId="096F7807" w14:textId="2BB70FD4" w:rsidR="00AB7D20" w:rsidRPr="00C35A2C" w:rsidRDefault="00AB7D20" w:rsidP="00AB7D20">
      <w:pPr>
        <w:rPr>
          <w:rFonts w:ascii="Fb Fontext" w:hAnsi="Fb Fontext"/>
          <w:rtl/>
        </w:rPr>
      </w:pPr>
      <w:r w:rsidRPr="007E07EF">
        <w:rPr>
          <w:rStyle w:val="affffe"/>
          <w:rtl/>
        </w:rPr>
        <w:t>וכ"ת</w:t>
      </w:r>
      <w:r w:rsidR="007E07EF">
        <w:rPr>
          <w:rStyle w:val="affffe"/>
          <w:rFonts w:hint="cs"/>
          <w:rtl/>
        </w:rPr>
        <w:t>:</w:t>
      </w:r>
      <w:r w:rsidRPr="007E07EF">
        <w:rPr>
          <w:rStyle w:val="affffe"/>
          <w:rtl/>
        </w:rPr>
        <w:t xml:space="preserve"> </w:t>
      </w:r>
      <w:r w:rsidRPr="00C35A2C">
        <w:rPr>
          <w:rFonts w:ascii="Fb Fontext" w:hAnsi="Fb Fontext"/>
          <w:rtl/>
        </w:rPr>
        <w:t xml:space="preserve">נילף מקנסא, </w:t>
      </w:r>
      <w:r>
        <w:rPr>
          <w:rFonts w:ascii="Fb Fontext" w:hAnsi="Fb Fontext"/>
          <w:rtl/>
        </w:rPr>
        <w:t>ממון</w:t>
      </w:r>
      <w:r w:rsidRPr="00C35A2C">
        <w:rPr>
          <w:rFonts w:ascii="Fb Fontext" w:hAnsi="Fb Fontext"/>
          <w:rtl/>
        </w:rPr>
        <w:t xml:space="preserve"> מקנס לא ילפינן!</w:t>
      </w:r>
    </w:p>
    <w:p w14:paraId="145C6822" w14:textId="29CE22E1" w:rsidR="00AB7D20" w:rsidRPr="00C35A2C" w:rsidRDefault="00540B79" w:rsidP="00AB7D20">
      <w:pPr>
        <w:rPr>
          <w:rFonts w:ascii="Fb Fontext" w:hAnsi="Fb Fontext"/>
          <w:rtl/>
        </w:rPr>
      </w:pPr>
      <w:r w:rsidRPr="007E07EF">
        <w:rPr>
          <w:rStyle w:val="affffe"/>
          <w:rFonts w:hint="cs"/>
          <w:rtl/>
        </w:rPr>
        <w:t>ולא</w:t>
      </w:r>
      <w:r w:rsidR="007E07EF">
        <w:rPr>
          <w:rStyle w:val="affffe"/>
          <w:rFonts w:hint="cs"/>
          <w:rtl/>
        </w:rPr>
        <w:t>:</w:t>
      </w:r>
      <w:r>
        <w:rPr>
          <w:rFonts w:ascii="Fb Fontext" w:hAnsi="Fb Fontext" w:hint="cs"/>
          <w:rtl/>
        </w:rPr>
        <w:t xml:space="preserve"> </w:t>
      </w:r>
      <w:r w:rsidR="00AB7D20" w:rsidRPr="00C35A2C">
        <w:rPr>
          <w:rFonts w:ascii="Fb Fontext" w:hAnsi="Fb Fontext"/>
          <w:rtl/>
        </w:rPr>
        <w:t xml:space="preserve"> </w:t>
      </w:r>
      <w:r w:rsidR="00F156AD">
        <w:rPr>
          <w:rFonts w:ascii="Fb Fontext" w:hAnsi="Fb Fontext" w:hint="cs"/>
          <w:rtl/>
        </w:rPr>
        <w:t>מ</w:t>
      </w:r>
      <w:r w:rsidR="00AB7D20" w:rsidRPr="00C35A2C">
        <w:rPr>
          <w:rFonts w:ascii="Fb Fontext" w:hAnsi="Fb Fontext"/>
          <w:rtl/>
        </w:rPr>
        <w:t xml:space="preserve">בושת ופגם, דאביה </w:t>
      </w:r>
      <w:r w:rsidR="00287D14">
        <w:rPr>
          <w:rFonts w:ascii="Fb Fontext" w:hAnsi="Fb Fontext"/>
          <w:rtl/>
        </w:rPr>
        <w:t>גם</w:t>
      </w:r>
      <w:r w:rsidR="00AB7D20" w:rsidRPr="00C35A2C">
        <w:rPr>
          <w:rFonts w:ascii="Fb Fontext" w:hAnsi="Fb Fontext"/>
          <w:rtl/>
        </w:rPr>
        <w:t xml:space="preserve"> שייך ביה!</w:t>
      </w:r>
    </w:p>
    <w:p w14:paraId="105909B8" w14:textId="77777777" w:rsidR="00E268F4" w:rsidRDefault="00AB7D20" w:rsidP="00F156AD">
      <w:pPr>
        <w:rPr>
          <w:rStyle w:val="afffff0"/>
          <w:rtl/>
        </w:rPr>
      </w:pPr>
      <w:r w:rsidRPr="007E07EF">
        <w:rPr>
          <w:rStyle w:val="affffe"/>
          <w:rtl/>
        </w:rPr>
        <w:t>אלא</w:t>
      </w:r>
      <w:r w:rsidR="007E07EF">
        <w:rPr>
          <w:rStyle w:val="affffe"/>
          <w:rFonts w:hint="cs"/>
          <w:rtl/>
        </w:rPr>
        <w:t>:</w:t>
      </w:r>
      <w:r w:rsidRPr="007E07EF">
        <w:rPr>
          <w:rStyle w:val="affffe"/>
          <w:rtl/>
        </w:rPr>
        <w:t xml:space="preserve"> </w:t>
      </w:r>
      <w:r w:rsidRPr="00F156AD">
        <w:rPr>
          <w:rtl/>
        </w:rPr>
        <w:t xml:space="preserve">מסתבר </w:t>
      </w:r>
      <w:r w:rsidR="00F156AD">
        <w:rPr>
          <w:rFonts w:hint="cs"/>
          <w:rtl/>
        </w:rPr>
        <w:t>דממעט</w:t>
      </w:r>
      <w:r w:rsidRPr="00F156AD">
        <w:rPr>
          <w:rtl/>
        </w:rPr>
        <w:t xml:space="preserve"> יציאה דכוותה </w:t>
      </w:r>
      <w:r w:rsidRPr="00F156AD">
        <w:rPr>
          <w:rStyle w:val="afffff0"/>
          <w:rFonts w:hint="cs"/>
          <w:rtl/>
        </w:rPr>
        <w:t>[אדון]</w:t>
      </w:r>
      <w:r w:rsidR="00E268F4">
        <w:rPr>
          <w:rStyle w:val="afffff0"/>
          <w:rtl/>
        </w:rPr>
        <w:t>,</w:t>
      </w:r>
    </w:p>
    <w:p w14:paraId="708FDCC8" w14:textId="4EA44E34" w:rsidR="00F156AD" w:rsidRPr="00CA7D65" w:rsidRDefault="00AB7D20" w:rsidP="00F156AD">
      <w:pPr>
        <w:rPr>
          <w:spacing w:val="-6"/>
          <w:rtl/>
        </w:rPr>
      </w:pPr>
      <w:r w:rsidRPr="00CA7D65">
        <w:rPr>
          <w:rFonts w:ascii="Fb Fontext" w:hAnsi="Fb Fontext" w:hint="cs"/>
          <w:spacing w:val="-6"/>
          <w:rtl/>
        </w:rPr>
        <w:t xml:space="preserve"> ו</w:t>
      </w:r>
      <w:r w:rsidR="0061471E" w:rsidRPr="00CA7D65">
        <w:rPr>
          <w:rFonts w:ascii="Fb Fontext" w:hAnsi="Fb Fontext" w:hint="cs"/>
          <w:spacing w:val="-6"/>
          <w:rtl/>
        </w:rPr>
        <w:t>אף</w:t>
      </w:r>
      <w:r w:rsidRPr="00CA7D65">
        <w:rPr>
          <w:rFonts w:ascii="Fb Fontext" w:hAnsi="Fb Fontext" w:hint="cs"/>
          <w:spacing w:val="-6"/>
          <w:rtl/>
        </w:rPr>
        <w:t xml:space="preserve"> דביציאת אב אכתי חסר מסירה לחופה </w:t>
      </w:r>
      <w:r w:rsidRPr="00CA7D65">
        <w:rPr>
          <w:rStyle w:val="afffff0"/>
          <w:rFonts w:hint="cs"/>
          <w:spacing w:val="-6"/>
          <w:rtl/>
        </w:rPr>
        <w:t>[משא</w:t>
      </w:r>
      <w:r w:rsidRPr="00CA7D65">
        <w:rPr>
          <w:rStyle w:val="afffff0"/>
          <w:spacing w:val="-6"/>
          <w:rtl/>
        </w:rPr>
        <w:t>"</w:t>
      </w:r>
      <w:r w:rsidRPr="00CA7D65">
        <w:rPr>
          <w:rStyle w:val="afffff0"/>
          <w:rFonts w:hint="cs"/>
          <w:spacing w:val="-6"/>
          <w:rtl/>
        </w:rPr>
        <w:t>כ באדון יציאה לגמרי]</w:t>
      </w:r>
    </w:p>
    <w:p w14:paraId="6DF5374A" w14:textId="7A67E690" w:rsidR="00AB7D20" w:rsidRPr="00C35A2C" w:rsidRDefault="00AB7D20" w:rsidP="00F156AD">
      <w:pPr>
        <w:rPr>
          <w:rFonts w:cs="Guttman Vilna"/>
          <w:b/>
          <w:bCs/>
          <w:rtl/>
        </w:rPr>
      </w:pPr>
      <w:r w:rsidRPr="00C35A2C">
        <w:rPr>
          <w:rFonts w:hint="cs"/>
          <w:rtl/>
        </w:rPr>
        <w:t xml:space="preserve">אכתי מהפרת נדרים </w:t>
      </w:r>
      <w:r w:rsidR="007E07EF">
        <w:rPr>
          <w:rFonts w:hint="cs"/>
          <w:rtl/>
        </w:rPr>
        <w:t>יוצאת מרשותו, ד</w:t>
      </w:r>
      <w:r w:rsidRPr="00C35A2C">
        <w:rPr>
          <w:rtl/>
        </w:rPr>
        <w:t>נערה המאורסה - אביה ובעלה מפירין לה נדריה.</w:t>
      </w:r>
    </w:p>
    <w:p w14:paraId="73570E1C" w14:textId="71B0D0C1" w:rsidR="00AB7D20" w:rsidRPr="00C35A2C" w:rsidRDefault="00AB7D20" w:rsidP="00AB7D20">
      <w:pPr>
        <w:rPr>
          <w:rFonts w:ascii="Fb Fontext" w:hAnsi="Fb Fontext"/>
          <w:rtl/>
        </w:rPr>
      </w:pPr>
      <w:bookmarkStart w:id="326" w:name="_Toc119353110"/>
      <w:r w:rsidRPr="00C54C7E">
        <w:rPr>
          <w:rStyle w:val="afffe"/>
          <w:rtl/>
        </w:rPr>
        <w:t>שטר וביאה</w:t>
      </w:r>
      <w:bookmarkEnd w:id="326"/>
      <w:r w:rsidRPr="00C35A2C">
        <w:rPr>
          <w:rFonts w:ascii="Fb Fontext" w:hAnsi="Fb Fontext"/>
          <w:sz w:val="32"/>
          <w:rtl/>
        </w:rPr>
        <w:t>.</w:t>
      </w:r>
      <w:r w:rsidRPr="00C35A2C">
        <w:rPr>
          <w:rFonts w:ascii="Fb Fontext" w:hAnsi="Fb Fontext" w:hint="cs"/>
          <w:sz w:val="32"/>
          <w:rtl/>
        </w:rPr>
        <w:t xml:space="preserve"> </w:t>
      </w:r>
      <w:r w:rsidRPr="00C35A2C">
        <w:rPr>
          <w:rFonts w:ascii="Fb Fontext" w:hAnsi="Fb Fontext"/>
          <w:sz w:val="32"/>
          <w:rtl/>
        </w:rPr>
        <w:t>–</w:t>
      </w:r>
      <w:r w:rsidRPr="00AD1A41">
        <w:rPr>
          <w:rStyle w:val="affffa"/>
          <w:rtl/>
        </w:rPr>
        <w:t xml:space="preserve"> </w:t>
      </w:r>
      <w:r w:rsidRPr="00AD1A41">
        <w:rPr>
          <w:rStyle w:val="affffa"/>
          <w:rFonts w:hint="cs"/>
          <w:rtl/>
        </w:rPr>
        <w:t>'</w:t>
      </w:r>
      <w:r w:rsidRPr="00AD1A41">
        <w:rPr>
          <w:rStyle w:val="affffa"/>
          <w:rtl/>
        </w:rPr>
        <w:t>והיתה לאיש אחר</w:t>
      </w:r>
      <w:r w:rsidRPr="00AD1A41">
        <w:rPr>
          <w:rStyle w:val="affffa"/>
          <w:rFonts w:hint="cs"/>
          <w:rtl/>
        </w:rPr>
        <w:t>'</w:t>
      </w:r>
      <w:r w:rsidRPr="00AD1A41">
        <w:rPr>
          <w:rStyle w:val="affffa"/>
          <w:rtl/>
        </w:rPr>
        <w:t>,</w:t>
      </w:r>
      <w:r w:rsidRPr="00C35A2C">
        <w:rPr>
          <w:rFonts w:ascii="Fb Fontext" w:hAnsi="Fb Fontext"/>
          <w:sz w:val="32"/>
          <w:rtl/>
        </w:rPr>
        <w:t xml:space="preserve"> איתקוש הוויות להדדי.</w:t>
      </w:r>
    </w:p>
    <w:p w14:paraId="4567D1C2" w14:textId="19194EC8" w:rsidR="00AB7D20" w:rsidRDefault="00AB7D20" w:rsidP="007E07EF">
      <w:pPr>
        <w:rPr>
          <w:rtl/>
        </w:rPr>
      </w:pPr>
      <w:bookmarkStart w:id="327" w:name="_Toc119353111"/>
      <w:r w:rsidRPr="00135227">
        <w:rPr>
          <w:rStyle w:val="afffe"/>
          <w:rtl/>
        </w:rPr>
        <w:t>זכאי במציאתה</w:t>
      </w:r>
      <w:r w:rsidRPr="00C54C7E">
        <w:rPr>
          <w:rStyle w:val="afffe"/>
          <w:rtl/>
        </w:rPr>
        <w:t>.</w:t>
      </w:r>
      <w:bookmarkEnd w:id="327"/>
      <w:r w:rsidRPr="00C54C7E">
        <w:rPr>
          <w:rStyle w:val="afffe"/>
          <w:rFonts w:hint="cs"/>
          <w:rtl/>
        </w:rPr>
        <w:t xml:space="preserve"> </w:t>
      </w:r>
      <w:r w:rsidRPr="00C35A2C">
        <w:rPr>
          <w:rFonts w:ascii="Fb Fontext" w:hAnsi="Fb Fontext" w:hint="cs"/>
          <w:rtl/>
        </w:rPr>
        <w:t xml:space="preserve">- </w:t>
      </w:r>
      <w:r w:rsidRPr="00C35A2C">
        <w:rPr>
          <w:rFonts w:ascii="Fb Fontext" w:hAnsi="Fb Fontext"/>
          <w:rtl/>
        </w:rPr>
        <w:t>משום איבה.</w:t>
      </w:r>
    </w:p>
    <w:p w14:paraId="3AE6DF03" w14:textId="77777777" w:rsidR="00AB7D20" w:rsidRPr="00C35A2C" w:rsidRDefault="00AB7D20" w:rsidP="00E26091">
      <w:pPr>
        <w:pStyle w:val="afff"/>
        <w:framePr w:wrap="around"/>
        <w:rPr>
          <w:rtl/>
        </w:rPr>
      </w:pPr>
      <w:bookmarkStart w:id="328" w:name="_Toc119353112"/>
      <w:r w:rsidRPr="00C35A2C">
        <w:rPr>
          <w:rFonts w:hint="cs"/>
          <w:rtl/>
        </w:rPr>
        <w:t>מז.</w:t>
      </w:r>
      <w:bookmarkEnd w:id="328"/>
    </w:p>
    <w:p w14:paraId="46064045" w14:textId="0F44A2C6" w:rsidR="00AB7D20" w:rsidRPr="00C54C7E" w:rsidRDefault="001E7F44" w:rsidP="00C54C7E">
      <w:pPr>
        <w:pStyle w:val="afffd"/>
        <w:rPr>
          <w:rtl/>
        </w:rPr>
      </w:pPr>
      <w:ins w:id="9863" w:author="מספור קטעי משנה" w:date="2026-10-06T06:45:30Z">
        <w:r>
          <w:rPr>
            <w:rStyle w:val="MisparKeta"/>
          </w:rPr>
          <w:t xml:space="preserve">ג. </w:t>
        </w:r>
      </w:ins>
      <w:bookmarkStart w:id="329" w:name="_Toc119353113"/>
      <w:r>
        <w:rPr>
          <w:rFonts w:hint="cs"/>
          <w:rtl/>
        </w:rPr>
        <w:t xml:space="preserve">האב זכאי </w:t>
      </w:r>
      <w:r w:rsidR="00AB7D20" w:rsidRPr="00C54C7E">
        <w:rPr>
          <w:rtl/>
        </w:rPr>
        <w:t>במעש"י.</w:t>
      </w:r>
      <w:bookmarkEnd w:id="329"/>
    </w:p>
    <w:p w14:paraId="78DC6A29" w14:textId="12A1DFAD" w:rsidR="00AB7D20" w:rsidRPr="00195437" w:rsidRDefault="001E7F44" w:rsidP="001E7F44">
      <w:pPr>
        <w:ind w:left="0" w:firstLine="0"/>
        <w:rPr>
          <w:rFonts w:ascii="Fb Fontext" w:hAnsi="Fb Fontext" w:cs="Guttman Vilna"/>
          <w:b/>
          <w:bCs/>
          <w:spacing w:val="-6"/>
          <w:sz w:val="32"/>
          <w:rtl/>
        </w:rPr>
      </w:pPr>
      <w:r w:rsidRPr="00195437">
        <w:rPr>
          <w:rStyle w:val="affffe"/>
          <w:rFonts w:hint="cs"/>
          <w:spacing w:val="-6"/>
          <w:rtl/>
        </w:rPr>
        <w:t>כ</w:t>
      </w:r>
      <w:r w:rsidR="00AB7D20" w:rsidRPr="00195437">
        <w:rPr>
          <w:rStyle w:val="affffe"/>
          <w:rFonts w:hint="cs"/>
          <w:spacing w:val="-6"/>
          <w:rtl/>
        </w:rPr>
        <w:t>רב</w:t>
      </w:r>
      <w:r w:rsidR="00AB7D20" w:rsidRPr="00195437">
        <w:rPr>
          <w:rStyle w:val="affffe"/>
          <w:spacing w:val="-6"/>
          <w:rtl/>
        </w:rPr>
        <w:t>:</w:t>
      </w:r>
      <w:r w:rsidR="00AB7D20" w:rsidRPr="00195437">
        <w:rPr>
          <w:rStyle w:val="affffa"/>
          <w:spacing w:val="-6"/>
          <w:rtl/>
        </w:rPr>
        <w:t xml:space="preserve"> </w:t>
      </w:r>
      <w:r w:rsidR="00AB7D20" w:rsidRPr="00195437">
        <w:rPr>
          <w:rStyle w:val="affffa"/>
          <w:rFonts w:hint="cs"/>
          <w:spacing w:val="-6"/>
          <w:rtl/>
        </w:rPr>
        <w:t>'</w:t>
      </w:r>
      <w:r w:rsidR="00AB7D20" w:rsidRPr="00195437">
        <w:rPr>
          <w:rStyle w:val="affffa"/>
          <w:spacing w:val="-6"/>
          <w:rtl/>
        </w:rPr>
        <w:t>וכי ימכור איש את בתו לאמה</w:t>
      </w:r>
      <w:r w:rsidR="00AB7D20" w:rsidRPr="00195437">
        <w:rPr>
          <w:rStyle w:val="affffa"/>
          <w:rFonts w:hint="cs"/>
          <w:spacing w:val="-6"/>
          <w:rtl/>
        </w:rPr>
        <w:t>'</w:t>
      </w:r>
      <w:r w:rsidR="00AB7D20" w:rsidRPr="00195437">
        <w:rPr>
          <w:rFonts w:ascii="Fb Fontext" w:hAnsi="Fb Fontext"/>
          <w:spacing w:val="-6"/>
          <w:sz w:val="32"/>
          <w:rtl/>
        </w:rPr>
        <w:t xml:space="preserve"> מה אמה </w:t>
      </w:r>
      <w:r w:rsidR="00195437" w:rsidRPr="00195437">
        <w:rPr>
          <w:rFonts w:ascii="Fb Fontext" w:hAnsi="Fb Fontext" w:hint="cs"/>
          <w:spacing w:val="-6"/>
          <w:sz w:val="32"/>
          <w:rtl/>
        </w:rPr>
        <w:t>ל</w:t>
      </w:r>
      <w:r w:rsidR="00AB7D20" w:rsidRPr="00195437">
        <w:rPr>
          <w:rFonts w:ascii="Fb Fontext" w:hAnsi="Fb Fontext"/>
          <w:spacing w:val="-6"/>
          <w:sz w:val="32"/>
          <w:rtl/>
        </w:rPr>
        <w:t>רבה, אף בת מעש"י לאביה.</w:t>
      </w:r>
    </w:p>
    <w:p w14:paraId="3AE19198" w14:textId="45D4467D" w:rsidR="00AB7D20" w:rsidRPr="00C35A2C" w:rsidRDefault="00AB7D20" w:rsidP="00AB7D20">
      <w:pPr>
        <w:rPr>
          <w:rFonts w:ascii="Fb Fontext" w:hAnsi="Fb Fontext" w:cs="Guttman Vilna"/>
          <w:b/>
          <w:bCs/>
          <w:sz w:val="32"/>
          <w:rtl/>
        </w:rPr>
      </w:pPr>
      <w:r w:rsidRPr="001E7F44">
        <w:rPr>
          <w:rStyle w:val="affffa"/>
          <w:rFonts w:hint="cs"/>
          <w:rtl/>
        </w:rPr>
        <w:t>ובנערה</w:t>
      </w:r>
      <w:r w:rsidRPr="00C35A2C">
        <w:rPr>
          <w:rFonts w:ascii="Fb Fontext" w:hAnsi="Fb Fontext" w:hint="cs"/>
          <w:sz w:val="32"/>
          <w:rtl/>
        </w:rPr>
        <w:t xml:space="preserve"> דיבר הכתוב</w:t>
      </w:r>
      <w:r w:rsidR="001E7F44">
        <w:rPr>
          <w:rFonts w:ascii="Fb Fontext" w:hAnsi="Fb Fontext" w:hint="cs"/>
          <w:sz w:val="32"/>
          <w:rtl/>
        </w:rPr>
        <w:t>,</w:t>
      </w:r>
      <w:r w:rsidRPr="00C35A2C">
        <w:rPr>
          <w:rFonts w:ascii="Fb Fontext" w:hAnsi="Fb Fontext" w:hint="cs"/>
          <w:sz w:val="32"/>
          <w:rtl/>
        </w:rPr>
        <w:t xml:space="preserve"> דבקטנה כ</w:t>
      </w:r>
      <w:r w:rsidRPr="00C35A2C">
        <w:rPr>
          <w:rFonts w:ascii="Fb Fontext" w:hAnsi="Fb Fontext"/>
          <w:sz w:val="32"/>
          <w:rtl/>
        </w:rPr>
        <w:t>"</w:t>
      </w:r>
      <w:r w:rsidRPr="00C35A2C">
        <w:rPr>
          <w:rFonts w:ascii="Fb Fontext" w:hAnsi="Fb Fontext" w:hint="cs"/>
          <w:sz w:val="32"/>
          <w:rtl/>
        </w:rPr>
        <w:t>ש הוא מדיכול למוכרה</w:t>
      </w:r>
    </w:p>
    <w:p w14:paraId="3C5532D5" w14:textId="6AE7C2FB" w:rsidR="00E268F4" w:rsidRDefault="00AB7D20" w:rsidP="00195437">
      <w:pPr>
        <w:pStyle w:val="afffff"/>
        <w:ind w:left="170"/>
        <w:rPr>
          <w:rtl/>
        </w:rPr>
      </w:pPr>
      <w:r w:rsidRPr="00F71179">
        <w:rPr>
          <w:rFonts w:hint="cs"/>
          <w:rtl/>
        </w:rPr>
        <w:t>ואין לומר דנערה מעש</w:t>
      </w:r>
      <w:r w:rsidRPr="00F71179">
        <w:rPr>
          <w:rtl/>
        </w:rPr>
        <w:t>"</w:t>
      </w:r>
      <w:r w:rsidRPr="00F71179">
        <w:rPr>
          <w:rFonts w:hint="cs"/>
          <w:rtl/>
        </w:rPr>
        <w:t>י</w:t>
      </w:r>
      <w:r w:rsidR="001E7F44">
        <w:rPr>
          <w:rFonts w:hint="cs"/>
          <w:rtl/>
        </w:rPr>
        <w:t xml:space="preserve"> שלה, שיכול למוסרה לחופה ולבטלה ממעש</w:t>
      </w:r>
      <w:r w:rsidR="002B7BCC">
        <w:rPr>
          <w:rtl/>
        </w:rPr>
        <w:t>"</w:t>
      </w:r>
      <w:r w:rsidR="001E7F44">
        <w:rPr>
          <w:rFonts w:hint="cs"/>
          <w:rtl/>
        </w:rPr>
        <w:t>י</w:t>
      </w:r>
      <w:r w:rsidR="00E268F4">
        <w:rPr>
          <w:rFonts w:hint="cs"/>
          <w:rtl/>
        </w:rPr>
        <w:t>,</w:t>
      </w:r>
    </w:p>
    <w:p w14:paraId="31147DE2" w14:textId="42D68FBE" w:rsidR="00AB7D20" w:rsidRPr="00F71179" w:rsidRDefault="00AB7D20" w:rsidP="00195437">
      <w:pPr>
        <w:pStyle w:val="afffff"/>
        <w:ind w:left="170"/>
        <w:rPr>
          <w:rFonts w:cs="Guttman Vilna"/>
          <w:b/>
          <w:bCs/>
          <w:rtl/>
        </w:rPr>
      </w:pPr>
      <w:r w:rsidRPr="00F71179">
        <w:rPr>
          <w:rFonts w:hint="cs"/>
          <w:rtl/>
        </w:rPr>
        <w:t xml:space="preserve">דאפשר </w:t>
      </w:r>
      <w:r w:rsidR="001E7F44">
        <w:rPr>
          <w:rFonts w:hint="cs"/>
          <w:rtl/>
        </w:rPr>
        <w:t>שנותן</w:t>
      </w:r>
      <w:r w:rsidRPr="00F71179">
        <w:rPr>
          <w:rtl/>
        </w:rPr>
        <w:t xml:space="preserve"> לה שכר פקעתה</w:t>
      </w:r>
      <w:r w:rsidRPr="00F71179">
        <w:rPr>
          <w:rFonts w:hint="cs"/>
          <w:rtl/>
        </w:rPr>
        <w:t>.</w:t>
      </w:r>
      <w:r w:rsidRPr="001E7F44">
        <w:rPr>
          <w:rStyle w:val="affffe"/>
          <w:rFonts w:hint="cs"/>
          <w:rtl/>
        </w:rPr>
        <w:t xml:space="preserve"> </w:t>
      </w:r>
      <w:r w:rsidR="001E7F44" w:rsidRPr="001E7F44">
        <w:rPr>
          <w:rStyle w:val="affffe"/>
          <w:rFonts w:hint="cs"/>
          <w:rtl/>
        </w:rPr>
        <w:t>ב.</w:t>
      </w:r>
      <w:r w:rsidR="001E7F44">
        <w:rPr>
          <w:rFonts w:hint="cs"/>
          <w:rtl/>
        </w:rPr>
        <w:t xml:space="preserve"> </w:t>
      </w:r>
      <w:r w:rsidRPr="00F71179">
        <w:rPr>
          <w:rtl/>
        </w:rPr>
        <w:t>דמסר לה בליל</w:t>
      </w:r>
      <w:r w:rsidRPr="00F71179">
        <w:rPr>
          <w:rFonts w:hint="cs"/>
          <w:rtl/>
        </w:rPr>
        <w:t>ה.</w:t>
      </w:r>
      <w:r w:rsidRPr="00C54C7E">
        <w:rPr>
          <w:rStyle w:val="afffe"/>
          <w:rFonts w:hint="cs"/>
          <w:rtl/>
        </w:rPr>
        <w:t xml:space="preserve"> </w:t>
      </w:r>
      <w:r w:rsidR="001E7F44" w:rsidRPr="00B31C92">
        <w:rPr>
          <w:rFonts w:cs="PFT_Frank" w:hint="cs"/>
          <w:b/>
          <w:bCs/>
          <w:szCs w:val="10"/>
          <w:rtl/>
        </w:rPr>
        <w:t>ג</w:t>
      </w:r>
      <w:r w:rsidR="001E7F44">
        <w:rPr>
          <w:rFonts w:hint="cs"/>
          <w:rtl/>
        </w:rPr>
        <w:t>.</w:t>
      </w:r>
      <w:r w:rsidRPr="00F71179">
        <w:rPr>
          <w:rtl/>
        </w:rPr>
        <w:t xml:space="preserve"> בשבתות וי</w:t>
      </w:r>
      <w:r w:rsidRPr="00F71179">
        <w:rPr>
          <w:rFonts w:hint="cs"/>
          <w:rtl/>
        </w:rPr>
        <w:t>ו</w:t>
      </w:r>
      <w:r w:rsidRPr="00F71179">
        <w:rPr>
          <w:rtl/>
        </w:rPr>
        <w:t>"</w:t>
      </w:r>
      <w:r w:rsidRPr="00F71179">
        <w:rPr>
          <w:rFonts w:hint="cs"/>
          <w:rtl/>
        </w:rPr>
        <w:t>ט]</w:t>
      </w:r>
    </w:p>
    <w:p w14:paraId="561D15F2" w14:textId="0C869A81" w:rsidR="00AB7D20" w:rsidRPr="00C54C7E" w:rsidRDefault="00AB7D20" w:rsidP="00AB7D20">
      <w:pPr>
        <w:rPr>
          <w:rStyle w:val="afffe"/>
          <w:rtl/>
        </w:rPr>
      </w:pPr>
      <w:bookmarkStart w:id="330" w:name="_Toc119353114"/>
      <w:r w:rsidRPr="00135227">
        <w:rPr>
          <w:rStyle w:val="afffe"/>
          <w:rtl/>
        </w:rPr>
        <w:t>בהפרת נדריה</w:t>
      </w:r>
      <w:r w:rsidRPr="00C54C7E">
        <w:rPr>
          <w:rStyle w:val="afffe"/>
          <w:rtl/>
        </w:rPr>
        <w:t>.</w:t>
      </w:r>
      <w:r w:rsidRPr="00C54C7E">
        <w:rPr>
          <w:rStyle w:val="afffe"/>
          <w:rFonts w:hint="cs"/>
          <w:rtl/>
        </w:rPr>
        <w:t>-</w:t>
      </w:r>
      <w:bookmarkEnd w:id="330"/>
      <w:r w:rsidRPr="00AD1A41">
        <w:rPr>
          <w:rStyle w:val="affffa"/>
          <w:rFonts w:hint="cs"/>
          <w:rtl/>
        </w:rPr>
        <w:t xml:space="preserve"> '</w:t>
      </w:r>
      <w:r w:rsidRPr="00AD1A41">
        <w:rPr>
          <w:rStyle w:val="affffa"/>
          <w:rtl/>
        </w:rPr>
        <w:t>בנעוריה בית אביה</w:t>
      </w:r>
      <w:r w:rsidRPr="00AD1A41">
        <w:rPr>
          <w:rStyle w:val="affffa"/>
          <w:rFonts w:hint="cs"/>
          <w:rtl/>
        </w:rPr>
        <w:t>'</w:t>
      </w:r>
      <w:r w:rsidRPr="00AD1A41">
        <w:rPr>
          <w:rStyle w:val="affffa"/>
          <w:rtl/>
        </w:rPr>
        <w:t>.</w:t>
      </w:r>
    </w:p>
    <w:p w14:paraId="34DFD4EF" w14:textId="71693DF4" w:rsidR="00AB7D20" w:rsidRPr="00C35A2C" w:rsidRDefault="00AB7D20" w:rsidP="00AB7D20">
      <w:pPr>
        <w:rPr>
          <w:rFonts w:ascii="Fb Fontext" w:hAnsi="Fb Fontext" w:cs="Guttman Vilna"/>
          <w:b/>
          <w:bCs/>
          <w:sz w:val="32"/>
          <w:rtl/>
        </w:rPr>
      </w:pPr>
      <w:bookmarkStart w:id="331" w:name="_Toc119353115"/>
      <w:r w:rsidRPr="00135227">
        <w:rPr>
          <w:rStyle w:val="afffe"/>
          <w:rtl/>
        </w:rPr>
        <w:t>ומקבל את גיטה.</w:t>
      </w:r>
      <w:bookmarkEnd w:id="331"/>
      <w:r w:rsidRPr="00C35A2C">
        <w:rPr>
          <w:rFonts w:ascii="Fb Fontext" w:hAnsi="Fb Fontext" w:hint="cs"/>
          <w:sz w:val="32"/>
          <w:rtl/>
        </w:rPr>
        <w:t xml:space="preserve"> </w:t>
      </w:r>
      <w:r w:rsidRPr="00C35A2C">
        <w:rPr>
          <w:rFonts w:ascii="Fb Fontext" w:hAnsi="Fb Fontext"/>
          <w:sz w:val="32"/>
          <w:rtl/>
        </w:rPr>
        <w:t>–</w:t>
      </w:r>
      <w:r w:rsidRPr="00AD1A41">
        <w:rPr>
          <w:rStyle w:val="affffa"/>
          <w:rFonts w:hint="cs"/>
          <w:rtl/>
        </w:rPr>
        <w:t xml:space="preserve"> '</w:t>
      </w:r>
      <w:r w:rsidRPr="00AD1A41">
        <w:rPr>
          <w:rStyle w:val="affffa"/>
          <w:rtl/>
        </w:rPr>
        <w:t>ויצאה, והיתה</w:t>
      </w:r>
      <w:r w:rsidRPr="00AD1A41">
        <w:rPr>
          <w:rStyle w:val="affffa"/>
          <w:rFonts w:hint="cs"/>
          <w:rtl/>
        </w:rPr>
        <w:t>'</w:t>
      </w:r>
      <w:r w:rsidRPr="00AD1A41">
        <w:rPr>
          <w:rStyle w:val="affffa"/>
          <w:rtl/>
        </w:rPr>
        <w:t>,</w:t>
      </w:r>
      <w:r w:rsidRPr="00C35A2C">
        <w:rPr>
          <w:rFonts w:ascii="Fb Fontext" w:hAnsi="Fb Fontext"/>
          <w:sz w:val="32"/>
          <w:rtl/>
        </w:rPr>
        <w:t xml:space="preserve"> </w:t>
      </w:r>
      <w:r>
        <w:rPr>
          <w:rFonts w:ascii="Fb Fontext" w:hAnsi="Fb Fontext" w:hint="cs"/>
          <w:sz w:val="32"/>
          <w:rtl/>
        </w:rPr>
        <w:t xml:space="preserve">הקיש </w:t>
      </w:r>
      <w:r w:rsidRPr="00C35A2C">
        <w:rPr>
          <w:rFonts w:ascii="Fb Fontext" w:hAnsi="Fb Fontext"/>
          <w:sz w:val="32"/>
          <w:rtl/>
        </w:rPr>
        <w:t>יציאה להוייה.</w:t>
      </w:r>
    </w:p>
    <w:p w14:paraId="21BF3F0C" w14:textId="77777777" w:rsidR="00AB7D20" w:rsidRPr="00C54C7E" w:rsidRDefault="00AB7D20" w:rsidP="00C54C7E">
      <w:pPr>
        <w:pStyle w:val="afffd"/>
        <w:rPr>
          <w:rtl/>
        </w:rPr>
      </w:pPr>
      <w:ins w:id="9864" w:author="מספור קטעי משנה" w:date="2026-10-06T06:45:30Z">
        <w:r>
          <w:rPr>
            <w:rStyle w:val="MisparKeta"/>
          </w:rPr>
          <w:t xml:space="preserve">ד. </w:t>
        </w:r>
      </w:ins>
      <w:bookmarkStart w:id="332" w:name="_Toc119353116"/>
      <w:r w:rsidRPr="00C54C7E">
        <w:rPr>
          <w:rtl/>
        </w:rPr>
        <w:t>ואינו אוכל פירות בחייה.</w:t>
      </w:r>
      <w:bookmarkEnd w:id="332"/>
    </w:p>
    <w:p w14:paraId="40E27964" w14:textId="21F3B478" w:rsidR="00AB7D20" w:rsidRPr="00C35A2C" w:rsidRDefault="00AB7D20" w:rsidP="001E7F44">
      <w:pPr>
        <w:rPr>
          <w:rFonts w:cs="Guttman Vilna"/>
          <w:b/>
          <w:rtl/>
        </w:rPr>
      </w:pPr>
      <w:r w:rsidRPr="006E3318">
        <w:rPr>
          <w:rStyle w:val="affffe"/>
          <w:rtl/>
        </w:rPr>
        <w:t>• ת"ר:</w:t>
      </w:r>
      <w:r w:rsidRPr="001E7F44">
        <w:rPr>
          <w:rStyle w:val="affffe"/>
          <w:rtl/>
        </w:rPr>
        <w:t xml:space="preserve"> </w:t>
      </w:r>
      <w:r w:rsidRPr="001E7F44">
        <w:rPr>
          <w:rStyle w:val="affffe"/>
          <w:rFonts w:hint="cs"/>
          <w:rtl/>
        </w:rPr>
        <w:t>ת</w:t>
      </w:r>
      <w:r w:rsidRPr="001E7F44">
        <w:rPr>
          <w:rStyle w:val="affffe"/>
          <w:rtl/>
        </w:rPr>
        <w:t>"</w:t>
      </w:r>
      <w:r w:rsidRPr="001E7F44">
        <w:rPr>
          <w:rStyle w:val="affffe"/>
          <w:rFonts w:hint="cs"/>
          <w:rtl/>
        </w:rPr>
        <w:t xml:space="preserve">ק: </w:t>
      </w:r>
      <w:r w:rsidRPr="00C35A2C">
        <w:rPr>
          <w:rtl/>
        </w:rPr>
        <w:t>האב אינו אוכל פירות בחיי בתו,</w:t>
      </w:r>
      <w:r w:rsidR="001E7F44">
        <w:rPr>
          <w:rFonts w:hint="cs"/>
          <w:rtl/>
        </w:rPr>
        <w:t xml:space="preserve"> </w:t>
      </w:r>
      <w:r w:rsidRPr="001E7F44">
        <w:rPr>
          <w:rStyle w:val="affffe"/>
          <w:rFonts w:hint="cs"/>
          <w:rtl/>
        </w:rPr>
        <w:t>ולריב</w:t>
      </w:r>
      <w:r w:rsidRPr="001E7F44">
        <w:rPr>
          <w:rStyle w:val="affffe"/>
          <w:rtl/>
        </w:rPr>
        <w:t>"</w:t>
      </w:r>
      <w:r w:rsidRPr="001E7F44">
        <w:rPr>
          <w:rStyle w:val="affffe"/>
          <w:rFonts w:hint="cs"/>
          <w:rtl/>
        </w:rPr>
        <w:t>י</w:t>
      </w:r>
      <w:r w:rsidRPr="001E7F44">
        <w:rPr>
          <w:rStyle w:val="affffe"/>
          <w:rtl/>
        </w:rPr>
        <w:t>:</w:t>
      </w:r>
      <w:r w:rsidRPr="00C35A2C">
        <w:rPr>
          <w:rtl/>
        </w:rPr>
        <w:t xml:space="preserve"> </w:t>
      </w:r>
      <w:r w:rsidR="001E7F44">
        <w:rPr>
          <w:rFonts w:hint="cs"/>
          <w:rtl/>
        </w:rPr>
        <w:t>אוכל</w:t>
      </w:r>
      <w:r w:rsidRPr="00C35A2C">
        <w:rPr>
          <w:rtl/>
        </w:rPr>
        <w:t>.</w:t>
      </w:r>
    </w:p>
    <w:p w14:paraId="3062802B" w14:textId="77777777" w:rsidR="00E268F4" w:rsidRDefault="00AB7D20" w:rsidP="007E07EF">
      <w:pPr>
        <w:rPr>
          <w:rtl/>
        </w:rPr>
      </w:pPr>
      <w:r w:rsidRPr="001E7F44">
        <w:rPr>
          <w:rStyle w:val="affffe"/>
          <w:rFonts w:hint="cs"/>
          <w:rtl/>
        </w:rPr>
        <w:lastRenderedPageBreak/>
        <w:t>ו</w:t>
      </w:r>
      <w:r w:rsidR="007E07EF">
        <w:rPr>
          <w:rStyle w:val="affffe"/>
          <w:rFonts w:hint="cs"/>
          <w:rtl/>
        </w:rPr>
        <w:t>חלקו,</w:t>
      </w:r>
      <w:r w:rsidRPr="001E7F44">
        <w:rPr>
          <w:rStyle w:val="affffe"/>
          <w:rFonts w:hint="cs"/>
          <w:rtl/>
        </w:rPr>
        <w:t xml:space="preserve"> ד</w:t>
      </w:r>
      <w:r w:rsidR="001E7F44">
        <w:rPr>
          <w:rStyle w:val="affffe"/>
          <w:rFonts w:hint="cs"/>
          <w:rtl/>
        </w:rPr>
        <w:t>לת</w:t>
      </w:r>
      <w:r w:rsidRPr="001E7F44">
        <w:rPr>
          <w:rStyle w:val="affffe"/>
          <w:rtl/>
        </w:rPr>
        <w:t>"ק</w:t>
      </w:r>
      <w:r w:rsidR="007E07EF">
        <w:rPr>
          <w:rStyle w:val="affffe"/>
          <w:rFonts w:hint="cs"/>
          <w:rtl/>
        </w:rPr>
        <w:t>:</w:t>
      </w:r>
      <w:r w:rsidRPr="001E7F44">
        <w:rPr>
          <w:rStyle w:val="affffe"/>
          <w:rtl/>
        </w:rPr>
        <w:t xml:space="preserve"> </w:t>
      </w:r>
      <w:r w:rsidRPr="00F71179">
        <w:rPr>
          <w:rFonts w:hint="cs"/>
          <w:rtl/>
        </w:rPr>
        <w:t>בבעל תי</w:t>
      </w:r>
      <w:r w:rsidR="006E3318">
        <w:rPr>
          <w:rFonts w:hint="cs"/>
          <w:rtl/>
        </w:rPr>
        <w:t>ק</w:t>
      </w:r>
      <w:r w:rsidRPr="00F71179">
        <w:rPr>
          <w:rFonts w:hint="cs"/>
          <w:rtl/>
        </w:rPr>
        <w:t xml:space="preserve">נו </w:t>
      </w:r>
      <w:r w:rsidRPr="00F71179">
        <w:rPr>
          <w:rtl/>
        </w:rPr>
        <w:t>רבנן פיר</w:t>
      </w:r>
      <w:r w:rsidR="006E3318">
        <w:rPr>
          <w:rFonts w:hint="cs"/>
          <w:rtl/>
        </w:rPr>
        <w:t>ות</w:t>
      </w:r>
      <w:r w:rsidRPr="00F71179">
        <w:rPr>
          <w:rFonts w:hint="cs"/>
          <w:rtl/>
        </w:rPr>
        <w:t>,</w:t>
      </w:r>
      <w:r w:rsidRPr="00F71179">
        <w:rPr>
          <w:rtl/>
        </w:rPr>
        <w:t xml:space="preserve"> </w:t>
      </w:r>
      <w:r w:rsidR="007E07EF">
        <w:rPr>
          <w:rFonts w:hint="cs"/>
          <w:rtl/>
        </w:rPr>
        <w:t>שימנע ולא יפדה</w:t>
      </w:r>
      <w:r w:rsidR="00E268F4">
        <w:rPr>
          <w:rFonts w:hint="cs"/>
          <w:rtl/>
        </w:rPr>
        <w:t>,</w:t>
      </w:r>
    </w:p>
    <w:p w14:paraId="7F989365" w14:textId="77777777" w:rsidR="00E268F4" w:rsidRDefault="007E07EF" w:rsidP="007E07EF">
      <w:pPr>
        <w:ind w:left="623" w:firstLine="57"/>
        <w:rPr>
          <w:rtl/>
        </w:rPr>
      </w:pPr>
      <w:r>
        <w:rPr>
          <w:rFonts w:hint="cs"/>
          <w:rtl/>
        </w:rPr>
        <w:t xml:space="preserve"> משא''כ אב תמיד יפדה</w:t>
      </w:r>
      <w:r w:rsidR="00E268F4">
        <w:rPr>
          <w:rFonts w:hint="cs"/>
          <w:rtl/>
        </w:rPr>
        <w:t>,</w:t>
      </w:r>
    </w:p>
    <w:p w14:paraId="7F00A5FC" w14:textId="4DDBAD6A" w:rsidR="00AB7D20" w:rsidRPr="00F71179" w:rsidRDefault="00AB7D20" w:rsidP="007E07EF">
      <w:pPr>
        <w:rPr>
          <w:rFonts w:cs="Guttman Vilna"/>
          <w:b/>
          <w:bCs/>
          <w:rtl/>
        </w:rPr>
      </w:pPr>
      <w:r w:rsidRPr="006E3318">
        <w:rPr>
          <w:rStyle w:val="affffe"/>
          <w:rFonts w:hint="cs"/>
          <w:rtl/>
        </w:rPr>
        <w:t>וריב</w:t>
      </w:r>
      <w:r w:rsidRPr="006E3318">
        <w:rPr>
          <w:rStyle w:val="affffe"/>
          <w:rtl/>
        </w:rPr>
        <w:t>"</w:t>
      </w:r>
      <w:r w:rsidRPr="006E3318">
        <w:rPr>
          <w:rStyle w:val="affffe"/>
          <w:rFonts w:hint="cs"/>
          <w:rtl/>
        </w:rPr>
        <w:t>י</w:t>
      </w:r>
      <w:r w:rsidRPr="006E3318">
        <w:rPr>
          <w:rStyle w:val="affffe"/>
          <w:rtl/>
        </w:rPr>
        <w:t xml:space="preserve">: </w:t>
      </w:r>
      <w:r w:rsidRPr="00F71179">
        <w:rPr>
          <w:rtl/>
        </w:rPr>
        <w:t xml:space="preserve">אב </w:t>
      </w:r>
      <w:r w:rsidR="00287D14">
        <w:rPr>
          <w:rtl/>
        </w:rPr>
        <w:t>גם</w:t>
      </w:r>
      <w:r w:rsidRPr="00F71179">
        <w:rPr>
          <w:rtl/>
        </w:rPr>
        <w:t xml:space="preserve"> מימנע ולא </w:t>
      </w:r>
      <w:r w:rsidR="007E07EF">
        <w:rPr>
          <w:rFonts w:hint="cs"/>
          <w:rtl/>
        </w:rPr>
        <w:t>פודה</w:t>
      </w:r>
      <w:r w:rsidRPr="00F71179">
        <w:rPr>
          <w:rtl/>
        </w:rPr>
        <w:t xml:space="preserve">, </w:t>
      </w:r>
      <w:r w:rsidR="006E3318">
        <w:rPr>
          <w:rFonts w:hint="cs"/>
          <w:rtl/>
        </w:rPr>
        <w:t>ד</w:t>
      </w:r>
      <w:r w:rsidRPr="00F71179">
        <w:rPr>
          <w:rFonts w:hint="cs"/>
          <w:rtl/>
        </w:rPr>
        <w:t>כיס מעות היא שווה ולא נהניתי מהם</w:t>
      </w:r>
      <w:r w:rsidR="007E07EF">
        <w:rPr>
          <w:rFonts w:hint="cs"/>
          <w:rtl/>
        </w:rPr>
        <w:t>,</w:t>
      </w:r>
      <w:r w:rsidRPr="00F71179">
        <w:rPr>
          <w:rtl/>
        </w:rPr>
        <w:t xml:space="preserve"> </w:t>
      </w:r>
      <w:r w:rsidRPr="00F71179">
        <w:rPr>
          <w:rFonts w:hint="cs"/>
          <w:rtl/>
        </w:rPr>
        <w:t>תלך ותפדה עצמה</w:t>
      </w:r>
      <w:r w:rsidR="000A337F">
        <w:rPr>
          <w:rFonts w:hint="cs"/>
          <w:rtl/>
        </w:rPr>
        <w:t>,</w:t>
      </w:r>
    </w:p>
    <w:p w14:paraId="2224C399" w14:textId="47D004C8" w:rsidR="00E268F4" w:rsidRDefault="007E07EF" w:rsidP="006E3318">
      <w:pPr>
        <w:pStyle w:val="afffd"/>
        <w:rPr>
          <w:rtl/>
        </w:rPr>
      </w:pPr>
      <w:ins w:id="9812" w:author="מספור קטעי משנה" w:date="2026-10-06T10:04:27Z">
        <w:r>
          <w:rPr>
            <w:rStyle w:val="MisparKeta"/>
          </w:rPr>
          <w:t xml:space="preserve">ה. </w:t>
        </w:r>
      </w:ins>
      <w:bookmarkStart w:id="333" w:name="_Toc119353117"/>
      <w:r>
        <w:rPr>
          <w:rFonts w:hint="cs"/>
          <w:rtl/>
        </w:rPr>
        <w:t>נ</w:t>
      </w:r>
      <w:r w:rsidR="006E3318" w:rsidRPr="006E3318">
        <w:rPr>
          <w:rtl/>
        </w:rPr>
        <w:t xml:space="preserve">שאת, </w:t>
      </w:r>
      <w:r>
        <w:rPr>
          <w:rtl/>
        </w:rPr>
        <w:tab/>
      </w:r>
      <w:r w:rsidR="006E3318" w:rsidRPr="006E3318">
        <w:rPr>
          <w:rtl/>
        </w:rPr>
        <w:t>יתר עליו הבעל שאוכל פירות בחייה</w:t>
      </w:r>
      <w:r w:rsidR="00E268F4">
        <w:rPr>
          <w:rtl/>
        </w:rPr>
        <w:t>,</w:t>
      </w:r>
      <w:bookmarkEnd w:id="333"/>
    </w:p>
    <w:p w14:paraId="4FC8538D" w14:textId="1B5B8C5E" w:rsidR="00AB7D20" w:rsidRPr="00C54C7E" w:rsidRDefault="006E3318" w:rsidP="007E07EF">
      <w:pPr>
        <w:pStyle w:val="afffd"/>
        <w:ind w:left="453" w:firstLine="57"/>
        <w:rPr>
          <w:rtl/>
        </w:rPr>
      </w:pPr>
      <w:ins w:id="9866" w:author="מספור קטעי משנה" w:date="2026-10-06T06:45:30Z">
        <w:r>
          <w:rPr>
            <w:rStyle w:val="MisparKeta"/>
          </w:rPr>
          <w:t xml:space="preserve">ה. </w:t>
        </w:r>
      </w:ins>
      <w:bookmarkStart w:id="334" w:name="_Toc119353118"/>
      <w:r w:rsidRPr="006E3318">
        <w:rPr>
          <w:rtl/>
        </w:rPr>
        <w:t>וחייב במזונותיה, ובפרקונה, וקבורתה</w:t>
      </w:r>
      <w:r>
        <w:rPr>
          <w:rFonts w:hint="cs"/>
          <w:rtl/>
        </w:rPr>
        <w:t>,</w:t>
      </w:r>
      <w:bookmarkEnd w:id="334"/>
    </w:p>
    <w:p w14:paraId="533A27D5" w14:textId="5FB0DB50" w:rsidR="00AB7D20" w:rsidRPr="00C35A2C" w:rsidRDefault="00AB7D20" w:rsidP="00AB7D20">
      <w:pPr>
        <w:rPr>
          <w:rFonts w:ascii="Fb Fontext" w:hAnsi="Fb Fontext"/>
          <w:rtl/>
        </w:rPr>
      </w:pPr>
      <w:bookmarkStart w:id="335" w:name="_Toc119353119"/>
      <w:r w:rsidRPr="00195437">
        <w:rPr>
          <w:rStyle w:val="affffc"/>
          <w:rtl/>
        </w:rPr>
        <w:t>כתב לה פירות, כסות וכלים שיבואו עמה מבית אביה לבית בעלה,</w:t>
      </w:r>
      <w:bookmarkEnd w:id="335"/>
      <w:r w:rsidRPr="00C35A2C">
        <w:rPr>
          <w:rFonts w:ascii="Fb Fontext" w:hAnsi="Fb Fontext"/>
          <w:rtl/>
        </w:rPr>
        <w:t xml:space="preserve"> מתה - לא זכה הבעל</w:t>
      </w:r>
      <w:r w:rsidRPr="00C35A2C">
        <w:rPr>
          <w:rFonts w:ascii="Fb Fontext" w:hAnsi="Fb Fontext" w:hint="cs"/>
          <w:rtl/>
        </w:rPr>
        <w:t xml:space="preserve"> בזה</w:t>
      </w:r>
      <w:r w:rsidRPr="00C35A2C">
        <w:rPr>
          <w:rFonts w:ascii="Fb Fontext" w:hAnsi="Fb Fontext"/>
          <w:rtl/>
        </w:rPr>
        <w:t>.</w:t>
      </w:r>
    </w:p>
    <w:p w14:paraId="7916E786" w14:textId="0A3979CB" w:rsidR="00AB7D20" w:rsidRPr="00C35A2C" w:rsidRDefault="00AB7D20" w:rsidP="00AB7D20">
      <w:pPr>
        <w:ind w:firstLine="0"/>
        <w:rPr>
          <w:rFonts w:ascii="Fb Fontext" w:hAnsi="Fb Fontext" w:cs="Guttman Vilna"/>
          <w:b/>
          <w:bCs/>
          <w:sz w:val="32"/>
          <w:rtl/>
        </w:rPr>
      </w:pPr>
      <w:r w:rsidRPr="007E07EF">
        <w:rPr>
          <w:rStyle w:val="affffe"/>
          <w:rtl/>
        </w:rPr>
        <w:t xml:space="preserve">משום </w:t>
      </w:r>
      <w:r w:rsidR="007E07EF">
        <w:rPr>
          <w:rStyle w:val="affffe"/>
          <w:rFonts w:hint="cs"/>
          <w:rtl/>
        </w:rPr>
        <w:t>ר''נ</w:t>
      </w:r>
      <w:r w:rsidRPr="007E07EF">
        <w:rPr>
          <w:rStyle w:val="affffe"/>
          <w:rtl/>
        </w:rPr>
        <w:t xml:space="preserve"> אמרו: </w:t>
      </w:r>
      <w:r w:rsidRPr="00C35A2C">
        <w:rPr>
          <w:rFonts w:ascii="Fb Fontext" w:hAnsi="Fb Fontext"/>
          <w:sz w:val="32"/>
          <w:rtl/>
        </w:rPr>
        <w:t>זכה הבעל בדברים הללו.</w:t>
      </w:r>
    </w:p>
    <w:p w14:paraId="7EBCF504" w14:textId="2387FB7E" w:rsidR="00AB7D20" w:rsidRDefault="00AB7D20" w:rsidP="00AB7D20">
      <w:pPr>
        <w:rPr>
          <w:rFonts w:ascii="Fb Fontext" w:hAnsi="Fb Fontext"/>
          <w:sz w:val="32"/>
          <w:rtl/>
        </w:rPr>
      </w:pPr>
      <w:r w:rsidRPr="007E07EF">
        <w:rPr>
          <w:rStyle w:val="affffe"/>
          <w:rFonts w:hint="cs"/>
          <w:rtl/>
        </w:rPr>
        <w:t>לא</w:t>
      </w:r>
      <w:r w:rsidR="006E3318" w:rsidRPr="007E07EF">
        <w:rPr>
          <w:rStyle w:val="affffe"/>
          <w:rFonts w:hint="cs"/>
          <w:rtl/>
        </w:rPr>
        <w:t xml:space="preserve"> שחלקו</w:t>
      </w:r>
      <w:r w:rsidRPr="007E07EF">
        <w:rPr>
          <w:rStyle w:val="affffe"/>
          <w:rFonts w:hint="cs"/>
          <w:rtl/>
        </w:rPr>
        <w:t xml:space="preserve"> </w:t>
      </w:r>
      <w:r>
        <w:rPr>
          <w:rFonts w:ascii="Fb Fontext" w:hAnsi="Fb Fontext" w:hint="cs"/>
          <w:sz w:val="32"/>
          <w:rtl/>
        </w:rPr>
        <w:t xml:space="preserve">בפלוגתת </w:t>
      </w:r>
      <w:r>
        <w:rPr>
          <w:rStyle w:val="affffe"/>
          <w:rFonts w:ascii="Fb Fontext" w:hAnsi="Fb Fontext" w:hint="cs"/>
          <w:sz w:val="32"/>
          <w:rtl/>
          <w:rPrChange w:id="9145" w:author="מנוע אמוראים" w:date="2026-10-05T16:41:40Z">
            <w:rPr>
              <w:rFonts w:ascii="Fb Fontext" w:hAnsi="Fb Fontext" w:hint="cs"/>
              <w:sz w:val="32"/>
              <w:rtl/>
            </w:rPr>
          </w:rPrChange>
        </w:rPr>
        <w:t xml:space="preserve">ראב</w:t>
      </w:r>
      <w:r>
        <w:rPr>
          <w:rStyle w:val="affffe"/>
          <w:rFonts w:ascii="Fb Fontext" w:hAnsi="Fb Fontext"/>
          <w:sz w:val="32"/>
          <w:rtl/>
          <w:rPrChange w:id="9146" w:author="מנוע אמוראים" w:date="2026-10-05T16:41:40Z">
            <w:rPr>
              <w:rFonts w:ascii="Fb Fontext" w:hAnsi="Fb Fontext"/>
              <w:sz w:val="32"/>
              <w:rtl/>
            </w:rPr>
          </w:rPrChange>
        </w:rPr>
        <w:t xml:space="preserve">"</w:t>
      </w:r>
      <w:r>
        <w:rPr>
          <w:rStyle w:val="affffe"/>
          <w:rFonts w:ascii="Fb Fontext" w:hAnsi="Fb Fontext" w:hint="cs"/>
          <w:sz w:val="32"/>
          <w:rtl/>
          <w:rPrChange w:id="9147" w:author="מנוע אמוראים" w:date="2026-10-05T16:41:40Z">
            <w:rPr>
              <w:rFonts w:ascii="Fb Fontext" w:hAnsi="Fb Fontext" w:hint="cs"/>
              <w:sz w:val="32"/>
              <w:rtl/>
            </w:rPr>
          </w:rPrChange>
        </w:rPr>
        <w:t xml:space="preserve">ע</w:t>
      </w:r>
      <w:r>
        <w:rPr>
          <w:rFonts w:ascii="Fb Fontext" w:hAnsi="Fb Fontext" w:hint="cs"/>
          <w:sz w:val="32"/>
          <w:rtl/>
        </w:rPr>
        <w:t xml:space="preserve"> ורבנן</w:t>
      </w:r>
      <w:r w:rsidR="000A337F">
        <w:rPr>
          <w:rFonts w:ascii="Fb Fontext" w:hAnsi="Fb Fontext" w:hint="cs"/>
          <w:sz w:val="32"/>
          <w:rtl/>
        </w:rPr>
        <w:t>,</w:t>
      </w:r>
    </w:p>
    <w:p w14:paraId="33472BC4" w14:textId="77777777" w:rsidR="00E268F4" w:rsidRDefault="00AB7D20" w:rsidP="00AB7D20">
      <w:pPr>
        <w:rPr>
          <w:rFonts w:ascii="Fb Fontext" w:hAnsi="Fb Fontext"/>
          <w:rtl/>
        </w:rPr>
      </w:pPr>
      <w:r w:rsidRPr="007E07EF">
        <w:rPr>
          <w:rStyle w:val="affffe"/>
          <w:rtl/>
        </w:rPr>
        <w:t xml:space="preserve">דתנן: </w:t>
      </w:r>
      <w:r w:rsidRPr="00C35A2C">
        <w:rPr>
          <w:rFonts w:ascii="Fb Fontext" w:hAnsi="Fb Fontext"/>
          <w:rtl/>
        </w:rPr>
        <w:t xml:space="preserve">נתארמלה או נתגרשה, </w:t>
      </w:r>
      <w:r w:rsidR="007E07EF">
        <w:rPr>
          <w:rFonts w:ascii="Fb Fontext" w:hAnsi="Fb Fontext" w:hint="cs"/>
          <w:rtl/>
        </w:rPr>
        <w:t>מנישואין או מאירוסין גובה הכל</w:t>
      </w:r>
      <w:r w:rsidR="00E268F4">
        <w:rPr>
          <w:rFonts w:ascii="Fb Fontext" w:hAnsi="Fb Fontext" w:hint="cs"/>
          <w:rtl/>
        </w:rPr>
        <w:t>,</w:t>
      </w:r>
    </w:p>
    <w:p w14:paraId="3EE514FD" w14:textId="77708910" w:rsidR="00AB7D20" w:rsidRPr="00C35A2C" w:rsidRDefault="00AB7D20" w:rsidP="00AB7D20">
      <w:pPr>
        <w:rPr>
          <w:rFonts w:ascii="Fb Fontext" w:hAnsi="Fb Fontext"/>
          <w:rtl/>
        </w:rPr>
      </w:pPr>
      <w:r w:rsidRPr="007E07EF">
        <w:rPr>
          <w:rStyle w:val="affffe"/>
          <w:rFonts w:hint="cs"/>
          <w:rtl/>
        </w:rPr>
        <w:t>ראב</w:t>
      </w:r>
      <w:r w:rsidRPr="007E07EF">
        <w:rPr>
          <w:rStyle w:val="affffe"/>
          <w:rtl/>
        </w:rPr>
        <w:t>"</w:t>
      </w:r>
      <w:r w:rsidRPr="007E07EF">
        <w:rPr>
          <w:rStyle w:val="affffe"/>
          <w:rFonts w:hint="cs"/>
          <w:rtl/>
        </w:rPr>
        <w:t>ע</w:t>
      </w:r>
      <w:r w:rsidRPr="007E07EF">
        <w:rPr>
          <w:rStyle w:val="affffe"/>
          <w:rtl/>
        </w:rPr>
        <w:t xml:space="preserve">: </w:t>
      </w:r>
      <w:r w:rsidRPr="00C35A2C">
        <w:rPr>
          <w:rFonts w:ascii="Fb Fontext" w:hAnsi="Fb Fontext"/>
          <w:rtl/>
        </w:rPr>
        <w:t>מן הנשואין גובה הכל, ומן האירוסין בתולה מאתים, ואלמנה מנה</w:t>
      </w:r>
      <w:r w:rsidRPr="00C35A2C">
        <w:rPr>
          <w:rFonts w:ascii="Fb Fontext" w:hAnsi="Fb Fontext" w:hint="cs"/>
          <w:rtl/>
        </w:rPr>
        <w:t>-</w:t>
      </w:r>
      <w:r w:rsidRPr="00C35A2C">
        <w:rPr>
          <w:rFonts w:ascii="Fb Fontext" w:hAnsi="Fb Fontext"/>
          <w:rtl/>
        </w:rPr>
        <w:t xml:space="preserve"> שלא כתב לה אלא ע"</w:t>
      </w:r>
      <w:r w:rsidRPr="00C35A2C">
        <w:rPr>
          <w:rFonts w:ascii="Fb Fontext" w:hAnsi="Fb Fontext" w:hint="cs"/>
          <w:rtl/>
        </w:rPr>
        <w:t>מ</w:t>
      </w:r>
      <w:r w:rsidRPr="00C35A2C">
        <w:rPr>
          <w:rFonts w:ascii="Fb Fontext" w:hAnsi="Fb Fontext"/>
          <w:rtl/>
        </w:rPr>
        <w:t xml:space="preserve"> לכונסה.</w:t>
      </w:r>
    </w:p>
    <w:p w14:paraId="75631143" w14:textId="77777777" w:rsidR="00AB7D20" w:rsidRPr="00C35A2C" w:rsidRDefault="00AB7D20" w:rsidP="00AB7D20">
      <w:pPr>
        <w:rPr>
          <w:rFonts w:ascii="Fb Fontext" w:hAnsi="Fb Fontext"/>
          <w:rtl/>
        </w:rPr>
      </w:pPr>
      <w:r w:rsidRPr="003C57B6">
        <w:rPr>
          <w:rStyle w:val="affffe"/>
          <w:rFonts w:hint="cs"/>
          <w:rtl/>
        </w:rPr>
        <w:t>ומ</w:t>
      </w:r>
      <w:r w:rsidRPr="003C57B6">
        <w:rPr>
          <w:rStyle w:val="affffe"/>
          <w:rtl/>
        </w:rPr>
        <w:t>"</w:t>
      </w:r>
      <w:r w:rsidRPr="003C57B6">
        <w:rPr>
          <w:rStyle w:val="affffe"/>
          <w:rFonts w:hint="cs"/>
          <w:rtl/>
        </w:rPr>
        <w:t>ד לא זכה</w:t>
      </w:r>
      <w:r>
        <w:rPr>
          <w:rFonts w:ascii="Fb Fontext" w:hAnsi="Fb Fontext" w:hint="cs"/>
          <w:rtl/>
        </w:rPr>
        <w:t xml:space="preserve"> </w:t>
      </w:r>
      <w:r>
        <w:rPr>
          <w:rStyle w:val="affffe"/>
          <w:rFonts w:ascii="Fb Fontext" w:hAnsi="Fb Fontext" w:hint="cs"/>
          <w:rtl/>
          <w:rPrChange w:id="9148" w:author="מנוע אמוראים" w:date="2026-10-05T16:41:40Z">
            <w:rPr>
              <w:rFonts w:ascii="Fb Fontext" w:hAnsi="Fb Fontext" w:hint="cs"/>
              <w:rtl/>
            </w:rPr>
          </w:rPrChange>
        </w:rPr>
        <w:t xml:space="preserve">כראב</w:t>
      </w:r>
      <w:r>
        <w:rPr>
          <w:rStyle w:val="affffe"/>
          <w:rFonts w:ascii="Fb Fontext" w:hAnsi="Fb Fontext"/>
          <w:rtl/>
          <w:rPrChange w:id="9149" w:author="מנוע אמוראים" w:date="2026-10-05T16:41:40Z">
            <w:rPr>
              <w:rFonts w:ascii="Fb Fontext" w:hAnsi="Fb Fontext"/>
              <w:rtl/>
            </w:rPr>
          </w:rPrChange>
        </w:rPr>
        <w:t xml:space="preserve">"</w:t>
      </w:r>
      <w:r>
        <w:rPr>
          <w:rStyle w:val="affffe"/>
          <w:rFonts w:ascii="Fb Fontext" w:hAnsi="Fb Fontext" w:hint="cs"/>
          <w:rtl/>
          <w:rPrChange w:id="9150" w:author="מנוע אמוראים" w:date="2026-10-05T16:41:40Z">
            <w:rPr>
              <w:rFonts w:ascii="Fb Fontext" w:hAnsi="Fb Fontext" w:hint="cs"/>
              <w:rtl/>
            </w:rPr>
          </w:rPrChange>
        </w:rPr>
        <w:t xml:space="preserve">ע</w:t>
      </w:r>
      <w:r>
        <w:rPr>
          <w:rFonts w:ascii="Fb Fontext" w:hAnsi="Fb Fontext" w:hint="cs"/>
          <w:rtl/>
        </w:rPr>
        <w:t xml:space="preserve">, ומ</w:t>
      </w:r>
      <w:r w:rsidRPr="00C35A2C">
        <w:rPr>
          <w:rFonts w:ascii="Fb Fontext" w:hAnsi="Fb Fontext"/>
          <w:rtl/>
        </w:rPr>
        <w:t>"</w:t>
      </w:r>
      <w:r w:rsidRPr="00C35A2C">
        <w:rPr>
          <w:rFonts w:ascii="Fb Fontext" w:hAnsi="Fb Fontext" w:hint="cs"/>
          <w:rtl/>
        </w:rPr>
        <w:t>ד זכה כרבנן.</w:t>
      </w:r>
    </w:p>
    <w:p w14:paraId="749A31FF" w14:textId="5572B36D" w:rsidR="00AB7D20" w:rsidRPr="00C35A2C" w:rsidRDefault="00AB7D20" w:rsidP="00AB7D20">
      <w:pPr>
        <w:pStyle w:val="affff5"/>
        <w:rPr>
          <w:rFonts w:cs="Guttman Vilna"/>
          <w:b/>
          <w:bCs/>
          <w:rtl/>
        </w:rPr>
      </w:pPr>
      <w:r>
        <w:rPr>
          <w:rtl/>
        </w:rPr>
        <w:t xml:space="preserve">- </w:t>
      </w:r>
      <w:r w:rsidRPr="00C35A2C">
        <w:rPr>
          <w:rFonts w:hint="cs"/>
          <w:rtl/>
        </w:rPr>
        <w:t>דאפשר דכו</w:t>
      </w:r>
      <w:r w:rsidRPr="00C35A2C">
        <w:rPr>
          <w:rtl/>
        </w:rPr>
        <w:t>"</w:t>
      </w:r>
      <w:r>
        <w:rPr>
          <w:rFonts w:hint="cs"/>
          <w:rtl/>
        </w:rPr>
        <w:t xml:space="preserve">ע </w:t>
      </w:r>
      <w:r>
        <w:rPr>
          <w:rStyle w:val="affffe"/>
          <w:rFonts w:hint="cs"/>
          <w:rtl/>
          <w:rPrChange w:id="9151" w:author="מנוע אמוראים" w:date="2026-10-05T16:41:40Z">
            <w:rPr>
              <w:rFonts w:hint="cs"/>
              <w:rtl/>
            </w:rPr>
          </w:rPrChange>
        </w:rPr>
        <w:t xml:space="preserve">כראב</w:t>
      </w:r>
      <w:r>
        <w:rPr>
          <w:rStyle w:val="affffe"/>
          <w:rtl/>
          <w:rPrChange w:id="9152" w:author="מנוע אמוראים" w:date="2026-10-05T16:41:40Z">
            <w:rPr>
              <w:rtl/>
            </w:rPr>
          </w:rPrChange>
        </w:rPr>
        <w:t xml:space="preserve">"</w:t>
      </w:r>
      <w:r>
        <w:rPr>
          <w:rStyle w:val="affffe"/>
          <w:rFonts w:hint="cs"/>
          <w:rtl/>
          <w:rPrChange w:id="9153" w:author="מנוע אמוראים" w:date="2026-10-05T16:41:40Z">
            <w:rPr>
              <w:rFonts w:hint="cs"/>
              <w:rtl/>
            </w:rPr>
          </w:rPrChange>
        </w:rPr>
        <w:t xml:space="preserve">ע</w:t>
      </w:r>
      <w:r w:rsidR="000A337F">
        <w:rPr>
          <w:rFonts w:cs="Guttman Vilna" w:hint="cs"/>
          <w:b/>
          <w:bCs/>
          <w:rtl/>
        </w:rPr>
        <w:t>,</w:t>
      </w:r>
    </w:p>
    <w:p w14:paraId="5A7CEAD0" w14:textId="77777777" w:rsidR="00AB7D20" w:rsidRPr="00730169" w:rsidRDefault="00AB7D20" w:rsidP="00AB7D20">
      <w:pPr>
        <w:rPr>
          <w:rFonts w:ascii="Fb Fontext" w:hAnsi="Fb Fontext"/>
          <w:spacing w:val="-6"/>
          <w:sz w:val="32"/>
          <w:rtl/>
        </w:rPr>
      </w:pPr>
      <w:r w:rsidRPr="00730169">
        <w:rPr>
          <w:rStyle w:val="affffe"/>
          <w:spacing w:val="-6"/>
          <w:rtl/>
        </w:rPr>
        <w:t>ומ"</w:t>
      </w:r>
      <w:r w:rsidRPr="00730169">
        <w:rPr>
          <w:rStyle w:val="affffe"/>
          <w:rFonts w:hint="cs"/>
          <w:spacing w:val="-6"/>
          <w:rtl/>
        </w:rPr>
        <w:t>ד זכה ע</w:t>
      </w:r>
      <w:r w:rsidRPr="00730169">
        <w:rPr>
          <w:rStyle w:val="affffe"/>
          <w:spacing w:val="-6"/>
          <w:rtl/>
        </w:rPr>
        <w:t>"</w:t>
      </w:r>
      <w:r w:rsidRPr="00730169">
        <w:rPr>
          <w:rStyle w:val="affffe"/>
          <w:rFonts w:hint="cs"/>
          <w:spacing w:val="-6"/>
          <w:rtl/>
        </w:rPr>
        <w:t xml:space="preserve">כ </w:t>
      </w:r>
      <w:r w:rsidRPr="00730169">
        <w:rPr>
          <w:rFonts w:ascii="Fb Fontext" w:hAnsi="Fb Fontext" w:hint="cs"/>
          <w:spacing w:val="-6"/>
          <w:sz w:val="32"/>
          <w:rtl/>
        </w:rPr>
        <w:t xml:space="preserve">מה שלא זכה שכתב לה </w:t>
      </w:r>
      <w:r w:rsidRPr="00730169">
        <w:rPr>
          <w:rFonts w:hint="cs"/>
          <w:spacing w:val="-6"/>
          <w:rtl/>
        </w:rPr>
        <w:t xml:space="preserve">מדידיה לדידה </w:t>
      </w:r>
      <w:r w:rsidRPr="00730169">
        <w:rPr>
          <w:rFonts w:ascii="Fb Fontext" w:hAnsi="Fb Fontext" w:hint="cs"/>
          <w:spacing w:val="-6"/>
          <w:sz w:val="32"/>
          <w:rtl/>
        </w:rPr>
        <w:t>רק ע</w:t>
      </w:r>
      <w:r w:rsidRPr="00730169">
        <w:rPr>
          <w:rFonts w:ascii="Fb Fontext" w:hAnsi="Fb Fontext"/>
          <w:spacing w:val="-6"/>
          <w:sz w:val="32"/>
          <w:rtl/>
        </w:rPr>
        <w:t>"</w:t>
      </w:r>
      <w:r w:rsidRPr="00730169">
        <w:rPr>
          <w:rFonts w:ascii="Fb Fontext" w:hAnsi="Fb Fontext" w:hint="cs"/>
          <w:spacing w:val="-6"/>
          <w:sz w:val="32"/>
          <w:rtl/>
        </w:rPr>
        <w:t>מ לכונסה</w:t>
      </w:r>
    </w:p>
    <w:p w14:paraId="5E600412" w14:textId="4541039A" w:rsidR="00AB7D20" w:rsidRDefault="00AB7D20" w:rsidP="003C57B6">
      <w:pPr>
        <w:rPr>
          <w:rtl/>
        </w:rPr>
      </w:pPr>
      <w:r w:rsidRPr="00C35A2C">
        <w:rPr>
          <w:rFonts w:ascii="Fb Fontext" w:hAnsi="Fb Fontext" w:hint="cs"/>
          <w:sz w:val="32"/>
          <w:rtl/>
        </w:rPr>
        <w:t xml:space="preserve">אבל כאן כתב </w:t>
      </w:r>
      <w:r w:rsidRPr="003C57B6">
        <w:rPr>
          <w:rFonts w:hint="cs"/>
          <w:rtl/>
        </w:rPr>
        <w:t>מדידה לדידיה</w:t>
      </w:r>
      <w:r w:rsidR="003C57B6">
        <w:rPr>
          <w:rFonts w:hint="cs"/>
          <w:rtl/>
        </w:rPr>
        <w:t>,</w:t>
      </w:r>
      <w:r w:rsidRPr="003C57B6">
        <w:rPr>
          <w:rFonts w:hint="cs"/>
          <w:rtl/>
        </w:rPr>
        <w:t xml:space="preserve"> </w:t>
      </w:r>
      <w:r w:rsidR="00BD4EEB">
        <w:rPr>
          <w:rStyle w:val="affffe"/>
          <w:rFonts w:hint="cs"/>
          <w:rtl/>
        </w:rPr>
        <w:t>אף</w:t>
      </w:r>
      <w:r w:rsidRPr="003C57B6">
        <w:rPr>
          <w:rStyle w:val="affffe"/>
          <w:rFonts w:hint="cs"/>
          <w:rtl/>
        </w:rPr>
        <w:t xml:space="preserve"> ראב</w:t>
      </w:r>
      <w:r w:rsidRPr="003C57B6">
        <w:rPr>
          <w:rStyle w:val="affffe"/>
          <w:rtl/>
        </w:rPr>
        <w:t>"</w:t>
      </w:r>
      <w:r w:rsidRPr="003C57B6">
        <w:rPr>
          <w:rStyle w:val="affffe"/>
          <w:rFonts w:hint="cs"/>
          <w:rtl/>
        </w:rPr>
        <w:t>ע מודה</w:t>
      </w:r>
      <w:r w:rsidRPr="00C35A2C">
        <w:rPr>
          <w:rFonts w:ascii="Fb Fontext" w:hAnsi="Fb Fontext" w:hint="cs"/>
          <w:sz w:val="32"/>
          <w:rtl/>
        </w:rPr>
        <w:t xml:space="preserve"> דמשום נישואין</w:t>
      </w:r>
      <w:r w:rsidR="007E07EF">
        <w:rPr>
          <w:rFonts w:ascii="Fb Fontext" w:hAnsi="Fb Fontext" w:hint="cs"/>
          <w:sz w:val="32"/>
          <w:rtl/>
        </w:rPr>
        <w:t xml:space="preserve">, </w:t>
      </w:r>
      <w:r w:rsidRPr="00C35A2C">
        <w:rPr>
          <w:rFonts w:ascii="Fb Fontext" w:hAnsi="Fb Fontext" w:hint="cs"/>
          <w:sz w:val="32"/>
          <w:rtl/>
        </w:rPr>
        <w:t>והא נישאו</w:t>
      </w:r>
    </w:p>
    <w:p w14:paraId="24890CF8" w14:textId="77777777" w:rsidR="00AB7D20" w:rsidRPr="00C35A2C" w:rsidRDefault="00AB7D20" w:rsidP="00E26091">
      <w:pPr>
        <w:pStyle w:val="afff"/>
        <w:framePr w:wrap="around"/>
        <w:rPr>
          <w:rtl/>
        </w:rPr>
      </w:pPr>
      <w:bookmarkStart w:id="336" w:name="_Toc119353120"/>
      <w:r w:rsidRPr="00C35A2C">
        <w:rPr>
          <w:rFonts w:hint="cs"/>
          <w:rtl/>
        </w:rPr>
        <w:t>מז:</w:t>
      </w:r>
      <w:bookmarkEnd w:id="336"/>
    </w:p>
    <w:p w14:paraId="38C3452F" w14:textId="77777777" w:rsidR="00AB7D20" w:rsidRPr="00C54C7E" w:rsidRDefault="00AB7D20" w:rsidP="00C54C7E">
      <w:pPr>
        <w:pStyle w:val="afffd"/>
        <w:rPr>
          <w:rtl/>
        </w:rPr>
      </w:pPr>
      <w:ins w:id="9867" w:author="מספור קטעי משנה" w:date="2026-10-06T06:45:30Z">
        <w:r>
          <w:rPr>
            <w:rStyle w:val="MisparKeta"/>
          </w:rPr>
          <w:t xml:space="preserve">א. </w:t>
        </w:r>
      </w:ins>
      <w:bookmarkStart w:id="337" w:name="_Toc119353121"/>
      <w:r w:rsidRPr="00C54C7E">
        <w:rPr>
          <w:rtl/>
        </w:rPr>
        <w:t>חייב במזונותיה וכו'.</w:t>
      </w:r>
      <w:bookmarkEnd w:id="337"/>
    </w:p>
    <w:p w14:paraId="3641F3AB" w14:textId="5C5417DC" w:rsidR="00AB7D20" w:rsidRPr="00C54C7E" w:rsidRDefault="00AB7D20" w:rsidP="00707990">
      <w:pPr>
        <w:rPr>
          <w:rtl/>
        </w:rPr>
      </w:pPr>
      <w:r w:rsidRPr="003C57B6">
        <w:rPr>
          <w:rStyle w:val="affffe"/>
          <w:rtl/>
        </w:rPr>
        <w:t>ת"ר</w:t>
      </w:r>
      <w:r w:rsidRPr="003C57B6">
        <w:rPr>
          <w:rStyle w:val="affffe"/>
          <w:rFonts w:hint="cs"/>
          <w:rtl/>
        </w:rPr>
        <w:t xml:space="preserve"> </w:t>
      </w:r>
      <w:r w:rsidRPr="00C54C7E">
        <w:rPr>
          <w:rtl/>
        </w:rPr>
        <w:t>תיקנו מזונותיה תחת מעש"י, ופירקונה תחת פירות, וקבורתה תחת כתובתה, לפיכך בעל אוכל פירות.</w:t>
      </w:r>
    </w:p>
    <w:p w14:paraId="1B2DA790" w14:textId="77777777" w:rsidR="00AB7D20" w:rsidRDefault="00AB7D20" w:rsidP="00707990">
      <w:pPr>
        <w:rPr>
          <w:rFonts w:ascii="Fb Fontext" w:hAnsi="Fb Fontext"/>
          <w:rtl/>
        </w:rPr>
      </w:pPr>
      <w:r w:rsidRPr="00C54C7E">
        <w:rPr>
          <w:rtl/>
        </w:rPr>
        <w:t>לפיכך</w:t>
      </w:r>
      <w:r w:rsidRPr="00C35A2C">
        <w:rPr>
          <w:rFonts w:ascii="Fb Fontext" w:hAnsi="Fb Fontext" w:hint="cs"/>
          <w:rtl/>
        </w:rPr>
        <w:t>- אוכל ואינו מניח דפעמים לא מלו ויפדה אותה מכספו</w:t>
      </w:r>
    </w:p>
    <w:p w14:paraId="4181FAE1" w14:textId="77777777" w:rsidR="00AB7D20" w:rsidRPr="00F5539C" w:rsidRDefault="00AB7D20" w:rsidP="00AB7D20">
      <w:pPr>
        <w:rPr>
          <w:rFonts w:ascii="Fb Fontext" w:hAnsi="Fb Fontext" w:cs="Guttman Vilna"/>
          <w:b/>
          <w:bCs/>
          <w:spacing w:val="-4"/>
          <w:rtl/>
        </w:rPr>
      </w:pPr>
      <w:r w:rsidRPr="003C57B6">
        <w:rPr>
          <w:rStyle w:val="affffe"/>
          <w:rFonts w:hint="cs"/>
          <w:rtl/>
        </w:rPr>
        <w:t>אביי:</w:t>
      </w:r>
      <w:r w:rsidRPr="00F5539C">
        <w:rPr>
          <w:rFonts w:ascii="Fb Fontext" w:hAnsi="Fb Fontext" w:hint="cs"/>
          <w:spacing w:val="-4"/>
          <w:rtl/>
        </w:rPr>
        <w:t xml:space="preserve"> ובדווקא פירקונה תחת פירת דתיקנו שאינו מצוי [מילוג] לשאינו מצוי [שבויה]. ומצוי למצוי</w:t>
      </w:r>
    </w:p>
    <w:p w14:paraId="53BA6D77" w14:textId="42247056" w:rsidR="00195437" w:rsidRPr="008C28D0" w:rsidRDefault="00195437" w:rsidP="00F1680A">
      <w:pPr>
        <w:pStyle w:val="affffb"/>
        <w:rPr>
          <w:spacing w:val="0"/>
          <w:rtl/>
        </w:rPr>
      </w:pPr>
      <w:bookmarkStart w:id="338" w:name="_Toc119353122"/>
      <w:r w:rsidRPr="008C28D0">
        <w:rPr>
          <w:rFonts w:hint="cs"/>
          <w:spacing w:val="0"/>
          <w:rtl/>
        </w:rPr>
        <w:lastRenderedPageBreak/>
        <w:t>שארה כסותה ועונתה [ג]</w:t>
      </w:r>
      <w:bookmarkEnd w:id="338"/>
    </w:p>
    <w:p w14:paraId="37D07475" w14:textId="77777777" w:rsidR="00195437" w:rsidRDefault="00AB7D20" w:rsidP="00AB7D20">
      <w:pPr>
        <w:rPr>
          <w:rFonts w:ascii="Fb Fontext" w:hAnsi="Fb Fontext"/>
          <w:sz w:val="32"/>
          <w:rtl/>
        </w:rPr>
      </w:pPr>
      <w:r w:rsidRPr="003C57B6">
        <w:rPr>
          <w:rStyle w:val="affffe"/>
          <w:rFonts w:hint="cs"/>
          <w:rtl/>
        </w:rPr>
        <w:t>ר</w:t>
      </w:r>
      <w:r w:rsidRPr="003C57B6">
        <w:rPr>
          <w:rStyle w:val="affffe"/>
          <w:rtl/>
        </w:rPr>
        <w:t xml:space="preserve">בא: </w:t>
      </w:r>
      <w:r w:rsidRPr="00C35A2C">
        <w:rPr>
          <w:rFonts w:ascii="Fb Fontext" w:hAnsi="Fb Fontext"/>
          <w:sz w:val="32"/>
          <w:rtl/>
        </w:rPr>
        <w:t>ה</w:t>
      </w:r>
      <w:r w:rsidR="00195437">
        <w:rPr>
          <w:rFonts w:ascii="Fb Fontext" w:hAnsi="Fb Fontext" w:hint="cs"/>
          <w:sz w:val="32"/>
          <w:rtl/>
        </w:rPr>
        <w:t>ך</w:t>
      </w:r>
      <w:r w:rsidRPr="00C35A2C">
        <w:rPr>
          <w:rFonts w:ascii="Fb Fontext" w:hAnsi="Fb Fontext"/>
          <w:sz w:val="32"/>
          <w:rtl/>
        </w:rPr>
        <w:t xml:space="preserve"> תנא סבר מזונות מדאורייתא,</w:t>
      </w:r>
    </w:p>
    <w:p w14:paraId="32827317" w14:textId="0B066DD1" w:rsidR="00AB7D20" w:rsidRPr="00C35A2C" w:rsidRDefault="00AB7D20" w:rsidP="00195437">
      <w:pPr>
        <w:ind w:left="169" w:firstLine="57"/>
        <w:rPr>
          <w:rFonts w:ascii="Fb Fontext" w:hAnsi="Fb Fontext"/>
          <w:rtl/>
        </w:rPr>
      </w:pPr>
      <w:r w:rsidRPr="00041161">
        <w:rPr>
          <w:rStyle w:val="affffa"/>
          <w:rFonts w:hint="cs"/>
          <w:rtl/>
        </w:rPr>
        <w:t>'</w:t>
      </w:r>
      <w:r w:rsidRPr="00041161">
        <w:rPr>
          <w:rStyle w:val="affffa"/>
          <w:rtl/>
        </w:rPr>
        <w:t>שארה</w:t>
      </w:r>
      <w:r w:rsidRPr="00041161">
        <w:rPr>
          <w:rStyle w:val="affffa"/>
          <w:rFonts w:hint="cs"/>
          <w:rtl/>
        </w:rPr>
        <w:t>'</w:t>
      </w:r>
      <w:r w:rsidRPr="00041161">
        <w:rPr>
          <w:rStyle w:val="affffa"/>
          <w:rtl/>
        </w:rPr>
        <w:t xml:space="preserve"> </w:t>
      </w:r>
      <w:r w:rsidRPr="00C35A2C">
        <w:rPr>
          <w:rFonts w:ascii="Fb Fontext" w:hAnsi="Fb Fontext"/>
          <w:sz w:val="32"/>
          <w:rtl/>
        </w:rPr>
        <w:t>אלו מזונות</w:t>
      </w:r>
      <w:r w:rsidR="00E268F4">
        <w:rPr>
          <w:rFonts w:ascii="Fb Fontext" w:hAnsi="Fb Fontext"/>
          <w:sz w:val="32"/>
          <w:rtl/>
        </w:rPr>
        <w:t>,</w:t>
      </w:r>
      <w:r w:rsidR="00195437">
        <w:rPr>
          <w:rStyle w:val="affffe"/>
          <w:rFonts w:hint="cs"/>
          <w:rtl/>
        </w:rPr>
        <w:t xml:space="preserve"> </w:t>
      </w:r>
      <w:r w:rsidRPr="003C57B6">
        <w:rPr>
          <w:rStyle w:val="affffe"/>
          <w:rtl/>
        </w:rPr>
        <w:t>וכן:</w:t>
      </w:r>
      <w:r w:rsidRPr="00AD1A41">
        <w:rPr>
          <w:rStyle w:val="affffa"/>
          <w:rtl/>
        </w:rPr>
        <w:t xml:space="preserve"> </w:t>
      </w:r>
      <w:r w:rsidRPr="00AD1A41">
        <w:rPr>
          <w:rStyle w:val="affffa"/>
          <w:rFonts w:hint="cs"/>
          <w:rtl/>
        </w:rPr>
        <w:t>'</w:t>
      </w:r>
      <w:r w:rsidRPr="00AD1A41">
        <w:rPr>
          <w:rStyle w:val="affffa"/>
          <w:rtl/>
        </w:rPr>
        <w:t>ואשר אכלו שאר עמי</w:t>
      </w:r>
      <w:r w:rsidRPr="00AD1A41">
        <w:rPr>
          <w:rStyle w:val="affffa"/>
          <w:rFonts w:hint="cs"/>
          <w:rtl/>
        </w:rPr>
        <w:t>'</w:t>
      </w:r>
      <w:r w:rsidRPr="00AD1A41">
        <w:rPr>
          <w:rStyle w:val="affffa"/>
          <w:rtl/>
        </w:rPr>
        <w:t>.</w:t>
      </w:r>
    </w:p>
    <w:p w14:paraId="5185FBAB" w14:textId="77777777" w:rsidR="00AB7D20" w:rsidRPr="00C35A2C" w:rsidRDefault="00AB7D20" w:rsidP="00195437">
      <w:pPr>
        <w:ind w:left="226" w:firstLine="57"/>
        <w:rPr>
          <w:rFonts w:ascii="Fb Fontext" w:hAnsi="Fb Fontext"/>
          <w:rtl/>
        </w:rPr>
      </w:pPr>
      <w:r w:rsidRPr="00195437">
        <w:rPr>
          <w:rStyle w:val="affffa"/>
          <w:rtl/>
        </w:rPr>
        <w:t xml:space="preserve">כסותה </w:t>
      </w:r>
      <w:r w:rsidRPr="00C35A2C">
        <w:rPr>
          <w:rFonts w:ascii="Fb Fontext" w:hAnsi="Fb Fontext"/>
          <w:rtl/>
        </w:rPr>
        <w:t>- כמשמעו.</w:t>
      </w:r>
    </w:p>
    <w:p w14:paraId="1C149F72" w14:textId="4BF44F59" w:rsidR="00AB7D20" w:rsidRPr="00C35A2C" w:rsidRDefault="00AB7D20" w:rsidP="00195437">
      <w:pPr>
        <w:ind w:left="169" w:firstLine="57"/>
        <w:rPr>
          <w:rFonts w:ascii="Fb Fontext" w:hAnsi="Fb Fontext" w:cs="Guttman Vilna"/>
          <w:b/>
          <w:bCs/>
          <w:rtl/>
        </w:rPr>
      </w:pPr>
      <w:r w:rsidRPr="00195437">
        <w:rPr>
          <w:rStyle w:val="affffa"/>
          <w:rtl/>
        </w:rPr>
        <w:t xml:space="preserve">עונתה </w:t>
      </w:r>
      <w:r w:rsidRPr="00C35A2C">
        <w:rPr>
          <w:rFonts w:ascii="Fb Fontext" w:hAnsi="Fb Fontext"/>
          <w:rtl/>
        </w:rPr>
        <w:t xml:space="preserve">- זו עונה האמורה בתורה, </w:t>
      </w:r>
      <w:r w:rsidRPr="003C57B6">
        <w:rPr>
          <w:rStyle w:val="affffe"/>
          <w:rtl/>
        </w:rPr>
        <w:t xml:space="preserve">וכן אומר: </w:t>
      </w:r>
      <w:r w:rsidRPr="00AD1A41">
        <w:rPr>
          <w:rStyle w:val="affffa"/>
          <w:rFonts w:hint="cs"/>
          <w:rtl/>
        </w:rPr>
        <w:t>'</w:t>
      </w:r>
      <w:r w:rsidRPr="00AD1A41">
        <w:rPr>
          <w:rStyle w:val="affffa"/>
          <w:rtl/>
        </w:rPr>
        <w:t>אם תענה את בנותי</w:t>
      </w:r>
      <w:r w:rsidRPr="00AD1A41">
        <w:rPr>
          <w:rStyle w:val="affffa"/>
          <w:rFonts w:hint="cs"/>
          <w:rtl/>
        </w:rPr>
        <w:t>'</w:t>
      </w:r>
      <w:r w:rsidRPr="00AD1A41">
        <w:rPr>
          <w:rStyle w:val="affffa"/>
          <w:rtl/>
        </w:rPr>
        <w:t>.</w:t>
      </w:r>
    </w:p>
    <w:p w14:paraId="5E35A776" w14:textId="1BCF1D11" w:rsidR="00AB7D20" w:rsidRPr="00C35A2C" w:rsidRDefault="00AB7D20" w:rsidP="00AB7D20">
      <w:pPr>
        <w:rPr>
          <w:rFonts w:ascii="Fb Fontext" w:hAnsi="Fb Fontext"/>
          <w:rtl/>
        </w:rPr>
      </w:pPr>
      <w:r w:rsidRPr="003C57B6">
        <w:rPr>
          <w:rStyle w:val="affffe"/>
          <w:rFonts w:hint="cs"/>
          <w:rtl/>
        </w:rPr>
        <w:t>ר</w:t>
      </w:r>
      <w:r w:rsidRPr="003C57B6">
        <w:rPr>
          <w:rStyle w:val="affffe"/>
          <w:rtl/>
        </w:rPr>
        <w:t>"</w:t>
      </w:r>
      <w:r w:rsidRPr="003C57B6">
        <w:rPr>
          <w:rStyle w:val="affffe"/>
          <w:rFonts w:hint="cs"/>
          <w:rtl/>
        </w:rPr>
        <w:t>א</w:t>
      </w:r>
      <w:r w:rsidRPr="003C57B6">
        <w:rPr>
          <w:rStyle w:val="affffe"/>
          <w:rtl/>
        </w:rPr>
        <w:t>:</w:t>
      </w:r>
      <w:r w:rsidRPr="006B2A7E">
        <w:rPr>
          <w:rStyle w:val="affffa"/>
          <w:rtl/>
        </w:rPr>
        <w:t xml:space="preserve"> </w:t>
      </w:r>
      <w:r w:rsidRPr="006B2A7E">
        <w:rPr>
          <w:rStyle w:val="affffa"/>
          <w:rFonts w:hint="cs"/>
          <w:rtl/>
        </w:rPr>
        <w:t>'</w:t>
      </w:r>
      <w:r w:rsidRPr="006B2A7E">
        <w:rPr>
          <w:rStyle w:val="affffa"/>
          <w:rtl/>
        </w:rPr>
        <w:t>שארה</w:t>
      </w:r>
      <w:r w:rsidRPr="006B2A7E">
        <w:rPr>
          <w:rStyle w:val="affffa"/>
          <w:rFonts w:hint="cs"/>
          <w:rtl/>
        </w:rPr>
        <w:t>'</w:t>
      </w:r>
      <w:r w:rsidRPr="006B2A7E">
        <w:rPr>
          <w:rStyle w:val="affffa"/>
          <w:rtl/>
        </w:rPr>
        <w:t xml:space="preserve"> </w:t>
      </w:r>
      <w:r w:rsidRPr="00C35A2C">
        <w:rPr>
          <w:rFonts w:ascii="Fb Fontext" w:hAnsi="Fb Fontext"/>
          <w:sz w:val="32"/>
          <w:rtl/>
        </w:rPr>
        <w:t xml:space="preserve">זו עונה, </w:t>
      </w:r>
      <w:r w:rsidRPr="003C57B6">
        <w:rPr>
          <w:rStyle w:val="affffe"/>
          <w:rtl/>
        </w:rPr>
        <w:t xml:space="preserve">וכן: </w:t>
      </w:r>
      <w:r w:rsidRPr="00AD1A41">
        <w:rPr>
          <w:rStyle w:val="affffa"/>
          <w:rtl/>
        </w:rPr>
        <w:t>אל כל שאר בשרו לא תקרבו לגלות ערוה</w:t>
      </w:r>
      <w:r w:rsidRPr="00AD1A41">
        <w:rPr>
          <w:rStyle w:val="affffa"/>
          <w:rFonts w:hint="cs"/>
          <w:rtl/>
        </w:rPr>
        <w:t>'</w:t>
      </w:r>
      <w:r w:rsidRPr="00AD1A41">
        <w:rPr>
          <w:rStyle w:val="affffa"/>
          <w:rtl/>
        </w:rPr>
        <w:t>.</w:t>
      </w:r>
    </w:p>
    <w:p w14:paraId="4B664BE8" w14:textId="77777777" w:rsidR="00AB7D20" w:rsidRPr="00C35A2C" w:rsidRDefault="00AB7D20" w:rsidP="00195437">
      <w:pPr>
        <w:ind w:left="283" w:firstLine="57"/>
        <w:rPr>
          <w:rFonts w:ascii="Fb Fontext" w:hAnsi="Fb Fontext"/>
          <w:rtl/>
        </w:rPr>
      </w:pPr>
      <w:r w:rsidRPr="00195437">
        <w:rPr>
          <w:rStyle w:val="affffa"/>
          <w:rtl/>
        </w:rPr>
        <w:t>כסותה -</w:t>
      </w:r>
      <w:r w:rsidRPr="00C35A2C">
        <w:rPr>
          <w:rFonts w:ascii="Fb Fontext" w:hAnsi="Fb Fontext"/>
          <w:rtl/>
        </w:rPr>
        <w:t xml:space="preserve"> כמשמעו.</w:t>
      </w:r>
    </w:p>
    <w:p w14:paraId="2E7AEEA8" w14:textId="179E4657" w:rsidR="00AB7D20" w:rsidRPr="00C35A2C" w:rsidRDefault="00AB7D20" w:rsidP="00195437">
      <w:pPr>
        <w:ind w:left="226" w:firstLine="57"/>
        <w:rPr>
          <w:rFonts w:ascii="Fb Fontext" w:hAnsi="Fb Fontext" w:cs="Guttman Vilna"/>
          <w:b/>
          <w:bCs/>
          <w:rtl/>
        </w:rPr>
      </w:pPr>
      <w:r w:rsidRPr="00195437">
        <w:rPr>
          <w:rStyle w:val="affffa"/>
          <w:rtl/>
        </w:rPr>
        <w:t>עונתה -</w:t>
      </w:r>
      <w:r w:rsidRPr="00C35A2C">
        <w:rPr>
          <w:rFonts w:ascii="Fb Fontext" w:hAnsi="Fb Fontext"/>
          <w:rtl/>
        </w:rPr>
        <w:t xml:space="preserve"> אלו מזונות, וכן</w:t>
      </w:r>
      <w:r w:rsidRPr="00AD1A41">
        <w:rPr>
          <w:rStyle w:val="affffa"/>
          <w:rtl/>
        </w:rPr>
        <w:t xml:space="preserve"> </w:t>
      </w:r>
      <w:r w:rsidRPr="00AD1A41">
        <w:rPr>
          <w:rStyle w:val="affffa"/>
          <w:rFonts w:hint="cs"/>
          <w:rtl/>
        </w:rPr>
        <w:t>'</w:t>
      </w:r>
      <w:r w:rsidRPr="00AD1A41">
        <w:rPr>
          <w:rStyle w:val="affffa"/>
          <w:rtl/>
        </w:rPr>
        <w:t>ויענך וירעיבך</w:t>
      </w:r>
      <w:r w:rsidRPr="00AD1A41">
        <w:rPr>
          <w:rStyle w:val="affffa"/>
          <w:rFonts w:hint="cs"/>
          <w:rtl/>
        </w:rPr>
        <w:t>'</w:t>
      </w:r>
      <w:r w:rsidRPr="00AD1A41">
        <w:rPr>
          <w:rStyle w:val="affffa"/>
          <w:rtl/>
        </w:rPr>
        <w:t>.</w:t>
      </w:r>
    </w:p>
    <w:p w14:paraId="3D2261AC" w14:textId="37B5DDFD" w:rsidR="00AB7D20" w:rsidRPr="00C35A2C" w:rsidRDefault="00AB7D20" w:rsidP="00AB7D20">
      <w:pPr>
        <w:rPr>
          <w:rFonts w:ascii="Fb Fontext" w:hAnsi="Fb Fontext"/>
          <w:rtl/>
        </w:rPr>
      </w:pPr>
      <w:r w:rsidRPr="003C57B6">
        <w:rPr>
          <w:rStyle w:val="affffe"/>
          <w:rFonts w:hint="cs"/>
          <w:rtl/>
        </w:rPr>
        <w:t>ראב</w:t>
      </w:r>
      <w:r w:rsidRPr="003C57B6">
        <w:rPr>
          <w:rStyle w:val="affffe"/>
          <w:rtl/>
        </w:rPr>
        <w:t>"</w:t>
      </w:r>
      <w:r w:rsidRPr="003C57B6">
        <w:rPr>
          <w:rStyle w:val="affffe"/>
          <w:rFonts w:hint="cs"/>
          <w:rtl/>
        </w:rPr>
        <w:t>י</w:t>
      </w:r>
      <w:r w:rsidRPr="003C57B6">
        <w:rPr>
          <w:rStyle w:val="affffe"/>
          <w:rtl/>
        </w:rPr>
        <w:t xml:space="preserve">: </w:t>
      </w:r>
      <w:r w:rsidRPr="00AD1A41">
        <w:rPr>
          <w:rStyle w:val="affffa"/>
          <w:rFonts w:hint="cs"/>
          <w:rtl/>
        </w:rPr>
        <w:t>'</w:t>
      </w:r>
      <w:r w:rsidRPr="00AD1A41">
        <w:rPr>
          <w:rStyle w:val="affffa"/>
          <w:rtl/>
        </w:rPr>
        <w:t>שארה כסותה</w:t>
      </w:r>
      <w:r w:rsidRPr="00AD1A41">
        <w:rPr>
          <w:rStyle w:val="affffa"/>
          <w:rFonts w:hint="cs"/>
          <w:rtl/>
        </w:rPr>
        <w:t>'</w:t>
      </w:r>
      <w:r w:rsidRPr="00AD1A41">
        <w:rPr>
          <w:rStyle w:val="affffa"/>
          <w:rtl/>
        </w:rPr>
        <w:t xml:space="preserve"> </w:t>
      </w:r>
      <w:r w:rsidRPr="00C35A2C">
        <w:rPr>
          <w:rFonts w:ascii="Fb Fontext" w:hAnsi="Fb Fontext"/>
          <w:sz w:val="32"/>
          <w:rtl/>
        </w:rPr>
        <w:t>לפ</w:t>
      </w:r>
      <w:r w:rsidR="00195437">
        <w:rPr>
          <w:rFonts w:ascii="Fb Fontext" w:hAnsi="Fb Fontext" w:hint="cs"/>
          <w:sz w:val="32"/>
          <w:rtl/>
        </w:rPr>
        <w:t>י</w:t>
      </w:r>
      <w:r w:rsidRPr="00C35A2C">
        <w:rPr>
          <w:rFonts w:ascii="Fb Fontext" w:hAnsi="Fb Fontext"/>
          <w:sz w:val="32"/>
          <w:rtl/>
        </w:rPr>
        <w:t xml:space="preserve"> שארה תן כסותה, שלא יתן לה לא של ילדה לזקינה ולא של זקינה לילדה.</w:t>
      </w:r>
    </w:p>
    <w:p w14:paraId="6B09D7A0" w14:textId="521DADB8" w:rsidR="00AB7D20" w:rsidRPr="00195437" w:rsidRDefault="00AB7D20" w:rsidP="00195437">
      <w:pPr>
        <w:ind w:left="170" w:firstLine="57"/>
        <w:rPr>
          <w:rtl/>
        </w:rPr>
      </w:pPr>
      <w:r w:rsidRPr="00195437">
        <w:rPr>
          <w:rStyle w:val="affffa"/>
          <w:rtl/>
        </w:rPr>
        <w:t>כסותה ועונתה</w:t>
      </w:r>
      <w:r w:rsidR="00195437" w:rsidRPr="00195437">
        <w:rPr>
          <w:rStyle w:val="affffa"/>
          <w:rFonts w:hint="cs"/>
          <w:rtl/>
        </w:rPr>
        <w:t xml:space="preserve">- </w:t>
      </w:r>
      <w:r w:rsidR="00195437">
        <w:rPr>
          <w:rFonts w:hint="cs"/>
          <w:rtl/>
        </w:rPr>
        <w:t xml:space="preserve"> </w:t>
      </w:r>
      <w:r w:rsidRPr="00195437">
        <w:rPr>
          <w:rtl/>
        </w:rPr>
        <w:t>לפ</w:t>
      </w:r>
      <w:r w:rsidR="00195437" w:rsidRPr="00195437">
        <w:rPr>
          <w:rFonts w:hint="cs"/>
          <w:rtl/>
        </w:rPr>
        <w:t>י</w:t>
      </w:r>
      <w:r w:rsidRPr="00195437">
        <w:rPr>
          <w:rtl/>
        </w:rPr>
        <w:t xml:space="preserve"> עונתה תן כסותה, שלא יתן חדשים בימות החמה ולא שחקים בימות הגשמים.</w:t>
      </w:r>
    </w:p>
    <w:p w14:paraId="27D1C2DC" w14:textId="2B8D63A1" w:rsidR="00E268F4" w:rsidRDefault="00AB7D20" w:rsidP="007222D9">
      <w:pPr>
        <w:rPr>
          <w:rFonts w:ascii="Fb Fontext" w:hAnsi="Fb Fontext"/>
          <w:spacing w:val="-2"/>
          <w:rtl/>
        </w:rPr>
      </w:pPr>
      <w:r w:rsidRPr="003C57B6">
        <w:rPr>
          <w:rStyle w:val="affffe"/>
          <w:rtl/>
        </w:rPr>
        <w:t>תני רב יוסף:</w:t>
      </w:r>
      <w:r w:rsidRPr="00F71179">
        <w:rPr>
          <w:rFonts w:ascii="Fb Fontext" w:hAnsi="Fb Fontext"/>
          <w:spacing w:val="-2"/>
          <w:sz w:val="32"/>
          <w:rtl/>
        </w:rPr>
        <w:t xml:space="preserve"> </w:t>
      </w:r>
      <w:r w:rsidRPr="00195437">
        <w:rPr>
          <w:rStyle w:val="affffa"/>
          <w:rtl/>
        </w:rPr>
        <w:t xml:space="preserve">שארה </w:t>
      </w:r>
      <w:r w:rsidRPr="00F71179">
        <w:rPr>
          <w:rFonts w:ascii="Fb Fontext" w:hAnsi="Fb Fontext"/>
          <w:spacing w:val="-2"/>
          <w:sz w:val="32"/>
          <w:rtl/>
        </w:rPr>
        <w:t>זו קרוב בשר, שלא ינהג בה מנהג פרסיים, שמשמשין מטותיהן בלבושיהן</w:t>
      </w:r>
      <w:r w:rsidR="00E268F4">
        <w:rPr>
          <w:rFonts w:ascii="Fb Fontext" w:hAnsi="Fb Fontext"/>
          <w:spacing w:val="-2"/>
          <w:sz w:val="32"/>
          <w:rtl/>
        </w:rPr>
        <w:t>.</w:t>
      </w:r>
    </w:p>
    <w:p w14:paraId="2BFF2A81" w14:textId="23B9BE99" w:rsidR="00AB7D20" w:rsidRPr="00C35A2C" w:rsidRDefault="007222D9" w:rsidP="003C57B6">
      <w:pPr>
        <w:ind w:firstLine="0"/>
        <w:rPr>
          <w:rFonts w:ascii="Fb Fontext" w:hAnsi="Fb Fontext"/>
          <w:rtl/>
        </w:rPr>
      </w:pPr>
      <w:r w:rsidRPr="007222D9">
        <w:rPr>
          <w:rStyle w:val="affffe"/>
          <w:rFonts w:hint="cs"/>
          <w:rtl/>
        </w:rPr>
        <w:t>וכר</w:t>
      </w:r>
      <w:r w:rsidR="002B7BCC">
        <w:rPr>
          <w:rStyle w:val="affffe"/>
          <w:rtl/>
        </w:rPr>
        <w:t>"</w:t>
      </w:r>
      <w:r w:rsidRPr="007222D9">
        <w:rPr>
          <w:rStyle w:val="affffe"/>
          <w:rFonts w:hint="cs"/>
          <w:rtl/>
        </w:rPr>
        <w:t>ה</w:t>
      </w:r>
      <w:r>
        <w:rPr>
          <w:rStyle w:val="affffe"/>
          <w:rFonts w:hint="cs"/>
          <w:rtl/>
        </w:rPr>
        <w:t>: דהאומר א</w:t>
      </w:r>
      <w:r w:rsidR="002B7BCC">
        <w:rPr>
          <w:rStyle w:val="affffe"/>
          <w:rtl/>
        </w:rPr>
        <w:t>"</w:t>
      </w:r>
      <w:r>
        <w:rPr>
          <w:rStyle w:val="affffe"/>
          <w:rFonts w:hint="cs"/>
          <w:rtl/>
        </w:rPr>
        <w:t>א אלא רק בבגדים</w:t>
      </w:r>
      <w:r>
        <w:rPr>
          <w:rFonts w:ascii="Fb Fontext" w:hAnsi="Fb Fontext" w:hint="cs"/>
          <w:rtl/>
        </w:rPr>
        <w:t xml:space="preserve"> </w:t>
      </w:r>
      <w:r w:rsidR="00AB7D20" w:rsidRPr="00C35A2C">
        <w:rPr>
          <w:rFonts w:ascii="Fb Fontext" w:hAnsi="Fb Fontext"/>
          <w:rtl/>
        </w:rPr>
        <w:t>יוציא ונותן כתובה.</w:t>
      </w:r>
    </w:p>
    <w:p w14:paraId="770E56A0" w14:textId="77777777" w:rsidR="00AB7D20" w:rsidRDefault="00AB7D20" w:rsidP="003156E1">
      <w:pPr>
        <w:pStyle w:val="aff9"/>
        <w:rPr>
          <w:rtl/>
        </w:rPr>
      </w:pPr>
      <w:r w:rsidRPr="003156E1">
        <w:rPr>
          <w:rFonts w:hint="cs"/>
          <w:rtl/>
        </w:rPr>
        <w:t>׹</w:t>
      </w:r>
    </w:p>
    <w:p w14:paraId="7C1E2811" w14:textId="77777777" w:rsidR="00AB7D20" w:rsidRPr="00C35A2C" w:rsidRDefault="00AB7D20" w:rsidP="00E26091">
      <w:pPr>
        <w:pStyle w:val="afff"/>
        <w:framePr w:wrap="around"/>
        <w:rPr>
          <w:rtl/>
        </w:rPr>
      </w:pPr>
      <w:bookmarkStart w:id="339" w:name="_Toc119353123"/>
      <w:r w:rsidRPr="00C35A2C">
        <w:rPr>
          <w:rFonts w:hint="cs"/>
          <w:rtl/>
        </w:rPr>
        <w:t>מח.</w:t>
      </w:r>
      <w:bookmarkEnd w:id="339"/>
    </w:p>
    <w:p w14:paraId="2BF3FC67" w14:textId="5028E4E5" w:rsidR="00AB7D20" w:rsidRPr="00C54C7E" w:rsidRDefault="00AB7D20" w:rsidP="003C57B6">
      <w:pPr>
        <w:rPr>
          <w:rtl/>
        </w:rPr>
      </w:pPr>
      <w:r w:rsidRPr="00204E8F">
        <w:rPr>
          <w:rStyle w:val="affffe"/>
          <w:rtl/>
        </w:rPr>
        <w:t>ר</w:t>
      </w:r>
      <w:r w:rsidR="003C57B6">
        <w:rPr>
          <w:rStyle w:val="affffe"/>
          <w:rFonts w:hint="cs"/>
          <w:rtl/>
        </w:rPr>
        <w:t>"י</w:t>
      </w:r>
      <w:r w:rsidR="00204E8F">
        <w:rPr>
          <w:rStyle w:val="affffe"/>
          <w:rFonts w:hint="cs"/>
          <w:rtl/>
        </w:rPr>
        <w:t>:</w:t>
      </w:r>
      <w:r w:rsidRPr="00C54C7E">
        <w:rPr>
          <w:rtl/>
        </w:rPr>
        <w:t xml:space="preserve"> </w:t>
      </w:r>
      <w:r w:rsidRPr="00195437">
        <w:rPr>
          <w:rStyle w:val="affffc"/>
          <w:rtl/>
        </w:rPr>
        <w:t>א</w:t>
      </w:r>
      <w:r w:rsidR="00204E8F" w:rsidRPr="00195437">
        <w:rPr>
          <w:rStyle w:val="affffc"/>
          <w:rFonts w:hint="cs"/>
          <w:rtl/>
        </w:rPr>
        <w:t>ף</w:t>
      </w:r>
      <w:r w:rsidRPr="00195437">
        <w:rPr>
          <w:rStyle w:val="affffc"/>
          <w:rtl/>
        </w:rPr>
        <w:t xml:space="preserve"> עני שבישראל</w:t>
      </w:r>
      <w:r w:rsidRPr="00C54C7E">
        <w:rPr>
          <w:rtl/>
        </w:rPr>
        <w:t xml:space="preserve"> </w:t>
      </w:r>
      <w:r w:rsidR="00374D0B">
        <w:rPr>
          <w:rFonts w:hint="cs"/>
          <w:rtl/>
        </w:rPr>
        <w:t>לא יפחות משני חלילין ומקוננת</w:t>
      </w:r>
      <w:r w:rsidRPr="00C54C7E">
        <w:rPr>
          <w:rtl/>
        </w:rPr>
        <w:t>.</w:t>
      </w:r>
    </w:p>
    <w:p w14:paraId="21034017" w14:textId="77777777" w:rsidR="00E268F4" w:rsidRDefault="00C64593" w:rsidP="00C64593">
      <w:pPr>
        <w:ind w:firstLine="57"/>
        <w:rPr>
          <w:rFonts w:ascii="Fb Fontext" w:hAnsi="Fb Fontext"/>
          <w:sz w:val="32"/>
          <w:rtl/>
        </w:rPr>
      </w:pPr>
      <w:r>
        <w:rPr>
          <w:rFonts w:ascii="Fb Fontext" w:hAnsi="Fb Fontext" w:hint="cs"/>
          <w:sz w:val="32"/>
          <w:rtl/>
        </w:rPr>
        <w:t xml:space="preserve">  </w:t>
      </w:r>
      <w:r w:rsidR="00374D0B">
        <w:rPr>
          <w:rFonts w:ascii="Fb Fontext" w:hAnsi="Fb Fontext" w:hint="cs"/>
          <w:sz w:val="32"/>
          <w:rtl/>
        </w:rPr>
        <w:t>כשזה רגילות שלו ולא שלה</w:t>
      </w:r>
      <w:r w:rsidR="00E268F4">
        <w:rPr>
          <w:rFonts w:ascii="Fb Fontext" w:hAnsi="Fb Fontext" w:hint="cs"/>
          <w:sz w:val="32"/>
          <w:rtl/>
        </w:rPr>
        <w:t>,</w:t>
      </w:r>
    </w:p>
    <w:p w14:paraId="7438F5BC" w14:textId="352D2C24" w:rsidR="00DE169F" w:rsidRDefault="00374D0B" w:rsidP="00DE169F">
      <w:pPr>
        <w:rPr>
          <w:rFonts w:ascii="Fb Fontext" w:hAnsi="Fb Fontext"/>
          <w:sz w:val="32"/>
          <w:rtl/>
        </w:rPr>
      </w:pPr>
      <w:r>
        <w:rPr>
          <w:rStyle w:val="affffe"/>
          <w:rFonts w:hint="cs"/>
          <w:rtl/>
        </w:rPr>
        <w:t>לת</w:t>
      </w:r>
      <w:r w:rsidR="002B7BCC">
        <w:rPr>
          <w:rStyle w:val="affffe"/>
          <w:rtl/>
        </w:rPr>
        <w:t>"</w:t>
      </w:r>
      <w:r>
        <w:rPr>
          <w:rStyle w:val="affffe"/>
          <w:rFonts w:hint="cs"/>
          <w:rtl/>
        </w:rPr>
        <w:t>ק:</w:t>
      </w:r>
      <w:r w:rsidR="00AB7D20" w:rsidRPr="00C35A2C">
        <w:rPr>
          <w:rFonts w:ascii="Fb Fontext" w:hAnsi="Fb Fontext"/>
          <w:sz w:val="32"/>
          <w:rtl/>
        </w:rPr>
        <w:t xml:space="preserve"> עולה עמו ואינה יורדת עמו - מחיים, </w:t>
      </w:r>
      <w:r w:rsidR="00DE169F">
        <w:rPr>
          <w:rFonts w:ascii="Fb Fontext" w:hAnsi="Fb Fontext" w:hint="cs"/>
          <w:sz w:val="32"/>
          <w:rtl/>
        </w:rPr>
        <w:t xml:space="preserve">ולא </w:t>
      </w:r>
      <w:r w:rsidR="00AB7D20" w:rsidRPr="00C35A2C">
        <w:rPr>
          <w:rFonts w:ascii="Fb Fontext" w:hAnsi="Fb Fontext"/>
          <w:sz w:val="32"/>
          <w:rtl/>
        </w:rPr>
        <w:t>לאחר מיתה</w:t>
      </w:r>
      <w:r w:rsidR="00DE169F">
        <w:rPr>
          <w:rFonts w:ascii="Fb Fontext" w:hAnsi="Fb Fontext" w:hint="cs"/>
          <w:sz w:val="32"/>
          <w:rtl/>
        </w:rPr>
        <w:t>.</w:t>
      </w:r>
    </w:p>
    <w:p w14:paraId="45AB1303" w14:textId="27929C86" w:rsidR="00AB7D20" w:rsidRPr="00C35A2C" w:rsidRDefault="00DE169F" w:rsidP="007F30C3">
      <w:pPr>
        <w:rPr>
          <w:rFonts w:ascii="Fb Fontext" w:hAnsi="Fb Fontext" w:cs="Guttman Vilna"/>
          <w:b/>
          <w:bCs/>
          <w:rtl/>
        </w:rPr>
      </w:pPr>
      <w:r>
        <w:rPr>
          <w:rStyle w:val="affffe"/>
          <w:rFonts w:hint="cs"/>
          <w:rtl/>
        </w:rPr>
        <w:t>ר"י</w:t>
      </w:r>
      <w:r w:rsidR="00AB7D20" w:rsidRPr="00DE169F">
        <w:rPr>
          <w:rStyle w:val="affffe"/>
          <w:rtl/>
        </w:rPr>
        <w:t>:</w:t>
      </w:r>
      <w:r w:rsidR="00AB7D20" w:rsidRPr="00C35A2C">
        <w:rPr>
          <w:rFonts w:ascii="Fb Fontext" w:hAnsi="Fb Fontext"/>
          <w:sz w:val="32"/>
          <w:rtl/>
        </w:rPr>
        <w:t xml:space="preserve"> </w:t>
      </w:r>
      <w:r>
        <w:rPr>
          <w:rFonts w:ascii="Fb Fontext" w:hAnsi="Fb Fontext" w:hint="cs"/>
          <w:sz w:val="32"/>
          <w:rtl/>
        </w:rPr>
        <w:t xml:space="preserve">אף </w:t>
      </w:r>
      <w:r w:rsidR="00AB7D20" w:rsidRPr="00C35A2C">
        <w:rPr>
          <w:rFonts w:ascii="Fb Fontext" w:hAnsi="Fb Fontext"/>
          <w:sz w:val="32"/>
          <w:rtl/>
        </w:rPr>
        <w:t>לאחר מיתה.</w:t>
      </w:r>
      <w:r>
        <w:rPr>
          <w:rFonts w:ascii="Fb Fontext" w:hAnsi="Fb Fontext" w:cs="Guttman Vilna" w:hint="cs"/>
          <w:b/>
          <w:bCs/>
          <w:sz w:val="32"/>
          <w:rtl/>
        </w:rPr>
        <w:t xml:space="preserve"> </w:t>
      </w:r>
      <w:r w:rsidR="00AB7D20" w:rsidRPr="007F30C3">
        <w:rPr>
          <w:rStyle w:val="affffe"/>
          <w:rFonts w:hint="cs"/>
          <w:rtl/>
        </w:rPr>
        <w:t>מ</w:t>
      </w:r>
      <w:r w:rsidR="00AB7D20" w:rsidRPr="007F30C3">
        <w:rPr>
          <w:rStyle w:val="affffe"/>
          <w:rtl/>
        </w:rPr>
        <w:t>"</w:t>
      </w:r>
      <w:r w:rsidR="00AB7D20" w:rsidRPr="007F30C3">
        <w:rPr>
          <w:rStyle w:val="affffe"/>
          <w:rFonts w:hint="cs"/>
          <w:rtl/>
        </w:rPr>
        <w:t>ע</w:t>
      </w:r>
      <w:r w:rsidR="00AB7D20" w:rsidRPr="007F30C3">
        <w:rPr>
          <w:rStyle w:val="affffe"/>
          <w:rtl/>
        </w:rPr>
        <w:t>:</w:t>
      </w:r>
      <w:r>
        <w:rPr>
          <w:rFonts w:ascii="Fb Fontext" w:hAnsi="Fb Fontext"/>
          <w:rtl/>
        </w:rPr>
        <w:t xml:space="preserve"> הלכה </w:t>
      </w:r>
      <w:r>
        <w:rPr>
          <w:rStyle w:val="affffe"/>
          <w:rFonts w:ascii="Fb Fontext" w:hAnsi="Fb Fontext"/>
          <w:rtl/>
          <w:rPrChange w:id="9154" w:author="מנוע אמוראים" w:date="2026-10-05T16:41:40Z">
            <w:rPr>
              <w:rFonts w:ascii="Fb Fontext" w:hAnsi="Fb Fontext"/>
              <w:rtl/>
            </w:rPr>
          </w:rPrChange>
        </w:rPr>
        <w:t xml:space="preserve">כר</w:t>
      </w:r>
      <w:r>
        <w:rPr>
          <w:rStyle w:val="affffe"/>
          <w:rFonts w:ascii="Fb Fontext" w:hAnsi="Fb Fontext" w:hint="cs"/>
          <w:rtl/>
          <w:rPrChange w:id="9155" w:author="מנוע אמוראים" w:date="2026-10-05T16:41:40Z">
            <w:rPr>
              <w:rFonts w:ascii="Fb Fontext" w:hAnsi="Fb Fontext" w:hint="cs"/>
              <w:rtl/>
            </w:rPr>
          </w:rPrChange>
        </w:rPr>
        <w:t xml:space="preserve">"י</w:t>
      </w:r>
      <w:r w:rsidR="00AB7D20" w:rsidRPr="00C35A2C">
        <w:rPr>
          <w:rFonts w:ascii="Fb Fontext" w:hAnsi="Fb Fontext"/>
          <w:rtl/>
        </w:rPr>
        <w:t>.</w:t>
      </w:r>
    </w:p>
    <w:p w14:paraId="4F05441D" w14:textId="10152188" w:rsidR="00AB7D20" w:rsidRPr="00F71179" w:rsidRDefault="00AB7D20" w:rsidP="007F30C3">
      <w:pPr>
        <w:rPr>
          <w:rtl/>
        </w:rPr>
      </w:pPr>
      <w:r w:rsidRPr="007F30C3">
        <w:rPr>
          <w:rStyle w:val="affffe"/>
          <w:rFonts w:hint="cs"/>
          <w:rtl/>
        </w:rPr>
        <w:t>ממ</w:t>
      </w:r>
      <w:r w:rsidRPr="007F30C3">
        <w:rPr>
          <w:rStyle w:val="affffe"/>
          <w:rtl/>
        </w:rPr>
        <w:t>"</w:t>
      </w:r>
      <w:r w:rsidRPr="007F30C3">
        <w:rPr>
          <w:rStyle w:val="affffe"/>
          <w:rFonts w:hint="cs"/>
          <w:rtl/>
        </w:rPr>
        <w:t>ע</w:t>
      </w:r>
      <w:r w:rsidRPr="007F30C3">
        <w:rPr>
          <w:rStyle w:val="affffe"/>
          <w:rtl/>
        </w:rPr>
        <w:t xml:space="preserve">: </w:t>
      </w:r>
      <w:r w:rsidRPr="00CA108A">
        <w:rPr>
          <w:rFonts w:cs="PFT_Frank"/>
          <w:b/>
          <w:bCs/>
          <w:szCs w:val="14"/>
          <w:rtl/>
        </w:rPr>
        <w:t>נשתטה</w:t>
      </w:r>
      <w:r w:rsidRPr="00F71179">
        <w:rPr>
          <w:rtl/>
        </w:rPr>
        <w:t>, ב"</w:t>
      </w:r>
      <w:r w:rsidRPr="00F71179">
        <w:rPr>
          <w:rFonts w:hint="cs"/>
          <w:rtl/>
        </w:rPr>
        <w:t>ד</w:t>
      </w:r>
      <w:r w:rsidRPr="00F71179">
        <w:rPr>
          <w:rtl/>
        </w:rPr>
        <w:t xml:space="preserve"> יורדין לנכסיו, וזנין ומפרנסין אשתו וב</w:t>
      </w:r>
      <w:r w:rsidR="00204E8F">
        <w:rPr>
          <w:rFonts w:hint="cs"/>
          <w:rtl/>
        </w:rPr>
        <w:t>"ב</w:t>
      </w:r>
      <w:r w:rsidRPr="00F71179">
        <w:rPr>
          <w:rtl/>
        </w:rPr>
        <w:t xml:space="preserve"> ודבר אחר.</w:t>
      </w:r>
    </w:p>
    <w:p w14:paraId="283C6120" w14:textId="4437CC2A" w:rsidR="00AB7D20" w:rsidRDefault="00AB7D20" w:rsidP="007F30C3">
      <w:pPr>
        <w:rPr>
          <w:rFonts w:ascii="Fb Fontext" w:hAnsi="Fb Fontext"/>
          <w:rtl/>
        </w:rPr>
      </w:pPr>
      <w:r w:rsidRPr="00C35A2C">
        <w:rPr>
          <w:rFonts w:ascii="Fb Fontext" w:hAnsi="Fb Fontext" w:hint="cs"/>
          <w:rtl/>
        </w:rPr>
        <w:t>והא דב</w:t>
      </w:r>
      <w:r w:rsidRPr="00C35A2C">
        <w:rPr>
          <w:rFonts w:ascii="Fb Fontext" w:hAnsi="Fb Fontext"/>
          <w:rtl/>
        </w:rPr>
        <w:t>הלך למד</w:t>
      </w:r>
      <w:r w:rsidR="00204E8F">
        <w:rPr>
          <w:rFonts w:ascii="Fb Fontext" w:hAnsi="Fb Fontext" w:hint="cs"/>
          <w:rtl/>
        </w:rPr>
        <w:t>ה"י</w:t>
      </w:r>
      <w:r w:rsidRPr="00C35A2C">
        <w:rPr>
          <w:rFonts w:ascii="Fb Fontext" w:hAnsi="Fb Fontext"/>
          <w:rtl/>
        </w:rPr>
        <w:t xml:space="preserve"> </w:t>
      </w:r>
      <w:r w:rsidRPr="00204E8F">
        <w:rPr>
          <w:rStyle w:val="afffff0"/>
          <w:rtl/>
        </w:rPr>
        <w:t xml:space="preserve">ואשתו תובעת מזונות, </w:t>
      </w:r>
      <w:r w:rsidRPr="00C35A2C">
        <w:rPr>
          <w:rFonts w:ascii="Fb Fontext" w:hAnsi="Fb Fontext" w:hint="cs"/>
          <w:rtl/>
        </w:rPr>
        <w:t>זנים אשתו ולא ב</w:t>
      </w:r>
      <w:r w:rsidR="00204E8F">
        <w:rPr>
          <w:rFonts w:ascii="Fb Fontext" w:hAnsi="Fb Fontext" w:hint="cs"/>
          <w:rtl/>
        </w:rPr>
        <w:t>"ב</w:t>
      </w:r>
      <w:r w:rsidR="007F30C3">
        <w:rPr>
          <w:rFonts w:ascii="Fb Fontext" w:hAnsi="Fb Fontext" w:hint="cs"/>
          <w:rtl/>
        </w:rPr>
        <w:t xml:space="preserve"> </w:t>
      </w:r>
      <w:r w:rsidRPr="00204E8F">
        <w:rPr>
          <w:rFonts w:hint="cs"/>
          <w:rtl/>
        </w:rPr>
        <w:t xml:space="preserve">ודבר אחר </w:t>
      </w:r>
      <w:r w:rsidRPr="00C35A2C">
        <w:rPr>
          <w:rFonts w:ascii="Fb Fontext" w:hAnsi="Fb Fontext" w:hint="cs"/>
          <w:rtl/>
        </w:rPr>
        <w:t>-היינו ביוצא לדעת</w:t>
      </w:r>
      <w:r w:rsidR="000A337F">
        <w:rPr>
          <w:rFonts w:ascii="Fb Fontext" w:hAnsi="Fb Fontext" w:hint="cs"/>
          <w:rtl/>
        </w:rPr>
        <w:t>,</w:t>
      </w:r>
    </w:p>
    <w:p w14:paraId="2F66DB0C" w14:textId="77777777" w:rsidR="00AB7D20" w:rsidRDefault="00AB7D20" w:rsidP="00AB7D20">
      <w:pPr>
        <w:rPr>
          <w:rFonts w:ascii="Fb Fontext" w:hAnsi="Fb Fontext"/>
          <w:rtl/>
        </w:rPr>
      </w:pPr>
      <w:r w:rsidRPr="00195437">
        <w:rPr>
          <w:rFonts w:cs="PFT_Frank"/>
          <w:b/>
          <w:bCs/>
          <w:szCs w:val="14"/>
          <w:rtl/>
        </w:rPr>
        <w:t>דבר אחר</w:t>
      </w:r>
      <w:r w:rsidRPr="00CA108A">
        <w:rPr>
          <w:rFonts w:cs="PFT_Frank" w:hint="cs"/>
          <w:b/>
          <w:bCs/>
          <w:szCs w:val="14"/>
          <w:rtl/>
        </w:rPr>
        <w:t>-</w:t>
      </w:r>
      <w:r w:rsidRPr="00F22495">
        <w:rPr>
          <w:rStyle w:val="affffe"/>
          <w:rtl/>
        </w:rPr>
        <w:t xml:space="preserve"> ר"</w:t>
      </w:r>
      <w:r w:rsidRPr="00F22495">
        <w:rPr>
          <w:rStyle w:val="affffe"/>
          <w:rFonts w:hint="cs"/>
          <w:rtl/>
        </w:rPr>
        <w:t>ח:</w:t>
      </w:r>
      <w:r w:rsidRPr="00F22495">
        <w:rPr>
          <w:rStyle w:val="affffe"/>
          <w:rtl/>
        </w:rPr>
        <w:t xml:space="preserve"> </w:t>
      </w:r>
      <w:r w:rsidRPr="00C35A2C">
        <w:rPr>
          <w:rFonts w:ascii="Fb Fontext" w:hAnsi="Fb Fontext"/>
          <w:rtl/>
        </w:rPr>
        <w:t>זה תכשיט,</w:t>
      </w:r>
      <w:r w:rsidRPr="00C35A2C">
        <w:rPr>
          <w:rFonts w:ascii="Fb Fontext" w:hAnsi="Fb Fontext" w:hint="cs"/>
          <w:rtl/>
        </w:rPr>
        <w:t>- וכ</w:t>
      </w:r>
      <w:r w:rsidRPr="00C35A2C">
        <w:rPr>
          <w:rFonts w:ascii="Fb Fontext" w:hAnsi="Fb Fontext"/>
          <w:rtl/>
        </w:rPr>
        <w:t>"</w:t>
      </w:r>
      <w:r w:rsidRPr="00C35A2C">
        <w:rPr>
          <w:rFonts w:ascii="Fb Fontext" w:hAnsi="Fb Fontext" w:hint="cs"/>
          <w:rtl/>
        </w:rPr>
        <w:t>ש צדקה</w:t>
      </w:r>
    </w:p>
    <w:p w14:paraId="17EE2DB5" w14:textId="75605633" w:rsidR="00AB7D20" w:rsidRPr="00C35A2C" w:rsidRDefault="00AB7D20" w:rsidP="00204E8F">
      <w:pPr>
        <w:ind w:left="283" w:firstLine="57"/>
        <w:rPr>
          <w:rFonts w:ascii="Fb Fontext" w:hAnsi="Fb Fontext" w:cs="Guttman Vilna"/>
          <w:b/>
          <w:bCs/>
          <w:rtl/>
        </w:rPr>
      </w:pPr>
      <w:r w:rsidRPr="00F22495">
        <w:rPr>
          <w:rStyle w:val="affffe"/>
          <w:rtl/>
        </w:rPr>
        <w:lastRenderedPageBreak/>
        <w:t>רב יוסף:</w:t>
      </w:r>
      <w:r w:rsidRPr="00C35A2C">
        <w:rPr>
          <w:rFonts w:ascii="Fb Fontext" w:hAnsi="Fb Fontext"/>
          <w:rtl/>
        </w:rPr>
        <w:t xml:space="preserve"> צדקה</w:t>
      </w:r>
      <w:r w:rsidRPr="00C35A2C">
        <w:rPr>
          <w:rFonts w:ascii="Fb Fontext" w:hAnsi="Fb Fontext" w:hint="cs"/>
          <w:rtl/>
        </w:rPr>
        <w:t xml:space="preserve"> </w:t>
      </w:r>
      <w:r w:rsidRPr="00C35A2C">
        <w:rPr>
          <w:rFonts w:ascii="Fb Fontext" w:hAnsi="Fb Fontext"/>
          <w:rtl/>
        </w:rPr>
        <w:t xml:space="preserve">אבל תכשיט </w:t>
      </w:r>
      <w:r w:rsidR="00204E8F">
        <w:rPr>
          <w:rFonts w:ascii="Fb Fontext" w:hAnsi="Fb Fontext" w:hint="cs"/>
          <w:rtl/>
        </w:rPr>
        <w:t>נותנים</w:t>
      </w:r>
      <w:r w:rsidRPr="00C35A2C">
        <w:rPr>
          <w:rFonts w:ascii="Fb Fontext" w:hAnsi="Fb Fontext"/>
          <w:rtl/>
        </w:rPr>
        <w:t>, דלא נ</w:t>
      </w:r>
      <w:r w:rsidRPr="00C35A2C">
        <w:rPr>
          <w:rFonts w:ascii="Fb Fontext" w:hAnsi="Fb Fontext" w:hint="cs"/>
          <w:rtl/>
        </w:rPr>
        <w:t>יח</w:t>
      </w:r>
      <w:r w:rsidRPr="00C35A2C">
        <w:rPr>
          <w:rFonts w:ascii="Fb Fontext" w:hAnsi="Fb Fontext"/>
          <w:rtl/>
        </w:rPr>
        <w:t>"</w:t>
      </w:r>
      <w:r w:rsidRPr="00C35A2C">
        <w:rPr>
          <w:rFonts w:ascii="Fb Fontext" w:hAnsi="Fb Fontext" w:hint="cs"/>
          <w:rtl/>
        </w:rPr>
        <w:t xml:space="preserve">ל </w:t>
      </w:r>
      <w:r w:rsidRPr="00C35A2C">
        <w:rPr>
          <w:rFonts w:ascii="Fb Fontext" w:hAnsi="Fb Fontext"/>
          <w:rtl/>
        </w:rPr>
        <w:t>דתינוול.</w:t>
      </w:r>
    </w:p>
    <w:p w14:paraId="19AE9BDA" w14:textId="3E9B6927" w:rsidR="00AB7D20" w:rsidRPr="00C35A2C" w:rsidRDefault="00AB7D20" w:rsidP="00F22495">
      <w:pPr>
        <w:rPr>
          <w:rFonts w:ascii="Fb Fontext" w:hAnsi="Fb Fontext" w:cs="Guttman Vilna"/>
          <w:b/>
          <w:bCs/>
          <w:rtl/>
        </w:rPr>
      </w:pPr>
      <w:r w:rsidRPr="00F22495">
        <w:rPr>
          <w:rStyle w:val="affffe"/>
          <w:rFonts w:hint="cs"/>
          <w:rtl/>
        </w:rPr>
        <w:t>רחב</w:t>
      </w:r>
      <w:r w:rsidRPr="00F22495">
        <w:rPr>
          <w:rStyle w:val="affffe"/>
          <w:rtl/>
        </w:rPr>
        <w:t>"</w:t>
      </w:r>
      <w:r w:rsidRPr="00F22495">
        <w:rPr>
          <w:rStyle w:val="affffe"/>
          <w:rFonts w:hint="cs"/>
          <w:rtl/>
        </w:rPr>
        <w:t>א מר</w:t>
      </w:r>
      <w:r w:rsidRPr="00F22495">
        <w:rPr>
          <w:rStyle w:val="affffe"/>
          <w:rtl/>
        </w:rPr>
        <w:t>"</w:t>
      </w:r>
      <w:r w:rsidRPr="00F22495">
        <w:rPr>
          <w:rStyle w:val="affffe"/>
          <w:rFonts w:hint="cs"/>
          <w:rtl/>
        </w:rPr>
        <w:t>ה</w:t>
      </w:r>
      <w:r w:rsidRPr="00F22495">
        <w:rPr>
          <w:rStyle w:val="affffe"/>
          <w:rtl/>
        </w:rPr>
        <w:t>:</w:t>
      </w:r>
      <w:r w:rsidRPr="00F71179">
        <w:rPr>
          <w:rtl/>
        </w:rPr>
        <w:t xml:space="preserve"> הלך למ</w:t>
      </w:r>
      <w:r w:rsidR="00204E8F">
        <w:rPr>
          <w:rFonts w:hint="cs"/>
          <w:rtl/>
        </w:rPr>
        <w:t xml:space="preserve">ה"י </w:t>
      </w:r>
      <w:r w:rsidRPr="00F71179">
        <w:rPr>
          <w:rtl/>
        </w:rPr>
        <w:t xml:space="preserve">ומתה אשתו, ב"ד יורדין לנכסיו וקוברין </w:t>
      </w:r>
      <w:r w:rsidR="00F22495" w:rsidRPr="00CA108A">
        <w:rPr>
          <w:rFonts w:cs="PFT_Frank" w:hint="cs"/>
          <w:b/>
          <w:bCs/>
          <w:szCs w:val="14"/>
          <w:rtl/>
        </w:rPr>
        <w:t>אף</w:t>
      </w:r>
      <w:r w:rsidR="00F22495">
        <w:rPr>
          <w:rFonts w:hint="cs"/>
          <w:rtl/>
        </w:rPr>
        <w:t xml:space="preserve"> </w:t>
      </w:r>
      <w:r w:rsidRPr="00F71179">
        <w:rPr>
          <w:rtl/>
        </w:rPr>
        <w:t>אותה לפי כבודו.</w:t>
      </w:r>
      <w:r w:rsidR="00F22495">
        <w:rPr>
          <w:rFonts w:hint="cs"/>
          <w:rtl/>
        </w:rPr>
        <w:t xml:space="preserve"> </w:t>
      </w:r>
      <w:r w:rsidR="00F22495">
        <w:rPr>
          <w:rFonts w:ascii="Fb Fontext" w:hAnsi="Fb Fontext" w:hint="cs"/>
          <w:rtl/>
        </w:rPr>
        <w:t>ש</w:t>
      </w:r>
      <w:r w:rsidRPr="00C35A2C">
        <w:rPr>
          <w:rFonts w:ascii="Fb Fontext" w:hAnsi="Fb Fontext"/>
          <w:rtl/>
        </w:rPr>
        <w:t xml:space="preserve">עולה עמו ואינה יורדת עמו </w:t>
      </w:r>
      <w:r w:rsidR="00F22495">
        <w:rPr>
          <w:rFonts w:ascii="Fb Fontext" w:hAnsi="Fb Fontext" w:hint="cs"/>
          <w:rtl/>
        </w:rPr>
        <w:t>אף</w:t>
      </w:r>
      <w:r w:rsidRPr="00C35A2C">
        <w:rPr>
          <w:rFonts w:ascii="Fb Fontext" w:hAnsi="Fb Fontext"/>
          <w:rtl/>
        </w:rPr>
        <w:t xml:space="preserve"> לאחר מיתה.</w:t>
      </w:r>
    </w:p>
    <w:p w14:paraId="5A9DC951" w14:textId="00185E3E" w:rsidR="00AB7D20" w:rsidRPr="00C35A2C" w:rsidRDefault="00AB7D20" w:rsidP="00C64593">
      <w:pPr>
        <w:ind w:left="170"/>
        <w:rPr>
          <w:rFonts w:ascii="Fb Fontext" w:hAnsi="Fb Fontext"/>
          <w:rtl/>
        </w:rPr>
      </w:pPr>
      <w:r w:rsidRPr="00F22495">
        <w:rPr>
          <w:rStyle w:val="affffe"/>
          <w:rtl/>
        </w:rPr>
        <w:t xml:space="preserve">• </w:t>
      </w:r>
      <w:r w:rsidRPr="00F22495">
        <w:rPr>
          <w:rStyle w:val="affffe"/>
          <w:rFonts w:hint="cs"/>
          <w:rtl/>
        </w:rPr>
        <w:t>ר</w:t>
      </w:r>
      <w:r w:rsidRPr="00F22495">
        <w:rPr>
          <w:rStyle w:val="affffe"/>
          <w:rtl/>
        </w:rPr>
        <w:t>"</w:t>
      </w:r>
      <w:r w:rsidRPr="00F22495">
        <w:rPr>
          <w:rStyle w:val="affffe"/>
          <w:rFonts w:hint="cs"/>
          <w:rtl/>
        </w:rPr>
        <w:t>מ</w:t>
      </w:r>
      <w:r w:rsidRPr="00F22495">
        <w:rPr>
          <w:rStyle w:val="affffe"/>
          <w:rtl/>
        </w:rPr>
        <w:t xml:space="preserve">: </w:t>
      </w:r>
      <w:r w:rsidRPr="00C35A2C">
        <w:rPr>
          <w:rFonts w:ascii="Fb Fontext" w:hAnsi="Fb Fontext"/>
          <w:sz w:val="32"/>
          <w:rtl/>
        </w:rPr>
        <w:t>האומר אם מת הוא לא תקברוהו מנכסיו אין שומעין לו, לאו כל הימנו שיעשיר את בניו ויפיל עצמו על הציבור.</w:t>
      </w:r>
    </w:p>
    <w:p w14:paraId="7241216F" w14:textId="77777777" w:rsidR="00AB7D20" w:rsidRDefault="00AB7D20" w:rsidP="003156E1">
      <w:pPr>
        <w:pStyle w:val="aff9"/>
        <w:rPr>
          <w:rtl/>
        </w:rPr>
      </w:pPr>
      <w:r w:rsidRPr="003156E1">
        <w:rPr>
          <w:rFonts w:hint="cs"/>
          <w:rtl/>
        </w:rPr>
        <w:t>׹</w:t>
      </w:r>
    </w:p>
    <w:p w14:paraId="47AC8693" w14:textId="77777777" w:rsidR="00AB7D20" w:rsidRPr="00C35A2C" w:rsidRDefault="00AB7D20" w:rsidP="00E26091">
      <w:pPr>
        <w:pStyle w:val="afff"/>
        <w:framePr w:wrap="around"/>
        <w:rPr>
          <w:rtl/>
        </w:rPr>
      </w:pPr>
      <w:bookmarkStart w:id="340" w:name="_Toc119353124"/>
      <w:r w:rsidRPr="00C35A2C">
        <w:rPr>
          <w:rFonts w:hint="cs"/>
          <w:rtl/>
        </w:rPr>
        <w:t>מח:</w:t>
      </w:r>
      <w:bookmarkEnd w:id="340"/>
    </w:p>
    <w:p w14:paraId="454B7B05" w14:textId="01480A1B" w:rsidR="00AB7D20" w:rsidRPr="00C35A2C" w:rsidRDefault="00AB7D20" w:rsidP="00195437">
      <w:pPr>
        <w:pStyle w:val="afffff4"/>
        <w:rPr>
          <w:rtl/>
        </w:rPr>
      </w:pPr>
      <w:ins w:id="9868" w:author="מספור קטעי משנה" w:date="2026-10-06T06:45:30Z">
        <w:r>
          <w:rPr>
            <w:rStyle w:val="MisparKeta"/>
          </w:rPr>
          <w:t xml:space="preserve">ג. </w:t>
        </w:r>
      </w:ins>
      <w:bookmarkStart w:id="341" w:name="_Toc119353125"/>
      <w:r w:rsidRPr="00195437">
        <w:rPr>
          <w:rtl/>
        </w:rPr>
        <w:t xml:space="preserve">לעולם היא ברשות האב </w:t>
      </w:r>
      <w:r w:rsidRPr="00C35A2C">
        <w:rPr>
          <w:rtl/>
        </w:rPr>
        <w:t>עד שתכנס לרשות הבעל לנשואין.</w:t>
      </w:r>
      <w:bookmarkEnd w:id="341"/>
    </w:p>
    <w:p>
      <w:pPr>
        <w:pStyle w:val="MishnaBatzad"/>
        <w:rPr>
          <w:ins w:id="20420" w:author="קלוד" w:date="2026-10-06T10:09:07Z"/>
        </w:rPr>
      </w:pPr>
      <w:ins w:id="20419" w:author="קלוד" w:date="2026-10-06T10:09:07Z">
        <w:r>
          <w:t xml:space="preserve">משנה ה</w:t>
        </w:r>
      </w:ins>
    </w:p>
    <w:p w14:paraId="7BBB517E" w14:textId="77777777" w:rsidR="00AB7D20" w:rsidRPr="00C35A2C" w:rsidRDefault="00AB7D20" w:rsidP="00AB7D20">
      <w:pPr>
        <w:pStyle w:val="afff5"/>
        <w:rPr>
          <w:b/>
          <w:rtl/>
        </w:rPr>
      </w:pPr>
      <w:r w:rsidRPr="00C35A2C">
        <w:rPr>
          <w:b/>
          <w:rtl/>
        </w:rPr>
        <w:t>מסר האב לשלוחי הבעל - הרי היא ברשות הבעל.</w:t>
      </w:r>
    </w:p>
    <w:p w14:paraId="5C325771" w14:textId="77777777" w:rsidR="00AB7D20" w:rsidRPr="00FC54B9" w:rsidRDefault="00AB7D20" w:rsidP="00AB7D20">
      <w:pPr>
        <w:pStyle w:val="afff5"/>
        <w:rPr>
          <w:b/>
          <w:spacing w:val="-2"/>
          <w:rtl/>
        </w:rPr>
      </w:pPr>
      <w:r w:rsidRPr="00FC54B9">
        <w:rPr>
          <w:b/>
          <w:spacing w:val="-2"/>
          <w:rtl/>
        </w:rPr>
        <w:t>ה</w:t>
      </w:r>
      <w:r w:rsidRPr="00B357F6">
        <w:rPr>
          <w:rtl/>
        </w:rPr>
        <w:t>לך האב עם שלוחי הבעל, או שהלכו שלוחי האב עם שלוחי הבעל הרי היא ברשות הא</w:t>
      </w:r>
      <w:r w:rsidRPr="00FC54B9">
        <w:rPr>
          <w:b/>
          <w:spacing w:val="-2"/>
          <w:rtl/>
        </w:rPr>
        <w:t>ב.</w:t>
      </w:r>
    </w:p>
    <w:p w14:paraId="12516FE2" w14:textId="77777777" w:rsidR="00AB7D20" w:rsidRPr="00C35A2C" w:rsidRDefault="00AB7D20" w:rsidP="00AB7D20">
      <w:pPr>
        <w:pStyle w:val="afff5"/>
        <w:rPr>
          <w:b/>
          <w:rtl/>
        </w:rPr>
      </w:pPr>
      <w:r w:rsidRPr="00C35A2C">
        <w:rPr>
          <w:b/>
          <w:rtl/>
        </w:rPr>
        <w:t>מסרו שלוחי האב לשלוחי הבעל - הרי היא ברשות הבעל.</w:t>
      </w:r>
    </w:p>
    <w:p w14:paraId="35997D66" w14:textId="4A781B07" w:rsidR="00AB7D20" w:rsidRPr="00F71179" w:rsidRDefault="00AB7D20" w:rsidP="00AB7D20">
      <w:pPr>
        <w:rPr>
          <w:rFonts w:ascii="Fb Fontext" w:hAnsi="Fb Fontext"/>
          <w:spacing w:val="-2"/>
          <w:rtl/>
        </w:rPr>
      </w:pPr>
      <w:bookmarkStart w:id="342" w:name="_Toc119353126"/>
      <w:r w:rsidRPr="00C54C7E">
        <w:rPr>
          <w:rStyle w:val="afffe"/>
          <w:rtl/>
        </w:rPr>
        <w:t>לעולם</w:t>
      </w:r>
      <w:bookmarkEnd w:id="342"/>
      <w:r w:rsidRPr="00F71179">
        <w:rPr>
          <w:rFonts w:ascii="Fb Fontext" w:hAnsi="Fb Fontext" w:hint="cs"/>
          <w:spacing w:val="-2"/>
          <w:sz w:val="32"/>
          <w:rtl/>
        </w:rPr>
        <w:t>-</w:t>
      </w:r>
      <w:r w:rsidRPr="00F71179">
        <w:rPr>
          <w:rFonts w:ascii="Fb Fontext" w:hAnsi="Fb Fontext"/>
          <w:spacing w:val="-2"/>
          <w:sz w:val="32"/>
          <w:rtl/>
        </w:rPr>
        <w:t xml:space="preserve"> ל</w:t>
      </w:r>
      <w:r w:rsidR="000F1935">
        <w:rPr>
          <w:rFonts w:ascii="Fb Fontext" w:hAnsi="Fb Fontext" w:hint="cs"/>
          <w:spacing w:val="-2"/>
          <w:sz w:val="32"/>
          <w:rtl/>
        </w:rPr>
        <w:t xml:space="preserve">הוציא </w:t>
      </w:r>
      <w:r w:rsidRPr="00F71179">
        <w:rPr>
          <w:rFonts w:ascii="Fb Fontext" w:hAnsi="Fb Fontext"/>
          <w:spacing w:val="-2"/>
          <w:sz w:val="32"/>
          <w:rtl/>
        </w:rPr>
        <w:t>ממשנה ראשונה</w:t>
      </w:r>
      <w:r w:rsidRPr="00F71179">
        <w:rPr>
          <w:rFonts w:ascii="Fb Fontext" w:hAnsi="Fb Fontext" w:hint="cs"/>
          <w:spacing w:val="-2"/>
          <w:sz w:val="32"/>
          <w:rtl/>
        </w:rPr>
        <w:t xml:space="preserve"> </w:t>
      </w:r>
      <w:r w:rsidRPr="00B24D27">
        <w:rPr>
          <w:rFonts w:hint="cs"/>
          <w:rtl/>
        </w:rPr>
        <w:t>ד'</w:t>
      </w:r>
      <w:r w:rsidRPr="00B24D27">
        <w:rPr>
          <w:rtl/>
        </w:rPr>
        <w:t>הגיע זמן ולא נישאו אוכלות משלו ואוכלות בתרומה</w:t>
      </w:r>
      <w:r w:rsidRPr="00B24D27">
        <w:rPr>
          <w:rFonts w:hint="cs"/>
          <w:rtl/>
        </w:rPr>
        <w:t>'</w:t>
      </w:r>
      <w:r w:rsidRPr="00F71179">
        <w:rPr>
          <w:rStyle w:val="affffa"/>
          <w:spacing w:val="-2"/>
          <w:rtl/>
        </w:rPr>
        <w:t>,</w:t>
      </w:r>
      <w:r w:rsidRPr="00F71179">
        <w:rPr>
          <w:rFonts w:ascii="Fb Fontext" w:hAnsi="Fb Fontext"/>
          <w:spacing w:val="-2"/>
          <w:sz w:val="32"/>
          <w:rtl/>
        </w:rPr>
        <w:t xml:space="preserve"> </w:t>
      </w:r>
      <w:r w:rsidR="007F4F4F">
        <w:rPr>
          <w:rFonts w:ascii="Fb Fontext" w:hAnsi="Fb Fontext" w:hint="cs"/>
          <w:spacing w:val="-2"/>
          <w:sz w:val="32"/>
          <w:rtl/>
        </w:rPr>
        <w:t xml:space="preserve">- </w:t>
      </w:r>
      <w:r w:rsidRPr="00F71179">
        <w:rPr>
          <w:rFonts w:ascii="Fb Fontext" w:hAnsi="Fb Fontext"/>
          <w:spacing w:val="-2"/>
          <w:sz w:val="32"/>
          <w:rtl/>
        </w:rPr>
        <w:t>קמ"ל</w:t>
      </w:r>
      <w:r w:rsidRPr="00F71179">
        <w:rPr>
          <w:rFonts w:ascii="Fb Fontext" w:hAnsi="Fb Fontext" w:hint="cs"/>
          <w:spacing w:val="-2"/>
          <w:sz w:val="32"/>
          <w:rtl/>
        </w:rPr>
        <w:t xml:space="preserve"> </w:t>
      </w:r>
      <w:r w:rsidRPr="00F71179">
        <w:rPr>
          <w:rFonts w:ascii="Fb Fontext" w:hAnsi="Fb Fontext"/>
          <w:spacing w:val="-2"/>
          <w:sz w:val="32"/>
          <w:rtl/>
        </w:rPr>
        <w:t>לעולם.</w:t>
      </w:r>
    </w:p>
    <w:p w14:paraId="46FE32E1" w14:textId="77777777" w:rsidR="00AB7D20" w:rsidRPr="00746467" w:rsidRDefault="00AB7D20" w:rsidP="00AB7D20">
      <w:pPr>
        <w:pStyle w:val="afffd"/>
        <w:rPr>
          <w:b/>
          <w:bCs/>
          <w:rtl/>
        </w:rPr>
      </w:pPr>
      <w:ins w:id="9869" w:author="מספור קטעי משנה" w:date="2026-10-06T06:45:30Z">
        <w:r>
          <w:rPr>
            <w:rStyle w:val="MisparKeta"/>
          </w:rPr>
          <w:t xml:space="preserve">ב. </w:t>
        </w:r>
      </w:ins>
      <w:bookmarkStart w:id="343" w:name="_Toc119353127"/>
      <w:r w:rsidRPr="00C54C7E">
        <w:rPr>
          <w:rtl/>
        </w:rPr>
        <w:t>מסר האב לשלוחי הבעל - הרי היא ברשות הבעל וכו'</w:t>
      </w:r>
      <w:r w:rsidRPr="00746467">
        <w:rPr>
          <w:b/>
          <w:rtl/>
        </w:rPr>
        <w:t>.</w:t>
      </w:r>
      <w:bookmarkEnd w:id="343"/>
    </w:p>
    <w:p w14:paraId="20F2B01E" w14:textId="5C338564" w:rsidR="00AB7D20" w:rsidRPr="00730169" w:rsidRDefault="00AB7D20" w:rsidP="00AB7D20">
      <w:pPr>
        <w:rPr>
          <w:rStyle w:val="afffff0"/>
          <w:spacing w:val="-4"/>
          <w:rtl/>
        </w:rPr>
      </w:pPr>
      <w:r w:rsidRPr="00730169">
        <w:rPr>
          <w:rStyle w:val="affffe"/>
          <w:spacing w:val="-4"/>
          <w:rtl/>
        </w:rPr>
        <w:t>רב:</w:t>
      </w:r>
      <w:r w:rsidRPr="00730169">
        <w:rPr>
          <w:rFonts w:ascii="Fb Fontext" w:hAnsi="Fb Fontext"/>
          <w:spacing w:val="-4"/>
          <w:sz w:val="32"/>
          <w:rtl/>
        </w:rPr>
        <w:t xml:space="preserve"> מסירתה לכל, חוץ מתרומה.</w:t>
      </w:r>
      <w:r w:rsidRPr="00730169">
        <w:rPr>
          <w:rFonts w:ascii="Fb Fontext" w:hAnsi="Fb Fontext" w:hint="cs"/>
          <w:spacing w:val="-4"/>
          <w:sz w:val="32"/>
          <w:rtl/>
        </w:rPr>
        <w:t xml:space="preserve"> </w:t>
      </w:r>
      <w:r w:rsidRPr="00730169">
        <w:rPr>
          <w:rStyle w:val="afffff0"/>
          <w:rFonts w:hint="cs"/>
          <w:spacing w:val="-4"/>
          <w:rtl/>
        </w:rPr>
        <w:t>מסירתה היינו כניסתה לחופה ול</w:t>
      </w:r>
      <w:r w:rsidRPr="00730169">
        <w:rPr>
          <w:rStyle w:val="afffff0"/>
          <w:spacing w:val="-4"/>
          <w:rtl/>
        </w:rPr>
        <w:t>"</w:t>
      </w:r>
      <w:r w:rsidRPr="00730169">
        <w:rPr>
          <w:rStyle w:val="afffff0"/>
          <w:rFonts w:hint="cs"/>
          <w:spacing w:val="-4"/>
          <w:rtl/>
        </w:rPr>
        <w:t>ק ממתני</w:t>
      </w:r>
    </w:p>
    <w:p w14:paraId="2FD69678" w14:textId="126AF959" w:rsidR="00AB7D20" w:rsidRPr="0076143A" w:rsidRDefault="00AB7D20" w:rsidP="0076143A">
      <w:pPr>
        <w:rPr>
          <w:rFonts w:cs="PFT_Frank"/>
          <w:bCs/>
          <w:spacing w:val="-2"/>
          <w:szCs w:val="12"/>
          <w:rtl/>
        </w:rPr>
      </w:pPr>
      <w:r w:rsidRPr="004335F5">
        <w:rPr>
          <w:rStyle w:val="affffe"/>
          <w:rtl/>
        </w:rPr>
        <w:t>• ורב אסי</w:t>
      </w:r>
      <w:r w:rsidRPr="004335F5">
        <w:rPr>
          <w:rStyle w:val="affffe"/>
          <w:rFonts w:hint="cs"/>
          <w:rtl/>
        </w:rPr>
        <w:t>:</w:t>
      </w:r>
      <w:r w:rsidRPr="00C35A2C">
        <w:rPr>
          <w:rFonts w:ascii="Fb Fontext" w:hAnsi="Fb Fontext"/>
          <w:sz w:val="32"/>
          <w:rtl/>
        </w:rPr>
        <w:t xml:space="preserve"> אף לתרומה.</w:t>
      </w:r>
      <w:r w:rsidR="004335F5">
        <w:rPr>
          <w:rFonts w:ascii="Fb Fontext" w:hAnsi="Fb Fontext" w:cs="Guttman Vilna" w:hint="cs"/>
          <w:b/>
          <w:bCs/>
          <w:sz w:val="32"/>
          <w:rtl/>
        </w:rPr>
        <w:t xml:space="preserve"> </w:t>
      </w:r>
      <w:r w:rsidRPr="004335F5">
        <w:rPr>
          <w:rStyle w:val="affffe"/>
          <w:rtl/>
        </w:rPr>
        <w:t xml:space="preserve">• שמואל: </w:t>
      </w:r>
      <w:r w:rsidRPr="00C35A2C">
        <w:rPr>
          <w:rFonts w:ascii="Fb Fontext" w:hAnsi="Fb Fontext"/>
          <w:sz w:val="32"/>
          <w:rtl/>
        </w:rPr>
        <w:t>לירושתה,</w:t>
      </w:r>
      <w:r w:rsidR="004335F5">
        <w:rPr>
          <w:rFonts w:ascii="Fb Fontext" w:hAnsi="Fb Fontext" w:hint="cs"/>
          <w:sz w:val="32"/>
          <w:rtl/>
        </w:rPr>
        <w:t xml:space="preserve">  </w:t>
      </w:r>
      <w:r w:rsidRPr="004335F5">
        <w:rPr>
          <w:rStyle w:val="affffe"/>
          <w:rtl/>
        </w:rPr>
        <w:t xml:space="preserve">• ר"ל: </w:t>
      </w:r>
      <w:r w:rsidRPr="00C35A2C">
        <w:rPr>
          <w:rFonts w:ascii="Fb Fontext" w:hAnsi="Fb Fontext"/>
          <w:sz w:val="32"/>
          <w:rtl/>
        </w:rPr>
        <w:t>לכתובתה.</w:t>
      </w:r>
      <w:r w:rsidRPr="00C35A2C">
        <w:rPr>
          <w:rFonts w:ascii="Fb Fontext" w:hAnsi="Fb Fontext" w:hint="cs"/>
          <w:sz w:val="32"/>
          <w:rtl/>
        </w:rPr>
        <w:t xml:space="preserve"> והך דמתני' כתובתה </w:t>
      </w:r>
      <w:r w:rsidRPr="0076143A">
        <w:rPr>
          <w:rStyle w:val="afffff0"/>
          <w:rFonts w:hint="cs"/>
          <w:rtl/>
        </w:rPr>
        <w:t>לאו שמואל היא,</w:t>
      </w:r>
      <w:r w:rsidRPr="00C35A2C">
        <w:rPr>
          <w:rFonts w:ascii="Fb Fontext" w:hAnsi="Fb Fontext" w:hint="cs"/>
          <w:sz w:val="32"/>
          <w:rtl/>
        </w:rPr>
        <w:t xml:space="preserve"> אלא היינו מאחר מנה.</w:t>
      </w:r>
    </w:p>
    <w:p w14:paraId="56574712" w14:textId="77777777" w:rsidR="00AB7D20" w:rsidRPr="00C35A2C" w:rsidRDefault="00AB7D20" w:rsidP="00AB7D20">
      <w:pPr>
        <w:rPr>
          <w:rFonts w:ascii="Fb Fontext" w:hAnsi="Fb Fontext" w:cs="Guttman Vilna"/>
          <w:b/>
          <w:bCs/>
          <w:rtl/>
        </w:rPr>
      </w:pPr>
      <w:r w:rsidRPr="004335F5">
        <w:rPr>
          <w:rStyle w:val="affffe"/>
          <w:rtl/>
        </w:rPr>
        <w:t xml:space="preserve">• </w:t>
      </w:r>
      <w:r w:rsidRPr="004335F5">
        <w:rPr>
          <w:rStyle w:val="affffe"/>
          <w:rFonts w:hint="cs"/>
          <w:rtl/>
        </w:rPr>
        <w:t>רי</w:t>
      </w:r>
      <w:r w:rsidRPr="004335F5">
        <w:rPr>
          <w:rStyle w:val="affffe"/>
          <w:rtl/>
        </w:rPr>
        <w:t>"</w:t>
      </w:r>
      <w:r w:rsidRPr="004335F5">
        <w:rPr>
          <w:rStyle w:val="affffe"/>
          <w:rFonts w:hint="cs"/>
          <w:rtl/>
        </w:rPr>
        <w:t>ו ור</w:t>
      </w:r>
      <w:r w:rsidRPr="004335F5">
        <w:rPr>
          <w:rStyle w:val="affffe"/>
          <w:rtl/>
        </w:rPr>
        <w:t>"</w:t>
      </w:r>
      <w:r w:rsidRPr="004335F5">
        <w:rPr>
          <w:rStyle w:val="affffe"/>
          <w:rFonts w:hint="cs"/>
          <w:rtl/>
        </w:rPr>
        <w:t>ח</w:t>
      </w:r>
      <w:r w:rsidRPr="004335F5">
        <w:rPr>
          <w:rStyle w:val="affffe"/>
          <w:rtl/>
        </w:rPr>
        <w:t>:</w:t>
      </w:r>
      <w:r w:rsidRPr="00C35A2C">
        <w:rPr>
          <w:rFonts w:ascii="Fb Fontext" w:hAnsi="Fb Fontext"/>
          <w:rtl/>
        </w:rPr>
        <w:t xml:space="preserve"> מסירתה לכל, </w:t>
      </w:r>
      <w:r w:rsidRPr="0076143A">
        <w:rPr>
          <w:rtl/>
        </w:rPr>
        <w:t xml:space="preserve">אף </w:t>
      </w:r>
      <w:r w:rsidRPr="00C35A2C">
        <w:rPr>
          <w:rFonts w:ascii="Fb Fontext" w:hAnsi="Fb Fontext"/>
          <w:rtl/>
        </w:rPr>
        <w:t>לתרומה.</w:t>
      </w:r>
    </w:p>
    <w:p w14:paraId="6D4E5055" w14:textId="2246CA1F" w:rsidR="00AB7D20" w:rsidRPr="00C35A2C" w:rsidRDefault="00AB7D20" w:rsidP="004335F5">
      <w:pPr>
        <w:rPr>
          <w:rtl/>
        </w:rPr>
      </w:pPr>
      <w:r w:rsidRPr="00C64593">
        <w:rPr>
          <w:rStyle w:val="affffe"/>
          <w:rtl/>
        </w:rPr>
        <w:t>מיתיבי:</w:t>
      </w:r>
      <w:r w:rsidRPr="00C35A2C">
        <w:rPr>
          <w:rtl/>
        </w:rPr>
        <w:t xml:space="preserve"> הלך האב עם שלוחי הבעל, או שהלכו שלוחי האב עם שלוחי הבעל, או שהיתה לה חצר בדרך ונכנסה עמו ללין, </w:t>
      </w:r>
      <w:r w:rsidRPr="004335F5">
        <w:rPr>
          <w:rtl/>
        </w:rPr>
        <w:t>א</w:t>
      </w:r>
      <w:r w:rsidR="00363103">
        <w:rPr>
          <w:rFonts w:hint="cs"/>
          <w:rtl/>
        </w:rPr>
        <w:t>ף</w:t>
      </w:r>
      <w:r w:rsidRPr="004335F5">
        <w:rPr>
          <w:rtl/>
        </w:rPr>
        <w:t xml:space="preserve"> שכתובתה בבית בעלה, מתה - אביה יורשה.</w:t>
      </w:r>
    </w:p>
    <w:p w14:paraId="706CC210" w14:textId="61EE90DB" w:rsidR="00AB7D20" w:rsidRPr="00C35A2C" w:rsidRDefault="00AB7D20" w:rsidP="00AB7D20">
      <w:pPr>
        <w:rPr>
          <w:rFonts w:ascii="Fb Fontext" w:hAnsi="Fb Fontext"/>
          <w:rtl/>
        </w:rPr>
      </w:pPr>
      <w:r w:rsidRPr="00C35A2C">
        <w:rPr>
          <w:rFonts w:ascii="Fb Fontext" w:hAnsi="Fb Fontext"/>
          <w:rtl/>
        </w:rPr>
        <w:t xml:space="preserve">מסר האב לשלוחי הבעל, או שמסרו שלוחי האב לשלוחי הבעל, או שהיתה לו חצר בדרך ונכנסה עמו לשום נישואין, </w:t>
      </w:r>
      <w:r w:rsidR="00363103">
        <w:rPr>
          <w:rFonts w:hint="cs"/>
          <w:rtl/>
        </w:rPr>
        <w:t xml:space="preserve">אף </w:t>
      </w:r>
      <w:r w:rsidRPr="00363103">
        <w:rPr>
          <w:rtl/>
        </w:rPr>
        <w:t>שכתובתה בבית אביה, מתה - בעלה יורשה.</w:t>
      </w:r>
    </w:p>
    <w:p w14:paraId="07E64583" w14:textId="61EB29FE" w:rsidR="00AB7D20" w:rsidRPr="00C54C7E" w:rsidRDefault="00AB7D20" w:rsidP="00C64593">
      <w:pPr>
        <w:rPr>
          <w:rtl/>
        </w:rPr>
      </w:pPr>
      <w:r w:rsidRPr="00363103">
        <w:rPr>
          <w:rStyle w:val="affffe"/>
          <w:rtl/>
        </w:rPr>
        <w:lastRenderedPageBreak/>
        <w:t xml:space="preserve">בד"א </w:t>
      </w:r>
      <w:r w:rsidRPr="00C35A2C">
        <w:rPr>
          <w:rFonts w:ascii="Fb Fontext" w:hAnsi="Fb Fontext"/>
          <w:rtl/>
        </w:rPr>
        <w:t>לירושתה, אבל לתרומה אין אשה אוכלת בתרומה עד שתכנס לחופה.</w:t>
      </w:r>
      <w:r w:rsidR="00C64593">
        <w:rPr>
          <w:rFonts w:ascii="Fb Fontext" w:hAnsi="Fb Fontext" w:hint="cs"/>
          <w:rtl/>
        </w:rPr>
        <w:t xml:space="preserve"> </w:t>
      </w:r>
      <w:r w:rsidRPr="00C54C7E">
        <w:rPr>
          <w:rtl/>
        </w:rPr>
        <w:t>- תיובתא דכולהו!</w:t>
      </w:r>
      <w:r w:rsidRPr="00C54C7E">
        <w:rPr>
          <w:rFonts w:hint="cs"/>
          <w:rtl/>
        </w:rPr>
        <w:t xml:space="preserve"> </w:t>
      </w:r>
      <w:r w:rsidRPr="00C54C7E">
        <w:rPr>
          <w:rtl/>
        </w:rPr>
        <w:t>תיובתא.</w:t>
      </w:r>
    </w:p>
    <w:p w14:paraId="0F3C0E8B" w14:textId="77777777" w:rsidR="001678F4" w:rsidRDefault="00AB7D20" w:rsidP="00AB7D20">
      <w:pPr>
        <w:rPr>
          <w:rFonts w:ascii="Fb Fontext" w:hAnsi="Fb Fontext"/>
          <w:sz w:val="32"/>
          <w:rtl/>
        </w:rPr>
      </w:pPr>
      <w:r w:rsidRPr="00363103">
        <w:rPr>
          <w:rStyle w:val="affffe"/>
          <w:rtl/>
        </w:rPr>
        <w:t xml:space="preserve">• </w:t>
      </w:r>
      <w:r w:rsidRPr="00363103">
        <w:rPr>
          <w:rStyle w:val="affffe"/>
          <w:rFonts w:hint="cs"/>
          <w:rtl/>
        </w:rPr>
        <w:t>ואין לדחות מתני' עצמה,</w:t>
      </w:r>
      <w:r w:rsidRPr="00C35A2C">
        <w:rPr>
          <w:rFonts w:ascii="Fb Fontext" w:hAnsi="Fb Fontext" w:hint="cs"/>
          <w:sz w:val="32"/>
          <w:rtl/>
        </w:rPr>
        <w:t xml:space="preserve"> </w:t>
      </w:r>
      <w:r w:rsidRPr="00363103">
        <w:rPr>
          <w:rFonts w:hint="cs"/>
          <w:rtl/>
        </w:rPr>
        <w:t>ד'ללין'</w:t>
      </w:r>
      <w:r w:rsidRPr="00AD1A41">
        <w:rPr>
          <w:rStyle w:val="affffa"/>
          <w:rFonts w:hint="cs"/>
          <w:rtl/>
        </w:rPr>
        <w:t xml:space="preserve"> </w:t>
      </w:r>
      <w:r w:rsidRPr="00C35A2C">
        <w:rPr>
          <w:rFonts w:ascii="Fb Fontext" w:hAnsi="Fb Fontext" w:hint="cs"/>
          <w:sz w:val="32"/>
          <w:rtl/>
        </w:rPr>
        <w:t xml:space="preserve">הא סתמא לנישואין, </w:t>
      </w:r>
    </w:p>
    <w:p w14:paraId="28057713" w14:textId="7A75AB5D" w:rsidR="00AB7D20" w:rsidRPr="00C35A2C" w:rsidRDefault="00AB7D20" w:rsidP="001678F4">
      <w:pPr>
        <w:ind w:left="227" w:firstLine="57"/>
        <w:rPr>
          <w:rFonts w:ascii="Fb Fontext" w:hAnsi="Fb Fontext" w:cs="Guttman Vilna"/>
          <w:b/>
          <w:bCs/>
          <w:sz w:val="32"/>
          <w:rtl/>
        </w:rPr>
      </w:pPr>
      <w:r w:rsidRPr="00C35A2C">
        <w:rPr>
          <w:rFonts w:ascii="Fb Fontext" w:hAnsi="Fb Fontext" w:hint="cs"/>
          <w:sz w:val="32"/>
          <w:rtl/>
        </w:rPr>
        <w:t>ובסיפא</w:t>
      </w:r>
      <w:r w:rsidRPr="00AD1A41">
        <w:rPr>
          <w:rStyle w:val="affffa"/>
          <w:rFonts w:hint="cs"/>
          <w:rtl/>
        </w:rPr>
        <w:t xml:space="preserve"> 'נישואין' </w:t>
      </w:r>
      <w:r w:rsidRPr="00C35A2C">
        <w:rPr>
          <w:rFonts w:ascii="Fb Fontext" w:hAnsi="Fb Fontext" w:hint="cs"/>
          <w:sz w:val="32"/>
          <w:rtl/>
        </w:rPr>
        <w:t>הא סתמא ללין.</w:t>
      </w:r>
    </w:p>
    <w:p w14:paraId="74B5EE7D" w14:textId="5CB4E56B" w:rsidR="00AB7D20" w:rsidRPr="00C35A2C" w:rsidRDefault="00363103" w:rsidP="00AB7D20">
      <w:pPr>
        <w:pStyle w:val="affff5"/>
        <w:rPr>
          <w:rFonts w:cs="Guttman Vilna"/>
          <w:b/>
          <w:bCs/>
          <w:rtl/>
        </w:rPr>
      </w:pPr>
      <w:r>
        <w:rPr>
          <w:rFonts w:hint="cs"/>
          <w:rtl/>
        </w:rPr>
        <w:t>ד</w:t>
      </w:r>
      <w:r w:rsidR="00AB7D20" w:rsidRPr="00C35A2C">
        <w:rPr>
          <w:rtl/>
        </w:rPr>
        <w:t>סתם חצר</w:t>
      </w:r>
      <w:r w:rsidR="001605E1">
        <w:rPr>
          <w:rFonts w:hint="cs"/>
          <w:rtl/>
        </w:rPr>
        <w:t>ה</w:t>
      </w:r>
      <w:r w:rsidR="00AB7D20" w:rsidRPr="00C35A2C">
        <w:rPr>
          <w:rtl/>
        </w:rPr>
        <w:t xml:space="preserve"> - ללין, סתם חצר</w:t>
      </w:r>
      <w:r w:rsidR="005C0DEC">
        <w:rPr>
          <w:rFonts w:hint="cs"/>
          <w:rtl/>
        </w:rPr>
        <w:t>ו</w:t>
      </w:r>
      <w:r w:rsidR="00AB7D20" w:rsidRPr="00C35A2C">
        <w:rPr>
          <w:rtl/>
        </w:rPr>
        <w:t xml:space="preserve"> - לנשואין.</w:t>
      </w:r>
    </w:p>
    <w:p w14:paraId="2EB39FF6" w14:textId="07BD5DD9" w:rsidR="00AB7D20" w:rsidRPr="00C35A2C" w:rsidRDefault="00AB7D20" w:rsidP="00F1680A">
      <w:pPr>
        <w:pStyle w:val="affffb"/>
        <w:rPr>
          <w:rtl/>
        </w:rPr>
      </w:pPr>
      <w:bookmarkStart w:id="344" w:name="_Toc119353128"/>
      <w:r w:rsidRPr="000E2053">
        <w:rPr>
          <w:rStyle w:val="affffe"/>
          <w:rtl/>
        </w:rPr>
        <w:t>תנא:</w:t>
      </w:r>
      <w:r w:rsidRPr="00C35A2C">
        <w:rPr>
          <w:rtl/>
        </w:rPr>
        <w:t xml:space="preserve"> מסר האב לשלוחי הבעל וזינתה - הרי זו בחנק.</w:t>
      </w:r>
      <w:r w:rsidR="00195437">
        <w:rPr>
          <w:rFonts w:hint="cs"/>
          <w:rtl/>
        </w:rPr>
        <w:t xml:space="preserve"> [ג]</w:t>
      </w:r>
      <w:bookmarkEnd w:id="344"/>
    </w:p>
    <w:p w14:paraId="3C0C7257" w14:textId="02EBAFBF" w:rsidR="00AB7D20" w:rsidRPr="00C35A2C" w:rsidRDefault="00AB7D20" w:rsidP="00AB7D20">
      <w:pPr>
        <w:rPr>
          <w:rFonts w:ascii="Fb Fontext" w:hAnsi="Fb Fontext"/>
          <w:rtl/>
        </w:rPr>
      </w:pPr>
      <w:r w:rsidRPr="000E2053">
        <w:rPr>
          <w:rStyle w:val="affffe"/>
          <w:rFonts w:hint="cs"/>
          <w:rtl/>
        </w:rPr>
        <w:t>ראב</w:t>
      </w:r>
      <w:r w:rsidRPr="000E2053">
        <w:rPr>
          <w:rStyle w:val="affffe"/>
          <w:rtl/>
        </w:rPr>
        <w:t>"</w:t>
      </w:r>
      <w:r w:rsidRPr="000E2053">
        <w:rPr>
          <w:rStyle w:val="affffe"/>
          <w:rFonts w:hint="cs"/>
          <w:rtl/>
        </w:rPr>
        <w:t>ח</w:t>
      </w:r>
      <w:r w:rsidR="007D2444">
        <w:rPr>
          <w:rStyle w:val="affffe"/>
          <w:rFonts w:hint="cs"/>
          <w:rtl/>
        </w:rPr>
        <w:t xml:space="preserve">: </w:t>
      </w:r>
      <w:r w:rsidRPr="00AD1A41">
        <w:rPr>
          <w:rStyle w:val="affffa"/>
          <w:rFonts w:hint="cs"/>
          <w:rtl/>
        </w:rPr>
        <w:t>'</w:t>
      </w:r>
      <w:r w:rsidRPr="00AD1A41">
        <w:rPr>
          <w:rStyle w:val="affffa"/>
          <w:rtl/>
        </w:rPr>
        <w:t>לזנות בית אביה</w:t>
      </w:r>
      <w:r w:rsidRPr="00AD1A41">
        <w:rPr>
          <w:rStyle w:val="affffa"/>
          <w:rFonts w:hint="cs"/>
          <w:rtl/>
        </w:rPr>
        <w:t>'</w:t>
      </w:r>
      <w:r w:rsidRPr="00AD1A41">
        <w:rPr>
          <w:rStyle w:val="affffa"/>
          <w:rtl/>
        </w:rPr>
        <w:t xml:space="preserve"> </w:t>
      </w:r>
      <w:r w:rsidRPr="00C35A2C">
        <w:rPr>
          <w:rFonts w:ascii="Fb Fontext" w:hAnsi="Fb Fontext"/>
          <w:rtl/>
        </w:rPr>
        <w:t>- פרט לשמסר האב לשלוחי הבעל.</w:t>
      </w:r>
    </w:p>
    <w:p w14:paraId="30F5AB44" w14:textId="52924F4C" w:rsidR="00AB7D20" w:rsidRPr="00F71179" w:rsidRDefault="00AB7D20" w:rsidP="007D2444">
      <w:pPr>
        <w:rPr>
          <w:rFonts w:ascii="Fb Fontext" w:hAnsi="Fb Fontext"/>
          <w:spacing w:val="-4"/>
          <w:rtl/>
        </w:rPr>
      </w:pPr>
      <w:r w:rsidRPr="00C35A2C">
        <w:rPr>
          <w:rFonts w:ascii="Fb Fontext" w:hAnsi="Fb Fontext" w:hint="cs"/>
          <w:rtl/>
        </w:rPr>
        <w:t xml:space="preserve">ולא ממעטי' </w:t>
      </w:r>
      <w:r w:rsidRPr="00C35A2C">
        <w:rPr>
          <w:rFonts w:ascii="Fb Fontext" w:hAnsi="Fb Fontext"/>
          <w:rtl/>
        </w:rPr>
        <w:t>שנכנסה לחופה ולא נבעלה</w:t>
      </w:r>
      <w:r w:rsidRPr="00C35A2C">
        <w:rPr>
          <w:rFonts w:ascii="Fb Fontext" w:hAnsi="Fb Fontext" w:hint="cs"/>
          <w:rtl/>
        </w:rPr>
        <w:t xml:space="preserve"> </w:t>
      </w:r>
      <w:r w:rsidR="007D2444">
        <w:rPr>
          <w:rFonts w:ascii="Fb Fontext" w:hAnsi="Fb Fontext" w:hint="cs"/>
          <w:rtl/>
        </w:rPr>
        <w:t xml:space="preserve">שכתובה בפירוש </w:t>
      </w:r>
      <w:r w:rsidRPr="00F71179">
        <w:rPr>
          <w:rStyle w:val="affffa"/>
          <w:rFonts w:hint="cs"/>
          <w:spacing w:val="-4"/>
          <w:rtl/>
        </w:rPr>
        <w:t>'</w:t>
      </w:r>
      <w:r w:rsidRPr="00F71179">
        <w:rPr>
          <w:rStyle w:val="affffa"/>
          <w:spacing w:val="-4"/>
          <w:rtl/>
        </w:rPr>
        <w:t xml:space="preserve">כי </w:t>
      </w:r>
      <w:r w:rsidRPr="00730169">
        <w:rPr>
          <w:rStyle w:val="affffa"/>
          <w:spacing w:val="-4"/>
          <w:rtl/>
        </w:rPr>
        <w:t xml:space="preserve">יהיה נערה </w:t>
      </w:r>
      <w:r w:rsidRPr="00730169">
        <w:rPr>
          <w:rFonts w:ascii="Fb Fontext" w:hAnsi="Fb Fontext"/>
          <w:spacing w:val="-4"/>
          <w:rtl/>
        </w:rPr>
        <w:t xml:space="preserve">ולא בוגרת, </w:t>
      </w:r>
      <w:r w:rsidRPr="00730169">
        <w:rPr>
          <w:rStyle w:val="affffa"/>
          <w:spacing w:val="-4"/>
          <w:rtl/>
        </w:rPr>
        <w:t>בתולה</w:t>
      </w:r>
      <w:r w:rsidRPr="00730169">
        <w:rPr>
          <w:rFonts w:ascii="Fb Fontext" w:hAnsi="Fb Fontext"/>
          <w:spacing w:val="-4"/>
          <w:rtl/>
        </w:rPr>
        <w:t xml:space="preserve"> ולא בעולה, </w:t>
      </w:r>
      <w:r w:rsidRPr="00730169">
        <w:rPr>
          <w:rStyle w:val="affffa"/>
          <w:spacing w:val="-4"/>
          <w:rtl/>
        </w:rPr>
        <w:t>מאורשה</w:t>
      </w:r>
      <w:r w:rsidR="00E5165A" w:rsidRPr="00730169">
        <w:rPr>
          <w:rStyle w:val="affffa"/>
          <w:rFonts w:hint="cs"/>
          <w:spacing w:val="-4"/>
          <w:rtl/>
        </w:rPr>
        <w:t xml:space="preserve"> לאיש</w:t>
      </w:r>
      <w:r w:rsidRPr="00730169">
        <w:rPr>
          <w:rStyle w:val="affffa"/>
          <w:spacing w:val="-4"/>
          <w:rtl/>
        </w:rPr>
        <w:t xml:space="preserve"> </w:t>
      </w:r>
      <w:r w:rsidRPr="00730169">
        <w:rPr>
          <w:rFonts w:ascii="Fb Fontext" w:hAnsi="Fb Fontext"/>
          <w:spacing w:val="-4"/>
          <w:rtl/>
        </w:rPr>
        <w:t>ולא נשואה.</w:t>
      </w:r>
    </w:p>
    <w:p w14:paraId="5BB81DC7" w14:textId="191D6957" w:rsidR="00AB7D20" w:rsidRPr="00C35A2C" w:rsidRDefault="00AB7D20" w:rsidP="00E45259">
      <w:pPr>
        <w:pStyle w:val="afffff"/>
        <w:rPr>
          <w:rFonts w:cs="Guttman Vilna"/>
          <w:b/>
          <w:bCs/>
          <w:rtl/>
        </w:rPr>
      </w:pPr>
      <w:r w:rsidRPr="00AD1A41">
        <w:rPr>
          <w:rStyle w:val="affffa"/>
          <w:rFonts w:hint="cs"/>
          <w:rtl/>
        </w:rPr>
        <w:t>'</w:t>
      </w:r>
      <w:r w:rsidRPr="00AD1A41">
        <w:rPr>
          <w:rStyle w:val="affffa"/>
          <w:rtl/>
        </w:rPr>
        <w:t>נשואה</w:t>
      </w:r>
      <w:r w:rsidRPr="00AD1A41">
        <w:rPr>
          <w:rStyle w:val="affffa"/>
          <w:rFonts w:hint="cs"/>
          <w:rtl/>
        </w:rPr>
        <w:t xml:space="preserve">' </w:t>
      </w:r>
      <w:r w:rsidRPr="00C35A2C">
        <w:rPr>
          <w:rFonts w:hint="cs"/>
          <w:rtl/>
        </w:rPr>
        <w:t>לא בעולה, ד</w:t>
      </w:r>
      <w:r w:rsidR="000E2053">
        <w:rPr>
          <w:rFonts w:hint="cs"/>
          <w:rtl/>
        </w:rPr>
        <w:t>נ</w:t>
      </w:r>
      <w:r w:rsidRPr="00C35A2C">
        <w:rPr>
          <w:rFonts w:hint="cs"/>
          <w:rtl/>
        </w:rPr>
        <w:t xml:space="preserve">פיק </w:t>
      </w:r>
      <w:r w:rsidRPr="00D73A3C">
        <w:rPr>
          <w:rStyle w:val="affffa"/>
          <w:rFonts w:hint="cs"/>
          <w:rtl/>
        </w:rPr>
        <w:t>מ'בתולה'</w:t>
      </w:r>
      <w:r w:rsidRPr="00C35A2C">
        <w:rPr>
          <w:rFonts w:hint="cs"/>
          <w:rtl/>
        </w:rPr>
        <w:t xml:space="preserve"> ובהכרח ב'</w:t>
      </w:r>
      <w:r w:rsidRPr="00C35A2C">
        <w:rPr>
          <w:rtl/>
        </w:rPr>
        <w:t>שנכנסה לחופה ולא נבעלה</w:t>
      </w:r>
      <w:r w:rsidRPr="00C35A2C">
        <w:rPr>
          <w:rFonts w:hint="cs"/>
          <w:rtl/>
        </w:rPr>
        <w:t>'</w:t>
      </w:r>
      <w:r w:rsidRPr="00C35A2C">
        <w:rPr>
          <w:rtl/>
        </w:rPr>
        <w:t>.</w:t>
      </w:r>
    </w:p>
    <w:p w14:paraId="415B3F79" w14:textId="77777777" w:rsidR="00AB7D20" w:rsidRPr="00C35A2C" w:rsidRDefault="00AB7D20" w:rsidP="00E26091">
      <w:pPr>
        <w:pStyle w:val="afff"/>
        <w:framePr w:wrap="around"/>
        <w:rPr>
          <w:rtl/>
        </w:rPr>
      </w:pPr>
      <w:bookmarkStart w:id="345" w:name="_Toc119353129"/>
      <w:r w:rsidRPr="00C35A2C">
        <w:rPr>
          <w:rFonts w:hint="cs"/>
          <w:rtl/>
        </w:rPr>
        <w:t>מט.</w:t>
      </w:r>
      <w:bookmarkEnd w:id="345"/>
    </w:p>
    <w:p w14:paraId="08A11140" w14:textId="1CD5747F" w:rsidR="00AB7D20" w:rsidRPr="001C6725" w:rsidRDefault="00AB7D20" w:rsidP="0049282A">
      <w:pPr>
        <w:rPr>
          <w:rStyle w:val="afffff0"/>
          <w:rtl/>
        </w:rPr>
      </w:pPr>
      <w:r w:rsidRPr="009106D5">
        <w:rPr>
          <w:rStyle w:val="affffe"/>
          <w:rFonts w:hint="cs"/>
          <w:rtl/>
        </w:rPr>
        <w:t>א.</w:t>
      </w:r>
      <w:r w:rsidRPr="00C35A2C">
        <w:rPr>
          <w:rFonts w:ascii="Fb Fontext" w:hAnsi="Fb Fontext" w:hint="cs"/>
          <w:sz w:val="32"/>
          <w:rtl/>
        </w:rPr>
        <w:t xml:space="preserve"> ולא אמרי' דכשחוזרת לבי</w:t>
      </w:r>
      <w:r w:rsidR="0049282A">
        <w:rPr>
          <w:rFonts w:ascii="Fb Fontext" w:hAnsi="Fb Fontext" w:hint="cs"/>
          <w:sz w:val="32"/>
          <w:rtl/>
        </w:rPr>
        <w:t>ת אביה</w:t>
      </w:r>
      <w:r w:rsidRPr="00C35A2C">
        <w:rPr>
          <w:rFonts w:ascii="Fb Fontext" w:hAnsi="Fb Fontext" w:hint="cs"/>
          <w:sz w:val="32"/>
          <w:rtl/>
        </w:rPr>
        <w:t xml:space="preserve"> חוזרת לדינה הראשון </w:t>
      </w:r>
      <w:r w:rsidRPr="0049282A">
        <w:rPr>
          <w:rStyle w:val="affffe"/>
          <w:rFonts w:hint="cs"/>
          <w:rtl/>
        </w:rPr>
        <w:t xml:space="preserve">דכבר פסק </w:t>
      </w:r>
      <w:r w:rsidR="00F52178" w:rsidRPr="0049282A">
        <w:rPr>
          <w:rStyle w:val="affffe"/>
          <w:rFonts w:hint="cs"/>
          <w:rtl/>
        </w:rPr>
        <w:t>רי</w:t>
      </w:r>
      <w:r w:rsidR="002B7BCC">
        <w:rPr>
          <w:rStyle w:val="affffe"/>
          <w:rtl/>
        </w:rPr>
        <w:t>"</w:t>
      </w:r>
      <w:r w:rsidR="00F52178" w:rsidRPr="0049282A">
        <w:rPr>
          <w:rStyle w:val="affffe"/>
          <w:rFonts w:hint="cs"/>
          <w:rtl/>
        </w:rPr>
        <w:t xml:space="preserve">ש: </w:t>
      </w:r>
      <w:r w:rsidRPr="00AD1A41">
        <w:rPr>
          <w:rStyle w:val="affffa"/>
          <w:rFonts w:hint="cs"/>
          <w:rtl/>
        </w:rPr>
        <w:t>ד'</w:t>
      </w:r>
      <w:r w:rsidRPr="00AD1A41">
        <w:rPr>
          <w:rStyle w:val="affffa"/>
          <w:rtl/>
        </w:rPr>
        <w:t>כל אשר אסרה על נפשה יקום עליה</w:t>
      </w:r>
      <w:r w:rsidRPr="00AD1A41">
        <w:rPr>
          <w:rStyle w:val="affffa"/>
          <w:rFonts w:hint="cs"/>
          <w:rtl/>
        </w:rPr>
        <w:t xml:space="preserve">' </w:t>
      </w:r>
      <w:r w:rsidR="00BD4EEB">
        <w:rPr>
          <w:rFonts w:ascii="Fb Fontext" w:hAnsi="Fb Fontext" w:hint="cs"/>
          <w:rtl/>
        </w:rPr>
        <w:t>אף</w:t>
      </w:r>
      <w:r w:rsidRPr="00C35A2C">
        <w:rPr>
          <w:rFonts w:ascii="Fb Fontext" w:hAnsi="Fb Fontext" w:hint="cs"/>
          <w:rtl/>
        </w:rPr>
        <w:t xml:space="preserve"> דמוצאת מכלל אב ומכלל בעל </w:t>
      </w:r>
      <w:r w:rsidRPr="001C6725">
        <w:rPr>
          <w:rStyle w:val="afffff0"/>
          <w:rFonts w:hint="cs"/>
          <w:rtl/>
        </w:rPr>
        <w:t>כיון שיצאה שעה אחת מרשות האב שוב אינו יכול להפר</w:t>
      </w:r>
    </w:p>
    <w:p w14:paraId="261F7661" w14:textId="5B97A037" w:rsidR="00AB7D20" w:rsidRDefault="00AB7D20" w:rsidP="00AB7D20">
      <w:pPr>
        <w:rPr>
          <w:rFonts w:ascii="Fb Fontext" w:hAnsi="Fb Fontext"/>
          <w:sz w:val="32"/>
          <w:rtl/>
        </w:rPr>
      </w:pPr>
      <w:r w:rsidRPr="009106D5">
        <w:rPr>
          <w:rStyle w:val="affffe"/>
          <w:rFonts w:hint="cs"/>
          <w:rtl/>
        </w:rPr>
        <w:t>ב. ר</w:t>
      </w:r>
      <w:r w:rsidRPr="009106D5">
        <w:rPr>
          <w:rStyle w:val="affffe"/>
          <w:rtl/>
        </w:rPr>
        <w:t>"</w:t>
      </w:r>
      <w:r w:rsidRPr="009106D5">
        <w:rPr>
          <w:rStyle w:val="affffe"/>
          <w:rFonts w:hint="cs"/>
          <w:rtl/>
        </w:rPr>
        <w:t>פ</w:t>
      </w:r>
      <w:r w:rsidRPr="009106D5">
        <w:rPr>
          <w:rStyle w:val="affffe"/>
          <w:rtl/>
        </w:rPr>
        <w:t xml:space="preserve"> אף אנן תנינא: </w:t>
      </w:r>
      <w:r w:rsidR="004140BC">
        <w:rPr>
          <w:rFonts w:ascii="Fb Fontext" w:hAnsi="Fb Fontext" w:hint="cs"/>
          <w:sz w:val="32"/>
          <w:rtl/>
        </w:rPr>
        <w:t xml:space="preserve">שחייב רק </w:t>
      </w:r>
      <w:r w:rsidRPr="00C35A2C">
        <w:rPr>
          <w:rFonts w:ascii="Fb Fontext" w:hAnsi="Fb Fontext"/>
          <w:sz w:val="32"/>
          <w:rtl/>
        </w:rPr>
        <w:t xml:space="preserve">הבא על נערה </w:t>
      </w:r>
      <w:r w:rsidR="004140BC">
        <w:rPr>
          <w:rFonts w:ascii="Fb Fontext" w:hAnsi="Fb Fontext" w:hint="cs"/>
          <w:sz w:val="32"/>
          <w:rtl/>
        </w:rPr>
        <w:t xml:space="preserve">בתולה </w:t>
      </w:r>
      <w:r w:rsidRPr="00C35A2C">
        <w:rPr>
          <w:rFonts w:ascii="Fb Fontext" w:hAnsi="Fb Fontext"/>
          <w:sz w:val="32"/>
          <w:rtl/>
        </w:rPr>
        <w:t>מאורסה,</w:t>
      </w:r>
      <w:r w:rsidR="004140BC">
        <w:rPr>
          <w:rFonts w:ascii="Fb Fontext" w:hAnsi="Fb Fontext" w:hint="cs"/>
          <w:sz w:val="32"/>
          <w:rtl/>
        </w:rPr>
        <w:t xml:space="preserve"> </w:t>
      </w:r>
      <w:r w:rsidR="00E114CF">
        <w:rPr>
          <w:rFonts w:ascii="Fb Fontext" w:hAnsi="Fb Fontext" w:hint="cs"/>
          <w:sz w:val="32"/>
          <w:rtl/>
        </w:rPr>
        <w:t>ו</w:t>
      </w:r>
      <w:r w:rsidRPr="0052164E">
        <w:rPr>
          <w:rStyle w:val="affffa"/>
          <w:rFonts w:hint="cs"/>
          <w:rtl/>
        </w:rPr>
        <w:t>'</w:t>
      </w:r>
      <w:r w:rsidRPr="0052164E">
        <w:rPr>
          <w:rStyle w:val="affffa"/>
          <w:rtl/>
        </w:rPr>
        <w:t>בבית אביה</w:t>
      </w:r>
      <w:r w:rsidRPr="0052164E">
        <w:rPr>
          <w:rStyle w:val="affffa"/>
          <w:rFonts w:hint="cs"/>
          <w:rtl/>
        </w:rPr>
        <w:t>'</w:t>
      </w:r>
      <w:r w:rsidRPr="0052164E">
        <w:rPr>
          <w:rStyle w:val="affffa"/>
          <w:rtl/>
        </w:rPr>
        <w:t>.</w:t>
      </w:r>
      <w:r w:rsidRPr="004140BC">
        <w:rPr>
          <w:rStyle w:val="afffff0"/>
          <w:rFonts w:hint="cs"/>
          <w:rtl/>
        </w:rPr>
        <w:t xml:space="preserve"> והיינו למעט מסר האב לשלוחי הבעל</w:t>
      </w:r>
    </w:p>
    <w:p w14:paraId="200D2E93" w14:textId="662312CE" w:rsidR="00AB7D20" w:rsidRDefault="00AB7D20" w:rsidP="00AB7D20">
      <w:pPr>
        <w:rPr>
          <w:rFonts w:ascii="Fb Fontext" w:hAnsi="Fb Fontext"/>
          <w:rtl/>
        </w:rPr>
      </w:pPr>
      <w:r w:rsidRPr="00E114CF">
        <w:rPr>
          <w:rStyle w:val="affffe"/>
          <w:rFonts w:hint="cs"/>
          <w:rtl/>
        </w:rPr>
        <w:t>ג. רנב</w:t>
      </w:r>
      <w:r w:rsidRPr="00E114CF">
        <w:rPr>
          <w:rStyle w:val="affffe"/>
          <w:rtl/>
        </w:rPr>
        <w:t>"</w:t>
      </w:r>
      <w:r w:rsidRPr="00E114CF">
        <w:rPr>
          <w:rStyle w:val="affffe"/>
          <w:rFonts w:hint="cs"/>
          <w:rtl/>
        </w:rPr>
        <w:t xml:space="preserve">י </w:t>
      </w:r>
      <w:r w:rsidRPr="00E114CF">
        <w:rPr>
          <w:rStyle w:val="affffe"/>
          <w:rtl/>
        </w:rPr>
        <w:t xml:space="preserve">אף אנן תנינא: </w:t>
      </w:r>
      <w:r w:rsidRPr="00C35A2C">
        <w:rPr>
          <w:rFonts w:ascii="Fb Fontext" w:hAnsi="Fb Fontext"/>
          <w:rtl/>
        </w:rPr>
        <w:t>הבא על א</w:t>
      </w:r>
      <w:r w:rsidR="002F337D">
        <w:rPr>
          <w:rFonts w:ascii="Fb Fontext" w:hAnsi="Fb Fontext" w:hint="cs"/>
          <w:rtl/>
        </w:rPr>
        <w:t>"א</w:t>
      </w:r>
      <w:r w:rsidRPr="00C35A2C">
        <w:rPr>
          <w:rFonts w:ascii="Fb Fontext" w:hAnsi="Fb Fontext"/>
          <w:rtl/>
        </w:rPr>
        <w:t xml:space="preserve"> כיון</w:t>
      </w:r>
      <w:r w:rsidRPr="00C54C7E">
        <w:rPr>
          <w:rStyle w:val="afffe"/>
          <w:rtl/>
        </w:rPr>
        <w:t xml:space="preserve"> </w:t>
      </w:r>
      <w:r w:rsidRPr="00CA108A">
        <w:rPr>
          <w:rFonts w:cs="PFT_Frank"/>
          <w:b/>
          <w:bCs/>
          <w:szCs w:val="14"/>
          <w:rtl/>
        </w:rPr>
        <w:t>שנכנסה לרשות הבעל לנשואין</w:t>
      </w:r>
      <w:r w:rsidRPr="00357AD7">
        <w:rPr>
          <w:rStyle w:val="afffff0"/>
          <w:rtl/>
        </w:rPr>
        <w:t>, א</w:t>
      </w:r>
      <w:r w:rsidR="002F337D" w:rsidRPr="00357AD7">
        <w:rPr>
          <w:rStyle w:val="afffff0"/>
          <w:rFonts w:hint="cs"/>
          <w:rtl/>
        </w:rPr>
        <w:t>ף</w:t>
      </w:r>
      <w:r w:rsidRPr="00357AD7">
        <w:rPr>
          <w:rStyle w:val="afffff0"/>
          <w:rtl/>
        </w:rPr>
        <w:t xml:space="preserve"> שלא נבעלה -</w:t>
      </w:r>
      <w:r w:rsidRPr="00C35A2C">
        <w:rPr>
          <w:rFonts w:ascii="Fb Fontext" w:hAnsi="Fb Fontext"/>
          <w:rtl/>
        </w:rPr>
        <w:t xml:space="preserve"> בחנק.</w:t>
      </w:r>
    </w:p>
    <w:p w14:paraId="34C06DE2" w14:textId="77777777" w:rsidR="00AB7D20" w:rsidRDefault="00AB7D20" w:rsidP="003156E1">
      <w:pPr>
        <w:pStyle w:val="aff9"/>
        <w:rPr>
          <w:rtl/>
        </w:rPr>
      </w:pPr>
      <w:r w:rsidRPr="003156E1">
        <w:rPr>
          <w:rFonts w:hint="cs"/>
          <w:rtl/>
        </w:rPr>
        <w:t>׹</w:t>
      </w:r>
    </w:p>
    <w:p w14:paraId="3621BEE9" w14:textId="77777777" w:rsidR="00AB7D20" w:rsidRPr="00C54C7E" w:rsidRDefault="00AB7D20" w:rsidP="00195437">
      <w:pPr>
        <w:pStyle w:val="afffff4"/>
        <w:rPr>
          <w:rtl/>
        </w:rPr>
      </w:pPr>
      <w:ins w:id="9870" w:author="מספור קטעי משנה" w:date="2026-10-06T06:45:30Z">
        <w:r>
          <w:rPr>
            <w:rStyle w:val="MisparKeta"/>
          </w:rPr>
          <w:t xml:space="preserve">ב. </w:t>
        </w:r>
      </w:ins>
      <w:bookmarkStart w:id="346" w:name="_Toc119353130"/>
      <w:r w:rsidRPr="00C54C7E">
        <w:rPr>
          <w:rtl/>
        </w:rPr>
        <w:t>האב אינו חייב במזונות בתו.</w:t>
      </w:r>
      <w:bookmarkEnd w:id="346"/>
    </w:p>
    <w:p>
      <w:pPr>
        <w:pStyle w:val="MishnaBatzad"/>
        <w:rPr>
          <w:ins w:id="20422" w:author="קלוד" w:date="2026-10-06T10:09:07Z"/>
        </w:rPr>
      </w:pPr>
      <w:ins w:id="20421" w:author="קלוד" w:date="2026-10-06T10:09:07Z">
        <w:r>
          <w:t xml:space="preserve">משנה ו</w:t>
        </w:r>
      </w:ins>
    </w:p>
    <w:p w14:paraId="692CD8D7" w14:textId="4B950ADE" w:rsidR="00E268F4" w:rsidRDefault="00AB7D20" w:rsidP="00357AD7">
      <w:pPr>
        <w:pStyle w:val="afff5"/>
        <w:rPr>
          <w:spacing w:val="-2"/>
          <w:rtl/>
        </w:rPr>
      </w:pPr>
      <w:r w:rsidRPr="00357AD7">
        <w:rPr>
          <w:rStyle w:val="TanaimMishna"/>
          <w:rtl/>
          <w:rPrChange w:id="20092" w:author="קלוד" w:date="2026-10-06T10:09:07Z">
            <w:rPr>
              <w:rStyle w:val="affffe"/>
              <w:rtl/>
            </w:rPr>
          </w:rPrChange>
        </w:rPr>
        <w:t xml:space="preserve">זה מדרש דרש </w:t>
      </w:r>
      <w:r w:rsidR="003F7FEA">
        <w:rPr>
          <w:rStyle w:val="TanaimMishna"/>
          <w:rFonts w:hint="cs"/>
          <w:rtl/>
          <w:rPrChange w:id="20093" w:author="קלוד" w:date="2026-10-06T10:09:07Z">
            <w:rPr>
              <w:rStyle w:val="affffe"/>
              <w:rFonts w:hint="cs"/>
              <w:rtl/>
            </w:rPr>
          </w:rPrChange>
        </w:rPr>
        <w:t>ראב</w:t>
      </w:r>
      <w:r w:rsidR="002B7BCC">
        <w:rPr>
          <w:rStyle w:val="TanaimMishna"/>
          <w:rtl/>
          <w:rPrChange w:id="20094" w:author="קלוד" w:date="2026-10-06T10:09:07Z">
            <w:rPr>
              <w:rStyle w:val="affffe"/>
              <w:rtl/>
            </w:rPr>
          </w:rPrChange>
        </w:rPr>
        <w:t>"</w:t>
      </w:r>
      <w:r w:rsidR="003F7FEA">
        <w:rPr>
          <w:rStyle w:val="TanaimMishna"/>
          <w:rFonts w:hint="cs"/>
          <w:rtl/>
          <w:rPrChange w:id="20095" w:author="קלוד" w:date="2026-10-06T10:09:07Z">
            <w:rPr>
              <w:rStyle w:val="affffe"/>
              <w:rFonts w:hint="cs"/>
              <w:rtl/>
            </w:rPr>
          </w:rPrChange>
        </w:rPr>
        <w:t>ע</w:t>
      </w:r>
      <w:r w:rsidRPr="00357AD7">
        <w:rPr>
          <w:rStyle w:val="TanaimMishna"/>
          <w:rtl/>
          <w:rPrChange w:id="20096" w:author="קלוד" w:date="2026-10-06T10:09:07Z">
            <w:rPr>
              <w:rStyle w:val="affffe"/>
              <w:rtl/>
            </w:rPr>
          </w:rPrChange>
        </w:rPr>
        <w:t xml:space="preserve"> לפני חכמים בכרם ביבנה: </w:t>
      </w:r>
      <w:r w:rsidRPr="00C54C7E">
        <w:rPr>
          <w:rtl/>
        </w:rPr>
        <w:t xml:space="preserve">הבנים יירשו והבנות </w:t>
      </w:r>
      <w:r w:rsidRPr="001678F4">
        <w:rPr>
          <w:spacing w:val="2"/>
          <w:rtl/>
        </w:rPr>
        <w:t xml:space="preserve">יזונו, מה הבנים </w:t>
      </w:r>
      <w:r w:rsidR="00357AD7" w:rsidRPr="001678F4">
        <w:rPr>
          <w:rFonts w:hint="cs"/>
          <w:spacing w:val="2"/>
          <w:rtl/>
        </w:rPr>
        <w:t xml:space="preserve">אף הבנות </w:t>
      </w:r>
      <w:r w:rsidRPr="001678F4">
        <w:rPr>
          <w:spacing w:val="2"/>
          <w:rtl/>
        </w:rPr>
        <w:t xml:space="preserve">אינן יורשין אלא לאחר מיתת </w:t>
      </w:r>
      <w:r w:rsidR="00357AD7" w:rsidRPr="001678F4">
        <w:rPr>
          <w:rFonts w:hint="cs"/>
          <w:spacing w:val="2"/>
          <w:rtl/>
        </w:rPr>
        <w:t>אביהן</w:t>
      </w:r>
      <w:r w:rsidR="00E268F4">
        <w:rPr>
          <w:rFonts w:hint="cs"/>
          <w:spacing w:val="-2"/>
          <w:rtl/>
        </w:rPr>
        <w:t>.</w:t>
      </w:r>
    </w:p>
    <w:p w14:paraId="105D3D0D" w14:textId="14BE721F" w:rsidR="00AB7D20" w:rsidRDefault="00AB7D20" w:rsidP="00AB7D20">
      <w:pPr>
        <w:rPr>
          <w:rFonts w:ascii="Fb Fontext" w:hAnsi="Fb Fontext"/>
          <w:sz w:val="32"/>
          <w:rtl/>
        </w:rPr>
      </w:pPr>
      <w:r w:rsidRPr="00C35A2C">
        <w:rPr>
          <w:rFonts w:ascii="Fb Fontext" w:hAnsi="Fb Fontext"/>
          <w:sz w:val="32"/>
          <w:rtl/>
        </w:rPr>
        <w:t>במזונות בתו</w:t>
      </w:r>
      <w:r w:rsidR="00357AD7">
        <w:rPr>
          <w:rFonts w:ascii="Fb Fontext" w:hAnsi="Fb Fontext" w:hint="cs"/>
          <w:sz w:val="32"/>
          <w:rtl/>
        </w:rPr>
        <w:t xml:space="preserve"> </w:t>
      </w:r>
      <w:r w:rsidRPr="00C35A2C">
        <w:rPr>
          <w:rFonts w:ascii="Fb Fontext" w:hAnsi="Fb Fontext"/>
          <w:sz w:val="32"/>
          <w:rtl/>
        </w:rPr>
        <w:t>אינו חייב</w:t>
      </w:r>
      <w:r w:rsidR="00CE43DF">
        <w:rPr>
          <w:rFonts w:ascii="Fb Fontext" w:hAnsi="Fb Fontext" w:hint="cs"/>
          <w:sz w:val="32"/>
          <w:rtl/>
        </w:rPr>
        <w:t xml:space="preserve"> </w:t>
      </w:r>
      <w:r w:rsidR="00CE43DF" w:rsidRPr="00CE43DF">
        <w:rPr>
          <w:rStyle w:val="afffff0"/>
          <w:rFonts w:hint="cs"/>
          <w:rtl/>
        </w:rPr>
        <w:t>[אבל יש מצוה]</w:t>
      </w:r>
      <w:r w:rsidRPr="00C35A2C">
        <w:rPr>
          <w:rFonts w:ascii="Fb Fontext" w:hAnsi="Fb Fontext"/>
          <w:sz w:val="32"/>
          <w:rtl/>
        </w:rPr>
        <w:t xml:space="preserve">, הא במזונות בנו </w:t>
      </w:r>
      <w:r w:rsidRPr="00CA108A">
        <w:rPr>
          <w:rFonts w:ascii="Fb Fontext" w:hAnsi="Fb Fontext" w:cs="PFT_Frank"/>
          <w:b/>
          <w:bCs/>
          <w:sz w:val="32"/>
          <w:szCs w:val="14"/>
          <w:rtl/>
        </w:rPr>
        <w:t>חייב</w:t>
      </w:r>
      <w:r w:rsidRPr="00C35A2C">
        <w:rPr>
          <w:rFonts w:ascii="Fb Fontext" w:hAnsi="Fb Fontext"/>
          <w:sz w:val="32"/>
          <w:rtl/>
        </w:rPr>
        <w:t>,</w:t>
      </w:r>
    </w:p>
    <w:p w14:paraId="63FBD80A" w14:textId="008D54ED" w:rsidR="00AB7D20" w:rsidRPr="00C35A2C" w:rsidRDefault="00620B47" w:rsidP="00AB7D20">
      <w:pPr>
        <w:rPr>
          <w:rFonts w:ascii="Fb Fontext" w:hAnsi="Fb Fontext"/>
          <w:rtl/>
        </w:rPr>
      </w:pPr>
      <w:r w:rsidRPr="004D559C">
        <w:rPr>
          <w:rStyle w:val="affffe"/>
          <w:rFonts w:hint="cs"/>
          <w:rtl/>
        </w:rPr>
        <w:t>מתני לא כ</w:t>
      </w:r>
      <w:r w:rsidR="00AB7D20" w:rsidRPr="004D559C">
        <w:rPr>
          <w:rStyle w:val="affffe"/>
          <w:rFonts w:hint="cs"/>
          <w:rtl/>
        </w:rPr>
        <w:t>ר</w:t>
      </w:r>
      <w:r w:rsidR="00AB7D20" w:rsidRPr="004D559C">
        <w:rPr>
          <w:rStyle w:val="affffe"/>
          <w:rtl/>
        </w:rPr>
        <w:t>"</w:t>
      </w:r>
      <w:r w:rsidR="00AB7D20" w:rsidRPr="00620B47">
        <w:rPr>
          <w:rStyle w:val="affffe"/>
          <w:rFonts w:hint="cs"/>
          <w:rtl/>
        </w:rPr>
        <w:t>מ:</w:t>
      </w:r>
      <w:r w:rsidR="00AB7D20" w:rsidRPr="00C35A2C">
        <w:rPr>
          <w:rFonts w:ascii="Fb Fontext" w:hAnsi="Fb Fontext" w:hint="cs"/>
          <w:rtl/>
        </w:rPr>
        <w:t xml:space="preserve"> </w:t>
      </w:r>
      <w:r w:rsidR="00AB7D20" w:rsidRPr="00C35A2C">
        <w:rPr>
          <w:rFonts w:ascii="Fb Fontext" w:hAnsi="Fb Fontext"/>
          <w:rtl/>
        </w:rPr>
        <w:t>מצוה לזון את הבנות, ק"ו לבנים דעסקי בתורה.</w:t>
      </w:r>
    </w:p>
    <w:p w14:paraId="4F9BD9F0" w14:textId="6A516860" w:rsidR="00AB7D20" w:rsidRPr="00C35A2C" w:rsidRDefault="00620B47" w:rsidP="00CE43DF">
      <w:pPr>
        <w:ind w:firstLine="0"/>
        <w:rPr>
          <w:rFonts w:ascii="Fb Fontext" w:hAnsi="Fb Fontext"/>
          <w:rtl/>
        </w:rPr>
      </w:pPr>
      <w:r>
        <w:rPr>
          <w:rStyle w:val="affffe"/>
          <w:rFonts w:hint="cs"/>
          <w:rtl/>
        </w:rPr>
        <w:t>ולא כ</w:t>
      </w:r>
      <w:r w:rsidR="00AB7D20" w:rsidRPr="00620B47">
        <w:rPr>
          <w:rStyle w:val="affffe"/>
          <w:rFonts w:hint="cs"/>
          <w:rtl/>
        </w:rPr>
        <w:t>ר</w:t>
      </w:r>
      <w:r w:rsidR="00AB7D20" w:rsidRPr="00620B47">
        <w:rPr>
          <w:rStyle w:val="affffe"/>
          <w:rtl/>
        </w:rPr>
        <w:t>"</w:t>
      </w:r>
      <w:r w:rsidR="00AB7D20" w:rsidRPr="00620B47">
        <w:rPr>
          <w:rStyle w:val="affffe"/>
          <w:rFonts w:hint="cs"/>
          <w:rtl/>
        </w:rPr>
        <w:t>י:</w:t>
      </w:r>
      <w:r w:rsidR="00AB7D20" w:rsidRPr="00C35A2C">
        <w:rPr>
          <w:rFonts w:ascii="Fb Fontext" w:hAnsi="Fb Fontext"/>
          <w:rtl/>
        </w:rPr>
        <w:t xml:space="preserve"> מצוה לזון את הבנים, וק"</w:t>
      </w:r>
      <w:r w:rsidR="00AB7D20" w:rsidRPr="00C35A2C">
        <w:rPr>
          <w:rFonts w:ascii="Fb Fontext" w:hAnsi="Fb Fontext" w:hint="cs"/>
          <w:rtl/>
        </w:rPr>
        <w:t>ו</w:t>
      </w:r>
      <w:r w:rsidR="00AB7D20" w:rsidRPr="00C35A2C">
        <w:rPr>
          <w:rFonts w:ascii="Fb Fontext" w:hAnsi="Fb Fontext"/>
          <w:rtl/>
        </w:rPr>
        <w:t xml:space="preserve"> לבנות, משום זילותא.</w:t>
      </w:r>
    </w:p>
    <w:p w14:paraId="4EC0F4E9" w14:textId="77777777" w:rsidR="00195437" w:rsidRDefault="00623D6C" w:rsidP="00CE43DF">
      <w:pPr>
        <w:ind w:firstLine="0"/>
        <w:rPr>
          <w:rFonts w:ascii="Fb Fontext" w:hAnsi="Fb Fontext"/>
          <w:rtl/>
        </w:rPr>
      </w:pPr>
      <w:r w:rsidRPr="00623D6C">
        <w:rPr>
          <w:rStyle w:val="affffe"/>
          <w:rFonts w:hint="cs"/>
          <w:rtl/>
        </w:rPr>
        <w:lastRenderedPageBreak/>
        <w:t>ולא כ</w:t>
      </w:r>
      <w:r w:rsidR="00AB7D20" w:rsidRPr="00623D6C">
        <w:rPr>
          <w:rStyle w:val="affffe"/>
          <w:rtl/>
        </w:rPr>
        <w:t>ר</w:t>
      </w:r>
      <w:r w:rsidR="00AB7D20" w:rsidRPr="00623D6C">
        <w:rPr>
          <w:rStyle w:val="affffe"/>
          <w:rFonts w:hint="cs"/>
          <w:rtl/>
        </w:rPr>
        <w:t>יב</w:t>
      </w:r>
      <w:r w:rsidR="00AB7D20" w:rsidRPr="00623D6C">
        <w:rPr>
          <w:rStyle w:val="affffe"/>
          <w:rtl/>
        </w:rPr>
        <w:t>"</w:t>
      </w:r>
      <w:r w:rsidR="00AB7D20" w:rsidRPr="00623D6C">
        <w:rPr>
          <w:rStyle w:val="affffe"/>
          <w:rFonts w:hint="cs"/>
          <w:rtl/>
        </w:rPr>
        <w:t>ב</w:t>
      </w:r>
      <w:r w:rsidR="00AB7D20" w:rsidRPr="00623D6C">
        <w:rPr>
          <w:rStyle w:val="affffe"/>
          <w:rtl/>
        </w:rPr>
        <w:t>:</w:t>
      </w:r>
      <w:r w:rsidR="00AB7D20" w:rsidRPr="00C35A2C">
        <w:rPr>
          <w:rFonts w:ascii="Fb Fontext" w:hAnsi="Fb Fontext"/>
          <w:rtl/>
        </w:rPr>
        <w:t xml:space="preserve"> </w:t>
      </w:r>
      <w:r w:rsidR="004D559C">
        <w:rPr>
          <w:rFonts w:ascii="Fb Fontext" w:hAnsi="Fb Fontext" w:hint="cs"/>
          <w:rtl/>
        </w:rPr>
        <w:t xml:space="preserve">אחר מיתת אביהן </w:t>
      </w:r>
      <w:r w:rsidR="00AB7D20" w:rsidRPr="00C35A2C">
        <w:rPr>
          <w:rFonts w:ascii="Fb Fontext" w:hAnsi="Fb Fontext"/>
          <w:rtl/>
        </w:rPr>
        <w:t xml:space="preserve">חובה לזון את הבנות </w:t>
      </w:r>
    </w:p>
    <w:p w14:paraId="2904B204" w14:textId="65ECF6B2" w:rsidR="00AB7D20" w:rsidRPr="004D559C" w:rsidRDefault="00AB7D20" w:rsidP="00195437">
      <w:pPr>
        <w:ind w:left="623" w:firstLine="57"/>
        <w:rPr>
          <w:rStyle w:val="afffff0"/>
          <w:rtl/>
        </w:rPr>
      </w:pPr>
      <w:r w:rsidRPr="004D559C">
        <w:rPr>
          <w:rStyle w:val="afffff0"/>
          <w:rtl/>
        </w:rPr>
        <w:t>אבל בחיי אביהן</w:t>
      </w:r>
      <w:r w:rsidRPr="004D559C">
        <w:rPr>
          <w:rStyle w:val="afffff0"/>
          <w:rFonts w:hint="cs"/>
          <w:rtl/>
        </w:rPr>
        <w:t xml:space="preserve"> </w:t>
      </w:r>
      <w:r w:rsidRPr="004D559C">
        <w:rPr>
          <w:rStyle w:val="afffff0"/>
          <w:rtl/>
        </w:rPr>
        <w:t>אלו ואלו אינן ניזונין.</w:t>
      </w:r>
    </w:p>
    <w:p w14:paraId="04E60205" w14:textId="5B94F886" w:rsidR="00E268F4" w:rsidRDefault="004D559C" w:rsidP="00296C06">
      <w:pPr>
        <w:rPr>
          <w:rFonts w:ascii="Fb Fontext" w:hAnsi="Fb Fontext"/>
          <w:rtl/>
        </w:rPr>
      </w:pPr>
      <w:r w:rsidRPr="004D559C">
        <w:rPr>
          <w:rStyle w:val="affffe"/>
          <w:rFonts w:hint="cs"/>
          <w:rtl/>
        </w:rPr>
        <w:t xml:space="preserve">א. </w:t>
      </w:r>
      <w:r w:rsidR="00CE43DF">
        <w:rPr>
          <w:rStyle w:val="affffe"/>
          <w:rFonts w:hint="cs"/>
          <w:rtl/>
        </w:rPr>
        <w:t>כ</w:t>
      </w:r>
      <w:r w:rsidRPr="004D559C">
        <w:rPr>
          <w:rStyle w:val="affffe"/>
          <w:rFonts w:hint="cs"/>
          <w:rtl/>
        </w:rPr>
        <w:t>ר</w:t>
      </w:r>
      <w:r w:rsidR="002B7BCC">
        <w:rPr>
          <w:rStyle w:val="affffe"/>
          <w:rtl/>
        </w:rPr>
        <w:t>"</w:t>
      </w:r>
      <w:r w:rsidRPr="004D559C">
        <w:rPr>
          <w:rStyle w:val="affffe"/>
          <w:rFonts w:hint="cs"/>
          <w:rtl/>
        </w:rPr>
        <w:t>מ וה</w:t>
      </w:r>
      <w:r w:rsidR="002B7BCC">
        <w:rPr>
          <w:rStyle w:val="affffe"/>
          <w:rtl/>
        </w:rPr>
        <w:t>"</w:t>
      </w:r>
      <w:r w:rsidRPr="004D559C">
        <w:rPr>
          <w:rStyle w:val="affffe"/>
          <w:rFonts w:hint="cs"/>
          <w:rtl/>
        </w:rPr>
        <w:t>ק</w:t>
      </w:r>
      <w:r w:rsidR="00AB7D20" w:rsidRPr="004D559C">
        <w:rPr>
          <w:rStyle w:val="affffe"/>
          <w:rtl/>
        </w:rPr>
        <w:t>:</w:t>
      </w:r>
      <w:r w:rsidR="00AB7D20" w:rsidRPr="00C35A2C">
        <w:rPr>
          <w:rFonts w:ascii="Fb Fontext" w:hAnsi="Fb Fontext"/>
          <w:rtl/>
        </w:rPr>
        <w:t xml:space="preserve"> האב אינו חייב במזונות בתו </w:t>
      </w:r>
      <w:r w:rsidR="00AB7D20" w:rsidRPr="00CA108A">
        <w:rPr>
          <w:rFonts w:ascii="Fb Fontext" w:hAnsi="Fb Fontext" w:cs="PFT_Frank"/>
          <w:b/>
          <w:bCs/>
          <w:szCs w:val="14"/>
          <w:rtl/>
        </w:rPr>
        <w:t>וה"</w:t>
      </w:r>
      <w:r w:rsidR="00AB7D20" w:rsidRPr="00CA108A">
        <w:rPr>
          <w:rFonts w:ascii="Fb Fontext" w:hAnsi="Fb Fontext" w:cs="PFT_Frank" w:hint="cs"/>
          <w:b/>
          <w:bCs/>
          <w:szCs w:val="14"/>
          <w:rtl/>
        </w:rPr>
        <w:t>ה</w:t>
      </w:r>
      <w:r w:rsidR="00AB7D20" w:rsidRPr="00CA108A">
        <w:rPr>
          <w:rFonts w:ascii="Fb Fontext" w:hAnsi="Fb Fontext" w:cs="PFT_Frank"/>
          <w:b/>
          <w:bCs/>
          <w:szCs w:val="14"/>
          <w:rtl/>
        </w:rPr>
        <w:t xml:space="preserve"> לבנו</w:t>
      </w:r>
      <w:r w:rsidR="00E268F4">
        <w:rPr>
          <w:rFonts w:ascii="Fb Fontext" w:hAnsi="Fb Fontext" w:cs="PFT_Frank"/>
          <w:b/>
          <w:bCs/>
          <w:szCs w:val="14"/>
          <w:rtl/>
        </w:rPr>
        <w:t>,</w:t>
      </w:r>
    </w:p>
    <w:p w14:paraId="11B183DB" w14:textId="77777777" w:rsidR="00E268F4" w:rsidRDefault="00FC40CB" w:rsidP="00FC40CB">
      <w:pPr>
        <w:pStyle w:val="afffff"/>
        <w:rPr>
          <w:rtl/>
        </w:rPr>
      </w:pPr>
      <w:r>
        <w:rPr>
          <w:rStyle w:val="affffe"/>
          <w:rFonts w:hint="cs"/>
          <w:rtl/>
        </w:rPr>
        <w:t xml:space="preserve"> </w:t>
      </w:r>
      <w:r>
        <w:rPr>
          <w:rtl/>
        </w:rPr>
        <w:tab/>
      </w:r>
      <w:r>
        <w:rPr>
          <w:rtl/>
        </w:rPr>
        <w:tab/>
      </w:r>
      <w:r>
        <w:rPr>
          <w:rtl/>
        </w:rPr>
        <w:tab/>
      </w:r>
      <w:r>
        <w:rPr>
          <w:rtl/>
        </w:rPr>
        <w:tab/>
      </w:r>
      <w:r w:rsidR="00104290">
        <w:rPr>
          <w:rFonts w:hint="cs"/>
          <w:rtl/>
        </w:rPr>
        <w:t xml:space="preserve">ושנה בבתו </w:t>
      </w:r>
      <w:r w:rsidR="00AB7D20" w:rsidRPr="00C35A2C">
        <w:rPr>
          <w:rFonts w:hint="cs"/>
          <w:rtl/>
        </w:rPr>
        <w:t>ל</w:t>
      </w:r>
      <w:r w:rsidR="00296C06">
        <w:rPr>
          <w:rFonts w:hint="cs"/>
          <w:rtl/>
        </w:rPr>
        <w:t>השמיע שמצוה</w:t>
      </w:r>
      <w:r w:rsidR="00104290">
        <w:rPr>
          <w:rFonts w:hint="cs"/>
          <w:rtl/>
        </w:rPr>
        <w:t xml:space="preserve"> יש בבתו</w:t>
      </w:r>
      <w:r w:rsidR="00E268F4">
        <w:rPr>
          <w:rFonts w:hint="cs"/>
          <w:rtl/>
        </w:rPr>
        <w:t>,</w:t>
      </w:r>
    </w:p>
    <w:p w14:paraId="6C860A44" w14:textId="43B676C8" w:rsidR="00E268F4" w:rsidRDefault="00FC40CB" w:rsidP="00314655">
      <w:pPr>
        <w:rPr>
          <w:rFonts w:cs="PFT_Frank"/>
          <w:b/>
          <w:bCs/>
          <w:szCs w:val="14"/>
          <w:rtl/>
        </w:rPr>
      </w:pPr>
      <w:r w:rsidRPr="00FC40CB">
        <w:rPr>
          <w:rStyle w:val="affffe"/>
          <w:rFonts w:hint="cs"/>
          <w:rtl/>
        </w:rPr>
        <w:t xml:space="preserve">ב. </w:t>
      </w:r>
      <w:r w:rsidR="00CE43DF">
        <w:rPr>
          <w:rStyle w:val="affffe"/>
          <w:rFonts w:hint="cs"/>
          <w:rtl/>
        </w:rPr>
        <w:t>כ</w:t>
      </w:r>
      <w:r w:rsidRPr="00FC40CB">
        <w:rPr>
          <w:rStyle w:val="affffe"/>
          <w:rFonts w:hint="cs"/>
          <w:rtl/>
        </w:rPr>
        <w:t>ר</w:t>
      </w:r>
      <w:r w:rsidR="002B7BCC">
        <w:rPr>
          <w:rStyle w:val="affffe"/>
          <w:rtl/>
        </w:rPr>
        <w:t>"</w:t>
      </w:r>
      <w:r w:rsidRPr="00FC40CB">
        <w:rPr>
          <w:rStyle w:val="affffe"/>
          <w:rFonts w:hint="cs"/>
          <w:rtl/>
        </w:rPr>
        <w:t>י וה</w:t>
      </w:r>
      <w:r w:rsidR="002B7BCC">
        <w:rPr>
          <w:rStyle w:val="affffe"/>
          <w:rtl/>
        </w:rPr>
        <w:t>"</w:t>
      </w:r>
      <w:r w:rsidRPr="00FC40CB">
        <w:rPr>
          <w:rStyle w:val="affffe"/>
          <w:rFonts w:hint="cs"/>
          <w:rtl/>
        </w:rPr>
        <w:t>ק</w:t>
      </w:r>
      <w:r w:rsidR="00AB7D20" w:rsidRPr="00FC40CB">
        <w:rPr>
          <w:rStyle w:val="affffe"/>
          <w:rtl/>
        </w:rPr>
        <w:t>:</w:t>
      </w:r>
      <w:r w:rsidR="00AB7D20" w:rsidRPr="00C35A2C">
        <w:rPr>
          <w:rFonts w:ascii="Fb Fontext" w:hAnsi="Fb Fontext"/>
          <w:sz w:val="32"/>
          <w:rtl/>
        </w:rPr>
        <w:t xml:space="preserve"> האב אינו חייב במזונות בתו </w:t>
      </w:r>
      <w:r w:rsidR="00AB7D20" w:rsidRPr="00CA108A">
        <w:rPr>
          <w:rFonts w:cs="PFT_Frank"/>
          <w:b/>
          <w:bCs/>
          <w:szCs w:val="14"/>
          <w:rtl/>
        </w:rPr>
        <w:t>וכ"</w:t>
      </w:r>
      <w:r w:rsidR="00AB7D20" w:rsidRPr="00CA108A">
        <w:rPr>
          <w:rFonts w:cs="PFT_Frank" w:hint="cs"/>
          <w:b/>
          <w:bCs/>
          <w:szCs w:val="14"/>
          <w:rtl/>
        </w:rPr>
        <w:t xml:space="preserve">ש </w:t>
      </w:r>
      <w:r w:rsidR="00AB7D20" w:rsidRPr="00CA108A">
        <w:rPr>
          <w:rFonts w:cs="PFT_Frank"/>
          <w:b/>
          <w:bCs/>
          <w:szCs w:val="14"/>
          <w:rtl/>
        </w:rPr>
        <w:t>לבנו</w:t>
      </w:r>
      <w:r w:rsidR="00E268F4">
        <w:rPr>
          <w:rFonts w:cs="PFT_Frank"/>
          <w:b/>
          <w:bCs/>
          <w:szCs w:val="14"/>
          <w:rtl/>
        </w:rPr>
        <w:t>,</w:t>
      </w:r>
    </w:p>
    <w:p w14:paraId="014283BA" w14:textId="77777777" w:rsidR="00E268F4" w:rsidRDefault="00AB7D20" w:rsidP="00314655">
      <w:pPr>
        <w:pStyle w:val="afffff"/>
        <w:ind w:left="510" w:firstLine="170"/>
        <w:rPr>
          <w:rtl/>
        </w:rPr>
      </w:pPr>
      <w:r w:rsidRPr="00C35A2C">
        <w:rPr>
          <w:rtl/>
        </w:rPr>
        <w:t xml:space="preserve">הא מצוה </w:t>
      </w:r>
      <w:r w:rsidR="00314655">
        <w:rPr>
          <w:rFonts w:hint="cs"/>
          <w:rtl/>
        </w:rPr>
        <w:t>יש בנו וק</w:t>
      </w:r>
      <w:r w:rsidR="002B7BCC">
        <w:rPr>
          <w:rtl/>
        </w:rPr>
        <w:t>"</w:t>
      </w:r>
      <w:r w:rsidR="00314655">
        <w:rPr>
          <w:rFonts w:hint="cs"/>
          <w:rtl/>
        </w:rPr>
        <w:t>ו לבתו</w:t>
      </w:r>
      <w:r w:rsidR="00CE43DF">
        <w:rPr>
          <w:rFonts w:hint="cs"/>
          <w:rtl/>
        </w:rPr>
        <w:t>,</w:t>
      </w:r>
      <w:r w:rsidR="00314655">
        <w:rPr>
          <w:rFonts w:hint="cs"/>
          <w:rtl/>
        </w:rPr>
        <w:t xml:space="preserve"> ושנה בתו ד</w:t>
      </w:r>
      <w:r w:rsidR="00BD4EEB">
        <w:rPr>
          <w:rFonts w:hint="cs"/>
          <w:rtl/>
        </w:rPr>
        <w:t>אף</w:t>
      </w:r>
      <w:r w:rsidR="00314655">
        <w:rPr>
          <w:rFonts w:hint="cs"/>
          <w:rtl/>
        </w:rPr>
        <w:t xml:space="preserve"> בבתו אין חובה</w:t>
      </w:r>
      <w:r w:rsidR="00E268F4">
        <w:rPr>
          <w:rFonts w:hint="cs"/>
          <w:rtl/>
        </w:rPr>
        <w:t>,</w:t>
      </w:r>
    </w:p>
    <w:p w14:paraId="52856BEE" w14:textId="77777777" w:rsidR="00E268F4" w:rsidRDefault="00CE43DF" w:rsidP="00E509BF">
      <w:pPr>
        <w:rPr>
          <w:rFonts w:ascii="Fb Fontext" w:hAnsi="Fb Fontext"/>
          <w:spacing w:val="-2"/>
          <w:sz w:val="32"/>
          <w:rtl/>
        </w:rPr>
      </w:pPr>
      <w:r w:rsidRPr="00730169">
        <w:rPr>
          <w:rStyle w:val="affffe"/>
          <w:rFonts w:hint="cs"/>
          <w:rtl/>
        </w:rPr>
        <w:t>ג. כ</w:t>
      </w:r>
      <w:r w:rsidR="00AB7D20" w:rsidRPr="00730169">
        <w:rPr>
          <w:rStyle w:val="affffe"/>
          <w:rFonts w:hint="cs"/>
          <w:rtl/>
        </w:rPr>
        <w:t>ריב</w:t>
      </w:r>
      <w:r w:rsidR="00AB7D20" w:rsidRPr="00730169">
        <w:rPr>
          <w:rStyle w:val="affffe"/>
          <w:rtl/>
        </w:rPr>
        <w:t>"</w:t>
      </w:r>
      <w:r w:rsidR="00AB7D20" w:rsidRPr="00730169">
        <w:rPr>
          <w:rStyle w:val="affffe"/>
          <w:rFonts w:hint="cs"/>
          <w:rtl/>
        </w:rPr>
        <w:t>ב וה</w:t>
      </w:r>
      <w:r w:rsidR="00AB7D20" w:rsidRPr="00730169">
        <w:rPr>
          <w:rStyle w:val="affffe"/>
          <w:rtl/>
        </w:rPr>
        <w:t>"</w:t>
      </w:r>
      <w:r w:rsidR="00AB7D20" w:rsidRPr="00730169">
        <w:rPr>
          <w:rStyle w:val="affffe"/>
          <w:rFonts w:hint="cs"/>
          <w:rtl/>
        </w:rPr>
        <w:t>ק:</w:t>
      </w:r>
      <w:r w:rsidR="00AB7D20" w:rsidRPr="00730169">
        <w:rPr>
          <w:rFonts w:ascii="Fb Fontext" w:hAnsi="Fb Fontext" w:hint="cs"/>
          <w:spacing w:val="-2"/>
          <w:sz w:val="32"/>
          <w:rtl/>
        </w:rPr>
        <w:t xml:space="preserve"> </w:t>
      </w:r>
      <w:r w:rsidR="00AB7D20" w:rsidRPr="00730169">
        <w:rPr>
          <w:rFonts w:ascii="Fb Fontext" w:hAnsi="Fb Fontext"/>
          <w:spacing w:val="-2"/>
          <w:sz w:val="32"/>
          <w:rtl/>
        </w:rPr>
        <w:t xml:space="preserve">אינו חייב במזונות בתו </w:t>
      </w:r>
      <w:r w:rsidR="00AB7D20" w:rsidRPr="00730169">
        <w:rPr>
          <w:rFonts w:ascii="Fb Fontext" w:hAnsi="Fb Fontext" w:cs="PFT_Frank"/>
          <w:b/>
          <w:bCs/>
          <w:spacing w:val="-2"/>
          <w:sz w:val="32"/>
          <w:szCs w:val="14"/>
          <w:rtl/>
        </w:rPr>
        <w:t>וה"ה לבנו</w:t>
      </w:r>
      <w:r w:rsidR="00AB7D20" w:rsidRPr="00730169">
        <w:rPr>
          <w:rFonts w:ascii="Fb Fontext" w:hAnsi="Fb Fontext"/>
          <w:spacing w:val="-2"/>
          <w:sz w:val="32"/>
          <w:rtl/>
        </w:rPr>
        <w:t>,</w:t>
      </w:r>
      <w:r w:rsidRPr="00730169">
        <w:rPr>
          <w:rFonts w:ascii="Fb Fontext" w:hAnsi="Fb Fontext" w:hint="cs"/>
          <w:spacing w:val="-2"/>
          <w:sz w:val="32"/>
          <w:rtl/>
        </w:rPr>
        <w:t xml:space="preserve"> </w:t>
      </w:r>
      <w:r w:rsidRPr="00730169">
        <w:rPr>
          <w:rStyle w:val="afffff0"/>
          <w:rFonts w:hint="cs"/>
          <w:spacing w:val="-2"/>
          <w:rtl/>
        </w:rPr>
        <w:t>וה</w:t>
      </w:r>
      <w:r w:rsidR="002B7BCC">
        <w:rPr>
          <w:rStyle w:val="afffff0"/>
          <w:spacing w:val="-2"/>
          <w:rtl/>
        </w:rPr>
        <w:t>"</w:t>
      </w:r>
      <w:r w:rsidRPr="00730169">
        <w:rPr>
          <w:rStyle w:val="afffff0"/>
          <w:rFonts w:hint="cs"/>
          <w:spacing w:val="-2"/>
          <w:rtl/>
        </w:rPr>
        <w:t>ה שאין מצוה</w:t>
      </w:r>
      <w:r w:rsidR="00E268F4">
        <w:rPr>
          <w:rFonts w:ascii="Fb Fontext" w:hAnsi="Fb Fontext" w:hint="cs"/>
          <w:spacing w:val="-2"/>
          <w:sz w:val="32"/>
          <w:rtl/>
        </w:rPr>
        <w:t>,</w:t>
      </w:r>
    </w:p>
    <w:p w14:paraId="36C81325" w14:textId="6FC42326" w:rsidR="00AB7D20" w:rsidRPr="00C35A2C" w:rsidRDefault="00AB7D20" w:rsidP="00E509BF">
      <w:pPr>
        <w:pStyle w:val="afffff"/>
        <w:ind w:left="510" w:firstLine="170"/>
        <w:rPr>
          <w:rFonts w:cs="Guttman Vilna"/>
          <w:b/>
          <w:bCs/>
          <w:rtl/>
        </w:rPr>
      </w:pPr>
      <w:r w:rsidRPr="00C35A2C">
        <w:rPr>
          <w:rtl/>
        </w:rPr>
        <w:t xml:space="preserve">ואיידי דבנות לאחר מיתת אביהן חובה, תנא </w:t>
      </w:r>
      <w:r w:rsidR="00287D14">
        <w:rPr>
          <w:rtl/>
        </w:rPr>
        <w:t>גם</w:t>
      </w:r>
      <w:r w:rsidRPr="00C35A2C">
        <w:rPr>
          <w:rtl/>
        </w:rPr>
        <w:t xml:space="preserve"> אינו </w:t>
      </w:r>
      <w:r w:rsidRPr="00E509BF">
        <w:rPr>
          <w:rtl/>
        </w:rPr>
        <w:t>חייב.</w:t>
      </w:r>
    </w:p>
    <w:p w14:paraId="349344D3" w14:textId="77777777" w:rsidR="00AB7D20" w:rsidRPr="00C35A2C" w:rsidRDefault="00AB7D20" w:rsidP="00E26091">
      <w:pPr>
        <w:pStyle w:val="afff"/>
        <w:framePr w:wrap="around"/>
        <w:rPr>
          <w:rtl/>
        </w:rPr>
      </w:pPr>
      <w:bookmarkStart w:id="347" w:name="_Toc119353131"/>
      <w:r w:rsidRPr="00C35A2C">
        <w:rPr>
          <w:rFonts w:hint="cs"/>
          <w:rtl/>
        </w:rPr>
        <w:t>מט:</w:t>
      </w:r>
      <w:bookmarkEnd w:id="347"/>
    </w:p>
    <w:p w14:paraId="52250159" w14:textId="55502F80" w:rsidR="00AB7D20" w:rsidRDefault="00AB7D20" w:rsidP="00F1680A">
      <w:pPr>
        <w:pStyle w:val="affffb"/>
        <w:rPr>
          <w:rtl/>
        </w:rPr>
      </w:pPr>
      <w:r w:rsidRPr="0003166B">
        <w:rPr>
          <w:rStyle w:val="affffe"/>
          <w:rFonts w:hint="cs"/>
          <w:rtl/>
        </w:rPr>
        <w:t xml:space="preserve"> </w:t>
      </w:r>
      <w:bookmarkStart w:id="348" w:name="_Toc119353132"/>
      <w:r w:rsidRPr="0003166B">
        <w:rPr>
          <w:rStyle w:val="affffe"/>
          <w:rtl/>
        </w:rPr>
        <w:t>באושא התקינו,</w:t>
      </w:r>
      <w:r w:rsidRPr="00C35A2C">
        <w:rPr>
          <w:rtl/>
        </w:rPr>
        <w:t xml:space="preserve"> שיהא אדם זן את בניו ובנותיו כשהן קטנים.</w:t>
      </w:r>
      <w:bookmarkEnd w:id="348"/>
    </w:p>
    <w:p w14:paraId="500D4743" w14:textId="6D69BCA5" w:rsidR="00E268F4" w:rsidRPr="008C28D0" w:rsidRDefault="00AB7D20" w:rsidP="00F1680A">
      <w:pPr>
        <w:pStyle w:val="affffb"/>
        <w:rPr>
          <w:rFonts w:ascii="Fb Fontext" w:hAnsi="Fb Fontext"/>
          <w:spacing w:val="0"/>
          <w:szCs w:val="14"/>
          <w:rtl/>
        </w:rPr>
      </w:pPr>
      <w:bookmarkStart w:id="349" w:name="_Toc119353133"/>
      <w:r>
        <w:rPr>
          <w:spacing w:val="0"/>
          <w:rtl/>
        </w:rPr>
        <w:t xml:space="preserve">איבעיא</w:t>
      </w:r>
      <w:del w:id="41020" w:author="Claude" w:date="2026-10-07T09:24:54Z">
        <w:r>
          <w:rPr>
            <w:spacing w:val="0"/>
            <w:rtl/>
          </w:rPr>
          <w:delText xml:space="preserve"> </w:delText>
        </w:r>
      </w:del>
      <w:r>
        <w:rPr>
          <w:spacing w:val="0"/>
          <w:rtl/>
        </w:rPr>
        <w:t xml:space="preserve">: הלכ</w:t>
      </w:r>
      <w:r w:rsidR="0003166B" w:rsidRPr="008C28D0">
        <w:rPr>
          <w:rFonts w:hint="cs"/>
          <w:spacing w:val="0"/>
          <w:rtl/>
        </w:rPr>
        <w:t>ה כמותו או לא</w:t>
      </w:r>
      <w:r w:rsidR="00E268F4" w:rsidRPr="008C28D0">
        <w:rPr>
          <w:rFonts w:ascii="Fb Fontext" w:hAnsi="Fb Fontext" w:hint="cs"/>
          <w:spacing w:val="0"/>
          <w:szCs w:val="14"/>
          <w:rtl/>
        </w:rPr>
        <w:t>,</w:t>
      </w:r>
      <w:bookmarkEnd w:id="349"/>
    </w:p>
    <w:p w14:paraId="681CB029" w14:textId="638A69E4" w:rsidR="00AB7D20" w:rsidRPr="00730169" w:rsidRDefault="00AB7D20" w:rsidP="00AB7D20">
      <w:pPr>
        <w:rPr>
          <w:rStyle w:val="afffff0"/>
          <w:spacing w:val="-4"/>
          <w:rtl/>
        </w:rPr>
      </w:pPr>
      <w:r w:rsidRPr="00730169">
        <w:rPr>
          <w:rStyle w:val="affffe"/>
          <w:rFonts w:hint="cs"/>
          <w:spacing w:val="-4"/>
          <w:rtl/>
        </w:rPr>
        <w:t>ר</w:t>
      </w:r>
      <w:r w:rsidRPr="00730169">
        <w:rPr>
          <w:rStyle w:val="affffe"/>
          <w:spacing w:val="-4"/>
          <w:rtl/>
        </w:rPr>
        <w:t>"</w:t>
      </w:r>
      <w:r w:rsidRPr="00730169">
        <w:rPr>
          <w:rStyle w:val="affffe"/>
          <w:rFonts w:hint="cs"/>
          <w:spacing w:val="-4"/>
          <w:rtl/>
        </w:rPr>
        <w:t>י</w:t>
      </w:r>
      <w:r w:rsidRPr="00730169">
        <w:rPr>
          <w:rStyle w:val="affffe"/>
          <w:spacing w:val="-4"/>
          <w:rtl/>
        </w:rPr>
        <w:t>:</w:t>
      </w:r>
      <w:r w:rsidRPr="00730169">
        <w:rPr>
          <w:rFonts w:ascii="Fb Fontext" w:hAnsi="Fb Fontext"/>
          <w:spacing w:val="-4"/>
          <w:rtl/>
        </w:rPr>
        <w:t xml:space="preserve"> </w:t>
      </w:r>
      <w:r w:rsidRPr="00730169">
        <w:rPr>
          <w:rFonts w:ascii="Fb Fontext" w:hAnsi="Fb Fontext" w:hint="cs"/>
          <w:spacing w:val="-4"/>
          <w:rtl/>
        </w:rPr>
        <w:t xml:space="preserve">תנין </w:t>
      </w:r>
      <w:r w:rsidRPr="00730169">
        <w:rPr>
          <w:rStyle w:val="afffff0"/>
          <w:rFonts w:hint="cs"/>
          <w:spacing w:val="-4"/>
          <w:rtl/>
        </w:rPr>
        <w:t xml:space="preserve">אכזר </w:t>
      </w:r>
      <w:r w:rsidRPr="00730169">
        <w:rPr>
          <w:rFonts w:ascii="Fb Fontext" w:hAnsi="Fb Fontext"/>
          <w:spacing w:val="-4"/>
          <w:rtl/>
        </w:rPr>
        <w:t>ילדה ו</w:t>
      </w:r>
      <w:r w:rsidRPr="00730169">
        <w:rPr>
          <w:rFonts w:ascii="Fb Fontext" w:hAnsi="Fb Fontext" w:hint="cs"/>
          <w:spacing w:val="-4"/>
          <w:rtl/>
        </w:rPr>
        <w:t xml:space="preserve">על בני העיר משליכם </w:t>
      </w:r>
      <w:r w:rsidRPr="00730169">
        <w:rPr>
          <w:rStyle w:val="afffff0"/>
          <w:rFonts w:hint="cs"/>
          <w:spacing w:val="-4"/>
          <w:rtl/>
        </w:rPr>
        <w:t>[היינו שאינו יכול לכופו ממש]</w:t>
      </w:r>
    </w:p>
    <w:p w14:paraId="2F9F06DD" w14:textId="573328E5" w:rsidR="00AB7D20" w:rsidRPr="00643EC0" w:rsidRDefault="0003166B" w:rsidP="003422F5">
      <w:pPr>
        <w:rPr>
          <w:rStyle w:val="afffff0"/>
          <w:rtl/>
        </w:rPr>
      </w:pPr>
      <w:r w:rsidRPr="0003166B">
        <w:rPr>
          <w:rStyle w:val="affffe"/>
          <w:rFonts w:hint="cs"/>
          <w:rtl/>
        </w:rPr>
        <w:t>ר</w:t>
      </w:r>
      <w:r w:rsidR="002B7BCC">
        <w:rPr>
          <w:rStyle w:val="affffe"/>
          <w:rtl/>
        </w:rPr>
        <w:t>"</w:t>
      </w:r>
      <w:r w:rsidRPr="0003166B">
        <w:rPr>
          <w:rStyle w:val="affffe"/>
          <w:rFonts w:hint="cs"/>
          <w:rtl/>
        </w:rPr>
        <w:t>ח</w:t>
      </w:r>
      <w:r w:rsidR="00AB7D20" w:rsidRPr="0003166B">
        <w:rPr>
          <w:rStyle w:val="affffe"/>
          <w:rFonts w:hint="cs"/>
          <w:rtl/>
        </w:rPr>
        <w:t>:</w:t>
      </w:r>
      <w:r w:rsidR="00AB7D20" w:rsidRPr="00C35A2C">
        <w:rPr>
          <w:rFonts w:ascii="Fb Fontext" w:hAnsi="Fb Fontext" w:hint="cs"/>
          <w:rtl/>
        </w:rPr>
        <w:t xml:space="preserve"> כפו מכתשת על פיה והעמידו האב עליה לומר עור</w:t>
      </w:r>
      <w:r w:rsidR="00AB7D20" w:rsidRPr="00C35A2C">
        <w:rPr>
          <w:rFonts w:ascii="Fb Fontext" w:hAnsi="Fb Fontext"/>
          <w:rtl/>
        </w:rPr>
        <w:t>ב</w:t>
      </w:r>
      <w:r w:rsidR="00AB7D20" w:rsidRPr="00C35A2C">
        <w:rPr>
          <w:rFonts w:ascii="Fb Fontext" w:hAnsi="Fb Fontext" w:hint="cs"/>
          <w:rtl/>
        </w:rPr>
        <w:t xml:space="preserve"> רוצה את בניו ואני לא</w:t>
      </w:r>
      <w:r w:rsidR="003422F5">
        <w:rPr>
          <w:rFonts w:ascii="Fb Fontext" w:hAnsi="Fb Fontext" w:hint="cs"/>
          <w:sz w:val="32"/>
          <w:rtl/>
        </w:rPr>
        <w:t xml:space="preserve">, </w:t>
      </w:r>
      <w:r w:rsidR="00AB7D20" w:rsidRPr="00643EC0">
        <w:rPr>
          <w:rStyle w:val="afffff0"/>
          <w:rFonts w:hint="cs"/>
          <w:rtl/>
        </w:rPr>
        <w:t>ובני עורב אשר יקראו היינו ב</w:t>
      </w:r>
      <w:r w:rsidR="00963EAF" w:rsidRPr="00643EC0">
        <w:rPr>
          <w:rStyle w:val="afffff0"/>
          <w:rFonts w:hint="cs"/>
          <w:rtl/>
        </w:rPr>
        <w:t>קטנים מאוד שאין מכירם</w:t>
      </w:r>
      <w:r w:rsidR="00AB7D20" w:rsidRPr="00643EC0">
        <w:rPr>
          <w:rStyle w:val="afffff0"/>
          <w:rFonts w:hint="cs"/>
          <w:rtl/>
        </w:rPr>
        <w:t>.</w:t>
      </w:r>
    </w:p>
    <w:p w14:paraId="02D70A54" w14:textId="1F435C81" w:rsidR="00AB7D20" w:rsidRPr="00C35A2C" w:rsidRDefault="00643EC0" w:rsidP="00AB7D20">
      <w:pPr>
        <w:rPr>
          <w:rFonts w:ascii="Fb Fontext" w:hAnsi="Fb Fontext"/>
          <w:rtl/>
        </w:rPr>
      </w:pPr>
      <w:r w:rsidRPr="00643EC0">
        <w:rPr>
          <w:rStyle w:val="affffe"/>
          <w:rFonts w:hint="cs"/>
          <w:rtl/>
        </w:rPr>
        <w:t>רבא</w:t>
      </w:r>
      <w:r w:rsidR="00AB7D20" w:rsidRPr="00643EC0">
        <w:rPr>
          <w:rStyle w:val="affffe"/>
          <w:rtl/>
        </w:rPr>
        <w:t>:</w:t>
      </w:r>
      <w:r w:rsidR="00AB7D20" w:rsidRPr="00C35A2C">
        <w:rPr>
          <w:rFonts w:ascii="Fb Fontext" w:hAnsi="Fb Fontext"/>
          <w:sz w:val="32"/>
          <w:rtl/>
        </w:rPr>
        <w:t xml:space="preserve"> </w:t>
      </w:r>
      <w:r w:rsidR="00AB7D20" w:rsidRPr="00C35A2C">
        <w:rPr>
          <w:rFonts w:ascii="Fb Fontext" w:hAnsi="Fb Fontext" w:hint="cs"/>
          <w:sz w:val="32"/>
          <w:rtl/>
        </w:rPr>
        <w:t>נח לך שיזונו בניך מן הצדקה?</w:t>
      </w:r>
    </w:p>
    <w:p w14:paraId="7C27E5F2" w14:textId="3FEFB627" w:rsidR="00E268F4" w:rsidRDefault="00AB7D20" w:rsidP="00643EC0">
      <w:pPr>
        <w:ind w:left="283" w:firstLine="57"/>
        <w:rPr>
          <w:rFonts w:ascii="Fb Fontext" w:hAnsi="Fb Fontext"/>
          <w:rtl/>
        </w:rPr>
      </w:pPr>
      <w:r w:rsidRPr="00C35A2C">
        <w:rPr>
          <w:rFonts w:ascii="Fb Fontext" w:hAnsi="Fb Fontext" w:hint="cs"/>
          <w:rtl/>
        </w:rPr>
        <w:t>ודווקא ב</w:t>
      </w:r>
      <w:r w:rsidRPr="00C35A2C">
        <w:rPr>
          <w:rFonts w:ascii="Fb Fontext" w:hAnsi="Fb Fontext"/>
          <w:rtl/>
        </w:rPr>
        <w:t>לא אמיד, אבל אמיד כ</w:t>
      </w:r>
      <w:r w:rsidRPr="00C35A2C">
        <w:rPr>
          <w:rFonts w:ascii="Fb Fontext" w:hAnsi="Fb Fontext" w:hint="cs"/>
          <w:rtl/>
        </w:rPr>
        <w:t xml:space="preserve">ופים אותו </w:t>
      </w:r>
      <w:r w:rsidR="00643EC0">
        <w:rPr>
          <w:rFonts w:ascii="Fb Fontext" w:hAnsi="Fb Fontext" w:hint="cs"/>
          <w:rtl/>
        </w:rPr>
        <w:t>ב</w:t>
      </w:r>
      <w:r w:rsidRPr="00C35A2C">
        <w:rPr>
          <w:rFonts w:ascii="Fb Fontext" w:hAnsi="Fb Fontext" w:hint="cs"/>
          <w:rtl/>
        </w:rPr>
        <w:t>ע</w:t>
      </w:r>
      <w:r w:rsidRPr="00C35A2C">
        <w:rPr>
          <w:rFonts w:ascii="Fb Fontext" w:hAnsi="Fb Fontext"/>
          <w:rtl/>
        </w:rPr>
        <w:t>"</w:t>
      </w:r>
      <w:r w:rsidRPr="00C35A2C">
        <w:rPr>
          <w:rFonts w:ascii="Fb Fontext" w:hAnsi="Fb Fontext" w:hint="cs"/>
          <w:rtl/>
        </w:rPr>
        <w:t>כ</w:t>
      </w:r>
      <w:r w:rsidR="00E268F4">
        <w:rPr>
          <w:rFonts w:ascii="Fb Fontext" w:hAnsi="Fb Fontext" w:hint="cs"/>
          <w:rtl/>
        </w:rPr>
        <w:t>,</w:t>
      </w:r>
    </w:p>
    <w:p w14:paraId="0EB3FB48" w14:textId="2873C3B6" w:rsidR="00AB7D20" w:rsidRDefault="00AB7D20" w:rsidP="00AB7D20">
      <w:pPr>
        <w:rPr>
          <w:rFonts w:ascii="Fb Fontext" w:hAnsi="Fb Fontext"/>
          <w:rtl/>
        </w:rPr>
      </w:pPr>
      <w:r w:rsidRPr="00643EC0">
        <w:rPr>
          <w:rStyle w:val="affffe"/>
          <w:rFonts w:hint="cs"/>
          <w:rtl/>
        </w:rPr>
        <w:t>כדרבא שכפה לרדב</w:t>
      </w:r>
      <w:r w:rsidRPr="00643EC0">
        <w:rPr>
          <w:rStyle w:val="affffe"/>
          <w:rtl/>
        </w:rPr>
        <w:t>"</w:t>
      </w:r>
      <w:r w:rsidRPr="00643EC0">
        <w:rPr>
          <w:rStyle w:val="affffe"/>
          <w:rFonts w:hint="cs"/>
          <w:rtl/>
        </w:rPr>
        <w:t>א</w:t>
      </w:r>
      <w:r w:rsidRPr="00C35A2C">
        <w:rPr>
          <w:rFonts w:ascii="Fb Fontext" w:hAnsi="Fb Fontext"/>
          <w:rtl/>
        </w:rPr>
        <w:t xml:space="preserve"> ו</w:t>
      </w:r>
      <w:r w:rsidRPr="00C35A2C">
        <w:rPr>
          <w:rFonts w:ascii="Fb Fontext" w:hAnsi="Fb Fontext" w:hint="cs"/>
          <w:rtl/>
        </w:rPr>
        <w:t>הוציא הימנו ת' זוזי לצדקה</w:t>
      </w:r>
      <w:r w:rsidR="000A337F">
        <w:rPr>
          <w:rFonts w:ascii="Fb Fontext" w:hAnsi="Fb Fontext" w:hint="cs"/>
          <w:rtl/>
        </w:rPr>
        <w:t>,</w:t>
      </w:r>
    </w:p>
    <w:p w14:paraId="1EF1D601" w14:textId="68E94CBE" w:rsidR="00AB7D20" w:rsidRPr="00C35A2C" w:rsidRDefault="00AB7D20" w:rsidP="00F1680A">
      <w:pPr>
        <w:pStyle w:val="affffb"/>
        <w:rPr>
          <w:rtl/>
        </w:rPr>
      </w:pPr>
      <w:bookmarkStart w:id="350" w:name="_Toc119353134"/>
      <w:r w:rsidRPr="00E20BFC">
        <w:rPr>
          <w:rStyle w:val="affffe"/>
          <w:rtl/>
        </w:rPr>
        <w:t>באושא התקינו,</w:t>
      </w:r>
      <w:r w:rsidRPr="00C35A2C">
        <w:rPr>
          <w:rtl/>
        </w:rPr>
        <w:t xml:space="preserve"> </w:t>
      </w:r>
      <w:r w:rsidRPr="00195437">
        <w:rPr>
          <w:rtl/>
        </w:rPr>
        <w:t>הכותב כל נכסיו לבניו</w:t>
      </w:r>
      <w:r w:rsidRPr="00C35A2C">
        <w:rPr>
          <w:rtl/>
        </w:rPr>
        <w:t xml:space="preserve"> - הוא ואשתו נזונים מהם.</w:t>
      </w:r>
      <w:bookmarkEnd w:id="350"/>
    </w:p>
    <w:p w14:paraId="3EABA939" w14:textId="45B491D9" w:rsidR="00AB7D20" w:rsidRPr="00730169" w:rsidRDefault="00AB7D20" w:rsidP="00AB7D20">
      <w:pPr>
        <w:rPr>
          <w:rFonts w:ascii="Fb Fontext" w:hAnsi="Fb Fontext"/>
          <w:spacing w:val="-8"/>
          <w:rtl/>
        </w:rPr>
      </w:pPr>
      <w:r w:rsidRPr="00730169">
        <w:rPr>
          <w:rStyle w:val="affffe"/>
          <w:rFonts w:hint="cs"/>
          <w:spacing w:val="-8"/>
          <w:rtl/>
        </w:rPr>
        <w:t>והקשה ר</w:t>
      </w:r>
      <w:r w:rsidRPr="00730169">
        <w:rPr>
          <w:rStyle w:val="affffe"/>
          <w:spacing w:val="-8"/>
          <w:rtl/>
        </w:rPr>
        <w:t>"</w:t>
      </w:r>
      <w:r w:rsidRPr="00730169">
        <w:rPr>
          <w:rStyle w:val="affffe"/>
          <w:rFonts w:hint="cs"/>
          <w:spacing w:val="-8"/>
          <w:rtl/>
        </w:rPr>
        <w:t>ז</w:t>
      </w:r>
      <w:r w:rsidR="00E20BFC" w:rsidRPr="00730169">
        <w:rPr>
          <w:rFonts w:ascii="Fb Fontext" w:hAnsi="Fb Fontext" w:hint="cs"/>
          <w:spacing w:val="-8"/>
          <w:rtl/>
        </w:rPr>
        <w:t xml:space="preserve"> </w:t>
      </w:r>
      <w:r w:rsidRPr="00730169">
        <w:rPr>
          <w:rFonts w:ascii="Fb Fontext" w:hAnsi="Fb Fontext"/>
          <w:spacing w:val="-8"/>
          <w:rtl/>
        </w:rPr>
        <w:t xml:space="preserve">גדולה מזו אמרו: </w:t>
      </w:r>
      <w:r w:rsidRPr="00730169">
        <w:rPr>
          <w:rFonts w:ascii="Fb Fontext" w:hAnsi="Fb Fontext" w:cs="PFT_Frank"/>
          <w:b/>
          <w:bCs/>
          <w:spacing w:val="-8"/>
          <w:szCs w:val="14"/>
          <w:rtl/>
        </w:rPr>
        <w:t>אלמנתו</w:t>
      </w:r>
      <w:r w:rsidRPr="00730169">
        <w:rPr>
          <w:rFonts w:ascii="Fb Fontext" w:hAnsi="Fb Fontext"/>
          <w:spacing w:val="-8"/>
          <w:rtl/>
        </w:rPr>
        <w:t xml:space="preserve"> נזונת מנכסיו, </w:t>
      </w:r>
      <w:r w:rsidRPr="00730169">
        <w:rPr>
          <w:rFonts w:ascii="Fb Fontext" w:hAnsi="Fb Fontext" w:hint="cs"/>
          <w:spacing w:val="-8"/>
          <w:rtl/>
        </w:rPr>
        <w:t>הוא ואשתו מיבעי'?</w:t>
      </w:r>
    </w:p>
    <w:p w14:paraId="5A87C6C6" w14:textId="61519501" w:rsidR="00AB7D20" w:rsidRPr="00C35A2C" w:rsidRDefault="00AB7D20" w:rsidP="00474048">
      <w:pPr>
        <w:pStyle w:val="afffff"/>
        <w:rPr>
          <w:rtl/>
        </w:rPr>
      </w:pPr>
      <w:r>
        <w:rPr>
          <w:rFonts w:hint="cs"/>
          <w:rtl/>
        </w:rPr>
        <w:t xml:space="preserve">וכדשלח רבין באיגרת וכן </w:t>
      </w:r>
      <w:r>
        <w:rPr>
          <w:rStyle w:val="affffe"/>
          <w:rFonts w:hint="cs"/>
          <w:rtl/>
          <w:rPrChange w:id="9156" w:author="מנוע אמוראים" w:date="2026-10-05T16:41:40Z">
            <w:rPr>
              <w:rFonts w:hint="cs"/>
              <w:rtl/>
            </w:rPr>
          </w:rPrChange>
        </w:rPr>
        <w:t xml:space="preserve">ר</w:t>
      </w:r>
      <w:r>
        <w:rPr>
          <w:rStyle w:val="affffe"/>
          <w:rtl/>
          <w:rPrChange w:id="9157" w:author="מנוע אמוראים" w:date="2026-10-05T16:41:40Z">
            <w:rPr>
              <w:rtl/>
            </w:rPr>
          </w:rPrChange>
        </w:rPr>
        <w:t xml:space="preserve">"</w:t>
      </w:r>
      <w:r>
        <w:rPr>
          <w:rStyle w:val="affffe"/>
          <w:rFonts w:hint="cs"/>
          <w:rtl/>
          <w:rPrChange w:id="9158" w:author="מנוע אמוראים" w:date="2026-10-05T16:41:40Z">
            <w:rPr>
              <w:rFonts w:hint="cs"/>
              <w:rtl/>
            </w:rPr>
          </w:rPrChange>
        </w:rPr>
        <w:t xml:space="preserve">י</w:t>
      </w:r>
      <w:r>
        <w:rPr>
          <w:rFonts w:hint="cs"/>
          <w:rtl/>
        </w:rPr>
        <w:t xml:space="preserve"> </w:t>
      </w:r>
      <w:r w:rsidR="00474048">
        <w:rPr>
          <w:rFonts w:hint="cs"/>
          <w:rtl/>
        </w:rPr>
        <w:t>אחיין</w:t>
      </w:r>
      <w:r>
        <w:rPr>
          <w:rFonts w:hint="cs"/>
          <w:rtl/>
        </w:rPr>
        <w:t xml:space="preserve"> </w:t>
      </w:r>
      <w:r>
        <w:rPr>
          <w:rStyle w:val="affffe"/>
          <w:rFonts w:hint="cs"/>
          <w:rtl/>
          <w:rPrChange w:id="9159" w:author="מנוע אמוראים" w:date="2026-10-05T16:41:40Z">
            <w:rPr>
              <w:rFonts w:hint="cs"/>
              <w:rtl/>
            </w:rPr>
          </w:rPrChange>
        </w:rPr>
        <w:t xml:space="preserve">ריב</w:t>
      </w:r>
      <w:r>
        <w:rPr>
          <w:rStyle w:val="affffe"/>
          <w:rtl/>
          <w:rPrChange w:id="9160" w:author="מנוע אמוראים" w:date="2026-10-05T16:41:40Z">
            <w:rPr>
              <w:rtl/>
            </w:rPr>
          </w:rPrChange>
        </w:rPr>
        <w:t xml:space="preserve">"</w:t>
      </w:r>
      <w:r>
        <w:rPr>
          <w:rStyle w:val="affffe"/>
          <w:rFonts w:hint="cs"/>
          <w:rtl/>
          <w:rPrChange w:id="9161" w:author="מנוע אמוראים" w:date="2026-10-05T16:41:40Z">
            <w:rPr>
              <w:rFonts w:hint="cs"/>
              <w:rtl/>
            </w:rPr>
          </w:rPrChange>
        </w:rPr>
        <w:t xml:space="preserve">ח</w:t>
      </w:r>
      <w:r>
        <w:rPr>
          <w:rFonts w:hint="cs"/>
          <w:rtl/>
        </w:rPr>
        <w:t xml:space="preserve"> </w:t>
      </w:r>
      <w:r w:rsidR="00474048">
        <w:rPr>
          <w:rFonts w:hint="cs"/>
          <w:rtl/>
        </w:rPr>
        <w:t>ש</w:t>
      </w:r>
      <w:r w:rsidRPr="00C35A2C">
        <w:rPr>
          <w:rFonts w:hint="cs"/>
          <w:rtl/>
        </w:rPr>
        <w:t>על ידו היה המעשה וכו'?</w:t>
      </w:r>
    </w:p>
    <w:p w14:paraId="460FA941" w14:textId="7B47A13F" w:rsidR="00AC1A6A" w:rsidRPr="00C35A2C" w:rsidRDefault="00F022AC" w:rsidP="000816F2">
      <w:pPr>
        <w:rPr>
          <w:rFonts w:ascii="Fb Fontext" w:hAnsi="Fb Fontext" w:cs="Guttman Vilna"/>
          <w:b/>
          <w:bCs/>
          <w:rtl/>
        </w:rPr>
      </w:pPr>
      <w:r>
        <w:rPr>
          <w:rStyle w:val="affffe"/>
          <w:rFonts w:hint="cs"/>
          <w:rtl/>
        </w:rPr>
        <w:t>קמ"ל</w:t>
      </w:r>
      <w:r w:rsidR="00AB7D20" w:rsidRPr="00474048">
        <w:rPr>
          <w:rStyle w:val="affffe"/>
          <w:rFonts w:hint="cs"/>
          <w:rtl/>
        </w:rPr>
        <w:t xml:space="preserve"> </w:t>
      </w:r>
      <w:r w:rsidR="00AB7D20" w:rsidRPr="00C35A2C">
        <w:rPr>
          <w:rFonts w:ascii="Fb Fontext" w:hAnsi="Fb Fontext" w:hint="cs"/>
          <w:rtl/>
        </w:rPr>
        <w:t>א</w:t>
      </w:r>
      <w:r w:rsidR="00474048">
        <w:rPr>
          <w:rFonts w:ascii="Fb Fontext" w:hAnsi="Fb Fontext" w:hint="cs"/>
          <w:rtl/>
        </w:rPr>
        <w:t xml:space="preserve">ף </w:t>
      </w:r>
      <w:r w:rsidR="00AB7D20" w:rsidRPr="00C35A2C">
        <w:rPr>
          <w:rFonts w:ascii="Fb Fontext" w:hAnsi="Fb Fontext" w:hint="cs"/>
          <w:rtl/>
        </w:rPr>
        <w:t>ד</w:t>
      </w:r>
      <w:r w:rsidR="00287D14">
        <w:rPr>
          <w:rFonts w:ascii="Fb Fontext" w:hAnsi="Fb Fontext"/>
          <w:rtl/>
        </w:rPr>
        <w:t>שם</w:t>
      </w:r>
      <w:r w:rsidR="00AB7D20" w:rsidRPr="00C35A2C">
        <w:rPr>
          <w:rFonts w:ascii="Fb Fontext" w:hAnsi="Fb Fontext"/>
          <w:rtl/>
        </w:rPr>
        <w:t xml:space="preserve"> </w:t>
      </w:r>
      <w:r w:rsidR="00474048">
        <w:rPr>
          <w:rFonts w:ascii="Fb Fontext" w:hAnsi="Fb Fontext" w:hint="cs"/>
          <w:rtl/>
        </w:rPr>
        <w:t xml:space="preserve">אין </w:t>
      </w:r>
      <w:r w:rsidR="00AB7D20" w:rsidRPr="00C35A2C">
        <w:rPr>
          <w:rFonts w:ascii="Fb Fontext" w:hAnsi="Fb Fontext"/>
          <w:rtl/>
        </w:rPr>
        <w:t>ט</w:t>
      </w:r>
      <w:r w:rsidR="00474048">
        <w:rPr>
          <w:rFonts w:ascii="Fb Fontext" w:hAnsi="Fb Fontext" w:hint="cs"/>
          <w:rtl/>
        </w:rPr>
        <w:t>ו</w:t>
      </w:r>
      <w:r w:rsidR="00AB7D20" w:rsidRPr="00C35A2C">
        <w:rPr>
          <w:rFonts w:ascii="Fb Fontext" w:hAnsi="Fb Fontext"/>
          <w:rtl/>
        </w:rPr>
        <w:t xml:space="preserve">רח, אבל </w:t>
      </w:r>
      <w:r w:rsidR="00287D14">
        <w:rPr>
          <w:rFonts w:ascii="Fb Fontext" w:hAnsi="Fb Fontext"/>
          <w:rtl/>
        </w:rPr>
        <w:t>כאן</w:t>
      </w:r>
      <w:r w:rsidR="00AB7D20" w:rsidRPr="00C35A2C">
        <w:rPr>
          <w:rFonts w:ascii="Fb Fontext" w:hAnsi="Fb Fontext"/>
          <w:rtl/>
        </w:rPr>
        <w:t xml:space="preserve"> </w:t>
      </w:r>
      <w:r w:rsidR="00AC1A6A">
        <w:rPr>
          <w:rFonts w:ascii="Fb Fontext" w:hAnsi="Fb Fontext" w:hint="cs"/>
          <w:rtl/>
        </w:rPr>
        <w:t>יטרח עבורו ועבור אשתו</w:t>
      </w:r>
      <w:r w:rsidR="00AB7D20" w:rsidRPr="00C35A2C">
        <w:rPr>
          <w:rFonts w:ascii="Fb Fontext" w:hAnsi="Fb Fontext"/>
          <w:rtl/>
        </w:rPr>
        <w:t>.</w:t>
      </w:r>
    </w:p>
    <w:p w14:paraId="5584D9D7" w14:textId="77777777" w:rsidR="00AB7D20" w:rsidRPr="00C35A2C" w:rsidRDefault="00AB7D20" w:rsidP="00E26091">
      <w:pPr>
        <w:pStyle w:val="afff"/>
        <w:framePr w:wrap="around"/>
        <w:rPr>
          <w:rtl/>
        </w:rPr>
      </w:pPr>
      <w:bookmarkStart w:id="351" w:name="_Toc119353135"/>
      <w:r w:rsidRPr="00C35A2C">
        <w:rPr>
          <w:rFonts w:hint="cs"/>
          <w:rtl/>
        </w:rPr>
        <w:t>נ.</w:t>
      </w:r>
      <w:bookmarkEnd w:id="351"/>
    </w:p>
    <w:p w14:paraId="13E36F22" w14:textId="77777777" w:rsidR="00E268F4" w:rsidRPr="008C28D0" w:rsidRDefault="00AB7D20" w:rsidP="00F1680A">
      <w:pPr>
        <w:pStyle w:val="affffb"/>
        <w:rPr>
          <w:spacing w:val="0"/>
          <w:rtl/>
        </w:rPr>
      </w:pPr>
      <w:bookmarkStart w:id="352" w:name="_Toc119353136"/>
      <w:r w:rsidRPr="008C28D0">
        <w:rPr>
          <w:spacing w:val="0"/>
          <w:rtl/>
        </w:rPr>
        <w:t>איבעיא: הלכ</w:t>
      </w:r>
      <w:r w:rsidR="009F1110" w:rsidRPr="008C28D0">
        <w:rPr>
          <w:rFonts w:hint="cs"/>
          <w:spacing w:val="0"/>
          <w:rtl/>
        </w:rPr>
        <w:t xml:space="preserve">ה כמותו </w:t>
      </w:r>
      <w:r w:rsidR="00E9654A" w:rsidRPr="008C28D0">
        <w:rPr>
          <w:rFonts w:hint="cs"/>
          <w:spacing w:val="0"/>
          <w:rtl/>
        </w:rPr>
        <w:t xml:space="preserve">שצריך לזונם </w:t>
      </w:r>
      <w:r w:rsidR="009F1110" w:rsidRPr="008C28D0">
        <w:rPr>
          <w:rFonts w:hint="cs"/>
          <w:spacing w:val="0"/>
          <w:rtl/>
        </w:rPr>
        <w:t>או לא</w:t>
      </w:r>
      <w:r w:rsidR="00E268F4" w:rsidRPr="008C28D0">
        <w:rPr>
          <w:rFonts w:hint="cs"/>
          <w:spacing w:val="0"/>
          <w:rtl/>
        </w:rPr>
        <w:t>,</w:t>
      </w:r>
      <w:bookmarkEnd w:id="352"/>
    </w:p>
    <w:p w14:paraId="7774B013" w14:textId="21AD6409" w:rsidR="00AB7D20" w:rsidRDefault="009715EB" w:rsidP="001C0CC6">
      <w:pPr>
        <w:rPr>
          <w:rFonts w:ascii="Fb Fontext" w:hAnsi="Fb Fontext"/>
          <w:rtl/>
        </w:rPr>
      </w:pPr>
      <w:r w:rsidRPr="00B0573D">
        <w:rPr>
          <w:rStyle w:val="affffe"/>
          <w:rFonts w:hint="cs"/>
          <w:rtl/>
        </w:rPr>
        <w:t xml:space="preserve">כשכרע אחד </w:t>
      </w:r>
      <w:r w:rsidR="00B0573D">
        <w:rPr>
          <w:rStyle w:val="affffe"/>
          <w:rFonts w:hint="cs"/>
          <w:rtl/>
        </w:rPr>
        <w:t>[</w:t>
      </w:r>
      <w:r w:rsidR="00A61770">
        <w:rPr>
          <w:rStyle w:val="affffe"/>
          <w:rFonts w:hint="cs"/>
          <w:rtl/>
        </w:rPr>
        <w:t xml:space="preserve">שכתב נכסיו לבניו] </w:t>
      </w:r>
      <w:r w:rsidRPr="00B0573D">
        <w:rPr>
          <w:rStyle w:val="affffe"/>
          <w:rFonts w:hint="cs"/>
          <w:rtl/>
        </w:rPr>
        <w:t>לנש</w:t>
      </w:r>
      <w:r w:rsidR="00D54BDF" w:rsidRPr="00B0573D">
        <w:rPr>
          <w:rStyle w:val="affffe"/>
          <w:rFonts w:hint="cs"/>
          <w:rtl/>
        </w:rPr>
        <w:t>ק</w:t>
      </w:r>
      <w:r w:rsidRPr="00B0573D">
        <w:rPr>
          <w:rStyle w:val="affffe"/>
          <w:rFonts w:hint="cs"/>
          <w:rtl/>
        </w:rPr>
        <w:t xml:space="preserve"> לרג</w:t>
      </w:r>
      <w:r w:rsidRPr="00D018FC">
        <w:rPr>
          <w:rStyle w:val="affffe"/>
          <w:rFonts w:hint="cs"/>
          <w:rtl/>
        </w:rPr>
        <w:t>לי ר</w:t>
      </w:r>
      <w:r w:rsidR="00B0573D">
        <w:rPr>
          <w:rStyle w:val="affffe"/>
          <w:rFonts w:hint="cs"/>
          <w:rtl/>
        </w:rPr>
        <w:t>יו</w:t>
      </w:r>
      <w:r w:rsidR="002B7BCC">
        <w:rPr>
          <w:rStyle w:val="affffe"/>
          <w:rtl/>
        </w:rPr>
        <w:t>"</w:t>
      </w:r>
      <w:r w:rsidR="00B0573D">
        <w:rPr>
          <w:rStyle w:val="affffe"/>
          <w:rFonts w:hint="cs"/>
          <w:rtl/>
        </w:rPr>
        <w:t xml:space="preserve">נ </w:t>
      </w:r>
      <w:r w:rsidRPr="00D018FC">
        <w:rPr>
          <w:rStyle w:val="affffe"/>
          <w:rFonts w:hint="cs"/>
          <w:rtl/>
        </w:rPr>
        <w:t xml:space="preserve"> יונתן</w:t>
      </w:r>
      <w:r w:rsidR="001C0CC6" w:rsidRPr="00D018FC">
        <w:rPr>
          <w:rStyle w:val="affffe"/>
          <w:rFonts w:hint="cs"/>
          <w:rtl/>
        </w:rPr>
        <w:t>,</w:t>
      </w:r>
      <w:r w:rsidR="001C0CC6">
        <w:rPr>
          <w:rFonts w:ascii="Fb Fontext" w:hAnsi="Fb Fontext" w:hint="cs"/>
          <w:rtl/>
        </w:rPr>
        <w:t xml:space="preserve"> </w:t>
      </w:r>
      <w:r w:rsidR="00A61770">
        <w:rPr>
          <w:rFonts w:ascii="Fb Fontext" w:hAnsi="Fb Fontext" w:hint="cs"/>
          <w:rtl/>
        </w:rPr>
        <w:t>על ש</w:t>
      </w:r>
      <w:r w:rsidR="00AB7D20" w:rsidRPr="00C35A2C">
        <w:rPr>
          <w:rFonts w:ascii="Fb Fontext" w:hAnsi="Fb Fontext" w:hint="cs"/>
          <w:rtl/>
        </w:rPr>
        <w:t>חייב</w:t>
      </w:r>
      <w:r w:rsidR="001C0CC6">
        <w:rPr>
          <w:rFonts w:ascii="Fb Fontext" w:hAnsi="Fb Fontext" w:hint="cs"/>
          <w:rtl/>
        </w:rPr>
        <w:t xml:space="preserve">ם </w:t>
      </w:r>
      <w:r w:rsidR="00AB7D20" w:rsidRPr="00C35A2C">
        <w:rPr>
          <w:rFonts w:ascii="Fb Fontext" w:hAnsi="Fb Fontext" w:hint="cs"/>
          <w:rtl/>
        </w:rPr>
        <w:t>לזו</w:t>
      </w:r>
      <w:r w:rsidR="00B0573D">
        <w:rPr>
          <w:rFonts w:ascii="Fb Fontext" w:hAnsi="Fb Fontext" w:hint="cs"/>
          <w:rtl/>
        </w:rPr>
        <w:t>נו</w:t>
      </w:r>
      <w:r w:rsidR="00D018FC">
        <w:rPr>
          <w:rFonts w:ascii="Fb Fontext" w:hAnsi="Fb Fontext" w:hint="cs"/>
          <w:rtl/>
        </w:rPr>
        <w:t>,</w:t>
      </w:r>
      <w:r w:rsidR="00655AA0">
        <w:rPr>
          <w:rFonts w:ascii="Fb Fontext" w:hAnsi="Fb Fontext" w:hint="cs"/>
          <w:rtl/>
        </w:rPr>
        <w:t xml:space="preserve"> </w:t>
      </w:r>
      <w:r w:rsidR="00655AA0" w:rsidRPr="00655AA0">
        <w:rPr>
          <w:rStyle w:val="afffff0"/>
          <w:rFonts w:hint="cs"/>
          <w:rtl/>
        </w:rPr>
        <w:t>ואם אין הדין כן מדוע חיבבו כ</w:t>
      </w:r>
      <w:r w:rsidR="002B7BCC">
        <w:rPr>
          <w:rStyle w:val="afffff0"/>
          <w:rtl/>
        </w:rPr>
        <w:t>"</w:t>
      </w:r>
      <w:r w:rsidR="00655AA0" w:rsidRPr="00655AA0">
        <w:rPr>
          <w:rStyle w:val="afffff0"/>
          <w:rFonts w:hint="cs"/>
          <w:rtl/>
        </w:rPr>
        <w:t>כ, ואם הדין עמו על מה חיבבו כ</w:t>
      </w:r>
      <w:r w:rsidR="002B7BCC">
        <w:rPr>
          <w:rStyle w:val="afffff0"/>
          <w:rtl/>
        </w:rPr>
        <w:t>"</w:t>
      </w:r>
      <w:r w:rsidR="00655AA0" w:rsidRPr="00655AA0">
        <w:rPr>
          <w:rStyle w:val="afffff0"/>
          <w:rFonts w:hint="cs"/>
          <w:rtl/>
        </w:rPr>
        <w:t>כ</w:t>
      </w:r>
      <w:r w:rsidR="00655AA0">
        <w:rPr>
          <w:rFonts w:ascii="Fb Fontext" w:hAnsi="Fb Fontext" w:hint="cs"/>
          <w:rtl/>
        </w:rPr>
        <w:t xml:space="preserve"> בהכרח דאין הלכה כן</w:t>
      </w:r>
    </w:p>
    <w:p w14:paraId="0701EBBD" w14:textId="1C9F9475" w:rsidR="00AB7D20" w:rsidRPr="000816F2" w:rsidRDefault="00A61770" w:rsidP="00AB7D20">
      <w:pPr>
        <w:rPr>
          <w:rFonts w:ascii="Fb Fontext" w:hAnsi="Fb Fontext"/>
          <w:spacing w:val="-8"/>
          <w:rtl/>
        </w:rPr>
      </w:pPr>
      <w:r w:rsidRPr="000816F2">
        <w:rPr>
          <w:rStyle w:val="affffe"/>
          <w:rFonts w:hint="cs"/>
          <w:spacing w:val="-8"/>
          <w:rtl/>
        </w:rPr>
        <w:lastRenderedPageBreak/>
        <w:t>ר</w:t>
      </w:r>
      <w:r w:rsidR="002B7BCC" w:rsidRPr="000816F2">
        <w:rPr>
          <w:rStyle w:val="affffe"/>
          <w:spacing w:val="-8"/>
          <w:rtl/>
        </w:rPr>
        <w:t>"</w:t>
      </w:r>
      <w:r w:rsidRPr="000816F2">
        <w:rPr>
          <w:rStyle w:val="affffe"/>
          <w:rFonts w:hint="cs"/>
          <w:spacing w:val="-8"/>
          <w:rtl/>
        </w:rPr>
        <w:t>א</w:t>
      </w:r>
      <w:r w:rsidR="00AB7D20" w:rsidRPr="000816F2">
        <w:rPr>
          <w:rStyle w:val="affffe"/>
          <w:spacing w:val="-8"/>
          <w:rtl/>
        </w:rPr>
        <w:t xml:space="preserve">: באושא התקינו, </w:t>
      </w:r>
      <w:r w:rsidR="00AB7D20" w:rsidRPr="000816F2">
        <w:rPr>
          <w:rStyle w:val="affffc"/>
          <w:rtl/>
        </w:rPr>
        <w:t>אל יבזבז יותר מחומש.</w:t>
      </w:r>
      <w:r w:rsidR="00AB7D20" w:rsidRPr="000816F2">
        <w:rPr>
          <w:rFonts w:ascii="Fb Fontext" w:hAnsi="Fb Fontext" w:hint="cs"/>
          <w:spacing w:val="-8"/>
          <w:sz w:val="32"/>
          <w:rtl/>
        </w:rPr>
        <w:t xml:space="preserve"> </w:t>
      </w:r>
      <w:r w:rsidR="00AB7D20" w:rsidRPr="000816F2">
        <w:rPr>
          <w:rStyle w:val="affffe"/>
          <w:rFonts w:hint="cs"/>
          <w:spacing w:val="-8"/>
          <w:rtl/>
        </w:rPr>
        <w:t>ותנ</w:t>
      </w:r>
      <w:r w:rsidR="00AB7D20" w:rsidRPr="000816F2">
        <w:rPr>
          <w:rStyle w:val="affffe"/>
          <w:spacing w:val="-8"/>
          <w:rtl/>
        </w:rPr>
        <w:t>"</w:t>
      </w:r>
      <w:r w:rsidR="00AB7D20" w:rsidRPr="000816F2">
        <w:rPr>
          <w:rStyle w:val="affffe"/>
          <w:rFonts w:hint="cs"/>
          <w:spacing w:val="-8"/>
          <w:rtl/>
        </w:rPr>
        <w:t xml:space="preserve">ה </w:t>
      </w:r>
      <w:r w:rsidR="00AB7D20" w:rsidRPr="000816F2">
        <w:rPr>
          <w:rFonts w:ascii="Fb Fontext" w:hAnsi="Fb Fontext" w:hint="cs"/>
          <w:spacing w:val="-8"/>
          <w:sz w:val="32"/>
          <w:rtl/>
        </w:rPr>
        <w:t>דשמא יצטרך לבריות</w:t>
      </w:r>
    </w:p>
    <w:p w14:paraId="7018F0D8" w14:textId="77777777" w:rsidR="00E268F4" w:rsidRDefault="00AB7D20" w:rsidP="00601344">
      <w:pPr>
        <w:rPr>
          <w:rFonts w:ascii="Fb Fontext" w:hAnsi="Fb Fontext"/>
          <w:rtl/>
        </w:rPr>
      </w:pPr>
      <w:r w:rsidRPr="00601344">
        <w:rPr>
          <w:rStyle w:val="affffe"/>
          <w:rtl/>
        </w:rPr>
        <w:t xml:space="preserve">ומעשה </w:t>
      </w:r>
      <w:r w:rsidR="00F70A02">
        <w:rPr>
          <w:rStyle w:val="affffe"/>
          <w:rFonts w:hint="cs"/>
          <w:rtl/>
        </w:rPr>
        <w:t>בר</w:t>
      </w:r>
      <w:r w:rsidR="002B7BCC">
        <w:rPr>
          <w:rStyle w:val="affffe"/>
          <w:rtl/>
        </w:rPr>
        <w:t>"</w:t>
      </w:r>
      <w:r w:rsidR="00F70A02">
        <w:rPr>
          <w:rStyle w:val="affffe"/>
          <w:rFonts w:hint="cs"/>
          <w:rtl/>
        </w:rPr>
        <w:t>ע שלא הניח לרי</w:t>
      </w:r>
      <w:r w:rsidR="002B7BCC">
        <w:rPr>
          <w:rStyle w:val="affffe"/>
          <w:rtl/>
        </w:rPr>
        <w:t>"</w:t>
      </w:r>
      <w:r w:rsidR="00F70A02">
        <w:rPr>
          <w:rStyle w:val="affffe"/>
          <w:rFonts w:hint="cs"/>
          <w:rtl/>
        </w:rPr>
        <w:t xml:space="preserve">ש </w:t>
      </w:r>
      <w:r w:rsidR="00F70A02" w:rsidRPr="00F70A02">
        <w:rPr>
          <w:rFonts w:hint="cs"/>
          <w:rtl/>
        </w:rPr>
        <w:t xml:space="preserve">לבזבז יותר מחומש </w:t>
      </w:r>
      <w:r w:rsidR="00E41CB8">
        <w:rPr>
          <w:rStyle w:val="afffff0"/>
          <w:rFonts w:hint="cs"/>
          <w:rtl/>
        </w:rPr>
        <w:t xml:space="preserve">ב. </w:t>
      </w:r>
      <w:r>
        <w:rPr>
          <w:rStyle w:val="affffe"/>
          <w:rFonts w:hint="cs"/>
          <w:rtl/>
          <w:rPrChange w:id="9162" w:author="מנוע אמוראים" w:date="2026-10-05T16:41:40Z">
            <w:rPr>
              <w:rStyle w:val="afffff0"/>
              <w:rFonts w:hint="cs"/>
              <w:rtl/>
            </w:rPr>
          </w:rPrChange>
        </w:rPr>
        <w:t xml:space="preserve">רי</w:t>
      </w:r>
      <w:r>
        <w:rPr>
          <w:rStyle w:val="affffe"/>
          <w:rtl/>
          <w:rPrChange w:id="9163" w:author="מנוע אמוראים" w:date="2026-10-05T16:41:40Z">
            <w:rPr>
              <w:rStyle w:val="afffff0"/>
              <w:rtl/>
            </w:rPr>
          </w:rPrChange>
        </w:rPr>
        <w:t xml:space="preserve">"</w:t>
      </w:r>
      <w:r>
        <w:rPr>
          <w:rStyle w:val="affffe"/>
          <w:rFonts w:hint="cs"/>
          <w:rtl/>
          <w:rPrChange w:id="9164" w:author="מנוע אמוראים" w:date="2026-10-05T16:41:40Z">
            <w:rPr>
              <w:rStyle w:val="afffff0"/>
              <w:rFonts w:hint="cs"/>
              <w:rtl/>
            </w:rPr>
          </w:rPrChange>
        </w:rPr>
        <w:t xml:space="preserve">ש</w:t>
      </w:r>
      <w:r>
        <w:rPr>
          <w:rStyle w:val="afffff0"/>
          <w:rFonts w:hint="cs"/>
          <w:rtl/>
        </w:rPr>
        <w:t xml:space="preserve"> </w:t>
      </w:r>
      <w:r w:rsidR="00F70A02">
        <w:rPr>
          <w:rStyle w:val="afffff0"/>
          <w:rFonts w:hint="cs"/>
          <w:rtl/>
        </w:rPr>
        <w:t>ש</w:t>
      </w:r>
      <w:r w:rsidR="000D0972" w:rsidRPr="000D0972">
        <w:rPr>
          <w:rStyle w:val="afffff0"/>
          <w:rFonts w:hint="cs"/>
          <w:rtl/>
        </w:rPr>
        <w:t>לא הניח</w:t>
      </w:r>
      <w:r w:rsidR="00E268F4">
        <w:rPr>
          <w:rFonts w:ascii="Fb Fontext" w:hAnsi="Fb Fontext" w:hint="cs"/>
          <w:rtl/>
        </w:rPr>
        <w:t>,</w:t>
      </w:r>
    </w:p>
    <w:p w14:paraId="30E4AA7B" w14:textId="77777777" w:rsidR="00E268F4" w:rsidRDefault="0022796D" w:rsidP="003C3C66">
      <w:pPr>
        <w:rPr>
          <w:rFonts w:ascii="Fb Fontext" w:hAnsi="Fb Fontext"/>
          <w:rtl/>
        </w:rPr>
      </w:pPr>
      <w:bookmarkStart w:id="353" w:name="_Toc119353137"/>
      <w:r w:rsidRPr="0022796D">
        <w:rPr>
          <w:rStyle w:val="affffc"/>
          <w:rFonts w:hint="cs"/>
          <w:rtl/>
        </w:rPr>
        <w:t>מקור לחומש:</w:t>
      </w:r>
      <w:bookmarkEnd w:id="353"/>
      <w:r>
        <w:rPr>
          <w:rStyle w:val="affffe"/>
          <w:rFonts w:hint="cs"/>
          <w:rtl/>
        </w:rPr>
        <w:t xml:space="preserve">  </w:t>
      </w:r>
      <w:r w:rsidR="00AB7D20" w:rsidRPr="00B70E56">
        <w:rPr>
          <w:rStyle w:val="affffe"/>
          <w:rFonts w:hint="cs"/>
          <w:rtl/>
        </w:rPr>
        <w:t>ר</w:t>
      </w:r>
      <w:r w:rsidR="00AB7D20" w:rsidRPr="00B70E56">
        <w:rPr>
          <w:rStyle w:val="affffe"/>
          <w:rtl/>
        </w:rPr>
        <w:t>"</w:t>
      </w:r>
      <w:r w:rsidR="00AB7D20" w:rsidRPr="00B70E56">
        <w:rPr>
          <w:rStyle w:val="affffe"/>
          <w:rFonts w:hint="cs"/>
          <w:rtl/>
        </w:rPr>
        <w:t>נ</w:t>
      </w:r>
      <w:r w:rsidR="00AB7D20" w:rsidRPr="00C35A2C">
        <w:rPr>
          <w:rFonts w:ascii="Fb Fontext" w:hAnsi="Fb Fontext"/>
          <w:sz w:val="32"/>
          <w:rtl/>
        </w:rPr>
        <w:t>:</w:t>
      </w:r>
      <w:r w:rsidR="00AB7D20" w:rsidRPr="00041161">
        <w:rPr>
          <w:rStyle w:val="affffa"/>
          <w:rFonts w:hint="cs"/>
          <w:rtl/>
        </w:rPr>
        <w:t>'</w:t>
      </w:r>
      <w:r w:rsidR="00AB7D20" w:rsidRPr="00041161">
        <w:rPr>
          <w:rStyle w:val="affffa"/>
          <w:rtl/>
        </w:rPr>
        <w:t xml:space="preserve"> עשר אעשרנו</w:t>
      </w:r>
      <w:r w:rsidR="00AB7D20" w:rsidRPr="00041161">
        <w:rPr>
          <w:rStyle w:val="affffa"/>
          <w:rFonts w:hint="cs"/>
          <w:rtl/>
        </w:rPr>
        <w:t>'</w:t>
      </w:r>
      <w:r w:rsidR="00AB7D20" w:rsidRPr="00C35A2C">
        <w:rPr>
          <w:rFonts w:ascii="Fb Fontext" w:hAnsi="Fb Fontext" w:hint="cs"/>
          <w:sz w:val="32"/>
          <w:rtl/>
        </w:rPr>
        <w:t xml:space="preserve"> </w:t>
      </w:r>
      <w:r w:rsidR="00AB7D20" w:rsidRPr="00C35A2C">
        <w:rPr>
          <w:rFonts w:ascii="Fb Fontext" w:hAnsi="Fb Fontext"/>
          <w:rtl/>
        </w:rPr>
        <w:t>ל</w:t>
      </w:r>
      <w:r w:rsidR="003C3C66">
        <w:rPr>
          <w:rFonts w:ascii="Fb Fontext" w:hAnsi="Fb Fontext" w:hint="cs"/>
          <w:rtl/>
        </w:rPr>
        <w:t>אחרון כראשון</w:t>
      </w:r>
      <w:r w:rsidR="00E268F4">
        <w:rPr>
          <w:rFonts w:ascii="Fb Fontext" w:hAnsi="Fb Fontext" w:hint="cs"/>
          <w:rtl/>
        </w:rPr>
        <w:t>,</w:t>
      </w:r>
    </w:p>
    <w:p w14:paraId="1662D75B" w14:textId="2F1B69EC" w:rsidR="00AB7D20" w:rsidRPr="00C35A2C" w:rsidRDefault="00AB7D20" w:rsidP="00AB7D20">
      <w:pPr>
        <w:rPr>
          <w:rFonts w:ascii="Fb Fontext" w:hAnsi="Fb Fontext"/>
          <w:rtl/>
        </w:rPr>
      </w:pPr>
      <w:r w:rsidRPr="0022796D">
        <w:rPr>
          <w:rStyle w:val="affffe"/>
          <w:rFonts w:hint="cs"/>
          <w:rtl/>
        </w:rPr>
        <w:t>רשבר</w:t>
      </w:r>
      <w:r w:rsidRPr="0022796D">
        <w:rPr>
          <w:rStyle w:val="affffe"/>
          <w:rtl/>
        </w:rPr>
        <w:t>"</w:t>
      </w:r>
      <w:r w:rsidRPr="0022796D">
        <w:rPr>
          <w:rStyle w:val="affffe"/>
          <w:rFonts w:hint="cs"/>
          <w:rtl/>
        </w:rPr>
        <w:t>א</w:t>
      </w:r>
      <w:r w:rsidRPr="0022796D">
        <w:rPr>
          <w:rStyle w:val="affffe"/>
          <w:rtl/>
        </w:rPr>
        <w:t>:</w:t>
      </w:r>
      <w:r w:rsidRPr="00C35A2C">
        <w:rPr>
          <w:rFonts w:ascii="Fb Fontext" w:hAnsi="Fb Fontext"/>
          <w:rtl/>
        </w:rPr>
        <w:t xml:space="preserve"> ושמועות הללו מתמעטות והולכות, </w:t>
      </w:r>
      <w:r w:rsidRPr="00F022AC">
        <w:rPr>
          <w:rStyle w:val="afffff0"/>
          <w:rtl/>
        </w:rPr>
        <w:t>קטנים כתבו ובזבזו.</w:t>
      </w:r>
    </w:p>
    <w:p w14:paraId="549B061C" w14:textId="048EF570" w:rsidR="00AB7D20" w:rsidRPr="008C28D0" w:rsidRDefault="00AB7D20" w:rsidP="00F1680A">
      <w:pPr>
        <w:pStyle w:val="affffb"/>
        <w:rPr>
          <w:spacing w:val="0"/>
          <w:rtl/>
        </w:rPr>
      </w:pPr>
      <w:bookmarkStart w:id="354" w:name="_Toc119353138"/>
      <w:r w:rsidRPr="008C28D0">
        <w:rPr>
          <w:rStyle w:val="affffe"/>
          <w:spacing w:val="0"/>
          <w:rtl/>
        </w:rPr>
        <w:t xml:space="preserve">רב יצחק: </w:t>
      </w:r>
      <w:r w:rsidRPr="008C28D0">
        <w:rPr>
          <w:spacing w:val="0"/>
          <w:rtl/>
        </w:rPr>
        <w:t xml:space="preserve">באושא התקינו, שיתגלגל עם בנו עד </w:t>
      </w:r>
      <w:r w:rsidRPr="008C28D0">
        <w:rPr>
          <w:rFonts w:hint="cs"/>
          <w:spacing w:val="0"/>
          <w:rtl/>
        </w:rPr>
        <w:t>י</w:t>
      </w:r>
      <w:r w:rsidRPr="008C28D0">
        <w:rPr>
          <w:spacing w:val="0"/>
          <w:rtl/>
        </w:rPr>
        <w:t>"</w:t>
      </w:r>
      <w:r w:rsidRPr="008C28D0">
        <w:rPr>
          <w:rFonts w:hint="cs"/>
          <w:spacing w:val="0"/>
          <w:rtl/>
        </w:rPr>
        <w:t>ב</w:t>
      </w:r>
      <w:r w:rsidRPr="008C28D0">
        <w:rPr>
          <w:spacing w:val="0"/>
          <w:rtl/>
        </w:rPr>
        <w:t xml:space="preserve"> שנה, מכאן ואילך יורד עמו לחייו.</w:t>
      </w:r>
      <w:bookmarkEnd w:id="354"/>
    </w:p>
    <w:p w14:paraId="2DC98991" w14:textId="77777777" w:rsidR="00F022AC" w:rsidRDefault="00AB7D20" w:rsidP="00AB7D20">
      <w:pPr>
        <w:rPr>
          <w:rFonts w:ascii="Fb Fontext" w:hAnsi="Fb Fontext"/>
          <w:rtl/>
        </w:rPr>
      </w:pPr>
      <w:r w:rsidRPr="002C4A0B">
        <w:rPr>
          <w:rStyle w:val="affffe"/>
          <w:rFonts w:hint="cs"/>
          <w:rtl/>
        </w:rPr>
        <w:t>והא דרב</w:t>
      </w:r>
      <w:r w:rsidRPr="002C4A0B">
        <w:rPr>
          <w:rStyle w:val="affffe"/>
          <w:rtl/>
        </w:rPr>
        <w:t xml:space="preserve">: </w:t>
      </w:r>
      <w:r w:rsidRPr="00C35A2C">
        <w:rPr>
          <w:rFonts w:ascii="Fb Fontext" w:hAnsi="Fb Fontext" w:hint="cs"/>
          <w:rtl/>
        </w:rPr>
        <w:t>דפחות משש לא תקבל</w:t>
      </w:r>
      <w:r w:rsidR="00F022AC">
        <w:rPr>
          <w:rFonts w:ascii="Fb Fontext" w:hAnsi="Fb Fontext" w:hint="cs"/>
          <w:rtl/>
        </w:rPr>
        <w:t>,</w:t>
      </w:r>
      <w:r w:rsidRPr="00C35A2C">
        <w:rPr>
          <w:rFonts w:ascii="Fb Fontext" w:hAnsi="Fb Fontext" w:hint="cs"/>
          <w:rtl/>
        </w:rPr>
        <w:t xml:space="preserve"> </w:t>
      </w:r>
    </w:p>
    <w:p w14:paraId="226DC88E" w14:textId="482E2836" w:rsidR="00E268F4" w:rsidRDefault="00AB7D20" w:rsidP="00F022AC">
      <w:pPr>
        <w:ind w:left="453" w:firstLine="57"/>
        <w:rPr>
          <w:rFonts w:ascii="Fb Fontext" w:hAnsi="Fb Fontext"/>
          <w:rtl/>
        </w:rPr>
      </w:pPr>
      <w:r w:rsidRPr="00C35A2C">
        <w:rPr>
          <w:rFonts w:ascii="Fb Fontext" w:hAnsi="Fb Fontext" w:hint="cs"/>
          <w:rtl/>
        </w:rPr>
        <w:t xml:space="preserve">יותר משש קבל </w:t>
      </w:r>
      <w:r>
        <w:rPr>
          <w:rFonts w:ascii="Fb Fontext" w:hAnsi="Fb Fontext" w:hint="cs"/>
          <w:rtl/>
        </w:rPr>
        <w:t>והלעיטהו כשור בתורה</w:t>
      </w:r>
      <w:r w:rsidR="00E268F4">
        <w:rPr>
          <w:rFonts w:ascii="Fb Fontext" w:hAnsi="Fb Fontext" w:hint="cs"/>
          <w:rtl/>
        </w:rPr>
        <w:t>,</w:t>
      </w:r>
    </w:p>
    <w:p w14:paraId="53EFCDF7" w14:textId="4F6CF7DD" w:rsidR="00AB7D20" w:rsidRDefault="00AB7D20" w:rsidP="00AB7D20">
      <w:pPr>
        <w:rPr>
          <w:rFonts w:ascii="Fb Fontext" w:hAnsi="Fb Fontext"/>
          <w:rtl/>
        </w:rPr>
      </w:pPr>
      <w:r w:rsidRPr="002C4A0B">
        <w:rPr>
          <w:rStyle w:val="affffe"/>
          <w:rFonts w:hint="cs"/>
          <w:rtl/>
        </w:rPr>
        <w:t xml:space="preserve">א. </w:t>
      </w:r>
      <w:r w:rsidRPr="00C35A2C">
        <w:rPr>
          <w:rFonts w:ascii="Fb Fontext" w:hAnsi="Fb Fontext" w:hint="cs"/>
          <w:rtl/>
        </w:rPr>
        <w:t>מיהו לא ירד עמו לחייו עד י</w:t>
      </w:r>
      <w:r w:rsidRPr="00C35A2C">
        <w:rPr>
          <w:rFonts w:ascii="Fb Fontext" w:hAnsi="Fb Fontext"/>
          <w:rtl/>
        </w:rPr>
        <w:t>"</w:t>
      </w:r>
      <w:r w:rsidRPr="00C35A2C">
        <w:rPr>
          <w:rFonts w:ascii="Fb Fontext" w:hAnsi="Fb Fontext" w:hint="cs"/>
          <w:rtl/>
        </w:rPr>
        <w:t>ב שנה</w:t>
      </w:r>
      <w:r w:rsidR="00A55055">
        <w:rPr>
          <w:rFonts w:ascii="Fb Fontext" w:hAnsi="Fb Fontext" w:hint="cs"/>
          <w:rtl/>
        </w:rPr>
        <w:t>,</w:t>
      </w:r>
    </w:p>
    <w:p w14:paraId="31BD70CC" w14:textId="0E2F4B37" w:rsidR="00AB7D20" w:rsidRDefault="00D15D5B" w:rsidP="00AB7D20">
      <w:pPr>
        <w:rPr>
          <w:rFonts w:ascii="Fb Fontext" w:hAnsi="Fb Fontext"/>
          <w:rtl/>
        </w:rPr>
      </w:pPr>
      <w:r w:rsidRPr="00D15D5B">
        <w:rPr>
          <w:rStyle w:val="affffe"/>
          <w:rFonts w:hint="cs"/>
          <w:rtl/>
        </w:rPr>
        <w:t>ב.</w:t>
      </w:r>
      <w:r w:rsidR="00AB7D20" w:rsidRPr="00C35A2C">
        <w:rPr>
          <w:rFonts w:ascii="Fb Fontext" w:hAnsi="Fb Fontext"/>
          <w:rtl/>
        </w:rPr>
        <w:t xml:space="preserve"> הא למקרא, הא למשנה.</w:t>
      </w:r>
      <w:r w:rsidR="00AB7D20" w:rsidRPr="00C35A2C">
        <w:rPr>
          <w:rFonts w:ascii="Fb Fontext" w:hAnsi="Fb Fontext" w:hint="cs"/>
          <w:rtl/>
        </w:rPr>
        <w:t>-</w:t>
      </w:r>
    </w:p>
    <w:p w14:paraId="4B9D0372" w14:textId="4455F441" w:rsidR="00AB7D20" w:rsidRPr="00F71179" w:rsidRDefault="00AB7D20" w:rsidP="00AB7D20">
      <w:pPr>
        <w:rPr>
          <w:rFonts w:ascii="Fb Fontext" w:hAnsi="Fb Fontext"/>
          <w:spacing w:val="-4"/>
          <w:rtl/>
        </w:rPr>
      </w:pPr>
      <w:r w:rsidRPr="00A55055">
        <w:rPr>
          <w:rStyle w:val="affffe"/>
          <w:rFonts w:hint="cs"/>
          <w:rtl/>
        </w:rPr>
        <w:t>כאביי ד</w:t>
      </w:r>
      <w:r w:rsidRPr="00A55055">
        <w:rPr>
          <w:rStyle w:val="affffe"/>
          <w:rtl/>
        </w:rPr>
        <w:t>א</w:t>
      </w:r>
      <w:r w:rsidR="000A1039">
        <w:rPr>
          <w:rStyle w:val="affffe"/>
          <w:rFonts w:hint="cs"/>
          <w:rtl/>
        </w:rPr>
        <w:t>"ל</w:t>
      </w:r>
      <w:r w:rsidRPr="00A55055">
        <w:rPr>
          <w:rStyle w:val="affffe"/>
          <w:rtl/>
        </w:rPr>
        <w:t xml:space="preserve"> אם:</w:t>
      </w:r>
      <w:r w:rsidRPr="00F71179">
        <w:rPr>
          <w:rFonts w:ascii="Fb Fontext" w:hAnsi="Fb Fontext"/>
          <w:spacing w:val="-4"/>
          <w:rtl/>
        </w:rPr>
        <w:t xml:space="preserve"> </w:t>
      </w:r>
      <w:r w:rsidR="00A55055">
        <w:rPr>
          <w:rFonts w:ascii="Fb Fontext" w:hAnsi="Fb Fontext" w:hint="cs"/>
          <w:spacing w:val="-4"/>
          <w:rtl/>
        </w:rPr>
        <w:t>בן שש</w:t>
      </w:r>
      <w:r w:rsidRPr="00F71179">
        <w:rPr>
          <w:rFonts w:ascii="Fb Fontext" w:hAnsi="Fb Fontext"/>
          <w:spacing w:val="-4"/>
          <w:rtl/>
        </w:rPr>
        <w:t xml:space="preserve"> למקרא, </w:t>
      </w:r>
      <w:r w:rsidR="00A55055">
        <w:rPr>
          <w:rFonts w:ascii="Fb Fontext" w:hAnsi="Fb Fontext" w:hint="cs"/>
          <w:spacing w:val="-4"/>
          <w:rtl/>
        </w:rPr>
        <w:t>בן</w:t>
      </w:r>
      <w:r w:rsidRPr="00F71179">
        <w:rPr>
          <w:rFonts w:ascii="Fb Fontext" w:hAnsi="Fb Fontext"/>
          <w:spacing w:val="-4"/>
          <w:rtl/>
        </w:rPr>
        <w:t xml:space="preserve"> </w:t>
      </w:r>
      <w:r w:rsidRPr="00F71179">
        <w:rPr>
          <w:rFonts w:ascii="Fb Fontext" w:hAnsi="Fb Fontext" w:hint="cs"/>
          <w:spacing w:val="-4"/>
          <w:rtl/>
        </w:rPr>
        <w:t>י'</w:t>
      </w:r>
      <w:r w:rsidRPr="00F71179">
        <w:rPr>
          <w:rFonts w:ascii="Fb Fontext" w:hAnsi="Fb Fontext"/>
          <w:spacing w:val="-4"/>
          <w:rtl/>
        </w:rPr>
        <w:t xml:space="preserve"> למשנה, </w:t>
      </w:r>
      <w:r w:rsidRPr="00F71179">
        <w:rPr>
          <w:rFonts w:ascii="Fb Fontext" w:hAnsi="Fb Fontext" w:hint="cs"/>
          <w:spacing w:val="-4"/>
          <w:rtl/>
        </w:rPr>
        <w:t>י</w:t>
      </w:r>
      <w:r w:rsidRPr="00F71179">
        <w:rPr>
          <w:rFonts w:ascii="Fb Fontext" w:hAnsi="Fb Fontext"/>
          <w:spacing w:val="-4"/>
          <w:rtl/>
        </w:rPr>
        <w:t>"</w:t>
      </w:r>
      <w:r w:rsidRPr="00F71179">
        <w:rPr>
          <w:rFonts w:ascii="Fb Fontext" w:hAnsi="Fb Fontext" w:hint="cs"/>
          <w:spacing w:val="-4"/>
          <w:rtl/>
        </w:rPr>
        <w:t>ג</w:t>
      </w:r>
      <w:r w:rsidRPr="00F71179">
        <w:rPr>
          <w:rFonts w:ascii="Fb Fontext" w:hAnsi="Fb Fontext"/>
          <w:spacing w:val="-4"/>
          <w:rtl/>
        </w:rPr>
        <w:t xml:space="preserve"> לתענית</w:t>
      </w:r>
      <w:r w:rsidRPr="000A1039">
        <w:rPr>
          <w:rStyle w:val="afffff0"/>
          <w:rtl/>
        </w:rPr>
        <w:t xml:space="preserve"> מעת לעת,</w:t>
      </w:r>
      <w:r w:rsidRPr="00F71179">
        <w:rPr>
          <w:rFonts w:ascii="Fb Fontext" w:hAnsi="Fb Fontext"/>
          <w:spacing w:val="-4"/>
          <w:rtl/>
        </w:rPr>
        <w:t xml:space="preserve"> ובתינוקת - בת </w:t>
      </w:r>
      <w:r w:rsidRPr="00F71179">
        <w:rPr>
          <w:rFonts w:ascii="Fb Fontext" w:hAnsi="Fb Fontext" w:hint="cs"/>
          <w:spacing w:val="-4"/>
          <w:rtl/>
        </w:rPr>
        <w:t>י</w:t>
      </w:r>
      <w:r w:rsidRPr="00F71179">
        <w:rPr>
          <w:rFonts w:ascii="Fb Fontext" w:hAnsi="Fb Fontext"/>
          <w:spacing w:val="-4"/>
          <w:rtl/>
        </w:rPr>
        <w:t>"</w:t>
      </w:r>
      <w:r w:rsidRPr="00F71179">
        <w:rPr>
          <w:rFonts w:ascii="Fb Fontext" w:hAnsi="Fb Fontext" w:hint="cs"/>
          <w:spacing w:val="-4"/>
          <w:rtl/>
        </w:rPr>
        <w:t>ב</w:t>
      </w:r>
      <w:r w:rsidRPr="00F71179">
        <w:rPr>
          <w:rFonts w:ascii="Fb Fontext" w:hAnsi="Fb Fontext"/>
          <w:spacing w:val="-4"/>
          <w:rtl/>
        </w:rPr>
        <w:t>.</w:t>
      </w:r>
    </w:p>
    <w:p w14:paraId="6F2DA36B" w14:textId="0D718ECF" w:rsidR="00AB7D20" w:rsidRDefault="00A55055" w:rsidP="00AB7D20">
      <w:pPr>
        <w:rPr>
          <w:rFonts w:ascii="Fb Fontext" w:hAnsi="Fb Fontext"/>
          <w:sz w:val="32"/>
          <w:rtl/>
        </w:rPr>
      </w:pPr>
      <w:r>
        <w:rPr>
          <w:rStyle w:val="affffe"/>
          <w:rFonts w:hint="cs"/>
          <w:rtl/>
        </w:rPr>
        <w:t>א</w:t>
      </w:r>
      <w:r w:rsidR="00AB7D20" w:rsidRPr="00A55055">
        <w:rPr>
          <w:rStyle w:val="affffe"/>
          <w:rtl/>
        </w:rPr>
        <w:t>ביי א</w:t>
      </w:r>
      <w:r w:rsidR="000A1039">
        <w:rPr>
          <w:rStyle w:val="affffe"/>
          <w:rFonts w:hint="cs"/>
          <w:rtl/>
        </w:rPr>
        <w:t>"ל</w:t>
      </w:r>
      <w:r w:rsidR="00AB7D20" w:rsidRPr="00A55055">
        <w:rPr>
          <w:rStyle w:val="affffe"/>
          <w:rtl/>
        </w:rPr>
        <w:t xml:space="preserve"> אם:</w:t>
      </w:r>
      <w:r w:rsidR="00AB7D20" w:rsidRPr="00C35A2C">
        <w:rPr>
          <w:rFonts w:ascii="Fb Fontext" w:hAnsi="Fb Fontext"/>
          <w:sz w:val="32"/>
          <w:rtl/>
        </w:rPr>
        <w:t xml:space="preserve"> </w:t>
      </w:r>
      <w:r w:rsidR="00AB7D20" w:rsidRPr="00C35A2C">
        <w:rPr>
          <w:rFonts w:ascii="Fb Fontext" w:hAnsi="Fb Fontext" w:hint="cs"/>
          <w:sz w:val="32"/>
          <w:rtl/>
        </w:rPr>
        <w:t>בן שש שעקצו עקרב ביום שמשלים לשש לא יחיה</w:t>
      </w:r>
    </w:p>
    <w:p w14:paraId="44E32D0B" w14:textId="77777777" w:rsidR="00AB7D20" w:rsidRPr="00730169" w:rsidRDefault="00AB7D20" w:rsidP="00AB7D20">
      <w:pPr>
        <w:rPr>
          <w:rFonts w:ascii="Fb Fontext" w:hAnsi="Fb Fontext"/>
          <w:spacing w:val="-8"/>
          <w:rtl/>
        </w:rPr>
      </w:pPr>
      <w:r w:rsidRPr="00730169">
        <w:rPr>
          <w:rFonts w:ascii="Fb Fontext" w:hAnsi="Fb Fontext" w:hint="cs"/>
          <w:spacing w:val="-8"/>
          <w:rtl/>
        </w:rPr>
        <w:t>ורפואתו למושחו ולהשקותו בכיס מרה של דיה לבנה מעורבת בשכר</w:t>
      </w:r>
    </w:p>
    <w:p w14:paraId="5A43CB7F" w14:textId="77777777" w:rsidR="00AB7D20" w:rsidRPr="00730169" w:rsidRDefault="00AB7D20" w:rsidP="00AB7D20">
      <w:pPr>
        <w:rPr>
          <w:rFonts w:ascii="Fb Fontext" w:hAnsi="Fb Fontext"/>
          <w:spacing w:val="-4"/>
          <w:rtl/>
        </w:rPr>
      </w:pPr>
      <w:r w:rsidRPr="00730169">
        <w:rPr>
          <w:rFonts w:ascii="Fb Fontext" w:hAnsi="Fb Fontext" w:hint="cs"/>
          <w:spacing w:val="-4"/>
          <w:rtl/>
        </w:rPr>
        <w:t>נשכתו דבורה לילד ביום שמלאו לו שש שנים וי</w:t>
      </w:r>
      <w:r w:rsidRPr="00730169">
        <w:rPr>
          <w:rFonts w:ascii="Fb Fontext" w:hAnsi="Fb Fontext"/>
          <w:spacing w:val="-4"/>
          <w:rtl/>
        </w:rPr>
        <w:t>"</w:t>
      </w:r>
      <w:r w:rsidRPr="00730169">
        <w:rPr>
          <w:rFonts w:ascii="Fb Fontext" w:hAnsi="Fb Fontext" w:hint="cs"/>
          <w:spacing w:val="-4"/>
          <w:rtl/>
        </w:rPr>
        <w:t>ג שנה -לא יחיה</w:t>
      </w:r>
      <w:r w:rsidRPr="00730169">
        <w:rPr>
          <w:rFonts w:ascii="Fb Fontext" w:hAnsi="Fb Fontext"/>
          <w:spacing w:val="-4"/>
          <w:rtl/>
        </w:rPr>
        <w:t>.</w:t>
      </w:r>
    </w:p>
    <w:p w14:paraId="75E2B26E" w14:textId="77777777" w:rsidR="00AB7D20" w:rsidRPr="00C35A2C" w:rsidRDefault="00AB7D20" w:rsidP="00AB7D20">
      <w:pPr>
        <w:rPr>
          <w:rFonts w:ascii="Fb Fontext" w:hAnsi="Fb Fontext"/>
          <w:rtl/>
        </w:rPr>
      </w:pPr>
      <w:r w:rsidRPr="00C35A2C">
        <w:rPr>
          <w:rFonts w:ascii="Fb Fontext" w:hAnsi="Fb Fontext" w:hint="cs"/>
          <w:rtl/>
        </w:rPr>
        <w:t>ורפואתו למושחו ולהשקותו בסיב דקל עם מים</w:t>
      </w:r>
    </w:p>
    <w:p w14:paraId="14E42A5D" w14:textId="77777777" w:rsidR="00AB7D20" w:rsidRPr="00F97732" w:rsidRDefault="00AB7D20" w:rsidP="003156E1">
      <w:pPr>
        <w:pStyle w:val="aff9"/>
        <w:rPr>
          <w:rtl/>
        </w:rPr>
      </w:pPr>
      <w:r w:rsidRPr="003156E1">
        <w:rPr>
          <w:rFonts w:hint="cs"/>
          <w:rtl/>
        </w:rPr>
        <w:t>׹</w:t>
      </w:r>
    </w:p>
    <w:p w14:paraId="1039E3C4" w14:textId="6EFF9841" w:rsidR="00AB7D20" w:rsidRPr="00F022AC" w:rsidRDefault="00AB7D20" w:rsidP="00AB7D20">
      <w:pPr>
        <w:rPr>
          <w:rFonts w:ascii="Fb Fontext" w:hAnsi="Fb Fontext"/>
          <w:spacing w:val="-8"/>
          <w:rtl/>
        </w:rPr>
      </w:pPr>
      <w:r w:rsidRPr="00F022AC">
        <w:rPr>
          <w:rStyle w:val="affffe"/>
          <w:rFonts w:hint="cs"/>
          <w:spacing w:val="-8"/>
          <w:rtl/>
        </w:rPr>
        <w:t>ר</w:t>
      </w:r>
      <w:r w:rsidRPr="00F022AC">
        <w:rPr>
          <w:rStyle w:val="affffe"/>
          <w:spacing w:val="-8"/>
          <w:rtl/>
        </w:rPr>
        <w:t>"</w:t>
      </w:r>
      <w:r w:rsidRPr="00F022AC">
        <w:rPr>
          <w:rStyle w:val="affffe"/>
          <w:rFonts w:hint="cs"/>
          <w:spacing w:val="-8"/>
          <w:rtl/>
        </w:rPr>
        <w:t>ק</w:t>
      </w:r>
      <w:r w:rsidRPr="00F022AC">
        <w:rPr>
          <w:spacing w:val="-8"/>
          <w:rtl/>
        </w:rPr>
        <w:t>:</w:t>
      </w:r>
      <w:r w:rsidR="00014388" w:rsidRPr="00F022AC">
        <w:rPr>
          <w:rStyle w:val="affffc"/>
          <w:rFonts w:hint="cs"/>
          <w:rtl/>
        </w:rPr>
        <w:t xml:space="preserve"> ה</w:t>
      </w:r>
      <w:r w:rsidRPr="00F022AC">
        <w:rPr>
          <w:rStyle w:val="affffc"/>
          <w:rtl/>
        </w:rPr>
        <w:t>מכניס בנו פחות מבן שש</w:t>
      </w:r>
      <w:r w:rsidRPr="00F022AC">
        <w:rPr>
          <w:rFonts w:ascii="Fb Fontext" w:hAnsi="Fb Fontext"/>
          <w:spacing w:val="-8"/>
          <w:sz w:val="32"/>
          <w:rtl/>
        </w:rPr>
        <w:t xml:space="preserve"> רץ אחריו ואינו מגיעו.</w:t>
      </w:r>
      <w:r w:rsidR="000A1039" w:rsidRPr="00F022AC">
        <w:rPr>
          <w:rFonts w:ascii="Fb Fontext" w:hAnsi="Fb Fontext" w:hint="cs"/>
          <w:spacing w:val="-8"/>
          <w:sz w:val="32"/>
          <w:rtl/>
        </w:rPr>
        <w:t xml:space="preserve"> </w:t>
      </w:r>
      <w:r w:rsidRPr="00F022AC">
        <w:rPr>
          <w:rStyle w:val="afffff0"/>
          <w:rFonts w:hint="cs"/>
          <w:spacing w:val="-8"/>
          <w:rtl/>
        </w:rPr>
        <w:t>דסכנה מחולשתו</w:t>
      </w:r>
    </w:p>
    <w:p w14:paraId="17E38F9A" w14:textId="77777777" w:rsidR="00AB7D20" w:rsidRPr="00C54C7E" w:rsidRDefault="00AB7D20" w:rsidP="000A1039">
      <w:pPr>
        <w:rPr>
          <w:rtl/>
        </w:rPr>
      </w:pPr>
      <w:r w:rsidRPr="000A1039">
        <w:rPr>
          <w:rStyle w:val="affffe"/>
          <w:rFonts w:hint="cs"/>
          <w:rtl/>
        </w:rPr>
        <w:t>- א</w:t>
      </w:r>
      <w:r w:rsidRPr="000A1039">
        <w:rPr>
          <w:rStyle w:val="affffe"/>
          <w:rtl/>
        </w:rPr>
        <w:t>"</w:t>
      </w:r>
      <w:r w:rsidRPr="000A1039">
        <w:rPr>
          <w:rStyle w:val="affffe"/>
          <w:rFonts w:hint="cs"/>
          <w:rtl/>
        </w:rPr>
        <w:t>ד</w:t>
      </w:r>
      <w:r w:rsidRPr="000A1039">
        <w:rPr>
          <w:rStyle w:val="affffe"/>
          <w:rtl/>
        </w:rPr>
        <w:t>:</w:t>
      </w:r>
      <w:r w:rsidRPr="00C35A2C">
        <w:rPr>
          <w:rtl/>
        </w:rPr>
        <w:t xml:space="preserve"> חביריו רצין אחריו ואין מגיעין אותו.</w:t>
      </w:r>
    </w:p>
    <w:p w14:paraId="1008BFAB" w14:textId="32DA9313" w:rsidR="00AB7D20" w:rsidRDefault="00AB7D20" w:rsidP="00F022AC">
      <w:pPr>
        <w:rPr>
          <w:rtl/>
        </w:rPr>
      </w:pPr>
      <w:r w:rsidRPr="000A1039">
        <w:rPr>
          <w:rStyle w:val="affffe"/>
          <w:rFonts w:hint="cs"/>
          <w:rtl/>
        </w:rPr>
        <w:t xml:space="preserve">א. </w:t>
      </w:r>
      <w:r w:rsidRPr="00F022AC">
        <w:rPr>
          <w:rStyle w:val="affffe"/>
          <w:rFonts w:hint="cs"/>
          <w:rtl/>
        </w:rPr>
        <w:t xml:space="preserve">דמחד </w:t>
      </w:r>
      <w:r w:rsidRPr="00C35A2C">
        <w:rPr>
          <w:rFonts w:hint="cs"/>
          <w:rtl/>
        </w:rPr>
        <w:t>יחלש</w:t>
      </w:r>
      <w:r w:rsidR="000A1039">
        <w:rPr>
          <w:rFonts w:hint="cs"/>
          <w:rtl/>
        </w:rPr>
        <w:t>,</w:t>
      </w:r>
      <w:r w:rsidRPr="00C35A2C">
        <w:rPr>
          <w:rFonts w:hint="cs"/>
          <w:rtl/>
        </w:rPr>
        <w:t xml:space="preserve"> </w:t>
      </w:r>
      <w:r w:rsidRPr="00F022AC">
        <w:rPr>
          <w:rStyle w:val="affffe"/>
          <w:rFonts w:hint="cs"/>
          <w:rtl/>
        </w:rPr>
        <w:t>ומ</w:t>
      </w:r>
      <w:r w:rsidR="00FA1403" w:rsidRPr="00F022AC">
        <w:rPr>
          <w:rStyle w:val="affffe"/>
          <w:rFonts w:hint="cs"/>
          <w:rtl/>
        </w:rPr>
        <w:t xml:space="preserve">אידך </w:t>
      </w:r>
      <w:r w:rsidR="00FA1403">
        <w:rPr>
          <w:rFonts w:hint="cs"/>
          <w:rtl/>
        </w:rPr>
        <w:t>יחכים</w:t>
      </w:r>
      <w:r w:rsidRPr="00C35A2C">
        <w:rPr>
          <w:rFonts w:hint="cs"/>
          <w:rtl/>
        </w:rPr>
        <w:t xml:space="preserve"> שחביריו אין מגיעין אותו</w:t>
      </w:r>
    </w:p>
    <w:p w14:paraId="3AADC9DB" w14:textId="1A44AA36" w:rsidR="00AB7D20" w:rsidRPr="00C35A2C" w:rsidRDefault="00AB7D20" w:rsidP="000A1039">
      <w:pPr>
        <w:rPr>
          <w:rFonts w:ascii="Fb Fontext" w:hAnsi="Fb Fontext" w:cs="Guttman Vilna"/>
          <w:b/>
          <w:bCs/>
          <w:sz w:val="32"/>
          <w:rtl/>
        </w:rPr>
      </w:pPr>
      <w:r w:rsidRPr="00C64593">
        <w:rPr>
          <w:rStyle w:val="affffe"/>
          <w:rFonts w:hint="cs"/>
          <w:rtl/>
        </w:rPr>
        <w:t>ב.</w:t>
      </w:r>
      <w:r w:rsidRPr="00C64593">
        <w:rPr>
          <w:rStyle w:val="affffe"/>
          <w:rtl/>
        </w:rPr>
        <w:t xml:space="preserve"> </w:t>
      </w:r>
      <w:r w:rsidR="000A1039">
        <w:rPr>
          <w:rFonts w:ascii="Fb Fontext" w:hAnsi="Fb Fontext" w:hint="cs"/>
          <w:sz w:val="32"/>
          <w:rtl/>
        </w:rPr>
        <w:t>זה בכחוש וזה בבריא</w:t>
      </w:r>
      <w:r w:rsidRPr="00C35A2C">
        <w:rPr>
          <w:rFonts w:ascii="Fb Fontext" w:hAnsi="Fb Fontext"/>
          <w:sz w:val="32"/>
          <w:rtl/>
        </w:rPr>
        <w:t>.</w:t>
      </w:r>
    </w:p>
    <w:p w14:paraId="15DF2DE8" w14:textId="77777777" w:rsidR="00AB7D20" w:rsidRPr="00F71179" w:rsidRDefault="00AB7D20" w:rsidP="0038116E">
      <w:pPr>
        <w:rPr>
          <w:rtl/>
        </w:rPr>
      </w:pPr>
      <w:r w:rsidRPr="00FA1403">
        <w:rPr>
          <w:rStyle w:val="affffe"/>
          <w:rFonts w:hint="cs"/>
          <w:rtl/>
        </w:rPr>
        <w:t>ריב</w:t>
      </w:r>
      <w:r w:rsidRPr="00FA1403">
        <w:rPr>
          <w:rStyle w:val="affffe"/>
          <w:rtl/>
        </w:rPr>
        <w:t>"</w:t>
      </w:r>
      <w:r w:rsidRPr="00FA1403">
        <w:rPr>
          <w:rStyle w:val="affffe"/>
          <w:rFonts w:hint="cs"/>
          <w:rtl/>
        </w:rPr>
        <w:t>ח</w:t>
      </w:r>
      <w:r w:rsidRPr="00FA1403">
        <w:rPr>
          <w:rStyle w:val="affffe"/>
          <w:rtl/>
        </w:rPr>
        <w:t>:</w:t>
      </w:r>
      <w:r w:rsidRPr="0038116E">
        <w:rPr>
          <w:rStyle w:val="affffe"/>
          <w:rtl/>
        </w:rPr>
        <w:t xml:space="preserve"> באושא התקינו,</w:t>
      </w:r>
      <w:r w:rsidRPr="00F71179">
        <w:rPr>
          <w:rtl/>
        </w:rPr>
        <w:t xml:space="preserve"> </w:t>
      </w:r>
      <w:r w:rsidRPr="0038116E">
        <w:rPr>
          <w:rStyle w:val="affffc"/>
          <w:rtl/>
        </w:rPr>
        <w:t>האשה שמכרה בנכסי מלוג בחיי בעלה ומתה</w:t>
      </w:r>
      <w:r w:rsidRPr="00F71179">
        <w:rPr>
          <w:rtl/>
        </w:rPr>
        <w:t xml:space="preserve"> הבעל מוציא מיד הלקוחות.</w:t>
      </w:r>
    </w:p>
    <w:p w14:paraId="2DF0D8B3" w14:textId="6C1CA6EB" w:rsidR="00AB7D20" w:rsidRPr="00C35A2C" w:rsidRDefault="00AB7D20" w:rsidP="00AB7D20">
      <w:pPr>
        <w:rPr>
          <w:rFonts w:ascii="Fb Fontext" w:hAnsi="Fb Fontext"/>
          <w:rtl/>
        </w:rPr>
      </w:pPr>
      <w:r w:rsidRPr="0038116E">
        <w:rPr>
          <w:rStyle w:val="affffe"/>
          <w:rFonts w:hint="cs"/>
          <w:rtl/>
        </w:rPr>
        <w:t>ריב</w:t>
      </w:r>
      <w:r w:rsidRPr="0038116E">
        <w:rPr>
          <w:rStyle w:val="affffe"/>
          <w:rtl/>
        </w:rPr>
        <w:t>"</w:t>
      </w:r>
      <w:r w:rsidRPr="0038116E">
        <w:rPr>
          <w:rStyle w:val="affffe"/>
          <w:rFonts w:hint="cs"/>
          <w:rtl/>
        </w:rPr>
        <w:t>י לר</w:t>
      </w:r>
      <w:r w:rsidRPr="0038116E">
        <w:rPr>
          <w:rStyle w:val="affffe"/>
          <w:rtl/>
        </w:rPr>
        <w:t>"</w:t>
      </w:r>
      <w:r w:rsidRPr="0038116E">
        <w:rPr>
          <w:rStyle w:val="affffe"/>
          <w:rFonts w:hint="cs"/>
          <w:rtl/>
        </w:rPr>
        <w:t>א</w:t>
      </w:r>
      <w:r w:rsidR="0038116E">
        <w:rPr>
          <w:rStyle w:val="affffe"/>
          <w:rFonts w:hint="cs"/>
          <w:rtl/>
        </w:rPr>
        <w:t>:</w:t>
      </w:r>
      <w:r w:rsidRPr="00C35A2C">
        <w:rPr>
          <w:rFonts w:ascii="Fb Fontext" w:hAnsi="Fb Fontext" w:hint="cs"/>
          <w:rtl/>
        </w:rPr>
        <w:t xml:space="preserve"> </w:t>
      </w:r>
      <w:r w:rsidRPr="0038116E">
        <w:rPr>
          <w:rStyle w:val="affffe"/>
          <w:rFonts w:hint="cs"/>
          <w:rtl/>
        </w:rPr>
        <w:t>באוכלסא דאושא</w:t>
      </w:r>
      <w:r w:rsidR="0038116E">
        <w:rPr>
          <w:rStyle w:val="affffe"/>
          <w:rFonts w:hint="cs"/>
          <w:rtl/>
        </w:rPr>
        <w:t>:</w:t>
      </w:r>
      <w:r w:rsidRPr="00C35A2C">
        <w:rPr>
          <w:rFonts w:ascii="Fb Fontext" w:hAnsi="Fb Fontext" w:hint="cs"/>
          <w:rtl/>
        </w:rPr>
        <w:t xml:space="preserve"> מי בעל השמועה הזו </w:t>
      </w:r>
      <w:r w:rsidRPr="0038116E">
        <w:rPr>
          <w:rStyle w:val="affffe"/>
          <w:rFonts w:hint="cs"/>
          <w:rtl/>
        </w:rPr>
        <w:t>א</w:t>
      </w:r>
      <w:r w:rsidRPr="0038116E">
        <w:rPr>
          <w:rStyle w:val="affffe"/>
          <w:rtl/>
        </w:rPr>
        <w:t>"</w:t>
      </w:r>
      <w:r w:rsidRPr="0038116E">
        <w:rPr>
          <w:rStyle w:val="affffe"/>
          <w:rFonts w:hint="cs"/>
          <w:rtl/>
        </w:rPr>
        <w:t>ל ר</w:t>
      </w:r>
      <w:r w:rsidR="0038116E" w:rsidRPr="0038116E">
        <w:rPr>
          <w:rStyle w:val="affffe"/>
          <w:rFonts w:hint="cs"/>
          <w:rtl/>
        </w:rPr>
        <w:t>יב</w:t>
      </w:r>
      <w:r w:rsidR="002B7BCC">
        <w:rPr>
          <w:rStyle w:val="affffe"/>
          <w:rtl/>
        </w:rPr>
        <w:t>"</w:t>
      </w:r>
      <w:r w:rsidR="0038116E" w:rsidRPr="0038116E">
        <w:rPr>
          <w:rStyle w:val="affffe"/>
          <w:rFonts w:hint="cs"/>
          <w:rtl/>
        </w:rPr>
        <w:t>ח</w:t>
      </w:r>
      <w:r w:rsidRPr="0038116E">
        <w:rPr>
          <w:rStyle w:val="affffe"/>
          <w:rtl/>
        </w:rPr>
        <w:t>.</w:t>
      </w:r>
    </w:p>
    <w:p w14:paraId="0BB62672" w14:textId="3FF4C786" w:rsidR="00AB7D20" w:rsidRPr="00C35A2C" w:rsidRDefault="0038116E" w:rsidP="0038116E">
      <w:pPr>
        <w:ind w:left="453" w:firstLine="57"/>
        <w:rPr>
          <w:rFonts w:ascii="Fb Fontext" w:hAnsi="Fb Fontext"/>
          <w:rtl/>
        </w:rPr>
      </w:pPr>
      <w:r>
        <w:rPr>
          <w:rStyle w:val="affffe"/>
          <w:rFonts w:hint="cs"/>
          <w:rtl/>
        </w:rPr>
        <w:t xml:space="preserve"> </w:t>
      </w:r>
      <w:r w:rsidR="00AB7D20" w:rsidRPr="0038116E">
        <w:rPr>
          <w:rStyle w:val="affffe"/>
          <w:rFonts w:hint="cs"/>
          <w:rtl/>
        </w:rPr>
        <w:t>שנה ממנו</w:t>
      </w:r>
      <w:r>
        <w:rPr>
          <w:rFonts w:ascii="Fb Fontext" w:hAnsi="Fb Fontext" w:hint="cs"/>
          <w:rtl/>
        </w:rPr>
        <w:t>:</w:t>
      </w:r>
      <w:r w:rsidR="00AB7D20" w:rsidRPr="00C35A2C">
        <w:rPr>
          <w:rFonts w:ascii="Fb Fontext" w:hAnsi="Fb Fontext" w:hint="cs"/>
          <w:rtl/>
        </w:rPr>
        <w:t xml:space="preserve"> ארבעים פעם</w:t>
      </w:r>
      <w:r>
        <w:rPr>
          <w:rFonts w:ascii="Fb Fontext" w:hAnsi="Fb Fontext" w:hint="cs"/>
          <w:rtl/>
        </w:rPr>
        <w:t>,</w:t>
      </w:r>
      <w:r w:rsidR="00AB7D20" w:rsidRPr="00C35A2C">
        <w:rPr>
          <w:rFonts w:ascii="Fb Fontext" w:hAnsi="Fb Fontext" w:hint="cs"/>
          <w:rtl/>
        </w:rPr>
        <w:t xml:space="preserve"> ודומה כמי שמונח לו בכיסו.</w:t>
      </w:r>
    </w:p>
    <w:p w14:paraId="4CBE6310" w14:textId="37B5DDFD" w:rsidR="00F022AC" w:rsidRPr="008C28D0" w:rsidRDefault="00F022AC" w:rsidP="00F1680A">
      <w:pPr>
        <w:pStyle w:val="affffb"/>
        <w:rPr>
          <w:spacing w:val="0"/>
          <w:rtl/>
        </w:rPr>
      </w:pPr>
      <w:bookmarkStart w:id="355" w:name="_Toc119353139"/>
      <w:r w:rsidRPr="008C28D0">
        <w:rPr>
          <w:rFonts w:hint="cs"/>
          <w:spacing w:val="0"/>
          <w:rtl/>
        </w:rPr>
        <w:lastRenderedPageBreak/>
        <w:t>ג' דרשות, זן, לומד ומלמד, שלא יבואו לריב</w:t>
      </w:r>
      <w:bookmarkEnd w:id="355"/>
    </w:p>
    <w:p w14:paraId="647814E1" w14:textId="1F103B44" w:rsidR="00AB7D20" w:rsidRDefault="00AB7D20" w:rsidP="00AB7D20">
      <w:pPr>
        <w:rPr>
          <w:rFonts w:ascii="Fb Fontext" w:hAnsi="Fb Fontext"/>
          <w:sz w:val="32"/>
          <w:rtl/>
        </w:rPr>
      </w:pPr>
      <w:r w:rsidRPr="00C35A2C">
        <w:rPr>
          <w:rFonts w:ascii="Fb Fontext" w:hAnsi="Fb Fontext"/>
          <w:rtl/>
        </w:rPr>
        <w:t>•</w:t>
      </w:r>
      <w:r w:rsidRPr="00AD1A41">
        <w:rPr>
          <w:rStyle w:val="affffa"/>
          <w:rFonts w:hint="cs"/>
          <w:rtl/>
        </w:rPr>
        <w:t xml:space="preserve"> </w:t>
      </w:r>
      <w:r w:rsidR="0038116E">
        <w:rPr>
          <w:rStyle w:val="affffa"/>
          <w:rFonts w:hint="cs"/>
          <w:rtl/>
        </w:rPr>
        <w:t>'</w:t>
      </w:r>
      <w:r w:rsidRPr="00AD1A41">
        <w:rPr>
          <w:rStyle w:val="affffa"/>
          <w:rtl/>
        </w:rPr>
        <w:t>עושה צדקה בכל עת</w:t>
      </w:r>
      <w:r w:rsidRPr="00AD1A41">
        <w:rPr>
          <w:rStyle w:val="affffa"/>
          <w:rFonts w:hint="cs"/>
          <w:rtl/>
        </w:rPr>
        <w:t>'</w:t>
      </w:r>
      <w:r w:rsidRPr="00AD1A41">
        <w:rPr>
          <w:rStyle w:val="affffa"/>
          <w:rtl/>
        </w:rPr>
        <w:t xml:space="preserve"> </w:t>
      </w:r>
      <w:r w:rsidRPr="00C35A2C">
        <w:rPr>
          <w:rFonts w:ascii="Fb Fontext" w:hAnsi="Fb Fontext"/>
          <w:sz w:val="32"/>
          <w:rtl/>
        </w:rPr>
        <w:t>- וכי אפשר לעשות צדקה בכל עת?</w:t>
      </w:r>
    </w:p>
    <w:p w14:paraId="6DC5F831" w14:textId="67A2F87B" w:rsidR="00AB7D20" w:rsidRPr="00C35A2C" w:rsidRDefault="00AB7D20" w:rsidP="00AB7D20">
      <w:pPr>
        <w:rPr>
          <w:rFonts w:ascii="Fb Fontext" w:hAnsi="Fb Fontext" w:cs="Guttman Vilna"/>
          <w:b/>
          <w:bCs/>
          <w:sz w:val="32"/>
          <w:rtl/>
        </w:rPr>
      </w:pPr>
      <w:r w:rsidRPr="0038116E">
        <w:rPr>
          <w:rStyle w:val="affffe"/>
          <w:rtl/>
        </w:rPr>
        <w:t>דרשו רבותינו שביבנה</w:t>
      </w:r>
      <w:r w:rsidRPr="00C35A2C">
        <w:rPr>
          <w:rFonts w:ascii="Fb Fontext" w:hAnsi="Fb Fontext"/>
          <w:sz w:val="32"/>
          <w:rtl/>
        </w:rPr>
        <w:t>: זה הזן בניו ובנותיו כשהן קטנים.</w:t>
      </w:r>
    </w:p>
    <w:p w14:paraId="5ECF64B0" w14:textId="77777777" w:rsidR="00AB7D20" w:rsidRPr="00C35A2C" w:rsidRDefault="00AB7D20" w:rsidP="00AB7D20">
      <w:pPr>
        <w:rPr>
          <w:rFonts w:ascii="Fb Fontext" w:hAnsi="Fb Fontext" w:cs="Guttman Vilna"/>
          <w:b/>
          <w:bCs/>
          <w:rtl/>
        </w:rPr>
      </w:pPr>
      <w:r w:rsidRPr="0038116E">
        <w:rPr>
          <w:rStyle w:val="affffe"/>
          <w:rtl/>
        </w:rPr>
        <w:t>ר</w:t>
      </w:r>
      <w:r w:rsidRPr="0038116E">
        <w:rPr>
          <w:rStyle w:val="affffe"/>
          <w:rFonts w:hint="cs"/>
          <w:rtl/>
        </w:rPr>
        <w:t>שב</w:t>
      </w:r>
      <w:r w:rsidRPr="0038116E">
        <w:rPr>
          <w:rStyle w:val="affffe"/>
          <w:rtl/>
        </w:rPr>
        <w:t>"</w:t>
      </w:r>
      <w:r w:rsidRPr="0038116E">
        <w:rPr>
          <w:rStyle w:val="affffe"/>
          <w:rFonts w:hint="cs"/>
          <w:rtl/>
        </w:rPr>
        <w:t>נ</w:t>
      </w:r>
      <w:r w:rsidRPr="0038116E">
        <w:rPr>
          <w:rStyle w:val="affffe"/>
          <w:rtl/>
        </w:rPr>
        <w:t xml:space="preserve">: </w:t>
      </w:r>
      <w:r w:rsidRPr="00C35A2C">
        <w:rPr>
          <w:rFonts w:ascii="Fb Fontext" w:hAnsi="Fb Fontext"/>
          <w:rtl/>
        </w:rPr>
        <w:t>זה המגדל יתום ויתומה בתוך ביתו ומשיאן.</w:t>
      </w:r>
    </w:p>
    <w:p w14:paraId="52BF1DBA" w14:textId="77777777" w:rsidR="00E268F4" w:rsidRDefault="00AB7D20" w:rsidP="00AB7D20">
      <w:pPr>
        <w:rPr>
          <w:rStyle w:val="affffa"/>
          <w:rtl/>
        </w:rPr>
      </w:pPr>
      <w:r w:rsidRPr="00C35A2C">
        <w:rPr>
          <w:rFonts w:ascii="Fb Fontext" w:hAnsi="Fb Fontext"/>
          <w:rtl/>
        </w:rPr>
        <w:t>•</w:t>
      </w:r>
      <w:r w:rsidRPr="00AD1A41">
        <w:rPr>
          <w:rStyle w:val="affffa"/>
          <w:rFonts w:hint="cs"/>
          <w:rtl/>
        </w:rPr>
        <w:t xml:space="preserve"> '</w:t>
      </w:r>
      <w:r w:rsidRPr="00AD1A41">
        <w:rPr>
          <w:rStyle w:val="affffa"/>
          <w:rtl/>
        </w:rPr>
        <w:t>הון ועושר בביתו וצדקתו עומדת לעד</w:t>
      </w:r>
      <w:r w:rsidRPr="00AD1A41">
        <w:rPr>
          <w:rStyle w:val="affffa"/>
          <w:rFonts w:hint="cs"/>
          <w:rtl/>
        </w:rPr>
        <w:t>'</w:t>
      </w:r>
      <w:r w:rsidR="00E268F4">
        <w:rPr>
          <w:rStyle w:val="affffa"/>
          <w:rtl/>
        </w:rPr>
        <w:t>,</w:t>
      </w:r>
    </w:p>
    <w:p w14:paraId="55569B90" w14:textId="68B3BF4F" w:rsidR="00AB7D20" w:rsidRDefault="00AB7D20" w:rsidP="00AB7D20">
      <w:pPr>
        <w:rPr>
          <w:rFonts w:ascii="Fb Fontext" w:hAnsi="Fb Fontext"/>
          <w:sz w:val="32"/>
          <w:rtl/>
        </w:rPr>
      </w:pPr>
      <w:r w:rsidRPr="0038116E">
        <w:rPr>
          <w:rStyle w:val="affffe"/>
          <w:rFonts w:hint="cs"/>
          <w:rtl/>
        </w:rPr>
        <w:t>ר</w:t>
      </w:r>
      <w:r w:rsidRPr="0038116E">
        <w:rPr>
          <w:rStyle w:val="affffe"/>
          <w:rtl/>
        </w:rPr>
        <w:t>"</w:t>
      </w:r>
      <w:r w:rsidRPr="0038116E">
        <w:rPr>
          <w:rStyle w:val="affffe"/>
          <w:rFonts w:hint="cs"/>
          <w:rtl/>
        </w:rPr>
        <w:t>ה ור</w:t>
      </w:r>
      <w:r w:rsidRPr="0038116E">
        <w:rPr>
          <w:rStyle w:val="affffe"/>
          <w:rtl/>
        </w:rPr>
        <w:t>"</w:t>
      </w:r>
      <w:r w:rsidRPr="0038116E">
        <w:rPr>
          <w:rStyle w:val="affffe"/>
          <w:rFonts w:hint="cs"/>
          <w:rtl/>
        </w:rPr>
        <w:t>ח</w:t>
      </w:r>
      <w:r w:rsidRPr="00C35A2C">
        <w:rPr>
          <w:rFonts w:ascii="Fb Fontext" w:hAnsi="Fb Fontext"/>
          <w:sz w:val="32"/>
          <w:rtl/>
        </w:rPr>
        <w:t xml:space="preserve">: </w:t>
      </w:r>
      <w:r w:rsidR="0038116E">
        <w:rPr>
          <w:rFonts w:ascii="Fb Fontext" w:hAnsi="Fb Fontext" w:hint="cs"/>
          <w:sz w:val="32"/>
          <w:rtl/>
        </w:rPr>
        <w:t xml:space="preserve">לחד: </w:t>
      </w:r>
      <w:r w:rsidRPr="00C35A2C">
        <w:rPr>
          <w:rFonts w:ascii="Fb Fontext" w:hAnsi="Fb Fontext"/>
          <w:sz w:val="32"/>
          <w:rtl/>
        </w:rPr>
        <w:t>זה הלומד תורה ומלמדה,</w:t>
      </w:r>
    </w:p>
    <w:p w14:paraId="769AC52A" w14:textId="774B4BF2" w:rsidR="00AB7D20" w:rsidRPr="00C35A2C" w:rsidRDefault="00AB7D20" w:rsidP="0038116E">
      <w:pPr>
        <w:ind w:left="453" w:firstLine="57"/>
        <w:rPr>
          <w:rFonts w:ascii="Fb Fontext" w:hAnsi="Fb Fontext" w:cs="Guttman Vilna"/>
          <w:b/>
          <w:bCs/>
          <w:rtl/>
        </w:rPr>
      </w:pPr>
      <w:r w:rsidRPr="00C35A2C">
        <w:rPr>
          <w:rFonts w:ascii="Fb Fontext" w:hAnsi="Fb Fontext"/>
          <w:rtl/>
        </w:rPr>
        <w:t>ו</w:t>
      </w:r>
      <w:r w:rsidR="0038116E">
        <w:rPr>
          <w:rFonts w:ascii="Fb Fontext" w:hAnsi="Fb Fontext" w:hint="cs"/>
          <w:rtl/>
        </w:rPr>
        <w:t>ל</w:t>
      </w:r>
      <w:r w:rsidRPr="00C35A2C">
        <w:rPr>
          <w:rFonts w:ascii="Fb Fontext" w:hAnsi="Fb Fontext"/>
          <w:rtl/>
        </w:rPr>
        <w:t>חד: זה הכותב ת</w:t>
      </w:r>
      <w:r w:rsidR="0038116E">
        <w:rPr>
          <w:rFonts w:ascii="Fb Fontext" w:hAnsi="Fb Fontext" w:hint="cs"/>
          <w:rtl/>
        </w:rPr>
        <w:t>נ"ך</w:t>
      </w:r>
      <w:r w:rsidRPr="00C35A2C">
        <w:rPr>
          <w:rFonts w:ascii="Fb Fontext" w:hAnsi="Fb Fontext"/>
          <w:rtl/>
        </w:rPr>
        <w:t xml:space="preserve"> ומשאילן לאחרים.</w:t>
      </w:r>
    </w:p>
    <w:p w14:paraId="2A8AE501" w14:textId="77777777" w:rsidR="00AB7D20" w:rsidRDefault="00AB7D20" w:rsidP="00AB7D20">
      <w:pPr>
        <w:rPr>
          <w:rFonts w:ascii="Fb Fontext" w:hAnsi="Fb Fontext"/>
          <w:sz w:val="32"/>
          <w:rtl/>
        </w:rPr>
      </w:pPr>
      <w:r w:rsidRPr="00C35A2C">
        <w:rPr>
          <w:rFonts w:ascii="Fb Fontext" w:hAnsi="Fb Fontext"/>
          <w:rtl/>
        </w:rPr>
        <w:t>•</w:t>
      </w:r>
      <w:r w:rsidRPr="009C12DE">
        <w:rPr>
          <w:rStyle w:val="affffa"/>
          <w:rFonts w:hint="cs"/>
          <w:rtl/>
        </w:rPr>
        <w:t xml:space="preserve"> '</w:t>
      </w:r>
      <w:r w:rsidRPr="009C12DE">
        <w:rPr>
          <w:rStyle w:val="affffa"/>
          <w:rtl/>
        </w:rPr>
        <w:t>וראה בנים לבניך שלום על ישראל</w:t>
      </w:r>
      <w:r w:rsidRPr="009C12DE">
        <w:rPr>
          <w:rStyle w:val="affffa"/>
          <w:rFonts w:hint="cs"/>
          <w:rtl/>
        </w:rPr>
        <w:t>',</w:t>
      </w:r>
    </w:p>
    <w:p w14:paraId="2D801DDF" w14:textId="4A982F8A" w:rsidR="00AB7D20" w:rsidRPr="00730169" w:rsidRDefault="00AB7D20" w:rsidP="00AB7D20">
      <w:pPr>
        <w:rPr>
          <w:rFonts w:ascii="Fb Fontext" w:hAnsi="Fb Fontext" w:cs="Guttman Vilna"/>
          <w:b/>
          <w:bCs/>
          <w:spacing w:val="-6"/>
          <w:sz w:val="32"/>
          <w:rtl/>
        </w:rPr>
      </w:pPr>
      <w:r w:rsidRPr="00730169">
        <w:rPr>
          <w:rStyle w:val="affffe"/>
          <w:spacing w:val="-6"/>
          <w:rtl/>
        </w:rPr>
        <w:t>ר</w:t>
      </w:r>
      <w:r w:rsidRPr="00730169">
        <w:rPr>
          <w:rStyle w:val="affffe"/>
          <w:rFonts w:hint="cs"/>
          <w:spacing w:val="-6"/>
          <w:rtl/>
        </w:rPr>
        <w:t>יב</w:t>
      </w:r>
      <w:r w:rsidRPr="00730169">
        <w:rPr>
          <w:rStyle w:val="affffe"/>
          <w:spacing w:val="-6"/>
          <w:rtl/>
        </w:rPr>
        <w:t>"</w:t>
      </w:r>
      <w:r w:rsidRPr="00730169">
        <w:rPr>
          <w:rStyle w:val="affffe"/>
          <w:rFonts w:hint="cs"/>
          <w:spacing w:val="-6"/>
          <w:rtl/>
        </w:rPr>
        <w:t>ל</w:t>
      </w:r>
      <w:r w:rsidRPr="00730169">
        <w:rPr>
          <w:rStyle w:val="affffe"/>
          <w:spacing w:val="-6"/>
          <w:rtl/>
        </w:rPr>
        <w:t xml:space="preserve">: </w:t>
      </w:r>
      <w:r w:rsidRPr="00730169">
        <w:rPr>
          <w:rFonts w:ascii="Fb Fontext" w:hAnsi="Fb Fontext"/>
          <w:spacing w:val="-6"/>
          <w:sz w:val="32"/>
          <w:rtl/>
        </w:rPr>
        <w:t xml:space="preserve">כיון </w:t>
      </w:r>
      <w:r w:rsidRPr="00730169">
        <w:rPr>
          <w:rStyle w:val="affffa"/>
          <w:spacing w:val="-6"/>
          <w:rtl/>
        </w:rPr>
        <w:t>שבנים לבניך</w:t>
      </w:r>
      <w:r w:rsidR="0038116E" w:rsidRPr="00730169">
        <w:rPr>
          <w:rStyle w:val="affffa"/>
          <w:rFonts w:hint="cs"/>
          <w:spacing w:val="-6"/>
          <w:rtl/>
        </w:rPr>
        <w:t>,</w:t>
      </w:r>
      <w:r w:rsidRPr="00730169">
        <w:rPr>
          <w:rFonts w:ascii="Fb Fontext" w:hAnsi="Fb Fontext"/>
          <w:spacing w:val="-6"/>
          <w:sz w:val="32"/>
          <w:rtl/>
        </w:rPr>
        <w:t xml:space="preserve"> </w:t>
      </w:r>
      <w:r w:rsidRPr="00730169">
        <w:rPr>
          <w:rStyle w:val="affffa"/>
          <w:spacing w:val="-6"/>
          <w:rtl/>
        </w:rPr>
        <w:t>שלום על ישראל</w:t>
      </w:r>
      <w:r w:rsidRPr="00730169">
        <w:rPr>
          <w:rFonts w:ascii="Fb Fontext" w:hAnsi="Fb Fontext"/>
          <w:spacing w:val="-6"/>
          <w:sz w:val="32"/>
          <w:rtl/>
        </w:rPr>
        <w:t xml:space="preserve">, </w:t>
      </w:r>
      <w:r w:rsidR="0038116E" w:rsidRPr="00730169">
        <w:rPr>
          <w:rFonts w:ascii="Fb Fontext" w:hAnsi="Fb Fontext" w:hint="cs"/>
          <w:spacing w:val="-6"/>
          <w:sz w:val="32"/>
          <w:rtl/>
        </w:rPr>
        <w:t>שלא יבוא</w:t>
      </w:r>
      <w:r w:rsidRPr="00730169">
        <w:rPr>
          <w:rFonts w:ascii="Fb Fontext" w:hAnsi="Fb Fontext"/>
          <w:spacing w:val="-6"/>
          <w:sz w:val="32"/>
          <w:rtl/>
        </w:rPr>
        <w:t xml:space="preserve"> לידי חליצה ויבום.</w:t>
      </w:r>
    </w:p>
    <w:p w14:paraId="3AA6075B" w14:textId="2B05DE36" w:rsidR="00E268F4" w:rsidRDefault="00AB7D20" w:rsidP="000816F2">
      <w:pPr>
        <w:rPr>
          <w:rFonts w:ascii="Fb Fontext" w:hAnsi="Fb Fontext"/>
          <w:sz w:val="32"/>
          <w:rtl/>
        </w:rPr>
      </w:pPr>
      <w:r w:rsidRPr="0038116E">
        <w:rPr>
          <w:rStyle w:val="affffe"/>
          <w:rFonts w:hint="cs"/>
          <w:rtl/>
        </w:rPr>
        <w:t>רשב</w:t>
      </w:r>
      <w:r w:rsidRPr="0038116E">
        <w:rPr>
          <w:rStyle w:val="affffe"/>
          <w:rtl/>
        </w:rPr>
        <w:t>"</w:t>
      </w:r>
      <w:r w:rsidRPr="0038116E">
        <w:rPr>
          <w:rStyle w:val="affffe"/>
          <w:rFonts w:hint="cs"/>
          <w:rtl/>
        </w:rPr>
        <w:t>נ</w:t>
      </w:r>
      <w:r w:rsidRPr="0038116E">
        <w:rPr>
          <w:rStyle w:val="affffe"/>
          <w:rtl/>
        </w:rPr>
        <w:t>:</w:t>
      </w:r>
      <w:r w:rsidRPr="00C35A2C">
        <w:rPr>
          <w:rFonts w:ascii="Fb Fontext" w:hAnsi="Fb Fontext"/>
          <w:sz w:val="32"/>
          <w:rtl/>
        </w:rPr>
        <w:t xml:space="preserve"> כיון </w:t>
      </w:r>
      <w:r w:rsidRPr="0038116E">
        <w:rPr>
          <w:rStyle w:val="affffa"/>
          <w:rtl/>
        </w:rPr>
        <w:t>שבנים לבניך</w:t>
      </w:r>
      <w:r w:rsidR="0038116E">
        <w:rPr>
          <w:rFonts w:ascii="Fb Fontext" w:hAnsi="Fb Fontext" w:hint="cs"/>
          <w:sz w:val="32"/>
          <w:rtl/>
        </w:rPr>
        <w:t>,</w:t>
      </w:r>
      <w:r w:rsidRPr="00C35A2C">
        <w:rPr>
          <w:rFonts w:ascii="Fb Fontext" w:hAnsi="Fb Fontext"/>
          <w:sz w:val="32"/>
          <w:rtl/>
        </w:rPr>
        <w:t xml:space="preserve"> </w:t>
      </w:r>
      <w:r w:rsidRPr="0038116E">
        <w:rPr>
          <w:rStyle w:val="affffa"/>
          <w:rtl/>
        </w:rPr>
        <w:t>שלום על</w:t>
      </w:r>
      <w:r w:rsidRPr="00C35A2C">
        <w:rPr>
          <w:rFonts w:ascii="Fb Fontext" w:hAnsi="Fb Fontext"/>
          <w:sz w:val="32"/>
          <w:rtl/>
        </w:rPr>
        <w:t xml:space="preserve"> דייני </w:t>
      </w:r>
      <w:r w:rsidRPr="0038116E">
        <w:rPr>
          <w:rStyle w:val="affffa"/>
          <w:rtl/>
        </w:rPr>
        <w:t>ישראל,</w:t>
      </w:r>
      <w:r w:rsidRPr="00C35A2C">
        <w:rPr>
          <w:rFonts w:ascii="Fb Fontext" w:hAnsi="Fb Fontext"/>
          <w:sz w:val="32"/>
          <w:rtl/>
        </w:rPr>
        <w:t xml:space="preserve"> </w:t>
      </w:r>
      <w:r w:rsidR="0038116E">
        <w:rPr>
          <w:rFonts w:ascii="Fb Fontext" w:hAnsi="Fb Fontext" w:hint="cs"/>
          <w:sz w:val="32"/>
          <w:rtl/>
        </w:rPr>
        <w:t>שלא יבואו לריב</w:t>
      </w:r>
      <w:r w:rsidR="00E268F4">
        <w:rPr>
          <w:rFonts w:ascii="Fb Fontext" w:hAnsi="Fb Fontext" w:hint="cs"/>
          <w:sz w:val="32"/>
          <w:rtl/>
        </w:rPr>
        <w:t>.</w:t>
      </w:r>
    </w:p>
    <w:p w14:paraId="0B11FD4E" w14:textId="08E45538" w:rsidR="00AB7D20" w:rsidRPr="00C35A2C" w:rsidRDefault="00AB7D20" w:rsidP="00E26091">
      <w:pPr>
        <w:pStyle w:val="afff"/>
        <w:framePr w:wrap="around"/>
        <w:rPr>
          <w:rtl/>
        </w:rPr>
      </w:pPr>
      <w:bookmarkStart w:id="356" w:name="_Toc119353140"/>
      <w:r w:rsidRPr="00C35A2C">
        <w:rPr>
          <w:rFonts w:hint="cs"/>
          <w:rtl/>
        </w:rPr>
        <w:t>נ:</w:t>
      </w:r>
      <w:bookmarkEnd w:id="356"/>
    </w:p>
    <w:p w14:paraId="3AE2328C" w14:textId="49E7AD5C" w:rsidR="00E268F4" w:rsidRDefault="00AB7D20" w:rsidP="00C54C7E">
      <w:pPr>
        <w:pStyle w:val="afffd"/>
        <w:rPr>
          <w:rStyle w:val="afffff0"/>
          <w:rtl/>
        </w:rPr>
      </w:pPr>
      <w:ins w:id="9872" w:author="מספור קטעי משנה" w:date="2026-10-06T06:45:30Z">
        <w:r>
          <w:rPr>
            <w:rStyle w:val="MisparKeta"/>
          </w:rPr>
          <w:t xml:space="preserve">ה. </w:t>
        </w:r>
      </w:ins>
      <w:bookmarkStart w:id="357" w:name="_Toc119353141"/>
      <w:r w:rsidRPr="00C54C7E">
        <w:rPr>
          <w:rtl/>
        </w:rPr>
        <w:t>זה מדרש דרש ר"א לפני חכמים כו'</w:t>
      </w:r>
      <w:r w:rsidR="00E268F4">
        <w:rPr>
          <w:rtl/>
        </w:rPr>
        <w:t>.</w:t>
      </w:r>
      <w:bookmarkEnd w:id="357"/>
    </w:p>
    <w:p w14:paraId="4C2F58F3" w14:textId="0E7508E0" w:rsidR="00AB7D20" w:rsidRPr="00C64593" w:rsidRDefault="0038116E" w:rsidP="005A6CF6">
      <w:pPr>
        <w:rPr>
          <w:rStyle w:val="afffff0"/>
          <w:rtl/>
        </w:rPr>
      </w:pPr>
      <w:r w:rsidRPr="00C64593">
        <w:rPr>
          <w:rStyle w:val="afffff0"/>
          <w:rFonts w:hint="cs"/>
          <w:rtl/>
        </w:rPr>
        <w:t>שבנות לא יורשות אחר מיתת אביהן</w:t>
      </w:r>
    </w:p>
    <w:p w14:paraId="4F744448" w14:textId="29B3C11A" w:rsidR="00AB7D20" w:rsidRPr="00730169" w:rsidRDefault="00AB7D20" w:rsidP="00AB7D20">
      <w:pPr>
        <w:rPr>
          <w:rFonts w:ascii="Fb Fontext" w:hAnsi="Fb Fontext" w:cs="Guttman Vilna"/>
          <w:b/>
          <w:bCs/>
          <w:spacing w:val="-4"/>
          <w:sz w:val="32"/>
          <w:rtl/>
        </w:rPr>
      </w:pPr>
      <w:r w:rsidRPr="00730169">
        <w:rPr>
          <w:rStyle w:val="affffe"/>
          <w:rFonts w:hint="cs"/>
          <w:spacing w:val="-4"/>
          <w:rtl/>
        </w:rPr>
        <w:t>רה</w:t>
      </w:r>
      <w:r w:rsidRPr="00730169">
        <w:rPr>
          <w:rStyle w:val="affffe"/>
          <w:spacing w:val="-4"/>
          <w:rtl/>
        </w:rPr>
        <w:t>"</w:t>
      </w:r>
      <w:r w:rsidRPr="00730169">
        <w:rPr>
          <w:rStyle w:val="affffe"/>
          <w:rFonts w:hint="cs"/>
          <w:spacing w:val="-4"/>
          <w:rtl/>
        </w:rPr>
        <w:t>מ</w:t>
      </w:r>
      <w:r w:rsidRPr="00730169">
        <w:rPr>
          <w:rStyle w:val="affffe"/>
          <w:spacing w:val="-4"/>
          <w:rtl/>
        </w:rPr>
        <w:t xml:space="preserve">: </w:t>
      </w:r>
      <w:r w:rsidRPr="00730169">
        <w:rPr>
          <w:rFonts w:ascii="Fb Fontext" w:hAnsi="Fb Fontext"/>
          <w:spacing w:val="-4"/>
          <w:sz w:val="32"/>
          <w:rtl/>
        </w:rPr>
        <w:t>כשם ש</w:t>
      </w:r>
      <w:r w:rsidR="00C27E85" w:rsidRPr="00730169">
        <w:rPr>
          <w:rFonts w:ascii="Fb Fontext" w:hAnsi="Fb Fontext" w:hint="cs"/>
          <w:spacing w:val="-4"/>
          <w:sz w:val="32"/>
          <w:rtl/>
        </w:rPr>
        <w:t>בנים יורשין רק מקרקע, כך בנות ניזונות רק מקרקע</w:t>
      </w:r>
      <w:r w:rsidRPr="00730169">
        <w:rPr>
          <w:rFonts w:ascii="Fb Fontext" w:hAnsi="Fb Fontext"/>
          <w:spacing w:val="-4"/>
          <w:sz w:val="32"/>
          <w:rtl/>
        </w:rPr>
        <w:t>.</w:t>
      </w:r>
    </w:p>
    <w:p w14:paraId="3A6C6E79" w14:textId="1FCD7A2A" w:rsidR="00AB7D20" w:rsidRDefault="00AB7D20" w:rsidP="00AB7D20">
      <w:pPr>
        <w:rPr>
          <w:rFonts w:ascii="Fb Fontext" w:hAnsi="Fb Fontext"/>
          <w:sz w:val="32"/>
          <w:rtl/>
        </w:rPr>
      </w:pPr>
      <w:r w:rsidRPr="00C27E85">
        <w:rPr>
          <w:rStyle w:val="affffe"/>
          <w:rFonts w:hint="cs"/>
          <w:rtl/>
        </w:rPr>
        <w:t>והקשו כו</w:t>
      </w:r>
      <w:r w:rsidRPr="00C27E85">
        <w:rPr>
          <w:rStyle w:val="affffe"/>
          <w:rtl/>
        </w:rPr>
        <w:t>"</w:t>
      </w:r>
      <w:r w:rsidRPr="00C27E85">
        <w:rPr>
          <w:rStyle w:val="affffe"/>
          <w:rFonts w:hint="cs"/>
          <w:rtl/>
        </w:rPr>
        <w:t xml:space="preserve">ע </w:t>
      </w:r>
      <w:r w:rsidRPr="00C35A2C">
        <w:rPr>
          <w:rFonts w:ascii="Fb Fontext" w:hAnsi="Fb Fontext" w:hint="cs"/>
          <w:sz w:val="32"/>
          <w:rtl/>
        </w:rPr>
        <w:t>וכי המניח קרקע לבניו ירשו ודלא מניח לא ירשו?</w:t>
      </w:r>
    </w:p>
    <w:p w14:paraId="6CD6FC82" w14:textId="1721B7B5" w:rsidR="00AB7D20" w:rsidRDefault="00AB7D20" w:rsidP="00AB7D20">
      <w:pPr>
        <w:rPr>
          <w:rFonts w:ascii="Fb Fontext" w:hAnsi="Fb Fontext"/>
          <w:rtl/>
        </w:rPr>
      </w:pPr>
      <w:r w:rsidRPr="00C27E85">
        <w:rPr>
          <w:rStyle w:val="affffe"/>
          <w:rFonts w:hint="cs"/>
          <w:rtl/>
        </w:rPr>
        <w:t xml:space="preserve">וכשאמר רב יוסף </w:t>
      </w:r>
      <w:r w:rsidRPr="00C35A2C">
        <w:rPr>
          <w:rFonts w:ascii="Fb Fontext" w:hAnsi="Fb Fontext" w:hint="cs"/>
          <w:rtl/>
        </w:rPr>
        <w:t>'</w:t>
      </w:r>
      <w:r w:rsidRPr="00C35A2C">
        <w:rPr>
          <w:rFonts w:ascii="Fb Fontext" w:hAnsi="Fb Fontext"/>
          <w:rtl/>
        </w:rPr>
        <w:t>ו</w:t>
      </w:r>
      <w:r w:rsidR="00C27E85">
        <w:rPr>
          <w:rFonts w:ascii="Fb Fontext" w:hAnsi="Fb Fontext" w:hint="cs"/>
          <w:rtl/>
        </w:rPr>
        <w:t>ש</w:t>
      </w:r>
      <w:r w:rsidRPr="00C35A2C">
        <w:rPr>
          <w:rFonts w:ascii="Fb Fontext" w:hAnsi="Fb Fontext"/>
          <w:rtl/>
        </w:rPr>
        <w:t>מא כתובת בנין דכרין קאמר מר</w:t>
      </w:r>
      <w:r w:rsidRPr="00C35A2C">
        <w:rPr>
          <w:rFonts w:ascii="Fb Fontext" w:hAnsi="Fb Fontext" w:hint="cs"/>
          <w:rtl/>
        </w:rPr>
        <w:t>'</w:t>
      </w:r>
      <w:r w:rsidRPr="00C35A2C">
        <w:rPr>
          <w:rFonts w:ascii="Fb Fontext" w:hAnsi="Fb Fontext"/>
          <w:rtl/>
        </w:rPr>
        <w:t>?</w:t>
      </w:r>
    </w:p>
    <w:p w14:paraId="0EA1FE4A" w14:textId="0F1EC982" w:rsidR="00AB7D20" w:rsidRPr="00C35A2C" w:rsidRDefault="00AB7D20" w:rsidP="00AB7D20">
      <w:pPr>
        <w:rPr>
          <w:rFonts w:ascii="Fb Fontext" w:hAnsi="Fb Fontext"/>
          <w:rtl/>
        </w:rPr>
      </w:pPr>
      <w:r w:rsidRPr="00C27E85">
        <w:rPr>
          <w:rStyle w:val="affffe"/>
          <w:rFonts w:hint="cs"/>
          <w:rtl/>
        </w:rPr>
        <w:t>א</w:t>
      </w:r>
      <w:r w:rsidRPr="00C27E85">
        <w:rPr>
          <w:rStyle w:val="affffe"/>
          <w:rtl/>
        </w:rPr>
        <w:t>"</w:t>
      </w:r>
      <w:r w:rsidRPr="00C27E85">
        <w:rPr>
          <w:rStyle w:val="affffe"/>
          <w:rFonts w:hint="cs"/>
          <w:rtl/>
        </w:rPr>
        <w:t>ל רה</w:t>
      </w:r>
      <w:r w:rsidRPr="00C27E85">
        <w:rPr>
          <w:rStyle w:val="affffe"/>
          <w:rtl/>
        </w:rPr>
        <w:t>"</w:t>
      </w:r>
      <w:r w:rsidRPr="00C27E85">
        <w:rPr>
          <w:rStyle w:val="affffe"/>
          <w:rFonts w:hint="cs"/>
          <w:rtl/>
        </w:rPr>
        <w:t>מ</w:t>
      </w:r>
      <w:r w:rsidRPr="00C27E85">
        <w:rPr>
          <w:rStyle w:val="affffe"/>
          <w:rtl/>
        </w:rPr>
        <w:t>:</w:t>
      </w:r>
      <w:r w:rsidRPr="00C35A2C">
        <w:rPr>
          <w:rFonts w:ascii="Fb Fontext" w:hAnsi="Fb Fontext"/>
          <w:rtl/>
        </w:rPr>
        <w:t xml:space="preserve"> </w:t>
      </w:r>
      <w:r w:rsidRPr="00C35A2C">
        <w:rPr>
          <w:rFonts w:ascii="Fb Fontext" w:hAnsi="Fb Fontext" w:hint="cs"/>
          <w:rtl/>
        </w:rPr>
        <w:t xml:space="preserve">כבודו </w:t>
      </w:r>
      <w:r w:rsidR="00C27E85">
        <w:rPr>
          <w:rStyle w:val="afffff0"/>
          <w:rFonts w:hint="cs"/>
          <w:rtl/>
        </w:rPr>
        <w:t>ל</w:t>
      </w:r>
      <w:r w:rsidRPr="00C27E85">
        <w:rPr>
          <w:rStyle w:val="afffff0"/>
          <w:rFonts w:hint="cs"/>
          <w:rtl/>
        </w:rPr>
        <w:t xml:space="preserve">רב יוסף </w:t>
      </w:r>
      <w:r w:rsidRPr="00C35A2C">
        <w:rPr>
          <w:rFonts w:ascii="Fb Fontext" w:hAnsi="Fb Fontext" w:hint="cs"/>
          <w:rtl/>
        </w:rPr>
        <w:t>ש</w:t>
      </w:r>
      <w:r w:rsidR="00C27E85">
        <w:rPr>
          <w:rFonts w:ascii="Fb Fontext" w:hAnsi="Fb Fontext" w:hint="cs"/>
          <w:rtl/>
        </w:rPr>
        <w:t xml:space="preserve">אדם גדול הוא, </w:t>
      </w:r>
      <w:r w:rsidRPr="00C27E85">
        <w:rPr>
          <w:rStyle w:val="afffff0"/>
          <w:rFonts w:hint="cs"/>
          <w:rtl/>
        </w:rPr>
        <w:t xml:space="preserve">הבין היטב את דברי </w:t>
      </w:r>
      <w:r w:rsidR="00C27E85">
        <w:rPr>
          <w:rStyle w:val="afffff0"/>
          <w:rFonts w:hint="cs"/>
          <w:rtl/>
        </w:rPr>
        <w:t>שדומה</w:t>
      </w:r>
      <w:r w:rsidRPr="00C27E85">
        <w:rPr>
          <w:rStyle w:val="afffff0"/>
          <w:rFonts w:hint="cs"/>
          <w:rtl/>
        </w:rPr>
        <w:t xml:space="preserve"> לכתובת בנין דיכרין</w:t>
      </w:r>
      <w:r w:rsidRPr="00C35A2C">
        <w:rPr>
          <w:rFonts w:ascii="Fb Fontext" w:hAnsi="Fb Fontext" w:hint="cs"/>
          <w:rtl/>
        </w:rPr>
        <w:t>.</w:t>
      </w:r>
    </w:p>
    <w:p w14:paraId="77A5287B" w14:textId="77777777" w:rsidR="00AB7D20" w:rsidRPr="00F97732" w:rsidRDefault="00AB7D20" w:rsidP="003156E1">
      <w:pPr>
        <w:pStyle w:val="aff9"/>
        <w:rPr>
          <w:rtl/>
        </w:rPr>
      </w:pPr>
      <w:r w:rsidRPr="003156E1">
        <w:rPr>
          <w:rFonts w:hint="cs"/>
          <w:rtl/>
        </w:rPr>
        <w:t>׹</w:t>
      </w:r>
    </w:p>
    <w:p w14:paraId="160F0174" w14:textId="77777777" w:rsidR="00AB7D20" w:rsidRPr="00C35A2C" w:rsidRDefault="00AB7D20" w:rsidP="00AB7D20">
      <w:pPr>
        <w:rPr>
          <w:rFonts w:ascii="Fb Fontext" w:hAnsi="Fb Fontext"/>
          <w:rtl/>
        </w:rPr>
      </w:pPr>
      <w:r w:rsidRPr="00C27E85">
        <w:rPr>
          <w:rStyle w:val="affffe"/>
          <w:rtl/>
        </w:rPr>
        <w:t>• אר</w:t>
      </w:r>
      <w:r w:rsidRPr="00C27E85">
        <w:rPr>
          <w:rStyle w:val="affffe"/>
          <w:rFonts w:hint="cs"/>
          <w:rtl/>
        </w:rPr>
        <w:t>חב</w:t>
      </w:r>
      <w:r w:rsidRPr="00C27E85">
        <w:rPr>
          <w:rStyle w:val="affffe"/>
          <w:rtl/>
        </w:rPr>
        <w:t>"</w:t>
      </w:r>
      <w:r w:rsidRPr="00C27E85">
        <w:rPr>
          <w:rStyle w:val="affffe"/>
          <w:rFonts w:hint="cs"/>
          <w:rtl/>
        </w:rPr>
        <w:t>י</w:t>
      </w:r>
      <w:r w:rsidRPr="00C27E85">
        <w:rPr>
          <w:rStyle w:val="affffe"/>
          <w:rtl/>
        </w:rPr>
        <w:t xml:space="preserve">: </w:t>
      </w:r>
      <w:r w:rsidRPr="00C35A2C">
        <w:rPr>
          <w:rFonts w:ascii="Fb Fontext" w:hAnsi="Fb Fontext"/>
          <w:sz w:val="32"/>
          <w:rtl/>
        </w:rPr>
        <w:t xml:space="preserve">רב </w:t>
      </w:r>
      <w:r w:rsidRPr="00C35A2C">
        <w:rPr>
          <w:rFonts w:ascii="Fb Fontext" w:hAnsi="Fb Fontext" w:hint="cs"/>
          <w:sz w:val="32"/>
          <w:rtl/>
        </w:rPr>
        <w:t>ציוה לפרנס מחיטי דעלייה</w:t>
      </w:r>
      <w:r w:rsidRPr="00C35A2C">
        <w:rPr>
          <w:rFonts w:ascii="Fb Fontext" w:hAnsi="Fb Fontext"/>
          <w:sz w:val="32"/>
          <w:rtl/>
        </w:rPr>
        <w:t xml:space="preserve"> </w:t>
      </w:r>
      <w:r w:rsidRPr="00C27E85">
        <w:rPr>
          <w:rStyle w:val="afffff0"/>
          <w:rFonts w:hint="cs"/>
          <w:rtl/>
        </w:rPr>
        <w:t>[במקרה שאין קרקע]</w:t>
      </w:r>
      <w:r w:rsidRPr="00C27E85">
        <w:rPr>
          <w:rStyle w:val="afffff0"/>
          <w:rtl/>
        </w:rPr>
        <w:t>.</w:t>
      </w:r>
    </w:p>
    <w:p w14:paraId="58B781E7" w14:textId="07C3ECF9" w:rsidR="00AB7D20" w:rsidRPr="00730169" w:rsidRDefault="00AB7D20" w:rsidP="00AB7D20">
      <w:pPr>
        <w:rPr>
          <w:rFonts w:ascii="Fb Fontext" w:hAnsi="Fb Fontext"/>
          <w:spacing w:val="-4"/>
          <w:rtl/>
        </w:rPr>
      </w:pPr>
      <w:r w:rsidRPr="00730169">
        <w:rPr>
          <w:rStyle w:val="affffe"/>
          <w:spacing w:val="-4"/>
          <w:rtl/>
        </w:rPr>
        <w:t>•</w:t>
      </w:r>
      <w:r w:rsidRPr="00730169">
        <w:rPr>
          <w:rStyle w:val="affffe"/>
          <w:rFonts w:hint="cs"/>
          <w:spacing w:val="-4"/>
          <w:rtl/>
        </w:rPr>
        <w:t xml:space="preserve"> </w:t>
      </w:r>
      <w:r w:rsidRPr="00730169">
        <w:rPr>
          <w:rStyle w:val="affffe"/>
          <w:spacing w:val="-4"/>
          <w:rtl/>
        </w:rPr>
        <w:t>איבעיא:</w:t>
      </w:r>
      <w:r w:rsidRPr="00730169">
        <w:rPr>
          <w:rFonts w:ascii="Fb Fontext" w:hAnsi="Fb Fontext"/>
          <w:spacing w:val="-4"/>
          <w:rtl/>
        </w:rPr>
        <w:t xml:space="preserve"> פרנסה ה</w:t>
      </w:r>
      <w:r w:rsidR="00C27E85" w:rsidRPr="00730169">
        <w:rPr>
          <w:rFonts w:ascii="Fb Fontext" w:hAnsi="Fb Fontext" w:hint="cs"/>
          <w:spacing w:val="-4"/>
          <w:rtl/>
        </w:rPr>
        <w:t>יא ומע</w:t>
      </w:r>
      <w:r w:rsidRPr="00730169">
        <w:rPr>
          <w:rFonts w:ascii="Fb Fontext" w:hAnsi="Fb Fontext" w:hint="cs"/>
          <w:spacing w:val="-4"/>
          <w:rtl/>
        </w:rPr>
        <w:t xml:space="preserve">לוייא דאב </w:t>
      </w:r>
      <w:r w:rsidRPr="00730169">
        <w:rPr>
          <w:rStyle w:val="affffe"/>
          <w:rFonts w:hint="cs"/>
          <w:spacing w:val="-4"/>
          <w:rtl/>
        </w:rPr>
        <w:t>וכשמואל</w:t>
      </w:r>
      <w:r w:rsidRPr="00730169">
        <w:rPr>
          <w:rStyle w:val="affffe"/>
          <w:spacing w:val="-4"/>
          <w:rtl/>
        </w:rPr>
        <w:t>:</w:t>
      </w:r>
      <w:r w:rsidRPr="00730169">
        <w:rPr>
          <w:rFonts w:ascii="Fb Fontext" w:hAnsi="Fb Fontext"/>
          <w:spacing w:val="-4"/>
          <w:rtl/>
        </w:rPr>
        <w:t xml:space="preserve"> </w:t>
      </w:r>
      <w:r w:rsidRPr="00730169">
        <w:rPr>
          <w:rFonts w:ascii="Fb Fontext" w:hAnsi="Fb Fontext" w:hint="cs"/>
          <w:spacing w:val="-4"/>
          <w:rtl/>
        </w:rPr>
        <w:t>ד</w:t>
      </w:r>
      <w:r w:rsidRPr="00730169">
        <w:rPr>
          <w:rFonts w:ascii="Fb Fontext" w:hAnsi="Fb Fontext"/>
          <w:spacing w:val="-4"/>
          <w:rtl/>
        </w:rPr>
        <w:t>לפרנסה שמין באב,</w:t>
      </w:r>
    </w:p>
    <w:p w14:paraId="12FF4EB1" w14:textId="497EF321" w:rsidR="00AB7D20" w:rsidRPr="00C35A2C" w:rsidRDefault="00AB7D20" w:rsidP="00AB7D20">
      <w:pPr>
        <w:ind w:firstLine="0"/>
        <w:rPr>
          <w:rFonts w:ascii="Fb Fontext" w:hAnsi="Fb Fontext" w:cs="Guttman Vilna"/>
          <w:b/>
          <w:bCs/>
          <w:sz w:val="32"/>
          <w:rtl/>
        </w:rPr>
      </w:pPr>
      <w:r w:rsidRPr="00C27E85">
        <w:rPr>
          <w:rStyle w:val="affffe"/>
          <w:rtl/>
        </w:rPr>
        <w:t>א</w:t>
      </w:r>
      <w:r w:rsidR="00EA4F6A">
        <w:rPr>
          <w:rStyle w:val="affffe"/>
          <w:rFonts w:hint="cs"/>
          <w:rtl/>
        </w:rPr>
        <w:t>ו</w:t>
      </w:r>
      <w:r w:rsidRPr="00C27E85">
        <w:rPr>
          <w:rStyle w:val="affffe"/>
          <w:rtl/>
        </w:rPr>
        <w:t xml:space="preserve"> </w:t>
      </w:r>
      <w:r w:rsidRPr="00C35A2C">
        <w:rPr>
          <w:rFonts w:ascii="Fb Fontext" w:hAnsi="Fb Fontext"/>
          <w:sz w:val="32"/>
          <w:rtl/>
        </w:rPr>
        <w:t>מזוני ממש</w:t>
      </w:r>
      <w:r w:rsidR="00EA4F6A">
        <w:rPr>
          <w:rFonts w:ascii="Fb Fontext" w:hAnsi="Fb Fontext" w:hint="cs"/>
          <w:sz w:val="32"/>
          <w:rtl/>
        </w:rPr>
        <w:t xml:space="preserve">, </w:t>
      </w:r>
      <w:r w:rsidRPr="00CA108A">
        <w:rPr>
          <w:rFonts w:ascii="Fb Fontext" w:hAnsi="Fb Fontext" w:cs="PFT_Frank" w:hint="cs"/>
          <w:b/>
          <w:bCs/>
          <w:sz w:val="32"/>
          <w:szCs w:val="14"/>
          <w:rtl/>
        </w:rPr>
        <w:t>ו</w:t>
      </w:r>
      <w:r w:rsidRPr="00CA108A">
        <w:rPr>
          <w:rFonts w:ascii="Fb Fontext" w:hAnsi="Fb Fontext" w:cs="PFT_Frank"/>
          <w:b/>
          <w:bCs/>
          <w:sz w:val="32"/>
          <w:szCs w:val="14"/>
          <w:rtl/>
        </w:rPr>
        <w:t>עלייה</w:t>
      </w:r>
      <w:r w:rsidRPr="00C35A2C">
        <w:rPr>
          <w:rFonts w:ascii="Fb Fontext" w:hAnsi="Fb Fontext" w:hint="cs"/>
          <w:sz w:val="32"/>
          <w:rtl/>
        </w:rPr>
        <w:t xml:space="preserve"> היינו</w:t>
      </w:r>
      <w:r w:rsidRPr="00C35A2C">
        <w:rPr>
          <w:rFonts w:ascii="Fb Fontext" w:hAnsi="Fb Fontext"/>
          <w:sz w:val="32"/>
          <w:rtl/>
        </w:rPr>
        <w:t xml:space="preserve"> מדברים טובים שנאמרו בעלייה</w:t>
      </w:r>
    </w:p>
    <w:p w14:paraId="677A929F" w14:textId="1D27BC00" w:rsidR="00AB7D20" w:rsidRDefault="00AB7D20" w:rsidP="00AB7D20">
      <w:pPr>
        <w:ind w:firstLine="0"/>
        <w:rPr>
          <w:rFonts w:ascii="Fb Fontext" w:hAnsi="Fb Fontext"/>
          <w:sz w:val="32"/>
          <w:rtl/>
        </w:rPr>
      </w:pPr>
      <w:r w:rsidRPr="00C35A2C">
        <w:rPr>
          <w:rFonts w:ascii="Fb Fontext" w:hAnsi="Fb Fontext" w:hint="cs"/>
          <w:sz w:val="32"/>
          <w:rtl/>
        </w:rPr>
        <w:t xml:space="preserve"> -  והיינו שהתקינו </w:t>
      </w:r>
      <w:r w:rsidR="00C27E85">
        <w:rPr>
          <w:rFonts w:ascii="Fb Fontext" w:hAnsi="Fb Fontext" w:hint="cs"/>
          <w:sz w:val="32"/>
          <w:rtl/>
        </w:rPr>
        <w:t xml:space="preserve">שיזונו </w:t>
      </w:r>
      <w:r w:rsidRPr="00C35A2C">
        <w:rPr>
          <w:rFonts w:ascii="Fb Fontext" w:hAnsi="Fb Fontext"/>
          <w:sz w:val="32"/>
          <w:rtl/>
        </w:rPr>
        <w:t>מן המטלטלין?</w:t>
      </w:r>
    </w:p>
    <w:p w14:paraId="6457D20C" w14:textId="4F74DFE9" w:rsidR="00AB7D20" w:rsidRPr="00730169" w:rsidRDefault="00AB7D20" w:rsidP="00AB7D20">
      <w:pPr>
        <w:rPr>
          <w:rFonts w:ascii="Fb Fontext" w:hAnsi="Fb Fontext"/>
          <w:spacing w:val="-2"/>
          <w:sz w:val="32"/>
          <w:rtl/>
        </w:rPr>
      </w:pPr>
      <w:r w:rsidRPr="000816F2">
        <w:rPr>
          <w:rStyle w:val="affffe"/>
          <w:rFonts w:hint="cs"/>
          <w:rtl/>
        </w:rPr>
        <w:t>ת</w:t>
      </w:r>
      <w:r w:rsidRPr="000816F2">
        <w:rPr>
          <w:rStyle w:val="affffe"/>
          <w:rtl/>
        </w:rPr>
        <w:t>"</w:t>
      </w:r>
      <w:r w:rsidRPr="000816F2">
        <w:rPr>
          <w:rStyle w:val="affffe"/>
          <w:rFonts w:hint="cs"/>
          <w:rtl/>
        </w:rPr>
        <w:t xml:space="preserve">ש </w:t>
      </w:r>
      <w:r w:rsidRPr="00730169">
        <w:rPr>
          <w:rFonts w:ascii="Fb Fontext" w:hAnsi="Fb Fontext" w:hint="cs"/>
          <w:spacing w:val="-2"/>
          <w:sz w:val="32"/>
          <w:rtl/>
        </w:rPr>
        <w:t xml:space="preserve">מדהיה ביד </w:t>
      </w:r>
      <w:r w:rsidRPr="00730169">
        <w:rPr>
          <w:rStyle w:val="affffe"/>
          <w:rFonts w:hint="cs"/>
          <w:rtl/>
        </w:rPr>
        <w:t>ר</w:t>
      </w:r>
      <w:r w:rsidRPr="00730169">
        <w:rPr>
          <w:rStyle w:val="affffe"/>
          <w:rtl/>
        </w:rPr>
        <w:t>"</w:t>
      </w:r>
      <w:r w:rsidRPr="00730169">
        <w:rPr>
          <w:rStyle w:val="affffe"/>
          <w:rFonts w:hint="cs"/>
          <w:rtl/>
        </w:rPr>
        <w:t>נ אחי חב</w:t>
      </w:r>
      <w:r w:rsidRPr="00730169">
        <w:rPr>
          <w:rStyle w:val="affffe"/>
          <w:rtl/>
        </w:rPr>
        <w:t>"</w:t>
      </w:r>
      <w:r w:rsidRPr="00730169">
        <w:rPr>
          <w:rStyle w:val="affffe"/>
          <w:rFonts w:hint="cs"/>
          <w:rtl/>
        </w:rPr>
        <w:t>א</w:t>
      </w:r>
      <w:r w:rsidRPr="00730169">
        <w:rPr>
          <w:rFonts w:ascii="Fb Fontext" w:hAnsi="Fb Fontext" w:hint="cs"/>
          <w:spacing w:val="-2"/>
          <w:sz w:val="32"/>
          <w:rtl/>
        </w:rPr>
        <w:t xml:space="preserve"> מטלטלין דיתמי </w:t>
      </w:r>
      <w:r w:rsidRPr="00730169">
        <w:rPr>
          <w:rStyle w:val="affffe"/>
          <w:rFonts w:hint="cs"/>
          <w:rtl/>
        </w:rPr>
        <w:t>וא</w:t>
      </w:r>
      <w:r w:rsidRPr="00730169">
        <w:rPr>
          <w:rStyle w:val="affffe"/>
          <w:rtl/>
        </w:rPr>
        <w:t>"</w:t>
      </w:r>
      <w:r w:rsidRPr="00730169">
        <w:rPr>
          <w:rStyle w:val="affffe"/>
          <w:rFonts w:hint="cs"/>
          <w:rtl/>
        </w:rPr>
        <w:t>ל שמואל</w:t>
      </w:r>
      <w:r w:rsidRPr="00730169">
        <w:rPr>
          <w:rFonts w:ascii="Fb Fontext" w:hAnsi="Fb Fontext" w:hint="cs"/>
          <w:spacing w:val="-2"/>
          <w:sz w:val="32"/>
          <w:rtl/>
        </w:rPr>
        <w:t xml:space="preserve"> לזונם</w:t>
      </w:r>
    </w:p>
    <w:p w14:paraId="182212F8" w14:textId="2C310C44" w:rsidR="00AB7D20" w:rsidRPr="00C27E85" w:rsidRDefault="00AB7D20" w:rsidP="00AB7D20">
      <w:pPr>
        <w:rPr>
          <w:rStyle w:val="afffff0"/>
          <w:rtl/>
        </w:rPr>
      </w:pPr>
      <w:r w:rsidRPr="00C35A2C">
        <w:rPr>
          <w:rFonts w:ascii="Fb Fontext" w:hAnsi="Fb Fontext" w:hint="cs"/>
          <w:rtl/>
        </w:rPr>
        <w:t xml:space="preserve">ופשטות היינו </w:t>
      </w:r>
      <w:r w:rsidRPr="00C35A2C">
        <w:rPr>
          <w:rFonts w:ascii="Fb Fontext" w:hAnsi="Fb Fontext"/>
          <w:rtl/>
        </w:rPr>
        <w:t xml:space="preserve">למזוני, </w:t>
      </w:r>
      <w:r w:rsidRPr="00C27E85">
        <w:rPr>
          <w:rStyle w:val="affffe"/>
          <w:rtl/>
        </w:rPr>
        <w:t>וכדר</w:t>
      </w:r>
      <w:r w:rsidRPr="00C27E85">
        <w:rPr>
          <w:rStyle w:val="affffe"/>
          <w:rFonts w:hint="cs"/>
          <w:rtl/>
        </w:rPr>
        <w:t>יב</w:t>
      </w:r>
      <w:r w:rsidRPr="00C27E85">
        <w:rPr>
          <w:rStyle w:val="affffe"/>
          <w:rtl/>
        </w:rPr>
        <w:t>"</w:t>
      </w:r>
      <w:r w:rsidRPr="00C27E85">
        <w:rPr>
          <w:rStyle w:val="affffe"/>
          <w:rFonts w:hint="cs"/>
          <w:rtl/>
        </w:rPr>
        <w:t xml:space="preserve">י </w:t>
      </w:r>
      <w:r w:rsidRPr="00C27E85">
        <w:rPr>
          <w:rStyle w:val="afffff0"/>
          <w:rFonts w:hint="cs"/>
          <w:rtl/>
        </w:rPr>
        <w:t>שבעלייה יתומות ניזונות אף ממטלטלים</w:t>
      </w:r>
      <w:r w:rsidR="000816F2">
        <w:rPr>
          <w:rStyle w:val="afffff0"/>
          <w:rFonts w:hint="cs"/>
          <w:rtl/>
        </w:rPr>
        <w:t>.</w:t>
      </w:r>
    </w:p>
    <w:p w14:paraId="6E3E6A31" w14:textId="264203A5" w:rsidR="00AB7D20" w:rsidRPr="00C35A2C" w:rsidRDefault="00AB7D20" w:rsidP="00AB7D20">
      <w:pPr>
        <w:rPr>
          <w:rFonts w:ascii="Fb Fontext" w:hAnsi="Fb Fontext"/>
          <w:rtl/>
        </w:rPr>
      </w:pPr>
      <w:r w:rsidRPr="00C27E85">
        <w:rPr>
          <w:rStyle w:val="affffe"/>
          <w:rFonts w:hint="cs"/>
          <w:rtl/>
        </w:rPr>
        <w:t>ודחינן</w:t>
      </w:r>
      <w:r w:rsidRPr="00C35A2C">
        <w:rPr>
          <w:rFonts w:ascii="Fb Fontext" w:hAnsi="Fb Fontext" w:hint="cs"/>
          <w:rtl/>
        </w:rPr>
        <w:t xml:space="preserve"> ד</w:t>
      </w:r>
      <w:r w:rsidR="00287D14">
        <w:rPr>
          <w:rFonts w:ascii="Fb Fontext" w:hAnsi="Fb Fontext" w:hint="cs"/>
          <w:rtl/>
        </w:rPr>
        <w:t>שם</w:t>
      </w:r>
      <w:r w:rsidRPr="00C35A2C">
        <w:rPr>
          <w:rFonts w:ascii="Fb Fontext" w:hAnsi="Fb Fontext" w:hint="cs"/>
          <w:rtl/>
        </w:rPr>
        <w:t xml:space="preserve"> </w:t>
      </w:r>
      <w:r w:rsidRPr="00C35A2C">
        <w:rPr>
          <w:rFonts w:ascii="Fb Fontext" w:hAnsi="Fb Fontext"/>
          <w:rtl/>
        </w:rPr>
        <w:t xml:space="preserve">לפרנסה הואי, </w:t>
      </w:r>
      <w:r w:rsidRPr="00C27E85">
        <w:rPr>
          <w:rStyle w:val="affffe"/>
          <w:rtl/>
        </w:rPr>
        <w:t>ושמואל לטעמ</w:t>
      </w:r>
      <w:r w:rsidR="00C27E85" w:rsidRPr="00C27E85">
        <w:rPr>
          <w:rStyle w:val="affffe"/>
          <w:rFonts w:hint="cs"/>
          <w:rtl/>
        </w:rPr>
        <w:t>ו</w:t>
      </w:r>
      <w:r w:rsidRPr="00C27E85">
        <w:rPr>
          <w:rStyle w:val="affffe"/>
          <w:rFonts w:hint="cs"/>
          <w:rtl/>
        </w:rPr>
        <w:t>:</w:t>
      </w:r>
      <w:r w:rsidRPr="00C35A2C">
        <w:rPr>
          <w:rFonts w:ascii="Fb Fontext" w:hAnsi="Fb Fontext"/>
          <w:rtl/>
        </w:rPr>
        <w:t xml:space="preserve"> דלפרנסה שמין באב.</w:t>
      </w:r>
    </w:p>
    <w:p w14:paraId="6B7CB92F" w14:textId="77777777" w:rsidR="00AB7D20" w:rsidRPr="00F97732" w:rsidRDefault="00AB7D20" w:rsidP="003156E1">
      <w:pPr>
        <w:pStyle w:val="aff9"/>
        <w:rPr>
          <w:rtl/>
        </w:rPr>
      </w:pPr>
      <w:r w:rsidRPr="003156E1">
        <w:rPr>
          <w:rFonts w:hint="cs"/>
          <w:rtl/>
        </w:rPr>
        <w:lastRenderedPageBreak/>
        <w:t>׹</w:t>
      </w:r>
    </w:p>
    <w:p w14:paraId="6717287E" w14:textId="03CF4D54" w:rsidR="00AB7D20" w:rsidRPr="00C35A2C" w:rsidRDefault="00AB7D20" w:rsidP="00AC3C75">
      <w:pPr>
        <w:rPr>
          <w:rFonts w:ascii="Fb Fontext" w:hAnsi="Fb Fontext"/>
          <w:rtl/>
        </w:rPr>
      </w:pPr>
      <w:bookmarkStart w:id="358" w:name="_Toc119353142"/>
      <w:r w:rsidRPr="00F022AC">
        <w:rPr>
          <w:rStyle w:val="affffc"/>
          <w:rFonts w:hint="cs"/>
          <w:rtl/>
        </w:rPr>
        <w:t xml:space="preserve">מעשה </w:t>
      </w:r>
      <w:r w:rsidRPr="00F022AC">
        <w:rPr>
          <w:rStyle w:val="affffc"/>
          <w:rtl/>
        </w:rPr>
        <w:t>בנהרדעא</w:t>
      </w:r>
      <w:bookmarkEnd w:id="358"/>
      <w:r w:rsidRPr="00C35A2C">
        <w:rPr>
          <w:rFonts w:ascii="Fb Fontext" w:hAnsi="Fb Fontext"/>
          <w:sz w:val="32"/>
          <w:rtl/>
        </w:rPr>
        <w:t xml:space="preserve"> </w:t>
      </w:r>
      <w:r w:rsidR="00AC3C75">
        <w:rPr>
          <w:rFonts w:ascii="Fb Fontext" w:hAnsi="Fb Fontext" w:hint="cs"/>
          <w:sz w:val="32"/>
          <w:rtl/>
        </w:rPr>
        <w:t xml:space="preserve">ודנו </w:t>
      </w:r>
      <w:r w:rsidRPr="00C27E85">
        <w:rPr>
          <w:rStyle w:val="afffff0"/>
          <w:rFonts w:hint="cs"/>
          <w:rtl/>
        </w:rPr>
        <w:t>לזון מהמטלטלים</w:t>
      </w:r>
      <w:r w:rsidR="00AC3C75">
        <w:rPr>
          <w:rStyle w:val="afffff0"/>
          <w:rFonts w:hint="cs"/>
          <w:rtl/>
        </w:rPr>
        <w:t xml:space="preserve">, </w:t>
      </w:r>
      <w:r w:rsidRPr="00C27E85">
        <w:rPr>
          <w:rStyle w:val="affffe"/>
          <w:rFonts w:hint="cs"/>
          <w:rtl/>
        </w:rPr>
        <w:t xml:space="preserve"> </w:t>
      </w:r>
      <w:r w:rsidR="00504085" w:rsidRPr="00F022AC">
        <w:rPr>
          <w:rStyle w:val="affffc"/>
          <w:rtl/>
        </w:rPr>
        <w:tab/>
      </w:r>
      <w:r w:rsidRPr="00F022AC">
        <w:rPr>
          <w:rStyle w:val="affffc"/>
          <w:rtl/>
        </w:rPr>
        <w:t>בפומבדיתא,</w:t>
      </w:r>
      <w:r>
        <w:rPr>
          <w:rFonts w:ascii="Fb Fontext" w:hAnsi="Fb Fontext"/>
          <w:rtl/>
        </w:rPr>
        <w:t xml:space="preserve"> וגב</w:t>
      </w:r>
      <w:r>
        <w:rPr>
          <w:rFonts w:ascii="Fb Fontext" w:hAnsi="Fb Fontext" w:hint="cs"/>
          <w:rtl/>
        </w:rPr>
        <w:t>ה</w:t>
      </w:r>
      <w:r w:rsidRPr="00C35A2C">
        <w:rPr>
          <w:rFonts w:ascii="Fb Fontext" w:hAnsi="Fb Fontext"/>
          <w:rtl/>
        </w:rPr>
        <w:t xml:space="preserve"> </w:t>
      </w:r>
      <w:r w:rsidRPr="00C27E85">
        <w:rPr>
          <w:rStyle w:val="affffe"/>
          <w:rtl/>
        </w:rPr>
        <w:t>ר</w:t>
      </w:r>
      <w:r w:rsidR="00C27E85" w:rsidRPr="00C27E85">
        <w:rPr>
          <w:rStyle w:val="affffe"/>
          <w:rFonts w:hint="cs"/>
          <w:rtl/>
        </w:rPr>
        <w:t>חב</w:t>
      </w:r>
      <w:r w:rsidR="002B7BCC">
        <w:rPr>
          <w:rStyle w:val="affffe"/>
          <w:rtl/>
        </w:rPr>
        <w:t>"</w:t>
      </w:r>
      <w:r w:rsidR="00C27E85" w:rsidRPr="00C27E85">
        <w:rPr>
          <w:rStyle w:val="affffe"/>
          <w:rFonts w:hint="cs"/>
          <w:rtl/>
        </w:rPr>
        <w:t>ב</w:t>
      </w:r>
      <w:r w:rsidRPr="00C35A2C">
        <w:rPr>
          <w:rFonts w:ascii="Fb Fontext" w:hAnsi="Fb Fontext"/>
          <w:rtl/>
        </w:rPr>
        <w:t>.</w:t>
      </w:r>
    </w:p>
    <w:p w14:paraId="021425BB" w14:textId="77777777" w:rsidR="00E268F4" w:rsidRDefault="00AB7D20" w:rsidP="00AB7D20">
      <w:pPr>
        <w:rPr>
          <w:rStyle w:val="afffff0"/>
          <w:spacing w:val="-2"/>
          <w:rtl/>
        </w:rPr>
      </w:pPr>
      <w:r w:rsidRPr="00730169">
        <w:rPr>
          <w:rStyle w:val="affffe"/>
          <w:rtl/>
        </w:rPr>
        <w:t>א"</w:t>
      </w:r>
      <w:r w:rsidRPr="00730169">
        <w:rPr>
          <w:rStyle w:val="affffe"/>
          <w:rFonts w:hint="cs"/>
          <w:rtl/>
        </w:rPr>
        <w:t>ל ר</w:t>
      </w:r>
      <w:r w:rsidRPr="00730169">
        <w:rPr>
          <w:rStyle w:val="affffe"/>
          <w:rtl/>
        </w:rPr>
        <w:t>"</w:t>
      </w:r>
      <w:r w:rsidRPr="00730169">
        <w:rPr>
          <w:rStyle w:val="affffe"/>
          <w:rFonts w:hint="cs"/>
          <w:rtl/>
        </w:rPr>
        <w:t>נ</w:t>
      </w:r>
      <w:r w:rsidR="00AC3C75" w:rsidRPr="00730169">
        <w:rPr>
          <w:rFonts w:ascii="Fb Fontext" w:hAnsi="Fb Fontext" w:hint="cs"/>
          <w:spacing w:val="-2"/>
          <w:rtl/>
        </w:rPr>
        <w:t>:</w:t>
      </w:r>
      <w:r w:rsidRPr="00730169">
        <w:rPr>
          <w:rFonts w:ascii="Fb Fontext" w:hAnsi="Fb Fontext" w:hint="cs"/>
          <w:spacing w:val="-2"/>
          <w:rtl/>
        </w:rPr>
        <w:t xml:space="preserve"> </w:t>
      </w:r>
      <w:r w:rsidR="00C27E85" w:rsidRPr="00730169">
        <w:rPr>
          <w:rFonts w:ascii="Fb Fontext" w:hAnsi="Fb Fontext" w:hint="cs"/>
          <w:spacing w:val="-2"/>
          <w:rtl/>
        </w:rPr>
        <w:t>ה</w:t>
      </w:r>
      <w:r w:rsidRPr="00730169">
        <w:rPr>
          <w:rFonts w:ascii="Fb Fontext" w:hAnsi="Fb Fontext" w:hint="cs"/>
          <w:spacing w:val="-2"/>
          <w:rtl/>
        </w:rPr>
        <w:t>חזירו</w:t>
      </w:r>
      <w:r w:rsidR="00AC3C75" w:rsidRPr="00730169">
        <w:rPr>
          <w:rFonts w:ascii="Fb Fontext" w:hAnsi="Fb Fontext" w:hint="cs"/>
          <w:spacing w:val="-2"/>
          <w:rtl/>
        </w:rPr>
        <w:t>,</w:t>
      </w:r>
      <w:r w:rsidRPr="00730169">
        <w:rPr>
          <w:rFonts w:ascii="Fb Fontext" w:hAnsi="Fb Fontext" w:hint="cs"/>
          <w:spacing w:val="-2"/>
          <w:rtl/>
        </w:rPr>
        <w:t xml:space="preserve"> ואי לא אגבה מביתכם</w:t>
      </w:r>
      <w:r w:rsidR="00C27E85" w:rsidRPr="00730169">
        <w:rPr>
          <w:rFonts w:ascii="Fb Fontext" w:hAnsi="Fb Fontext" w:hint="cs"/>
          <w:spacing w:val="-2"/>
          <w:rtl/>
        </w:rPr>
        <w:t>,</w:t>
      </w:r>
      <w:r w:rsidR="00AC3C75" w:rsidRPr="00730169">
        <w:rPr>
          <w:rFonts w:ascii="Fb Fontext" w:hAnsi="Fb Fontext" w:hint="cs"/>
          <w:spacing w:val="-2"/>
          <w:rtl/>
        </w:rPr>
        <w:t xml:space="preserve"> </w:t>
      </w:r>
      <w:r w:rsidR="00AC3C75" w:rsidRPr="00730169">
        <w:rPr>
          <w:rStyle w:val="afffff0"/>
          <w:rFonts w:hint="cs"/>
          <w:spacing w:val="-2"/>
          <w:rtl/>
        </w:rPr>
        <w:t>שגביתם מהיתומים שלא כדין</w:t>
      </w:r>
      <w:r w:rsidR="00E268F4">
        <w:rPr>
          <w:rStyle w:val="afffff0"/>
          <w:rFonts w:hint="cs"/>
          <w:spacing w:val="-2"/>
          <w:rtl/>
        </w:rPr>
        <w:t>,</w:t>
      </w:r>
    </w:p>
    <w:p w14:paraId="28AF328F" w14:textId="0A2C6F0A" w:rsidR="00AB7D20" w:rsidRDefault="00AB7D20" w:rsidP="00AB7D20">
      <w:pPr>
        <w:rPr>
          <w:rFonts w:ascii="Fb Fontext" w:hAnsi="Fb Fontext"/>
          <w:sz w:val="32"/>
          <w:rtl/>
        </w:rPr>
      </w:pPr>
      <w:r w:rsidRPr="00AC3C75">
        <w:rPr>
          <w:rStyle w:val="affffe"/>
          <w:rtl/>
        </w:rPr>
        <w:t>•</w:t>
      </w:r>
      <w:r w:rsidRPr="00AC3C75">
        <w:rPr>
          <w:rStyle w:val="affffe"/>
          <w:rFonts w:hint="cs"/>
          <w:rtl/>
        </w:rPr>
        <w:t xml:space="preserve"> </w:t>
      </w:r>
      <w:r w:rsidRPr="00AC3C75">
        <w:rPr>
          <w:rStyle w:val="affffe"/>
          <w:rtl/>
        </w:rPr>
        <w:t xml:space="preserve">רבי אמי ורבי אסי </w:t>
      </w:r>
      <w:r>
        <w:rPr>
          <w:rFonts w:ascii="Fb Fontext" w:hAnsi="Fb Fontext"/>
          <w:sz w:val="32"/>
          <w:rtl/>
        </w:rPr>
        <w:t>סבר</w:t>
      </w:r>
      <w:r w:rsidR="000816F2">
        <w:rPr>
          <w:rFonts w:ascii="Fb Fontext" w:hAnsi="Fb Fontext" w:hint="cs"/>
          <w:sz w:val="32"/>
          <w:rtl/>
        </w:rPr>
        <w:t>ו</w:t>
      </w:r>
      <w:r>
        <w:rPr>
          <w:rFonts w:ascii="Fb Fontext" w:hAnsi="Fb Fontext"/>
          <w:sz w:val="32"/>
          <w:rtl/>
        </w:rPr>
        <w:t xml:space="preserve"> ל</w:t>
      </w:r>
      <w:r>
        <w:rPr>
          <w:rFonts w:ascii="Fb Fontext" w:hAnsi="Fb Fontext" w:hint="cs"/>
          <w:sz w:val="32"/>
          <w:rtl/>
        </w:rPr>
        <w:t>זונם</w:t>
      </w:r>
      <w:r w:rsidRPr="00C35A2C">
        <w:rPr>
          <w:rFonts w:ascii="Fb Fontext" w:hAnsi="Fb Fontext"/>
          <w:sz w:val="32"/>
          <w:rtl/>
        </w:rPr>
        <w:t xml:space="preserve"> ממטלטלי,</w:t>
      </w:r>
    </w:p>
    <w:p w14:paraId="643358D6" w14:textId="63AD07A8" w:rsidR="00AB7D20" w:rsidRPr="000816F2" w:rsidRDefault="00AB7D20" w:rsidP="00AB7D20">
      <w:pPr>
        <w:ind w:firstLine="0"/>
        <w:rPr>
          <w:rFonts w:ascii="Fb Fontext" w:hAnsi="Fb Fontext"/>
          <w:spacing w:val="-6"/>
          <w:sz w:val="32"/>
          <w:rtl/>
        </w:rPr>
      </w:pPr>
      <w:r w:rsidRPr="000816F2">
        <w:rPr>
          <w:rStyle w:val="affffe"/>
          <w:rFonts w:hint="cs"/>
          <w:spacing w:val="-6"/>
          <w:rtl/>
        </w:rPr>
        <w:t>א</w:t>
      </w:r>
      <w:r w:rsidRPr="000816F2">
        <w:rPr>
          <w:rStyle w:val="affffe"/>
          <w:spacing w:val="-6"/>
          <w:rtl/>
        </w:rPr>
        <w:t>"</w:t>
      </w:r>
      <w:r w:rsidRPr="000816F2">
        <w:rPr>
          <w:rStyle w:val="affffe"/>
          <w:rFonts w:hint="cs"/>
          <w:spacing w:val="-6"/>
          <w:rtl/>
        </w:rPr>
        <w:t>ל ריב</w:t>
      </w:r>
      <w:r w:rsidRPr="000816F2">
        <w:rPr>
          <w:rStyle w:val="affffe"/>
          <w:spacing w:val="-6"/>
          <w:rtl/>
        </w:rPr>
        <w:t>"</w:t>
      </w:r>
      <w:r w:rsidRPr="000816F2">
        <w:rPr>
          <w:rStyle w:val="affffe"/>
          <w:rFonts w:hint="cs"/>
          <w:spacing w:val="-6"/>
          <w:rtl/>
        </w:rPr>
        <w:t>א</w:t>
      </w:r>
      <w:r w:rsidRPr="000816F2">
        <w:rPr>
          <w:rStyle w:val="affffe"/>
          <w:spacing w:val="-6"/>
          <w:rtl/>
        </w:rPr>
        <w:t>:</w:t>
      </w:r>
      <w:r w:rsidRPr="000816F2">
        <w:rPr>
          <w:rFonts w:ascii="Fb Fontext" w:hAnsi="Fb Fontext"/>
          <w:spacing w:val="-6"/>
          <w:sz w:val="32"/>
          <w:rtl/>
        </w:rPr>
        <w:t xml:space="preserve"> </w:t>
      </w:r>
      <w:r w:rsidR="000816F2" w:rsidRPr="000816F2">
        <w:rPr>
          <w:rStyle w:val="affffe"/>
          <w:rFonts w:hint="cs"/>
          <w:spacing w:val="-6"/>
          <w:rtl/>
        </w:rPr>
        <w:t>רי''ו</w:t>
      </w:r>
      <w:r w:rsidRPr="000816F2">
        <w:rPr>
          <w:rStyle w:val="affffe"/>
          <w:spacing w:val="-6"/>
          <w:rtl/>
        </w:rPr>
        <w:t xml:space="preserve"> ור"ל </w:t>
      </w:r>
      <w:r w:rsidRPr="000816F2">
        <w:rPr>
          <w:rFonts w:ascii="Fb Fontext" w:hAnsi="Fb Fontext"/>
          <w:spacing w:val="-6"/>
          <w:sz w:val="32"/>
          <w:rtl/>
        </w:rPr>
        <w:t>לא ע</w:t>
      </w:r>
      <w:r w:rsidRPr="000816F2">
        <w:rPr>
          <w:rFonts w:ascii="Fb Fontext" w:hAnsi="Fb Fontext" w:hint="cs"/>
          <w:spacing w:val="-6"/>
          <w:sz w:val="32"/>
          <w:rtl/>
        </w:rPr>
        <w:t>שו מעשה</w:t>
      </w:r>
      <w:r w:rsidR="000816F2" w:rsidRPr="000816F2">
        <w:rPr>
          <w:rFonts w:ascii="Fb Fontext" w:hAnsi="Fb Fontext" w:hint="cs"/>
          <w:spacing w:val="-6"/>
          <w:sz w:val="32"/>
          <w:rtl/>
        </w:rPr>
        <w:t>,</w:t>
      </w:r>
      <w:r w:rsidRPr="000816F2">
        <w:rPr>
          <w:rFonts w:ascii="Fb Fontext" w:hAnsi="Fb Fontext" w:hint="cs"/>
          <w:spacing w:val="-6"/>
          <w:sz w:val="32"/>
          <w:rtl/>
        </w:rPr>
        <w:t xml:space="preserve"> אתם תעשו בה מעשה ותגבו</w:t>
      </w:r>
    </w:p>
    <w:p w14:paraId="20E3EF1F" w14:textId="77777777" w:rsidR="00AB7D20" w:rsidRDefault="00AB7D20" w:rsidP="00AB7D20">
      <w:pPr>
        <w:rPr>
          <w:rFonts w:ascii="Fb Fontext" w:hAnsi="Fb Fontext"/>
          <w:sz w:val="32"/>
          <w:rtl/>
        </w:rPr>
      </w:pPr>
      <w:r w:rsidRPr="00AC3C75">
        <w:rPr>
          <w:rStyle w:val="affffe"/>
          <w:rtl/>
        </w:rPr>
        <w:t>•</w:t>
      </w:r>
      <w:r w:rsidRPr="00AC3C75">
        <w:rPr>
          <w:rStyle w:val="affffe"/>
          <w:rFonts w:hint="cs"/>
          <w:rtl/>
        </w:rPr>
        <w:t xml:space="preserve"> ר</w:t>
      </w:r>
      <w:r w:rsidRPr="00AC3C75">
        <w:rPr>
          <w:rStyle w:val="affffe"/>
          <w:rtl/>
        </w:rPr>
        <w:t>"</w:t>
      </w:r>
      <w:r w:rsidRPr="00AC3C75">
        <w:rPr>
          <w:rStyle w:val="affffe"/>
          <w:rFonts w:hint="cs"/>
          <w:rtl/>
        </w:rPr>
        <w:t>א:</w:t>
      </w:r>
      <w:r w:rsidRPr="00AC3C75">
        <w:rPr>
          <w:rStyle w:val="affffe"/>
          <w:rtl/>
        </w:rPr>
        <w:t xml:space="preserve"> </w:t>
      </w:r>
      <w:r w:rsidRPr="00C35A2C">
        <w:rPr>
          <w:rFonts w:ascii="Fb Fontext" w:hAnsi="Fb Fontext"/>
          <w:sz w:val="32"/>
          <w:rtl/>
        </w:rPr>
        <w:t>סבר למיזן ממטלטלין,</w:t>
      </w:r>
    </w:p>
    <w:p w14:paraId="635948E2" w14:textId="1575C4BD" w:rsidR="00AB7D20" w:rsidRPr="00C35A2C" w:rsidRDefault="00AB7D20" w:rsidP="00AB7D20">
      <w:pPr>
        <w:rPr>
          <w:rFonts w:ascii="Fb Fontext" w:hAnsi="Fb Fontext" w:cs="Guttman Vilna"/>
          <w:b/>
          <w:bCs/>
          <w:sz w:val="32"/>
          <w:rtl/>
        </w:rPr>
      </w:pPr>
      <w:r w:rsidRPr="00AC3C75">
        <w:rPr>
          <w:rStyle w:val="affffe"/>
          <w:rtl/>
        </w:rPr>
        <w:t>א</w:t>
      </w:r>
      <w:r w:rsidR="000816F2">
        <w:rPr>
          <w:rStyle w:val="affffe"/>
          <w:rFonts w:hint="cs"/>
          <w:rtl/>
        </w:rPr>
        <w:t>"ל</w:t>
      </w:r>
      <w:r w:rsidRPr="00AC3C75">
        <w:rPr>
          <w:rStyle w:val="affffe"/>
          <w:rtl/>
        </w:rPr>
        <w:t xml:space="preserve"> ר</w:t>
      </w:r>
      <w:r w:rsidRPr="00AC3C75">
        <w:rPr>
          <w:rStyle w:val="affffe"/>
          <w:rFonts w:hint="cs"/>
          <w:rtl/>
        </w:rPr>
        <w:t>שב</w:t>
      </w:r>
      <w:r w:rsidRPr="00AC3C75">
        <w:rPr>
          <w:rStyle w:val="affffe"/>
          <w:rtl/>
        </w:rPr>
        <w:t>"</w:t>
      </w:r>
      <w:r w:rsidRPr="00AC3C75">
        <w:rPr>
          <w:rStyle w:val="affffe"/>
          <w:rFonts w:hint="cs"/>
          <w:rtl/>
        </w:rPr>
        <w:t>א</w:t>
      </w:r>
      <w:r w:rsidRPr="00AC3C75">
        <w:rPr>
          <w:rStyle w:val="affffe"/>
          <w:rtl/>
        </w:rPr>
        <w:t>:</w:t>
      </w:r>
      <w:r w:rsidRPr="00C35A2C">
        <w:rPr>
          <w:rFonts w:ascii="Fb Fontext" w:hAnsi="Fb Fontext"/>
          <w:sz w:val="32"/>
          <w:rtl/>
        </w:rPr>
        <w:t xml:space="preserve"> רבי, יודע</w:t>
      </w:r>
      <w:r w:rsidR="00AC3C75">
        <w:rPr>
          <w:rFonts w:ascii="Fb Fontext" w:hAnsi="Fb Fontext" w:hint="cs"/>
          <w:sz w:val="32"/>
          <w:rtl/>
        </w:rPr>
        <w:t>ני</w:t>
      </w:r>
      <w:r w:rsidRPr="00C35A2C">
        <w:rPr>
          <w:rFonts w:ascii="Fb Fontext" w:hAnsi="Fb Fontext"/>
          <w:sz w:val="32"/>
          <w:rtl/>
        </w:rPr>
        <w:t xml:space="preserve"> בך ש</w:t>
      </w:r>
      <w:r w:rsidR="00AC3C75">
        <w:rPr>
          <w:rFonts w:ascii="Fb Fontext" w:hAnsi="Fb Fontext" w:hint="cs"/>
          <w:sz w:val="32"/>
          <w:rtl/>
        </w:rPr>
        <w:t xml:space="preserve">מידת רחמנות אתה עושה </w:t>
      </w:r>
      <w:r w:rsidR="00AC3C75" w:rsidRPr="00730169">
        <w:rPr>
          <w:rFonts w:ascii="Fb Fontext" w:hAnsi="Fb Fontext" w:hint="cs"/>
          <w:spacing w:val="-6"/>
          <w:sz w:val="32"/>
          <w:rtl/>
        </w:rPr>
        <w:t xml:space="preserve">ולא מידת הדין </w:t>
      </w:r>
      <w:r w:rsidRPr="00730169">
        <w:rPr>
          <w:rFonts w:ascii="Fb Fontext" w:hAnsi="Fb Fontext"/>
          <w:spacing w:val="-6"/>
          <w:sz w:val="32"/>
          <w:rtl/>
        </w:rPr>
        <w:t>אלא שמא יראו התלמידים ויקבעו הלכה לדורות.</w:t>
      </w:r>
    </w:p>
    <w:p w14:paraId="734DF105" w14:textId="77777777" w:rsidR="00AB7D20" w:rsidRPr="00F97732" w:rsidRDefault="00AB7D20" w:rsidP="003156E1">
      <w:pPr>
        <w:pStyle w:val="aff9"/>
        <w:rPr>
          <w:rtl/>
        </w:rPr>
      </w:pPr>
      <w:r w:rsidRPr="003156E1">
        <w:rPr>
          <w:rFonts w:hint="cs"/>
          <w:rtl/>
        </w:rPr>
        <w:t>׹</w:t>
      </w:r>
    </w:p>
    <w:p w14:paraId="102454BD" w14:textId="76A88B0B" w:rsidR="00AB7D20" w:rsidRPr="000816F2" w:rsidRDefault="00AB7D20" w:rsidP="00AB7D20">
      <w:pPr>
        <w:rPr>
          <w:rFonts w:ascii="Fb Fontext" w:hAnsi="Fb Fontext"/>
          <w:spacing w:val="-8"/>
          <w:rtl/>
        </w:rPr>
      </w:pPr>
      <w:r w:rsidRPr="000816F2">
        <w:rPr>
          <w:rStyle w:val="affffe"/>
          <w:rFonts w:hint="cs"/>
          <w:spacing w:val="-8"/>
          <w:rtl/>
        </w:rPr>
        <w:t>רב יוסף</w:t>
      </w:r>
      <w:r w:rsidR="000816F2" w:rsidRPr="000816F2">
        <w:rPr>
          <w:rStyle w:val="affffe"/>
          <w:rFonts w:hint="cs"/>
          <w:spacing w:val="-8"/>
          <w:rtl/>
        </w:rPr>
        <w:t>:</w:t>
      </w:r>
      <w:r w:rsidRPr="000816F2">
        <w:rPr>
          <w:rStyle w:val="affffe"/>
          <w:rFonts w:hint="cs"/>
          <w:spacing w:val="-8"/>
          <w:rtl/>
        </w:rPr>
        <w:t xml:space="preserve"> </w:t>
      </w:r>
      <w:r w:rsidR="000816F2" w:rsidRPr="000816F2">
        <w:rPr>
          <w:rStyle w:val="affffe"/>
          <w:rFonts w:hint="cs"/>
          <w:spacing w:val="-8"/>
          <w:rtl/>
        </w:rPr>
        <w:t>ליתן לזה שבא אליו</w:t>
      </w:r>
      <w:r w:rsidRPr="000816F2">
        <w:rPr>
          <w:rFonts w:ascii="Fb Fontext" w:hAnsi="Fb Fontext" w:hint="cs"/>
          <w:spacing w:val="-8"/>
          <w:sz w:val="32"/>
          <w:rtl/>
        </w:rPr>
        <w:t xml:space="preserve"> </w:t>
      </w:r>
      <w:r w:rsidRPr="00F022AC">
        <w:rPr>
          <w:rStyle w:val="affffc"/>
          <w:rFonts w:hint="cs"/>
          <w:rtl/>
        </w:rPr>
        <w:t>מתמרים המתייבשות על המחצלות</w:t>
      </w:r>
      <w:r w:rsidRPr="000816F2">
        <w:rPr>
          <w:rFonts w:ascii="Fb Fontext" w:hAnsi="Fb Fontext"/>
          <w:spacing w:val="-8"/>
          <w:sz w:val="32"/>
          <w:rtl/>
        </w:rPr>
        <w:t xml:space="preserve"> </w:t>
      </w:r>
      <w:r w:rsidRPr="000816F2">
        <w:rPr>
          <w:rStyle w:val="afffff0"/>
          <w:rFonts w:hint="cs"/>
          <w:spacing w:val="-8"/>
          <w:rtl/>
        </w:rPr>
        <w:t>[מטלטלין]</w:t>
      </w:r>
    </w:p>
    <w:p w14:paraId="230692B9" w14:textId="6F51585B" w:rsidR="00E268F4" w:rsidRDefault="00AB7D20" w:rsidP="00AB7D20">
      <w:pPr>
        <w:rPr>
          <w:rFonts w:ascii="Fb Fontext" w:hAnsi="Fb Fontext"/>
          <w:rtl/>
        </w:rPr>
      </w:pPr>
      <w:r w:rsidRPr="00AC3C75">
        <w:rPr>
          <w:rStyle w:val="affffe"/>
          <w:rFonts w:hint="cs"/>
          <w:rtl/>
        </w:rPr>
        <w:t>והקשהו אביי</w:t>
      </w:r>
      <w:r w:rsidRPr="00AC3C75">
        <w:rPr>
          <w:rStyle w:val="affffe"/>
          <w:rtl/>
        </w:rPr>
        <w:t>:</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 xml:space="preserve">אילו </w:t>
      </w:r>
      <w:r w:rsidRPr="00C35A2C">
        <w:rPr>
          <w:rFonts w:ascii="Fb Fontext" w:hAnsi="Fb Fontext" w:hint="cs"/>
          <w:rtl/>
        </w:rPr>
        <w:t>היה בע</w:t>
      </w:r>
      <w:r w:rsidRPr="00C35A2C">
        <w:rPr>
          <w:rFonts w:ascii="Fb Fontext" w:hAnsi="Fb Fontext"/>
          <w:rtl/>
        </w:rPr>
        <w:t>"</w:t>
      </w:r>
      <w:r w:rsidRPr="00C35A2C">
        <w:rPr>
          <w:rFonts w:ascii="Fb Fontext" w:hAnsi="Fb Fontext" w:hint="cs"/>
          <w:rtl/>
        </w:rPr>
        <w:t>ח כה</w:t>
      </w:r>
      <w:r w:rsidRPr="00C35A2C">
        <w:rPr>
          <w:rFonts w:ascii="Fb Fontext" w:hAnsi="Fb Fontext"/>
          <w:rtl/>
        </w:rPr>
        <w:t>"</w:t>
      </w:r>
      <w:r w:rsidRPr="00C35A2C">
        <w:rPr>
          <w:rFonts w:ascii="Fb Fontext" w:hAnsi="Fb Fontext" w:hint="cs"/>
          <w:rtl/>
        </w:rPr>
        <w:t>ג גם היה נותן לו</w:t>
      </w:r>
      <w:r w:rsidR="00E268F4">
        <w:rPr>
          <w:rFonts w:ascii="Fb Fontext" w:hAnsi="Fb Fontext" w:hint="cs"/>
          <w:rtl/>
        </w:rPr>
        <w:t>,</w:t>
      </w:r>
    </w:p>
    <w:p w14:paraId="5CD39D51" w14:textId="59F83B44" w:rsidR="00AB7D20" w:rsidRPr="00C35A2C" w:rsidRDefault="00AB7D20" w:rsidP="00AB7D20">
      <w:pPr>
        <w:rPr>
          <w:rFonts w:ascii="Fb Fontext" w:hAnsi="Fb Fontext"/>
          <w:rtl/>
        </w:rPr>
      </w:pPr>
      <w:r w:rsidRPr="003B502D">
        <w:rPr>
          <w:rStyle w:val="affffe"/>
          <w:rFonts w:hint="cs"/>
          <w:rtl/>
        </w:rPr>
        <w:t xml:space="preserve">וענהו </w:t>
      </w:r>
      <w:r w:rsidR="003B502D" w:rsidRPr="003B502D">
        <w:rPr>
          <w:rStyle w:val="affffe"/>
          <w:rFonts w:hint="cs"/>
          <w:rtl/>
        </w:rPr>
        <w:t>שכוונתו</w:t>
      </w:r>
      <w:r w:rsidR="003B502D">
        <w:rPr>
          <w:rStyle w:val="affffe"/>
          <w:rFonts w:hint="cs"/>
          <w:rtl/>
        </w:rPr>
        <w:t>:</w:t>
      </w:r>
      <w:r w:rsidR="003B502D">
        <w:rPr>
          <w:rFonts w:ascii="Fb Fontext" w:hAnsi="Fb Fontext" w:hint="cs"/>
          <w:rtl/>
        </w:rPr>
        <w:t xml:space="preserve"> שראה </w:t>
      </w:r>
      <w:r w:rsidRPr="00C35A2C">
        <w:rPr>
          <w:rFonts w:ascii="Fb Fontext" w:hAnsi="Fb Fontext" w:hint="cs"/>
          <w:rtl/>
        </w:rPr>
        <w:t xml:space="preserve">לבודיא </w:t>
      </w:r>
      <w:r w:rsidRPr="003B502D">
        <w:rPr>
          <w:rStyle w:val="afffff0"/>
          <w:rFonts w:hint="cs"/>
          <w:rtl/>
        </w:rPr>
        <w:t>ועדיין מחוברים</w:t>
      </w:r>
      <w:r w:rsidR="003B502D">
        <w:rPr>
          <w:rStyle w:val="afffff0"/>
          <w:rFonts w:hint="cs"/>
          <w:rtl/>
        </w:rPr>
        <w:t xml:space="preserve"> וצריכים לדקל </w:t>
      </w:r>
      <w:r w:rsidR="003B502D" w:rsidRPr="003B502D">
        <w:rPr>
          <w:rFonts w:hint="cs"/>
          <w:rtl/>
        </w:rPr>
        <w:t>דאל</w:t>
      </w:r>
      <w:r w:rsidR="002B7BCC">
        <w:rPr>
          <w:rtl/>
        </w:rPr>
        <w:t>"</w:t>
      </w:r>
      <w:r w:rsidR="003B502D" w:rsidRPr="003B502D">
        <w:rPr>
          <w:rFonts w:hint="cs"/>
          <w:rtl/>
        </w:rPr>
        <w:t xml:space="preserve">ה </w:t>
      </w:r>
      <w:r w:rsidRPr="00C35A2C">
        <w:rPr>
          <w:rFonts w:ascii="Fb Fontext" w:hAnsi="Fb Fontext" w:hint="cs"/>
          <w:rtl/>
        </w:rPr>
        <w:t>כל העומד ליגזז כגזוז דמי</w:t>
      </w:r>
    </w:p>
    <w:p w14:paraId="3D471148" w14:textId="77777777" w:rsidR="00AB7D20" w:rsidRPr="00F97732" w:rsidRDefault="00AB7D20" w:rsidP="003156E1">
      <w:pPr>
        <w:pStyle w:val="aff9"/>
        <w:rPr>
          <w:rtl/>
        </w:rPr>
      </w:pPr>
      <w:r w:rsidRPr="003156E1">
        <w:rPr>
          <w:rFonts w:hint="cs"/>
          <w:rtl/>
        </w:rPr>
        <w:t>׹</w:t>
      </w:r>
    </w:p>
    <w:p w14:paraId="6A6EBD5D" w14:textId="77777777" w:rsidR="00AB7D20" w:rsidRPr="00C35A2C" w:rsidRDefault="00AB7D20" w:rsidP="00E26091">
      <w:pPr>
        <w:pStyle w:val="afff"/>
        <w:framePr w:wrap="around"/>
        <w:rPr>
          <w:rtl/>
        </w:rPr>
      </w:pPr>
      <w:bookmarkStart w:id="359" w:name="_Toc119353143"/>
      <w:r w:rsidRPr="00C35A2C">
        <w:rPr>
          <w:rFonts w:hint="cs"/>
          <w:rtl/>
        </w:rPr>
        <w:t>נא.</w:t>
      </w:r>
      <w:bookmarkEnd w:id="359"/>
    </w:p>
    <w:p w14:paraId="35637A31" w14:textId="2B39D4CA" w:rsidR="00AB7D20" w:rsidRPr="00C35A2C" w:rsidRDefault="00AB7D20" w:rsidP="00AB7D20">
      <w:pPr>
        <w:rPr>
          <w:rFonts w:ascii="Fb Fontext" w:hAnsi="Fb Fontext"/>
          <w:rtl/>
        </w:rPr>
      </w:pPr>
      <w:r w:rsidRPr="00DB13CD">
        <w:rPr>
          <w:rStyle w:val="affffe"/>
          <w:rFonts w:hint="cs"/>
          <w:rtl/>
        </w:rPr>
        <w:t xml:space="preserve">רבא </w:t>
      </w:r>
      <w:r w:rsidR="00DB13CD" w:rsidRPr="00DB13CD">
        <w:rPr>
          <w:rStyle w:val="affffe"/>
          <w:rFonts w:hint="cs"/>
          <w:rtl/>
        </w:rPr>
        <w:t>ליתום ויתומה שבאו לפניו</w:t>
      </w:r>
      <w:r w:rsidR="002B5F65">
        <w:rPr>
          <w:rFonts w:ascii="Fb Fontext" w:hAnsi="Fb Fontext" w:hint="cs"/>
          <w:sz w:val="32"/>
          <w:rtl/>
        </w:rPr>
        <w:t>:</w:t>
      </w:r>
      <w:r w:rsidR="00DB13CD">
        <w:rPr>
          <w:rFonts w:ascii="Fb Fontext" w:hAnsi="Fb Fontext" w:hint="cs"/>
          <w:sz w:val="32"/>
          <w:rtl/>
        </w:rPr>
        <w:t xml:space="preserve"> </w:t>
      </w:r>
      <w:r w:rsidRPr="00F022AC">
        <w:rPr>
          <w:rStyle w:val="affffc"/>
          <w:rtl/>
        </w:rPr>
        <w:t>העלו ליתום בשביל יתומה</w:t>
      </w:r>
      <w:r w:rsidRPr="00C35A2C">
        <w:rPr>
          <w:rFonts w:ascii="Fb Fontext" w:hAnsi="Fb Fontext"/>
          <w:sz w:val="32"/>
          <w:rtl/>
        </w:rPr>
        <w:t>.</w:t>
      </w:r>
    </w:p>
    <w:p w14:paraId="445388BC" w14:textId="2BA39B64" w:rsidR="00AB7D20" w:rsidRPr="000816F2" w:rsidRDefault="00AB7D20" w:rsidP="0036276C">
      <w:pPr>
        <w:rPr>
          <w:spacing w:val="-8"/>
          <w:rtl/>
        </w:rPr>
      </w:pPr>
      <w:r w:rsidRPr="000816F2">
        <w:rPr>
          <w:rStyle w:val="affffe"/>
          <w:spacing w:val="-8"/>
          <w:rtl/>
        </w:rPr>
        <w:t>א"</w:t>
      </w:r>
      <w:r w:rsidRPr="000816F2">
        <w:rPr>
          <w:rStyle w:val="affffe"/>
          <w:rFonts w:hint="cs"/>
          <w:spacing w:val="-8"/>
          <w:rtl/>
        </w:rPr>
        <w:t>ל</w:t>
      </w:r>
      <w:r w:rsidRPr="000816F2">
        <w:rPr>
          <w:rStyle w:val="affffe"/>
          <w:spacing w:val="-8"/>
          <w:rtl/>
        </w:rPr>
        <w:t xml:space="preserve"> רבנן והא </w:t>
      </w:r>
      <w:r w:rsidR="007B2C91" w:rsidRPr="000816F2">
        <w:rPr>
          <w:rStyle w:val="affffe"/>
          <w:rFonts w:hint="cs"/>
          <w:spacing w:val="-8"/>
          <w:rtl/>
        </w:rPr>
        <w:t>אמרת</w:t>
      </w:r>
      <w:r w:rsidRPr="000816F2">
        <w:rPr>
          <w:rStyle w:val="affffe"/>
          <w:spacing w:val="-8"/>
          <w:rtl/>
        </w:rPr>
        <w:t>:</w:t>
      </w:r>
      <w:r w:rsidRPr="000816F2">
        <w:rPr>
          <w:spacing w:val="-8"/>
          <w:rtl/>
        </w:rPr>
        <w:t xml:space="preserve"> ממקרקעי ולא ממטלטלי, למזוני, לכתובה, ו</w:t>
      </w:r>
      <w:r w:rsidR="0036276C" w:rsidRPr="000816F2">
        <w:rPr>
          <w:rFonts w:hint="cs"/>
          <w:spacing w:val="-8"/>
          <w:rtl/>
        </w:rPr>
        <w:t>ל</w:t>
      </w:r>
      <w:r w:rsidRPr="000816F2">
        <w:rPr>
          <w:spacing w:val="-8"/>
          <w:rtl/>
        </w:rPr>
        <w:t>פרנסה</w:t>
      </w:r>
    </w:p>
    <w:p w14:paraId="43380D92" w14:textId="77777777" w:rsidR="00E268F4" w:rsidRDefault="00AB7D20" w:rsidP="00AB7D20">
      <w:pPr>
        <w:rPr>
          <w:rFonts w:ascii="Fb Fontext" w:hAnsi="Fb Fontext"/>
          <w:spacing w:val="-6"/>
          <w:rtl/>
        </w:rPr>
      </w:pPr>
      <w:r w:rsidRPr="00730169">
        <w:rPr>
          <w:rStyle w:val="affffe"/>
          <w:rFonts w:hint="cs"/>
          <w:spacing w:val="-6"/>
          <w:rtl/>
        </w:rPr>
        <w:t>א</w:t>
      </w:r>
      <w:r w:rsidRPr="00730169">
        <w:rPr>
          <w:rStyle w:val="affffe"/>
          <w:spacing w:val="-6"/>
          <w:rtl/>
        </w:rPr>
        <w:t>"</w:t>
      </w:r>
      <w:r w:rsidRPr="00730169">
        <w:rPr>
          <w:rStyle w:val="affffe"/>
          <w:rFonts w:hint="cs"/>
          <w:spacing w:val="-6"/>
          <w:rtl/>
        </w:rPr>
        <w:t>ל</w:t>
      </w:r>
      <w:r w:rsidRPr="00730169">
        <w:rPr>
          <w:rStyle w:val="affffe"/>
          <w:spacing w:val="-6"/>
          <w:rtl/>
        </w:rPr>
        <w:t xml:space="preserve">: </w:t>
      </w:r>
      <w:r w:rsidRPr="00730169">
        <w:rPr>
          <w:rFonts w:ascii="Fb Fontext" w:hAnsi="Fb Fontext"/>
          <w:spacing w:val="-6"/>
          <w:rtl/>
        </w:rPr>
        <w:t xml:space="preserve">אילו רצה שפחה לשמשו, מי לא </w:t>
      </w:r>
      <w:r w:rsidR="001B79DD" w:rsidRPr="00730169">
        <w:rPr>
          <w:rFonts w:ascii="Fb Fontext" w:hAnsi="Fb Fontext" w:hint="cs"/>
          <w:spacing w:val="-6"/>
          <w:rtl/>
        </w:rPr>
        <w:t>נותנים לו כ</w:t>
      </w:r>
      <w:r w:rsidR="002B7BCC">
        <w:rPr>
          <w:rFonts w:ascii="Fb Fontext" w:hAnsi="Fb Fontext"/>
          <w:spacing w:val="-6"/>
          <w:rtl/>
        </w:rPr>
        <w:t>"</w:t>
      </w:r>
      <w:r w:rsidR="001B79DD" w:rsidRPr="00730169">
        <w:rPr>
          <w:rFonts w:ascii="Fb Fontext" w:hAnsi="Fb Fontext" w:hint="cs"/>
          <w:spacing w:val="-6"/>
          <w:rtl/>
        </w:rPr>
        <w:t>ש כאן דיש תרתי</w:t>
      </w:r>
      <w:r w:rsidR="00E268F4">
        <w:rPr>
          <w:rFonts w:ascii="Fb Fontext" w:hAnsi="Fb Fontext" w:hint="cs"/>
          <w:spacing w:val="-6"/>
          <w:rtl/>
        </w:rPr>
        <w:t>,</w:t>
      </w:r>
    </w:p>
    <w:p w14:paraId="59A71D34" w14:textId="4E3786B8" w:rsidR="00AB7D20" w:rsidRPr="00F97732" w:rsidRDefault="00AB7D20" w:rsidP="003156E1">
      <w:pPr>
        <w:pStyle w:val="aff9"/>
        <w:rPr>
          <w:rtl/>
        </w:rPr>
      </w:pPr>
      <w:r w:rsidRPr="003156E1">
        <w:rPr>
          <w:rFonts w:hint="cs"/>
          <w:rtl/>
        </w:rPr>
        <w:t>׹</w:t>
      </w:r>
    </w:p>
    <w:p w14:paraId="7B183B97" w14:textId="0CB83023" w:rsidR="00AB7D20" w:rsidRPr="00730169" w:rsidRDefault="00AB7D20" w:rsidP="00AB7D20">
      <w:pPr>
        <w:rPr>
          <w:rFonts w:ascii="Fb Fontext" w:hAnsi="Fb Fontext"/>
          <w:spacing w:val="-8"/>
          <w:rtl/>
        </w:rPr>
      </w:pPr>
      <w:r w:rsidRPr="00730169">
        <w:rPr>
          <w:rStyle w:val="affffe"/>
          <w:spacing w:val="-8"/>
          <w:rtl/>
        </w:rPr>
        <w:t xml:space="preserve"> </w:t>
      </w:r>
      <w:r w:rsidRPr="00730169">
        <w:rPr>
          <w:rStyle w:val="affffe"/>
          <w:rFonts w:hint="cs"/>
          <w:spacing w:val="-8"/>
          <w:rtl/>
        </w:rPr>
        <w:t>רבי:</w:t>
      </w:r>
      <w:r w:rsidRPr="00730169">
        <w:rPr>
          <w:rFonts w:ascii="Fb Fontext" w:hAnsi="Fb Fontext" w:cs="PFT_Frank" w:hint="cs"/>
          <w:b/>
          <w:bCs/>
          <w:spacing w:val="-8"/>
          <w:sz w:val="32"/>
          <w:szCs w:val="14"/>
          <w:rtl/>
        </w:rPr>
        <w:t xml:space="preserve"> </w:t>
      </w:r>
      <w:r w:rsidRPr="00F022AC">
        <w:rPr>
          <w:rStyle w:val="affffc"/>
          <w:rtl/>
        </w:rPr>
        <w:t xml:space="preserve">נכסים שיש להן </w:t>
      </w:r>
      <w:r w:rsidR="006854D7" w:rsidRPr="00F022AC">
        <w:rPr>
          <w:rStyle w:val="affffc"/>
          <w:rFonts w:hint="cs"/>
          <w:rtl/>
        </w:rPr>
        <w:t xml:space="preserve">ושאין להם </w:t>
      </w:r>
      <w:r w:rsidRPr="00F022AC">
        <w:rPr>
          <w:rStyle w:val="affffc"/>
          <w:rtl/>
        </w:rPr>
        <w:t>אחריות</w:t>
      </w:r>
      <w:r w:rsidRPr="00730169">
        <w:rPr>
          <w:rFonts w:ascii="Fb Fontext" w:hAnsi="Fb Fontext"/>
          <w:spacing w:val="-8"/>
          <w:sz w:val="32"/>
          <w:rtl/>
        </w:rPr>
        <w:t xml:space="preserve"> מוציאין למזון אשה ולבנות</w:t>
      </w:r>
      <w:r w:rsidRPr="00730169">
        <w:rPr>
          <w:rFonts w:ascii="Fb Fontext" w:hAnsi="Fb Fontext" w:hint="cs"/>
          <w:spacing w:val="-8"/>
          <w:sz w:val="32"/>
          <w:rtl/>
        </w:rPr>
        <w:t>.</w:t>
      </w:r>
    </w:p>
    <w:p w14:paraId="7A035068" w14:textId="02878537" w:rsidR="00E268F4" w:rsidRDefault="00AB7D20" w:rsidP="00EA4F6A">
      <w:pPr>
        <w:rPr>
          <w:rFonts w:ascii="Fb Fontext" w:hAnsi="Fb Fontext"/>
          <w:spacing w:val="-2"/>
          <w:sz w:val="32"/>
          <w:rtl/>
        </w:rPr>
      </w:pPr>
      <w:r w:rsidRPr="006854D7">
        <w:rPr>
          <w:rStyle w:val="affffe"/>
          <w:rFonts w:hint="cs"/>
          <w:rtl/>
        </w:rPr>
        <w:t>רשב</w:t>
      </w:r>
      <w:r w:rsidRPr="006854D7">
        <w:rPr>
          <w:rStyle w:val="affffe"/>
          <w:rtl/>
        </w:rPr>
        <w:t>"</w:t>
      </w:r>
      <w:r w:rsidRPr="006854D7">
        <w:rPr>
          <w:rStyle w:val="affffe"/>
          <w:rFonts w:hint="cs"/>
          <w:rtl/>
        </w:rPr>
        <w:t>א</w:t>
      </w:r>
      <w:r w:rsidRPr="006854D7">
        <w:rPr>
          <w:rStyle w:val="affffe"/>
          <w:rtl/>
        </w:rPr>
        <w:t>:</w:t>
      </w:r>
      <w:r w:rsidRPr="00F71179">
        <w:rPr>
          <w:rFonts w:ascii="Fb Fontext" w:hAnsi="Fb Fontext"/>
          <w:spacing w:val="-2"/>
          <w:rtl/>
        </w:rPr>
        <w:t xml:space="preserve"> </w:t>
      </w:r>
      <w:r w:rsidRPr="00CA108A">
        <w:rPr>
          <w:rFonts w:ascii="Fb Fontext" w:hAnsi="Fb Fontext" w:cs="PFT_Frank"/>
          <w:b/>
          <w:bCs/>
          <w:spacing w:val="-2"/>
          <w:szCs w:val="14"/>
          <w:rtl/>
        </w:rPr>
        <w:t xml:space="preserve"> שיש להן אחריות</w:t>
      </w:r>
      <w:r w:rsidRPr="00F71179">
        <w:rPr>
          <w:rFonts w:ascii="Fb Fontext" w:hAnsi="Fb Fontext"/>
          <w:spacing w:val="-2"/>
          <w:rtl/>
        </w:rPr>
        <w:t xml:space="preserve"> - מוציאין לבנות מן הבנים ולבנות מן </w:t>
      </w:r>
      <w:r w:rsidRPr="00730169">
        <w:rPr>
          <w:rFonts w:ascii="Fb Fontext" w:hAnsi="Fb Fontext"/>
          <w:spacing w:val="-2"/>
          <w:rtl/>
        </w:rPr>
        <w:t>הבנות ולבנים מן הבנים</w:t>
      </w:r>
      <w:r w:rsidR="00EA4F6A" w:rsidRPr="00730169">
        <w:rPr>
          <w:rFonts w:ascii="Fb Fontext" w:hAnsi="Fb Fontext" w:hint="cs"/>
          <w:spacing w:val="-2"/>
          <w:rtl/>
        </w:rPr>
        <w:t xml:space="preserve">,  </w:t>
      </w:r>
      <w:r w:rsidRPr="00730169">
        <w:rPr>
          <w:rFonts w:ascii="Fb Fontext" w:hAnsi="Fb Fontext"/>
          <w:spacing w:val="-2"/>
          <w:sz w:val="32"/>
          <w:rtl/>
        </w:rPr>
        <w:t xml:space="preserve">ולבנים מן הבנות </w:t>
      </w:r>
      <w:r w:rsidR="0036276C" w:rsidRPr="00730169">
        <w:rPr>
          <w:rFonts w:ascii="Fb Fontext" w:hAnsi="Fb Fontext" w:hint="cs"/>
          <w:spacing w:val="-2"/>
          <w:sz w:val="32"/>
          <w:rtl/>
        </w:rPr>
        <w:t xml:space="preserve">רק </w:t>
      </w:r>
      <w:r w:rsidRPr="00730169">
        <w:rPr>
          <w:rFonts w:ascii="Fb Fontext" w:hAnsi="Fb Fontext"/>
          <w:spacing w:val="-2"/>
          <w:sz w:val="32"/>
          <w:rtl/>
        </w:rPr>
        <w:t>בנכסים מרובין</w:t>
      </w:r>
      <w:r w:rsidR="00E268F4">
        <w:rPr>
          <w:rFonts w:ascii="Fb Fontext" w:hAnsi="Fb Fontext"/>
          <w:spacing w:val="-2"/>
          <w:sz w:val="32"/>
          <w:rtl/>
        </w:rPr>
        <w:t>,</w:t>
      </w:r>
    </w:p>
    <w:p w14:paraId="78AA0DB5" w14:textId="586D73E0" w:rsidR="00AB7D20" w:rsidRPr="00F71179" w:rsidRDefault="00AB7D20" w:rsidP="00AB7D20">
      <w:pPr>
        <w:rPr>
          <w:rFonts w:ascii="Fb Fontext" w:hAnsi="Fb Fontext"/>
          <w:spacing w:val="-2"/>
          <w:rtl/>
        </w:rPr>
      </w:pPr>
      <w:r w:rsidRPr="00CA108A">
        <w:rPr>
          <w:rFonts w:ascii="Fb Fontext" w:hAnsi="Fb Fontext" w:cs="PFT_Frank"/>
          <w:b/>
          <w:bCs/>
          <w:spacing w:val="-2"/>
          <w:sz w:val="32"/>
          <w:szCs w:val="14"/>
          <w:rtl/>
        </w:rPr>
        <w:t>נכסים שאין להן אחריות</w:t>
      </w:r>
      <w:r w:rsidR="0036276C" w:rsidRPr="00CA108A">
        <w:rPr>
          <w:rFonts w:ascii="Fb Fontext" w:hAnsi="Fb Fontext" w:cs="PFT_Frank" w:hint="cs"/>
          <w:b/>
          <w:bCs/>
          <w:spacing w:val="-2"/>
          <w:sz w:val="32"/>
          <w:szCs w:val="14"/>
          <w:rtl/>
        </w:rPr>
        <w:t>-</w:t>
      </w:r>
      <w:r w:rsidRPr="00CA108A">
        <w:rPr>
          <w:rFonts w:ascii="Fb Fontext" w:hAnsi="Fb Fontext" w:cs="PFT_Frank"/>
          <w:b/>
          <w:bCs/>
          <w:spacing w:val="-2"/>
          <w:sz w:val="32"/>
          <w:szCs w:val="14"/>
          <w:rtl/>
        </w:rPr>
        <w:t xml:space="preserve"> </w:t>
      </w:r>
      <w:r w:rsidRPr="00F71179">
        <w:rPr>
          <w:rFonts w:ascii="Fb Fontext" w:hAnsi="Fb Fontext"/>
          <w:spacing w:val="-2"/>
          <w:sz w:val="32"/>
          <w:rtl/>
        </w:rPr>
        <w:t xml:space="preserve">מוציאין לבנים מן הבנים </w:t>
      </w:r>
      <w:r w:rsidRPr="00F71179">
        <w:rPr>
          <w:rFonts w:ascii="Fb Fontext" w:hAnsi="Fb Fontext" w:hint="cs"/>
          <w:spacing w:val="-2"/>
          <w:sz w:val="32"/>
          <w:rtl/>
        </w:rPr>
        <w:t xml:space="preserve">והבנות, </w:t>
      </w:r>
      <w:r w:rsidRPr="00F71179">
        <w:rPr>
          <w:rFonts w:ascii="Fb Fontext" w:hAnsi="Fb Fontext"/>
          <w:spacing w:val="-2"/>
          <w:sz w:val="32"/>
          <w:rtl/>
        </w:rPr>
        <w:t>ולבנות מן הבנות אבל לא מן הבנים.</w:t>
      </w:r>
    </w:p>
    <w:p w14:paraId="74410A8A" w14:textId="77777777" w:rsidR="00F022AC" w:rsidRDefault="00AB7D20" w:rsidP="00F022AC">
      <w:pPr>
        <w:rPr>
          <w:rStyle w:val="affffe"/>
          <w:rtl/>
        </w:rPr>
      </w:pPr>
      <w:r w:rsidRPr="00CA108A">
        <w:rPr>
          <w:rFonts w:cs="PFT_Frank"/>
          <w:b/>
          <w:bCs/>
          <w:szCs w:val="14"/>
          <w:rtl/>
        </w:rPr>
        <w:t>•</w:t>
      </w:r>
      <w:r w:rsidRPr="00CA108A">
        <w:rPr>
          <w:rFonts w:cs="PFT_Frank" w:hint="cs"/>
          <w:b/>
          <w:bCs/>
          <w:szCs w:val="14"/>
          <w:rtl/>
        </w:rPr>
        <w:t xml:space="preserve"> </w:t>
      </w:r>
      <w:r w:rsidRPr="00F022AC">
        <w:rPr>
          <w:rStyle w:val="affffc"/>
          <w:rFonts w:hint="cs"/>
          <w:rtl/>
        </w:rPr>
        <w:t>הלכתא:</w:t>
      </w:r>
      <w:r w:rsidRPr="00CA108A">
        <w:rPr>
          <w:rFonts w:cs="PFT_Frank" w:hint="cs"/>
          <w:b/>
          <w:bCs/>
          <w:szCs w:val="14"/>
          <w:rtl/>
        </w:rPr>
        <w:t xml:space="preserve"> </w:t>
      </w:r>
      <w:r w:rsidRPr="00C35A2C">
        <w:rPr>
          <w:rtl/>
        </w:rPr>
        <w:t>א</w:t>
      </w:r>
      <w:r w:rsidR="0081590C">
        <w:rPr>
          <w:rFonts w:hint="cs"/>
          <w:rtl/>
        </w:rPr>
        <w:t>ף ד</w:t>
      </w:r>
      <w:r w:rsidRPr="00C35A2C">
        <w:rPr>
          <w:rtl/>
        </w:rPr>
        <w:t xml:space="preserve">הלכה כרבי מחבירו, </w:t>
      </w:r>
      <w:r w:rsidR="00287D14">
        <w:rPr>
          <w:rtl/>
        </w:rPr>
        <w:t>כאן</w:t>
      </w:r>
      <w:r>
        <w:rPr>
          <w:rtl/>
        </w:rPr>
        <w:t xml:space="preserve"> הלכה </w:t>
      </w:r>
      <w:r>
        <w:rPr>
          <w:rStyle w:val="affffe"/>
          <w:rtl/>
          <w:rPrChange w:id="9165" w:author="מנוע אמוראים" w:date="2026-10-05T16:41:40Z">
            <w:rPr>
              <w:rtl/>
            </w:rPr>
          </w:rPrChange>
        </w:rPr>
        <w:t xml:space="preserve">כר</w:t>
      </w:r>
      <w:r>
        <w:rPr>
          <w:rStyle w:val="affffe"/>
          <w:rFonts w:hint="cs"/>
          <w:rtl/>
          <w:rPrChange w:id="9166" w:author="מנוע אמוראים" w:date="2026-10-05T16:41:40Z">
            <w:rPr>
              <w:rFonts w:hint="cs"/>
              <w:rtl/>
            </w:rPr>
          </w:rPrChange>
        </w:rPr>
        <w:t xml:space="preserve">שב</w:t>
      </w:r>
      <w:r>
        <w:rPr>
          <w:rStyle w:val="affffe"/>
          <w:rtl/>
          <w:rPrChange w:id="9167" w:author="מנוע אמוראים" w:date="2026-10-05T16:41:40Z">
            <w:rPr>
              <w:rtl/>
            </w:rPr>
          </w:rPrChange>
        </w:rPr>
        <w:t xml:space="preserve">"</w:t>
      </w:r>
      <w:r>
        <w:rPr>
          <w:rStyle w:val="affffe"/>
          <w:rFonts w:hint="cs"/>
          <w:rtl/>
          <w:rPrChange w:id="9168" w:author="מנוע אמוראים" w:date="2026-10-05T16:41:40Z">
            <w:rPr>
              <w:rFonts w:hint="cs"/>
              <w:rtl/>
            </w:rPr>
          </w:rPrChange>
        </w:rPr>
        <w:t xml:space="preserve">א</w:t>
      </w:r>
    </w:p>
    <w:p w14:paraId="67E6B30F" w14:textId="2E9413D9" w:rsidR="00AB7D20" w:rsidRPr="00F022AC" w:rsidRDefault="00AB7D20" w:rsidP="00F022AC">
      <w:pPr>
        <w:rPr>
          <w:rFonts w:cs="Guttman Vilna"/>
          <w:b/>
          <w:bCs/>
          <w:spacing w:val="-6"/>
          <w:rtl/>
        </w:rPr>
      </w:pPr>
      <w:r w:rsidRPr="00F022AC">
        <w:rPr>
          <w:rStyle w:val="affffe"/>
          <w:rFonts w:hint="cs"/>
          <w:spacing w:val="-6"/>
          <w:rtl/>
        </w:rPr>
        <w:t xml:space="preserve">כרבא: </w:t>
      </w:r>
      <w:r w:rsidRPr="00F022AC">
        <w:rPr>
          <w:rFonts w:hint="cs"/>
          <w:spacing w:val="-6"/>
          <w:rtl/>
        </w:rPr>
        <w:t>ד</w:t>
      </w:r>
      <w:r w:rsidRPr="00F022AC">
        <w:rPr>
          <w:rFonts w:cs="PFT_Frank" w:hint="cs"/>
          <w:b/>
          <w:bCs/>
          <w:spacing w:val="-6"/>
          <w:szCs w:val="14"/>
          <w:rtl/>
        </w:rPr>
        <w:t>הלכתא</w:t>
      </w:r>
      <w:r w:rsidRPr="00F022AC">
        <w:rPr>
          <w:spacing w:val="-6"/>
          <w:rtl/>
        </w:rPr>
        <w:t xml:space="preserve"> ממקרקעי ולא ממטלטלי, לכתובה, למזוני, </w:t>
      </w:r>
      <w:r w:rsidR="0036276C" w:rsidRPr="00F022AC">
        <w:rPr>
          <w:rFonts w:hint="cs"/>
          <w:spacing w:val="-6"/>
          <w:rtl/>
        </w:rPr>
        <w:t>ו</w:t>
      </w:r>
      <w:r w:rsidRPr="00F022AC">
        <w:rPr>
          <w:spacing w:val="-6"/>
          <w:rtl/>
        </w:rPr>
        <w:t>ל</w:t>
      </w:r>
      <w:r w:rsidR="00640745" w:rsidRPr="00F022AC">
        <w:rPr>
          <w:rFonts w:hint="cs"/>
          <w:spacing w:val="-6"/>
          <w:rtl/>
        </w:rPr>
        <w:t>נדוניא</w:t>
      </w:r>
      <w:r w:rsidRPr="00F022AC">
        <w:rPr>
          <w:spacing w:val="-6"/>
          <w:rtl/>
        </w:rPr>
        <w:t>.</w:t>
      </w:r>
    </w:p>
    <w:p w14:paraId="1F23E777" w14:textId="0279F700" w:rsidR="001678F4" w:rsidRDefault="00AB7D20" w:rsidP="00CB0F78">
      <w:pPr>
        <w:pStyle w:val="afffff4"/>
        <w:rPr>
          <w:rtl/>
        </w:rPr>
      </w:pPr>
      <w:ins w:id="9873" w:author="מספור קטעי משנה" w:date="2026-10-06T06:45:30Z">
        <w:r>
          <w:rPr>
            <w:rStyle w:val="MisparKeta"/>
          </w:rPr>
          <w:t xml:space="preserve">ב. </w:t>
        </w:r>
      </w:ins>
      <w:bookmarkStart w:id="360" w:name="_Toc119353144"/>
      <w:r>
        <w:rPr>
          <w:rtl/>
        </w:rPr>
        <w:lastRenderedPageBreak/>
        <w:t>לא כתב לה כתובה</w:t>
      </w:r>
      <w:r w:rsidR="0036276C">
        <w:rPr>
          <w:rFonts w:hint="cs"/>
          <w:rtl/>
        </w:rPr>
        <w:t>,</w:t>
      </w:r>
      <w:bookmarkEnd w:id="360"/>
    </w:p>
    <w:p>
      <w:pPr>
        <w:pStyle w:val="MishnaBatzad"/>
        <w:rPr>
          <w:ins w:id="20424" w:author="קלוד" w:date="2026-10-06T10:09:07Z"/>
        </w:rPr>
      </w:pPr>
      <w:ins w:id="20423" w:author="קלוד" w:date="2026-10-06T10:09:07Z">
        <w:r>
          <w:t xml:space="preserve">משנה ז</w:t>
        </w:r>
      </w:ins>
    </w:p>
    <w:p w14:paraId="2F0E0319" w14:textId="69E8B2E5" w:rsidR="00AB7D20" w:rsidRPr="00C35A2C" w:rsidRDefault="00AB7D20" w:rsidP="00AB7D20">
      <w:pPr>
        <w:pStyle w:val="afff5"/>
        <w:rPr>
          <w:b/>
          <w:rtl/>
        </w:rPr>
      </w:pPr>
      <w:r w:rsidRPr="00C35A2C">
        <w:rPr>
          <w:b/>
          <w:rtl/>
        </w:rPr>
        <w:t>בתולה גובה מאתים ואלמנה מנה, מפני שהוא תנאי בית דין.</w:t>
      </w:r>
    </w:p>
    <w:p w14:paraId="6952F834" w14:textId="7A02F51E" w:rsidR="00AB7D20" w:rsidRPr="00C30EB5" w:rsidRDefault="00AB7D20" w:rsidP="00C30EB5">
      <w:pPr>
        <w:pStyle w:val="afff5"/>
        <w:rPr>
          <w:b/>
          <w:spacing w:val="4"/>
          <w:rtl/>
        </w:rPr>
      </w:pPr>
      <w:bookmarkStart w:id="361" w:name="_Toc119353145"/>
      <w:r w:rsidRPr="00CB0F78">
        <w:rPr>
          <w:rStyle w:val="afffff5"/>
          <w:rtl/>
        </w:rPr>
        <w:t>כתב לה שדה</w:t>
      </w:r>
      <w:bookmarkEnd w:id="361"/>
      <w:r w:rsidRPr="00C30EB5">
        <w:rPr>
          <w:b/>
          <w:spacing w:val="4"/>
          <w:rtl/>
        </w:rPr>
        <w:t xml:space="preserve"> שוה מנה תחת מאתים זוז, </w:t>
      </w:r>
      <w:r w:rsidRPr="00C30EB5">
        <w:rPr>
          <w:rFonts w:hint="cs"/>
          <w:b/>
          <w:spacing w:val="4"/>
          <w:rtl/>
        </w:rPr>
        <w:t>-</w:t>
      </w:r>
      <w:r w:rsidR="00C30EB5" w:rsidRPr="00C30EB5">
        <w:rPr>
          <w:rFonts w:hint="cs"/>
          <w:b/>
          <w:spacing w:val="4"/>
          <w:rtl/>
        </w:rPr>
        <w:t xml:space="preserve"> </w:t>
      </w:r>
      <w:r w:rsidRPr="00C30EB5">
        <w:rPr>
          <w:b/>
          <w:spacing w:val="4"/>
          <w:rtl/>
        </w:rPr>
        <w:t xml:space="preserve">ולא כתב לה כל נכסים </w:t>
      </w:r>
      <w:r w:rsidR="0036276C" w:rsidRPr="00C30EB5">
        <w:rPr>
          <w:rFonts w:hint="cs"/>
          <w:b/>
          <w:spacing w:val="4"/>
          <w:rtl/>
        </w:rPr>
        <w:t>שיש</w:t>
      </w:r>
      <w:r w:rsidRPr="00C30EB5">
        <w:rPr>
          <w:b/>
          <w:spacing w:val="4"/>
          <w:rtl/>
        </w:rPr>
        <w:t xml:space="preserve"> לי אחראין לכתובתיך חייב, שהוא תנאי בית דין.</w:t>
      </w:r>
    </w:p>
    <w:p w14:paraId="011FB6DD" w14:textId="53856DE5" w:rsidR="00AB7D20" w:rsidRPr="00C35A2C" w:rsidRDefault="00AB7D20" w:rsidP="00C30EB5">
      <w:pPr>
        <w:pStyle w:val="afff5"/>
        <w:rPr>
          <w:b/>
          <w:rtl/>
        </w:rPr>
      </w:pPr>
      <w:bookmarkStart w:id="362" w:name="_Toc119353146"/>
      <w:r w:rsidRPr="00CB0F78">
        <w:rPr>
          <w:rStyle w:val="afffff5"/>
          <w:rtl/>
        </w:rPr>
        <w:t>לא כתב לה</w:t>
      </w:r>
      <w:bookmarkEnd w:id="362"/>
      <w:r w:rsidRPr="00C30EB5">
        <w:rPr>
          <w:b/>
          <w:rtl/>
        </w:rPr>
        <w:t xml:space="preserve"> אם תשתבי </w:t>
      </w:r>
      <w:r w:rsidR="0036276C" w:rsidRPr="00C30EB5">
        <w:rPr>
          <w:rFonts w:hint="cs"/>
          <w:b/>
          <w:rtl/>
        </w:rPr>
        <w:t>אפדך ואשאך לאשה</w:t>
      </w:r>
      <w:r w:rsidRPr="00C30EB5">
        <w:rPr>
          <w:b/>
          <w:rtl/>
        </w:rPr>
        <w:t>, ובכהנת א</w:t>
      </w:r>
      <w:r w:rsidR="0036276C" w:rsidRPr="00C30EB5">
        <w:rPr>
          <w:rFonts w:hint="cs"/>
          <w:b/>
          <w:rtl/>
        </w:rPr>
        <w:t>חזירך למדינתך</w:t>
      </w:r>
      <w:r w:rsidR="00E268F4" w:rsidRPr="00C30EB5">
        <w:rPr>
          <w:rFonts w:hint="cs"/>
          <w:b/>
          <w:rtl/>
        </w:rPr>
        <w:t>,</w:t>
      </w:r>
      <w:r w:rsidR="00C30EB5">
        <w:rPr>
          <w:rFonts w:hint="cs"/>
          <w:b/>
          <w:spacing w:val="-4"/>
          <w:rtl/>
        </w:rPr>
        <w:t xml:space="preserve"> </w:t>
      </w:r>
      <w:r w:rsidRPr="003422F5">
        <w:rPr>
          <w:b/>
          <w:spacing w:val="4"/>
          <w:rtl/>
        </w:rPr>
        <w:t>-</w:t>
      </w:r>
      <w:r w:rsidRPr="00C35A2C">
        <w:rPr>
          <w:b/>
          <w:rtl/>
        </w:rPr>
        <w:t xml:space="preserve"> חייב, שהוא תנאי בית דין.</w:t>
      </w:r>
    </w:p>
    <w:p w14:paraId="6E00C210" w14:textId="5157BCD8" w:rsidR="00E268F4" w:rsidRDefault="00AB7D20" w:rsidP="001678F4">
      <w:pPr>
        <w:pStyle w:val="afff5"/>
        <w:jc w:val="center"/>
        <w:rPr>
          <w:b/>
          <w:rtl/>
        </w:rPr>
      </w:pPr>
      <w:bookmarkStart w:id="363" w:name="_Toc119353147"/>
      <w:r w:rsidRPr="00CB0F78">
        <w:rPr>
          <w:rStyle w:val="afffff5"/>
          <w:rtl/>
        </w:rPr>
        <w:t>נשבית</w:t>
      </w:r>
      <w:bookmarkEnd w:id="363"/>
      <w:r>
        <w:rPr>
          <w:b/>
          <w:rtl/>
        </w:rPr>
        <w:t xml:space="preserve"> </w:t>
      </w:r>
      <w:r w:rsidRPr="00C35A2C">
        <w:rPr>
          <w:b/>
          <w:rtl/>
        </w:rPr>
        <w:t>חייב לפדותה</w:t>
      </w:r>
      <w:r w:rsidR="00E268F4">
        <w:rPr>
          <w:b/>
          <w:rtl/>
        </w:rPr>
        <w:t>,</w:t>
      </w:r>
    </w:p>
    <w:p w14:paraId="38B6E8DE" w14:textId="5FF25055" w:rsidR="00AB7D20" w:rsidRPr="00E34A98" w:rsidRDefault="00AB7D20" w:rsidP="00AB7D20">
      <w:pPr>
        <w:pStyle w:val="afff5"/>
        <w:rPr>
          <w:b/>
          <w:spacing w:val="6"/>
          <w:rtl/>
        </w:rPr>
      </w:pPr>
      <w:bookmarkStart w:id="364" w:name="_Toc119353148"/>
      <w:r w:rsidRPr="00CB0F78">
        <w:rPr>
          <w:rStyle w:val="afffff5"/>
          <w:rtl/>
        </w:rPr>
        <w:t>ואם אמר הרי גיטה וכתובתה</w:t>
      </w:r>
      <w:bookmarkEnd w:id="364"/>
      <w:r w:rsidRPr="00E34A98">
        <w:rPr>
          <w:b/>
          <w:spacing w:val="6"/>
          <w:rtl/>
        </w:rPr>
        <w:t xml:space="preserve"> ותפדה את עצמה - אינו רשאי.</w:t>
      </w:r>
    </w:p>
    <w:p w14:paraId="7CA8C180" w14:textId="3A9179B2" w:rsidR="00AB7D20" w:rsidRDefault="00AB7D20" w:rsidP="00640745">
      <w:pPr>
        <w:pStyle w:val="afff5"/>
        <w:rPr>
          <w:rtl/>
        </w:rPr>
      </w:pPr>
      <w:bookmarkStart w:id="365" w:name="_Toc119353149"/>
      <w:r w:rsidRPr="00CB0F78">
        <w:rPr>
          <w:rStyle w:val="afffff5"/>
          <w:rtl/>
        </w:rPr>
        <w:t>לקתה</w:t>
      </w:r>
      <w:bookmarkEnd w:id="365"/>
      <w:r w:rsidRPr="00C35A2C">
        <w:rPr>
          <w:b/>
          <w:rtl/>
        </w:rPr>
        <w:t xml:space="preserve"> חייב לרפאותה, אמר הרי גיטה ו</w:t>
      </w:r>
      <w:r>
        <w:rPr>
          <w:b/>
          <w:rtl/>
        </w:rPr>
        <w:t>כתובתה תרפא את עצמה</w:t>
      </w:r>
      <w:r w:rsidRPr="00C35A2C">
        <w:rPr>
          <w:b/>
          <w:rtl/>
        </w:rPr>
        <w:t xml:space="preserve"> רשאי.</w:t>
      </w:r>
    </w:p>
    <w:p w14:paraId="71143BF7" w14:textId="77777777" w:rsidR="00AB7D20" w:rsidRPr="00C35A2C" w:rsidRDefault="00AB7D20" w:rsidP="00E26091">
      <w:pPr>
        <w:pStyle w:val="afff"/>
        <w:framePr w:wrap="around"/>
        <w:rPr>
          <w:rtl/>
        </w:rPr>
      </w:pPr>
      <w:bookmarkStart w:id="366" w:name="_Toc119353150"/>
      <w:r w:rsidRPr="00C35A2C">
        <w:rPr>
          <w:rFonts w:hint="cs"/>
          <w:rtl/>
        </w:rPr>
        <w:t>נא.</w:t>
      </w:r>
      <w:bookmarkEnd w:id="366"/>
    </w:p>
    <w:p w14:paraId="304D654C" w14:textId="766C5E79" w:rsidR="00AB7D20" w:rsidRDefault="00AB7D20" w:rsidP="00AB7D20">
      <w:pPr>
        <w:rPr>
          <w:rFonts w:ascii="Fb Fontext" w:hAnsi="Fb Fontext"/>
          <w:sz w:val="32"/>
          <w:rtl/>
        </w:rPr>
      </w:pPr>
      <w:r w:rsidRPr="00CA108A">
        <w:rPr>
          <w:rFonts w:cs="PFT_Frank" w:hint="cs"/>
          <w:b/>
          <w:bCs/>
          <w:szCs w:val="14"/>
          <w:rtl/>
        </w:rPr>
        <w:t xml:space="preserve">רישא </w:t>
      </w:r>
      <w:r>
        <w:rPr>
          <w:rStyle w:val="affffe"/>
          <w:rFonts w:cs="PFT_Frank" w:hint="cs"/>
          <w:b/>
          <w:bCs/>
          <w:szCs w:val="14"/>
          <w:rtl/>
          <w:rPrChange w:id="9169" w:author="מנוע אמוראים" w:date="2026-10-05T16:41:40Z">
            <w:rPr>
              <w:rFonts w:cs="PFT_Frank" w:hint="cs"/>
              <w:b/>
              <w:bCs/>
              <w:szCs w:val="14"/>
              <w:rtl/>
            </w:rPr>
          </w:rPrChange>
        </w:rPr>
        <w:t xml:space="preserve">כ</w:t>
      </w:r>
      <w:r>
        <w:rPr>
          <w:rStyle w:val="affffe"/>
          <w:rFonts w:cs="PFT_Frank" w:hint="cs"/>
          <w:b/>
          <w:bCs/>
          <w:szCs w:val="14"/>
          <w:rtl/>
          <w:rPrChange w:id="9170" w:author="מנוע אמוראים" w:date="2026-10-05T16:41:40Z">
            <w:rPr>
              <w:rFonts w:cs="PFT_Frank" w:hint="cs"/>
              <w:b/>
              <w:bCs/>
              <w:szCs w:val="14"/>
              <w:rtl/>
            </w:rPr>
          </w:rPrChange>
        </w:rPr>
        <w:t xml:space="preserve">ר</w:t>
      </w:r>
      <w:r>
        <w:rPr>
          <w:rStyle w:val="affffe"/>
          <w:rFonts w:cs="PFT_Frank"/>
          <w:b/>
          <w:bCs/>
          <w:szCs w:val="14"/>
          <w:rtl/>
          <w:rPrChange w:id="9171" w:author="מנוע אמוראים" w:date="2026-10-05T16:41:40Z">
            <w:rPr>
              <w:rFonts w:cs="PFT_Frank"/>
              <w:b/>
              <w:bCs/>
              <w:szCs w:val="14"/>
              <w:rtl/>
            </w:rPr>
          </w:rPrChange>
        </w:rPr>
        <w:t xml:space="preserve">"</w:t>
      </w:r>
      <w:r>
        <w:rPr>
          <w:rStyle w:val="affffe"/>
          <w:rFonts w:cs="PFT_Frank" w:hint="cs"/>
          <w:b/>
          <w:bCs/>
          <w:szCs w:val="14"/>
          <w:rtl/>
          <w:rPrChange w:id="9172" w:author="מנוע אמוראים" w:date="2026-10-05T16:41:40Z">
            <w:rPr>
              <w:rFonts w:cs="PFT_Frank" w:hint="cs"/>
              <w:b/>
              <w:bCs/>
              <w:szCs w:val="14"/>
              <w:rtl/>
            </w:rPr>
          </w:rPrChange>
        </w:rPr>
        <w:t xml:space="preserve">מ</w:t>
      </w:r>
      <w:r w:rsidRPr="00CA108A">
        <w:rPr>
          <w:rFonts w:cs="PFT_Frank"/>
          <w:b/>
          <w:bCs/>
          <w:szCs w:val="14"/>
          <w:rtl/>
        </w:rPr>
        <w:t>:</w:t>
      </w:r>
      <w:r w:rsidRPr="00C35A2C">
        <w:rPr>
          <w:rFonts w:ascii="Fb Fontext" w:hAnsi="Fb Fontext"/>
          <w:sz w:val="32"/>
          <w:rtl/>
        </w:rPr>
        <w:t xml:space="preserve"> הפוחת לבתולה מ</w:t>
      </w:r>
      <w:r w:rsidR="001678F4">
        <w:rPr>
          <w:rFonts w:ascii="Fb Fontext" w:hAnsi="Fb Fontext" w:hint="cs"/>
          <w:sz w:val="32"/>
          <w:rtl/>
        </w:rPr>
        <w:t>ר'</w:t>
      </w:r>
      <w:r w:rsidRPr="00C35A2C">
        <w:rPr>
          <w:rFonts w:ascii="Fb Fontext" w:hAnsi="Fb Fontext"/>
          <w:sz w:val="32"/>
          <w:rtl/>
        </w:rPr>
        <w:t xml:space="preserve"> ולאלמנה מ</w:t>
      </w:r>
      <w:r w:rsidR="001678F4">
        <w:rPr>
          <w:rFonts w:ascii="Fb Fontext" w:hAnsi="Fb Fontext" w:hint="cs"/>
          <w:sz w:val="32"/>
          <w:rtl/>
        </w:rPr>
        <w:t>ק'</w:t>
      </w:r>
      <w:r w:rsidRPr="00C35A2C">
        <w:rPr>
          <w:rFonts w:ascii="Fb Fontext" w:hAnsi="Fb Fontext"/>
          <w:sz w:val="32"/>
          <w:rtl/>
        </w:rPr>
        <w:t xml:space="preserve"> זו בעילת זנות</w:t>
      </w:r>
    </w:p>
    <w:p w14:paraId="2433E41C" w14:textId="6BB032AA" w:rsidR="00AB7D20" w:rsidRDefault="00AB7D20" w:rsidP="00640745">
      <w:pPr>
        <w:rPr>
          <w:rFonts w:ascii="Fb Fontext" w:hAnsi="Fb Fontext"/>
          <w:sz w:val="32"/>
          <w:rtl/>
        </w:rPr>
      </w:pPr>
      <w:r w:rsidRPr="00640745">
        <w:rPr>
          <w:rStyle w:val="affffe"/>
          <w:rFonts w:hint="cs"/>
          <w:rtl/>
        </w:rPr>
        <w:t>דאי ר</w:t>
      </w:r>
      <w:r w:rsidRPr="00CB0F78">
        <w:rPr>
          <w:rStyle w:val="affffe"/>
          <w:spacing w:val="-4"/>
          <w:rtl/>
        </w:rPr>
        <w:t>"</w:t>
      </w:r>
      <w:r w:rsidRPr="00CB0F78">
        <w:rPr>
          <w:rStyle w:val="affffe"/>
          <w:rFonts w:hint="cs"/>
          <w:spacing w:val="-4"/>
          <w:rtl/>
        </w:rPr>
        <w:t>י</w:t>
      </w:r>
      <w:r w:rsidRPr="00CB0F78">
        <w:rPr>
          <w:rFonts w:ascii="Fb Fontext" w:hAnsi="Fb Fontext" w:hint="cs"/>
          <w:spacing w:val="-4"/>
          <w:sz w:val="32"/>
          <w:rtl/>
        </w:rPr>
        <w:t xml:space="preserve"> הא</w:t>
      </w:r>
      <w:r w:rsidRPr="00CB0F78">
        <w:rPr>
          <w:rFonts w:ascii="Fb Fontext" w:hAnsi="Fb Fontext"/>
          <w:spacing w:val="-4"/>
          <w:sz w:val="32"/>
          <w:rtl/>
        </w:rPr>
        <w:t xml:space="preserve">: רצה, כותב לבתולה שטר </w:t>
      </w:r>
      <w:r w:rsidR="00CB0F78" w:rsidRPr="00CB0F78">
        <w:rPr>
          <w:rFonts w:ascii="Fb Fontext" w:hAnsi="Fb Fontext" w:hint="cs"/>
          <w:spacing w:val="-4"/>
          <w:sz w:val="32"/>
          <w:rtl/>
        </w:rPr>
        <w:t>ר'</w:t>
      </w:r>
      <w:r w:rsidRPr="00CB0F78">
        <w:rPr>
          <w:rFonts w:ascii="Fb Fontext" w:hAnsi="Fb Fontext"/>
          <w:spacing w:val="-4"/>
          <w:sz w:val="32"/>
          <w:rtl/>
        </w:rPr>
        <w:t xml:space="preserve"> והיא כותבת התקבלתי </w:t>
      </w:r>
      <w:r w:rsidR="00CB0F78" w:rsidRPr="00CB0F78">
        <w:rPr>
          <w:rFonts w:ascii="Fb Fontext" w:hAnsi="Fb Fontext" w:hint="cs"/>
          <w:spacing w:val="-4"/>
          <w:sz w:val="32"/>
          <w:rtl/>
        </w:rPr>
        <w:t>ק'</w:t>
      </w:r>
    </w:p>
    <w:p w14:paraId="75C2D54B" w14:textId="77777777" w:rsidR="00AB7D20" w:rsidRPr="00C35A2C" w:rsidRDefault="00AB7D20" w:rsidP="001678F4">
      <w:pPr>
        <w:ind w:firstLine="0"/>
        <w:rPr>
          <w:rFonts w:ascii="Fb Fontext" w:hAnsi="Fb Fontext" w:cs="Guttman Vilna"/>
          <w:b/>
          <w:bCs/>
          <w:sz w:val="32"/>
          <w:rtl/>
        </w:rPr>
      </w:pPr>
      <w:r w:rsidRPr="00C35A2C">
        <w:rPr>
          <w:rFonts w:ascii="Fb Fontext" w:hAnsi="Fb Fontext"/>
          <w:sz w:val="32"/>
          <w:rtl/>
        </w:rPr>
        <w:t>ולאלמנה מנה והיא כותבת התקבלתי ממך חמשים זוז.</w:t>
      </w:r>
    </w:p>
    <w:p w14:paraId="43207FF1" w14:textId="650C8488" w:rsidR="00AB7D20" w:rsidRDefault="00AB7D20" w:rsidP="00640745">
      <w:pPr>
        <w:rPr>
          <w:rFonts w:ascii="Fb Fontext" w:hAnsi="Fb Fontext"/>
          <w:sz w:val="32"/>
          <w:rtl/>
        </w:rPr>
      </w:pPr>
      <w:r w:rsidRPr="00640745">
        <w:rPr>
          <w:rStyle w:val="affffe"/>
          <w:rtl/>
        </w:rPr>
        <w:t>סיפא</w:t>
      </w:r>
      <w:r w:rsidRPr="00640745">
        <w:rPr>
          <w:rStyle w:val="affffe"/>
          <w:rFonts w:hint="cs"/>
          <w:rtl/>
        </w:rPr>
        <w:t xml:space="preserve"> ר</w:t>
      </w:r>
      <w:r w:rsidRPr="00640745">
        <w:rPr>
          <w:rStyle w:val="affffe"/>
          <w:rtl/>
        </w:rPr>
        <w:t>"</w:t>
      </w:r>
      <w:r w:rsidRPr="00640745">
        <w:rPr>
          <w:rStyle w:val="affffe"/>
          <w:rFonts w:hint="cs"/>
          <w:rtl/>
        </w:rPr>
        <w:t>י:</w:t>
      </w:r>
      <w:r w:rsidRPr="00C35A2C">
        <w:rPr>
          <w:rFonts w:ascii="Fb Fontext" w:hAnsi="Fb Fontext" w:hint="cs"/>
          <w:sz w:val="32"/>
          <w:rtl/>
        </w:rPr>
        <w:t xml:space="preserve"> ד</w:t>
      </w:r>
      <w:r w:rsidRPr="00C35A2C">
        <w:rPr>
          <w:rFonts w:ascii="Fb Fontext" w:hAnsi="Fb Fontext"/>
          <w:sz w:val="32"/>
          <w:rtl/>
        </w:rPr>
        <w:t xml:space="preserve">כתב לה שדה שוה מנה תחת מאתים זוז, ולא כתב לה כל נכסים </w:t>
      </w:r>
      <w:r w:rsidR="00640745">
        <w:rPr>
          <w:rFonts w:ascii="Fb Fontext" w:hAnsi="Fb Fontext" w:hint="cs"/>
          <w:sz w:val="32"/>
          <w:rtl/>
        </w:rPr>
        <w:t xml:space="preserve">שיש לי </w:t>
      </w:r>
      <w:r w:rsidRPr="00C35A2C">
        <w:rPr>
          <w:rFonts w:ascii="Fb Fontext" w:hAnsi="Fb Fontext"/>
          <w:sz w:val="32"/>
          <w:rtl/>
        </w:rPr>
        <w:t>אחראין</w:t>
      </w:r>
      <w:r w:rsidR="00640745">
        <w:rPr>
          <w:rFonts w:ascii="Fb Fontext" w:hAnsi="Fb Fontext" w:hint="cs"/>
          <w:sz w:val="32"/>
          <w:rtl/>
        </w:rPr>
        <w:t xml:space="preserve"> </w:t>
      </w:r>
      <w:r w:rsidRPr="00C35A2C">
        <w:rPr>
          <w:rFonts w:ascii="Fb Fontext" w:hAnsi="Fb Fontext"/>
          <w:sz w:val="32"/>
          <w:rtl/>
        </w:rPr>
        <w:t xml:space="preserve">לכתובתך חייב, שהוא תנאי </w:t>
      </w:r>
      <w:r w:rsidRPr="00730169">
        <w:rPr>
          <w:rFonts w:ascii="Fb Fontext" w:hAnsi="Fb Fontext"/>
          <w:spacing w:val="-2"/>
          <w:sz w:val="32"/>
          <w:rtl/>
        </w:rPr>
        <w:t xml:space="preserve">בית דין, </w:t>
      </w:r>
      <w:r w:rsidR="00640745" w:rsidRPr="00730169">
        <w:rPr>
          <w:rStyle w:val="affffe"/>
          <w:rFonts w:hint="cs"/>
          <w:rtl/>
        </w:rPr>
        <w:t>כ</w:t>
      </w:r>
      <w:r w:rsidRPr="00730169">
        <w:rPr>
          <w:rStyle w:val="affffe"/>
          <w:rtl/>
        </w:rPr>
        <w:t xml:space="preserve">ר"י: </w:t>
      </w:r>
      <w:r w:rsidRPr="00730169">
        <w:rPr>
          <w:rFonts w:ascii="Fb Fontext" w:hAnsi="Fb Fontext"/>
          <w:spacing w:val="-2"/>
          <w:sz w:val="32"/>
          <w:rtl/>
        </w:rPr>
        <w:t>אחריות טעות סופר הוא,</w:t>
      </w:r>
      <w:r w:rsidR="00640745" w:rsidRPr="00730169">
        <w:rPr>
          <w:rFonts w:ascii="Fb Fontext" w:hAnsi="Fb Fontext" w:hint="cs"/>
          <w:spacing w:val="-2"/>
          <w:sz w:val="32"/>
          <w:rtl/>
        </w:rPr>
        <w:t xml:space="preserve"> </w:t>
      </w:r>
      <w:r w:rsidR="00640745" w:rsidRPr="00730169">
        <w:rPr>
          <w:rStyle w:val="affffe"/>
          <w:rFonts w:hint="cs"/>
          <w:rtl/>
        </w:rPr>
        <w:t>דלר</w:t>
      </w:r>
      <w:r w:rsidR="002B7BCC">
        <w:rPr>
          <w:rStyle w:val="affffe"/>
          <w:rtl/>
        </w:rPr>
        <w:t>"</w:t>
      </w:r>
      <w:r w:rsidR="00640745" w:rsidRPr="00730169">
        <w:rPr>
          <w:rStyle w:val="affffe"/>
          <w:rFonts w:hint="cs"/>
          <w:rtl/>
        </w:rPr>
        <w:t>מ</w:t>
      </w:r>
      <w:r w:rsidR="00640745" w:rsidRPr="00730169">
        <w:rPr>
          <w:rFonts w:ascii="Fb Fontext" w:hAnsi="Fb Fontext" w:hint="cs"/>
          <w:spacing w:val="-2"/>
          <w:sz w:val="32"/>
          <w:rtl/>
        </w:rPr>
        <w:t xml:space="preserve"> לאו טעות סופר</w:t>
      </w:r>
    </w:p>
    <w:p w14:paraId="30DC8246" w14:textId="47D946BF" w:rsidR="00AB7D20" w:rsidRPr="00730169" w:rsidRDefault="00AB7D20" w:rsidP="00640745">
      <w:pPr>
        <w:rPr>
          <w:rFonts w:ascii="Fb Fontext" w:hAnsi="Fb Fontext"/>
          <w:spacing w:val="-4"/>
          <w:sz w:val="32"/>
          <w:rtl/>
        </w:rPr>
      </w:pPr>
      <w:r w:rsidRPr="00730169">
        <w:rPr>
          <w:rStyle w:val="affffe"/>
          <w:spacing w:val="-4"/>
          <w:rtl/>
        </w:rPr>
        <w:t xml:space="preserve">דתנן: </w:t>
      </w:r>
      <w:r w:rsidRPr="00730169">
        <w:rPr>
          <w:rFonts w:ascii="Fb Fontext" w:hAnsi="Fb Fontext" w:cs="PFT_Frank"/>
          <w:b/>
          <w:bCs/>
          <w:spacing w:val="-4"/>
          <w:sz w:val="32"/>
          <w:szCs w:val="14"/>
          <w:rtl/>
        </w:rPr>
        <w:t>מצא שט"</w:t>
      </w:r>
      <w:r w:rsidRPr="00730169">
        <w:rPr>
          <w:rFonts w:ascii="Fb Fontext" w:hAnsi="Fb Fontext" w:cs="PFT_Frank" w:hint="cs"/>
          <w:b/>
          <w:bCs/>
          <w:spacing w:val="-4"/>
          <w:sz w:val="32"/>
          <w:szCs w:val="14"/>
          <w:rtl/>
        </w:rPr>
        <w:t>ח</w:t>
      </w:r>
      <w:r w:rsidR="00962151" w:rsidRPr="00730169">
        <w:rPr>
          <w:rFonts w:ascii="Fb Fontext" w:hAnsi="Fb Fontext" w:hint="cs"/>
          <w:spacing w:val="-4"/>
          <w:sz w:val="32"/>
          <w:rtl/>
        </w:rPr>
        <w:t>:</w:t>
      </w:r>
      <w:r w:rsidRPr="00730169">
        <w:rPr>
          <w:rFonts w:ascii="Fb Fontext" w:hAnsi="Fb Fontext"/>
          <w:spacing w:val="-4"/>
          <w:sz w:val="32"/>
          <w:rtl/>
        </w:rPr>
        <w:t xml:space="preserve"> </w:t>
      </w:r>
      <w:r w:rsidRPr="00730169">
        <w:rPr>
          <w:rStyle w:val="affffe"/>
          <w:spacing w:val="-4"/>
          <w:rtl/>
        </w:rPr>
        <w:t>יש בהן אחריות נכסים</w:t>
      </w:r>
      <w:r w:rsidRPr="00730169">
        <w:rPr>
          <w:rFonts w:ascii="Fb Fontext" w:hAnsi="Fb Fontext"/>
          <w:spacing w:val="-4"/>
          <w:sz w:val="32"/>
          <w:rtl/>
        </w:rPr>
        <w:t xml:space="preserve"> לא יחזיר, שב"</w:t>
      </w:r>
      <w:r w:rsidRPr="00730169">
        <w:rPr>
          <w:rFonts w:ascii="Fb Fontext" w:hAnsi="Fb Fontext" w:hint="cs"/>
          <w:spacing w:val="-4"/>
          <w:sz w:val="32"/>
          <w:rtl/>
        </w:rPr>
        <w:t>ד</w:t>
      </w:r>
      <w:r w:rsidRPr="00730169">
        <w:rPr>
          <w:rFonts w:ascii="Fb Fontext" w:hAnsi="Fb Fontext"/>
          <w:spacing w:val="-4"/>
          <w:sz w:val="32"/>
          <w:rtl/>
        </w:rPr>
        <w:t xml:space="preserve"> נפרעין מהן,</w:t>
      </w:r>
    </w:p>
    <w:p w14:paraId="167E7C5E" w14:textId="23031842" w:rsidR="00AB7D20" w:rsidRDefault="00AB7D20" w:rsidP="00640745">
      <w:pPr>
        <w:rPr>
          <w:rFonts w:ascii="Fb Fontext" w:hAnsi="Fb Fontext"/>
          <w:sz w:val="32"/>
          <w:rtl/>
        </w:rPr>
      </w:pPr>
      <w:r w:rsidRPr="00962151">
        <w:rPr>
          <w:rStyle w:val="affffe"/>
          <w:rtl/>
        </w:rPr>
        <w:t>אין בהן אחריות נכסים</w:t>
      </w:r>
      <w:r w:rsidR="00962151">
        <w:rPr>
          <w:rStyle w:val="affffe"/>
          <w:rFonts w:hint="cs"/>
          <w:rtl/>
        </w:rPr>
        <w:t>:</w:t>
      </w:r>
      <w:r w:rsidRPr="00C35A2C">
        <w:rPr>
          <w:rFonts w:ascii="Fb Fontext" w:hAnsi="Fb Fontext"/>
          <w:sz w:val="32"/>
          <w:rtl/>
        </w:rPr>
        <w:t xml:space="preserve"> </w:t>
      </w:r>
      <w:r w:rsidRPr="00640745">
        <w:rPr>
          <w:rStyle w:val="affffe"/>
          <w:rFonts w:hint="cs"/>
          <w:rtl/>
        </w:rPr>
        <w:t>לר</w:t>
      </w:r>
      <w:r w:rsidRPr="00640745">
        <w:rPr>
          <w:rStyle w:val="affffe"/>
          <w:rtl/>
        </w:rPr>
        <w:t>"</w:t>
      </w:r>
      <w:r w:rsidRPr="00640745">
        <w:rPr>
          <w:rStyle w:val="affffe"/>
          <w:rFonts w:hint="cs"/>
          <w:rtl/>
        </w:rPr>
        <w:t>מ</w:t>
      </w:r>
      <w:r w:rsidR="00640745">
        <w:rPr>
          <w:rStyle w:val="affffe"/>
          <w:rFonts w:hint="cs"/>
          <w:rtl/>
        </w:rPr>
        <w:t>:</w:t>
      </w:r>
      <w:r w:rsidRPr="00C35A2C">
        <w:rPr>
          <w:rFonts w:ascii="Fb Fontext" w:hAnsi="Fb Fontext"/>
          <w:sz w:val="32"/>
          <w:rtl/>
        </w:rPr>
        <w:t xml:space="preserve"> יחזיר, שאין ב</w:t>
      </w:r>
      <w:r w:rsidR="00640745">
        <w:rPr>
          <w:rFonts w:ascii="Fb Fontext" w:hAnsi="Fb Fontext" w:hint="cs"/>
          <w:sz w:val="32"/>
          <w:rtl/>
        </w:rPr>
        <w:t>"ד</w:t>
      </w:r>
      <w:r w:rsidRPr="00C35A2C">
        <w:rPr>
          <w:rFonts w:ascii="Fb Fontext" w:hAnsi="Fb Fontext"/>
          <w:sz w:val="32"/>
          <w:rtl/>
        </w:rPr>
        <w:t xml:space="preserve"> נפרעין מהן,</w:t>
      </w:r>
    </w:p>
    <w:p w14:paraId="0D75D9D3" w14:textId="109A2DDB" w:rsidR="00AB7D20" w:rsidRPr="00C35A2C" w:rsidRDefault="00AB7D20" w:rsidP="00AB7D20">
      <w:pPr>
        <w:ind w:left="720"/>
        <w:rPr>
          <w:rFonts w:ascii="Fb Fontext" w:hAnsi="Fb Fontext" w:cs="Guttman Vilna"/>
          <w:b/>
          <w:bCs/>
          <w:sz w:val="32"/>
          <w:rtl/>
        </w:rPr>
      </w:pPr>
      <w:r w:rsidRPr="00640745">
        <w:rPr>
          <w:rStyle w:val="affffe"/>
          <w:rtl/>
        </w:rPr>
        <w:t>וחכ"</w:t>
      </w:r>
      <w:r w:rsidRPr="00640745">
        <w:rPr>
          <w:rStyle w:val="affffe"/>
          <w:rFonts w:hint="cs"/>
          <w:rtl/>
        </w:rPr>
        <w:t>א</w:t>
      </w:r>
      <w:r w:rsidRPr="00640745">
        <w:rPr>
          <w:rStyle w:val="affffe"/>
          <w:rtl/>
        </w:rPr>
        <w:t xml:space="preserve">: </w:t>
      </w:r>
      <w:r w:rsidR="00640745">
        <w:rPr>
          <w:rFonts w:ascii="Fb Fontext" w:hAnsi="Fb Fontext" w:hint="cs"/>
          <w:sz w:val="32"/>
          <w:rtl/>
        </w:rPr>
        <w:t>בשניהם</w:t>
      </w:r>
      <w:r w:rsidRPr="00C35A2C">
        <w:rPr>
          <w:rFonts w:ascii="Fb Fontext" w:hAnsi="Fb Fontext"/>
          <w:sz w:val="32"/>
          <w:rtl/>
        </w:rPr>
        <w:t xml:space="preserve"> לא יחזיר, שב</w:t>
      </w:r>
      <w:r w:rsidR="00640745">
        <w:rPr>
          <w:rFonts w:ascii="Fb Fontext" w:hAnsi="Fb Fontext" w:hint="cs"/>
          <w:sz w:val="32"/>
          <w:rtl/>
        </w:rPr>
        <w:t>"ד</w:t>
      </w:r>
      <w:r w:rsidRPr="00C35A2C">
        <w:rPr>
          <w:rFonts w:ascii="Fb Fontext" w:hAnsi="Fb Fontext"/>
          <w:sz w:val="32"/>
          <w:rtl/>
        </w:rPr>
        <w:t xml:space="preserve"> נפרעין מהן.</w:t>
      </w:r>
    </w:p>
    <w:p w14:paraId="651A4582" w14:textId="77777777" w:rsidR="00E268F4" w:rsidRDefault="00AB7D20" w:rsidP="00AB7D20">
      <w:pPr>
        <w:rPr>
          <w:rFonts w:ascii="Fb Fontext" w:hAnsi="Fb Fontext"/>
          <w:sz w:val="32"/>
          <w:rtl/>
        </w:rPr>
      </w:pPr>
      <w:r w:rsidRPr="00640745">
        <w:rPr>
          <w:rStyle w:val="affffe"/>
          <w:rtl/>
        </w:rPr>
        <w:t>•</w:t>
      </w:r>
      <w:r w:rsidRPr="00640745">
        <w:rPr>
          <w:rStyle w:val="affffe"/>
          <w:rFonts w:hint="cs"/>
          <w:rtl/>
        </w:rPr>
        <w:t xml:space="preserve"> ואין לומר דכולה ר</w:t>
      </w:r>
      <w:r w:rsidRPr="00640745">
        <w:rPr>
          <w:rStyle w:val="affffe"/>
          <w:rtl/>
        </w:rPr>
        <w:t>"</w:t>
      </w:r>
      <w:r w:rsidRPr="00640745">
        <w:rPr>
          <w:rStyle w:val="affffe"/>
          <w:rFonts w:hint="cs"/>
          <w:rtl/>
        </w:rPr>
        <w:t>מ</w:t>
      </w:r>
      <w:r w:rsidRPr="00C35A2C">
        <w:rPr>
          <w:rFonts w:ascii="Fb Fontext" w:hAnsi="Fb Fontext" w:hint="cs"/>
          <w:sz w:val="32"/>
          <w:rtl/>
        </w:rPr>
        <w:t xml:space="preserve"> ושאני בין כתובה</w:t>
      </w:r>
      <w:r w:rsidR="00640745">
        <w:rPr>
          <w:rFonts w:ascii="Fb Fontext" w:hAnsi="Fb Fontext" w:hint="cs"/>
          <w:sz w:val="32"/>
          <w:rtl/>
        </w:rPr>
        <w:t>,</w:t>
      </w:r>
      <w:r w:rsidRPr="00C35A2C">
        <w:rPr>
          <w:rFonts w:ascii="Fb Fontext" w:hAnsi="Fb Fontext" w:hint="cs"/>
          <w:sz w:val="32"/>
          <w:rtl/>
        </w:rPr>
        <w:t xml:space="preserve"> לשטר</w:t>
      </w:r>
      <w:r w:rsidR="00640745">
        <w:rPr>
          <w:rFonts w:ascii="Fb Fontext" w:hAnsi="Fb Fontext" w:hint="cs"/>
          <w:sz w:val="32"/>
          <w:rtl/>
        </w:rPr>
        <w:t xml:space="preserve"> </w:t>
      </w:r>
      <w:r w:rsidR="00640745" w:rsidRPr="00640745">
        <w:rPr>
          <w:rStyle w:val="afffff0"/>
          <w:rFonts w:hint="cs"/>
          <w:rtl/>
        </w:rPr>
        <w:t>דאין ב'ד נפרעין</w:t>
      </w:r>
      <w:r w:rsidR="00E268F4">
        <w:rPr>
          <w:rFonts w:ascii="Fb Fontext" w:hAnsi="Fb Fontext" w:hint="cs"/>
          <w:sz w:val="32"/>
          <w:rtl/>
        </w:rPr>
        <w:t>,</w:t>
      </w:r>
    </w:p>
    <w:p w14:paraId="0689EE7F" w14:textId="77777777" w:rsidR="00E268F4" w:rsidRDefault="00AB7D20" w:rsidP="00AB7D20">
      <w:pPr>
        <w:rPr>
          <w:rStyle w:val="afffff0"/>
          <w:spacing w:val="-2"/>
          <w:rtl/>
        </w:rPr>
      </w:pPr>
      <w:r w:rsidRPr="00504788">
        <w:rPr>
          <w:rStyle w:val="affffe"/>
          <w:rFonts w:hint="cs"/>
          <w:rtl/>
        </w:rPr>
        <w:t>ד</w:t>
      </w:r>
      <w:r w:rsidRPr="00504788">
        <w:rPr>
          <w:rStyle w:val="affffe"/>
          <w:rtl/>
        </w:rPr>
        <w:t>תניא:</w:t>
      </w:r>
      <w:r w:rsidRPr="00C35A2C">
        <w:rPr>
          <w:rFonts w:ascii="Fb Fontext" w:hAnsi="Fb Fontext"/>
          <w:rtl/>
        </w:rPr>
        <w:t xml:space="preserve"> חמשה גובין מן המחוררין</w:t>
      </w:r>
      <w:r w:rsidR="00640745">
        <w:rPr>
          <w:rFonts w:ascii="Fb Fontext" w:hAnsi="Fb Fontext" w:hint="cs"/>
          <w:rtl/>
        </w:rPr>
        <w:t>:</w:t>
      </w:r>
      <w:r w:rsidRPr="00C35A2C">
        <w:rPr>
          <w:rFonts w:ascii="Fb Fontext" w:hAnsi="Fb Fontext"/>
          <w:rtl/>
        </w:rPr>
        <w:t xml:space="preserve"> פירות, ושבח פירות, והמקבל עליו לזון את </w:t>
      </w:r>
      <w:r w:rsidRPr="00F71179">
        <w:rPr>
          <w:rFonts w:ascii="Fb Fontext" w:hAnsi="Fb Fontext"/>
          <w:spacing w:val="-4"/>
          <w:rtl/>
        </w:rPr>
        <w:t xml:space="preserve">בן ובת אשתו, וגט חוב שאין בו אחריות, </w:t>
      </w:r>
      <w:r w:rsidRPr="00730169">
        <w:rPr>
          <w:rFonts w:cs="PFT_Frank"/>
          <w:b/>
          <w:bCs/>
          <w:spacing w:val="-2"/>
          <w:szCs w:val="14"/>
          <w:rtl/>
        </w:rPr>
        <w:t>וכתובת אשה שאין בה אחריות.</w:t>
      </w:r>
      <w:r w:rsidRPr="00730169">
        <w:rPr>
          <w:rFonts w:cs="PFT_Frank" w:hint="cs"/>
          <w:b/>
          <w:bCs/>
          <w:spacing w:val="-2"/>
          <w:szCs w:val="14"/>
          <w:rtl/>
        </w:rPr>
        <w:t xml:space="preserve"> </w:t>
      </w:r>
      <w:r>
        <w:rPr>
          <w:rStyle w:val="afffff0"/>
          <w:rFonts w:hint="cs"/>
          <w:spacing w:val="-2"/>
          <w:rtl/>
        </w:rPr>
        <w:t xml:space="preserve">[והיינו </w:t>
      </w:r>
      <w:r>
        <w:rPr>
          <w:rStyle w:val="affffe"/>
          <w:rFonts w:hint="cs"/>
          <w:spacing w:val="-2"/>
          <w:rtl/>
          <w:rPrChange w:id="9173" w:author="מנוע אמוראים" w:date="2026-10-05T16:41:40Z">
            <w:rPr>
              <w:rStyle w:val="afffff0"/>
              <w:rFonts w:hint="cs"/>
              <w:spacing w:val="-2"/>
              <w:rtl/>
            </w:rPr>
          </w:rPrChange>
        </w:rPr>
        <w:t xml:space="preserve">ר</w:t>
      </w:r>
      <w:r>
        <w:rPr>
          <w:rStyle w:val="affffe"/>
          <w:spacing w:val="-2"/>
          <w:rtl/>
          <w:rPrChange w:id="9174" w:author="מנוע אמוראים" w:date="2026-10-05T16:41:40Z">
            <w:rPr>
              <w:rStyle w:val="afffff0"/>
              <w:spacing w:val="-2"/>
              <w:rtl/>
            </w:rPr>
          </w:rPrChange>
        </w:rPr>
        <w:t xml:space="preserve">"</w:t>
      </w:r>
      <w:r>
        <w:rPr>
          <w:rStyle w:val="affffe"/>
          <w:rFonts w:hint="cs"/>
          <w:spacing w:val="-2"/>
          <w:rtl/>
          <w:rPrChange w:id="9175" w:author="מנוע אמוראים" w:date="2026-10-05T16:41:40Z">
            <w:rPr>
              <w:rStyle w:val="afffff0"/>
              <w:rFonts w:hint="cs"/>
              <w:spacing w:val="-2"/>
              <w:rtl/>
            </w:rPr>
          </w:rPrChange>
        </w:rPr>
        <w:t xml:space="preserve">מ</w:t>
      </w:r>
      <w:r w:rsidR="00640745" w:rsidRPr="00730169">
        <w:rPr>
          <w:rStyle w:val="afffff0"/>
          <w:rFonts w:hint="cs"/>
          <w:spacing w:val="-2"/>
          <w:rtl/>
        </w:rPr>
        <w:t xml:space="preserve"> שאחריות לאו טעות סופר</w:t>
      </w:r>
      <w:r w:rsidR="00E268F4">
        <w:rPr>
          <w:rStyle w:val="afffff0"/>
          <w:rFonts w:hint="cs"/>
          <w:spacing w:val="-2"/>
          <w:rtl/>
        </w:rPr>
        <w:t>,</w:t>
      </w:r>
    </w:p>
    <w:p w14:paraId="7DAD12DB" w14:textId="3BE97713" w:rsidR="00AB7D20" w:rsidRPr="00C54C7E" w:rsidRDefault="00AB7D20" w:rsidP="00640745">
      <w:pPr>
        <w:rPr>
          <w:rtl/>
        </w:rPr>
      </w:pPr>
      <w:r w:rsidRPr="00640745">
        <w:rPr>
          <w:rStyle w:val="affffe"/>
          <w:rFonts w:hint="cs"/>
          <w:rtl/>
        </w:rPr>
        <w:t xml:space="preserve">א. </w:t>
      </w:r>
      <w:r w:rsidR="00640745">
        <w:rPr>
          <w:rStyle w:val="affffe"/>
          <w:rFonts w:hint="cs"/>
          <w:rtl/>
        </w:rPr>
        <w:t>כר</w:t>
      </w:r>
      <w:r w:rsidR="002B7BCC">
        <w:rPr>
          <w:rStyle w:val="affffe"/>
          <w:rtl/>
        </w:rPr>
        <w:t>"</w:t>
      </w:r>
      <w:r w:rsidR="00640745">
        <w:rPr>
          <w:rStyle w:val="affffe"/>
          <w:rFonts w:hint="cs"/>
          <w:rtl/>
        </w:rPr>
        <w:t>י:</w:t>
      </w:r>
      <w:r w:rsidRPr="00C35A2C">
        <w:rPr>
          <w:rtl/>
        </w:rPr>
        <w:t xml:space="preserve"> </w:t>
      </w:r>
      <w:r w:rsidR="00287D14">
        <w:rPr>
          <w:rtl/>
        </w:rPr>
        <w:t>שם</w:t>
      </w:r>
      <w:r w:rsidRPr="00C35A2C">
        <w:rPr>
          <w:rtl/>
        </w:rPr>
        <w:t xml:space="preserve"> כתבה התקבלתי</w:t>
      </w:r>
      <w:r w:rsidR="00640745">
        <w:rPr>
          <w:rFonts w:hint="cs"/>
          <w:rtl/>
        </w:rPr>
        <w:t>,</w:t>
      </w:r>
      <w:r w:rsidRPr="00C35A2C">
        <w:rPr>
          <w:rtl/>
        </w:rPr>
        <w:t xml:space="preserve"> </w:t>
      </w:r>
      <w:r w:rsidR="00640745">
        <w:rPr>
          <w:rFonts w:hint="cs"/>
          <w:rtl/>
        </w:rPr>
        <w:t>ו</w:t>
      </w:r>
      <w:r w:rsidR="00287D14">
        <w:rPr>
          <w:rtl/>
        </w:rPr>
        <w:t>כאן</w:t>
      </w:r>
      <w:r w:rsidRPr="00C35A2C">
        <w:rPr>
          <w:rtl/>
        </w:rPr>
        <w:t xml:space="preserve"> לא כתבה התקבלתי.</w:t>
      </w:r>
    </w:p>
    <w:p w14:paraId="73B946C7" w14:textId="43905F3A" w:rsidR="00AB7D20" w:rsidRPr="00C35A2C" w:rsidRDefault="00AB7D20" w:rsidP="00640745">
      <w:pPr>
        <w:rPr>
          <w:rFonts w:cs="Guttman Vilna"/>
          <w:rtl/>
        </w:rPr>
      </w:pPr>
      <w:r w:rsidRPr="00640745">
        <w:rPr>
          <w:rStyle w:val="affffe"/>
          <w:rFonts w:hint="cs"/>
          <w:rtl/>
        </w:rPr>
        <w:t xml:space="preserve">ב. </w:t>
      </w:r>
      <w:r w:rsidR="00640745">
        <w:rPr>
          <w:rStyle w:val="affffe"/>
          <w:rFonts w:hint="cs"/>
          <w:rtl/>
        </w:rPr>
        <w:t>ר</w:t>
      </w:r>
      <w:r w:rsidR="002B7BCC">
        <w:rPr>
          <w:rStyle w:val="affffe"/>
          <w:rtl/>
        </w:rPr>
        <w:t>"</w:t>
      </w:r>
      <w:r w:rsidR="00640745">
        <w:rPr>
          <w:rStyle w:val="affffe"/>
          <w:rFonts w:hint="cs"/>
          <w:rtl/>
        </w:rPr>
        <w:t>מ:</w:t>
      </w:r>
      <w:r w:rsidRPr="00C35A2C">
        <w:rPr>
          <w:rtl/>
        </w:rPr>
        <w:t xml:space="preserve"> </w:t>
      </w:r>
      <w:r w:rsidR="00640745">
        <w:rPr>
          <w:rFonts w:hint="cs"/>
          <w:rtl/>
        </w:rPr>
        <w:t>ו</w:t>
      </w:r>
      <w:r w:rsidR="00BE7F75">
        <w:rPr>
          <w:rFonts w:hint="cs"/>
          <w:rtl/>
        </w:rPr>
        <w:t xml:space="preserve">דקתני </w:t>
      </w:r>
      <w:r w:rsidRPr="00C35A2C">
        <w:rPr>
          <w:rtl/>
        </w:rPr>
        <w:t xml:space="preserve">חייב </w:t>
      </w:r>
      <w:r w:rsidR="00BE7F75">
        <w:rPr>
          <w:rFonts w:hint="cs"/>
          <w:rtl/>
        </w:rPr>
        <w:t>-מ</w:t>
      </w:r>
      <w:r w:rsidRPr="00C35A2C">
        <w:rPr>
          <w:rFonts w:hint="cs"/>
          <w:rtl/>
        </w:rPr>
        <w:t>בני חורין</w:t>
      </w:r>
      <w:r w:rsidR="000A337F">
        <w:rPr>
          <w:rFonts w:cs="Guttman Vilna" w:hint="cs"/>
          <w:rtl/>
        </w:rPr>
        <w:t>,</w:t>
      </w:r>
    </w:p>
    <w:p w14:paraId="33989E8A" w14:textId="77777777" w:rsidR="00AB7D20" w:rsidRPr="00C54C7E" w:rsidRDefault="00AB7D20" w:rsidP="00C54C7E">
      <w:pPr>
        <w:pStyle w:val="afffd"/>
        <w:rPr>
          <w:rtl/>
        </w:rPr>
      </w:pPr>
      <w:ins w:id="9875" w:author="מספור קטעי משנה" w:date="2026-10-06T06:45:30Z">
        <w:r>
          <w:rPr>
            <w:rStyle w:val="MisparKeta"/>
          </w:rPr>
          <w:t xml:space="preserve">ב. </w:t>
        </w:r>
      </w:ins>
      <w:bookmarkStart w:id="367" w:name="_Toc119353151"/>
      <w:r w:rsidRPr="00C54C7E">
        <w:rPr>
          <w:rtl/>
        </w:rPr>
        <w:lastRenderedPageBreak/>
        <w:t>לא כתב לה אם תשתבאי אפרקינך ואותבינך לי לאינתו</w:t>
      </w:r>
      <w:bookmarkEnd w:id="367"/>
    </w:p>
    <w:p w14:paraId="0106EF66" w14:textId="791191CF" w:rsidR="00AB7D20" w:rsidRPr="00F71179" w:rsidRDefault="00AB7D20" w:rsidP="00AB7D20">
      <w:pPr>
        <w:rPr>
          <w:rFonts w:ascii="Fb Fontext" w:hAnsi="Fb Fontext"/>
          <w:spacing w:val="-4"/>
          <w:sz w:val="32"/>
          <w:rtl/>
        </w:rPr>
      </w:pPr>
      <w:r w:rsidRPr="005C5D57">
        <w:rPr>
          <w:rStyle w:val="affffe"/>
          <w:rtl/>
        </w:rPr>
        <w:t>אבוה דשמואל:</w:t>
      </w:r>
      <w:r w:rsidRPr="00F71179">
        <w:rPr>
          <w:rFonts w:ascii="Fb Fontext" w:hAnsi="Fb Fontext"/>
          <w:spacing w:val="-4"/>
          <w:sz w:val="32"/>
          <w:rtl/>
        </w:rPr>
        <w:t xml:space="preserve"> אשת ישראל </w:t>
      </w:r>
      <w:r w:rsidRPr="007B0D2A">
        <w:rPr>
          <w:rtl/>
        </w:rPr>
        <w:t xml:space="preserve">שנאנסה </w:t>
      </w:r>
      <w:r w:rsidRPr="00F71179">
        <w:rPr>
          <w:rFonts w:ascii="Fb Fontext" w:hAnsi="Fb Fontext"/>
          <w:spacing w:val="-4"/>
          <w:sz w:val="32"/>
          <w:rtl/>
        </w:rPr>
        <w:t>אסורה לבעלה, חיישי</w:t>
      </w:r>
      <w:r w:rsidRPr="00F71179">
        <w:rPr>
          <w:rFonts w:ascii="Fb Fontext" w:hAnsi="Fb Fontext" w:hint="cs"/>
          <w:spacing w:val="-4"/>
          <w:sz w:val="32"/>
          <w:rtl/>
        </w:rPr>
        <w:t>'</w:t>
      </w:r>
      <w:r w:rsidRPr="00F71179">
        <w:rPr>
          <w:rFonts w:ascii="Fb Fontext" w:hAnsi="Fb Fontext"/>
          <w:spacing w:val="-4"/>
          <w:sz w:val="32"/>
          <w:rtl/>
        </w:rPr>
        <w:t xml:space="preserve"> שמא תחלתה באונס וסופה ברצון.</w:t>
      </w:r>
    </w:p>
    <w:p w14:paraId="34867FA0" w14:textId="77777777" w:rsidR="007B0D2A" w:rsidRDefault="007B0D2A" w:rsidP="007B0D2A">
      <w:pPr>
        <w:rPr>
          <w:rFonts w:ascii="Fb Fontext" w:hAnsi="Fb Fontext"/>
          <w:sz w:val="32"/>
          <w:rtl/>
        </w:rPr>
      </w:pPr>
      <w:r w:rsidRPr="007B0D2A">
        <w:rPr>
          <w:rStyle w:val="affffe"/>
          <w:rFonts w:hint="cs"/>
          <w:rtl/>
        </w:rPr>
        <w:t>שאלו רב:</w:t>
      </w:r>
      <w:r w:rsidR="00AB7D20" w:rsidRPr="00C35A2C">
        <w:rPr>
          <w:rFonts w:ascii="Fb Fontext" w:hAnsi="Fb Fontext"/>
          <w:sz w:val="32"/>
          <w:rtl/>
        </w:rPr>
        <w:t xml:space="preserve"> </w:t>
      </w:r>
      <w:r>
        <w:rPr>
          <w:rFonts w:ascii="Fb Fontext" w:hAnsi="Fb Fontext" w:hint="cs"/>
          <w:sz w:val="32"/>
          <w:rtl/>
        </w:rPr>
        <w:t>ממתני דאם תשתבי אפדך ואשאך- שתק!</w:t>
      </w:r>
    </w:p>
    <w:p w14:paraId="5AF7164D" w14:textId="6FDA8D37" w:rsidR="00AB7D20" w:rsidRPr="00730169" w:rsidRDefault="007B0D2A" w:rsidP="007B0D2A">
      <w:pPr>
        <w:rPr>
          <w:rFonts w:ascii="Fb Fontext" w:hAnsi="Fb Fontext"/>
          <w:spacing w:val="-4"/>
          <w:sz w:val="32"/>
          <w:rtl/>
        </w:rPr>
      </w:pPr>
      <w:r w:rsidRPr="00730169">
        <w:rPr>
          <w:rStyle w:val="affffe"/>
          <w:rFonts w:hint="cs"/>
          <w:spacing w:val="-4"/>
          <w:rtl/>
        </w:rPr>
        <w:t>קרא עליו רב</w:t>
      </w:r>
      <w:r w:rsidR="00AB7D20" w:rsidRPr="00730169">
        <w:rPr>
          <w:rStyle w:val="affffe"/>
          <w:spacing w:val="-4"/>
          <w:rtl/>
        </w:rPr>
        <w:t>:</w:t>
      </w:r>
      <w:r w:rsidR="00AB7D20" w:rsidRPr="00730169">
        <w:rPr>
          <w:rStyle w:val="affffa"/>
          <w:spacing w:val="-4"/>
          <w:rtl/>
        </w:rPr>
        <w:t xml:space="preserve"> </w:t>
      </w:r>
      <w:r w:rsidR="00AB7D20" w:rsidRPr="00730169">
        <w:rPr>
          <w:rStyle w:val="affffa"/>
          <w:rFonts w:hint="cs"/>
          <w:spacing w:val="-4"/>
          <w:rtl/>
        </w:rPr>
        <w:t>'</w:t>
      </w:r>
      <w:r w:rsidR="00AB7D20" w:rsidRPr="00730169">
        <w:rPr>
          <w:rStyle w:val="affffa"/>
          <w:spacing w:val="-4"/>
          <w:rtl/>
        </w:rPr>
        <w:t>שרים עצרו במלים וכף ישימו לפיהם</w:t>
      </w:r>
      <w:r w:rsidR="00AB7D20" w:rsidRPr="00730169">
        <w:rPr>
          <w:rStyle w:val="affffa"/>
          <w:rFonts w:hint="cs"/>
          <w:spacing w:val="-4"/>
          <w:rtl/>
        </w:rPr>
        <w:t>'</w:t>
      </w:r>
      <w:r w:rsidR="00AB7D20" w:rsidRPr="00730169">
        <w:rPr>
          <w:rStyle w:val="affffa"/>
          <w:spacing w:val="-4"/>
          <w:rtl/>
        </w:rPr>
        <w:t>.</w:t>
      </w:r>
      <w:r w:rsidR="00AB7D20" w:rsidRPr="00730169">
        <w:rPr>
          <w:rFonts w:ascii="Fb Fontext" w:hAnsi="Fb Fontext" w:hint="cs"/>
          <w:spacing w:val="-4"/>
          <w:sz w:val="32"/>
          <w:rtl/>
        </w:rPr>
        <w:t xml:space="preserve"> </w:t>
      </w:r>
      <w:r w:rsidR="00AB7D20" w:rsidRPr="00730169">
        <w:rPr>
          <w:rStyle w:val="afffff0"/>
          <w:rFonts w:hint="cs"/>
          <w:spacing w:val="-4"/>
          <w:rtl/>
        </w:rPr>
        <w:t>שיכל לחלק ד</w:t>
      </w:r>
      <w:r w:rsidR="00AB7D20" w:rsidRPr="00730169">
        <w:rPr>
          <w:rStyle w:val="afffff0"/>
          <w:spacing w:val="-4"/>
          <w:rtl/>
        </w:rPr>
        <w:t>בשבויה הקילו.</w:t>
      </w:r>
    </w:p>
    <w:p w14:paraId="541F68D0" w14:textId="16375994" w:rsidR="00AB7D20" w:rsidRPr="00C35A2C" w:rsidRDefault="00AB7D20" w:rsidP="00AB7D20">
      <w:pPr>
        <w:rPr>
          <w:rFonts w:ascii="Fb Fontext" w:hAnsi="Fb Fontext" w:cs="Guttman Vilna"/>
          <w:b/>
          <w:bCs/>
          <w:rtl/>
        </w:rPr>
      </w:pPr>
      <w:r w:rsidRPr="007B0D2A">
        <w:rPr>
          <w:rStyle w:val="affffe"/>
          <w:rtl/>
        </w:rPr>
        <w:t>ולאבוה דשמואל</w:t>
      </w:r>
      <w:r w:rsidRPr="00C35A2C">
        <w:rPr>
          <w:rFonts w:ascii="Fb Fontext" w:hAnsi="Fb Fontext"/>
          <w:rtl/>
        </w:rPr>
        <w:t xml:space="preserve"> אונס </w:t>
      </w:r>
      <w:r w:rsidR="007B0D2A">
        <w:rPr>
          <w:rFonts w:ascii="Fb Fontext" w:hAnsi="Fb Fontext" w:hint="cs"/>
          <w:rtl/>
        </w:rPr>
        <w:t>שהתירה תורה כשהעידו שצו</w:t>
      </w:r>
      <w:r w:rsidR="00504788">
        <w:rPr>
          <w:rFonts w:ascii="Fb Fontext" w:hAnsi="Fb Fontext" w:hint="cs"/>
          <w:rtl/>
        </w:rPr>
        <w:t>ח</w:t>
      </w:r>
      <w:r w:rsidR="007B0D2A">
        <w:rPr>
          <w:rFonts w:ascii="Fb Fontext" w:hAnsi="Fb Fontext" w:hint="cs"/>
          <w:rtl/>
        </w:rPr>
        <w:t>ה מתחילה ועד סוף</w:t>
      </w:r>
      <w:r w:rsidRPr="00C35A2C">
        <w:rPr>
          <w:rFonts w:ascii="Fb Fontext" w:hAnsi="Fb Fontext"/>
          <w:rtl/>
        </w:rPr>
        <w:t>.</w:t>
      </w:r>
    </w:p>
    <w:p w14:paraId="5404E72D" w14:textId="11BE9896" w:rsidR="00AB7D20" w:rsidRPr="00C35A2C" w:rsidRDefault="007B0D2A" w:rsidP="00AB7D20">
      <w:pPr>
        <w:rPr>
          <w:rFonts w:ascii="Fb Fontext" w:hAnsi="Fb Fontext"/>
          <w:rtl/>
        </w:rPr>
      </w:pPr>
      <w:r>
        <w:rPr>
          <w:rStyle w:val="affffe"/>
          <w:rFonts w:hint="cs"/>
          <w:rtl/>
        </w:rPr>
        <w:t xml:space="preserve">וחלק על </w:t>
      </w:r>
      <w:r w:rsidR="00AB7D20" w:rsidRPr="007B0D2A">
        <w:rPr>
          <w:rStyle w:val="affffe"/>
          <w:rtl/>
        </w:rPr>
        <w:t>רבא:</w:t>
      </w:r>
      <w:r w:rsidR="00AB7D20" w:rsidRPr="00C35A2C">
        <w:rPr>
          <w:rFonts w:ascii="Fb Fontext" w:hAnsi="Fb Fontext"/>
          <w:sz w:val="32"/>
          <w:rtl/>
        </w:rPr>
        <w:t xml:space="preserve"> כל שתחלתה באונס וסוף ברצון, </w:t>
      </w:r>
      <w:r w:rsidR="00BD4EEB">
        <w:rPr>
          <w:rFonts w:ascii="Fb Fontext" w:hAnsi="Fb Fontext"/>
          <w:sz w:val="32"/>
          <w:rtl/>
        </w:rPr>
        <w:t>אף</w:t>
      </w:r>
      <w:r w:rsidR="00AB7D20" w:rsidRPr="00C35A2C">
        <w:rPr>
          <w:rFonts w:ascii="Fb Fontext" w:hAnsi="Fb Fontext"/>
          <w:sz w:val="32"/>
          <w:rtl/>
        </w:rPr>
        <w:t xml:space="preserve"> היא אומרת, </w:t>
      </w:r>
      <w:r w:rsidR="00AB7D20" w:rsidRPr="00730169">
        <w:rPr>
          <w:rFonts w:ascii="Fb Fontext" w:hAnsi="Fb Fontext"/>
          <w:spacing w:val="-6"/>
          <w:sz w:val="32"/>
          <w:rtl/>
        </w:rPr>
        <w:t>הניחו לו, שאלמלא נזקק לה היא שוכרתו</w:t>
      </w:r>
      <w:r w:rsidRPr="00730169">
        <w:rPr>
          <w:rFonts w:ascii="Fb Fontext" w:hAnsi="Fb Fontext" w:hint="cs"/>
          <w:spacing w:val="-6"/>
          <w:sz w:val="32"/>
          <w:rtl/>
        </w:rPr>
        <w:t>,-</w:t>
      </w:r>
      <w:r w:rsidR="00AB7D20" w:rsidRPr="00730169">
        <w:rPr>
          <w:rFonts w:ascii="Fb Fontext" w:hAnsi="Fb Fontext"/>
          <w:spacing w:val="-6"/>
          <w:sz w:val="32"/>
          <w:rtl/>
        </w:rPr>
        <w:t xml:space="preserve"> מותרת</w:t>
      </w:r>
      <w:r w:rsidRPr="00730169">
        <w:rPr>
          <w:rFonts w:ascii="Fb Fontext" w:hAnsi="Fb Fontext" w:hint="cs"/>
          <w:spacing w:val="-6"/>
          <w:sz w:val="32"/>
          <w:rtl/>
        </w:rPr>
        <w:t>,</w:t>
      </w:r>
      <w:r w:rsidR="00AB7D20" w:rsidRPr="00730169">
        <w:rPr>
          <w:rFonts w:ascii="Fb Fontext" w:hAnsi="Fb Fontext"/>
          <w:spacing w:val="-6"/>
          <w:sz w:val="32"/>
          <w:rtl/>
        </w:rPr>
        <w:t xml:space="preserve"> </w:t>
      </w:r>
      <w:r w:rsidR="00AB7D20" w:rsidRPr="00730169">
        <w:rPr>
          <w:rFonts w:ascii="Fb Fontext" w:hAnsi="Fb Fontext" w:hint="cs"/>
          <w:spacing w:val="-6"/>
          <w:sz w:val="32"/>
          <w:rtl/>
        </w:rPr>
        <w:t>ד</w:t>
      </w:r>
      <w:r w:rsidR="00AB7D20" w:rsidRPr="00730169">
        <w:rPr>
          <w:rFonts w:ascii="Fb Fontext" w:hAnsi="Fb Fontext"/>
          <w:spacing w:val="-6"/>
          <w:sz w:val="32"/>
          <w:rtl/>
        </w:rPr>
        <w:t>יצר אלבשה.</w:t>
      </w:r>
    </w:p>
    <w:p w14:paraId="5B258D9A" w14:textId="77777777" w:rsidR="00AB7D20" w:rsidRDefault="00AB7D20" w:rsidP="00AB7D20">
      <w:pPr>
        <w:rPr>
          <w:rFonts w:ascii="Fb Fontext" w:hAnsi="Fb Fontext"/>
          <w:rtl/>
        </w:rPr>
      </w:pPr>
      <w:r w:rsidRPr="007B0D2A">
        <w:rPr>
          <w:rStyle w:val="affffe"/>
          <w:rtl/>
        </w:rPr>
        <w:t>•</w:t>
      </w:r>
      <w:r w:rsidRPr="007B0D2A">
        <w:rPr>
          <w:rStyle w:val="affffe"/>
          <w:rFonts w:hint="cs"/>
          <w:rtl/>
        </w:rPr>
        <w:t xml:space="preserve"> ת</w:t>
      </w:r>
      <w:r w:rsidRPr="007B0D2A">
        <w:rPr>
          <w:rStyle w:val="affffe"/>
          <w:rtl/>
        </w:rPr>
        <w:t>"</w:t>
      </w:r>
      <w:r w:rsidRPr="007B0D2A">
        <w:rPr>
          <w:rStyle w:val="affffe"/>
          <w:rFonts w:hint="cs"/>
          <w:rtl/>
        </w:rPr>
        <w:t>כ דרבא</w:t>
      </w:r>
      <w:r w:rsidRPr="007B0D2A">
        <w:rPr>
          <w:rStyle w:val="affffe"/>
          <w:rtl/>
        </w:rPr>
        <w:t>:</w:t>
      </w:r>
      <w:r w:rsidRPr="00AD1A41">
        <w:rPr>
          <w:rStyle w:val="affffa"/>
          <w:rtl/>
        </w:rPr>
        <w:t xml:space="preserve"> </w:t>
      </w:r>
      <w:r w:rsidRPr="00AD1A41">
        <w:rPr>
          <w:rStyle w:val="affffa"/>
          <w:rFonts w:hint="cs"/>
          <w:rtl/>
        </w:rPr>
        <w:t>'</w:t>
      </w:r>
      <w:r w:rsidRPr="00AD1A41">
        <w:rPr>
          <w:rStyle w:val="affffa"/>
          <w:rtl/>
        </w:rPr>
        <w:t>והיא לא נתפשה</w:t>
      </w:r>
      <w:r w:rsidRPr="00AD1A41">
        <w:rPr>
          <w:rStyle w:val="affffa"/>
          <w:rFonts w:hint="cs"/>
          <w:rtl/>
        </w:rPr>
        <w:t>'</w:t>
      </w:r>
      <w:r w:rsidRPr="00AD1A41">
        <w:rPr>
          <w:rStyle w:val="affffa"/>
          <w:rtl/>
        </w:rPr>
        <w:t xml:space="preserve"> </w:t>
      </w:r>
      <w:r w:rsidRPr="00C35A2C">
        <w:rPr>
          <w:rFonts w:ascii="Fb Fontext" w:hAnsi="Fb Fontext"/>
          <w:rtl/>
        </w:rPr>
        <w:t>אסורה, הא נתפשה מותרת,</w:t>
      </w:r>
    </w:p>
    <w:p w14:paraId="4AB62822" w14:textId="6765A6D0" w:rsidR="00AB7D20" w:rsidRPr="00C35A2C" w:rsidRDefault="00AB7D20" w:rsidP="00AB7D20">
      <w:pPr>
        <w:rPr>
          <w:rFonts w:ascii="Fb Fontext" w:hAnsi="Fb Fontext" w:cs="Guttman Vilna"/>
          <w:b/>
          <w:bCs/>
          <w:rtl/>
        </w:rPr>
      </w:pPr>
      <w:r w:rsidRPr="00C35A2C">
        <w:rPr>
          <w:rFonts w:ascii="Fb Fontext" w:hAnsi="Fb Fontext"/>
          <w:rtl/>
        </w:rPr>
        <w:t>ויש לך אחרת שא</w:t>
      </w:r>
      <w:r w:rsidR="007B0D2A">
        <w:rPr>
          <w:rFonts w:ascii="Fb Fontext" w:hAnsi="Fb Fontext" w:hint="cs"/>
          <w:rtl/>
        </w:rPr>
        <w:t xml:space="preserve">ף </w:t>
      </w:r>
      <w:r w:rsidRPr="00C35A2C">
        <w:rPr>
          <w:rFonts w:ascii="Fb Fontext" w:hAnsi="Fb Fontext"/>
          <w:rtl/>
        </w:rPr>
        <w:t xml:space="preserve">שלא נתפשה </w:t>
      </w:r>
      <w:r w:rsidRPr="00CA108A">
        <w:rPr>
          <w:rFonts w:cs="PFT_Frank"/>
          <w:b/>
          <w:bCs/>
          <w:szCs w:val="14"/>
          <w:rtl/>
        </w:rPr>
        <w:t>מותרת,</w:t>
      </w:r>
      <w:r w:rsidRPr="00C35A2C">
        <w:rPr>
          <w:rFonts w:ascii="Fb Fontext" w:hAnsi="Fb Fontext"/>
          <w:rtl/>
        </w:rPr>
        <w:t xml:space="preserve"> </w:t>
      </w:r>
      <w:r w:rsidR="007B0D2A">
        <w:rPr>
          <w:rFonts w:ascii="Fb Fontext" w:hAnsi="Fb Fontext" w:hint="cs"/>
          <w:rtl/>
        </w:rPr>
        <w:t>-ז</w:t>
      </w:r>
      <w:r w:rsidRPr="00C35A2C">
        <w:rPr>
          <w:rFonts w:ascii="Fb Fontext" w:hAnsi="Fb Fontext"/>
          <w:rtl/>
        </w:rPr>
        <w:t>ו שתחלתה באונס וסופה ברצון.</w:t>
      </w:r>
    </w:p>
    <w:p w14:paraId="1765D7BA" w14:textId="630D9052" w:rsidR="00AB7D20" w:rsidRPr="00C35A2C" w:rsidRDefault="00AB7D20" w:rsidP="007B0D2A">
      <w:pPr>
        <w:rPr>
          <w:rFonts w:ascii="Fb Fontext" w:hAnsi="Fb Fontext" w:cs="Guttman Vilna"/>
          <w:b/>
          <w:bCs/>
          <w:rtl/>
        </w:rPr>
      </w:pPr>
      <w:r w:rsidRPr="007B0D2A">
        <w:rPr>
          <w:rStyle w:val="affffe"/>
          <w:rtl/>
        </w:rPr>
        <w:t>•</w:t>
      </w:r>
      <w:r w:rsidRPr="007B0D2A">
        <w:rPr>
          <w:rStyle w:val="affffe"/>
          <w:rFonts w:hint="cs"/>
          <w:rtl/>
        </w:rPr>
        <w:t xml:space="preserve"> </w:t>
      </w:r>
      <w:r w:rsidRPr="007B0D2A">
        <w:rPr>
          <w:rStyle w:val="affffe"/>
          <w:rtl/>
        </w:rPr>
        <w:t>תניא אידך:</w:t>
      </w:r>
      <w:r w:rsidR="007B0D2A">
        <w:rPr>
          <w:rFonts w:ascii="Fb Fontext" w:hAnsi="Fb Fontext" w:hint="cs"/>
          <w:rtl/>
        </w:rPr>
        <w:t xml:space="preserve"> </w:t>
      </w:r>
      <w:r w:rsidRPr="00C35A2C">
        <w:rPr>
          <w:rFonts w:ascii="Fb Fontext" w:hAnsi="Fb Fontext"/>
          <w:rtl/>
        </w:rPr>
        <w:t>ויש לך אחרת שא</w:t>
      </w:r>
      <w:r w:rsidR="007B0D2A">
        <w:rPr>
          <w:rFonts w:ascii="Fb Fontext" w:hAnsi="Fb Fontext" w:hint="cs"/>
          <w:rtl/>
        </w:rPr>
        <w:t xml:space="preserve">ף </w:t>
      </w:r>
      <w:r w:rsidRPr="00C35A2C">
        <w:rPr>
          <w:rFonts w:ascii="Fb Fontext" w:hAnsi="Fb Fontext"/>
          <w:rtl/>
        </w:rPr>
        <w:t xml:space="preserve">שנתפשה </w:t>
      </w:r>
      <w:r w:rsidRPr="00CA108A">
        <w:rPr>
          <w:rFonts w:cs="PFT_Frank"/>
          <w:b/>
          <w:bCs/>
          <w:szCs w:val="14"/>
          <w:rtl/>
        </w:rPr>
        <w:t xml:space="preserve">אסורה, </w:t>
      </w:r>
      <w:r w:rsidR="00A771CA">
        <w:rPr>
          <w:rFonts w:ascii="Fb Fontext" w:hAnsi="Fb Fontext" w:hint="cs"/>
          <w:rtl/>
        </w:rPr>
        <w:t>-</w:t>
      </w:r>
      <w:r w:rsidRPr="00C35A2C">
        <w:rPr>
          <w:rFonts w:ascii="Fb Fontext" w:hAnsi="Fb Fontext"/>
          <w:rtl/>
        </w:rPr>
        <w:t>זו אשת כהן.</w:t>
      </w:r>
    </w:p>
    <w:p w14:paraId="7593FC6F" w14:textId="4F29E938" w:rsidR="00AB7D20" w:rsidRDefault="00AB7D20" w:rsidP="00A771CA">
      <w:pPr>
        <w:rPr>
          <w:rFonts w:ascii="Fb Fontext" w:hAnsi="Fb Fontext"/>
          <w:rtl/>
        </w:rPr>
      </w:pPr>
      <w:r w:rsidRPr="00A771CA">
        <w:rPr>
          <w:rStyle w:val="affffe"/>
          <w:rFonts w:hint="cs"/>
          <w:rtl/>
        </w:rPr>
        <w:t>מרי</w:t>
      </w:r>
      <w:r w:rsidRPr="00A771CA">
        <w:rPr>
          <w:rStyle w:val="affffe"/>
          <w:rtl/>
        </w:rPr>
        <w:t>"</w:t>
      </w:r>
      <w:r w:rsidRPr="00A771CA">
        <w:rPr>
          <w:rStyle w:val="affffe"/>
          <w:rFonts w:hint="cs"/>
          <w:rtl/>
        </w:rPr>
        <w:t>ש</w:t>
      </w:r>
      <w:r w:rsidRPr="00A771CA">
        <w:rPr>
          <w:rStyle w:val="affffe"/>
          <w:rtl/>
        </w:rPr>
        <w:t>:</w:t>
      </w:r>
      <w:r w:rsidR="00A771CA">
        <w:rPr>
          <w:rFonts w:ascii="Fb Fontext" w:hAnsi="Fb Fontext" w:hint="cs"/>
          <w:rtl/>
        </w:rPr>
        <w:t xml:space="preserve"> </w:t>
      </w:r>
      <w:r w:rsidRPr="00C35A2C">
        <w:rPr>
          <w:rFonts w:ascii="Fb Fontext" w:hAnsi="Fb Fontext"/>
          <w:rtl/>
        </w:rPr>
        <w:t>ויש לה אחרת שא</w:t>
      </w:r>
      <w:r w:rsidR="00A771CA">
        <w:rPr>
          <w:rFonts w:ascii="Fb Fontext" w:hAnsi="Fb Fontext" w:hint="cs"/>
          <w:rtl/>
        </w:rPr>
        <w:t>ף</w:t>
      </w:r>
      <w:r w:rsidRPr="00C35A2C">
        <w:rPr>
          <w:rFonts w:ascii="Fb Fontext" w:hAnsi="Fb Fontext"/>
          <w:rtl/>
        </w:rPr>
        <w:t xml:space="preserve"> שלא נתפשה </w:t>
      </w:r>
      <w:r w:rsidRPr="00CA108A">
        <w:rPr>
          <w:rFonts w:cs="PFT_Frank"/>
          <w:b/>
          <w:bCs/>
          <w:szCs w:val="14"/>
          <w:rtl/>
        </w:rPr>
        <w:t>מותרת</w:t>
      </w:r>
      <w:r w:rsidRPr="00C35A2C">
        <w:rPr>
          <w:rFonts w:ascii="Fb Fontext" w:hAnsi="Fb Fontext"/>
          <w:rtl/>
        </w:rPr>
        <w:t xml:space="preserve"> </w:t>
      </w:r>
      <w:r w:rsidR="00A771CA">
        <w:rPr>
          <w:rFonts w:ascii="Fb Fontext" w:hAnsi="Fb Fontext" w:hint="cs"/>
          <w:rtl/>
        </w:rPr>
        <w:t>-</w:t>
      </w:r>
      <w:r w:rsidRPr="00C35A2C">
        <w:rPr>
          <w:rFonts w:ascii="Fb Fontext" w:hAnsi="Fb Fontext"/>
          <w:rtl/>
        </w:rPr>
        <w:t xml:space="preserve"> קדושי טעות,</w:t>
      </w:r>
    </w:p>
    <w:p w14:paraId="49482D67" w14:textId="3C484F7B" w:rsidR="00AB7D20" w:rsidRPr="00C35A2C" w:rsidRDefault="00AB7D20" w:rsidP="005F7EFF">
      <w:pPr>
        <w:ind w:left="453" w:firstLine="57"/>
        <w:rPr>
          <w:rFonts w:ascii="Fb Fontext" w:hAnsi="Fb Fontext" w:cs="Guttman Vilna"/>
          <w:b/>
          <w:bCs/>
          <w:sz w:val="32"/>
          <w:rtl/>
        </w:rPr>
      </w:pPr>
      <w:r w:rsidRPr="00C35A2C">
        <w:rPr>
          <w:rFonts w:ascii="Fb Fontext" w:hAnsi="Fb Fontext"/>
          <w:sz w:val="32"/>
          <w:rtl/>
        </w:rPr>
        <w:t>ש</w:t>
      </w:r>
      <w:r w:rsidR="00BD4EEB">
        <w:rPr>
          <w:rFonts w:ascii="Fb Fontext" w:hAnsi="Fb Fontext"/>
          <w:sz w:val="32"/>
          <w:rtl/>
        </w:rPr>
        <w:t>אף</w:t>
      </w:r>
      <w:r w:rsidRPr="00C35A2C">
        <w:rPr>
          <w:rFonts w:ascii="Fb Fontext" w:hAnsi="Fb Fontext"/>
          <w:sz w:val="32"/>
          <w:rtl/>
        </w:rPr>
        <w:t xml:space="preserve"> בנה מורכב על כתיפה - ממאנת והולכת</w:t>
      </w:r>
      <w:r w:rsidR="005F7EFF">
        <w:rPr>
          <w:rFonts w:ascii="Fb Fontext" w:hAnsi="Fb Fontext" w:hint="cs"/>
          <w:sz w:val="32"/>
          <w:rtl/>
        </w:rPr>
        <w:t>.</w:t>
      </w:r>
    </w:p>
    <w:p w14:paraId="32279FF6" w14:textId="77777777" w:rsidR="00E268F4" w:rsidRPr="008C28D0" w:rsidRDefault="00AB7D20" w:rsidP="00F1680A">
      <w:pPr>
        <w:pStyle w:val="affffb"/>
        <w:rPr>
          <w:spacing w:val="0"/>
          <w:rtl/>
        </w:rPr>
      </w:pPr>
      <w:bookmarkStart w:id="368" w:name="_Toc119353152"/>
      <w:r w:rsidRPr="008C28D0">
        <w:rPr>
          <w:rStyle w:val="affffe"/>
          <w:rFonts w:hint="cs"/>
          <w:spacing w:val="0"/>
          <w:rtl/>
        </w:rPr>
        <w:t>ר</w:t>
      </w:r>
      <w:r w:rsidRPr="008C28D0">
        <w:rPr>
          <w:rStyle w:val="affffe"/>
          <w:spacing w:val="0"/>
          <w:rtl/>
        </w:rPr>
        <w:t>"</w:t>
      </w:r>
      <w:r w:rsidRPr="008C28D0">
        <w:rPr>
          <w:rStyle w:val="affffe"/>
          <w:rFonts w:hint="cs"/>
          <w:spacing w:val="0"/>
          <w:rtl/>
        </w:rPr>
        <w:t>י</w:t>
      </w:r>
      <w:r w:rsidRPr="008C28D0">
        <w:rPr>
          <w:rStyle w:val="affffe"/>
          <w:spacing w:val="0"/>
          <w:rtl/>
        </w:rPr>
        <w:t>:</w:t>
      </w:r>
      <w:r w:rsidRPr="008C28D0">
        <w:rPr>
          <w:spacing w:val="0"/>
          <w:rtl/>
        </w:rPr>
        <w:t xml:space="preserve"> </w:t>
      </w:r>
      <w:r w:rsidRPr="008C28D0">
        <w:rPr>
          <w:rFonts w:hint="cs"/>
          <w:spacing w:val="0"/>
          <w:szCs w:val="14"/>
          <w:rtl/>
        </w:rPr>
        <w:t>נשים שגנבום ליסטים</w:t>
      </w:r>
      <w:r w:rsidRPr="008C28D0">
        <w:rPr>
          <w:rFonts w:hint="cs"/>
          <w:spacing w:val="0"/>
          <w:rtl/>
        </w:rPr>
        <w:t xml:space="preserve"> מותרות לבעליהן</w:t>
      </w:r>
      <w:r w:rsidR="00E268F4" w:rsidRPr="008C28D0">
        <w:rPr>
          <w:rFonts w:hint="cs"/>
          <w:spacing w:val="0"/>
          <w:rtl/>
        </w:rPr>
        <w:t>,</w:t>
      </w:r>
      <w:bookmarkEnd w:id="368"/>
    </w:p>
    <w:p w14:paraId="0D738B83" w14:textId="748F2266" w:rsidR="00AB7D20" w:rsidRPr="00F5539C" w:rsidRDefault="00AB7D20" w:rsidP="00504788">
      <w:pPr>
        <w:pStyle w:val="afffff"/>
        <w:rPr>
          <w:rtl/>
        </w:rPr>
      </w:pPr>
      <w:r w:rsidRPr="00F5539C">
        <w:rPr>
          <w:rFonts w:hint="cs"/>
          <w:rtl/>
        </w:rPr>
        <w:t xml:space="preserve">ומה שמביאות להם לחם </w:t>
      </w:r>
      <w:r w:rsidR="005F7EFF">
        <w:rPr>
          <w:rFonts w:hint="cs"/>
          <w:rtl/>
        </w:rPr>
        <w:t xml:space="preserve">ואף חיצים במלחמה </w:t>
      </w:r>
      <w:r w:rsidRPr="00F5539C">
        <w:rPr>
          <w:rFonts w:hint="cs"/>
          <w:rtl/>
        </w:rPr>
        <w:t xml:space="preserve">הוא רק </w:t>
      </w:r>
      <w:r w:rsidRPr="00B31C92">
        <w:rPr>
          <w:rFonts w:cs="PFT_Frank" w:hint="cs"/>
          <w:b/>
          <w:bCs/>
          <w:szCs w:val="10"/>
          <w:rtl/>
        </w:rPr>
        <w:t>מיראתן</w:t>
      </w:r>
    </w:p>
    <w:p w14:paraId="57F3BD1E" w14:textId="0878D5D7" w:rsidR="00AB7D20" w:rsidRDefault="00AB7D20" w:rsidP="005F7EFF">
      <w:pPr>
        <w:pStyle w:val="afffff"/>
        <w:rPr>
          <w:rtl/>
        </w:rPr>
      </w:pPr>
      <w:r w:rsidRPr="00C35A2C">
        <w:rPr>
          <w:rFonts w:hint="cs"/>
          <w:rtl/>
        </w:rPr>
        <w:t>ודאי דאם עזבום הגנבים ללכת לבעליהם</w:t>
      </w:r>
      <w:r w:rsidR="005F7EFF">
        <w:rPr>
          <w:rFonts w:hint="cs"/>
          <w:rtl/>
        </w:rPr>
        <w:t>,</w:t>
      </w:r>
      <w:r w:rsidRPr="00C35A2C">
        <w:rPr>
          <w:rFonts w:hint="cs"/>
          <w:rtl/>
        </w:rPr>
        <w:t xml:space="preserve"> ומעצמן חוזרות לגנבים אסורות</w:t>
      </w:r>
    </w:p>
    <w:p w14:paraId="3CAB142C" w14:textId="563EE346" w:rsidR="00AB7D20" w:rsidRPr="00CB0F78" w:rsidRDefault="00AB7D20" w:rsidP="00AB7D20">
      <w:pPr>
        <w:rPr>
          <w:rFonts w:ascii="Fb Fontext" w:hAnsi="Fb Fontext"/>
          <w:spacing w:val="-4"/>
          <w:rtl/>
        </w:rPr>
      </w:pPr>
      <w:bookmarkStart w:id="369" w:name="_Toc119353153"/>
      <w:r w:rsidRPr="00CB0F78">
        <w:rPr>
          <w:rStyle w:val="affffc"/>
          <w:spacing w:val="-4"/>
          <w:rtl/>
        </w:rPr>
        <w:t>שבויי מלכות</w:t>
      </w:r>
      <w:bookmarkEnd w:id="369"/>
      <w:r w:rsidRPr="00CB0F78">
        <w:rPr>
          <w:rFonts w:ascii="Fb Fontext" w:hAnsi="Fb Fontext" w:cs="PFT_Frank"/>
          <w:b/>
          <w:bCs/>
          <w:spacing w:val="-4"/>
          <w:sz w:val="32"/>
          <w:szCs w:val="14"/>
          <w:rtl/>
        </w:rPr>
        <w:t xml:space="preserve"> </w:t>
      </w:r>
      <w:r w:rsidRPr="00CB0F78">
        <w:rPr>
          <w:rFonts w:ascii="Fb Fontext" w:hAnsi="Fb Fontext"/>
          <w:spacing w:val="-4"/>
          <w:sz w:val="32"/>
          <w:rtl/>
        </w:rPr>
        <w:t>- כשבויין, גנובי ליסטות - אינן כשבויין.</w:t>
      </w:r>
      <w:r w:rsidR="00CB0F78" w:rsidRPr="00CB0F78">
        <w:rPr>
          <w:rFonts w:ascii="Fb Fontext" w:hAnsi="Fb Fontext" w:hint="cs"/>
          <w:spacing w:val="-4"/>
          <w:rtl/>
        </w:rPr>
        <w:t xml:space="preserve"> ותני להיפך</w:t>
      </w:r>
    </w:p>
    <w:p w14:paraId="2D0E345F" w14:textId="7ADFA981" w:rsidR="00AB7D20" w:rsidRPr="00730169" w:rsidRDefault="00AB7D20" w:rsidP="00AB7D20">
      <w:pPr>
        <w:rPr>
          <w:rFonts w:ascii="Fb Fontext" w:hAnsi="Fb Fontext"/>
          <w:spacing w:val="-6"/>
          <w:rtl/>
        </w:rPr>
      </w:pPr>
      <w:r w:rsidRPr="00730169">
        <w:rPr>
          <w:rFonts w:ascii="Fb Fontext" w:hAnsi="Fb Fontext"/>
          <w:spacing w:val="-6"/>
          <w:rtl/>
        </w:rPr>
        <w:t xml:space="preserve">הא במלכות אחשורוש </w:t>
      </w:r>
      <w:r w:rsidRPr="00730169">
        <w:rPr>
          <w:rStyle w:val="afffff0"/>
          <w:rFonts w:hint="cs"/>
          <w:spacing w:val="-6"/>
          <w:rtl/>
        </w:rPr>
        <w:t>[כשבויין דיודעת שלא ישאנה]</w:t>
      </w:r>
      <w:r w:rsidRPr="00730169">
        <w:rPr>
          <w:rStyle w:val="afffff0"/>
          <w:spacing w:val="-6"/>
          <w:rtl/>
        </w:rPr>
        <w:t>,</w:t>
      </w:r>
      <w:r w:rsidRPr="00730169">
        <w:rPr>
          <w:rFonts w:ascii="Fb Fontext" w:hAnsi="Fb Fontext"/>
          <w:spacing w:val="-6"/>
          <w:rtl/>
        </w:rPr>
        <w:t xml:space="preserve"> הא במלכות בן נצר.</w:t>
      </w:r>
    </w:p>
    <w:p w14:paraId="14FBFE2D" w14:textId="65FC97D9" w:rsidR="00AB7D20" w:rsidRPr="00C35A2C" w:rsidRDefault="00AB7D20" w:rsidP="00AB7D20">
      <w:pPr>
        <w:rPr>
          <w:rFonts w:ascii="Fb Fontext" w:hAnsi="Fb Fontext"/>
          <w:rtl/>
        </w:rPr>
      </w:pPr>
      <w:r w:rsidRPr="00C35A2C">
        <w:rPr>
          <w:rFonts w:ascii="Fb Fontext" w:hAnsi="Fb Fontext"/>
          <w:rtl/>
        </w:rPr>
        <w:t xml:space="preserve">הא בבן נצר </w:t>
      </w:r>
      <w:r w:rsidRPr="00756F87">
        <w:rPr>
          <w:rStyle w:val="afffff0"/>
          <w:rFonts w:hint="cs"/>
          <w:rtl/>
        </w:rPr>
        <w:t>[דאסורות דרוצה שישאנה]</w:t>
      </w:r>
      <w:r w:rsidRPr="00756F87">
        <w:rPr>
          <w:rStyle w:val="afffff0"/>
          <w:rtl/>
        </w:rPr>
        <w:t>,</w:t>
      </w:r>
      <w:r w:rsidRPr="00C35A2C">
        <w:rPr>
          <w:rFonts w:ascii="Fb Fontext" w:hAnsi="Fb Fontext"/>
          <w:rtl/>
        </w:rPr>
        <w:t xml:space="preserve"> הא בליסטים דעלמא.</w:t>
      </w:r>
    </w:p>
    <w:p w14:paraId="5AADA7F6" w14:textId="317EE8B4" w:rsidR="00AB7D20" w:rsidRDefault="00AB7D20" w:rsidP="00E34A98">
      <w:pPr>
        <w:rPr>
          <w:rtl/>
        </w:rPr>
      </w:pPr>
      <w:r w:rsidRPr="00730169">
        <w:rPr>
          <w:rFonts w:ascii="Fb Fontext" w:hAnsi="Fb Fontext"/>
          <w:spacing w:val="-4"/>
          <w:rtl/>
        </w:rPr>
        <w:t>ובן נצר</w:t>
      </w:r>
      <w:r w:rsidRPr="00730169">
        <w:rPr>
          <w:rFonts w:ascii="Fb Fontext" w:hAnsi="Fb Fontext" w:hint="cs"/>
          <w:spacing w:val="-4"/>
          <w:rtl/>
        </w:rPr>
        <w:t>-</w:t>
      </w:r>
      <w:r w:rsidRPr="00730169">
        <w:rPr>
          <w:rFonts w:ascii="Fb Fontext" w:hAnsi="Fb Fontext"/>
          <w:spacing w:val="-4"/>
          <w:rtl/>
        </w:rPr>
        <w:t xml:space="preserve"> גבי אחשורוש לסטים הוא, גבי לסטים דעלמא מלך הוא.</w:t>
      </w:r>
    </w:p>
    <w:p w14:paraId="531169B3" w14:textId="77777777" w:rsidR="00AB7D20" w:rsidRPr="00C35A2C" w:rsidRDefault="00AB7D20" w:rsidP="00E26091">
      <w:pPr>
        <w:pStyle w:val="afff"/>
        <w:framePr w:wrap="around"/>
        <w:rPr>
          <w:rtl/>
        </w:rPr>
      </w:pPr>
      <w:bookmarkStart w:id="370" w:name="_Toc119353154"/>
      <w:r w:rsidRPr="00C35A2C">
        <w:rPr>
          <w:rFonts w:hint="cs"/>
          <w:rtl/>
        </w:rPr>
        <w:t>נב.</w:t>
      </w:r>
      <w:bookmarkEnd w:id="370"/>
    </w:p>
    <w:p w14:paraId="5E10CFFE" w14:textId="7BBC9CB6" w:rsidR="00AB7D20" w:rsidRPr="00C54C7E" w:rsidRDefault="00AB7D20" w:rsidP="00C54C7E">
      <w:pPr>
        <w:pStyle w:val="afffd"/>
        <w:rPr>
          <w:rtl/>
        </w:rPr>
      </w:pPr>
      <w:ins w:id="9876" w:author="מספור קטעי משנה" w:date="2026-10-06T06:45:30Z">
        <w:r>
          <w:rPr>
            <w:rStyle w:val="MisparKeta"/>
          </w:rPr>
          <w:t xml:space="preserve">ב. </w:t>
        </w:r>
      </w:ins>
      <w:bookmarkStart w:id="371" w:name="_Toc119353155"/>
      <w:r w:rsidRPr="00C54C7E">
        <w:rPr>
          <w:rtl/>
        </w:rPr>
        <w:t>ובכהנת א</w:t>
      </w:r>
      <w:r w:rsidR="00504788">
        <w:rPr>
          <w:rFonts w:hint="cs"/>
          <w:rtl/>
        </w:rPr>
        <w:t>חזירך</w:t>
      </w:r>
      <w:r w:rsidRPr="00C54C7E">
        <w:rPr>
          <w:rtl/>
        </w:rPr>
        <w:t xml:space="preserve"> למדינתך - חייב, שהוא תנאי בית דין.</w:t>
      </w:r>
      <w:bookmarkEnd w:id="371"/>
    </w:p>
    <w:p w14:paraId="4608268E" w14:textId="503869D4" w:rsidR="00AB7D20" w:rsidRPr="00C35A2C" w:rsidRDefault="00AB7D20" w:rsidP="00AB7D20">
      <w:pPr>
        <w:rPr>
          <w:rFonts w:ascii="Fb Fontext" w:hAnsi="Fb Fontext" w:cs="Guttman Vilna"/>
          <w:b/>
          <w:bCs/>
          <w:sz w:val="32"/>
          <w:rtl/>
        </w:rPr>
      </w:pPr>
      <w:r w:rsidRPr="00504788">
        <w:rPr>
          <w:rStyle w:val="affffe"/>
          <w:rtl/>
        </w:rPr>
        <w:t xml:space="preserve">אביי: </w:t>
      </w:r>
      <w:r w:rsidRPr="00CA108A">
        <w:rPr>
          <w:rFonts w:cs="PFT_Frank"/>
          <w:b/>
          <w:bCs/>
          <w:szCs w:val="14"/>
          <w:rtl/>
        </w:rPr>
        <w:t>אלמנה לכ"ג</w:t>
      </w:r>
      <w:r w:rsidRPr="00C35A2C">
        <w:rPr>
          <w:rFonts w:ascii="Fb Fontext" w:hAnsi="Fb Fontext"/>
          <w:sz w:val="32"/>
          <w:rtl/>
        </w:rPr>
        <w:t xml:space="preserve"> חייב לפדותה, </w:t>
      </w:r>
      <w:r w:rsidRPr="00504788">
        <w:rPr>
          <w:rFonts w:hint="cs"/>
          <w:rtl/>
        </w:rPr>
        <w:t>'</w:t>
      </w:r>
      <w:r w:rsidRPr="00504788">
        <w:rPr>
          <w:rtl/>
        </w:rPr>
        <w:t>ובכהנת אהדרינך למדינתך</w:t>
      </w:r>
      <w:r w:rsidRPr="00504788">
        <w:rPr>
          <w:rFonts w:hint="cs"/>
          <w:rtl/>
        </w:rPr>
        <w:t>'</w:t>
      </w:r>
      <w:r w:rsidRPr="00504788">
        <w:rPr>
          <w:rtl/>
        </w:rPr>
        <w:t>.</w:t>
      </w:r>
    </w:p>
    <w:p w14:paraId="41BBE2EA" w14:textId="31DE5A1E" w:rsidR="00AB7D20" w:rsidRPr="00C35A2C" w:rsidRDefault="00AB7D20" w:rsidP="00AB7D20">
      <w:pPr>
        <w:rPr>
          <w:rFonts w:ascii="Fb Fontext" w:hAnsi="Fb Fontext" w:cs="Guttman Vilna"/>
          <w:b/>
          <w:bCs/>
          <w:sz w:val="32"/>
          <w:rtl/>
        </w:rPr>
      </w:pPr>
      <w:r w:rsidRPr="00CA108A">
        <w:rPr>
          <w:rFonts w:ascii="Fb Fontext" w:hAnsi="Fb Fontext" w:cs="PFT_Frank"/>
          <w:b/>
          <w:bCs/>
          <w:sz w:val="32"/>
          <w:szCs w:val="14"/>
          <w:rtl/>
        </w:rPr>
        <w:lastRenderedPageBreak/>
        <w:t>ממזרת ונתינה לישראל</w:t>
      </w:r>
      <w:r w:rsidRPr="00C35A2C">
        <w:rPr>
          <w:rFonts w:ascii="Fb Fontext" w:hAnsi="Fb Fontext"/>
          <w:sz w:val="32"/>
          <w:rtl/>
        </w:rPr>
        <w:t xml:space="preserve"> אינו חייב לפדותה, </w:t>
      </w:r>
      <w:r w:rsidR="00504788">
        <w:rPr>
          <w:rFonts w:ascii="Fb Fontext" w:hAnsi="Fb Fontext" w:hint="cs"/>
          <w:sz w:val="32"/>
          <w:rtl/>
        </w:rPr>
        <w:t>דלאו ואשאך לאשה</w:t>
      </w:r>
    </w:p>
    <w:p w14:paraId="5FFCEFDE" w14:textId="66D21416" w:rsidR="00AB7D20" w:rsidRPr="00F5539C" w:rsidRDefault="00AB7D20" w:rsidP="00AB7D20">
      <w:pPr>
        <w:rPr>
          <w:rFonts w:ascii="Fb Fontext" w:hAnsi="Fb Fontext" w:cs="Guttman Vilna"/>
          <w:b/>
          <w:bCs/>
          <w:spacing w:val="-2"/>
          <w:rtl/>
        </w:rPr>
      </w:pPr>
      <w:r w:rsidRPr="00962151">
        <w:rPr>
          <w:rStyle w:val="affffe"/>
          <w:rtl/>
        </w:rPr>
        <w:t>רבא:</w:t>
      </w:r>
      <w:r w:rsidRPr="00F5539C">
        <w:rPr>
          <w:rFonts w:ascii="Fb Fontext" w:hAnsi="Fb Fontext"/>
          <w:spacing w:val="-2"/>
          <w:rtl/>
        </w:rPr>
        <w:t xml:space="preserve"> </w:t>
      </w:r>
      <w:r w:rsidRPr="00962151">
        <w:rPr>
          <w:rtl/>
        </w:rPr>
        <w:t xml:space="preserve">כל </w:t>
      </w:r>
      <w:r w:rsidRPr="00CA108A">
        <w:rPr>
          <w:rFonts w:cs="PFT_Frank"/>
          <w:b/>
          <w:bCs/>
          <w:szCs w:val="14"/>
          <w:rtl/>
        </w:rPr>
        <w:t>שאיסור שבייה</w:t>
      </w:r>
      <w:r w:rsidRPr="00F5539C">
        <w:rPr>
          <w:rFonts w:ascii="Fb Fontext" w:hAnsi="Fb Fontext"/>
          <w:spacing w:val="-2"/>
          <w:rtl/>
        </w:rPr>
        <w:t xml:space="preserve"> גורם לה חייב לפדותה, </w:t>
      </w:r>
      <w:r w:rsidRPr="00CA108A">
        <w:rPr>
          <w:rFonts w:cs="PFT_Frank"/>
          <w:b/>
          <w:bCs/>
          <w:szCs w:val="14"/>
          <w:rtl/>
        </w:rPr>
        <w:t>איסור דבר אחר</w:t>
      </w:r>
      <w:r w:rsidRPr="00F5539C">
        <w:rPr>
          <w:rFonts w:ascii="Fb Fontext" w:hAnsi="Fb Fontext"/>
          <w:spacing w:val="-2"/>
          <w:rtl/>
        </w:rPr>
        <w:t xml:space="preserve"> גורם לה - אינו חייב לפדותה.</w:t>
      </w:r>
    </w:p>
    <w:p w14:paraId="058AEEB8" w14:textId="3838FB45" w:rsidR="00AB7D20" w:rsidRPr="00730169" w:rsidRDefault="00AB7D20" w:rsidP="00AB7D20">
      <w:pPr>
        <w:rPr>
          <w:rFonts w:ascii="Fb Fontext" w:hAnsi="Fb Fontext"/>
          <w:spacing w:val="-2"/>
          <w:sz w:val="32"/>
          <w:rtl/>
        </w:rPr>
      </w:pPr>
      <w:r w:rsidRPr="00730169">
        <w:rPr>
          <w:rStyle w:val="affffe"/>
          <w:rtl/>
        </w:rPr>
        <w:t>לימא כתנאי:</w:t>
      </w:r>
      <w:r w:rsidRPr="00730169">
        <w:rPr>
          <w:rFonts w:ascii="Fb Fontext" w:hAnsi="Fb Fontext"/>
          <w:spacing w:val="-2"/>
          <w:sz w:val="32"/>
          <w:rtl/>
        </w:rPr>
        <w:t xml:space="preserve"> המדיר אשתו ונשבית, </w:t>
      </w:r>
      <w:r w:rsidRPr="00730169">
        <w:rPr>
          <w:rStyle w:val="affffe"/>
          <w:rFonts w:hint="cs"/>
          <w:rtl/>
        </w:rPr>
        <w:t>לר</w:t>
      </w:r>
      <w:r w:rsidRPr="00730169">
        <w:rPr>
          <w:rStyle w:val="affffe"/>
          <w:rtl/>
        </w:rPr>
        <w:t>"</w:t>
      </w:r>
      <w:r w:rsidRPr="00730169">
        <w:rPr>
          <w:rStyle w:val="affffe"/>
          <w:rFonts w:hint="cs"/>
          <w:rtl/>
        </w:rPr>
        <w:t>א</w:t>
      </w:r>
      <w:r w:rsidRPr="00730169">
        <w:rPr>
          <w:rStyle w:val="affffe"/>
          <w:rtl/>
        </w:rPr>
        <w:t xml:space="preserve">: </w:t>
      </w:r>
      <w:r w:rsidRPr="00730169">
        <w:rPr>
          <w:rFonts w:ascii="Fb Fontext" w:hAnsi="Fb Fontext"/>
          <w:spacing w:val="-2"/>
          <w:sz w:val="32"/>
          <w:rtl/>
        </w:rPr>
        <w:t>פודה ונותן לה כתובתה,</w:t>
      </w:r>
    </w:p>
    <w:p w14:paraId="3DF4BEDE" w14:textId="77777777" w:rsidR="00AB7D20" w:rsidRPr="00C35A2C" w:rsidRDefault="00AB7D20" w:rsidP="00AB7D20">
      <w:pPr>
        <w:rPr>
          <w:rFonts w:ascii="Fb Fontext" w:hAnsi="Fb Fontext" w:cs="Guttman Vilna"/>
          <w:b/>
          <w:bCs/>
          <w:rtl/>
        </w:rPr>
      </w:pPr>
      <w:r w:rsidRPr="00962151">
        <w:rPr>
          <w:rStyle w:val="affffe"/>
          <w:rtl/>
        </w:rPr>
        <w:t xml:space="preserve">רבי יהושע: </w:t>
      </w:r>
      <w:r w:rsidRPr="00C35A2C">
        <w:rPr>
          <w:rFonts w:ascii="Fb Fontext" w:hAnsi="Fb Fontext"/>
          <w:rtl/>
        </w:rPr>
        <w:t>נותן לה כתובתה ואינו פודה.</w:t>
      </w:r>
    </w:p>
    <w:p w14:paraId="6A8D0389" w14:textId="00A045FC" w:rsidR="00AB7D20" w:rsidRPr="00C35A2C" w:rsidRDefault="00962151" w:rsidP="00962151">
      <w:pPr>
        <w:rPr>
          <w:rFonts w:cs="Guttman Vilna"/>
          <w:b/>
          <w:bCs/>
          <w:rtl/>
        </w:rPr>
      </w:pPr>
      <w:r>
        <w:rPr>
          <w:rStyle w:val="affffe"/>
          <w:rFonts w:hint="cs"/>
          <w:rtl/>
        </w:rPr>
        <w:t>וע</w:t>
      </w:r>
      <w:r w:rsidR="002B7BCC">
        <w:rPr>
          <w:rStyle w:val="affffe"/>
          <w:rtl/>
        </w:rPr>
        <w:t>"</w:t>
      </w:r>
      <w:r>
        <w:rPr>
          <w:rStyle w:val="affffe"/>
          <w:rFonts w:hint="cs"/>
          <w:rtl/>
        </w:rPr>
        <w:t xml:space="preserve">ז שאל </w:t>
      </w:r>
      <w:r w:rsidR="00AB7D20" w:rsidRPr="00962151">
        <w:rPr>
          <w:rStyle w:val="affffe"/>
          <w:rFonts w:hint="cs"/>
          <w:rtl/>
        </w:rPr>
        <w:t>ר</w:t>
      </w:r>
      <w:r w:rsidR="00AB7D20" w:rsidRPr="00962151">
        <w:rPr>
          <w:rStyle w:val="affffe"/>
          <w:rtl/>
        </w:rPr>
        <w:t>"</w:t>
      </w:r>
      <w:r w:rsidR="00AB7D20" w:rsidRPr="00962151">
        <w:rPr>
          <w:rStyle w:val="affffe"/>
          <w:rFonts w:hint="cs"/>
          <w:rtl/>
        </w:rPr>
        <w:t>נ</w:t>
      </w:r>
      <w:r w:rsidR="00AB7D20" w:rsidRPr="00962151">
        <w:rPr>
          <w:rStyle w:val="affffe"/>
          <w:rtl/>
        </w:rPr>
        <w:t xml:space="preserve"> </w:t>
      </w:r>
      <w:r>
        <w:rPr>
          <w:rStyle w:val="affffe"/>
          <w:rFonts w:hint="cs"/>
          <w:rtl/>
        </w:rPr>
        <w:t>ל</w:t>
      </w:r>
      <w:r w:rsidR="00AB7D20" w:rsidRPr="00962151">
        <w:rPr>
          <w:rStyle w:val="affffe"/>
          <w:rtl/>
        </w:rPr>
        <w:t xml:space="preserve">סומכוס: </w:t>
      </w:r>
      <w:r w:rsidR="00AB7D20" w:rsidRPr="00C35A2C">
        <w:rPr>
          <w:rFonts w:ascii="Fb Fontext" w:hAnsi="Fb Fontext"/>
          <w:sz w:val="32"/>
          <w:rtl/>
        </w:rPr>
        <w:t xml:space="preserve">כשהדירה ולבסוף נשבית, </w:t>
      </w:r>
      <w:r w:rsidR="00AB7D20" w:rsidRPr="00F5539C">
        <w:rPr>
          <w:rFonts w:ascii="Fb Fontext" w:hAnsi="Fb Fontext"/>
          <w:spacing w:val="-2"/>
          <w:sz w:val="32"/>
          <w:rtl/>
        </w:rPr>
        <w:t>או בנשבית ולבסוף הדירה?</w:t>
      </w:r>
      <w:r w:rsidR="00AB7D20" w:rsidRPr="00962151">
        <w:rPr>
          <w:rStyle w:val="affffe"/>
          <w:rtl/>
        </w:rPr>
        <w:t xml:space="preserve"> וא</w:t>
      </w:r>
      <w:r>
        <w:rPr>
          <w:rStyle w:val="affffe"/>
          <w:rFonts w:hint="cs"/>
          <w:rtl/>
        </w:rPr>
        <w:t>"ל</w:t>
      </w:r>
      <w:r w:rsidR="00AB7D20" w:rsidRPr="00962151">
        <w:rPr>
          <w:rStyle w:val="affffe"/>
          <w:rtl/>
        </w:rPr>
        <w:t>:</w:t>
      </w:r>
      <w:r w:rsidR="00AB7D20" w:rsidRPr="00F5539C">
        <w:rPr>
          <w:rFonts w:ascii="Fb Fontext" w:hAnsi="Fb Fontext"/>
          <w:spacing w:val="-2"/>
          <w:sz w:val="32"/>
          <w:rtl/>
        </w:rPr>
        <w:t xml:space="preserve"> לא שמעתי</w:t>
      </w:r>
      <w:r w:rsidR="00AB7D20" w:rsidRPr="00C54C7E">
        <w:rPr>
          <w:rStyle w:val="afffe"/>
          <w:rtl/>
        </w:rPr>
        <w:t xml:space="preserve">, </w:t>
      </w:r>
      <w:r w:rsidR="00AB7D20" w:rsidRPr="00962151">
        <w:rPr>
          <w:rtl/>
        </w:rPr>
        <w:t>ונראין דברים שהדירה ולבסוף נשבית,</w:t>
      </w:r>
      <w:r>
        <w:rPr>
          <w:rFonts w:hint="cs"/>
          <w:rtl/>
        </w:rPr>
        <w:t xml:space="preserve"> </w:t>
      </w:r>
      <w:r w:rsidRPr="00962151">
        <w:rPr>
          <w:rStyle w:val="afffff0"/>
          <w:rFonts w:hint="cs"/>
          <w:rtl/>
        </w:rPr>
        <w:t xml:space="preserve">דאי </w:t>
      </w:r>
      <w:r w:rsidR="00AB7D20" w:rsidRPr="00962151">
        <w:rPr>
          <w:rStyle w:val="afffff0"/>
          <w:rtl/>
        </w:rPr>
        <w:t>נשבית ולבסוף הדירה אתי לאיערומי</w:t>
      </w:r>
      <w:r w:rsidR="00AB7D20" w:rsidRPr="00C35A2C">
        <w:rPr>
          <w:rtl/>
        </w:rPr>
        <w:t>.</w:t>
      </w:r>
    </w:p>
    <w:p w14:paraId="3ECDA02C" w14:textId="00DA5D4C" w:rsidR="00AB7D20" w:rsidRPr="00962151" w:rsidRDefault="00AB7D20" w:rsidP="00962151">
      <w:pPr>
        <w:ind w:firstLine="0"/>
        <w:rPr>
          <w:rStyle w:val="affffe"/>
          <w:rtl/>
        </w:rPr>
      </w:pPr>
      <w:r w:rsidRPr="00C35A2C">
        <w:rPr>
          <w:rFonts w:ascii="Fb Fontext" w:hAnsi="Fb Fontext" w:hint="cs"/>
          <w:rtl/>
        </w:rPr>
        <w:t xml:space="preserve">ובמדיר אשת כהן </w:t>
      </w:r>
      <w:r w:rsidR="00962151" w:rsidRPr="00CA108A">
        <w:rPr>
          <w:rFonts w:ascii="Fb Fontext" w:hAnsi="Fb Fontext" w:cs="PFT_Frank" w:hint="cs"/>
          <w:b/>
          <w:bCs/>
          <w:szCs w:val="14"/>
          <w:rtl/>
        </w:rPr>
        <w:t>חלקו</w:t>
      </w:r>
      <w:r w:rsidRPr="00C35A2C">
        <w:rPr>
          <w:rFonts w:ascii="Fb Fontext" w:hAnsi="Fb Fontext" w:hint="cs"/>
          <w:rtl/>
        </w:rPr>
        <w:t xml:space="preserve"> </w:t>
      </w:r>
      <w:r w:rsidRPr="00962151">
        <w:rPr>
          <w:rStyle w:val="affffe"/>
          <w:rFonts w:hint="cs"/>
          <w:rtl/>
        </w:rPr>
        <w:t>ואביי כר</w:t>
      </w:r>
      <w:r w:rsidRPr="00962151">
        <w:rPr>
          <w:rStyle w:val="affffe"/>
          <w:rtl/>
        </w:rPr>
        <w:t>"</w:t>
      </w:r>
      <w:r w:rsidRPr="00962151">
        <w:rPr>
          <w:rStyle w:val="affffe"/>
          <w:rFonts w:hint="cs"/>
          <w:rtl/>
        </w:rPr>
        <w:t>א ורבא כרי</w:t>
      </w:r>
      <w:r w:rsidRPr="00962151">
        <w:rPr>
          <w:rStyle w:val="affffe"/>
          <w:rtl/>
        </w:rPr>
        <w:t>"</w:t>
      </w:r>
      <w:r w:rsidRPr="00962151">
        <w:rPr>
          <w:rStyle w:val="affffe"/>
          <w:rFonts w:hint="cs"/>
          <w:rtl/>
        </w:rPr>
        <w:t>ה</w:t>
      </w:r>
    </w:p>
    <w:p w14:paraId="1EA22261" w14:textId="17486A9A" w:rsidR="00E268F4" w:rsidRDefault="00AB7D20" w:rsidP="00AB7D20">
      <w:pPr>
        <w:rPr>
          <w:rFonts w:ascii="Fb Fontext" w:hAnsi="Fb Fontext"/>
          <w:sz w:val="32"/>
          <w:rtl/>
        </w:rPr>
      </w:pPr>
      <w:r w:rsidRPr="00962151">
        <w:rPr>
          <w:rStyle w:val="affffe"/>
          <w:rtl/>
        </w:rPr>
        <w:t>•</w:t>
      </w:r>
      <w:r w:rsidRPr="00962151">
        <w:rPr>
          <w:rStyle w:val="affffe"/>
          <w:rFonts w:hint="cs"/>
          <w:rtl/>
        </w:rPr>
        <w:t xml:space="preserve"> ואין לומר ד</w:t>
      </w:r>
      <w:r w:rsidRPr="00962151">
        <w:rPr>
          <w:rStyle w:val="affffe"/>
          <w:rtl/>
        </w:rPr>
        <w:t>ה</w:t>
      </w:r>
      <w:r w:rsidRPr="00962151">
        <w:rPr>
          <w:rStyle w:val="affffe"/>
          <w:rFonts w:hint="cs"/>
          <w:rtl/>
        </w:rPr>
        <w:t>ב</w:t>
      </w:r>
      <w:r w:rsidRPr="00962151">
        <w:rPr>
          <w:rStyle w:val="affffe"/>
          <w:rtl/>
        </w:rPr>
        <w:t>"</w:t>
      </w:r>
      <w:r w:rsidRPr="00962151">
        <w:rPr>
          <w:rStyle w:val="affffe"/>
          <w:rFonts w:hint="cs"/>
          <w:rtl/>
        </w:rPr>
        <w:t>ע</w:t>
      </w:r>
      <w:r w:rsidRPr="00962151">
        <w:rPr>
          <w:rStyle w:val="affffe"/>
          <w:rtl/>
        </w:rPr>
        <w:t xml:space="preserve"> </w:t>
      </w:r>
      <w:r w:rsidRPr="00C35A2C">
        <w:rPr>
          <w:rFonts w:ascii="Fb Fontext" w:hAnsi="Fb Fontext"/>
          <w:sz w:val="32"/>
          <w:rtl/>
        </w:rPr>
        <w:t xml:space="preserve">כגון שנדרה </w:t>
      </w:r>
      <w:r>
        <w:rPr>
          <w:rFonts w:ascii="Fb Fontext" w:hAnsi="Fb Fontext" w:hint="cs"/>
          <w:sz w:val="32"/>
          <w:rtl/>
        </w:rPr>
        <w:t>היא</w:t>
      </w:r>
      <w:r w:rsidR="00962151">
        <w:rPr>
          <w:rFonts w:ascii="Fb Fontext" w:hAnsi="Fb Fontext" w:hint="cs"/>
          <w:sz w:val="32"/>
          <w:rtl/>
        </w:rPr>
        <w:t>,</w:t>
      </w:r>
      <w:r>
        <w:rPr>
          <w:rFonts w:ascii="Fb Fontext" w:hAnsi="Fb Fontext" w:hint="cs"/>
          <w:sz w:val="32"/>
          <w:rtl/>
        </w:rPr>
        <w:t xml:space="preserve"> והוא קיים לה</w:t>
      </w:r>
      <w:r w:rsidR="00E268F4">
        <w:rPr>
          <w:rFonts w:ascii="Fb Fontext" w:hAnsi="Fb Fontext"/>
          <w:sz w:val="32"/>
          <w:rtl/>
        </w:rPr>
        <w:t>,</w:t>
      </w:r>
    </w:p>
    <w:p w14:paraId="50D1D1A1" w14:textId="3530726A" w:rsidR="00AB7D20" w:rsidRPr="00730169" w:rsidRDefault="00962151" w:rsidP="00962151">
      <w:pPr>
        <w:rPr>
          <w:rFonts w:ascii="Fb Fontext" w:hAnsi="Fb Fontext" w:cs="Guttman Vilna"/>
          <w:b/>
          <w:bCs/>
          <w:spacing w:val="-6"/>
          <w:rtl/>
        </w:rPr>
      </w:pPr>
      <w:r w:rsidRPr="00730169">
        <w:rPr>
          <w:rStyle w:val="affffe"/>
          <w:rFonts w:hint="cs"/>
          <w:spacing w:val="-6"/>
          <w:rtl/>
        </w:rPr>
        <w:t>ל</w:t>
      </w:r>
      <w:r w:rsidR="00AB7D20" w:rsidRPr="00730169">
        <w:rPr>
          <w:rStyle w:val="affffe"/>
          <w:rFonts w:hint="cs"/>
          <w:spacing w:val="-6"/>
          <w:rtl/>
        </w:rPr>
        <w:t>ר</w:t>
      </w:r>
      <w:r w:rsidR="00AB7D20" w:rsidRPr="00730169">
        <w:rPr>
          <w:rStyle w:val="affffe"/>
          <w:spacing w:val="-6"/>
          <w:rtl/>
        </w:rPr>
        <w:t>"</w:t>
      </w:r>
      <w:r w:rsidR="00AB7D20" w:rsidRPr="00730169">
        <w:rPr>
          <w:rStyle w:val="affffe"/>
          <w:rFonts w:hint="cs"/>
          <w:spacing w:val="-6"/>
          <w:rtl/>
        </w:rPr>
        <w:t>א</w:t>
      </w:r>
      <w:r w:rsidR="00AB7D20" w:rsidRPr="00730169">
        <w:rPr>
          <w:rStyle w:val="affffe"/>
          <w:spacing w:val="-6"/>
          <w:rtl/>
        </w:rPr>
        <w:t xml:space="preserve">: </w:t>
      </w:r>
      <w:r w:rsidR="00AB7D20" w:rsidRPr="00730169">
        <w:rPr>
          <w:rFonts w:ascii="Fb Fontext" w:hAnsi="Fb Fontext"/>
          <w:spacing w:val="-6"/>
          <w:sz w:val="32"/>
          <w:rtl/>
        </w:rPr>
        <w:t>הוא נותן אצבע בין שיניה,</w:t>
      </w:r>
      <w:r w:rsidRPr="00730169">
        <w:rPr>
          <w:rFonts w:ascii="Fb Fontext" w:hAnsi="Fb Fontext" w:hint="cs"/>
          <w:spacing w:val="-6"/>
          <w:sz w:val="32"/>
          <w:rtl/>
        </w:rPr>
        <w:t xml:space="preserve"> </w:t>
      </w:r>
      <w:r w:rsidR="00AB7D20" w:rsidRPr="00730169">
        <w:rPr>
          <w:rStyle w:val="affffe"/>
          <w:spacing w:val="-6"/>
          <w:rtl/>
        </w:rPr>
        <w:t>ו</w:t>
      </w:r>
      <w:r w:rsidRPr="00730169">
        <w:rPr>
          <w:rStyle w:val="affffe"/>
          <w:rFonts w:hint="cs"/>
          <w:spacing w:val="-6"/>
          <w:rtl/>
        </w:rPr>
        <w:t>לרי</w:t>
      </w:r>
      <w:r w:rsidR="002B7BCC">
        <w:rPr>
          <w:rStyle w:val="affffe"/>
          <w:spacing w:val="-6"/>
          <w:rtl/>
        </w:rPr>
        <w:t>"</w:t>
      </w:r>
      <w:r w:rsidRPr="00730169">
        <w:rPr>
          <w:rStyle w:val="affffe"/>
          <w:rFonts w:hint="cs"/>
          <w:spacing w:val="-6"/>
          <w:rtl/>
        </w:rPr>
        <w:t>ה</w:t>
      </w:r>
      <w:r w:rsidR="00AB7D20" w:rsidRPr="00730169">
        <w:rPr>
          <w:rFonts w:ascii="Fb Fontext" w:hAnsi="Fb Fontext"/>
          <w:spacing w:val="-6"/>
          <w:rtl/>
        </w:rPr>
        <w:t>: היא נתנה אצבע בין שיניה.</w:t>
      </w:r>
    </w:p>
    <w:p w14:paraId="3ED99CC2" w14:textId="12FA1C86" w:rsidR="00AB7D20" w:rsidRPr="00F71179" w:rsidRDefault="00AB7D20" w:rsidP="00EA4F6A">
      <w:pPr>
        <w:ind w:firstLine="0"/>
        <w:rPr>
          <w:rFonts w:ascii="Fb Fontext" w:hAnsi="Fb Fontext"/>
          <w:spacing w:val="-2"/>
          <w:rtl/>
        </w:rPr>
      </w:pPr>
      <w:r w:rsidRPr="00C35A2C">
        <w:rPr>
          <w:rFonts w:ascii="Fb Fontext" w:hAnsi="Fb Fontext" w:hint="cs"/>
          <w:sz w:val="32"/>
          <w:rtl/>
        </w:rPr>
        <w:t>ד</w:t>
      </w:r>
      <w:r w:rsidRPr="00C35A2C">
        <w:rPr>
          <w:rFonts w:ascii="Fb Fontext" w:hAnsi="Fb Fontext"/>
          <w:sz w:val="32"/>
          <w:rtl/>
        </w:rPr>
        <w:t xml:space="preserve">אי היא נתנה אצבע בין שיניה, </w:t>
      </w:r>
      <w:r w:rsidR="00962151" w:rsidRPr="00962151">
        <w:rPr>
          <w:rStyle w:val="affffe"/>
          <w:rFonts w:hint="cs"/>
          <w:rtl/>
        </w:rPr>
        <w:t>א.</w:t>
      </w:r>
      <w:r w:rsidR="00962151">
        <w:rPr>
          <w:rFonts w:ascii="Fb Fontext" w:hAnsi="Fb Fontext" w:hint="cs"/>
          <w:sz w:val="32"/>
          <w:rtl/>
        </w:rPr>
        <w:t xml:space="preserve"> מה שייך </w:t>
      </w:r>
      <w:r w:rsidRPr="00C35A2C">
        <w:rPr>
          <w:rFonts w:ascii="Fb Fontext" w:hAnsi="Fb Fontext"/>
          <w:sz w:val="32"/>
          <w:rtl/>
        </w:rPr>
        <w:t>כתובה</w:t>
      </w:r>
      <w:r w:rsidR="00EA4F6A">
        <w:rPr>
          <w:rStyle w:val="affffe"/>
          <w:rFonts w:hint="cs"/>
          <w:rtl/>
        </w:rPr>
        <w:t xml:space="preserve">, </w:t>
      </w:r>
      <w:r w:rsidR="00962151" w:rsidRPr="00EA4F6A">
        <w:rPr>
          <w:rStyle w:val="affffe"/>
          <w:rFonts w:hint="cs"/>
          <w:rtl/>
        </w:rPr>
        <w:t>ב.</w:t>
      </w:r>
      <w:r w:rsidR="00962151">
        <w:rPr>
          <w:rFonts w:ascii="Fb Fontext" w:hAnsi="Fb Fontext" w:hint="cs"/>
          <w:spacing w:val="-2"/>
          <w:rtl/>
        </w:rPr>
        <w:t xml:space="preserve"> </w:t>
      </w:r>
      <w:r w:rsidRPr="00F71179">
        <w:rPr>
          <w:rFonts w:ascii="Fb Fontext" w:hAnsi="Fb Fontext" w:hint="cs"/>
          <w:spacing w:val="-2"/>
          <w:rtl/>
        </w:rPr>
        <w:t xml:space="preserve"> </w:t>
      </w:r>
      <w:r w:rsidR="00962151" w:rsidRPr="00962151">
        <w:rPr>
          <w:rStyle w:val="affffe"/>
          <w:rFonts w:hint="cs"/>
          <w:rtl/>
        </w:rPr>
        <w:t xml:space="preserve">למה </w:t>
      </w:r>
      <w:r w:rsidRPr="00962151">
        <w:rPr>
          <w:rStyle w:val="affffe"/>
          <w:rFonts w:hint="cs"/>
          <w:rtl/>
        </w:rPr>
        <w:t>אמר סומכוס</w:t>
      </w:r>
      <w:r w:rsidRPr="00F71179">
        <w:rPr>
          <w:rFonts w:ascii="Fb Fontext" w:hAnsi="Fb Fontext" w:hint="cs"/>
          <w:spacing w:val="-2"/>
          <w:rtl/>
        </w:rPr>
        <w:t xml:space="preserve"> לא שמעתי, אי היא נדרה מה נפק</w:t>
      </w:r>
      <w:r w:rsidRPr="00F71179">
        <w:rPr>
          <w:rFonts w:ascii="Fb Fontext" w:hAnsi="Fb Fontext"/>
          <w:spacing w:val="-2"/>
          <w:rtl/>
        </w:rPr>
        <w:t>"</w:t>
      </w:r>
      <w:r w:rsidRPr="00F71179">
        <w:rPr>
          <w:rFonts w:ascii="Fb Fontext" w:hAnsi="Fb Fontext" w:hint="cs"/>
          <w:spacing w:val="-2"/>
          <w:rtl/>
        </w:rPr>
        <w:t>מ אי הדירה ולבסוף נשבית או להיפך.</w:t>
      </w:r>
    </w:p>
    <w:p w14:paraId="1E47718D" w14:textId="77777777" w:rsidR="00E268F4" w:rsidRDefault="00AB7D20" w:rsidP="00962151">
      <w:pPr>
        <w:rPr>
          <w:rFonts w:ascii="Fb Fontext" w:hAnsi="Fb Fontext"/>
          <w:sz w:val="32"/>
          <w:rtl/>
        </w:rPr>
      </w:pPr>
      <w:r w:rsidRPr="00962151">
        <w:rPr>
          <w:rtl/>
        </w:rPr>
        <w:t>•</w:t>
      </w:r>
      <w:r w:rsidRPr="00962151">
        <w:rPr>
          <w:rFonts w:hint="cs"/>
          <w:rtl/>
        </w:rPr>
        <w:t xml:space="preserve"> </w:t>
      </w:r>
      <w:r w:rsidRPr="00962151">
        <w:rPr>
          <w:rtl/>
        </w:rPr>
        <w:t>לעולם</w:t>
      </w:r>
      <w:r w:rsidRPr="00C35A2C">
        <w:rPr>
          <w:rFonts w:ascii="Fb Fontext" w:hAnsi="Fb Fontext"/>
          <w:sz w:val="32"/>
          <w:rtl/>
        </w:rPr>
        <w:t xml:space="preserve"> </w:t>
      </w:r>
      <w:r w:rsidR="00962151">
        <w:rPr>
          <w:rFonts w:ascii="Fb Fontext" w:hAnsi="Fb Fontext" w:hint="cs"/>
          <w:sz w:val="32"/>
          <w:rtl/>
        </w:rPr>
        <w:t>ש</w:t>
      </w:r>
      <w:r>
        <w:rPr>
          <w:rFonts w:ascii="Fb Fontext" w:hAnsi="Fb Fontext" w:hint="cs"/>
          <w:sz w:val="32"/>
          <w:rtl/>
        </w:rPr>
        <w:t>הוא הדירה</w:t>
      </w:r>
      <w:r w:rsidR="00E268F4">
        <w:rPr>
          <w:rFonts w:ascii="Fb Fontext" w:hAnsi="Fb Fontext" w:hint="cs"/>
          <w:sz w:val="32"/>
          <w:rtl/>
        </w:rPr>
        <w:t>,</w:t>
      </w:r>
    </w:p>
    <w:p w14:paraId="1707313D" w14:textId="4D0D9CDC" w:rsidR="00AB7D20" w:rsidRDefault="00962151" w:rsidP="00962151">
      <w:pPr>
        <w:rPr>
          <w:rFonts w:ascii="Fb Fontext" w:hAnsi="Fb Fontext"/>
          <w:rtl/>
        </w:rPr>
      </w:pPr>
      <w:r>
        <w:rPr>
          <w:rStyle w:val="affffe"/>
          <w:rFonts w:hint="cs"/>
          <w:rtl/>
        </w:rPr>
        <w:t>אביי לטעמו</w:t>
      </w:r>
      <w:r w:rsidR="00AB7D20" w:rsidRPr="00C35A2C">
        <w:rPr>
          <w:rFonts w:ascii="Fb Fontext" w:hAnsi="Fb Fontext"/>
          <w:rtl/>
        </w:rPr>
        <w:t xml:space="preserve"> אלמנה לכה"</w:t>
      </w:r>
      <w:r w:rsidR="00AB7D20" w:rsidRPr="00C35A2C">
        <w:rPr>
          <w:rFonts w:ascii="Fb Fontext" w:hAnsi="Fb Fontext" w:hint="cs"/>
          <w:rtl/>
        </w:rPr>
        <w:t xml:space="preserve">ג- </w:t>
      </w:r>
      <w:r w:rsidR="00AB7D20" w:rsidRPr="00962151">
        <w:rPr>
          <w:rStyle w:val="affffe"/>
          <w:rFonts w:hint="cs"/>
          <w:rtl/>
        </w:rPr>
        <w:t>לכו</w:t>
      </w:r>
      <w:r w:rsidR="00AB7D20" w:rsidRPr="00962151">
        <w:rPr>
          <w:rStyle w:val="affffe"/>
          <w:rtl/>
        </w:rPr>
        <w:t>"</w:t>
      </w:r>
      <w:r w:rsidR="00AB7D20" w:rsidRPr="00962151">
        <w:rPr>
          <w:rStyle w:val="affffe"/>
          <w:rFonts w:hint="cs"/>
          <w:rtl/>
        </w:rPr>
        <w:t xml:space="preserve">ע </w:t>
      </w:r>
      <w:r w:rsidR="00AB7D20" w:rsidRPr="00C35A2C">
        <w:rPr>
          <w:rFonts w:ascii="Fb Fontext" w:hAnsi="Fb Fontext"/>
          <w:rtl/>
        </w:rPr>
        <w:t>חייב לפדותה,</w:t>
      </w:r>
    </w:p>
    <w:p w14:paraId="09F8B4F9" w14:textId="77777777" w:rsidR="00AB7D20" w:rsidRDefault="00AB7D20" w:rsidP="00AB7D20">
      <w:pPr>
        <w:ind w:firstLine="0"/>
        <w:rPr>
          <w:rFonts w:ascii="Fb Fontext" w:hAnsi="Fb Fontext"/>
          <w:sz w:val="32"/>
          <w:rtl/>
        </w:rPr>
      </w:pPr>
      <w:r w:rsidRPr="00C35A2C">
        <w:rPr>
          <w:rFonts w:ascii="Fb Fontext" w:hAnsi="Fb Fontext"/>
          <w:sz w:val="32"/>
          <w:rtl/>
        </w:rPr>
        <w:t xml:space="preserve">ממזרת ונתינה לישראל </w:t>
      </w:r>
      <w:r w:rsidRPr="00962151">
        <w:rPr>
          <w:rStyle w:val="affffe"/>
          <w:rtl/>
        </w:rPr>
        <w:t xml:space="preserve">– </w:t>
      </w:r>
      <w:r w:rsidRPr="00962151">
        <w:rPr>
          <w:rStyle w:val="affffe"/>
          <w:rFonts w:hint="cs"/>
          <w:rtl/>
        </w:rPr>
        <w:t>ל</w:t>
      </w:r>
      <w:r w:rsidRPr="00962151">
        <w:rPr>
          <w:rStyle w:val="affffe"/>
          <w:rtl/>
        </w:rPr>
        <w:t>כו"</w:t>
      </w:r>
      <w:r w:rsidRPr="00962151">
        <w:rPr>
          <w:rStyle w:val="affffe"/>
          <w:rFonts w:hint="cs"/>
          <w:rtl/>
        </w:rPr>
        <w:t xml:space="preserve">ע </w:t>
      </w:r>
      <w:r w:rsidRPr="00C35A2C">
        <w:rPr>
          <w:rFonts w:ascii="Fb Fontext" w:hAnsi="Fb Fontext"/>
          <w:sz w:val="32"/>
          <w:rtl/>
        </w:rPr>
        <w:t>אינו חייב לפדותה,</w:t>
      </w:r>
    </w:p>
    <w:p w14:paraId="254376B2" w14:textId="42C69D6D" w:rsidR="00AB7D20" w:rsidRPr="00962151" w:rsidRDefault="00AB7D20" w:rsidP="00AB7D20">
      <w:pPr>
        <w:ind w:firstLine="0"/>
        <w:rPr>
          <w:rStyle w:val="afffff0"/>
          <w:rtl/>
        </w:rPr>
      </w:pPr>
      <w:r w:rsidRPr="00C35A2C">
        <w:rPr>
          <w:rFonts w:ascii="Fb Fontext" w:hAnsi="Fb Fontext"/>
          <w:sz w:val="32"/>
          <w:rtl/>
        </w:rPr>
        <w:t xml:space="preserve">מדיר אשת כהן </w:t>
      </w:r>
      <w:r w:rsidR="00287D14">
        <w:rPr>
          <w:rFonts w:ascii="Fb Fontext" w:hAnsi="Fb Fontext"/>
          <w:sz w:val="32"/>
          <w:rtl/>
        </w:rPr>
        <w:t>גם</w:t>
      </w:r>
      <w:r w:rsidRPr="00C35A2C">
        <w:rPr>
          <w:rFonts w:ascii="Fb Fontext" w:hAnsi="Fb Fontext"/>
          <w:sz w:val="32"/>
          <w:rtl/>
        </w:rPr>
        <w:t xml:space="preserve"> </w:t>
      </w:r>
      <w:r w:rsidRPr="00962151">
        <w:rPr>
          <w:rStyle w:val="affffe"/>
          <w:rtl/>
        </w:rPr>
        <w:t xml:space="preserve">– </w:t>
      </w:r>
      <w:r w:rsidRPr="00962151">
        <w:rPr>
          <w:rStyle w:val="affffe"/>
          <w:rFonts w:hint="cs"/>
          <w:rtl/>
        </w:rPr>
        <w:t>לכו</w:t>
      </w:r>
      <w:r w:rsidRPr="00962151">
        <w:rPr>
          <w:rStyle w:val="affffe"/>
          <w:rtl/>
        </w:rPr>
        <w:t>"</w:t>
      </w:r>
      <w:r w:rsidRPr="00962151">
        <w:rPr>
          <w:rStyle w:val="affffe"/>
          <w:rFonts w:hint="cs"/>
          <w:rtl/>
        </w:rPr>
        <w:t>ע</w:t>
      </w:r>
      <w:r w:rsidRPr="00C35A2C">
        <w:rPr>
          <w:rFonts w:ascii="Fb Fontext" w:hAnsi="Fb Fontext"/>
          <w:sz w:val="32"/>
          <w:rtl/>
        </w:rPr>
        <w:t xml:space="preserve"> חייב לפדותה, דהיינו אלמנה </w:t>
      </w:r>
      <w:r w:rsidRPr="00962151">
        <w:rPr>
          <w:rStyle w:val="afffff0"/>
          <w:rtl/>
        </w:rPr>
        <w:t>לכ"ג,</w:t>
      </w:r>
    </w:p>
    <w:p w14:paraId="282D5405" w14:textId="4E5A6E5D" w:rsidR="00AB7D20" w:rsidRPr="00CA7D65" w:rsidRDefault="00962151" w:rsidP="00AB7D20">
      <w:pPr>
        <w:ind w:firstLine="0"/>
        <w:rPr>
          <w:rFonts w:ascii="Fb Fontext" w:hAnsi="Fb Fontext" w:cs="Guttman Vilna"/>
          <w:b/>
          <w:bCs/>
          <w:spacing w:val="-6"/>
          <w:rtl/>
        </w:rPr>
      </w:pPr>
      <w:r w:rsidRPr="00CA7D65">
        <w:rPr>
          <w:rStyle w:val="affffe"/>
          <w:rFonts w:hint="cs"/>
          <w:spacing w:val="-6"/>
          <w:rtl/>
        </w:rPr>
        <w:t>וחלקו</w:t>
      </w:r>
      <w:r w:rsidR="00AB7D20" w:rsidRPr="00CA7D65">
        <w:rPr>
          <w:rStyle w:val="affffe"/>
          <w:spacing w:val="-6"/>
          <w:rtl/>
        </w:rPr>
        <w:t xml:space="preserve"> </w:t>
      </w:r>
      <w:r w:rsidR="00AB7D20" w:rsidRPr="00CA7D65">
        <w:rPr>
          <w:rFonts w:ascii="Fb Fontext" w:hAnsi="Fb Fontext"/>
          <w:spacing w:val="-6"/>
          <w:rtl/>
        </w:rPr>
        <w:t xml:space="preserve">במדיר אשת ישראל, </w:t>
      </w:r>
      <w:r w:rsidRPr="00CA7D65">
        <w:rPr>
          <w:rStyle w:val="affffe"/>
          <w:rFonts w:hint="cs"/>
          <w:spacing w:val="-6"/>
          <w:rtl/>
        </w:rPr>
        <w:t>לר</w:t>
      </w:r>
      <w:r w:rsidR="002B7BCC" w:rsidRPr="00CA7D65">
        <w:rPr>
          <w:rStyle w:val="affffe"/>
          <w:spacing w:val="-6"/>
          <w:rtl/>
        </w:rPr>
        <w:t>"</w:t>
      </w:r>
      <w:r w:rsidRPr="00CA7D65">
        <w:rPr>
          <w:rStyle w:val="affffe"/>
          <w:rFonts w:hint="cs"/>
          <w:spacing w:val="-6"/>
          <w:rtl/>
        </w:rPr>
        <w:t>א</w:t>
      </w:r>
      <w:r w:rsidR="00AB7D20" w:rsidRPr="00CA7D65">
        <w:rPr>
          <w:rStyle w:val="affffe"/>
          <w:spacing w:val="-6"/>
          <w:rtl/>
        </w:rPr>
        <w:t xml:space="preserve"> </w:t>
      </w:r>
      <w:r w:rsidR="00AB7D20" w:rsidRPr="00CA7D65">
        <w:rPr>
          <w:rFonts w:ascii="Fb Fontext" w:hAnsi="Fb Fontext" w:hint="cs"/>
          <w:spacing w:val="-6"/>
          <w:rtl/>
        </w:rPr>
        <w:t xml:space="preserve">הלך אחר </w:t>
      </w:r>
      <w:r w:rsidRPr="00CA7D65">
        <w:rPr>
          <w:rFonts w:ascii="Fb Fontext" w:hAnsi="Fb Fontext" w:hint="cs"/>
          <w:spacing w:val="-6"/>
          <w:rtl/>
        </w:rPr>
        <w:t xml:space="preserve">תחילה, </w:t>
      </w:r>
      <w:r w:rsidR="00AB7D20" w:rsidRPr="00CA7D65">
        <w:rPr>
          <w:rStyle w:val="affffe"/>
          <w:spacing w:val="-6"/>
          <w:rtl/>
        </w:rPr>
        <w:t>ו</w:t>
      </w:r>
      <w:r w:rsidRPr="00CA7D65">
        <w:rPr>
          <w:rStyle w:val="affffe"/>
          <w:rFonts w:hint="cs"/>
          <w:spacing w:val="-6"/>
          <w:rtl/>
        </w:rPr>
        <w:t>ל</w:t>
      </w:r>
      <w:r w:rsidR="00AB7D20" w:rsidRPr="00CA7D65">
        <w:rPr>
          <w:rStyle w:val="affffe"/>
          <w:spacing w:val="-6"/>
          <w:rtl/>
        </w:rPr>
        <w:t>ר</w:t>
      </w:r>
      <w:r w:rsidRPr="00CA7D65">
        <w:rPr>
          <w:rStyle w:val="affffe"/>
          <w:rFonts w:hint="cs"/>
          <w:spacing w:val="-6"/>
          <w:rtl/>
        </w:rPr>
        <w:t>י</w:t>
      </w:r>
      <w:r w:rsidR="002B7BCC" w:rsidRPr="00CA7D65">
        <w:rPr>
          <w:rStyle w:val="affffe"/>
          <w:spacing w:val="-6"/>
          <w:rtl/>
        </w:rPr>
        <w:t>"</w:t>
      </w:r>
      <w:r w:rsidRPr="00CA7D65">
        <w:rPr>
          <w:rStyle w:val="affffe"/>
          <w:rFonts w:hint="cs"/>
          <w:spacing w:val="-6"/>
          <w:rtl/>
        </w:rPr>
        <w:t>ה</w:t>
      </w:r>
      <w:r w:rsidRPr="00CA7D65">
        <w:rPr>
          <w:rFonts w:ascii="Fb Fontext" w:hAnsi="Fb Fontext" w:hint="cs"/>
          <w:spacing w:val="-6"/>
          <w:rtl/>
        </w:rPr>
        <w:t xml:space="preserve"> א</w:t>
      </w:r>
      <w:r w:rsidR="00AB7D20" w:rsidRPr="00CA7D65">
        <w:rPr>
          <w:rFonts w:ascii="Fb Fontext" w:hAnsi="Fb Fontext" w:hint="cs"/>
          <w:spacing w:val="-6"/>
          <w:rtl/>
        </w:rPr>
        <w:t>חר</w:t>
      </w:r>
      <w:r w:rsidR="00AB7D20" w:rsidRPr="00CA7D65">
        <w:rPr>
          <w:rFonts w:ascii="Fb Fontext" w:hAnsi="Fb Fontext"/>
          <w:spacing w:val="-6"/>
          <w:rtl/>
        </w:rPr>
        <w:t xml:space="preserve"> סוף.</w:t>
      </w:r>
    </w:p>
    <w:p w14:paraId="6DFD16FC" w14:textId="26B9228B" w:rsidR="00AB7D20" w:rsidRPr="00CB0F78" w:rsidRDefault="00AB7D20" w:rsidP="00AB7D20">
      <w:pPr>
        <w:rPr>
          <w:rFonts w:ascii="Fb Fontext" w:hAnsi="Fb Fontext"/>
          <w:spacing w:val="-4"/>
          <w:sz w:val="32"/>
          <w:rtl/>
        </w:rPr>
      </w:pPr>
      <w:r w:rsidRPr="00CB0F78">
        <w:rPr>
          <w:rStyle w:val="affffe"/>
          <w:spacing w:val="-4"/>
          <w:rtl/>
        </w:rPr>
        <w:t xml:space="preserve">רבא: </w:t>
      </w:r>
      <w:r w:rsidRPr="00CB0F78">
        <w:rPr>
          <w:rFonts w:ascii="Fb Fontext" w:hAnsi="Fb Fontext"/>
          <w:spacing w:val="-4"/>
          <w:sz w:val="32"/>
          <w:rtl/>
        </w:rPr>
        <w:t xml:space="preserve">אלמנה לכ"ג, ממזרת ונתינה לישראל </w:t>
      </w:r>
      <w:r w:rsidRPr="00CB0F78">
        <w:rPr>
          <w:rStyle w:val="affffe"/>
          <w:rFonts w:hint="cs"/>
          <w:spacing w:val="-4"/>
          <w:rtl/>
        </w:rPr>
        <w:t>לכו</w:t>
      </w:r>
      <w:r w:rsidRPr="00CB0F78">
        <w:rPr>
          <w:rStyle w:val="affffe"/>
          <w:spacing w:val="-4"/>
          <w:rtl/>
        </w:rPr>
        <w:t>"</w:t>
      </w:r>
      <w:r w:rsidRPr="00CB0F78">
        <w:rPr>
          <w:rStyle w:val="affffe"/>
          <w:rFonts w:hint="cs"/>
          <w:spacing w:val="-4"/>
          <w:rtl/>
        </w:rPr>
        <w:t>ע</w:t>
      </w:r>
      <w:r w:rsidRPr="00CB0F78">
        <w:rPr>
          <w:rStyle w:val="affffe"/>
          <w:spacing w:val="-4"/>
          <w:rtl/>
        </w:rPr>
        <w:t xml:space="preserve"> </w:t>
      </w:r>
      <w:r w:rsidRPr="00CB0F78">
        <w:rPr>
          <w:rFonts w:ascii="Fb Fontext" w:hAnsi="Fb Fontext" w:hint="cs"/>
          <w:spacing w:val="-4"/>
          <w:sz w:val="32"/>
          <w:rtl/>
        </w:rPr>
        <w:t>אי</w:t>
      </w:r>
      <w:r w:rsidR="00CB0F78" w:rsidRPr="00CB0F78">
        <w:rPr>
          <w:rFonts w:ascii="Fb Fontext" w:hAnsi="Fb Fontext" w:hint="cs"/>
          <w:spacing w:val="-4"/>
          <w:sz w:val="32"/>
          <w:rtl/>
        </w:rPr>
        <w:t>ן</w:t>
      </w:r>
      <w:r w:rsidRPr="00CB0F78">
        <w:rPr>
          <w:rFonts w:ascii="Fb Fontext" w:hAnsi="Fb Fontext" w:hint="cs"/>
          <w:spacing w:val="-4"/>
          <w:sz w:val="32"/>
          <w:rtl/>
        </w:rPr>
        <w:t xml:space="preserve"> </w:t>
      </w:r>
      <w:r w:rsidRPr="00CB0F78">
        <w:rPr>
          <w:rFonts w:ascii="Fb Fontext" w:hAnsi="Fb Fontext"/>
          <w:spacing w:val="-4"/>
          <w:sz w:val="32"/>
          <w:rtl/>
        </w:rPr>
        <w:t>חייב לפדותה</w:t>
      </w:r>
    </w:p>
    <w:p w14:paraId="2167B337" w14:textId="5288CACE" w:rsidR="00AB7D20" w:rsidRPr="00C35A2C" w:rsidRDefault="00BF65DA" w:rsidP="00BF65DA">
      <w:pPr>
        <w:rPr>
          <w:rtl/>
        </w:rPr>
      </w:pPr>
      <w:r w:rsidRPr="00BF65DA">
        <w:rPr>
          <w:rStyle w:val="affffe"/>
          <w:rFonts w:hint="cs"/>
          <w:rtl/>
        </w:rPr>
        <w:t>חלקו</w:t>
      </w:r>
      <w:r w:rsidR="00AB7D20" w:rsidRPr="00BF65DA">
        <w:rPr>
          <w:rStyle w:val="affffe"/>
          <w:rtl/>
        </w:rPr>
        <w:t xml:space="preserve"> </w:t>
      </w:r>
      <w:r w:rsidR="00AB7D20" w:rsidRPr="00C35A2C">
        <w:rPr>
          <w:rtl/>
        </w:rPr>
        <w:t xml:space="preserve">במדיר בין אשת כהן ובין אשת ישראל, </w:t>
      </w:r>
      <w:r w:rsidR="00AB7D20" w:rsidRPr="00BF65DA">
        <w:rPr>
          <w:rStyle w:val="affffe"/>
          <w:rFonts w:hint="cs"/>
          <w:rtl/>
        </w:rPr>
        <w:t>לר'א</w:t>
      </w:r>
      <w:r w:rsidR="00AB7D20" w:rsidRPr="00C35A2C">
        <w:rPr>
          <w:rFonts w:hint="cs"/>
          <w:rtl/>
        </w:rPr>
        <w:t xml:space="preserve"> </w:t>
      </w:r>
      <w:r w:rsidR="00AB7D20">
        <w:rPr>
          <w:rtl/>
        </w:rPr>
        <w:t xml:space="preserve">הלך </w:t>
      </w:r>
      <w:r>
        <w:rPr>
          <w:rFonts w:hint="cs"/>
          <w:rtl/>
        </w:rPr>
        <w:t>אח</w:t>
      </w:r>
      <w:r w:rsidR="00AB7D20" w:rsidRPr="00C35A2C">
        <w:rPr>
          <w:rtl/>
        </w:rPr>
        <w:t xml:space="preserve">ר </w:t>
      </w:r>
      <w:r>
        <w:rPr>
          <w:rFonts w:hint="cs"/>
          <w:rtl/>
        </w:rPr>
        <w:t>תחילה</w:t>
      </w:r>
      <w:r w:rsidR="00AB7D20" w:rsidRPr="00C35A2C">
        <w:rPr>
          <w:rtl/>
        </w:rPr>
        <w:t xml:space="preserve">, </w:t>
      </w:r>
      <w:r w:rsidR="00AB7D20" w:rsidRPr="00BF65DA">
        <w:rPr>
          <w:rStyle w:val="affffe"/>
          <w:rtl/>
        </w:rPr>
        <w:t>ור</w:t>
      </w:r>
      <w:r w:rsidR="00AB7D20" w:rsidRPr="00BF65DA">
        <w:rPr>
          <w:rStyle w:val="affffe"/>
          <w:rFonts w:hint="cs"/>
          <w:rtl/>
        </w:rPr>
        <w:t>י'ה</w:t>
      </w:r>
      <w:r w:rsidR="00AB7D20" w:rsidRPr="00BF65DA">
        <w:rPr>
          <w:rStyle w:val="affffe"/>
          <w:rtl/>
        </w:rPr>
        <w:t xml:space="preserve"> </w:t>
      </w:r>
      <w:r w:rsidR="00AB7D20">
        <w:rPr>
          <w:rtl/>
        </w:rPr>
        <w:t xml:space="preserve">הלך </w:t>
      </w:r>
      <w:r>
        <w:rPr>
          <w:rFonts w:hint="cs"/>
          <w:rtl/>
        </w:rPr>
        <w:t>אח</w:t>
      </w:r>
      <w:r w:rsidR="00AB7D20" w:rsidRPr="00C35A2C">
        <w:rPr>
          <w:rtl/>
        </w:rPr>
        <w:t>ר סוף.</w:t>
      </w:r>
    </w:p>
    <w:p w14:paraId="673D0DB4" w14:textId="5681D94E" w:rsidR="00AB7D20" w:rsidRPr="00C30EB5" w:rsidRDefault="00AB7D20" w:rsidP="00C54C7E">
      <w:pPr>
        <w:pStyle w:val="afffd"/>
        <w:rPr>
          <w:rtl/>
        </w:rPr>
      </w:pPr>
      <w:ins w:id="9877" w:author="מספור קטעי משנה" w:date="2026-10-06T06:45:30Z">
        <w:r>
          <w:rPr>
            <w:rStyle w:val="MisparKeta"/>
          </w:rPr>
          <w:t xml:space="preserve">א. </w:t>
        </w:r>
      </w:ins>
      <w:bookmarkStart w:id="372" w:name="_Toc119353156"/>
      <w:r w:rsidRPr="00C30EB5">
        <w:rPr>
          <w:rtl/>
        </w:rPr>
        <w:t xml:space="preserve">נשבית חייב לפדותה, </w:t>
      </w:r>
      <w:r w:rsidR="00C30EB5" w:rsidRPr="00C30EB5">
        <w:rPr>
          <w:rFonts w:hint="cs"/>
          <w:rtl/>
        </w:rPr>
        <w:t>וכו'</w:t>
      </w:r>
      <w:bookmarkEnd w:id="372"/>
    </w:p>
    <w:p w14:paraId="2C43A6E8" w14:textId="676AF522" w:rsidR="00AB7D20" w:rsidRDefault="00AB7D20" w:rsidP="00BF65DA">
      <w:pPr>
        <w:rPr>
          <w:rtl/>
        </w:rPr>
      </w:pPr>
      <w:r w:rsidRPr="00BF65DA">
        <w:rPr>
          <w:rStyle w:val="affffe"/>
          <w:rtl/>
        </w:rPr>
        <w:t xml:space="preserve">ת"ר: </w:t>
      </w:r>
      <w:r w:rsidRPr="00905613">
        <w:rPr>
          <w:rtl/>
        </w:rPr>
        <w:t>נשבית בחיי בעלה ואח"כ מת בעלה</w:t>
      </w:r>
      <w:r w:rsidRPr="00C35A2C">
        <w:rPr>
          <w:rtl/>
        </w:rPr>
        <w:t>,</w:t>
      </w:r>
    </w:p>
    <w:p w14:paraId="5076D5CD" w14:textId="19A412D7" w:rsidR="00E268F4" w:rsidRDefault="00AB7D20" w:rsidP="00BF65DA">
      <w:pPr>
        <w:rPr>
          <w:rtl/>
        </w:rPr>
      </w:pPr>
      <w:r w:rsidRPr="00F71179">
        <w:rPr>
          <w:rtl/>
        </w:rPr>
        <w:t xml:space="preserve">הכיר בה בעלה </w:t>
      </w:r>
      <w:r w:rsidRPr="00BF65DA">
        <w:rPr>
          <w:rStyle w:val="afffff0"/>
          <w:rFonts w:hint="cs"/>
          <w:rtl/>
        </w:rPr>
        <w:t>[שנשבתה</w:t>
      </w:r>
      <w:r w:rsidR="00BF65DA">
        <w:rPr>
          <w:rStyle w:val="afffff0"/>
          <w:rFonts w:hint="cs"/>
          <w:rtl/>
        </w:rPr>
        <w:t xml:space="preserve">- </w:t>
      </w:r>
      <w:r w:rsidRPr="00F71179">
        <w:rPr>
          <w:rtl/>
        </w:rPr>
        <w:t>יורשין חייבין לפדותה</w:t>
      </w:r>
      <w:r w:rsidR="00E268F4">
        <w:rPr>
          <w:rtl/>
        </w:rPr>
        <w:t>,</w:t>
      </w:r>
    </w:p>
    <w:p w14:paraId="3A66D711" w14:textId="35DBE898" w:rsidR="00AB7D20" w:rsidRPr="00F71179" w:rsidRDefault="00AB7D20" w:rsidP="00BF65DA">
      <w:pPr>
        <w:rPr>
          <w:rFonts w:cs="Guttman Vilna"/>
          <w:b/>
          <w:bCs/>
          <w:rtl/>
        </w:rPr>
      </w:pPr>
      <w:r w:rsidRPr="00F71179">
        <w:rPr>
          <w:rtl/>
        </w:rPr>
        <w:lastRenderedPageBreak/>
        <w:t>לא הכיר בה בעלה - אין יורשין חייבין לפדותה.</w:t>
      </w:r>
    </w:p>
    <w:p w14:paraId="16557747" w14:textId="7EC5AD9E" w:rsidR="00AB7D20" w:rsidRPr="00C35A2C" w:rsidRDefault="00C56C90" w:rsidP="00AB7D20">
      <w:pPr>
        <w:rPr>
          <w:rFonts w:ascii="Fb Fontext" w:hAnsi="Fb Fontext" w:cs="Guttman Vilna"/>
          <w:b/>
          <w:bCs/>
          <w:sz w:val="32"/>
          <w:rtl/>
        </w:rPr>
      </w:pPr>
      <w:r>
        <w:rPr>
          <w:rStyle w:val="affffe"/>
          <w:rFonts w:hint="cs"/>
          <w:rtl/>
        </w:rPr>
        <w:t>ואמר רב ל</w:t>
      </w:r>
      <w:r w:rsidR="00AB7D20" w:rsidRPr="00BF65DA">
        <w:rPr>
          <w:rStyle w:val="affffe"/>
          <w:rtl/>
        </w:rPr>
        <w:t xml:space="preserve">לוי </w:t>
      </w:r>
      <w:r>
        <w:rPr>
          <w:rStyle w:val="affffe"/>
          <w:rFonts w:hint="cs"/>
          <w:rtl/>
        </w:rPr>
        <w:t xml:space="preserve">שאין הלכה כמתני אלא </w:t>
      </w:r>
      <w:r w:rsidRPr="00C56C90">
        <w:rPr>
          <w:rFonts w:hint="cs"/>
          <w:rtl/>
        </w:rPr>
        <w:t>ש</w:t>
      </w:r>
      <w:r w:rsidR="00AB7D20" w:rsidRPr="00F71179">
        <w:rPr>
          <w:rFonts w:ascii="Fb Fontext" w:hAnsi="Fb Fontext"/>
          <w:spacing w:val="-2"/>
          <w:sz w:val="32"/>
          <w:rtl/>
        </w:rPr>
        <w:t>אין היתומין חייבין לפדותה.</w:t>
      </w:r>
    </w:p>
    <w:p w14:paraId="5571073A" w14:textId="287A0A45" w:rsidR="00AB7D20" w:rsidRPr="00C35A2C" w:rsidRDefault="00C56C90" w:rsidP="00C56C90">
      <w:pPr>
        <w:rPr>
          <w:rFonts w:cs="Guttman Vilna"/>
          <w:b/>
          <w:bCs/>
          <w:rtl/>
        </w:rPr>
      </w:pPr>
      <w:r>
        <w:rPr>
          <w:rFonts w:ascii="Fb Fontext" w:hAnsi="Fb Fontext" w:hint="cs"/>
          <w:sz w:val="32"/>
          <w:rtl/>
        </w:rPr>
        <w:t>ואף בנשבית בחיי בעלה</w:t>
      </w:r>
      <w:r w:rsidR="00AB7D20">
        <w:rPr>
          <w:rtl/>
        </w:rPr>
        <w:t xml:space="preserve"> </w:t>
      </w:r>
      <w:r w:rsidR="00AB7D20" w:rsidRPr="00C35A2C">
        <w:rPr>
          <w:rtl/>
        </w:rPr>
        <w:t xml:space="preserve">שאין אני קורא בה </w:t>
      </w:r>
      <w:r>
        <w:rPr>
          <w:rFonts w:hint="cs"/>
          <w:rtl/>
        </w:rPr>
        <w:t>'</w:t>
      </w:r>
      <w:r w:rsidR="00AB7D20" w:rsidRPr="00C35A2C">
        <w:rPr>
          <w:rtl/>
        </w:rPr>
        <w:t>וא</w:t>
      </w:r>
      <w:r>
        <w:rPr>
          <w:rFonts w:hint="cs"/>
          <w:rtl/>
        </w:rPr>
        <w:t>שאך</w:t>
      </w:r>
      <w:r w:rsidR="00AB7D20" w:rsidRPr="00C35A2C">
        <w:rPr>
          <w:rtl/>
        </w:rPr>
        <w:t xml:space="preserve"> לא</w:t>
      </w:r>
      <w:r>
        <w:rPr>
          <w:rFonts w:hint="cs"/>
          <w:rtl/>
        </w:rPr>
        <w:t>שה'</w:t>
      </w:r>
      <w:r w:rsidR="00AB7D20" w:rsidRPr="00C35A2C">
        <w:rPr>
          <w:rtl/>
        </w:rPr>
        <w:t>.</w:t>
      </w:r>
    </w:p>
    <w:p w14:paraId="67DDE0FE" w14:textId="28CBCA18" w:rsidR="00AB7D20" w:rsidRPr="008C28D0" w:rsidRDefault="00AB7D20" w:rsidP="00F1680A">
      <w:pPr>
        <w:pStyle w:val="affffb"/>
        <w:rPr>
          <w:spacing w:val="0"/>
          <w:rtl/>
        </w:rPr>
      </w:pPr>
      <w:bookmarkStart w:id="373" w:name="_Toc119353157"/>
      <w:r w:rsidRPr="008C28D0">
        <w:rPr>
          <w:spacing w:val="0"/>
          <w:rtl/>
        </w:rPr>
        <w:t>ת"ר: נשבית, והיו מבקשין ממנו עד עשרה בדמיה</w:t>
      </w:r>
      <w:bookmarkEnd w:id="373"/>
    </w:p>
    <w:p w14:paraId="460D5BF2" w14:textId="77777777" w:rsidR="00AB7D20" w:rsidRPr="00730169" w:rsidRDefault="00AB7D20" w:rsidP="00AB7D20">
      <w:pPr>
        <w:rPr>
          <w:rFonts w:ascii="Fb Fontext" w:hAnsi="Fb Fontext"/>
          <w:spacing w:val="-6"/>
          <w:rtl/>
        </w:rPr>
      </w:pPr>
      <w:r w:rsidRPr="00730169">
        <w:rPr>
          <w:rStyle w:val="affffe"/>
          <w:rFonts w:hint="cs"/>
          <w:spacing w:val="-6"/>
          <w:rtl/>
        </w:rPr>
        <w:t>ת</w:t>
      </w:r>
      <w:r w:rsidRPr="00730169">
        <w:rPr>
          <w:rStyle w:val="affffe"/>
          <w:spacing w:val="-6"/>
          <w:rtl/>
        </w:rPr>
        <w:t>"</w:t>
      </w:r>
      <w:r w:rsidRPr="00730169">
        <w:rPr>
          <w:rStyle w:val="affffe"/>
          <w:rFonts w:hint="cs"/>
          <w:spacing w:val="-6"/>
          <w:rtl/>
        </w:rPr>
        <w:t>ק:</w:t>
      </w:r>
      <w:r w:rsidRPr="00730169">
        <w:rPr>
          <w:rFonts w:ascii="Fb Fontext" w:hAnsi="Fb Fontext" w:hint="cs"/>
          <w:spacing w:val="-6"/>
          <w:rtl/>
        </w:rPr>
        <w:t xml:space="preserve"> </w:t>
      </w:r>
      <w:r w:rsidRPr="00730169">
        <w:rPr>
          <w:rFonts w:ascii="Fb Fontext" w:hAnsi="Fb Fontext"/>
          <w:spacing w:val="-6"/>
          <w:rtl/>
        </w:rPr>
        <w:t>פעם ראשונה פודה, מכאן ואילך, רצה - פודה, רצה - אינו פודה.</w:t>
      </w:r>
    </w:p>
    <w:p w14:paraId="098D2D6E" w14:textId="4965D89E" w:rsidR="00AB7D20" w:rsidRPr="00C35A2C" w:rsidRDefault="00AB7D20" w:rsidP="00AB7D20">
      <w:pPr>
        <w:rPr>
          <w:rFonts w:ascii="Fb Fontext" w:hAnsi="Fb Fontext"/>
          <w:rtl/>
        </w:rPr>
      </w:pPr>
      <w:r w:rsidRPr="00C56C90">
        <w:rPr>
          <w:rStyle w:val="affffe"/>
          <w:rtl/>
        </w:rPr>
        <w:t>ר</w:t>
      </w:r>
      <w:r w:rsidRPr="00C56C90">
        <w:rPr>
          <w:rStyle w:val="affffe"/>
          <w:rFonts w:hint="cs"/>
          <w:rtl/>
        </w:rPr>
        <w:t>שב</w:t>
      </w:r>
      <w:r w:rsidRPr="00C56C90">
        <w:rPr>
          <w:rStyle w:val="affffe"/>
          <w:rtl/>
        </w:rPr>
        <w:t>"</w:t>
      </w:r>
      <w:r w:rsidRPr="00C56C90">
        <w:rPr>
          <w:rStyle w:val="affffe"/>
          <w:rFonts w:hint="cs"/>
          <w:rtl/>
        </w:rPr>
        <w:t>ג</w:t>
      </w:r>
      <w:r w:rsidRPr="00C56C90">
        <w:rPr>
          <w:rStyle w:val="affffe"/>
          <w:rtl/>
        </w:rPr>
        <w:t xml:space="preserve">: </w:t>
      </w:r>
      <w:r w:rsidRPr="00C35A2C">
        <w:rPr>
          <w:rFonts w:ascii="Fb Fontext" w:hAnsi="Fb Fontext"/>
          <w:rtl/>
        </w:rPr>
        <w:t xml:space="preserve"> אין פודין השבויין יותר </w:t>
      </w:r>
      <w:r w:rsidR="00C56C90">
        <w:rPr>
          <w:rFonts w:ascii="Fb Fontext" w:hAnsi="Fb Fontext" w:hint="cs"/>
          <w:rtl/>
        </w:rPr>
        <w:t>מ</w:t>
      </w:r>
      <w:r w:rsidRPr="00C35A2C">
        <w:rPr>
          <w:rFonts w:ascii="Fb Fontext" w:hAnsi="Fb Fontext"/>
          <w:rtl/>
        </w:rPr>
        <w:t>דמיהם, מפני תקון העולם.</w:t>
      </w:r>
      <w:r w:rsidRPr="00C35A2C">
        <w:rPr>
          <w:rFonts w:ascii="Fb Fontext" w:hAnsi="Fb Fontext" w:hint="cs"/>
          <w:rtl/>
        </w:rPr>
        <w:t xml:space="preserve"> </w:t>
      </w:r>
      <w:r w:rsidRPr="00C56C90">
        <w:rPr>
          <w:rStyle w:val="afffff0"/>
          <w:rFonts w:hint="cs"/>
          <w:rtl/>
        </w:rPr>
        <w:t>[אחד מתרי קולא]</w:t>
      </w:r>
    </w:p>
    <w:p w14:paraId="081498A0" w14:textId="3BAEC264" w:rsidR="00AB7D20" w:rsidRPr="00C35A2C" w:rsidRDefault="00AB7D20" w:rsidP="00AB7D20">
      <w:pPr>
        <w:pStyle w:val="affff5"/>
        <w:rPr>
          <w:rFonts w:cs="Guttman Vilna"/>
          <w:b/>
          <w:bCs/>
          <w:rtl/>
        </w:rPr>
      </w:pPr>
      <w:r>
        <w:rPr>
          <w:rtl/>
        </w:rPr>
        <w:t xml:space="preserve">- </w:t>
      </w:r>
      <w:r w:rsidRPr="00C35A2C">
        <w:rPr>
          <w:rtl/>
        </w:rPr>
        <w:t xml:space="preserve">הא בכדי דמיהן פודין, </w:t>
      </w:r>
      <w:r w:rsidR="00C56C90">
        <w:rPr>
          <w:rFonts w:hint="cs"/>
          <w:rtl/>
        </w:rPr>
        <w:t>אף דדמי פדיונה יותר מכתובתה.</w:t>
      </w:r>
    </w:p>
    <w:p w14:paraId="192FE66D" w14:textId="5AA5D176" w:rsidR="00AB7D20" w:rsidRDefault="00AB7D20" w:rsidP="00AB7D20">
      <w:pPr>
        <w:rPr>
          <w:rFonts w:ascii="Fb Fontext" w:hAnsi="Fb Fontext"/>
          <w:sz w:val="32"/>
          <w:rtl/>
        </w:rPr>
      </w:pPr>
      <w:r w:rsidRPr="00C35A2C">
        <w:rPr>
          <w:rFonts w:ascii="Fb Fontext" w:hAnsi="Fb Fontext" w:hint="cs"/>
          <w:sz w:val="32"/>
          <w:rtl/>
        </w:rPr>
        <w:t>והא ד</w:t>
      </w:r>
      <w:r w:rsidRPr="00C35A2C">
        <w:rPr>
          <w:rFonts w:ascii="Fb Fontext" w:hAnsi="Fb Fontext"/>
          <w:sz w:val="32"/>
          <w:rtl/>
        </w:rPr>
        <w:t>נשבית, והיו מבקשין ממנו עד עשרה בכתובתה</w:t>
      </w:r>
    </w:p>
    <w:p w14:paraId="5DA7B531" w14:textId="0CD401FC" w:rsidR="00AB7D20" w:rsidRPr="00730169" w:rsidRDefault="00AB7D20" w:rsidP="00AB7D20">
      <w:pPr>
        <w:rPr>
          <w:rFonts w:ascii="Fb Fontext" w:hAnsi="Fb Fontext"/>
          <w:spacing w:val="-6"/>
          <w:rtl/>
        </w:rPr>
      </w:pPr>
      <w:r w:rsidRPr="00730169">
        <w:rPr>
          <w:rStyle w:val="affffe"/>
          <w:rFonts w:hint="cs"/>
          <w:spacing w:val="-6"/>
          <w:rtl/>
        </w:rPr>
        <w:t>לת</w:t>
      </w:r>
      <w:r w:rsidRPr="00730169">
        <w:rPr>
          <w:rStyle w:val="affffe"/>
          <w:spacing w:val="-6"/>
          <w:rtl/>
        </w:rPr>
        <w:t>"</w:t>
      </w:r>
      <w:r w:rsidRPr="00730169">
        <w:rPr>
          <w:rStyle w:val="affffe"/>
          <w:rFonts w:hint="cs"/>
          <w:spacing w:val="-6"/>
          <w:rtl/>
        </w:rPr>
        <w:t xml:space="preserve">ק: </w:t>
      </w:r>
      <w:r w:rsidRPr="00730169">
        <w:rPr>
          <w:rFonts w:ascii="Fb Fontext" w:hAnsi="Fb Fontext"/>
          <w:spacing w:val="-6"/>
          <w:rtl/>
        </w:rPr>
        <w:t>פעם ראשונה פודה, מכאן ואילך, רצה פודה, רצה אינו פודה.</w:t>
      </w:r>
    </w:p>
    <w:p w14:paraId="05DF1197" w14:textId="0BDC68DF" w:rsidR="00AB7D20" w:rsidRPr="00C35A2C" w:rsidRDefault="00AB7D20" w:rsidP="00AB7D20">
      <w:pPr>
        <w:rPr>
          <w:rFonts w:ascii="Fb Fontext" w:hAnsi="Fb Fontext"/>
          <w:rtl/>
        </w:rPr>
      </w:pPr>
      <w:r w:rsidRPr="00C56C90">
        <w:rPr>
          <w:rStyle w:val="affffe"/>
          <w:rFonts w:hint="cs"/>
          <w:rtl/>
        </w:rPr>
        <w:t>ולרשב</w:t>
      </w:r>
      <w:r w:rsidRPr="00C56C90">
        <w:rPr>
          <w:rStyle w:val="affffe"/>
          <w:rtl/>
        </w:rPr>
        <w:t>"</w:t>
      </w:r>
      <w:r w:rsidRPr="00C56C90">
        <w:rPr>
          <w:rStyle w:val="affffe"/>
          <w:rFonts w:hint="cs"/>
          <w:rtl/>
        </w:rPr>
        <w:t>ג</w:t>
      </w:r>
      <w:r w:rsidRPr="00C56C90">
        <w:rPr>
          <w:rStyle w:val="affffe"/>
          <w:rtl/>
        </w:rPr>
        <w:t>:</w:t>
      </w:r>
      <w:r w:rsidRPr="00C35A2C">
        <w:rPr>
          <w:rFonts w:ascii="Fb Fontext" w:hAnsi="Fb Fontext"/>
          <w:rtl/>
        </w:rPr>
        <w:t xml:space="preserve"> </w:t>
      </w:r>
      <w:r w:rsidR="00C56C90">
        <w:rPr>
          <w:rFonts w:ascii="Fb Fontext" w:hAnsi="Fb Fontext" w:hint="cs"/>
          <w:rtl/>
        </w:rPr>
        <w:t xml:space="preserve">אם </w:t>
      </w:r>
      <w:r w:rsidRPr="00C35A2C">
        <w:rPr>
          <w:rFonts w:ascii="Fb Fontext" w:hAnsi="Fb Fontext"/>
          <w:rtl/>
        </w:rPr>
        <w:t>פרקונה נגד כתובתה פודה, אם לאו - אינו פודה!</w:t>
      </w:r>
      <w:r w:rsidRPr="00C35A2C">
        <w:rPr>
          <w:rFonts w:ascii="Fb Fontext" w:hAnsi="Fb Fontext" w:hint="cs"/>
          <w:rtl/>
        </w:rPr>
        <w:t xml:space="preserve"> </w:t>
      </w:r>
      <w:r w:rsidRPr="00C56C90">
        <w:rPr>
          <w:rStyle w:val="afffff0"/>
          <w:rFonts w:hint="cs"/>
          <w:rtl/>
        </w:rPr>
        <w:t>[אחד מתרי קולא]</w:t>
      </w:r>
    </w:p>
    <w:p w14:paraId="2EF8F87C" w14:textId="2D109CEF" w:rsidR="00AB7D20" w:rsidRDefault="00AB7D20" w:rsidP="00EA4F6A">
      <w:pPr>
        <w:rPr>
          <w:rtl/>
        </w:rPr>
      </w:pPr>
      <w:r w:rsidRPr="00C56C90">
        <w:rPr>
          <w:rStyle w:val="affffe"/>
          <w:rFonts w:hint="cs"/>
          <w:rtl/>
        </w:rPr>
        <w:t>-</w:t>
      </w:r>
      <w:r w:rsidR="00504085" w:rsidRPr="00C56C90">
        <w:rPr>
          <w:rStyle w:val="affffe"/>
          <w:rFonts w:hint="cs"/>
          <w:rtl/>
        </w:rPr>
        <w:tab/>
      </w:r>
      <w:r w:rsidRPr="00C56C90">
        <w:rPr>
          <w:rStyle w:val="affffe"/>
          <w:rFonts w:hint="cs"/>
          <w:rtl/>
        </w:rPr>
        <w:t>רשב</w:t>
      </w:r>
      <w:r w:rsidRPr="00C56C90">
        <w:rPr>
          <w:rStyle w:val="affffe"/>
          <w:rtl/>
        </w:rPr>
        <w:t>"</w:t>
      </w:r>
      <w:r w:rsidRPr="00C56C90">
        <w:rPr>
          <w:rStyle w:val="affffe"/>
          <w:rFonts w:hint="cs"/>
          <w:rtl/>
        </w:rPr>
        <w:t>ג:</w:t>
      </w:r>
      <w:r w:rsidRPr="00C56C90">
        <w:rPr>
          <w:rStyle w:val="affffe"/>
          <w:rtl/>
        </w:rPr>
        <w:t xml:space="preserve"> </w:t>
      </w:r>
      <w:r w:rsidR="00C56C90">
        <w:rPr>
          <w:rFonts w:ascii="Fb Fontext" w:hAnsi="Fb Fontext" w:hint="cs"/>
          <w:rtl/>
        </w:rPr>
        <w:t>ב'</w:t>
      </w:r>
      <w:r w:rsidRPr="00C35A2C">
        <w:rPr>
          <w:rFonts w:ascii="Fb Fontext" w:hAnsi="Fb Fontext"/>
          <w:rtl/>
        </w:rPr>
        <w:t xml:space="preserve"> קולי </w:t>
      </w:r>
      <w:r>
        <w:rPr>
          <w:rFonts w:ascii="Fb Fontext" w:hAnsi="Fb Fontext"/>
          <w:rtl/>
        </w:rPr>
        <w:t>יש לו</w:t>
      </w:r>
      <w:r w:rsidRPr="00C35A2C">
        <w:rPr>
          <w:rFonts w:ascii="Fb Fontext" w:hAnsi="Fb Fontext"/>
          <w:rtl/>
        </w:rPr>
        <w:t>.</w:t>
      </w:r>
    </w:p>
    <w:p w14:paraId="20617C8C" w14:textId="77777777" w:rsidR="00AB7D20" w:rsidRPr="00C35A2C" w:rsidRDefault="00AB7D20" w:rsidP="00E26091">
      <w:pPr>
        <w:pStyle w:val="afff"/>
        <w:framePr w:wrap="around"/>
        <w:rPr>
          <w:rtl/>
        </w:rPr>
      </w:pPr>
      <w:bookmarkStart w:id="374" w:name="_Toc119353158"/>
      <w:r w:rsidRPr="00C35A2C">
        <w:rPr>
          <w:rFonts w:hint="cs"/>
          <w:rtl/>
        </w:rPr>
        <w:t>נב:</w:t>
      </w:r>
      <w:bookmarkEnd w:id="374"/>
    </w:p>
    <w:p w14:paraId="56F3D5FC" w14:textId="77777777" w:rsidR="00AB7D20" w:rsidRPr="00C35A2C" w:rsidRDefault="00AB7D20" w:rsidP="00AB7D20">
      <w:pPr>
        <w:pStyle w:val="afffd"/>
        <w:rPr>
          <w:b/>
          <w:rtl/>
        </w:rPr>
      </w:pPr>
      <w:ins w:id="9878" w:author="מספור קטעי משנה" w:date="2026-10-06T06:45:30Z">
        <w:r>
          <w:rPr>
            <w:rStyle w:val="MisparKeta"/>
          </w:rPr>
          <w:t xml:space="preserve">א. </w:t>
        </w:r>
      </w:ins>
      <w:bookmarkStart w:id="375" w:name="_Toc119353159"/>
      <w:r w:rsidRPr="00C54C7E">
        <w:rPr>
          <w:rtl/>
        </w:rPr>
        <w:t>לקתה - חייב לרפאותה</w:t>
      </w:r>
      <w:r w:rsidRPr="00C35A2C">
        <w:rPr>
          <w:rtl/>
        </w:rPr>
        <w:t>.</w:t>
      </w:r>
      <w:bookmarkEnd w:id="375"/>
    </w:p>
    <w:p w14:paraId="6364F731" w14:textId="3469E33E" w:rsidR="00AB7D20" w:rsidRPr="00C30EB5" w:rsidRDefault="00AB7D20" w:rsidP="00AB7D20">
      <w:pPr>
        <w:rPr>
          <w:rFonts w:ascii="Fb Fontext" w:hAnsi="Fb Fontext" w:cs="PFT_Frank"/>
          <w:b/>
          <w:bCs/>
          <w:spacing w:val="-4"/>
          <w:szCs w:val="14"/>
          <w:rtl/>
        </w:rPr>
      </w:pPr>
      <w:r w:rsidRPr="00C30EB5">
        <w:rPr>
          <w:rStyle w:val="affffe"/>
          <w:spacing w:val="-4"/>
          <w:rtl/>
        </w:rPr>
        <w:t xml:space="preserve">ת"ר: </w:t>
      </w:r>
      <w:r w:rsidRPr="00C30EB5">
        <w:rPr>
          <w:rFonts w:ascii="Fb Fontext" w:hAnsi="Fb Fontext" w:cs="PFT_Frank"/>
          <w:b/>
          <w:bCs/>
          <w:spacing w:val="-4"/>
          <w:szCs w:val="14"/>
          <w:rtl/>
        </w:rPr>
        <w:t>אלמנה ניזונת מנכסי יתומין, וצריכה רפואה הרי היא כמזונות.</w:t>
      </w:r>
    </w:p>
    <w:p w14:paraId="336BFA0E" w14:textId="113A95B0" w:rsidR="00AB7D20" w:rsidRDefault="00AB7D20" w:rsidP="00AB7D20">
      <w:pPr>
        <w:rPr>
          <w:rFonts w:ascii="Fb Fontext" w:hAnsi="Fb Fontext"/>
          <w:rtl/>
        </w:rPr>
      </w:pPr>
      <w:r w:rsidRPr="00C56C90">
        <w:rPr>
          <w:rStyle w:val="affffe"/>
          <w:rtl/>
        </w:rPr>
        <w:t>ר</w:t>
      </w:r>
      <w:r w:rsidRPr="00C56C90">
        <w:rPr>
          <w:rStyle w:val="affffe"/>
          <w:rFonts w:hint="cs"/>
          <w:rtl/>
        </w:rPr>
        <w:t>שב</w:t>
      </w:r>
      <w:r w:rsidRPr="00C56C90">
        <w:rPr>
          <w:rStyle w:val="affffe"/>
          <w:rtl/>
        </w:rPr>
        <w:t>"</w:t>
      </w:r>
      <w:r w:rsidRPr="00C56C90">
        <w:rPr>
          <w:rStyle w:val="affffe"/>
          <w:rFonts w:hint="cs"/>
          <w:rtl/>
        </w:rPr>
        <w:t>ג</w:t>
      </w:r>
      <w:r w:rsidRPr="00C56C90">
        <w:rPr>
          <w:rStyle w:val="affffe"/>
          <w:rtl/>
        </w:rPr>
        <w:t xml:space="preserve">: </w:t>
      </w:r>
      <w:r w:rsidRPr="00C35A2C">
        <w:rPr>
          <w:rFonts w:ascii="Fb Fontext" w:hAnsi="Fb Fontext"/>
          <w:rtl/>
        </w:rPr>
        <w:t>רפואה שיש לה קצבה נתרפאת מכתובתה, שאין לה קצבה - הרי היא כמזונות.</w:t>
      </w:r>
    </w:p>
    <w:p w14:paraId="5064AA1A" w14:textId="61760C99" w:rsidR="00AB7D20" w:rsidRPr="00C35A2C" w:rsidRDefault="00AB7D20" w:rsidP="00AB7D20">
      <w:pPr>
        <w:rPr>
          <w:rFonts w:ascii="Fb Fontext" w:hAnsi="Fb Fontext"/>
          <w:rtl/>
        </w:rPr>
      </w:pPr>
      <w:r w:rsidRPr="00C56C90">
        <w:rPr>
          <w:rStyle w:val="affffe"/>
          <w:rtl/>
        </w:rPr>
        <w:t>• ר</w:t>
      </w:r>
      <w:r w:rsidRPr="00C56C90">
        <w:rPr>
          <w:rStyle w:val="affffe"/>
          <w:rFonts w:hint="cs"/>
          <w:rtl/>
        </w:rPr>
        <w:t>י</w:t>
      </w:r>
      <w:r w:rsidRPr="00C56C90">
        <w:rPr>
          <w:rStyle w:val="affffe"/>
          <w:rtl/>
        </w:rPr>
        <w:t>"</w:t>
      </w:r>
      <w:r w:rsidRPr="00C56C90">
        <w:rPr>
          <w:rStyle w:val="affffe"/>
          <w:rFonts w:hint="cs"/>
          <w:rtl/>
        </w:rPr>
        <w:t>ו</w:t>
      </w:r>
      <w:r w:rsidRPr="00C56C90">
        <w:rPr>
          <w:rStyle w:val="affffe"/>
          <w:rtl/>
        </w:rPr>
        <w:t>:</w:t>
      </w:r>
      <w:r w:rsidRPr="00C35A2C">
        <w:rPr>
          <w:rFonts w:ascii="Fb Fontext" w:hAnsi="Fb Fontext"/>
          <w:rtl/>
        </w:rPr>
        <w:t xml:space="preserve"> עשו הקזת דם בארץ ישראל כרפואה שאין לה קצבה.</w:t>
      </w:r>
    </w:p>
    <w:p w14:paraId="40DE7812" w14:textId="6B9282AF" w:rsidR="00AB7D20" w:rsidRPr="00CA7D65" w:rsidRDefault="00C56C90" w:rsidP="00AB7D20">
      <w:pPr>
        <w:rPr>
          <w:rFonts w:ascii="Fb Fontext" w:hAnsi="Fb Fontext"/>
          <w:spacing w:val="-4"/>
          <w:rtl/>
        </w:rPr>
      </w:pPr>
      <w:r w:rsidRPr="00CA7D65">
        <w:rPr>
          <w:rStyle w:val="affffe"/>
          <w:rFonts w:hint="cs"/>
          <w:spacing w:val="-4"/>
          <w:rtl/>
        </w:rPr>
        <w:t>רי</w:t>
      </w:r>
      <w:r w:rsidR="002B7BCC" w:rsidRPr="00CA7D65">
        <w:rPr>
          <w:rStyle w:val="affffe"/>
          <w:spacing w:val="-4"/>
          <w:rtl/>
        </w:rPr>
        <w:t>"</w:t>
      </w:r>
      <w:r w:rsidRPr="00CA7D65">
        <w:rPr>
          <w:rStyle w:val="affffe"/>
          <w:rFonts w:hint="cs"/>
          <w:spacing w:val="-4"/>
          <w:rtl/>
        </w:rPr>
        <w:t>ו</w:t>
      </w:r>
      <w:r w:rsidR="00E34A98" w:rsidRPr="00CA7D65">
        <w:rPr>
          <w:rStyle w:val="affffe"/>
          <w:rFonts w:hint="cs"/>
          <w:spacing w:val="-4"/>
          <w:rtl/>
        </w:rPr>
        <w:t>:</w:t>
      </w:r>
      <w:r w:rsidRPr="00CA7D65">
        <w:rPr>
          <w:rStyle w:val="affffe"/>
          <w:rFonts w:hint="cs"/>
          <w:spacing w:val="-4"/>
          <w:rtl/>
        </w:rPr>
        <w:t xml:space="preserve"> שיקצצו סכום לרפואת קרובתו </w:t>
      </w:r>
      <w:r w:rsidR="00AB7D20" w:rsidRPr="00CA7D65">
        <w:rPr>
          <w:rFonts w:ascii="Fb Fontext" w:hAnsi="Fb Fontext" w:hint="cs"/>
          <w:spacing w:val="-4"/>
          <w:rtl/>
        </w:rPr>
        <w:t>לרפואה עולמית</w:t>
      </w:r>
      <w:r w:rsidRPr="00CA7D65">
        <w:rPr>
          <w:rFonts w:ascii="Fb Fontext" w:hAnsi="Fb Fontext" w:hint="cs"/>
          <w:spacing w:val="-4"/>
          <w:rtl/>
        </w:rPr>
        <w:t xml:space="preserve"> ד</w:t>
      </w:r>
      <w:r w:rsidRPr="00CA7D65">
        <w:rPr>
          <w:rStyle w:val="affffa"/>
          <w:rFonts w:hint="cs"/>
          <w:spacing w:val="-4"/>
          <w:rtl/>
        </w:rPr>
        <w:t>ומבשרך לא תתעלם</w:t>
      </w:r>
    </w:p>
    <w:p w14:paraId="55074116" w14:textId="16DBF19C" w:rsidR="00AB7D20" w:rsidRDefault="00AB7D20" w:rsidP="00C56C90">
      <w:pPr>
        <w:rPr>
          <w:rFonts w:ascii="Fb Fontext" w:hAnsi="Fb Fontext"/>
          <w:sz w:val="32"/>
          <w:rtl/>
        </w:rPr>
      </w:pPr>
      <w:r w:rsidRPr="00C56C90">
        <w:rPr>
          <w:rStyle w:val="affffe"/>
          <w:rFonts w:hint="cs"/>
          <w:rtl/>
        </w:rPr>
        <w:t>אח</w:t>
      </w:r>
      <w:r w:rsidRPr="00C56C90">
        <w:rPr>
          <w:rStyle w:val="affffe"/>
          <w:rtl/>
        </w:rPr>
        <w:t>"</w:t>
      </w:r>
      <w:r w:rsidRPr="00C56C90">
        <w:rPr>
          <w:rStyle w:val="affffe"/>
          <w:rFonts w:hint="cs"/>
          <w:rtl/>
        </w:rPr>
        <w:t>כ אמר</w:t>
      </w:r>
      <w:r w:rsidR="00C56C90">
        <w:rPr>
          <w:rFonts w:ascii="Fb Fontext" w:hAnsi="Fb Fontext" w:hint="cs"/>
          <w:rtl/>
        </w:rPr>
        <w:t>:</w:t>
      </w:r>
      <w:r w:rsidRPr="00C35A2C">
        <w:rPr>
          <w:rFonts w:ascii="Fb Fontext" w:hAnsi="Fb Fontext"/>
          <w:rtl/>
        </w:rPr>
        <w:t xml:space="preserve"> עשינו עצמינו כעורכי הדיינין.</w:t>
      </w:r>
      <w:r w:rsidR="00C56C90">
        <w:rPr>
          <w:rFonts w:ascii="Fb Fontext" w:hAnsi="Fb Fontext" w:hint="cs"/>
          <w:rtl/>
        </w:rPr>
        <w:t xml:space="preserve"> דשאני אדם חשוב </w:t>
      </w:r>
      <w:r w:rsidR="00C56C90" w:rsidRPr="00C56C90">
        <w:rPr>
          <w:rStyle w:val="afffff0"/>
          <w:rFonts w:hint="cs"/>
          <w:rtl/>
        </w:rPr>
        <w:t>שאף</w:t>
      </w:r>
      <w:r w:rsidRPr="00C56C90">
        <w:rPr>
          <w:rStyle w:val="afffff0"/>
          <w:rFonts w:hint="cs"/>
          <w:rtl/>
        </w:rPr>
        <w:t xml:space="preserve"> קרוב אסור</w:t>
      </w:r>
    </w:p>
    <w:p>
      <w:pPr>
        <w:pStyle w:val="MishnaBatzad"/>
        <w:rPr>
          <w:ins w:id="20426" w:author="קלוד" w:date="2026-10-06T10:09:07Z"/>
        </w:rPr>
      </w:pPr>
      <w:ins w:id="20425" w:author="קלוד" w:date="2026-10-06T10:09:07Z">
        <w:r>
          <w:t xml:space="preserve">משנה י</w:t>
        </w:r>
      </w:ins>
    </w:p>
    <w:p w14:paraId="6CD40F44" w14:textId="05AEA34F" w:rsidR="00AB7D20" w:rsidRPr="00C35A2C" w:rsidRDefault="00AB7D20" w:rsidP="00AB7D20">
      <w:pPr>
        <w:pStyle w:val="afff5"/>
        <w:rPr>
          <w:b/>
          <w:rtl/>
        </w:rPr>
      </w:pPr>
      <w:bookmarkStart w:id="376" w:name="_Toc119353160"/>
      <w:r w:rsidRPr="00CB0F78">
        <w:rPr>
          <w:rStyle w:val="afffff5"/>
          <w:rtl/>
        </w:rPr>
        <w:t>לא כתב לה בנין</w:t>
      </w:r>
      <w:bookmarkEnd w:id="376"/>
      <w:r w:rsidRPr="00C35A2C">
        <w:rPr>
          <w:b/>
          <w:rtl/>
        </w:rPr>
        <w:t xml:space="preserve"> דכרין </w:t>
      </w:r>
      <w:r w:rsidR="00C56C90">
        <w:rPr>
          <w:rFonts w:hint="cs"/>
          <w:b/>
          <w:rtl/>
        </w:rPr>
        <w:t>שיהיו לך ממני ירשו כסף כתובתך יתר על חלקם עם אחיהם -</w:t>
      </w:r>
      <w:r w:rsidRPr="00C35A2C">
        <w:rPr>
          <w:b/>
          <w:rtl/>
        </w:rPr>
        <w:t xml:space="preserve"> חייב, שהוא תנאי ב"ד.</w:t>
      </w:r>
    </w:p>
    <w:p w14:paraId="45C24EC0" w14:textId="77777777" w:rsidR="00E268F4" w:rsidRDefault="00AB7D20" w:rsidP="00C56C90">
      <w:pPr>
        <w:pStyle w:val="afff5"/>
        <w:rPr>
          <w:b/>
          <w:rtl/>
        </w:rPr>
      </w:pPr>
      <w:r w:rsidRPr="00C35A2C">
        <w:rPr>
          <w:b/>
          <w:rtl/>
        </w:rPr>
        <w:t>בנ</w:t>
      </w:r>
      <w:r w:rsidR="00C56C90">
        <w:rPr>
          <w:rFonts w:hint="cs"/>
          <w:b/>
          <w:rtl/>
        </w:rPr>
        <w:t>ות שיהו לך ממני ישבו בביתי ויזונו מכנסי עד שינשאו</w:t>
      </w:r>
      <w:r w:rsidR="00E268F4">
        <w:rPr>
          <w:rFonts w:hint="cs"/>
          <w:b/>
          <w:rtl/>
        </w:rPr>
        <w:t>,</w:t>
      </w:r>
    </w:p>
    <w:p w14:paraId="1271F985" w14:textId="79F4F75B" w:rsidR="00AB7D20" w:rsidRPr="00C35A2C" w:rsidRDefault="00AB7D20" w:rsidP="00AB7D20">
      <w:pPr>
        <w:pStyle w:val="afff5"/>
        <w:rPr>
          <w:b/>
          <w:rtl/>
        </w:rPr>
      </w:pPr>
      <w:r w:rsidRPr="00C35A2C">
        <w:rPr>
          <w:b/>
          <w:rtl/>
        </w:rPr>
        <w:lastRenderedPageBreak/>
        <w:t>- חייב, שהוא תנאי בית דין.</w:t>
      </w:r>
    </w:p>
    <w:p w14:paraId="1315671D" w14:textId="77777777" w:rsidR="00E268F4" w:rsidRDefault="00AB7D20" w:rsidP="00AB7D20">
      <w:pPr>
        <w:pStyle w:val="afff5"/>
        <w:rPr>
          <w:b/>
          <w:rtl/>
        </w:rPr>
      </w:pPr>
      <w:r w:rsidRPr="00C35A2C">
        <w:rPr>
          <w:b/>
          <w:rtl/>
        </w:rPr>
        <w:t xml:space="preserve">את </w:t>
      </w:r>
      <w:r w:rsidR="00C56C90">
        <w:rPr>
          <w:rFonts w:hint="cs"/>
          <w:b/>
          <w:rtl/>
        </w:rPr>
        <w:t>תשבי בביתי ו</w:t>
      </w:r>
      <w:r w:rsidR="00C3379E">
        <w:rPr>
          <w:rFonts w:hint="cs"/>
          <w:b/>
          <w:rtl/>
        </w:rPr>
        <w:t>ניזונת מנכסי כל ימי אלמנותך בביתי</w:t>
      </w:r>
      <w:r w:rsidR="00E268F4">
        <w:rPr>
          <w:rFonts w:hint="cs"/>
          <w:b/>
          <w:rtl/>
        </w:rPr>
        <w:t>,</w:t>
      </w:r>
    </w:p>
    <w:p w14:paraId="35F25345" w14:textId="4A53FCC8" w:rsidR="00AB7D20" w:rsidRPr="00C35A2C" w:rsidRDefault="00AB7D20" w:rsidP="00AB7D20">
      <w:pPr>
        <w:pStyle w:val="afff5"/>
        <w:rPr>
          <w:b/>
          <w:rtl/>
        </w:rPr>
      </w:pPr>
      <w:r w:rsidRPr="00C35A2C">
        <w:rPr>
          <w:b/>
          <w:rtl/>
        </w:rPr>
        <w:t>- חייב, שהוא תנאי בית דין.</w:t>
      </w:r>
    </w:p>
    <w:p w14:paraId="1DC21304" w14:textId="77777777" w:rsidR="00E268F4" w:rsidRDefault="00AB7D20" w:rsidP="00C3379E">
      <w:pPr>
        <w:pStyle w:val="afff5"/>
        <w:rPr>
          <w:b/>
          <w:rtl/>
        </w:rPr>
      </w:pPr>
      <w:bookmarkStart w:id="377" w:name="_Toc119353161"/>
      <w:r w:rsidRPr="00CB0F78">
        <w:rPr>
          <w:rStyle w:val="afffff5"/>
          <w:rtl/>
        </w:rPr>
        <w:t>כך היו אנשי ירושלים כותבין.</w:t>
      </w:r>
      <w:bookmarkEnd w:id="377"/>
      <w:r w:rsidR="00C3379E">
        <w:rPr>
          <w:rFonts w:hint="cs"/>
          <w:b/>
          <w:rtl/>
        </w:rPr>
        <w:t xml:space="preserve"> ו</w:t>
      </w:r>
      <w:r w:rsidRPr="00C35A2C">
        <w:rPr>
          <w:b/>
          <w:rtl/>
        </w:rPr>
        <w:t xml:space="preserve">אנשי גליל </w:t>
      </w:r>
      <w:r w:rsidR="00C3379E">
        <w:rPr>
          <w:rFonts w:hint="cs"/>
          <w:b/>
          <w:rtl/>
        </w:rPr>
        <w:t>כותבין כמוהם</w:t>
      </w:r>
      <w:r w:rsidR="00E268F4">
        <w:rPr>
          <w:rFonts w:hint="cs"/>
          <w:b/>
          <w:rtl/>
        </w:rPr>
        <w:t>,</w:t>
      </w:r>
    </w:p>
    <w:p w14:paraId="33E597AD" w14:textId="372190F0" w:rsidR="00AB7D20" w:rsidRDefault="00AB7D20" w:rsidP="00AB7D20">
      <w:pPr>
        <w:pStyle w:val="afff5"/>
        <w:rPr>
          <w:b/>
          <w:rtl/>
        </w:rPr>
      </w:pPr>
      <w:r w:rsidRPr="00C35A2C">
        <w:rPr>
          <w:b/>
          <w:rtl/>
        </w:rPr>
        <w:t xml:space="preserve">אנשי יהודה </w:t>
      </w:r>
      <w:r w:rsidR="00C3379E">
        <w:rPr>
          <w:rFonts w:hint="cs"/>
          <w:b/>
          <w:rtl/>
        </w:rPr>
        <w:t>כתבו</w:t>
      </w:r>
      <w:r w:rsidRPr="00C35A2C">
        <w:rPr>
          <w:b/>
          <w:rtl/>
        </w:rPr>
        <w:t xml:space="preserve"> עד שירצו היורשין ליתן לך כתובתך,</w:t>
      </w:r>
    </w:p>
    <w:p w14:paraId="09F89A0C" w14:textId="77777777" w:rsidR="00AB7D20" w:rsidRPr="00C35A2C" w:rsidRDefault="00AB7D20" w:rsidP="00AB7D20">
      <w:pPr>
        <w:pStyle w:val="afff5"/>
        <w:rPr>
          <w:b/>
          <w:rtl/>
        </w:rPr>
      </w:pPr>
      <w:r w:rsidRPr="00C35A2C">
        <w:rPr>
          <w:b/>
          <w:rtl/>
        </w:rPr>
        <w:t>לפיכך אם רצו יורשין - נותנין לה כתובתה ופוטרין אותה.</w:t>
      </w:r>
    </w:p>
    <w:p w14:paraId="3A7CD639" w14:textId="77777777" w:rsidR="00CB0F78" w:rsidRDefault="00AB7D20" w:rsidP="00AB7D20">
      <w:pPr>
        <w:rPr>
          <w:rFonts w:ascii="Fb Fontext" w:hAnsi="Fb Fontext"/>
          <w:sz w:val="32"/>
          <w:rtl/>
        </w:rPr>
      </w:pPr>
      <w:r w:rsidRPr="00C3379E">
        <w:rPr>
          <w:rStyle w:val="affffe"/>
          <w:rFonts w:hint="cs"/>
          <w:rtl/>
        </w:rPr>
        <w:t>מרשב</w:t>
      </w:r>
      <w:r w:rsidRPr="00C3379E">
        <w:rPr>
          <w:rStyle w:val="affffe"/>
          <w:rtl/>
        </w:rPr>
        <w:t>"</w:t>
      </w:r>
      <w:r w:rsidRPr="00C3379E">
        <w:rPr>
          <w:rStyle w:val="affffe"/>
          <w:rFonts w:hint="cs"/>
          <w:rtl/>
        </w:rPr>
        <w:t>י</w:t>
      </w:r>
      <w:r w:rsidRPr="00C3379E">
        <w:rPr>
          <w:rStyle w:val="affffe"/>
          <w:rtl/>
        </w:rPr>
        <w:t>:</w:t>
      </w:r>
      <w:r w:rsidRPr="00C35A2C">
        <w:rPr>
          <w:rFonts w:ascii="Fb Fontext" w:hAnsi="Fb Fontext"/>
          <w:sz w:val="32"/>
          <w:rtl/>
        </w:rPr>
        <w:t xml:space="preserve"> </w:t>
      </w:r>
      <w:r w:rsidRPr="00CB0F78">
        <w:rPr>
          <w:rStyle w:val="affffc"/>
          <w:rtl/>
        </w:rPr>
        <w:t>מפני מה התקינו כתובת בנין דכרין</w:t>
      </w:r>
      <w:r w:rsidRPr="00C35A2C">
        <w:rPr>
          <w:rFonts w:ascii="Fb Fontext" w:hAnsi="Fb Fontext"/>
          <w:sz w:val="32"/>
          <w:rtl/>
        </w:rPr>
        <w:t xml:space="preserve">? </w:t>
      </w:r>
    </w:p>
    <w:p w14:paraId="5BAC3F36" w14:textId="32532345" w:rsidR="00AB7D20" w:rsidRPr="00C35A2C" w:rsidRDefault="00C3379E" w:rsidP="00AB7D20">
      <w:pPr>
        <w:rPr>
          <w:rFonts w:ascii="Fb Fontext" w:hAnsi="Fb Fontext"/>
          <w:rtl/>
        </w:rPr>
      </w:pPr>
      <w:r>
        <w:rPr>
          <w:rFonts w:ascii="Fb Fontext" w:hAnsi="Fb Fontext" w:hint="cs"/>
          <w:sz w:val="32"/>
          <w:rtl/>
        </w:rPr>
        <w:t>-</w:t>
      </w:r>
      <w:r w:rsidR="00AB7D20" w:rsidRPr="00C35A2C">
        <w:rPr>
          <w:rFonts w:ascii="Fb Fontext" w:hAnsi="Fb Fontext"/>
          <w:sz w:val="32"/>
          <w:rtl/>
        </w:rPr>
        <w:t xml:space="preserve"> שיקפוץ אדם ויכתוב לבתו כבנו.</w:t>
      </w:r>
    </w:p>
    <w:p w14:paraId="7A01EF5A" w14:textId="195B823E" w:rsidR="00AB7D20" w:rsidRPr="00C35A2C" w:rsidRDefault="00AB7D20" w:rsidP="00AB7D20">
      <w:pPr>
        <w:rPr>
          <w:rFonts w:cs="Guttman Vilna"/>
          <w:b/>
          <w:bCs/>
          <w:rtl/>
        </w:rPr>
      </w:pPr>
      <w:r w:rsidRPr="00E879DC">
        <w:rPr>
          <w:rFonts w:hint="cs"/>
          <w:rtl/>
        </w:rPr>
        <w:t>וא</w:t>
      </w:r>
      <w:r w:rsidR="00C3379E">
        <w:rPr>
          <w:rFonts w:hint="cs"/>
          <w:rtl/>
        </w:rPr>
        <w:t xml:space="preserve">ף </w:t>
      </w:r>
      <w:r w:rsidRPr="00E879DC">
        <w:rPr>
          <w:rFonts w:hint="cs"/>
          <w:rtl/>
        </w:rPr>
        <w:t xml:space="preserve">דהתורה אמרה לבן לרשת ולא לבת הא </w:t>
      </w:r>
      <w:r w:rsidR="00287D14">
        <w:rPr>
          <w:rFonts w:hint="cs"/>
          <w:rtl/>
        </w:rPr>
        <w:t>גם</w:t>
      </w:r>
      <w:r w:rsidRPr="00E879DC">
        <w:rPr>
          <w:rFonts w:hint="cs"/>
          <w:rtl/>
        </w:rPr>
        <w:t xml:space="preserve"> דאורייתא</w:t>
      </w:r>
      <w:r w:rsidRPr="00C35A2C">
        <w:rPr>
          <w:rFonts w:hint="cs"/>
          <w:rtl/>
        </w:rPr>
        <w:t xml:space="preserve"> </w:t>
      </w:r>
      <w:r w:rsidRPr="00E879DC">
        <w:rPr>
          <w:rStyle w:val="affffa"/>
          <w:rFonts w:hint="cs"/>
          <w:rtl/>
        </w:rPr>
        <w:t>ד'</w:t>
      </w:r>
      <w:r w:rsidRPr="00E879DC">
        <w:rPr>
          <w:rStyle w:val="affffa"/>
          <w:rtl/>
        </w:rPr>
        <w:t>קחו נשים והולידו בנים ובנות וקחו לבניכם נשים ואת בנותיכם תנו לאנשים,</w:t>
      </w:r>
      <w:r w:rsidRPr="00C35A2C">
        <w:rPr>
          <w:rtl/>
        </w:rPr>
        <w:t xml:space="preserve"> </w:t>
      </w:r>
      <w:r w:rsidRPr="00730169">
        <w:rPr>
          <w:spacing w:val="-4"/>
          <w:rtl/>
        </w:rPr>
        <w:t>ב</w:t>
      </w:r>
      <w:r w:rsidRPr="00730169">
        <w:rPr>
          <w:rFonts w:hint="cs"/>
          <w:spacing w:val="-4"/>
          <w:rtl/>
        </w:rPr>
        <w:t xml:space="preserve">והיינו </w:t>
      </w:r>
      <w:r w:rsidRPr="00730169">
        <w:rPr>
          <w:spacing w:val="-4"/>
          <w:rtl/>
        </w:rPr>
        <w:t>דנלבשה וניכסה ונ</w:t>
      </w:r>
      <w:r w:rsidRPr="00730169">
        <w:rPr>
          <w:rFonts w:hint="cs"/>
          <w:spacing w:val="-4"/>
          <w:rtl/>
        </w:rPr>
        <w:t>ישב</w:t>
      </w:r>
      <w:r w:rsidRPr="00730169">
        <w:rPr>
          <w:spacing w:val="-4"/>
          <w:rtl/>
        </w:rPr>
        <w:t xml:space="preserve">לה מידי, </w:t>
      </w:r>
      <w:r w:rsidRPr="00730169">
        <w:rPr>
          <w:rFonts w:hint="cs"/>
          <w:spacing w:val="-4"/>
          <w:rtl/>
        </w:rPr>
        <w:t>ד</w:t>
      </w:r>
      <w:r w:rsidRPr="00730169">
        <w:rPr>
          <w:spacing w:val="-4"/>
          <w:rtl/>
        </w:rPr>
        <w:t>דקפצי עלה ו</w:t>
      </w:r>
      <w:r w:rsidR="00C3379E" w:rsidRPr="00730169">
        <w:rPr>
          <w:rFonts w:hint="cs"/>
          <w:spacing w:val="-4"/>
          <w:rtl/>
        </w:rPr>
        <w:t>ינשאוה</w:t>
      </w:r>
      <w:r w:rsidRPr="00730169">
        <w:rPr>
          <w:spacing w:val="-4"/>
          <w:rtl/>
        </w:rPr>
        <w:t>.</w:t>
      </w:r>
    </w:p>
    <w:p w14:paraId="3F6C4CD1" w14:textId="27656160" w:rsidR="00E268F4" w:rsidRDefault="00AB7D20" w:rsidP="00AB7D20">
      <w:pPr>
        <w:rPr>
          <w:rtl/>
        </w:rPr>
      </w:pPr>
      <w:bookmarkStart w:id="378" w:name="_Toc119353162"/>
      <w:r w:rsidRPr="00CB0F78">
        <w:rPr>
          <w:rStyle w:val="affffc"/>
          <w:rtl/>
        </w:rPr>
        <w:t>ועד כמה</w:t>
      </w:r>
      <w:bookmarkEnd w:id="378"/>
      <w:r>
        <w:rPr>
          <w:rFonts w:hint="cs"/>
          <w:rtl/>
        </w:rPr>
        <w:t>?</w:t>
      </w:r>
      <w:r w:rsidRPr="00C35A2C">
        <w:rPr>
          <w:rtl/>
        </w:rPr>
        <w:t xml:space="preserve"> </w:t>
      </w:r>
      <w:r w:rsidRPr="00C3379E">
        <w:rPr>
          <w:rStyle w:val="affffe"/>
          <w:rtl/>
        </w:rPr>
        <w:t>אביי ורבא:</w:t>
      </w:r>
      <w:r w:rsidRPr="00C35A2C">
        <w:rPr>
          <w:rtl/>
        </w:rPr>
        <w:t xml:space="preserve"> עד עישור נכסי</w:t>
      </w:r>
      <w:r w:rsidR="00E268F4">
        <w:rPr>
          <w:rtl/>
        </w:rPr>
        <w:t>.</w:t>
      </w:r>
    </w:p>
    <w:p w14:paraId="37484FC0" w14:textId="39605366" w:rsidR="00AB7D20" w:rsidRDefault="00AB7D20" w:rsidP="00C3379E">
      <w:pPr>
        <w:pStyle w:val="afffff"/>
        <w:rPr>
          <w:rtl/>
        </w:rPr>
      </w:pPr>
      <w:r w:rsidRPr="00C35A2C">
        <w:rPr>
          <w:rFonts w:hint="cs"/>
          <w:rtl/>
        </w:rPr>
        <w:t>וא</w:t>
      </w:r>
      <w:r w:rsidRPr="00C35A2C">
        <w:rPr>
          <w:rtl/>
        </w:rPr>
        <w:t>"</w:t>
      </w:r>
      <w:r w:rsidRPr="00C35A2C">
        <w:rPr>
          <w:rFonts w:hint="cs"/>
          <w:rtl/>
        </w:rPr>
        <w:t>א דבעל לא ירשו דא</w:t>
      </w:r>
      <w:r w:rsidRPr="00C35A2C">
        <w:rPr>
          <w:rtl/>
        </w:rPr>
        <w:t>"</w:t>
      </w:r>
      <w:r w:rsidRPr="00C35A2C">
        <w:rPr>
          <w:rFonts w:hint="cs"/>
          <w:rtl/>
        </w:rPr>
        <w:t>ה אב ימנע ולא יכתוב</w:t>
      </w:r>
    </w:p>
    <w:p w14:paraId="6C283C8F" w14:textId="42CC65FA" w:rsidR="00AB7D20" w:rsidRPr="00F5539C" w:rsidRDefault="00AB7D20" w:rsidP="00C3379E">
      <w:pPr>
        <w:pStyle w:val="afffff"/>
        <w:rPr>
          <w:spacing w:val="-4"/>
          <w:rtl/>
        </w:rPr>
      </w:pPr>
      <w:r w:rsidRPr="00F5539C">
        <w:rPr>
          <w:rFonts w:hint="cs"/>
          <w:spacing w:val="-4"/>
          <w:rtl/>
        </w:rPr>
        <w:t>וא</w:t>
      </w:r>
      <w:r w:rsidRPr="00F5539C">
        <w:rPr>
          <w:spacing w:val="-4"/>
          <w:rtl/>
        </w:rPr>
        <w:t>"</w:t>
      </w:r>
      <w:r w:rsidRPr="00F5539C">
        <w:rPr>
          <w:rFonts w:hint="cs"/>
          <w:spacing w:val="-4"/>
          <w:rtl/>
        </w:rPr>
        <w:t xml:space="preserve">א לחלק </w:t>
      </w:r>
      <w:r w:rsidR="00C3379E">
        <w:rPr>
          <w:rFonts w:hint="cs"/>
          <w:spacing w:val="-4"/>
          <w:rtl/>
        </w:rPr>
        <w:t>בש</w:t>
      </w:r>
      <w:r w:rsidRPr="00F5539C">
        <w:rPr>
          <w:rFonts w:hint="cs"/>
          <w:spacing w:val="-4"/>
          <w:rtl/>
        </w:rPr>
        <w:t>כתב אב יכתוב בעל</w:t>
      </w:r>
      <w:r w:rsidR="00C3379E">
        <w:rPr>
          <w:rFonts w:hint="cs"/>
          <w:spacing w:val="-4"/>
          <w:rtl/>
        </w:rPr>
        <w:t>,</w:t>
      </w:r>
      <w:r w:rsidRPr="00F5539C">
        <w:rPr>
          <w:rFonts w:hint="cs"/>
          <w:spacing w:val="-4"/>
          <w:rtl/>
        </w:rPr>
        <w:t xml:space="preserve"> ו</w:t>
      </w:r>
      <w:r w:rsidR="00C3379E">
        <w:rPr>
          <w:rFonts w:hint="cs"/>
          <w:spacing w:val="-4"/>
          <w:rtl/>
        </w:rPr>
        <w:t>ב</w:t>
      </w:r>
      <w:r w:rsidRPr="00F5539C">
        <w:rPr>
          <w:rFonts w:hint="cs"/>
          <w:spacing w:val="-4"/>
          <w:rtl/>
        </w:rPr>
        <w:t>שלא כתב</w:t>
      </w:r>
      <w:r w:rsidR="00C3379E">
        <w:rPr>
          <w:rFonts w:hint="cs"/>
          <w:spacing w:val="-4"/>
          <w:rtl/>
        </w:rPr>
        <w:t xml:space="preserve"> </w:t>
      </w:r>
      <w:r w:rsidRPr="00F5539C">
        <w:rPr>
          <w:rFonts w:hint="cs"/>
          <w:spacing w:val="-4"/>
          <w:rtl/>
        </w:rPr>
        <w:t>גם בעל לא יכתוב,-  דלא פלוג רבנן</w:t>
      </w:r>
    </w:p>
    <w:p w14:paraId="5EA8228C" w14:textId="41312B20" w:rsidR="00AB7D20" w:rsidRDefault="00AB7D20" w:rsidP="00AB7D20">
      <w:pPr>
        <w:rPr>
          <w:rtl/>
        </w:rPr>
      </w:pPr>
      <w:bookmarkStart w:id="379" w:name="_Toc119353163"/>
      <w:r w:rsidRPr="00CB0F78">
        <w:rPr>
          <w:rStyle w:val="affffc"/>
          <w:rFonts w:hint="cs"/>
          <w:rtl/>
        </w:rPr>
        <w:t>ובת בין הבנים</w:t>
      </w:r>
      <w:bookmarkEnd w:id="379"/>
      <w:r w:rsidRPr="00C35A2C">
        <w:rPr>
          <w:rFonts w:hint="cs"/>
          <w:rtl/>
        </w:rPr>
        <w:t xml:space="preserve"> לא יורשת דכנחלה </w:t>
      </w:r>
      <w:r w:rsidR="00C3379E">
        <w:rPr>
          <w:rFonts w:hint="cs"/>
          <w:rtl/>
        </w:rPr>
        <w:t xml:space="preserve">עשוה, </w:t>
      </w:r>
      <w:r w:rsidRPr="00CA108A">
        <w:rPr>
          <w:rFonts w:cs="PFT_Frank" w:hint="cs"/>
          <w:b/>
          <w:bCs/>
          <w:szCs w:val="14"/>
          <w:rtl/>
        </w:rPr>
        <w:t xml:space="preserve">ובין הבנות </w:t>
      </w:r>
      <w:r w:rsidR="00287D14">
        <w:rPr>
          <w:rFonts w:hint="cs"/>
          <w:rtl/>
        </w:rPr>
        <w:t>גם</w:t>
      </w:r>
      <w:r w:rsidRPr="00C35A2C">
        <w:rPr>
          <w:rFonts w:hint="cs"/>
          <w:rtl/>
        </w:rPr>
        <w:t xml:space="preserve"> לא דלא פלוג רבנן</w:t>
      </w:r>
    </w:p>
    <w:p w14:paraId="7BFDC468" w14:textId="0ED738D2" w:rsidR="00E268F4" w:rsidRDefault="00AB7D20" w:rsidP="00AB7D20">
      <w:pPr>
        <w:rPr>
          <w:rtl/>
        </w:rPr>
      </w:pPr>
      <w:r w:rsidRPr="00C35A2C">
        <w:rPr>
          <w:rFonts w:hint="cs"/>
          <w:rtl/>
        </w:rPr>
        <w:t xml:space="preserve">ולא גובה </w:t>
      </w:r>
      <w:r w:rsidRPr="00C35A2C">
        <w:rPr>
          <w:rtl/>
        </w:rPr>
        <w:t>ממטלטלי</w:t>
      </w:r>
      <w:r w:rsidRPr="00C35A2C">
        <w:rPr>
          <w:rFonts w:hint="cs"/>
          <w:rtl/>
        </w:rPr>
        <w:t xml:space="preserve"> ד</w:t>
      </w:r>
      <w:r w:rsidRPr="00C35A2C">
        <w:rPr>
          <w:rtl/>
        </w:rPr>
        <w:t>כתובה שויוה רבנן</w:t>
      </w:r>
      <w:r w:rsidR="00E268F4">
        <w:rPr>
          <w:rtl/>
        </w:rPr>
        <w:t>.</w:t>
      </w:r>
    </w:p>
    <w:p w14:paraId="73424493" w14:textId="38CBC2D2" w:rsidR="00AB7D20" w:rsidRPr="00C35A2C" w:rsidRDefault="00AB7D20" w:rsidP="00AB7D20">
      <w:pPr>
        <w:rPr>
          <w:rtl/>
        </w:rPr>
      </w:pPr>
      <w:r w:rsidRPr="00C35A2C">
        <w:rPr>
          <w:rFonts w:hint="cs"/>
          <w:rtl/>
        </w:rPr>
        <w:t xml:space="preserve">ולא </w:t>
      </w:r>
      <w:r w:rsidRPr="00C35A2C">
        <w:rPr>
          <w:rtl/>
        </w:rPr>
        <w:t>תטרוף ממשעבדי</w:t>
      </w:r>
      <w:r w:rsidRPr="00C35A2C">
        <w:rPr>
          <w:rFonts w:hint="cs"/>
          <w:rtl/>
        </w:rPr>
        <w:t xml:space="preserve"> ד</w:t>
      </w:r>
      <w:r w:rsidRPr="00C35A2C">
        <w:rPr>
          <w:rtl/>
        </w:rPr>
        <w:t>יר</w:t>
      </w:r>
      <w:r w:rsidR="00C3379E">
        <w:rPr>
          <w:rFonts w:hint="cs"/>
          <w:rtl/>
        </w:rPr>
        <w:t>שון</w:t>
      </w:r>
      <w:r w:rsidRPr="00C35A2C">
        <w:rPr>
          <w:rtl/>
        </w:rPr>
        <w:t xml:space="preserve"> תנן.</w:t>
      </w:r>
    </w:p>
    <w:p w14:paraId="504DB4EF" w14:textId="2F57E79C" w:rsidR="00AB7D20" w:rsidRPr="008424D2" w:rsidRDefault="00C3379E" w:rsidP="00C3379E">
      <w:pPr>
        <w:pStyle w:val="afffff"/>
        <w:rPr>
          <w:rtl/>
        </w:rPr>
      </w:pPr>
      <w:r>
        <w:rPr>
          <w:rFonts w:hint="cs"/>
          <w:rtl/>
        </w:rPr>
        <w:t>ואף במקום שאין מותר דינר דבמקום שנעקרה נחלה דאורייתא לא תיקנו רבנן.</w:t>
      </w:r>
    </w:p>
    <w:p w14:paraId="502326A4" w14:textId="77777777" w:rsidR="00AB7D20" w:rsidRPr="00F97732" w:rsidRDefault="00AB7D20" w:rsidP="003156E1">
      <w:pPr>
        <w:pStyle w:val="aff9"/>
        <w:rPr>
          <w:rtl/>
        </w:rPr>
      </w:pPr>
      <w:r w:rsidRPr="003156E1">
        <w:rPr>
          <w:rFonts w:hint="cs"/>
          <w:rtl/>
        </w:rPr>
        <w:t>׹</w:t>
      </w:r>
    </w:p>
    <w:p w14:paraId="6F8E380B" w14:textId="77777777" w:rsidR="00AB7D20" w:rsidRDefault="00AB7D20" w:rsidP="00E26091">
      <w:pPr>
        <w:pStyle w:val="afff"/>
        <w:framePr w:wrap="around"/>
        <w:rPr>
          <w:rtl/>
        </w:rPr>
      </w:pPr>
      <w:bookmarkStart w:id="380" w:name="_Toc119353164"/>
      <w:r w:rsidRPr="00C35A2C">
        <w:rPr>
          <w:rFonts w:hint="cs"/>
          <w:rtl/>
        </w:rPr>
        <w:t>נג.</w:t>
      </w:r>
      <w:bookmarkEnd w:id="380"/>
    </w:p>
    <w:p w14:paraId="2318951F" w14:textId="5AA5B66E" w:rsidR="00E268F4" w:rsidRDefault="00BA1744" w:rsidP="00BA1744">
      <w:pPr>
        <w:rPr>
          <w:rtl/>
        </w:rPr>
      </w:pPr>
      <w:r w:rsidRPr="00BA1744">
        <w:rPr>
          <w:rStyle w:val="affffe"/>
          <w:rFonts w:hint="cs"/>
          <w:rtl/>
        </w:rPr>
        <w:t>ר</w:t>
      </w:r>
      <w:r w:rsidR="002B7BCC">
        <w:rPr>
          <w:rStyle w:val="affffe"/>
          <w:rtl/>
        </w:rPr>
        <w:t>"</w:t>
      </w:r>
      <w:r w:rsidRPr="00BA1744">
        <w:rPr>
          <w:rStyle w:val="affffe"/>
          <w:rFonts w:hint="cs"/>
          <w:rtl/>
        </w:rPr>
        <w:t xml:space="preserve">פ הלך </w:t>
      </w:r>
      <w:r w:rsidR="00AB7D20" w:rsidRPr="00BA1744">
        <w:rPr>
          <w:rStyle w:val="affffe"/>
          <w:rFonts w:hint="cs"/>
          <w:rtl/>
        </w:rPr>
        <w:t xml:space="preserve">לבית אבא </w:t>
      </w:r>
      <w:r w:rsidRPr="00BA1744">
        <w:rPr>
          <w:rStyle w:val="affffe"/>
          <w:rFonts w:hint="cs"/>
          <w:rtl/>
        </w:rPr>
        <w:t xml:space="preserve">סוראה </w:t>
      </w:r>
      <w:r w:rsidR="00AB7D20" w:rsidRPr="00BA1744">
        <w:rPr>
          <w:rStyle w:val="affffe"/>
          <w:rFonts w:hint="cs"/>
          <w:rtl/>
        </w:rPr>
        <w:t>שיכתוב כתובת</w:t>
      </w:r>
      <w:r w:rsidRPr="00BA1744">
        <w:rPr>
          <w:rStyle w:val="affffe"/>
          <w:rFonts w:hint="cs"/>
          <w:rtl/>
        </w:rPr>
        <w:t xml:space="preserve"> בתו, ויב</w:t>
      </w:r>
      <w:r w:rsidR="002B7BCC">
        <w:rPr>
          <w:rStyle w:val="affffe"/>
          <w:rtl/>
        </w:rPr>
        <w:t>"</w:t>
      </w:r>
      <w:r w:rsidRPr="00BA1744">
        <w:rPr>
          <w:rStyle w:val="affffe"/>
          <w:rFonts w:hint="cs"/>
          <w:rtl/>
        </w:rPr>
        <w:t xml:space="preserve">מ יצא לקראתו שאל </w:t>
      </w:r>
      <w:r w:rsidRPr="00C30EB5">
        <w:rPr>
          <w:rStyle w:val="affffe"/>
          <w:rFonts w:hint="cs"/>
          <w:spacing w:val="-6"/>
          <w:rtl/>
        </w:rPr>
        <w:t>לר</w:t>
      </w:r>
      <w:r w:rsidR="002B7BCC" w:rsidRPr="00C30EB5">
        <w:rPr>
          <w:rStyle w:val="affffe"/>
          <w:spacing w:val="-6"/>
          <w:rtl/>
        </w:rPr>
        <w:t>"</w:t>
      </w:r>
      <w:r w:rsidRPr="00C30EB5">
        <w:rPr>
          <w:rStyle w:val="affffe"/>
          <w:rFonts w:hint="cs"/>
          <w:spacing w:val="-6"/>
          <w:rtl/>
        </w:rPr>
        <w:t xml:space="preserve">פ למה לא נוח לו להיכנס עמו </w:t>
      </w:r>
      <w:r w:rsidRPr="00C30EB5">
        <w:rPr>
          <w:rFonts w:hint="cs"/>
          <w:spacing w:val="-6"/>
          <w:rtl/>
        </w:rPr>
        <w:t xml:space="preserve">אם מטעם שלא להיות </w:t>
      </w:r>
      <w:r w:rsidR="00AB7D20" w:rsidRPr="00C30EB5">
        <w:rPr>
          <w:rFonts w:hint="cs"/>
          <w:spacing w:val="-6"/>
          <w:rtl/>
        </w:rPr>
        <w:t>בשעה שמעבירים ירושה מבן רע לבן טוב שא</w:t>
      </w:r>
      <w:r w:rsidR="00AB7D20" w:rsidRPr="00C30EB5">
        <w:rPr>
          <w:spacing w:val="-6"/>
          <w:rtl/>
        </w:rPr>
        <w:t>"</w:t>
      </w:r>
      <w:r w:rsidR="00AB7D20" w:rsidRPr="00C30EB5">
        <w:rPr>
          <w:rFonts w:hint="cs"/>
          <w:spacing w:val="-6"/>
          <w:rtl/>
        </w:rPr>
        <w:t>י איזה זרע יוכשר, וכ'ש מבן לבת,</w:t>
      </w:r>
      <w:r w:rsidRPr="00C30EB5">
        <w:rPr>
          <w:rFonts w:hint="cs"/>
          <w:spacing w:val="-6"/>
          <w:rtl/>
        </w:rPr>
        <w:t xml:space="preserve"> </w:t>
      </w:r>
      <w:r w:rsidR="00AB7D20" w:rsidRPr="00C30EB5">
        <w:rPr>
          <w:rFonts w:hint="cs"/>
          <w:spacing w:val="-6"/>
          <w:rtl/>
        </w:rPr>
        <w:t>הא תקנ</w:t>
      </w:r>
      <w:r w:rsidR="00AB7D20" w:rsidRPr="00C30EB5">
        <w:rPr>
          <w:spacing w:val="-6"/>
          <w:rtl/>
        </w:rPr>
        <w:t>"</w:t>
      </w:r>
      <w:r w:rsidR="00AB7D20" w:rsidRPr="00C30EB5">
        <w:rPr>
          <w:rFonts w:hint="cs"/>
          <w:spacing w:val="-6"/>
          <w:rtl/>
        </w:rPr>
        <w:t>ח היא שאדם יכתוב לבתו</w:t>
      </w:r>
      <w:r w:rsidRPr="00C30EB5">
        <w:rPr>
          <w:rFonts w:hint="cs"/>
          <w:spacing w:val="-6"/>
          <w:rtl/>
        </w:rPr>
        <w:t>,</w:t>
      </w:r>
      <w:r w:rsidR="00AB7D20" w:rsidRPr="00C30EB5">
        <w:rPr>
          <w:rFonts w:hint="cs"/>
          <w:spacing w:val="-6"/>
          <w:rtl/>
        </w:rPr>
        <w:t xml:space="preserve"> שיקפצו עליה וכו'</w:t>
      </w:r>
      <w:r w:rsidR="00E268F4" w:rsidRPr="00C30EB5">
        <w:rPr>
          <w:rFonts w:hint="cs"/>
          <w:spacing w:val="-6"/>
          <w:rtl/>
        </w:rPr>
        <w:t>,</w:t>
      </w:r>
    </w:p>
    <w:p w14:paraId="67D8FF85" w14:textId="77777777" w:rsidR="00E268F4" w:rsidRDefault="00AB7D20" w:rsidP="00AB7D20">
      <w:pPr>
        <w:rPr>
          <w:rFonts w:ascii="Fb Fontext" w:hAnsi="Fb Fontext"/>
          <w:spacing w:val="-2"/>
          <w:sz w:val="32"/>
          <w:rtl/>
        </w:rPr>
      </w:pPr>
      <w:r w:rsidRPr="00BA1744">
        <w:rPr>
          <w:rStyle w:val="affffe"/>
          <w:rFonts w:hint="cs"/>
          <w:rtl/>
        </w:rPr>
        <w:t>א</w:t>
      </w:r>
      <w:r w:rsidRPr="00BA1744">
        <w:rPr>
          <w:rStyle w:val="affffe"/>
          <w:rtl/>
        </w:rPr>
        <w:t>"</w:t>
      </w:r>
      <w:r w:rsidRPr="00BA1744">
        <w:rPr>
          <w:rStyle w:val="affffe"/>
          <w:rFonts w:hint="cs"/>
          <w:rtl/>
        </w:rPr>
        <w:t xml:space="preserve">ל </w:t>
      </w:r>
      <w:r w:rsidRPr="00F5539C">
        <w:rPr>
          <w:rFonts w:ascii="Fb Fontext" w:hAnsi="Fb Fontext" w:hint="cs"/>
          <w:spacing w:val="-2"/>
          <w:sz w:val="32"/>
          <w:rtl/>
        </w:rPr>
        <w:t>דה</w:t>
      </w:r>
      <w:r w:rsidRPr="00F5539C">
        <w:rPr>
          <w:rFonts w:ascii="Fb Fontext" w:hAnsi="Fb Fontext"/>
          <w:spacing w:val="-2"/>
          <w:sz w:val="32"/>
          <w:rtl/>
        </w:rPr>
        <w:t>"</w:t>
      </w:r>
      <w:r w:rsidRPr="00F5539C">
        <w:rPr>
          <w:rFonts w:ascii="Fb Fontext" w:hAnsi="Fb Fontext" w:hint="cs"/>
          <w:spacing w:val="-2"/>
          <w:sz w:val="32"/>
          <w:rtl/>
        </w:rPr>
        <w:t>מ מרצון אבל לא לכפותו</w:t>
      </w:r>
      <w:r w:rsidR="00E268F4">
        <w:rPr>
          <w:rFonts w:ascii="Fb Fontext" w:hAnsi="Fb Fontext" w:hint="cs"/>
          <w:spacing w:val="-2"/>
          <w:sz w:val="32"/>
          <w:rtl/>
        </w:rPr>
        <w:t>,</w:t>
      </w:r>
    </w:p>
    <w:p w14:paraId="6EB81879" w14:textId="011D9B3C" w:rsidR="00AB7D20" w:rsidRPr="00F5539C" w:rsidRDefault="00AB7D20" w:rsidP="00AB7D20">
      <w:pPr>
        <w:rPr>
          <w:rFonts w:ascii="Fb Fontext" w:hAnsi="Fb Fontext"/>
          <w:spacing w:val="-2"/>
          <w:rtl/>
        </w:rPr>
      </w:pPr>
      <w:r w:rsidRPr="00BA1744">
        <w:rPr>
          <w:rStyle w:val="affffe"/>
          <w:rFonts w:hint="cs"/>
          <w:rtl/>
        </w:rPr>
        <w:lastRenderedPageBreak/>
        <w:t>א</w:t>
      </w:r>
      <w:r w:rsidRPr="00BA1744">
        <w:rPr>
          <w:rStyle w:val="affffe"/>
          <w:rtl/>
        </w:rPr>
        <w:t>"</w:t>
      </w:r>
      <w:r w:rsidRPr="00BA1744">
        <w:rPr>
          <w:rStyle w:val="affffe"/>
          <w:rFonts w:hint="cs"/>
          <w:rtl/>
        </w:rPr>
        <w:t>ל ר</w:t>
      </w:r>
      <w:r w:rsidRPr="00BA1744">
        <w:rPr>
          <w:rStyle w:val="affffe"/>
          <w:rtl/>
        </w:rPr>
        <w:t>"</w:t>
      </w:r>
      <w:r w:rsidRPr="00BA1744">
        <w:rPr>
          <w:rStyle w:val="affffe"/>
          <w:rFonts w:hint="cs"/>
          <w:rtl/>
        </w:rPr>
        <w:t xml:space="preserve">פ </w:t>
      </w:r>
      <w:r w:rsidRPr="00F5539C">
        <w:rPr>
          <w:rFonts w:ascii="Fb Fontext" w:hAnsi="Fb Fontext" w:hint="cs"/>
          <w:spacing w:val="-2"/>
          <w:sz w:val="32"/>
          <w:rtl/>
        </w:rPr>
        <w:t>שלא ביקש לכפותו אלא רק להיכנס וישתוק.</w:t>
      </w:r>
    </w:p>
    <w:p w14:paraId="278FD61D" w14:textId="77777777" w:rsidR="00AB7D20" w:rsidRDefault="00AB7D20" w:rsidP="00AB7D20">
      <w:pPr>
        <w:rPr>
          <w:rFonts w:ascii="Fb Fontext" w:hAnsi="Fb Fontext"/>
          <w:rtl/>
        </w:rPr>
      </w:pPr>
      <w:r w:rsidRPr="00BA1744">
        <w:rPr>
          <w:rStyle w:val="affffe"/>
          <w:rFonts w:hint="cs"/>
          <w:rtl/>
        </w:rPr>
        <w:t>א</w:t>
      </w:r>
      <w:r w:rsidRPr="00BA1744">
        <w:rPr>
          <w:rStyle w:val="affffe"/>
          <w:rtl/>
        </w:rPr>
        <w:t>"</w:t>
      </w:r>
      <w:r w:rsidRPr="00BA1744">
        <w:rPr>
          <w:rStyle w:val="affffe"/>
          <w:rFonts w:hint="cs"/>
          <w:rtl/>
        </w:rPr>
        <w:t xml:space="preserve">ל </w:t>
      </w:r>
      <w:r w:rsidRPr="00C35A2C">
        <w:rPr>
          <w:rFonts w:ascii="Fb Fontext" w:hAnsi="Fb Fontext" w:hint="cs"/>
          <w:rtl/>
        </w:rPr>
        <w:t>שעצם כניסתו לבית אבא היא כפייתו</w:t>
      </w:r>
    </w:p>
    <w:p w14:paraId="57E35A64" w14:textId="21971B59" w:rsidR="00E268F4" w:rsidRDefault="00AB7D20" w:rsidP="00AB7D20">
      <w:pPr>
        <w:rPr>
          <w:rFonts w:ascii="Fb Fontext" w:hAnsi="Fb Fontext"/>
          <w:rtl/>
        </w:rPr>
      </w:pPr>
      <w:r w:rsidRPr="00BA1744">
        <w:rPr>
          <w:rStyle w:val="affffe"/>
          <w:rFonts w:hint="cs"/>
          <w:rtl/>
        </w:rPr>
        <w:t>ואעפ</w:t>
      </w:r>
      <w:r w:rsidRPr="00BA1744">
        <w:rPr>
          <w:rStyle w:val="affffe"/>
          <w:rtl/>
        </w:rPr>
        <w:t>"</w:t>
      </w:r>
      <w:r w:rsidRPr="00BA1744">
        <w:rPr>
          <w:rStyle w:val="affffe"/>
          <w:rFonts w:hint="cs"/>
          <w:rtl/>
        </w:rPr>
        <w:t>כ כפהו ר</w:t>
      </w:r>
      <w:r w:rsidRPr="00BA1744">
        <w:rPr>
          <w:rStyle w:val="affffe"/>
          <w:rtl/>
        </w:rPr>
        <w:t>"</w:t>
      </w:r>
      <w:r w:rsidRPr="00BA1744">
        <w:rPr>
          <w:rStyle w:val="affffe"/>
          <w:rFonts w:hint="cs"/>
          <w:rtl/>
        </w:rPr>
        <w:t>פ ליב</w:t>
      </w:r>
      <w:r w:rsidRPr="00BA1744">
        <w:rPr>
          <w:rStyle w:val="affffe"/>
          <w:rtl/>
        </w:rPr>
        <w:t>"</w:t>
      </w:r>
      <w:r w:rsidRPr="00BA1744">
        <w:rPr>
          <w:rStyle w:val="affffe"/>
          <w:rFonts w:hint="cs"/>
          <w:rtl/>
        </w:rPr>
        <w:t xml:space="preserve">מ </w:t>
      </w:r>
      <w:r w:rsidRPr="00C35A2C">
        <w:rPr>
          <w:rFonts w:ascii="Fb Fontext" w:hAnsi="Fb Fontext" w:hint="cs"/>
          <w:rtl/>
        </w:rPr>
        <w:t>ונכנס שתק וישב, חשב אבא שמה ששותק משום שכועס עליו ולכן כתב כל שהיה לו לבתו</w:t>
      </w:r>
      <w:r w:rsidR="00E268F4">
        <w:rPr>
          <w:rFonts w:ascii="Fb Fontext" w:hAnsi="Fb Fontext" w:hint="cs"/>
          <w:rtl/>
        </w:rPr>
        <w:t>,</w:t>
      </w:r>
    </w:p>
    <w:p w14:paraId="1926916E" w14:textId="6644FAF4" w:rsidR="00E268F4" w:rsidRDefault="00AB7D20" w:rsidP="00AB7D20">
      <w:pPr>
        <w:rPr>
          <w:rStyle w:val="affffe"/>
          <w:rtl/>
        </w:rPr>
      </w:pPr>
      <w:r w:rsidRPr="00BA1744">
        <w:rPr>
          <w:rStyle w:val="affffe"/>
          <w:rFonts w:hint="cs"/>
          <w:rtl/>
        </w:rPr>
        <w:t>משהמשיך יב</w:t>
      </w:r>
      <w:r w:rsidRPr="00BA1744">
        <w:rPr>
          <w:rStyle w:val="affffe"/>
          <w:rtl/>
        </w:rPr>
        <w:t>"</w:t>
      </w:r>
      <w:r w:rsidRPr="00BA1744">
        <w:rPr>
          <w:rStyle w:val="affffe"/>
          <w:rFonts w:hint="cs"/>
          <w:rtl/>
        </w:rPr>
        <w:t>מ בשתיקתו</w:t>
      </w:r>
      <w:r w:rsidRPr="00C35A2C">
        <w:rPr>
          <w:rFonts w:ascii="Fb Fontext" w:hAnsi="Fb Fontext" w:hint="cs"/>
          <w:rtl/>
        </w:rPr>
        <w:t xml:space="preserve"> שאלו אבא גם עכשיו לא נח לך? הלא כתבתי כל שהיה לי</w:t>
      </w:r>
      <w:r w:rsidR="00E268F4">
        <w:rPr>
          <w:rFonts w:ascii="Fb Fontext" w:hAnsi="Fb Fontext" w:hint="cs"/>
          <w:rtl/>
        </w:rPr>
        <w:t>,</w:t>
      </w:r>
    </w:p>
    <w:p w14:paraId="5415EFA0" w14:textId="480F9727" w:rsidR="00AB7D20" w:rsidRPr="00730169" w:rsidRDefault="00AB7D20" w:rsidP="00AB7D20">
      <w:pPr>
        <w:rPr>
          <w:rFonts w:ascii="Fb Fontext" w:hAnsi="Fb Fontext"/>
          <w:spacing w:val="-4"/>
          <w:rtl/>
        </w:rPr>
      </w:pPr>
      <w:r w:rsidRPr="00730169">
        <w:rPr>
          <w:rStyle w:val="affffe"/>
          <w:rFonts w:hint="cs"/>
          <w:spacing w:val="-4"/>
          <w:rtl/>
        </w:rPr>
        <w:t>א</w:t>
      </w:r>
      <w:r w:rsidRPr="00730169">
        <w:rPr>
          <w:rStyle w:val="affffe"/>
          <w:spacing w:val="-4"/>
          <w:rtl/>
        </w:rPr>
        <w:t>"</w:t>
      </w:r>
      <w:r w:rsidRPr="00730169">
        <w:rPr>
          <w:rStyle w:val="affffe"/>
          <w:rFonts w:hint="cs"/>
          <w:spacing w:val="-4"/>
          <w:rtl/>
        </w:rPr>
        <w:t xml:space="preserve">ל </w:t>
      </w:r>
      <w:r w:rsidRPr="00730169">
        <w:rPr>
          <w:rFonts w:ascii="Fb Fontext" w:hAnsi="Fb Fontext" w:hint="cs"/>
          <w:spacing w:val="-4"/>
          <w:rtl/>
        </w:rPr>
        <w:t>אי היית שואל בעצתי א</w:t>
      </w:r>
      <w:r w:rsidR="0056391A" w:rsidRPr="00730169">
        <w:rPr>
          <w:rFonts w:ascii="Fb Fontext" w:hAnsi="Fb Fontext" w:hint="cs"/>
          <w:spacing w:val="-4"/>
          <w:rtl/>
        </w:rPr>
        <w:t>ף</w:t>
      </w:r>
      <w:r w:rsidRPr="00730169">
        <w:rPr>
          <w:rFonts w:ascii="Fb Fontext" w:hAnsi="Fb Fontext" w:hint="cs"/>
          <w:spacing w:val="-4"/>
          <w:rtl/>
        </w:rPr>
        <w:t xml:space="preserve"> מה שכתבת בתחילה לא היית צריך</w:t>
      </w:r>
      <w:r w:rsidR="0056391A" w:rsidRPr="00730169">
        <w:rPr>
          <w:rFonts w:ascii="Fb Fontext" w:hAnsi="Fb Fontext" w:hint="cs"/>
          <w:spacing w:val="-4"/>
          <w:rtl/>
        </w:rPr>
        <w:t>,</w:t>
      </w:r>
    </w:p>
    <w:p w14:paraId="33EC24FF" w14:textId="13186EDF" w:rsidR="00E268F4" w:rsidRDefault="00AB7D20" w:rsidP="00AB7D20">
      <w:pPr>
        <w:rPr>
          <w:rFonts w:ascii="Fb Fontext" w:hAnsi="Fb Fontext"/>
          <w:spacing w:val="-4"/>
          <w:rtl/>
        </w:rPr>
      </w:pPr>
      <w:r w:rsidRPr="00730169">
        <w:rPr>
          <w:rStyle w:val="affffe"/>
          <w:rFonts w:hint="cs"/>
          <w:spacing w:val="-4"/>
          <w:rtl/>
        </w:rPr>
        <w:t>וכשביקש אבא לחזור בו א</w:t>
      </w:r>
      <w:r w:rsidRPr="00730169">
        <w:rPr>
          <w:rStyle w:val="affffe"/>
          <w:spacing w:val="-4"/>
          <w:rtl/>
        </w:rPr>
        <w:t>"</w:t>
      </w:r>
      <w:r w:rsidRPr="00730169">
        <w:rPr>
          <w:rStyle w:val="affffe"/>
          <w:rFonts w:hint="cs"/>
          <w:spacing w:val="-4"/>
          <w:rtl/>
        </w:rPr>
        <w:t>ל יב</w:t>
      </w:r>
      <w:r w:rsidRPr="00730169">
        <w:rPr>
          <w:rStyle w:val="affffe"/>
          <w:spacing w:val="-4"/>
          <w:rtl/>
        </w:rPr>
        <w:t>"</w:t>
      </w:r>
      <w:r w:rsidRPr="00730169">
        <w:rPr>
          <w:rStyle w:val="affffe"/>
          <w:rFonts w:hint="cs"/>
          <w:spacing w:val="-4"/>
          <w:rtl/>
        </w:rPr>
        <w:t xml:space="preserve">מ </w:t>
      </w:r>
      <w:r w:rsidRPr="00730169">
        <w:rPr>
          <w:rFonts w:ascii="Fb Fontext" w:hAnsi="Fb Fontext" w:hint="cs"/>
          <w:spacing w:val="-4"/>
          <w:rtl/>
        </w:rPr>
        <w:t>שאחר שנתחייב ליתן שלא יחזור בו</w:t>
      </w:r>
      <w:r w:rsidR="00E268F4">
        <w:rPr>
          <w:rFonts w:ascii="Fb Fontext" w:hAnsi="Fb Fontext" w:hint="cs"/>
          <w:spacing w:val="-4"/>
          <w:rtl/>
        </w:rPr>
        <w:t>,</w:t>
      </w:r>
    </w:p>
    <w:p w14:paraId="76650557" w14:textId="77A5EFC4" w:rsidR="00AB7D20" w:rsidRPr="00F97732" w:rsidRDefault="00AB7D20" w:rsidP="003156E1">
      <w:pPr>
        <w:pStyle w:val="aff9"/>
        <w:rPr>
          <w:rtl/>
        </w:rPr>
      </w:pPr>
      <w:r w:rsidRPr="003156E1">
        <w:rPr>
          <w:rFonts w:hint="cs"/>
          <w:rtl/>
        </w:rPr>
        <w:t>׹</w:t>
      </w:r>
    </w:p>
    <w:p w14:paraId="1C8ACB73" w14:textId="071A20D0" w:rsidR="00AB7D20" w:rsidRPr="00730169" w:rsidRDefault="00AB7D20" w:rsidP="00AB7D20">
      <w:pPr>
        <w:rPr>
          <w:rFonts w:ascii="Fb Fontext" w:hAnsi="Fb Fontext"/>
          <w:spacing w:val="-8"/>
          <w:rtl/>
        </w:rPr>
      </w:pPr>
      <w:r w:rsidRPr="00730169">
        <w:rPr>
          <w:rStyle w:val="affffe"/>
          <w:spacing w:val="-8"/>
          <w:rtl/>
        </w:rPr>
        <w:t>•</w:t>
      </w:r>
      <w:r w:rsidRPr="00730169">
        <w:rPr>
          <w:rStyle w:val="affffe"/>
          <w:rFonts w:hint="cs"/>
          <w:spacing w:val="-8"/>
          <w:rtl/>
        </w:rPr>
        <w:t xml:space="preserve"> </w:t>
      </w:r>
      <w:r w:rsidRPr="00730169">
        <w:rPr>
          <w:rStyle w:val="affffe"/>
          <w:spacing w:val="-8"/>
          <w:rtl/>
        </w:rPr>
        <w:t>בעא ר</w:t>
      </w:r>
      <w:r w:rsidRPr="00730169">
        <w:rPr>
          <w:rStyle w:val="affffe"/>
          <w:rFonts w:hint="cs"/>
          <w:spacing w:val="-8"/>
          <w:rtl/>
        </w:rPr>
        <w:t>י</w:t>
      </w:r>
      <w:r w:rsidRPr="00730169">
        <w:rPr>
          <w:rStyle w:val="affffe"/>
          <w:spacing w:val="-8"/>
          <w:rtl/>
        </w:rPr>
        <w:t>"</w:t>
      </w:r>
      <w:r w:rsidRPr="00730169">
        <w:rPr>
          <w:rStyle w:val="affffe"/>
          <w:rFonts w:hint="cs"/>
          <w:spacing w:val="-8"/>
          <w:rtl/>
        </w:rPr>
        <w:t>ס מר</w:t>
      </w:r>
      <w:r w:rsidRPr="00730169">
        <w:rPr>
          <w:rStyle w:val="affffe"/>
          <w:spacing w:val="-8"/>
          <w:rtl/>
        </w:rPr>
        <w:t>"</w:t>
      </w:r>
      <w:r w:rsidRPr="00730169">
        <w:rPr>
          <w:rStyle w:val="affffe"/>
          <w:rFonts w:hint="cs"/>
          <w:spacing w:val="-8"/>
          <w:rtl/>
        </w:rPr>
        <w:t>נ</w:t>
      </w:r>
      <w:r w:rsidRPr="00730169">
        <w:rPr>
          <w:rStyle w:val="affffe"/>
          <w:spacing w:val="-8"/>
          <w:rtl/>
        </w:rPr>
        <w:t>:</w:t>
      </w:r>
      <w:r w:rsidRPr="00730169">
        <w:rPr>
          <w:rFonts w:ascii="Fb Fontext" w:hAnsi="Fb Fontext"/>
          <w:spacing w:val="-8"/>
          <w:sz w:val="32"/>
          <w:rtl/>
        </w:rPr>
        <w:t xml:space="preserve"> </w:t>
      </w:r>
      <w:r w:rsidRPr="00CB0F78">
        <w:rPr>
          <w:rStyle w:val="affffc"/>
          <w:rtl/>
        </w:rPr>
        <w:t>מכרה כתובתה לבעלה</w:t>
      </w:r>
      <w:r w:rsidRPr="00730169">
        <w:rPr>
          <w:rFonts w:ascii="Fb Fontext" w:hAnsi="Fb Fontext"/>
          <w:spacing w:val="-8"/>
          <w:sz w:val="32"/>
          <w:rtl/>
        </w:rPr>
        <w:t xml:space="preserve">, </w:t>
      </w:r>
      <w:r w:rsidR="000D4DDE" w:rsidRPr="00730169">
        <w:rPr>
          <w:rFonts w:ascii="Fb Fontext" w:hAnsi="Fb Fontext" w:hint="cs"/>
          <w:spacing w:val="-8"/>
          <w:sz w:val="32"/>
          <w:rtl/>
        </w:rPr>
        <w:t xml:space="preserve">אם </w:t>
      </w:r>
      <w:r w:rsidRPr="00730169">
        <w:rPr>
          <w:rFonts w:ascii="Fb Fontext" w:hAnsi="Fb Fontext"/>
          <w:spacing w:val="-8"/>
          <w:sz w:val="32"/>
          <w:rtl/>
        </w:rPr>
        <w:t>יש לה כתובת בנין דכרין</w:t>
      </w:r>
      <w:r w:rsidR="000D4DDE" w:rsidRPr="00730169">
        <w:rPr>
          <w:rFonts w:ascii="Fb Fontext" w:hAnsi="Fb Fontext" w:hint="cs"/>
          <w:spacing w:val="-8"/>
          <w:sz w:val="32"/>
          <w:rtl/>
        </w:rPr>
        <w:t>?</w:t>
      </w:r>
    </w:p>
    <w:p w14:paraId="13ABC389" w14:textId="42439938" w:rsidR="00AB7D20" w:rsidRDefault="00AB7D20" w:rsidP="000D4DDE">
      <w:pPr>
        <w:pStyle w:val="afffff"/>
        <w:rPr>
          <w:rtl/>
        </w:rPr>
      </w:pPr>
      <w:r w:rsidRPr="00C35A2C">
        <w:rPr>
          <w:rFonts w:hint="cs"/>
          <w:rtl/>
        </w:rPr>
        <w:t xml:space="preserve">שאל על מוכרת </w:t>
      </w:r>
      <w:r w:rsidR="000D4DDE">
        <w:rPr>
          <w:rFonts w:hint="cs"/>
          <w:rtl/>
        </w:rPr>
        <w:t>אף שי</w:t>
      </w:r>
      <w:r w:rsidR="002B7BCC">
        <w:rPr>
          <w:rtl/>
        </w:rPr>
        <w:t>"</w:t>
      </w:r>
      <w:r w:rsidR="000D4DDE">
        <w:rPr>
          <w:rFonts w:hint="cs"/>
          <w:rtl/>
        </w:rPr>
        <w:t xml:space="preserve">ל אנסוהו זוזי </w:t>
      </w:r>
      <w:r w:rsidRPr="00C35A2C">
        <w:rPr>
          <w:rFonts w:hint="cs"/>
          <w:rtl/>
        </w:rPr>
        <w:t xml:space="preserve"> וכמי שכפוה כ</w:t>
      </w:r>
      <w:r w:rsidRPr="00C35A2C">
        <w:rPr>
          <w:rtl/>
        </w:rPr>
        <w:t>"</w:t>
      </w:r>
      <w:r w:rsidRPr="00C35A2C">
        <w:rPr>
          <w:rFonts w:hint="cs"/>
          <w:rtl/>
        </w:rPr>
        <w:t>ש מוחלת</w:t>
      </w:r>
    </w:p>
    <w:p w14:paraId="3F79208F" w14:textId="6736BFAE" w:rsidR="00AB7D20" w:rsidRPr="00C35A2C" w:rsidRDefault="00AB7D20" w:rsidP="00AB7D20">
      <w:pPr>
        <w:rPr>
          <w:rFonts w:ascii="Fb Fontext" w:hAnsi="Fb Fontext"/>
          <w:rtl/>
        </w:rPr>
      </w:pPr>
      <w:r w:rsidRPr="000D4DDE">
        <w:rPr>
          <w:rStyle w:val="affffe"/>
          <w:rFonts w:hint="cs"/>
          <w:rtl/>
        </w:rPr>
        <w:t>רבא</w:t>
      </w:r>
      <w:r w:rsidRPr="00224771">
        <w:rPr>
          <w:rFonts w:ascii="Fb Fontext" w:hAnsi="Fb Fontext" w:cs="PFT_Frank" w:hint="cs"/>
          <w:b/>
          <w:bCs/>
          <w:szCs w:val="14"/>
          <w:rtl/>
        </w:rPr>
        <w:t xml:space="preserve"> פשיטא</w:t>
      </w:r>
      <w:r w:rsidRPr="00C35A2C">
        <w:rPr>
          <w:rFonts w:ascii="Fb Fontext" w:hAnsi="Fb Fontext" w:hint="cs"/>
          <w:rtl/>
        </w:rPr>
        <w:t xml:space="preserve"> ד</w:t>
      </w:r>
      <w:r w:rsidRPr="00C35A2C">
        <w:rPr>
          <w:rFonts w:ascii="Fb Fontext" w:hAnsi="Fb Fontext"/>
          <w:rtl/>
        </w:rPr>
        <w:t xml:space="preserve">מוכרת כתובתה </w:t>
      </w:r>
      <w:r w:rsidRPr="00CA108A">
        <w:rPr>
          <w:rFonts w:ascii="Fb Fontext" w:hAnsi="Fb Fontext" w:cs="PFT_Frank"/>
          <w:b/>
          <w:bCs/>
          <w:szCs w:val="14"/>
          <w:rtl/>
        </w:rPr>
        <w:t>לאחרים</w:t>
      </w:r>
      <w:r w:rsidR="00C30EB5">
        <w:rPr>
          <w:rFonts w:ascii="Fb Fontext" w:hAnsi="Fb Fontext" w:hint="cs"/>
          <w:rtl/>
        </w:rPr>
        <w:t>-</w:t>
      </w:r>
      <w:r w:rsidRPr="00C35A2C">
        <w:rPr>
          <w:rFonts w:ascii="Fb Fontext" w:hAnsi="Fb Fontext"/>
          <w:rtl/>
        </w:rPr>
        <w:t xml:space="preserve"> יש לה כתובת בנין דכרין,</w:t>
      </w:r>
      <w:r w:rsidRPr="00C35A2C">
        <w:rPr>
          <w:rFonts w:ascii="Fb Fontext" w:hAnsi="Fb Fontext" w:hint="cs"/>
          <w:rtl/>
        </w:rPr>
        <w:t xml:space="preserve">- </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זוזי אנסוה.</w:t>
      </w:r>
    </w:p>
    <w:p w14:paraId="24E2D3DC" w14:textId="032BA769" w:rsidR="00AB7D20" w:rsidRPr="00C35A2C" w:rsidRDefault="00AB7D20" w:rsidP="00C30EB5">
      <w:pPr>
        <w:ind w:firstLine="0"/>
        <w:rPr>
          <w:rFonts w:ascii="Fb Fontext" w:hAnsi="Fb Fontext" w:cs="Guttman Vilna"/>
          <w:b/>
          <w:bCs/>
          <w:sz w:val="32"/>
          <w:rtl/>
        </w:rPr>
      </w:pPr>
      <w:r w:rsidRPr="00C35A2C">
        <w:rPr>
          <w:rFonts w:ascii="Fb Fontext" w:hAnsi="Fb Fontext"/>
          <w:sz w:val="32"/>
          <w:rtl/>
        </w:rPr>
        <w:t>מוחלת</w:t>
      </w:r>
      <w:r w:rsidRPr="00CA108A">
        <w:rPr>
          <w:rFonts w:ascii="Fb Fontext" w:hAnsi="Fb Fontext" w:cs="PFT_Frank"/>
          <w:b/>
          <w:bCs/>
          <w:sz w:val="32"/>
          <w:szCs w:val="14"/>
          <w:rtl/>
        </w:rPr>
        <w:t xml:space="preserve"> </w:t>
      </w:r>
      <w:r w:rsidR="000D4DDE" w:rsidRPr="00CA108A">
        <w:rPr>
          <w:rFonts w:ascii="Fb Fontext" w:hAnsi="Fb Fontext" w:cs="PFT_Frank" w:hint="cs"/>
          <w:b/>
          <w:bCs/>
          <w:sz w:val="32"/>
          <w:szCs w:val="14"/>
          <w:rtl/>
        </w:rPr>
        <w:t>ל</w:t>
      </w:r>
      <w:r w:rsidRPr="00CA108A">
        <w:rPr>
          <w:rFonts w:ascii="Fb Fontext" w:hAnsi="Fb Fontext" w:cs="PFT_Frank"/>
          <w:b/>
          <w:bCs/>
          <w:sz w:val="32"/>
          <w:szCs w:val="14"/>
          <w:rtl/>
        </w:rPr>
        <w:t xml:space="preserve">בעלה </w:t>
      </w:r>
      <w:r w:rsidRPr="00C35A2C">
        <w:rPr>
          <w:rFonts w:ascii="Fb Fontext" w:hAnsi="Fb Fontext"/>
          <w:sz w:val="32"/>
          <w:rtl/>
        </w:rPr>
        <w:t xml:space="preserve">- </w:t>
      </w:r>
      <w:r w:rsidRPr="00CA108A">
        <w:rPr>
          <w:rFonts w:ascii="Fb Fontext" w:hAnsi="Fb Fontext" w:cs="PFT_Frank"/>
          <w:b/>
          <w:bCs/>
          <w:sz w:val="32"/>
          <w:szCs w:val="14"/>
          <w:rtl/>
        </w:rPr>
        <w:t xml:space="preserve">אין לה </w:t>
      </w:r>
      <w:r w:rsidRPr="00C35A2C">
        <w:rPr>
          <w:rFonts w:ascii="Fb Fontext" w:hAnsi="Fb Fontext"/>
          <w:sz w:val="32"/>
          <w:rtl/>
        </w:rPr>
        <w:t>כתובת בנין דכרין,</w:t>
      </w:r>
      <w:r w:rsidRPr="00C35A2C">
        <w:rPr>
          <w:rFonts w:ascii="Fb Fontext" w:hAnsi="Fb Fontext" w:hint="cs"/>
          <w:sz w:val="32"/>
          <w:rtl/>
        </w:rPr>
        <w:t>- ד</w:t>
      </w:r>
      <w:r w:rsidR="000D4DDE">
        <w:rPr>
          <w:rFonts w:ascii="Fb Fontext" w:hAnsi="Fb Fontext" w:hint="cs"/>
          <w:sz w:val="32"/>
          <w:rtl/>
        </w:rPr>
        <w:t>מחלה</w:t>
      </w:r>
      <w:r w:rsidRPr="00C35A2C">
        <w:rPr>
          <w:rFonts w:ascii="Fb Fontext" w:hAnsi="Fb Fontext"/>
          <w:sz w:val="32"/>
          <w:rtl/>
        </w:rPr>
        <w:t>.</w:t>
      </w:r>
    </w:p>
    <w:p w14:paraId="2CE66475" w14:textId="77777777" w:rsidR="00AB7D20" w:rsidRPr="00F97732" w:rsidRDefault="00AB7D20" w:rsidP="003156E1">
      <w:pPr>
        <w:pStyle w:val="aff9"/>
        <w:rPr>
          <w:rtl/>
        </w:rPr>
      </w:pPr>
      <w:r w:rsidRPr="003156E1">
        <w:rPr>
          <w:rFonts w:hint="cs"/>
          <w:rtl/>
        </w:rPr>
        <w:t>׹</w:t>
      </w:r>
    </w:p>
    <w:p w14:paraId="69E43C9B" w14:textId="29E59D67" w:rsidR="00AB7D20" w:rsidRPr="00C35A2C" w:rsidRDefault="00AB7D20" w:rsidP="000D4DDE">
      <w:pPr>
        <w:ind w:left="0" w:firstLine="0"/>
        <w:rPr>
          <w:rFonts w:ascii="Fb Fontext" w:hAnsi="Fb Fontext" w:cs="Guttman Vilna"/>
          <w:b/>
          <w:bCs/>
          <w:rtl/>
        </w:rPr>
      </w:pPr>
      <w:r w:rsidRPr="000D4DDE">
        <w:rPr>
          <w:rStyle w:val="affffe"/>
          <w:rtl/>
        </w:rPr>
        <w:t xml:space="preserve">רבא: </w:t>
      </w:r>
      <w:r w:rsidR="000D4DDE">
        <w:rPr>
          <w:rStyle w:val="affffe"/>
          <w:rFonts w:hint="cs"/>
          <w:rtl/>
        </w:rPr>
        <w:t xml:space="preserve">בעי ופשט </w:t>
      </w:r>
      <w:r w:rsidRPr="00CB0F78">
        <w:rPr>
          <w:rStyle w:val="affffc"/>
          <w:rtl/>
        </w:rPr>
        <w:t>מוכרת כתובה לבעלה</w:t>
      </w:r>
      <w:r w:rsidRPr="00C35A2C">
        <w:rPr>
          <w:rFonts w:ascii="Fb Fontext" w:hAnsi="Fb Fontext"/>
          <w:rtl/>
        </w:rPr>
        <w:t xml:space="preserve"> כמוכרת לאחרים </w:t>
      </w:r>
      <w:r w:rsidRPr="000D4DDE">
        <w:rPr>
          <w:rStyle w:val="afffff0"/>
          <w:rFonts w:hint="cs"/>
          <w:rtl/>
        </w:rPr>
        <w:t>[שלא הפסידה</w:t>
      </w:r>
      <w:r w:rsidR="000D4DDE">
        <w:rPr>
          <w:rStyle w:val="afffff0"/>
          <w:rFonts w:hint="cs"/>
          <w:rtl/>
        </w:rPr>
        <w:t xml:space="preserve"> ולא כמוחלת לבעלה</w:t>
      </w:r>
      <w:r w:rsidRPr="000D4DDE">
        <w:rPr>
          <w:rStyle w:val="afffff0"/>
          <w:rFonts w:hint="cs"/>
          <w:rtl/>
        </w:rPr>
        <w:t>]</w:t>
      </w:r>
      <w:r w:rsidRPr="000D4DDE">
        <w:rPr>
          <w:rStyle w:val="afffff0"/>
          <w:rtl/>
        </w:rPr>
        <w:t>.</w:t>
      </w:r>
    </w:p>
    <w:p w14:paraId="73F60875" w14:textId="2F7A3192" w:rsidR="00AB7D20" w:rsidRPr="00730169" w:rsidRDefault="00AB7D20" w:rsidP="00AB7D20">
      <w:pPr>
        <w:rPr>
          <w:rFonts w:ascii="Fb Fontext" w:hAnsi="Fb Fontext"/>
          <w:spacing w:val="-4"/>
          <w:rtl/>
        </w:rPr>
      </w:pPr>
      <w:r w:rsidRPr="00730169">
        <w:rPr>
          <w:rStyle w:val="affffe"/>
          <w:rFonts w:hint="cs"/>
          <w:spacing w:val="-4"/>
          <w:rtl/>
        </w:rPr>
        <w:t xml:space="preserve">ואין להקשות </w:t>
      </w:r>
      <w:r w:rsidR="000D4DDE" w:rsidRPr="00730169">
        <w:rPr>
          <w:rFonts w:ascii="Fb Fontext" w:hAnsi="Fb Fontext" w:hint="cs"/>
          <w:spacing w:val="-4"/>
          <w:sz w:val="32"/>
          <w:rtl/>
        </w:rPr>
        <w:t>מדמתה</w:t>
      </w:r>
      <w:r w:rsidRPr="00730169">
        <w:rPr>
          <w:rFonts w:ascii="Fb Fontext" w:hAnsi="Fb Fontext"/>
          <w:spacing w:val="-4"/>
          <w:sz w:val="32"/>
          <w:rtl/>
        </w:rPr>
        <w:t xml:space="preserve"> אין יורשין של זה </w:t>
      </w:r>
      <w:r w:rsidR="000D4DDE" w:rsidRPr="00730169">
        <w:rPr>
          <w:rFonts w:ascii="Fb Fontext" w:hAnsi="Fb Fontext" w:hint="cs"/>
          <w:spacing w:val="-4"/>
          <w:sz w:val="32"/>
          <w:rtl/>
        </w:rPr>
        <w:t>ו</w:t>
      </w:r>
      <w:r w:rsidRPr="00730169">
        <w:rPr>
          <w:rFonts w:ascii="Fb Fontext" w:hAnsi="Fb Fontext"/>
          <w:spacing w:val="-4"/>
          <w:sz w:val="32"/>
          <w:rtl/>
        </w:rPr>
        <w:t xml:space="preserve">זה יורשין כתובתה </w:t>
      </w:r>
      <w:r w:rsidRPr="00730169">
        <w:rPr>
          <w:rStyle w:val="afffff0"/>
          <w:rFonts w:hint="cs"/>
          <w:spacing w:val="-4"/>
          <w:rtl/>
        </w:rPr>
        <w:t>בנין דכרין</w:t>
      </w:r>
      <w:r w:rsidRPr="00730169">
        <w:rPr>
          <w:rStyle w:val="afffff0"/>
          <w:spacing w:val="-4"/>
          <w:rtl/>
        </w:rPr>
        <w:t>.</w:t>
      </w:r>
    </w:p>
    <w:p w14:paraId="40AF5DE6" w14:textId="713865A9" w:rsidR="00AB7D20" w:rsidRPr="00C35A2C" w:rsidRDefault="00AB7D20" w:rsidP="00AB7D20">
      <w:pPr>
        <w:rPr>
          <w:rFonts w:ascii="Fb Fontext" w:hAnsi="Fb Fontext" w:cs="Guttman Vilna"/>
          <w:b/>
          <w:bCs/>
          <w:rtl/>
        </w:rPr>
      </w:pPr>
      <w:r w:rsidRPr="000D4DDE">
        <w:rPr>
          <w:rStyle w:val="affffe"/>
          <w:rFonts w:hint="cs"/>
          <w:rtl/>
        </w:rPr>
        <w:t>ד</w:t>
      </w:r>
      <w:r w:rsidR="00287D14" w:rsidRPr="000D4DDE">
        <w:rPr>
          <w:rStyle w:val="affffe"/>
          <w:rFonts w:hint="cs"/>
          <w:rtl/>
        </w:rPr>
        <w:t>שם</w:t>
      </w:r>
      <w:r w:rsidRPr="000D4DDE">
        <w:rPr>
          <w:rStyle w:val="affffe"/>
          <w:rFonts w:hint="cs"/>
          <w:rtl/>
        </w:rPr>
        <w:t xml:space="preserve"> אין לומר</w:t>
      </w:r>
      <w:r w:rsidRPr="00C35A2C">
        <w:rPr>
          <w:rFonts w:ascii="Fb Fontext" w:hAnsi="Fb Fontext" w:hint="cs"/>
          <w:rtl/>
        </w:rPr>
        <w:t xml:space="preserve"> </w:t>
      </w:r>
      <w:r w:rsidRPr="00C35A2C">
        <w:rPr>
          <w:rFonts w:ascii="Fb Fontext" w:hAnsi="Fb Fontext"/>
          <w:rtl/>
        </w:rPr>
        <w:t>יצר אנסה</w:t>
      </w:r>
      <w:r w:rsidRPr="00C35A2C">
        <w:rPr>
          <w:rFonts w:ascii="Fb Fontext" w:hAnsi="Fb Fontext" w:hint="cs"/>
          <w:rtl/>
        </w:rPr>
        <w:t xml:space="preserve">,- </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קנס רבנן</w:t>
      </w:r>
      <w:r w:rsidR="000D4DDE">
        <w:rPr>
          <w:rFonts w:ascii="Fb Fontext" w:hAnsi="Fb Fontext" w:hint="cs"/>
          <w:rtl/>
        </w:rPr>
        <w:t xml:space="preserve"> הוא</w:t>
      </w:r>
      <w:r w:rsidRPr="00C35A2C">
        <w:rPr>
          <w:rFonts w:ascii="Fb Fontext" w:hAnsi="Fb Fontext"/>
          <w:rtl/>
        </w:rPr>
        <w:t>.</w:t>
      </w:r>
    </w:p>
    <w:p w14:paraId="22B221E3" w14:textId="4A595066" w:rsidR="00AB7D20" w:rsidRPr="00C35A2C" w:rsidRDefault="00AB7D20" w:rsidP="00AB7D20">
      <w:pPr>
        <w:rPr>
          <w:rFonts w:ascii="Fb Fontext" w:hAnsi="Fb Fontext"/>
          <w:rtl/>
        </w:rPr>
      </w:pPr>
      <w:r w:rsidRPr="000D4DDE">
        <w:rPr>
          <w:rStyle w:val="affffe"/>
          <w:rtl/>
        </w:rPr>
        <w:t>ר</w:t>
      </w:r>
      <w:r w:rsidRPr="000D4DDE">
        <w:rPr>
          <w:rStyle w:val="affffe"/>
          <w:rFonts w:hint="cs"/>
          <w:rtl/>
        </w:rPr>
        <w:t>ב</w:t>
      </w:r>
      <w:r w:rsidRPr="000D4DDE">
        <w:rPr>
          <w:rStyle w:val="affffe"/>
          <w:rtl/>
        </w:rPr>
        <w:t>"</w:t>
      </w:r>
      <w:r w:rsidRPr="000D4DDE">
        <w:rPr>
          <w:rStyle w:val="affffe"/>
          <w:rFonts w:hint="cs"/>
          <w:rtl/>
        </w:rPr>
        <w:t>ח</w:t>
      </w:r>
      <w:r w:rsidR="000D4DDE" w:rsidRPr="000D4DDE">
        <w:rPr>
          <w:rStyle w:val="affffe"/>
          <w:rFonts w:hint="cs"/>
          <w:rtl/>
        </w:rPr>
        <w:t>:</w:t>
      </w:r>
      <w:r w:rsidRPr="000D4DDE">
        <w:rPr>
          <w:rStyle w:val="affffe"/>
          <w:rFonts w:hint="cs"/>
          <w:rtl/>
        </w:rPr>
        <w:t xml:space="preserve"> מדר</w:t>
      </w:r>
      <w:r w:rsidRPr="000D4DDE">
        <w:rPr>
          <w:rStyle w:val="affffe"/>
          <w:rtl/>
        </w:rPr>
        <w:t>"</w:t>
      </w:r>
      <w:r w:rsidRPr="000D4DDE">
        <w:rPr>
          <w:rStyle w:val="affffe"/>
          <w:rFonts w:hint="cs"/>
          <w:rtl/>
        </w:rPr>
        <w:t>א</w:t>
      </w:r>
      <w:r w:rsidR="000D4DDE" w:rsidRPr="000D4DDE">
        <w:rPr>
          <w:rStyle w:val="affffe"/>
          <w:rFonts w:hint="cs"/>
          <w:rtl/>
        </w:rPr>
        <w:t>:</w:t>
      </w:r>
      <w:r w:rsidRPr="00C35A2C">
        <w:rPr>
          <w:rFonts w:ascii="Fb Fontext" w:hAnsi="Fb Fontext" w:hint="cs"/>
          <w:sz w:val="32"/>
          <w:rtl/>
        </w:rPr>
        <w:t xml:space="preserve"> ד</w:t>
      </w:r>
      <w:r w:rsidRPr="00C35A2C">
        <w:rPr>
          <w:rFonts w:ascii="Fb Fontext" w:hAnsi="Fb Fontext"/>
          <w:sz w:val="32"/>
          <w:rtl/>
        </w:rPr>
        <w:t>מוחלת כתובתה לבעלה - אין לה מזונות.</w:t>
      </w:r>
    </w:p>
    <w:p w14:paraId="26CAD96F" w14:textId="2E63AB1E" w:rsidR="00AB7D20" w:rsidRPr="00F71179" w:rsidRDefault="00AB7D20" w:rsidP="00AB7D20">
      <w:pPr>
        <w:rPr>
          <w:rFonts w:ascii="Fb Fontext" w:hAnsi="Fb Fontext" w:cs="Guttman Vilna"/>
          <w:b/>
          <w:bCs/>
          <w:spacing w:val="-2"/>
          <w:rtl/>
        </w:rPr>
      </w:pPr>
      <w:r w:rsidRPr="006C2AF0">
        <w:rPr>
          <w:rStyle w:val="affffe"/>
          <w:rFonts w:hint="cs"/>
          <w:rtl/>
        </w:rPr>
        <w:t>א</w:t>
      </w:r>
      <w:r w:rsidRPr="006C2AF0">
        <w:rPr>
          <w:rStyle w:val="affffe"/>
          <w:rtl/>
        </w:rPr>
        <w:t>"</w:t>
      </w:r>
      <w:r w:rsidRPr="006C2AF0">
        <w:rPr>
          <w:rStyle w:val="affffe"/>
          <w:rFonts w:hint="cs"/>
          <w:rtl/>
        </w:rPr>
        <w:t>ל</w:t>
      </w:r>
      <w:r w:rsidRPr="006C2AF0">
        <w:rPr>
          <w:rStyle w:val="affffe"/>
          <w:rtl/>
        </w:rPr>
        <w:t xml:space="preserve">: </w:t>
      </w:r>
      <w:r w:rsidRPr="00F71179">
        <w:rPr>
          <w:rFonts w:ascii="Fb Fontext" w:hAnsi="Fb Fontext"/>
          <w:spacing w:val="-2"/>
          <w:rtl/>
        </w:rPr>
        <w:t xml:space="preserve">אי </w:t>
      </w:r>
      <w:r w:rsidRPr="00F71179">
        <w:rPr>
          <w:rFonts w:ascii="Fb Fontext" w:hAnsi="Fb Fontext" w:hint="cs"/>
          <w:spacing w:val="-2"/>
          <w:rtl/>
        </w:rPr>
        <w:t xml:space="preserve">לא היה אומר </w:t>
      </w:r>
      <w:r w:rsidR="006C2AF0">
        <w:rPr>
          <w:rFonts w:ascii="Fb Fontext" w:hAnsi="Fb Fontext" w:hint="cs"/>
          <w:spacing w:val="-2"/>
          <w:rtl/>
        </w:rPr>
        <w:t xml:space="preserve">בשם </w:t>
      </w:r>
      <w:r w:rsidRPr="00F71179">
        <w:rPr>
          <w:rFonts w:ascii="Fb Fontext" w:hAnsi="Fb Fontext" w:hint="cs"/>
          <w:spacing w:val="-2"/>
          <w:rtl/>
        </w:rPr>
        <w:t>אדם גדול ה</w:t>
      </w:r>
      <w:r w:rsidR="006C2AF0">
        <w:rPr>
          <w:rFonts w:ascii="Fb Fontext" w:hAnsi="Fb Fontext" w:hint="cs"/>
          <w:spacing w:val="-2"/>
          <w:rtl/>
        </w:rPr>
        <w:t>ו</w:t>
      </w:r>
      <w:r w:rsidR="002B7BCC">
        <w:rPr>
          <w:rFonts w:ascii="Fb Fontext" w:hAnsi="Fb Fontext"/>
          <w:spacing w:val="-2"/>
          <w:rtl/>
        </w:rPr>
        <w:t>"</w:t>
      </w:r>
      <w:r w:rsidR="006C2AF0">
        <w:rPr>
          <w:rFonts w:ascii="Fb Fontext" w:hAnsi="Fb Fontext" w:hint="cs"/>
          <w:spacing w:val="-2"/>
          <w:rtl/>
        </w:rPr>
        <w:t>א</w:t>
      </w:r>
      <w:r w:rsidRPr="00F71179">
        <w:rPr>
          <w:rFonts w:ascii="Fb Fontext" w:hAnsi="Fb Fontext" w:hint="cs"/>
          <w:spacing w:val="-2"/>
          <w:rtl/>
        </w:rPr>
        <w:t xml:space="preserve"> </w:t>
      </w:r>
      <w:r w:rsidRPr="00F71179">
        <w:rPr>
          <w:rStyle w:val="affffa"/>
          <w:rFonts w:hint="cs"/>
          <w:spacing w:val="-2"/>
          <w:rtl/>
        </w:rPr>
        <w:t>ד'</w:t>
      </w:r>
      <w:r w:rsidRPr="00F71179">
        <w:rPr>
          <w:rStyle w:val="affffa"/>
          <w:spacing w:val="-2"/>
          <w:rtl/>
        </w:rPr>
        <w:t>משיב רעה תחת טובה לא תמוש רעה מביתו</w:t>
      </w:r>
      <w:r w:rsidRPr="00F71179">
        <w:rPr>
          <w:rStyle w:val="affffa"/>
          <w:rFonts w:hint="cs"/>
          <w:spacing w:val="-2"/>
          <w:rtl/>
        </w:rPr>
        <w:t>'</w:t>
      </w:r>
      <w:r w:rsidRPr="00F71179">
        <w:rPr>
          <w:rStyle w:val="affffa"/>
          <w:spacing w:val="-2"/>
          <w:rtl/>
        </w:rPr>
        <w:t>.</w:t>
      </w:r>
    </w:p>
    <w:p w14:paraId="4F04343E" w14:textId="75870A27" w:rsidR="00AB7D20" w:rsidRPr="00C30EB5" w:rsidRDefault="00AB7D20" w:rsidP="00C30EB5">
      <w:pPr>
        <w:rPr>
          <w:rFonts w:ascii="Fb Fontext" w:hAnsi="Fb Fontext"/>
          <w:spacing w:val="-6"/>
          <w:sz w:val="32"/>
          <w:rtl/>
        </w:rPr>
      </w:pPr>
      <w:r w:rsidRPr="00C30EB5">
        <w:rPr>
          <w:rFonts w:ascii="Fb Fontext" w:hAnsi="Fb Fontext"/>
          <w:spacing w:val="-6"/>
          <w:rtl/>
        </w:rPr>
        <w:t>•</w:t>
      </w:r>
      <w:r w:rsidRPr="00C30EB5">
        <w:rPr>
          <w:rFonts w:ascii="Fb Fontext" w:hAnsi="Fb Fontext" w:hint="cs"/>
          <w:spacing w:val="-6"/>
          <w:rtl/>
        </w:rPr>
        <w:t xml:space="preserve"> </w:t>
      </w:r>
      <w:r w:rsidRPr="00C30EB5">
        <w:rPr>
          <w:rStyle w:val="affffe"/>
          <w:rFonts w:hint="cs"/>
          <w:spacing w:val="-6"/>
          <w:rtl/>
        </w:rPr>
        <w:t>רחב</w:t>
      </w:r>
      <w:r w:rsidRPr="00C30EB5">
        <w:rPr>
          <w:rStyle w:val="affffe"/>
          <w:spacing w:val="-6"/>
          <w:rtl/>
        </w:rPr>
        <w:t>"</w:t>
      </w:r>
      <w:r w:rsidRPr="00C30EB5">
        <w:rPr>
          <w:rStyle w:val="affffe"/>
          <w:rFonts w:hint="cs"/>
          <w:spacing w:val="-6"/>
          <w:rtl/>
        </w:rPr>
        <w:t>א</w:t>
      </w:r>
      <w:r w:rsidR="00C30EB5" w:rsidRPr="00C30EB5">
        <w:rPr>
          <w:rStyle w:val="affffe"/>
          <w:rFonts w:hint="cs"/>
          <w:spacing w:val="-6"/>
          <w:rtl/>
        </w:rPr>
        <w:t xml:space="preserve"> לפני ר''נ ועולא</w:t>
      </w:r>
      <w:r w:rsidR="00C30EB5" w:rsidRPr="00C30EB5">
        <w:rPr>
          <w:rFonts w:ascii="Fb Fontext" w:hAnsi="Fb Fontext" w:hint="cs"/>
          <w:spacing w:val="-6"/>
          <w:sz w:val="32"/>
          <w:rtl/>
        </w:rPr>
        <w:t xml:space="preserve"> </w:t>
      </w:r>
      <w:r w:rsidR="006C2AF0" w:rsidRPr="00C30EB5">
        <w:rPr>
          <w:rFonts w:ascii="Fb Fontext" w:hAnsi="Fb Fontext" w:hint="cs"/>
          <w:spacing w:val="-6"/>
          <w:sz w:val="32"/>
          <w:rtl/>
        </w:rPr>
        <w:t>ל</w:t>
      </w:r>
      <w:r w:rsidRPr="00C30EB5">
        <w:rPr>
          <w:rFonts w:ascii="Fb Fontext" w:hAnsi="Fb Fontext" w:hint="cs"/>
          <w:spacing w:val="-6"/>
          <w:sz w:val="32"/>
          <w:rtl/>
        </w:rPr>
        <w:t>אחד שמתה ארוסתו שיקברה או יתן כתובתה</w:t>
      </w:r>
    </w:p>
    <w:p w14:paraId="2AFAB68E" w14:textId="5C386462" w:rsidR="00E268F4" w:rsidRDefault="00AB7D20" w:rsidP="006C2AF0">
      <w:pPr>
        <w:rPr>
          <w:rFonts w:cs="PFT_Frank"/>
          <w:b/>
          <w:bCs/>
          <w:szCs w:val="14"/>
          <w:rtl/>
        </w:rPr>
      </w:pPr>
      <w:r w:rsidRPr="006C2AF0">
        <w:rPr>
          <w:rStyle w:val="affffe"/>
          <w:rFonts w:hint="cs"/>
          <w:rtl/>
        </w:rPr>
        <w:t>ור</w:t>
      </w:r>
      <w:r w:rsidRPr="006C2AF0">
        <w:rPr>
          <w:rStyle w:val="affffe"/>
          <w:rtl/>
        </w:rPr>
        <w:t>"</w:t>
      </w:r>
      <w:r w:rsidRPr="006C2AF0">
        <w:rPr>
          <w:rStyle w:val="affffe"/>
          <w:rFonts w:hint="cs"/>
          <w:rtl/>
        </w:rPr>
        <w:t xml:space="preserve">ח דקדק </w:t>
      </w:r>
      <w:r w:rsidRPr="00C35A2C">
        <w:rPr>
          <w:rFonts w:hint="cs"/>
          <w:rtl/>
        </w:rPr>
        <w:t xml:space="preserve">מדארוסה </w:t>
      </w:r>
      <w:r w:rsidRPr="00C35A2C">
        <w:rPr>
          <w:rtl/>
        </w:rPr>
        <w:t>לא אונן ולא מיטמא לה, וכן היא לא אוננת ולא מיטמאה לו,</w:t>
      </w:r>
      <w:r w:rsidR="006C2AF0">
        <w:rPr>
          <w:rFonts w:hint="cs"/>
          <w:rtl/>
        </w:rPr>
        <w:t xml:space="preserve"> </w:t>
      </w:r>
      <w:r w:rsidRPr="00C35A2C">
        <w:rPr>
          <w:sz w:val="32"/>
          <w:rtl/>
        </w:rPr>
        <w:t>מתה - אינו יורשה, מת הוא גובה כתובתה</w:t>
      </w:r>
      <w:r w:rsidRPr="00C35A2C">
        <w:rPr>
          <w:rFonts w:hint="cs"/>
          <w:sz w:val="32"/>
          <w:rtl/>
        </w:rPr>
        <w:t>'</w:t>
      </w:r>
      <w:r w:rsidR="00E268F4">
        <w:rPr>
          <w:sz w:val="32"/>
          <w:rtl/>
        </w:rPr>
        <w:t>.</w:t>
      </w:r>
    </w:p>
    <w:p w14:paraId="275E18C1" w14:textId="311343C6" w:rsidR="00E268F4" w:rsidRDefault="00AB7D20" w:rsidP="006C2AF0">
      <w:pPr>
        <w:rPr>
          <w:sz w:val="32"/>
          <w:rtl/>
        </w:rPr>
      </w:pPr>
      <w:r w:rsidRPr="00CA108A">
        <w:rPr>
          <w:rFonts w:cs="PFT_Frank" w:hint="cs"/>
          <w:b/>
          <w:bCs/>
          <w:szCs w:val="14"/>
          <w:rtl/>
        </w:rPr>
        <w:lastRenderedPageBreak/>
        <w:t xml:space="preserve">הא מתה היא </w:t>
      </w:r>
      <w:r w:rsidRPr="00C35A2C">
        <w:rPr>
          <w:rFonts w:hint="cs"/>
          <w:sz w:val="32"/>
          <w:rtl/>
        </w:rPr>
        <w:t>אין לה כתובה</w:t>
      </w:r>
      <w:r w:rsidR="00E268F4">
        <w:rPr>
          <w:rFonts w:hint="cs"/>
          <w:sz w:val="32"/>
          <w:rtl/>
        </w:rPr>
        <w:t>.</w:t>
      </w:r>
    </w:p>
    <w:p w14:paraId="2538B33B" w14:textId="6F3A3708" w:rsidR="00AB7D20" w:rsidRPr="00730169" w:rsidRDefault="00AB7D20" w:rsidP="00AB7D20">
      <w:pPr>
        <w:rPr>
          <w:rFonts w:ascii="Fb Fontext" w:hAnsi="Fb Fontext"/>
          <w:spacing w:val="-4"/>
          <w:sz w:val="32"/>
          <w:rtl/>
        </w:rPr>
      </w:pPr>
      <w:r w:rsidRPr="00730169">
        <w:rPr>
          <w:rStyle w:val="affffe"/>
          <w:rFonts w:hint="cs"/>
          <w:spacing w:val="-4"/>
          <w:rtl/>
        </w:rPr>
        <w:t>ו</w:t>
      </w:r>
      <w:r w:rsidR="006C2AF0" w:rsidRPr="00730169">
        <w:rPr>
          <w:rStyle w:val="affffe"/>
          <w:rFonts w:hint="cs"/>
          <w:spacing w:val="-4"/>
          <w:rtl/>
        </w:rPr>
        <w:t>ה</w:t>
      </w:r>
      <w:r w:rsidRPr="00730169">
        <w:rPr>
          <w:rStyle w:val="affffe"/>
          <w:rFonts w:hint="cs"/>
          <w:spacing w:val="-4"/>
          <w:rtl/>
        </w:rPr>
        <w:t>טע</w:t>
      </w:r>
      <w:r w:rsidR="006C2AF0" w:rsidRPr="00730169">
        <w:rPr>
          <w:rStyle w:val="affffe"/>
          <w:rFonts w:hint="cs"/>
          <w:spacing w:val="-4"/>
          <w:rtl/>
        </w:rPr>
        <w:t>ם</w:t>
      </w:r>
      <w:r w:rsidRPr="00730169">
        <w:rPr>
          <w:rStyle w:val="affffe"/>
          <w:spacing w:val="-4"/>
          <w:rtl/>
        </w:rPr>
        <w:t xml:space="preserve">: </w:t>
      </w:r>
      <w:r w:rsidRPr="00730169">
        <w:rPr>
          <w:rFonts w:ascii="Fb Fontext" w:hAnsi="Fb Fontext"/>
          <w:spacing w:val="-4"/>
          <w:sz w:val="32"/>
          <w:rtl/>
        </w:rPr>
        <w:t>שאין אני קורא בה לכשתנשאי לאחר תטלי מה שכתוב ל</w:t>
      </w:r>
      <w:r w:rsidR="00EA4F6A" w:rsidRPr="00730169">
        <w:rPr>
          <w:rFonts w:ascii="Fb Fontext" w:hAnsi="Fb Fontext" w:hint="cs"/>
          <w:spacing w:val="-4"/>
          <w:sz w:val="32"/>
          <w:rtl/>
        </w:rPr>
        <w:t>ך</w:t>
      </w:r>
      <w:r w:rsidRPr="00730169">
        <w:rPr>
          <w:rFonts w:ascii="Fb Fontext" w:hAnsi="Fb Fontext"/>
          <w:spacing w:val="-4"/>
          <w:sz w:val="32"/>
          <w:rtl/>
        </w:rPr>
        <w:t>,</w:t>
      </w:r>
    </w:p>
    <w:p w14:paraId="0B409B6E" w14:textId="1AAA37F7" w:rsidR="00AB7D20" w:rsidRPr="00C35A2C" w:rsidRDefault="00AB7D20" w:rsidP="00AB7D20">
      <w:pPr>
        <w:rPr>
          <w:rFonts w:ascii="Fb Fontext" w:hAnsi="Fb Fontext"/>
          <w:rtl/>
        </w:rPr>
      </w:pPr>
      <w:r w:rsidRPr="006C2AF0">
        <w:rPr>
          <w:rStyle w:val="affffe"/>
          <w:rtl/>
        </w:rPr>
        <w:t xml:space="preserve">רבין </w:t>
      </w:r>
      <w:r w:rsidR="006C2AF0">
        <w:rPr>
          <w:rStyle w:val="affffe"/>
          <w:rFonts w:hint="cs"/>
          <w:rtl/>
        </w:rPr>
        <w:t>מ</w:t>
      </w:r>
      <w:r w:rsidRPr="006C2AF0">
        <w:rPr>
          <w:rStyle w:val="affffe"/>
          <w:rFonts w:hint="cs"/>
          <w:rtl/>
        </w:rPr>
        <w:t>ר</w:t>
      </w:r>
      <w:r w:rsidR="002B7BCC">
        <w:rPr>
          <w:rStyle w:val="affffe"/>
          <w:rtl/>
        </w:rPr>
        <w:t>"</w:t>
      </w:r>
      <w:r w:rsidRPr="006C2AF0">
        <w:rPr>
          <w:rStyle w:val="affffe"/>
          <w:rFonts w:hint="cs"/>
          <w:rtl/>
        </w:rPr>
        <w:t>ל</w:t>
      </w:r>
      <w:r w:rsidRPr="006C2AF0">
        <w:rPr>
          <w:rStyle w:val="affffe"/>
          <w:rtl/>
        </w:rPr>
        <w:t>:</w:t>
      </w:r>
      <w:r w:rsidRPr="00C35A2C">
        <w:rPr>
          <w:rFonts w:ascii="Fb Fontext" w:hAnsi="Fb Fontext"/>
          <w:rtl/>
        </w:rPr>
        <w:t xml:space="preserve"> ארוסה שמתה אין לה כתובה.</w:t>
      </w:r>
    </w:p>
    <w:p w14:paraId="7605A9ED" w14:textId="29F1C273" w:rsidR="00AB7D20" w:rsidRPr="00730169" w:rsidRDefault="00AB7D20" w:rsidP="006434FE">
      <w:pPr>
        <w:rPr>
          <w:spacing w:val="-4"/>
          <w:rtl/>
        </w:rPr>
      </w:pPr>
      <w:r w:rsidRPr="00730169">
        <w:rPr>
          <w:rStyle w:val="affffe"/>
          <w:rFonts w:hint="cs"/>
          <w:spacing w:val="-4"/>
          <w:rtl/>
        </w:rPr>
        <w:t>א</w:t>
      </w:r>
      <w:r w:rsidRPr="00730169">
        <w:rPr>
          <w:rStyle w:val="affffe"/>
          <w:spacing w:val="-4"/>
          <w:rtl/>
        </w:rPr>
        <w:t>"</w:t>
      </w:r>
      <w:r w:rsidRPr="00730169">
        <w:rPr>
          <w:rStyle w:val="affffe"/>
          <w:rFonts w:hint="cs"/>
          <w:spacing w:val="-4"/>
          <w:rtl/>
        </w:rPr>
        <w:t>ל</w:t>
      </w:r>
      <w:r w:rsidRPr="00730169">
        <w:rPr>
          <w:rStyle w:val="affffe"/>
          <w:spacing w:val="-4"/>
          <w:rtl/>
        </w:rPr>
        <w:t xml:space="preserve"> אביי</w:t>
      </w:r>
      <w:r w:rsidR="00E47C7D" w:rsidRPr="00730169">
        <w:rPr>
          <w:rStyle w:val="affffe"/>
          <w:rFonts w:hint="cs"/>
          <w:spacing w:val="-4"/>
          <w:rtl/>
        </w:rPr>
        <w:t>:</w:t>
      </w:r>
      <w:r w:rsidR="00E47C7D" w:rsidRPr="00730169">
        <w:rPr>
          <w:rStyle w:val="affffe"/>
          <w:rFonts w:hint="cs"/>
          <w:spacing w:val="-4"/>
        </w:rPr>
        <w:t xml:space="preserve"> </w:t>
      </w:r>
      <w:r w:rsidRPr="00730169">
        <w:rPr>
          <w:rFonts w:ascii="Fb Fontext" w:hAnsi="Fb Fontext" w:hint="cs"/>
          <w:spacing w:val="-4"/>
          <w:rtl/>
        </w:rPr>
        <w:t>שי</w:t>
      </w:r>
      <w:r w:rsidR="00E47C7D" w:rsidRPr="00730169">
        <w:rPr>
          <w:rFonts w:ascii="Fb Fontext" w:hAnsi="Fb Fontext" w:hint="cs"/>
          <w:spacing w:val="-4"/>
          <w:rtl/>
        </w:rPr>
        <w:t xml:space="preserve">שליך טובתו על הקוצים </w:t>
      </w:r>
      <w:r w:rsidR="006C2AF0" w:rsidRPr="00730169">
        <w:rPr>
          <w:rStyle w:val="affffe"/>
          <w:rFonts w:hint="cs"/>
          <w:spacing w:val="-4"/>
          <w:rtl/>
        </w:rPr>
        <w:t>ש</w:t>
      </w:r>
      <w:r w:rsidRPr="00730169">
        <w:rPr>
          <w:rStyle w:val="affffe"/>
          <w:rFonts w:hint="cs"/>
          <w:spacing w:val="-4"/>
          <w:rtl/>
        </w:rPr>
        <w:t xml:space="preserve">כבר </w:t>
      </w:r>
      <w:r w:rsidRPr="00730169">
        <w:rPr>
          <w:rStyle w:val="affffe"/>
          <w:spacing w:val="-4"/>
          <w:rtl/>
        </w:rPr>
        <w:t>תרג</w:t>
      </w:r>
      <w:r w:rsidR="006C2AF0" w:rsidRPr="00730169">
        <w:rPr>
          <w:rStyle w:val="affffe"/>
          <w:rFonts w:hint="cs"/>
          <w:spacing w:val="-4"/>
          <w:rtl/>
        </w:rPr>
        <w:t>ם</w:t>
      </w:r>
      <w:r w:rsidRPr="00730169">
        <w:rPr>
          <w:rStyle w:val="affffe"/>
          <w:spacing w:val="-4"/>
          <w:rtl/>
        </w:rPr>
        <w:t xml:space="preserve"> </w:t>
      </w:r>
      <w:r w:rsidR="006C2AF0" w:rsidRPr="00730169">
        <w:rPr>
          <w:rStyle w:val="affffe"/>
          <w:rFonts w:hint="cs"/>
          <w:spacing w:val="-4"/>
          <w:rtl/>
        </w:rPr>
        <w:t>ר"ה</w:t>
      </w:r>
      <w:r w:rsidRPr="00730169">
        <w:rPr>
          <w:rStyle w:val="affffe"/>
          <w:spacing w:val="-4"/>
          <w:rtl/>
        </w:rPr>
        <w:t xml:space="preserve"> לשמעתי' בבבל.</w:t>
      </w:r>
    </w:p>
    <w:p w14:paraId="5254E6E7" w14:textId="77777777" w:rsidR="00AB7D20" w:rsidRPr="00C35A2C" w:rsidRDefault="00AB7D20" w:rsidP="00E26091">
      <w:pPr>
        <w:pStyle w:val="afff"/>
        <w:framePr w:wrap="around"/>
        <w:rPr>
          <w:rtl/>
        </w:rPr>
      </w:pPr>
      <w:bookmarkStart w:id="381" w:name="_Toc119353165"/>
      <w:r w:rsidRPr="00C35A2C">
        <w:rPr>
          <w:rFonts w:hint="cs"/>
          <w:rtl/>
        </w:rPr>
        <w:t>נג:</w:t>
      </w:r>
      <w:bookmarkEnd w:id="381"/>
    </w:p>
    <w:p w14:paraId="1E2B04DC" w14:textId="77777777" w:rsidR="00AB7D20" w:rsidRPr="00C54C7E" w:rsidRDefault="00AB7D20" w:rsidP="00C54C7E">
      <w:pPr>
        <w:pStyle w:val="afffd"/>
        <w:rPr>
          <w:rtl/>
        </w:rPr>
      </w:pPr>
      <w:ins w:id="9879" w:author="מספור קטעי משנה" w:date="2026-10-06T06:45:30Z">
        <w:r>
          <w:rPr>
            <w:rStyle w:val="MisparKeta"/>
          </w:rPr>
          <w:t xml:space="preserve">א. </w:t>
        </w:r>
      </w:ins>
      <w:bookmarkStart w:id="382" w:name="_Toc119353166"/>
      <w:r w:rsidRPr="00C54C7E">
        <w:rPr>
          <w:rtl/>
        </w:rPr>
        <w:t xml:space="preserve">בנן נוקבן דיהויין ליכי מינאי </w:t>
      </w:r>
      <w:r w:rsidRPr="00C54C7E">
        <w:rPr>
          <w:rFonts w:hint="cs"/>
          <w:rtl/>
        </w:rPr>
        <w:t xml:space="preserve">וכו' </w:t>
      </w:r>
      <w:r w:rsidRPr="00C54C7E">
        <w:rPr>
          <w:rtl/>
        </w:rPr>
        <w:t>–</w:t>
      </w:r>
      <w:r w:rsidRPr="00C54C7E">
        <w:rPr>
          <w:rFonts w:hint="cs"/>
          <w:rtl/>
        </w:rPr>
        <w:t xml:space="preserve"> חייב שהוא תנאי ב</w:t>
      </w:r>
      <w:r w:rsidRPr="00C54C7E">
        <w:rPr>
          <w:rtl/>
        </w:rPr>
        <w:t>"</w:t>
      </w:r>
      <w:r w:rsidRPr="00C54C7E">
        <w:rPr>
          <w:rFonts w:hint="cs"/>
          <w:rtl/>
        </w:rPr>
        <w:t>ד</w:t>
      </w:r>
      <w:r w:rsidRPr="00C54C7E">
        <w:rPr>
          <w:rtl/>
        </w:rPr>
        <w:t>.</w:t>
      </w:r>
      <w:bookmarkEnd w:id="382"/>
    </w:p>
    <w:p w14:paraId="736636B3" w14:textId="7FC815D8" w:rsidR="00AB7D20" w:rsidRDefault="00AB7D20" w:rsidP="00AB7D20">
      <w:pPr>
        <w:rPr>
          <w:rFonts w:ascii="Fb Fontext" w:hAnsi="Fb Fontext"/>
          <w:rtl/>
        </w:rPr>
      </w:pPr>
      <w:r w:rsidRPr="00C35A2C">
        <w:rPr>
          <w:rFonts w:ascii="Fb Fontext" w:hAnsi="Fb Fontext"/>
          <w:rtl/>
        </w:rPr>
        <w:t>•</w:t>
      </w:r>
      <w:r w:rsidRPr="00C35A2C">
        <w:rPr>
          <w:rFonts w:ascii="Fb Fontext" w:hAnsi="Fb Fontext" w:hint="cs"/>
          <w:rtl/>
        </w:rPr>
        <w:t xml:space="preserve"> </w:t>
      </w:r>
      <w:r w:rsidRPr="00C35A2C">
        <w:rPr>
          <w:rFonts w:ascii="Fb Fontext" w:hAnsi="Fb Fontext"/>
          <w:rtl/>
        </w:rPr>
        <w:t xml:space="preserve">בגר ולא </w:t>
      </w:r>
      <w:r w:rsidR="000C69D2">
        <w:rPr>
          <w:rFonts w:ascii="Fb Fontext" w:hAnsi="Fb Fontext" w:hint="cs"/>
          <w:rtl/>
        </w:rPr>
        <w:t>נישאה נישאה ולא בגר,לכו</w:t>
      </w:r>
      <w:r w:rsidR="002B7BCC">
        <w:rPr>
          <w:rFonts w:ascii="Fb Fontext" w:hAnsi="Fb Fontext"/>
          <w:rtl/>
        </w:rPr>
        <w:t>"</w:t>
      </w:r>
      <w:r w:rsidR="000C69D2">
        <w:rPr>
          <w:rFonts w:ascii="Fb Fontext" w:hAnsi="Fb Fontext" w:hint="cs"/>
          <w:rtl/>
        </w:rPr>
        <w:t>ע</w:t>
      </w:r>
    </w:p>
    <w:p w14:paraId="334D5582" w14:textId="2B995CFA" w:rsidR="00AB7D20" w:rsidRPr="00730169" w:rsidRDefault="00AB7D20" w:rsidP="00AB7D20">
      <w:pPr>
        <w:rPr>
          <w:rFonts w:ascii="Fb Fontext" w:hAnsi="Fb Fontext"/>
          <w:spacing w:val="-6"/>
          <w:rtl/>
        </w:rPr>
      </w:pPr>
      <w:r w:rsidRPr="00730169">
        <w:rPr>
          <w:rFonts w:ascii="Fb Fontext" w:hAnsi="Fb Fontext"/>
          <w:spacing w:val="-6"/>
          <w:rtl/>
        </w:rPr>
        <w:t>בארוסה ולא בגר.</w:t>
      </w:r>
      <w:r w:rsidRPr="00730169">
        <w:rPr>
          <w:rFonts w:ascii="Fb Fontext" w:hAnsi="Fb Fontext" w:hint="cs"/>
          <w:spacing w:val="-6"/>
          <w:rtl/>
        </w:rPr>
        <w:t xml:space="preserve"> </w:t>
      </w:r>
      <w:r w:rsidRPr="00730169">
        <w:rPr>
          <w:rStyle w:val="affffe"/>
          <w:rFonts w:hint="cs"/>
          <w:spacing w:val="-6"/>
          <w:rtl/>
        </w:rPr>
        <w:t xml:space="preserve">לרב </w:t>
      </w:r>
      <w:r w:rsidRPr="00730169">
        <w:rPr>
          <w:rStyle w:val="affffe"/>
          <w:spacing w:val="-6"/>
          <w:rtl/>
        </w:rPr>
        <w:t xml:space="preserve"> תני:</w:t>
      </w:r>
      <w:r w:rsidRPr="00730169">
        <w:rPr>
          <w:rFonts w:ascii="Fb Fontext" w:hAnsi="Fb Fontext"/>
          <w:spacing w:val="-6"/>
          <w:rtl/>
        </w:rPr>
        <w:t xml:space="preserve"> עד דתלקחן לגוברין, </w:t>
      </w:r>
      <w:r w:rsidRPr="00730169">
        <w:rPr>
          <w:rStyle w:val="affffe"/>
          <w:spacing w:val="-6"/>
          <w:rtl/>
        </w:rPr>
        <w:t>ולוי תני</w:t>
      </w:r>
      <w:r w:rsidRPr="00730169">
        <w:rPr>
          <w:rFonts w:ascii="Fb Fontext" w:hAnsi="Fb Fontext"/>
          <w:spacing w:val="-6"/>
          <w:rtl/>
        </w:rPr>
        <w:t>: עד דתבגרן.</w:t>
      </w:r>
    </w:p>
    <w:p w14:paraId="38D62608" w14:textId="168A4CF5" w:rsidR="00AB7D20" w:rsidRPr="00C35A2C" w:rsidRDefault="00AB7D20" w:rsidP="00AB7D20">
      <w:pPr>
        <w:rPr>
          <w:rFonts w:ascii="Fb Fontext" w:hAnsi="Fb Fontext" w:cs="Guttman Vilna"/>
          <w:b/>
          <w:bCs/>
          <w:rtl/>
        </w:rPr>
      </w:pPr>
      <w:r w:rsidRPr="000C69D2">
        <w:rPr>
          <w:rStyle w:val="affffe"/>
          <w:rtl/>
        </w:rPr>
        <w:t>וכן תני לוי:</w:t>
      </w:r>
      <w:r w:rsidRPr="00C35A2C">
        <w:rPr>
          <w:rFonts w:ascii="Fb Fontext" w:hAnsi="Fb Fontext"/>
          <w:rtl/>
        </w:rPr>
        <w:t xml:space="preserve"> עד דתבגרן </w:t>
      </w:r>
      <w:r w:rsidR="000C69D2">
        <w:rPr>
          <w:rFonts w:ascii="Fb Fontext" w:hAnsi="Fb Fontext" w:hint="cs"/>
          <w:rtl/>
        </w:rPr>
        <w:t xml:space="preserve">[או]  </w:t>
      </w:r>
      <w:r w:rsidRPr="00C35A2C">
        <w:rPr>
          <w:rFonts w:ascii="Fb Fontext" w:hAnsi="Fb Fontext"/>
          <w:rtl/>
        </w:rPr>
        <w:t>וי</w:t>
      </w:r>
      <w:r w:rsidR="000C69D2">
        <w:rPr>
          <w:rFonts w:ascii="Fb Fontext" w:hAnsi="Fb Fontext" w:hint="cs"/>
          <w:rtl/>
        </w:rPr>
        <w:t>גיע זמנם שינשאו,</w:t>
      </w:r>
    </w:p>
    <w:p w14:paraId="0A7DD787" w14:textId="6F7C80A4" w:rsidR="00AB7D20" w:rsidRPr="00C35A2C" w:rsidRDefault="00AB7D20" w:rsidP="00AB7D20">
      <w:pPr>
        <w:rPr>
          <w:rFonts w:ascii="Fb Fontext" w:hAnsi="Fb Fontext"/>
          <w:rtl/>
        </w:rPr>
      </w:pPr>
      <w:r w:rsidRPr="000C69D2">
        <w:rPr>
          <w:rStyle w:val="affffe"/>
          <w:rtl/>
        </w:rPr>
        <w:t>•</w:t>
      </w:r>
      <w:r w:rsidRPr="000C69D2">
        <w:rPr>
          <w:rStyle w:val="affffe"/>
          <w:rFonts w:hint="cs"/>
          <w:rtl/>
        </w:rPr>
        <w:t xml:space="preserve"> </w:t>
      </w:r>
      <w:r w:rsidRPr="000C69D2">
        <w:rPr>
          <w:rStyle w:val="affffe"/>
          <w:rtl/>
        </w:rPr>
        <w:t xml:space="preserve">כתנאי: </w:t>
      </w:r>
      <w:r w:rsidRPr="00C35A2C">
        <w:rPr>
          <w:rFonts w:ascii="Fb Fontext" w:hAnsi="Fb Fontext"/>
          <w:sz w:val="32"/>
          <w:rtl/>
        </w:rPr>
        <w:t>עד מתי הבת נזונית?</w:t>
      </w:r>
      <w:r w:rsidRPr="000C69D2">
        <w:rPr>
          <w:rStyle w:val="affffe"/>
          <w:rtl/>
        </w:rPr>
        <w:t xml:space="preserve"> </w:t>
      </w:r>
      <w:r w:rsidR="000C69D2" w:rsidRPr="000C69D2">
        <w:rPr>
          <w:rStyle w:val="affffe"/>
          <w:rFonts w:hint="cs"/>
          <w:rtl/>
        </w:rPr>
        <w:t>ת</w:t>
      </w:r>
      <w:r w:rsidR="002B7BCC">
        <w:rPr>
          <w:rStyle w:val="affffe"/>
          <w:rtl/>
        </w:rPr>
        <w:t>"</w:t>
      </w:r>
      <w:r w:rsidR="000C69D2" w:rsidRPr="000C69D2">
        <w:rPr>
          <w:rStyle w:val="affffe"/>
          <w:rFonts w:hint="cs"/>
          <w:rtl/>
        </w:rPr>
        <w:t xml:space="preserve">ק </w:t>
      </w:r>
      <w:r w:rsidRPr="00C35A2C">
        <w:rPr>
          <w:rFonts w:ascii="Fb Fontext" w:hAnsi="Fb Fontext"/>
          <w:sz w:val="32"/>
          <w:rtl/>
        </w:rPr>
        <w:t xml:space="preserve">עד שתארס, </w:t>
      </w:r>
      <w:r w:rsidR="000C69D2" w:rsidRPr="000C69D2">
        <w:rPr>
          <w:rStyle w:val="affffe"/>
          <w:rFonts w:hint="cs"/>
          <w:rtl/>
        </w:rPr>
        <w:t>ר"א</w:t>
      </w:r>
      <w:r w:rsidRPr="00C35A2C">
        <w:rPr>
          <w:rFonts w:ascii="Fb Fontext" w:hAnsi="Fb Fontext"/>
          <w:sz w:val="32"/>
          <w:rtl/>
        </w:rPr>
        <w:t>: עד שתבגר.</w:t>
      </w:r>
    </w:p>
    <w:p w14:paraId="18C2089F" w14:textId="7F33EC32" w:rsidR="00AB7D20" w:rsidRPr="000A337F" w:rsidRDefault="00AB7D20" w:rsidP="00AB7D20">
      <w:pPr>
        <w:rPr>
          <w:rFonts w:ascii="Fb Fontext" w:hAnsi="Fb Fontext" w:cs="Guttman Vilna"/>
          <w:b/>
          <w:bCs/>
          <w:spacing w:val="-6"/>
          <w:rtl/>
        </w:rPr>
      </w:pPr>
      <w:r w:rsidRPr="000A337F">
        <w:rPr>
          <w:rStyle w:val="affffe"/>
          <w:spacing w:val="-6"/>
          <w:rtl/>
        </w:rPr>
        <w:t>•</w:t>
      </w:r>
      <w:r w:rsidRPr="000A337F">
        <w:rPr>
          <w:rStyle w:val="affffe"/>
          <w:rFonts w:hint="cs"/>
          <w:spacing w:val="-6"/>
          <w:rtl/>
        </w:rPr>
        <w:t xml:space="preserve"> </w:t>
      </w:r>
      <w:r w:rsidRPr="000A337F">
        <w:rPr>
          <w:rStyle w:val="affffe"/>
          <w:spacing w:val="-6"/>
          <w:rtl/>
        </w:rPr>
        <w:t xml:space="preserve">תני רב יוסף: </w:t>
      </w:r>
      <w:r w:rsidRPr="000A337F">
        <w:rPr>
          <w:rFonts w:ascii="Fb Fontext" w:hAnsi="Fb Fontext"/>
          <w:spacing w:val="-6"/>
          <w:rtl/>
        </w:rPr>
        <w:t>עד דיהוויין.</w:t>
      </w:r>
      <w:r w:rsidRPr="000A337F">
        <w:rPr>
          <w:rStyle w:val="affffe"/>
          <w:rFonts w:hint="cs"/>
          <w:spacing w:val="-6"/>
          <w:rtl/>
        </w:rPr>
        <w:t xml:space="preserve"> ו</w:t>
      </w:r>
      <w:r w:rsidRPr="000A337F">
        <w:rPr>
          <w:rStyle w:val="affffe"/>
          <w:spacing w:val="-6"/>
          <w:rtl/>
        </w:rPr>
        <w:t xml:space="preserve">איבעיא: </w:t>
      </w:r>
      <w:r w:rsidRPr="000A337F">
        <w:rPr>
          <w:rFonts w:ascii="Fb Fontext" w:hAnsi="Fb Fontext"/>
          <w:spacing w:val="-6"/>
          <w:rtl/>
        </w:rPr>
        <w:t xml:space="preserve">הויה דאירוסין, או דנישואין? </w:t>
      </w:r>
      <w:r w:rsidRPr="000A337F">
        <w:rPr>
          <w:rFonts w:ascii="Fb Fontext" w:hAnsi="Fb Fontext" w:cs="PFT_Frank"/>
          <w:b/>
          <w:bCs/>
          <w:spacing w:val="-6"/>
          <w:szCs w:val="14"/>
          <w:rtl/>
        </w:rPr>
        <w:t>תיקו</w:t>
      </w:r>
      <w:r w:rsidRPr="000A337F">
        <w:rPr>
          <w:rFonts w:ascii="Fb Fontext" w:hAnsi="Fb Fontext"/>
          <w:spacing w:val="-6"/>
          <w:rtl/>
        </w:rPr>
        <w:t>.</w:t>
      </w:r>
    </w:p>
    <w:p w14:paraId="66D1868A" w14:textId="0E7084C3" w:rsidR="00AB7D20" w:rsidRDefault="00AB7D20" w:rsidP="00AB7D20">
      <w:pPr>
        <w:rPr>
          <w:rFonts w:ascii="Fb Fontext" w:hAnsi="Fb Fontext"/>
          <w:sz w:val="32"/>
          <w:rtl/>
        </w:rPr>
      </w:pPr>
      <w:r w:rsidRPr="000C69D2">
        <w:rPr>
          <w:rStyle w:val="affffe"/>
          <w:rtl/>
        </w:rPr>
        <w:t>•</w:t>
      </w:r>
      <w:r w:rsidRPr="000C69D2">
        <w:rPr>
          <w:rStyle w:val="affffe"/>
          <w:rFonts w:hint="cs"/>
          <w:rtl/>
        </w:rPr>
        <w:t xml:space="preserve"> ר</w:t>
      </w:r>
      <w:r w:rsidRPr="000C69D2">
        <w:rPr>
          <w:rStyle w:val="affffe"/>
          <w:rtl/>
        </w:rPr>
        <w:t>"</w:t>
      </w:r>
      <w:r w:rsidRPr="000C69D2">
        <w:rPr>
          <w:rStyle w:val="affffe"/>
          <w:rFonts w:hint="cs"/>
          <w:rtl/>
        </w:rPr>
        <w:t>ח לרב יוסף</w:t>
      </w:r>
      <w:r w:rsidRPr="000C69D2">
        <w:rPr>
          <w:rStyle w:val="affffe"/>
          <w:rtl/>
        </w:rPr>
        <w:t>:</w:t>
      </w:r>
      <w:r w:rsidRPr="00C35A2C">
        <w:rPr>
          <w:rFonts w:ascii="Fb Fontext" w:hAnsi="Fb Fontext"/>
          <w:sz w:val="32"/>
          <w:rtl/>
        </w:rPr>
        <w:t xml:space="preserve"> מי שמע</w:t>
      </w:r>
      <w:r w:rsidR="000C69D2">
        <w:rPr>
          <w:rFonts w:ascii="Fb Fontext" w:hAnsi="Fb Fontext" w:hint="cs"/>
          <w:sz w:val="32"/>
          <w:rtl/>
        </w:rPr>
        <w:t>ת</w:t>
      </w:r>
      <w:r w:rsidRPr="00C35A2C">
        <w:rPr>
          <w:rFonts w:ascii="Fb Fontext" w:hAnsi="Fb Fontext"/>
          <w:sz w:val="32"/>
          <w:rtl/>
        </w:rPr>
        <w:t xml:space="preserve"> </w:t>
      </w:r>
      <w:r w:rsidRPr="000C69D2">
        <w:rPr>
          <w:rStyle w:val="affffe"/>
          <w:rtl/>
        </w:rPr>
        <w:t>מדר"</w:t>
      </w:r>
      <w:r w:rsidRPr="000C69D2">
        <w:rPr>
          <w:rStyle w:val="affffe"/>
          <w:rFonts w:hint="cs"/>
          <w:rtl/>
        </w:rPr>
        <w:t xml:space="preserve">י </w:t>
      </w:r>
      <w:r w:rsidRPr="00C35A2C">
        <w:rPr>
          <w:rFonts w:ascii="Fb Fontext" w:hAnsi="Fb Fontext" w:hint="cs"/>
          <w:sz w:val="32"/>
          <w:rtl/>
        </w:rPr>
        <w:t xml:space="preserve">אי </w:t>
      </w:r>
      <w:r w:rsidRPr="00C35A2C">
        <w:rPr>
          <w:rFonts w:ascii="Fb Fontext" w:hAnsi="Fb Fontext"/>
          <w:sz w:val="32"/>
          <w:rtl/>
        </w:rPr>
        <w:t xml:space="preserve">ארוסה יש לה מזונות או </w:t>
      </w:r>
      <w:r w:rsidR="000C69D2">
        <w:rPr>
          <w:rFonts w:ascii="Fb Fontext" w:hAnsi="Fb Fontext" w:hint="cs"/>
          <w:sz w:val="32"/>
          <w:rtl/>
        </w:rPr>
        <w:t>לא</w:t>
      </w:r>
      <w:r w:rsidRPr="00C35A2C">
        <w:rPr>
          <w:rFonts w:ascii="Fb Fontext" w:hAnsi="Fb Fontext"/>
          <w:sz w:val="32"/>
          <w:rtl/>
        </w:rPr>
        <w:t>?</w:t>
      </w:r>
    </w:p>
    <w:p w14:paraId="0F23409D" w14:textId="4F13C0B8" w:rsidR="00AB7D20" w:rsidRPr="00C35A2C" w:rsidRDefault="00AB7D20" w:rsidP="006C2AF0">
      <w:pPr>
        <w:rPr>
          <w:rFonts w:ascii="Fb Fontext" w:hAnsi="Fb Fontext" w:cs="Guttman Vilna"/>
          <w:b/>
          <w:bCs/>
          <w:sz w:val="32"/>
          <w:rtl/>
        </w:rPr>
      </w:pPr>
      <w:r w:rsidRPr="006C2AF0">
        <w:rPr>
          <w:rStyle w:val="affffe"/>
          <w:rFonts w:hint="cs"/>
          <w:rtl/>
        </w:rPr>
        <w:t>א</w:t>
      </w:r>
      <w:r w:rsidRPr="006C2AF0">
        <w:rPr>
          <w:rStyle w:val="affffe"/>
          <w:rtl/>
        </w:rPr>
        <w:t>"</w:t>
      </w:r>
      <w:r w:rsidRPr="006C2AF0">
        <w:rPr>
          <w:rStyle w:val="affffe"/>
          <w:rFonts w:hint="cs"/>
          <w:rtl/>
        </w:rPr>
        <w:t xml:space="preserve">ל: </w:t>
      </w:r>
      <w:r w:rsidRPr="00C35A2C">
        <w:rPr>
          <w:rFonts w:ascii="Fb Fontext" w:hAnsi="Fb Fontext" w:hint="cs"/>
          <w:sz w:val="32"/>
          <w:rtl/>
        </w:rPr>
        <w:t xml:space="preserve">שלא שמע אבל מסברא </w:t>
      </w:r>
      <w:r w:rsidRPr="00C35A2C">
        <w:rPr>
          <w:rFonts w:ascii="Fb Fontext" w:hAnsi="Fb Fontext"/>
          <w:sz w:val="32"/>
          <w:rtl/>
        </w:rPr>
        <w:t xml:space="preserve">כיון דאירסה </w:t>
      </w:r>
      <w:r w:rsidR="000C69D2">
        <w:rPr>
          <w:rFonts w:ascii="Fb Fontext" w:hAnsi="Fb Fontext" w:hint="cs"/>
          <w:sz w:val="32"/>
          <w:rtl/>
        </w:rPr>
        <w:t>ל</w:t>
      </w:r>
      <w:r w:rsidRPr="00C35A2C">
        <w:rPr>
          <w:rFonts w:ascii="Fb Fontext" w:hAnsi="Fb Fontext"/>
          <w:sz w:val="32"/>
          <w:rtl/>
        </w:rPr>
        <w:t>א נ</w:t>
      </w:r>
      <w:r w:rsidRPr="00C35A2C">
        <w:rPr>
          <w:rFonts w:ascii="Fb Fontext" w:hAnsi="Fb Fontext" w:hint="cs"/>
          <w:sz w:val="32"/>
          <w:rtl/>
        </w:rPr>
        <w:t>יח</w:t>
      </w:r>
      <w:r w:rsidRPr="00C35A2C">
        <w:rPr>
          <w:rFonts w:ascii="Fb Fontext" w:hAnsi="Fb Fontext"/>
          <w:sz w:val="32"/>
          <w:rtl/>
        </w:rPr>
        <w:t>"</w:t>
      </w:r>
      <w:r w:rsidRPr="00C35A2C">
        <w:rPr>
          <w:rFonts w:ascii="Fb Fontext" w:hAnsi="Fb Fontext" w:hint="cs"/>
          <w:sz w:val="32"/>
          <w:rtl/>
        </w:rPr>
        <w:t>ל</w:t>
      </w:r>
      <w:r w:rsidRPr="00C35A2C">
        <w:rPr>
          <w:rFonts w:ascii="Fb Fontext" w:hAnsi="Fb Fontext"/>
          <w:sz w:val="32"/>
          <w:rtl/>
        </w:rPr>
        <w:t xml:space="preserve"> דתיתזיל.</w:t>
      </w:r>
    </w:p>
    <w:p w14:paraId="567290C3" w14:textId="6BD491DA" w:rsidR="00AB7D20" w:rsidRPr="00730169" w:rsidRDefault="00AB7D20" w:rsidP="000C69D2">
      <w:pPr>
        <w:rPr>
          <w:rFonts w:ascii="Fb Fontext" w:hAnsi="Fb Fontext" w:cs="Guttman Vilna"/>
          <w:b/>
          <w:bCs/>
          <w:spacing w:val="-6"/>
          <w:sz w:val="32"/>
          <w:rtl/>
        </w:rPr>
      </w:pPr>
      <w:r w:rsidRPr="00730169">
        <w:rPr>
          <w:rStyle w:val="affffe"/>
          <w:rFonts w:hint="cs"/>
          <w:spacing w:val="-6"/>
          <w:rtl/>
        </w:rPr>
        <w:t>א</w:t>
      </w:r>
      <w:r w:rsidRPr="00730169">
        <w:rPr>
          <w:rStyle w:val="affffe"/>
          <w:spacing w:val="-6"/>
          <w:rtl/>
        </w:rPr>
        <w:t>"</w:t>
      </w:r>
      <w:r w:rsidRPr="00730169">
        <w:rPr>
          <w:rStyle w:val="affffe"/>
          <w:rFonts w:hint="cs"/>
          <w:spacing w:val="-6"/>
          <w:rtl/>
        </w:rPr>
        <w:t>ל</w:t>
      </w:r>
      <w:r w:rsidRPr="00730169">
        <w:rPr>
          <w:rStyle w:val="affffe"/>
          <w:spacing w:val="-6"/>
          <w:rtl/>
        </w:rPr>
        <w:t>:</w:t>
      </w:r>
      <w:r w:rsidRPr="00730169">
        <w:rPr>
          <w:rFonts w:ascii="Fb Fontext" w:hAnsi="Fb Fontext"/>
          <w:spacing w:val="-6"/>
          <w:sz w:val="32"/>
          <w:rtl/>
        </w:rPr>
        <w:t xml:space="preserve"> </w:t>
      </w:r>
      <w:r w:rsidRPr="00730169">
        <w:rPr>
          <w:rFonts w:ascii="Fb Fontext" w:hAnsi="Fb Fontext" w:hint="cs"/>
          <w:spacing w:val="-6"/>
          <w:sz w:val="32"/>
          <w:rtl/>
        </w:rPr>
        <w:t xml:space="preserve">שמסברא אומר להיפך </w:t>
      </w:r>
      <w:r w:rsidRPr="00730169">
        <w:rPr>
          <w:rFonts w:ascii="Fb Fontext" w:hAnsi="Fb Fontext"/>
          <w:spacing w:val="-6"/>
          <w:sz w:val="32"/>
          <w:rtl/>
        </w:rPr>
        <w:t xml:space="preserve">כיון </w:t>
      </w:r>
      <w:r w:rsidR="003720B8" w:rsidRPr="00730169">
        <w:rPr>
          <w:rFonts w:ascii="Fb Fontext" w:hAnsi="Fb Fontext" w:hint="cs"/>
          <w:spacing w:val="-6"/>
          <w:sz w:val="32"/>
          <w:rtl/>
        </w:rPr>
        <w:t>שאינו בקי בה לא יזרוק כספו בספק</w:t>
      </w:r>
      <w:r w:rsidRPr="00730169">
        <w:rPr>
          <w:rFonts w:ascii="Fb Fontext" w:hAnsi="Fb Fontext"/>
          <w:spacing w:val="-6"/>
          <w:sz w:val="32"/>
          <w:rtl/>
        </w:rPr>
        <w:t>.</w:t>
      </w:r>
    </w:p>
    <w:p w14:paraId="04287EDB" w14:textId="77777777" w:rsidR="00AB7D20" w:rsidRDefault="00AB7D20" w:rsidP="00AB7D20">
      <w:pPr>
        <w:rPr>
          <w:rFonts w:ascii="Fb Fontext" w:hAnsi="Fb Fontext"/>
          <w:rtl/>
        </w:rPr>
      </w:pPr>
      <w:r w:rsidRPr="000C69D2">
        <w:rPr>
          <w:rStyle w:val="affffe"/>
          <w:rtl/>
        </w:rPr>
        <w:t>•</w:t>
      </w:r>
      <w:r w:rsidRPr="000C69D2">
        <w:rPr>
          <w:rStyle w:val="affffe"/>
          <w:rFonts w:hint="cs"/>
          <w:rtl/>
        </w:rPr>
        <w:t xml:space="preserve"> וא</w:t>
      </w:r>
      <w:r w:rsidRPr="000C69D2">
        <w:rPr>
          <w:rStyle w:val="affffe"/>
          <w:rtl/>
        </w:rPr>
        <w:t>"</w:t>
      </w:r>
      <w:r w:rsidRPr="000C69D2">
        <w:rPr>
          <w:rStyle w:val="affffe"/>
          <w:rFonts w:hint="cs"/>
          <w:rtl/>
        </w:rPr>
        <w:t xml:space="preserve">ד </w:t>
      </w:r>
      <w:r w:rsidRPr="00C35A2C">
        <w:rPr>
          <w:rFonts w:ascii="Fb Fontext" w:hAnsi="Fb Fontext" w:hint="cs"/>
          <w:rtl/>
        </w:rPr>
        <w:t>להיפך סברותיהם</w:t>
      </w:r>
    </w:p>
    <w:p w14:paraId="67A20461" w14:textId="4DF1E1D7" w:rsidR="00AB7D20" w:rsidRPr="008C28D0" w:rsidRDefault="003176FF" w:rsidP="00F1680A">
      <w:pPr>
        <w:pStyle w:val="affffb"/>
        <w:rPr>
          <w:spacing w:val="0"/>
          <w:rtl/>
        </w:rPr>
      </w:pPr>
      <w:bookmarkStart w:id="383" w:name="_Toc119353167"/>
      <w:r w:rsidRPr="008C28D0">
        <w:rPr>
          <w:rFonts w:hint="cs"/>
          <w:spacing w:val="0"/>
          <w:rtl/>
        </w:rPr>
        <w:t>ה' ספקות</w:t>
      </w:r>
      <w:r w:rsidR="00E34A98" w:rsidRPr="008C28D0">
        <w:rPr>
          <w:rFonts w:hint="cs"/>
          <w:spacing w:val="0"/>
          <w:rtl/>
        </w:rPr>
        <w:t xml:space="preserve"> </w:t>
      </w:r>
      <w:r w:rsidR="00C30EB5" w:rsidRPr="008C28D0">
        <w:rPr>
          <w:rStyle w:val="affffe"/>
          <w:spacing w:val="0"/>
          <w:rtl/>
        </w:rPr>
        <w:t>–</w:t>
      </w:r>
      <w:r w:rsidR="00AB7D20" w:rsidRPr="008C28D0">
        <w:rPr>
          <w:rStyle w:val="affffe"/>
          <w:rFonts w:hint="cs"/>
          <w:spacing w:val="0"/>
          <w:rtl/>
        </w:rPr>
        <w:t xml:space="preserve"> </w:t>
      </w:r>
      <w:r w:rsidR="00C30EB5" w:rsidRPr="008C28D0">
        <w:rPr>
          <w:rStyle w:val="affffe"/>
          <w:rFonts w:hint="cs"/>
          <w:spacing w:val="0"/>
          <w:rtl/>
        </w:rPr>
        <w:t xml:space="preserve">א. </w:t>
      </w:r>
      <w:r w:rsidR="00AB7D20" w:rsidRPr="008C28D0">
        <w:rPr>
          <w:rStyle w:val="affffe"/>
          <w:spacing w:val="0"/>
          <w:rtl/>
        </w:rPr>
        <w:t xml:space="preserve">בעו </w:t>
      </w:r>
      <w:r w:rsidR="00AB7D20" w:rsidRPr="008C28D0">
        <w:rPr>
          <w:rStyle w:val="affffe"/>
          <w:rFonts w:hint="cs"/>
          <w:spacing w:val="0"/>
          <w:rtl/>
        </w:rPr>
        <w:t>מר</w:t>
      </w:r>
      <w:r w:rsidR="00AB7D20" w:rsidRPr="008C28D0">
        <w:rPr>
          <w:rStyle w:val="affffe"/>
          <w:spacing w:val="0"/>
          <w:rtl/>
        </w:rPr>
        <w:t>"</w:t>
      </w:r>
      <w:r w:rsidR="00AB7D20" w:rsidRPr="008C28D0">
        <w:rPr>
          <w:rStyle w:val="affffe"/>
          <w:rFonts w:hint="cs"/>
          <w:spacing w:val="0"/>
          <w:rtl/>
        </w:rPr>
        <w:t>ש</w:t>
      </w:r>
      <w:r w:rsidR="00AB7D20" w:rsidRPr="008C28D0">
        <w:rPr>
          <w:rStyle w:val="affffe"/>
          <w:spacing w:val="0"/>
          <w:rtl/>
        </w:rPr>
        <w:t xml:space="preserve">: </w:t>
      </w:r>
      <w:r w:rsidR="00AB7D20" w:rsidRPr="008C28D0">
        <w:rPr>
          <w:spacing w:val="0"/>
          <w:rtl/>
        </w:rPr>
        <w:t xml:space="preserve">ממאנת, יש לה מזונות או </w:t>
      </w:r>
      <w:r w:rsidR="000C69D2" w:rsidRPr="008C28D0">
        <w:rPr>
          <w:rFonts w:hint="cs"/>
          <w:spacing w:val="0"/>
          <w:rtl/>
        </w:rPr>
        <w:t>לא</w:t>
      </w:r>
      <w:r w:rsidR="00AB7D20" w:rsidRPr="008C28D0">
        <w:rPr>
          <w:spacing w:val="0"/>
          <w:rtl/>
        </w:rPr>
        <w:t>?</w:t>
      </w:r>
      <w:bookmarkEnd w:id="383"/>
    </w:p>
    <w:p w14:paraId="4D8EE53D" w14:textId="3F689380" w:rsidR="00AB7D20" w:rsidRPr="00CA7D65" w:rsidRDefault="00AB7D20" w:rsidP="00AB7D20">
      <w:pPr>
        <w:rPr>
          <w:rFonts w:ascii="Fb Fontext" w:hAnsi="Fb Fontext"/>
          <w:spacing w:val="-8"/>
          <w:rtl/>
        </w:rPr>
      </w:pPr>
      <w:r w:rsidRPr="00CA7D65">
        <w:rPr>
          <w:rStyle w:val="affffe"/>
          <w:rFonts w:hint="cs"/>
          <w:spacing w:val="-8"/>
          <w:rtl/>
        </w:rPr>
        <w:t>ר</w:t>
      </w:r>
      <w:r w:rsidRPr="00CA7D65">
        <w:rPr>
          <w:rStyle w:val="affffe"/>
          <w:spacing w:val="-8"/>
          <w:rtl/>
        </w:rPr>
        <w:t>"</w:t>
      </w:r>
      <w:r w:rsidRPr="00CA7D65">
        <w:rPr>
          <w:rStyle w:val="affffe"/>
          <w:rFonts w:hint="cs"/>
          <w:spacing w:val="-8"/>
          <w:rtl/>
        </w:rPr>
        <w:t xml:space="preserve">ש </w:t>
      </w:r>
      <w:r w:rsidRPr="00CA7D65">
        <w:rPr>
          <w:rStyle w:val="affffe"/>
          <w:spacing w:val="-8"/>
          <w:rtl/>
        </w:rPr>
        <w:t>תניתוה:</w:t>
      </w:r>
      <w:r w:rsidRPr="00CA7D65">
        <w:rPr>
          <w:rFonts w:ascii="Fb Fontext" w:hAnsi="Fb Fontext"/>
          <w:spacing w:val="-8"/>
          <w:rtl/>
        </w:rPr>
        <w:t xml:space="preserve"> אלמנה</w:t>
      </w:r>
      <w:r w:rsidRPr="00CA7D65">
        <w:rPr>
          <w:rFonts w:ascii="Fb Fontext" w:hAnsi="Fb Fontext" w:hint="cs"/>
          <w:spacing w:val="-8"/>
          <w:rtl/>
        </w:rPr>
        <w:t>,</w:t>
      </w:r>
      <w:r w:rsidRPr="00CA7D65">
        <w:rPr>
          <w:rFonts w:ascii="Fb Fontext" w:hAnsi="Fb Fontext"/>
          <w:spacing w:val="-8"/>
          <w:rtl/>
        </w:rPr>
        <w:t xml:space="preserve"> וגרושה</w:t>
      </w:r>
      <w:r w:rsidRPr="00CA7D65">
        <w:rPr>
          <w:rFonts w:ascii="Fb Fontext" w:hAnsi="Fb Fontext" w:hint="cs"/>
          <w:spacing w:val="-8"/>
          <w:rtl/>
        </w:rPr>
        <w:t>,</w:t>
      </w:r>
      <w:r w:rsidRPr="00CA7D65">
        <w:rPr>
          <w:rFonts w:ascii="Fb Fontext" w:hAnsi="Fb Fontext"/>
          <w:spacing w:val="-8"/>
          <w:rtl/>
        </w:rPr>
        <w:t xml:space="preserve"> ושומרת יבם</w:t>
      </w:r>
      <w:r w:rsidRPr="00CA7D65">
        <w:rPr>
          <w:rFonts w:ascii="Fb Fontext" w:hAnsi="Fb Fontext" w:hint="cs"/>
          <w:spacing w:val="-8"/>
          <w:rtl/>
        </w:rPr>
        <w:t>,</w:t>
      </w:r>
      <w:r w:rsidRPr="00CA7D65">
        <w:rPr>
          <w:rFonts w:ascii="Fb Fontext" w:hAnsi="Fb Fontext"/>
          <w:spacing w:val="-8"/>
          <w:rtl/>
        </w:rPr>
        <w:t xml:space="preserve"> בבית אביה</w:t>
      </w:r>
      <w:r w:rsidRPr="00CA7D65">
        <w:rPr>
          <w:rFonts w:ascii="Fb Fontext" w:hAnsi="Fb Fontext" w:hint="cs"/>
          <w:spacing w:val="-8"/>
          <w:rtl/>
        </w:rPr>
        <w:t>,</w:t>
      </w:r>
      <w:r w:rsidRPr="00CA7D65">
        <w:rPr>
          <w:rFonts w:ascii="Fb Fontext" w:hAnsi="Fb Fontext"/>
          <w:spacing w:val="-8"/>
          <w:rtl/>
        </w:rPr>
        <w:t xml:space="preserve"> יש לה מזונות.</w:t>
      </w:r>
    </w:p>
    <w:p w14:paraId="7DFD337E" w14:textId="11722DBA" w:rsidR="00AB7D20" w:rsidRPr="00CA7D65" w:rsidRDefault="00AB7D20" w:rsidP="000C3A49">
      <w:pPr>
        <w:rPr>
          <w:rFonts w:ascii="Fb Fontext" w:hAnsi="Fb Fontext" w:cs="Guttman Vilna"/>
          <w:b/>
          <w:bCs/>
          <w:spacing w:val="-2"/>
          <w:sz w:val="32"/>
          <w:rtl/>
        </w:rPr>
      </w:pPr>
      <w:r w:rsidRPr="00CA7D65">
        <w:rPr>
          <w:rStyle w:val="affffe"/>
          <w:rFonts w:hint="cs"/>
          <w:rtl/>
        </w:rPr>
        <w:t>ר</w:t>
      </w:r>
      <w:r w:rsidRPr="00CA7D65">
        <w:rPr>
          <w:rStyle w:val="affffe"/>
          <w:rtl/>
        </w:rPr>
        <w:t>"</w:t>
      </w:r>
      <w:r w:rsidRPr="00CA7D65">
        <w:rPr>
          <w:rStyle w:val="affffe"/>
          <w:rFonts w:hint="cs"/>
          <w:rtl/>
        </w:rPr>
        <w:t>י</w:t>
      </w:r>
      <w:r w:rsidRPr="00CA7D65">
        <w:rPr>
          <w:rStyle w:val="affffe"/>
          <w:rtl/>
        </w:rPr>
        <w:t xml:space="preserve">: </w:t>
      </w:r>
      <w:r w:rsidRPr="00CA7D65">
        <w:rPr>
          <w:rFonts w:ascii="Fb Fontext" w:hAnsi="Fb Fontext"/>
          <w:spacing w:val="-2"/>
          <w:sz w:val="32"/>
          <w:rtl/>
        </w:rPr>
        <w:t>עודה בבית אביה יש לה מזונות, אינה בבית אביה - אין לה.</w:t>
      </w:r>
    </w:p>
    <w:p w14:paraId="75AD5CE9" w14:textId="7EB2D3AC" w:rsidR="00AB7D20" w:rsidRPr="00730169" w:rsidRDefault="000C3A49" w:rsidP="00AB7D20">
      <w:pPr>
        <w:rPr>
          <w:rFonts w:ascii="Fb Fontext" w:hAnsi="Fb Fontext"/>
          <w:spacing w:val="-4"/>
          <w:rtl/>
        </w:rPr>
      </w:pPr>
      <w:r w:rsidRPr="00730169">
        <w:rPr>
          <w:rStyle w:val="affffe"/>
          <w:rFonts w:hint="cs"/>
          <w:spacing w:val="-4"/>
          <w:rtl/>
        </w:rPr>
        <w:t>ר</w:t>
      </w:r>
      <w:r w:rsidR="002B7BCC">
        <w:rPr>
          <w:rStyle w:val="affffe"/>
          <w:spacing w:val="-4"/>
          <w:rtl/>
        </w:rPr>
        <w:t>"</w:t>
      </w:r>
      <w:r w:rsidRPr="00730169">
        <w:rPr>
          <w:rStyle w:val="affffe"/>
          <w:rFonts w:hint="cs"/>
          <w:spacing w:val="-4"/>
          <w:rtl/>
        </w:rPr>
        <w:t>י</w:t>
      </w:r>
      <w:r w:rsidR="00AB7D20" w:rsidRPr="00730169">
        <w:rPr>
          <w:rStyle w:val="affffe"/>
          <w:spacing w:val="-4"/>
          <w:rtl/>
        </w:rPr>
        <w:t xml:space="preserve"> </w:t>
      </w:r>
      <w:r w:rsidRPr="00730169">
        <w:rPr>
          <w:rStyle w:val="affffe"/>
          <w:rFonts w:hint="cs"/>
          <w:spacing w:val="-4"/>
          <w:rtl/>
        </w:rPr>
        <w:t>כ</w:t>
      </w:r>
      <w:r w:rsidR="00AB7D20" w:rsidRPr="00730169">
        <w:rPr>
          <w:rStyle w:val="affffe"/>
          <w:spacing w:val="-4"/>
          <w:rtl/>
        </w:rPr>
        <w:t>ת"ק</w:t>
      </w:r>
      <w:r w:rsidR="00AB7D20" w:rsidRPr="00730169">
        <w:rPr>
          <w:rFonts w:ascii="Fb Fontext" w:hAnsi="Fb Fontext"/>
          <w:spacing w:val="-4"/>
          <w:rtl/>
        </w:rPr>
        <w:t>!</w:t>
      </w:r>
      <w:r w:rsidR="00AB7D20" w:rsidRPr="00730169">
        <w:rPr>
          <w:rFonts w:ascii="Fb Fontext" w:hAnsi="Fb Fontext" w:hint="cs"/>
          <w:spacing w:val="-4"/>
          <w:rtl/>
        </w:rPr>
        <w:t>? ובהכ</w:t>
      </w:r>
      <w:r w:rsidR="00AB7D20" w:rsidRPr="00730169">
        <w:rPr>
          <w:rFonts w:hint="cs"/>
          <w:spacing w:val="-4"/>
          <w:rtl/>
        </w:rPr>
        <w:t>רח ד</w:t>
      </w:r>
      <w:r w:rsidRPr="00730169">
        <w:rPr>
          <w:rFonts w:hint="cs"/>
          <w:spacing w:val="-4"/>
          <w:rtl/>
        </w:rPr>
        <w:t xml:space="preserve">נפק'מ </w:t>
      </w:r>
      <w:r w:rsidR="00AB7D20" w:rsidRPr="00730169">
        <w:rPr>
          <w:rFonts w:hint="cs"/>
          <w:spacing w:val="-4"/>
          <w:rtl/>
        </w:rPr>
        <w:t>ממאנת</w:t>
      </w:r>
      <w:r w:rsidRPr="00730169">
        <w:rPr>
          <w:rFonts w:ascii="Fb Fontext" w:hAnsi="Fb Fontext" w:hint="cs"/>
          <w:spacing w:val="-4"/>
          <w:rtl/>
        </w:rPr>
        <w:t>-</w:t>
      </w:r>
      <w:r w:rsidR="00AB7D20" w:rsidRPr="00730169">
        <w:rPr>
          <w:rStyle w:val="affffe"/>
          <w:rFonts w:hint="cs"/>
          <w:spacing w:val="-4"/>
          <w:rtl/>
        </w:rPr>
        <w:t xml:space="preserve"> דלת</w:t>
      </w:r>
      <w:r w:rsidR="00AB7D20" w:rsidRPr="00730169">
        <w:rPr>
          <w:rStyle w:val="affffe"/>
          <w:spacing w:val="-4"/>
          <w:rtl/>
        </w:rPr>
        <w:t>"</w:t>
      </w:r>
      <w:r w:rsidR="00AB7D20" w:rsidRPr="00730169">
        <w:rPr>
          <w:rStyle w:val="affffe"/>
          <w:rFonts w:hint="cs"/>
          <w:spacing w:val="-4"/>
          <w:rtl/>
        </w:rPr>
        <w:t xml:space="preserve">ק: </w:t>
      </w:r>
      <w:r w:rsidRPr="00730169">
        <w:rPr>
          <w:rFonts w:ascii="Fb Fontext" w:hAnsi="Fb Fontext" w:hint="cs"/>
          <w:spacing w:val="-4"/>
          <w:rtl/>
        </w:rPr>
        <w:t>יש</w:t>
      </w:r>
      <w:r w:rsidR="00AB7D20" w:rsidRPr="00730169">
        <w:rPr>
          <w:rFonts w:ascii="Fb Fontext" w:hAnsi="Fb Fontext" w:hint="cs"/>
          <w:spacing w:val="-4"/>
          <w:rtl/>
        </w:rPr>
        <w:t xml:space="preserve"> לה, </w:t>
      </w:r>
      <w:r w:rsidR="00AB7D20" w:rsidRPr="00730169">
        <w:rPr>
          <w:rStyle w:val="affffe"/>
          <w:rFonts w:hint="cs"/>
          <w:spacing w:val="-4"/>
          <w:rtl/>
        </w:rPr>
        <w:t>ולר</w:t>
      </w:r>
      <w:r w:rsidR="00AB7D20" w:rsidRPr="00730169">
        <w:rPr>
          <w:rStyle w:val="affffe"/>
          <w:spacing w:val="-4"/>
          <w:rtl/>
        </w:rPr>
        <w:t>"</w:t>
      </w:r>
      <w:r w:rsidR="00AB7D20" w:rsidRPr="00730169">
        <w:rPr>
          <w:rStyle w:val="affffe"/>
          <w:rFonts w:hint="cs"/>
          <w:spacing w:val="-4"/>
          <w:rtl/>
        </w:rPr>
        <w:t>י:</w:t>
      </w:r>
      <w:r w:rsidR="00AB7D20" w:rsidRPr="00730169">
        <w:rPr>
          <w:rFonts w:ascii="Fb Fontext" w:hAnsi="Fb Fontext" w:hint="cs"/>
          <w:spacing w:val="-4"/>
          <w:rtl/>
        </w:rPr>
        <w:t xml:space="preserve"> </w:t>
      </w:r>
      <w:r w:rsidRPr="00730169">
        <w:rPr>
          <w:rFonts w:ascii="Fb Fontext" w:hAnsi="Fb Fontext" w:hint="cs"/>
          <w:spacing w:val="-4"/>
          <w:rtl/>
        </w:rPr>
        <w:t>אין</w:t>
      </w:r>
      <w:r w:rsidR="00AB7D20" w:rsidRPr="00730169">
        <w:rPr>
          <w:rFonts w:ascii="Fb Fontext" w:hAnsi="Fb Fontext" w:hint="cs"/>
          <w:spacing w:val="-4"/>
          <w:rtl/>
        </w:rPr>
        <w:t xml:space="preserve"> לה.</w:t>
      </w:r>
    </w:p>
    <w:p w14:paraId="755749C2" w14:textId="412FA35C" w:rsidR="00E268F4" w:rsidRDefault="003176FF" w:rsidP="00AB7D20">
      <w:pPr>
        <w:rPr>
          <w:rFonts w:ascii="Fb Fontext" w:hAnsi="Fb Fontext"/>
          <w:sz w:val="32"/>
          <w:rtl/>
        </w:rPr>
      </w:pPr>
      <w:r>
        <w:rPr>
          <w:rStyle w:val="affffe"/>
          <w:rFonts w:hint="cs"/>
          <w:rtl/>
        </w:rPr>
        <w:t>ב.</w:t>
      </w:r>
      <w:r w:rsidR="00AB7D20" w:rsidRPr="003176FF">
        <w:rPr>
          <w:rStyle w:val="affffe"/>
          <w:rFonts w:hint="cs"/>
          <w:rtl/>
        </w:rPr>
        <w:t xml:space="preserve"> </w:t>
      </w:r>
      <w:r w:rsidR="00AB7D20" w:rsidRPr="003176FF">
        <w:rPr>
          <w:rStyle w:val="affffe"/>
          <w:rtl/>
        </w:rPr>
        <w:t>בעי ר"</w:t>
      </w:r>
      <w:r w:rsidR="00AB7D20" w:rsidRPr="003176FF">
        <w:rPr>
          <w:rStyle w:val="affffe"/>
          <w:rFonts w:hint="cs"/>
          <w:rtl/>
        </w:rPr>
        <w:t>ל</w:t>
      </w:r>
      <w:r w:rsidR="00AB7D20" w:rsidRPr="003176FF">
        <w:rPr>
          <w:rStyle w:val="affffe"/>
          <w:rtl/>
        </w:rPr>
        <w:t xml:space="preserve">: </w:t>
      </w:r>
      <w:r w:rsidR="00AB7D20" w:rsidRPr="00E879DC">
        <w:rPr>
          <w:rStyle w:val="affffc"/>
          <w:rtl/>
        </w:rPr>
        <w:t xml:space="preserve">בת יבמה יש לה מזונות או </w:t>
      </w:r>
      <w:r>
        <w:rPr>
          <w:rStyle w:val="affffc"/>
          <w:rFonts w:hint="cs"/>
          <w:rtl/>
        </w:rPr>
        <w:t>לא</w:t>
      </w:r>
      <w:r w:rsidR="00E268F4">
        <w:rPr>
          <w:rStyle w:val="affffc"/>
          <w:rtl/>
        </w:rPr>
        <w:t>?</w:t>
      </w:r>
    </w:p>
    <w:p w14:paraId="1BBFB296" w14:textId="5FE87EDA" w:rsidR="00AB7D20" w:rsidRDefault="00AB7D20" w:rsidP="00AB7D20">
      <w:pPr>
        <w:ind w:firstLine="0"/>
        <w:rPr>
          <w:rFonts w:ascii="Fb Fontext" w:hAnsi="Fb Fontext"/>
          <w:sz w:val="32"/>
          <w:rtl/>
        </w:rPr>
      </w:pPr>
      <w:r w:rsidRPr="000C3A49">
        <w:rPr>
          <w:rFonts w:hint="cs"/>
          <w:rtl/>
        </w:rPr>
        <w:t xml:space="preserve">אי </w:t>
      </w:r>
      <w:r w:rsidRPr="00C35A2C">
        <w:rPr>
          <w:rFonts w:ascii="Fb Fontext" w:hAnsi="Fb Fontext"/>
          <w:sz w:val="32"/>
          <w:rtl/>
        </w:rPr>
        <w:t>כיון ד</w:t>
      </w:r>
      <w:r w:rsidRPr="00C35A2C">
        <w:rPr>
          <w:rFonts w:ascii="Fb Fontext" w:hAnsi="Fb Fontext" w:hint="cs"/>
          <w:sz w:val="32"/>
          <w:rtl/>
        </w:rPr>
        <w:t>כ</w:t>
      </w:r>
      <w:r w:rsidRPr="00C35A2C">
        <w:rPr>
          <w:rFonts w:ascii="Fb Fontext" w:hAnsi="Fb Fontext"/>
          <w:sz w:val="32"/>
          <w:rtl/>
        </w:rPr>
        <w:t>תובתה על נכסי בעלה הראשון</w:t>
      </w:r>
      <w:r w:rsidRPr="00C35A2C">
        <w:rPr>
          <w:rFonts w:ascii="Fb Fontext" w:hAnsi="Fb Fontext" w:hint="cs"/>
          <w:sz w:val="32"/>
          <w:rtl/>
        </w:rPr>
        <w:t xml:space="preserve"> </w:t>
      </w:r>
      <w:r w:rsidR="003176FF">
        <w:rPr>
          <w:rFonts w:ascii="Fb Fontext" w:hAnsi="Fb Fontext" w:hint="cs"/>
          <w:sz w:val="32"/>
          <w:rtl/>
        </w:rPr>
        <w:t>אין</w:t>
      </w:r>
      <w:r w:rsidRPr="00C35A2C">
        <w:rPr>
          <w:rFonts w:ascii="Fb Fontext" w:hAnsi="Fb Fontext"/>
          <w:sz w:val="32"/>
          <w:rtl/>
        </w:rPr>
        <w:t xml:space="preserve"> לה,</w:t>
      </w:r>
    </w:p>
    <w:p w14:paraId="6720D9C7" w14:textId="4B793EAA" w:rsidR="00903BD6" w:rsidRPr="00730169" w:rsidRDefault="00AB7D20" w:rsidP="00EA4F6A">
      <w:pPr>
        <w:ind w:firstLine="0"/>
        <w:rPr>
          <w:rFonts w:ascii="Fb Fontext" w:hAnsi="Fb Fontext" w:cs="Guttman Vilna"/>
          <w:b/>
          <w:bCs/>
          <w:spacing w:val="-2"/>
        </w:rPr>
      </w:pPr>
      <w:r w:rsidRPr="00730169">
        <w:rPr>
          <w:rStyle w:val="affffe"/>
          <w:rtl/>
        </w:rPr>
        <w:t>א</w:t>
      </w:r>
      <w:r w:rsidR="003176FF" w:rsidRPr="00730169">
        <w:rPr>
          <w:rStyle w:val="affffe"/>
          <w:rFonts w:hint="cs"/>
          <w:rtl/>
        </w:rPr>
        <w:t>ו</w:t>
      </w:r>
      <w:r w:rsidRPr="00730169">
        <w:rPr>
          <w:rStyle w:val="affffe"/>
          <w:rtl/>
        </w:rPr>
        <w:t xml:space="preserve"> </w:t>
      </w:r>
      <w:r w:rsidRPr="00730169">
        <w:rPr>
          <w:rFonts w:ascii="Fb Fontext" w:hAnsi="Fb Fontext"/>
          <w:spacing w:val="-2"/>
          <w:rtl/>
        </w:rPr>
        <w:t xml:space="preserve">כיון דאי </w:t>
      </w:r>
      <w:r w:rsidR="003720B8" w:rsidRPr="00730169">
        <w:rPr>
          <w:rFonts w:ascii="Fb Fontext" w:hAnsi="Fb Fontext" w:hint="cs"/>
          <w:spacing w:val="-2"/>
          <w:rtl/>
        </w:rPr>
        <w:t>אין</w:t>
      </w:r>
      <w:r w:rsidRPr="00730169">
        <w:rPr>
          <w:rFonts w:ascii="Fb Fontext" w:hAnsi="Fb Fontext"/>
          <w:spacing w:val="-2"/>
          <w:rtl/>
        </w:rPr>
        <w:t xml:space="preserve"> לה מראשון ת</w:t>
      </w:r>
      <w:r w:rsidR="003720B8" w:rsidRPr="00730169">
        <w:rPr>
          <w:rFonts w:ascii="Fb Fontext" w:hAnsi="Fb Fontext" w:hint="cs"/>
          <w:spacing w:val="-2"/>
          <w:rtl/>
        </w:rPr>
        <w:t>יקנו לה רבנן משני יש לה -</w:t>
      </w:r>
      <w:r w:rsidRPr="00730169">
        <w:rPr>
          <w:rFonts w:cs="PFT_Frank"/>
          <w:b/>
          <w:bCs/>
          <w:spacing w:val="-2"/>
          <w:szCs w:val="14"/>
          <w:rtl/>
        </w:rPr>
        <w:t>תיקו.</w:t>
      </w:r>
    </w:p>
    <w:p w14:paraId="4E1B30B0" w14:textId="77777777" w:rsidR="00AB7D20" w:rsidRDefault="00AB7D20" w:rsidP="00E26091">
      <w:pPr>
        <w:pStyle w:val="afff"/>
        <w:framePr w:wrap="around"/>
        <w:rPr>
          <w:rtl/>
        </w:rPr>
      </w:pPr>
      <w:bookmarkStart w:id="384" w:name="_Toc119353168"/>
      <w:r w:rsidRPr="00C35A2C">
        <w:rPr>
          <w:rFonts w:hint="cs"/>
          <w:rtl/>
        </w:rPr>
        <w:t>נד.</w:t>
      </w:r>
      <w:bookmarkEnd w:id="384"/>
    </w:p>
    <w:p w14:paraId="3FCE13E0" w14:textId="5E0D5583" w:rsidR="00E268F4" w:rsidRDefault="003176FF" w:rsidP="00AB7D20">
      <w:pPr>
        <w:rPr>
          <w:rStyle w:val="affffc"/>
          <w:rtl/>
        </w:rPr>
      </w:pPr>
      <w:r>
        <w:rPr>
          <w:rStyle w:val="affffe"/>
          <w:rFonts w:hint="cs"/>
          <w:rtl/>
        </w:rPr>
        <w:t>ג.</w:t>
      </w:r>
      <w:r w:rsidR="00AB7D20" w:rsidRPr="003176FF">
        <w:rPr>
          <w:rStyle w:val="affffe"/>
          <w:rFonts w:hint="cs"/>
          <w:rtl/>
        </w:rPr>
        <w:t xml:space="preserve"> </w:t>
      </w:r>
      <w:r w:rsidR="00AB7D20" w:rsidRPr="003176FF">
        <w:rPr>
          <w:rStyle w:val="affffe"/>
          <w:rtl/>
        </w:rPr>
        <w:t>בעי ר"</w:t>
      </w:r>
      <w:r w:rsidR="00AB7D20" w:rsidRPr="003176FF">
        <w:rPr>
          <w:rStyle w:val="affffe"/>
          <w:rFonts w:hint="cs"/>
          <w:rtl/>
        </w:rPr>
        <w:t>א</w:t>
      </w:r>
      <w:r w:rsidR="00AB7D20" w:rsidRPr="003176FF">
        <w:rPr>
          <w:rStyle w:val="affffe"/>
          <w:rtl/>
        </w:rPr>
        <w:t>:</w:t>
      </w:r>
      <w:r w:rsidR="00AB7D20" w:rsidRPr="00E879DC">
        <w:rPr>
          <w:rStyle w:val="affffc"/>
          <w:rtl/>
        </w:rPr>
        <w:t xml:space="preserve"> בת שניה, יש לה מזונות או </w:t>
      </w:r>
      <w:r>
        <w:rPr>
          <w:rStyle w:val="affffc"/>
          <w:rFonts w:hint="cs"/>
          <w:rtl/>
        </w:rPr>
        <w:t>לא</w:t>
      </w:r>
      <w:r w:rsidR="00E268F4">
        <w:rPr>
          <w:rStyle w:val="affffc"/>
          <w:rtl/>
        </w:rPr>
        <w:t>?</w:t>
      </w:r>
    </w:p>
    <w:p w14:paraId="0427A775" w14:textId="30B58C24" w:rsidR="00AB7D20" w:rsidRDefault="00AB7D20" w:rsidP="00AB7D20">
      <w:pPr>
        <w:rPr>
          <w:rFonts w:ascii="Fb Fontext" w:hAnsi="Fb Fontext"/>
          <w:sz w:val="32"/>
          <w:rtl/>
        </w:rPr>
      </w:pPr>
      <w:r w:rsidRPr="00C35A2C">
        <w:rPr>
          <w:rFonts w:ascii="Fb Fontext" w:hAnsi="Fb Fontext"/>
          <w:sz w:val="32"/>
          <w:rtl/>
        </w:rPr>
        <w:t>כיון ד</w:t>
      </w:r>
      <w:r w:rsidR="00DE3341">
        <w:rPr>
          <w:rFonts w:ascii="Fb Fontext" w:hAnsi="Fb Fontext" w:hint="cs"/>
          <w:sz w:val="32"/>
          <w:rtl/>
        </w:rPr>
        <w:t>אין</w:t>
      </w:r>
      <w:r w:rsidRPr="00C35A2C">
        <w:rPr>
          <w:rFonts w:ascii="Fb Fontext" w:hAnsi="Fb Fontext"/>
          <w:sz w:val="32"/>
          <w:rtl/>
        </w:rPr>
        <w:t xml:space="preserve"> לה כתובה </w:t>
      </w:r>
      <w:r w:rsidR="00DE3341">
        <w:rPr>
          <w:rFonts w:ascii="Fb Fontext" w:hAnsi="Fb Fontext" w:hint="cs"/>
          <w:sz w:val="32"/>
          <w:rtl/>
        </w:rPr>
        <w:t>אין</w:t>
      </w:r>
      <w:r w:rsidRPr="00C35A2C">
        <w:rPr>
          <w:rFonts w:ascii="Fb Fontext" w:hAnsi="Fb Fontext"/>
          <w:sz w:val="32"/>
          <w:rtl/>
        </w:rPr>
        <w:t xml:space="preserve"> לה מזונ</w:t>
      </w:r>
      <w:r w:rsidR="003176FF">
        <w:rPr>
          <w:rFonts w:ascii="Fb Fontext" w:hAnsi="Fb Fontext" w:hint="cs"/>
          <w:sz w:val="32"/>
          <w:rtl/>
        </w:rPr>
        <w:t>ות</w:t>
      </w:r>
      <w:r w:rsidRPr="00C35A2C">
        <w:rPr>
          <w:rFonts w:ascii="Fb Fontext" w:hAnsi="Fb Fontext"/>
          <w:sz w:val="32"/>
          <w:rtl/>
        </w:rPr>
        <w:t>,</w:t>
      </w:r>
    </w:p>
    <w:p w14:paraId="004FECFA" w14:textId="27D55EFE" w:rsidR="00AB7D20" w:rsidRPr="00C35A2C" w:rsidRDefault="00AB7D20" w:rsidP="00AB7D20">
      <w:pPr>
        <w:rPr>
          <w:rFonts w:ascii="Fb Fontext" w:hAnsi="Fb Fontext" w:cs="Guttman Vilna"/>
          <w:b/>
          <w:bCs/>
          <w:rtl/>
        </w:rPr>
      </w:pPr>
      <w:r w:rsidRPr="003176FF">
        <w:rPr>
          <w:rStyle w:val="affffe"/>
          <w:rtl/>
        </w:rPr>
        <w:lastRenderedPageBreak/>
        <w:t>א</w:t>
      </w:r>
      <w:r w:rsidR="003176FF">
        <w:rPr>
          <w:rStyle w:val="affffe"/>
          <w:rFonts w:hint="cs"/>
          <w:rtl/>
        </w:rPr>
        <w:t>ו</w:t>
      </w:r>
      <w:r w:rsidRPr="003176FF">
        <w:rPr>
          <w:rStyle w:val="affffe"/>
          <w:rtl/>
        </w:rPr>
        <w:t xml:space="preserve"> </w:t>
      </w:r>
      <w:r>
        <w:rPr>
          <w:rFonts w:ascii="Fb Fontext" w:hAnsi="Fb Fontext"/>
          <w:rtl/>
        </w:rPr>
        <w:t xml:space="preserve">אמה </w:t>
      </w:r>
      <w:r>
        <w:rPr>
          <w:rFonts w:ascii="Fb Fontext" w:hAnsi="Fb Fontext" w:hint="cs"/>
          <w:rtl/>
        </w:rPr>
        <w:t>שעשתה</w:t>
      </w:r>
      <w:r w:rsidRPr="00C35A2C">
        <w:rPr>
          <w:rFonts w:ascii="Fb Fontext" w:hAnsi="Fb Fontext"/>
          <w:rtl/>
        </w:rPr>
        <w:t xml:space="preserve"> </w:t>
      </w:r>
      <w:r>
        <w:rPr>
          <w:rFonts w:ascii="Fb Fontext" w:hAnsi="Fb Fontext"/>
          <w:rtl/>
        </w:rPr>
        <w:t>איסור</w:t>
      </w:r>
      <w:r w:rsidRPr="00C35A2C">
        <w:rPr>
          <w:rFonts w:ascii="Fb Fontext" w:hAnsi="Fb Fontext"/>
          <w:rtl/>
        </w:rPr>
        <w:t xml:space="preserve"> קנסוה רבנן, </w:t>
      </w:r>
      <w:r w:rsidR="003176FF">
        <w:rPr>
          <w:rFonts w:ascii="Fb Fontext" w:hAnsi="Fb Fontext" w:hint="cs"/>
          <w:rtl/>
        </w:rPr>
        <w:t>משא</w:t>
      </w:r>
      <w:r w:rsidR="002B7BCC">
        <w:rPr>
          <w:rFonts w:ascii="Fb Fontext" w:hAnsi="Fb Fontext"/>
          <w:rtl/>
        </w:rPr>
        <w:t>"</w:t>
      </w:r>
      <w:r w:rsidR="003176FF">
        <w:rPr>
          <w:rFonts w:ascii="Fb Fontext" w:hAnsi="Fb Fontext" w:hint="cs"/>
          <w:rtl/>
        </w:rPr>
        <w:t xml:space="preserve">כ </w:t>
      </w:r>
      <w:r>
        <w:rPr>
          <w:rFonts w:ascii="Fb Fontext" w:hAnsi="Fb Fontext" w:hint="cs"/>
          <w:rtl/>
        </w:rPr>
        <w:t xml:space="preserve">היא </w:t>
      </w:r>
      <w:r w:rsidRPr="00C35A2C">
        <w:rPr>
          <w:rFonts w:ascii="Fb Fontext" w:hAnsi="Fb Fontext" w:hint="cs"/>
          <w:rtl/>
        </w:rPr>
        <w:t>שלא עשתה איסור</w:t>
      </w:r>
      <w:r w:rsidR="003176FF" w:rsidRPr="00CA108A">
        <w:rPr>
          <w:rFonts w:cs="PFT_Frank" w:hint="cs"/>
          <w:b/>
          <w:bCs/>
          <w:szCs w:val="14"/>
          <w:rtl/>
        </w:rPr>
        <w:t xml:space="preserve"> </w:t>
      </w:r>
      <w:r w:rsidRPr="00CA108A">
        <w:rPr>
          <w:rFonts w:cs="PFT_Frank"/>
          <w:b/>
          <w:bCs/>
          <w:szCs w:val="14"/>
          <w:rtl/>
        </w:rPr>
        <w:t>תיקו.</w:t>
      </w:r>
    </w:p>
    <w:p w14:paraId="195E35F1" w14:textId="6D7675B7" w:rsidR="003176FF" w:rsidRDefault="003176FF" w:rsidP="00AB7D20">
      <w:pPr>
        <w:rPr>
          <w:rStyle w:val="affffc"/>
          <w:rtl/>
        </w:rPr>
      </w:pPr>
      <w:r>
        <w:rPr>
          <w:rStyle w:val="affffe"/>
          <w:rFonts w:hint="cs"/>
          <w:rtl/>
        </w:rPr>
        <w:t xml:space="preserve">ד. </w:t>
      </w:r>
      <w:r w:rsidR="00AB7D20" w:rsidRPr="003176FF">
        <w:rPr>
          <w:rStyle w:val="affffe"/>
          <w:rFonts w:hint="cs"/>
          <w:rtl/>
        </w:rPr>
        <w:t xml:space="preserve"> </w:t>
      </w:r>
      <w:r w:rsidR="00AB7D20" w:rsidRPr="003176FF">
        <w:rPr>
          <w:rStyle w:val="affffe"/>
          <w:rtl/>
        </w:rPr>
        <w:t xml:space="preserve">בעי רבא: </w:t>
      </w:r>
      <w:r w:rsidR="00AB7D20" w:rsidRPr="00E879DC">
        <w:rPr>
          <w:rStyle w:val="affffc"/>
          <w:rtl/>
        </w:rPr>
        <w:t xml:space="preserve">בת ארוסה, יש לה מזונות או </w:t>
      </w:r>
      <w:r>
        <w:rPr>
          <w:rStyle w:val="affffc"/>
          <w:rFonts w:hint="cs"/>
          <w:rtl/>
        </w:rPr>
        <w:t>ל</w:t>
      </w:r>
      <w:r w:rsidR="00AB7D20" w:rsidRPr="00E879DC">
        <w:rPr>
          <w:rStyle w:val="affffc"/>
          <w:rtl/>
        </w:rPr>
        <w:t>א</w:t>
      </w:r>
    </w:p>
    <w:p w14:paraId="1542F283" w14:textId="75E249D1" w:rsidR="00AB7D20" w:rsidRDefault="003176FF" w:rsidP="00AB7D20">
      <w:pPr>
        <w:rPr>
          <w:rFonts w:ascii="Fb Fontext" w:hAnsi="Fb Fontext"/>
          <w:sz w:val="32"/>
          <w:rtl/>
        </w:rPr>
      </w:pPr>
      <w:r>
        <w:rPr>
          <w:rFonts w:ascii="Fb Fontext" w:hAnsi="Fb Fontext" w:hint="cs"/>
          <w:sz w:val="32"/>
          <w:rtl/>
        </w:rPr>
        <w:t>כיון דיש לה כתובה</w:t>
      </w:r>
      <w:r w:rsidR="00AB7D20" w:rsidRPr="00C35A2C">
        <w:rPr>
          <w:rFonts w:ascii="Fb Fontext" w:hAnsi="Fb Fontext"/>
          <w:sz w:val="32"/>
          <w:rtl/>
        </w:rPr>
        <w:t xml:space="preserve"> - </w:t>
      </w:r>
      <w:r>
        <w:rPr>
          <w:rFonts w:ascii="Fb Fontext" w:hAnsi="Fb Fontext" w:hint="cs"/>
          <w:sz w:val="32"/>
          <w:rtl/>
        </w:rPr>
        <w:t>יש</w:t>
      </w:r>
      <w:r w:rsidR="00AB7D20" w:rsidRPr="00C35A2C">
        <w:rPr>
          <w:rFonts w:ascii="Fb Fontext" w:hAnsi="Fb Fontext"/>
          <w:sz w:val="32"/>
          <w:rtl/>
        </w:rPr>
        <w:t xml:space="preserve"> לה</w:t>
      </w:r>
      <w:r>
        <w:rPr>
          <w:rFonts w:ascii="Fb Fontext" w:hAnsi="Fb Fontext" w:hint="cs"/>
          <w:sz w:val="32"/>
          <w:rtl/>
        </w:rPr>
        <w:t xml:space="preserve"> מזונות</w:t>
      </w:r>
      <w:r w:rsidR="00AB7D20" w:rsidRPr="00C35A2C">
        <w:rPr>
          <w:rFonts w:ascii="Fb Fontext" w:hAnsi="Fb Fontext"/>
          <w:sz w:val="32"/>
          <w:rtl/>
        </w:rPr>
        <w:t>,</w:t>
      </w:r>
    </w:p>
    <w:p w14:paraId="445E4E34" w14:textId="77DB9E08" w:rsidR="00AB7D20" w:rsidRPr="00F71179" w:rsidRDefault="003176FF" w:rsidP="007311D8">
      <w:pPr>
        <w:ind w:left="340" w:hanging="340"/>
        <w:rPr>
          <w:rFonts w:ascii="Fb Fontext" w:hAnsi="Fb Fontext" w:cs="Guttman Vilna"/>
          <w:b/>
          <w:bCs/>
          <w:spacing w:val="-4"/>
          <w:sz w:val="32"/>
          <w:rtl/>
        </w:rPr>
      </w:pPr>
      <w:r w:rsidRPr="003176FF">
        <w:rPr>
          <w:rStyle w:val="affffe"/>
          <w:rFonts w:hint="cs"/>
          <w:rtl/>
        </w:rPr>
        <w:t>או</w:t>
      </w:r>
      <w:r>
        <w:rPr>
          <w:rStyle w:val="afffe"/>
          <w:rFonts w:hint="cs"/>
          <w:rtl/>
        </w:rPr>
        <w:t xml:space="preserve"> </w:t>
      </w:r>
      <w:r w:rsidR="00AB7D20" w:rsidRPr="00F71179">
        <w:rPr>
          <w:rFonts w:ascii="Fb Fontext" w:hAnsi="Fb Fontext"/>
          <w:spacing w:val="-4"/>
          <w:sz w:val="32"/>
          <w:rtl/>
        </w:rPr>
        <w:t xml:space="preserve">כיון </w:t>
      </w:r>
      <w:r>
        <w:rPr>
          <w:rFonts w:ascii="Fb Fontext" w:hAnsi="Fb Fontext" w:hint="cs"/>
          <w:spacing w:val="-4"/>
          <w:sz w:val="32"/>
          <w:rtl/>
        </w:rPr>
        <w:t xml:space="preserve">שכתובתה רק מהנישואין -אין </w:t>
      </w:r>
      <w:r w:rsidR="00AB7D20" w:rsidRPr="00F71179">
        <w:rPr>
          <w:rFonts w:ascii="Fb Fontext" w:hAnsi="Fb Fontext"/>
          <w:spacing w:val="-4"/>
          <w:sz w:val="32"/>
          <w:rtl/>
        </w:rPr>
        <w:t xml:space="preserve">לה? </w:t>
      </w:r>
      <w:r w:rsidR="00AB7D20" w:rsidRPr="00CA108A">
        <w:rPr>
          <w:rFonts w:cs="PFT_Frank"/>
          <w:b/>
          <w:bCs/>
          <w:szCs w:val="14"/>
          <w:rtl/>
        </w:rPr>
        <w:t>תיקו</w:t>
      </w:r>
      <w:r w:rsidR="00AB7D20" w:rsidRPr="00F71179">
        <w:rPr>
          <w:rFonts w:ascii="Fb Fontext" w:hAnsi="Fb Fontext"/>
          <w:spacing w:val="-4"/>
          <w:sz w:val="32"/>
          <w:rtl/>
        </w:rPr>
        <w:t>.</w:t>
      </w:r>
    </w:p>
    <w:p w14:paraId="70EAF517" w14:textId="1668A75D" w:rsidR="00AB7D20" w:rsidRPr="008C28D0" w:rsidRDefault="003176FF" w:rsidP="00F1680A">
      <w:pPr>
        <w:pStyle w:val="affffb"/>
        <w:rPr>
          <w:spacing w:val="0"/>
          <w:rtl/>
        </w:rPr>
      </w:pPr>
      <w:bookmarkStart w:id="385" w:name="_Toc119353169"/>
      <w:r w:rsidRPr="008C28D0">
        <w:rPr>
          <w:rStyle w:val="affffe"/>
          <w:rFonts w:hint="cs"/>
          <w:spacing w:val="0"/>
          <w:rtl/>
        </w:rPr>
        <w:t xml:space="preserve">ה. </w:t>
      </w:r>
      <w:r w:rsidR="00AB7D20" w:rsidRPr="008C28D0">
        <w:rPr>
          <w:rStyle w:val="affffe"/>
          <w:spacing w:val="0"/>
          <w:rtl/>
        </w:rPr>
        <w:t>בעי ר</w:t>
      </w:r>
      <w:r w:rsidRPr="008C28D0">
        <w:rPr>
          <w:rStyle w:val="affffe"/>
          <w:rFonts w:hint="cs"/>
          <w:spacing w:val="0"/>
          <w:rtl/>
        </w:rPr>
        <w:t>"פ:</w:t>
      </w:r>
      <w:r w:rsidR="00AB7D20" w:rsidRPr="008C28D0">
        <w:rPr>
          <w:spacing w:val="0"/>
          <w:rtl/>
        </w:rPr>
        <w:t xml:space="preserve"> בת אנוסה, יש לה מזונות או </w:t>
      </w:r>
      <w:r w:rsidRPr="008C28D0">
        <w:rPr>
          <w:rFonts w:hint="cs"/>
          <w:spacing w:val="0"/>
          <w:rtl/>
        </w:rPr>
        <w:t>לא</w:t>
      </w:r>
      <w:r w:rsidR="00AB7D20" w:rsidRPr="008C28D0">
        <w:rPr>
          <w:spacing w:val="0"/>
          <w:rtl/>
        </w:rPr>
        <w:t>?</w:t>
      </w:r>
      <w:bookmarkEnd w:id="385"/>
    </w:p>
    <w:p w14:paraId="00C95B5C" w14:textId="7A35C2AF" w:rsidR="00AB7D20" w:rsidRDefault="00AB7D20" w:rsidP="00AB7D20">
      <w:pPr>
        <w:rPr>
          <w:rFonts w:ascii="Fb Fontext" w:hAnsi="Fb Fontext"/>
          <w:rtl/>
        </w:rPr>
      </w:pPr>
      <w:r w:rsidRPr="003176FF">
        <w:rPr>
          <w:rStyle w:val="affffe"/>
          <w:rtl/>
        </w:rPr>
        <w:t>אליבא דר</w:t>
      </w:r>
      <w:r w:rsidRPr="003176FF">
        <w:rPr>
          <w:rStyle w:val="affffe"/>
          <w:rFonts w:hint="cs"/>
          <w:rtl/>
        </w:rPr>
        <w:t>יב</w:t>
      </w:r>
      <w:r w:rsidRPr="003176FF">
        <w:rPr>
          <w:rStyle w:val="affffe"/>
          <w:rtl/>
        </w:rPr>
        <w:t>"</w:t>
      </w:r>
      <w:r w:rsidRPr="003176FF">
        <w:rPr>
          <w:rStyle w:val="affffe"/>
          <w:rFonts w:hint="cs"/>
          <w:rtl/>
        </w:rPr>
        <w:t xml:space="preserve">י </w:t>
      </w:r>
      <w:r w:rsidRPr="003176FF">
        <w:rPr>
          <w:rStyle w:val="affffe"/>
          <w:rtl/>
        </w:rPr>
        <w:t>לא תיבעי</w:t>
      </w:r>
      <w:r w:rsidR="003176FF" w:rsidRPr="003176FF">
        <w:rPr>
          <w:rStyle w:val="affffe"/>
          <w:rFonts w:hint="cs"/>
          <w:rtl/>
        </w:rPr>
        <w:t>:</w:t>
      </w:r>
      <w:r w:rsidRPr="00C35A2C">
        <w:rPr>
          <w:rFonts w:ascii="Fb Fontext" w:hAnsi="Fb Fontext"/>
          <w:rtl/>
        </w:rPr>
        <w:t xml:space="preserve"> </w:t>
      </w:r>
      <w:r w:rsidR="003176FF">
        <w:rPr>
          <w:rFonts w:ascii="Fb Fontext" w:hAnsi="Fb Fontext" w:hint="cs"/>
          <w:rtl/>
        </w:rPr>
        <w:t>ד</w:t>
      </w:r>
      <w:r w:rsidRPr="00C35A2C">
        <w:rPr>
          <w:rFonts w:ascii="Fb Fontext" w:hAnsi="Fb Fontext"/>
          <w:rtl/>
        </w:rPr>
        <w:t>יש לה כתובה מנה,</w:t>
      </w:r>
    </w:p>
    <w:p w14:paraId="7EE5C69B" w14:textId="244608BF" w:rsidR="003176FF" w:rsidRPr="00730169" w:rsidRDefault="003176FF" w:rsidP="00AB7D20">
      <w:pPr>
        <w:rPr>
          <w:rFonts w:ascii="Fb Fontext" w:hAnsi="Fb Fontext"/>
          <w:spacing w:val="-4"/>
          <w:rtl/>
        </w:rPr>
      </w:pPr>
      <w:r w:rsidRPr="00730169">
        <w:rPr>
          <w:rStyle w:val="affffe"/>
          <w:rFonts w:hint="cs"/>
          <w:spacing w:val="-4"/>
          <w:rtl/>
        </w:rPr>
        <w:t>אליבא דרבנן:</w:t>
      </w:r>
      <w:r w:rsidRPr="00730169">
        <w:rPr>
          <w:rFonts w:ascii="Fb Fontext" w:hAnsi="Fb Fontext" w:hint="cs"/>
          <w:spacing w:val="-4"/>
        </w:rPr>
        <w:t xml:space="preserve"> </w:t>
      </w:r>
      <w:r w:rsidRPr="00730169">
        <w:rPr>
          <w:rFonts w:ascii="Fb Fontext" w:hAnsi="Fb Fontext" w:hint="cs"/>
          <w:spacing w:val="-4"/>
          <w:rtl/>
        </w:rPr>
        <w:t>ד</w:t>
      </w:r>
      <w:r w:rsidR="00AB7D20" w:rsidRPr="00730169">
        <w:rPr>
          <w:rFonts w:ascii="Fb Fontext" w:hAnsi="Fb Fontext"/>
          <w:spacing w:val="-4"/>
          <w:rtl/>
        </w:rPr>
        <w:t xml:space="preserve">יצא קנסה בכתובתה, </w:t>
      </w:r>
      <w:r w:rsidR="00650199" w:rsidRPr="00730169">
        <w:rPr>
          <w:rFonts w:ascii="Fb Fontext" w:hAnsi="Fb Fontext" w:hint="cs"/>
          <w:spacing w:val="-4"/>
          <w:rtl/>
        </w:rPr>
        <w:t>ואין לה כתובה אין לה מזונות</w:t>
      </w:r>
    </w:p>
    <w:p w14:paraId="47014CAA" w14:textId="77777777" w:rsidR="00E268F4" w:rsidRDefault="003176FF" w:rsidP="003176FF">
      <w:pPr>
        <w:rPr>
          <w:rFonts w:ascii="Fb Fontext" w:hAnsi="Fb Fontext" w:cs="PFT_Frank"/>
          <w:b/>
          <w:bCs/>
          <w:spacing w:val="-4"/>
          <w:szCs w:val="14"/>
          <w:rtl/>
        </w:rPr>
      </w:pPr>
      <w:r w:rsidRPr="00730169">
        <w:rPr>
          <w:rStyle w:val="affffe"/>
          <w:rFonts w:hint="cs"/>
          <w:spacing w:val="-4"/>
          <w:rtl/>
        </w:rPr>
        <w:t xml:space="preserve">או </w:t>
      </w:r>
      <w:r w:rsidRPr="00730169">
        <w:rPr>
          <w:rFonts w:ascii="Fb Fontext" w:hAnsi="Fb Fontext" w:hint="cs"/>
          <w:spacing w:val="-4"/>
          <w:rtl/>
        </w:rPr>
        <w:t>כתובה שלא תהא קלה בעיניו להוציאה</w:t>
      </w:r>
      <w:r w:rsidR="00650199" w:rsidRPr="00730169">
        <w:rPr>
          <w:rFonts w:ascii="Fb Fontext" w:hAnsi="Fb Fontext" w:hint="cs"/>
          <w:spacing w:val="-4"/>
          <w:rtl/>
        </w:rPr>
        <w:t>,</w:t>
      </w:r>
      <w:r w:rsidRPr="00730169">
        <w:rPr>
          <w:rFonts w:ascii="Fb Fontext" w:hAnsi="Fb Fontext" w:hint="cs"/>
          <w:spacing w:val="-4"/>
          <w:rtl/>
        </w:rPr>
        <w:t xml:space="preserve"> וכאן שאינו יכול - </w:t>
      </w:r>
      <w:r w:rsidRPr="00730169">
        <w:rPr>
          <w:rFonts w:ascii="Fb Fontext" w:hAnsi="Fb Fontext" w:cs="PFT_Frank" w:hint="cs"/>
          <w:b/>
          <w:bCs/>
          <w:spacing w:val="-4"/>
          <w:szCs w:val="14"/>
          <w:rtl/>
        </w:rPr>
        <w:t>תיקו</w:t>
      </w:r>
      <w:r w:rsidR="00E268F4">
        <w:rPr>
          <w:rFonts w:ascii="Fb Fontext" w:hAnsi="Fb Fontext" w:cs="PFT_Frank" w:hint="cs"/>
          <w:b/>
          <w:bCs/>
          <w:spacing w:val="-4"/>
          <w:szCs w:val="14"/>
          <w:rtl/>
        </w:rPr>
        <w:t>,</w:t>
      </w:r>
    </w:p>
    <w:p w14:paraId="18723F79" w14:textId="5FDD4733" w:rsidR="00AB7D20" w:rsidRPr="00C54C7E" w:rsidRDefault="00AB7D20" w:rsidP="00C54C7E">
      <w:pPr>
        <w:pStyle w:val="afffd"/>
        <w:rPr>
          <w:rtl/>
        </w:rPr>
      </w:pPr>
      <w:ins w:id="9880" w:author="מספור קטעי משנה" w:date="2026-10-06T06:45:30Z">
        <w:r>
          <w:rPr>
            <w:rStyle w:val="MisparKeta"/>
          </w:rPr>
          <w:t xml:space="preserve">א. </w:t>
        </w:r>
      </w:ins>
      <w:bookmarkStart w:id="386" w:name="_Toc119353170"/>
      <w:r w:rsidRPr="00C54C7E">
        <w:rPr>
          <w:rtl/>
        </w:rPr>
        <w:t>את תהא יתבא בביתי וכו'.</w:t>
      </w:r>
      <w:bookmarkEnd w:id="386"/>
    </w:p>
    <w:p w14:paraId="0BCB1696" w14:textId="77777777" w:rsidR="00CC752C" w:rsidRDefault="00AB7D20" w:rsidP="00CC752C">
      <w:pPr>
        <w:rPr>
          <w:rFonts w:ascii="Fb Fontext" w:hAnsi="Fb Fontext"/>
          <w:sz w:val="32"/>
          <w:rtl/>
        </w:rPr>
      </w:pPr>
      <w:r w:rsidRPr="00CC752C">
        <w:rPr>
          <w:rStyle w:val="affffe"/>
          <w:rtl/>
        </w:rPr>
        <w:t xml:space="preserve">תני רב יוסף: </w:t>
      </w:r>
      <w:r w:rsidRPr="00C35A2C">
        <w:rPr>
          <w:rFonts w:ascii="Fb Fontext" w:hAnsi="Fb Fontext"/>
          <w:sz w:val="32"/>
          <w:rtl/>
        </w:rPr>
        <w:t>בביתי - ולא בביקתי, אבל מזונ</w:t>
      </w:r>
      <w:r w:rsidR="00CC752C">
        <w:rPr>
          <w:rFonts w:ascii="Fb Fontext" w:hAnsi="Fb Fontext" w:hint="cs"/>
          <w:sz w:val="32"/>
          <w:rtl/>
        </w:rPr>
        <w:t>ות יש לה</w:t>
      </w:r>
    </w:p>
    <w:p w14:paraId="181BFE59" w14:textId="494D382A" w:rsidR="00AB7D20" w:rsidRPr="00C35A2C" w:rsidRDefault="00CC752C" w:rsidP="00CC752C">
      <w:pPr>
        <w:rPr>
          <w:rFonts w:ascii="Fb Fontext" w:hAnsi="Fb Fontext" w:cs="Guttman Vilna"/>
          <w:b/>
          <w:bCs/>
          <w:sz w:val="32"/>
          <w:rtl/>
        </w:rPr>
      </w:pPr>
      <w:r>
        <w:rPr>
          <w:rStyle w:val="affffe"/>
          <w:rFonts w:hint="cs"/>
          <w:rtl/>
        </w:rPr>
        <w:t>מבר</w:t>
      </w:r>
      <w:r w:rsidR="002B7BCC">
        <w:rPr>
          <w:rStyle w:val="affffe"/>
          <w:rtl/>
        </w:rPr>
        <w:t>"</w:t>
      </w:r>
      <w:r>
        <w:rPr>
          <w:rStyle w:val="affffe"/>
          <w:rFonts w:hint="cs"/>
          <w:rtl/>
        </w:rPr>
        <w:t>א</w:t>
      </w:r>
      <w:r w:rsidR="00AB7D20" w:rsidRPr="00C35A2C">
        <w:rPr>
          <w:rFonts w:ascii="Fb Fontext" w:hAnsi="Fb Fontext"/>
          <w:sz w:val="32"/>
          <w:rtl/>
        </w:rPr>
        <w:t>: אפילו מזונ</w:t>
      </w:r>
      <w:r>
        <w:rPr>
          <w:rFonts w:ascii="Fb Fontext" w:hAnsi="Fb Fontext" w:hint="cs"/>
          <w:sz w:val="32"/>
          <w:rtl/>
        </w:rPr>
        <w:t xml:space="preserve">ות אין לה  </w:t>
      </w:r>
      <w:r w:rsidRPr="00CC752C">
        <w:rPr>
          <w:rStyle w:val="affffe"/>
          <w:rFonts w:hint="cs"/>
          <w:rtl/>
        </w:rPr>
        <w:t>ואין הלכה כמבר</w:t>
      </w:r>
      <w:r w:rsidR="002B7BCC">
        <w:rPr>
          <w:rStyle w:val="affffe"/>
          <w:rtl/>
        </w:rPr>
        <w:t>"</w:t>
      </w:r>
      <w:r w:rsidRPr="00CC752C">
        <w:rPr>
          <w:rStyle w:val="affffe"/>
          <w:rFonts w:hint="cs"/>
          <w:rtl/>
        </w:rPr>
        <w:t>א</w:t>
      </w:r>
    </w:p>
    <w:p w14:paraId="65D7ED77" w14:textId="6E0481C6" w:rsidR="00AB7D20" w:rsidRDefault="00AB7D20" w:rsidP="00CC752C">
      <w:pPr>
        <w:rPr>
          <w:rFonts w:ascii="Fb Fontext" w:hAnsi="Fb Fontext"/>
          <w:rtl/>
        </w:rPr>
      </w:pPr>
      <w:r w:rsidRPr="00CC752C">
        <w:rPr>
          <w:rStyle w:val="affffe"/>
          <w:rtl/>
        </w:rPr>
        <w:t>•</w:t>
      </w:r>
      <w:r w:rsidRPr="00CC752C">
        <w:rPr>
          <w:rStyle w:val="affffe"/>
          <w:rFonts w:hint="cs"/>
          <w:rtl/>
        </w:rPr>
        <w:t xml:space="preserve"> </w:t>
      </w:r>
      <w:r w:rsidRPr="00C30EB5">
        <w:rPr>
          <w:rStyle w:val="affffe"/>
          <w:rFonts w:hint="cs"/>
          <w:spacing w:val="-6"/>
          <w:rtl/>
        </w:rPr>
        <w:t>משמואל</w:t>
      </w:r>
      <w:r w:rsidRPr="00C30EB5">
        <w:rPr>
          <w:rStyle w:val="affffe"/>
          <w:spacing w:val="-6"/>
          <w:rtl/>
        </w:rPr>
        <w:t>:</w:t>
      </w:r>
      <w:r w:rsidRPr="00C30EB5">
        <w:rPr>
          <w:rFonts w:ascii="Fb Fontext" w:hAnsi="Fb Fontext"/>
          <w:spacing w:val="-6"/>
          <w:sz w:val="32"/>
          <w:rtl/>
        </w:rPr>
        <w:t xml:space="preserve"> תבעוה להנשא </w:t>
      </w:r>
      <w:r w:rsidR="00CC752C" w:rsidRPr="00C30EB5">
        <w:rPr>
          <w:rFonts w:ascii="Fb Fontext" w:hAnsi="Fb Fontext" w:hint="cs"/>
          <w:spacing w:val="-6"/>
          <w:rtl/>
        </w:rPr>
        <w:t>ו</w:t>
      </w:r>
      <w:r w:rsidRPr="00C30EB5">
        <w:rPr>
          <w:rFonts w:ascii="Fb Fontext" w:hAnsi="Fb Fontext"/>
          <w:spacing w:val="-6"/>
          <w:rtl/>
        </w:rPr>
        <w:t>אמרה מחמת פלוני בעלי - יש לה מזונות,</w:t>
      </w:r>
    </w:p>
    <w:p w14:paraId="27BDCA05" w14:textId="77777777" w:rsidR="00AB7D20" w:rsidRPr="00C35A2C" w:rsidRDefault="00AB7D20" w:rsidP="00AB7D20">
      <w:pPr>
        <w:ind w:firstLine="0"/>
        <w:rPr>
          <w:rFonts w:ascii="Fb Fontext" w:hAnsi="Fb Fontext" w:cs="Guttman Vilna"/>
          <w:b/>
          <w:bCs/>
          <w:sz w:val="32"/>
          <w:rtl/>
        </w:rPr>
      </w:pPr>
      <w:r w:rsidRPr="00C35A2C">
        <w:rPr>
          <w:rFonts w:ascii="Fb Fontext" w:hAnsi="Fb Fontext" w:hint="cs"/>
          <w:sz w:val="32"/>
          <w:rtl/>
        </w:rPr>
        <w:t xml:space="preserve">  </w:t>
      </w:r>
      <w:r w:rsidRPr="00C35A2C">
        <w:rPr>
          <w:rFonts w:ascii="Fb Fontext" w:hAnsi="Fb Fontext"/>
          <w:sz w:val="32"/>
          <w:rtl/>
        </w:rPr>
        <w:t>מחמת בני אדם שאינן מהוגנין לה - אין לה מזונות.</w:t>
      </w:r>
    </w:p>
    <w:p w14:paraId="36FBE8D9" w14:textId="519AA713" w:rsidR="00AB7D20" w:rsidRPr="00C35A2C" w:rsidRDefault="00AB7D20" w:rsidP="00AB7D20">
      <w:pPr>
        <w:rPr>
          <w:rFonts w:ascii="Fb Fontext" w:hAnsi="Fb Fontext"/>
          <w:rtl/>
        </w:rPr>
      </w:pPr>
      <w:r w:rsidRPr="00CC752C">
        <w:rPr>
          <w:rStyle w:val="affffe"/>
          <w:rtl/>
        </w:rPr>
        <w:t>•</w:t>
      </w:r>
      <w:r w:rsidR="00CC752C" w:rsidRPr="00CC752C">
        <w:rPr>
          <w:rStyle w:val="affffe"/>
          <w:rFonts w:hint="cs"/>
          <w:rtl/>
        </w:rPr>
        <w:t xml:space="preserve"> ר</w:t>
      </w:r>
      <w:r w:rsidR="002B7BCC">
        <w:rPr>
          <w:rStyle w:val="affffe"/>
          <w:rtl/>
        </w:rPr>
        <w:t>"</w:t>
      </w:r>
      <w:r w:rsidR="00CC752C" w:rsidRPr="00CC752C">
        <w:rPr>
          <w:rStyle w:val="affffe"/>
          <w:rFonts w:hint="cs"/>
          <w:rtl/>
        </w:rPr>
        <w:t>ח</w:t>
      </w:r>
      <w:r w:rsidRPr="00CC752C">
        <w:rPr>
          <w:rStyle w:val="affffe"/>
          <w:rtl/>
        </w:rPr>
        <w:t>:</w:t>
      </w:r>
      <w:r w:rsidRPr="00C35A2C">
        <w:rPr>
          <w:rFonts w:ascii="Fb Fontext" w:hAnsi="Fb Fontext"/>
          <w:sz w:val="32"/>
          <w:rtl/>
        </w:rPr>
        <w:t xml:space="preserve"> זינתה - אין לה מזונות.</w:t>
      </w:r>
      <w:r w:rsidRPr="00C35A2C">
        <w:rPr>
          <w:rFonts w:ascii="Fb Fontext" w:hAnsi="Fb Fontext" w:hint="cs"/>
          <w:sz w:val="32"/>
          <w:rtl/>
        </w:rPr>
        <w:t xml:space="preserve"> כ</w:t>
      </w:r>
      <w:r w:rsidRPr="00C35A2C">
        <w:rPr>
          <w:rFonts w:ascii="Fb Fontext" w:hAnsi="Fb Fontext"/>
          <w:sz w:val="32"/>
          <w:rtl/>
        </w:rPr>
        <w:t>"</w:t>
      </w:r>
      <w:r w:rsidRPr="00C35A2C">
        <w:rPr>
          <w:rFonts w:ascii="Fb Fontext" w:hAnsi="Fb Fontext" w:hint="cs"/>
          <w:sz w:val="32"/>
          <w:rtl/>
        </w:rPr>
        <w:t>ש כיחלה ופירכסה</w:t>
      </w:r>
      <w:r w:rsidR="000A337F">
        <w:rPr>
          <w:rFonts w:ascii="Fb Fontext" w:hAnsi="Fb Fontext" w:hint="cs"/>
          <w:rtl/>
        </w:rPr>
        <w:t>,</w:t>
      </w:r>
    </w:p>
    <w:p w14:paraId="7920AE29" w14:textId="2CEEFC6F" w:rsidR="00AB7D20" w:rsidRPr="00730169" w:rsidRDefault="00AB7D20" w:rsidP="00AB7D20">
      <w:pPr>
        <w:rPr>
          <w:rFonts w:ascii="Fb Fontext" w:hAnsi="Fb Fontext"/>
          <w:spacing w:val="-4"/>
          <w:rtl/>
        </w:rPr>
      </w:pPr>
      <w:r w:rsidRPr="00730169">
        <w:rPr>
          <w:rStyle w:val="affffe"/>
          <w:spacing w:val="-4"/>
          <w:rtl/>
        </w:rPr>
        <w:t>רב יוסף:</w:t>
      </w:r>
      <w:r w:rsidRPr="00730169">
        <w:rPr>
          <w:rFonts w:ascii="Fb Fontext" w:hAnsi="Fb Fontext"/>
          <w:spacing w:val="-4"/>
          <w:rtl/>
        </w:rPr>
        <w:t xml:space="preserve"> כיחלה ופירכסה אין לה מזונות.</w:t>
      </w:r>
      <w:r w:rsidRPr="00730169">
        <w:rPr>
          <w:rFonts w:ascii="Fb Fontext" w:hAnsi="Fb Fontext" w:hint="cs"/>
          <w:spacing w:val="-4"/>
          <w:rtl/>
        </w:rPr>
        <w:t xml:space="preserve"> אבל זינתה יש לה </w:t>
      </w:r>
      <w:r w:rsidRPr="00730169">
        <w:rPr>
          <w:rStyle w:val="afffff0"/>
          <w:rFonts w:hint="cs"/>
          <w:spacing w:val="-4"/>
          <w:rtl/>
        </w:rPr>
        <w:t>דיצר אנסה</w:t>
      </w:r>
    </w:p>
    <w:p w14:paraId="75C65938" w14:textId="77777777" w:rsidR="00AB7D20" w:rsidRPr="00CC752C" w:rsidRDefault="00AB7D20" w:rsidP="00CC752C">
      <w:pPr>
        <w:rPr>
          <w:rtl/>
        </w:rPr>
      </w:pPr>
      <w:r w:rsidRPr="00CC752C">
        <w:rPr>
          <w:rtl/>
        </w:rPr>
        <w:t>•</w:t>
      </w:r>
      <w:r w:rsidRPr="00CC752C">
        <w:rPr>
          <w:rFonts w:hint="cs"/>
          <w:rtl/>
        </w:rPr>
        <w:t xml:space="preserve"> </w:t>
      </w:r>
      <w:r w:rsidRPr="00CC752C">
        <w:rPr>
          <w:rtl/>
        </w:rPr>
        <w:t>ולית הלכתא ככל הני שמעתתא,</w:t>
      </w:r>
    </w:p>
    <w:p w14:paraId="6F9FF10D" w14:textId="245F2EAD" w:rsidR="00AB7D20" w:rsidRPr="00C35A2C" w:rsidRDefault="00AB7D20" w:rsidP="00CC752C">
      <w:pPr>
        <w:rPr>
          <w:rFonts w:ascii="Fb Fontext" w:hAnsi="Fb Fontext"/>
          <w:rtl/>
        </w:rPr>
      </w:pPr>
      <w:r w:rsidRPr="00CC752C">
        <w:rPr>
          <w:rStyle w:val="affffe"/>
          <w:rtl/>
        </w:rPr>
        <w:t xml:space="preserve">אלא </w:t>
      </w:r>
      <w:r w:rsidR="00CC752C" w:rsidRPr="00CC752C">
        <w:rPr>
          <w:rStyle w:val="affffe"/>
          <w:rFonts w:hint="cs"/>
          <w:rtl/>
        </w:rPr>
        <w:t>כ</w:t>
      </w:r>
      <w:r w:rsidRPr="00CC752C">
        <w:rPr>
          <w:rStyle w:val="affffe"/>
          <w:rFonts w:hint="cs"/>
          <w:rtl/>
        </w:rPr>
        <w:t>שמואל</w:t>
      </w:r>
      <w:r w:rsidRPr="00CC752C">
        <w:rPr>
          <w:rStyle w:val="affffe"/>
          <w:rtl/>
        </w:rPr>
        <w:t xml:space="preserve">: </w:t>
      </w:r>
      <w:r w:rsidRPr="00C35A2C">
        <w:rPr>
          <w:rFonts w:ascii="Fb Fontext" w:hAnsi="Fb Fontext"/>
          <w:rtl/>
        </w:rPr>
        <w:t>התובעת כתובתה בב</w:t>
      </w:r>
      <w:r w:rsidR="00CC752C">
        <w:rPr>
          <w:rFonts w:ascii="Fb Fontext" w:hAnsi="Fb Fontext" w:hint="cs"/>
          <w:rtl/>
        </w:rPr>
        <w:t xml:space="preserve">"ד, ואם </w:t>
      </w:r>
      <w:r w:rsidRPr="00C35A2C">
        <w:rPr>
          <w:rFonts w:ascii="Fb Fontext" w:hAnsi="Fb Fontext"/>
          <w:rtl/>
        </w:rPr>
        <w:t>מכרה</w:t>
      </w:r>
      <w:r w:rsidR="00CC752C">
        <w:rPr>
          <w:rFonts w:ascii="Fb Fontext" w:hAnsi="Fb Fontext" w:hint="cs"/>
          <w:rtl/>
        </w:rPr>
        <w:t>,</w:t>
      </w:r>
      <w:r w:rsidRPr="00C35A2C">
        <w:rPr>
          <w:rFonts w:ascii="Fb Fontext" w:hAnsi="Fb Fontext"/>
          <w:rtl/>
        </w:rPr>
        <w:t xml:space="preserve"> משכנה</w:t>
      </w:r>
      <w:r w:rsidR="00CC752C">
        <w:rPr>
          <w:rFonts w:ascii="Fb Fontext" w:hAnsi="Fb Fontext" w:hint="cs"/>
          <w:rtl/>
        </w:rPr>
        <w:t>,</w:t>
      </w:r>
      <w:r w:rsidRPr="00C35A2C">
        <w:rPr>
          <w:rFonts w:ascii="Fb Fontext" w:hAnsi="Fb Fontext"/>
          <w:rtl/>
        </w:rPr>
        <w:t xml:space="preserve"> </w:t>
      </w:r>
      <w:r w:rsidR="00CC752C" w:rsidRPr="00730169">
        <w:rPr>
          <w:rFonts w:ascii="Fb Fontext" w:hAnsi="Fb Fontext" w:hint="cs"/>
          <w:spacing w:val="-4"/>
          <w:rtl/>
        </w:rPr>
        <w:t>ו</w:t>
      </w:r>
      <w:r w:rsidRPr="00730169">
        <w:rPr>
          <w:rFonts w:ascii="Fb Fontext" w:hAnsi="Fb Fontext"/>
          <w:spacing w:val="-4"/>
          <w:rtl/>
        </w:rPr>
        <w:t xml:space="preserve">עשתה כתובתה אפותיקי לאחר </w:t>
      </w:r>
      <w:r w:rsidR="00CC752C" w:rsidRPr="00730169">
        <w:rPr>
          <w:rFonts w:ascii="Fb Fontext" w:hAnsi="Fb Fontext" w:hint="cs"/>
          <w:spacing w:val="-4"/>
          <w:rtl/>
        </w:rPr>
        <w:t>אף שלא בב</w:t>
      </w:r>
      <w:r w:rsidR="002B7BCC">
        <w:rPr>
          <w:rFonts w:ascii="Fb Fontext" w:hAnsi="Fb Fontext"/>
          <w:spacing w:val="-4"/>
          <w:rtl/>
        </w:rPr>
        <w:t>"</w:t>
      </w:r>
      <w:r w:rsidR="00CC752C" w:rsidRPr="00730169">
        <w:rPr>
          <w:rFonts w:ascii="Fb Fontext" w:hAnsi="Fb Fontext" w:hint="cs"/>
          <w:spacing w:val="-4"/>
          <w:rtl/>
        </w:rPr>
        <w:t xml:space="preserve">ד </w:t>
      </w:r>
      <w:r w:rsidRPr="00730169">
        <w:rPr>
          <w:rFonts w:ascii="Fb Fontext" w:hAnsi="Fb Fontext"/>
          <w:spacing w:val="-4"/>
          <w:rtl/>
        </w:rPr>
        <w:t>אין לה מזונות.</w:t>
      </w:r>
    </w:p>
    <w:p w14:paraId="103DC0DF" w14:textId="77777777" w:rsidR="00E268F4" w:rsidRDefault="00CC752C" w:rsidP="00AB7D20">
      <w:pPr>
        <w:pStyle w:val="afffd"/>
        <w:rPr>
          <w:rtl/>
        </w:rPr>
      </w:pPr>
      <w:ins w:id="9881" w:author="מספור קטעי משנה" w:date="2026-10-06T06:45:30Z">
        <w:r>
          <w:rPr>
            <w:rStyle w:val="MisparKeta"/>
          </w:rPr>
          <w:t xml:space="preserve">ב. </w:t>
        </w:r>
      </w:ins>
      <w:bookmarkStart w:id="387" w:name="_Toc119353171"/>
      <w:r>
        <w:rPr>
          <w:rFonts w:hint="cs"/>
          <w:rtl/>
        </w:rPr>
        <w:t>אנשי גליל כ</w:t>
      </w:r>
      <w:r w:rsidR="00AB7D20" w:rsidRPr="00C54C7E">
        <w:rPr>
          <w:rtl/>
        </w:rPr>
        <w:t xml:space="preserve">אנשי ירושלים </w:t>
      </w:r>
      <w:r>
        <w:rPr>
          <w:rFonts w:hint="cs"/>
          <w:rtl/>
        </w:rPr>
        <w:t>שכתבו כל ימי מיגר אלמנותך</w:t>
      </w:r>
      <w:r w:rsidR="00E268F4">
        <w:rPr>
          <w:rFonts w:hint="cs"/>
          <w:rtl/>
        </w:rPr>
        <w:t>,</w:t>
      </w:r>
      <w:bookmarkEnd w:id="387"/>
    </w:p>
    <w:p w14:paraId="0526AACB" w14:textId="17E6E722" w:rsidR="00AB7D20" w:rsidRPr="00C35A2C" w:rsidRDefault="00AB7D20" w:rsidP="00AB7D20">
      <w:pPr>
        <w:rPr>
          <w:rFonts w:ascii="Fb Fontext" w:hAnsi="Fb Fontext"/>
          <w:rtl/>
        </w:rPr>
      </w:pPr>
      <w:r w:rsidRPr="00CC752C">
        <w:rPr>
          <w:rStyle w:val="affffe"/>
          <w:rtl/>
        </w:rPr>
        <w:t xml:space="preserve">רב: </w:t>
      </w:r>
      <w:r w:rsidRPr="00C35A2C">
        <w:rPr>
          <w:rFonts w:ascii="Fb Fontext" w:hAnsi="Fb Fontext"/>
          <w:rtl/>
        </w:rPr>
        <w:t xml:space="preserve">הלכה כאנשי יהודה, </w:t>
      </w:r>
      <w:r w:rsidRPr="00CC752C">
        <w:rPr>
          <w:rStyle w:val="affffe"/>
          <w:rtl/>
        </w:rPr>
        <w:t>ושמואל:</w:t>
      </w:r>
      <w:r w:rsidRPr="00C35A2C">
        <w:rPr>
          <w:rFonts w:ascii="Fb Fontext" w:hAnsi="Fb Fontext"/>
          <w:rtl/>
        </w:rPr>
        <w:t xml:space="preserve"> הלכה כאנשי גליל.</w:t>
      </w:r>
    </w:p>
    <w:p w14:paraId="3772DE00" w14:textId="6523D5D9" w:rsidR="00AB7D20" w:rsidRPr="00C35A2C" w:rsidRDefault="00534D86" w:rsidP="00AB7D20">
      <w:pPr>
        <w:rPr>
          <w:rFonts w:ascii="Fb Fontext" w:hAnsi="Fb Fontext"/>
          <w:rtl/>
        </w:rPr>
      </w:pPr>
      <w:r w:rsidRPr="00C35A2C">
        <w:rPr>
          <w:rFonts w:ascii="Fb Fontext" w:hAnsi="Fb Fontext"/>
          <w:rtl/>
        </w:rPr>
        <w:t>•</w:t>
      </w:r>
      <w:r w:rsidRPr="00C35A2C">
        <w:rPr>
          <w:rFonts w:ascii="Fb Fontext" w:hAnsi="Fb Fontext" w:hint="cs"/>
          <w:rtl/>
        </w:rPr>
        <w:t xml:space="preserve"> </w:t>
      </w:r>
      <w:r w:rsidR="00AB7D20" w:rsidRPr="00CA108A">
        <w:rPr>
          <w:rFonts w:cs="PFT_Frank"/>
          <w:b/>
          <w:bCs/>
          <w:szCs w:val="14"/>
          <w:rtl/>
        </w:rPr>
        <w:t>בבל</w:t>
      </w:r>
      <w:r w:rsidR="00CC752C" w:rsidRPr="00CA108A">
        <w:rPr>
          <w:rFonts w:cs="PFT_Frank" w:hint="cs"/>
          <w:b/>
          <w:bCs/>
          <w:szCs w:val="14"/>
          <w:rtl/>
        </w:rPr>
        <w:t xml:space="preserve"> </w:t>
      </w:r>
      <w:r w:rsidR="00CC752C">
        <w:rPr>
          <w:rFonts w:ascii="Fb Fontext" w:hAnsi="Fb Fontext" w:hint="cs"/>
          <w:rtl/>
        </w:rPr>
        <w:t>ופרווריה</w:t>
      </w:r>
      <w:r w:rsidR="00AB7D20" w:rsidRPr="00C35A2C">
        <w:rPr>
          <w:rFonts w:ascii="Fb Fontext" w:hAnsi="Fb Fontext"/>
          <w:rtl/>
        </w:rPr>
        <w:t xml:space="preserve"> </w:t>
      </w:r>
      <w:r w:rsidR="00AB7D20" w:rsidRPr="00CC752C">
        <w:rPr>
          <w:rStyle w:val="affffe"/>
          <w:rtl/>
        </w:rPr>
        <w:t>כרב,</w:t>
      </w:r>
      <w:r w:rsidR="00AB7D20" w:rsidRPr="00C35A2C">
        <w:rPr>
          <w:rFonts w:ascii="Fb Fontext" w:hAnsi="Fb Fontext"/>
          <w:rtl/>
        </w:rPr>
        <w:t xml:space="preserve"> </w:t>
      </w:r>
      <w:r w:rsidR="00AB7D20" w:rsidRPr="00CA108A">
        <w:rPr>
          <w:rFonts w:cs="PFT_Frank"/>
          <w:b/>
          <w:bCs/>
          <w:szCs w:val="14"/>
          <w:rtl/>
        </w:rPr>
        <w:t xml:space="preserve">נהרדעא </w:t>
      </w:r>
      <w:r w:rsidR="00CC752C">
        <w:rPr>
          <w:rFonts w:ascii="Fb Fontext" w:hAnsi="Fb Fontext" w:hint="cs"/>
          <w:rtl/>
        </w:rPr>
        <w:t xml:space="preserve">ופרווריה </w:t>
      </w:r>
      <w:r w:rsidR="00AB7D20" w:rsidRPr="00CC752C">
        <w:rPr>
          <w:rStyle w:val="affffe"/>
          <w:rtl/>
        </w:rPr>
        <w:t>כשמואל</w:t>
      </w:r>
      <w:r w:rsidR="00AB7D20" w:rsidRPr="00C35A2C">
        <w:rPr>
          <w:rFonts w:ascii="Fb Fontext" w:hAnsi="Fb Fontext"/>
          <w:rtl/>
        </w:rPr>
        <w:t>.</w:t>
      </w:r>
    </w:p>
    <w:p w14:paraId="5001AE54" w14:textId="083E5968" w:rsidR="00AB7D20" w:rsidRDefault="00534D86" w:rsidP="00534D86">
      <w:pPr>
        <w:rPr>
          <w:rFonts w:ascii="Fb Fontext" w:hAnsi="Fb Fontext"/>
          <w:rtl/>
        </w:rPr>
      </w:pPr>
      <w:r w:rsidRPr="00C35A2C">
        <w:rPr>
          <w:rFonts w:ascii="Fb Fontext" w:hAnsi="Fb Fontext"/>
          <w:rtl/>
        </w:rPr>
        <w:t>•</w:t>
      </w:r>
      <w:r w:rsidRPr="00C35A2C">
        <w:rPr>
          <w:rFonts w:ascii="Fb Fontext" w:hAnsi="Fb Fontext" w:hint="cs"/>
          <w:rtl/>
        </w:rPr>
        <w:t xml:space="preserve"> </w:t>
      </w:r>
      <w:r w:rsidR="00AB7D20" w:rsidRPr="00534D86">
        <w:rPr>
          <w:rStyle w:val="affffe"/>
          <w:rFonts w:hint="cs"/>
          <w:rtl/>
        </w:rPr>
        <w:t>בת מחוזא</w:t>
      </w:r>
      <w:r w:rsidR="00AB7D20" w:rsidRPr="00C35A2C">
        <w:rPr>
          <w:rFonts w:ascii="Fb Fontext" w:hAnsi="Fb Fontext" w:hint="cs"/>
          <w:rtl/>
        </w:rPr>
        <w:t xml:space="preserve"> שנישאה ל</w:t>
      </w:r>
      <w:r w:rsidR="00CC752C">
        <w:rPr>
          <w:rFonts w:ascii="Fb Fontext" w:hAnsi="Fb Fontext" w:hint="cs"/>
          <w:rtl/>
        </w:rPr>
        <w:t>חד מ</w:t>
      </w:r>
      <w:r w:rsidR="00AB7D20" w:rsidRPr="00C35A2C">
        <w:rPr>
          <w:rFonts w:ascii="Fb Fontext" w:hAnsi="Fb Fontext" w:hint="cs"/>
          <w:rtl/>
        </w:rPr>
        <w:t xml:space="preserve">נהרדעא </w:t>
      </w:r>
      <w:r w:rsidR="00AB7D20" w:rsidRPr="00534D86">
        <w:rPr>
          <w:rStyle w:val="affffe"/>
          <w:rFonts w:hint="cs"/>
          <w:rtl/>
        </w:rPr>
        <w:t>כשמואל</w:t>
      </w:r>
      <w:r w:rsidR="000A337F">
        <w:rPr>
          <w:rStyle w:val="affffe"/>
          <w:rFonts w:hint="cs"/>
          <w:rtl/>
        </w:rPr>
        <w:t>,</w:t>
      </w:r>
    </w:p>
    <w:p w14:paraId="6B89B0FE" w14:textId="00BF61AC" w:rsidR="00AB7D20" w:rsidRPr="00C35A2C" w:rsidRDefault="00534D86" w:rsidP="00AB7D20">
      <w:pPr>
        <w:rPr>
          <w:rFonts w:ascii="Fb Fontext" w:hAnsi="Fb Fontext"/>
          <w:rtl/>
        </w:rPr>
      </w:pPr>
      <w:r w:rsidRPr="00C35A2C">
        <w:rPr>
          <w:rFonts w:ascii="Fb Fontext" w:hAnsi="Fb Fontext"/>
          <w:rtl/>
        </w:rPr>
        <w:t>•</w:t>
      </w:r>
      <w:r w:rsidRPr="00C35A2C">
        <w:rPr>
          <w:rFonts w:ascii="Fb Fontext" w:hAnsi="Fb Fontext" w:hint="cs"/>
          <w:rtl/>
        </w:rPr>
        <w:t xml:space="preserve"> </w:t>
      </w:r>
      <w:r w:rsidR="00AB7D20" w:rsidRPr="00CA108A">
        <w:rPr>
          <w:rFonts w:cs="PFT_Frank" w:hint="cs"/>
          <w:b/>
          <w:bCs/>
          <w:szCs w:val="14"/>
          <w:rtl/>
        </w:rPr>
        <w:t xml:space="preserve">גבול </w:t>
      </w:r>
      <w:r w:rsidR="00AB7D20" w:rsidRPr="00CA108A">
        <w:rPr>
          <w:rFonts w:cs="PFT_Frank"/>
          <w:b/>
          <w:bCs/>
          <w:szCs w:val="14"/>
          <w:rtl/>
        </w:rPr>
        <w:t>נהרדעא</w:t>
      </w:r>
      <w:r>
        <w:rPr>
          <w:rFonts w:ascii="Fb Fontext" w:hAnsi="Fb Fontext" w:hint="cs"/>
          <w:rtl/>
        </w:rPr>
        <w:t>-</w:t>
      </w:r>
      <w:r w:rsidR="00AB7D20" w:rsidRPr="00C35A2C">
        <w:rPr>
          <w:rFonts w:ascii="Fb Fontext" w:hAnsi="Fb Fontext"/>
          <w:rtl/>
        </w:rPr>
        <w:t xml:space="preserve"> עד היכ</w:t>
      </w:r>
      <w:r w:rsidR="00AB7D20" w:rsidRPr="00C35A2C">
        <w:rPr>
          <w:rFonts w:ascii="Fb Fontext" w:hAnsi="Fb Fontext" w:hint="cs"/>
          <w:rtl/>
        </w:rPr>
        <w:t>ן שמודדים תבואה במידת קב</w:t>
      </w:r>
      <w:r w:rsidR="00AB7D20" w:rsidRPr="00C35A2C">
        <w:rPr>
          <w:rFonts w:ascii="Fb Fontext" w:hAnsi="Fb Fontext"/>
          <w:rtl/>
        </w:rPr>
        <w:t>.</w:t>
      </w:r>
    </w:p>
    <w:p w14:paraId="1C57F05E" w14:textId="77777777" w:rsidR="00AB7D20" w:rsidRPr="00F97732" w:rsidRDefault="00AB7D20" w:rsidP="003156E1">
      <w:pPr>
        <w:pStyle w:val="aff9"/>
        <w:rPr>
          <w:rtl/>
        </w:rPr>
      </w:pPr>
      <w:r w:rsidRPr="003156E1">
        <w:rPr>
          <w:rFonts w:hint="cs"/>
          <w:rtl/>
        </w:rPr>
        <w:lastRenderedPageBreak/>
        <w:t>׹</w:t>
      </w:r>
    </w:p>
    <w:p w14:paraId="74AD15CB" w14:textId="443B3054" w:rsidR="00AB7D20" w:rsidRPr="00C35A2C" w:rsidRDefault="00534D86" w:rsidP="00AB7D20">
      <w:pPr>
        <w:rPr>
          <w:rFonts w:ascii="Fb Fontext" w:hAnsi="Fb Fontext"/>
          <w:rtl/>
        </w:rPr>
      </w:pPr>
      <w:bookmarkStart w:id="388" w:name="_Toc119353172"/>
      <w:r>
        <w:rPr>
          <w:rStyle w:val="affffc"/>
          <w:rFonts w:hint="cs"/>
          <w:rtl/>
        </w:rPr>
        <w:t xml:space="preserve">שומת </w:t>
      </w:r>
      <w:r w:rsidR="00AB7D20" w:rsidRPr="00534D86">
        <w:rPr>
          <w:rStyle w:val="affffc"/>
          <w:rtl/>
        </w:rPr>
        <w:t>אלמנה</w:t>
      </w:r>
      <w:bookmarkEnd w:id="388"/>
      <w:r w:rsidR="00AB7D20" w:rsidRPr="00534D86">
        <w:rPr>
          <w:rtl/>
        </w:rPr>
        <w:t xml:space="preserve"> -</w:t>
      </w:r>
      <w:r w:rsidR="00AB7D20" w:rsidRPr="00C35A2C">
        <w:rPr>
          <w:rFonts w:ascii="Fb Fontext" w:hAnsi="Fb Fontext"/>
          <w:sz w:val="32"/>
          <w:rtl/>
        </w:rPr>
        <w:t xml:space="preserve"> </w:t>
      </w:r>
      <w:r w:rsidR="00AB7D20" w:rsidRPr="00534D86">
        <w:rPr>
          <w:rStyle w:val="affffe"/>
          <w:rtl/>
        </w:rPr>
        <w:t>רב:</w:t>
      </w:r>
      <w:r w:rsidR="00AB7D20" w:rsidRPr="00C35A2C">
        <w:rPr>
          <w:rFonts w:ascii="Fb Fontext" w:hAnsi="Fb Fontext"/>
          <w:sz w:val="32"/>
          <w:rtl/>
        </w:rPr>
        <w:t xml:space="preserve"> מה שעליה, </w:t>
      </w:r>
      <w:r w:rsidR="00AB7D20" w:rsidRPr="00534D86">
        <w:rPr>
          <w:rStyle w:val="affffe"/>
          <w:rtl/>
        </w:rPr>
        <w:t xml:space="preserve">שמואל: </w:t>
      </w:r>
      <w:r w:rsidR="00AB7D20" w:rsidRPr="00C35A2C">
        <w:rPr>
          <w:rFonts w:ascii="Fb Fontext" w:hAnsi="Fb Fontext"/>
          <w:sz w:val="32"/>
          <w:rtl/>
        </w:rPr>
        <w:t>אין שמין מה שעליה.</w:t>
      </w:r>
    </w:p>
    <w:p w14:paraId="6B4B0AAC" w14:textId="07364023" w:rsidR="00E268F4" w:rsidRDefault="00534D86" w:rsidP="00534D86">
      <w:pPr>
        <w:rPr>
          <w:rFonts w:ascii="Fb Fontext" w:hAnsi="Fb Fontext"/>
          <w:rtl/>
        </w:rPr>
      </w:pPr>
      <w:bookmarkStart w:id="389" w:name="_Toc119353173"/>
      <w:r w:rsidRPr="00534D86">
        <w:rPr>
          <w:rStyle w:val="affffc"/>
          <w:rFonts w:hint="cs"/>
          <w:rtl/>
        </w:rPr>
        <w:t>שומת לקיט</w:t>
      </w:r>
      <w:bookmarkEnd w:id="389"/>
      <w:r>
        <w:rPr>
          <w:rStyle w:val="affffe"/>
          <w:rFonts w:hint="cs"/>
          <w:rtl/>
        </w:rPr>
        <w:t xml:space="preserve"> </w:t>
      </w:r>
      <w:r w:rsidR="00AB7D20" w:rsidRPr="00534D86">
        <w:rPr>
          <w:rStyle w:val="affffe"/>
          <w:rFonts w:hint="cs"/>
          <w:rtl/>
        </w:rPr>
        <w:t>רחב</w:t>
      </w:r>
      <w:r w:rsidR="00AB7D20" w:rsidRPr="00534D86">
        <w:rPr>
          <w:rStyle w:val="affffe"/>
          <w:rtl/>
        </w:rPr>
        <w:t>"</w:t>
      </w:r>
      <w:r w:rsidR="00AB7D20" w:rsidRPr="00534D86">
        <w:rPr>
          <w:rStyle w:val="affffe"/>
          <w:rFonts w:hint="cs"/>
          <w:rtl/>
        </w:rPr>
        <w:t>א</w:t>
      </w:r>
      <w:r w:rsidR="00AB7D20" w:rsidRPr="00534D86">
        <w:rPr>
          <w:rStyle w:val="affffe"/>
          <w:rtl/>
        </w:rPr>
        <w:t xml:space="preserve">: </w:t>
      </w:r>
      <w:r w:rsidR="00AB7D20" w:rsidRPr="00C35A2C">
        <w:rPr>
          <w:rFonts w:ascii="Fb Fontext" w:hAnsi="Fb Fontext"/>
          <w:rtl/>
        </w:rPr>
        <w:t>וחילופה בלקיט</w:t>
      </w:r>
      <w:r w:rsidR="00E268F4">
        <w:rPr>
          <w:rFonts w:ascii="Fb Fontext" w:hAnsi="Fb Fontext"/>
          <w:rtl/>
        </w:rPr>
        <w:t>.</w:t>
      </w:r>
    </w:p>
    <w:p w14:paraId="7BBB3289" w14:textId="2C1CE35C" w:rsidR="00AB7D20" w:rsidRPr="00730169" w:rsidRDefault="00AB7D20" w:rsidP="00534D86">
      <w:pPr>
        <w:rPr>
          <w:rFonts w:ascii="Fb Fontext" w:hAnsi="Fb Fontext" w:cs="Guttman Vilna"/>
          <w:b/>
          <w:bCs/>
          <w:spacing w:val="-4"/>
          <w:rtl/>
        </w:rPr>
      </w:pPr>
      <w:r w:rsidRPr="00730169">
        <w:rPr>
          <w:rStyle w:val="affffe"/>
          <w:rFonts w:hint="cs"/>
          <w:spacing w:val="-4"/>
          <w:rtl/>
        </w:rPr>
        <w:t>ר</w:t>
      </w:r>
      <w:r w:rsidRPr="00730169">
        <w:rPr>
          <w:rStyle w:val="affffe"/>
          <w:spacing w:val="-4"/>
          <w:rtl/>
        </w:rPr>
        <w:t>"</w:t>
      </w:r>
      <w:r w:rsidRPr="00730169">
        <w:rPr>
          <w:rStyle w:val="affffe"/>
          <w:rFonts w:hint="cs"/>
          <w:spacing w:val="-4"/>
          <w:rtl/>
        </w:rPr>
        <w:t>כ</w:t>
      </w:r>
      <w:r w:rsidRPr="00730169">
        <w:rPr>
          <w:rFonts w:ascii="Fb Fontext" w:hAnsi="Fb Fontext"/>
          <w:spacing w:val="-4"/>
          <w:rtl/>
        </w:rPr>
        <w:t xml:space="preserve">: </w:t>
      </w:r>
      <w:r w:rsidRPr="00730169">
        <w:rPr>
          <w:rFonts w:cs="PFT_Frank"/>
          <w:b/>
          <w:bCs/>
          <w:spacing w:val="-4"/>
          <w:szCs w:val="14"/>
          <w:rtl/>
        </w:rPr>
        <w:t xml:space="preserve">וכן </w:t>
      </w:r>
      <w:r w:rsidRPr="00730169">
        <w:rPr>
          <w:rFonts w:ascii="Fb Fontext" w:hAnsi="Fb Fontext"/>
          <w:spacing w:val="-4"/>
          <w:rtl/>
        </w:rPr>
        <w:t xml:space="preserve">בלקיט, </w:t>
      </w:r>
      <w:r w:rsidR="00534D86" w:rsidRPr="00730169">
        <w:rPr>
          <w:rFonts w:ascii="Fb Fontext" w:hAnsi="Fb Fontext" w:hint="cs"/>
          <w:spacing w:val="-4"/>
          <w:rtl/>
        </w:rPr>
        <w:t xml:space="preserve">והסימן לקיט ואלמנה </w:t>
      </w:r>
      <w:r w:rsidRPr="00730169">
        <w:rPr>
          <w:rFonts w:ascii="Fb Fontext" w:hAnsi="Fb Fontext" w:hint="cs"/>
          <w:spacing w:val="-4"/>
          <w:rtl/>
        </w:rPr>
        <w:t xml:space="preserve">שלח והוצא </w:t>
      </w:r>
      <w:r w:rsidRPr="00730169">
        <w:rPr>
          <w:rStyle w:val="afffff0"/>
          <w:rFonts w:hint="cs"/>
          <w:spacing w:val="-4"/>
          <w:rtl/>
        </w:rPr>
        <w:t>-בלי מה שעליהן</w:t>
      </w:r>
      <w:r w:rsidRPr="00730169">
        <w:rPr>
          <w:rFonts w:ascii="Fb Fontext" w:hAnsi="Fb Fontext"/>
          <w:spacing w:val="-4"/>
          <w:rtl/>
        </w:rPr>
        <w:t>.</w:t>
      </w:r>
    </w:p>
    <w:p w14:paraId="578EA7B5" w14:textId="46F5FF48" w:rsidR="00AB7D20" w:rsidRPr="00C35A2C" w:rsidRDefault="00AB7D20" w:rsidP="00AB7D20">
      <w:pPr>
        <w:rPr>
          <w:rFonts w:ascii="Fb Fontext" w:hAnsi="Fb Fontext"/>
          <w:rtl/>
        </w:rPr>
      </w:pPr>
      <w:r w:rsidRPr="00534D86">
        <w:rPr>
          <w:rStyle w:val="affffe"/>
          <w:rtl/>
        </w:rPr>
        <w:t>•</w:t>
      </w:r>
      <w:r w:rsidRPr="00534D86">
        <w:rPr>
          <w:rStyle w:val="affffe"/>
          <w:rFonts w:hint="cs"/>
          <w:rtl/>
        </w:rPr>
        <w:t xml:space="preserve"> ר</w:t>
      </w:r>
      <w:r w:rsidRPr="00534D86">
        <w:rPr>
          <w:rStyle w:val="affffe"/>
          <w:rtl/>
        </w:rPr>
        <w:t>"</w:t>
      </w:r>
      <w:r w:rsidRPr="00534D86">
        <w:rPr>
          <w:rStyle w:val="affffe"/>
          <w:rFonts w:hint="cs"/>
          <w:rtl/>
        </w:rPr>
        <w:t>נ</w:t>
      </w:r>
      <w:r w:rsidRPr="00534D86">
        <w:rPr>
          <w:rStyle w:val="affffe"/>
          <w:rtl/>
        </w:rPr>
        <w:t xml:space="preserve">: </w:t>
      </w:r>
      <w:r w:rsidR="00534D86" w:rsidRPr="00534D86">
        <w:rPr>
          <w:rStyle w:val="affffe"/>
          <w:rFonts w:hint="cs"/>
          <w:rtl/>
        </w:rPr>
        <w:t xml:space="preserve">אף </w:t>
      </w:r>
      <w:r w:rsidRPr="00534D86">
        <w:rPr>
          <w:rStyle w:val="affffe"/>
          <w:rtl/>
        </w:rPr>
        <w:t>דתנן במתני דשמואל,</w:t>
      </w:r>
      <w:r w:rsidRPr="00C35A2C">
        <w:rPr>
          <w:rFonts w:ascii="Fb Fontext" w:hAnsi="Fb Fontext"/>
          <w:sz w:val="32"/>
          <w:rtl/>
        </w:rPr>
        <w:t xml:space="preserve"> </w:t>
      </w:r>
      <w:r w:rsidRPr="00CA108A">
        <w:rPr>
          <w:rFonts w:ascii="Fb Fontext" w:hAnsi="Fb Fontext" w:cs="PFT_Frank"/>
          <w:b/>
          <w:bCs/>
          <w:sz w:val="32"/>
          <w:szCs w:val="14"/>
          <w:rtl/>
        </w:rPr>
        <w:t>הלכתא</w:t>
      </w:r>
      <w:r w:rsidRPr="00C35A2C">
        <w:rPr>
          <w:rFonts w:ascii="Fb Fontext" w:hAnsi="Fb Fontext"/>
          <w:sz w:val="32"/>
          <w:rtl/>
        </w:rPr>
        <w:t xml:space="preserve"> </w:t>
      </w:r>
      <w:r w:rsidRPr="00534D86">
        <w:rPr>
          <w:rStyle w:val="affffe"/>
          <w:rtl/>
        </w:rPr>
        <w:t>כרב.</w:t>
      </w:r>
    </w:p>
    <w:p w14:paraId="1061331A" w14:textId="1E3C385E" w:rsidR="00AB7D20" w:rsidRPr="00C35A2C" w:rsidRDefault="00AB7D20" w:rsidP="00534D86">
      <w:pPr>
        <w:rPr>
          <w:rFonts w:ascii="Fb Fontext" w:hAnsi="Fb Fontext" w:cs="Guttman Vilna"/>
          <w:b/>
          <w:bCs/>
          <w:sz w:val="32"/>
          <w:rtl/>
        </w:rPr>
      </w:pPr>
      <w:r w:rsidRPr="00F71179">
        <w:rPr>
          <w:rFonts w:ascii="Fb Fontext" w:hAnsi="Fb Fontext"/>
          <w:spacing w:val="-2"/>
          <w:rtl/>
        </w:rPr>
        <w:t xml:space="preserve">דתנן: </w:t>
      </w:r>
      <w:r w:rsidR="00534D86">
        <w:rPr>
          <w:rFonts w:ascii="Fb Fontext" w:hAnsi="Fb Fontext" w:hint="cs"/>
          <w:spacing w:val="-2"/>
          <w:rtl/>
        </w:rPr>
        <w:t>ד</w:t>
      </w:r>
      <w:r w:rsidRPr="00F71179">
        <w:rPr>
          <w:rFonts w:ascii="Fb Fontext" w:hAnsi="Fb Fontext"/>
          <w:spacing w:val="-2"/>
          <w:rtl/>
        </w:rPr>
        <w:t xml:space="preserve">המקדיש נכסיו, </w:t>
      </w:r>
      <w:r w:rsidR="00534D86">
        <w:rPr>
          <w:rFonts w:ascii="Fb Fontext" w:hAnsi="Fb Fontext" w:hint="cs"/>
          <w:spacing w:val="-2"/>
          <w:rtl/>
        </w:rPr>
        <w:t xml:space="preserve">או </w:t>
      </w:r>
      <w:r w:rsidRPr="00F71179">
        <w:rPr>
          <w:rFonts w:ascii="Fb Fontext" w:hAnsi="Fb Fontext"/>
          <w:spacing w:val="-2"/>
          <w:rtl/>
        </w:rPr>
        <w:t>מעריך עצמו אין לו בכסות אשתו ובניו,</w:t>
      </w:r>
      <w:r w:rsidR="00534D86">
        <w:rPr>
          <w:rFonts w:ascii="Fb Fontext" w:hAnsi="Fb Fontext" w:hint="cs"/>
          <w:sz w:val="32"/>
          <w:rtl/>
        </w:rPr>
        <w:t xml:space="preserve"> </w:t>
      </w:r>
      <w:r w:rsidRPr="00C35A2C">
        <w:rPr>
          <w:rFonts w:ascii="Fb Fontext" w:hAnsi="Fb Fontext"/>
          <w:sz w:val="32"/>
          <w:rtl/>
        </w:rPr>
        <w:t>ולא בצבע</w:t>
      </w:r>
      <w:r w:rsidR="00534D86">
        <w:rPr>
          <w:rFonts w:ascii="Fb Fontext" w:hAnsi="Fb Fontext" w:hint="cs"/>
          <w:sz w:val="32"/>
          <w:rtl/>
        </w:rPr>
        <w:t xml:space="preserve">, או סנדלים שלקח </w:t>
      </w:r>
      <w:r w:rsidRPr="00C35A2C">
        <w:rPr>
          <w:rFonts w:ascii="Fb Fontext" w:hAnsi="Fb Fontext"/>
          <w:sz w:val="32"/>
          <w:rtl/>
        </w:rPr>
        <w:t>לשמן.</w:t>
      </w:r>
    </w:p>
    <w:p w14:paraId="7BF22576" w14:textId="7378CA06" w:rsidR="00AB7D20" w:rsidRDefault="00AB7D20" w:rsidP="00AB7D20">
      <w:pPr>
        <w:rPr>
          <w:rFonts w:ascii="Fb Fontext" w:hAnsi="Fb Fontext"/>
          <w:sz w:val="32"/>
          <w:rtl/>
        </w:rPr>
      </w:pPr>
      <w:r w:rsidRPr="00534D86">
        <w:rPr>
          <w:rStyle w:val="affffe"/>
          <w:rFonts w:hint="cs"/>
          <w:rtl/>
        </w:rPr>
        <w:t>א</w:t>
      </w:r>
      <w:r w:rsidRPr="00534D86">
        <w:rPr>
          <w:rStyle w:val="affffe"/>
          <w:rtl/>
        </w:rPr>
        <w:t>"</w:t>
      </w:r>
      <w:r w:rsidRPr="00534D86">
        <w:rPr>
          <w:rStyle w:val="affffe"/>
          <w:rFonts w:hint="cs"/>
          <w:rtl/>
        </w:rPr>
        <w:t xml:space="preserve">ל </w:t>
      </w:r>
      <w:r w:rsidRPr="00534D86">
        <w:rPr>
          <w:rStyle w:val="affffe"/>
          <w:rtl/>
        </w:rPr>
        <w:t>רבא לר"</w:t>
      </w:r>
      <w:r w:rsidRPr="00534D86">
        <w:rPr>
          <w:rStyle w:val="affffe"/>
          <w:rFonts w:hint="cs"/>
          <w:rtl/>
        </w:rPr>
        <w:t>נ</w:t>
      </w:r>
      <w:r w:rsidRPr="00534D86">
        <w:rPr>
          <w:rStyle w:val="affffe"/>
          <w:rtl/>
        </w:rPr>
        <w:t xml:space="preserve">: </w:t>
      </w:r>
      <w:r w:rsidRPr="00C35A2C">
        <w:rPr>
          <w:rFonts w:ascii="Fb Fontext" w:hAnsi="Fb Fontext"/>
          <w:sz w:val="32"/>
          <w:rtl/>
        </w:rPr>
        <w:t xml:space="preserve">מאחר </w:t>
      </w:r>
      <w:r w:rsidRPr="00C35A2C">
        <w:rPr>
          <w:rFonts w:ascii="Fb Fontext" w:hAnsi="Fb Fontext" w:hint="cs"/>
          <w:sz w:val="32"/>
          <w:rtl/>
        </w:rPr>
        <w:t xml:space="preserve">דמתני' </w:t>
      </w:r>
      <w:r w:rsidRPr="00534D86">
        <w:rPr>
          <w:rStyle w:val="affffe"/>
          <w:rtl/>
        </w:rPr>
        <w:t>כשמואל,</w:t>
      </w:r>
      <w:r w:rsidRPr="00C35A2C">
        <w:rPr>
          <w:rFonts w:ascii="Fb Fontext" w:hAnsi="Fb Fontext"/>
          <w:sz w:val="32"/>
          <w:rtl/>
        </w:rPr>
        <w:t xml:space="preserve"> אמאי </w:t>
      </w:r>
      <w:r w:rsidRPr="00CA108A">
        <w:rPr>
          <w:rFonts w:ascii="Fb Fontext" w:hAnsi="Fb Fontext" w:cs="PFT_Frank"/>
          <w:b/>
          <w:bCs/>
          <w:sz w:val="32"/>
          <w:szCs w:val="14"/>
          <w:rtl/>
        </w:rPr>
        <w:t>הלכ</w:t>
      </w:r>
      <w:r w:rsidR="00534D86" w:rsidRPr="00CA108A">
        <w:rPr>
          <w:rFonts w:ascii="Fb Fontext" w:hAnsi="Fb Fontext" w:cs="PFT_Frank" w:hint="cs"/>
          <w:b/>
          <w:bCs/>
          <w:sz w:val="32"/>
          <w:szCs w:val="14"/>
          <w:rtl/>
        </w:rPr>
        <w:t>ה</w:t>
      </w:r>
      <w:r w:rsidRPr="00C35A2C">
        <w:rPr>
          <w:rFonts w:ascii="Fb Fontext" w:hAnsi="Fb Fontext"/>
          <w:sz w:val="32"/>
          <w:rtl/>
        </w:rPr>
        <w:t xml:space="preserve"> </w:t>
      </w:r>
      <w:r w:rsidR="00534D86" w:rsidRPr="00534D86">
        <w:rPr>
          <w:rStyle w:val="affffe"/>
          <w:rFonts w:hint="cs"/>
          <w:rtl/>
        </w:rPr>
        <w:t>כ</w:t>
      </w:r>
      <w:r w:rsidRPr="00534D86">
        <w:rPr>
          <w:rStyle w:val="affffe"/>
          <w:rtl/>
        </w:rPr>
        <w:t>רב?</w:t>
      </w:r>
    </w:p>
    <w:p w14:paraId="139428D7" w14:textId="6D8D3D3E" w:rsidR="00AB7D20" w:rsidRDefault="00AB7D20" w:rsidP="00843827">
      <w:pPr>
        <w:rPr>
          <w:rtl/>
        </w:rPr>
      </w:pPr>
      <w:r w:rsidRPr="00534D86">
        <w:rPr>
          <w:rStyle w:val="affffe"/>
          <w:rFonts w:hint="cs"/>
          <w:rtl/>
        </w:rPr>
        <w:t>א</w:t>
      </w:r>
      <w:r w:rsidRPr="00534D86">
        <w:rPr>
          <w:rStyle w:val="affffe"/>
          <w:rtl/>
        </w:rPr>
        <w:t>"</w:t>
      </w:r>
      <w:r w:rsidRPr="00534D86">
        <w:rPr>
          <w:rStyle w:val="affffe"/>
          <w:rFonts w:hint="cs"/>
          <w:rtl/>
        </w:rPr>
        <w:t xml:space="preserve">ל </w:t>
      </w:r>
      <w:r w:rsidR="00843827">
        <w:rPr>
          <w:rStyle w:val="affffe"/>
          <w:rFonts w:hint="cs"/>
          <w:rtl/>
        </w:rPr>
        <w:t xml:space="preserve">אם תדקדק יש לחלק </w:t>
      </w:r>
      <w:r w:rsidR="00843827" w:rsidRPr="00843827">
        <w:rPr>
          <w:rFonts w:hint="cs"/>
          <w:rtl/>
        </w:rPr>
        <w:t xml:space="preserve">בין </w:t>
      </w:r>
      <w:r w:rsidRPr="00C35A2C">
        <w:rPr>
          <w:rtl/>
        </w:rPr>
        <w:t>כ</w:t>
      </w:r>
      <w:r w:rsidRPr="00C35A2C">
        <w:rPr>
          <w:rFonts w:hint="cs"/>
          <w:rtl/>
        </w:rPr>
        <w:t>שהקנה לו ע</w:t>
      </w:r>
      <w:r w:rsidRPr="00C35A2C">
        <w:rPr>
          <w:rtl/>
        </w:rPr>
        <w:t>"</w:t>
      </w:r>
      <w:r w:rsidRPr="00C35A2C">
        <w:rPr>
          <w:rFonts w:hint="cs"/>
          <w:rtl/>
        </w:rPr>
        <w:t xml:space="preserve">ד לעמוד לפניו </w:t>
      </w:r>
      <w:r w:rsidR="00843827">
        <w:rPr>
          <w:rFonts w:hint="cs"/>
          <w:rtl/>
        </w:rPr>
        <w:t>לכאן</w:t>
      </w:r>
    </w:p>
    <w:p w14:paraId="53F6995F" w14:textId="6F98AFF9" w:rsidR="00E268F4" w:rsidRDefault="00AB7D20" w:rsidP="00843827">
      <w:pPr>
        <w:rPr>
          <w:rtl/>
        </w:rPr>
      </w:pPr>
      <w:r w:rsidRPr="00843827">
        <w:rPr>
          <w:rStyle w:val="affffe"/>
          <w:rtl/>
        </w:rPr>
        <w:t>•</w:t>
      </w:r>
      <w:r w:rsidRPr="00843827">
        <w:rPr>
          <w:rStyle w:val="affffe"/>
          <w:rFonts w:hint="cs"/>
          <w:rtl/>
        </w:rPr>
        <w:t xml:space="preserve"> </w:t>
      </w:r>
      <w:r w:rsidR="003422F5" w:rsidRPr="00843827">
        <w:rPr>
          <w:rStyle w:val="affffe"/>
          <w:rtl/>
        </w:rPr>
        <w:t>כלת</w:t>
      </w:r>
      <w:r w:rsidRPr="00843827">
        <w:rPr>
          <w:rStyle w:val="affffe"/>
          <w:rtl/>
        </w:rPr>
        <w:t xml:space="preserve"> בר אלישיב</w:t>
      </w:r>
      <w:r w:rsidRPr="00F71179">
        <w:rPr>
          <w:rtl/>
        </w:rPr>
        <w:t xml:space="preserve"> תבעה כתובתה מית</w:t>
      </w:r>
      <w:r w:rsidRPr="00F71179">
        <w:rPr>
          <w:rFonts w:hint="cs"/>
          <w:rtl/>
        </w:rPr>
        <w:t>ומים</w:t>
      </w:r>
      <w:r w:rsidR="00E268F4">
        <w:rPr>
          <w:rFonts w:hint="cs"/>
          <w:rtl/>
        </w:rPr>
        <w:t>,</w:t>
      </w:r>
    </w:p>
    <w:p w14:paraId="5CEE97FE" w14:textId="38E568EA" w:rsidR="00843827" w:rsidRDefault="005E05D4" w:rsidP="00A14C97">
      <w:pPr>
        <w:ind w:firstLine="0"/>
        <w:rPr>
          <w:rFonts w:ascii="Fb Fontext" w:hAnsi="Fb Fontext"/>
          <w:rtl/>
        </w:rPr>
      </w:pPr>
      <w:r w:rsidRPr="005E05D4">
        <w:rPr>
          <w:rStyle w:val="affffe"/>
          <w:rFonts w:hint="cs"/>
          <w:rtl/>
        </w:rPr>
        <w:t>א"ל</w:t>
      </w:r>
      <w:r>
        <w:rPr>
          <w:rStyle w:val="affffe"/>
          <w:rFonts w:hint="cs"/>
          <w:rtl/>
        </w:rPr>
        <w:t xml:space="preserve"> היתומים</w:t>
      </w:r>
      <w:r>
        <w:rPr>
          <w:rFonts w:hint="cs"/>
          <w:rtl/>
        </w:rPr>
        <w:t xml:space="preserve"> שזול בעיניהם שתלך כך ותלבש</w:t>
      </w:r>
      <w:r w:rsidR="00843827">
        <w:rPr>
          <w:rFonts w:hint="cs"/>
          <w:rtl/>
        </w:rPr>
        <w:t xml:space="preserve"> </w:t>
      </w:r>
      <w:r w:rsidR="00AB7D20" w:rsidRPr="00C35A2C">
        <w:rPr>
          <w:rFonts w:ascii="Fb Fontext" w:hAnsi="Fb Fontext"/>
          <w:rtl/>
        </w:rPr>
        <w:t>לכ</w:t>
      </w:r>
      <w:r w:rsidR="00AB7D20" w:rsidRPr="00C35A2C">
        <w:rPr>
          <w:rFonts w:ascii="Fb Fontext" w:hAnsi="Fb Fontext" w:hint="cs"/>
          <w:rtl/>
        </w:rPr>
        <w:t xml:space="preserve">ל </w:t>
      </w:r>
      <w:r>
        <w:rPr>
          <w:rFonts w:ascii="Fb Fontext" w:hAnsi="Fb Fontext" w:hint="cs"/>
          <w:rtl/>
        </w:rPr>
        <w:t>בגדיה,</w:t>
      </w:r>
    </w:p>
    <w:p w14:paraId="3E6B6A37" w14:textId="5CCE5A94" w:rsidR="00AB7D20" w:rsidRPr="00C35A2C" w:rsidRDefault="00843827" w:rsidP="00A14C97">
      <w:pPr>
        <w:ind w:firstLine="0"/>
        <w:rPr>
          <w:rFonts w:ascii="Fb Fontext" w:hAnsi="Fb Fontext"/>
          <w:rtl/>
        </w:rPr>
      </w:pPr>
      <w:r>
        <w:rPr>
          <w:rStyle w:val="affffe"/>
          <w:rFonts w:hint="cs"/>
          <w:rtl/>
        </w:rPr>
        <w:t>א</w:t>
      </w:r>
      <w:r w:rsidR="002B7BCC">
        <w:rPr>
          <w:rStyle w:val="affffe"/>
          <w:rtl/>
        </w:rPr>
        <w:t>"</w:t>
      </w:r>
      <w:r>
        <w:rPr>
          <w:rStyle w:val="affffe"/>
          <w:rFonts w:hint="cs"/>
          <w:rtl/>
        </w:rPr>
        <w:t>ל רבינא</w:t>
      </w:r>
      <w:r w:rsidR="00AB7D20" w:rsidRPr="00C35A2C">
        <w:rPr>
          <w:rFonts w:ascii="Fb Fontext" w:hAnsi="Fb Fontext"/>
          <w:rtl/>
        </w:rPr>
        <w:t xml:space="preserve">: </w:t>
      </w:r>
      <w:r w:rsidR="00AB7D20" w:rsidRPr="00843827">
        <w:rPr>
          <w:rStyle w:val="affffe"/>
          <w:rtl/>
        </w:rPr>
        <w:t>הלכ</w:t>
      </w:r>
      <w:r w:rsidRPr="00843827">
        <w:rPr>
          <w:rStyle w:val="affffe"/>
          <w:rFonts w:hint="cs"/>
          <w:rtl/>
        </w:rPr>
        <w:t>ה</w:t>
      </w:r>
      <w:r w:rsidR="00AB7D20" w:rsidRPr="00843827">
        <w:rPr>
          <w:rStyle w:val="affffe"/>
          <w:rtl/>
        </w:rPr>
        <w:t xml:space="preserve"> </w:t>
      </w:r>
      <w:r>
        <w:rPr>
          <w:rStyle w:val="affffe"/>
          <w:rFonts w:hint="cs"/>
          <w:rtl/>
        </w:rPr>
        <w:t>כ</w:t>
      </w:r>
      <w:r w:rsidR="00AB7D20" w:rsidRPr="00843827">
        <w:rPr>
          <w:rStyle w:val="affffe"/>
          <w:rtl/>
        </w:rPr>
        <w:t>רב,</w:t>
      </w:r>
      <w:r w:rsidR="00AB7D20" w:rsidRPr="00C35A2C">
        <w:rPr>
          <w:rFonts w:ascii="Fb Fontext" w:hAnsi="Fb Fontext"/>
          <w:rtl/>
        </w:rPr>
        <w:t xml:space="preserve"> </w:t>
      </w:r>
      <w:r w:rsidR="00AB7D20" w:rsidRPr="00CA108A">
        <w:rPr>
          <w:rFonts w:ascii="Fb Fontext" w:hAnsi="Fb Fontext" w:cs="PFT_Frank"/>
          <w:b/>
          <w:bCs/>
          <w:szCs w:val="14"/>
          <w:rtl/>
        </w:rPr>
        <w:t>דאלמנה</w:t>
      </w:r>
      <w:r w:rsidR="00AB7D20" w:rsidRPr="00C35A2C">
        <w:rPr>
          <w:rFonts w:ascii="Fb Fontext" w:hAnsi="Fb Fontext"/>
          <w:rtl/>
        </w:rPr>
        <w:t xml:space="preserve"> שמין מה שעליה.</w:t>
      </w:r>
    </w:p>
    <w:p w14:paraId="39D693AD" w14:textId="2B9A790C" w:rsidR="00AB7D20" w:rsidRPr="00730169" w:rsidRDefault="00AB7D20" w:rsidP="00AB7D20">
      <w:pPr>
        <w:rPr>
          <w:rFonts w:ascii="Fb Fontext" w:hAnsi="Fb Fontext"/>
          <w:spacing w:val="-6"/>
          <w:rtl/>
        </w:rPr>
      </w:pPr>
      <w:r w:rsidRPr="00730169">
        <w:rPr>
          <w:rFonts w:ascii="Fb Fontext" w:hAnsi="Fb Fontext"/>
          <w:spacing w:val="-6"/>
          <w:rtl/>
        </w:rPr>
        <w:t>•</w:t>
      </w:r>
      <w:r w:rsidRPr="00730169">
        <w:rPr>
          <w:rFonts w:ascii="Fb Fontext" w:hAnsi="Fb Fontext" w:hint="cs"/>
          <w:spacing w:val="-6"/>
          <w:rtl/>
        </w:rPr>
        <w:t xml:space="preserve"> </w:t>
      </w:r>
      <w:r w:rsidR="00843827" w:rsidRPr="00730169">
        <w:rPr>
          <w:rFonts w:ascii="Fb Fontext" w:hAnsi="Fb Fontext" w:hint="cs"/>
          <w:spacing w:val="-6"/>
          <w:rtl/>
        </w:rPr>
        <w:t>שכ</w:t>
      </w:r>
      <w:r w:rsidR="002B7BCC">
        <w:rPr>
          <w:rFonts w:ascii="Fb Fontext" w:hAnsi="Fb Fontext"/>
          <w:spacing w:val="-6"/>
          <w:rtl/>
        </w:rPr>
        <w:t>"</w:t>
      </w:r>
      <w:r w:rsidR="00843827" w:rsidRPr="00730169">
        <w:rPr>
          <w:rFonts w:ascii="Fb Fontext" w:hAnsi="Fb Fontext" w:hint="cs"/>
          <w:spacing w:val="-6"/>
          <w:rtl/>
        </w:rPr>
        <w:t>מ ש</w:t>
      </w:r>
      <w:r w:rsidRPr="00730169">
        <w:rPr>
          <w:rFonts w:ascii="Fb Fontext" w:hAnsi="Fb Fontext" w:hint="cs"/>
          <w:spacing w:val="-6"/>
          <w:rtl/>
        </w:rPr>
        <w:t>אמר נדודיתו לבתו ו</w:t>
      </w:r>
      <w:r w:rsidR="00843827" w:rsidRPr="00730169">
        <w:rPr>
          <w:rFonts w:ascii="Fb Fontext" w:hAnsi="Fb Fontext" w:hint="cs"/>
          <w:spacing w:val="-6"/>
          <w:rtl/>
        </w:rPr>
        <w:t>הו</w:t>
      </w:r>
      <w:r w:rsidRPr="00730169">
        <w:rPr>
          <w:rFonts w:ascii="Fb Fontext" w:hAnsi="Fb Fontext"/>
          <w:spacing w:val="-6"/>
          <w:rtl/>
        </w:rPr>
        <w:t>זל</w:t>
      </w:r>
      <w:r w:rsidR="00843827" w:rsidRPr="00730169">
        <w:rPr>
          <w:rFonts w:ascii="Fb Fontext" w:hAnsi="Fb Fontext" w:hint="cs"/>
          <w:spacing w:val="-6"/>
          <w:rtl/>
        </w:rPr>
        <w:t>ה אח</w:t>
      </w:r>
      <w:r w:rsidR="002B7BCC">
        <w:rPr>
          <w:rFonts w:ascii="Fb Fontext" w:hAnsi="Fb Fontext"/>
          <w:spacing w:val="-6"/>
          <w:rtl/>
        </w:rPr>
        <w:t>"</w:t>
      </w:r>
      <w:r w:rsidR="00843827" w:rsidRPr="00730169">
        <w:rPr>
          <w:rFonts w:ascii="Fb Fontext" w:hAnsi="Fb Fontext" w:hint="cs"/>
          <w:spacing w:val="-6"/>
          <w:rtl/>
        </w:rPr>
        <w:t>כ</w:t>
      </w:r>
      <w:r w:rsidR="00843827" w:rsidRPr="00730169">
        <w:rPr>
          <w:rStyle w:val="affffe"/>
          <w:rFonts w:hint="cs"/>
          <w:spacing w:val="-6"/>
          <w:rtl/>
        </w:rPr>
        <w:t xml:space="preserve"> </w:t>
      </w:r>
      <w:r w:rsidRPr="00730169">
        <w:rPr>
          <w:rStyle w:val="affffe"/>
          <w:rFonts w:hint="cs"/>
          <w:spacing w:val="-6"/>
          <w:rtl/>
        </w:rPr>
        <w:t>ראב</w:t>
      </w:r>
      <w:r w:rsidRPr="00730169">
        <w:rPr>
          <w:rStyle w:val="affffe"/>
          <w:spacing w:val="-6"/>
          <w:rtl/>
        </w:rPr>
        <w:t>"</w:t>
      </w:r>
      <w:r w:rsidRPr="00730169">
        <w:rPr>
          <w:rStyle w:val="affffe"/>
          <w:rFonts w:hint="cs"/>
          <w:spacing w:val="-6"/>
          <w:rtl/>
        </w:rPr>
        <w:t>א</w:t>
      </w:r>
      <w:r w:rsidRPr="00730169">
        <w:rPr>
          <w:rStyle w:val="affffe"/>
          <w:spacing w:val="-6"/>
          <w:rtl/>
        </w:rPr>
        <w:t xml:space="preserve">: </w:t>
      </w:r>
      <w:r w:rsidRPr="00730169">
        <w:rPr>
          <w:rFonts w:ascii="Fb Fontext" w:hAnsi="Fb Fontext" w:hint="cs"/>
          <w:spacing w:val="-6"/>
          <w:rtl/>
        </w:rPr>
        <w:t>הרווח ליתומים</w:t>
      </w:r>
      <w:r w:rsidRPr="00730169">
        <w:rPr>
          <w:rFonts w:ascii="Fb Fontext" w:hAnsi="Fb Fontext"/>
          <w:spacing w:val="-6"/>
          <w:rtl/>
        </w:rPr>
        <w:t>.</w:t>
      </w:r>
    </w:p>
    <w:p w14:paraId="77EC2990" w14:textId="77777777" w:rsidR="00AB7D20" w:rsidRPr="00C35A2C" w:rsidRDefault="00AB7D20" w:rsidP="00E26091">
      <w:pPr>
        <w:pStyle w:val="afff"/>
        <w:framePr w:wrap="around"/>
        <w:rPr>
          <w:rtl/>
        </w:rPr>
      </w:pPr>
      <w:bookmarkStart w:id="390" w:name="_Toc119353174"/>
      <w:r w:rsidRPr="00C35A2C">
        <w:rPr>
          <w:rFonts w:hint="cs"/>
          <w:rtl/>
        </w:rPr>
        <w:t>נד:</w:t>
      </w:r>
      <w:bookmarkEnd w:id="390"/>
    </w:p>
    <w:p w14:paraId="3A0371B9" w14:textId="069012CF" w:rsidR="00AB7D20" w:rsidRPr="00730169" w:rsidRDefault="00AB7D20" w:rsidP="00AB7D20">
      <w:pPr>
        <w:rPr>
          <w:rFonts w:ascii="Fb Fontext" w:hAnsi="Fb Fontext"/>
          <w:spacing w:val="-6"/>
          <w:sz w:val="32"/>
          <w:rtl/>
        </w:rPr>
      </w:pPr>
      <w:r w:rsidRPr="00730169">
        <w:rPr>
          <w:rFonts w:ascii="Fb Fontext" w:hAnsi="Fb Fontext"/>
          <w:spacing w:val="-6"/>
          <w:rtl/>
        </w:rPr>
        <w:t>•</w:t>
      </w:r>
      <w:r w:rsidR="00843827" w:rsidRPr="00730169">
        <w:rPr>
          <w:rFonts w:ascii="Fb Fontext" w:hAnsi="Fb Fontext" w:hint="cs"/>
          <w:spacing w:val="-6"/>
          <w:sz w:val="32"/>
          <w:rtl/>
        </w:rPr>
        <w:t xml:space="preserve"> </w:t>
      </w:r>
      <w:r w:rsidRPr="00730169">
        <w:rPr>
          <w:rFonts w:ascii="Fb Fontext" w:hAnsi="Fb Fontext" w:hint="cs"/>
          <w:spacing w:val="-6"/>
          <w:sz w:val="32"/>
          <w:rtl/>
        </w:rPr>
        <w:t>הבטיח ד' מאות זוזין מיין זה לבתו ונתייקר</w:t>
      </w:r>
      <w:r w:rsidR="00843827" w:rsidRPr="00730169">
        <w:rPr>
          <w:rFonts w:ascii="Fb Fontext" w:hAnsi="Fb Fontext" w:hint="cs"/>
          <w:spacing w:val="-6"/>
          <w:sz w:val="32"/>
          <w:rtl/>
        </w:rPr>
        <w:t xml:space="preserve">, </w:t>
      </w:r>
      <w:r w:rsidR="00843827" w:rsidRPr="00730169">
        <w:rPr>
          <w:rStyle w:val="affffe"/>
          <w:rFonts w:hint="cs"/>
          <w:spacing w:val="-6"/>
          <w:rtl/>
        </w:rPr>
        <w:t>רב יוסף</w:t>
      </w:r>
      <w:r w:rsidR="00843827" w:rsidRPr="00730169">
        <w:rPr>
          <w:rFonts w:ascii="Fb Fontext" w:hAnsi="Fb Fontext" w:hint="cs"/>
          <w:spacing w:val="-6"/>
          <w:sz w:val="32"/>
          <w:rtl/>
        </w:rPr>
        <w:t xml:space="preserve"> </w:t>
      </w:r>
      <w:r w:rsidRPr="00730169">
        <w:rPr>
          <w:rFonts w:ascii="Fb Fontext" w:hAnsi="Fb Fontext" w:hint="cs"/>
          <w:spacing w:val="-6"/>
          <w:sz w:val="32"/>
          <w:rtl/>
        </w:rPr>
        <w:t>הרווח ליתומים.</w:t>
      </w:r>
    </w:p>
    <w:p w14:paraId="1BF38B6E" w14:textId="5A707E06" w:rsidR="00E268F4" w:rsidRDefault="00AB7D20" w:rsidP="00AB7D20">
      <w:pPr>
        <w:rPr>
          <w:rFonts w:ascii="Fb Fontext" w:hAnsi="Fb Fontext"/>
          <w:rtl/>
        </w:rPr>
      </w:pPr>
      <w:r w:rsidRPr="00843827">
        <w:rPr>
          <w:rStyle w:val="affffe"/>
          <w:rtl/>
        </w:rPr>
        <w:t>•</w:t>
      </w:r>
      <w:r w:rsidRPr="00843827">
        <w:rPr>
          <w:rStyle w:val="affffe"/>
          <w:rFonts w:hint="cs"/>
          <w:rtl/>
        </w:rPr>
        <w:t xml:space="preserve"> </w:t>
      </w:r>
      <w:r w:rsidRPr="00843827">
        <w:rPr>
          <w:rStyle w:val="affffe"/>
          <w:rtl/>
        </w:rPr>
        <w:t>קר</w:t>
      </w:r>
      <w:r w:rsidRPr="00843827">
        <w:rPr>
          <w:rStyle w:val="affffe"/>
          <w:rFonts w:hint="cs"/>
          <w:rtl/>
        </w:rPr>
        <w:t>וב</w:t>
      </w:r>
      <w:r w:rsidR="00843827">
        <w:rPr>
          <w:rStyle w:val="affffe"/>
          <w:rFonts w:hint="cs"/>
          <w:rtl/>
        </w:rPr>
        <w:t>י</w:t>
      </w:r>
      <w:r w:rsidRPr="00843827">
        <w:rPr>
          <w:rStyle w:val="affffe"/>
          <w:rtl/>
        </w:rPr>
        <w:t xml:space="preserve"> ר</w:t>
      </w:r>
      <w:r w:rsidRPr="00843827">
        <w:rPr>
          <w:rStyle w:val="affffe"/>
          <w:rFonts w:hint="cs"/>
          <w:rtl/>
        </w:rPr>
        <w:t>י</w:t>
      </w:r>
      <w:r w:rsidRPr="00843827">
        <w:rPr>
          <w:rStyle w:val="affffe"/>
          <w:rtl/>
        </w:rPr>
        <w:t>"</w:t>
      </w:r>
      <w:r w:rsidRPr="00843827">
        <w:rPr>
          <w:rStyle w:val="affffe"/>
          <w:rFonts w:hint="cs"/>
          <w:rtl/>
        </w:rPr>
        <w:t>ו</w:t>
      </w:r>
      <w:r w:rsidR="00B0188B">
        <w:rPr>
          <w:rStyle w:val="affffe"/>
          <w:rFonts w:hint="cs"/>
          <w:rtl/>
        </w:rPr>
        <w:t>,</w:t>
      </w:r>
      <w:r w:rsidRPr="00843827">
        <w:rPr>
          <w:rStyle w:val="affffe"/>
          <w:rFonts w:hint="cs"/>
          <w:rtl/>
        </w:rPr>
        <w:t xml:space="preserve"> </w:t>
      </w:r>
      <w:r w:rsidRPr="00C35A2C">
        <w:rPr>
          <w:rFonts w:ascii="Fb Fontext" w:hAnsi="Fb Fontext" w:hint="cs"/>
          <w:rtl/>
        </w:rPr>
        <w:t xml:space="preserve">אשת אביהם </w:t>
      </w:r>
      <w:r w:rsidR="00843827">
        <w:rPr>
          <w:rFonts w:ascii="Fb Fontext" w:hAnsi="Fb Fontext" w:hint="cs"/>
          <w:rtl/>
        </w:rPr>
        <w:t xml:space="preserve">מפסדת מזונות </w:t>
      </w:r>
      <w:r w:rsidRPr="00C35A2C">
        <w:rPr>
          <w:rFonts w:ascii="Fb Fontext" w:hAnsi="Fb Fontext" w:hint="cs"/>
          <w:rtl/>
        </w:rPr>
        <w:t>הרבה באכילתה</w:t>
      </w:r>
      <w:r w:rsidR="00E268F4">
        <w:rPr>
          <w:rFonts w:ascii="Fb Fontext" w:hAnsi="Fb Fontext" w:hint="cs"/>
          <w:rtl/>
        </w:rPr>
        <w:t>,</w:t>
      </w:r>
    </w:p>
    <w:p w14:paraId="40B39766" w14:textId="77777777" w:rsidR="00E268F4" w:rsidRDefault="00AB7D20" w:rsidP="00A14C97">
      <w:pPr>
        <w:ind w:firstLine="0"/>
        <w:rPr>
          <w:rFonts w:ascii="Fb Fontext" w:hAnsi="Fb Fontext"/>
          <w:rtl/>
        </w:rPr>
      </w:pPr>
      <w:r w:rsidRPr="00B0188B">
        <w:rPr>
          <w:rStyle w:val="affffe"/>
          <w:rFonts w:hint="cs"/>
          <w:rtl/>
        </w:rPr>
        <w:t>יעץ להם רי</w:t>
      </w:r>
      <w:r w:rsidRPr="00B0188B">
        <w:rPr>
          <w:rStyle w:val="affffe"/>
          <w:rtl/>
        </w:rPr>
        <w:t>"</w:t>
      </w:r>
      <w:r w:rsidRPr="00B0188B">
        <w:rPr>
          <w:rStyle w:val="affffe"/>
          <w:rFonts w:hint="cs"/>
          <w:rtl/>
        </w:rPr>
        <w:t>ו</w:t>
      </w:r>
      <w:r w:rsidR="00B0188B">
        <w:rPr>
          <w:rStyle w:val="affffe"/>
          <w:rFonts w:hint="cs"/>
          <w:rtl/>
        </w:rPr>
        <w:t>:</w:t>
      </w:r>
      <w:r w:rsidRPr="00B0188B">
        <w:rPr>
          <w:rStyle w:val="affffe"/>
          <w:rFonts w:hint="cs"/>
          <w:rtl/>
        </w:rPr>
        <w:t xml:space="preserve"> </w:t>
      </w:r>
      <w:r w:rsidRPr="00C35A2C">
        <w:rPr>
          <w:rFonts w:ascii="Fb Fontext" w:hAnsi="Fb Fontext" w:hint="cs"/>
          <w:rtl/>
        </w:rPr>
        <w:t>ש</w:t>
      </w:r>
      <w:r w:rsidR="00B0188B">
        <w:rPr>
          <w:rFonts w:ascii="Fb Fontext" w:hAnsi="Fb Fontext" w:hint="cs"/>
          <w:rtl/>
        </w:rPr>
        <w:t>ייחדו לה קרקע למזונותיה</w:t>
      </w:r>
      <w:r w:rsidR="00E268F4">
        <w:rPr>
          <w:rFonts w:ascii="Fb Fontext" w:hAnsi="Fb Fontext" w:hint="cs"/>
          <w:rtl/>
        </w:rPr>
        <w:t>,</w:t>
      </w:r>
    </w:p>
    <w:p w14:paraId="2F689AEC" w14:textId="77777777" w:rsidR="00E268F4" w:rsidRDefault="00AB7D20" w:rsidP="00C30EB5">
      <w:pPr>
        <w:rPr>
          <w:rtl/>
        </w:rPr>
      </w:pPr>
      <w:r w:rsidRPr="00B0188B">
        <w:rPr>
          <w:rStyle w:val="affffe"/>
          <w:rFonts w:hint="cs"/>
          <w:rtl/>
        </w:rPr>
        <w:t>א</w:t>
      </w:r>
      <w:r w:rsidRPr="00B0188B">
        <w:rPr>
          <w:rStyle w:val="affffe"/>
          <w:rtl/>
        </w:rPr>
        <w:t>"</w:t>
      </w:r>
      <w:r w:rsidRPr="00B0188B">
        <w:rPr>
          <w:rStyle w:val="affffe"/>
          <w:rFonts w:hint="cs"/>
          <w:rtl/>
        </w:rPr>
        <w:t>ל ר</w:t>
      </w:r>
      <w:r w:rsidRPr="00B0188B">
        <w:rPr>
          <w:rStyle w:val="affffe"/>
          <w:rtl/>
        </w:rPr>
        <w:t>"</w:t>
      </w:r>
      <w:r w:rsidR="00B0188B" w:rsidRPr="00B0188B">
        <w:rPr>
          <w:rStyle w:val="affffe"/>
          <w:rFonts w:hint="cs"/>
          <w:rtl/>
        </w:rPr>
        <w:t>ל</w:t>
      </w:r>
      <w:r w:rsidR="00B0188B">
        <w:rPr>
          <w:rStyle w:val="affffe"/>
          <w:rFonts w:hint="cs"/>
          <w:rtl/>
        </w:rPr>
        <w:t>:</w:t>
      </w:r>
      <w:r w:rsidRPr="00C35A2C">
        <w:rPr>
          <w:rFonts w:hint="cs"/>
          <w:rtl/>
        </w:rPr>
        <w:t xml:space="preserve"> כ</w:t>
      </w:r>
      <w:r w:rsidRPr="00C35A2C">
        <w:rPr>
          <w:rtl/>
        </w:rPr>
        <w:t>"</w:t>
      </w:r>
      <w:r w:rsidRPr="00C35A2C">
        <w:rPr>
          <w:rFonts w:hint="cs"/>
          <w:rtl/>
        </w:rPr>
        <w:t xml:space="preserve">ש שריבה לה מזונות גם </w:t>
      </w:r>
      <w:r w:rsidRPr="00F71179">
        <w:rPr>
          <w:rFonts w:hint="cs"/>
          <w:rtl/>
        </w:rPr>
        <w:t>מאותו הקרקע</w:t>
      </w:r>
      <w:r>
        <w:rPr>
          <w:rFonts w:hint="cs"/>
          <w:rtl/>
        </w:rPr>
        <w:t xml:space="preserve">, שיבאו לה ואי לו יוצאי לדברי </w:t>
      </w:r>
      <w:r>
        <w:rPr>
          <w:rStyle w:val="affffe"/>
          <w:rFonts w:hint="cs"/>
          <w:rtl/>
          <w:rPrChange w:id="9176" w:author="מנוע אמוראים" w:date="2026-10-05T16:41:40Z">
            <w:rPr>
              <w:rFonts w:hint="cs"/>
              <w:rtl/>
            </w:rPr>
          </w:rPrChange>
        </w:rPr>
        <w:t xml:space="preserve">רי</w:t>
      </w:r>
      <w:r>
        <w:rPr>
          <w:rStyle w:val="affffe"/>
          <w:rtl/>
          <w:rPrChange w:id="9177" w:author="מנוע אמוראים" w:date="2026-10-05T16:41:40Z">
            <w:rPr>
              <w:rtl/>
            </w:rPr>
          </w:rPrChange>
        </w:rPr>
        <w:t xml:space="preserve">"</w:t>
      </w:r>
      <w:r>
        <w:rPr>
          <w:rStyle w:val="affffe"/>
          <w:rFonts w:hint="cs"/>
          <w:rtl/>
          <w:rPrChange w:id="9178" w:author="מנוע אמוראים" w:date="2026-10-05T16:41:40Z">
            <w:rPr>
              <w:rFonts w:hint="cs"/>
              <w:rtl/>
            </w:rPr>
          </w:rPrChange>
        </w:rPr>
        <w:t xml:space="preserve">ו</w:t>
      </w:r>
      <w:r>
        <w:rPr>
          <w:rFonts w:hint="cs"/>
          <w:rtl/>
        </w:rPr>
        <w:t xml:space="preserve"> מאזניהם</w:t>
      </w:r>
      <w:r w:rsidR="00E268F4">
        <w:rPr>
          <w:rFonts w:hint="cs"/>
          <w:rtl/>
        </w:rPr>
        <w:t>,</w:t>
      </w:r>
    </w:p>
    <w:p w14:paraId="7C2823A2" w14:textId="66D259FB" w:rsidR="00E268F4" w:rsidRDefault="00B0188B" w:rsidP="00B0188B">
      <w:pPr>
        <w:rPr>
          <w:rFonts w:ascii="Fb Fontext" w:hAnsi="Fb Fontext"/>
          <w:spacing w:val="-6"/>
          <w:rtl/>
        </w:rPr>
      </w:pPr>
      <w:r w:rsidRPr="00C30EB5">
        <w:rPr>
          <w:rStyle w:val="affffe"/>
          <w:rFonts w:hint="cs"/>
          <w:rtl/>
        </w:rPr>
        <w:t>וא</w:t>
      </w:r>
      <w:r w:rsidR="002B7BCC" w:rsidRPr="00C30EB5">
        <w:rPr>
          <w:rStyle w:val="affffe"/>
          <w:rtl/>
        </w:rPr>
        <w:t>"</w:t>
      </w:r>
      <w:r w:rsidRPr="00C30EB5">
        <w:rPr>
          <w:rStyle w:val="affffe"/>
          <w:rFonts w:hint="cs"/>
          <w:rtl/>
        </w:rPr>
        <w:t>ל רי</w:t>
      </w:r>
      <w:r w:rsidR="002B7BCC" w:rsidRPr="00C30EB5">
        <w:rPr>
          <w:rStyle w:val="affffe"/>
          <w:rtl/>
        </w:rPr>
        <w:t>"</w:t>
      </w:r>
      <w:r w:rsidRPr="00C30EB5">
        <w:rPr>
          <w:rStyle w:val="affffe"/>
          <w:rFonts w:hint="cs"/>
          <w:rtl/>
        </w:rPr>
        <w:t>ו</w:t>
      </w:r>
      <w:r w:rsidR="00C30EB5">
        <w:rPr>
          <w:rFonts w:ascii="Fb Fontext" w:hAnsi="Fb Fontext" w:hint="cs"/>
          <w:spacing w:val="-6"/>
          <w:rtl/>
        </w:rPr>
        <w:t>:</w:t>
      </w:r>
      <w:r>
        <w:rPr>
          <w:rFonts w:ascii="Fb Fontext" w:hAnsi="Fb Fontext" w:hint="cs"/>
          <w:spacing w:val="-6"/>
          <w:rtl/>
        </w:rPr>
        <w:t xml:space="preserve"> מה אעשה שכנגדי חלוק עלי </w:t>
      </w:r>
      <w:r w:rsidRPr="00B0188B">
        <w:rPr>
          <w:rStyle w:val="afffff0"/>
          <w:rFonts w:hint="cs"/>
          <w:rtl/>
        </w:rPr>
        <w:t>ואח</w:t>
      </w:r>
      <w:r w:rsidR="002B7BCC">
        <w:rPr>
          <w:rStyle w:val="afffff0"/>
          <w:rtl/>
        </w:rPr>
        <w:t>"</w:t>
      </w:r>
      <w:r>
        <w:rPr>
          <w:rStyle w:val="afffff0"/>
          <w:rFonts w:hint="cs"/>
          <w:rtl/>
        </w:rPr>
        <w:t xml:space="preserve">כ חזר בו והורה </w:t>
      </w:r>
      <w:r>
        <w:rPr>
          <w:rStyle w:val="affffe"/>
          <w:rFonts w:hint="cs"/>
          <w:rtl/>
          <w:rPrChange w:id="9179" w:author="מנוע אמוראים" w:date="2026-10-05T16:41:40Z">
            <w:rPr>
              <w:rStyle w:val="afffff0"/>
              <w:rFonts w:hint="cs"/>
              <w:rtl/>
            </w:rPr>
          </w:rPrChange>
        </w:rPr>
        <w:t xml:space="preserve">כרי</w:t>
      </w:r>
      <w:r>
        <w:rPr>
          <w:rStyle w:val="affffe"/>
          <w:rtl/>
          <w:rPrChange w:id="9180" w:author="מנוע אמוראים" w:date="2026-10-05T16:41:40Z">
            <w:rPr>
              <w:rStyle w:val="afffff0"/>
              <w:rtl/>
            </w:rPr>
          </w:rPrChange>
        </w:rPr>
        <w:t xml:space="preserve">"</w:t>
      </w:r>
      <w:r>
        <w:rPr>
          <w:rStyle w:val="affffe"/>
          <w:rFonts w:hint="cs"/>
          <w:rtl/>
          <w:rPrChange w:id="9181" w:author="מנוע אמוראים" w:date="2026-10-05T16:41:40Z">
            <w:rPr>
              <w:rStyle w:val="afffff0"/>
              <w:rFonts w:hint="cs"/>
              <w:rtl/>
            </w:rPr>
          </w:rPrChange>
        </w:rPr>
        <w:t xml:space="preserve">ו</w:t>
      </w:r>
      <w:r w:rsidR="00E268F4">
        <w:rPr>
          <w:rFonts w:ascii="Fb Fontext" w:hAnsi="Fb Fontext" w:hint="cs"/>
          <w:spacing w:val="-6"/>
          <w:rtl/>
        </w:rPr>
        <w:t>,</w:t>
      </w:r>
    </w:p>
    <w:p w14:paraId="1E3F8FFC" w14:textId="5B0C265A" w:rsidR="00AB7D20" w:rsidRPr="00730169" w:rsidRDefault="00AB7D20" w:rsidP="00AB7D20">
      <w:pPr>
        <w:rPr>
          <w:rFonts w:ascii="Fb Fontext" w:hAnsi="Fb Fontext"/>
          <w:spacing w:val="-4"/>
          <w:rtl/>
        </w:rPr>
      </w:pPr>
      <w:r w:rsidRPr="00730169">
        <w:rPr>
          <w:rStyle w:val="affffe"/>
          <w:spacing w:val="-4"/>
          <w:rtl/>
        </w:rPr>
        <w:t>•</w:t>
      </w:r>
      <w:r w:rsidRPr="00730169">
        <w:rPr>
          <w:rStyle w:val="affffe"/>
          <w:rFonts w:hint="cs"/>
          <w:spacing w:val="-4"/>
          <w:rtl/>
        </w:rPr>
        <w:t xml:space="preserve"> ר</w:t>
      </w:r>
      <w:r w:rsidRPr="00730169">
        <w:rPr>
          <w:rStyle w:val="affffe"/>
          <w:spacing w:val="-4"/>
          <w:rtl/>
        </w:rPr>
        <w:t>"</w:t>
      </w:r>
      <w:r w:rsidRPr="00730169">
        <w:rPr>
          <w:rStyle w:val="affffe"/>
          <w:rFonts w:hint="cs"/>
          <w:spacing w:val="-4"/>
          <w:rtl/>
        </w:rPr>
        <w:t xml:space="preserve">א </w:t>
      </w:r>
      <w:r w:rsidRPr="00730169">
        <w:rPr>
          <w:rStyle w:val="affffe"/>
          <w:spacing w:val="-4"/>
          <w:rtl/>
        </w:rPr>
        <w:t xml:space="preserve">לדידי מפרשא </w:t>
      </w:r>
      <w:r w:rsidRPr="00730169">
        <w:rPr>
          <w:rStyle w:val="affffe"/>
          <w:rFonts w:hint="cs"/>
          <w:spacing w:val="-4"/>
          <w:rtl/>
        </w:rPr>
        <w:t>מ</w:t>
      </w:r>
      <w:r w:rsidRPr="00730169">
        <w:rPr>
          <w:rStyle w:val="affffe"/>
          <w:spacing w:val="-4"/>
          <w:rtl/>
        </w:rPr>
        <w:t>ר</w:t>
      </w:r>
      <w:r w:rsidRPr="00730169">
        <w:rPr>
          <w:rStyle w:val="affffe"/>
          <w:rFonts w:hint="cs"/>
          <w:spacing w:val="-4"/>
          <w:rtl/>
        </w:rPr>
        <w:t>י</w:t>
      </w:r>
      <w:r w:rsidRPr="00730169">
        <w:rPr>
          <w:rStyle w:val="affffe"/>
          <w:spacing w:val="-4"/>
          <w:rtl/>
        </w:rPr>
        <w:t>"</w:t>
      </w:r>
      <w:r w:rsidRPr="00730169">
        <w:rPr>
          <w:rStyle w:val="affffe"/>
          <w:rFonts w:hint="cs"/>
          <w:spacing w:val="-4"/>
          <w:rtl/>
        </w:rPr>
        <w:t>ו</w:t>
      </w:r>
      <w:r w:rsidRPr="00730169">
        <w:rPr>
          <w:rStyle w:val="affffe"/>
          <w:spacing w:val="-4"/>
          <w:rtl/>
        </w:rPr>
        <w:t>:</w:t>
      </w:r>
      <w:r w:rsidRPr="00730169">
        <w:rPr>
          <w:rFonts w:ascii="Fb Fontext" w:hAnsi="Fb Fontext"/>
          <w:spacing w:val="-4"/>
          <w:rtl/>
        </w:rPr>
        <w:t xml:space="preserve"> </w:t>
      </w:r>
      <w:r w:rsidR="00B0188B" w:rsidRPr="00730169">
        <w:rPr>
          <w:rFonts w:hint="cs"/>
          <w:spacing w:val="-4"/>
          <w:rtl/>
        </w:rPr>
        <w:t xml:space="preserve">אמר </w:t>
      </w:r>
      <w:r w:rsidRPr="00730169">
        <w:rPr>
          <w:rFonts w:cs="PFT_Frank"/>
          <w:b/>
          <w:bCs/>
          <w:spacing w:val="-4"/>
          <w:szCs w:val="14"/>
          <w:rtl/>
        </w:rPr>
        <w:t>ל</w:t>
      </w:r>
      <w:r w:rsidRPr="00730169">
        <w:rPr>
          <w:rFonts w:ascii="Fb Fontext" w:hAnsi="Fb Fontext"/>
          <w:spacing w:val="-4"/>
          <w:rtl/>
        </w:rPr>
        <w:t xml:space="preserve">מזונות ריבה מזונות, </w:t>
      </w:r>
      <w:r w:rsidRPr="00730169">
        <w:rPr>
          <w:rFonts w:cs="PFT_Frank"/>
          <w:b/>
          <w:bCs/>
          <w:spacing w:val="-4"/>
          <w:szCs w:val="14"/>
          <w:rtl/>
        </w:rPr>
        <w:t>ב</w:t>
      </w:r>
      <w:r w:rsidRPr="00730169">
        <w:rPr>
          <w:rFonts w:ascii="Fb Fontext" w:hAnsi="Fb Fontext"/>
          <w:spacing w:val="-4"/>
          <w:rtl/>
        </w:rPr>
        <w:t>מזונות</w:t>
      </w:r>
      <w:r w:rsidR="004D5EDA" w:rsidRPr="00730169">
        <w:rPr>
          <w:rFonts w:ascii="Fb Fontext" w:hAnsi="Fb Fontext" w:hint="cs"/>
          <w:spacing w:val="-4"/>
          <w:rtl/>
        </w:rPr>
        <w:t xml:space="preserve"> קצץ</w:t>
      </w:r>
      <w:r w:rsidRPr="00730169">
        <w:rPr>
          <w:rFonts w:ascii="Fb Fontext" w:hAnsi="Fb Fontext"/>
          <w:spacing w:val="-4"/>
          <w:rtl/>
        </w:rPr>
        <w:t>.</w:t>
      </w:r>
    </w:p>
    <w:p w14:paraId="5E6FFCE6" w14:textId="38C44924" w:rsidR="00E268F4" w:rsidRDefault="00AB7D20" w:rsidP="00F660CE">
      <w:pPr>
        <w:pStyle w:val="afffd"/>
        <w:jc w:val="center"/>
        <w:rPr>
          <w:rtl/>
        </w:rPr>
      </w:pPr>
      <w:ins w:id="9813" w:author="מספור קטעי משנה" w:date="2026-10-06T10:04:27Z">
        <w:r>
          <w:rPr>
            <w:rStyle w:val="MisparKeta"/>
          </w:rPr>
          <w:t xml:space="preserve">ד. </w:t>
        </w:r>
      </w:ins>
      <w:bookmarkStart w:id="391" w:name="_Toc119353175"/>
      <w:r w:rsidRPr="00C54C7E">
        <w:rPr>
          <w:rtl/>
        </w:rPr>
        <w:t>הדרן עלך נערה</w:t>
      </w:r>
      <w:r w:rsidR="00E268F4">
        <w:rPr>
          <w:rtl/>
        </w:rPr>
        <w:t>.</w:t>
      </w:r>
      <w:bookmarkEnd w:id="391"/>
    </w:p>
    <w:p w14:paraId="116F6164" w14:textId="00DDF797" w:rsidR="00AB7D20" w:rsidRDefault="00AB7D20" w:rsidP="00AB7D20">
      <w:pPr>
        <w:pStyle w:val="afff2"/>
        <w:framePr w:wrap="around"/>
        <w:spacing w:line="276" w:lineRule="auto"/>
        <w:rPr>
          <w:del w:id="41060" w:author="Claude" w:date="2026-10-07T09:24:54Z"/>
          <w:rFonts w:ascii="Fb Fontext" w:hAnsi="Fb Fontext"/>
          <w:rtl/>
        </w:rPr>
      </w:pPr>
      <w:del w:id="41059" w:author="Claude" w:date="2026-10-07T09:24:54Z">
        <w:r w:rsidRPr="00C35A2C">
          <w:rPr>
            <w:rFonts w:ascii="Fb Fontext" w:hAnsi="Fb Fontext" w:hint="cs"/>
            <w:rtl/>
          </w:rPr>
          <w:lastRenderedPageBreak/>
          <w:delText xml:space="preserve">פרק חמישי</w:delText>
        </w:r>
      </w:del>
    </w:p>
    <w:p w14:paraId="78F7E263" w14:textId="77777777" w:rsidR="00AB7D20" w:rsidRDefault="00AB7D20" w:rsidP="00AB7D20">
      <w:pPr>
        <w:pStyle w:val="afff3"/>
        <w:framePr w:wrap="around"/>
        <w:spacing w:line="276" w:lineRule="auto"/>
        <w:rPr>
          <w:del w:id="41062" w:author="Claude" w:date="2026-10-07T09:24:54Z"/>
          <w:rFonts w:ascii="Fb Fontext" w:hAnsi="Fb Fontext"/>
          <w:rtl/>
        </w:rPr>
      </w:pPr>
      <w:del w:id="41061" w:author="Claude" w:date="2026-10-07T09:24:54Z">
        <w:r w:rsidRPr="00C35A2C">
          <w:rPr>
            <w:rFonts w:ascii="Fb Fontext" w:hAnsi="Fb Fontext" w:hint="cs"/>
            <w:rtl/>
          </w:rPr>
          <w:delText xml:space="preserve">אף על פי</w:delText>
        </w:r>
      </w:del>
    </w:p>
    <w:p w14:paraId="58B4DE7C" w14:textId="77777777" w:rsidR="00AB7D20" w:rsidRDefault="00AB7D20" w:rsidP="00AB7D20">
      <w:pPr>
        <w:pStyle w:val="afff4"/>
        <w:framePr w:wrap="around"/>
        <w:spacing w:after="0" w:line="276" w:lineRule="auto"/>
        <w:rPr>
          <w:rFonts w:ascii="Fb Fontext" w:hAnsi="Fb Fontext"/>
          <w:rtl/>
        </w:rPr>
      </w:pPr>
      <w:r w:rsidRPr="00C35A2C">
        <w:rPr>
          <w:rFonts w:ascii="Fb Fontext" w:hAnsi="Fb Fontext" w:hint="cs"/>
          <w:rtl/>
        </w:rPr>
        <w:t>נד:</w:t>
      </w:r>
    </w:p>
    <w:p w14:paraId="2DC811E4" w14:textId="77777777" w:rsidR="00AB7D20" w:rsidRPr="00C35A2C" w:rsidRDefault="00AB7D20" w:rsidP="00AB7D20">
      <w:pPr>
        <w:pStyle w:val="afff4"/>
        <w:framePr w:wrap="around"/>
        <w:spacing w:after="0" w:line="276" w:lineRule="auto"/>
        <w:rPr>
          <w:rFonts w:cs="Guttman Vilna"/>
          <w:b/>
          <w:bCs/>
          <w:rtl/>
        </w:rPr>
      </w:pPr>
      <w:r w:rsidRPr="00C35A2C">
        <w:rPr>
          <w:rFonts w:ascii="Fb Fontext" w:hAnsi="Fb Fontext"/>
          <w:rtl/>
        </w:rPr>
        <w:t>דפים בפרק</w:t>
      </w:r>
    </w:p>
    <w:p w14:paraId="6F631F4F" w14:textId="77777777" w:rsidR="00AB7D20" w:rsidRPr="00C35A2C" w:rsidRDefault="00AB7D20" w:rsidP="00AB7D20">
      <w:pPr>
        <w:pStyle w:val="afff4"/>
        <w:framePr w:wrap="around"/>
        <w:spacing w:after="0" w:line="276" w:lineRule="auto"/>
        <w:rPr>
          <w:rtl/>
        </w:rPr>
      </w:pPr>
      <w:r w:rsidRPr="00C35A2C">
        <w:rPr>
          <w:rFonts w:hint="cs"/>
          <w:rtl/>
        </w:rPr>
        <w:t>נד: - סה:</w:t>
      </w:r>
    </w:p>
    <w:p>
      <w:pPr>
        <w:pStyle w:val="PetichatPerek"/>
        <w:rPr>
          <w:ins w:id="41058" w:author="Claude" w:date="2026-10-07T09:24:54Z"/>
        </w:rPr>
      </w:pPr>
      <w:ins w:id="41057" w:author="Claude" w:date="2026-10-07T09:24:54Z">
        <w:r>
          <w:rPr>
            <w:rFonts w:ascii="Fb Fontext" w:hAnsi="Fb Fontext" w:hint="cs"/>
            <w:rtl/>
          </w:rPr>
          <w:t xml:space="preserve">פרק חמישי</w:t>
        </w:r>
        <w:r>
          <w:rPr>
            <w:rFonts w:ascii="Fb Fontext" w:hAnsi="Fb Fontext" w:hint="cs"/>
            <w:rtl/>
          </w:rPr>
          <w:t xml:space="preserve"> - </w:t>
        </w:r>
        <w:r>
          <w:rPr>
            <w:rFonts w:ascii="Fb Fontext" w:hAnsi="Fb Fontext" w:hint="cs"/>
            <w:rtl/>
          </w:rPr>
          <w:t xml:space="preserve">אף על פי</w:t>
        </w:r>
      </w:ins>
    </w:p>
    <w:p>
      <w:pPr>
        <w:pStyle w:val="MishnaBatzad"/>
        <w:rPr>
          <w:ins w:id="20428" w:author="קלוד" w:date="2026-10-06T10:09:07Z"/>
        </w:rPr>
      </w:pPr>
      <w:ins w:id="20427" w:author="קלוד" w:date="2026-10-06T10:09:07Z">
        <w:r>
          <w:t xml:space="preserve">משנה א</w:t>
        </w:r>
      </w:ins>
    </w:p>
    <w:p w14:paraId="58E3A1F9" w14:textId="071C3259" w:rsidR="00E268F4" w:rsidRDefault="0061471E" w:rsidP="001678F4">
      <w:pPr>
        <w:pStyle w:val="afff5"/>
        <w:jc w:val="center"/>
        <w:rPr>
          <w:b/>
          <w:rtl/>
        </w:rPr>
      </w:pPr>
      <w:r>
        <w:rPr>
          <w:rFonts w:hint="cs"/>
          <w:b/>
          <w:rtl/>
        </w:rPr>
        <w:t>אף</w:t>
      </w:r>
      <w:r w:rsidR="00AB7D20" w:rsidRPr="00C35A2C">
        <w:rPr>
          <w:rFonts w:hint="cs"/>
          <w:b/>
          <w:rtl/>
        </w:rPr>
        <w:t xml:space="preserve"> שאמרו בתולה גובה מאתים ואלמנה מנה</w:t>
      </w:r>
      <w:r w:rsidR="00E268F4">
        <w:rPr>
          <w:rFonts w:hint="cs"/>
          <w:b/>
          <w:rtl/>
        </w:rPr>
        <w:t>,</w:t>
      </w:r>
    </w:p>
    <w:p w14:paraId="629373FF" w14:textId="0945E15F" w:rsidR="00AB7D20" w:rsidRDefault="00AB7D20" w:rsidP="001678F4">
      <w:pPr>
        <w:pStyle w:val="afff5"/>
        <w:jc w:val="center"/>
        <w:rPr>
          <w:b/>
          <w:rtl/>
        </w:rPr>
      </w:pPr>
      <w:bookmarkStart w:id="392" w:name="_Toc119353176"/>
      <w:r w:rsidRPr="001A2DF0">
        <w:rPr>
          <w:rStyle w:val="afffff5"/>
          <w:rFonts w:hint="cs"/>
          <w:rtl/>
        </w:rPr>
        <w:t>אם רצה להוסיף</w:t>
      </w:r>
      <w:bookmarkEnd w:id="392"/>
      <w:r w:rsidRPr="00C35A2C">
        <w:rPr>
          <w:rFonts w:hint="cs"/>
          <w:b/>
          <w:rtl/>
        </w:rPr>
        <w:t xml:space="preserve"> </w:t>
      </w:r>
      <w:r w:rsidR="00BD4EEB">
        <w:rPr>
          <w:rFonts w:hint="cs"/>
          <w:b/>
          <w:rtl/>
        </w:rPr>
        <w:t>אף</w:t>
      </w:r>
      <w:r w:rsidRPr="00C35A2C">
        <w:rPr>
          <w:rFonts w:hint="cs"/>
          <w:b/>
          <w:rtl/>
        </w:rPr>
        <w:t xml:space="preserve"> מאה מנה - יוסיף.</w:t>
      </w:r>
    </w:p>
    <w:p w14:paraId="4DD5EA22" w14:textId="1994F63E" w:rsidR="00AB7D20" w:rsidRPr="001678F4" w:rsidRDefault="00AB7D20" w:rsidP="00AB7D20">
      <w:pPr>
        <w:pStyle w:val="afff5"/>
        <w:rPr>
          <w:b/>
          <w:spacing w:val="4"/>
          <w:rtl/>
        </w:rPr>
      </w:pPr>
      <w:r w:rsidRPr="001678F4">
        <w:rPr>
          <w:rFonts w:hint="cs"/>
          <w:b/>
          <w:spacing w:val="4"/>
          <w:rtl/>
        </w:rPr>
        <w:t xml:space="preserve">נתארמלה או נתגרשה, מהארוסין </w:t>
      </w:r>
      <w:r w:rsidR="007277BE" w:rsidRPr="001678F4">
        <w:rPr>
          <w:rFonts w:hint="cs"/>
          <w:b/>
          <w:spacing w:val="4"/>
          <w:rtl/>
        </w:rPr>
        <w:t>או</w:t>
      </w:r>
      <w:r w:rsidRPr="001678F4">
        <w:rPr>
          <w:rFonts w:hint="cs"/>
          <w:b/>
          <w:spacing w:val="4"/>
          <w:rtl/>
        </w:rPr>
        <w:t xml:space="preserve"> מהנשואין - גובה את הכל</w:t>
      </w:r>
    </w:p>
    <w:p w14:paraId="2283F4CB" w14:textId="3021E26C" w:rsidR="00AB7D20" w:rsidRDefault="00AB7D20" w:rsidP="00AB7D20">
      <w:pPr>
        <w:pStyle w:val="afff5"/>
        <w:rPr>
          <w:b/>
          <w:rtl/>
        </w:rPr>
      </w:pPr>
      <w:r w:rsidRPr="007277BE">
        <w:rPr>
          <w:rStyle w:val="TanaimMishna"/>
          <w:rFonts w:hint="cs"/>
          <w:rtl/>
          <w:rPrChange w:id="20097" w:author="קלוד" w:date="2026-10-06T10:09:07Z">
            <w:rPr>
              <w:rStyle w:val="affffe"/>
              <w:rFonts w:hint="cs"/>
              <w:rtl/>
            </w:rPr>
          </w:rPrChange>
        </w:rPr>
        <w:t>ראב</w:t>
      </w:r>
      <w:r w:rsidRPr="007277BE">
        <w:rPr>
          <w:rStyle w:val="TanaimMishna"/>
          <w:rtl/>
          <w:rPrChange w:id="20098" w:author="קלוד" w:date="2026-10-06T10:09:07Z">
            <w:rPr>
              <w:rStyle w:val="affffe"/>
              <w:rtl/>
            </w:rPr>
          </w:rPrChange>
        </w:rPr>
        <w:t>"</w:t>
      </w:r>
      <w:r w:rsidRPr="007277BE">
        <w:rPr>
          <w:rStyle w:val="TanaimMishna"/>
          <w:rFonts w:hint="cs"/>
          <w:rtl/>
          <w:rPrChange w:id="20099" w:author="קלוד" w:date="2026-10-06T10:09:07Z">
            <w:rPr>
              <w:rStyle w:val="affffe"/>
              <w:rFonts w:hint="cs"/>
              <w:rtl/>
            </w:rPr>
          </w:rPrChange>
        </w:rPr>
        <w:t>ע</w:t>
      </w:r>
      <w:r>
        <w:rPr>
          <w:rStyle w:val="TanaimMishna"/>
          <w:rFonts w:hint="cs"/>
          <w:b/>
          <w:rtl/>
          <w:rPrChange w:id="41021" w:author="Claude" w:date="2026-10-07T09:24:54Z">
            <w:rPr>
              <w:rFonts w:hint="cs"/>
              <w:b/>
              <w:rtl/>
            </w:rPr>
          </w:rPrChange>
        </w:rPr>
        <w:t xml:space="preserve">:</w:t>
      </w:r>
      <w:r>
        <w:rPr>
          <w:rFonts w:hint="cs"/>
          <w:b/>
          <w:rtl/>
        </w:rPr>
        <w:t xml:space="preserve"> מהנשואין - גובה את הכל,</w:t>
      </w:r>
    </w:p>
    <w:p w14:paraId="3B52CC70" w14:textId="56457F1F" w:rsidR="00AB7D20" w:rsidRPr="001678F4" w:rsidRDefault="00F21665" w:rsidP="00F21665">
      <w:pPr>
        <w:pStyle w:val="afff5"/>
        <w:rPr>
          <w:b/>
          <w:spacing w:val="4"/>
          <w:rtl/>
        </w:rPr>
      </w:pPr>
      <w:r w:rsidRPr="001678F4">
        <w:rPr>
          <w:rFonts w:hint="cs"/>
          <w:b/>
          <w:spacing w:val="4"/>
          <w:rtl/>
        </w:rPr>
        <w:t xml:space="preserve"> </w:t>
      </w:r>
      <w:r w:rsidRPr="001678F4">
        <w:rPr>
          <w:b/>
          <w:spacing w:val="4"/>
          <w:rtl/>
        </w:rPr>
        <w:tab/>
      </w:r>
      <w:r w:rsidR="00AB7D20" w:rsidRPr="001678F4">
        <w:rPr>
          <w:rFonts w:hint="cs"/>
          <w:b/>
          <w:spacing w:val="4"/>
          <w:rtl/>
        </w:rPr>
        <w:t xml:space="preserve"> מהאירוסין בתולה מאתים, ואלמנה מנה, ש</w:t>
      </w:r>
      <w:r w:rsidR="0018493C" w:rsidRPr="001678F4">
        <w:rPr>
          <w:rFonts w:hint="cs"/>
          <w:b/>
          <w:spacing w:val="4"/>
          <w:rtl/>
        </w:rPr>
        <w:t>כתב ע</w:t>
      </w:r>
      <w:r w:rsidR="002B7BCC" w:rsidRPr="001678F4">
        <w:rPr>
          <w:b/>
          <w:spacing w:val="4"/>
          <w:rtl/>
        </w:rPr>
        <w:t>"</w:t>
      </w:r>
      <w:r w:rsidR="0018493C" w:rsidRPr="001678F4">
        <w:rPr>
          <w:rFonts w:hint="cs"/>
          <w:b/>
          <w:spacing w:val="4"/>
          <w:rtl/>
        </w:rPr>
        <w:t>מ</w:t>
      </w:r>
      <w:r w:rsidR="00AB7D20" w:rsidRPr="001678F4">
        <w:rPr>
          <w:rFonts w:hint="cs"/>
          <w:b/>
          <w:spacing w:val="4"/>
          <w:rtl/>
        </w:rPr>
        <w:t xml:space="preserve"> לכונסה.</w:t>
      </w:r>
    </w:p>
    <w:p w14:paraId="7279C378" w14:textId="180B677B" w:rsidR="00AB7D20" w:rsidRPr="00730169" w:rsidRDefault="00AB7D20" w:rsidP="00AB7D20">
      <w:pPr>
        <w:pStyle w:val="afff5"/>
        <w:rPr>
          <w:b/>
          <w:spacing w:val="-2"/>
          <w:rtl/>
        </w:rPr>
      </w:pPr>
      <w:r w:rsidRPr="00730169">
        <w:rPr>
          <w:rStyle w:val="TanaimMishna"/>
          <w:rFonts w:hint="cs"/>
          <w:rtl/>
          <w:rPrChange w:id="20100" w:author="קלוד" w:date="2026-10-06T10:09:07Z">
            <w:rPr>
              <w:rStyle w:val="affffe"/>
              <w:rFonts w:hint="cs"/>
              <w:rtl/>
            </w:rPr>
          </w:rPrChange>
        </w:rPr>
        <w:t>ר</w:t>
      </w:r>
      <w:r w:rsidRPr="00730169">
        <w:rPr>
          <w:rStyle w:val="TanaimMishna"/>
          <w:rtl/>
          <w:rPrChange w:id="20101" w:author="קלוד" w:date="2026-10-06T10:09:07Z">
            <w:rPr>
              <w:rStyle w:val="affffe"/>
              <w:rtl/>
            </w:rPr>
          </w:rPrChange>
        </w:rPr>
        <w:t>"</w:t>
      </w:r>
      <w:r w:rsidRPr="00730169">
        <w:rPr>
          <w:rStyle w:val="TanaimMishna"/>
          <w:rFonts w:hint="cs"/>
          <w:rtl/>
          <w:rPrChange w:id="20102" w:author="קלוד" w:date="2026-10-06T10:09:07Z">
            <w:rPr>
              <w:rStyle w:val="affffe"/>
              <w:rFonts w:hint="cs"/>
              <w:rtl/>
            </w:rPr>
          </w:rPrChange>
        </w:rPr>
        <w:t>י:</w:t>
      </w:r>
      <w:r w:rsidRPr="00730169">
        <w:rPr>
          <w:rFonts w:hint="cs"/>
          <w:b/>
          <w:spacing w:val="-2"/>
          <w:rtl/>
        </w:rPr>
        <w:t xml:space="preserve"> </w:t>
      </w:r>
      <w:r w:rsidRPr="001A2DF0">
        <w:rPr>
          <w:rStyle w:val="afffff5"/>
          <w:rFonts w:hint="cs"/>
          <w:rtl/>
        </w:rPr>
        <w:t>אם רצה, כותב לבתולה</w:t>
      </w:r>
      <w:r w:rsidRPr="00730169">
        <w:rPr>
          <w:rFonts w:hint="cs"/>
          <w:b/>
          <w:spacing w:val="-2"/>
          <w:rtl/>
        </w:rPr>
        <w:t xml:space="preserve"> מאתים והיא כותבת התקבלתי מנה,</w:t>
      </w:r>
    </w:p>
    <w:p w14:paraId="444CCA2E" w14:textId="0A9F79A9" w:rsidR="00AB7D20" w:rsidRDefault="00796FCD" w:rsidP="00AB7D20">
      <w:pPr>
        <w:pStyle w:val="afff5"/>
        <w:rPr>
          <w:b/>
          <w:rtl/>
        </w:rPr>
      </w:pPr>
      <w:r>
        <w:rPr>
          <w:rFonts w:hint="cs"/>
          <w:b/>
          <w:rtl/>
        </w:rPr>
        <w:t xml:space="preserve"> </w:t>
      </w:r>
      <w:r>
        <w:rPr>
          <w:b/>
          <w:rtl/>
        </w:rPr>
        <w:tab/>
      </w:r>
      <w:r>
        <w:rPr>
          <w:b/>
          <w:rtl/>
        </w:rPr>
        <w:tab/>
      </w:r>
      <w:r>
        <w:rPr>
          <w:b/>
          <w:rtl/>
        </w:rPr>
        <w:tab/>
      </w:r>
      <w:r w:rsidR="00AB7D20" w:rsidRPr="00C35A2C">
        <w:rPr>
          <w:rFonts w:hint="cs"/>
          <w:b/>
          <w:rtl/>
        </w:rPr>
        <w:t xml:space="preserve">ולאלמנה מנה והיא כותבת התקבלתי </w:t>
      </w:r>
      <w:r w:rsidR="0018493C">
        <w:rPr>
          <w:rFonts w:hint="cs"/>
          <w:b/>
          <w:rtl/>
        </w:rPr>
        <w:t>נ'</w:t>
      </w:r>
      <w:r w:rsidR="00AB7D20" w:rsidRPr="00C35A2C">
        <w:rPr>
          <w:rFonts w:hint="cs"/>
          <w:b/>
          <w:rtl/>
        </w:rPr>
        <w:t xml:space="preserve"> זוז;</w:t>
      </w:r>
    </w:p>
    <w:p w14:paraId="50F51CA7" w14:textId="09AD0809" w:rsidR="00AB7D20" w:rsidRPr="001678F4" w:rsidRDefault="00AB7D20" w:rsidP="00AB7D20">
      <w:pPr>
        <w:pStyle w:val="afff5"/>
        <w:rPr>
          <w:b/>
          <w:spacing w:val="2"/>
          <w:rtl/>
        </w:rPr>
      </w:pPr>
      <w:r w:rsidRPr="001678F4">
        <w:rPr>
          <w:rStyle w:val="TanaimMishna"/>
          <w:rFonts w:hint="cs"/>
          <w:spacing w:val="2"/>
          <w:rtl/>
          <w:rPrChange w:id="20103" w:author="קלוד" w:date="2026-10-06T10:09:07Z">
            <w:rPr>
              <w:rStyle w:val="affffe"/>
              <w:rFonts w:hint="cs"/>
              <w:spacing w:val="2"/>
              <w:rtl/>
            </w:rPr>
          </w:rPrChange>
        </w:rPr>
        <w:t>ר</w:t>
      </w:r>
      <w:r w:rsidRPr="001678F4">
        <w:rPr>
          <w:rStyle w:val="TanaimMishna"/>
          <w:spacing w:val="2"/>
          <w:rtl/>
          <w:rPrChange w:id="20104" w:author="קלוד" w:date="2026-10-06T10:09:07Z">
            <w:rPr>
              <w:rStyle w:val="affffe"/>
              <w:spacing w:val="2"/>
              <w:rtl/>
            </w:rPr>
          </w:rPrChange>
        </w:rPr>
        <w:t>"</w:t>
      </w:r>
      <w:r w:rsidRPr="001678F4">
        <w:rPr>
          <w:rStyle w:val="TanaimMishna"/>
          <w:rFonts w:hint="cs"/>
          <w:spacing w:val="2"/>
          <w:rtl/>
          <w:rPrChange w:id="20105" w:author="קלוד" w:date="2026-10-06T10:09:07Z">
            <w:rPr>
              <w:rStyle w:val="affffe"/>
              <w:rFonts w:hint="cs"/>
              <w:spacing w:val="2"/>
              <w:rtl/>
            </w:rPr>
          </w:rPrChange>
        </w:rPr>
        <w:t>מ:</w:t>
      </w:r>
      <w:r w:rsidRPr="001678F4">
        <w:rPr>
          <w:rFonts w:hint="cs"/>
          <w:b/>
          <w:spacing w:val="2"/>
          <w:rtl/>
        </w:rPr>
        <w:t xml:space="preserve"> </w:t>
      </w:r>
      <w:r w:rsidR="0018493C" w:rsidRPr="001A2DF0">
        <w:rPr>
          <w:rStyle w:val="afffff5"/>
          <w:rFonts w:hint="cs"/>
          <w:rtl/>
        </w:rPr>
        <w:t>הפו</w:t>
      </w:r>
      <w:r w:rsidRPr="001A2DF0">
        <w:rPr>
          <w:rStyle w:val="afffff5"/>
          <w:rFonts w:hint="cs"/>
          <w:rtl/>
        </w:rPr>
        <w:t>חת לבתולה ממאתים,</w:t>
      </w:r>
      <w:r w:rsidRPr="001678F4">
        <w:rPr>
          <w:rFonts w:hint="cs"/>
          <w:b/>
          <w:spacing w:val="2"/>
          <w:rtl/>
        </w:rPr>
        <w:t xml:space="preserve"> ולאלמנה ממנה הר</w:t>
      </w:r>
      <w:r w:rsidR="007277BE" w:rsidRPr="001678F4">
        <w:rPr>
          <w:rFonts w:hint="cs"/>
          <w:b/>
          <w:spacing w:val="2"/>
          <w:rtl/>
        </w:rPr>
        <w:t>"ז</w:t>
      </w:r>
      <w:r w:rsidRPr="001678F4">
        <w:rPr>
          <w:rFonts w:hint="cs"/>
          <w:b/>
          <w:spacing w:val="2"/>
          <w:rtl/>
        </w:rPr>
        <w:t xml:space="preserve"> בעילת זנות.</w:t>
      </w:r>
    </w:p>
    <w:p w14:paraId="311BBBD0" w14:textId="730EC05A" w:rsidR="00AB7D20" w:rsidRPr="00730169" w:rsidRDefault="00AB7D20" w:rsidP="00796FCD">
      <w:pPr>
        <w:rPr>
          <w:spacing w:val="-2"/>
          <w:rtl/>
        </w:rPr>
      </w:pPr>
      <w:bookmarkStart w:id="393" w:name="_Toc119353177"/>
      <w:r w:rsidRPr="00730169">
        <w:rPr>
          <w:rStyle w:val="afffe"/>
          <w:spacing w:val="-2"/>
          <w:rtl/>
        </w:rPr>
        <w:t>אם רצה להוסיף</w:t>
      </w:r>
      <w:bookmarkEnd w:id="393"/>
      <w:r w:rsidRPr="00730169">
        <w:rPr>
          <w:rFonts w:ascii="Fb Fontext" w:hAnsi="Fb Fontext"/>
          <w:spacing w:val="-2"/>
          <w:sz w:val="32"/>
          <w:rtl/>
        </w:rPr>
        <w:t xml:space="preserve"> </w:t>
      </w:r>
      <w:r w:rsidR="00796FCD" w:rsidRPr="00730169">
        <w:rPr>
          <w:rFonts w:ascii="Fb Fontext" w:hAnsi="Fb Fontext" w:hint="cs"/>
          <w:spacing w:val="-2"/>
          <w:sz w:val="32"/>
          <w:rtl/>
        </w:rPr>
        <w:t>ולא אמרי'</w:t>
      </w:r>
      <w:r w:rsidR="0018493C" w:rsidRPr="00730169">
        <w:rPr>
          <w:rFonts w:ascii="Fb Fontext" w:hAnsi="Fb Fontext" w:hint="cs"/>
          <w:spacing w:val="-2"/>
          <w:sz w:val="32"/>
          <w:rtl/>
        </w:rPr>
        <w:t xml:space="preserve"> </w:t>
      </w:r>
      <w:r w:rsidR="00796FCD" w:rsidRPr="00730169">
        <w:rPr>
          <w:rFonts w:ascii="Fb Fontext" w:hAnsi="Fb Fontext" w:hint="cs"/>
          <w:spacing w:val="-2"/>
          <w:sz w:val="32"/>
          <w:rtl/>
        </w:rPr>
        <w:t>ש</w:t>
      </w:r>
      <w:r w:rsidR="0018493C" w:rsidRPr="00730169">
        <w:rPr>
          <w:rFonts w:ascii="Fb Fontext" w:hAnsi="Fb Fontext" w:hint="cs"/>
          <w:spacing w:val="-2"/>
          <w:sz w:val="32"/>
          <w:rtl/>
        </w:rPr>
        <w:t>רבנן קצצו שלא לבייש את שאין לו</w:t>
      </w:r>
    </w:p>
    <w:p w14:paraId="1000DDA1" w14:textId="77777777" w:rsidR="00AB7D20" w:rsidRPr="00C35A2C" w:rsidRDefault="00AB7D20" w:rsidP="00E26091">
      <w:pPr>
        <w:pStyle w:val="afff"/>
        <w:framePr w:wrap="around"/>
        <w:rPr>
          <w:rtl/>
        </w:rPr>
      </w:pPr>
      <w:bookmarkStart w:id="394" w:name="_Toc119353178"/>
      <w:r w:rsidRPr="00C35A2C">
        <w:rPr>
          <w:rFonts w:hint="cs"/>
          <w:rtl/>
        </w:rPr>
        <w:t>נה.</w:t>
      </w:r>
      <w:bookmarkEnd w:id="394"/>
    </w:p>
    <w:p w14:paraId="0C432369" w14:textId="3900CDFB" w:rsidR="00AB7D20" w:rsidRPr="00C35A2C" w:rsidRDefault="00AB7D20" w:rsidP="00AB7D20">
      <w:pPr>
        <w:rPr>
          <w:rFonts w:ascii="Fb Fontext" w:hAnsi="Fb Fontext"/>
          <w:rtl/>
        </w:rPr>
      </w:pPr>
      <w:r w:rsidRPr="00843D17">
        <w:rPr>
          <w:rtl/>
        </w:rPr>
        <w:t xml:space="preserve">ול"ק </w:t>
      </w:r>
      <w:r w:rsidRPr="00AD1A41">
        <w:rPr>
          <w:rStyle w:val="affffa"/>
          <w:rtl/>
        </w:rPr>
        <w:t>'</w:t>
      </w:r>
      <w:r w:rsidRPr="00843D17">
        <w:rPr>
          <w:rtl/>
        </w:rPr>
        <w:t>לכתוב'</w:t>
      </w:r>
      <w:r w:rsidR="00796FCD">
        <w:rPr>
          <w:rFonts w:hint="cs"/>
          <w:rtl/>
        </w:rPr>
        <w:t>-</w:t>
      </w:r>
      <w:r w:rsidRPr="00AD1A41">
        <w:rPr>
          <w:rStyle w:val="affffa"/>
          <w:rtl/>
        </w:rPr>
        <w:t xml:space="preserve"> </w:t>
      </w:r>
      <w:r w:rsidRPr="00843D17">
        <w:rPr>
          <w:rStyle w:val="affffe"/>
          <w:rtl/>
        </w:rPr>
        <w:t xml:space="preserve">כר"א מר"י </w:t>
      </w:r>
      <w:r w:rsidRPr="00C35A2C">
        <w:rPr>
          <w:rFonts w:ascii="Fb Fontext" w:hAnsi="Fb Fontext"/>
          <w:sz w:val="32"/>
          <w:rtl/>
        </w:rPr>
        <w:t>דתנאי כתובה ככתובה דמי.</w:t>
      </w:r>
    </w:p>
    <w:p w14:paraId="06B23649" w14:textId="33C967F3" w:rsidR="00AB7D20" w:rsidRDefault="00AB7D20" w:rsidP="00AB7D20">
      <w:pPr>
        <w:rPr>
          <w:rFonts w:ascii="Fb Fontext" w:hAnsi="Fb Fontext" w:cs="Guttman Vilna"/>
          <w:b/>
          <w:bCs/>
          <w:rtl/>
        </w:rPr>
      </w:pPr>
      <w:r w:rsidRPr="00C35A2C">
        <w:rPr>
          <w:rFonts w:ascii="Fb Fontext" w:hAnsi="Fb Fontext"/>
          <w:rtl/>
        </w:rPr>
        <w:t>נפק"מ למוכרת, ולמוחלת, למורדת, ולפוגמת, לתובעת, ולעוברת על דת, לשבח, לשבועה, ולשביעית, ולכותב כל נכסיו לבניו, לגבות מקרקע</w:t>
      </w:r>
      <w:r w:rsidR="00796FCD">
        <w:rPr>
          <w:rFonts w:ascii="Fb Fontext" w:hAnsi="Fb Fontext" w:hint="cs"/>
          <w:rtl/>
        </w:rPr>
        <w:t>,</w:t>
      </w:r>
      <w:r w:rsidRPr="00C35A2C">
        <w:rPr>
          <w:rFonts w:ascii="Fb Fontext" w:hAnsi="Fb Fontext"/>
          <w:rtl/>
        </w:rPr>
        <w:t xml:space="preserve"> ומזיבורית, וכל זמן שהיא בבית אביה, ולכתובת בנין דכרין.</w:t>
      </w:r>
    </w:p>
    <w:p w14:paraId="50A59D5C" w14:textId="77777777" w:rsidR="00954409" w:rsidRPr="00C35A2C" w:rsidRDefault="00954409" w:rsidP="00AB7D20">
      <w:pPr>
        <w:rPr>
          <w:rFonts w:ascii="Fb Fontext" w:hAnsi="Fb Fontext" w:cs="Guttman Vilna"/>
          <w:b/>
          <w:bCs/>
          <w:rtl/>
        </w:rPr>
      </w:pPr>
    </w:p>
    <w:p w14:paraId="7DD93867" w14:textId="2DFD6DA7" w:rsidR="00AB7D20" w:rsidRPr="00730169" w:rsidRDefault="00AB7D20" w:rsidP="00AB7D20">
      <w:pPr>
        <w:rPr>
          <w:rFonts w:ascii="Fb Fontext" w:hAnsi="Fb Fontext"/>
          <w:spacing w:val="-2"/>
          <w:sz w:val="32"/>
          <w:rtl/>
        </w:rPr>
      </w:pPr>
      <w:bookmarkStart w:id="395" w:name="_Toc119353179"/>
      <w:r w:rsidRPr="00730169">
        <w:rPr>
          <w:rStyle w:val="affffc"/>
          <w:rtl/>
        </w:rPr>
        <w:t>כתובת בנין דכרין</w:t>
      </w:r>
      <w:bookmarkEnd w:id="395"/>
      <w:r w:rsidRPr="00730169">
        <w:rPr>
          <w:rStyle w:val="affffe"/>
          <w:rtl/>
        </w:rPr>
        <w:t xml:space="preserve"> - פומבדיתא</w:t>
      </w:r>
      <w:r w:rsidRPr="00730169">
        <w:rPr>
          <w:rFonts w:ascii="Fb Fontext" w:hAnsi="Fb Fontext"/>
          <w:spacing w:val="-2"/>
          <w:sz w:val="32"/>
          <w:rtl/>
        </w:rPr>
        <w:t xml:space="preserve">: לא </w:t>
      </w:r>
      <w:r w:rsidR="0004335B" w:rsidRPr="00730169">
        <w:rPr>
          <w:rFonts w:ascii="Fb Fontext" w:hAnsi="Fb Fontext" w:hint="cs"/>
          <w:spacing w:val="-2"/>
          <w:sz w:val="32"/>
          <w:rtl/>
        </w:rPr>
        <w:t>גובה</w:t>
      </w:r>
      <w:r w:rsidRPr="00730169">
        <w:rPr>
          <w:rFonts w:ascii="Fb Fontext" w:hAnsi="Fb Fontext"/>
          <w:spacing w:val="-2"/>
          <w:sz w:val="32"/>
          <w:rtl/>
        </w:rPr>
        <w:t xml:space="preserve"> ממשעבדי, ירתון תנן;</w:t>
      </w:r>
    </w:p>
    <w:p w14:paraId="1155B5DE" w14:textId="29EDB73A" w:rsidR="00AB7D20" w:rsidRPr="00C35A2C" w:rsidRDefault="00954409" w:rsidP="00954409">
      <w:pPr>
        <w:ind w:left="510" w:firstLine="170"/>
        <w:rPr>
          <w:rFonts w:ascii="Fb Fontext" w:hAnsi="Fb Fontext" w:cs="Guttman Vilna"/>
          <w:b/>
          <w:bCs/>
          <w:sz w:val="32"/>
          <w:rtl/>
        </w:rPr>
      </w:pPr>
      <w:r>
        <w:rPr>
          <w:rStyle w:val="affffe"/>
          <w:rFonts w:hint="cs"/>
          <w:rtl/>
        </w:rPr>
        <w:t xml:space="preserve">   </w:t>
      </w:r>
      <w:r>
        <w:rPr>
          <w:rStyle w:val="affffe"/>
          <w:rtl/>
        </w:rPr>
        <w:tab/>
      </w:r>
      <w:r w:rsidR="00AB7D20" w:rsidRPr="0004335B">
        <w:rPr>
          <w:rStyle w:val="affffe"/>
          <w:rtl/>
        </w:rPr>
        <w:t>בני מתא מחסיא</w:t>
      </w:r>
      <w:r w:rsidR="00AB7D20" w:rsidRPr="00C35A2C">
        <w:rPr>
          <w:rFonts w:ascii="Fb Fontext" w:hAnsi="Fb Fontext"/>
          <w:sz w:val="32"/>
          <w:rtl/>
        </w:rPr>
        <w:t xml:space="preserve">: </w:t>
      </w:r>
      <w:r w:rsidR="0004335B">
        <w:rPr>
          <w:rFonts w:ascii="Fb Fontext" w:hAnsi="Fb Fontext" w:hint="cs"/>
          <w:sz w:val="32"/>
          <w:rtl/>
        </w:rPr>
        <w:t xml:space="preserve">גובה </w:t>
      </w:r>
      <w:r w:rsidR="00AB7D20" w:rsidRPr="00C35A2C">
        <w:rPr>
          <w:rFonts w:ascii="Fb Fontext" w:hAnsi="Fb Fontext"/>
          <w:sz w:val="32"/>
          <w:rtl/>
        </w:rPr>
        <w:t>ממשעבדי, י</w:t>
      </w:r>
      <w:r w:rsidR="0004335B">
        <w:rPr>
          <w:rFonts w:ascii="Fb Fontext" w:hAnsi="Fb Fontext" w:hint="cs"/>
          <w:sz w:val="32"/>
          <w:rtl/>
        </w:rPr>
        <w:t>טלון</w:t>
      </w:r>
      <w:r w:rsidR="00AB7D20" w:rsidRPr="00C35A2C">
        <w:rPr>
          <w:rFonts w:ascii="Fb Fontext" w:hAnsi="Fb Fontext"/>
          <w:sz w:val="32"/>
          <w:rtl/>
        </w:rPr>
        <w:t xml:space="preserve"> תנן.</w:t>
      </w:r>
    </w:p>
    <w:p w14:paraId="202EAF3C" w14:textId="4E23B522" w:rsidR="00AB7D20" w:rsidRPr="00C35A2C" w:rsidRDefault="00AB7D20" w:rsidP="00954409">
      <w:pPr>
        <w:ind w:left="680" w:firstLine="170"/>
        <w:rPr>
          <w:rFonts w:ascii="Fb Fontext" w:hAnsi="Fb Fontext" w:cs="Guttman Vilna"/>
          <w:b/>
          <w:bCs/>
          <w:rtl/>
        </w:rPr>
      </w:pPr>
      <w:r w:rsidRPr="00224771">
        <w:rPr>
          <w:rFonts w:ascii="Fb Fontext" w:hAnsi="Fb Fontext" w:cs="PFT_Frank"/>
          <w:b/>
          <w:bCs/>
          <w:szCs w:val="14"/>
          <w:rtl/>
        </w:rPr>
        <w:t>ו</w:t>
      </w:r>
      <w:r w:rsidRPr="00954409">
        <w:rPr>
          <w:rFonts w:ascii="Fb Fontext" w:hAnsi="Fb Fontext" w:cs="PFT_Frank"/>
          <w:b/>
          <w:bCs/>
          <w:szCs w:val="14"/>
          <w:rtl/>
        </w:rPr>
        <w:t>הלכתא</w:t>
      </w:r>
      <w:r w:rsidRPr="00C35A2C">
        <w:rPr>
          <w:rFonts w:ascii="Fb Fontext" w:hAnsi="Fb Fontext"/>
          <w:rtl/>
        </w:rPr>
        <w:t xml:space="preserve">: לא </w:t>
      </w:r>
      <w:r w:rsidR="0004335B">
        <w:rPr>
          <w:rFonts w:ascii="Fb Fontext" w:hAnsi="Fb Fontext" w:hint="cs"/>
          <w:rtl/>
        </w:rPr>
        <w:t>גובה ממשעובדים דירשון</w:t>
      </w:r>
      <w:r w:rsidRPr="00C35A2C">
        <w:rPr>
          <w:rFonts w:ascii="Fb Fontext" w:hAnsi="Fb Fontext"/>
          <w:rtl/>
        </w:rPr>
        <w:t xml:space="preserve"> תנן.</w:t>
      </w:r>
    </w:p>
    <w:p w14:paraId="3A05635E" w14:textId="5D07324D" w:rsidR="00AB7D20" w:rsidRDefault="00AB7D20" w:rsidP="00AB7D20">
      <w:pPr>
        <w:rPr>
          <w:rFonts w:ascii="Fb Fontext" w:hAnsi="Fb Fontext"/>
          <w:sz w:val="32"/>
          <w:rtl/>
        </w:rPr>
      </w:pPr>
      <w:bookmarkStart w:id="396" w:name="_Toc119353180"/>
      <w:r w:rsidRPr="0004335B">
        <w:rPr>
          <w:rStyle w:val="affffc"/>
          <w:rtl/>
        </w:rPr>
        <w:t>מטלטלי ו</w:t>
      </w:r>
      <w:r w:rsidR="0004335B">
        <w:rPr>
          <w:rStyle w:val="affffc"/>
          <w:rFonts w:hint="cs"/>
          <w:rtl/>
        </w:rPr>
        <w:t>קיימים</w:t>
      </w:r>
      <w:bookmarkEnd w:id="396"/>
      <w:r w:rsidR="0004335B">
        <w:rPr>
          <w:rStyle w:val="affffc"/>
          <w:rFonts w:hint="cs"/>
          <w:rtl/>
        </w:rPr>
        <w:t xml:space="preserve"> </w:t>
      </w:r>
      <w:r w:rsidR="0096385F">
        <w:rPr>
          <w:rFonts w:ascii="Fb Fontext" w:hAnsi="Fb Fontext" w:hint="cs"/>
          <w:sz w:val="32"/>
          <w:rtl/>
        </w:rPr>
        <w:t xml:space="preserve">נוטלתם </w:t>
      </w:r>
      <w:r w:rsidRPr="00C35A2C">
        <w:rPr>
          <w:rFonts w:ascii="Fb Fontext" w:hAnsi="Fb Fontext"/>
          <w:sz w:val="32"/>
          <w:rtl/>
        </w:rPr>
        <w:t>בלא שבועה,</w:t>
      </w:r>
    </w:p>
    <w:p w14:paraId="59BE7E75" w14:textId="10EB7FE4" w:rsidR="00AB7D20" w:rsidRPr="00730169" w:rsidRDefault="0096385F" w:rsidP="0096385F">
      <w:pPr>
        <w:ind w:firstLine="0"/>
        <w:rPr>
          <w:rFonts w:ascii="Fb Fontext" w:hAnsi="Fb Fontext" w:cs="Guttman Vilna"/>
          <w:b/>
          <w:bCs/>
          <w:spacing w:val="-2"/>
          <w:sz w:val="32"/>
          <w:rtl/>
        </w:rPr>
      </w:pPr>
      <w:bookmarkStart w:id="397" w:name="_Toc119353181"/>
      <w:r w:rsidRPr="00954409">
        <w:rPr>
          <w:rStyle w:val="affffc"/>
          <w:rFonts w:hint="cs"/>
          <w:rtl/>
        </w:rPr>
        <w:t>וכשאינם</w:t>
      </w:r>
      <w:bookmarkEnd w:id="397"/>
      <w:r w:rsidR="00AB7D20" w:rsidRPr="00730169">
        <w:rPr>
          <w:rFonts w:ascii="Fb Fontext" w:hAnsi="Fb Fontext"/>
          <w:spacing w:val="-2"/>
          <w:sz w:val="32"/>
          <w:rtl/>
        </w:rPr>
        <w:t xml:space="preserve"> </w:t>
      </w:r>
      <w:r w:rsidR="00AB7D20" w:rsidRPr="00730169">
        <w:rPr>
          <w:rStyle w:val="affffe"/>
          <w:rtl/>
        </w:rPr>
        <w:t>פומבדיתא</w:t>
      </w:r>
      <w:r w:rsidRPr="00730169">
        <w:rPr>
          <w:rStyle w:val="affffe"/>
          <w:rFonts w:hint="cs"/>
          <w:rtl/>
        </w:rPr>
        <w:t xml:space="preserve"> וכך הלכה</w:t>
      </w:r>
      <w:r w:rsidR="00AB7D20" w:rsidRPr="00730169">
        <w:rPr>
          <w:rFonts w:ascii="Fb Fontext" w:hAnsi="Fb Fontext"/>
          <w:spacing w:val="-2"/>
          <w:sz w:val="32"/>
          <w:rtl/>
        </w:rPr>
        <w:t>: בלא שבועה,</w:t>
      </w:r>
      <w:r w:rsidRPr="00730169">
        <w:rPr>
          <w:rFonts w:ascii="Fb Fontext" w:hAnsi="Fb Fontext" w:hint="cs"/>
          <w:spacing w:val="-2"/>
          <w:sz w:val="32"/>
          <w:rtl/>
        </w:rPr>
        <w:t xml:space="preserve"> </w:t>
      </w:r>
      <w:r w:rsidRPr="00730169">
        <w:rPr>
          <w:rStyle w:val="affffe"/>
          <w:rFonts w:hint="cs"/>
          <w:rtl/>
        </w:rPr>
        <w:t xml:space="preserve">בני </w:t>
      </w:r>
      <w:r w:rsidR="00AB7D20" w:rsidRPr="00730169">
        <w:rPr>
          <w:rStyle w:val="affffe"/>
          <w:rtl/>
        </w:rPr>
        <w:t>מחסיא</w:t>
      </w:r>
      <w:r w:rsidR="00AB7D20" w:rsidRPr="00730169">
        <w:rPr>
          <w:rFonts w:ascii="Fb Fontext" w:hAnsi="Fb Fontext"/>
          <w:spacing w:val="-2"/>
          <w:sz w:val="32"/>
          <w:rtl/>
        </w:rPr>
        <w:t>: בשבועה.</w:t>
      </w:r>
    </w:p>
    <w:p w14:paraId="179657FB" w14:textId="6528444B" w:rsidR="00AB7D20" w:rsidRDefault="003422F5" w:rsidP="00AB7D20">
      <w:pPr>
        <w:rPr>
          <w:rFonts w:ascii="Fb Fontext" w:hAnsi="Fb Fontext"/>
          <w:sz w:val="32"/>
          <w:rtl/>
        </w:rPr>
      </w:pPr>
      <w:r w:rsidRPr="00C35A2C">
        <w:rPr>
          <w:rFonts w:ascii="Fb Fontext" w:hAnsi="Fb Fontext"/>
          <w:rtl/>
        </w:rPr>
        <w:t>•</w:t>
      </w:r>
      <w:r w:rsidRPr="00C35A2C">
        <w:rPr>
          <w:rFonts w:ascii="Fb Fontext" w:hAnsi="Fb Fontext" w:hint="cs"/>
          <w:rtl/>
        </w:rPr>
        <w:t xml:space="preserve"> </w:t>
      </w:r>
      <w:r w:rsidR="00AB7D20" w:rsidRPr="00954409">
        <w:rPr>
          <w:rStyle w:val="affffc"/>
          <w:rtl/>
        </w:rPr>
        <w:t xml:space="preserve">ייחד לה </w:t>
      </w:r>
      <w:r w:rsidR="0096385F" w:rsidRPr="00954409">
        <w:rPr>
          <w:rStyle w:val="affffc"/>
          <w:rFonts w:hint="cs"/>
          <w:rtl/>
        </w:rPr>
        <w:t>קרקע</w:t>
      </w:r>
      <w:r w:rsidR="0096385F" w:rsidRPr="00CA108A">
        <w:rPr>
          <w:rFonts w:ascii="Fb Fontext" w:hAnsi="Fb Fontext" w:cs="PFT_Frank" w:hint="cs"/>
          <w:b/>
          <w:bCs/>
          <w:sz w:val="32"/>
          <w:szCs w:val="14"/>
          <w:rtl/>
        </w:rPr>
        <w:t xml:space="preserve"> בד' מצרים </w:t>
      </w:r>
      <w:r w:rsidR="00AB7D20" w:rsidRPr="00C35A2C">
        <w:rPr>
          <w:rFonts w:ascii="Fb Fontext" w:hAnsi="Fb Fontext"/>
          <w:sz w:val="32"/>
          <w:rtl/>
        </w:rPr>
        <w:t>- בלא שבועה,</w:t>
      </w:r>
      <w:r w:rsidR="0096385F">
        <w:rPr>
          <w:rFonts w:ascii="Fb Fontext" w:hAnsi="Fb Fontext" w:hint="cs"/>
          <w:sz w:val="32"/>
          <w:rtl/>
        </w:rPr>
        <w:t xml:space="preserve"> </w:t>
      </w:r>
      <w:r w:rsidR="0096385F" w:rsidRPr="0096385F">
        <w:rPr>
          <w:rStyle w:val="afffff0"/>
          <w:rFonts w:hint="cs"/>
          <w:rtl/>
        </w:rPr>
        <w:t>שלא התפיס צררי אחרים</w:t>
      </w:r>
    </w:p>
    <w:p w14:paraId="64D6D2EC" w14:textId="1157128D" w:rsidR="00AB7D20" w:rsidRPr="00C35A2C" w:rsidRDefault="00AB7D20" w:rsidP="0096385F">
      <w:pPr>
        <w:rPr>
          <w:rFonts w:ascii="Fb Fontext" w:hAnsi="Fb Fontext" w:cs="Guttman Vilna"/>
          <w:b/>
          <w:bCs/>
          <w:sz w:val="32"/>
          <w:rtl/>
        </w:rPr>
      </w:pPr>
      <w:r w:rsidRPr="00CA108A">
        <w:rPr>
          <w:rFonts w:ascii="Fb Fontext" w:hAnsi="Fb Fontext" w:cs="PFT_Frank"/>
          <w:b/>
          <w:bCs/>
          <w:sz w:val="32"/>
          <w:szCs w:val="14"/>
          <w:rtl/>
        </w:rPr>
        <w:t>בחד מצרא</w:t>
      </w:r>
      <w:r w:rsidRPr="0096385F">
        <w:rPr>
          <w:rStyle w:val="affffe"/>
          <w:rtl/>
        </w:rPr>
        <w:t xml:space="preserve"> פומבדיתא</w:t>
      </w:r>
      <w:r w:rsidR="0096385F">
        <w:rPr>
          <w:rStyle w:val="affffe"/>
          <w:rFonts w:hint="cs"/>
          <w:rtl/>
        </w:rPr>
        <w:t xml:space="preserve"> וכן הלכה</w:t>
      </w:r>
      <w:r w:rsidRPr="00C35A2C">
        <w:rPr>
          <w:rFonts w:ascii="Fb Fontext" w:hAnsi="Fb Fontext"/>
          <w:sz w:val="32"/>
          <w:rtl/>
        </w:rPr>
        <w:t>: בלא שבועה,</w:t>
      </w:r>
      <w:r w:rsidR="0096385F" w:rsidRPr="0096385F">
        <w:rPr>
          <w:rStyle w:val="affffe"/>
          <w:rFonts w:hint="cs"/>
          <w:rtl/>
        </w:rPr>
        <w:t xml:space="preserve"> בני מחסיא</w:t>
      </w:r>
      <w:r w:rsidRPr="00C35A2C">
        <w:rPr>
          <w:rFonts w:ascii="Fb Fontext" w:hAnsi="Fb Fontext"/>
          <w:sz w:val="32"/>
          <w:rtl/>
        </w:rPr>
        <w:t>: בשבועה.</w:t>
      </w:r>
    </w:p>
    <w:p w14:paraId="66A25A97" w14:textId="77777777" w:rsidR="00E268F4" w:rsidRPr="00C30EB5" w:rsidRDefault="003422F5" w:rsidP="0096385F">
      <w:pPr>
        <w:ind w:left="0" w:firstLine="0"/>
        <w:rPr>
          <w:rFonts w:ascii="Fb Fontext" w:hAnsi="Fb Fontext"/>
          <w:spacing w:val="-4"/>
          <w:sz w:val="32"/>
          <w:rtl/>
        </w:rPr>
      </w:pPr>
      <w:r w:rsidRPr="00C30EB5">
        <w:rPr>
          <w:rFonts w:ascii="Fb Fontext" w:hAnsi="Fb Fontext"/>
          <w:spacing w:val="-4"/>
          <w:rtl/>
        </w:rPr>
        <w:t>•</w:t>
      </w:r>
      <w:r w:rsidRPr="00C30EB5">
        <w:rPr>
          <w:rFonts w:ascii="Fb Fontext" w:hAnsi="Fb Fontext" w:hint="cs"/>
          <w:spacing w:val="-4"/>
          <w:rtl/>
        </w:rPr>
        <w:t xml:space="preserve"> </w:t>
      </w:r>
      <w:r w:rsidR="00AB7D20" w:rsidRPr="00C30EB5">
        <w:rPr>
          <w:rFonts w:ascii="Fb Fontext" w:hAnsi="Fb Fontext" w:cs="PFT_Frank"/>
          <w:b/>
          <w:bCs/>
          <w:spacing w:val="-4"/>
          <w:sz w:val="32"/>
          <w:szCs w:val="14"/>
          <w:rtl/>
        </w:rPr>
        <w:t>אמר לעדים כתבו וחתמו ו</w:t>
      </w:r>
      <w:r w:rsidR="0096385F" w:rsidRPr="00C30EB5">
        <w:rPr>
          <w:rFonts w:ascii="Fb Fontext" w:hAnsi="Fb Fontext" w:cs="PFT_Frank" w:hint="cs"/>
          <w:b/>
          <w:bCs/>
          <w:spacing w:val="-4"/>
          <w:sz w:val="32"/>
          <w:szCs w:val="14"/>
          <w:rtl/>
        </w:rPr>
        <w:t>תנו לו</w:t>
      </w:r>
      <w:r w:rsidR="00AB7D20" w:rsidRPr="00C30EB5">
        <w:rPr>
          <w:rFonts w:ascii="Fb Fontext" w:hAnsi="Fb Fontext" w:cs="PFT_Frank"/>
          <w:b/>
          <w:bCs/>
          <w:spacing w:val="-4"/>
          <w:sz w:val="32"/>
          <w:szCs w:val="14"/>
          <w:rtl/>
        </w:rPr>
        <w:t xml:space="preserve"> </w:t>
      </w:r>
      <w:r w:rsidR="00796FCD" w:rsidRPr="00C30EB5">
        <w:rPr>
          <w:rFonts w:ascii="Fb Fontext" w:hAnsi="Fb Fontext" w:cs="PFT_Frank" w:hint="cs"/>
          <w:b/>
          <w:bCs/>
          <w:spacing w:val="-4"/>
          <w:sz w:val="32"/>
          <w:szCs w:val="14"/>
          <w:rtl/>
        </w:rPr>
        <w:t>ו</w:t>
      </w:r>
      <w:r w:rsidR="00AB7D20" w:rsidRPr="00C30EB5">
        <w:rPr>
          <w:rFonts w:ascii="Fb Fontext" w:hAnsi="Fb Fontext" w:cs="PFT_Frank"/>
          <w:b/>
          <w:bCs/>
          <w:spacing w:val="-4"/>
          <w:sz w:val="32"/>
          <w:szCs w:val="14"/>
          <w:rtl/>
        </w:rPr>
        <w:t>קנו ממנו</w:t>
      </w:r>
      <w:r w:rsidR="00AB7D20" w:rsidRPr="00C30EB5">
        <w:rPr>
          <w:rFonts w:ascii="Fb Fontext" w:hAnsi="Fb Fontext"/>
          <w:spacing w:val="-4"/>
          <w:sz w:val="32"/>
          <w:rtl/>
        </w:rPr>
        <w:t xml:space="preserve">- </w:t>
      </w:r>
      <w:r w:rsidR="0096385F" w:rsidRPr="00C30EB5">
        <w:rPr>
          <w:rFonts w:ascii="Fb Fontext" w:hAnsi="Fb Fontext" w:hint="cs"/>
          <w:spacing w:val="-4"/>
          <w:sz w:val="32"/>
          <w:rtl/>
        </w:rPr>
        <w:t>א</w:t>
      </w:r>
      <w:r w:rsidR="002B7BCC" w:rsidRPr="00C30EB5">
        <w:rPr>
          <w:rFonts w:ascii="Fb Fontext" w:hAnsi="Fb Fontext"/>
          <w:spacing w:val="-4"/>
          <w:sz w:val="32"/>
          <w:rtl/>
        </w:rPr>
        <w:t>"</w:t>
      </w:r>
      <w:r w:rsidR="0096385F" w:rsidRPr="00C30EB5">
        <w:rPr>
          <w:rFonts w:ascii="Fb Fontext" w:hAnsi="Fb Fontext" w:hint="cs"/>
          <w:spacing w:val="-4"/>
          <w:sz w:val="32"/>
          <w:rtl/>
        </w:rPr>
        <w:t>צ</w:t>
      </w:r>
      <w:r w:rsidR="00AB7D20" w:rsidRPr="00C30EB5">
        <w:rPr>
          <w:rFonts w:ascii="Fb Fontext" w:hAnsi="Fb Fontext"/>
          <w:spacing w:val="-4"/>
          <w:sz w:val="32"/>
          <w:rtl/>
        </w:rPr>
        <w:t xml:space="preserve"> </w:t>
      </w:r>
      <w:r w:rsidR="0096385F" w:rsidRPr="00C30EB5">
        <w:rPr>
          <w:rFonts w:ascii="Fb Fontext" w:hAnsi="Fb Fontext" w:hint="cs"/>
          <w:spacing w:val="-4"/>
          <w:sz w:val="32"/>
          <w:rtl/>
        </w:rPr>
        <w:t>לימלך בנותן</w:t>
      </w:r>
      <w:r w:rsidR="00E268F4" w:rsidRPr="00C30EB5">
        <w:rPr>
          <w:rFonts w:ascii="Fb Fontext" w:hAnsi="Fb Fontext" w:hint="cs"/>
          <w:spacing w:val="-4"/>
          <w:sz w:val="32"/>
          <w:rtl/>
        </w:rPr>
        <w:t>,</w:t>
      </w:r>
    </w:p>
    <w:p w14:paraId="5492A901" w14:textId="77777777" w:rsidR="00E268F4" w:rsidRDefault="00796FCD" w:rsidP="00F24393">
      <w:pPr>
        <w:ind w:firstLine="0"/>
        <w:rPr>
          <w:rFonts w:ascii="Fb Fontext" w:hAnsi="Fb Fontext"/>
          <w:spacing w:val="-6"/>
          <w:sz w:val="32"/>
          <w:rtl/>
        </w:rPr>
      </w:pPr>
      <w:r w:rsidRPr="00730169">
        <w:rPr>
          <w:rFonts w:ascii="Fb Fontext" w:hAnsi="Fb Fontext" w:cs="PFT_Frank" w:hint="cs"/>
          <w:b/>
          <w:bCs/>
          <w:spacing w:val="-6"/>
          <w:szCs w:val="14"/>
          <w:rtl/>
        </w:rPr>
        <w:t>כש</w:t>
      </w:r>
      <w:r w:rsidR="00AB7D20" w:rsidRPr="00730169">
        <w:rPr>
          <w:rFonts w:ascii="Fb Fontext" w:hAnsi="Fb Fontext" w:cs="PFT_Frank"/>
          <w:b/>
          <w:bCs/>
          <w:spacing w:val="-6"/>
          <w:szCs w:val="14"/>
          <w:rtl/>
        </w:rPr>
        <w:t xml:space="preserve">לא קנו </w:t>
      </w:r>
      <w:r w:rsidR="0096385F" w:rsidRPr="00730169">
        <w:rPr>
          <w:rFonts w:ascii="Fb Fontext" w:hAnsi="Fb Fontext" w:cs="PFT_Frank" w:hint="cs"/>
          <w:b/>
          <w:bCs/>
          <w:spacing w:val="-6"/>
          <w:szCs w:val="14"/>
          <w:rtl/>
        </w:rPr>
        <w:t>ממנו</w:t>
      </w:r>
      <w:r w:rsidR="00AB7D20" w:rsidRPr="00730169">
        <w:rPr>
          <w:rFonts w:ascii="Fb Fontext" w:hAnsi="Fb Fontext"/>
          <w:spacing w:val="-6"/>
          <w:rtl/>
        </w:rPr>
        <w:t xml:space="preserve"> </w:t>
      </w:r>
      <w:r w:rsidR="00AB7D20" w:rsidRPr="00730169">
        <w:rPr>
          <w:rStyle w:val="affffe"/>
          <w:spacing w:val="-6"/>
          <w:rtl/>
        </w:rPr>
        <w:t>פומבדיתא</w:t>
      </w:r>
      <w:r w:rsidR="00AB7D20" w:rsidRPr="00730169">
        <w:rPr>
          <w:rFonts w:ascii="Fb Fontext" w:hAnsi="Fb Fontext"/>
          <w:spacing w:val="-6"/>
          <w:rtl/>
        </w:rPr>
        <w:t xml:space="preserve">: </w:t>
      </w:r>
      <w:r w:rsidR="0096385F" w:rsidRPr="00730169">
        <w:rPr>
          <w:rFonts w:ascii="Fb Fontext" w:hAnsi="Fb Fontext" w:hint="cs"/>
          <w:spacing w:val="-6"/>
          <w:rtl/>
        </w:rPr>
        <w:t>א</w:t>
      </w:r>
      <w:r w:rsidR="002B7BCC">
        <w:rPr>
          <w:rFonts w:ascii="Fb Fontext" w:hAnsi="Fb Fontext"/>
          <w:spacing w:val="-6"/>
          <w:rtl/>
        </w:rPr>
        <w:t>"</w:t>
      </w:r>
      <w:r w:rsidR="0096385F" w:rsidRPr="00730169">
        <w:rPr>
          <w:rFonts w:ascii="Fb Fontext" w:hAnsi="Fb Fontext" w:hint="cs"/>
          <w:spacing w:val="-6"/>
          <w:rtl/>
        </w:rPr>
        <w:t>צ</w:t>
      </w:r>
      <w:r w:rsidRPr="00730169">
        <w:rPr>
          <w:rFonts w:ascii="Fb Fontext" w:hAnsi="Fb Fontext" w:hint="cs"/>
          <w:spacing w:val="-6"/>
          <w:rtl/>
        </w:rPr>
        <w:t>,</w:t>
      </w:r>
      <w:r w:rsidR="0096385F" w:rsidRPr="00730169">
        <w:rPr>
          <w:rFonts w:ascii="Fb Fontext" w:hAnsi="Fb Fontext" w:hint="cs"/>
          <w:spacing w:val="-6"/>
          <w:rtl/>
        </w:rPr>
        <w:t xml:space="preserve"> </w:t>
      </w:r>
      <w:r w:rsidR="00AB7D20" w:rsidRPr="00730169">
        <w:rPr>
          <w:rStyle w:val="affffe"/>
          <w:spacing w:val="-6"/>
          <w:rtl/>
        </w:rPr>
        <w:t>בני מחסיא:</w:t>
      </w:r>
      <w:r w:rsidR="00AB7D20" w:rsidRPr="00730169">
        <w:rPr>
          <w:rFonts w:ascii="Fb Fontext" w:hAnsi="Fb Fontext"/>
          <w:spacing w:val="-6"/>
          <w:sz w:val="32"/>
          <w:rtl/>
        </w:rPr>
        <w:t xml:space="preserve"> צריך </w:t>
      </w:r>
      <w:r w:rsidR="0096385F" w:rsidRPr="00730169">
        <w:rPr>
          <w:rFonts w:ascii="Fb Fontext" w:hAnsi="Fb Fontext" w:hint="cs"/>
          <w:spacing w:val="-6"/>
          <w:sz w:val="32"/>
          <w:rtl/>
        </w:rPr>
        <w:t xml:space="preserve">לימלך </w:t>
      </w:r>
      <w:r w:rsidR="00F24393" w:rsidRPr="00730169">
        <w:rPr>
          <w:rFonts w:ascii="Fb Fontext" w:hAnsi="Fb Fontext" w:hint="cs"/>
          <w:spacing w:val="-6"/>
          <w:sz w:val="32"/>
          <w:rtl/>
        </w:rPr>
        <w:t>וכן הלכה</w:t>
      </w:r>
      <w:r w:rsidR="00E268F4">
        <w:rPr>
          <w:rFonts w:ascii="Fb Fontext" w:hAnsi="Fb Fontext" w:hint="cs"/>
          <w:spacing w:val="-6"/>
          <w:sz w:val="32"/>
          <w:rtl/>
        </w:rPr>
        <w:t>,</w:t>
      </w:r>
    </w:p>
    <w:p w14:paraId="25232640" w14:textId="77777777" w:rsidR="00E268F4" w:rsidRDefault="00AB7D20" w:rsidP="00F24393">
      <w:pPr>
        <w:pStyle w:val="afffff"/>
        <w:rPr>
          <w:rtl/>
        </w:rPr>
      </w:pPr>
      <w:r w:rsidRPr="00C35A2C">
        <w:rPr>
          <w:rFonts w:hint="cs"/>
          <w:rtl/>
        </w:rPr>
        <w:t xml:space="preserve">ואכתי </w:t>
      </w:r>
      <w:r w:rsidR="00F24393">
        <w:rPr>
          <w:rFonts w:hint="cs"/>
          <w:rtl/>
        </w:rPr>
        <w:t>בנמחק שט</w:t>
      </w:r>
      <w:r w:rsidR="002B7BCC">
        <w:rPr>
          <w:rtl/>
        </w:rPr>
        <w:t>"</w:t>
      </w:r>
      <w:r w:rsidR="00F24393">
        <w:rPr>
          <w:rFonts w:hint="cs"/>
          <w:rtl/>
        </w:rPr>
        <w:t xml:space="preserve">ח </w:t>
      </w:r>
      <w:r w:rsidRPr="00C35A2C">
        <w:rPr>
          <w:rFonts w:hint="cs"/>
          <w:rtl/>
        </w:rPr>
        <w:t>לא מבטלים כתיבת שטר חדש</w:t>
      </w:r>
      <w:r w:rsidR="00F24393">
        <w:rPr>
          <w:rFonts w:hint="cs"/>
          <w:rtl/>
        </w:rPr>
        <w:t xml:space="preserve"> מחמת זה</w:t>
      </w:r>
      <w:r w:rsidR="00E268F4">
        <w:rPr>
          <w:rFonts w:hint="cs"/>
          <w:rtl/>
        </w:rPr>
        <w:t>,</w:t>
      </w:r>
    </w:p>
    <w:p w14:paraId="46389CC6" w14:textId="748C3B11" w:rsidR="00AB7D20" w:rsidRPr="00E34A98" w:rsidRDefault="00AB7D20" w:rsidP="00C54C7E">
      <w:pPr>
        <w:pStyle w:val="afffd"/>
        <w:rPr>
          <w:spacing w:val="4"/>
          <w:rtl/>
        </w:rPr>
      </w:pPr>
      <w:ins w:id="9883" w:author="מספור קטעי משנה" w:date="2026-10-06T06:45:30Z">
        <w:r>
          <w:rPr>
            <w:rStyle w:val="MisparKeta"/>
          </w:rPr>
          <w:t xml:space="preserve">ב. </w:t>
        </w:r>
      </w:ins>
      <w:bookmarkStart w:id="398" w:name="_Toc119353182"/>
      <w:r w:rsidRPr="00E34A98">
        <w:rPr>
          <w:rFonts w:hint="cs"/>
          <w:spacing w:val="4"/>
          <w:rtl/>
        </w:rPr>
        <w:lastRenderedPageBreak/>
        <w:t>ר</w:t>
      </w:r>
      <w:r w:rsidR="00F21665" w:rsidRPr="00E34A98">
        <w:rPr>
          <w:rFonts w:hint="cs"/>
          <w:spacing w:val="4"/>
          <w:rtl/>
        </w:rPr>
        <w:t>אב</w:t>
      </w:r>
      <w:r w:rsidR="002B7BCC" w:rsidRPr="00E34A98">
        <w:rPr>
          <w:spacing w:val="4"/>
          <w:rtl/>
        </w:rPr>
        <w:t>"</w:t>
      </w:r>
      <w:r w:rsidR="00F21665" w:rsidRPr="00E34A98">
        <w:rPr>
          <w:rFonts w:hint="cs"/>
          <w:spacing w:val="4"/>
          <w:rtl/>
        </w:rPr>
        <w:t>ע מנישואין גובה הכל מהאירוסין בתולה ר אלמנה מנה</w:t>
      </w:r>
      <w:bookmarkEnd w:id="398"/>
    </w:p>
    <w:p w14:paraId="38CD1342" w14:textId="77777777" w:rsidR="00E268F4" w:rsidRDefault="00AB7D20" w:rsidP="00F21665">
      <w:pPr>
        <w:rPr>
          <w:rFonts w:ascii="Fb Fontext" w:hAnsi="Fb Fontext"/>
          <w:sz w:val="32"/>
          <w:rtl/>
        </w:rPr>
      </w:pPr>
      <w:r w:rsidRPr="00F21665">
        <w:rPr>
          <w:rStyle w:val="affffe"/>
          <w:rtl/>
        </w:rPr>
        <w:t>רב ור</w:t>
      </w:r>
      <w:r w:rsidR="00F21665">
        <w:rPr>
          <w:rStyle w:val="affffe"/>
          <w:rFonts w:hint="cs"/>
          <w:rtl/>
        </w:rPr>
        <w:t>"נ</w:t>
      </w:r>
      <w:r w:rsidRPr="00C35A2C">
        <w:rPr>
          <w:rFonts w:ascii="Fb Fontext" w:hAnsi="Fb Fontext"/>
          <w:sz w:val="32"/>
          <w:rtl/>
        </w:rPr>
        <w:t xml:space="preserve">: </w:t>
      </w:r>
      <w:r w:rsidR="00F21665" w:rsidRPr="00F21665">
        <w:rPr>
          <w:rStyle w:val="affffe"/>
          <w:rFonts w:hint="cs"/>
          <w:rtl/>
        </w:rPr>
        <w:t xml:space="preserve"> </w:t>
      </w:r>
      <w:r w:rsidR="00F21665" w:rsidRPr="00D578D6">
        <w:rPr>
          <w:rStyle w:val="affffc"/>
          <w:rFonts w:hint="cs"/>
          <w:rtl/>
        </w:rPr>
        <w:t xml:space="preserve">אם </w:t>
      </w:r>
      <w:r>
        <w:rPr>
          <w:rStyle w:val="affffc"/>
          <w:rtl/>
        </w:rPr>
        <w:t xml:space="preserve">הלכה </w:t>
      </w:r>
      <w:r>
        <w:rPr>
          <w:rStyle w:val="affffe"/>
          <w:rtl/>
          <w:rPrChange w:id="9182" w:author="מנוע אמוראים" w:date="2026-10-05T16:41:40Z">
            <w:rPr>
              <w:rStyle w:val="affffc"/>
              <w:rtl/>
            </w:rPr>
          </w:rPrChange>
        </w:rPr>
        <w:t xml:space="preserve">כראב"ע</w:t>
      </w:r>
      <w:r>
        <w:rPr>
          <w:rStyle w:val="affffc"/>
          <w:rtl/>
        </w:rPr>
        <w:t xml:space="preserve">,</w:t>
      </w:r>
      <w:r w:rsidR="00F21665">
        <w:rPr>
          <w:rFonts w:ascii="Fb Fontext" w:hAnsi="Fb Fontext" w:hint="cs"/>
          <w:sz w:val="32"/>
          <w:rtl/>
        </w:rPr>
        <w:t xml:space="preserve"> או לא</w:t>
      </w:r>
      <w:r w:rsidR="00E268F4">
        <w:rPr>
          <w:rFonts w:ascii="Fb Fontext" w:hAnsi="Fb Fontext" w:hint="cs"/>
          <w:sz w:val="32"/>
          <w:rtl/>
        </w:rPr>
        <w:t>,</w:t>
      </w:r>
    </w:p>
    <w:p w14:paraId="7DF549B3" w14:textId="77777777" w:rsidR="00E268F4" w:rsidRDefault="00AB7D20" w:rsidP="00AB7D20">
      <w:pPr>
        <w:rPr>
          <w:rFonts w:ascii="Fb Fontext" w:hAnsi="Fb Fontext"/>
          <w:rtl/>
        </w:rPr>
      </w:pPr>
      <w:r w:rsidRPr="00F21665">
        <w:rPr>
          <w:rStyle w:val="affffe"/>
          <w:rtl/>
        </w:rPr>
        <w:t>תסתיים, ד</w:t>
      </w:r>
      <w:r w:rsidR="00F21665">
        <w:rPr>
          <w:rStyle w:val="affffe"/>
          <w:rFonts w:hint="cs"/>
          <w:rtl/>
        </w:rPr>
        <w:t>ל</w:t>
      </w:r>
      <w:r w:rsidRPr="00F21665">
        <w:rPr>
          <w:rStyle w:val="affffe"/>
          <w:rtl/>
        </w:rPr>
        <w:t>ר"נ</w:t>
      </w:r>
      <w:r w:rsidR="00F21665">
        <w:rPr>
          <w:rFonts w:ascii="Fb Fontext" w:hAnsi="Fb Fontext" w:hint="cs"/>
          <w:rtl/>
        </w:rPr>
        <w:t>:</w:t>
      </w:r>
      <w:r w:rsidRPr="00C35A2C">
        <w:rPr>
          <w:rFonts w:ascii="Fb Fontext" w:hAnsi="Fb Fontext"/>
          <w:rtl/>
        </w:rPr>
        <w:t xml:space="preserve"> ד</w:t>
      </w:r>
      <w:r w:rsidR="00F21665">
        <w:rPr>
          <w:rFonts w:ascii="Fb Fontext" w:hAnsi="Fb Fontext" w:hint="cs"/>
          <w:rtl/>
        </w:rPr>
        <w:t xml:space="preserve">הלכה </w:t>
      </w:r>
      <w:r w:rsidR="00F21665" w:rsidRPr="00F21665">
        <w:rPr>
          <w:rStyle w:val="affffe"/>
          <w:rFonts w:hint="cs"/>
          <w:rtl/>
        </w:rPr>
        <w:t>כ</w:t>
      </w:r>
      <w:r w:rsidRPr="00F21665">
        <w:rPr>
          <w:rStyle w:val="affffe"/>
          <w:rtl/>
        </w:rPr>
        <w:t>ראב"ע</w:t>
      </w:r>
      <w:r w:rsidRPr="00C35A2C">
        <w:rPr>
          <w:rFonts w:ascii="Fb Fontext" w:hAnsi="Fb Fontext"/>
          <w:rtl/>
        </w:rPr>
        <w:t xml:space="preserve"> ד</w:t>
      </w:r>
      <w:r>
        <w:rPr>
          <w:rFonts w:ascii="Fb Fontext" w:hAnsi="Fb Fontext"/>
          <w:rtl/>
        </w:rPr>
        <w:t xml:space="preserve">הלך אחר </w:t>
      </w:r>
      <w:r w:rsidRPr="00C35A2C">
        <w:rPr>
          <w:rFonts w:ascii="Fb Fontext" w:hAnsi="Fb Fontext"/>
          <w:rtl/>
        </w:rPr>
        <w:t>אומדנא</w:t>
      </w:r>
      <w:r w:rsidR="00E268F4">
        <w:rPr>
          <w:rFonts w:ascii="Fb Fontext" w:hAnsi="Fb Fontext"/>
          <w:rtl/>
        </w:rPr>
        <w:t>,</w:t>
      </w:r>
    </w:p>
    <w:p w14:paraId="1980952F" w14:textId="2E689A54" w:rsidR="00AB7D20" w:rsidRPr="00730169" w:rsidRDefault="00AB7D20" w:rsidP="00F21665">
      <w:pPr>
        <w:ind w:left="283" w:firstLine="57"/>
        <w:rPr>
          <w:rFonts w:ascii="Fb Fontext" w:hAnsi="Fb Fontext"/>
          <w:spacing w:val="-2"/>
          <w:rtl/>
        </w:rPr>
      </w:pPr>
      <w:r w:rsidRPr="00730169">
        <w:rPr>
          <w:rStyle w:val="affffe"/>
          <w:rtl/>
        </w:rPr>
        <w:t xml:space="preserve">דאמר דהלכה כר"ש שזורי </w:t>
      </w:r>
      <w:r w:rsidRPr="00730169">
        <w:rPr>
          <w:rFonts w:ascii="Fb Fontext" w:hAnsi="Fb Fontext"/>
          <w:spacing w:val="-2"/>
          <w:rtl/>
        </w:rPr>
        <w:t>במסוכן ובתרומת מעשר של דמאי.</w:t>
      </w:r>
    </w:p>
    <w:p w14:paraId="74E7E1DF" w14:textId="77777777" w:rsidR="00AB7D20" w:rsidRPr="00C35A2C" w:rsidRDefault="00AB7D20" w:rsidP="00E26091">
      <w:pPr>
        <w:pStyle w:val="afff"/>
        <w:framePr w:wrap="around"/>
        <w:rPr>
          <w:rtl/>
        </w:rPr>
      </w:pPr>
      <w:bookmarkStart w:id="399" w:name="_Toc119353183"/>
      <w:r w:rsidRPr="00C35A2C">
        <w:rPr>
          <w:rFonts w:hint="cs"/>
          <w:rtl/>
        </w:rPr>
        <w:t>נה:</w:t>
      </w:r>
      <w:bookmarkEnd w:id="399"/>
    </w:p>
    <w:p w14:paraId="35A7FE44" w14:textId="04694B3A" w:rsidR="00AB7D20" w:rsidRPr="00730169" w:rsidRDefault="00AB7D20" w:rsidP="00F21665">
      <w:pPr>
        <w:rPr>
          <w:rFonts w:ascii="Fb Fontext" w:hAnsi="Fb Fontext"/>
          <w:spacing w:val="-6"/>
          <w:rtl/>
        </w:rPr>
      </w:pPr>
      <w:r w:rsidRPr="00730169">
        <w:rPr>
          <w:rStyle w:val="affffe"/>
          <w:spacing w:val="-6"/>
          <w:rtl/>
        </w:rPr>
        <w:t>ודחי'</w:t>
      </w:r>
      <w:r w:rsidRPr="00730169">
        <w:rPr>
          <w:rFonts w:ascii="Fb Fontext" w:hAnsi="Fb Fontext"/>
          <w:spacing w:val="-6"/>
          <w:sz w:val="32"/>
          <w:rtl/>
        </w:rPr>
        <w:t xml:space="preserve"> דאף לרב הולכים אחר אומדנא</w:t>
      </w:r>
      <w:r w:rsidR="00F21665" w:rsidRPr="00730169">
        <w:rPr>
          <w:rFonts w:ascii="Fb Fontext" w:hAnsi="Fb Fontext" w:hint="cs"/>
          <w:spacing w:val="-6"/>
          <w:sz w:val="32"/>
          <w:rtl/>
        </w:rPr>
        <w:t xml:space="preserve"> </w:t>
      </w:r>
      <w:r w:rsidRPr="00730169">
        <w:rPr>
          <w:rFonts w:ascii="Fb Fontext" w:hAnsi="Fb Fontext"/>
          <w:spacing w:val="-6"/>
          <w:rtl/>
        </w:rPr>
        <w:t>דמתנת שכ</w:t>
      </w:r>
      <w:r w:rsidR="00F21665" w:rsidRPr="00730169">
        <w:rPr>
          <w:rFonts w:ascii="Fb Fontext" w:hAnsi="Fb Fontext" w:hint="cs"/>
          <w:spacing w:val="-6"/>
          <w:rtl/>
        </w:rPr>
        <w:t>"מ</w:t>
      </w:r>
      <w:r w:rsidRPr="00730169">
        <w:rPr>
          <w:rFonts w:ascii="Fb Fontext" w:hAnsi="Fb Fontext"/>
          <w:spacing w:val="-6"/>
          <w:rtl/>
        </w:rPr>
        <w:t xml:space="preserve"> שכתוב בה קנין,</w:t>
      </w:r>
    </w:p>
    <w:p w14:paraId="5582DF5E" w14:textId="042FA772" w:rsidR="00E268F4" w:rsidRDefault="0050767D" w:rsidP="00AB7D20">
      <w:pPr>
        <w:rPr>
          <w:rFonts w:ascii="Fb Fontext" w:hAnsi="Fb Fontext"/>
          <w:rtl/>
        </w:rPr>
      </w:pPr>
      <w:r w:rsidRPr="0050767D">
        <w:rPr>
          <w:rStyle w:val="affffe"/>
          <w:rFonts w:hint="cs"/>
          <w:rtl/>
        </w:rPr>
        <w:t>תלמידי רב</w:t>
      </w:r>
      <w:r>
        <w:rPr>
          <w:rStyle w:val="affffe"/>
          <w:rFonts w:hint="cs"/>
          <w:rtl/>
        </w:rPr>
        <w:t xml:space="preserve"> משמו</w:t>
      </w:r>
      <w:r w:rsidR="00AB7D20" w:rsidRPr="0050767D">
        <w:rPr>
          <w:rStyle w:val="affffe"/>
          <w:rtl/>
        </w:rPr>
        <w:t>:</w:t>
      </w:r>
      <w:r w:rsidR="00AB7D20" w:rsidRPr="00C35A2C">
        <w:rPr>
          <w:rFonts w:ascii="Fb Fontext" w:hAnsi="Fb Fontext"/>
          <w:rtl/>
        </w:rPr>
        <w:t xml:space="preserve"> ארכביה אתרי רכשי,</w:t>
      </w:r>
      <w:r>
        <w:rPr>
          <w:rFonts w:ascii="Fb Fontext" w:hAnsi="Fb Fontext" w:hint="cs"/>
          <w:rtl/>
        </w:rPr>
        <w:t xml:space="preserve"> </w:t>
      </w:r>
      <w:r w:rsidRPr="0050767D">
        <w:rPr>
          <w:rStyle w:val="affffe"/>
          <w:rFonts w:hint="cs"/>
          <w:rtl/>
        </w:rPr>
        <w:t xml:space="preserve">מחד </w:t>
      </w:r>
      <w:r w:rsidRPr="0050767D">
        <w:rPr>
          <w:rFonts w:hint="cs"/>
          <w:rtl/>
        </w:rPr>
        <w:t>כ</w:t>
      </w:r>
      <w:r>
        <w:rPr>
          <w:rFonts w:ascii="Fb Fontext" w:hAnsi="Fb Fontext" w:hint="cs"/>
          <w:rtl/>
        </w:rPr>
        <w:t>מתנת בריא שאינו יכול לחזור בו</w:t>
      </w:r>
      <w:r w:rsidR="00E268F4">
        <w:rPr>
          <w:rFonts w:ascii="Fb Fontext" w:hAnsi="Fb Fontext" w:hint="cs"/>
          <w:rtl/>
        </w:rPr>
        <w:t>,</w:t>
      </w:r>
    </w:p>
    <w:p w14:paraId="08D25797" w14:textId="46195947" w:rsidR="00AB7D20" w:rsidRPr="00730169" w:rsidRDefault="0050767D" w:rsidP="0050767D">
      <w:pPr>
        <w:ind w:firstLine="0"/>
        <w:rPr>
          <w:rFonts w:ascii="Fb Fontext" w:hAnsi="Fb Fontext"/>
          <w:spacing w:val="-2"/>
          <w:rtl/>
        </w:rPr>
      </w:pPr>
      <w:r w:rsidRPr="00730169">
        <w:rPr>
          <w:rStyle w:val="affffe"/>
          <w:rFonts w:hint="cs"/>
          <w:rtl/>
        </w:rPr>
        <w:t xml:space="preserve">ומאידך </w:t>
      </w:r>
      <w:r w:rsidRPr="00730169">
        <w:rPr>
          <w:rFonts w:ascii="Fb Fontext" w:hAnsi="Fb Fontext" w:hint="cs"/>
          <w:spacing w:val="-2"/>
          <w:rtl/>
        </w:rPr>
        <w:t>כמתנת שכ</w:t>
      </w:r>
      <w:r w:rsidR="002B7BCC">
        <w:rPr>
          <w:rFonts w:ascii="Fb Fontext" w:hAnsi="Fb Fontext"/>
          <w:spacing w:val="-2"/>
          <w:rtl/>
        </w:rPr>
        <w:t>"</w:t>
      </w:r>
      <w:r w:rsidRPr="00730169">
        <w:rPr>
          <w:rFonts w:ascii="Fb Fontext" w:hAnsi="Fb Fontext" w:hint="cs"/>
          <w:spacing w:val="-2"/>
          <w:rtl/>
        </w:rPr>
        <w:t>מ דאי אמר הלואתי לפלוני הלואתו לפלוני</w:t>
      </w:r>
    </w:p>
    <w:p w14:paraId="1AADD97C" w14:textId="77777777" w:rsidR="00E268F4" w:rsidRDefault="00AB7D20" w:rsidP="0050767D">
      <w:pPr>
        <w:rPr>
          <w:rFonts w:ascii="Fb Fontext" w:hAnsi="Fb Fontext"/>
          <w:spacing w:val="-4"/>
          <w:rtl/>
        </w:rPr>
      </w:pPr>
      <w:r w:rsidRPr="0050767D">
        <w:rPr>
          <w:rStyle w:val="affffe"/>
          <w:rtl/>
        </w:rPr>
        <w:t>ושמואל:</w:t>
      </w:r>
      <w:r w:rsidRPr="00F5539C">
        <w:rPr>
          <w:rFonts w:ascii="Fb Fontext" w:hAnsi="Fb Fontext"/>
          <w:spacing w:val="-4"/>
          <w:rtl/>
        </w:rPr>
        <w:t xml:space="preserve"> לא ידענא מאי אדון בה, </w:t>
      </w:r>
      <w:r w:rsidR="0050767D">
        <w:rPr>
          <w:rFonts w:ascii="Fb Fontext" w:hAnsi="Fb Fontext" w:hint="cs"/>
          <w:spacing w:val="-4"/>
          <w:rtl/>
        </w:rPr>
        <w:t>גמר להקנות רק בשטר ואין שטר קנין לאחר מיתה</w:t>
      </w:r>
      <w:r w:rsidR="00E268F4">
        <w:rPr>
          <w:rFonts w:ascii="Fb Fontext" w:hAnsi="Fb Fontext" w:hint="cs"/>
          <w:spacing w:val="-4"/>
          <w:rtl/>
        </w:rPr>
        <w:t>,</w:t>
      </w:r>
    </w:p>
    <w:p w14:paraId="405F11DD" w14:textId="18C00C8A" w:rsidR="00AB7D20" w:rsidRPr="00C35A2C" w:rsidRDefault="00AB7D20" w:rsidP="00E26091">
      <w:pPr>
        <w:pStyle w:val="afff"/>
        <w:framePr w:wrap="around"/>
        <w:rPr>
          <w:rtl/>
        </w:rPr>
      </w:pPr>
      <w:bookmarkStart w:id="400" w:name="_Toc119353184"/>
      <w:r w:rsidRPr="00C35A2C">
        <w:rPr>
          <w:rtl/>
        </w:rPr>
        <w:t>נו.</w:t>
      </w:r>
      <w:bookmarkEnd w:id="400"/>
    </w:p>
    <w:p w14:paraId="1A3D2AF9" w14:textId="5B7C1A5B" w:rsidR="00AB7D20" w:rsidRDefault="00AB7D20" w:rsidP="00AB7D20">
      <w:pPr>
        <w:rPr>
          <w:rFonts w:ascii="Fb Fontext" w:hAnsi="Fb Fontext"/>
          <w:sz w:val="32"/>
          <w:rtl/>
        </w:rPr>
      </w:pPr>
      <w:r w:rsidRPr="009B09CC">
        <w:rPr>
          <w:rStyle w:val="affffe"/>
          <w:rtl/>
        </w:rPr>
        <w:t xml:space="preserve">אלא </w:t>
      </w:r>
      <w:r w:rsidR="009B09CC">
        <w:rPr>
          <w:rFonts w:ascii="Fb Fontext" w:hAnsi="Fb Fontext" w:hint="cs"/>
          <w:sz w:val="32"/>
          <w:rtl/>
        </w:rPr>
        <w:t>ל</w:t>
      </w:r>
      <w:r w:rsidRPr="00C35A2C">
        <w:rPr>
          <w:rFonts w:ascii="Fb Fontext" w:hAnsi="Fb Fontext"/>
          <w:sz w:val="32"/>
          <w:rtl/>
        </w:rPr>
        <w:t xml:space="preserve">תרוייהו </w:t>
      </w:r>
      <w:r>
        <w:rPr>
          <w:rFonts w:ascii="Fb Fontext" w:hAnsi="Fb Fontext" w:hint="cs"/>
          <w:sz w:val="32"/>
          <w:rtl/>
        </w:rPr>
        <w:t>הולכים</w:t>
      </w:r>
      <w:r w:rsidRPr="00C35A2C">
        <w:rPr>
          <w:rFonts w:ascii="Fb Fontext" w:hAnsi="Fb Fontext"/>
          <w:sz w:val="32"/>
          <w:rtl/>
        </w:rPr>
        <w:t xml:space="preserve"> </w:t>
      </w:r>
      <w:r>
        <w:rPr>
          <w:rFonts w:ascii="Fb Fontext" w:hAnsi="Fb Fontext"/>
          <w:sz w:val="32"/>
          <w:rtl/>
        </w:rPr>
        <w:t xml:space="preserve">אחר </w:t>
      </w:r>
      <w:r w:rsidRPr="00C35A2C">
        <w:rPr>
          <w:rFonts w:ascii="Fb Fontext" w:hAnsi="Fb Fontext"/>
          <w:sz w:val="32"/>
          <w:rtl/>
        </w:rPr>
        <w:t>אומדנא, מ"ד הלכה - שפיר,</w:t>
      </w:r>
    </w:p>
    <w:p w14:paraId="37A64436" w14:textId="7FF62B34" w:rsidR="00AB7D20" w:rsidRDefault="00AB7D20" w:rsidP="00AB7D20">
      <w:pPr>
        <w:rPr>
          <w:rFonts w:ascii="Fb Fontext" w:hAnsi="Fb Fontext"/>
          <w:rtl/>
        </w:rPr>
      </w:pPr>
      <w:r w:rsidRPr="0050767D">
        <w:rPr>
          <w:rStyle w:val="affffe"/>
          <w:rtl/>
        </w:rPr>
        <w:t>ולמ"ד אין הלכה</w:t>
      </w:r>
      <w:r w:rsidR="0050767D">
        <w:rPr>
          <w:rStyle w:val="affffe"/>
          <w:rFonts w:hint="cs"/>
          <w:rtl/>
        </w:rPr>
        <w:t xml:space="preserve"> כראב</w:t>
      </w:r>
      <w:r w:rsidR="002B7BCC">
        <w:rPr>
          <w:rStyle w:val="affffe"/>
          <w:rtl/>
        </w:rPr>
        <w:t>"</w:t>
      </w:r>
      <w:r w:rsidR="0050767D">
        <w:rPr>
          <w:rStyle w:val="affffe"/>
          <w:rFonts w:hint="cs"/>
          <w:rtl/>
        </w:rPr>
        <w:t>ע</w:t>
      </w:r>
      <w:r w:rsidRPr="0050767D">
        <w:rPr>
          <w:rStyle w:val="affffe"/>
          <w:rtl/>
        </w:rPr>
        <w:t xml:space="preserve"> </w:t>
      </w:r>
      <w:r w:rsidRPr="00C35A2C">
        <w:rPr>
          <w:rFonts w:ascii="Fb Fontext" w:hAnsi="Fb Fontext"/>
          <w:rtl/>
        </w:rPr>
        <w:t>ה"נ אומדן דעת משום קירוב דעת</w:t>
      </w:r>
      <w:r w:rsidR="000A337F">
        <w:rPr>
          <w:rFonts w:ascii="Fb Fontext" w:hAnsi="Fb Fontext" w:hint="cs"/>
          <w:rtl/>
        </w:rPr>
        <w:t>,</w:t>
      </w:r>
    </w:p>
    <w:p w14:paraId="0093967A" w14:textId="543F05CC" w:rsidR="00AB7D20" w:rsidRPr="00CA7D65" w:rsidRDefault="00AB7D20" w:rsidP="00AB7D20">
      <w:pPr>
        <w:rPr>
          <w:rFonts w:ascii="Fb Fontext" w:hAnsi="Fb Fontext"/>
          <w:spacing w:val="-6"/>
          <w:sz w:val="32"/>
          <w:rtl/>
        </w:rPr>
      </w:pPr>
      <w:r w:rsidRPr="00CA7D65">
        <w:rPr>
          <w:rStyle w:val="affffe"/>
          <w:spacing w:val="-6"/>
          <w:rtl/>
        </w:rPr>
        <w:t xml:space="preserve">ר"ח </w:t>
      </w:r>
      <w:r w:rsidR="0050767D" w:rsidRPr="00CA7D65">
        <w:rPr>
          <w:rStyle w:val="affffe"/>
          <w:rFonts w:hint="cs"/>
          <w:spacing w:val="-6"/>
          <w:rtl/>
        </w:rPr>
        <w:t>לפני</w:t>
      </w:r>
      <w:r>
        <w:rPr>
          <w:rStyle w:val="affffe"/>
          <w:spacing w:val="-6"/>
          <w:rtl/>
        </w:rPr>
        <w:t xml:space="preserve"> רי"נ</w:t>
      </w:r>
      <w:del w:id="41022" w:author="Claude" w:date="2026-10-07T09:24:54Z">
        <w:r>
          <w:rPr>
            <w:rStyle w:val="affffe"/>
            <w:spacing w:val="-6"/>
            <w:rtl/>
          </w:rPr>
          <w:delText xml:space="preserve"> </w:delText>
        </w:r>
      </w:del>
      <w:r>
        <w:rPr>
          <w:rFonts w:ascii="Fb Fontext" w:hAnsi="Fb Fontext"/>
          <w:spacing w:val="-6"/>
          <w:sz w:val="32"/>
          <w:rtl/>
        </w:rPr>
        <w:t xml:space="preserve">: הלכה </w:t>
      </w:r>
      <w:r>
        <w:rPr>
          <w:rStyle w:val="affffe"/>
          <w:rFonts w:ascii="Fb Fontext" w:hAnsi="Fb Fontext"/>
          <w:spacing w:val="-6"/>
          <w:sz w:val="32"/>
          <w:rtl/>
          <w:rPrChange w:id="9183" w:author="מנוע אמוראים" w:date="2026-10-05T16:41:40Z">
            <w:rPr>
              <w:rFonts w:ascii="Fb Fontext" w:hAnsi="Fb Fontext"/>
              <w:spacing w:val="-6"/>
              <w:sz w:val="32"/>
              <w:rtl/>
            </w:rPr>
          </w:rPrChange>
        </w:rPr>
        <w:t xml:space="preserve">כ</w:t>
      </w:r>
      <w:r>
        <w:rPr>
          <w:rStyle w:val="affffe"/>
          <w:rFonts w:ascii="Fb Fontext" w:hAnsi="Fb Fontext" w:hint="cs"/>
          <w:spacing w:val="-6"/>
          <w:sz w:val="32"/>
          <w:rtl/>
          <w:rPrChange w:id="9184" w:author="מנוע אמוראים" w:date="2026-10-05T16:41:40Z">
            <w:rPr>
              <w:rFonts w:ascii="Fb Fontext" w:hAnsi="Fb Fontext" w:hint="cs"/>
              <w:spacing w:val="-6"/>
              <w:sz w:val="32"/>
              <w:rtl/>
            </w:rPr>
          </w:rPrChange>
        </w:rPr>
        <w:t xml:space="preserve">ר</w:t>
      </w:r>
      <w:r>
        <w:rPr>
          <w:rStyle w:val="affffe"/>
          <w:rFonts w:ascii="Fb Fontext" w:hAnsi="Fb Fontext"/>
          <w:spacing w:val="-6"/>
          <w:sz w:val="32"/>
          <w:rtl/>
          <w:rPrChange w:id="9185" w:author="מנוע אמוראים" w:date="2026-10-05T16:41:40Z">
            <w:rPr>
              <w:rFonts w:ascii="Fb Fontext" w:hAnsi="Fb Fontext"/>
              <w:spacing w:val="-6"/>
              <w:sz w:val="32"/>
              <w:rtl/>
            </w:rPr>
          </w:rPrChange>
        </w:rPr>
        <w:t xml:space="preserve">אב"ע</w:t>
      </w:r>
      <w:r>
        <w:rPr>
          <w:rFonts w:ascii="Fb Fontext" w:hAnsi="Fb Fontext"/>
          <w:spacing w:val="-6"/>
          <w:sz w:val="32"/>
          <w:rtl/>
        </w:rPr>
        <w:t xml:space="preserve"> </w:t>
      </w:r>
      <w:r w:rsidRPr="00CA7D65">
        <w:rPr>
          <w:rStyle w:val="affffe"/>
          <w:spacing w:val="-6"/>
          <w:rtl/>
        </w:rPr>
        <w:t xml:space="preserve">וא"ל </w:t>
      </w:r>
      <w:r w:rsidRPr="00CA7D65">
        <w:rPr>
          <w:rFonts w:ascii="Fb Fontext" w:hAnsi="Fb Fontext"/>
          <w:spacing w:val="-6"/>
          <w:sz w:val="32"/>
          <w:rtl/>
        </w:rPr>
        <w:t xml:space="preserve">שיצא החוצה דאין הלכה </w:t>
      </w:r>
      <w:r w:rsidRPr="00CA7D65">
        <w:rPr>
          <w:rStyle w:val="affffe"/>
          <w:spacing w:val="-6"/>
          <w:rtl/>
        </w:rPr>
        <w:t>כראב"ע</w:t>
      </w:r>
    </w:p>
    <w:p w14:paraId="3900650B" w14:textId="437FECA2" w:rsidR="00AB7D20" w:rsidRPr="00C35A2C" w:rsidRDefault="00AB7D20" w:rsidP="00AB7D20">
      <w:pPr>
        <w:rPr>
          <w:rFonts w:ascii="Fb Fontext" w:hAnsi="Fb Fontext"/>
          <w:rtl/>
        </w:rPr>
      </w:pPr>
      <w:r w:rsidRPr="0050767D">
        <w:rPr>
          <w:rStyle w:val="affffe"/>
          <w:rtl/>
        </w:rPr>
        <w:t>ריב"א מר</w:t>
      </w:r>
      <w:r w:rsidR="0050767D">
        <w:rPr>
          <w:rStyle w:val="affffe"/>
          <w:rFonts w:hint="cs"/>
          <w:rtl/>
        </w:rPr>
        <w:t>ב(י)</w:t>
      </w:r>
      <w:r w:rsidR="0050767D">
        <w:rPr>
          <w:rFonts w:ascii="Fb Fontext" w:hAnsi="Fb Fontext" w:hint="cs"/>
          <w:sz w:val="26"/>
          <w:szCs w:val="16"/>
          <w:rtl/>
        </w:rPr>
        <w:t xml:space="preserve">, </w:t>
      </w:r>
      <w:r w:rsidR="00DE03DB" w:rsidRPr="00D578D6">
        <w:rPr>
          <w:rStyle w:val="affffe"/>
          <w:rFonts w:hint="cs"/>
          <w:rtl/>
        </w:rPr>
        <w:t>ושמואל, ונהרדעי מר</w:t>
      </w:r>
      <w:r w:rsidR="002B7BCC" w:rsidRPr="00D578D6">
        <w:rPr>
          <w:rStyle w:val="affffe"/>
          <w:rtl/>
        </w:rPr>
        <w:t>"</w:t>
      </w:r>
      <w:r w:rsidR="00DE03DB" w:rsidRPr="00D578D6">
        <w:rPr>
          <w:rStyle w:val="affffe"/>
          <w:rFonts w:hint="cs"/>
          <w:rtl/>
        </w:rPr>
        <w:t>נ:</w:t>
      </w:r>
      <w:r w:rsidRPr="00C35A2C">
        <w:rPr>
          <w:rFonts w:ascii="Fb Fontext" w:hAnsi="Fb Fontext" w:hint="cs"/>
          <w:sz w:val="26"/>
          <w:szCs w:val="16"/>
          <w:rtl/>
        </w:rPr>
        <w:t xml:space="preserve"> </w:t>
      </w:r>
      <w:r>
        <w:rPr>
          <w:rFonts w:ascii="Fb Fontext" w:hAnsi="Fb Fontext"/>
          <w:rtl/>
        </w:rPr>
        <w:t xml:space="preserve">הלכה </w:t>
      </w:r>
      <w:r>
        <w:rPr>
          <w:rStyle w:val="affffe"/>
          <w:rFonts w:ascii="Fb Fontext" w:hAnsi="Fb Fontext"/>
          <w:rtl/>
          <w:rPrChange w:id="9186" w:author="מנוע אמוראים" w:date="2026-10-05T16:41:40Z">
            <w:rPr>
              <w:rFonts w:ascii="Fb Fontext" w:hAnsi="Fb Fontext"/>
              <w:rtl/>
            </w:rPr>
          </w:rPrChange>
        </w:rPr>
        <w:t xml:space="preserve">כראב"ע</w:t>
      </w:r>
      <w:r>
        <w:rPr>
          <w:rFonts w:ascii="Fb Fontext" w:hAnsi="Fb Fontext"/>
          <w:rtl/>
        </w:rPr>
        <w:t xml:space="preserve">.</w:t>
      </w:r>
    </w:p>
    <w:p w14:paraId="5F311C9B" w14:textId="7CA63FC6" w:rsidR="00AB7D20" w:rsidRDefault="00AB7D20" w:rsidP="00AB7D20">
      <w:pPr>
        <w:rPr>
          <w:rFonts w:ascii="Fb Fontext" w:hAnsi="Fb Fontext"/>
          <w:rtl/>
        </w:rPr>
      </w:pPr>
      <w:r w:rsidRPr="0050767D">
        <w:rPr>
          <w:rStyle w:val="affffe"/>
          <w:rtl/>
        </w:rPr>
        <w:t>ר"נ</w:t>
      </w:r>
      <w:r>
        <w:rPr>
          <w:rFonts w:ascii="Fb Fontext" w:hAnsi="Fb Fontext"/>
          <w:rtl/>
        </w:rPr>
        <w:t xml:space="preserve">: אין הלכה </w:t>
      </w:r>
      <w:r>
        <w:rPr>
          <w:rStyle w:val="affffe"/>
          <w:rFonts w:ascii="Fb Fontext" w:hAnsi="Fb Fontext"/>
          <w:rtl/>
          <w:rPrChange w:id="9187" w:author="מנוע אמוראים" w:date="2026-10-05T16:41:40Z">
            <w:rPr>
              <w:rFonts w:ascii="Fb Fontext" w:hAnsi="Fb Fontext"/>
              <w:rtl/>
            </w:rPr>
          </w:rPrChange>
        </w:rPr>
        <w:t xml:space="preserve">כראב"ע</w:t>
      </w:r>
      <w:r>
        <w:rPr>
          <w:rFonts w:ascii="Fb Fontext" w:hAnsi="Fb Fontext"/>
          <w:rtl/>
        </w:rPr>
        <w:t xml:space="preserve">,</w:t>
      </w:r>
      <w:r>
        <w:rPr>
          <w:rFonts w:ascii="Fb Fontext" w:hAnsi="Fb Fontext" w:hint="cs"/>
          <w:rtl/>
        </w:rPr>
        <w:t xml:space="preserve"> וקילל כל שדן </w:t>
      </w:r>
      <w:r>
        <w:rPr>
          <w:rStyle w:val="affffe"/>
          <w:rFonts w:ascii="Fb Fontext" w:hAnsi="Fb Fontext" w:hint="cs"/>
          <w:rtl/>
          <w:rPrChange w:id="9188" w:author="מנוע אמוראים" w:date="2026-10-05T16:41:40Z">
            <w:rPr>
              <w:rFonts w:ascii="Fb Fontext" w:hAnsi="Fb Fontext" w:hint="cs"/>
              <w:rtl/>
            </w:rPr>
          </w:rPrChange>
        </w:rPr>
        <w:t xml:space="preserve">כראב</w:t>
      </w:r>
      <w:r>
        <w:rPr>
          <w:rStyle w:val="affffe"/>
          <w:rFonts w:ascii="Fb Fontext" w:hAnsi="Fb Fontext"/>
          <w:rtl/>
          <w:rPrChange w:id="9189" w:author="מנוע אמוראים" w:date="2026-10-05T16:41:40Z">
            <w:rPr>
              <w:rFonts w:ascii="Fb Fontext" w:hAnsi="Fb Fontext"/>
              <w:rtl/>
            </w:rPr>
          </w:rPrChange>
        </w:rPr>
        <w:t xml:space="preserve">"</w:t>
      </w:r>
      <w:r>
        <w:rPr>
          <w:rStyle w:val="affffe"/>
          <w:rFonts w:ascii="Fb Fontext" w:hAnsi="Fb Fontext" w:hint="cs"/>
          <w:rtl/>
          <w:rPrChange w:id="9190" w:author="מנוע אמוראים" w:date="2026-10-05T16:41:40Z">
            <w:rPr>
              <w:rFonts w:ascii="Fb Fontext" w:hAnsi="Fb Fontext" w:hint="cs"/>
              <w:rtl/>
            </w:rPr>
          </w:rPrChange>
        </w:rPr>
        <w:t xml:space="preserve">ע</w:t>
      </w:r>
    </w:p>
    <w:p w14:paraId="5645124E" w14:textId="77777777" w:rsidR="00AB7D20" w:rsidRPr="00CA108A" w:rsidRDefault="00AB7D20" w:rsidP="00AB7D20">
      <w:pPr>
        <w:rPr>
          <w:rFonts w:ascii="Fb Fontext" w:hAnsi="Fb Fontext" w:cs="PFT_Frank"/>
          <w:b/>
          <w:bCs/>
          <w:szCs w:val="14"/>
          <w:rtl/>
        </w:rPr>
      </w:pPr>
      <w:r>
        <w:rPr>
          <w:rFonts w:ascii="Fb Fontext" w:hAnsi="Fb Fontext" w:cs="PFT_Frank"/>
          <w:b/>
          <w:bCs/>
          <w:szCs w:val="14"/>
          <w:rtl/>
        </w:rPr>
        <w:t xml:space="preserve">והלכה למעשה </w:t>
      </w:r>
      <w:r>
        <w:rPr>
          <w:rStyle w:val="affffe"/>
          <w:rFonts w:ascii="Fb Fontext" w:hAnsi="Fb Fontext" w:cs="PFT_Frank"/>
          <w:b/>
          <w:bCs/>
          <w:szCs w:val="14"/>
          <w:rtl/>
          <w:rPrChange w:id="9191" w:author="מנוע אמוראים" w:date="2026-10-05T16:41:40Z">
            <w:rPr>
              <w:rFonts w:ascii="Fb Fontext" w:hAnsi="Fb Fontext" w:cs="PFT_Frank"/>
              <w:b/>
              <w:bCs/>
              <w:szCs w:val="14"/>
              <w:rtl/>
            </w:rPr>
          </w:rPrChange>
        </w:rPr>
        <w:t xml:space="preserve">כראב"ע</w:t>
      </w:r>
      <w:r>
        <w:rPr>
          <w:rFonts w:ascii="Fb Fontext" w:hAnsi="Fb Fontext" w:cs="PFT_Frank"/>
          <w:b/>
          <w:bCs/>
          <w:szCs w:val="14"/>
          <w:rtl/>
        </w:rPr>
        <w:t xml:space="preserve">.</w:t>
      </w:r>
    </w:p>
    <w:p w14:paraId="3F7D79D7" w14:textId="3B069BC6" w:rsidR="00AB7D20" w:rsidRPr="008C28D0" w:rsidRDefault="00AB7D20" w:rsidP="00F1680A">
      <w:pPr>
        <w:pStyle w:val="affffb"/>
        <w:rPr>
          <w:spacing w:val="0"/>
          <w:rtl/>
        </w:rPr>
      </w:pPr>
      <w:bookmarkStart w:id="401" w:name="_Toc119353185"/>
      <w:r w:rsidRPr="008C28D0">
        <w:rPr>
          <w:rStyle w:val="affffe"/>
          <w:spacing w:val="0"/>
          <w:rtl/>
        </w:rPr>
        <w:t xml:space="preserve">בעי רבין: </w:t>
      </w:r>
      <w:r w:rsidRPr="008C28D0">
        <w:rPr>
          <w:spacing w:val="0"/>
          <w:rtl/>
        </w:rPr>
        <w:t>נכנסה לחופה ולא נבעלה, מהו? חיבת חופה, או חיבת ביאה קונה?</w:t>
      </w:r>
      <w:bookmarkEnd w:id="401"/>
    </w:p>
    <w:p w14:paraId="4BB80020" w14:textId="70C68FDF" w:rsidR="00AB7D20" w:rsidRPr="00C35A2C" w:rsidRDefault="00AB7D20" w:rsidP="00AB7D20">
      <w:pPr>
        <w:rPr>
          <w:rFonts w:ascii="Fb Fontext" w:hAnsi="Fb Fontext"/>
          <w:rtl/>
        </w:rPr>
      </w:pPr>
      <w:r w:rsidRPr="00591D2A">
        <w:rPr>
          <w:rStyle w:val="affffe"/>
          <w:rtl/>
        </w:rPr>
        <w:t>ת"ש דתני רב יוסף:</w:t>
      </w:r>
      <w:r w:rsidRPr="00C35A2C">
        <w:rPr>
          <w:rFonts w:ascii="Fb Fontext" w:hAnsi="Fb Fontext"/>
          <w:rtl/>
        </w:rPr>
        <w:t xml:space="preserve"> שלא כתב לה אלא על חיבת לילה הראשון</w:t>
      </w:r>
      <w:r w:rsidR="000A337F">
        <w:rPr>
          <w:rFonts w:ascii="Fb Fontext" w:hAnsi="Fb Fontext" w:hint="cs"/>
          <w:rtl/>
        </w:rPr>
        <w:t>,</w:t>
      </w:r>
    </w:p>
    <w:p w14:paraId="6CE9AF5A" w14:textId="4BD6E35D" w:rsidR="00AB7D20" w:rsidRPr="00CA7D65" w:rsidRDefault="00AB7D20" w:rsidP="00AB7D20">
      <w:pPr>
        <w:rPr>
          <w:rFonts w:ascii="Fb Fontext" w:hAnsi="Fb Fontext"/>
          <w:spacing w:val="-6"/>
          <w:rtl/>
        </w:rPr>
      </w:pPr>
      <w:r w:rsidRPr="00CA7D65">
        <w:rPr>
          <w:rStyle w:val="affffe"/>
          <w:spacing w:val="-6"/>
          <w:rtl/>
        </w:rPr>
        <w:t xml:space="preserve">ואפשר לפרש </w:t>
      </w:r>
      <w:r w:rsidRPr="00CA7D65">
        <w:rPr>
          <w:rFonts w:ascii="Fb Fontext" w:hAnsi="Fb Fontext"/>
          <w:spacing w:val="-6"/>
          <w:rtl/>
        </w:rPr>
        <w:t>חיבת ביאה ד</w:t>
      </w:r>
      <w:r w:rsidR="009B341C" w:rsidRPr="00CA7D65">
        <w:rPr>
          <w:rFonts w:ascii="Fb Fontext" w:hAnsi="Fb Fontext" w:hint="cs"/>
          <w:spacing w:val="-6"/>
          <w:rtl/>
        </w:rPr>
        <w:t xml:space="preserve">רך ארץ בלילה ולא ביום </w:t>
      </w:r>
      <w:r w:rsidRPr="00CA7D65">
        <w:rPr>
          <w:rStyle w:val="afffff0"/>
          <w:spacing w:val="-6"/>
          <w:rtl/>
        </w:rPr>
        <w:t>[</w:t>
      </w:r>
      <w:r w:rsidR="00BD4EEB" w:rsidRPr="00CA7D65">
        <w:rPr>
          <w:rStyle w:val="afffff0"/>
          <w:spacing w:val="-6"/>
          <w:rtl/>
        </w:rPr>
        <w:t>אף</w:t>
      </w:r>
      <w:r w:rsidRPr="00CA7D65">
        <w:rPr>
          <w:rStyle w:val="afffff0"/>
          <w:spacing w:val="-6"/>
          <w:rtl/>
        </w:rPr>
        <w:t xml:space="preserve"> דבבית אפל מותר]</w:t>
      </w:r>
    </w:p>
    <w:p w14:paraId="5BF906D4" w14:textId="77749526" w:rsidR="00AB7D20" w:rsidRDefault="00AB7D20" w:rsidP="00AB7D20">
      <w:pPr>
        <w:rPr>
          <w:rFonts w:ascii="Fb Fontext" w:hAnsi="Fb Fontext"/>
          <w:rtl/>
        </w:rPr>
      </w:pPr>
      <w:r w:rsidRPr="009B341C">
        <w:rPr>
          <w:rStyle w:val="affffe"/>
          <w:rtl/>
        </w:rPr>
        <w:t>ומעתה אפשר</w:t>
      </w:r>
      <w:r w:rsidRPr="00C35A2C">
        <w:rPr>
          <w:rFonts w:ascii="Fb Fontext" w:hAnsi="Fb Fontext"/>
          <w:rtl/>
        </w:rPr>
        <w:t xml:space="preserve"> דכיון דסתם חופה לביאה </w:t>
      </w:r>
      <w:r w:rsidR="009B341C">
        <w:rPr>
          <w:rFonts w:ascii="Fb Fontext" w:hAnsi="Fb Fontext" w:hint="cs"/>
          <w:rtl/>
        </w:rPr>
        <w:t>עומד</w:t>
      </w:r>
      <w:r w:rsidRPr="00C35A2C">
        <w:rPr>
          <w:rFonts w:ascii="Fb Fontext" w:hAnsi="Fb Fontext"/>
          <w:rtl/>
        </w:rPr>
        <w:t xml:space="preserve"> א"כ חיבת לילה משום חופה</w:t>
      </w:r>
      <w:r w:rsidR="000A337F">
        <w:rPr>
          <w:rFonts w:ascii="Fb Fontext" w:hAnsi="Fb Fontext" w:hint="cs"/>
          <w:rtl/>
        </w:rPr>
        <w:t>,</w:t>
      </w:r>
    </w:p>
    <w:p w14:paraId="7B87EC06" w14:textId="7DD3B808" w:rsidR="00AB7D20" w:rsidRPr="008C28D0" w:rsidRDefault="00AB7D20" w:rsidP="00F1680A">
      <w:pPr>
        <w:pStyle w:val="affffb"/>
        <w:rPr>
          <w:spacing w:val="0"/>
          <w:rtl/>
        </w:rPr>
      </w:pPr>
      <w:bookmarkStart w:id="402" w:name="_Toc119353186"/>
      <w:r w:rsidRPr="008C28D0">
        <w:rPr>
          <w:rStyle w:val="affffe"/>
          <w:spacing w:val="0"/>
          <w:rtl/>
        </w:rPr>
        <w:t>בעי רב אשי:</w:t>
      </w:r>
      <w:r w:rsidRPr="008C28D0">
        <w:rPr>
          <w:spacing w:val="0"/>
          <w:rtl/>
        </w:rPr>
        <w:t xml:space="preserve"> נכנסה לחופה ופירסה נידה,</w:t>
      </w:r>
      <w:bookmarkEnd w:id="402"/>
    </w:p>
    <w:p w14:paraId="6683267D" w14:textId="43877B86" w:rsidR="00AB7D20" w:rsidRPr="00C35A2C" w:rsidRDefault="00AB7D20" w:rsidP="00591D2A">
      <w:pPr>
        <w:rPr>
          <w:rFonts w:ascii="Fb Fontext" w:hAnsi="Fb Fontext"/>
          <w:rtl/>
        </w:rPr>
      </w:pPr>
      <w:r w:rsidRPr="00C35A2C">
        <w:rPr>
          <w:rFonts w:ascii="Fb Fontext" w:hAnsi="Fb Fontext"/>
          <w:rtl/>
        </w:rPr>
        <w:t xml:space="preserve">אפשר דווקא </w:t>
      </w:r>
      <w:r w:rsidR="008E05D6">
        <w:rPr>
          <w:rFonts w:ascii="Fb Fontext" w:hAnsi="Fb Fontext" w:hint="cs"/>
          <w:rtl/>
        </w:rPr>
        <w:t xml:space="preserve">חיבת חופה </w:t>
      </w:r>
      <w:r w:rsidR="00591D2A">
        <w:rPr>
          <w:rFonts w:ascii="Fb Fontext" w:hAnsi="Fb Fontext" w:hint="cs"/>
          <w:rtl/>
        </w:rPr>
        <w:t>הראויה</w:t>
      </w:r>
      <w:r w:rsidRPr="00C35A2C">
        <w:rPr>
          <w:rFonts w:ascii="Fb Fontext" w:hAnsi="Fb Fontext"/>
          <w:rtl/>
        </w:rPr>
        <w:t xml:space="preserve"> לביאה,</w:t>
      </w:r>
      <w:r w:rsidR="00591D2A">
        <w:rPr>
          <w:rFonts w:ascii="Fb Fontext" w:hAnsi="Fb Fontext" w:hint="cs"/>
          <w:rtl/>
        </w:rPr>
        <w:t xml:space="preserve"> </w:t>
      </w:r>
      <w:r w:rsidRPr="00CA108A">
        <w:rPr>
          <w:rFonts w:ascii="Fb Fontext" w:hAnsi="Fb Fontext" w:cs="PFT_Frank"/>
          <w:b/>
          <w:bCs/>
          <w:szCs w:val="14"/>
          <w:rtl/>
        </w:rPr>
        <w:t>תיקו</w:t>
      </w:r>
      <w:r w:rsidRPr="00C35A2C">
        <w:rPr>
          <w:rFonts w:ascii="Fb Fontext" w:hAnsi="Fb Fontext"/>
          <w:rtl/>
        </w:rPr>
        <w:t>.</w:t>
      </w:r>
    </w:p>
    <w:p w14:paraId="506977C6" w14:textId="77777777" w:rsidR="00AB7D20" w:rsidRPr="00C54C7E" w:rsidRDefault="00AB7D20" w:rsidP="00C54C7E">
      <w:pPr>
        <w:pStyle w:val="afffd"/>
        <w:rPr>
          <w:rtl/>
        </w:rPr>
      </w:pPr>
      <w:ins w:id="9884" w:author="מספור קטעי משנה" w:date="2026-10-06T06:45:30Z">
        <w:r>
          <w:rPr>
            <w:rStyle w:val="MisparKeta"/>
          </w:rPr>
          <w:t xml:space="preserve">ב. </w:t>
        </w:r>
      </w:ins>
      <w:bookmarkStart w:id="403" w:name="_Toc119353187"/>
      <w:r w:rsidRPr="00C54C7E">
        <w:rPr>
          <w:rFonts w:hint="cs"/>
          <w:rtl/>
        </w:rPr>
        <w:lastRenderedPageBreak/>
        <w:t>ר</w:t>
      </w:r>
      <w:r w:rsidRPr="00C54C7E">
        <w:rPr>
          <w:rtl/>
        </w:rPr>
        <w:t>"</w:t>
      </w:r>
      <w:r w:rsidRPr="00C54C7E">
        <w:rPr>
          <w:rFonts w:hint="cs"/>
          <w:rtl/>
        </w:rPr>
        <w:t xml:space="preserve">י אומר: רצה </w:t>
      </w:r>
      <w:r w:rsidRPr="009B341C">
        <w:rPr>
          <w:rFonts w:hint="cs"/>
          <w:b/>
          <w:bCs/>
          <w:rtl/>
        </w:rPr>
        <w:t>כותב</w:t>
      </w:r>
      <w:r w:rsidRPr="00C54C7E">
        <w:rPr>
          <w:rFonts w:hint="cs"/>
          <w:rtl/>
        </w:rPr>
        <w:t xml:space="preserve"> לבתולה וכו'.</w:t>
      </w:r>
      <w:bookmarkEnd w:id="403"/>
    </w:p>
    <w:p w14:paraId="4EF077AF" w14:textId="228E561A" w:rsidR="00E268F4" w:rsidRDefault="00AB7D20" w:rsidP="00591D2A">
      <w:pPr>
        <w:rPr>
          <w:rStyle w:val="affffe"/>
          <w:rtl/>
        </w:rPr>
      </w:pPr>
      <w:r w:rsidRPr="009B341C">
        <w:rPr>
          <w:rStyle w:val="affffe"/>
          <w:rtl/>
        </w:rPr>
        <w:t>והא דלר"י</w:t>
      </w:r>
      <w:r w:rsidRPr="00C35A2C">
        <w:rPr>
          <w:rFonts w:ascii="Fb Fontext" w:hAnsi="Fb Fontext"/>
          <w:sz w:val="32"/>
          <w:rtl/>
        </w:rPr>
        <w:t xml:space="preserve"> יחליף</w:t>
      </w:r>
      <w:r w:rsidR="00591D2A">
        <w:rPr>
          <w:rFonts w:ascii="Fb Fontext" w:hAnsi="Fb Fontext" w:hint="cs"/>
          <w:sz w:val="32"/>
          <w:rtl/>
        </w:rPr>
        <w:t>,</w:t>
      </w:r>
      <w:r w:rsidRPr="00C35A2C">
        <w:rPr>
          <w:rFonts w:ascii="Fb Fontext" w:hAnsi="Fb Fontext"/>
          <w:sz w:val="32"/>
          <w:rtl/>
        </w:rPr>
        <w:t xml:space="preserve">  </w:t>
      </w:r>
      <w:r w:rsidRPr="009B341C">
        <w:rPr>
          <w:rStyle w:val="afffff0"/>
          <w:rtl/>
        </w:rPr>
        <w:t>ולרבי יוסי כותב שובר</w:t>
      </w:r>
      <w:r w:rsidR="00E268F4">
        <w:rPr>
          <w:rStyle w:val="afffff0"/>
          <w:rFonts w:hint="cs"/>
          <w:rtl/>
        </w:rPr>
        <w:t>,</w:t>
      </w:r>
    </w:p>
    <w:p w14:paraId="12AED454" w14:textId="15524AB9" w:rsidR="00E268F4" w:rsidRDefault="009B341C" w:rsidP="009B341C">
      <w:pPr>
        <w:rPr>
          <w:rFonts w:ascii="Fb Fontext" w:hAnsi="Fb Fontext"/>
          <w:sz w:val="32"/>
          <w:rtl/>
        </w:rPr>
      </w:pPr>
      <w:r>
        <w:rPr>
          <w:rStyle w:val="affffe"/>
          <w:rFonts w:hint="cs"/>
          <w:rtl/>
        </w:rPr>
        <w:t xml:space="preserve">א. </w:t>
      </w:r>
      <w:r w:rsidR="00AB7D20" w:rsidRPr="00591D2A">
        <w:rPr>
          <w:rStyle w:val="affffe"/>
          <w:rtl/>
        </w:rPr>
        <w:t>ר</w:t>
      </w:r>
      <w:r>
        <w:rPr>
          <w:rStyle w:val="affffe"/>
          <w:rFonts w:hint="cs"/>
          <w:rtl/>
        </w:rPr>
        <w:t>י"ר</w:t>
      </w:r>
      <w:r w:rsidR="00AB7D20" w:rsidRPr="00591D2A">
        <w:rPr>
          <w:rStyle w:val="affffe"/>
          <w:rtl/>
        </w:rPr>
        <w:t xml:space="preserve">: </w:t>
      </w:r>
      <w:r w:rsidR="00AB7D20" w:rsidRPr="00C35A2C">
        <w:rPr>
          <w:rFonts w:ascii="Fb Fontext" w:hAnsi="Fb Fontext"/>
          <w:sz w:val="32"/>
          <w:rtl/>
        </w:rPr>
        <w:t>כששוברתה מתוכה</w:t>
      </w:r>
      <w:r w:rsidR="00E268F4">
        <w:rPr>
          <w:rFonts w:ascii="Fb Fontext" w:hAnsi="Fb Fontext"/>
          <w:sz w:val="32"/>
          <w:rtl/>
        </w:rPr>
        <w:t>.</w:t>
      </w:r>
    </w:p>
    <w:p w14:paraId="1D0F65D0" w14:textId="77777777" w:rsidR="00E268F4" w:rsidRDefault="009B341C" w:rsidP="009B341C">
      <w:pPr>
        <w:rPr>
          <w:rFonts w:ascii="Fb Fontext" w:hAnsi="Fb Fontext"/>
          <w:rtl/>
        </w:rPr>
      </w:pPr>
      <w:r w:rsidRPr="009B341C">
        <w:rPr>
          <w:rStyle w:val="affffe"/>
          <w:rFonts w:hint="cs"/>
          <w:rtl/>
        </w:rPr>
        <w:t>ב.</w:t>
      </w:r>
      <w:r>
        <w:rPr>
          <w:rStyle w:val="affffe"/>
          <w:rFonts w:hint="cs"/>
          <w:rtl/>
        </w:rPr>
        <w:t xml:space="preserve"> </w:t>
      </w:r>
      <w:r w:rsidR="00AB7D20" w:rsidRPr="00591D2A">
        <w:rPr>
          <w:rStyle w:val="affffe"/>
          <w:rtl/>
        </w:rPr>
        <w:t>אביי:</w:t>
      </w:r>
      <w:r w:rsidR="00AB7D20" w:rsidRPr="00C35A2C">
        <w:rPr>
          <w:rFonts w:ascii="Fb Fontext" w:hAnsi="Fb Fontext"/>
          <w:rtl/>
        </w:rPr>
        <w:t xml:space="preserve"> </w:t>
      </w:r>
      <w:r>
        <w:rPr>
          <w:rFonts w:ascii="Fb Fontext" w:hAnsi="Fb Fontext" w:hint="cs"/>
          <w:rtl/>
        </w:rPr>
        <w:t>כאן</w:t>
      </w:r>
      <w:r w:rsidR="00AB7D20" w:rsidRPr="00C35A2C">
        <w:rPr>
          <w:rFonts w:ascii="Fb Fontext" w:hAnsi="Fb Fontext"/>
          <w:rtl/>
        </w:rPr>
        <w:t xml:space="preserve"> </w:t>
      </w:r>
      <w:r>
        <w:rPr>
          <w:rFonts w:ascii="Fb Fontext" w:hAnsi="Fb Fontext" w:hint="cs"/>
          <w:rtl/>
        </w:rPr>
        <w:t>ש</w:t>
      </w:r>
      <w:r w:rsidR="00AB7D20" w:rsidRPr="00C35A2C">
        <w:rPr>
          <w:rFonts w:ascii="Fb Fontext" w:hAnsi="Fb Fontext"/>
          <w:rtl/>
        </w:rPr>
        <w:t xml:space="preserve">לא </w:t>
      </w:r>
      <w:r w:rsidR="00591D2A">
        <w:rPr>
          <w:rFonts w:ascii="Fb Fontext" w:hAnsi="Fb Fontext" w:hint="cs"/>
          <w:rtl/>
        </w:rPr>
        <w:t xml:space="preserve">נותן דבר </w:t>
      </w:r>
      <w:r w:rsidR="000309DE">
        <w:rPr>
          <w:rFonts w:ascii="Fb Fontext" w:hAnsi="Fb Fontext" w:hint="cs"/>
          <w:rtl/>
        </w:rPr>
        <w:t>ואם לא ישמור יפסיד</w:t>
      </w:r>
      <w:r w:rsidR="00E268F4">
        <w:rPr>
          <w:rFonts w:ascii="Fb Fontext" w:hAnsi="Fb Fontext" w:hint="cs"/>
          <w:rtl/>
        </w:rPr>
        <w:t>,</w:t>
      </w:r>
    </w:p>
    <w:p w14:paraId="06D0E088" w14:textId="7109C7A3" w:rsidR="00E268F4" w:rsidRDefault="00AB7D20" w:rsidP="00E34A98">
      <w:pPr>
        <w:ind w:firstLine="0"/>
        <w:rPr>
          <w:rFonts w:ascii="Fb Fontext" w:hAnsi="Fb Fontext"/>
          <w:sz w:val="32"/>
          <w:rtl/>
        </w:rPr>
      </w:pPr>
      <w:r w:rsidRPr="00D232D9">
        <w:rPr>
          <w:rStyle w:val="affffe"/>
          <w:rtl/>
        </w:rPr>
        <w:t>אביי לא כרי"ר</w:t>
      </w:r>
      <w:r w:rsidR="009B341C">
        <w:rPr>
          <w:rStyle w:val="affffe"/>
          <w:rFonts w:hint="cs"/>
          <w:rtl/>
        </w:rPr>
        <w:t>:</w:t>
      </w:r>
      <w:r w:rsidRPr="00C35A2C">
        <w:rPr>
          <w:rFonts w:ascii="Fb Fontext" w:hAnsi="Fb Fontext"/>
          <w:sz w:val="32"/>
          <w:rtl/>
        </w:rPr>
        <w:t xml:space="preserve"> דל"ק שוברתה מתוכה</w:t>
      </w:r>
      <w:r w:rsidR="00E268F4">
        <w:rPr>
          <w:rFonts w:ascii="Fb Fontext" w:hAnsi="Fb Fontext"/>
          <w:sz w:val="32"/>
          <w:rtl/>
        </w:rPr>
        <w:t>,</w:t>
      </w:r>
    </w:p>
    <w:p w14:paraId="1F4A6D45" w14:textId="72C1907C" w:rsidR="00AB7D20" w:rsidRPr="00C35A2C" w:rsidRDefault="00AB7D20" w:rsidP="00E34A98">
      <w:pPr>
        <w:ind w:firstLine="0"/>
        <w:rPr>
          <w:rFonts w:ascii="Fb Fontext" w:hAnsi="Fb Fontext" w:cs="Guttman Vilna"/>
          <w:b/>
          <w:bCs/>
          <w:rtl/>
        </w:rPr>
      </w:pPr>
      <w:r w:rsidRPr="00D232D9">
        <w:rPr>
          <w:rStyle w:val="affffe"/>
          <w:rtl/>
        </w:rPr>
        <w:t>רי"ר לא כאביי</w:t>
      </w:r>
      <w:r w:rsidRPr="00C35A2C">
        <w:rPr>
          <w:rFonts w:ascii="Fb Fontext" w:hAnsi="Fb Fontext"/>
          <w:rtl/>
        </w:rPr>
        <w:t>- גזירה אטו שובר דעלמא.</w:t>
      </w:r>
    </w:p>
    <w:p w14:paraId="5CCA87EA" w14:textId="38E9AA18" w:rsidR="000309DE" w:rsidRPr="000309DE" w:rsidRDefault="000309DE" w:rsidP="009B341C">
      <w:pPr>
        <w:pStyle w:val="afffd"/>
        <w:rPr>
          <w:rtl/>
        </w:rPr>
      </w:pPr>
      <w:ins w:id="9885" w:author="מספור קטעי משנה" w:date="2026-10-06T06:45:30Z">
        <w:r>
          <w:rPr>
            <w:rStyle w:val="MisparKeta"/>
          </w:rPr>
          <w:t xml:space="preserve">ג. </w:t>
        </w:r>
      </w:ins>
      <w:bookmarkStart w:id="404" w:name="_Toc119353188"/>
      <w:r w:rsidRPr="000309DE">
        <w:rPr>
          <w:rFonts w:hint="cs"/>
          <w:rtl/>
        </w:rPr>
        <w:t>כתבה התקבלתי</w:t>
      </w:r>
      <w:bookmarkEnd w:id="404"/>
    </w:p>
    <w:p w14:paraId="054EAFD6" w14:textId="6BA0779C" w:rsidR="00AB7D20" w:rsidRPr="00730169" w:rsidRDefault="009B341C" w:rsidP="00AB7D20">
      <w:pPr>
        <w:rPr>
          <w:rFonts w:ascii="Fb Fontext" w:hAnsi="Fb Fontext"/>
          <w:spacing w:val="-2"/>
          <w:sz w:val="32"/>
          <w:rtl/>
        </w:rPr>
      </w:pPr>
      <w:bookmarkStart w:id="405" w:name="_Toc119353189"/>
      <w:r w:rsidRPr="00D578D6">
        <w:rPr>
          <w:rStyle w:val="affffc"/>
          <w:rFonts w:hint="cs"/>
          <w:rtl/>
        </w:rPr>
        <w:t>אבל ע</w:t>
      </w:r>
      <w:r w:rsidR="002B7BCC" w:rsidRPr="00D578D6">
        <w:rPr>
          <w:rStyle w:val="affffc"/>
          <w:rtl/>
        </w:rPr>
        <w:t>"</w:t>
      </w:r>
      <w:r w:rsidRPr="00D578D6">
        <w:rPr>
          <w:rStyle w:val="affffc"/>
          <w:rFonts w:hint="cs"/>
          <w:rtl/>
        </w:rPr>
        <w:t>פ לא מהני,</w:t>
      </w:r>
      <w:bookmarkEnd w:id="405"/>
      <w:r w:rsidRPr="00730169">
        <w:rPr>
          <w:rFonts w:ascii="Fb Fontext" w:hAnsi="Fb Fontext" w:hint="cs"/>
          <w:spacing w:val="-2"/>
          <w:sz w:val="32"/>
          <w:rtl/>
        </w:rPr>
        <w:t xml:space="preserve"> </w:t>
      </w:r>
      <w:r w:rsidRPr="00730169">
        <w:rPr>
          <w:rStyle w:val="afffff0"/>
          <w:rFonts w:hint="cs"/>
          <w:spacing w:val="-2"/>
          <w:rtl/>
        </w:rPr>
        <w:t>אף דדבר שבממון הוא</w:t>
      </w:r>
      <w:r w:rsidRPr="00730169">
        <w:rPr>
          <w:rFonts w:ascii="Fb Fontext" w:hAnsi="Fb Fontext" w:hint="cs"/>
          <w:spacing w:val="-2"/>
          <w:sz w:val="32"/>
          <w:rtl/>
        </w:rPr>
        <w:t xml:space="preserve"> ד</w:t>
      </w:r>
      <w:r w:rsidR="000309DE" w:rsidRPr="00730169">
        <w:rPr>
          <w:rFonts w:ascii="Fb Fontext" w:hAnsi="Fb Fontext" w:hint="cs"/>
          <w:spacing w:val="-2"/>
          <w:sz w:val="32"/>
          <w:rtl/>
        </w:rPr>
        <w:t xml:space="preserve">רבנן </w:t>
      </w:r>
      <w:r w:rsidR="00AB7D20" w:rsidRPr="00730169">
        <w:rPr>
          <w:rFonts w:ascii="Fb Fontext" w:hAnsi="Fb Fontext"/>
          <w:spacing w:val="-2"/>
          <w:sz w:val="32"/>
          <w:rtl/>
        </w:rPr>
        <w:t>עשו חיזוק לדבריהם</w:t>
      </w:r>
    </w:p>
    <w:p w14:paraId="36BC47F6" w14:textId="6AB3FEF5" w:rsidR="00AB7D20" w:rsidRDefault="00AB7D20" w:rsidP="00AB7D20">
      <w:pPr>
        <w:rPr>
          <w:rFonts w:ascii="Fb Fontext" w:hAnsi="Fb Fontext"/>
          <w:rtl/>
        </w:rPr>
      </w:pPr>
      <w:r w:rsidRPr="00C35A2C">
        <w:rPr>
          <w:rFonts w:ascii="Fb Fontext" w:hAnsi="Fb Fontext"/>
          <w:rtl/>
        </w:rPr>
        <w:t xml:space="preserve">דהרי את מקודשת לי </w:t>
      </w:r>
      <w:r w:rsidR="009B341C">
        <w:rPr>
          <w:rFonts w:ascii="Fb Fontext" w:hAnsi="Fb Fontext" w:hint="cs"/>
          <w:rtl/>
        </w:rPr>
        <w:t>ע</w:t>
      </w:r>
      <w:r w:rsidR="002B7BCC">
        <w:rPr>
          <w:rFonts w:ascii="Fb Fontext" w:hAnsi="Fb Fontext"/>
          <w:rtl/>
        </w:rPr>
        <w:t>"</w:t>
      </w:r>
      <w:r w:rsidR="009B341C">
        <w:rPr>
          <w:rFonts w:ascii="Fb Fontext" w:hAnsi="Fb Fontext" w:hint="cs"/>
          <w:rtl/>
        </w:rPr>
        <w:t>מ</w:t>
      </w:r>
      <w:r w:rsidRPr="00C35A2C">
        <w:rPr>
          <w:rFonts w:ascii="Fb Fontext" w:hAnsi="Fb Fontext"/>
          <w:rtl/>
        </w:rPr>
        <w:t xml:space="preserve"> שאין ליך עלי שאר כסות ועונה</w:t>
      </w:r>
      <w:r w:rsidR="00D578D6">
        <w:rPr>
          <w:rFonts w:ascii="Fb Fontext" w:hAnsi="Fb Fontext" w:hint="cs"/>
          <w:rtl/>
        </w:rPr>
        <w:t>,</w:t>
      </w:r>
    </w:p>
    <w:p w14:paraId="4CEF6691" w14:textId="4DA65348" w:rsidR="00AB7D20" w:rsidRDefault="00AB7D20" w:rsidP="009B341C">
      <w:pPr>
        <w:ind w:firstLine="0"/>
        <w:rPr>
          <w:rFonts w:ascii="Fb Fontext" w:hAnsi="Fb Fontext"/>
          <w:rtl/>
        </w:rPr>
      </w:pPr>
      <w:r w:rsidRPr="000309DE">
        <w:rPr>
          <w:rStyle w:val="affffe"/>
          <w:rtl/>
        </w:rPr>
        <w:t xml:space="preserve">לר"מ </w:t>
      </w:r>
      <w:r w:rsidRPr="00C35A2C">
        <w:rPr>
          <w:rFonts w:ascii="Fb Fontext" w:hAnsi="Fb Fontext"/>
          <w:rtl/>
        </w:rPr>
        <w:t>מקודשת ותנאו בטל,</w:t>
      </w:r>
      <w:r w:rsidR="009B341C">
        <w:rPr>
          <w:rFonts w:ascii="Fb Fontext" w:hAnsi="Fb Fontext" w:hint="cs"/>
          <w:rtl/>
        </w:rPr>
        <w:t xml:space="preserve"> </w:t>
      </w:r>
      <w:r w:rsidRPr="000309DE">
        <w:rPr>
          <w:rStyle w:val="affffe"/>
          <w:rtl/>
        </w:rPr>
        <w:t xml:space="preserve">ולר"י: </w:t>
      </w:r>
      <w:r w:rsidRPr="00C35A2C">
        <w:rPr>
          <w:rFonts w:ascii="Fb Fontext" w:hAnsi="Fb Fontext"/>
          <w:rtl/>
        </w:rPr>
        <w:t>בדבר שבממון תנאו קיים!</w:t>
      </w:r>
    </w:p>
    <w:p w14:paraId="1084BD04" w14:textId="77777777" w:rsidR="00E268F4" w:rsidRDefault="00AB7D20" w:rsidP="00AB7D20">
      <w:pPr>
        <w:rPr>
          <w:rFonts w:ascii="Fb Fontext" w:hAnsi="Fb Fontext"/>
          <w:sz w:val="32"/>
          <w:rtl/>
        </w:rPr>
      </w:pPr>
      <w:r w:rsidRPr="000309DE">
        <w:rPr>
          <w:rStyle w:val="affffe"/>
          <w:rtl/>
        </w:rPr>
        <w:t>אביי:</w:t>
      </w:r>
      <w:r w:rsidRPr="00C35A2C">
        <w:rPr>
          <w:rFonts w:ascii="Fb Fontext" w:hAnsi="Fb Fontext"/>
          <w:sz w:val="32"/>
          <w:rtl/>
        </w:rPr>
        <w:t xml:space="preserve"> </w:t>
      </w:r>
      <w:r w:rsidR="00CC30F0">
        <w:rPr>
          <w:rFonts w:ascii="Fb Fontext" w:hAnsi="Fb Fontext" w:hint="cs"/>
          <w:sz w:val="32"/>
          <w:rtl/>
        </w:rPr>
        <w:t>ו</w:t>
      </w:r>
      <w:r w:rsidRPr="00C35A2C">
        <w:rPr>
          <w:rFonts w:ascii="Fb Fontext" w:hAnsi="Fb Fontext"/>
          <w:sz w:val="32"/>
          <w:rtl/>
        </w:rPr>
        <w:t xml:space="preserve">עשו חיזוק לדבריהם </w:t>
      </w:r>
      <w:r w:rsidRPr="00CC30F0">
        <w:rPr>
          <w:rStyle w:val="afffff0"/>
          <w:rtl/>
        </w:rPr>
        <w:t>יותר משל תורה</w:t>
      </w:r>
      <w:r w:rsidRPr="00C35A2C">
        <w:rPr>
          <w:rFonts w:ascii="Fb Fontext" w:hAnsi="Fb Fontext"/>
          <w:sz w:val="32"/>
          <w:rtl/>
        </w:rPr>
        <w:t xml:space="preserve"> רק ב</w:t>
      </w:r>
      <w:r w:rsidR="000309DE">
        <w:rPr>
          <w:rFonts w:ascii="Fb Fontext" w:hAnsi="Fb Fontext" w:hint="cs"/>
          <w:sz w:val="32"/>
          <w:rtl/>
        </w:rPr>
        <w:t>דבר השכיח</w:t>
      </w:r>
      <w:r w:rsidR="00E268F4">
        <w:rPr>
          <w:rFonts w:ascii="Fb Fontext" w:hAnsi="Fb Fontext" w:hint="cs"/>
          <w:sz w:val="32"/>
          <w:rtl/>
        </w:rPr>
        <w:t>,</w:t>
      </w:r>
    </w:p>
    <w:p w14:paraId="5C404D58" w14:textId="16428212" w:rsidR="00AB7D20" w:rsidRPr="00C35A2C" w:rsidRDefault="00AB7D20" w:rsidP="00CC30F0">
      <w:pPr>
        <w:ind w:firstLine="0"/>
        <w:rPr>
          <w:rFonts w:ascii="Fb Fontext" w:hAnsi="Fb Fontext" w:cs="Guttman Vilna"/>
          <w:b/>
          <w:bCs/>
          <w:rtl/>
        </w:rPr>
      </w:pPr>
      <w:r w:rsidRPr="00D232D9">
        <w:rPr>
          <w:rStyle w:val="affffe"/>
          <w:rtl/>
        </w:rPr>
        <w:t>כר"י</w:t>
      </w:r>
      <w:r w:rsidRPr="00C35A2C">
        <w:rPr>
          <w:rFonts w:ascii="Fb Fontext" w:hAnsi="Fb Fontext"/>
          <w:rtl/>
        </w:rPr>
        <w:t xml:space="preserve"> </w:t>
      </w:r>
      <w:r w:rsidR="009B341C">
        <w:rPr>
          <w:rFonts w:ascii="Fb Fontext" w:hAnsi="Fb Fontext" w:hint="cs"/>
          <w:rtl/>
        </w:rPr>
        <w:t>ש</w:t>
      </w:r>
      <w:r w:rsidRPr="00C35A2C">
        <w:rPr>
          <w:rFonts w:ascii="Fb Fontext" w:hAnsi="Fb Fontext"/>
          <w:rtl/>
        </w:rPr>
        <w:t>לעולם אוכל פירי פירות, עד ש</w:t>
      </w:r>
      <w:r w:rsidR="009B341C">
        <w:rPr>
          <w:rFonts w:ascii="Fb Fontext" w:hAnsi="Fb Fontext" w:hint="cs"/>
          <w:rtl/>
        </w:rPr>
        <w:t xml:space="preserve">יאמר </w:t>
      </w:r>
      <w:r w:rsidRPr="00C35A2C">
        <w:rPr>
          <w:rFonts w:ascii="Fb Fontext" w:hAnsi="Fb Fontext"/>
          <w:rtl/>
        </w:rPr>
        <w:t>דין ודברים אין לי בנכסיך ובפירותיהן ובפירות פירותיהן עד עולם.</w:t>
      </w:r>
    </w:p>
    <w:p w14:paraId="29E40A27" w14:textId="69E69E6C" w:rsidR="00AB7D20" w:rsidRDefault="009B341C" w:rsidP="00AB7D20">
      <w:pPr>
        <w:rPr>
          <w:rFonts w:ascii="Fb Fontext" w:hAnsi="Fb Fontext"/>
          <w:sz w:val="32"/>
          <w:rtl/>
        </w:rPr>
      </w:pPr>
      <w:r>
        <w:rPr>
          <w:rStyle w:val="affffe"/>
          <w:rFonts w:hint="cs"/>
          <w:rtl/>
        </w:rPr>
        <w:t>והך דחמרים ד</w:t>
      </w:r>
      <w:r w:rsidR="00D578D6">
        <w:rPr>
          <w:rStyle w:val="affffe"/>
          <w:rFonts w:hint="cs"/>
          <w:rtl/>
        </w:rPr>
        <w:t>שכיחי</w:t>
      </w:r>
      <w:r w:rsidR="00CC30F0">
        <w:rPr>
          <w:rStyle w:val="affffe"/>
          <w:rFonts w:hint="cs"/>
          <w:rtl/>
        </w:rPr>
        <w:t>:</w:t>
      </w:r>
      <w:r w:rsidR="00AB7D20" w:rsidRPr="00C35A2C">
        <w:rPr>
          <w:rFonts w:ascii="Fb Fontext" w:hAnsi="Fb Fontext"/>
          <w:sz w:val="32"/>
          <w:rtl/>
        </w:rPr>
        <w:t xml:space="preserve"> </w:t>
      </w:r>
      <w:r w:rsidR="00AB7D20" w:rsidRPr="00CC30F0">
        <w:rPr>
          <w:rStyle w:val="afffff0"/>
          <w:rtl/>
        </w:rPr>
        <w:t>שלי חדש</w:t>
      </w:r>
      <w:r w:rsidR="00CC30F0" w:rsidRPr="00CC30F0">
        <w:rPr>
          <w:rStyle w:val="afffff0"/>
          <w:rFonts w:hint="cs"/>
          <w:rtl/>
        </w:rPr>
        <w:t xml:space="preserve"> או אינו מתוקן</w:t>
      </w:r>
      <w:r w:rsidR="00AB7D20" w:rsidRPr="00CC30F0">
        <w:rPr>
          <w:rStyle w:val="afffff0"/>
          <w:rtl/>
        </w:rPr>
        <w:t xml:space="preserve"> ושל חברי ישן</w:t>
      </w:r>
      <w:r w:rsidR="00CC30F0" w:rsidRPr="00CC30F0">
        <w:rPr>
          <w:rStyle w:val="afffff0"/>
          <w:rFonts w:hint="cs"/>
          <w:rtl/>
        </w:rPr>
        <w:t xml:space="preserve"> ומתוקן </w:t>
      </w:r>
      <w:r w:rsidR="00AB7D20" w:rsidRPr="00C35A2C">
        <w:rPr>
          <w:rFonts w:ascii="Fb Fontext" w:hAnsi="Fb Fontext"/>
          <w:sz w:val="32"/>
          <w:rtl/>
        </w:rPr>
        <w:t xml:space="preserve">אין נאמנים, </w:t>
      </w:r>
      <w:r w:rsidR="00AB7D20" w:rsidRPr="000309DE">
        <w:rPr>
          <w:rStyle w:val="affffe"/>
          <w:rtl/>
        </w:rPr>
        <w:t>ולר"י</w:t>
      </w:r>
      <w:r w:rsidR="00AB7D20" w:rsidRPr="00C35A2C">
        <w:rPr>
          <w:rFonts w:ascii="Fb Fontext" w:hAnsi="Fb Fontext"/>
          <w:sz w:val="32"/>
          <w:rtl/>
        </w:rPr>
        <w:t xml:space="preserve"> נאמנים</w:t>
      </w:r>
      <w:r w:rsidR="000A337F">
        <w:rPr>
          <w:rFonts w:ascii="Fb Fontext" w:hAnsi="Fb Fontext" w:hint="cs"/>
          <w:sz w:val="32"/>
          <w:rtl/>
        </w:rPr>
        <w:t>,</w:t>
      </w:r>
    </w:p>
    <w:p w14:paraId="5EAF898B" w14:textId="5C3972FC" w:rsidR="00CC30F0" w:rsidRDefault="00CC30F0" w:rsidP="00D578D6">
      <w:pPr>
        <w:ind w:left="226"/>
        <w:rPr>
          <w:rFonts w:ascii="Fb Fontext" w:hAnsi="Fb Fontext"/>
          <w:sz w:val="32"/>
          <w:rtl/>
        </w:rPr>
      </w:pPr>
      <w:r>
        <w:rPr>
          <w:rStyle w:val="affffe"/>
          <w:rFonts w:hint="cs"/>
          <w:rtl/>
        </w:rPr>
        <w:t>א.</w:t>
      </w:r>
      <w:r>
        <w:rPr>
          <w:rFonts w:ascii="Fb Fontext" w:hAnsi="Fb Fontext" w:hint="cs"/>
          <w:sz w:val="32"/>
          <w:rtl/>
        </w:rPr>
        <w:t xml:space="preserve"> בספק דדבריהם לא עשו חיזוק</w:t>
      </w:r>
    </w:p>
    <w:p w14:paraId="6A531DAF" w14:textId="08CA2EFB" w:rsidR="00AB7D20" w:rsidRDefault="00CC30F0" w:rsidP="00D578D6">
      <w:pPr>
        <w:ind w:left="226"/>
        <w:rPr>
          <w:rtl/>
        </w:rPr>
      </w:pPr>
      <w:r w:rsidRPr="00CC30F0">
        <w:rPr>
          <w:rStyle w:val="affffe"/>
          <w:rFonts w:hint="cs"/>
          <w:rtl/>
        </w:rPr>
        <w:t xml:space="preserve">ב. </w:t>
      </w:r>
      <w:r w:rsidR="00AB7D20" w:rsidRPr="00CC30F0">
        <w:rPr>
          <w:rStyle w:val="affffe"/>
          <w:rtl/>
        </w:rPr>
        <w:t>רב:</w:t>
      </w:r>
      <w:r w:rsidR="00AB7D20" w:rsidRPr="00C35A2C">
        <w:rPr>
          <w:rFonts w:ascii="Fb Fontext" w:hAnsi="Fb Fontext"/>
          <w:rtl/>
        </w:rPr>
        <w:t xml:space="preserve"> בדמאי הקילו</w:t>
      </w:r>
      <w:r>
        <w:rPr>
          <w:rFonts w:ascii="Fb Fontext" w:hAnsi="Fb Fontext" w:hint="cs"/>
          <w:rtl/>
        </w:rPr>
        <w:t xml:space="preserve"> </w:t>
      </w:r>
      <w:r w:rsidRPr="00CC30F0">
        <w:rPr>
          <w:rStyle w:val="afffff0"/>
          <w:rFonts w:hint="cs"/>
          <w:rtl/>
        </w:rPr>
        <w:t>[שרוב ע</w:t>
      </w:r>
      <w:r w:rsidR="002B7BCC">
        <w:rPr>
          <w:rStyle w:val="afffff0"/>
          <w:rtl/>
        </w:rPr>
        <w:t>"</w:t>
      </w:r>
      <w:r w:rsidRPr="00CC30F0">
        <w:rPr>
          <w:rStyle w:val="afffff0"/>
          <w:rFonts w:hint="cs"/>
          <w:rtl/>
        </w:rPr>
        <w:t>ה מעשרין]</w:t>
      </w:r>
      <w:r w:rsidR="00AB7D20" w:rsidRPr="00C35A2C">
        <w:rPr>
          <w:rFonts w:ascii="Fb Fontext" w:hAnsi="Fb Fontext"/>
          <w:rtl/>
        </w:rPr>
        <w:t>.</w:t>
      </w:r>
    </w:p>
    <w:p w14:paraId="11A6B584" w14:textId="77777777" w:rsidR="00AB7D20" w:rsidRPr="00C35A2C" w:rsidRDefault="00AB7D20" w:rsidP="00E26091">
      <w:pPr>
        <w:pStyle w:val="afff"/>
        <w:framePr w:wrap="around"/>
        <w:rPr>
          <w:rtl/>
        </w:rPr>
      </w:pPr>
      <w:bookmarkStart w:id="406" w:name="_Toc119353190"/>
      <w:r w:rsidRPr="00C35A2C">
        <w:rPr>
          <w:rFonts w:hint="cs"/>
          <w:rtl/>
        </w:rPr>
        <w:t>נו:</w:t>
      </w:r>
      <w:bookmarkEnd w:id="406"/>
    </w:p>
    <w:p w14:paraId="438E54DB" w14:textId="1C6E7390" w:rsidR="00AB7D20" w:rsidRPr="00C54C7E" w:rsidRDefault="00AB7D20" w:rsidP="00C54C7E">
      <w:pPr>
        <w:pStyle w:val="afffd"/>
        <w:rPr>
          <w:rtl/>
        </w:rPr>
      </w:pPr>
      <w:ins w:id="9886" w:author="מספור קטעי משנה" w:date="2026-10-06T06:45:30Z">
        <w:r>
          <w:rPr>
            <w:rStyle w:val="MisparKeta"/>
          </w:rPr>
          <w:t xml:space="preserve">א. </w:t>
        </w:r>
      </w:ins>
      <w:bookmarkStart w:id="407" w:name="_Toc119353191"/>
      <w:r w:rsidRPr="00C54C7E">
        <w:rPr>
          <w:rFonts w:hint="cs"/>
          <w:rtl/>
        </w:rPr>
        <w:t>ר' מאיר אומר: כל הפוחת וכו'</w:t>
      </w:r>
      <w:r w:rsidR="00CC30F0">
        <w:rPr>
          <w:rFonts w:hint="cs"/>
          <w:rtl/>
        </w:rPr>
        <w:t xml:space="preserve"> בעילתו בעילת זנות</w:t>
      </w:r>
      <w:r w:rsidRPr="00C54C7E">
        <w:rPr>
          <w:rFonts w:hint="cs"/>
          <w:rtl/>
        </w:rPr>
        <w:t>.</w:t>
      </w:r>
      <w:bookmarkEnd w:id="407"/>
    </w:p>
    <w:p w14:paraId="465A2F79" w14:textId="7DAB98C8" w:rsidR="00AB7D20" w:rsidRDefault="00AB7D20" w:rsidP="00AB7D20">
      <w:pPr>
        <w:rPr>
          <w:rFonts w:ascii="Fb Fontext" w:hAnsi="Fb Fontext"/>
          <w:sz w:val="32"/>
          <w:rtl/>
        </w:rPr>
      </w:pPr>
      <w:bookmarkStart w:id="408" w:name="_Toc119353192"/>
      <w:r w:rsidRPr="00D578D6">
        <w:rPr>
          <w:rStyle w:val="affffc"/>
          <w:rtl/>
        </w:rPr>
        <w:t xml:space="preserve">כל הפוחת </w:t>
      </w:r>
      <w:r w:rsidR="00BD4EEB" w:rsidRPr="00D578D6">
        <w:rPr>
          <w:rStyle w:val="affffc"/>
          <w:rtl/>
        </w:rPr>
        <w:t>אף</w:t>
      </w:r>
      <w:r w:rsidRPr="00D578D6">
        <w:rPr>
          <w:rStyle w:val="affffc"/>
          <w:rtl/>
        </w:rPr>
        <w:t xml:space="preserve"> בתנא</w:t>
      </w:r>
      <w:r w:rsidR="00CC30F0" w:rsidRPr="00D578D6">
        <w:rPr>
          <w:rStyle w:val="affffc"/>
          <w:rFonts w:hint="cs"/>
          <w:rtl/>
        </w:rPr>
        <w:t>י</w:t>
      </w:r>
      <w:bookmarkEnd w:id="408"/>
      <w:r w:rsidRPr="00C35A2C">
        <w:rPr>
          <w:rFonts w:ascii="Fb Fontext" w:hAnsi="Fb Fontext"/>
          <w:sz w:val="32"/>
          <w:rtl/>
        </w:rPr>
        <w:t xml:space="preserve">, </w:t>
      </w:r>
      <w:r w:rsidR="00CC30F0">
        <w:rPr>
          <w:rStyle w:val="affffe"/>
          <w:rFonts w:hint="cs"/>
          <w:rtl/>
        </w:rPr>
        <w:t>ש</w:t>
      </w:r>
      <w:r w:rsidR="000309DE" w:rsidRPr="00CC30F0">
        <w:rPr>
          <w:rStyle w:val="affffe"/>
          <w:rFonts w:hint="cs"/>
          <w:rtl/>
        </w:rPr>
        <w:t xml:space="preserve">סבר </w:t>
      </w:r>
      <w:r w:rsidRPr="00C35A2C">
        <w:rPr>
          <w:rFonts w:ascii="Fb Fontext" w:hAnsi="Fb Fontext"/>
          <w:sz w:val="32"/>
          <w:rtl/>
        </w:rPr>
        <w:t>תנאו בטל ו</w:t>
      </w:r>
      <w:r w:rsidR="00CC30F0">
        <w:rPr>
          <w:rFonts w:ascii="Fb Fontext" w:hAnsi="Fb Fontext" w:hint="cs"/>
          <w:sz w:val="32"/>
          <w:rtl/>
        </w:rPr>
        <w:t xml:space="preserve">יש </w:t>
      </w:r>
      <w:r w:rsidRPr="00C35A2C">
        <w:rPr>
          <w:rFonts w:ascii="Fb Fontext" w:hAnsi="Fb Fontext"/>
          <w:sz w:val="32"/>
          <w:rtl/>
        </w:rPr>
        <w:t>לה</w:t>
      </w:r>
      <w:r w:rsidR="00CC30F0">
        <w:rPr>
          <w:rFonts w:ascii="Fb Fontext" w:hAnsi="Fb Fontext" w:hint="cs"/>
          <w:sz w:val="32"/>
          <w:rtl/>
        </w:rPr>
        <w:t xml:space="preserve"> </w:t>
      </w:r>
      <w:r w:rsidR="00CC30F0" w:rsidRPr="00CC30F0">
        <w:rPr>
          <w:rStyle w:val="afffff0"/>
          <w:rFonts w:hint="cs"/>
          <w:rtl/>
        </w:rPr>
        <w:t>[מאתים]</w:t>
      </w:r>
      <w:r w:rsidRPr="00C35A2C">
        <w:rPr>
          <w:rFonts w:ascii="Fb Fontext" w:hAnsi="Fb Fontext"/>
          <w:sz w:val="32"/>
          <w:rtl/>
        </w:rPr>
        <w:t>,</w:t>
      </w:r>
    </w:p>
    <w:p w14:paraId="638737B3" w14:textId="77777777" w:rsidR="00E268F4" w:rsidRDefault="00AB7D20" w:rsidP="00CC30F0">
      <w:pPr>
        <w:rPr>
          <w:rFonts w:ascii="Fb Fontext" w:hAnsi="Fb Fontext"/>
          <w:rtl/>
        </w:rPr>
      </w:pPr>
      <w:r>
        <w:rPr>
          <w:rFonts w:ascii="Fb Fontext" w:hAnsi="Fb Fontext"/>
          <w:rtl/>
        </w:rPr>
        <w:t xml:space="preserve">וכיון </w:t>
      </w:r>
      <w:r w:rsidR="00CC30F0">
        <w:rPr>
          <w:rFonts w:ascii="Fb Fontext" w:hAnsi="Fb Fontext" w:hint="cs"/>
          <w:rtl/>
        </w:rPr>
        <w:t>שאמר אין לך, לא סמכה דעתה, והו</w:t>
      </w:r>
      <w:r w:rsidR="002B7BCC">
        <w:rPr>
          <w:rFonts w:ascii="Fb Fontext" w:hAnsi="Fb Fontext"/>
          <w:rtl/>
        </w:rPr>
        <w:t>"</w:t>
      </w:r>
      <w:r w:rsidR="00CC30F0">
        <w:rPr>
          <w:rFonts w:ascii="Fb Fontext" w:hAnsi="Fb Fontext" w:hint="cs"/>
          <w:rtl/>
        </w:rPr>
        <w:t>ל בעילת זנות</w:t>
      </w:r>
      <w:r w:rsidR="00E268F4">
        <w:rPr>
          <w:rFonts w:ascii="Fb Fontext" w:hAnsi="Fb Fontext" w:hint="cs"/>
          <w:rtl/>
        </w:rPr>
        <w:t>,</w:t>
      </w:r>
    </w:p>
    <w:p w14:paraId="2FA364A1" w14:textId="4F53F913" w:rsidR="00CC30F0" w:rsidRPr="00730169" w:rsidRDefault="00AB7D20" w:rsidP="00AB7D20">
      <w:pPr>
        <w:rPr>
          <w:rFonts w:ascii="Fb Fontext" w:hAnsi="Fb Fontext"/>
          <w:spacing w:val="-2"/>
          <w:rtl/>
        </w:rPr>
      </w:pPr>
      <w:r w:rsidRPr="00730169">
        <w:rPr>
          <w:rStyle w:val="affffe"/>
          <w:rtl/>
        </w:rPr>
        <w:t>והך דלר"מ</w:t>
      </w:r>
      <w:r w:rsidRPr="00730169">
        <w:rPr>
          <w:rFonts w:ascii="Fb Fontext" w:hAnsi="Fb Fontext"/>
          <w:spacing w:val="-2"/>
          <w:rtl/>
        </w:rPr>
        <w:t xml:space="preserve"> ע"מ שכתוב בתורה תנאו בטל הא בדרבנן תנאו קיים</w:t>
      </w:r>
      <w:r w:rsidR="00CC30F0" w:rsidRPr="00730169">
        <w:rPr>
          <w:rFonts w:ascii="Fb Fontext" w:hAnsi="Fb Fontext" w:hint="cs"/>
          <w:spacing w:val="-2"/>
          <w:rtl/>
        </w:rPr>
        <w:t>!</w:t>
      </w:r>
    </w:p>
    <w:p w14:paraId="71027BD9" w14:textId="066014D4" w:rsidR="00AB7D20" w:rsidRPr="00C35A2C" w:rsidRDefault="00AB7D20" w:rsidP="00AB7D20">
      <w:pPr>
        <w:rPr>
          <w:rFonts w:ascii="Fb Fontext" w:hAnsi="Fb Fontext" w:cs="Guttman Vilna"/>
          <w:b/>
          <w:bCs/>
          <w:rtl/>
        </w:rPr>
      </w:pPr>
      <w:r w:rsidRPr="00C35A2C">
        <w:rPr>
          <w:rFonts w:ascii="Fb Fontext" w:hAnsi="Fb Fontext"/>
          <w:rtl/>
        </w:rPr>
        <w:t>– ס"ל דכתובה דאורייתא</w:t>
      </w:r>
    </w:p>
    <w:p w14:paraId="5A7AE65E" w14:textId="77777777" w:rsidR="00D578D6" w:rsidRDefault="00CC30F0" w:rsidP="000309DE">
      <w:pPr>
        <w:rPr>
          <w:rFonts w:ascii="Fb Fontext" w:hAnsi="Fb Fontext"/>
          <w:sz w:val="32"/>
          <w:rtl/>
        </w:rPr>
      </w:pPr>
      <w:r w:rsidRPr="00CC30F0">
        <w:rPr>
          <w:rStyle w:val="affffe"/>
          <w:rFonts w:hint="cs"/>
          <w:rtl/>
        </w:rPr>
        <w:t>תניא</w:t>
      </w:r>
      <w:r>
        <w:rPr>
          <w:rFonts w:ascii="Fb Fontext" w:hAnsi="Fb Fontext" w:hint="cs"/>
          <w:sz w:val="32"/>
          <w:rtl/>
        </w:rPr>
        <w:t xml:space="preserve"> </w:t>
      </w:r>
      <w:r w:rsidR="00AB7D20" w:rsidRPr="00C35A2C">
        <w:rPr>
          <w:rFonts w:ascii="Fb Fontext" w:hAnsi="Fb Fontext"/>
          <w:sz w:val="32"/>
          <w:rtl/>
        </w:rPr>
        <w:t xml:space="preserve">כל הפוחת לבתולה ממאתים </w:t>
      </w:r>
    </w:p>
    <w:p w14:paraId="60A221C3" w14:textId="1B3EFCF4" w:rsidR="00E268F4" w:rsidRPr="00D578D6" w:rsidRDefault="00AB7D20" w:rsidP="000309DE">
      <w:pPr>
        <w:rPr>
          <w:rFonts w:ascii="Fb Fontext" w:hAnsi="Fb Fontext"/>
          <w:spacing w:val="-6"/>
          <w:sz w:val="32"/>
          <w:rtl/>
        </w:rPr>
      </w:pPr>
      <w:r w:rsidRPr="00D578D6">
        <w:rPr>
          <w:rStyle w:val="affffe"/>
          <w:spacing w:val="-6"/>
          <w:rtl/>
        </w:rPr>
        <w:t>לר"מ:</w:t>
      </w:r>
      <w:r w:rsidRPr="00D578D6">
        <w:rPr>
          <w:rFonts w:ascii="Fb Fontext" w:hAnsi="Fb Fontext"/>
          <w:spacing w:val="-6"/>
          <w:sz w:val="32"/>
          <w:rtl/>
        </w:rPr>
        <w:t xml:space="preserve"> זו בעילת זנות</w:t>
      </w:r>
      <w:r w:rsidR="000309DE" w:rsidRPr="00D578D6">
        <w:rPr>
          <w:rFonts w:ascii="Fb Fontext" w:hAnsi="Fb Fontext" w:hint="cs"/>
          <w:spacing w:val="-6"/>
          <w:rtl/>
        </w:rPr>
        <w:t xml:space="preserve">. </w:t>
      </w:r>
      <w:r w:rsidRPr="00D578D6">
        <w:rPr>
          <w:rStyle w:val="affffe"/>
          <w:spacing w:val="-6"/>
          <w:rtl/>
        </w:rPr>
        <w:t>רבי יוסי</w:t>
      </w:r>
      <w:r w:rsidRPr="00D578D6">
        <w:rPr>
          <w:rFonts w:ascii="Fb Fontext" w:hAnsi="Fb Fontext"/>
          <w:spacing w:val="-6"/>
          <w:sz w:val="32"/>
          <w:rtl/>
        </w:rPr>
        <w:t>: רשאי;</w:t>
      </w:r>
      <w:r w:rsidR="00CC30F0" w:rsidRPr="00D578D6">
        <w:rPr>
          <w:rFonts w:ascii="Fb Fontext" w:hAnsi="Fb Fontext" w:hint="cs"/>
          <w:spacing w:val="-6"/>
          <w:sz w:val="32"/>
          <w:rtl/>
        </w:rPr>
        <w:t xml:space="preserve"> </w:t>
      </w:r>
      <w:r w:rsidR="00CC30F0" w:rsidRPr="00D578D6">
        <w:rPr>
          <w:rStyle w:val="affffe"/>
          <w:rFonts w:hint="cs"/>
          <w:spacing w:val="-6"/>
          <w:rtl/>
        </w:rPr>
        <w:t>ר</w:t>
      </w:r>
      <w:r w:rsidR="002B7BCC" w:rsidRPr="00D578D6">
        <w:rPr>
          <w:rStyle w:val="affffe"/>
          <w:spacing w:val="-6"/>
          <w:rtl/>
        </w:rPr>
        <w:t>"</w:t>
      </w:r>
      <w:r w:rsidR="00CC30F0" w:rsidRPr="00D578D6">
        <w:rPr>
          <w:rStyle w:val="affffe"/>
          <w:rFonts w:hint="cs"/>
          <w:spacing w:val="-6"/>
          <w:rtl/>
        </w:rPr>
        <w:t xml:space="preserve">י </w:t>
      </w:r>
      <w:r w:rsidR="00CC30F0" w:rsidRPr="00D578D6">
        <w:rPr>
          <w:rFonts w:ascii="Fb Fontext" w:hAnsi="Fb Fontext" w:hint="cs"/>
          <w:spacing w:val="-6"/>
          <w:sz w:val="32"/>
          <w:rtl/>
        </w:rPr>
        <w:t>רצה כותבת התקבלתי מנה</w:t>
      </w:r>
      <w:r w:rsidR="00E268F4" w:rsidRPr="00D578D6">
        <w:rPr>
          <w:rFonts w:ascii="Fb Fontext" w:hAnsi="Fb Fontext" w:hint="cs"/>
          <w:spacing w:val="-6"/>
          <w:sz w:val="32"/>
          <w:rtl/>
        </w:rPr>
        <w:t>.</w:t>
      </w:r>
    </w:p>
    <w:p w14:paraId="6D3C6469" w14:textId="742E98A3" w:rsidR="00E268F4" w:rsidRDefault="00AB7D20" w:rsidP="00AB7D20">
      <w:pPr>
        <w:rPr>
          <w:rFonts w:ascii="Fb Fontext" w:hAnsi="Fb Fontext"/>
          <w:sz w:val="32"/>
          <w:rtl/>
        </w:rPr>
      </w:pPr>
      <w:r w:rsidRPr="000309DE">
        <w:rPr>
          <w:rStyle w:val="affffe"/>
          <w:rtl/>
        </w:rPr>
        <w:lastRenderedPageBreak/>
        <w:t>והך דרבי יוסי</w:t>
      </w:r>
      <w:r w:rsidRPr="00C35A2C">
        <w:rPr>
          <w:rFonts w:ascii="Fb Fontext" w:hAnsi="Fb Fontext"/>
          <w:sz w:val="32"/>
          <w:rtl/>
        </w:rPr>
        <w:t xml:space="preserve"> </w:t>
      </w:r>
      <w:r w:rsidR="00CC30F0" w:rsidRPr="00CC30F0">
        <w:rPr>
          <w:rStyle w:val="affffe"/>
          <w:rFonts w:hint="cs"/>
          <w:rtl/>
        </w:rPr>
        <w:t>חלק את</w:t>
      </w:r>
      <w:r w:rsidR="002B7BCC">
        <w:rPr>
          <w:rStyle w:val="affffe"/>
          <w:rtl/>
        </w:rPr>
        <w:t>"</w:t>
      </w:r>
      <w:r w:rsidR="00CC30F0" w:rsidRPr="00CC30F0">
        <w:rPr>
          <w:rStyle w:val="affffe"/>
          <w:rFonts w:hint="cs"/>
          <w:rtl/>
        </w:rPr>
        <w:t>ק</w:t>
      </w:r>
      <w:r w:rsidR="00CC30F0">
        <w:rPr>
          <w:rFonts w:ascii="Fb Fontext" w:hAnsi="Fb Fontext" w:hint="cs"/>
          <w:sz w:val="32"/>
          <w:rtl/>
        </w:rPr>
        <w:t xml:space="preserve"> ש</w:t>
      </w:r>
      <w:r w:rsidRPr="00C35A2C">
        <w:rPr>
          <w:rFonts w:ascii="Fb Fontext" w:hAnsi="Fb Fontext"/>
          <w:sz w:val="32"/>
          <w:rtl/>
        </w:rPr>
        <w:t>א</w:t>
      </w:r>
      <w:r w:rsidR="00CC30F0">
        <w:rPr>
          <w:rFonts w:ascii="Fb Fontext" w:hAnsi="Fb Fontext" w:hint="cs"/>
          <w:sz w:val="32"/>
          <w:rtl/>
        </w:rPr>
        <w:t>ף</w:t>
      </w:r>
      <w:r w:rsidRPr="00C35A2C">
        <w:rPr>
          <w:rFonts w:ascii="Fb Fontext" w:hAnsi="Fb Fontext"/>
          <w:sz w:val="32"/>
          <w:rtl/>
        </w:rPr>
        <w:t xml:space="preserve"> בקיבל אחריות אין עושין כתובת אשה מטלטלין</w:t>
      </w:r>
      <w:r w:rsidR="00CC30F0">
        <w:rPr>
          <w:rFonts w:ascii="Fb Fontext" w:hAnsi="Fb Fontext" w:hint="cs"/>
          <w:sz w:val="32"/>
          <w:rtl/>
        </w:rPr>
        <w:t xml:space="preserve"> מפני תיקון העולם</w:t>
      </w:r>
      <w:r w:rsidR="00E268F4">
        <w:rPr>
          <w:rFonts w:ascii="Fb Fontext" w:hAnsi="Fb Fontext" w:hint="cs"/>
          <w:sz w:val="32"/>
          <w:rtl/>
        </w:rPr>
        <w:t>,</w:t>
      </w:r>
    </w:p>
    <w:p w14:paraId="4B5287E6" w14:textId="46F62D80" w:rsidR="00AB7D20" w:rsidRPr="00730169" w:rsidRDefault="00AB7D20" w:rsidP="00AB7D20">
      <w:pPr>
        <w:rPr>
          <w:rFonts w:ascii="Fb Fontext" w:hAnsi="Fb Fontext"/>
          <w:spacing w:val="-2"/>
          <w:rtl/>
        </w:rPr>
      </w:pPr>
      <w:r w:rsidRPr="00730169">
        <w:rPr>
          <w:rFonts w:ascii="Fb Fontext" w:hAnsi="Fb Fontext"/>
          <w:spacing w:val="-2"/>
          <w:rtl/>
        </w:rPr>
        <w:t>ד</w:t>
      </w:r>
      <w:r w:rsidR="00287D14" w:rsidRPr="00730169">
        <w:rPr>
          <w:rFonts w:ascii="Fb Fontext" w:hAnsi="Fb Fontext"/>
          <w:spacing w:val="-2"/>
          <w:rtl/>
        </w:rPr>
        <w:t>שם</w:t>
      </w:r>
      <w:r w:rsidRPr="00730169">
        <w:rPr>
          <w:rFonts w:ascii="Fb Fontext" w:hAnsi="Fb Fontext"/>
          <w:spacing w:val="-2"/>
          <w:rtl/>
        </w:rPr>
        <w:t xml:space="preserve"> לא ידעה </w:t>
      </w:r>
      <w:r w:rsidR="00CC30F0" w:rsidRPr="00730169">
        <w:rPr>
          <w:rFonts w:ascii="Fb Fontext" w:hAnsi="Fb Fontext" w:hint="cs"/>
          <w:spacing w:val="-2"/>
          <w:rtl/>
        </w:rPr>
        <w:t xml:space="preserve">ודאי שתצטרך למחול </w:t>
      </w:r>
      <w:r w:rsidR="00CC30F0" w:rsidRPr="00730169">
        <w:rPr>
          <w:rStyle w:val="afffff0"/>
          <w:rFonts w:hint="cs"/>
          <w:spacing w:val="-2"/>
          <w:rtl/>
        </w:rPr>
        <w:t>[ספק יוזל]</w:t>
      </w:r>
      <w:r w:rsidRPr="00730169">
        <w:rPr>
          <w:rFonts w:ascii="Fb Fontext" w:hAnsi="Fb Fontext"/>
          <w:spacing w:val="-2"/>
          <w:rtl/>
        </w:rPr>
        <w:t xml:space="preserve"> </w:t>
      </w:r>
      <w:r w:rsidR="00287D14" w:rsidRPr="00730169">
        <w:rPr>
          <w:rFonts w:ascii="Fb Fontext" w:hAnsi="Fb Fontext"/>
          <w:spacing w:val="-2"/>
          <w:rtl/>
        </w:rPr>
        <w:t>כאן</w:t>
      </w:r>
      <w:r w:rsidRPr="00730169">
        <w:rPr>
          <w:rFonts w:ascii="Fb Fontext" w:hAnsi="Fb Fontext"/>
          <w:spacing w:val="-2"/>
          <w:rtl/>
        </w:rPr>
        <w:t xml:space="preserve"> ידעה ומחלה.</w:t>
      </w:r>
    </w:p>
    <w:p w14:paraId="383460BE" w14:textId="77777777" w:rsidR="00AB7D20" w:rsidRDefault="00AB7D20" w:rsidP="003156E1">
      <w:pPr>
        <w:pStyle w:val="aff9"/>
        <w:rPr>
          <w:rtl/>
        </w:rPr>
      </w:pPr>
      <w:r w:rsidRPr="003B4ACE">
        <w:rPr>
          <w:rFonts w:hint="cs"/>
          <w:rtl/>
        </w:rPr>
        <w:t>׹</w:t>
      </w:r>
    </w:p>
    <w:p w14:paraId="4C7018DD" w14:textId="77777777" w:rsidR="00AB7D20" w:rsidRPr="00C35A2C" w:rsidRDefault="00AB7D20" w:rsidP="00E26091">
      <w:pPr>
        <w:pStyle w:val="afff"/>
        <w:framePr w:wrap="around"/>
        <w:rPr>
          <w:rtl/>
        </w:rPr>
      </w:pPr>
      <w:bookmarkStart w:id="409" w:name="_Toc119353193"/>
      <w:r w:rsidRPr="00C35A2C">
        <w:rPr>
          <w:rFonts w:hint="cs"/>
          <w:rtl/>
        </w:rPr>
        <w:t>נז</w:t>
      </w:r>
      <w:r w:rsidRPr="00C35A2C">
        <w:rPr>
          <w:rtl/>
        </w:rPr>
        <w:t>.</w:t>
      </w:r>
      <w:bookmarkEnd w:id="409"/>
    </w:p>
    <w:p w14:paraId="0376A6D6" w14:textId="2AE4C0EA" w:rsidR="00AB7D20" w:rsidRDefault="003422F5" w:rsidP="00AB7D20">
      <w:pPr>
        <w:rPr>
          <w:rFonts w:ascii="Fb Fontext" w:hAnsi="Fb Fontext"/>
          <w:sz w:val="32"/>
          <w:rtl/>
        </w:rPr>
      </w:pPr>
      <w:r w:rsidRPr="005150E9">
        <w:rPr>
          <w:rStyle w:val="affffe"/>
          <w:rtl/>
        </w:rPr>
        <w:t>אח</w:t>
      </w:r>
      <w:r w:rsidRPr="005150E9">
        <w:rPr>
          <w:rStyle w:val="affffe"/>
          <w:rFonts w:hint="cs"/>
          <w:rtl/>
        </w:rPr>
        <w:t>ות</w:t>
      </w:r>
      <w:r w:rsidR="00AB7D20" w:rsidRPr="005150E9">
        <w:rPr>
          <w:rStyle w:val="affffe"/>
          <w:rtl/>
        </w:rPr>
        <w:t xml:space="preserve"> רב"ח</w:t>
      </w:r>
      <w:r w:rsidR="00AB7D20" w:rsidRPr="00C35A2C">
        <w:rPr>
          <w:rFonts w:ascii="Fb Fontext" w:hAnsi="Fb Fontext"/>
          <w:sz w:val="32"/>
          <w:rtl/>
        </w:rPr>
        <w:t xml:space="preserve"> נ</w:t>
      </w:r>
      <w:r w:rsidR="007F026F">
        <w:rPr>
          <w:rFonts w:ascii="Fb Fontext" w:hAnsi="Fb Fontext" w:hint="cs"/>
          <w:sz w:val="32"/>
          <w:rtl/>
        </w:rPr>
        <w:t>י</w:t>
      </w:r>
      <w:r w:rsidR="00AB7D20" w:rsidRPr="00C35A2C">
        <w:rPr>
          <w:rFonts w:ascii="Fb Fontext" w:hAnsi="Fb Fontext"/>
          <w:sz w:val="32"/>
          <w:rtl/>
        </w:rPr>
        <w:t xml:space="preserve">שאה </w:t>
      </w:r>
      <w:r w:rsidR="00AB7D20" w:rsidRPr="005150E9">
        <w:rPr>
          <w:rStyle w:val="affffe"/>
          <w:rtl/>
        </w:rPr>
        <w:t>לר</w:t>
      </w:r>
      <w:r w:rsidR="007F026F">
        <w:rPr>
          <w:rStyle w:val="affffe"/>
          <w:rFonts w:hint="cs"/>
          <w:rtl/>
        </w:rPr>
        <w:t>"א</w:t>
      </w:r>
      <w:r w:rsidR="00AB7D20" w:rsidRPr="005150E9">
        <w:rPr>
          <w:rStyle w:val="affffe"/>
          <w:rtl/>
        </w:rPr>
        <w:t>,</w:t>
      </w:r>
      <w:r w:rsidR="00AB7D20" w:rsidRPr="00C35A2C">
        <w:rPr>
          <w:rFonts w:ascii="Fb Fontext" w:hAnsi="Fb Fontext"/>
          <w:sz w:val="32"/>
          <w:rtl/>
        </w:rPr>
        <w:t xml:space="preserve"> </w:t>
      </w:r>
      <w:r w:rsidR="00AB7D20" w:rsidRPr="007F026F">
        <w:rPr>
          <w:rStyle w:val="affffc"/>
          <w:rtl/>
        </w:rPr>
        <w:t>ואיבדה כתובתה,</w:t>
      </w:r>
      <w:r w:rsidR="00D578D6">
        <w:rPr>
          <w:rStyle w:val="affffc"/>
          <w:rFonts w:hint="cs"/>
          <w:rtl/>
        </w:rPr>
        <w:t xml:space="preserve"> [ב]</w:t>
      </w:r>
      <w:r w:rsidR="00D578D6">
        <w:rPr>
          <w:rFonts w:ascii="Fb Fontext" w:hAnsi="Fb Fontext" w:hint="cs"/>
          <w:sz w:val="32"/>
          <w:rtl/>
        </w:rPr>
        <w:t xml:space="preserve"> </w:t>
      </w:r>
    </w:p>
    <w:p w14:paraId="4BD12B8E" w14:textId="5D18E546" w:rsidR="00AB7D20" w:rsidRPr="00C35A2C" w:rsidRDefault="007F026F" w:rsidP="005150E9">
      <w:pPr>
        <w:rPr>
          <w:rFonts w:ascii="Fb Fontext" w:hAnsi="Fb Fontext" w:cs="Guttman Vilna"/>
          <w:b/>
          <w:bCs/>
          <w:sz w:val="32"/>
          <w:rtl/>
        </w:rPr>
      </w:pPr>
      <w:r>
        <w:rPr>
          <w:rStyle w:val="affffe"/>
          <w:rFonts w:hint="cs"/>
          <w:rtl/>
        </w:rPr>
        <w:t>א</w:t>
      </w:r>
      <w:r w:rsidR="002B7BCC">
        <w:rPr>
          <w:rStyle w:val="affffe"/>
          <w:rtl/>
        </w:rPr>
        <w:t>"</w:t>
      </w:r>
      <w:r>
        <w:rPr>
          <w:rStyle w:val="affffe"/>
          <w:rFonts w:hint="cs"/>
          <w:rtl/>
        </w:rPr>
        <w:t>ל רי</w:t>
      </w:r>
      <w:r w:rsidR="002B7BCC">
        <w:rPr>
          <w:rStyle w:val="affffe"/>
          <w:rtl/>
        </w:rPr>
        <w:t>"</w:t>
      </w:r>
      <w:r>
        <w:rPr>
          <w:rStyle w:val="affffe"/>
          <w:rFonts w:hint="cs"/>
          <w:rtl/>
        </w:rPr>
        <w:t>ס מ</w:t>
      </w:r>
      <w:r w:rsidR="00AB7D20" w:rsidRPr="005150E9">
        <w:rPr>
          <w:rStyle w:val="affffe"/>
          <w:rtl/>
        </w:rPr>
        <w:t>שמואל</w:t>
      </w:r>
      <w:r w:rsidR="005150E9">
        <w:rPr>
          <w:rStyle w:val="affffe"/>
          <w:rFonts w:hint="cs"/>
          <w:rtl/>
        </w:rPr>
        <w:t>:</w:t>
      </w:r>
      <w:r w:rsidR="00AB7D20" w:rsidRPr="005150E9">
        <w:rPr>
          <w:rStyle w:val="affffe"/>
          <w:rtl/>
        </w:rPr>
        <w:t xml:space="preserve"> </w:t>
      </w:r>
      <w:r>
        <w:rPr>
          <w:rStyle w:val="affffe"/>
          <w:rFonts w:hint="cs"/>
          <w:rtl/>
        </w:rPr>
        <w:t>שיעשו כ</w:t>
      </w:r>
      <w:r w:rsidR="005150E9" w:rsidRPr="005150E9">
        <w:rPr>
          <w:rStyle w:val="affffe"/>
          <w:rFonts w:hint="cs"/>
          <w:rtl/>
        </w:rPr>
        <w:t>חכ</w:t>
      </w:r>
      <w:r w:rsidR="002B7BCC">
        <w:rPr>
          <w:rStyle w:val="affffe"/>
          <w:rtl/>
        </w:rPr>
        <w:t>"</w:t>
      </w:r>
      <w:r w:rsidR="005150E9" w:rsidRPr="005150E9">
        <w:rPr>
          <w:rStyle w:val="affffe"/>
          <w:rFonts w:hint="cs"/>
          <w:rtl/>
        </w:rPr>
        <w:t>א:</w:t>
      </w:r>
      <w:r w:rsidR="005150E9">
        <w:rPr>
          <w:rStyle w:val="afffff0"/>
          <w:rFonts w:hint="cs"/>
          <w:rtl/>
        </w:rPr>
        <w:t xml:space="preserve"> </w:t>
      </w:r>
      <w:r w:rsidR="005150E9">
        <w:rPr>
          <w:rStyle w:val="affffe"/>
          <w:rFonts w:hint="cs"/>
          <w:rtl/>
        </w:rPr>
        <w:t xml:space="preserve">משהה ב' וג' </w:t>
      </w:r>
      <w:r w:rsidR="00AB7D20" w:rsidRPr="00C35A2C">
        <w:rPr>
          <w:rFonts w:ascii="Fb Fontext" w:hAnsi="Fb Fontext"/>
          <w:sz w:val="32"/>
          <w:rtl/>
        </w:rPr>
        <w:t>שנים בלא כתובה.</w:t>
      </w:r>
    </w:p>
    <w:p w14:paraId="3280D328" w14:textId="217FE6FA" w:rsidR="00AB7D20" w:rsidRPr="00CA7D65" w:rsidRDefault="007F026F" w:rsidP="007F026F">
      <w:pPr>
        <w:rPr>
          <w:rFonts w:ascii="Fb Fontext" w:hAnsi="Fb Fontext"/>
          <w:spacing w:val="-4"/>
          <w:rtl/>
        </w:rPr>
      </w:pPr>
      <w:r w:rsidRPr="00CA7D65">
        <w:rPr>
          <w:rStyle w:val="affffe"/>
          <w:rFonts w:hint="cs"/>
          <w:spacing w:val="-4"/>
          <w:rtl/>
        </w:rPr>
        <w:t>והשיג ע</w:t>
      </w:r>
      <w:r w:rsidR="002B7BCC" w:rsidRPr="00CA7D65">
        <w:rPr>
          <w:rStyle w:val="affffe"/>
          <w:spacing w:val="-4"/>
          <w:rtl/>
        </w:rPr>
        <w:t>"</w:t>
      </w:r>
      <w:r w:rsidRPr="00CA7D65">
        <w:rPr>
          <w:rStyle w:val="affffe"/>
          <w:rFonts w:hint="cs"/>
          <w:spacing w:val="-4"/>
          <w:rtl/>
        </w:rPr>
        <w:t xml:space="preserve">ז </w:t>
      </w:r>
      <w:r w:rsidR="00AB7D20" w:rsidRPr="00CA7D65">
        <w:rPr>
          <w:rStyle w:val="affffe"/>
          <w:spacing w:val="-4"/>
          <w:rtl/>
        </w:rPr>
        <w:t>אביי</w:t>
      </w:r>
      <w:r w:rsidRPr="00CA7D65">
        <w:rPr>
          <w:rStyle w:val="affffe"/>
          <w:rFonts w:hint="cs"/>
          <w:spacing w:val="-4"/>
          <w:rtl/>
        </w:rPr>
        <w:t>:</w:t>
      </w:r>
      <w:r w:rsidR="005150E9" w:rsidRPr="00CA7D65">
        <w:rPr>
          <w:rStyle w:val="affffe"/>
          <w:rFonts w:hint="cs"/>
          <w:spacing w:val="-4"/>
          <w:rtl/>
        </w:rPr>
        <w:t xml:space="preserve"> </w:t>
      </w:r>
      <w:r w:rsidRPr="00CA7D65">
        <w:rPr>
          <w:rFonts w:ascii="Fb Fontext" w:hAnsi="Fb Fontext" w:hint="cs"/>
          <w:spacing w:val="-4"/>
          <w:rtl/>
        </w:rPr>
        <w:t>ש</w:t>
      </w:r>
      <w:r w:rsidR="00AB7D20" w:rsidRPr="00CA7D65">
        <w:rPr>
          <w:rFonts w:ascii="Fb Fontext" w:hAnsi="Fb Fontext"/>
          <w:spacing w:val="-4"/>
          <w:rtl/>
        </w:rPr>
        <w:t xml:space="preserve">הלכה </w:t>
      </w:r>
      <w:r w:rsidR="00AB7D20" w:rsidRPr="00CA7D65">
        <w:rPr>
          <w:rStyle w:val="affffe"/>
          <w:spacing w:val="-4"/>
          <w:rtl/>
        </w:rPr>
        <w:t xml:space="preserve">כר"מ </w:t>
      </w:r>
      <w:r w:rsidR="00AB7D20" w:rsidRPr="00CA7D65">
        <w:rPr>
          <w:rFonts w:ascii="Fb Fontext" w:hAnsi="Fb Fontext"/>
          <w:spacing w:val="-4"/>
          <w:rtl/>
        </w:rPr>
        <w:t>בגזירותיו</w:t>
      </w:r>
      <w:r w:rsidRPr="00CA7D65">
        <w:rPr>
          <w:rFonts w:ascii="Fb Fontext" w:hAnsi="Fb Fontext" w:hint="cs"/>
          <w:spacing w:val="-4"/>
          <w:rtl/>
        </w:rPr>
        <w:t xml:space="preserve">, </w:t>
      </w:r>
      <w:r w:rsidR="00AB7D20" w:rsidRPr="00CA7D65">
        <w:rPr>
          <w:rStyle w:val="affffe"/>
          <w:spacing w:val="-4"/>
          <w:rtl/>
        </w:rPr>
        <w:t>א"ל</w:t>
      </w:r>
      <w:r w:rsidR="005150E9" w:rsidRPr="00CA7D65">
        <w:rPr>
          <w:rStyle w:val="affffe"/>
          <w:rFonts w:hint="cs"/>
          <w:spacing w:val="-4"/>
          <w:rtl/>
        </w:rPr>
        <w:t xml:space="preserve"> רי</w:t>
      </w:r>
      <w:r w:rsidR="002B7BCC" w:rsidRPr="00CA7D65">
        <w:rPr>
          <w:rStyle w:val="affffe"/>
          <w:spacing w:val="-4"/>
          <w:rtl/>
        </w:rPr>
        <w:t>"</w:t>
      </w:r>
      <w:r w:rsidR="005150E9" w:rsidRPr="00CA7D65">
        <w:rPr>
          <w:rStyle w:val="affffe"/>
          <w:rFonts w:hint="cs"/>
          <w:spacing w:val="-4"/>
          <w:rtl/>
        </w:rPr>
        <w:t>וס:</w:t>
      </w:r>
      <w:r w:rsidR="00AB7D20" w:rsidRPr="00CA7D65">
        <w:rPr>
          <w:rStyle w:val="affffe"/>
          <w:spacing w:val="-4"/>
          <w:rtl/>
        </w:rPr>
        <w:t xml:space="preserve"> </w:t>
      </w:r>
      <w:r w:rsidR="00AB7D20" w:rsidRPr="00CA7D65">
        <w:rPr>
          <w:rFonts w:ascii="Fb Fontext" w:hAnsi="Fb Fontext"/>
          <w:spacing w:val="-4"/>
          <w:rtl/>
        </w:rPr>
        <w:t>שא"כ יכתוב לה</w:t>
      </w:r>
      <w:r w:rsidR="005150E9" w:rsidRPr="00CA7D65">
        <w:rPr>
          <w:rFonts w:ascii="Fb Fontext" w:hAnsi="Fb Fontext" w:hint="cs"/>
          <w:spacing w:val="-4"/>
          <w:rtl/>
        </w:rPr>
        <w:t>.</w:t>
      </w:r>
    </w:p>
    <w:p w14:paraId="133186F1" w14:textId="47CED358" w:rsidR="00AB7D20" w:rsidRPr="00C35A2C" w:rsidRDefault="005150E9" w:rsidP="00AB7D20">
      <w:pPr>
        <w:rPr>
          <w:rFonts w:ascii="Fb Fontext" w:hAnsi="Fb Fontext"/>
          <w:rtl/>
        </w:rPr>
      </w:pPr>
      <w:r w:rsidRPr="007F026F">
        <w:rPr>
          <w:rStyle w:val="affffe"/>
          <w:rFonts w:hint="cs"/>
          <w:u w:val="single"/>
          <w:rtl/>
        </w:rPr>
        <w:t>ריב</w:t>
      </w:r>
      <w:r w:rsidR="002B7BCC">
        <w:rPr>
          <w:rStyle w:val="affffe"/>
          <w:u w:val="single"/>
          <w:rtl/>
        </w:rPr>
        <w:t>"</w:t>
      </w:r>
      <w:r w:rsidRPr="007F026F">
        <w:rPr>
          <w:rStyle w:val="affffe"/>
          <w:rFonts w:hint="cs"/>
          <w:u w:val="single"/>
          <w:rtl/>
        </w:rPr>
        <w:t>ל</w:t>
      </w:r>
      <w:r w:rsidR="00AB7D20" w:rsidRPr="007F026F">
        <w:rPr>
          <w:rStyle w:val="affffe"/>
          <w:u w:val="single"/>
          <w:rtl/>
        </w:rPr>
        <w:t xml:space="preserve"> מב'ק</w:t>
      </w:r>
      <w:r w:rsidR="00AB7D20" w:rsidRPr="005150E9">
        <w:rPr>
          <w:rStyle w:val="affffe"/>
          <w:rtl/>
        </w:rPr>
        <w:t xml:space="preserve">: </w:t>
      </w:r>
      <w:r w:rsidR="00AB7D20" w:rsidRPr="00C35A2C">
        <w:rPr>
          <w:rFonts w:ascii="Fb Fontext" w:hAnsi="Fb Fontext"/>
          <w:sz w:val="32"/>
          <w:rtl/>
        </w:rPr>
        <w:t xml:space="preserve">מחלוקת </w:t>
      </w:r>
      <w:r w:rsidR="00AB7D20" w:rsidRPr="00CA108A">
        <w:rPr>
          <w:rFonts w:ascii="Fb Fontext" w:hAnsi="Fb Fontext" w:cs="PFT_Frank"/>
          <w:b/>
          <w:bCs/>
          <w:sz w:val="32"/>
          <w:szCs w:val="14"/>
          <w:rtl/>
        </w:rPr>
        <w:t>בתחלה</w:t>
      </w:r>
      <w:r w:rsidR="00AB7D20" w:rsidRPr="00C35A2C">
        <w:rPr>
          <w:rFonts w:ascii="Fb Fontext" w:hAnsi="Fb Fontext"/>
          <w:sz w:val="32"/>
          <w:rtl/>
        </w:rPr>
        <w:t xml:space="preserve">, אבל </w:t>
      </w:r>
      <w:r w:rsidR="00AB7D20" w:rsidRPr="00CA108A">
        <w:rPr>
          <w:rFonts w:ascii="Fb Fontext" w:hAnsi="Fb Fontext" w:cs="PFT_Frank"/>
          <w:b/>
          <w:bCs/>
          <w:sz w:val="32"/>
          <w:szCs w:val="14"/>
          <w:rtl/>
        </w:rPr>
        <w:t xml:space="preserve">בסוף </w:t>
      </w:r>
      <w:r w:rsidR="00AB7D20" w:rsidRPr="007F026F">
        <w:rPr>
          <w:rStyle w:val="affffe"/>
          <w:rtl/>
        </w:rPr>
        <w:t>לכו"ע</w:t>
      </w:r>
      <w:r w:rsidR="00AB7D20" w:rsidRPr="00C35A2C">
        <w:rPr>
          <w:rFonts w:ascii="Fb Fontext" w:hAnsi="Fb Fontext"/>
          <w:sz w:val="32"/>
          <w:rtl/>
        </w:rPr>
        <w:t xml:space="preserve"> אינה מוחלת</w:t>
      </w:r>
    </w:p>
    <w:p w14:paraId="256FAC50" w14:textId="6C8F1F0F" w:rsidR="005150E9" w:rsidRDefault="00E34A98" w:rsidP="00E34A98">
      <w:pPr>
        <w:ind w:firstLine="0"/>
        <w:rPr>
          <w:rFonts w:ascii="Fb Fontext" w:hAnsi="Fb Fontext"/>
          <w:sz w:val="32"/>
          <w:rtl/>
        </w:rPr>
      </w:pPr>
      <w:r>
        <w:rPr>
          <w:rStyle w:val="affffe"/>
          <w:rFonts w:hint="cs"/>
          <w:rtl/>
        </w:rPr>
        <w:t xml:space="preserve">   </w:t>
      </w:r>
      <w:r w:rsidR="00AB7D20" w:rsidRPr="005150E9">
        <w:rPr>
          <w:rStyle w:val="affffe"/>
          <w:rtl/>
        </w:rPr>
        <w:t>ולרי"ו:</w:t>
      </w:r>
      <w:r w:rsidR="00AB7D20" w:rsidRPr="00C35A2C">
        <w:rPr>
          <w:rFonts w:ascii="Fb Fontext" w:hAnsi="Fb Fontext"/>
          <w:sz w:val="32"/>
          <w:rtl/>
        </w:rPr>
        <w:t xml:space="preserve"> ב</w:t>
      </w:r>
      <w:r w:rsidR="007F026F">
        <w:rPr>
          <w:rFonts w:ascii="Fb Fontext" w:hAnsi="Fb Fontext" w:hint="cs"/>
          <w:sz w:val="32"/>
          <w:rtl/>
        </w:rPr>
        <w:t xml:space="preserve">תרוויהו </w:t>
      </w:r>
      <w:r w:rsidR="00AB7D20" w:rsidRPr="00C35A2C">
        <w:rPr>
          <w:rFonts w:ascii="Fb Fontext" w:hAnsi="Fb Fontext"/>
          <w:sz w:val="32"/>
          <w:rtl/>
        </w:rPr>
        <w:t>מחלוקת.</w:t>
      </w:r>
      <w:r w:rsidR="007F026F">
        <w:rPr>
          <w:rFonts w:ascii="Fb Fontext" w:hAnsi="Fb Fontext" w:hint="cs"/>
          <w:sz w:val="32"/>
          <w:rtl/>
        </w:rPr>
        <w:t xml:space="preserve"> </w:t>
      </w:r>
      <w:r w:rsidR="007F026F">
        <w:rPr>
          <w:rStyle w:val="affffe"/>
          <w:rFonts w:hint="cs"/>
          <w:rtl/>
        </w:rPr>
        <w:t xml:space="preserve"> </w:t>
      </w:r>
      <w:r w:rsidR="00AB7D20" w:rsidRPr="005150E9">
        <w:rPr>
          <w:rStyle w:val="affffe"/>
          <w:rtl/>
        </w:rPr>
        <w:t>ר"א</w:t>
      </w:r>
      <w:r w:rsidR="005150E9">
        <w:rPr>
          <w:rStyle w:val="affffe"/>
          <w:rFonts w:hint="cs"/>
          <w:rtl/>
        </w:rPr>
        <w:t xml:space="preserve"> </w:t>
      </w:r>
      <w:r w:rsidR="005150E9" w:rsidRPr="005150E9">
        <w:rPr>
          <w:rStyle w:val="affffe"/>
          <w:rFonts w:hint="cs"/>
          <w:rtl/>
        </w:rPr>
        <w:t>מרי</w:t>
      </w:r>
      <w:r w:rsidR="002B7BCC">
        <w:rPr>
          <w:rStyle w:val="affffe"/>
          <w:rtl/>
        </w:rPr>
        <w:t>"</w:t>
      </w:r>
      <w:r w:rsidR="005150E9" w:rsidRPr="005150E9">
        <w:rPr>
          <w:rStyle w:val="affffe"/>
          <w:rFonts w:hint="cs"/>
          <w:rtl/>
        </w:rPr>
        <w:t>ו</w:t>
      </w:r>
      <w:r w:rsidR="00AB7D20" w:rsidRPr="005150E9">
        <w:rPr>
          <w:rStyle w:val="affffe"/>
          <w:rtl/>
        </w:rPr>
        <w:t>:</w:t>
      </w:r>
      <w:r w:rsidR="00AB7D20" w:rsidRPr="00C35A2C">
        <w:rPr>
          <w:rFonts w:ascii="Fb Fontext" w:hAnsi="Fb Fontext"/>
          <w:sz w:val="32"/>
          <w:rtl/>
        </w:rPr>
        <w:t xml:space="preserve"> </w:t>
      </w:r>
      <w:r w:rsidR="007F026F">
        <w:rPr>
          <w:rFonts w:ascii="Fb Fontext" w:hAnsi="Fb Fontext" w:hint="cs"/>
          <w:sz w:val="32"/>
          <w:rtl/>
        </w:rPr>
        <w:t xml:space="preserve">שלא חלק </w:t>
      </w:r>
      <w:r w:rsidR="007F026F" w:rsidRPr="007F026F">
        <w:rPr>
          <w:rStyle w:val="affffe"/>
          <w:rFonts w:hint="cs"/>
          <w:rtl/>
        </w:rPr>
        <w:t>אריב</w:t>
      </w:r>
      <w:r w:rsidR="002B7BCC">
        <w:rPr>
          <w:rStyle w:val="affffe"/>
          <w:rtl/>
        </w:rPr>
        <w:t>"</w:t>
      </w:r>
      <w:r w:rsidR="007F026F" w:rsidRPr="007F026F">
        <w:rPr>
          <w:rStyle w:val="affffe"/>
          <w:rFonts w:hint="cs"/>
          <w:rtl/>
        </w:rPr>
        <w:t>ל</w:t>
      </w:r>
    </w:p>
    <w:p w14:paraId="1E0F9516" w14:textId="3031A3B3" w:rsidR="00AB7D20" w:rsidRDefault="00AB7D20" w:rsidP="005150E9">
      <w:pPr>
        <w:rPr>
          <w:rFonts w:ascii="Fb Fontext" w:hAnsi="Fb Fontext"/>
          <w:rtl/>
        </w:rPr>
      </w:pPr>
      <w:r w:rsidRPr="00CA108A">
        <w:rPr>
          <w:rFonts w:cs="PFT_Frank"/>
          <w:b/>
          <w:bCs/>
          <w:szCs w:val="14"/>
          <w:rtl/>
        </w:rPr>
        <w:t>ותחילה</w:t>
      </w:r>
      <w:r w:rsidRPr="005150E9">
        <w:rPr>
          <w:rStyle w:val="affffe"/>
          <w:rtl/>
        </w:rPr>
        <w:t xml:space="preserve"> דריב"ל</w:t>
      </w:r>
      <w:r w:rsidR="005150E9">
        <w:rPr>
          <w:rStyle w:val="affffe"/>
          <w:rFonts w:hint="cs"/>
          <w:rtl/>
        </w:rPr>
        <w:t>:</w:t>
      </w:r>
      <w:r w:rsidRPr="00C35A2C">
        <w:rPr>
          <w:rFonts w:ascii="Fb Fontext" w:hAnsi="Fb Fontext"/>
          <w:rtl/>
        </w:rPr>
        <w:t xml:space="preserve"> </w:t>
      </w:r>
      <w:r w:rsidR="007F026F">
        <w:rPr>
          <w:rFonts w:ascii="Fb Fontext" w:hAnsi="Fb Fontext" w:hint="cs"/>
          <w:rtl/>
        </w:rPr>
        <w:t>-</w:t>
      </w:r>
      <w:r w:rsidRPr="00C35A2C">
        <w:rPr>
          <w:rFonts w:ascii="Fb Fontext" w:hAnsi="Fb Fontext"/>
          <w:rtl/>
        </w:rPr>
        <w:t xml:space="preserve"> </w:t>
      </w:r>
      <w:r w:rsidRPr="00CA108A">
        <w:rPr>
          <w:rFonts w:ascii="Fb Fontext" w:hAnsi="Fb Fontext" w:cs="PFT_Frank"/>
          <w:b/>
          <w:bCs/>
          <w:szCs w:val="14"/>
          <w:rtl/>
        </w:rPr>
        <w:t xml:space="preserve">תחילת </w:t>
      </w:r>
      <w:r w:rsidRPr="00C35A2C">
        <w:rPr>
          <w:rFonts w:ascii="Fb Fontext" w:hAnsi="Fb Fontext"/>
          <w:rtl/>
        </w:rPr>
        <w:t>חופה</w:t>
      </w:r>
      <w:r w:rsidR="005150E9">
        <w:rPr>
          <w:rFonts w:ascii="Fb Fontext" w:hAnsi="Fb Fontext" w:hint="cs"/>
          <w:rtl/>
        </w:rPr>
        <w:t>,</w:t>
      </w:r>
      <w:r w:rsidRPr="00C35A2C">
        <w:rPr>
          <w:rFonts w:ascii="Fb Fontext" w:hAnsi="Fb Fontext"/>
          <w:rtl/>
        </w:rPr>
        <w:t xml:space="preserve"> </w:t>
      </w:r>
      <w:r w:rsidRPr="00CA108A">
        <w:rPr>
          <w:rFonts w:ascii="Fb Fontext" w:hAnsi="Fb Fontext" w:cs="PFT_Frank"/>
          <w:b/>
          <w:bCs/>
          <w:szCs w:val="14"/>
          <w:rtl/>
        </w:rPr>
        <w:t>וסוף</w:t>
      </w:r>
      <w:r w:rsidRPr="00C35A2C">
        <w:rPr>
          <w:rFonts w:ascii="Fb Fontext" w:hAnsi="Fb Fontext"/>
          <w:rtl/>
        </w:rPr>
        <w:t xml:space="preserve"> ביאה</w:t>
      </w:r>
      <w:r w:rsidR="000A337F">
        <w:rPr>
          <w:rFonts w:ascii="Fb Fontext" w:hAnsi="Fb Fontext" w:hint="cs"/>
          <w:rtl/>
        </w:rPr>
        <w:t>,</w:t>
      </w:r>
    </w:p>
    <w:p w14:paraId="56D73C44" w14:textId="2F0F1CEF" w:rsidR="00AB7D20" w:rsidRPr="00C35A2C" w:rsidRDefault="005150E9" w:rsidP="00AB7D20">
      <w:pPr>
        <w:rPr>
          <w:rFonts w:ascii="Fb Fontext" w:hAnsi="Fb Fontext" w:cs="Guttman Vilna"/>
          <w:b/>
          <w:bCs/>
          <w:rtl/>
        </w:rPr>
      </w:pPr>
      <w:r w:rsidRPr="005150E9">
        <w:rPr>
          <w:rStyle w:val="affffe"/>
          <w:rFonts w:hint="cs"/>
          <w:rtl/>
        </w:rPr>
        <w:t>ו</w:t>
      </w:r>
      <w:r w:rsidR="007F026F">
        <w:rPr>
          <w:rStyle w:val="affffe"/>
          <w:rFonts w:hint="cs"/>
          <w:rtl/>
        </w:rPr>
        <w:t>ל</w:t>
      </w:r>
      <w:r w:rsidRPr="005150E9">
        <w:rPr>
          <w:rStyle w:val="affffe"/>
          <w:rFonts w:hint="cs"/>
          <w:rtl/>
        </w:rPr>
        <w:t>רי</w:t>
      </w:r>
      <w:r w:rsidR="002B7BCC">
        <w:rPr>
          <w:rStyle w:val="affffe"/>
          <w:rtl/>
        </w:rPr>
        <w:t>"</w:t>
      </w:r>
      <w:r w:rsidRPr="005150E9">
        <w:rPr>
          <w:rStyle w:val="affffe"/>
          <w:rFonts w:hint="cs"/>
          <w:rtl/>
        </w:rPr>
        <w:t xml:space="preserve">ו שבשניהם מחלוקת </w:t>
      </w:r>
      <w:r w:rsidR="007F026F">
        <w:rPr>
          <w:rFonts w:ascii="Fb Fontext" w:hAnsi="Fb Fontext" w:hint="cs"/>
          <w:rtl/>
        </w:rPr>
        <w:t xml:space="preserve">- </w:t>
      </w:r>
      <w:r w:rsidR="00AB7D20" w:rsidRPr="00CA108A">
        <w:rPr>
          <w:rFonts w:ascii="Fb Fontext" w:hAnsi="Fb Fontext" w:cs="PFT_Frank"/>
          <w:b/>
          <w:bCs/>
          <w:szCs w:val="14"/>
          <w:rtl/>
        </w:rPr>
        <w:t xml:space="preserve">תחלת </w:t>
      </w:r>
      <w:r w:rsidR="00AB7D20" w:rsidRPr="00C35A2C">
        <w:rPr>
          <w:rFonts w:ascii="Fb Fontext" w:hAnsi="Fb Fontext"/>
          <w:rtl/>
        </w:rPr>
        <w:t xml:space="preserve">חופה וסוף חופה </w:t>
      </w:r>
      <w:r w:rsidR="00AB7D20" w:rsidRPr="007F026F">
        <w:rPr>
          <w:rStyle w:val="afffff0"/>
          <w:rtl/>
        </w:rPr>
        <w:t>דהיא תחילת ביאה.</w:t>
      </w:r>
    </w:p>
    <w:p w14:paraId="1A2FDD4A" w14:textId="6566CD45" w:rsidR="00AB7D20" w:rsidRPr="00C35A2C" w:rsidRDefault="00AB7D20" w:rsidP="00AB7D20">
      <w:pPr>
        <w:rPr>
          <w:rFonts w:ascii="Fb Fontext" w:hAnsi="Fb Fontext"/>
          <w:rtl/>
        </w:rPr>
      </w:pPr>
      <w:r w:rsidRPr="007F026F">
        <w:rPr>
          <w:rStyle w:val="affffe"/>
          <w:u w:val="single"/>
          <w:rtl/>
        </w:rPr>
        <w:t>רבין מב"ק</w:t>
      </w:r>
      <w:r w:rsidRPr="005150E9">
        <w:rPr>
          <w:rStyle w:val="affffe"/>
          <w:rtl/>
        </w:rPr>
        <w:t>:</w:t>
      </w:r>
      <w:r w:rsidRPr="00C35A2C">
        <w:rPr>
          <w:rFonts w:ascii="Fb Fontext" w:hAnsi="Fb Fontext"/>
          <w:sz w:val="32"/>
          <w:rtl/>
        </w:rPr>
        <w:t xml:space="preserve"> מחלוקת - לבסוף, אבל בתחלה </w:t>
      </w:r>
      <w:r w:rsidRPr="007F026F">
        <w:rPr>
          <w:rStyle w:val="affffe"/>
          <w:rtl/>
        </w:rPr>
        <w:t xml:space="preserve">לכו"ע </w:t>
      </w:r>
      <w:r w:rsidRPr="00C35A2C">
        <w:rPr>
          <w:rFonts w:ascii="Fb Fontext" w:hAnsi="Fb Fontext"/>
          <w:sz w:val="32"/>
          <w:rtl/>
        </w:rPr>
        <w:t>מוחלת</w:t>
      </w:r>
      <w:r w:rsidR="000A337F">
        <w:rPr>
          <w:rFonts w:ascii="Fb Fontext" w:hAnsi="Fb Fontext" w:hint="cs"/>
          <w:sz w:val="32"/>
          <w:rtl/>
        </w:rPr>
        <w:t>,</w:t>
      </w:r>
    </w:p>
    <w:p w14:paraId="2A4A2AC7" w14:textId="77777777" w:rsidR="00E268F4" w:rsidRDefault="00AB7D20" w:rsidP="007F026F">
      <w:pPr>
        <w:rPr>
          <w:rFonts w:ascii="Fb Fontext" w:hAnsi="Fb Fontext"/>
          <w:sz w:val="32"/>
          <w:rtl/>
        </w:rPr>
      </w:pPr>
      <w:r w:rsidRPr="005150E9">
        <w:rPr>
          <w:rStyle w:val="affffe"/>
          <w:rtl/>
        </w:rPr>
        <w:t>ורי"ו:</w:t>
      </w:r>
      <w:r w:rsidRPr="00C35A2C">
        <w:rPr>
          <w:rFonts w:ascii="Fb Fontext" w:hAnsi="Fb Fontext"/>
          <w:rtl/>
        </w:rPr>
        <w:t xml:space="preserve"> ב</w:t>
      </w:r>
      <w:r w:rsidR="007F026F">
        <w:rPr>
          <w:rFonts w:ascii="Fb Fontext" w:hAnsi="Fb Fontext" w:hint="cs"/>
          <w:rtl/>
        </w:rPr>
        <w:t>תרוייהו</w:t>
      </w:r>
      <w:r w:rsidRPr="00C35A2C">
        <w:rPr>
          <w:rFonts w:ascii="Fb Fontext" w:hAnsi="Fb Fontext"/>
          <w:rtl/>
        </w:rPr>
        <w:t xml:space="preserve"> מחלוקת.</w:t>
      </w:r>
      <w:r w:rsidR="007F026F">
        <w:rPr>
          <w:rFonts w:ascii="Fb Fontext" w:hAnsi="Fb Fontext" w:hint="cs"/>
          <w:rtl/>
        </w:rPr>
        <w:t xml:space="preserve">  </w:t>
      </w:r>
      <w:r w:rsidR="005150E9" w:rsidRPr="007F026F">
        <w:rPr>
          <w:rStyle w:val="affffe"/>
          <w:rFonts w:hint="cs"/>
          <w:rtl/>
        </w:rPr>
        <w:t>ר</w:t>
      </w:r>
      <w:r w:rsidR="002B7BCC">
        <w:rPr>
          <w:rStyle w:val="affffe"/>
          <w:rtl/>
        </w:rPr>
        <w:t>"</w:t>
      </w:r>
      <w:r w:rsidR="005150E9" w:rsidRPr="007F026F">
        <w:rPr>
          <w:rStyle w:val="affffe"/>
          <w:rFonts w:hint="cs"/>
          <w:rtl/>
        </w:rPr>
        <w:t>א</w:t>
      </w:r>
      <w:r w:rsidR="007F026F">
        <w:rPr>
          <w:rStyle w:val="affffe"/>
          <w:rFonts w:hint="cs"/>
          <w:rtl/>
        </w:rPr>
        <w:t xml:space="preserve"> מ</w:t>
      </w:r>
      <w:r w:rsidR="005150E9" w:rsidRPr="007F026F">
        <w:rPr>
          <w:rStyle w:val="affffe"/>
          <w:rFonts w:hint="cs"/>
          <w:rtl/>
        </w:rPr>
        <w:t>רי</w:t>
      </w:r>
      <w:r w:rsidR="002B7BCC">
        <w:rPr>
          <w:rStyle w:val="affffe"/>
          <w:rtl/>
        </w:rPr>
        <w:t>"</w:t>
      </w:r>
      <w:r w:rsidR="005150E9" w:rsidRPr="007F026F">
        <w:rPr>
          <w:rStyle w:val="affffe"/>
          <w:rFonts w:hint="cs"/>
          <w:rtl/>
        </w:rPr>
        <w:t>ו</w:t>
      </w:r>
      <w:r w:rsidR="005150E9">
        <w:rPr>
          <w:rFonts w:ascii="Fb Fontext" w:hAnsi="Fb Fontext" w:hint="cs"/>
          <w:sz w:val="32"/>
          <w:rtl/>
        </w:rPr>
        <w:t xml:space="preserve"> </w:t>
      </w:r>
      <w:r>
        <w:rPr>
          <w:rFonts w:ascii="Fb Fontext" w:hAnsi="Fb Fontext" w:hint="cs"/>
          <w:sz w:val="32"/>
          <w:rtl/>
        </w:rPr>
        <w:t xml:space="preserve">שלא חלק </w:t>
      </w:r>
      <w:r>
        <w:rPr>
          <w:rStyle w:val="affffe"/>
          <w:rFonts w:ascii="Fb Fontext" w:hAnsi="Fb Fontext" w:hint="cs"/>
          <w:sz w:val="32"/>
          <w:rtl/>
          <w:rPrChange w:id="9192" w:author="מנוע אמוראים" w:date="2026-10-05T16:41:40Z">
            <w:rPr>
              <w:rFonts w:ascii="Fb Fontext" w:hAnsi="Fb Fontext" w:hint="cs"/>
              <w:sz w:val="32"/>
              <w:rtl/>
            </w:rPr>
          </w:rPrChange>
        </w:rPr>
        <w:t xml:space="preserve">אריב</w:t>
      </w:r>
      <w:r>
        <w:rPr>
          <w:rStyle w:val="affffe"/>
          <w:rFonts w:ascii="Fb Fontext" w:hAnsi="Fb Fontext"/>
          <w:sz w:val="32"/>
          <w:rtl/>
          <w:rPrChange w:id="9193" w:author="מנוע אמוראים" w:date="2026-10-05T16:41:40Z">
            <w:rPr>
              <w:rFonts w:ascii="Fb Fontext" w:hAnsi="Fb Fontext"/>
              <w:sz w:val="32"/>
              <w:rtl/>
            </w:rPr>
          </w:rPrChange>
        </w:rPr>
        <w:t xml:space="preserve">"</w:t>
      </w:r>
      <w:r>
        <w:rPr>
          <w:rStyle w:val="affffe"/>
          <w:rFonts w:ascii="Fb Fontext" w:hAnsi="Fb Fontext" w:hint="cs"/>
          <w:sz w:val="32"/>
          <w:rtl/>
          <w:rPrChange w:id="9194" w:author="מנוע אמוראים" w:date="2026-10-05T16:41:40Z">
            <w:rPr>
              <w:rFonts w:ascii="Fb Fontext" w:hAnsi="Fb Fontext" w:hint="cs"/>
              <w:sz w:val="32"/>
              <w:rtl/>
            </w:rPr>
          </w:rPrChange>
        </w:rPr>
        <w:t xml:space="preserve">ל</w:t>
      </w:r>
      <w:r w:rsidR="00E268F4">
        <w:rPr>
          <w:rFonts w:ascii="Fb Fontext" w:hAnsi="Fb Fontext" w:hint="cs"/>
          <w:sz w:val="32"/>
          <w:rtl/>
        </w:rPr>
        <w:t>,</w:t>
      </w:r>
    </w:p>
    <w:p w14:paraId="443ED92C" w14:textId="40E4F2FA" w:rsidR="00AB7D20" w:rsidRDefault="00AB7D20" w:rsidP="00AB7D20">
      <w:pPr>
        <w:rPr>
          <w:rFonts w:ascii="Fb Fontext" w:hAnsi="Fb Fontext"/>
          <w:sz w:val="32"/>
          <w:rtl/>
        </w:rPr>
      </w:pPr>
      <w:r w:rsidRPr="007F026F">
        <w:rPr>
          <w:rtl/>
        </w:rPr>
        <w:t>ס</w:t>
      </w:r>
      <w:r w:rsidRPr="007F026F">
        <w:rPr>
          <w:rFonts w:hint="cs"/>
          <w:rtl/>
        </w:rPr>
        <w:t>ו</w:t>
      </w:r>
      <w:r w:rsidRPr="007F026F">
        <w:rPr>
          <w:rtl/>
        </w:rPr>
        <w:t xml:space="preserve">ף </w:t>
      </w:r>
      <w:r w:rsidRPr="005150E9">
        <w:rPr>
          <w:rStyle w:val="affffe"/>
          <w:rtl/>
        </w:rPr>
        <w:t>דריב"ל</w:t>
      </w:r>
      <w:r w:rsidR="005150E9">
        <w:rPr>
          <w:rFonts w:ascii="Fb Fontext" w:hAnsi="Fb Fontext" w:hint="cs"/>
          <w:sz w:val="32"/>
          <w:rtl/>
        </w:rPr>
        <w:t>:</w:t>
      </w:r>
      <w:r w:rsidR="007F026F">
        <w:rPr>
          <w:rFonts w:ascii="Fb Fontext" w:hAnsi="Fb Fontext" w:hint="cs"/>
          <w:sz w:val="32"/>
          <w:rtl/>
        </w:rPr>
        <w:t>-</w:t>
      </w:r>
      <w:r w:rsidRPr="00C35A2C">
        <w:rPr>
          <w:rFonts w:ascii="Fb Fontext" w:hAnsi="Fb Fontext"/>
          <w:sz w:val="32"/>
          <w:rtl/>
        </w:rPr>
        <w:t xml:space="preserve"> </w:t>
      </w:r>
      <w:r w:rsidRPr="00CA108A">
        <w:rPr>
          <w:rFonts w:ascii="Fb Fontext" w:hAnsi="Fb Fontext" w:cs="PFT_Frank"/>
          <w:b/>
          <w:bCs/>
          <w:sz w:val="32"/>
          <w:szCs w:val="14"/>
          <w:rtl/>
        </w:rPr>
        <w:t>סוף</w:t>
      </w:r>
      <w:r w:rsidRPr="00C35A2C">
        <w:rPr>
          <w:rFonts w:ascii="Fb Fontext" w:hAnsi="Fb Fontext"/>
          <w:sz w:val="32"/>
          <w:rtl/>
        </w:rPr>
        <w:t xml:space="preserve"> חופה</w:t>
      </w:r>
      <w:r w:rsidR="005150E9">
        <w:rPr>
          <w:rFonts w:ascii="Fb Fontext" w:hAnsi="Fb Fontext" w:hint="cs"/>
          <w:sz w:val="32"/>
          <w:rtl/>
        </w:rPr>
        <w:t>,</w:t>
      </w:r>
      <w:r w:rsidRPr="00C35A2C">
        <w:rPr>
          <w:rFonts w:ascii="Fb Fontext" w:hAnsi="Fb Fontext"/>
          <w:sz w:val="32"/>
          <w:rtl/>
        </w:rPr>
        <w:t xml:space="preserve"> </w:t>
      </w:r>
      <w:r w:rsidRPr="00CA108A">
        <w:rPr>
          <w:rFonts w:ascii="Fb Fontext" w:hAnsi="Fb Fontext" w:cs="PFT_Frank"/>
          <w:b/>
          <w:bCs/>
          <w:sz w:val="32"/>
          <w:szCs w:val="14"/>
          <w:rtl/>
        </w:rPr>
        <w:t xml:space="preserve">ותחילה </w:t>
      </w:r>
      <w:r w:rsidR="007F026F">
        <w:rPr>
          <w:rFonts w:ascii="Fb Fontext" w:hAnsi="Fb Fontext" w:hint="cs"/>
          <w:sz w:val="32"/>
          <w:rtl/>
        </w:rPr>
        <w:t>- ד</w:t>
      </w:r>
      <w:r w:rsidRPr="00C35A2C">
        <w:rPr>
          <w:rFonts w:ascii="Fb Fontext" w:hAnsi="Fb Fontext"/>
          <w:sz w:val="32"/>
          <w:rtl/>
        </w:rPr>
        <w:t>חופה</w:t>
      </w:r>
      <w:r w:rsidR="005150E9">
        <w:rPr>
          <w:rFonts w:ascii="Fb Fontext" w:hAnsi="Fb Fontext" w:hint="cs"/>
          <w:sz w:val="32"/>
          <w:rtl/>
        </w:rPr>
        <w:t>,</w:t>
      </w:r>
    </w:p>
    <w:p w14:paraId="3A1E3691" w14:textId="533C8371" w:rsidR="00AB7D20" w:rsidRPr="00C35A2C" w:rsidRDefault="005150E9" w:rsidP="00AB7D20">
      <w:pPr>
        <w:rPr>
          <w:rFonts w:ascii="Fb Fontext" w:hAnsi="Fb Fontext" w:cs="Guttman Vilna"/>
          <w:b/>
          <w:bCs/>
          <w:rtl/>
        </w:rPr>
      </w:pPr>
      <w:r w:rsidRPr="007F026F">
        <w:rPr>
          <w:rStyle w:val="affffe"/>
          <w:rFonts w:hint="cs"/>
          <w:rtl/>
        </w:rPr>
        <w:t>ו</w:t>
      </w:r>
      <w:r w:rsidR="007F026F" w:rsidRPr="007F026F">
        <w:rPr>
          <w:rStyle w:val="affffe"/>
          <w:rFonts w:hint="cs"/>
          <w:rtl/>
        </w:rPr>
        <w:t>לרי</w:t>
      </w:r>
      <w:r w:rsidR="002B7BCC">
        <w:rPr>
          <w:rStyle w:val="affffe"/>
          <w:rtl/>
        </w:rPr>
        <w:t>"</w:t>
      </w:r>
      <w:r w:rsidR="007F026F" w:rsidRPr="007F026F">
        <w:rPr>
          <w:rStyle w:val="affffe"/>
          <w:rFonts w:hint="cs"/>
          <w:rtl/>
        </w:rPr>
        <w:t xml:space="preserve">ו </w:t>
      </w:r>
      <w:r w:rsidRPr="007F026F">
        <w:rPr>
          <w:rStyle w:val="affffe"/>
          <w:rFonts w:hint="cs"/>
          <w:rtl/>
        </w:rPr>
        <w:t>דבשניהם מחלוקת</w:t>
      </w:r>
      <w:r>
        <w:rPr>
          <w:rFonts w:ascii="Fb Fontext" w:hAnsi="Fb Fontext" w:hint="cs"/>
          <w:rtl/>
        </w:rPr>
        <w:t>-</w:t>
      </w:r>
      <w:r w:rsidR="00AB7D20" w:rsidRPr="00C35A2C">
        <w:rPr>
          <w:rFonts w:ascii="Fb Fontext" w:hAnsi="Fb Fontext"/>
          <w:rtl/>
        </w:rPr>
        <w:t xml:space="preserve"> </w:t>
      </w:r>
      <w:r>
        <w:rPr>
          <w:rFonts w:ascii="Fb Fontext" w:hAnsi="Fb Fontext" w:hint="cs"/>
          <w:rtl/>
        </w:rPr>
        <w:t xml:space="preserve">היינו </w:t>
      </w:r>
      <w:r w:rsidR="00AB7D20" w:rsidRPr="00CA108A">
        <w:rPr>
          <w:rFonts w:ascii="Fb Fontext" w:hAnsi="Fb Fontext" w:cs="PFT_Frank"/>
          <w:b/>
          <w:bCs/>
          <w:szCs w:val="14"/>
          <w:rtl/>
        </w:rPr>
        <w:t xml:space="preserve">תחלת </w:t>
      </w:r>
      <w:r w:rsidR="00AB7D20" w:rsidRPr="00C35A2C">
        <w:rPr>
          <w:rFonts w:ascii="Fb Fontext" w:hAnsi="Fb Fontext"/>
          <w:rtl/>
        </w:rPr>
        <w:t xml:space="preserve">ביאה </w:t>
      </w:r>
      <w:r w:rsidR="00AB7D20" w:rsidRPr="00CA108A">
        <w:rPr>
          <w:rFonts w:ascii="Fb Fontext" w:hAnsi="Fb Fontext" w:cs="PFT_Frank"/>
          <w:b/>
          <w:bCs/>
          <w:szCs w:val="14"/>
          <w:rtl/>
        </w:rPr>
        <w:t>וסוף</w:t>
      </w:r>
      <w:r w:rsidR="00AB7D20" w:rsidRPr="00C35A2C">
        <w:rPr>
          <w:rFonts w:ascii="Fb Fontext" w:hAnsi="Fb Fontext"/>
          <w:rtl/>
        </w:rPr>
        <w:t xml:space="preserve"> ביאה.</w:t>
      </w:r>
    </w:p>
    <w:p w14:paraId="541A2C9F" w14:textId="0637FC75" w:rsidR="00B8075A" w:rsidRDefault="00AB7D20" w:rsidP="00B8075A">
      <w:pPr>
        <w:rPr>
          <w:rFonts w:ascii="Fb Fontext" w:hAnsi="Fb Fontext"/>
          <w:sz w:val="32"/>
          <w:rtl/>
        </w:rPr>
      </w:pPr>
      <w:r w:rsidRPr="00B8075A">
        <w:rPr>
          <w:rStyle w:val="affffe"/>
          <w:rtl/>
        </w:rPr>
        <w:t>ר"פ</w:t>
      </w:r>
      <w:r w:rsidR="00B8075A">
        <w:rPr>
          <w:rStyle w:val="affffe"/>
          <w:rFonts w:hint="cs"/>
          <w:rtl/>
        </w:rPr>
        <w:t>:</w:t>
      </w:r>
      <w:r w:rsidRPr="00B8075A">
        <w:rPr>
          <w:rStyle w:val="affffe"/>
          <w:rtl/>
        </w:rPr>
        <w:t xml:space="preserve"> </w:t>
      </w:r>
      <w:r>
        <w:rPr>
          <w:rFonts w:ascii="Fb Fontext" w:hAnsi="Fb Fontext"/>
          <w:sz w:val="32"/>
          <w:rtl/>
        </w:rPr>
        <w:t xml:space="preserve">אי לאו </w:t>
      </w:r>
      <w:r>
        <w:rPr>
          <w:rStyle w:val="affffe"/>
          <w:rFonts w:ascii="Fb Fontext" w:hAnsi="Fb Fontext"/>
          <w:sz w:val="32"/>
          <w:rtl/>
          <w:rPrChange w:id="9195" w:author="מנוע אמוראים" w:date="2026-10-05T16:41:40Z">
            <w:rPr>
              <w:rFonts w:ascii="Fb Fontext" w:hAnsi="Fb Fontext"/>
              <w:sz w:val="32"/>
              <w:rtl/>
            </w:rPr>
          </w:rPrChange>
        </w:rPr>
        <w:t xml:space="preserve">דר"א</w:t>
      </w:r>
      <w:r>
        <w:rPr>
          <w:rFonts w:ascii="Fb Fontext" w:hAnsi="Fb Fontext"/>
          <w:sz w:val="32"/>
          <w:rtl/>
        </w:rPr>
        <w:t xml:space="preserve"> </w:t>
      </w:r>
      <w:r w:rsidR="00B8075A">
        <w:rPr>
          <w:rFonts w:ascii="Fb Fontext" w:hAnsi="Fb Fontext" w:hint="cs"/>
          <w:sz w:val="32"/>
          <w:rtl/>
        </w:rPr>
        <w:t>ס</w:t>
      </w:r>
      <w:r w:rsidR="002B7BCC">
        <w:rPr>
          <w:rFonts w:ascii="Fb Fontext" w:hAnsi="Fb Fontext"/>
          <w:sz w:val="32"/>
          <w:rtl/>
        </w:rPr>
        <w:t>"</w:t>
      </w:r>
      <w:r w:rsidR="00B8075A">
        <w:rPr>
          <w:rFonts w:ascii="Fb Fontext" w:hAnsi="Fb Fontext" w:hint="cs"/>
          <w:sz w:val="32"/>
          <w:rtl/>
        </w:rPr>
        <w:t>ד שחלקו</w:t>
      </w:r>
      <w:r w:rsidR="000A337F">
        <w:rPr>
          <w:rFonts w:ascii="Fb Fontext" w:hAnsi="Fb Fontext" w:hint="cs"/>
          <w:sz w:val="32"/>
          <w:rtl/>
        </w:rPr>
        <w:t>,</w:t>
      </w:r>
    </w:p>
    <w:p w14:paraId="4EA12D44" w14:textId="467647FB" w:rsidR="00AB7D20" w:rsidRDefault="00AB7D20" w:rsidP="00B8075A">
      <w:pPr>
        <w:rPr>
          <w:rFonts w:ascii="Fb Fontext" w:hAnsi="Fb Fontext"/>
          <w:rtl/>
        </w:rPr>
      </w:pPr>
      <w:r w:rsidRPr="00B8075A">
        <w:rPr>
          <w:rStyle w:val="affffe"/>
          <w:rtl/>
        </w:rPr>
        <w:t>ור"ד ורבין</w:t>
      </w:r>
      <w:r w:rsidR="00B8075A">
        <w:rPr>
          <w:rStyle w:val="affffe"/>
          <w:rFonts w:hint="cs"/>
          <w:rtl/>
        </w:rPr>
        <w:t>:</w:t>
      </w:r>
      <w:r w:rsidRPr="00B8075A">
        <w:rPr>
          <w:rStyle w:val="affffe"/>
          <w:rtl/>
        </w:rPr>
        <w:t xml:space="preserve"> </w:t>
      </w:r>
      <w:r w:rsidRPr="00B8075A">
        <w:rPr>
          <w:rtl/>
        </w:rPr>
        <w:t xml:space="preserve">לא </w:t>
      </w:r>
      <w:r w:rsidR="00B8075A" w:rsidRPr="00B8075A">
        <w:rPr>
          <w:rFonts w:hint="cs"/>
          <w:rtl/>
        </w:rPr>
        <w:t>חלקו</w:t>
      </w:r>
      <w:r w:rsidR="003477CD">
        <w:rPr>
          <w:rFonts w:hint="cs"/>
          <w:rtl/>
        </w:rPr>
        <w:t>,</w:t>
      </w:r>
      <w:r w:rsidR="00B8075A" w:rsidRPr="00B8075A">
        <w:rPr>
          <w:rFonts w:hint="cs"/>
          <w:rtl/>
        </w:rPr>
        <w:t xml:space="preserve"> </w:t>
      </w:r>
      <w:r w:rsidRPr="00CA108A">
        <w:rPr>
          <w:rFonts w:ascii="Fb Fontext" w:hAnsi="Fb Fontext" w:cs="PFT_Frank"/>
          <w:b/>
          <w:bCs/>
          <w:szCs w:val="14"/>
          <w:rtl/>
        </w:rPr>
        <w:t>וסוף</w:t>
      </w:r>
      <w:r w:rsidRPr="00C35A2C">
        <w:rPr>
          <w:rFonts w:ascii="Fb Fontext" w:hAnsi="Fb Fontext"/>
          <w:rtl/>
        </w:rPr>
        <w:t xml:space="preserve"> </w:t>
      </w:r>
      <w:r w:rsidRPr="003477CD">
        <w:rPr>
          <w:rStyle w:val="affffe"/>
          <w:rtl/>
        </w:rPr>
        <w:t>דרבין</w:t>
      </w:r>
      <w:r w:rsidR="003477CD">
        <w:rPr>
          <w:rStyle w:val="affffe"/>
          <w:rFonts w:hint="cs"/>
          <w:rtl/>
        </w:rPr>
        <w:t>-</w:t>
      </w:r>
      <w:r w:rsidRPr="00C35A2C">
        <w:rPr>
          <w:rFonts w:ascii="Fb Fontext" w:hAnsi="Fb Fontext"/>
          <w:rtl/>
        </w:rPr>
        <w:t xml:space="preserve"> חופה</w:t>
      </w:r>
      <w:r w:rsidR="00B8075A">
        <w:rPr>
          <w:rFonts w:ascii="Fb Fontext" w:hAnsi="Fb Fontext" w:hint="cs"/>
          <w:rtl/>
        </w:rPr>
        <w:t>,</w:t>
      </w:r>
      <w:r w:rsidRPr="00C35A2C">
        <w:rPr>
          <w:rFonts w:ascii="Fb Fontext" w:hAnsi="Fb Fontext"/>
          <w:rtl/>
        </w:rPr>
        <w:t xml:space="preserve"> </w:t>
      </w:r>
      <w:r w:rsidRPr="00CA108A">
        <w:rPr>
          <w:rFonts w:cs="PFT_Frank"/>
          <w:b/>
          <w:bCs/>
          <w:szCs w:val="14"/>
          <w:rtl/>
        </w:rPr>
        <w:t>ותחילה</w:t>
      </w:r>
      <w:r w:rsidRPr="003477CD">
        <w:rPr>
          <w:rtl/>
        </w:rPr>
        <w:t xml:space="preserve"> </w:t>
      </w:r>
      <w:r w:rsidRPr="00B8075A">
        <w:rPr>
          <w:rStyle w:val="affffe"/>
          <w:rtl/>
        </w:rPr>
        <w:t>דר</w:t>
      </w:r>
      <w:r w:rsidR="00B8075A">
        <w:rPr>
          <w:rStyle w:val="affffe"/>
          <w:rFonts w:hint="cs"/>
          <w:rtl/>
        </w:rPr>
        <w:t>"ד</w:t>
      </w:r>
      <w:r w:rsidR="003477CD">
        <w:rPr>
          <w:rStyle w:val="affffe"/>
          <w:rFonts w:hint="cs"/>
          <w:rtl/>
        </w:rPr>
        <w:t>:</w:t>
      </w:r>
      <w:r w:rsidRPr="00B8075A">
        <w:rPr>
          <w:rStyle w:val="affffe"/>
          <w:rtl/>
        </w:rPr>
        <w:t xml:space="preserve"> </w:t>
      </w:r>
      <w:r w:rsidR="003477CD">
        <w:rPr>
          <w:rFonts w:ascii="Fb Fontext" w:hAnsi="Fb Fontext" w:hint="cs"/>
          <w:rtl/>
        </w:rPr>
        <w:t>ד</w:t>
      </w:r>
      <w:r w:rsidRPr="00C35A2C">
        <w:rPr>
          <w:rFonts w:ascii="Fb Fontext" w:hAnsi="Fb Fontext"/>
          <w:rtl/>
        </w:rPr>
        <w:t>ביאה</w:t>
      </w:r>
      <w:r w:rsidR="0009011F">
        <w:rPr>
          <w:rFonts w:ascii="Fb Fontext" w:hAnsi="Fb Fontext" w:hint="cs"/>
          <w:rtl/>
        </w:rPr>
        <w:t>.</w:t>
      </w:r>
    </w:p>
    <w:p w14:paraId="185279B9" w14:textId="36D06AC8" w:rsidR="00AB7D20" w:rsidRPr="00730169" w:rsidRDefault="00AB7D20" w:rsidP="00AB7D20">
      <w:pPr>
        <w:rPr>
          <w:rFonts w:ascii="Fb Fontext" w:hAnsi="Fb Fontext"/>
          <w:spacing w:val="-8"/>
          <w:rtl/>
        </w:rPr>
      </w:pPr>
      <w:r w:rsidRPr="00730169">
        <w:rPr>
          <w:rStyle w:val="affffe"/>
          <w:spacing w:val="-8"/>
          <w:rtl/>
        </w:rPr>
        <w:t xml:space="preserve">וקמ"ל </w:t>
      </w:r>
      <w:r w:rsidR="00B8075A" w:rsidRPr="00730169">
        <w:rPr>
          <w:rFonts w:ascii="Fb Fontext" w:hAnsi="Fb Fontext" w:hint="cs"/>
          <w:spacing w:val="-8"/>
          <w:rtl/>
        </w:rPr>
        <w:t>דחלקו</w:t>
      </w:r>
      <w:r w:rsidRPr="00730169">
        <w:rPr>
          <w:rFonts w:ascii="Fb Fontext" w:hAnsi="Fb Fontext"/>
          <w:spacing w:val="-8"/>
          <w:rtl/>
        </w:rPr>
        <w:t xml:space="preserve"> אמוראי </w:t>
      </w:r>
      <w:r w:rsidR="00B8075A" w:rsidRPr="00730169">
        <w:rPr>
          <w:rFonts w:ascii="Fb Fontext" w:hAnsi="Fb Fontext" w:hint="cs"/>
          <w:spacing w:val="-8"/>
          <w:rtl/>
        </w:rPr>
        <w:t>בטעם עצמם</w:t>
      </w:r>
      <w:r w:rsidRPr="00730169">
        <w:rPr>
          <w:rFonts w:ascii="Fb Fontext" w:hAnsi="Fb Fontext"/>
          <w:spacing w:val="-8"/>
          <w:rtl/>
        </w:rPr>
        <w:t xml:space="preserve">, </w:t>
      </w:r>
      <w:r w:rsidRPr="00730169">
        <w:rPr>
          <w:rStyle w:val="affffe"/>
          <w:spacing w:val="-8"/>
          <w:rtl/>
        </w:rPr>
        <w:t>ול</w:t>
      </w:r>
      <w:r w:rsidR="003477CD" w:rsidRPr="00730169">
        <w:rPr>
          <w:rStyle w:val="affffe"/>
          <w:rFonts w:hint="cs"/>
          <w:spacing w:val="-8"/>
          <w:rtl/>
        </w:rPr>
        <w:t>א</w:t>
      </w:r>
      <w:r w:rsidRPr="00730169">
        <w:rPr>
          <w:rFonts w:ascii="Fb Fontext" w:hAnsi="Fb Fontext"/>
          <w:spacing w:val="-8"/>
          <w:rtl/>
        </w:rPr>
        <w:t xml:space="preserve"> </w:t>
      </w:r>
      <w:r w:rsidR="00B8075A" w:rsidRPr="00730169">
        <w:rPr>
          <w:rFonts w:ascii="Fb Fontext" w:hAnsi="Fb Fontext" w:hint="cs"/>
          <w:spacing w:val="-8"/>
          <w:rtl/>
        </w:rPr>
        <w:t>ב</w:t>
      </w:r>
      <w:r w:rsidR="0009011F" w:rsidRPr="00730169">
        <w:rPr>
          <w:rFonts w:ascii="Fb Fontext" w:hAnsi="Fb Fontext" w:hint="cs"/>
          <w:spacing w:val="-8"/>
          <w:rtl/>
        </w:rPr>
        <w:t>'</w:t>
      </w:r>
      <w:r w:rsidRPr="00730169">
        <w:rPr>
          <w:rFonts w:ascii="Fb Fontext" w:hAnsi="Fb Fontext"/>
          <w:spacing w:val="-8"/>
          <w:rtl/>
        </w:rPr>
        <w:t xml:space="preserve"> אמוראי אליבא דחד אמורא.</w:t>
      </w:r>
    </w:p>
    <w:p>
      <w:pPr>
        <w:pStyle w:val="MishnaBatzad"/>
        <w:rPr>
          <w:ins w:id="20430" w:author="קלוד" w:date="2026-10-06T10:09:07Z"/>
        </w:rPr>
      </w:pPr>
      <w:ins w:id="20429" w:author="קלוד" w:date="2026-10-06T10:09:07Z">
        <w:r>
          <w:t xml:space="preserve">משנה ב</w:t>
        </w:r>
      </w:ins>
    </w:p>
    <w:p w14:paraId="0D5B8156" w14:textId="1A29A2CC" w:rsidR="00AB7D20" w:rsidRPr="00C54C7E" w:rsidRDefault="00AB7D20" w:rsidP="00C54C7E">
      <w:pPr>
        <w:pStyle w:val="afff5"/>
        <w:rPr>
          <w:rtl/>
        </w:rPr>
      </w:pPr>
      <w:bookmarkStart w:id="410" w:name="_Toc119353194"/>
      <w:r w:rsidRPr="00D578D6">
        <w:rPr>
          <w:rStyle w:val="afffff5"/>
          <w:rFonts w:hint="cs"/>
          <w:rtl/>
        </w:rPr>
        <w:t xml:space="preserve">נותנין לבתולה </w:t>
      </w:r>
      <w:r w:rsidR="0009011F" w:rsidRPr="00D578D6">
        <w:rPr>
          <w:rStyle w:val="afffff5"/>
          <w:rFonts w:hint="cs"/>
          <w:rtl/>
        </w:rPr>
        <w:t>י</w:t>
      </w:r>
      <w:r w:rsidR="002B7BCC" w:rsidRPr="00D578D6">
        <w:rPr>
          <w:rStyle w:val="afffff5"/>
          <w:rtl/>
        </w:rPr>
        <w:t>"</w:t>
      </w:r>
      <w:r w:rsidR="0009011F" w:rsidRPr="00D578D6">
        <w:rPr>
          <w:rStyle w:val="afffff5"/>
          <w:rFonts w:hint="cs"/>
          <w:rtl/>
        </w:rPr>
        <w:t>ב</w:t>
      </w:r>
      <w:r w:rsidRPr="00D578D6">
        <w:rPr>
          <w:rStyle w:val="afffff5"/>
          <w:rFonts w:hint="cs"/>
          <w:rtl/>
        </w:rPr>
        <w:t xml:space="preserve"> חודש משתבעה הבעל</w:t>
      </w:r>
      <w:bookmarkEnd w:id="410"/>
      <w:r w:rsidRPr="00D578D6">
        <w:rPr>
          <w:rStyle w:val="afffff5"/>
          <w:rFonts w:hint="cs"/>
          <w:rtl/>
        </w:rPr>
        <w:t xml:space="preserve"> </w:t>
      </w:r>
      <w:r w:rsidRPr="00C54C7E">
        <w:rPr>
          <w:rFonts w:hint="cs"/>
          <w:rtl/>
        </w:rPr>
        <w:t>לפרנס את עצמה.</w:t>
      </w:r>
    </w:p>
    <w:p w14:paraId="0A7D8568" w14:textId="77777777" w:rsidR="00AB7D20" w:rsidRPr="00C54C7E" w:rsidRDefault="00AB7D20" w:rsidP="00C54C7E">
      <w:pPr>
        <w:pStyle w:val="afff5"/>
        <w:rPr>
          <w:rtl/>
        </w:rPr>
      </w:pPr>
      <w:r w:rsidRPr="00C54C7E">
        <w:rPr>
          <w:rFonts w:hint="cs"/>
          <w:rtl/>
        </w:rPr>
        <w:t>וכשם שנותנין לאשה, כך נותנין לאיש לפרנס את עצמו.</w:t>
      </w:r>
    </w:p>
    <w:p w14:paraId="0C738D00" w14:textId="77777777" w:rsidR="00AB7D20" w:rsidRPr="00C54C7E" w:rsidRDefault="00AB7D20" w:rsidP="00C54C7E">
      <w:pPr>
        <w:pStyle w:val="afff5"/>
        <w:rPr>
          <w:rtl/>
        </w:rPr>
      </w:pPr>
      <w:r w:rsidRPr="00C54C7E">
        <w:rPr>
          <w:rFonts w:hint="cs"/>
          <w:rtl/>
        </w:rPr>
        <w:t>ולאלמנה - שלשים יום.</w:t>
      </w:r>
    </w:p>
    <w:p w14:paraId="47F4DE8A" w14:textId="77777777" w:rsidR="00AB7D20" w:rsidRPr="00C54C7E" w:rsidRDefault="00AB7D20" w:rsidP="00C54C7E">
      <w:pPr>
        <w:pStyle w:val="afff5"/>
        <w:rPr>
          <w:rtl/>
        </w:rPr>
      </w:pPr>
      <w:bookmarkStart w:id="411" w:name="_Toc119353195"/>
      <w:r w:rsidRPr="00D578D6">
        <w:rPr>
          <w:rStyle w:val="afffff5"/>
          <w:rFonts w:hint="cs"/>
          <w:rtl/>
        </w:rPr>
        <w:t>הגיע זמן ולא נישאו -</w:t>
      </w:r>
      <w:bookmarkEnd w:id="411"/>
      <w:r w:rsidRPr="00C54C7E">
        <w:rPr>
          <w:rFonts w:hint="cs"/>
          <w:rtl/>
        </w:rPr>
        <w:t xml:space="preserve"> אוכלות משלו, ואוכלות בתרומה;</w:t>
      </w:r>
    </w:p>
    <w:p w14:paraId="180A2E0D" w14:textId="562829D9" w:rsidR="00AB7D20" w:rsidRPr="00C54C7E" w:rsidRDefault="003477CD" w:rsidP="00C54C7E">
      <w:pPr>
        <w:pStyle w:val="afff5"/>
        <w:rPr>
          <w:rtl/>
        </w:rPr>
      </w:pPr>
      <w:r>
        <w:rPr>
          <w:rStyle w:val="TanaimMishna"/>
          <w:rFonts w:hint="cs"/>
          <w:rtl/>
          <w:rPrChange w:id="20106" w:author="קלוד" w:date="2026-10-06T10:09:07Z">
            <w:rPr>
              <w:rStyle w:val="affffe"/>
              <w:rFonts w:hint="cs"/>
              <w:rtl/>
            </w:rPr>
          </w:rPrChange>
        </w:rPr>
        <w:t xml:space="preserve"> </w:t>
      </w:r>
      <w:r>
        <w:rPr>
          <w:rStyle w:val="TanaimMishna"/>
          <w:rtl/>
          <w:rPrChange w:id="20107" w:author="קלוד" w:date="2026-10-06T10:09:07Z">
            <w:rPr>
              <w:rStyle w:val="affffe"/>
              <w:rtl/>
            </w:rPr>
          </w:rPrChange>
        </w:rPr>
        <w:tab/>
      </w:r>
      <w:r>
        <w:rPr>
          <w:rStyle w:val="TanaimMishna"/>
          <w:rtl/>
          <w:rPrChange w:id="20108" w:author="קלוד" w:date="2026-10-06T10:09:07Z">
            <w:rPr>
              <w:rStyle w:val="affffe"/>
              <w:rtl/>
            </w:rPr>
          </w:rPrChange>
        </w:rPr>
        <w:tab/>
      </w:r>
      <w:r>
        <w:rPr>
          <w:rStyle w:val="TanaimMishna"/>
          <w:rtl/>
          <w:rPrChange w:id="20109" w:author="קלוד" w:date="2026-10-06T10:09:07Z">
            <w:rPr>
              <w:rStyle w:val="affffe"/>
              <w:rtl/>
            </w:rPr>
          </w:rPrChange>
        </w:rPr>
        <w:tab/>
      </w:r>
      <w:r>
        <w:rPr>
          <w:rStyle w:val="TanaimMishna"/>
          <w:rtl/>
          <w:rPrChange w:id="20110" w:author="קלוד" w:date="2026-10-06T10:09:07Z">
            <w:rPr>
              <w:rStyle w:val="affffe"/>
              <w:rtl/>
            </w:rPr>
          </w:rPrChange>
        </w:rPr>
        <w:tab/>
      </w:r>
      <w:r>
        <w:rPr>
          <w:rStyle w:val="TanaimMishna"/>
          <w:rtl/>
          <w:rPrChange w:id="20111" w:author="קלוד" w:date="2026-10-06T10:09:07Z">
            <w:rPr>
              <w:rStyle w:val="affffe"/>
              <w:rtl/>
            </w:rPr>
          </w:rPrChange>
        </w:rPr>
        <w:tab/>
      </w:r>
      <w:r>
        <w:rPr>
          <w:rStyle w:val="TanaimMishna"/>
          <w:rtl/>
          <w:rPrChange w:id="20112" w:author="קלוד" w:date="2026-10-06T10:09:07Z">
            <w:rPr>
              <w:rStyle w:val="affffe"/>
              <w:rtl/>
            </w:rPr>
          </w:rPrChange>
        </w:rPr>
        <w:tab/>
      </w:r>
      <w:r>
        <w:rPr>
          <w:rStyle w:val="TanaimMishna"/>
          <w:rtl/>
          <w:rPrChange w:id="20113" w:author="קלוד" w:date="2026-10-06T10:09:07Z">
            <w:rPr>
              <w:rStyle w:val="affffe"/>
              <w:rtl/>
            </w:rPr>
          </w:rPrChange>
        </w:rPr>
        <w:tab/>
      </w:r>
      <w:r>
        <w:rPr>
          <w:rStyle w:val="TanaimMishna"/>
          <w:rtl/>
          <w:rPrChange w:id="20114" w:author="קלוד" w:date="2026-10-06T10:09:07Z">
            <w:rPr>
              <w:rStyle w:val="affffe"/>
              <w:rtl/>
            </w:rPr>
          </w:rPrChange>
        </w:rPr>
        <w:tab/>
      </w:r>
      <w:r w:rsidR="00E34A98">
        <w:rPr>
          <w:rStyle w:val="TanaimMishna"/>
          <w:rFonts w:hint="cs"/>
          <w:rtl/>
          <w:rPrChange w:id="20115" w:author="קלוד" w:date="2026-10-06T10:09:07Z">
            <w:rPr>
              <w:rStyle w:val="affffe"/>
              <w:rFonts w:hint="cs"/>
              <w:rtl/>
            </w:rPr>
          </w:rPrChange>
        </w:rPr>
        <w:t>ר''ט</w:t>
      </w:r>
      <w:r>
        <w:rPr>
          <w:rStyle w:val="TanaimMishna"/>
          <w:rFonts w:hint="cs"/>
          <w:rtl/>
          <w:rPrChange w:id="41023" w:author="Claude" w:date="2026-10-07T09:24:54Z">
            <w:rPr>
              <w:rFonts w:hint="cs"/>
              <w:rtl/>
            </w:rPr>
          </w:rPrChange>
        </w:rPr>
        <w:t xml:space="preserve">:</w:t>
      </w:r>
      <w:r>
        <w:rPr>
          <w:rFonts w:hint="cs"/>
          <w:rtl/>
        </w:rPr>
        <w:t xml:space="preserve"> נותנין לה הכל תרומה;</w:t>
      </w:r>
    </w:p>
    <w:p w14:paraId="59955B00" w14:textId="7FC0E307" w:rsidR="00AB7D20" w:rsidRPr="00C54C7E" w:rsidRDefault="003477CD" w:rsidP="00C54C7E">
      <w:pPr>
        <w:pStyle w:val="afff5"/>
        <w:rPr>
          <w:rtl/>
        </w:rPr>
      </w:pPr>
      <w:r>
        <w:rPr>
          <w:rStyle w:val="TanaimMishna"/>
          <w:rFonts w:hint="cs"/>
          <w:rtl/>
          <w:rPrChange w:id="20116" w:author="קלוד" w:date="2026-10-06T10:09:07Z">
            <w:rPr>
              <w:rStyle w:val="affffe"/>
              <w:rFonts w:hint="cs"/>
              <w:rtl/>
            </w:rPr>
          </w:rPrChange>
        </w:rPr>
        <w:t xml:space="preserve"> </w:t>
      </w:r>
      <w:r>
        <w:rPr>
          <w:rStyle w:val="TanaimMishna"/>
          <w:rtl/>
          <w:rPrChange w:id="20117" w:author="קלוד" w:date="2026-10-06T10:09:07Z">
            <w:rPr>
              <w:rStyle w:val="affffe"/>
              <w:rtl/>
            </w:rPr>
          </w:rPrChange>
        </w:rPr>
        <w:tab/>
      </w:r>
      <w:r>
        <w:rPr>
          <w:rStyle w:val="TanaimMishna"/>
          <w:rtl/>
          <w:rPrChange w:id="20118" w:author="קלוד" w:date="2026-10-06T10:09:07Z">
            <w:rPr>
              <w:rStyle w:val="affffe"/>
              <w:rtl/>
            </w:rPr>
          </w:rPrChange>
        </w:rPr>
        <w:tab/>
      </w:r>
      <w:r>
        <w:rPr>
          <w:rStyle w:val="TanaimMishna"/>
          <w:rtl/>
          <w:rPrChange w:id="20119" w:author="קלוד" w:date="2026-10-06T10:09:07Z">
            <w:rPr>
              <w:rStyle w:val="affffe"/>
              <w:rtl/>
            </w:rPr>
          </w:rPrChange>
        </w:rPr>
        <w:tab/>
      </w:r>
      <w:r>
        <w:rPr>
          <w:rStyle w:val="TanaimMishna"/>
          <w:rtl/>
          <w:rPrChange w:id="20120" w:author="קלוד" w:date="2026-10-06T10:09:07Z">
            <w:rPr>
              <w:rStyle w:val="affffe"/>
              <w:rtl/>
            </w:rPr>
          </w:rPrChange>
        </w:rPr>
        <w:tab/>
      </w:r>
      <w:r>
        <w:rPr>
          <w:rStyle w:val="TanaimMishna"/>
          <w:rtl/>
          <w:rPrChange w:id="20121" w:author="קלוד" w:date="2026-10-06T10:09:07Z">
            <w:rPr>
              <w:rStyle w:val="affffe"/>
              <w:rtl/>
            </w:rPr>
          </w:rPrChange>
        </w:rPr>
        <w:tab/>
      </w:r>
      <w:r>
        <w:rPr>
          <w:rStyle w:val="TanaimMishna"/>
          <w:rtl/>
          <w:rPrChange w:id="20122" w:author="קלוד" w:date="2026-10-06T10:09:07Z">
            <w:rPr>
              <w:rStyle w:val="affffe"/>
              <w:rtl/>
            </w:rPr>
          </w:rPrChange>
        </w:rPr>
        <w:tab/>
      </w:r>
      <w:r>
        <w:rPr>
          <w:rStyle w:val="TanaimMishna"/>
          <w:rtl/>
          <w:rPrChange w:id="20123" w:author="קלוד" w:date="2026-10-06T10:09:07Z">
            <w:rPr>
              <w:rStyle w:val="affffe"/>
              <w:rtl/>
            </w:rPr>
          </w:rPrChange>
        </w:rPr>
        <w:tab/>
      </w:r>
      <w:r>
        <w:rPr>
          <w:rStyle w:val="TanaimMishna"/>
          <w:rtl/>
          <w:rPrChange w:id="20124" w:author="קלוד" w:date="2026-10-06T10:09:07Z">
            <w:rPr>
              <w:rStyle w:val="affffe"/>
              <w:rtl/>
            </w:rPr>
          </w:rPrChange>
        </w:rPr>
        <w:tab/>
      </w:r>
      <w:r>
        <w:rPr>
          <w:rStyle w:val="TanaimMishna"/>
          <w:rFonts w:hint="cs"/>
          <w:rtl/>
          <w:rPrChange w:id="20125" w:author="קלוד" w:date="2026-10-06T10:09:07Z">
            <w:rPr>
              <w:rStyle w:val="affffe"/>
              <w:rFonts w:hint="cs"/>
              <w:rtl/>
            </w:rPr>
          </w:rPrChange>
        </w:rPr>
        <w:t>ר</w:t>
      </w:r>
      <w:r w:rsidR="002B7BCC">
        <w:rPr>
          <w:rStyle w:val="TanaimMishna"/>
          <w:rtl/>
          <w:rPrChange w:id="20126" w:author="קלוד" w:date="2026-10-06T10:09:07Z">
            <w:rPr>
              <w:rStyle w:val="affffe"/>
              <w:rtl/>
            </w:rPr>
          </w:rPrChange>
        </w:rPr>
        <w:t>"</w:t>
      </w:r>
      <w:r>
        <w:rPr>
          <w:rStyle w:val="TanaimMishna"/>
          <w:rFonts w:hint="cs"/>
          <w:rtl/>
          <w:rPrChange w:id="20127" w:author="קלוד" w:date="2026-10-06T10:09:07Z">
            <w:rPr>
              <w:rStyle w:val="affffe"/>
              <w:rFonts w:hint="cs"/>
              <w:rtl/>
            </w:rPr>
          </w:rPrChange>
        </w:rPr>
        <w:t>ע</w:t>
      </w:r>
      <w:r>
        <w:rPr>
          <w:rStyle w:val="TanaimMishna"/>
          <w:rFonts w:hint="cs"/>
          <w:rtl/>
          <w:rPrChange w:id="41024" w:author="Claude" w:date="2026-10-07T09:24:54Z">
            <w:rPr>
              <w:rFonts w:hint="cs"/>
              <w:rtl/>
            </w:rPr>
          </w:rPrChange>
        </w:rPr>
        <w:t xml:space="preserve">:</w:t>
      </w:r>
      <w:r>
        <w:rPr>
          <w:rFonts w:hint="cs"/>
          <w:rtl/>
        </w:rPr>
        <w:t xml:space="preserve"> מחצה חולין ומחצה תרומה.</w:t>
      </w:r>
    </w:p>
    <w:p w14:paraId="51D0E445" w14:textId="77777777" w:rsidR="00AB7D20" w:rsidRPr="00C54C7E" w:rsidRDefault="00AB7D20" w:rsidP="00C54C7E">
      <w:pPr>
        <w:pStyle w:val="afff5"/>
        <w:rPr>
          <w:rtl/>
        </w:rPr>
      </w:pPr>
      <w:bookmarkStart w:id="412" w:name="_Toc119353196"/>
      <w:r w:rsidRPr="00D578D6">
        <w:rPr>
          <w:rStyle w:val="afffff5"/>
          <w:rFonts w:hint="cs"/>
          <w:rtl/>
        </w:rPr>
        <w:t>היבם אינו מאכיל בתרומה</w:t>
      </w:r>
      <w:bookmarkEnd w:id="412"/>
      <w:r w:rsidRPr="00C54C7E">
        <w:rPr>
          <w:rFonts w:hint="cs"/>
          <w:rtl/>
        </w:rPr>
        <w:t>.</w:t>
      </w:r>
    </w:p>
    <w:p w14:paraId="55D1F9AA" w14:textId="77777777" w:rsidR="00AB7D20" w:rsidRPr="00C54C7E" w:rsidRDefault="00AB7D20" w:rsidP="00C54C7E">
      <w:pPr>
        <w:pStyle w:val="afff5"/>
        <w:rPr>
          <w:rtl/>
        </w:rPr>
      </w:pPr>
      <w:r w:rsidRPr="00C54C7E">
        <w:rPr>
          <w:rFonts w:hint="cs"/>
          <w:rtl/>
        </w:rPr>
        <w:lastRenderedPageBreak/>
        <w:t>עשתה ששה חדשים בפני הבעל וששה חדשים בפני היבם,</w:t>
      </w:r>
    </w:p>
    <w:p w14:paraId="7363DD59" w14:textId="49DAA801" w:rsidR="00AB7D20" w:rsidRPr="00C54C7E" w:rsidRDefault="003477CD" w:rsidP="00C54C7E">
      <w:pPr>
        <w:pStyle w:val="afff5"/>
        <w:rPr>
          <w:rtl/>
        </w:rPr>
      </w:pPr>
      <w:r>
        <w:rPr>
          <w:rFonts w:hint="cs"/>
          <w:rtl/>
        </w:rPr>
        <w:t xml:space="preserve"> </w:t>
      </w:r>
      <w:r>
        <w:rPr>
          <w:rtl/>
        </w:rPr>
        <w:tab/>
      </w:r>
      <w:r w:rsidR="00AB7D20" w:rsidRPr="00C54C7E">
        <w:rPr>
          <w:rFonts w:hint="cs"/>
          <w:rtl/>
        </w:rPr>
        <w:t>ואפילו כולן בפני הבעל חסר יום אחד בפני היבם,</w:t>
      </w:r>
    </w:p>
    <w:p w14:paraId="1632AFBF" w14:textId="77777777" w:rsidR="00E268F4" w:rsidRDefault="003477CD" w:rsidP="00C54C7E">
      <w:pPr>
        <w:pStyle w:val="afff5"/>
        <w:rPr>
          <w:rtl/>
        </w:rPr>
      </w:pPr>
      <w:r>
        <w:rPr>
          <w:rFonts w:hint="cs"/>
          <w:rtl/>
        </w:rPr>
        <w:t xml:space="preserve"> </w:t>
      </w:r>
      <w:r>
        <w:rPr>
          <w:rtl/>
        </w:rPr>
        <w:tab/>
      </w:r>
      <w:r w:rsidR="00AB7D20" w:rsidRPr="00C54C7E">
        <w:rPr>
          <w:rFonts w:hint="cs"/>
          <w:rtl/>
        </w:rPr>
        <w:t>או כולן בפני היבם חסר יום אחד בפני הבעל</w:t>
      </w:r>
      <w:r w:rsidR="00E268F4">
        <w:rPr>
          <w:rFonts w:hint="cs"/>
          <w:rtl/>
        </w:rPr>
        <w:t>,</w:t>
      </w:r>
    </w:p>
    <w:p w14:paraId="08F8B751" w14:textId="0B43BBF9" w:rsidR="00E268F4" w:rsidRDefault="00AB7D20" w:rsidP="003477CD">
      <w:pPr>
        <w:pStyle w:val="afff5"/>
        <w:rPr>
          <w:rtl/>
        </w:rPr>
      </w:pPr>
      <w:r w:rsidRPr="00C54C7E">
        <w:rPr>
          <w:rFonts w:hint="cs"/>
          <w:rtl/>
        </w:rPr>
        <w:t>- אינה אוכלת בתרומה.</w:t>
      </w:r>
      <w:r w:rsidR="003477CD">
        <w:rPr>
          <w:rFonts w:hint="cs"/>
          <w:rtl/>
        </w:rPr>
        <w:t xml:space="preserve">     </w:t>
      </w:r>
      <w:r w:rsidRPr="00C54C7E">
        <w:rPr>
          <w:rFonts w:hint="cs"/>
          <w:rtl/>
        </w:rPr>
        <w:t>זו משנה ראשונה</w:t>
      </w:r>
      <w:r w:rsidR="00E268F4">
        <w:rPr>
          <w:rFonts w:hint="cs"/>
          <w:rtl/>
        </w:rPr>
        <w:t>,</w:t>
      </w:r>
    </w:p>
    <w:p w14:paraId="1F8856A1" w14:textId="318CFDFE" w:rsidR="00AB7D20" w:rsidRPr="00730169" w:rsidRDefault="00AB7D20" w:rsidP="003477CD">
      <w:pPr>
        <w:pStyle w:val="afff5"/>
        <w:rPr>
          <w:spacing w:val="-2"/>
          <w:rtl/>
        </w:rPr>
      </w:pPr>
      <w:r w:rsidRPr="00730169">
        <w:rPr>
          <w:rStyle w:val="TanaimMishna"/>
          <w:rFonts w:hint="cs"/>
          <w:rtl/>
          <w:rPrChange w:id="20128" w:author="קלוד" w:date="2026-10-06T10:09:07Z">
            <w:rPr>
              <w:rStyle w:val="affffe"/>
              <w:rFonts w:hint="cs"/>
              <w:rtl/>
            </w:rPr>
          </w:rPrChange>
        </w:rPr>
        <w:t>ב</w:t>
      </w:r>
      <w:r w:rsidRPr="00730169">
        <w:rPr>
          <w:rStyle w:val="TanaimMishna"/>
          <w:rtl/>
          <w:rPrChange w:id="20129" w:author="קלוד" w:date="2026-10-06T10:09:07Z">
            <w:rPr>
              <w:rStyle w:val="affffe"/>
              <w:rtl/>
            </w:rPr>
          </w:rPrChange>
        </w:rPr>
        <w:t>"</w:t>
      </w:r>
      <w:r w:rsidRPr="00730169">
        <w:rPr>
          <w:rStyle w:val="TanaimMishna"/>
          <w:rFonts w:hint="cs"/>
          <w:rtl/>
          <w:rPrChange w:id="20130" w:author="קלוד" w:date="2026-10-06T10:09:07Z">
            <w:rPr>
              <w:rStyle w:val="affffe"/>
              <w:rFonts w:hint="cs"/>
              <w:rtl/>
            </w:rPr>
          </w:rPrChange>
        </w:rPr>
        <w:t>ד של אחריהן אמרו:</w:t>
      </w:r>
      <w:r w:rsidRPr="00730169">
        <w:rPr>
          <w:rFonts w:hint="cs"/>
          <w:spacing w:val="-2"/>
          <w:rtl/>
        </w:rPr>
        <w:t xml:space="preserve"> אין האשה אוכלת בתרומה עד שתכנס לחופה.</w:t>
      </w:r>
    </w:p>
    <w:p w14:paraId="4C7015B6" w14:textId="77777777" w:rsidR="00AB7D20" w:rsidRDefault="00AB7D20" w:rsidP="00E26091">
      <w:pPr>
        <w:pStyle w:val="afff"/>
        <w:framePr w:wrap="around"/>
        <w:rPr>
          <w:rtl/>
        </w:rPr>
      </w:pPr>
      <w:bookmarkStart w:id="413" w:name="_Toc119353197"/>
      <w:r w:rsidRPr="00C35A2C">
        <w:rPr>
          <w:rFonts w:hint="cs"/>
          <w:rtl/>
        </w:rPr>
        <w:t>נז</w:t>
      </w:r>
      <w:r w:rsidRPr="00C35A2C">
        <w:rPr>
          <w:rtl/>
        </w:rPr>
        <w:t>:</w:t>
      </w:r>
      <w:bookmarkEnd w:id="413"/>
    </w:p>
    <w:p w14:paraId="02FDBBF1" w14:textId="3FDC2215" w:rsidR="00AB7D20" w:rsidRDefault="003477CD" w:rsidP="00AB7D20">
      <w:pPr>
        <w:rPr>
          <w:rFonts w:ascii="Fb Fontext" w:hAnsi="Fb Fontext"/>
          <w:sz w:val="32"/>
          <w:rtl/>
        </w:rPr>
      </w:pPr>
      <w:bookmarkStart w:id="414" w:name="_Toc119353198"/>
      <w:r w:rsidRPr="003477CD">
        <w:rPr>
          <w:rStyle w:val="afffe"/>
          <w:rFonts w:hint="cs"/>
          <w:rtl/>
        </w:rPr>
        <w:t>יב חודש:</w:t>
      </w:r>
      <w:bookmarkEnd w:id="414"/>
      <w:r>
        <w:rPr>
          <w:rStyle w:val="affffe"/>
          <w:rFonts w:hint="cs"/>
          <w:rtl/>
        </w:rPr>
        <w:t xml:space="preserve">  </w:t>
      </w:r>
      <w:r w:rsidR="00AB7D20" w:rsidRPr="003477CD">
        <w:rPr>
          <w:rStyle w:val="affffe"/>
          <w:rtl/>
        </w:rPr>
        <w:t xml:space="preserve">ר"ח: </w:t>
      </w:r>
      <w:r w:rsidR="00AB7D20" w:rsidRPr="00AD1A41">
        <w:rPr>
          <w:rStyle w:val="affffa"/>
          <w:rtl/>
        </w:rPr>
        <w:t>ימים או עשור',</w:t>
      </w:r>
      <w:r w:rsidR="00AB7D20" w:rsidRPr="00C35A2C">
        <w:rPr>
          <w:rFonts w:ascii="Fb Fontext" w:hAnsi="Fb Fontext"/>
          <w:sz w:val="32"/>
          <w:rtl/>
        </w:rPr>
        <w:t xml:space="preserve"> שנה – </w:t>
      </w:r>
      <w:r w:rsidR="002F54BB">
        <w:rPr>
          <w:rStyle w:val="affffa"/>
          <w:rFonts w:hint="cs"/>
          <w:rtl/>
        </w:rPr>
        <w:t>מ</w:t>
      </w:r>
      <w:r w:rsidR="00AB7D20" w:rsidRPr="003221EB">
        <w:rPr>
          <w:rStyle w:val="affffa"/>
          <w:rtl/>
        </w:rPr>
        <w:t>ימים תהיה גאולתו</w:t>
      </w:r>
    </w:p>
    <w:p w14:paraId="5B1FB157" w14:textId="77777777" w:rsidR="00AB7D20" w:rsidRDefault="00AB7D20" w:rsidP="003477CD">
      <w:pPr>
        <w:pStyle w:val="afffff"/>
        <w:ind w:left="340" w:firstLine="170"/>
        <w:rPr>
          <w:rtl/>
        </w:rPr>
      </w:pPr>
      <w:r w:rsidRPr="00C35A2C">
        <w:rPr>
          <w:rtl/>
        </w:rPr>
        <w:t>[ולא חודש</w:t>
      </w:r>
      <w:r w:rsidRPr="00AD1A41">
        <w:rPr>
          <w:rStyle w:val="affffa"/>
          <w:rtl/>
        </w:rPr>
        <w:t xml:space="preserve"> </w:t>
      </w:r>
      <w:r w:rsidRPr="003477CD">
        <w:rPr>
          <w:rtl/>
        </w:rPr>
        <w:t>'מחדש ימים' דדנין מ'ימים' סתם ולא מ'חדש ימים'</w:t>
      </w:r>
      <w:r w:rsidRPr="00C35A2C">
        <w:rPr>
          <w:rtl/>
        </w:rPr>
        <w:t>]</w:t>
      </w:r>
    </w:p>
    <w:p w14:paraId="69E33790" w14:textId="53470F7D" w:rsidR="00AB7D20" w:rsidRPr="00C35A2C" w:rsidRDefault="00AB7D20" w:rsidP="00AB7D20">
      <w:pPr>
        <w:rPr>
          <w:rFonts w:ascii="Fb Fontext" w:hAnsi="Fb Fontext"/>
          <w:rtl/>
        </w:rPr>
      </w:pPr>
      <w:r w:rsidRPr="002F54BB">
        <w:rPr>
          <w:rStyle w:val="affffe"/>
          <w:rtl/>
        </w:rPr>
        <w:t>ר</w:t>
      </w:r>
      <w:r w:rsidR="003477CD">
        <w:rPr>
          <w:rStyle w:val="affffe"/>
          <w:rFonts w:hint="cs"/>
          <w:rtl/>
        </w:rPr>
        <w:t>"ז</w:t>
      </w:r>
      <w:r w:rsidRPr="00C35A2C">
        <w:rPr>
          <w:rFonts w:ascii="Fb Fontext" w:hAnsi="Fb Fontext"/>
          <w:sz w:val="32"/>
          <w:rtl/>
        </w:rPr>
        <w:t xml:space="preserve">: </w:t>
      </w:r>
      <w:r w:rsidRPr="00E56F6B">
        <w:rPr>
          <w:rStyle w:val="affffc"/>
          <w:rtl/>
        </w:rPr>
        <w:t>קטנה,</w:t>
      </w:r>
      <w:r w:rsidRPr="00C35A2C">
        <w:rPr>
          <w:rFonts w:ascii="Fb Fontext" w:hAnsi="Fb Fontext"/>
          <w:sz w:val="32"/>
          <w:rtl/>
        </w:rPr>
        <w:t xml:space="preserve"> בין היא ובין אביה יכולין לעכב.</w:t>
      </w:r>
    </w:p>
    <w:p w14:paraId="4CD781CD" w14:textId="2ECAF798" w:rsidR="00AB7D20" w:rsidRDefault="003477CD" w:rsidP="003477CD">
      <w:pPr>
        <w:ind w:firstLine="57"/>
        <w:rPr>
          <w:rFonts w:ascii="Fb Fontext" w:hAnsi="Fb Fontext"/>
          <w:rtl/>
        </w:rPr>
      </w:pPr>
      <w:r>
        <w:rPr>
          <w:rFonts w:ascii="Fb Fontext" w:hAnsi="Fb Fontext" w:hint="cs"/>
          <w:rtl/>
        </w:rPr>
        <w:t xml:space="preserve"> </w:t>
      </w:r>
      <w:r w:rsidR="00AB7D20" w:rsidRPr="00CA108A">
        <w:rPr>
          <w:rFonts w:ascii="Fb Fontext" w:hAnsi="Fb Fontext" w:cs="PFT_Frank"/>
          <w:b/>
          <w:bCs/>
          <w:szCs w:val="14"/>
          <w:rtl/>
        </w:rPr>
        <w:t>אביה</w:t>
      </w:r>
      <w:r w:rsidRPr="00CA108A">
        <w:rPr>
          <w:rFonts w:ascii="Fb Fontext" w:hAnsi="Fb Fontext" w:cs="PFT_Frank" w:hint="cs"/>
          <w:b/>
          <w:bCs/>
          <w:szCs w:val="14"/>
          <w:rtl/>
        </w:rPr>
        <w:t>-</w:t>
      </w:r>
      <w:r w:rsidR="00AB7D20" w:rsidRPr="00CA108A">
        <w:rPr>
          <w:rFonts w:ascii="Fb Fontext" w:hAnsi="Fb Fontext" w:cs="PFT_Frank"/>
          <w:b/>
          <w:bCs/>
          <w:szCs w:val="14"/>
          <w:rtl/>
        </w:rPr>
        <w:t xml:space="preserve"> </w:t>
      </w:r>
      <w:r w:rsidR="00AB7D20" w:rsidRPr="00C35A2C">
        <w:rPr>
          <w:rFonts w:ascii="Fb Fontext" w:hAnsi="Fb Fontext"/>
          <w:rtl/>
        </w:rPr>
        <w:t>נפק"מ שלא תמרוד ותצא ותיפול עליו</w:t>
      </w:r>
      <w:r w:rsidR="000A337F">
        <w:rPr>
          <w:rFonts w:ascii="Fb Fontext" w:hAnsi="Fb Fontext" w:hint="cs"/>
          <w:rtl/>
        </w:rPr>
        <w:t>,</w:t>
      </w:r>
    </w:p>
    <w:p w14:paraId="58A64235" w14:textId="77777777" w:rsidR="00E268F4" w:rsidRDefault="00AB7D20" w:rsidP="002F54BB">
      <w:pPr>
        <w:rPr>
          <w:rFonts w:ascii="Fb Fontext" w:hAnsi="Fb Fontext"/>
          <w:sz w:val="32"/>
          <w:rtl/>
        </w:rPr>
      </w:pPr>
      <w:r w:rsidRPr="002F54BB">
        <w:rPr>
          <w:rStyle w:val="affffe"/>
          <w:rtl/>
        </w:rPr>
        <w:t>ראב"ל:</w:t>
      </w:r>
      <w:r w:rsidRPr="00C35A2C">
        <w:rPr>
          <w:rFonts w:ascii="Fb Fontext" w:hAnsi="Fb Fontext"/>
          <w:sz w:val="32"/>
          <w:rtl/>
        </w:rPr>
        <w:t xml:space="preserve"> אין פוסקין על הקטנה להשיאה קטנה, א</w:t>
      </w:r>
      <w:r w:rsidR="003477CD">
        <w:rPr>
          <w:rFonts w:ascii="Fb Fontext" w:hAnsi="Fb Fontext" w:hint="cs"/>
          <w:sz w:val="32"/>
          <w:rtl/>
        </w:rPr>
        <w:t>לא לכשתגדל</w:t>
      </w:r>
      <w:r w:rsidR="00E268F4">
        <w:rPr>
          <w:rFonts w:ascii="Fb Fontext" w:hAnsi="Fb Fontext" w:hint="cs"/>
          <w:sz w:val="32"/>
          <w:rtl/>
        </w:rPr>
        <w:t>,</w:t>
      </w:r>
    </w:p>
    <w:p w14:paraId="232EFD86" w14:textId="489D6130" w:rsidR="00AB7D20" w:rsidRDefault="00AB7D20" w:rsidP="003477CD">
      <w:pPr>
        <w:ind w:left="283" w:firstLine="57"/>
        <w:rPr>
          <w:rFonts w:ascii="Fb Fontext" w:hAnsi="Fb Fontext"/>
          <w:rtl/>
        </w:rPr>
      </w:pPr>
      <w:r w:rsidRPr="003477CD">
        <w:rPr>
          <w:rStyle w:val="affffe"/>
          <w:rtl/>
        </w:rPr>
        <w:t>וקמ"ל</w:t>
      </w:r>
      <w:r w:rsidRPr="00C35A2C">
        <w:rPr>
          <w:rFonts w:ascii="Fb Fontext" w:hAnsi="Fb Fontext"/>
          <w:rtl/>
        </w:rPr>
        <w:t xml:space="preserve"> דלא חיישי </w:t>
      </w:r>
      <w:r w:rsidR="003477CD">
        <w:rPr>
          <w:rFonts w:ascii="Fb Fontext" w:hAnsi="Fb Fontext" w:hint="cs"/>
          <w:rtl/>
        </w:rPr>
        <w:t>ש</w:t>
      </w:r>
      <w:r w:rsidRPr="00C35A2C">
        <w:rPr>
          <w:rFonts w:ascii="Fb Fontext" w:hAnsi="Fb Fontext"/>
          <w:rtl/>
        </w:rPr>
        <w:t>מא מ</w:t>
      </w:r>
      <w:r w:rsidR="002F54BB">
        <w:rPr>
          <w:rFonts w:ascii="Fb Fontext" w:hAnsi="Fb Fontext" w:hint="cs"/>
          <w:rtl/>
        </w:rPr>
        <w:t>עכשיו</w:t>
      </w:r>
      <w:r w:rsidRPr="00C35A2C">
        <w:rPr>
          <w:rFonts w:ascii="Fb Fontext" w:hAnsi="Fb Fontext"/>
          <w:rtl/>
        </w:rPr>
        <w:t xml:space="preserve"> </w:t>
      </w:r>
      <w:r w:rsidR="003477CD">
        <w:rPr>
          <w:rFonts w:ascii="Fb Fontext" w:hAnsi="Fb Fontext" w:hint="cs"/>
          <w:rtl/>
        </w:rPr>
        <w:t>תפחד ותחלש.</w:t>
      </w:r>
    </w:p>
    <w:p w14:paraId="5CC0D413" w14:textId="4C14B10D" w:rsidR="00AB7D20" w:rsidRPr="00C35A2C" w:rsidRDefault="00AB7D20" w:rsidP="00AB7D20">
      <w:pPr>
        <w:rPr>
          <w:rFonts w:ascii="Fb Fontext" w:hAnsi="Fb Fontext"/>
          <w:rtl/>
        </w:rPr>
      </w:pPr>
      <w:r w:rsidRPr="002F54BB">
        <w:rPr>
          <w:rStyle w:val="affffe"/>
          <w:rtl/>
        </w:rPr>
        <w:t>•</w:t>
      </w:r>
      <w:r w:rsidR="003477CD">
        <w:rPr>
          <w:rStyle w:val="affffe"/>
          <w:rFonts w:hint="cs"/>
          <w:rtl/>
        </w:rPr>
        <w:t xml:space="preserve"> </w:t>
      </w:r>
      <w:r w:rsidRPr="002F54BB">
        <w:rPr>
          <w:rStyle w:val="affffe"/>
          <w:rtl/>
        </w:rPr>
        <w:t xml:space="preserve">ר"כ: </w:t>
      </w:r>
      <w:r w:rsidRPr="00E56F6B">
        <w:rPr>
          <w:rStyle w:val="affffc"/>
          <w:rtl/>
        </w:rPr>
        <w:t>בגרה יום אחד ונתקדשה</w:t>
      </w:r>
      <w:r w:rsidRPr="00C35A2C">
        <w:rPr>
          <w:rFonts w:ascii="Fb Fontext" w:hAnsi="Fb Fontext"/>
          <w:rtl/>
        </w:rPr>
        <w:t xml:space="preserve"> נותנין לה </w:t>
      </w:r>
      <w:r w:rsidR="002F54BB">
        <w:rPr>
          <w:rFonts w:ascii="Fb Fontext" w:hAnsi="Fb Fontext" w:hint="cs"/>
          <w:rtl/>
        </w:rPr>
        <w:t>ל'</w:t>
      </w:r>
      <w:r w:rsidRPr="00C35A2C">
        <w:rPr>
          <w:rFonts w:ascii="Fb Fontext" w:hAnsi="Fb Fontext"/>
          <w:rtl/>
        </w:rPr>
        <w:t xml:space="preserve"> יום כאלמנה.</w:t>
      </w:r>
    </w:p>
    <w:p w14:paraId="6C94B7F0" w14:textId="3F9A039E" w:rsidR="00AB7D20" w:rsidRDefault="00AB7D20" w:rsidP="00AB7D20">
      <w:pPr>
        <w:rPr>
          <w:rFonts w:ascii="Fb Fontext" w:hAnsi="Fb Fontext"/>
          <w:rtl/>
        </w:rPr>
      </w:pPr>
      <w:r w:rsidRPr="003477CD">
        <w:rPr>
          <w:rStyle w:val="affffe"/>
          <w:rtl/>
        </w:rPr>
        <w:t xml:space="preserve">והך </w:t>
      </w:r>
      <w:r w:rsidRPr="002F54BB">
        <w:rPr>
          <w:rtl/>
        </w:rPr>
        <w:t>ד'בגרה הרי היא כתבועה'</w:t>
      </w:r>
      <w:r w:rsidRPr="00AD1A41">
        <w:rPr>
          <w:rStyle w:val="affffa"/>
          <w:rtl/>
        </w:rPr>
        <w:t xml:space="preserve"> </w:t>
      </w:r>
      <w:r w:rsidRPr="00C35A2C">
        <w:rPr>
          <w:rFonts w:ascii="Fb Fontext" w:hAnsi="Fb Fontext"/>
          <w:rtl/>
        </w:rPr>
        <w:t>היינו כתבועה דאלמנה</w:t>
      </w:r>
      <w:r w:rsidR="000A337F">
        <w:rPr>
          <w:rFonts w:ascii="Fb Fontext" w:hAnsi="Fb Fontext" w:hint="cs"/>
          <w:rtl/>
        </w:rPr>
        <w:t>,</w:t>
      </w:r>
    </w:p>
    <w:p w14:paraId="206166A1" w14:textId="5154CF55" w:rsidR="00AB7D20" w:rsidRPr="00E56F6B" w:rsidRDefault="00AB7D20" w:rsidP="00AB7D20">
      <w:pPr>
        <w:rPr>
          <w:rFonts w:ascii="Fb Fontext" w:hAnsi="Fb Fontext" w:cs="PFT_Frank"/>
          <w:b/>
          <w:bCs/>
          <w:spacing w:val="-6"/>
          <w:szCs w:val="14"/>
          <w:rtl/>
        </w:rPr>
      </w:pPr>
      <w:r w:rsidRPr="00E56F6B">
        <w:rPr>
          <w:rStyle w:val="affffe"/>
          <w:spacing w:val="-6"/>
          <w:rtl/>
        </w:rPr>
        <w:t xml:space="preserve">והך </w:t>
      </w:r>
      <w:r w:rsidRPr="00E56F6B">
        <w:rPr>
          <w:rFonts w:ascii="Fb Fontext" w:hAnsi="Fb Fontext"/>
          <w:spacing w:val="-6"/>
          <w:rtl/>
        </w:rPr>
        <w:t>דבוגרת</w:t>
      </w:r>
      <w:r w:rsidRPr="00E56F6B">
        <w:rPr>
          <w:rStyle w:val="afffff0"/>
          <w:spacing w:val="-6"/>
          <w:rtl/>
        </w:rPr>
        <w:t xml:space="preserve"> וששהתה י"ב חדש, </w:t>
      </w:r>
      <w:r w:rsidRPr="00E56F6B">
        <w:rPr>
          <w:rStyle w:val="affffe"/>
          <w:spacing w:val="-6"/>
          <w:rtl/>
        </w:rPr>
        <w:t xml:space="preserve">ר"א: </w:t>
      </w:r>
      <w:r w:rsidRPr="00E56F6B">
        <w:rPr>
          <w:rFonts w:ascii="Fb Fontext" w:hAnsi="Fb Fontext"/>
          <w:spacing w:val="-6"/>
          <w:rtl/>
        </w:rPr>
        <w:t>הואיל ובעלה חייב במזונותיה</w:t>
      </w:r>
      <w:r w:rsidR="00E56F6B" w:rsidRPr="00E56F6B">
        <w:rPr>
          <w:rFonts w:ascii="Fb Fontext" w:hAnsi="Fb Fontext" w:hint="cs"/>
          <w:spacing w:val="-6"/>
          <w:rtl/>
        </w:rPr>
        <w:t xml:space="preserve"> </w:t>
      </w:r>
      <w:r w:rsidRPr="00E56F6B">
        <w:rPr>
          <w:rFonts w:ascii="Fb Fontext" w:hAnsi="Fb Fontext"/>
          <w:spacing w:val="-6"/>
          <w:rtl/>
        </w:rPr>
        <w:t>יפר.</w:t>
      </w:r>
    </w:p>
    <w:p w14:paraId="5F3E004C" w14:textId="264A6977" w:rsidR="00AB7D20" w:rsidRDefault="00AB7D20" w:rsidP="00E56F6B">
      <w:pPr>
        <w:rPr>
          <w:rFonts w:ascii="Fb Fontext" w:hAnsi="Fb Fontext"/>
          <w:rtl/>
        </w:rPr>
      </w:pPr>
      <w:r w:rsidRPr="002F54BB">
        <w:rPr>
          <w:rStyle w:val="affffe"/>
          <w:rtl/>
        </w:rPr>
        <w:t>ת"ש:</w:t>
      </w:r>
      <w:r w:rsidRPr="00C35A2C">
        <w:rPr>
          <w:rFonts w:ascii="Fb Fontext" w:hAnsi="Fb Fontext"/>
          <w:rtl/>
        </w:rPr>
        <w:t xml:space="preserve"> מארס את הבתולה, בין שתבעה הבעל והיא מעכבת, ובין שתבעה היא ובעל מעכב</w:t>
      </w:r>
      <w:r w:rsidR="000A337F">
        <w:rPr>
          <w:rFonts w:ascii="Fb Fontext" w:hAnsi="Fb Fontext" w:hint="cs"/>
          <w:rtl/>
        </w:rPr>
        <w:t>,</w:t>
      </w:r>
      <w:r w:rsidR="00E56F6B">
        <w:rPr>
          <w:rFonts w:ascii="Fb Fontext" w:hAnsi="Fb Fontext" w:hint="cs"/>
          <w:rtl/>
        </w:rPr>
        <w:t xml:space="preserve"> </w:t>
      </w:r>
      <w:r w:rsidRPr="00C35A2C">
        <w:rPr>
          <w:rFonts w:ascii="Fb Fontext" w:hAnsi="Fb Fontext"/>
          <w:rtl/>
        </w:rPr>
        <w:t xml:space="preserve">נותנין לה י"ב חדש משעת תביעה, </w:t>
      </w:r>
      <w:r w:rsidR="003477CD" w:rsidRPr="003477CD">
        <w:rPr>
          <w:rStyle w:val="afffff0"/>
          <w:rFonts w:hint="cs"/>
          <w:rtl/>
        </w:rPr>
        <w:t>ו</w:t>
      </w:r>
      <w:r w:rsidRPr="003477CD">
        <w:rPr>
          <w:rStyle w:val="afffff0"/>
          <w:rtl/>
        </w:rPr>
        <w:t>לא משעת אירוסין,</w:t>
      </w:r>
      <w:r w:rsidRPr="00C35A2C">
        <w:rPr>
          <w:rFonts w:ascii="Fb Fontext" w:hAnsi="Fb Fontext"/>
          <w:rtl/>
        </w:rPr>
        <w:t xml:space="preserve"> ובגרה הרי היא כתבועה;</w:t>
      </w:r>
    </w:p>
    <w:p w14:paraId="689E3B80" w14:textId="3C490173" w:rsidR="00AB7D20" w:rsidRPr="00E56F6B" w:rsidRDefault="00AB7D20" w:rsidP="00AB7D20">
      <w:pPr>
        <w:rPr>
          <w:rFonts w:ascii="Fb Fontext" w:hAnsi="Fb Fontext" w:cs="PFT_Frank"/>
          <w:b/>
          <w:bCs/>
          <w:szCs w:val="14"/>
          <w:rtl/>
        </w:rPr>
      </w:pPr>
      <w:r w:rsidRPr="003477CD">
        <w:rPr>
          <w:rStyle w:val="affffe"/>
          <w:rtl/>
        </w:rPr>
        <w:t xml:space="preserve">והך </w:t>
      </w:r>
      <w:r w:rsidRPr="00C35A2C">
        <w:rPr>
          <w:rFonts w:ascii="Fb Fontext" w:hAnsi="Fb Fontext"/>
          <w:rtl/>
        </w:rPr>
        <w:t>דבגרה יום אחד ונתקדשה - נותנין לה י"ב חדש</w:t>
      </w:r>
      <w:r w:rsidR="003477CD">
        <w:rPr>
          <w:rFonts w:ascii="Fb Fontext" w:hAnsi="Fb Fontext" w:hint="cs"/>
          <w:rtl/>
        </w:rPr>
        <w:t>,</w:t>
      </w:r>
      <w:r w:rsidRPr="00C35A2C">
        <w:rPr>
          <w:rFonts w:ascii="Fb Fontext" w:hAnsi="Fb Fontext"/>
          <w:rtl/>
        </w:rPr>
        <w:t xml:space="preserve"> ולארוסה ל' יום </w:t>
      </w:r>
      <w:r>
        <w:rPr>
          <w:rFonts w:ascii="Fb Fontext" w:hAnsi="Fb Fontext" w:cs="PFT_Frank"/>
          <w:b/>
          <w:bCs/>
          <w:szCs w:val="14"/>
          <w:rtl/>
        </w:rPr>
        <w:t xml:space="preserve">תיובתא </w:t>
      </w:r>
      <w:r>
        <w:rPr>
          <w:rStyle w:val="affffe"/>
          <w:rFonts w:ascii="Fb Fontext" w:hAnsi="Fb Fontext" w:cs="PFT_Frank"/>
          <w:b/>
          <w:bCs/>
          <w:szCs w:val="14"/>
          <w:rtl/>
          <w:rPrChange w:id="9196" w:author="מנוע אמוראים" w:date="2026-10-05T16:41:40Z">
            <w:rPr>
              <w:rFonts w:ascii="Fb Fontext" w:hAnsi="Fb Fontext" w:cs="PFT_Frank"/>
              <w:b/>
              <w:bCs/>
              <w:szCs w:val="14"/>
              <w:rtl/>
            </w:rPr>
          </w:rPrChange>
        </w:rPr>
        <w:t xml:space="preserve">דר"ה</w:t>
      </w:r>
    </w:p>
    <w:p w14:paraId="1DD4319C" w14:textId="3EB5EE8B" w:rsidR="001678F4" w:rsidRPr="00E56F6B" w:rsidRDefault="00AB7D20" w:rsidP="00E56F6B">
      <w:pPr>
        <w:rPr>
          <w:spacing w:val="-8"/>
        </w:rPr>
      </w:pPr>
      <w:r w:rsidRPr="00730169">
        <w:rPr>
          <w:rStyle w:val="affffe"/>
          <w:spacing w:val="-8"/>
          <w:rtl/>
        </w:rPr>
        <w:t xml:space="preserve">ר"פ: </w:t>
      </w:r>
      <w:r w:rsidRPr="00730169">
        <w:rPr>
          <w:spacing w:val="-8"/>
          <w:rtl/>
        </w:rPr>
        <w:t>ה'ק עברו עליה י"ב חדש בבגרות ונתקדשה נותנין ל' יום כאלמנה</w:t>
      </w:r>
    </w:p>
    <w:p w14:paraId="354F2193" w14:textId="6EB7D786" w:rsidR="00AB7D20" w:rsidRPr="00C54C7E" w:rsidRDefault="00AB7D20" w:rsidP="00C54C7E">
      <w:pPr>
        <w:pStyle w:val="afffd"/>
        <w:rPr>
          <w:rtl/>
        </w:rPr>
      </w:pPr>
      <w:ins w:id="9888" w:author="מספור קטעי משנה" w:date="2026-10-06T06:45:30Z">
        <w:r>
          <w:rPr>
            <w:rStyle w:val="MisparKeta"/>
          </w:rPr>
          <w:t xml:space="preserve">ד. </w:t>
        </w:r>
      </w:ins>
      <w:bookmarkStart w:id="415" w:name="_Toc119353199"/>
      <w:r w:rsidRPr="00C54C7E">
        <w:rPr>
          <w:rFonts w:hint="cs"/>
          <w:rtl/>
        </w:rPr>
        <w:t>הגיע זמן ולא נישאו.</w:t>
      </w:r>
      <w:bookmarkEnd w:id="415"/>
    </w:p>
    <w:p w14:paraId="70333FF7" w14:textId="77777777" w:rsidR="00E56F6B" w:rsidRDefault="00AB7D20" w:rsidP="008F1439">
      <w:pPr>
        <w:rPr>
          <w:rStyle w:val="affffa"/>
          <w:spacing w:val="-4"/>
          <w:rtl/>
        </w:rPr>
      </w:pPr>
      <w:r w:rsidRPr="008F1439">
        <w:rPr>
          <w:rStyle w:val="affffe"/>
          <w:rtl/>
        </w:rPr>
        <w:t>עולא:</w:t>
      </w:r>
      <w:r w:rsidRPr="00F5539C">
        <w:rPr>
          <w:rtl/>
        </w:rPr>
        <w:t xml:space="preserve"> </w:t>
      </w:r>
      <w:r w:rsidRPr="00E56F6B">
        <w:rPr>
          <w:rStyle w:val="affffc"/>
          <w:rtl/>
        </w:rPr>
        <w:t>דבר תורה, ארוסה בת ישראל אוכלת בתרומה,</w:t>
      </w:r>
      <w:r w:rsidRPr="00F5539C">
        <w:rPr>
          <w:rFonts w:hint="cs"/>
          <w:rtl/>
        </w:rPr>
        <w:t xml:space="preserve"> </w:t>
      </w:r>
    </w:p>
    <w:p w14:paraId="37C7DEFE" w14:textId="1E0D8CDD" w:rsidR="00AB7D20" w:rsidRPr="00F5539C" w:rsidRDefault="00E56F6B" w:rsidP="00E56F6B">
      <w:pPr>
        <w:ind w:left="283" w:firstLine="57"/>
        <w:rPr>
          <w:rtl/>
        </w:rPr>
      </w:pPr>
      <w:r>
        <w:rPr>
          <w:rStyle w:val="affffa"/>
          <w:rFonts w:hint="cs"/>
          <w:spacing w:val="-4"/>
          <w:rtl/>
        </w:rPr>
        <w:t>-</w:t>
      </w:r>
      <w:r w:rsidR="00AB7D20" w:rsidRPr="00F5539C">
        <w:rPr>
          <w:rStyle w:val="affffa"/>
          <w:spacing w:val="-4"/>
          <w:rtl/>
        </w:rPr>
        <w:t>'וכהן כי יקנה נפש קנין כספו',</w:t>
      </w:r>
      <w:r w:rsidR="00AB7D20" w:rsidRPr="00F5539C">
        <w:rPr>
          <w:rtl/>
        </w:rPr>
        <w:t xml:space="preserve"> </w:t>
      </w:r>
      <w:r w:rsidR="00AB7D20" w:rsidRPr="00E56F6B">
        <w:rPr>
          <w:rStyle w:val="affffe"/>
          <w:rtl/>
        </w:rPr>
        <w:t>והך</w:t>
      </w:r>
      <w:r w:rsidR="00AB7D20" w:rsidRPr="00F5539C">
        <w:rPr>
          <w:rtl/>
        </w:rPr>
        <w:t xml:space="preserve"> דאינה אוכלת</w:t>
      </w:r>
    </w:p>
    <w:p w14:paraId="09C280E8" w14:textId="77777777" w:rsidR="00AB7D20" w:rsidRPr="00C35A2C" w:rsidRDefault="00AB7D20" w:rsidP="00AB7D20">
      <w:pPr>
        <w:rPr>
          <w:rFonts w:ascii="Fb Fontext" w:hAnsi="Fb Fontext" w:cs="Guttman Vilna"/>
          <w:b/>
          <w:bCs/>
          <w:sz w:val="32"/>
          <w:rtl/>
        </w:rPr>
      </w:pPr>
      <w:r w:rsidRPr="008F1439">
        <w:rPr>
          <w:rStyle w:val="affffe"/>
          <w:rtl/>
        </w:rPr>
        <w:t xml:space="preserve">א. </w:t>
      </w:r>
      <w:r w:rsidRPr="00C35A2C">
        <w:rPr>
          <w:rFonts w:ascii="Fb Fontext" w:hAnsi="Fb Fontext"/>
          <w:sz w:val="32"/>
          <w:rtl/>
        </w:rPr>
        <w:t>שמא ימזגו לה כוס בבית אביה ותשקה לאחיה ולאחותה.</w:t>
      </w:r>
    </w:p>
    <w:p w14:paraId="05D7F477" w14:textId="1742C15A" w:rsidR="00AB7D20" w:rsidRDefault="00AB7D20" w:rsidP="00E56F6B">
      <w:pPr>
        <w:ind w:firstLine="0"/>
        <w:rPr>
          <w:rFonts w:ascii="Fb Fontext" w:hAnsi="Fb Fontext"/>
          <w:sz w:val="32"/>
          <w:rtl/>
        </w:rPr>
      </w:pPr>
      <w:r w:rsidRPr="008F1439">
        <w:rPr>
          <w:rStyle w:val="affffe"/>
          <w:rtl/>
        </w:rPr>
        <w:t xml:space="preserve">והך </w:t>
      </w:r>
      <w:r w:rsidRPr="00C35A2C">
        <w:rPr>
          <w:rFonts w:ascii="Fb Fontext" w:hAnsi="Fb Fontext"/>
          <w:sz w:val="32"/>
          <w:rtl/>
        </w:rPr>
        <w:t>דבהגיע זמן ולא נישאו אוכלת ד</w:t>
      </w:r>
      <w:r w:rsidR="00287D14">
        <w:rPr>
          <w:rFonts w:ascii="Fb Fontext" w:hAnsi="Fb Fontext"/>
          <w:sz w:val="32"/>
          <w:rtl/>
        </w:rPr>
        <w:t>שם</w:t>
      </w:r>
      <w:r w:rsidRPr="00C35A2C">
        <w:rPr>
          <w:rFonts w:ascii="Fb Fontext" w:hAnsi="Fb Fontext"/>
          <w:sz w:val="32"/>
          <w:rtl/>
        </w:rPr>
        <w:t xml:space="preserve"> מקום מייחד לה</w:t>
      </w:r>
    </w:p>
    <w:p w14:paraId="48CA24D7" w14:textId="77777777" w:rsidR="00AB7D20" w:rsidRPr="00730169" w:rsidRDefault="00AB7D20" w:rsidP="00AB7D20">
      <w:pPr>
        <w:rPr>
          <w:rFonts w:ascii="Fb Fontext" w:hAnsi="Fb Fontext"/>
          <w:spacing w:val="-2"/>
          <w:sz w:val="32"/>
          <w:rtl/>
        </w:rPr>
      </w:pPr>
      <w:r w:rsidRPr="00730169">
        <w:rPr>
          <w:rStyle w:val="affffe"/>
          <w:rtl/>
        </w:rPr>
        <w:lastRenderedPageBreak/>
        <w:t xml:space="preserve">והך </w:t>
      </w:r>
      <w:r w:rsidRPr="00730169">
        <w:rPr>
          <w:spacing w:val="-2"/>
          <w:rtl/>
        </w:rPr>
        <w:t>ד</w:t>
      </w:r>
      <w:r w:rsidRPr="00730169">
        <w:rPr>
          <w:rFonts w:ascii="Fb Fontext" w:hAnsi="Fb Fontext"/>
          <w:spacing w:val="-2"/>
          <w:sz w:val="32"/>
          <w:rtl/>
        </w:rPr>
        <w:t>לקיט כהן לישראל אוכל בתרומה דאוכל מבעה"ב הישראל</w:t>
      </w:r>
    </w:p>
    <w:p w14:paraId="0DF41B02" w14:textId="77777777" w:rsidR="00AB7D20" w:rsidRPr="00C35A2C" w:rsidRDefault="00AB7D20" w:rsidP="00AB7D20">
      <w:pPr>
        <w:rPr>
          <w:rFonts w:ascii="Fb Fontext" w:hAnsi="Fb Fontext" w:cs="Guttman Vilna"/>
          <w:b/>
          <w:bCs/>
          <w:sz w:val="32"/>
          <w:rtl/>
        </w:rPr>
      </w:pPr>
      <w:r w:rsidRPr="008F1439">
        <w:rPr>
          <w:rStyle w:val="affffe"/>
          <w:rtl/>
        </w:rPr>
        <w:t>ב. רשבר"י:</w:t>
      </w:r>
      <w:r w:rsidRPr="00C35A2C">
        <w:rPr>
          <w:rFonts w:ascii="Fb Fontext" w:hAnsi="Fb Fontext"/>
          <w:sz w:val="32"/>
          <w:rtl/>
        </w:rPr>
        <w:t xml:space="preserve"> משום סימפון.</w:t>
      </w:r>
    </w:p>
    <w:p w14:paraId="22A5BCC7" w14:textId="77777777" w:rsidR="00E268F4" w:rsidRDefault="00AB7D20" w:rsidP="008F1439">
      <w:pPr>
        <w:rPr>
          <w:rFonts w:ascii="Fb Fontext" w:hAnsi="Fb Fontext"/>
          <w:spacing w:val="-2"/>
          <w:sz w:val="32"/>
          <w:rtl/>
        </w:rPr>
      </w:pPr>
      <w:r w:rsidRPr="00730169">
        <w:rPr>
          <w:rFonts w:ascii="Fb Fontext" w:hAnsi="Fb Fontext"/>
          <w:spacing w:val="-2"/>
          <w:sz w:val="32"/>
          <w:rtl/>
        </w:rPr>
        <w:t xml:space="preserve"> ובנכנסה לחופה ולא נבעלה אוכלת ד</w:t>
      </w:r>
      <w:r w:rsidR="00287D14" w:rsidRPr="00730169">
        <w:rPr>
          <w:rFonts w:ascii="Fb Fontext" w:hAnsi="Fb Fontext"/>
          <w:spacing w:val="-2"/>
          <w:sz w:val="32"/>
          <w:rtl/>
        </w:rPr>
        <w:t>שם</w:t>
      </w:r>
      <w:r w:rsidRPr="00730169">
        <w:rPr>
          <w:rFonts w:ascii="Fb Fontext" w:hAnsi="Fb Fontext"/>
          <w:spacing w:val="-2"/>
          <w:sz w:val="32"/>
          <w:rtl/>
        </w:rPr>
        <w:t xml:space="preserve"> </w:t>
      </w:r>
      <w:r w:rsidR="008F1439" w:rsidRPr="00730169">
        <w:rPr>
          <w:rFonts w:ascii="Fb Fontext" w:hAnsi="Fb Fontext" w:hint="cs"/>
          <w:spacing w:val="-2"/>
          <w:sz w:val="32"/>
          <w:rtl/>
        </w:rPr>
        <w:t>בודק ואח</w:t>
      </w:r>
      <w:r w:rsidR="002B7BCC">
        <w:rPr>
          <w:rFonts w:ascii="Fb Fontext" w:hAnsi="Fb Fontext"/>
          <w:spacing w:val="-2"/>
          <w:sz w:val="32"/>
          <w:rtl/>
        </w:rPr>
        <w:t>"</w:t>
      </w:r>
      <w:r w:rsidR="008F1439" w:rsidRPr="00730169">
        <w:rPr>
          <w:rFonts w:ascii="Fb Fontext" w:hAnsi="Fb Fontext" w:hint="cs"/>
          <w:spacing w:val="-2"/>
          <w:sz w:val="32"/>
          <w:rtl/>
        </w:rPr>
        <w:t>כ מכניסה</w:t>
      </w:r>
      <w:r w:rsidR="00E268F4">
        <w:rPr>
          <w:rFonts w:ascii="Fb Fontext" w:hAnsi="Fb Fontext" w:hint="cs"/>
          <w:spacing w:val="-2"/>
          <w:sz w:val="32"/>
          <w:rtl/>
        </w:rPr>
        <w:t>,</w:t>
      </w:r>
    </w:p>
    <w:p w14:paraId="2FEF9DD9" w14:textId="5543BC90" w:rsidR="00AB7D20" w:rsidRDefault="00AB7D20" w:rsidP="00AB7D20">
      <w:pPr>
        <w:rPr>
          <w:rFonts w:ascii="Fb Fontext" w:hAnsi="Fb Fontext"/>
          <w:sz w:val="32"/>
          <w:rtl/>
        </w:rPr>
      </w:pPr>
      <w:r w:rsidRPr="00C35A2C">
        <w:rPr>
          <w:rFonts w:ascii="Fb Fontext" w:hAnsi="Fb Fontext"/>
          <w:sz w:val="32"/>
          <w:rtl/>
        </w:rPr>
        <w:t xml:space="preserve"> </w:t>
      </w:r>
      <w:r w:rsidRPr="00C35A2C">
        <w:rPr>
          <w:rFonts w:ascii="Fb Fontext" w:hAnsi="Fb Fontext" w:hint="cs"/>
          <w:sz w:val="32"/>
          <w:rtl/>
        </w:rPr>
        <w:t>ועבד כהן שלקחו מישראל אוכל ולא חישי' לסמפון בעבדים</w:t>
      </w:r>
    </w:p>
    <w:p w14:paraId="16874BBA" w14:textId="7C30142E" w:rsidR="00AB7D20" w:rsidRPr="00730169" w:rsidRDefault="00AB7D20" w:rsidP="00AB7D20">
      <w:pPr>
        <w:rPr>
          <w:rFonts w:ascii="Fb Fontext" w:hAnsi="Fb Fontext"/>
          <w:spacing w:val="-6"/>
          <w:sz w:val="32"/>
          <w:rtl/>
        </w:rPr>
      </w:pPr>
      <w:r w:rsidRPr="00730169">
        <w:rPr>
          <w:rFonts w:ascii="Fb Fontext" w:hAnsi="Fb Fontext"/>
          <w:spacing w:val="-6"/>
          <w:sz w:val="32"/>
          <w:rtl/>
        </w:rPr>
        <w:t>דבחיצוני רואה, ובפנימי ל</w:t>
      </w:r>
      <w:r w:rsidR="008F1439" w:rsidRPr="00730169">
        <w:rPr>
          <w:rFonts w:ascii="Fb Fontext" w:hAnsi="Fb Fontext" w:hint="cs"/>
          <w:spacing w:val="-6"/>
          <w:sz w:val="32"/>
          <w:rtl/>
        </w:rPr>
        <w:t>א</w:t>
      </w:r>
      <w:r w:rsidR="002B7BCC">
        <w:rPr>
          <w:rFonts w:ascii="Fb Fontext" w:hAnsi="Fb Fontext"/>
          <w:spacing w:val="-6"/>
          <w:sz w:val="32"/>
          <w:rtl/>
        </w:rPr>
        <w:t>"</w:t>
      </w:r>
      <w:r w:rsidR="008F1439" w:rsidRPr="00730169">
        <w:rPr>
          <w:rFonts w:ascii="Fb Fontext" w:hAnsi="Fb Fontext" w:hint="cs"/>
          <w:spacing w:val="-6"/>
          <w:sz w:val="32"/>
          <w:rtl/>
        </w:rPr>
        <w:t>ל שצריך למלאכה</w:t>
      </w:r>
      <w:r w:rsidRPr="00730169">
        <w:rPr>
          <w:rFonts w:ascii="Fb Fontext" w:hAnsi="Fb Fontext"/>
          <w:spacing w:val="-6"/>
          <w:sz w:val="32"/>
          <w:rtl/>
        </w:rPr>
        <w:t>, ובסתר לא אי</w:t>
      </w:r>
      <w:r w:rsidR="008F1439" w:rsidRPr="00730169">
        <w:rPr>
          <w:rFonts w:ascii="Fb Fontext" w:hAnsi="Fb Fontext" w:hint="cs"/>
          <w:spacing w:val="-6"/>
          <w:sz w:val="32"/>
          <w:rtl/>
        </w:rPr>
        <w:t>כפ"ל</w:t>
      </w:r>
    </w:p>
    <w:p w14:paraId="5F70D365" w14:textId="77777777" w:rsidR="00AB7D20" w:rsidRDefault="00AB7D20" w:rsidP="00AB7D20">
      <w:pPr>
        <w:rPr>
          <w:rFonts w:ascii="Fb Fontext" w:hAnsi="Fb Fontext"/>
          <w:sz w:val="32"/>
          <w:rtl/>
        </w:rPr>
      </w:pPr>
      <w:r w:rsidRPr="00C35A2C">
        <w:rPr>
          <w:rFonts w:ascii="Fb Fontext" w:hAnsi="Fb Fontext"/>
          <w:sz w:val="32"/>
          <w:rtl/>
        </w:rPr>
        <w:t>נמצא גנב או קוביוסטוס - הגיעו,</w:t>
      </w:r>
    </w:p>
    <w:p w14:paraId="066AA5B5" w14:textId="77777777" w:rsidR="00AB7D20" w:rsidRDefault="00AB7D20" w:rsidP="00AB7D20">
      <w:pPr>
        <w:rPr>
          <w:rFonts w:ascii="Fb Fontext" w:hAnsi="Fb Fontext"/>
          <w:sz w:val="32"/>
          <w:rtl/>
        </w:rPr>
      </w:pPr>
      <w:r w:rsidRPr="00C35A2C">
        <w:rPr>
          <w:rFonts w:ascii="Fb Fontext" w:hAnsi="Fb Fontext"/>
          <w:sz w:val="32"/>
          <w:rtl/>
        </w:rPr>
        <w:t xml:space="preserve">היינו לסטים מזויין או מוכתב למלכות </w:t>
      </w:r>
      <w:r>
        <w:rPr>
          <w:rFonts w:ascii="Fb Fontext" w:hAnsi="Fb Fontext" w:hint="cs"/>
          <w:sz w:val="32"/>
          <w:rtl/>
        </w:rPr>
        <w:t>דיש לו קול</w:t>
      </w:r>
    </w:p>
    <w:p w14:paraId="42BC597C" w14:textId="57885A12" w:rsidR="00AB7D20" w:rsidRPr="00730169" w:rsidRDefault="00AB7D20" w:rsidP="006434FE">
      <w:pPr>
        <w:rPr>
          <w:spacing w:val="-4"/>
          <w:rtl/>
        </w:rPr>
      </w:pPr>
      <w:r w:rsidRPr="00730169">
        <w:rPr>
          <w:rStyle w:val="affffe"/>
          <w:spacing w:val="-4"/>
          <w:rtl/>
        </w:rPr>
        <w:t xml:space="preserve">ואיכא בין עולא לרשבר"י – </w:t>
      </w:r>
      <w:r w:rsidRPr="00730169">
        <w:rPr>
          <w:rFonts w:ascii="Fb Fontext" w:hAnsi="Fb Fontext"/>
          <w:spacing w:val="-4"/>
          <w:sz w:val="32"/>
          <w:rtl/>
        </w:rPr>
        <w:t xml:space="preserve">קבל </w:t>
      </w:r>
      <w:r w:rsidRPr="00730169">
        <w:rPr>
          <w:rStyle w:val="afffff0"/>
          <w:spacing w:val="-4"/>
          <w:rtl/>
        </w:rPr>
        <w:t xml:space="preserve">[עליו המומין], </w:t>
      </w:r>
      <w:r w:rsidRPr="00730169">
        <w:rPr>
          <w:rFonts w:ascii="Fb Fontext" w:hAnsi="Fb Fontext"/>
          <w:spacing w:val="-4"/>
          <w:sz w:val="32"/>
          <w:rtl/>
        </w:rPr>
        <w:t xml:space="preserve">מסר, והלך </w:t>
      </w:r>
      <w:r w:rsidRPr="00730169">
        <w:rPr>
          <w:rStyle w:val="afffff0"/>
          <w:spacing w:val="-4"/>
          <w:rtl/>
        </w:rPr>
        <w:t>עם שלוחי הבעל,</w:t>
      </w:r>
    </w:p>
    <w:p w14:paraId="4EC1C323" w14:textId="6C50BFAD" w:rsidR="00AB7D20" w:rsidRPr="00C54C7E" w:rsidRDefault="00AB7D20" w:rsidP="00E26091">
      <w:pPr>
        <w:pStyle w:val="afff"/>
        <w:framePr w:wrap="around"/>
        <w:rPr>
          <w:rtl/>
        </w:rPr>
      </w:pPr>
      <w:bookmarkStart w:id="416" w:name="_Toc119353200"/>
      <w:r w:rsidRPr="00C54C7E">
        <w:rPr>
          <w:rFonts w:hint="cs"/>
          <w:rtl/>
        </w:rPr>
        <w:t>נח</w:t>
      </w:r>
      <w:r w:rsidRPr="00C54C7E">
        <w:rPr>
          <w:rtl/>
        </w:rPr>
        <w:t>.</w:t>
      </w:r>
      <w:bookmarkEnd w:id="416"/>
    </w:p>
    <w:p w14:paraId="7A67EE6D" w14:textId="52EA9D90" w:rsidR="00AB7D20" w:rsidRPr="00730169" w:rsidRDefault="00AB7D20" w:rsidP="00C54C7E">
      <w:pPr>
        <w:pStyle w:val="afffd"/>
        <w:rPr>
          <w:spacing w:val="-2"/>
          <w:rtl/>
        </w:rPr>
      </w:pPr>
      <w:ins w:id="9889" w:author="מספור קטעי משנה" w:date="2026-10-06T06:45:30Z">
        <w:r>
          <w:rPr>
            <w:rStyle w:val="MisparKeta"/>
          </w:rPr>
          <w:t xml:space="preserve">א. </w:t>
        </w:r>
      </w:ins>
      <w:bookmarkStart w:id="417" w:name="_Toc119353201"/>
      <w:r w:rsidRPr="00730169">
        <w:rPr>
          <w:rFonts w:hint="cs"/>
          <w:spacing w:val="-2"/>
          <w:rtl/>
        </w:rPr>
        <w:t xml:space="preserve">רבי טרפון: נותנין לה הכל תרומה </w:t>
      </w:r>
      <w:r w:rsidR="007A20FE" w:rsidRPr="00730169">
        <w:rPr>
          <w:rFonts w:hint="cs"/>
          <w:spacing w:val="-2"/>
          <w:rtl/>
        </w:rPr>
        <w:t>ור</w:t>
      </w:r>
      <w:r w:rsidR="002B7BCC">
        <w:rPr>
          <w:spacing w:val="-2"/>
          <w:rtl/>
        </w:rPr>
        <w:t>"</w:t>
      </w:r>
      <w:r w:rsidR="007A20FE" w:rsidRPr="00730169">
        <w:rPr>
          <w:rFonts w:hint="cs"/>
          <w:spacing w:val="-2"/>
          <w:rtl/>
        </w:rPr>
        <w:t>ע מחצה חולין ומחצה תרומה</w:t>
      </w:r>
      <w:r w:rsidRPr="00730169">
        <w:rPr>
          <w:rFonts w:hint="cs"/>
          <w:spacing w:val="-2"/>
          <w:rtl/>
        </w:rPr>
        <w:t>.</w:t>
      </w:r>
      <w:bookmarkEnd w:id="417"/>
    </w:p>
    <w:p w14:paraId="1E1BFAAC" w14:textId="44EB44F0" w:rsidR="00E268F4" w:rsidRDefault="00AB7D20" w:rsidP="00AB7D20">
      <w:pPr>
        <w:rPr>
          <w:rFonts w:ascii="Fb Fontext" w:hAnsi="Fb Fontext"/>
          <w:sz w:val="32"/>
          <w:rtl/>
        </w:rPr>
      </w:pPr>
      <w:r w:rsidRPr="007A20FE">
        <w:rPr>
          <w:rStyle w:val="affffe"/>
          <w:rtl/>
        </w:rPr>
        <w:t xml:space="preserve">אביי: </w:t>
      </w:r>
      <w:r>
        <w:rPr>
          <w:rFonts w:ascii="Fb Fontext" w:hAnsi="Fb Fontext"/>
          <w:sz w:val="32"/>
          <w:rtl/>
        </w:rPr>
        <w:t>מחלוקת</w:t>
      </w:r>
      <w:r w:rsidRPr="00C35A2C">
        <w:rPr>
          <w:rFonts w:ascii="Fb Fontext" w:hAnsi="Fb Fontext"/>
          <w:sz w:val="32"/>
          <w:rtl/>
        </w:rPr>
        <w:t xml:space="preserve"> בבת כהן לכהן</w:t>
      </w:r>
      <w:r w:rsidR="00E268F4">
        <w:rPr>
          <w:rFonts w:ascii="Fb Fontext" w:hAnsi="Fb Fontext"/>
          <w:sz w:val="32"/>
          <w:rtl/>
        </w:rPr>
        <w:t>,</w:t>
      </w:r>
    </w:p>
    <w:p w14:paraId="0032CE34" w14:textId="33447238" w:rsidR="00AB7D20" w:rsidRPr="00C35A2C" w:rsidRDefault="007A20FE" w:rsidP="007A20FE">
      <w:pPr>
        <w:ind w:firstLine="0"/>
        <w:rPr>
          <w:rFonts w:ascii="Fb Fontext" w:hAnsi="Fb Fontext" w:cs="Guttman Vilna"/>
          <w:b/>
          <w:bCs/>
          <w:sz w:val="32"/>
          <w:rtl/>
        </w:rPr>
      </w:pPr>
      <w:r>
        <w:rPr>
          <w:rFonts w:ascii="Fb Fontext" w:hAnsi="Fb Fontext" w:hint="cs"/>
          <w:sz w:val="32"/>
          <w:rtl/>
        </w:rPr>
        <w:t xml:space="preserve"> </w:t>
      </w:r>
      <w:r w:rsidR="00E56F6B">
        <w:rPr>
          <w:rFonts w:ascii="Fb Fontext" w:hAnsi="Fb Fontext" w:hint="cs"/>
          <w:sz w:val="32"/>
          <w:rtl/>
        </w:rPr>
        <w:t xml:space="preserve">  </w:t>
      </w:r>
      <w:r w:rsidR="00AB7D20" w:rsidRPr="00C35A2C">
        <w:rPr>
          <w:rFonts w:ascii="Fb Fontext" w:hAnsi="Fb Fontext"/>
          <w:sz w:val="32"/>
          <w:rtl/>
        </w:rPr>
        <w:t xml:space="preserve">אבל בבת ישראל לכהן </w:t>
      </w:r>
      <w:r w:rsidR="00AB7D20" w:rsidRPr="007A20FE">
        <w:rPr>
          <w:rStyle w:val="affffe"/>
          <w:rFonts w:hint="cs"/>
          <w:rtl/>
        </w:rPr>
        <w:t>לכו</w:t>
      </w:r>
      <w:r w:rsidR="002B7BCC">
        <w:rPr>
          <w:rStyle w:val="affffe"/>
          <w:rtl/>
        </w:rPr>
        <w:t>"</w:t>
      </w:r>
      <w:r w:rsidR="00AB7D20" w:rsidRPr="007A20FE">
        <w:rPr>
          <w:rStyle w:val="affffe"/>
          <w:rFonts w:hint="cs"/>
          <w:rtl/>
        </w:rPr>
        <w:t>ע</w:t>
      </w:r>
      <w:r w:rsidR="00AB7D20">
        <w:rPr>
          <w:rFonts w:ascii="Fb Fontext" w:hAnsi="Fb Fontext" w:hint="cs"/>
          <w:sz w:val="32"/>
          <w:rtl/>
        </w:rPr>
        <w:t xml:space="preserve"> </w:t>
      </w:r>
      <w:r w:rsidR="00AB7D20" w:rsidRPr="00C35A2C">
        <w:rPr>
          <w:rFonts w:ascii="Fb Fontext" w:hAnsi="Fb Fontext"/>
          <w:sz w:val="32"/>
          <w:rtl/>
        </w:rPr>
        <w:t>מחצה חולין ומחצה תרומה.</w:t>
      </w:r>
    </w:p>
    <w:p w14:paraId="381D4515" w14:textId="303A66CA" w:rsidR="00AB7D20" w:rsidRPr="00C35A2C" w:rsidRDefault="00AB7D20" w:rsidP="00AB7D20">
      <w:pPr>
        <w:rPr>
          <w:rFonts w:ascii="Fb Fontext" w:hAnsi="Fb Fontext" w:cs="Guttman Vilna"/>
          <w:b/>
          <w:bCs/>
          <w:rtl/>
        </w:rPr>
      </w:pPr>
      <w:r w:rsidRPr="007A20FE">
        <w:rPr>
          <w:rStyle w:val="affffe"/>
          <w:rtl/>
        </w:rPr>
        <w:t>אביי:</w:t>
      </w:r>
      <w:r w:rsidRPr="00C35A2C">
        <w:rPr>
          <w:rFonts w:ascii="Fb Fontext" w:hAnsi="Fb Fontext"/>
          <w:rtl/>
        </w:rPr>
        <w:t xml:space="preserve"> </w:t>
      </w:r>
      <w:r w:rsidRPr="00224771">
        <w:rPr>
          <w:rFonts w:ascii="Fb Fontext" w:hAnsi="Fb Fontext" w:cs="PFT_Frank"/>
          <w:b/>
          <w:bCs/>
          <w:szCs w:val="14"/>
          <w:rtl/>
        </w:rPr>
        <w:t>בארוסה</w:t>
      </w:r>
      <w:r w:rsidR="007A20FE">
        <w:rPr>
          <w:rFonts w:ascii="Fb Fontext" w:hAnsi="Fb Fontext" w:hint="cs"/>
          <w:rtl/>
        </w:rPr>
        <w:t xml:space="preserve"> מחלוקת</w:t>
      </w:r>
      <w:r w:rsidRPr="00C35A2C">
        <w:rPr>
          <w:rFonts w:ascii="Fb Fontext" w:hAnsi="Fb Fontext"/>
          <w:rtl/>
        </w:rPr>
        <w:t xml:space="preserve">, </w:t>
      </w:r>
      <w:r w:rsidR="007A20FE" w:rsidRPr="00CA108A">
        <w:rPr>
          <w:rFonts w:ascii="Fb Fontext" w:hAnsi="Fb Fontext" w:cs="PFT_Frank" w:hint="cs"/>
          <w:b/>
          <w:bCs/>
          <w:szCs w:val="14"/>
          <w:rtl/>
        </w:rPr>
        <w:t>ב</w:t>
      </w:r>
      <w:r w:rsidRPr="00CA108A">
        <w:rPr>
          <w:rFonts w:ascii="Fb Fontext" w:hAnsi="Fb Fontext" w:cs="PFT_Frank"/>
          <w:b/>
          <w:bCs/>
          <w:szCs w:val="14"/>
          <w:rtl/>
        </w:rPr>
        <w:t>נשואה</w:t>
      </w:r>
      <w:r w:rsidRPr="00C35A2C">
        <w:rPr>
          <w:rFonts w:ascii="Fb Fontext" w:hAnsi="Fb Fontext"/>
          <w:rtl/>
        </w:rPr>
        <w:t xml:space="preserve"> </w:t>
      </w:r>
      <w:r w:rsidR="007A20FE" w:rsidRPr="007A20FE">
        <w:rPr>
          <w:rStyle w:val="affffe"/>
          <w:rFonts w:hint="cs"/>
          <w:rtl/>
        </w:rPr>
        <w:t>לכו</w:t>
      </w:r>
      <w:r w:rsidR="002B7BCC">
        <w:rPr>
          <w:rStyle w:val="affffe"/>
          <w:rtl/>
        </w:rPr>
        <w:t>"</w:t>
      </w:r>
      <w:r w:rsidR="007A20FE" w:rsidRPr="007A20FE">
        <w:rPr>
          <w:rStyle w:val="affffe"/>
          <w:rFonts w:hint="cs"/>
          <w:rtl/>
        </w:rPr>
        <w:t>ע</w:t>
      </w:r>
      <w:r w:rsidRPr="00C35A2C">
        <w:rPr>
          <w:rFonts w:ascii="Fb Fontext" w:hAnsi="Fb Fontext"/>
          <w:rtl/>
        </w:rPr>
        <w:t xml:space="preserve"> מחצה חולין ומחצה תרומה. ו</w:t>
      </w:r>
      <w:r w:rsidRPr="00CA108A">
        <w:rPr>
          <w:rFonts w:ascii="Fb Fontext" w:hAnsi="Fb Fontext" w:cs="PFT_Frank"/>
          <w:b/>
          <w:bCs/>
          <w:szCs w:val="14"/>
          <w:rtl/>
        </w:rPr>
        <w:t>תנ"ה</w:t>
      </w:r>
    </w:p>
    <w:p w14:paraId="55F00634" w14:textId="77777777" w:rsidR="00AB7D20" w:rsidRDefault="00AB7D20" w:rsidP="00AB7D20">
      <w:pPr>
        <w:rPr>
          <w:rFonts w:ascii="Fb Fontext" w:hAnsi="Fb Fontext"/>
          <w:sz w:val="32"/>
          <w:rtl/>
        </w:rPr>
      </w:pPr>
      <w:r w:rsidRPr="007A20FE">
        <w:rPr>
          <w:rStyle w:val="affffe"/>
          <w:rtl/>
        </w:rPr>
        <w:t>ריב"ב:</w:t>
      </w:r>
      <w:r w:rsidRPr="00C35A2C">
        <w:rPr>
          <w:rFonts w:ascii="Fb Fontext" w:hAnsi="Fb Fontext"/>
          <w:sz w:val="32"/>
          <w:rtl/>
        </w:rPr>
        <w:t xml:space="preserve"> נותנין לה שתי ידות של תרומה ואחת של חולין;</w:t>
      </w:r>
    </w:p>
    <w:p w14:paraId="742ADD5E" w14:textId="77777777" w:rsidR="00AB7D20" w:rsidRDefault="00AB7D20" w:rsidP="00AB7D20">
      <w:pPr>
        <w:rPr>
          <w:rFonts w:ascii="Fb Fontext" w:hAnsi="Fb Fontext"/>
          <w:rtl/>
        </w:rPr>
      </w:pPr>
      <w:r w:rsidRPr="007A20FE">
        <w:rPr>
          <w:rStyle w:val="affffe"/>
          <w:rtl/>
        </w:rPr>
        <w:t>ר"י:</w:t>
      </w:r>
      <w:r w:rsidRPr="00C35A2C">
        <w:rPr>
          <w:rFonts w:ascii="Fb Fontext" w:hAnsi="Fb Fontext"/>
          <w:rtl/>
        </w:rPr>
        <w:t xml:space="preserve"> נותן לה הכל תרומה, והיא מוכרת ולוקחת בדמים חולין;</w:t>
      </w:r>
    </w:p>
    <w:p w14:paraId="2B7B4F3E" w14:textId="77777777" w:rsidR="00AB7D20" w:rsidRPr="00C35A2C" w:rsidRDefault="00AB7D20" w:rsidP="00AB7D20">
      <w:pPr>
        <w:rPr>
          <w:rFonts w:ascii="Fb Fontext" w:hAnsi="Fb Fontext"/>
          <w:rtl/>
        </w:rPr>
      </w:pPr>
      <w:r w:rsidRPr="007A20FE">
        <w:rPr>
          <w:rStyle w:val="affffe"/>
          <w:rtl/>
        </w:rPr>
        <w:t xml:space="preserve">רשב"ג: </w:t>
      </w:r>
      <w:r w:rsidRPr="00C35A2C">
        <w:rPr>
          <w:rFonts w:ascii="Fb Fontext" w:hAnsi="Fb Fontext"/>
          <w:rtl/>
        </w:rPr>
        <w:t>כל מקום שהוזכרה תרומה - נותנין לה כפלים בחולין.</w:t>
      </w:r>
    </w:p>
    <w:p w14:paraId="6E4AC9C7" w14:textId="434A0B87" w:rsidR="00E34A98" w:rsidRPr="00C35A2C" w:rsidRDefault="007A20FE" w:rsidP="00E34A98">
      <w:pPr>
        <w:ind w:left="283" w:firstLine="57"/>
        <w:rPr>
          <w:rFonts w:ascii="Fb Fontext" w:hAnsi="Fb Fontext"/>
          <w:rtl/>
        </w:rPr>
      </w:pPr>
      <w:r w:rsidRPr="00E34A98">
        <w:rPr>
          <w:rStyle w:val="affffe"/>
          <w:rFonts w:hint="cs"/>
          <w:rtl/>
        </w:rPr>
        <w:t>ונפק</w:t>
      </w:r>
      <w:r w:rsidR="002B7BCC" w:rsidRPr="00E34A98">
        <w:rPr>
          <w:rStyle w:val="affffe"/>
          <w:rtl/>
        </w:rPr>
        <w:t>"</w:t>
      </w:r>
      <w:r w:rsidRPr="00E34A98">
        <w:rPr>
          <w:rStyle w:val="affffe"/>
          <w:rFonts w:hint="cs"/>
          <w:rtl/>
        </w:rPr>
        <w:t>מ</w:t>
      </w:r>
      <w:r w:rsidR="00E34A98">
        <w:rPr>
          <w:rStyle w:val="affffe"/>
          <w:rFonts w:hint="cs"/>
          <w:rtl/>
        </w:rPr>
        <w:t xml:space="preserve">: </w:t>
      </w:r>
      <w:r w:rsidR="00AB7D20" w:rsidRPr="007A20FE">
        <w:rPr>
          <w:rStyle w:val="affffe"/>
          <w:rtl/>
        </w:rPr>
        <w:t>[בין ר"י לר"ש]</w:t>
      </w:r>
      <w:r w:rsidR="00AB7D20" w:rsidRPr="00C35A2C">
        <w:rPr>
          <w:rFonts w:ascii="Fb Fontext" w:hAnsi="Fb Fontext"/>
          <w:rtl/>
        </w:rPr>
        <w:t xml:space="preserve"> טירחא</w:t>
      </w:r>
      <w:r>
        <w:rPr>
          <w:rStyle w:val="afffff0"/>
          <w:rFonts w:hint="cs"/>
          <w:rtl/>
        </w:rPr>
        <w:t xml:space="preserve"> </w:t>
      </w:r>
      <w:r w:rsidRPr="007A20FE">
        <w:rPr>
          <w:rStyle w:val="afffff0"/>
          <w:rFonts w:hint="cs"/>
          <w:rtl/>
        </w:rPr>
        <w:t>[למכור]</w:t>
      </w:r>
      <w:r w:rsidR="00AB7D20" w:rsidRPr="00C35A2C">
        <w:rPr>
          <w:rFonts w:ascii="Fb Fontext" w:hAnsi="Fb Fontext"/>
          <w:rtl/>
        </w:rPr>
        <w:t>.</w:t>
      </w:r>
    </w:p>
    <w:p w14:paraId="1C2B0CC4" w14:textId="77777777" w:rsidR="00AB7D20" w:rsidRPr="00C35A2C" w:rsidRDefault="00AB7D20" w:rsidP="00AB7D20">
      <w:pPr>
        <w:rPr>
          <w:rFonts w:ascii="Fb Fontext" w:hAnsi="Fb Fontext"/>
          <w:rtl/>
        </w:rPr>
      </w:pPr>
      <w:bookmarkStart w:id="418" w:name="_Toc119353202"/>
      <w:r w:rsidRPr="00C35A2C">
        <w:rPr>
          <w:rStyle w:val="afffe"/>
          <w:rFonts w:hint="cs"/>
          <w:rtl/>
        </w:rPr>
        <w:t>היבם אינו מאכיל בתרומה</w:t>
      </w:r>
      <w:r w:rsidRPr="00C54C7E">
        <w:rPr>
          <w:rStyle w:val="afffe"/>
          <w:rtl/>
        </w:rPr>
        <w:t>.-</w:t>
      </w:r>
      <w:bookmarkEnd w:id="418"/>
      <w:r w:rsidRPr="00AD1A41">
        <w:rPr>
          <w:rStyle w:val="affffa"/>
          <w:rtl/>
        </w:rPr>
        <w:t xml:space="preserve"> 'קנין כספו'</w:t>
      </w:r>
      <w:r w:rsidRPr="003221EB">
        <w:rPr>
          <w:rtl/>
        </w:rPr>
        <w:t xml:space="preserve"> והאי קנין דאחיו הוא.</w:t>
      </w:r>
    </w:p>
    <w:p w14:paraId="3A957CD7" w14:textId="749745E4" w:rsidR="00AB7D20" w:rsidRPr="00E34A98" w:rsidRDefault="00AB7D20" w:rsidP="00AB7D20">
      <w:pPr>
        <w:rPr>
          <w:rFonts w:ascii="Fb Fontext" w:hAnsi="Fb Fontext" w:cs="Guttman Vilna"/>
          <w:spacing w:val="-4"/>
          <w:sz w:val="32"/>
          <w:rtl/>
        </w:rPr>
      </w:pPr>
      <w:bookmarkStart w:id="419" w:name="_Toc119353203"/>
      <w:r w:rsidRPr="00E34A98">
        <w:rPr>
          <w:rStyle w:val="afffe"/>
          <w:rFonts w:hint="cs"/>
          <w:spacing w:val="-4"/>
          <w:rtl/>
        </w:rPr>
        <w:t>עשתה ששה חדשים בפני הבעל</w:t>
      </w:r>
      <w:r w:rsidRPr="00E34A98">
        <w:rPr>
          <w:rStyle w:val="afffe"/>
          <w:spacing w:val="-4"/>
          <w:rtl/>
        </w:rPr>
        <w:t>.</w:t>
      </w:r>
      <w:bookmarkEnd w:id="419"/>
      <w:r w:rsidRPr="00E34A98">
        <w:rPr>
          <w:rFonts w:ascii="Fb Fontext" w:hAnsi="Fb Fontext" w:cs="Guttman Vilna"/>
          <w:spacing w:val="-4"/>
          <w:sz w:val="32"/>
          <w:rtl/>
        </w:rPr>
        <w:t xml:space="preserve"> </w:t>
      </w:r>
      <w:r w:rsidRPr="00E34A98">
        <w:rPr>
          <w:spacing w:val="-4"/>
          <w:rtl/>
        </w:rPr>
        <w:t>וא</w:t>
      </w:r>
      <w:r w:rsidR="007A20FE" w:rsidRPr="00E34A98">
        <w:rPr>
          <w:rFonts w:hint="cs"/>
          <w:spacing w:val="-4"/>
          <w:rtl/>
        </w:rPr>
        <w:t>ף</w:t>
      </w:r>
      <w:r w:rsidRPr="00E34A98">
        <w:rPr>
          <w:spacing w:val="-4"/>
          <w:rtl/>
        </w:rPr>
        <w:t xml:space="preserve"> דכ"ש בפני היבם זו ואצ"ל זו</w:t>
      </w:r>
    </w:p>
    <w:p w14:paraId="0BAD16D4" w14:textId="41744B95" w:rsidR="00AB7D20" w:rsidRPr="00C54C7E" w:rsidRDefault="00AB7D20" w:rsidP="00C54C7E">
      <w:pPr>
        <w:pStyle w:val="afffd"/>
        <w:rPr>
          <w:rtl/>
        </w:rPr>
      </w:pPr>
      <w:ins w:id="9890" w:author="מספור קטעי משנה" w:date="2026-10-06T06:45:30Z">
        <w:r>
          <w:rPr>
            <w:rStyle w:val="MisparKeta"/>
          </w:rPr>
          <w:t xml:space="preserve">ד. </w:t>
        </w:r>
      </w:ins>
      <w:bookmarkStart w:id="420" w:name="_Toc119353204"/>
      <w:r w:rsidRPr="00C54C7E">
        <w:rPr>
          <w:rFonts w:hint="cs"/>
          <w:rtl/>
        </w:rPr>
        <w:t>זו משנה ראשונה כו'</w:t>
      </w:r>
      <w:r w:rsidRPr="00C54C7E">
        <w:rPr>
          <w:rtl/>
        </w:rPr>
        <w:t>.</w:t>
      </w:r>
      <w:r w:rsidR="00E56F6B" w:rsidRPr="00E56F6B">
        <w:rPr>
          <w:rStyle w:val="affffe"/>
          <w:rFonts w:hint="cs"/>
          <w:rtl/>
        </w:rPr>
        <w:t xml:space="preserve"> </w:t>
      </w:r>
      <w:r w:rsidR="00E56F6B" w:rsidRPr="00E34A98">
        <w:rPr>
          <w:rStyle w:val="affffe"/>
          <w:rFonts w:hint="cs"/>
          <w:rtl/>
        </w:rPr>
        <w:t>והטעם</w:t>
      </w:r>
      <w:r w:rsidR="00E56F6B" w:rsidRPr="00E34A98">
        <w:rPr>
          <w:rStyle w:val="affffe"/>
          <w:rtl/>
        </w:rPr>
        <w:t>:</w:t>
      </w:r>
      <w:r w:rsidR="00E56F6B">
        <w:rPr>
          <w:rStyle w:val="affffe"/>
          <w:rFonts w:hint="cs"/>
          <w:rtl/>
        </w:rPr>
        <w:t xml:space="preserve"> משום סימפון.</w:t>
      </w:r>
      <w:bookmarkEnd w:id="420"/>
    </w:p>
    <w:p w14:paraId="7FE46B73" w14:textId="46687BF2" w:rsidR="00E268F4" w:rsidRDefault="00AB7D20" w:rsidP="00AB7D20">
      <w:pPr>
        <w:rPr>
          <w:rFonts w:ascii="Fb Fontext" w:hAnsi="Fb Fontext"/>
          <w:sz w:val="32"/>
          <w:rtl/>
        </w:rPr>
      </w:pPr>
      <w:r w:rsidRPr="00E34A98">
        <w:rPr>
          <w:rStyle w:val="affffe"/>
          <w:rtl/>
        </w:rPr>
        <w:t>לעולא,</w:t>
      </w:r>
      <w:r w:rsidRPr="00C35A2C">
        <w:rPr>
          <w:rFonts w:ascii="Fb Fontext" w:hAnsi="Fb Fontext"/>
          <w:sz w:val="32"/>
          <w:rtl/>
        </w:rPr>
        <w:t xml:space="preserve"> </w:t>
      </w:r>
      <w:r w:rsidRPr="00224771">
        <w:rPr>
          <w:rFonts w:ascii="Fb Fontext" w:hAnsi="Fb Fontext" w:cs="PFT_Frank"/>
          <w:b/>
          <w:bCs/>
          <w:sz w:val="32"/>
          <w:szCs w:val="14"/>
          <w:rtl/>
        </w:rPr>
        <w:t>קמייתא</w:t>
      </w:r>
      <w:r w:rsidRPr="00C35A2C">
        <w:rPr>
          <w:rFonts w:ascii="Fb Fontext" w:hAnsi="Fb Fontext"/>
          <w:sz w:val="32"/>
          <w:rtl/>
        </w:rPr>
        <w:t xml:space="preserve"> דמשיגיע זמן שמא ימזגו לה כוס בבית אביה</w:t>
      </w:r>
      <w:r w:rsidR="00E268F4">
        <w:rPr>
          <w:rFonts w:ascii="Fb Fontext" w:hAnsi="Fb Fontext"/>
          <w:sz w:val="32"/>
          <w:rtl/>
        </w:rPr>
        <w:t>,</w:t>
      </w:r>
    </w:p>
    <w:p w14:paraId="755AAD7D" w14:textId="326C4D76" w:rsidR="00AB7D20" w:rsidRDefault="00AB7D20" w:rsidP="007A20FE">
      <w:pPr>
        <w:ind w:left="283" w:firstLine="57"/>
        <w:rPr>
          <w:rFonts w:ascii="Fb Fontext" w:hAnsi="Fb Fontext"/>
          <w:sz w:val="32"/>
          <w:rtl/>
        </w:rPr>
      </w:pPr>
      <w:r w:rsidRPr="00224771">
        <w:rPr>
          <w:rFonts w:ascii="Fb Fontext" w:hAnsi="Fb Fontext" w:cs="PFT_Frank"/>
          <w:b/>
          <w:bCs/>
          <w:sz w:val="32"/>
          <w:szCs w:val="14"/>
          <w:rtl/>
        </w:rPr>
        <w:t>ובתרייתא</w:t>
      </w:r>
      <w:r w:rsidRPr="00C35A2C">
        <w:rPr>
          <w:rFonts w:ascii="Fb Fontext" w:hAnsi="Fb Fontext"/>
          <w:sz w:val="32"/>
          <w:rtl/>
        </w:rPr>
        <w:t xml:space="preserve"> משום סימפון,</w:t>
      </w:r>
    </w:p>
    <w:p w14:paraId="32BE9969" w14:textId="2D1A8465" w:rsidR="00AB7D20" w:rsidRPr="00C35A2C" w:rsidRDefault="00AB7D20" w:rsidP="00AB7D20">
      <w:pPr>
        <w:rPr>
          <w:rFonts w:ascii="Fb Fontext" w:hAnsi="Fb Fontext" w:cs="Guttman Vilna"/>
          <w:b/>
          <w:bCs/>
          <w:sz w:val="32"/>
          <w:rtl/>
        </w:rPr>
      </w:pPr>
      <w:r w:rsidRPr="007A20FE">
        <w:rPr>
          <w:rStyle w:val="affffe"/>
          <w:rtl/>
        </w:rPr>
        <w:t>רשב"י</w:t>
      </w:r>
      <w:r w:rsidR="007A20FE">
        <w:rPr>
          <w:rFonts w:ascii="Fb Fontext" w:hAnsi="Fb Fontext" w:hint="cs"/>
          <w:sz w:val="32"/>
          <w:rtl/>
        </w:rPr>
        <w:t>:</w:t>
      </w:r>
      <w:r w:rsidRPr="00C35A2C">
        <w:rPr>
          <w:rFonts w:ascii="Fb Fontext" w:hAnsi="Fb Fontext"/>
          <w:sz w:val="32"/>
          <w:rtl/>
        </w:rPr>
        <w:t xml:space="preserve"> </w:t>
      </w:r>
      <w:r w:rsidR="007A20FE">
        <w:rPr>
          <w:rFonts w:ascii="Fb Fontext" w:hAnsi="Fb Fontext" w:hint="cs"/>
          <w:sz w:val="32"/>
          <w:rtl/>
        </w:rPr>
        <w:t>נפק</w:t>
      </w:r>
      <w:r w:rsidR="002B7BCC">
        <w:rPr>
          <w:rFonts w:ascii="Fb Fontext" w:hAnsi="Fb Fontext"/>
          <w:sz w:val="32"/>
          <w:rtl/>
        </w:rPr>
        <w:t>"</w:t>
      </w:r>
      <w:r w:rsidR="007A20FE">
        <w:rPr>
          <w:rFonts w:ascii="Fb Fontext" w:hAnsi="Fb Fontext" w:hint="cs"/>
          <w:sz w:val="32"/>
          <w:rtl/>
        </w:rPr>
        <w:t xml:space="preserve">מ </w:t>
      </w:r>
      <w:r w:rsidRPr="00C35A2C">
        <w:rPr>
          <w:rFonts w:ascii="Fb Fontext" w:hAnsi="Fb Fontext"/>
          <w:sz w:val="32"/>
          <w:rtl/>
        </w:rPr>
        <w:t xml:space="preserve">עד שתכנס לחופה </w:t>
      </w:r>
      <w:r w:rsidR="007A20FE">
        <w:rPr>
          <w:rFonts w:ascii="Fb Fontext" w:hAnsi="Fb Fontext" w:hint="cs"/>
          <w:sz w:val="32"/>
          <w:rtl/>
        </w:rPr>
        <w:t xml:space="preserve">אם </w:t>
      </w:r>
      <w:r w:rsidRPr="00C35A2C">
        <w:rPr>
          <w:rFonts w:ascii="Fb Fontext" w:hAnsi="Fb Fontext"/>
          <w:sz w:val="32"/>
          <w:rtl/>
        </w:rPr>
        <w:t xml:space="preserve">בדיקת חוץ </w:t>
      </w:r>
      <w:r w:rsidR="007A20FE">
        <w:rPr>
          <w:rFonts w:ascii="Fb Fontext" w:hAnsi="Fb Fontext" w:hint="cs"/>
          <w:sz w:val="32"/>
          <w:rtl/>
        </w:rPr>
        <w:t>שמה בדיקה</w:t>
      </w:r>
    </w:p>
    <w:p w14:paraId="55101481" w14:textId="77777777" w:rsidR="00AB7D20" w:rsidRPr="00C35A2C" w:rsidRDefault="00AB7D20" w:rsidP="007A20FE">
      <w:pPr>
        <w:pStyle w:val="afffff"/>
        <w:rPr>
          <w:rFonts w:cs="Guttman Vilna"/>
          <w:b/>
          <w:bCs/>
          <w:rtl/>
        </w:rPr>
      </w:pPr>
      <w:r w:rsidRPr="00C35A2C">
        <w:rPr>
          <w:rtl/>
        </w:rPr>
        <w:t>[דב"ד של אחרונים סברו דלא סגי בבדיקת קרובתיה אלא עד שיבדוק הוא עצמו]</w:t>
      </w:r>
    </w:p>
    <w:p>
      <w:pPr>
        <w:pStyle w:val="MishnaBatzad"/>
        <w:rPr>
          <w:ins w:id="20432" w:author="קלוד" w:date="2026-10-06T10:09:07Z"/>
        </w:rPr>
      </w:pPr>
      <w:ins w:id="20431" w:author="קלוד" w:date="2026-10-06T10:09:07Z">
        <w:r>
          <w:t xml:space="preserve">משנה ד</w:t>
        </w:r>
      </w:ins>
    </w:p>
    <w:p w14:paraId="0158F5B2" w14:textId="380ED316" w:rsidR="00AB7D20" w:rsidRPr="00C35A2C" w:rsidRDefault="00AB7D20" w:rsidP="00AB7D20">
      <w:pPr>
        <w:pStyle w:val="afff5"/>
        <w:rPr>
          <w:b/>
          <w:rtl/>
        </w:rPr>
      </w:pPr>
      <w:bookmarkStart w:id="421" w:name="_Toc119353205"/>
      <w:r w:rsidRPr="00E56F6B">
        <w:rPr>
          <w:rStyle w:val="afffff5"/>
          <w:rFonts w:hint="cs"/>
          <w:rtl/>
        </w:rPr>
        <w:lastRenderedPageBreak/>
        <w:t>המקדיש מעשה ידי אשתו</w:t>
      </w:r>
      <w:bookmarkEnd w:id="421"/>
      <w:r w:rsidRPr="00C35A2C">
        <w:rPr>
          <w:rFonts w:hint="cs"/>
          <w:b/>
          <w:rtl/>
        </w:rPr>
        <w:t xml:space="preserve"> </w:t>
      </w:r>
      <w:r w:rsidR="0013034B">
        <w:rPr>
          <w:rFonts w:hint="cs"/>
          <w:b/>
          <w:rtl/>
        </w:rPr>
        <w:t>-</w:t>
      </w:r>
      <w:r w:rsidRPr="00C35A2C">
        <w:rPr>
          <w:rFonts w:hint="cs"/>
          <w:b/>
          <w:rtl/>
        </w:rPr>
        <w:t>הרי זו עושה ואוכלת.</w:t>
      </w:r>
    </w:p>
    <w:p w14:paraId="5856685F" w14:textId="5E461FF1" w:rsidR="00AB7D20" w:rsidRPr="00C35A2C" w:rsidRDefault="00AB7D20" w:rsidP="007A20FE">
      <w:pPr>
        <w:pStyle w:val="afff5"/>
        <w:rPr>
          <w:b/>
          <w:rtl/>
        </w:rPr>
      </w:pPr>
      <w:bookmarkStart w:id="422" w:name="_Toc119353206"/>
      <w:r w:rsidRPr="00E56F6B">
        <w:rPr>
          <w:rStyle w:val="afffff5"/>
          <w:rFonts w:hint="cs"/>
          <w:rtl/>
        </w:rPr>
        <w:t>המותר</w:t>
      </w:r>
      <w:bookmarkEnd w:id="422"/>
      <w:r w:rsidRPr="00C35A2C">
        <w:rPr>
          <w:rFonts w:hint="cs"/>
          <w:b/>
          <w:rtl/>
        </w:rPr>
        <w:t xml:space="preserve"> </w:t>
      </w:r>
      <w:r w:rsidRPr="0013034B">
        <w:rPr>
          <w:rStyle w:val="TanaimMishna"/>
          <w:rFonts w:hint="cs"/>
          <w:rtl/>
          <w:rPrChange w:id="20131" w:author="קלוד" w:date="2026-10-06T10:09:07Z">
            <w:rPr>
              <w:rStyle w:val="affffe"/>
              <w:rFonts w:hint="cs"/>
              <w:rtl/>
            </w:rPr>
          </w:rPrChange>
        </w:rPr>
        <w:t>– ר</w:t>
      </w:r>
      <w:r w:rsidRPr="0013034B">
        <w:rPr>
          <w:rStyle w:val="TanaimMishna"/>
          <w:rtl/>
          <w:rPrChange w:id="20132" w:author="קלוד" w:date="2026-10-06T10:09:07Z">
            <w:rPr>
              <w:rStyle w:val="affffe"/>
              <w:rtl/>
            </w:rPr>
          </w:rPrChange>
        </w:rPr>
        <w:t>"</w:t>
      </w:r>
      <w:r w:rsidRPr="0013034B">
        <w:rPr>
          <w:rStyle w:val="TanaimMishna"/>
          <w:rFonts w:hint="cs"/>
          <w:rtl/>
          <w:rPrChange w:id="20133" w:author="קלוד" w:date="2026-10-06T10:09:07Z">
            <w:rPr>
              <w:rStyle w:val="affffe"/>
              <w:rFonts w:hint="cs"/>
              <w:rtl/>
            </w:rPr>
          </w:rPrChange>
        </w:rPr>
        <w:t>מ:</w:t>
      </w:r>
      <w:r w:rsidRPr="00C35A2C">
        <w:rPr>
          <w:rFonts w:hint="cs"/>
          <w:b/>
          <w:rtl/>
        </w:rPr>
        <w:t xml:space="preserve"> הקדש,</w:t>
      </w:r>
      <w:r w:rsidR="007A20FE">
        <w:rPr>
          <w:rFonts w:hint="cs"/>
          <w:b/>
          <w:rtl/>
        </w:rPr>
        <w:t xml:space="preserve"> </w:t>
      </w:r>
      <w:r w:rsidRPr="00C35A2C">
        <w:rPr>
          <w:rFonts w:hint="cs"/>
          <w:b/>
          <w:rtl/>
        </w:rPr>
        <w:t xml:space="preserve">    </w:t>
      </w:r>
      <w:r w:rsidRPr="0013034B">
        <w:rPr>
          <w:rStyle w:val="TanaimMishna"/>
          <w:rFonts w:hint="cs"/>
          <w:rtl/>
          <w:rPrChange w:id="20134" w:author="קלוד" w:date="2026-10-06T10:09:07Z">
            <w:rPr>
              <w:rStyle w:val="affffe"/>
              <w:rFonts w:hint="cs"/>
              <w:rtl/>
            </w:rPr>
          </w:rPrChange>
        </w:rPr>
        <w:t>רי'ו הסנדלר:</w:t>
      </w:r>
      <w:r w:rsidRPr="00C35A2C">
        <w:rPr>
          <w:rFonts w:hint="cs"/>
          <w:b/>
          <w:rtl/>
        </w:rPr>
        <w:t xml:space="preserve"> חולין.</w:t>
      </w:r>
    </w:p>
    <w:p w14:paraId="36E09F5C" w14:textId="77777777" w:rsidR="00AB7D20" w:rsidRPr="00C35A2C" w:rsidRDefault="00AB7D20" w:rsidP="00AB7D20">
      <w:pPr>
        <w:rPr>
          <w:rFonts w:ascii="Fb Fontext" w:hAnsi="Fb Fontext"/>
          <w:rtl/>
        </w:rPr>
      </w:pPr>
      <w:r w:rsidRPr="002C00EA">
        <w:rPr>
          <w:rStyle w:val="affffe"/>
          <w:rtl/>
        </w:rPr>
        <w:t>ר"ה מרב:</w:t>
      </w:r>
      <w:r w:rsidRPr="00C35A2C">
        <w:rPr>
          <w:rFonts w:ascii="Fb Fontext" w:hAnsi="Fb Fontext"/>
          <w:sz w:val="32"/>
          <w:rtl/>
        </w:rPr>
        <w:t xml:space="preserve"> </w:t>
      </w:r>
      <w:r w:rsidRPr="00E56F6B">
        <w:rPr>
          <w:rStyle w:val="affffc"/>
          <w:rtl/>
        </w:rPr>
        <w:t>יכולה אשה לומר לבעלה איני ניזונת ואיני עושה</w:t>
      </w:r>
      <w:r w:rsidRPr="00C35A2C">
        <w:rPr>
          <w:rFonts w:ascii="Fb Fontext" w:hAnsi="Fb Fontext"/>
          <w:sz w:val="32"/>
          <w:rtl/>
        </w:rPr>
        <w:t>.</w:t>
      </w:r>
    </w:p>
    <w:p w14:paraId="624E6AD4" w14:textId="5784413C" w:rsidR="00AB7D20" w:rsidRPr="00E56F6B" w:rsidRDefault="0013034B" w:rsidP="00AB7D20">
      <w:pPr>
        <w:rPr>
          <w:rFonts w:ascii="Fb Fontext" w:hAnsi="Fb Fontext"/>
          <w:spacing w:val="-6"/>
          <w:rtl/>
        </w:rPr>
      </w:pPr>
      <w:r w:rsidRPr="00E56F6B">
        <w:rPr>
          <w:rFonts w:ascii="Fb Fontext" w:hAnsi="Fb Fontext" w:hint="cs"/>
          <w:spacing w:val="-6"/>
          <w:rtl/>
        </w:rPr>
        <w:t>שעיקר תקנת רבנן מזונות ותקנת מעש</w:t>
      </w:r>
      <w:r w:rsidR="002B7BCC" w:rsidRPr="00E56F6B">
        <w:rPr>
          <w:rFonts w:ascii="Fb Fontext" w:hAnsi="Fb Fontext"/>
          <w:spacing w:val="-6"/>
          <w:rtl/>
        </w:rPr>
        <w:t>"</w:t>
      </w:r>
      <w:r w:rsidRPr="00E56F6B">
        <w:rPr>
          <w:rFonts w:ascii="Fb Fontext" w:hAnsi="Fb Fontext" w:hint="cs"/>
          <w:spacing w:val="-6"/>
          <w:rtl/>
        </w:rPr>
        <w:t>י משום איבה</w:t>
      </w:r>
      <w:r w:rsidR="00E56F6B">
        <w:rPr>
          <w:rFonts w:ascii="Fb Fontext" w:hAnsi="Fb Fontext" w:hint="cs"/>
          <w:spacing w:val="-6"/>
          <w:rtl/>
        </w:rPr>
        <w:t xml:space="preserve"> </w:t>
      </w:r>
      <w:r w:rsidR="00AB7D20" w:rsidRPr="00E56F6B">
        <w:rPr>
          <w:rStyle w:val="afffff0"/>
          <w:spacing w:val="-6"/>
          <w:rtl/>
        </w:rPr>
        <w:t>ל</w:t>
      </w:r>
      <w:r w:rsidRPr="00E56F6B">
        <w:rPr>
          <w:rStyle w:val="afffff0"/>
          <w:rFonts w:hint="cs"/>
          <w:spacing w:val="-6"/>
          <w:rtl/>
        </w:rPr>
        <w:t>כך</w:t>
      </w:r>
      <w:r w:rsidR="00AB7D20" w:rsidRPr="00E56F6B">
        <w:rPr>
          <w:rStyle w:val="afffff0"/>
          <w:spacing w:val="-6"/>
          <w:rtl/>
        </w:rPr>
        <w:t xml:space="preserve"> הרשות בידה</w:t>
      </w:r>
    </w:p>
    <w:p w14:paraId="7565421F" w14:textId="77777777" w:rsidR="00AB7D20" w:rsidRPr="00C35A2C" w:rsidRDefault="00AB7D20" w:rsidP="0013034B">
      <w:pPr>
        <w:pStyle w:val="afffff"/>
        <w:rPr>
          <w:rtl/>
        </w:rPr>
      </w:pPr>
      <w:r w:rsidRPr="00C35A2C">
        <w:rPr>
          <w:rtl/>
        </w:rPr>
        <w:t>[והך דתקנו מזונות תחת מעשה ידיה! אימא: תקנו מעשה ידיה תחת מזונות.]</w:t>
      </w:r>
    </w:p>
    <w:p w14:paraId="48A689CF" w14:textId="126D3A95" w:rsidR="00AB7D20" w:rsidRDefault="00AB7D20" w:rsidP="0013034B">
      <w:pPr>
        <w:rPr>
          <w:rtl/>
        </w:rPr>
      </w:pPr>
      <w:r w:rsidRPr="0013034B">
        <w:rPr>
          <w:rStyle w:val="affffe"/>
          <w:rtl/>
        </w:rPr>
        <w:t xml:space="preserve">ואין להוכיח </w:t>
      </w:r>
      <w:r w:rsidRPr="00C35A2C">
        <w:rPr>
          <w:rtl/>
        </w:rPr>
        <w:t xml:space="preserve">דמקדיש מעשה ידי אשתו עושה ואוכלת- דמיירי בשאינה ניזונת </w:t>
      </w:r>
      <w:r w:rsidRPr="00F5539C">
        <w:rPr>
          <w:rtl/>
        </w:rPr>
        <w:t xml:space="preserve">וקמ"ל </w:t>
      </w:r>
      <w:r w:rsidR="0013034B">
        <w:rPr>
          <w:rFonts w:hint="cs"/>
          <w:rtl/>
        </w:rPr>
        <w:t>אף</w:t>
      </w:r>
      <w:r w:rsidRPr="00F5539C">
        <w:rPr>
          <w:rtl/>
        </w:rPr>
        <w:t xml:space="preserve"> למ"ד יכול הרב לומר לעבד עשה עמי ואיני זנך, ה"מ בעבד כנעני דלא כתיב</w:t>
      </w:r>
      <w:r w:rsidRPr="00F5539C">
        <w:rPr>
          <w:rStyle w:val="affffa"/>
          <w:spacing w:val="-6"/>
          <w:rtl/>
        </w:rPr>
        <w:t xml:space="preserve"> 'עמך',</w:t>
      </w:r>
    </w:p>
    <w:p w14:paraId="3801AF6E" w14:textId="7360AC31" w:rsidR="00AB7D20" w:rsidRPr="00C35A2C" w:rsidRDefault="00AB7D20" w:rsidP="0013034B">
      <w:pPr>
        <w:ind w:firstLine="0"/>
        <w:rPr>
          <w:rFonts w:ascii="Fb Fontext" w:hAnsi="Fb Fontext" w:cs="Guttman Vilna"/>
          <w:b/>
          <w:bCs/>
          <w:rtl/>
        </w:rPr>
      </w:pPr>
      <w:r w:rsidRPr="00C35A2C">
        <w:rPr>
          <w:rFonts w:ascii="Fb Fontext" w:hAnsi="Fb Fontext"/>
          <w:rtl/>
        </w:rPr>
        <w:t xml:space="preserve">אבל עבד עברי </w:t>
      </w:r>
      <w:r w:rsidR="0013034B">
        <w:rPr>
          <w:rFonts w:ascii="Fb Fontext" w:hAnsi="Fb Fontext" w:hint="cs"/>
          <w:rtl/>
        </w:rPr>
        <w:t>שכתוב בו</w:t>
      </w:r>
      <w:r w:rsidRPr="00C35A2C">
        <w:rPr>
          <w:rFonts w:ascii="Fb Fontext" w:hAnsi="Fb Fontext"/>
          <w:rtl/>
        </w:rPr>
        <w:t xml:space="preserve"> </w:t>
      </w:r>
      <w:r w:rsidRPr="00784F25">
        <w:rPr>
          <w:rStyle w:val="affffa"/>
          <w:rtl/>
        </w:rPr>
        <w:t>עמך</w:t>
      </w:r>
      <w:r w:rsidRPr="00C35A2C">
        <w:rPr>
          <w:rFonts w:ascii="Fb Fontext" w:hAnsi="Fb Fontext"/>
          <w:rtl/>
        </w:rPr>
        <w:t xml:space="preserve"> - לא, וכ"ש אשתו.</w:t>
      </w:r>
    </w:p>
    <w:p w14:paraId="33B3D1A6" w14:textId="446C681A" w:rsidR="00AB7D20" w:rsidRPr="00C35A2C" w:rsidRDefault="002C00EA" w:rsidP="00AB7D20">
      <w:pPr>
        <w:rPr>
          <w:rFonts w:ascii="Fb Fontext" w:hAnsi="Fb Fontext"/>
          <w:rtl/>
        </w:rPr>
      </w:pPr>
      <w:r w:rsidRPr="002C00EA">
        <w:rPr>
          <w:rStyle w:val="affffe"/>
          <w:rFonts w:hint="cs"/>
          <w:rtl/>
        </w:rPr>
        <w:t>ר</w:t>
      </w:r>
      <w:r w:rsidR="002B7BCC">
        <w:rPr>
          <w:rStyle w:val="affffe"/>
          <w:rtl/>
        </w:rPr>
        <w:t>"</w:t>
      </w:r>
      <w:r w:rsidRPr="002C00EA">
        <w:rPr>
          <w:rStyle w:val="affffe"/>
          <w:rFonts w:hint="cs"/>
          <w:rtl/>
        </w:rPr>
        <w:t>ל:</w:t>
      </w:r>
      <w:r w:rsidRPr="002C00EA">
        <w:rPr>
          <w:rStyle w:val="affffe"/>
          <w:rFonts w:hint="cs"/>
        </w:rPr>
        <w:t xml:space="preserve"> </w:t>
      </w:r>
      <w:r w:rsidR="00AB7D20">
        <w:rPr>
          <w:rFonts w:ascii="Fb Fontext" w:hAnsi="Fb Fontext"/>
          <w:sz w:val="32"/>
          <w:rtl/>
        </w:rPr>
        <w:t>סיפא איצטריך</w:t>
      </w:r>
      <w:r w:rsidR="00AB7D20" w:rsidRPr="00C35A2C">
        <w:rPr>
          <w:rFonts w:ascii="Fb Fontext" w:hAnsi="Fb Fontext"/>
          <w:sz w:val="32"/>
          <w:rtl/>
        </w:rPr>
        <w:t xml:space="preserve">: </w:t>
      </w:r>
      <w:r w:rsidR="00AB7D20" w:rsidRPr="00CA108A">
        <w:rPr>
          <w:rFonts w:ascii="Fb Fontext" w:hAnsi="Fb Fontext" w:cs="PFT_Frank"/>
          <w:b/>
          <w:bCs/>
          <w:sz w:val="32"/>
          <w:szCs w:val="14"/>
          <w:rtl/>
        </w:rPr>
        <w:t>מותר</w:t>
      </w:r>
      <w:r w:rsidR="00AB7D20" w:rsidRPr="00C35A2C">
        <w:rPr>
          <w:rFonts w:ascii="Fb Fontext" w:hAnsi="Fb Fontext"/>
          <w:sz w:val="32"/>
          <w:rtl/>
        </w:rPr>
        <w:t xml:space="preserve"> </w:t>
      </w:r>
      <w:r w:rsidR="00AB7D20" w:rsidRPr="0013034B">
        <w:rPr>
          <w:rStyle w:val="affffe"/>
          <w:rtl/>
        </w:rPr>
        <w:t xml:space="preserve">דלר"מ: </w:t>
      </w:r>
      <w:r w:rsidR="00AB7D20" w:rsidRPr="00C35A2C">
        <w:rPr>
          <w:rFonts w:ascii="Fb Fontext" w:hAnsi="Fb Fontext"/>
          <w:sz w:val="32"/>
          <w:rtl/>
        </w:rPr>
        <w:t xml:space="preserve">הקדש, </w:t>
      </w:r>
      <w:r w:rsidR="00AB7D20" w:rsidRPr="0013034B">
        <w:rPr>
          <w:rStyle w:val="affffe"/>
          <w:rtl/>
        </w:rPr>
        <w:t>ולר</w:t>
      </w:r>
      <w:r w:rsidR="0013034B">
        <w:rPr>
          <w:rStyle w:val="affffe"/>
          <w:rFonts w:hint="cs"/>
          <w:rtl/>
        </w:rPr>
        <w:t>י</w:t>
      </w:r>
      <w:r w:rsidR="002B7BCC">
        <w:rPr>
          <w:rStyle w:val="affffe"/>
          <w:rtl/>
        </w:rPr>
        <w:t>"</w:t>
      </w:r>
      <w:r w:rsidR="0013034B">
        <w:rPr>
          <w:rStyle w:val="affffe"/>
          <w:rFonts w:hint="cs"/>
          <w:rtl/>
        </w:rPr>
        <w:t>ו הסנדלר</w:t>
      </w:r>
      <w:r w:rsidR="00AB7D20" w:rsidRPr="00C35A2C">
        <w:rPr>
          <w:rFonts w:ascii="Fb Fontext" w:hAnsi="Fb Fontext"/>
          <w:sz w:val="32"/>
          <w:rtl/>
        </w:rPr>
        <w:t>: חולין.</w:t>
      </w:r>
    </w:p>
    <w:p w14:paraId="535B2B89" w14:textId="77777777" w:rsidR="00E268F4" w:rsidRDefault="00AB7D20" w:rsidP="00AB7D20">
      <w:pPr>
        <w:rPr>
          <w:rFonts w:ascii="Fb Fontext" w:hAnsi="Fb Fontext"/>
          <w:rtl/>
        </w:rPr>
      </w:pPr>
      <w:r w:rsidRPr="0013034B">
        <w:rPr>
          <w:rStyle w:val="affffe"/>
          <w:rtl/>
        </w:rPr>
        <w:t>ופליגא דר"ל</w:t>
      </w:r>
      <w:r w:rsidR="0013034B">
        <w:rPr>
          <w:rFonts w:ascii="Fb Fontext" w:hAnsi="Fb Fontext" w:hint="cs"/>
          <w:rtl/>
        </w:rPr>
        <w:t>:</w:t>
      </w:r>
      <w:r w:rsidRPr="00C35A2C">
        <w:rPr>
          <w:rFonts w:ascii="Fb Fontext" w:hAnsi="Fb Fontext"/>
          <w:rtl/>
        </w:rPr>
        <w:t xml:space="preserve"> דס"ל </w:t>
      </w:r>
      <w:r w:rsidR="0013034B">
        <w:rPr>
          <w:rFonts w:ascii="Fb Fontext" w:hAnsi="Fb Fontext" w:hint="cs"/>
          <w:rtl/>
        </w:rPr>
        <w:t xml:space="preserve">טעם </w:t>
      </w:r>
      <w:r>
        <w:rPr>
          <w:rStyle w:val="affffe"/>
          <w:rFonts w:ascii="Fb Fontext" w:hAnsi="Fb Fontext"/>
          <w:rtl/>
          <w:rPrChange w:id="9197" w:author="מנוע אמוראים" w:date="2026-10-05T16:41:40Z">
            <w:rPr>
              <w:rFonts w:ascii="Fb Fontext" w:hAnsi="Fb Fontext"/>
              <w:rtl/>
            </w:rPr>
          </w:rPrChange>
        </w:rPr>
        <w:t xml:space="preserve">דר"מ</w:t>
      </w:r>
      <w:r>
        <w:rPr>
          <w:rFonts w:ascii="Fb Fontext" w:hAnsi="Fb Fontext"/>
          <w:rtl/>
        </w:rPr>
        <w:t xml:space="preserve"> מתוך שיכול לכופה למעשה ידיה, נעשה כאומר לה יקדשו ידיך לעושיהם</w:t>
      </w:r>
      <w:r w:rsidR="00E268F4">
        <w:rPr>
          <w:rFonts w:ascii="Fb Fontext" w:hAnsi="Fb Fontext" w:hint="cs"/>
          <w:rtl/>
        </w:rPr>
        <w:t>,</w:t>
      </w:r>
    </w:p>
    <w:p w14:paraId="147E9A1C" w14:textId="78FB14D5" w:rsidR="00AB7D20" w:rsidRPr="00C35A2C" w:rsidRDefault="0013034B" w:rsidP="0013034B">
      <w:pPr>
        <w:rPr>
          <w:rFonts w:ascii="Fb Fontext" w:hAnsi="Fb Fontext"/>
          <w:rtl/>
        </w:rPr>
      </w:pPr>
      <w:r w:rsidRPr="0013034B">
        <w:rPr>
          <w:rStyle w:val="afffff0"/>
          <w:rFonts w:hint="cs"/>
          <w:rtl/>
        </w:rPr>
        <w:t>[דאין אדם מוציא דבריו לבטלה</w:t>
      </w:r>
      <w:r w:rsidR="00AB7D20" w:rsidRPr="00C35A2C">
        <w:rPr>
          <w:rFonts w:ascii="Fb Fontext" w:hAnsi="Fb Fontext"/>
          <w:rtl/>
        </w:rPr>
        <w:t>.</w:t>
      </w:r>
      <w:r w:rsidR="00AB7D20" w:rsidRPr="0013034B">
        <w:rPr>
          <w:rStyle w:val="afffff0"/>
          <w:rtl/>
        </w:rPr>
        <w:t>[ולא מצד שיכול להקדיש דבר שלא בא לעולם]</w:t>
      </w:r>
    </w:p>
    <w:p w14:paraId="686B20F2" w14:textId="50DF0AAB" w:rsidR="00AB7D20" w:rsidRPr="00730169" w:rsidRDefault="0013034B" w:rsidP="00AB7D20">
      <w:pPr>
        <w:rPr>
          <w:rFonts w:ascii="Fb Fontext" w:hAnsi="Fb Fontext"/>
          <w:spacing w:val="-2"/>
          <w:sz w:val="32"/>
          <w:rtl/>
        </w:rPr>
      </w:pPr>
      <w:r w:rsidRPr="00730169">
        <w:rPr>
          <w:rFonts w:ascii="Fb Fontext" w:hAnsi="Fb Fontext" w:hint="cs"/>
          <w:spacing w:val="-2"/>
          <w:sz w:val="32"/>
          <w:rtl/>
        </w:rPr>
        <w:t>ואף</w:t>
      </w:r>
      <w:r w:rsidR="00AB7D20" w:rsidRPr="00730169">
        <w:rPr>
          <w:rFonts w:ascii="Fb Fontext" w:hAnsi="Fb Fontext"/>
          <w:spacing w:val="-2"/>
          <w:sz w:val="32"/>
          <w:rtl/>
        </w:rPr>
        <w:t xml:space="preserve"> </w:t>
      </w:r>
      <w:r w:rsidR="00097D26" w:rsidRPr="00730169">
        <w:rPr>
          <w:rStyle w:val="affffe"/>
          <w:rFonts w:hint="cs"/>
          <w:rtl/>
        </w:rPr>
        <w:t>ד</w:t>
      </w:r>
      <w:r w:rsidR="00AB7D20" w:rsidRPr="00730169">
        <w:rPr>
          <w:rStyle w:val="affffe"/>
          <w:rtl/>
        </w:rPr>
        <w:t>לר"מ</w:t>
      </w:r>
      <w:r w:rsidR="00097D26" w:rsidRPr="00730169">
        <w:rPr>
          <w:rFonts w:ascii="Fb Fontext" w:hAnsi="Fb Fontext" w:hint="cs"/>
          <w:spacing w:val="-2"/>
          <w:sz w:val="32"/>
          <w:rtl/>
        </w:rPr>
        <w:t>:</w:t>
      </w:r>
      <w:r w:rsidR="00AB7D20" w:rsidRPr="00730169">
        <w:rPr>
          <w:rFonts w:ascii="Fb Fontext" w:hAnsi="Fb Fontext"/>
          <w:spacing w:val="-2"/>
          <w:sz w:val="32"/>
          <w:rtl/>
        </w:rPr>
        <w:t xml:space="preserve"> </w:t>
      </w:r>
      <w:r w:rsidR="00097D26" w:rsidRPr="00730169">
        <w:rPr>
          <w:rFonts w:ascii="Fb Fontext" w:hAnsi="Fb Fontext" w:hint="cs"/>
          <w:spacing w:val="-2"/>
          <w:sz w:val="32"/>
          <w:rtl/>
        </w:rPr>
        <w:t>מ</w:t>
      </w:r>
      <w:r w:rsidR="00AB7D20" w:rsidRPr="00730169">
        <w:rPr>
          <w:rFonts w:ascii="Fb Fontext" w:hAnsi="Fb Fontext"/>
          <w:spacing w:val="-2"/>
          <w:sz w:val="32"/>
          <w:rtl/>
        </w:rPr>
        <w:t>קדיש דבר שלא בא לעולם</w:t>
      </w:r>
      <w:r w:rsidR="00097D26" w:rsidRPr="00730169">
        <w:rPr>
          <w:rFonts w:ascii="Fb Fontext" w:hAnsi="Fb Fontext" w:hint="cs"/>
          <w:spacing w:val="-2"/>
          <w:sz w:val="32"/>
          <w:rtl/>
        </w:rPr>
        <w:t>-</w:t>
      </w:r>
      <w:r w:rsidR="00AB7D20" w:rsidRPr="00730169">
        <w:rPr>
          <w:rFonts w:ascii="Fb Fontext" w:hAnsi="Fb Fontext"/>
          <w:spacing w:val="-2"/>
          <w:sz w:val="32"/>
          <w:rtl/>
        </w:rPr>
        <w:t xml:space="preserve"> מ"מ מ</w:t>
      </w:r>
      <w:r w:rsidR="00287D14" w:rsidRPr="00730169">
        <w:rPr>
          <w:rFonts w:ascii="Fb Fontext" w:hAnsi="Fb Fontext"/>
          <w:spacing w:val="-2"/>
          <w:sz w:val="32"/>
          <w:rtl/>
        </w:rPr>
        <w:t>כאן</w:t>
      </w:r>
      <w:r w:rsidR="00AB7D20" w:rsidRPr="00730169">
        <w:rPr>
          <w:rFonts w:ascii="Fb Fontext" w:hAnsi="Fb Fontext"/>
          <w:spacing w:val="-2"/>
          <w:sz w:val="32"/>
          <w:rtl/>
        </w:rPr>
        <w:t xml:space="preserve"> לא מוכרח,</w:t>
      </w:r>
    </w:p>
    <w:p w14:paraId="3EC844B3" w14:textId="1ED5DCA3" w:rsidR="00AB7D20" w:rsidRDefault="00AB7D20" w:rsidP="00EA4F6A">
      <w:pPr>
        <w:pStyle w:val="afffff"/>
        <w:rPr>
          <w:rtl/>
        </w:rPr>
      </w:pPr>
      <w:r w:rsidRPr="00C35A2C">
        <w:rPr>
          <w:rtl/>
        </w:rPr>
        <w:t>דהאומר לאשה הרי את מקודשת לי לאחר שאתגייר</w:t>
      </w:r>
      <w:r w:rsidR="00097D26">
        <w:rPr>
          <w:rFonts w:hint="cs"/>
          <w:rtl/>
        </w:rPr>
        <w:t xml:space="preserve">, שאשתחרר או את, לאחר שימות בעלך, אחותך, אחר שיחלוץ יבמך - </w:t>
      </w:r>
      <w:r>
        <w:rPr>
          <w:rStyle w:val="affffe"/>
          <w:rtl/>
          <w:rPrChange w:id="9198" w:author="מנוע אמוראים" w:date="2026-10-05T16:41:40Z">
            <w:rPr>
              <w:rtl/>
            </w:rPr>
          </w:rPrChange>
        </w:rPr>
        <w:t xml:space="preserve">דלר"מ</w:t>
      </w:r>
      <w:r>
        <w:rPr>
          <w:rtl/>
        </w:rPr>
        <w:t xml:space="preserve"> מקודשת</w:t>
      </w:r>
    </w:p>
    <w:p w14:paraId="2400649D" w14:textId="77777777" w:rsidR="00AB7D20" w:rsidRPr="00C35A2C" w:rsidRDefault="00AB7D20" w:rsidP="00E26091">
      <w:pPr>
        <w:pStyle w:val="afff"/>
        <w:framePr w:wrap="around"/>
        <w:rPr>
          <w:rtl/>
        </w:rPr>
      </w:pPr>
      <w:bookmarkStart w:id="423" w:name="_Toc119353207"/>
      <w:r w:rsidRPr="00C35A2C">
        <w:rPr>
          <w:rFonts w:hint="cs"/>
          <w:rtl/>
        </w:rPr>
        <w:t>נט.</w:t>
      </w:r>
      <w:bookmarkEnd w:id="423"/>
    </w:p>
    <w:p w14:paraId="3E20AFDB" w14:textId="77777777" w:rsidR="00AB7D20" w:rsidRPr="00C54C7E" w:rsidRDefault="00AB7D20" w:rsidP="00C54C7E">
      <w:pPr>
        <w:pStyle w:val="afffd"/>
      </w:pPr>
      <w:ins w:id="9891" w:author="מספור קטעי משנה" w:date="2026-10-06T06:45:30Z">
        <w:r>
          <w:rPr>
            <w:rStyle w:val="MisparKeta"/>
          </w:rPr>
          <w:t xml:space="preserve">א. </w:t>
        </w:r>
      </w:ins>
      <w:bookmarkStart w:id="424" w:name="_Toc119353208"/>
      <w:r w:rsidRPr="00C54C7E">
        <w:rPr>
          <w:rFonts w:hint="cs"/>
          <w:rtl/>
        </w:rPr>
        <w:t>המותר – רבי מאיר אומר: הקדש</w:t>
      </w:r>
      <w:r w:rsidRPr="00C54C7E">
        <w:rPr>
          <w:rtl/>
        </w:rPr>
        <w:t>.</w:t>
      </w:r>
      <w:bookmarkEnd w:id="424"/>
    </w:p>
    <w:p w14:paraId="0FFAB5CE" w14:textId="5479AA7D" w:rsidR="00097D26" w:rsidRDefault="00097D26" w:rsidP="00097D26">
      <w:pPr>
        <w:rPr>
          <w:rStyle w:val="affffe"/>
          <w:rtl/>
        </w:rPr>
      </w:pPr>
      <w:r w:rsidRPr="00C35A2C">
        <w:rPr>
          <w:rFonts w:ascii="Fb Fontext" w:hAnsi="Fb Fontext"/>
          <w:rtl/>
        </w:rPr>
        <w:t xml:space="preserve">מיירי </w:t>
      </w:r>
      <w:r w:rsidRPr="000D09AE">
        <w:rPr>
          <w:rStyle w:val="affffc"/>
          <w:rtl/>
        </w:rPr>
        <w:t>במעלה מזונות</w:t>
      </w:r>
      <w:r>
        <w:rPr>
          <w:rFonts w:ascii="Fb Fontext" w:hAnsi="Fb Fontext" w:hint="cs"/>
          <w:rtl/>
        </w:rPr>
        <w:t xml:space="preserve">, ולא </w:t>
      </w:r>
      <w:r w:rsidRPr="00C35A2C">
        <w:rPr>
          <w:rFonts w:ascii="Fb Fontext" w:hAnsi="Fb Fontext"/>
          <w:rtl/>
        </w:rPr>
        <w:t>מעה כסף לצרכיה,</w:t>
      </w:r>
    </w:p>
    <w:p w14:paraId="51B5BBD9" w14:textId="5F19EED2" w:rsidR="00AB7D20" w:rsidRDefault="00AB7D20" w:rsidP="00097D26">
      <w:pPr>
        <w:rPr>
          <w:rFonts w:ascii="Fb Fontext" w:hAnsi="Fb Fontext"/>
          <w:sz w:val="32"/>
          <w:rtl/>
        </w:rPr>
      </w:pPr>
      <w:r w:rsidRPr="00097D26">
        <w:rPr>
          <w:rStyle w:val="affffe"/>
          <w:rtl/>
        </w:rPr>
        <w:t>רב ושמואל:</w:t>
      </w:r>
      <w:r w:rsidRPr="00C35A2C">
        <w:rPr>
          <w:rFonts w:ascii="Fb Fontext" w:hAnsi="Fb Fontext"/>
          <w:sz w:val="32"/>
          <w:rtl/>
        </w:rPr>
        <w:t xml:space="preserve"> </w:t>
      </w:r>
      <w:r w:rsidR="00097D26">
        <w:rPr>
          <w:rFonts w:ascii="Fb Fontext" w:hAnsi="Fb Fontext" w:hint="cs"/>
          <w:sz w:val="32"/>
          <w:rtl/>
        </w:rPr>
        <w:t>הקדש לאחר מיתה,</w:t>
      </w:r>
      <w:r w:rsidRPr="00C35A2C">
        <w:rPr>
          <w:rFonts w:ascii="Fb Fontext" w:hAnsi="Fb Fontext"/>
          <w:sz w:val="32"/>
          <w:rtl/>
        </w:rPr>
        <w:t xml:space="preserve"> </w:t>
      </w:r>
      <w:r w:rsidR="00097D26">
        <w:rPr>
          <w:rFonts w:ascii="Fb Fontext" w:hAnsi="Fb Fontext" w:hint="cs"/>
          <w:sz w:val="32"/>
          <w:rtl/>
        </w:rPr>
        <w:t>ש</w:t>
      </w:r>
      <w:r w:rsidRPr="00C35A2C">
        <w:rPr>
          <w:rFonts w:ascii="Fb Fontext" w:hAnsi="Fb Fontext"/>
          <w:sz w:val="32"/>
          <w:rtl/>
        </w:rPr>
        <w:t>תקנו מזונות תחת מעש</w:t>
      </w:r>
      <w:r w:rsidR="00097D26">
        <w:rPr>
          <w:rFonts w:ascii="Fb Fontext" w:hAnsi="Fb Fontext" w:hint="cs"/>
          <w:sz w:val="32"/>
          <w:rtl/>
        </w:rPr>
        <w:t>"י</w:t>
      </w:r>
      <w:r w:rsidRPr="00C35A2C">
        <w:rPr>
          <w:rFonts w:ascii="Fb Fontext" w:hAnsi="Fb Fontext"/>
          <w:sz w:val="32"/>
          <w:rtl/>
        </w:rPr>
        <w:t xml:space="preserve">, </w:t>
      </w:r>
      <w:r w:rsidRPr="00730169">
        <w:rPr>
          <w:rFonts w:ascii="Fb Fontext" w:hAnsi="Fb Fontext"/>
          <w:spacing w:val="-4"/>
          <w:sz w:val="32"/>
          <w:rtl/>
        </w:rPr>
        <w:t xml:space="preserve">ומעה כסף תחת מותר, וכיון דלא </w:t>
      </w:r>
      <w:r w:rsidR="00097D26" w:rsidRPr="00730169">
        <w:rPr>
          <w:rFonts w:ascii="Fb Fontext" w:hAnsi="Fb Fontext" w:hint="cs"/>
          <w:spacing w:val="-4"/>
          <w:sz w:val="32"/>
          <w:rtl/>
        </w:rPr>
        <w:t>נתן</w:t>
      </w:r>
      <w:r w:rsidRPr="00730169">
        <w:rPr>
          <w:rFonts w:ascii="Fb Fontext" w:hAnsi="Fb Fontext"/>
          <w:spacing w:val="-4"/>
          <w:sz w:val="32"/>
          <w:rtl/>
        </w:rPr>
        <w:t xml:space="preserve"> לה מעה כסף - מותר </w:t>
      </w:r>
      <w:r w:rsidR="00097D26" w:rsidRPr="00730169">
        <w:rPr>
          <w:rFonts w:ascii="Fb Fontext" w:hAnsi="Fb Fontext" w:hint="cs"/>
          <w:spacing w:val="-4"/>
          <w:sz w:val="32"/>
          <w:rtl/>
        </w:rPr>
        <w:t>שלה</w:t>
      </w:r>
      <w:r w:rsidRPr="00730169">
        <w:rPr>
          <w:rFonts w:ascii="Fb Fontext" w:hAnsi="Fb Fontext"/>
          <w:spacing w:val="-4"/>
          <w:sz w:val="32"/>
          <w:rtl/>
        </w:rPr>
        <w:t>;</w:t>
      </w:r>
    </w:p>
    <w:p w14:paraId="2112E889" w14:textId="77777777" w:rsidR="000D09AE" w:rsidRDefault="00AB7D20" w:rsidP="00097D26">
      <w:pPr>
        <w:rPr>
          <w:rFonts w:ascii="Fb Fontext" w:hAnsi="Fb Fontext"/>
          <w:rtl/>
        </w:rPr>
      </w:pPr>
      <w:r w:rsidRPr="00097D26">
        <w:rPr>
          <w:rStyle w:val="affffe"/>
          <w:rtl/>
        </w:rPr>
        <w:t xml:space="preserve">ראב"א: </w:t>
      </w:r>
      <w:r w:rsidRPr="00C35A2C">
        <w:rPr>
          <w:rFonts w:ascii="Fb Fontext" w:hAnsi="Fb Fontext"/>
          <w:rtl/>
        </w:rPr>
        <w:t>תקנו מזונות תחת מותר, ומעה כסף תחת מעש</w:t>
      </w:r>
      <w:r w:rsidR="00097D26">
        <w:rPr>
          <w:rFonts w:ascii="Fb Fontext" w:hAnsi="Fb Fontext" w:hint="cs"/>
          <w:rtl/>
        </w:rPr>
        <w:t>"י</w:t>
      </w:r>
      <w:r w:rsidRPr="00C35A2C">
        <w:rPr>
          <w:rFonts w:ascii="Fb Fontext" w:hAnsi="Fb Fontext"/>
          <w:rtl/>
        </w:rPr>
        <w:t xml:space="preserve">, </w:t>
      </w:r>
    </w:p>
    <w:p w14:paraId="40E173A3" w14:textId="0A3B5405" w:rsidR="00E268F4" w:rsidRDefault="00AB7D20" w:rsidP="000D09AE">
      <w:pPr>
        <w:ind w:firstLine="57"/>
        <w:rPr>
          <w:rFonts w:ascii="Fb Fontext" w:hAnsi="Fb Fontext"/>
          <w:rtl/>
        </w:rPr>
      </w:pPr>
      <w:r w:rsidRPr="00C35A2C">
        <w:rPr>
          <w:rFonts w:ascii="Fb Fontext" w:hAnsi="Fb Fontext"/>
          <w:rtl/>
        </w:rPr>
        <w:t xml:space="preserve">וכיון </w:t>
      </w:r>
      <w:r>
        <w:rPr>
          <w:rFonts w:ascii="Fb Fontext" w:hAnsi="Fb Fontext"/>
          <w:rtl/>
        </w:rPr>
        <w:t>ד</w:t>
      </w:r>
      <w:r w:rsidR="00097D26">
        <w:rPr>
          <w:rFonts w:ascii="Fb Fontext" w:hAnsi="Fb Fontext" w:hint="cs"/>
          <w:rtl/>
        </w:rPr>
        <w:t>נתן לה מזונות, מותר שלו הוא ולכך, הקדש מחיים</w:t>
      </w:r>
      <w:r w:rsidR="00E268F4">
        <w:rPr>
          <w:rFonts w:ascii="Fb Fontext" w:hAnsi="Fb Fontext" w:hint="cs"/>
          <w:rtl/>
        </w:rPr>
        <w:t>.</w:t>
      </w:r>
    </w:p>
    <w:p w14:paraId="11EC67C6" w14:textId="6BA1FFDB" w:rsidR="00AB7D20" w:rsidRPr="00F71179" w:rsidRDefault="00AB7D20" w:rsidP="00AB7D20">
      <w:pPr>
        <w:rPr>
          <w:rFonts w:ascii="Fb Fontext" w:hAnsi="Fb Fontext"/>
          <w:spacing w:val="-2"/>
          <w:rtl/>
        </w:rPr>
      </w:pPr>
      <w:r w:rsidRPr="00097D26">
        <w:rPr>
          <w:rStyle w:val="affffe"/>
          <w:rtl/>
        </w:rPr>
        <w:t>ו</w:t>
      </w:r>
      <w:r w:rsidR="00097D26" w:rsidRPr="00097D26">
        <w:rPr>
          <w:rStyle w:val="affffe"/>
          <w:rFonts w:hint="cs"/>
          <w:rtl/>
        </w:rPr>
        <w:t>חלקו:</w:t>
      </w:r>
      <w:r w:rsidRPr="00F71179">
        <w:rPr>
          <w:rFonts w:ascii="Fb Fontext" w:hAnsi="Fb Fontext"/>
          <w:spacing w:val="-2"/>
          <w:rtl/>
        </w:rPr>
        <w:t xml:space="preserve"> </w:t>
      </w:r>
      <w:r w:rsidR="00097D26">
        <w:rPr>
          <w:rFonts w:ascii="Fb Fontext" w:hAnsi="Fb Fontext" w:hint="cs"/>
          <w:spacing w:val="-2"/>
          <w:rtl/>
        </w:rPr>
        <w:t>אם נלמד דבר השכיח</w:t>
      </w:r>
      <w:r w:rsidRPr="00097D26">
        <w:rPr>
          <w:rStyle w:val="afffff0"/>
          <w:rtl/>
        </w:rPr>
        <w:t xml:space="preserve"> מזונות</w:t>
      </w:r>
      <w:r w:rsidRPr="00F71179">
        <w:rPr>
          <w:rFonts w:ascii="Fb Fontext" w:hAnsi="Fb Fontext"/>
          <w:spacing w:val="-2"/>
          <w:rtl/>
        </w:rPr>
        <w:t xml:space="preserve"> מ</w:t>
      </w:r>
      <w:r w:rsidR="00097D26">
        <w:rPr>
          <w:rFonts w:ascii="Fb Fontext" w:hAnsi="Fb Fontext" w:hint="cs"/>
          <w:spacing w:val="-2"/>
          <w:rtl/>
        </w:rPr>
        <w:t>ה</w:t>
      </w:r>
      <w:r w:rsidRPr="00F71179">
        <w:rPr>
          <w:rFonts w:ascii="Fb Fontext" w:hAnsi="Fb Fontext"/>
          <w:spacing w:val="-2"/>
          <w:rtl/>
        </w:rPr>
        <w:t xml:space="preserve">שכיח, או </w:t>
      </w:r>
      <w:r w:rsidR="00097D26">
        <w:rPr>
          <w:rFonts w:ascii="Fb Fontext" w:hAnsi="Fb Fontext" w:hint="cs"/>
          <w:spacing w:val="-2"/>
          <w:rtl/>
        </w:rPr>
        <w:t>דבר</w:t>
      </w:r>
      <w:r w:rsidRPr="00F71179">
        <w:rPr>
          <w:rFonts w:ascii="Fb Fontext" w:hAnsi="Fb Fontext"/>
          <w:spacing w:val="-2"/>
          <w:rtl/>
        </w:rPr>
        <w:t xml:space="preserve"> </w:t>
      </w:r>
      <w:r w:rsidR="00097D26">
        <w:rPr>
          <w:rFonts w:ascii="Fb Fontext" w:hAnsi="Fb Fontext" w:hint="cs"/>
          <w:spacing w:val="-2"/>
          <w:rtl/>
        </w:rPr>
        <w:t xml:space="preserve">קצוב </w:t>
      </w:r>
      <w:r w:rsidRPr="00097D26">
        <w:rPr>
          <w:rStyle w:val="afffff0"/>
          <w:rtl/>
        </w:rPr>
        <w:t>מע"י</w:t>
      </w:r>
      <w:r w:rsidR="00097D26">
        <w:rPr>
          <w:rStyle w:val="afffff0"/>
          <w:rFonts w:hint="cs"/>
          <w:rtl/>
        </w:rPr>
        <w:t xml:space="preserve"> </w:t>
      </w:r>
      <w:r w:rsidRPr="00F71179">
        <w:rPr>
          <w:rFonts w:ascii="Fb Fontext" w:hAnsi="Fb Fontext"/>
          <w:spacing w:val="-2"/>
          <w:rtl/>
        </w:rPr>
        <w:t xml:space="preserve"> מ</w:t>
      </w:r>
      <w:r w:rsidR="004A45CE">
        <w:rPr>
          <w:rFonts w:ascii="Fb Fontext" w:hAnsi="Fb Fontext" w:hint="cs"/>
          <w:spacing w:val="-2"/>
          <w:rtl/>
        </w:rPr>
        <w:t xml:space="preserve">קצוב </w:t>
      </w:r>
      <w:r w:rsidRPr="004A45CE">
        <w:rPr>
          <w:rStyle w:val="afffff0"/>
          <w:rtl/>
        </w:rPr>
        <w:t>מעה</w:t>
      </w:r>
      <w:r w:rsidRPr="00F71179">
        <w:rPr>
          <w:rFonts w:ascii="Fb Fontext" w:hAnsi="Fb Fontext"/>
          <w:spacing w:val="-2"/>
          <w:rtl/>
        </w:rPr>
        <w:t>.</w:t>
      </w:r>
    </w:p>
    <w:p w14:paraId="3555E1EF" w14:textId="77777777" w:rsidR="00AB7D20" w:rsidRPr="00C35A2C" w:rsidRDefault="00AB7D20" w:rsidP="00F0394A">
      <w:pPr>
        <w:pStyle w:val="afffff"/>
        <w:rPr>
          <w:rtl/>
        </w:rPr>
      </w:pPr>
      <w:r w:rsidRPr="00C35A2C">
        <w:rPr>
          <w:rtl/>
        </w:rPr>
        <w:t xml:space="preserve">והך </w:t>
      </w:r>
      <w:r w:rsidRPr="00F0394A">
        <w:rPr>
          <w:rtl/>
        </w:rPr>
        <w:t>ד'תקנו מזונות תחת מעשה ידיה'</w:t>
      </w:r>
      <w:r w:rsidRPr="00AD1A41">
        <w:rPr>
          <w:rStyle w:val="affffa"/>
          <w:rtl/>
        </w:rPr>
        <w:t xml:space="preserve"> </w:t>
      </w:r>
      <w:r w:rsidRPr="00C35A2C">
        <w:rPr>
          <w:rtl/>
        </w:rPr>
        <w:t>אימא: תחת מותר מעשה ידיה.</w:t>
      </w:r>
    </w:p>
    <w:p w14:paraId="5A952232" w14:textId="5AE2582C" w:rsidR="00AB7D20" w:rsidRDefault="00AB7D20" w:rsidP="000D09AE">
      <w:pPr>
        <w:rPr>
          <w:rFonts w:ascii="Fb Fontext" w:hAnsi="Fb Fontext"/>
          <w:rtl/>
        </w:rPr>
      </w:pPr>
      <w:r w:rsidRPr="00E34A98">
        <w:rPr>
          <w:rStyle w:val="affffe"/>
          <w:rtl/>
        </w:rPr>
        <w:lastRenderedPageBreak/>
        <w:t xml:space="preserve">והך </w:t>
      </w:r>
      <w:r w:rsidRPr="00C35A2C">
        <w:rPr>
          <w:rFonts w:ascii="Fb Fontext" w:hAnsi="Fb Fontext"/>
          <w:rtl/>
        </w:rPr>
        <w:t xml:space="preserve">ד'אם אינו נותן לה מעה כסף לצורכיה </w:t>
      </w:r>
      <w:r w:rsidR="00EA582D">
        <w:rPr>
          <w:rFonts w:ascii="Fb Fontext" w:hAnsi="Fb Fontext"/>
          <w:rtl/>
        </w:rPr>
        <w:t>–</w:t>
      </w:r>
      <w:r w:rsidRPr="00C35A2C">
        <w:rPr>
          <w:rFonts w:ascii="Fb Fontext" w:hAnsi="Fb Fontext"/>
          <w:rtl/>
        </w:rPr>
        <w:t xml:space="preserve"> מע</w:t>
      </w:r>
      <w:r w:rsidR="00EA582D">
        <w:rPr>
          <w:rFonts w:ascii="Fb Fontext" w:hAnsi="Fb Fontext" w:hint="cs"/>
          <w:rtl/>
        </w:rPr>
        <w:t>ש</w:t>
      </w:r>
      <w:r w:rsidR="002B7BCC">
        <w:rPr>
          <w:rFonts w:ascii="Fb Fontext" w:hAnsi="Fb Fontext"/>
          <w:rtl/>
        </w:rPr>
        <w:t>"</w:t>
      </w:r>
      <w:r w:rsidR="00EA582D">
        <w:rPr>
          <w:rFonts w:ascii="Fb Fontext" w:hAnsi="Fb Fontext" w:hint="cs"/>
          <w:rtl/>
        </w:rPr>
        <w:t>י</w:t>
      </w:r>
      <w:r w:rsidRPr="00C35A2C">
        <w:rPr>
          <w:rFonts w:ascii="Fb Fontext" w:hAnsi="Fb Fontext"/>
          <w:rtl/>
        </w:rPr>
        <w:t xml:space="preserve"> שלה! היינו מותר מעש'י שלה.</w:t>
      </w:r>
      <w:r w:rsidR="000D09AE">
        <w:rPr>
          <w:rFonts w:ascii="Fb Fontext" w:hAnsi="Fb Fontext" w:hint="cs"/>
          <w:rtl/>
        </w:rPr>
        <w:t xml:space="preserve"> </w:t>
      </w:r>
      <w:r w:rsidR="000D09AE">
        <w:rPr>
          <w:rStyle w:val="affffe"/>
          <w:rFonts w:hint="cs"/>
          <w:rtl/>
        </w:rPr>
        <w:t>ו</w:t>
      </w:r>
      <w:r w:rsidRPr="000D09AE">
        <w:rPr>
          <w:rStyle w:val="affffe"/>
          <w:rtl/>
        </w:rPr>
        <w:t>היינו דקתני</w:t>
      </w:r>
      <w:r w:rsidRPr="00C35A2C">
        <w:rPr>
          <w:rFonts w:ascii="Fb Fontext" w:hAnsi="Fb Fontext"/>
          <w:rtl/>
        </w:rPr>
        <w:t xml:space="preserve"> משקל חמש סלעים שתי ביהודה </w:t>
      </w:r>
      <w:r w:rsidRPr="00EA582D">
        <w:rPr>
          <w:rStyle w:val="afffff0"/>
          <w:rtl/>
        </w:rPr>
        <w:t>[שהן עשר בגליל]</w:t>
      </w:r>
      <w:r w:rsidRPr="00C35A2C">
        <w:rPr>
          <w:rFonts w:ascii="Fb Fontext" w:hAnsi="Fb Fontext"/>
          <w:rtl/>
        </w:rPr>
        <w:t xml:space="preserve"> לידע כמה מותר</w:t>
      </w:r>
      <w:r w:rsidR="000A337F">
        <w:rPr>
          <w:rFonts w:ascii="Fb Fontext" w:hAnsi="Fb Fontext" w:hint="cs"/>
          <w:rtl/>
        </w:rPr>
        <w:t>,</w:t>
      </w:r>
    </w:p>
    <w:p w14:paraId="264DCF4D" w14:textId="77777777" w:rsidR="00AB7D20" w:rsidRPr="00C35A2C" w:rsidRDefault="00AB7D20" w:rsidP="00AB7D20">
      <w:pPr>
        <w:rPr>
          <w:rFonts w:ascii="Fb Fontext" w:hAnsi="Fb Fontext"/>
          <w:rtl/>
        </w:rPr>
      </w:pPr>
      <w:r w:rsidRPr="00EA582D">
        <w:rPr>
          <w:rStyle w:val="affffe"/>
          <w:rtl/>
        </w:rPr>
        <w:t>שמואל:</w:t>
      </w:r>
      <w:r w:rsidRPr="00C35A2C">
        <w:rPr>
          <w:rFonts w:ascii="Fb Fontext" w:hAnsi="Fb Fontext"/>
          <w:sz w:val="32"/>
          <w:rtl/>
        </w:rPr>
        <w:t xml:space="preserve"> הלכה </w:t>
      </w:r>
      <w:r w:rsidRPr="00EA582D">
        <w:rPr>
          <w:rStyle w:val="affffe"/>
          <w:rtl/>
        </w:rPr>
        <w:t>כרבי יוחנן הסנדלר</w:t>
      </w:r>
      <w:r w:rsidRPr="00C35A2C">
        <w:rPr>
          <w:rFonts w:ascii="Fb Fontext" w:hAnsi="Fb Fontext"/>
          <w:sz w:val="32"/>
          <w:rtl/>
        </w:rPr>
        <w:t>.</w:t>
      </w:r>
    </w:p>
    <w:p w14:paraId="12168F79" w14:textId="77777777" w:rsidR="00AB7D20" w:rsidRDefault="00AB7D20" w:rsidP="00AB7D20">
      <w:pPr>
        <w:rPr>
          <w:rFonts w:ascii="Fb Fontext" w:hAnsi="Fb Fontext"/>
          <w:rtl/>
        </w:rPr>
      </w:pPr>
      <w:r w:rsidRPr="00E34A98">
        <w:rPr>
          <w:rStyle w:val="affffe"/>
          <w:rtl/>
        </w:rPr>
        <w:t>והך ד</w:t>
      </w:r>
      <w:r w:rsidRPr="00EA582D">
        <w:rPr>
          <w:rStyle w:val="affffe"/>
          <w:rtl/>
        </w:rPr>
        <w:t>לשמואל</w:t>
      </w:r>
      <w:r w:rsidRPr="00C35A2C">
        <w:rPr>
          <w:rFonts w:ascii="Fb Fontext" w:hAnsi="Fb Fontext"/>
          <w:rtl/>
        </w:rPr>
        <w:t xml:space="preserve"> קונם שאני עושה לפיך – א"צ להפר,</w:t>
      </w:r>
    </w:p>
    <w:p w14:paraId="068AC7E9" w14:textId="77777777" w:rsidR="00AB7D20" w:rsidRDefault="00AB7D20" w:rsidP="00EA582D">
      <w:pPr>
        <w:ind w:left="283" w:firstLine="57"/>
        <w:rPr>
          <w:rFonts w:ascii="Fb Fontext" w:hAnsi="Fb Fontext"/>
          <w:sz w:val="32"/>
          <w:rtl/>
        </w:rPr>
      </w:pPr>
      <w:r w:rsidRPr="00EA582D">
        <w:rPr>
          <w:rStyle w:val="affffe"/>
          <w:rtl/>
        </w:rPr>
        <w:t xml:space="preserve">ולר"ע </w:t>
      </w:r>
      <w:r w:rsidRPr="00C35A2C">
        <w:rPr>
          <w:rFonts w:ascii="Fb Fontext" w:hAnsi="Fb Fontext"/>
          <w:sz w:val="32"/>
          <w:rtl/>
        </w:rPr>
        <w:t>יפר, שמא תעדיף עליו יתר מן הראוי לו,</w:t>
      </w:r>
    </w:p>
    <w:p w14:paraId="1523FCE7" w14:textId="77777777" w:rsidR="00AB7D20" w:rsidRPr="00C35A2C" w:rsidRDefault="00AB7D20" w:rsidP="00AB7D20">
      <w:pPr>
        <w:rPr>
          <w:rFonts w:ascii="Fb Fontext" w:hAnsi="Fb Fontext" w:cs="Guttman Vilna"/>
          <w:b/>
          <w:bCs/>
          <w:rtl/>
        </w:rPr>
      </w:pPr>
      <w:r w:rsidRPr="00EA582D">
        <w:rPr>
          <w:rStyle w:val="affffe"/>
          <w:rtl/>
        </w:rPr>
        <w:t>ריב"נ:</w:t>
      </w:r>
      <w:r w:rsidRPr="00C35A2C">
        <w:rPr>
          <w:rFonts w:ascii="Fb Fontext" w:hAnsi="Fb Fontext"/>
          <w:rtl/>
        </w:rPr>
        <w:t xml:space="preserve"> יפר, שמא יגרשנה ותהא אסורה לחזור</w:t>
      </w:r>
    </w:p>
    <w:p w14:paraId="20A9F9CB" w14:textId="3C3F4CBF" w:rsidR="00AB7D20" w:rsidRPr="00C35A2C" w:rsidRDefault="00AB7D20" w:rsidP="00AB7D20">
      <w:pPr>
        <w:rPr>
          <w:rFonts w:ascii="Fb Fontext" w:hAnsi="Fb Fontext"/>
          <w:rtl/>
        </w:rPr>
      </w:pPr>
      <w:r w:rsidRPr="00EA582D">
        <w:rPr>
          <w:rStyle w:val="affffe"/>
          <w:rFonts w:hint="cs"/>
          <w:rtl/>
        </w:rPr>
        <w:t>ואין לומר</w:t>
      </w:r>
      <w:r w:rsidRPr="00C35A2C">
        <w:rPr>
          <w:rFonts w:ascii="Fb Fontext" w:hAnsi="Fb Fontext" w:hint="cs"/>
          <w:sz w:val="32"/>
          <w:rtl/>
        </w:rPr>
        <w:t xml:space="preserve"> דהך דשמואל דאמר </w:t>
      </w:r>
      <w:r w:rsidRPr="00EA582D">
        <w:rPr>
          <w:rStyle w:val="affffe"/>
          <w:rFonts w:hint="cs"/>
          <w:rtl/>
        </w:rPr>
        <w:t>דהלכה כריב</w:t>
      </w:r>
      <w:r w:rsidRPr="00EA582D">
        <w:rPr>
          <w:rStyle w:val="affffe"/>
          <w:rtl/>
        </w:rPr>
        <w:t>"</w:t>
      </w:r>
      <w:r w:rsidRPr="00EA582D">
        <w:rPr>
          <w:rStyle w:val="affffe"/>
          <w:rFonts w:hint="cs"/>
          <w:rtl/>
        </w:rPr>
        <w:t xml:space="preserve">נ </w:t>
      </w:r>
      <w:r w:rsidRPr="00C35A2C">
        <w:rPr>
          <w:rFonts w:ascii="Fb Fontext" w:hAnsi="Fb Fontext" w:hint="cs"/>
          <w:sz w:val="32"/>
          <w:rtl/>
        </w:rPr>
        <w:t>היינו - להעדפה.</w:t>
      </w:r>
    </w:p>
    <w:p w14:paraId="3069FC9F" w14:textId="77777777" w:rsidR="00E268F4" w:rsidRDefault="00AB7D20" w:rsidP="00EA582D">
      <w:pPr>
        <w:ind w:left="453" w:firstLine="57"/>
        <w:rPr>
          <w:rStyle w:val="affffe"/>
          <w:rtl/>
        </w:rPr>
      </w:pPr>
      <w:r w:rsidRPr="00EA582D">
        <w:rPr>
          <w:rStyle w:val="affffe"/>
          <w:rtl/>
        </w:rPr>
        <w:t xml:space="preserve">דא"ה </w:t>
      </w:r>
      <w:r w:rsidR="00EA582D">
        <w:rPr>
          <w:rStyle w:val="affffe"/>
          <w:rFonts w:hint="cs"/>
          <w:rtl/>
        </w:rPr>
        <w:t>שיאמר כך או דאין הלכה כת</w:t>
      </w:r>
      <w:r w:rsidR="002B7BCC">
        <w:rPr>
          <w:rStyle w:val="affffe"/>
          <w:rtl/>
        </w:rPr>
        <w:t>"</w:t>
      </w:r>
      <w:r w:rsidR="00EA582D">
        <w:rPr>
          <w:rStyle w:val="affffe"/>
          <w:rFonts w:hint="cs"/>
          <w:rtl/>
        </w:rPr>
        <w:t>ק או הלכה כר</w:t>
      </w:r>
      <w:r w:rsidR="002B7BCC">
        <w:rPr>
          <w:rStyle w:val="affffe"/>
          <w:rtl/>
        </w:rPr>
        <w:t>"</w:t>
      </w:r>
      <w:r w:rsidR="00EA582D">
        <w:rPr>
          <w:rStyle w:val="affffe"/>
          <w:rFonts w:hint="cs"/>
          <w:rtl/>
        </w:rPr>
        <w:t>ע</w:t>
      </w:r>
      <w:r w:rsidR="00E268F4">
        <w:rPr>
          <w:rStyle w:val="affffe"/>
          <w:rFonts w:hint="cs"/>
          <w:rtl/>
        </w:rPr>
        <w:t>,</w:t>
      </w:r>
    </w:p>
    <w:p w14:paraId="4D40B6BC" w14:textId="241E1074" w:rsidR="00AB7D20" w:rsidRDefault="00AB7D20" w:rsidP="00AB7D20">
      <w:pPr>
        <w:rPr>
          <w:rFonts w:ascii="Fb Fontext" w:hAnsi="Fb Fontext"/>
          <w:rtl/>
        </w:rPr>
      </w:pPr>
      <w:r w:rsidRPr="00EA582D">
        <w:rPr>
          <w:rStyle w:val="affffe"/>
          <w:rFonts w:hint="cs"/>
          <w:rtl/>
        </w:rPr>
        <w:t>ואין לומר</w:t>
      </w:r>
      <w:r w:rsidRPr="00C35A2C">
        <w:rPr>
          <w:rFonts w:ascii="Fb Fontext" w:hAnsi="Fb Fontext" w:hint="cs"/>
          <w:rtl/>
        </w:rPr>
        <w:t xml:space="preserve"> דשאני קו</w:t>
      </w:r>
      <w:r>
        <w:rPr>
          <w:rFonts w:ascii="Fb Fontext" w:hAnsi="Fb Fontext" w:hint="cs"/>
          <w:rtl/>
        </w:rPr>
        <w:t>נ</w:t>
      </w:r>
      <w:r w:rsidRPr="00C35A2C">
        <w:rPr>
          <w:rFonts w:ascii="Fb Fontext" w:hAnsi="Fb Fontext" w:hint="cs"/>
          <w:rtl/>
        </w:rPr>
        <w:t>מות דמתוך שאדם אוסר פירות חבירו עליו, אדם מקדיש דשלב</w:t>
      </w:r>
      <w:r w:rsidRPr="00C35A2C">
        <w:rPr>
          <w:rFonts w:ascii="Fb Fontext" w:hAnsi="Fb Fontext"/>
          <w:rtl/>
        </w:rPr>
        <w:t>"</w:t>
      </w:r>
      <w:r w:rsidRPr="00C35A2C">
        <w:rPr>
          <w:rFonts w:ascii="Fb Fontext" w:hAnsi="Fb Fontext" w:hint="cs"/>
          <w:rtl/>
        </w:rPr>
        <w:t>ל</w:t>
      </w:r>
      <w:r w:rsidR="000A337F">
        <w:rPr>
          <w:rFonts w:ascii="Fb Fontext" w:hAnsi="Fb Fontext" w:hint="cs"/>
          <w:rtl/>
        </w:rPr>
        <w:t>,</w:t>
      </w:r>
    </w:p>
    <w:p w14:paraId="46AF336C" w14:textId="728F1EDC" w:rsidR="00AB7D20" w:rsidRDefault="00AB7D20" w:rsidP="00AB7D20">
      <w:pPr>
        <w:rPr>
          <w:rFonts w:ascii="Fb Fontext" w:hAnsi="Fb Fontext"/>
          <w:rtl/>
        </w:rPr>
      </w:pPr>
      <w:r w:rsidRPr="00C35A2C">
        <w:rPr>
          <w:rFonts w:ascii="Fb Fontext" w:hAnsi="Fb Fontext"/>
          <w:rtl/>
        </w:rPr>
        <w:t>דאכתי מנין שיכול לאסור דשלב"ל על חבירו</w:t>
      </w:r>
      <w:r w:rsidR="000A337F">
        <w:rPr>
          <w:rFonts w:ascii="Fb Fontext" w:hAnsi="Fb Fontext" w:hint="cs"/>
          <w:rtl/>
        </w:rPr>
        <w:t>,</w:t>
      </w:r>
    </w:p>
    <w:p w14:paraId="283F250D" w14:textId="12D59870" w:rsidR="00AB7D20" w:rsidRPr="00C35A2C" w:rsidRDefault="00AB7D20" w:rsidP="00EA582D">
      <w:pPr>
        <w:rPr>
          <w:rFonts w:ascii="Fb Fontext" w:hAnsi="Fb Fontext"/>
          <w:rtl/>
        </w:rPr>
      </w:pPr>
      <w:r w:rsidRPr="00EA582D">
        <w:rPr>
          <w:rStyle w:val="affffe"/>
          <w:rFonts w:hint="cs"/>
          <w:rtl/>
        </w:rPr>
        <w:t>ואין לומר</w:t>
      </w:r>
      <w:r w:rsidRPr="00C35A2C">
        <w:rPr>
          <w:rFonts w:ascii="Fb Fontext" w:hAnsi="Fb Fontext" w:hint="cs"/>
          <w:rtl/>
        </w:rPr>
        <w:t xml:space="preserve"> </w:t>
      </w:r>
      <w:r w:rsidRPr="00EA582D">
        <w:rPr>
          <w:rStyle w:val="affffe"/>
          <w:rFonts w:hint="cs"/>
          <w:rtl/>
        </w:rPr>
        <w:t>כרהבדר</w:t>
      </w:r>
      <w:r w:rsidRPr="00EA582D">
        <w:rPr>
          <w:rStyle w:val="affffe"/>
          <w:rtl/>
        </w:rPr>
        <w:t>"</w:t>
      </w:r>
      <w:r w:rsidRPr="00EA582D">
        <w:rPr>
          <w:rStyle w:val="affffe"/>
          <w:rFonts w:hint="cs"/>
          <w:rtl/>
        </w:rPr>
        <w:t xml:space="preserve">י </w:t>
      </w:r>
      <w:r w:rsidRPr="00C35A2C">
        <w:rPr>
          <w:rFonts w:ascii="Fb Fontext" w:hAnsi="Fb Fontext" w:hint="cs"/>
          <w:rtl/>
        </w:rPr>
        <w:t xml:space="preserve">באומרת </w:t>
      </w:r>
      <w:r w:rsidRPr="00EA582D">
        <w:rPr>
          <w:rStyle w:val="afffff0"/>
          <w:rFonts w:hint="cs"/>
          <w:rtl/>
        </w:rPr>
        <w:t xml:space="preserve">[לכי מגרשה] </w:t>
      </w:r>
      <w:r w:rsidRPr="00C35A2C">
        <w:rPr>
          <w:rFonts w:ascii="Fb Fontext" w:hAnsi="Fb Fontext" w:hint="cs"/>
          <w:rtl/>
        </w:rPr>
        <w:t>יקדשו ידי לעושיהם, דידים איתנהו בעולם.</w:t>
      </w:r>
      <w:r w:rsidR="00EA582D">
        <w:rPr>
          <w:rFonts w:ascii="Fb Fontext" w:hAnsi="Fb Fontext" w:hint="cs"/>
          <w:rtl/>
        </w:rPr>
        <w:t xml:space="preserve">- </w:t>
      </w:r>
      <w:r>
        <w:rPr>
          <w:rFonts w:ascii="Fb Fontext" w:hAnsi="Fb Fontext"/>
          <w:rtl/>
        </w:rPr>
        <w:t>ד</w:t>
      </w:r>
      <w:r w:rsidR="00EA582D">
        <w:rPr>
          <w:rFonts w:ascii="Fb Fontext" w:hAnsi="Fb Fontext" w:hint="cs"/>
          <w:rtl/>
        </w:rPr>
        <w:t xml:space="preserve">וכי יש דבר </w:t>
      </w:r>
      <w:r>
        <w:rPr>
          <w:rFonts w:ascii="Fb Fontext" w:hAnsi="Fb Fontext"/>
          <w:rtl/>
        </w:rPr>
        <w:t xml:space="preserve">דאילו </w:t>
      </w:r>
      <w:r>
        <w:rPr>
          <w:rFonts w:ascii="Fb Fontext" w:hAnsi="Fb Fontext" w:hint="cs"/>
          <w:rtl/>
        </w:rPr>
        <w:t>דעכשיו</w:t>
      </w:r>
      <w:r w:rsidRPr="00C35A2C">
        <w:rPr>
          <w:rFonts w:ascii="Fb Fontext" w:hAnsi="Fb Fontext"/>
          <w:rtl/>
        </w:rPr>
        <w:t xml:space="preserve"> לא קדיש </w:t>
      </w:r>
      <w:r>
        <w:rPr>
          <w:rFonts w:ascii="Fb Fontext" w:hAnsi="Fb Fontext" w:hint="cs"/>
          <w:rtl/>
        </w:rPr>
        <w:t>וקודם</w:t>
      </w:r>
      <w:r w:rsidRPr="00C35A2C">
        <w:rPr>
          <w:rFonts w:ascii="Fb Fontext" w:hAnsi="Fb Fontext"/>
          <w:rtl/>
        </w:rPr>
        <w:t xml:space="preserve"> קדיש</w:t>
      </w:r>
      <w:r w:rsidR="000A337F">
        <w:rPr>
          <w:rFonts w:ascii="Fb Fontext" w:hAnsi="Fb Fontext" w:hint="cs"/>
          <w:rtl/>
        </w:rPr>
        <w:t>,</w:t>
      </w:r>
    </w:p>
    <w:p w14:paraId="197D31A7" w14:textId="73B58192" w:rsidR="00AB7D20" w:rsidRPr="00730169" w:rsidRDefault="00EA582D" w:rsidP="00AB7D20">
      <w:pPr>
        <w:rPr>
          <w:rFonts w:ascii="Fb Fontext" w:hAnsi="Fb Fontext"/>
          <w:spacing w:val="-6"/>
          <w:rtl/>
        </w:rPr>
      </w:pPr>
      <w:r w:rsidRPr="00730169">
        <w:rPr>
          <w:rFonts w:ascii="Fb Fontext" w:hAnsi="Fb Fontext" w:hint="cs"/>
          <w:spacing w:val="-6"/>
          <w:rtl/>
        </w:rPr>
        <w:t xml:space="preserve">ואף דחזי' </w:t>
      </w:r>
      <w:r w:rsidR="00AB7D20" w:rsidRPr="00730169">
        <w:rPr>
          <w:rFonts w:ascii="Fb Fontext" w:hAnsi="Fb Fontext" w:hint="cs"/>
          <w:spacing w:val="-6"/>
          <w:rtl/>
        </w:rPr>
        <w:t xml:space="preserve">דלכשאקחנה ממך תיקדש מהני דווקא </w:t>
      </w:r>
      <w:r w:rsidR="00287D14" w:rsidRPr="00730169">
        <w:rPr>
          <w:rFonts w:ascii="Fb Fontext" w:hAnsi="Fb Fontext" w:hint="cs"/>
          <w:spacing w:val="-6"/>
          <w:rtl/>
        </w:rPr>
        <w:t>שם</w:t>
      </w:r>
      <w:r w:rsidR="00AB7D20" w:rsidRPr="00730169">
        <w:rPr>
          <w:rFonts w:ascii="Fb Fontext" w:hAnsi="Fb Fontext" w:hint="cs"/>
          <w:spacing w:val="-6"/>
          <w:rtl/>
        </w:rPr>
        <w:t xml:space="preserve"> בידו להקדישה</w:t>
      </w:r>
    </w:p>
    <w:p w14:paraId="72E6838B" w14:textId="7096D2DB" w:rsidR="00AB7D20" w:rsidRDefault="00AB7D20" w:rsidP="00AB7D20">
      <w:pPr>
        <w:rPr>
          <w:rFonts w:ascii="Fb Fontext" w:hAnsi="Fb Fontext"/>
          <w:rtl/>
        </w:rPr>
      </w:pPr>
      <w:r w:rsidRPr="00EA582D">
        <w:rPr>
          <w:rStyle w:val="affffe"/>
          <w:rtl/>
        </w:rPr>
        <w:sym w:font="Wingdings 2" w:char="F096"/>
      </w:r>
      <w:r w:rsidRPr="00EA582D">
        <w:rPr>
          <w:rStyle w:val="affffe"/>
          <w:rtl/>
        </w:rPr>
        <w:t xml:space="preserve"> ולא דמי </w:t>
      </w:r>
      <w:r w:rsidRPr="00C35A2C">
        <w:rPr>
          <w:rFonts w:ascii="Fb Fontext" w:hAnsi="Fb Fontext"/>
          <w:rtl/>
        </w:rPr>
        <w:t>ל'שדה שמכרת לכשאק</w:t>
      </w:r>
      <w:r w:rsidR="00EA582D">
        <w:rPr>
          <w:rFonts w:ascii="Fb Fontext" w:hAnsi="Fb Fontext" w:hint="cs"/>
          <w:rtl/>
        </w:rPr>
        <w:t>ח</w:t>
      </w:r>
      <w:r w:rsidRPr="00C35A2C">
        <w:rPr>
          <w:rFonts w:ascii="Fb Fontext" w:hAnsi="Fb Fontext"/>
          <w:rtl/>
        </w:rPr>
        <w:t>נה תיקדש דאינה קדושה</w:t>
      </w:r>
      <w:r>
        <w:rPr>
          <w:rFonts w:ascii="Fb Fontext" w:hAnsi="Fb Fontext"/>
          <w:rtl/>
        </w:rPr>
        <w:t>',</w:t>
      </w:r>
    </w:p>
    <w:p w14:paraId="10516E53" w14:textId="6B2FF7C4" w:rsidR="00AB7D20" w:rsidRPr="00C35A2C" w:rsidRDefault="00AB7D20" w:rsidP="00EA582D">
      <w:pPr>
        <w:ind w:firstLine="57"/>
        <w:rPr>
          <w:rFonts w:ascii="Fb Fontext" w:hAnsi="Fb Fontext"/>
          <w:rtl/>
        </w:rPr>
      </w:pPr>
      <w:r w:rsidRPr="00C35A2C">
        <w:rPr>
          <w:rFonts w:ascii="Fb Fontext" w:hAnsi="Fb Fontext"/>
          <w:rtl/>
        </w:rPr>
        <w:t>ד</w:t>
      </w:r>
      <w:r w:rsidR="00287D14">
        <w:rPr>
          <w:rFonts w:ascii="Fb Fontext" w:hAnsi="Fb Fontext"/>
          <w:rtl/>
        </w:rPr>
        <w:t>שם</w:t>
      </w:r>
      <w:r w:rsidRPr="00C35A2C">
        <w:rPr>
          <w:rFonts w:ascii="Fb Fontext" w:hAnsi="Fb Fontext"/>
          <w:rtl/>
        </w:rPr>
        <w:t xml:space="preserve"> גוף ופירות אצל לוקח משא"כ </w:t>
      </w:r>
      <w:r w:rsidR="00287D14">
        <w:rPr>
          <w:rFonts w:ascii="Fb Fontext" w:hAnsi="Fb Fontext"/>
          <w:rtl/>
        </w:rPr>
        <w:t>כאן</w:t>
      </w:r>
      <w:r w:rsidRPr="00C35A2C">
        <w:rPr>
          <w:rFonts w:ascii="Fb Fontext" w:hAnsi="Fb Fontext"/>
          <w:rtl/>
        </w:rPr>
        <w:t xml:space="preserve"> גוף בידה דאשה</w:t>
      </w:r>
    </w:p>
    <w:p w14:paraId="1F021F53" w14:textId="77777777" w:rsidR="00AB7D20" w:rsidRPr="00C35A2C" w:rsidRDefault="00AB7D20" w:rsidP="00AB7D20">
      <w:pPr>
        <w:rPr>
          <w:rFonts w:ascii="Fb Fontext" w:hAnsi="Fb Fontext"/>
          <w:rtl/>
        </w:rPr>
      </w:pPr>
      <w:bookmarkStart w:id="425" w:name="_Toc119353209"/>
      <w:r w:rsidRPr="00C54C7E">
        <w:rPr>
          <w:rStyle w:val="afffe"/>
          <w:rtl/>
        </w:rPr>
        <w:sym w:font="Wingdings 2" w:char="F096"/>
      </w:r>
      <w:bookmarkEnd w:id="425"/>
      <w:r w:rsidRPr="00C35A2C">
        <w:rPr>
          <w:rFonts w:ascii="Fb Fontext" w:hAnsi="Fb Fontext"/>
          <w:rtl/>
        </w:rPr>
        <w:t xml:space="preserve"> ולא דמי ל'אומר לחבירו שדה זו שמשכנתי לך לכשאפדנה ממך תיקדש, דקדשה'.</w:t>
      </w:r>
    </w:p>
    <w:p w14:paraId="2F787D55" w14:textId="6DC3305C" w:rsidR="00AB7D20" w:rsidRDefault="00AB7D20" w:rsidP="00EA582D">
      <w:pPr>
        <w:ind w:firstLine="0"/>
        <w:rPr>
          <w:rFonts w:ascii="Fb Fontext" w:hAnsi="Fb Fontext"/>
          <w:rtl/>
        </w:rPr>
      </w:pPr>
      <w:r w:rsidRPr="00C35A2C">
        <w:rPr>
          <w:rFonts w:ascii="Fb Fontext" w:hAnsi="Fb Fontext"/>
          <w:rtl/>
        </w:rPr>
        <w:t>ד</w:t>
      </w:r>
      <w:r w:rsidR="00287D14">
        <w:rPr>
          <w:rFonts w:ascii="Fb Fontext" w:hAnsi="Fb Fontext"/>
          <w:rtl/>
        </w:rPr>
        <w:t>שם</w:t>
      </w:r>
      <w:r w:rsidRPr="00C35A2C">
        <w:rPr>
          <w:rFonts w:ascii="Fb Fontext" w:hAnsi="Fb Fontext"/>
          <w:rtl/>
        </w:rPr>
        <w:t xml:space="preserve"> בידו לפדותה משא"כ אין בידה לגרש עצמה</w:t>
      </w:r>
      <w:r w:rsidR="000A337F">
        <w:rPr>
          <w:rFonts w:ascii="Fb Fontext" w:hAnsi="Fb Fontext" w:hint="cs"/>
          <w:rtl/>
        </w:rPr>
        <w:t>,</w:t>
      </w:r>
    </w:p>
    <w:p w14:paraId="3C6CF8FA" w14:textId="77777777" w:rsidR="00AB7D20" w:rsidRDefault="00AB7D20" w:rsidP="00AB7D20">
      <w:pPr>
        <w:rPr>
          <w:rFonts w:ascii="Fb Fontext" w:hAnsi="Fb Fontext"/>
          <w:rtl/>
        </w:rPr>
      </w:pPr>
      <w:bookmarkStart w:id="426" w:name="_Toc119353210"/>
      <w:r w:rsidRPr="00C54C7E">
        <w:rPr>
          <w:rStyle w:val="afffe"/>
          <w:rtl/>
        </w:rPr>
        <w:sym w:font="Wingdings 2" w:char="F096"/>
      </w:r>
      <w:bookmarkEnd w:id="426"/>
      <w:r w:rsidRPr="00C35A2C">
        <w:rPr>
          <w:rFonts w:ascii="Fb Fontext" w:hAnsi="Fb Fontext"/>
          <w:rtl/>
        </w:rPr>
        <w:t xml:space="preserve"> </w:t>
      </w:r>
      <w:r w:rsidRPr="00EA582D">
        <w:rPr>
          <w:rStyle w:val="affffe"/>
          <w:rtl/>
        </w:rPr>
        <w:t xml:space="preserve">ולא דמי </w:t>
      </w:r>
      <w:r w:rsidRPr="00C35A2C">
        <w:rPr>
          <w:rFonts w:ascii="Fb Fontext" w:hAnsi="Fb Fontext"/>
          <w:rtl/>
        </w:rPr>
        <w:t>ל'אומר לחבירו שדה שמשכנתי לך לי' שנים לכשאפדנה ממך תיקדש דקדשה.</w:t>
      </w:r>
    </w:p>
    <w:p w14:paraId="3B985328" w14:textId="504802C4" w:rsidR="00AB7D20" w:rsidRPr="00730169" w:rsidRDefault="00AB7D20" w:rsidP="00AB7D20">
      <w:pPr>
        <w:rPr>
          <w:rFonts w:ascii="Fb Fontext" w:hAnsi="Fb Fontext"/>
          <w:spacing w:val="-6"/>
          <w:rtl/>
        </w:rPr>
      </w:pPr>
      <w:r w:rsidRPr="00730169">
        <w:rPr>
          <w:rFonts w:ascii="Fb Fontext" w:hAnsi="Fb Fontext"/>
          <w:spacing w:val="-6"/>
          <w:rtl/>
        </w:rPr>
        <w:t>ד</w:t>
      </w:r>
      <w:r w:rsidR="00287D14" w:rsidRPr="00730169">
        <w:rPr>
          <w:rFonts w:ascii="Fb Fontext" w:hAnsi="Fb Fontext"/>
          <w:spacing w:val="-6"/>
          <w:rtl/>
        </w:rPr>
        <w:t>שם</w:t>
      </w:r>
      <w:r w:rsidRPr="00730169">
        <w:rPr>
          <w:rFonts w:ascii="Fb Fontext" w:hAnsi="Fb Fontext"/>
          <w:spacing w:val="-6"/>
          <w:rtl/>
        </w:rPr>
        <w:t xml:space="preserve"> לעשר שנים </w:t>
      </w:r>
      <w:r w:rsidR="00F87869" w:rsidRPr="00730169">
        <w:rPr>
          <w:rFonts w:ascii="Fb Fontext" w:hAnsi="Fb Fontext" w:hint="cs"/>
          <w:spacing w:val="-6"/>
          <w:rtl/>
        </w:rPr>
        <w:t>-</w:t>
      </w:r>
      <w:r w:rsidRPr="00730169">
        <w:rPr>
          <w:rFonts w:ascii="Fb Fontext" w:hAnsi="Fb Fontext"/>
          <w:spacing w:val="-6"/>
          <w:rtl/>
        </w:rPr>
        <w:t xml:space="preserve">בידו לפדותה, </w:t>
      </w:r>
      <w:r w:rsidR="00EA582D" w:rsidRPr="00730169">
        <w:rPr>
          <w:rFonts w:ascii="Fb Fontext" w:hAnsi="Fb Fontext" w:hint="cs"/>
          <w:spacing w:val="-6"/>
          <w:rtl/>
        </w:rPr>
        <w:t xml:space="preserve">כאן </w:t>
      </w:r>
      <w:r w:rsidRPr="00730169">
        <w:rPr>
          <w:rFonts w:ascii="Fb Fontext" w:hAnsi="Fb Fontext"/>
          <w:spacing w:val="-6"/>
          <w:rtl/>
        </w:rPr>
        <w:t>אין בידה לגרש עצמה לעולם!</w:t>
      </w:r>
    </w:p>
    <w:p w14:paraId="5DBAF22E" w14:textId="77777777" w:rsidR="00AB7D20" w:rsidRDefault="00AB7D20" w:rsidP="00AB7D20">
      <w:pPr>
        <w:rPr>
          <w:rFonts w:ascii="Fb Fontext" w:hAnsi="Fb Fontext"/>
          <w:sz w:val="32"/>
          <w:rtl/>
        </w:rPr>
      </w:pPr>
      <w:r w:rsidRPr="00EA582D">
        <w:rPr>
          <w:rStyle w:val="affffe"/>
          <w:rtl/>
        </w:rPr>
        <w:t xml:space="preserve">אלא אמר רב אשי: </w:t>
      </w:r>
      <w:r w:rsidRPr="00C35A2C">
        <w:rPr>
          <w:rFonts w:ascii="Fb Fontext" w:hAnsi="Fb Fontext"/>
          <w:sz w:val="32"/>
          <w:rtl/>
        </w:rPr>
        <w:t>שאני קונמות, דקדושת הגוף נינהו;</w:t>
      </w:r>
    </w:p>
    <w:p w14:paraId="67E9C7F1" w14:textId="479B4212" w:rsidR="00AB7D20" w:rsidRPr="00C35A2C" w:rsidRDefault="00AB7D20" w:rsidP="00AB7D20">
      <w:pPr>
        <w:rPr>
          <w:rFonts w:ascii="Fb Fontext" w:hAnsi="Fb Fontext"/>
          <w:rtl/>
        </w:rPr>
      </w:pPr>
      <w:r w:rsidRPr="00EA582D">
        <w:rPr>
          <w:rStyle w:val="affffe"/>
          <w:rtl/>
        </w:rPr>
        <w:lastRenderedPageBreak/>
        <w:t>וכרבא,</w:t>
      </w:r>
      <w:r w:rsidRPr="00C35A2C">
        <w:rPr>
          <w:rFonts w:ascii="Fb Fontext" w:hAnsi="Fb Fontext"/>
          <w:rtl/>
        </w:rPr>
        <w:t xml:space="preserve"> הקדש, חמץ, ושחרור - מפקיעין מידי שיעבוד.</w:t>
      </w:r>
    </w:p>
    <w:p w14:paraId="2CD2785D" w14:textId="2806D7A1" w:rsidR="00E268F4" w:rsidRDefault="00AB7D20" w:rsidP="000D09AE">
      <w:pPr>
        <w:ind w:left="283" w:firstLine="57"/>
        <w:rPr>
          <w:rStyle w:val="afffff0"/>
          <w:rtl/>
        </w:rPr>
      </w:pPr>
      <w:r w:rsidRPr="00C35A2C">
        <w:rPr>
          <w:rFonts w:ascii="Fb Fontext" w:hAnsi="Fb Fontext"/>
          <w:rtl/>
        </w:rPr>
        <w:t xml:space="preserve">ולא </w:t>
      </w:r>
      <w:r w:rsidR="006C66F5">
        <w:rPr>
          <w:rFonts w:ascii="Fb Fontext" w:hAnsi="Fb Fontext" w:hint="cs"/>
          <w:rtl/>
        </w:rPr>
        <w:t>הקדש מעכשיו שחיזקו רבנן לשיעבוד הבעל</w:t>
      </w:r>
      <w:r w:rsidRPr="00C35A2C">
        <w:rPr>
          <w:rFonts w:ascii="Fb Fontext" w:hAnsi="Fb Fontext"/>
          <w:rtl/>
        </w:rPr>
        <w:t>,</w:t>
      </w:r>
    </w:p>
    <w:p w14:paraId="6D2C4CC4" w14:textId="6D0D285D" w:rsidR="00AB7D20" w:rsidRDefault="00AB7D20" w:rsidP="003156E1">
      <w:pPr>
        <w:pStyle w:val="aff9"/>
        <w:rPr>
          <w:rtl/>
        </w:rPr>
      </w:pPr>
      <w:r w:rsidRPr="003156E1">
        <w:rPr>
          <w:rFonts w:hint="cs"/>
          <w:rtl/>
        </w:rPr>
        <w:t>׹</w:t>
      </w:r>
    </w:p>
    <w:p w14:paraId="5789F350" w14:textId="77777777" w:rsidR="00AB7D20" w:rsidRPr="00C35A2C" w:rsidRDefault="00AB7D20" w:rsidP="00E26091">
      <w:pPr>
        <w:pStyle w:val="afff"/>
        <w:framePr w:wrap="around"/>
        <w:rPr>
          <w:rtl/>
        </w:rPr>
      </w:pPr>
      <w:bookmarkStart w:id="427" w:name="_Toc119353211"/>
      <w:r w:rsidRPr="00C35A2C">
        <w:rPr>
          <w:rFonts w:hint="cs"/>
          <w:rtl/>
        </w:rPr>
        <w:t>נט:</w:t>
      </w:r>
      <w:bookmarkEnd w:id="427"/>
    </w:p>
    <w:p>
      <w:pPr>
        <w:pStyle w:val="MishnaBatzad"/>
        <w:rPr>
          <w:ins w:id="20434" w:author="קלוד" w:date="2026-10-06T10:09:07Z"/>
        </w:rPr>
      </w:pPr>
      <w:ins w:id="20433" w:author="קלוד" w:date="2026-10-06T10:09:07Z">
        <w:r>
          <w:t xml:space="preserve">משנה ה</w:t>
        </w:r>
      </w:ins>
    </w:p>
    <w:p w14:paraId="04ACED37" w14:textId="77777777" w:rsidR="00AB7D20" w:rsidRPr="00C35A2C" w:rsidRDefault="00AB7D20" w:rsidP="00AB7D20">
      <w:pPr>
        <w:pStyle w:val="afff5"/>
        <w:rPr>
          <w:b/>
          <w:rtl/>
        </w:rPr>
      </w:pPr>
      <w:bookmarkStart w:id="428" w:name="_Toc119353212"/>
      <w:r w:rsidRPr="000D09AE">
        <w:rPr>
          <w:rStyle w:val="afffff5"/>
          <w:rFonts w:hint="cs"/>
          <w:rtl/>
        </w:rPr>
        <w:t>ואלו מלאכות שהאשה עושה לבעלה:</w:t>
      </w:r>
      <w:bookmarkEnd w:id="428"/>
      <w:r w:rsidRPr="000D09AE">
        <w:rPr>
          <w:rStyle w:val="afffff5"/>
          <w:rFonts w:hint="cs"/>
          <w:rtl/>
        </w:rPr>
        <w:t xml:space="preserve"> </w:t>
      </w:r>
      <w:r w:rsidRPr="00C35A2C">
        <w:rPr>
          <w:rFonts w:hint="cs"/>
          <w:b/>
          <w:rtl/>
        </w:rPr>
        <w:t>טוחנת, ואופה, ומכבסת, מבשלת, ומניקה את בנה, מצעת לו המטה, ועושה בצמר.</w:t>
      </w:r>
    </w:p>
    <w:p w14:paraId="7914F89F" w14:textId="77777777" w:rsidR="00AB7D20" w:rsidRDefault="00AB7D20" w:rsidP="00AB7D20">
      <w:pPr>
        <w:pStyle w:val="afff5"/>
        <w:rPr>
          <w:b/>
          <w:rtl/>
        </w:rPr>
      </w:pPr>
      <w:bookmarkStart w:id="429" w:name="_Toc119353213"/>
      <w:r w:rsidRPr="000D09AE">
        <w:rPr>
          <w:rStyle w:val="afffff5"/>
          <w:rFonts w:hint="cs"/>
          <w:rtl/>
        </w:rPr>
        <w:t>הכניסה לו שפחה אחת</w:t>
      </w:r>
      <w:bookmarkEnd w:id="429"/>
      <w:r w:rsidRPr="00C35A2C">
        <w:rPr>
          <w:rFonts w:hint="cs"/>
          <w:b/>
          <w:rtl/>
        </w:rPr>
        <w:t xml:space="preserve"> - לא טוחנת ולא אופה ולא מכבסת,</w:t>
      </w:r>
    </w:p>
    <w:p w14:paraId="3492DAF5" w14:textId="77777777" w:rsidR="00AB7D20" w:rsidRDefault="00AB7D20" w:rsidP="00AB7D20">
      <w:pPr>
        <w:pStyle w:val="afff5"/>
        <w:rPr>
          <w:b/>
          <w:rtl/>
        </w:rPr>
      </w:pPr>
      <w:bookmarkStart w:id="430" w:name="_Toc119353214"/>
      <w:r w:rsidRPr="000D09AE">
        <w:rPr>
          <w:rStyle w:val="afffff5"/>
          <w:rFonts w:hint="cs"/>
          <w:rtl/>
        </w:rPr>
        <w:t>שתים</w:t>
      </w:r>
      <w:bookmarkEnd w:id="430"/>
      <w:r w:rsidRPr="00C35A2C">
        <w:rPr>
          <w:rFonts w:hint="cs"/>
          <w:b/>
          <w:rtl/>
        </w:rPr>
        <w:t xml:space="preserve"> - אין מבשלת ואין מניקה את בנה,</w:t>
      </w:r>
    </w:p>
    <w:p w14:paraId="00E6B1C3" w14:textId="77777777" w:rsidR="00AB7D20" w:rsidRDefault="00AB7D20" w:rsidP="00AB7D20">
      <w:pPr>
        <w:pStyle w:val="afff5"/>
        <w:rPr>
          <w:b/>
          <w:rtl/>
        </w:rPr>
      </w:pPr>
      <w:bookmarkStart w:id="431" w:name="_Toc119353215"/>
      <w:r w:rsidRPr="000D09AE">
        <w:rPr>
          <w:rStyle w:val="afffff5"/>
          <w:rFonts w:hint="cs"/>
          <w:rtl/>
        </w:rPr>
        <w:t>שלש</w:t>
      </w:r>
      <w:bookmarkEnd w:id="431"/>
      <w:r w:rsidRPr="000D09AE">
        <w:rPr>
          <w:rStyle w:val="afffff5"/>
          <w:rFonts w:hint="cs"/>
          <w:rtl/>
        </w:rPr>
        <w:t xml:space="preserve"> </w:t>
      </w:r>
      <w:r w:rsidRPr="00C35A2C">
        <w:rPr>
          <w:rFonts w:hint="cs"/>
          <w:b/>
          <w:rtl/>
        </w:rPr>
        <w:t>- אין מצעת לו המטה ואין עושה בצמר,</w:t>
      </w:r>
    </w:p>
    <w:p w14:paraId="2D3E47A1" w14:textId="77777777" w:rsidR="00AB7D20" w:rsidRDefault="00AB7D20" w:rsidP="00AB7D20">
      <w:pPr>
        <w:pStyle w:val="afff5"/>
        <w:rPr>
          <w:b/>
          <w:rtl/>
        </w:rPr>
      </w:pPr>
      <w:bookmarkStart w:id="432" w:name="_Toc119353216"/>
      <w:r w:rsidRPr="000D09AE">
        <w:rPr>
          <w:rStyle w:val="afffff5"/>
          <w:rtl/>
        </w:rPr>
        <w:t>אר</w:t>
      </w:r>
      <w:r w:rsidRPr="000D09AE">
        <w:rPr>
          <w:rStyle w:val="afffff5"/>
          <w:rFonts w:hint="cs"/>
          <w:rtl/>
        </w:rPr>
        <w:t>בע</w:t>
      </w:r>
      <w:bookmarkEnd w:id="432"/>
      <w:r w:rsidRPr="003221EB">
        <w:rPr>
          <w:rFonts w:hint="cs"/>
          <w:rtl/>
        </w:rPr>
        <w:t xml:space="preserve"> - יושבת </w:t>
      </w:r>
      <w:r w:rsidRPr="00C35A2C">
        <w:rPr>
          <w:rFonts w:hint="cs"/>
          <w:b/>
          <w:rtl/>
        </w:rPr>
        <w:t>בקתדרא;</w:t>
      </w:r>
    </w:p>
    <w:p w14:paraId="494EB166" w14:textId="307AF934" w:rsidR="00AB7D20" w:rsidRDefault="00AB7D20" w:rsidP="00AB7D20">
      <w:pPr>
        <w:pStyle w:val="afff5"/>
        <w:rPr>
          <w:b/>
          <w:rtl/>
        </w:rPr>
      </w:pPr>
      <w:r w:rsidRPr="00F87869">
        <w:rPr>
          <w:rStyle w:val="TanaimMishna"/>
          <w:rFonts w:hint="cs"/>
          <w:rtl/>
          <w:rPrChange w:id="20135" w:author="קלוד" w:date="2026-10-06T10:09:07Z">
            <w:rPr>
              <w:rStyle w:val="affffe"/>
              <w:rFonts w:hint="cs"/>
              <w:rtl/>
            </w:rPr>
          </w:rPrChange>
        </w:rPr>
        <w:t>ר</w:t>
      </w:r>
      <w:r w:rsidR="00E34A98">
        <w:rPr>
          <w:rStyle w:val="TanaimMishna"/>
          <w:rFonts w:hint="cs"/>
          <w:rtl/>
          <w:rPrChange w:id="20136" w:author="קלוד" w:date="2026-10-06T10:09:07Z">
            <w:rPr>
              <w:rStyle w:val="affffe"/>
              <w:rFonts w:hint="cs"/>
              <w:rtl/>
            </w:rPr>
          </w:rPrChange>
        </w:rPr>
        <w:t>"א</w:t>
      </w:r>
      <w:r w:rsidRPr="00F87869">
        <w:rPr>
          <w:rStyle w:val="TanaimMishna"/>
          <w:rFonts w:hint="cs"/>
          <w:rtl/>
          <w:rPrChange w:id="20137" w:author="קלוד" w:date="2026-10-06T10:09:07Z">
            <w:rPr>
              <w:rStyle w:val="affffe"/>
              <w:rFonts w:hint="cs"/>
              <w:rtl/>
            </w:rPr>
          </w:rPrChange>
        </w:rPr>
        <w:t>:</w:t>
      </w:r>
      <w:r w:rsidRPr="00C35A2C">
        <w:rPr>
          <w:rFonts w:hint="cs"/>
          <w:b/>
          <w:rtl/>
        </w:rPr>
        <w:t xml:space="preserve"> </w:t>
      </w:r>
      <w:r w:rsidR="00BD4EEB">
        <w:rPr>
          <w:rFonts w:hint="cs"/>
          <w:b/>
          <w:rtl/>
        </w:rPr>
        <w:t>אף</w:t>
      </w:r>
      <w:r w:rsidRPr="00C35A2C">
        <w:rPr>
          <w:rFonts w:hint="cs"/>
          <w:b/>
          <w:rtl/>
        </w:rPr>
        <w:t xml:space="preserve"> הכניסה לו מאה שפחות כופה לעשות בצמר,</w:t>
      </w:r>
    </w:p>
    <w:p w14:paraId="6AF86716" w14:textId="1A90C503" w:rsidR="00AB7D20" w:rsidRPr="00C35A2C" w:rsidRDefault="00F87869" w:rsidP="00AB7D20">
      <w:pPr>
        <w:pStyle w:val="afff5"/>
        <w:rPr>
          <w:b/>
          <w:rtl/>
        </w:rPr>
      </w:pPr>
      <w:r>
        <w:rPr>
          <w:rFonts w:hint="cs"/>
          <w:b/>
          <w:rtl/>
        </w:rPr>
        <w:t xml:space="preserve"> </w:t>
      </w:r>
      <w:r>
        <w:rPr>
          <w:b/>
          <w:rtl/>
        </w:rPr>
        <w:tab/>
      </w:r>
      <w:r>
        <w:rPr>
          <w:b/>
          <w:rtl/>
        </w:rPr>
        <w:tab/>
      </w:r>
      <w:r>
        <w:rPr>
          <w:b/>
          <w:rtl/>
        </w:rPr>
        <w:tab/>
      </w:r>
      <w:r>
        <w:rPr>
          <w:b/>
          <w:rtl/>
        </w:rPr>
        <w:tab/>
      </w:r>
      <w:r w:rsidR="00AB7D20" w:rsidRPr="00C35A2C">
        <w:rPr>
          <w:rFonts w:hint="cs"/>
          <w:b/>
          <w:rtl/>
        </w:rPr>
        <w:t>שהבטלה מביאה לידי זימה.</w:t>
      </w:r>
    </w:p>
    <w:p w14:paraId="5697B505" w14:textId="6E7CA110" w:rsidR="00AB7D20" w:rsidRPr="00730169" w:rsidRDefault="00AB7D20" w:rsidP="00AB7D20">
      <w:pPr>
        <w:pStyle w:val="afff5"/>
        <w:rPr>
          <w:b/>
          <w:spacing w:val="-2"/>
          <w:rtl/>
        </w:rPr>
      </w:pPr>
      <w:r w:rsidRPr="00730169">
        <w:rPr>
          <w:rStyle w:val="TanaimMishna"/>
          <w:rFonts w:hint="cs"/>
          <w:rtl/>
          <w:rPrChange w:id="20138" w:author="קלוד" w:date="2026-10-06T10:09:07Z">
            <w:rPr>
              <w:rStyle w:val="affffe"/>
              <w:rFonts w:hint="cs"/>
              <w:rtl/>
            </w:rPr>
          </w:rPrChange>
        </w:rPr>
        <w:t xml:space="preserve">רשב"ג: </w:t>
      </w:r>
      <w:r w:rsidRPr="00730169">
        <w:rPr>
          <w:rFonts w:hint="cs"/>
          <w:b/>
          <w:spacing w:val="-2"/>
          <w:rtl/>
        </w:rPr>
        <w:t>אף המדיר את אשתו מלעשות מלאכה יוציא ויתן כתובה,</w:t>
      </w:r>
    </w:p>
    <w:p w14:paraId="15086EBD" w14:textId="1966799A" w:rsidR="00AB7D20" w:rsidRPr="00C35A2C" w:rsidRDefault="00AB7D20" w:rsidP="00AB7D20">
      <w:pPr>
        <w:pStyle w:val="afff5"/>
        <w:rPr>
          <w:b/>
          <w:rtl/>
        </w:rPr>
      </w:pPr>
      <w:r w:rsidRPr="00C35A2C">
        <w:rPr>
          <w:rFonts w:hint="cs"/>
          <w:b/>
          <w:rtl/>
        </w:rPr>
        <w:t xml:space="preserve"> </w:t>
      </w:r>
      <w:r w:rsidR="000D09AE">
        <w:rPr>
          <w:rFonts w:hint="cs"/>
          <w:b/>
          <w:rtl/>
        </w:rPr>
        <w:t xml:space="preserve">        </w:t>
      </w:r>
      <w:r w:rsidRPr="00C35A2C">
        <w:rPr>
          <w:rFonts w:hint="cs"/>
          <w:b/>
          <w:rtl/>
        </w:rPr>
        <w:t xml:space="preserve">- </w:t>
      </w:r>
      <w:r w:rsidR="00504085">
        <w:rPr>
          <w:rFonts w:hint="cs"/>
          <w:b/>
          <w:rtl/>
        </w:rPr>
        <w:tab/>
      </w:r>
      <w:r w:rsidRPr="00C35A2C">
        <w:rPr>
          <w:rFonts w:hint="cs"/>
          <w:b/>
          <w:rtl/>
        </w:rPr>
        <w:t>שהבטלה מביאה לידי שיעמום.</w:t>
      </w:r>
    </w:p>
    <w:p w14:paraId="5286374C" w14:textId="344D8D6E" w:rsidR="00AB7D20" w:rsidRPr="00C35A2C" w:rsidRDefault="00AB7D20" w:rsidP="00F87869">
      <w:pPr>
        <w:rPr>
          <w:rFonts w:cs="Guttman Vilna"/>
          <w:rtl/>
        </w:rPr>
      </w:pPr>
      <w:r w:rsidRPr="00CA108A">
        <w:rPr>
          <w:rFonts w:cs="PFT_Frank" w:hint="cs"/>
          <w:b/>
          <w:bCs/>
          <w:szCs w:val="14"/>
          <w:rtl/>
        </w:rPr>
        <w:t>טוחנת</w:t>
      </w:r>
      <w:r w:rsidRPr="00CA108A">
        <w:rPr>
          <w:rFonts w:cs="PFT_Frank"/>
          <w:b/>
          <w:bCs/>
          <w:szCs w:val="14"/>
          <w:rtl/>
        </w:rPr>
        <w:t xml:space="preserve"> </w:t>
      </w:r>
      <w:r w:rsidR="00F87869">
        <w:rPr>
          <w:rFonts w:cs="BA Vilna Bold"/>
          <w:rtl/>
        </w:rPr>
        <w:t>–</w:t>
      </w:r>
      <w:r w:rsidR="00F87869">
        <w:rPr>
          <w:rFonts w:hint="cs"/>
          <w:rtl/>
        </w:rPr>
        <w:t xml:space="preserve"> היינו</w:t>
      </w:r>
      <w:r w:rsidR="00F87869" w:rsidRPr="00F87869">
        <w:rPr>
          <w:rStyle w:val="affffe"/>
          <w:rFonts w:hint="cs"/>
          <w:rtl/>
        </w:rPr>
        <w:t xml:space="preserve"> </w:t>
      </w:r>
      <w:r w:rsidRPr="00F87869">
        <w:rPr>
          <w:rStyle w:val="affffe"/>
          <w:rtl/>
        </w:rPr>
        <w:t>א.</w:t>
      </w:r>
      <w:r w:rsidRPr="00C35A2C">
        <w:rPr>
          <w:rtl/>
        </w:rPr>
        <w:t xml:space="preserve"> מטחנת.</w:t>
      </w:r>
      <w:r w:rsidR="00F87869">
        <w:rPr>
          <w:rFonts w:hint="cs"/>
          <w:rtl/>
        </w:rPr>
        <w:t xml:space="preserve"> </w:t>
      </w:r>
      <w:r w:rsidRPr="00F87869">
        <w:rPr>
          <w:rStyle w:val="affffe"/>
          <w:rtl/>
        </w:rPr>
        <w:t xml:space="preserve">ב. </w:t>
      </w:r>
      <w:r w:rsidRPr="00C35A2C">
        <w:rPr>
          <w:rtl/>
        </w:rPr>
        <w:t>בריחי</w:t>
      </w:r>
      <w:r w:rsidR="00F87869">
        <w:rPr>
          <w:rFonts w:hint="cs"/>
          <w:rtl/>
        </w:rPr>
        <w:t>ם של יד</w:t>
      </w:r>
      <w:r w:rsidRPr="00C35A2C">
        <w:rPr>
          <w:rtl/>
        </w:rPr>
        <w:t>.</w:t>
      </w:r>
    </w:p>
    <w:p w14:paraId="0204409F" w14:textId="77777777" w:rsidR="00AB7D20" w:rsidRDefault="00AB7D20" w:rsidP="00AB7D20">
      <w:pPr>
        <w:rPr>
          <w:rFonts w:ascii="Fb Fontext" w:hAnsi="Fb Fontext"/>
          <w:sz w:val="32"/>
          <w:rtl/>
        </w:rPr>
      </w:pPr>
      <w:r w:rsidRPr="00F87869">
        <w:rPr>
          <w:rStyle w:val="affffe"/>
          <w:rtl/>
        </w:rPr>
        <w:t xml:space="preserve">מתני' דלא כר"ח: </w:t>
      </w:r>
      <w:r w:rsidRPr="00C35A2C">
        <w:rPr>
          <w:rFonts w:ascii="Fb Fontext" w:hAnsi="Fb Fontext"/>
          <w:sz w:val="32"/>
          <w:rtl/>
        </w:rPr>
        <w:t>אין אשה אלא ליופי, אין אשה אלא לבנים;</w:t>
      </w:r>
    </w:p>
    <w:p w14:paraId="782FB759" w14:textId="77777777" w:rsidR="00AB7D20" w:rsidRDefault="00AB7D20" w:rsidP="00F87869">
      <w:pPr>
        <w:rPr>
          <w:rFonts w:ascii="Fb Fontext" w:hAnsi="Fb Fontext"/>
          <w:sz w:val="32"/>
          <w:rtl/>
        </w:rPr>
      </w:pPr>
      <w:r w:rsidRPr="00F87869">
        <w:rPr>
          <w:rStyle w:val="affffe"/>
          <w:rtl/>
        </w:rPr>
        <w:t xml:space="preserve">ותר"ח: </w:t>
      </w:r>
      <w:r w:rsidRPr="00C35A2C">
        <w:rPr>
          <w:rFonts w:ascii="Fb Fontext" w:hAnsi="Fb Fontext"/>
          <w:sz w:val="32"/>
          <w:rtl/>
        </w:rPr>
        <w:t>אין אשה אלא לתכשיטי אשה;</w:t>
      </w:r>
    </w:p>
    <w:p w14:paraId="5999DC40" w14:textId="77777777" w:rsidR="00AB7D20" w:rsidRDefault="00AB7D20" w:rsidP="00F87869">
      <w:pPr>
        <w:rPr>
          <w:rFonts w:ascii="Fb Fontext" w:hAnsi="Fb Fontext"/>
          <w:sz w:val="32"/>
          <w:rtl/>
        </w:rPr>
      </w:pPr>
      <w:r w:rsidRPr="00F87869">
        <w:rPr>
          <w:rStyle w:val="affffe"/>
          <w:rtl/>
        </w:rPr>
        <w:t>ותר"ח:</w:t>
      </w:r>
      <w:r w:rsidRPr="00C35A2C">
        <w:rPr>
          <w:rFonts w:ascii="Fb Fontext" w:hAnsi="Fb Fontext"/>
          <w:sz w:val="32"/>
          <w:rtl/>
        </w:rPr>
        <w:t xml:space="preserve"> הרוצה שיעדן את אשתו - ילבישנה כלי פשתן,</w:t>
      </w:r>
    </w:p>
    <w:p w14:paraId="7EA36B06" w14:textId="4AAB8AF1" w:rsidR="00AB7D20" w:rsidRPr="00730169" w:rsidRDefault="00AB7D20" w:rsidP="00F87869">
      <w:pPr>
        <w:rPr>
          <w:rFonts w:ascii="Fb Fontext" w:hAnsi="Fb Fontext" w:cs="Guttman Vilna"/>
          <w:b/>
          <w:bCs/>
          <w:spacing w:val="-8"/>
          <w:sz w:val="32"/>
          <w:rtl/>
        </w:rPr>
      </w:pPr>
      <w:r w:rsidRPr="00730169">
        <w:rPr>
          <w:rFonts w:ascii="Fb Fontext" w:hAnsi="Fb Fontext"/>
          <w:spacing w:val="-8"/>
          <w:sz w:val="32"/>
          <w:rtl/>
        </w:rPr>
        <w:t>הרוצה שילבין את בתו יאכילנה אפרוחים וישקנה חלב סמוך לפירקה.</w:t>
      </w:r>
    </w:p>
    <w:p w14:paraId="66248E98" w14:textId="77777777" w:rsidR="00AB7D20" w:rsidRPr="00C54C7E" w:rsidRDefault="00AB7D20" w:rsidP="00C54C7E">
      <w:pPr>
        <w:pStyle w:val="afffd"/>
        <w:rPr>
          <w:rtl/>
        </w:rPr>
      </w:pPr>
      <w:ins w:id="9893" w:author="מספור קטעי משנה" w:date="2026-10-06T06:45:30Z">
        <w:r>
          <w:rPr>
            <w:rStyle w:val="MisparKeta"/>
          </w:rPr>
          <w:t xml:space="preserve">ג. </w:t>
        </w:r>
      </w:ins>
      <w:bookmarkStart w:id="433" w:name="_Toc119353217"/>
      <w:r w:rsidRPr="00C54C7E">
        <w:rPr>
          <w:rFonts w:hint="cs"/>
          <w:rtl/>
        </w:rPr>
        <w:t>ומניקה את בנה</w:t>
      </w:r>
      <w:r w:rsidRPr="00C54C7E">
        <w:rPr>
          <w:rtl/>
        </w:rPr>
        <w:t>.</w:t>
      </w:r>
      <w:bookmarkEnd w:id="433"/>
    </w:p>
    <w:p w14:paraId="237F4AC4" w14:textId="77777777" w:rsidR="00AB7D20" w:rsidRDefault="00AB7D20" w:rsidP="00AB7D20">
      <w:pPr>
        <w:rPr>
          <w:rFonts w:ascii="Fb Fontext" w:hAnsi="Fb Fontext"/>
          <w:sz w:val="32"/>
          <w:rtl/>
        </w:rPr>
      </w:pPr>
      <w:r w:rsidRPr="00F87869">
        <w:rPr>
          <w:rStyle w:val="affffe"/>
          <w:rtl/>
        </w:rPr>
        <w:t>מתני' דלא כב"ש</w:t>
      </w:r>
      <w:r w:rsidRPr="009152F7">
        <w:rPr>
          <w:rStyle w:val="affffe"/>
          <w:rtl/>
        </w:rPr>
        <w:t xml:space="preserve">; דתניא: </w:t>
      </w:r>
      <w:r w:rsidRPr="00C35A2C">
        <w:rPr>
          <w:rFonts w:ascii="Fb Fontext" w:hAnsi="Fb Fontext"/>
          <w:sz w:val="32"/>
          <w:rtl/>
        </w:rPr>
        <w:t>נדרה שלא להניק את בנה,</w:t>
      </w:r>
    </w:p>
    <w:p w14:paraId="65640A1B" w14:textId="77777777" w:rsidR="00AB7D20" w:rsidRDefault="00AB7D20" w:rsidP="00AB7D20">
      <w:pPr>
        <w:ind w:firstLine="340"/>
        <w:rPr>
          <w:rFonts w:ascii="Fb Fontext" w:hAnsi="Fb Fontext"/>
          <w:sz w:val="32"/>
          <w:rtl/>
        </w:rPr>
      </w:pPr>
      <w:r w:rsidRPr="00F87869">
        <w:rPr>
          <w:rStyle w:val="affffe"/>
          <w:rtl/>
        </w:rPr>
        <w:t>בש"א:</w:t>
      </w:r>
      <w:r w:rsidRPr="00C35A2C">
        <w:rPr>
          <w:rFonts w:ascii="Fb Fontext" w:hAnsi="Fb Fontext"/>
          <w:sz w:val="32"/>
          <w:rtl/>
        </w:rPr>
        <w:t xml:space="preserve"> שומטת דד מפיו,</w:t>
      </w:r>
    </w:p>
    <w:p w14:paraId="49E4A3E5" w14:textId="77777777" w:rsidR="00AB7D20" w:rsidRDefault="00AB7D20" w:rsidP="00AB7D20">
      <w:pPr>
        <w:ind w:firstLine="340"/>
        <w:rPr>
          <w:rFonts w:ascii="Fb Fontext" w:hAnsi="Fb Fontext"/>
          <w:sz w:val="32"/>
          <w:rtl/>
        </w:rPr>
      </w:pPr>
      <w:r w:rsidRPr="00F87869">
        <w:rPr>
          <w:rStyle w:val="affffe"/>
          <w:rtl/>
        </w:rPr>
        <w:t xml:space="preserve">בה"א: </w:t>
      </w:r>
      <w:r w:rsidRPr="00C35A2C">
        <w:rPr>
          <w:rFonts w:ascii="Fb Fontext" w:hAnsi="Fb Fontext"/>
          <w:sz w:val="32"/>
          <w:rtl/>
        </w:rPr>
        <w:t>כופה ומניקתו, נתגרשה - אינו כופה,</w:t>
      </w:r>
    </w:p>
    <w:p w14:paraId="63706C38" w14:textId="79967C19" w:rsidR="00AB7D20" w:rsidRDefault="00AB7D20" w:rsidP="00AB7D20">
      <w:pPr>
        <w:rPr>
          <w:rFonts w:ascii="Fb Fontext" w:hAnsi="Fb Fontext"/>
          <w:sz w:val="32"/>
          <w:rtl/>
        </w:rPr>
      </w:pPr>
      <w:r w:rsidRPr="00C35A2C">
        <w:rPr>
          <w:rFonts w:ascii="Fb Fontext" w:hAnsi="Fb Fontext"/>
          <w:sz w:val="32"/>
          <w:rtl/>
        </w:rPr>
        <w:t>ואם מכירה נותן לה שכרה וכופה ומניקתו, מפני הסכנה!</w:t>
      </w:r>
    </w:p>
    <w:p w14:paraId="07CD9CFA" w14:textId="77777777" w:rsidR="00E268F4" w:rsidRDefault="00AB7D20" w:rsidP="00AB7D20">
      <w:pPr>
        <w:rPr>
          <w:rFonts w:ascii="Fb Fontext" w:hAnsi="Fb Fontext"/>
          <w:sz w:val="32"/>
          <w:rtl/>
        </w:rPr>
      </w:pPr>
      <w:r w:rsidRPr="00F87869">
        <w:rPr>
          <w:rStyle w:val="affffe"/>
          <w:rtl/>
        </w:rPr>
        <w:t xml:space="preserve">ואין לומר </w:t>
      </w:r>
      <w:r w:rsidRPr="00C35A2C">
        <w:rPr>
          <w:rFonts w:ascii="Fb Fontext" w:hAnsi="Fb Fontext"/>
          <w:sz w:val="32"/>
          <w:rtl/>
        </w:rPr>
        <w:t>ד</w:t>
      </w:r>
      <w:r w:rsidR="00287D14">
        <w:rPr>
          <w:rFonts w:ascii="Fb Fontext" w:hAnsi="Fb Fontext"/>
          <w:sz w:val="32"/>
          <w:rtl/>
        </w:rPr>
        <w:t>כאן</w:t>
      </w:r>
      <w:r w:rsidRPr="00C35A2C">
        <w:rPr>
          <w:rFonts w:ascii="Fb Fontext" w:hAnsi="Fb Fontext"/>
          <w:sz w:val="32"/>
          <w:rtl/>
        </w:rPr>
        <w:t xml:space="preserve"> היא נדרה והוא קיים</w:t>
      </w:r>
      <w:r w:rsidR="00E268F4">
        <w:rPr>
          <w:rFonts w:ascii="Fb Fontext" w:hAnsi="Fb Fontext"/>
          <w:sz w:val="32"/>
          <w:rtl/>
        </w:rPr>
        <w:t>,</w:t>
      </w:r>
    </w:p>
    <w:p w14:paraId="42D1AE49" w14:textId="216055F0" w:rsidR="00AB7D20" w:rsidRDefault="00F87869" w:rsidP="006434FE">
      <w:pPr>
        <w:rPr>
          <w:rtl/>
        </w:rPr>
      </w:pPr>
      <w:r>
        <w:rPr>
          <w:rStyle w:val="affffe"/>
          <w:rFonts w:hint="cs"/>
          <w:rtl/>
        </w:rPr>
        <w:t>וחלקו</w:t>
      </w:r>
      <w:r w:rsidR="00AB7D20" w:rsidRPr="00C35A2C">
        <w:rPr>
          <w:rFonts w:ascii="Fb Fontext" w:hAnsi="Fb Fontext"/>
          <w:sz w:val="32"/>
          <w:rtl/>
        </w:rPr>
        <w:t xml:space="preserve"> מי נותן אצבע </w:t>
      </w:r>
      <w:r w:rsidR="00AB7D20" w:rsidRPr="009152F7">
        <w:rPr>
          <w:rStyle w:val="affffe"/>
          <w:rtl/>
        </w:rPr>
        <w:t>דא"ה</w:t>
      </w:r>
      <w:r w:rsidR="00AB7D20" w:rsidRPr="00C35A2C">
        <w:rPr>
          <w:rFonts w:ascii="Fb Fontext" w:hAnsi="Fb Fontext"/>
          <w:sz w:val="32"/>
          <w:rtl/>
        </w:rPr>
        <w:t xml:space="preserve"> ל</w:t>
      </w:r>
      <w:r>
        <w:rPr>
          <w:rFonts w:ascii="Fb Fontext" w:hAnsi="Fb Fontext" w:hint="cs"/>
          <w:sz w:val="32"/>
          <w:rtl/>
        </w:rPr>
        <w:t>חלק</w:t>
      </w:r>
      <w:r w:rsidR="00AB7D20" w:rsidRPr="00C35A2C">
        <w:rPr>
          <w:rFonts w:ascii="Fb Fontext" w:hAnsi="Fb Fontext"/>
          <w:sz w:val="32"/>
          <w:rtl/>
        </w:rPr>
        <w:t>ו בכל כתובה</w:t>
      </w:r>
      <w:r w:rsidR="006434FE">
        <w:rPr>
          <w:rFonts w:hint="cs"/>
          <w:rtl/>
        </w:rPr>
        <w:t>.</w:t>
      </w:r>
    </w:p>
    <w:p w14:paraId="01180169" w14:textId="77777777" w:rsidR="00AB7D20" w:rsidRPr="00C35A2C" w:rsidRDefault="00AB7D20" w:rsidP="00E26091">
      <w:pPr>
        <w:pStyle w:val="afff"/>
        <w:framePr w:wrap="around"/>
        <w:rPr>
          <w:rtl/>
        </w:rPr>
      </w:pPr>
      <w:bookmarkStart w:id="434" w:name="_Toc119353218"/>
      <w:r w:rsidRPr="00C35A2C">
        <w:rPr>
          <w:rFonts w:hint="cs"/>
          <w:rtl/>
        </w:rPr>
        <w:lastRenderedPageBreak/>
        <w:t>ס.</w:t>
      </w:r>
      <w:bookmarkEnd w:id="434"/>
    </w:p>
    <w:p w14:paraId="10FAD949" w14:textId="77777777" w:rsidR="00AB7D20" w:rsidRPr="00C54C7E" w:rsidRDefault="00AB7D20" w:rsidP="00C54C7E">
      <w:pPr>
        <w:pStyle w:val="afffd"/>
        <w:rPr>
          <w:rtl/>
        </w:rPr>
      </w:pPr>
      <w:ins w:id="9894" w:author="מספור קטעי משנה" w:date="2026-10-06T06:45:30Z">
        <w:r>
          <w:rPr>
            <w:rStyle w:val="MisparKeta"/>
          </w:rPr>
          <w:t xml:space="preserve">א. </w:t>
        </w:r>
      </w:ins>
      <w:bookmarkStart w:id="435" w:name="_Toc119353219"/>
      <w:r w:rsidRPr="00C54C7E">
        <w:rPr>
          <w:rFonts w:hint="cs"/>
          <w:rtl/>
        </w:rPr>
        <w:t>אם היה מכירה [התינוק].</w:t>
      </w:r>
      <w:bookmarkEnd w:id="435"/>
    </w:p>
    <w:p w14:paraId="65ED8BBC" w14:textId="310DB23A" w:rsidR="00AB7D20" w:rsidRDefault="00AB7D20" w:rsidP="009152F7">
      <w:pPr>
        <w:rPr>
          <w:rFonts w:ascii="Fb Fontext" w:hAnsi="Fb Fontext"/>
          <w:sz w:val="32"/>
          <w:rtl/>
        </w:rPr>
      </w:pPr>
      <w:r w:rsidRPr="009152F7">
        <w:rPr>
          <w:rStyle w:val="affffe"/>
          <w:rtl/>
        </w:rPr>
        <w:t>מרב:</w:t>
      </w:r>
      <w:r w:rsidRPr="00C35A2C">
        <w:rPr>
          <w:rFonts w:ascii="Fb Fontext" w:hAnsi="Fb Fontext"/>
          <w:sz w:val="32"/>
          <w:rtl/>
        </w:rPr>
        <w:t xml:space="preserve"> שלשה חדשים,</w:t>
      </w:r>
      <w:r w:rsidR="009152F7">
        <w:rPr>
          <w:rFonts w:ascii="Fb Fontext" w:hAnsi="Fb Fontext" w:hint="cs"/>
          <w:sz w:val="32"/>
          <w:rtl/>
        </w:rPr>
        <w:t xml:space="preserve"> </w:t>
      </w:r>
      <w:r w:rsidRPr="009152F7">
        <w:rPr>
          <w:rStyle w:val="affffe"/>
          <w:rtl/>
        </w:rPr>
        <w:t>ושמואל</w:t>
      </w:r>
      <w:r w:rsidRPr="00C35A2C">
        <w:rPr>
          <w:rFonts w:ascii="Fb Fontext" w:hAnsi="Fb Fontext"/>
          <w:sz w:val="32"/>
          <w:rtl/>
        </w:rPr>
        <w:t xml:space="preserve">: </w:t>
      </w:r>
      <w:r w:rsidR="009152F7">
        <w:rPr>
          <w:rFonts w:ascii="Fb Fontext" w:hAnsi="Fb Fontext" w:hint="cs"/>
          <w:sz w:val="32"/>
          <w:rtl/>
        </w:rPr>
        <w:t>ל'</w:t>
      </w:r>
      <w:r w:rsidRPr="00C35A2C">
        <w:rPr>
          <w:rFonts w:ascii="Fb Fontext" w:hAnsi="Fb Fontext"/>
          <w:sz w:val="32"/>
          <w:rtl/>
        </w:rPr>
        <w:t xml:space="preserve"> יום,</w:t>
      </w:r>
      <w:r w:rsidR="009152F7">
        <w:rPr>
          <w:rFonts w:ascii="Fb Fontext" w:hAnsi="Fb Fontext" w:hint="cs"/>
          <w:sz w:val="32"/>
          <w:rtl/>
        </w:rPr>
        <w:t xml:space="preserve"> </w:t>
      </w:r>
      <w:r w:rsidR="009152F7" w:rsidRPr="009152F7">
        <w:rPr>
          <w:rStyle w:val="affffe"/>
          <w:rFonts w:hint="cs"/>
          <w:rtl/>
        </w:rPr>
        <w:t>רי</w:t>
      </w:r>
      <w:r w:rsidR="002B7BCC">
        <w:rPr>
          <w:rStyle w:val="affffe"/>
          <w:rtl/>
        </w:rPr>
        <w:t>"</w:t>
      </w:r>
      <w:r w:rsidR="009152F7" w:rsidRPr="009152F7">
        <w:rPr>
          <w:rStyle w:val="affffe"/>
          <w:rFonts w:hint="cs"/>
          <w:rtl/>
        </w:rPr>
        <w:t>ו:</w:t>
      </w:r>
      <w:r w:rsidR="009152F7">
        <w:rPr>
          <w:rFonts w:ascii="Fb Fontext" w:hAnsi="Fb Fontext" w:hint="cs"/>
          <w:sz w:val="32"/>
          <w:rtl/>
        </w:rPr>
        <w:t xml:space="preserve"> נ' יום </w:t>
      </w:r>
      <w:r w:rsidR="009152F7">
        <w:rPr>
          <w:rFonts w:ascii="Fb Fontext" w:hAnsi="Fb Fontext"/>
          <w:sz w:val="32"/>
          <w:rtl/>
        </w:rPr>
        <w:t>–</w:t>
      </w:r>
      <w:r w:rsidR="009152F7">
        <w:rPr>
          <w:rFonts w:ascii="Fb Fontext" w:hAnsi="Fb Fontext" w:hint="cs"/>
          <w:sz w:val="32"/>
          <w:rtl/>
        </w:rPr>
        <w:t xml:space="preserve"> </w:t>
      </w:r>
      <w:r w:rsidR="009152F7" w:rsidRPr="00CA108A">
        <w:rPr>
          <w:rFonts w:ascii="Fb Fontext" w:hAnsi="Fb Fontext" w:cs="PFT_Frank" w:hint="cs"/>
          <w:b/>
          <w:bCs/>
          <w:sz w:val="32"/>
          <w:szCs w:val="14"/>
          <w:rtl/>
        </w:rPr>
        <w:t>וכן הלכה</w:t>
      </w:r>
    </w:p>
    <w:p w14:paraId="401772E1" w14:textId="4FB08A45" w:rsidR="00AB7D20" w:rsidRDefault="00AB7D20" w:rsidP="00FD559C">
      <w:pPr>
        <w:rPr>
          <w:rFonts w:ascii="Fb Fontext" w:hAnsi="Fb Fontext"/>
          <w:rtl/>
        </w:rPr>
      </w:pPr>
      <w:r w:rsidRPr="009152F7">
        <w:rPr>
          <w:rStyle w:val="affffe"/>
          <w:rtl/>
        </w:rPr>
        <w:t>רב ורי"ו</w:t>
      </w:r>
      <w:r w:rsidRPr="00C35A2C">
        <w:rPr>
          <w:rFonts w:ascii="Fb Fontext" w:hAnsi="Fb Fontext"/>
          <w:sz w:val="32"/>
          <w:rtl/>
        </w:rPr>
        <w:t xml:space="preserve"> כל </w:t>
      </w:r>
      <w:r w:rsidR="00FD559C">
        <w:rPr>
          <w:rFonts w:ascii="Fb Fontext" w:hAnsi="Fb Fontext" w:hint="cs"/>
          <w:sz w:val="32"/>
          <w:rtl/>
        </w:rPr>
        <w:t xml:space="preserve">תינוק לפי חריפותו, </w:t>
      </w:r>
      <w:r w:rsidRPr="009152F7">
        <w:rPr>
          <w:rStyle w:val="affffe"/>
          <w:rtl/>
        </w:rPr>
        <w:t xml:space="preserve">לשמואל </w:t>
      </w:r>
      <w:r w:rsidR="009152F7">
        <w:rPr>
          <w:rFonts w:ascii="Fb Fontext" w:hAnsi="Fb Fontext" w:hint="cs"/>
          <w:rtl/>
        </w:rPr>
        <w:t>-</w:t>
      </w:r>
      <w:r w:rsidRPr="00C35A2C">
        <w:rPr>
          <w:rFonts w:ascii="Fb Fontext" w:hAnsi="Fb Fontext"/>
          <w:rtl/>
        </w:rPr>
        <w:t xml:space="preserve"> דכל זמן שמכירה</w:t>
      </w:r>
    </w:p>
    <w:p w14:paraId="5E9EF881" w14:textId="5FBE873F" w:rsidR="00AB7D20" w:rsidRDefault="00AB7D20" w:rsidP="00AB7D20">
      <w:pPr>
        <w:rPr>
          <w:rFonts w:ascii="Fb Fontext" w:hAnsi="Fb Fontext"/>
          <w:rtl/>
        </w:rPr>
      </w:pPr>
      <w:r w:rsidRPr="009152F7">
        <w:rPr>
          <w:rStyle w:val="affffe"/>
          <w:rtl/>
        </w:rPr>
        <w:t xml:space="preserve">רדב'י </w:t>
      </w:r>
      <w:r w:rsidR="009152F7">
        <w:rPr>
          <w:rFonts w:ascii="Fb Fontext" w:hAnsi="Fb Fontext" w:hint="cs"/>
          <w:rtl/>
        </w:rPr>
        <w:t xml:space="preserve">שבדק לגרושה </w:t>
      </w:r>
      <w:r w:rsidRPr="00C35A2C">
        <w:rPr>
          <w:rFonts w:ascii="Fb Fontext" w:hAnsi="Fb Fontext"/>
          <w:rtl/>
        </w:rPr>
        <w:t>בשורת נשים וכשהגיע אליה סובבה פניה וכבשה עיניה מעיניו</w:t>
      </w:r>
      <w:r w:rsidRPr="009152F7">
        <w:rPr>
          <w:rStyle w:val="affffe"/>
          <w:rtl/>
        </w:rPr>
        <w:t xml:space="preserve"> א"ל </w:t>
      </w:r>
      <w:r w:rsidRPr="00C35A2C">
        <w:rPr>
          <w:rFonts w:ascii="Fb Fontext" w:hAnsi="Fb Fontext"/>
          <w:rtl/>
        </w:rPr>
        <w:t>הרימי עינייך שכבר ראך והוא בנך</w:t>
      </w:r>
    </w:p>
    <w:p w14:paraId="13B053BE" w14:textId="5A430FF1" w:rsidR="00AB7D20" w:rsidRPr="00C35A2C" w:rsidRDefault="00AB7D20" w:rsidP="00AB7D20">
      <w:pPr>
        <w:rPr>
          <w:rFonts w:ascii="Fb Fontext" w:hAnsi="Fb Fontext"/>
          <w:rtl/>
        </w:rPr>
      </w:pPr>
      <w:r w:rsidRPr="00C35A2C">
        <w:rPr>
          <w:rFonts w:ascii="Fb Fontext" w:hAnsi="Fb Fontext"/>
          <w:rtl/>
        </w:rPr>
        <w:t>סומא יודע: בריח ובטע</w:t>
      </w:r>
      <w:r w:rsidR="009152F7">
        <w:rPr>
          <w:rFonts w:ascii="Fb Fontext" w:hAnsi="Fb Fontext" w:hint="cs"/>
          <w:rtl/>
        </w:rPr>
        <w:t>ם</w:t>
      </w:r>
      <w:r w:rsidRPr="00C35A2C">
        <w:rPr>
          <w:rFonts w:ascii="Fb Fontext" w:hAnsi="Fb Fontext"/>
          <w:rtl/>
        </w:rPr>
        <w:t>.</w:t>
      </w:r>
    </w:p>
    <w:p w14:paraId="4CEF6303" w14:textId="221C5197" w:rsidR="00FD559C" w:rsidRDefault="000D09AE" w:rsidP="00F1680A">
      <w:pPr>
        <w:pStyle w:val="affffb"/>
        <w:rPr>
          <w:rtl/>
        </w:rPr>
      </w:pPr>
      <w:bookmarkStart w:id="436" w:name="_Toc119353220"/>
      <w:r>
        <w:rPr>
          <w:rStyle w:val="affffe"/>
          <w:rFonts w:hint="cs"/>
          <w:rtl/>
        </w:rPr>
        <w:t>ר''א</w:t>
      </w:r>
      <w:r w:rsidR="00AB7D20" w:rsidRPr="00FD559C">
        <w:rPr>
          <w:rStyle w:val="affffe"/>
          <w:rtl/>
        </w:rPr>
        <w:t>:</w:t>
      </w:r>
      <w:r w:rsidR="00AB7D20" w:rsidRPr="00CA108A">
        <w:rPr>
          <w:rtl/>
        </w:rPr>
        <w:t xml:space="preserve"> יונק תינוק והולך</w:t>
      </w:r>
      <w:r>
        <w:rPr>
          <w:rFonts w:hint="cs"/>
          <w:rtl/>
        </w:rPr>
        <w:t xml:space="preserve"> עד כ''ד חודש מכאן ואילך כיונק שקץ</w:t>
      </w:r>
      <w:bookmarkEnd w:id="436"/>
    </w:p>
    <w:p w14:paraId="6415C078" w14:textId="3CE67BD0" w:rsidR="00AB7D20" w:rsidRPr="00730169" w:rsidRDefault="00AB7D20" w:rsidP="00FD559C">
      <w:pPr>
        <w:ind w:left="0" w:firstLine="0"/>
        <w:rPr>
          <w:rFonts w:ascii="Fb Fontext" w:hAnsi="Fb Fontext" w:cs="Guttman Vilna"/>
          <w:b/>
          <w:bCs/>
          <w:spacing w:val="-2"/>
          <w:sz w:val="32"/>
          <w:rtl/>
        </w:rPr>
      </w:pPr>
      <w:r w:rsidRPr="00730169">
        <w:rPr>
          <w:rStyle w:val="affffe"/>
          <w:rtl/>
        </w:rPr>
        <w:t>רי"ה:</w:t>
      </w:r>
      <w:r w:rsidRPr="00730169">
        <w:rPr>
          <w:rFonts w:ascii="Fb Fontext" w:hAnsi="Fb Fontext"/>
          <w:spacing w:val="-2"/>
          <w:sz w:val="32"/>
          <w:rtl/>
        </w:rPr>
        <w:t xml:space="preserve"> אפילו ד'</w:t>
      </w:r>
      <w:r w:rsidRPr="00730169">
        <w:rPr>
          <w:rFonts w:ascii="Fb Fontext" w:hAnsi="Fb Fontext" w:hint="cs"/>
          <w:spacing w:val="-2"/>
          <w:sz w:val="32"/>
          <w:rtl/>
        </w:rPr>
        <w:t xml:space="preserve"> </w:t>
      </w:r>
      <w:r w:rsidRPr="00730169">
        <w:rPr>
          <w:rFonts w:ascii="Fb Fontext" w:hAnsi="Fb Fontext"/>
          <w:spacing w:val="-2"/>
          <w:sz w:val="32"/>
          <w:rtl/>
        </w:rPr>
        <w:t>וה' שנים,</w:t>
      </w:r>
      <w:r w:rsidRPr="00730169">
        <w:rPr>
          <w:rStyle w:val="afffe"/>
          <w:spacing w:val="-2"/>
          <w:rtl/>
        </w:rPr>
        <w:t xml:space="preserve"> </w:t>
      </w:r>
      <w:r w:rsidRPr="00730169">
        <w:rPr>
          <w:spacing w:val="-2"/>
          <w:rtl/>
        </w:rPr>
        <w:t xml:space="preserve">פירש </w:t>
      </w:r>
      <w:r w:rsidRPr="00730169">
        <w:rPr>
          <w:rFonts w:ascii="Fb Fontext" w:hAnsi="Fb Fontext"/>
          <w:spacing w:val="-2"/>
          <w:sz w:val="32"/>
          <w:rtl/>
        </w:rPr>
        <w:t>אחר כ"ד חדש וחזר כיונק שקץ.</w:t>
      </w:r>
    </w:p>
    <w:p w14:paraId="3185B5BA" w14:textId="77777777" w:rsidR="00AB7D20" w:rsidRPr="00C35A2C" w:rsidRDefault="00AB7D20" w:rsidP="00AB7D20">
      <w:pPr>
        <w:rPr>
          <w:rFonts w:ascii="Fb Fontext" w:hAnsi="Fb Fontext" w:cs="Guttman Vilna"/>
          <w:b/>
          <w:bCs/>
          <w:rtl/>
        </w:rPr>
      </w:pPr>
      <w:r w:rsidRPr="000D09AE">
        <w:rPr>
          <w:rStyle w:val="affffe"/>
          <w:rtl/>
        </w:rPr>
        <w:t>אמר מר:</w:t>
      </w:r>
      <w:r w:rsidRPr="00C35A2C">
        <w:rPr>
          <w:rFonts w:ascii="Fb Fontext" w:hAnsi="Fb Fontext"/>
          <w:rtl/>
        </w:rPr>
        <w:t xml:space="preserve"> מכאן ואילך כיונק שקץ.</w:t>
      </w:r>
    </w:p>
    <w:p w14:paraId="71997D41" w14:textId="498214D8" w:rsidR="00AB7D20" w:rsidRPr="00C35A2C" w:rsidRDefault="00AB7D20" w:rsidP="000D09AE">
      <w:pPr>
        <w:ind w:firstLine="0"/>
        <w:rPr>
          <w:rFonts w:ascii="Fb Fontext" w:hAnsi="Fb Fontext"/>
          <w:rtl/>
        </w:rPr>
      </w:pPr>
      <w:r w:rsidRPr="00041161">
        <w:rPr>
          <w:rStyle w:val="affffa"/>
          <w:rtl/>
        </w:rPr>
        <w:t xml:space="preserve">'את הגמל כי מעלה גרה </w:t>
      </w:r>
      <w:r w:rsidRPr="00FD559C">
        <w:rPr>
          <w:rStyle w:val="affffa"/>
          <w:b/>
          <w:bCs/>
          <w:rtl/>
        </w:rPr>
        <w:t>הוא',</w:t>
      </w:r>
      <w:r w:rsidRPr="00C35A2C">
        <w:rPr>
          <w:rFonts w:ascii="Fb Fontext" w:hAnsi="Fb Fontext"/>
          <w:sz w:val="32"/>
          <w:rtl/>
        </w:rPr>
        <w:t xml:space="preserve"> ואין חלב </w:t>
      </w:r>
      <w:r w:rsidR="00FD559C">
        <w:rPr>
          <w:rFonts w:ascii="Fb Fontext" w:hAnsi="Fb Fontext" w:hint="cs"/>
          <w:sz w:val="32"/>
          <w:rtl/>
        </w:rPr>
        <w:t xml:space="preserve">ודם </w:t>
      </w:r>
      <w:r w:rsidRPr="00C35A2C">
        <w:rPr>
          <w:rFonts w:ascii="Fb Fontext" w:hAnsi="Fb Fontext"/>
          <w:sz w:val="32"/>
          <w:rtl/>
        </w:rPr>
        <w:t>מהלכי שתים טמא</w:t>
      </w:r>
    </w:p>
    <w:p w14:paraId="167FE62A" w14:textId="6E80F332" w:rsidR="00AB7D20" w:rsidRDefault="00AB7D20" w:rsidP="000D09AE">
      <w:pPr>
        <w:ind w:firstLine="0"/>
        <w:rPr>
          <w:rFonts w:ascii="Fb Fontext" w:hAnsi="Fb Fontext"/>
          <w:rtl/>
        </w:rPr>
      </w:pPr>
      <w:r w:rsidRPr="00FD559C">
        <w:rPr>
          <w:rStyle w:val="affffe"/>
          <w:rtl/>
        </w:rPr>
        <w:t xml:space="preserve">ר"ש </w:t>
      </w:r>
      <w:r w:rsidR="00BD4EEB">
        <w:rPr>
          <w:rFonts w:ascii="Fb Fontext" w:hAnsi="Fb Fontext"/>
          <w:rtl/>
        </w:rPr>
        <w:t>אף</w:t>
      </w:r>
      <w:r w:rsidRPr="00C35A2C">
        <w:rPr>
          <w:rFonts w:ascii="Fb Fontext" w:hAnsi="Fb Fontext"/>
          <w:rtl/>
        </w:rPr>
        <w:t xml:space="preserve"> מצות פרישה אין בו – מיירי בדלא פריש</w:t>
      </w:r>
      <w:r w:rsidR="000A337F">
        <w:rPr>
          <w:rFonts w:ascii="Fb Fontext" w:hAnsi="Fb Fontext" w:hint="cs"/>
          <w:rtl/>
        </w:rPr>
        <w:t>,</w:t>
      </w:r>
    </w:p>
    <w:p w14:paraId="43AD8F5B" w14:textId="2EDB6B5A" w:rsidR="00AB7D20" w:rsidRPr="00C35A2C" w:rsidRDefault="00AB7D20" w:rsidP="000D09AE">
      <w:pPr>
        <w:ind w:firstLine="0"/>
        <w:rPr>
          <w:rFonts w:ascii="Fb Fontext" w:hAnsi="Fb Fontext"/>
          <w:rtl/>
        </w:rPr>
      </w:pPr>
      <w:r w:rsidRPr="00C35A2C">
        <w:rPr>
          <w:rFonts w:ascii="Fb Fontext" w:hAnsi="Fb Fontext"/>
          <w:sz w:val="32"/>
          <w:rtl/>
        </w:rPr>
        <w:t>וחלופא בדם דדם שע</w:t>
      </w:r>
      <w:r w:rsidR="00FD559C">
        <w:rPr>
          <w:rFonts w:ascii="Fb Fontext" w:hAnsi="Fb Fontext" w:hint="cs"/>
          <w:sz w:val="32"/>
          <w:rtl/>
        </w:rPr>
        <w:t>"ג</w:t>
      </w:r>
      <w:r w:rsidRPr="00C35A2C">
        <w:rPr>
          <w:rFonts w:ascii="Fb Fontext" w:hAnsi="Fb Fontext"/>
          <w:sz w:val="32"/>
          <w:rtl/>
        </w:rPr>
        <w:t xml:space="preserve"> ככר גוררו ואוכלו, שבין השינים - מוצצו ואינו חושש.</w:t>
      </w:r>
    </w:p>
    <w:p w14:paraId="59E352A8" w14:textId="4EB6A24A" w:rsidR="00AB7D20" w:rsidRPr="00730169" w:rsidRDefault="00AB7D20" w:rsidP="00AB7D20">
      <w:pPr>
        <w:rPr>
          <w:rFonts w:ascii="Fb Fontext" w:hAnsi="Fb Fontext"/>
          <w:spacing w:val="-4"/>
          <w:rtl/>
        </w:rPr>
      </w:pPr>
      <w:r w:rsidRPr="00730169">
        <w:rPr>
          <w:rStyle w:val="affffe"/>
          <w:spacing w:val="-4"/>
          <w:rtl/>
        </w:rPr>
        <w:t xml:space="preserve">רבי יהושע: </w:t>
      </w:r>
      <w:r w:rsidR="00FD559C" w:rsidRPr="00730169">
        <w:rPr>
          <w:rFonts w:ascii="Fb Fontext" w:hAnsi="Fb Fontext" w:hint="cs"/>
          <w:spacing w:val="-4"/>
          <w:sz w:val="32"/>
          <w:rtl/>
        </w:rPr>
        <w:t>אף</w:t>
      </w:r>
      <w:r w:rsidRPr="00730169">
        <w:rPr>
          <w:rFonts w:ascii="Fb Fontext" w:hAnsi="Fb Fontext"/>
          <w:spacing w:val="-4"/>
          <w:sz w:val="32"/>
          <w:rtl/>
        </w:rPr>
        <w:t xml:space="preserve"> </w:t>
      </w:r>
      <w:r w:rsidR="00FD559C" w:rsidRPr="00730169">
        <w:rPr>
          <w:rFonts w:ascii="Fb Fontext" w:hAnsi="Fb Fontext" w:hint="cs"/>
          <w:spacing w:val="-4"/>
          <w:sz w:val="32"/>
          <w:rtl/>
        </w:rPr>
        <w:t xml:space="preserve">ד' וה' </w:t>
      </w:r>
      <w:r w:rsidRPr="00730169">
        <w:rPr>
          <w:rFonts w:ascii="Fb Fontext" w:hAnsi="Fb Fontext"/>
          <w:spacing w:val="-4"/>
          <w:sz w:val="32"/>
          <w:rtl/>
        </w:rPr>
        <w:t>שנים.-</w:t>
      </w:r>
      <w:r w:rsidR="00A01ACD" w:rsidRPr="00730169">
        <w:rPr>
          <w:rFonts w:ascii="Fb Fontext" w:hAnsi="Fb Fontext" w:hint="cs"/>
          <w:spacing w:val="-4"/>
          <w:sz w:val="32"/>
          <w:rtl/>
        </w:rPr>
        <w:t>ואותו שיעור הוא ש</w:t>
      </w:r>
      <w:r w:rsidRPr="00730169">
        <w:rPr>
          <w:rFonts w:ascii="Fb Fontext" w:hAnsi="Fb Fontext"/>
          <w:spacing w:val="-4"/>
          <w:sz w:val="32"/>
          <w:rtl/>
        </w:rPr>
        <w:t>חבילתו על כתיפיו</w:t>
      </w:r>
    </w:p>
    <w:p w14:paraId="32214A19" w14:textId="139555B7" w:rsidR="00AB7D20" w:rsidRPr="00A01ACD" w:rsidRDefault="00A01ACD" w:rsidP="00AB7D20">
      <w:pPr>
        <w:rPr>
          <w:rStyle w:val="afffff0"/>
          <w:rtl/>
        </w:rPr>
      </w:pPr>
      <w:r w:rsidRPr="00A01ACD">
        <w:rPr>
          <w:rStyle w:val="affffe"/>
          <w:rFonts w:hint="cs"/>
          <w:rtl/>
        </w:rPr>
        <w:t>ר</w:t>
      </w:r>
      <w:r w:rsidR="002B7BCC">
        <w:rPr>
          <w:rStyle w:val="affffe"/>
          <w:rtl/>
        </w:rPr>
        <w:t>"</w:t>
      </w:r>
      <w:r w:rsidRPr="00A01ACD">
        <w:rPr>
          <w:rStyle w:val="affffe"/>
          <w:rFonts w:hint="cs"/>
          <w:rtl/>
        </w:rPr>
        <w:t>מ</w:t>
      </w:r>
      <w:r w:rsidR="00AB7D20" w:rsidRPr="00A01ACD">
        <w:rPr>
          <w:rStyle w:val="affffe"/>
          <w:rtl/>
        </w:rPr>
        <w:t xml:space="preserve">: </w:t>
      </w:r>
      <w:r w:rsidR="00AB7D20" w:rsidRPr="00C35A2C">
        <w:rPr>
          <w:rFonts w:ascii="Fb Fontext" w:hAnsi="Fb Fontext"/>
          <w:sz w:val="32"/>
          <w:rtl/>
        </w:rPr>
        <w:t xml:space="preserve">גונח יונק חלב בשבת. </w:t>
      </w:r>
      <w:r w:rsidR="00AB7D20" w:rsidRPr="00A01ACD">
        <w:rPr>
          <w:rStyle w:val="afffff0"/>
          <w:rtl/>
        </w:rPr>
        <w:t>מפרק כלאחר יד ובמקום צער לא גזרו.</w:t>
      </w:r>
    </w:p>
    <w:p w14:paraId="3DB34418" w14:textId="77777777" w:rsidR="00E268F4" w:rsidRDefault="00AB7D20" w:rsidP="00A01ACD">
      <w:pPr>
        <w:rPr>
          <w:rFonts w:ascii="Fb Fontext" w:hAnsi="Fb Fontext"/>
          <w:sz w:val="32"/>
          <w:rtl/>
        </w:rPr>
      </w:pPr>
      <w:r w:rsidRPr="00A01ACD">
        <w:rPr>
          <w:rStyle w:val="affffe"/>
          <w:rtl/>
        </w:rPr>
        <w:t>נחום:</w:t>
      </w:r>
      <w:r w:rsidRPr="00C35A2C">
        <w:rPr>
          <w:rFonts w:ascii="Fb Fontext" w:hAnsi="Fb Fontext"/>
          <w:sz w:val="32"/>
          <w:rtl/>
        </w:rPr>
        <w:t xml:space="preserve"> צינור שעלו בו קשקשין, ממעכן ברגלו בצנעא בשבת</w:t>
      </w:r>
      <w:r w:rsidR="00E268F4">
        <w:rPr>
          <w:rFonts w:ascii="Fb Fontext" w:hAnsi="Fb Fontext"/>
          <w:sz w:val="32"/>
          <w:rtl/>
        </w:rPr>
        <w:t>,</w:t>
      </w:r>
    </w:p>
    <w:p w14:paraId="34789D40" w14:textId="760BCC8D" w:rsidR="00AB7D20" w:rsidRPr="00C35A2C" w:rsidRDefault="00AB7D20" w:rsidP="00A01ACD">
      <w:pPr>
        <w:ind w:firstLine="57"/>
        <w:rPr>
          <w:rFonts w:ascii="Fb Fontext" w:hAnsi="Fb Fontext" w:cs="Guttman Vilna"/>
          <w:b/>
          <w:bCs/>
          <w:sz w:val="32"/>
          <w:rtl/>
        </w:rPr>
      </w:pPr>
      <w:r w:rsidRPr="00C35A2C">
        <w:rPr>
          <w:rFonts w:ascii="Fb Fontext" w:hAnsi="Fb Fontext"/>
          <w:sz w:val="32"/>
          <w:rtl/>
        </w:rPr>
        <w:t xml:space="preserve">דמתקן כלאחר יד הוא, ובמקום </w:t>
      </w:r>
      <w:r w:rsidR="00A01ACD">
        <w:rPr>
          <w:rFonts w:ascii="Fb Fontext" w:hAnsi="Fb Fontext" w:hint="cs"/>
          <w:sz w:val="32"/>
          <w:rtl/>
        </w:rPr>
        <w:t>ה</w:t>
      </w:r>
      <w:r w:rsidRPr="00C35A2C">
        <w:rPr>
          <w:rFonts w:ascii="Fb Fontext" w:hAnsi="Fb Fontext"/>
          <w:sz w:val="32"/>
          <w:rtl/>
        </w:rPr>
        <w:t>פסד</w:t>
      </w:r>
      <w:r w:rsidR="00A01ACD">
        <w:rPr>
          <w:rFonts w:ascii="Fb Fontext" w:hAnsi="Fb Fontext" w:hint="cs"/>
          <w:sz w:val="32"/>
          <w:rtl/>
        </w:rPr>
        <w:t xml:space="preserve"> </w:t>
      </w:r>
      <w:r w:rsidRPr="00C35A2C">
        <w:rPr>
          <w:rFonts w:ascii="Fb Fontext" w:hAnsi="Fb Fontext"/>
          <w:sz w:val="32"/>
          <w:rtl/>
        </w:rPr>
        <w:t>לא גזרו.</w:t>
      </w:r>
    </w:p>
    <w:p w14:paraId="12355FDE" w14:textId="6B667B1D" w:rsidR="00AB7D20" w:rsidRPr="00C35A2C" w:rsidRDefault="00A01ACD" w:rsidP="00A01ACD">
      <w:pPr>
        <w:rPr>
          <w:rFonts w:ascii="Fb Fontext" w:hAnsi="Fb Fontext"/>
          <w:rtl/>
        </w:rPr>
      </w:pPr>
      <w:r w:rsidRPr="00A01ACD">
        <w:rPr>
          <w:rStyle w:val="affffe"/>
          <w:rtl/>
        </w:rPr>
        <w:t>רב יוסף:</w:t>
      </w:r>
      <w:r w:rsidRPr="00C35A2C">
        <w:rPr>
          <w:rFonts w:ascii="Fb Fontext" w:hAnsi="Fb Fontext"/>
          <w:rtl/>
        </w:rPr>
        <w:t xml:space="preserve"> </w:t>
      </w:r>
      <w:r>
        <w:rPr>
          <w:rStyle w:val="affffc"/>
          <w:rtl/>
        </w:rPr>
        <w:t xml:space="preserve">הלכה </w:t>
      </w:r>
      <w:r>
        <w:rPr>
          <w:rStyle w:val="affffe"/>
          <w:rtl/>
          <w:rPrChange w:id="9199" w:author="מנוע אמוראים" w:date="2026-10-05T16:41:40Z">
            <w:rPr>
              <w:rStyle w:val="affffc"/>
              <w:rtl/>
            </w:rPr>
          </w:rPrChange>
        </w:rPr>
        <w:t xml:space="preserve">כר</w:t>
      </w:r>
      <w:r>
        <w:rPr>
          <w:rStyle w:val="affffe"/>
          <w:rFonts w:hint="cs"/>
          <w:rtl/>
          <w:rPrChange w:id="9200" w:author="מנוע אמוראים" w:date="2026-10-05T16:41:40Z">
            <w:rPr>
              <w:rStyle w:val="affffc"/>
              <w:rFonts w:hint="cs"/>
              <w:rtl/>
            </w:rPr>
          </w:rPrChange>
        </w:rPr>
        <w:t xml:space="preserve">י</w:t>
      </w:r>
      <w:r>
        <w:rPr>
          <w:rStyle w:val="affffe"/>
          <w:rtl/>
          <w:rPrChange w:id="9201" w:author="מנוע אמוראים" w:date="2026-10-05T16:41:40Z">
            <w:rPr>
              <w:rStyle w:val="affffc"/>
              <w:rtl/>
            </w:rPr>
          </w:rPrChange>
        </w:rPr>
        <w:t xml:space="preserve">"</w:t>
      </w:r>
      <w:r>
        <w:rPr>
          <w:rStyle w:val="affffe"/>
          <w:rFonts w:hint="cs"/>
          <w:rtl/>
          <w:rPrChange w:id="9202" w:author="מנוע אמוראים" w:date="2026-10-05T16:41:40Z">
            <w:rPr>
              <w:rStyle w:val="affffc"/>
              <w:rFonts w:hint="cs"/>
              <w:rtl/>
            </w:rPr>
          </w:rPrChange>
        </w:rPr>
        <w:t xml:space="preserve">ה</w:t>
      </w:r>
      <w:r>
        <w:rPr>
          <w:rStyle w:val="affffc"/>
          <w:rFonts w:hint="cs"/>
          <w:rtl/>
        </w:rPr>
        <w:t xml:space="preserve">, </w:t>
      </w:r>
      <w:r>
        <w:rPr>
          <w:rStyle w:val="affffe"/>
          <w:rFonts w:hint="cs"/>
          <w:rtl/>
          <w:rPrChange w:id="9203" w:author="מנוע אמוראים" w:date="2026-10-05T16:41:40Z">
            <w:rPr>
              <w:rStyle w:val="affffc"/>
              <w:rFonts w:hint="cs"/>
              <w:rtl/>
            </w:rPr>
          </w:rPrChange>
        </w:rPr>
        <w:t xml:space="preserve">וכר</w:t>
      </w:r>
      <w:r>
        <w:rPr>
          <w:rStyle w:val="affffe"/>
          <w:rtl/>
          <w:rPrChange w:id="9204" w:author="מנוע אמוראים" w:date="2026-10-05T16:41:40Z">
            <w:rPr>
              <w:rStyle w:val="affffc"/>
              <w:rtl/>
            </w:rPr>
          </w:rPrChange>
        </w:rPr>
        <w:t xml:space="preserve">"</w:t>
      </w:r>
      <w:r>
        <w:rPr>
          <w:rStyle w:val="affffe"/>
          <w:rFonts w:hint="cs"/>
          <w:rtl/>
          <w:rPrChange w:id="9205" w:author="מנוע אמוראים" w:date="2026-10-05T16:41:40Z">
            <w:rPr>
              <w:rStyle w:val="affffc"/>
              <w:rFonts w:hint="cs"/>
              <w:rtl/>
            </w:rPr>
          </w:rPrChange>
        </w:rPr>
        <w:t xml:space="preserve">מ</w:t>
      </w:r>
      <w:r>
        <w:rPr>
          <w:rStyle w:val="affffc"/>
          <w:rFonts w:hint="cs"/>
          <w:rtl/>
        </w:rPr>
        <w:t xml:space="preserve">, וכנחום</w:t>
      </w:r>
      <w:r w:rsidR="00AB7D20" w:rsidRPr="000D09AE">
        <w:rPr>
          <w:rStyle w:val="affffc"/>
          <w:rtl/>
        </w:rPr>
        <w:t xml:space="preserve"> איש גליא</w:t>
      </w:r>
      <w:r w:rsidR="00AB7D20" w:rsidRPr="00C35A2C">
        <w:rPr>
          <w:rFonts w:ascii="Fb Fontext" w:hAnsi="Fb Fontext"/>
          <w:sz w:val="32"/>
          <w:rtl/>
        </w:rPr>
        <w:t>.</w:t>
      </w:r>
    </w:p>
    <w:p w14:paraId="2B39EF15" w14:textId="6DA7F80B" w:rsidR="00AB7D20" w:rsidRPr="005D1B5B" w:rsidRDefault="00AB7D20" w:rsidP="005D1B5B">
      <w:pPr>
        <w:rPr>
          <w:spacing w:val="-4"/>
          <w:rtl/>
        </w:rPr>
      </w:pPr>
      <w:r w:rsidRPr="005D1B5B">
        <w:rPr>
          <w:rFonts w:ascii="Fb Fontext" w:hAnsi="Fb Fontext"/>
          <w:spacing w:val="-4"/>
          <w:sz w:val="32"/>
          <w:rtl/>
        </w:rPr>
        <w:t xml:space="preserve">פירש לאחר </w:t>
      </w:r>
      <w:r w:rsidR="00A01ACD" w:rsidRPr="005D1B5B">
        <w:rPr>
          <w:rFonts w:ascii="Fb Fontext" w:hAnsi="Fb Fontext" w:hint="cs"/>
          <w:spacing w:val="-4"/>
          <w:sz w:val="32"/>
          <w:rtl/>
        </w:rPr>
        <w:t>כד'</w:t>
      </w:r>
      <w:r w:rsidRPr="005D1B5B">
        <w:rPr>
          <w:rFonts w:ascii="Fb Fontext" w:hAnsi="Fb Fontext"/>
          <w:spacing w:val="-4"/>
          <w:sz w:val="32"/>
          <w:rtl/>
        </w:rPr>
        <w:t xml:space="preserve"> חדש וחזר - כיונק שקץ.</w:t>
      </w:r>
      <w:r w:rsidRPr="005D1B5B">
        <w:rPr>
          <w:rFonts w:ascii="Fb Fontext" w:hAnsi="Fb Fontext" w:hint="cs"/>
          <w:spacing w:val="-4"/>
          <w:sz w:val="32"/>
          <w:rtl/>
        </w:rPr>
        <w:t xml:space="preserve"> ופירש </w:t>
      </w:r>
      <w:r w:rsidR="005D1B5B" w:rsidRPr="005D1B5B">
        <w:rPr>
          <w:rFonts w:ascii="Fb Fontext" w:hAnsi="Fb Fontext" w:hint="cs"/>
          <w:spacing w:val="-4"/>
          <w:sz w:val="32"/>
          <w:rtl/>
        </w:rPr>
        <w:t>-</w:t>
      </w:r>
      <w:r w:rsidRPr="005D1B5B">
        <w:rPr>
          <w:rFonts w:ascii="Fb Fontext" w:hAnsi="Fb Fontext" w:hint="cs"/>
          <w:spacing w:val="-4"/>
          <w:sz w:val="32"/>
          <w:rtl/>
        </w:rPr>
        <w:t xml:space="preserve"> </w:t>
      </w:r>
      <w:r w:rsidR="00A01ACD" w:rsidRPr="005D1B5B">
        <w:rPr>
          <w:rFonts w:ascii="Fb Fontext" w:hAnsi="Fb Fontext" w:hint="cs"/>
          <w:spacing w:val="-4"/>
          <w:sz w:val="32"/>
          <w:rtl/>
        </w:rPr>
        <w:t>ג'</w:t>
      </w:r>
      <w:r w:rsidRPr="005D1B5B">
        <w:rPr>
          <w:rFonts w:ascii="Fb Fontext" w:hAnsi="Fb Fontext" w:hint="cs"/>
          <w:spacing w:val="-4"/>
          <w:sz w:val="32"/>
          <w:rtl/>
        </w:rPr>
        <w:t xml:space="preserve"> ימים</w:t>
      </w:r>
      <w:r w:rsidRPr="005D1B5B">
        <w:rPr>
          <w:rFonts w:ascii="Fb Fontext" w:hAnsi="Fb Fontext"/>
          <w:spacing w:val="-4"/>
          <w:sz w:val="32"/>
          <w:rtl/>
        </w:rPr>
        <w:t xml:space="preserve"> </w:t>
      </w:r>
      <w:r w:rsidRPr="005D1B5B">
        <w:rPr>
          <w:rStyle w:val="afffff0"/>
          <w:rFonts w:hint="cs"/>
          <w:spacing w:val="-4"/>
          <w:rtl/>
        </w:rPr>
        <w:t>תני או אמר</w:t>
      </w:r>
    </w:p>
    <w:p w14:paraId="6895C953" w14:textId="77777777" w:rsidR="00AB7D20" w:rsidRPr="00C35A2C" w:rsidRDefault="00AB7D20" w:rsidP="00E26091">
      <w:pPr>
        <w:pStyle w:val="afff"/>
        <w:framePr w:wrap="around"/>
        <w:rPr>
          <w:rtl/>
        </w:rPr>
      </w:pPr>
      <w:bookmarkStart w:id="437" w:name="_Toc119353221"/>
      <w:r w:rsidRPr="00C35A2C">
        <w:rPr>
          <w:rFonts w:hint="cs"/>
          <w:rtl/>
        </w:rPr>
        <w:t>ס:</w:t>
      </w:r>
      <w:bookmarkEnd w:id="437"/>
    </w:p>
    <w:p w14:paraId="67B710B9" w14:textId="77777777" w:rsidR="00E268F4" w:rsidRPr="008C28D0" w:rsidRDefault="00AB7D20" w:rsidP="00F1680A">
      <w:pPr>
        <w:pStyle w:val="affffb"/>
        <w:rPr>
          <w:spacing w:val="0"/>
          <w:rtl/>
        </w:rPr>
      </w:pPr>
      <w:bookmarkStart w:id="438" w:name="_Toc119353222"/>
      <w:r w:rsidRPr="008C28D0">
        <w:rPr>
          <w:spacing w:val="0"/>
          <w:rtl/>
        </w:rPr>
        <w:t>מינקת שמת בעלה בתוך כ"ד חדש</w:t>
      </w:r>
      <w:r w:rsidR="00E268F4" w:rsidRPr="008C28D0">
        <w:rPr>
          <w:spacing w:val="0"/>
          <w:rtl/>
        </w:rPr>
        <w:t>,</w:t>
      </w:r>
      <w:bookmarkEnd w:id="438"/>
    </w:p>
    <w:p w14:paraId="61D2EE6E" w14:textId="214824C3" w:rsidR="00AB7D20" w:rsidRPr="00730169" w:rsidRDefault="00AB7D20" w:rsidP="00503561">
      <w:pPr>
        <w:rPr>
          <w:rFonts w:ascii="Fb Fontext" w:hAnsi="Fb Fontext" w:cs="Guttman Vilna"/>
          <w:b/>
          <w:bCs/>
          <w:spacing w:val="-2"/>
          <w:sz w:val="32"/>
          <w:rtl/>
        </w:rPr>
      </w:pPr>
      <w:r w:rsidRPr="00730169">
        <w:rPr>
          <w:rStyle w:val="affffe"/>
          <w:rtl/>
        </w:rPr>
        <w:t xml:space="preserve">ר"מ: </w:t>
      </w:r>
      <w:r w:rsidRPr="00730169">
        <w:rPr>
          <w:rFonts w:ascii="Fb Fontext" w:hAnsi="Fb Fontext"/>
          <w:spacing w:val="-2"/>
          <w:sz w:val="32"/>
          <w:rtl/>
        </w:rPr>
        <w:t>לא תתארס ולא תינשא עד כ"ד חדש,</w:t>
      </w:r>
      <w:r w:rsidR="00503561" w:rsidRPr="00730169">
        <w:rPr>
          <w:rFonts w:ascii="Fb Fontext" w:hAnsi="Fb Fontext" w:hint="cs"/>
          <w:spacing w:val="-2"/>
          <w:sz w:val="32"/>
          <w:rtl/>
        </w:rPr>
        <w:t xml:space="preserve"> </w:t>
      </w:r>
      <w:r w:rsidRPr="00730169">
        <w:rPr>
          <w:rStyle w:val="affffe"/>
          <w:rtl/>
        </w:rPr>
        <w:t>ר"י:</w:t>
      </w:r>
      <w:r w:rsidRPr="00730169">
        <w:rPr>
          <w:rFonts w:ascii="Fb Fontext" w:hAnsi="Fb Fontext"/>
          <w:spacing w:val="-2"/>
          <w:sz w:val="32"/>
          <w:rtl/>
        </w:rPr>
        <w:t xml:space="preserve"> מתיר ב</w:t>
      </w:r>
      <w:r w:rsidR="00503561" w:rsidRPr="00730169">
        <w:rPr>
          <w:rFonts w:ascii="Fb Fontext" w:hAnsi="Fb Fontext" w:hint="cs"/>
          <w:spacing w:val="-2"/>
          <w:sz w:val="32"/>
          <w:rtl/>
        </w:rPr>
        <w:t>י</w:t>
      </w:r>
      <w:r w:rsidR="002B7BCC">
        <w:rPr>
          <w:rFonts w:ascii="Fb Fontext" w:hAnsi="Fb Fontext"/>
          <w:spacing w:val="-2"/>
          <w:sz w:val="32"/>
          <w:rtl/>
        </w:rPr>
        <w:t>"</w:t>
      </w:r>
      <w:r w:rsidR="00503561" w:rsidRPr="00730169">
        <w:rPr>
          <w:rFonts w:ascii="Fb Fontext" w:hAnsi="Fb Fontext" w:hint="cs"/>
          <w:spacing w:val="-2"/>
          <w:sz w:val="32"/>
          <w:rtl/>
        </w:rPr>
        <w:t>ח</w:t>
      </w:r>
      <w:r w:rsidRPr="00730169">
        <w:rPr>
          <w:rFonts w:ascii="Fb Fontext" w:hAnsi="Fb Fontext"/>
          <w:spacing w:val="-2"/>
          <w:sz w:val="32"/>
          <w:rtl/>
        </w:rPr>
        <w:t xml:space="preserve"> חדש.</w:t>
      </w:r>
    </w:p>
    <w:p w14:paraId="7411DF34" w14:textId="3B3AB0B9" w:rsidR="00AB7D20" w:rsidRDefault="00AB7D20" w:rsidP="00AB7D20">
      <w:pPr>
        <w:rPr>
          <w:rFonts w:ascii="Fb Fontext" w:hAnsi="Fb Fontext"/>
          <w:sz w:val="32"/>
          <w:rtl/>
        </w:rPr>
      </w:pPr>
      <w:r w:rsidRPr="00503561">
        <w:rPr>
          <w:rStyle w:val="affffe"/>
          <w:rtl/>
        </w:rPr>
        <w:t>רנב"יו:</w:t>
      </w:r>
      <w:r w:rsidRPr="00C35A2C">
        <w:rPr>
          <w:rFonts w:ascii="Fb Fontext" w:hAnsi="Fb Fontext"/>
          <w:sz w:val="32"/>
          <w:rtl/>
        </w:rPr>
        <w:t xml:space="preserve"> הן </w:t>
      </w:r>
      <w:r w:rsidRPr="000E580C">
        <w:rPr>
          <w:rStyle w:val="affffe"/>
          <w:rtl/>
        </w:rPr>
        <w:t>דברי ב"ש</w:t>
      </w:r>
      <w:r w:rsidRPr="00C35A2C">
        <w:rPr>
          <w:rFonts w:ascii="Fb Fontext" w:hAnsi="Fb Fontext"/>
          <w:sz w:val="32"/>
          <w:rtl/>
        </w:rPr>
        <w:t xml:space="preserve"> </w:t>
      </w:r>
      <w:r w:rsidR="000E580C">
        <w:rPr>
          <w:rFonts w:ascii="Fb Fontext" w:hAnsi="Fb Fontext" w:hint="cs"/>
          <w:sz w:val="32"/>
          <w:rtl/>
        </w:rPr>
        <w:t>ד</w:t>
      </w:r>
      <w:r w:rsidRPr="00C35A2C">
        <w:rPr>
          <w:rFonts w:ascii="Fb Fontext" w:hAnsi="Fb Fontext"/>
          <w:sz w:val="32"/>
          <w:rtl/>
        </w:rPr>
        <w:t>כ"ד חודש</w:t>
      </w:r>
      <w:r w:rsidR="000E580C">
        <w:rPr>
          <w:rFonts w:ascii="Fb Fontext" w:hAnsi="Fb Fontext" w:hint="cs"/>
          <w:sz w:val="32"/>
          <w:rtl/>
        </w:rPr>
        <w:t>,</w:t>
      </w:r>
      <w:r w:rsidRPr="00C35A2C">
        <w:rPr>
          <w:rFonts w:ascii="Fb Fontext" w:hAnsi="Fb Fontext"/>
          <w:sz w:val="32"/>
          <w:rtl/>
        </w:rPr>
        <w:t xml:space="preserve"> </w:t>
      </w:r>
      <w:r w:rsidRPr="000E580C">
        <w:rPr>
          <w:rStyle w:val="affffe"/>
          <w:rtl/>
        </w:rPr>
        <w:t>ו</w:t>
      </w:r>
      <w:r w:rsidR="000E580C" w:rsidRPr="000E580C">
        <w:rPr>
          <w:rStyle w:val="affffe"/>
          <w:rFonts w:hint="cs"/>
          <w:rtl/>
        </w:rPr>
        <w:t xml:space="preserve">דברי </w:t>
      </w:r>
      <w:r w:rsidRPr="000E580C">
        <w:rPr>
          <w:rStyle w:val="affffe"/>
          <w:rtl/>
        </w:rPr>
        <w:t>ב"ה</w:t>
      </w:r>
      <w:r w:rsidRPr="00C35A2C">
        <w:rPr>
          <w:rFonts w:ascii="Fb Fontext" w:hAnsi="Fb Fontext"/>
          <w:sz w:val="32"/>
          <w:rtl/>
        </w:rPr>
        <w:t xml:space="preserve"> </w:t>
      </w:r>
      <w:r w:rsidR="000E580C">
        <w:rPr>
          <w:rFonts w:ascii="Fb Fontext" w:hAnsi="Fb Fontext" w:hint="cs"/>
          <w:sz w:val="32"/>
          <w:rtl/>
        </w:rPr>
        <w:t>ד</w:t>
      </w:r>
      <w:r w:rsidRPr="00C35A2C">
        <w:rPr>
          <w:rFonts w:ascii="Fb Fontext" w:hAnsi="Fb Fontext"/>
          <w:sz w:val="32"/>
          <w:rtl/>
        </w:rPr>
        <w:t>י"ח חודש</w:t>
      </w:r>
      <w:r w:rsidR="000A337F">
        <w:rPr>
          <w:rFonts w:ascii="Fb Fontext" w:hAnsi="Fb Fontext" w:hint="cs"/>
          <w:sz w:val="32"/>
          <w:rtl/>
        </w:rPr>
        <w:t>,</w:t>
      </w:r>
    </w:p>
    <w:p w14:paraId="6CACC7A6" w14:textId="0B7CD8CD" w:rsidR="00AB7D20" w:rsidRDefault="00AB7D20" w:rsidP="00AB7D20">
      <w:pPr>
        <w:rPr>
          <w:rFonts w:ascii="Fb Fontext" w:hAnsi="Fb Fontext"/>
          <w:rtl/>
        </w:rPr>
      </w:pPr>
      <w:r w:rsidRPr="000E580C">
        <w:rPr>
          <w:rStyle w:val="affffe"/>
          <w:rtl/>
        </w:rPr>
        <w:t>רשב"ג: אני אכריע, להאומר</w:t>
      </w:r>
      <w:r w:rsidRPr="00C35A2C">
        <w:rPr>
          <w:rFonts w:ascii="Fb Fontext" w:hAnsi="Fb Fontext"/>
          <w:rtl/>
        </w:rPr>
        <w:t xml:space="preserve"> כ"ד חדש מותרת לינשא ב</w:t>
      </w:r>
      <w:r w:rsidR="000E580C">
        <w:rPr>
          <w:rFonts w:ascii="Fb Fontext" w:hAnsi="Fb Fontext" w:hint="cs"/>
          <w:rtl/>
        </w:rPr>
        <w:t>כ</w:t>
      </w:r>
      <w:r w:rsidR="002B7BCC">
        <w:rPr>
          <w:rFonts w:ascii="Fb Fontext" w:hAnsi="Fb Fontext"/>
          <w:rtl/>
        </w:rPr>
        <w:t>"</w:t>
      </w:r>
      <w:r w:rsidR="000E580C">
        <w:rPr>
          <w:rFonts w:ascii="Fb Fontext" w:hAnsi="Fb Fontext" w:hint="cs"/>
          <w:rtl/>
        </w:rPr>
        <w:t>א</w:t>
      </w:r>
      <w:r w:rsidRPr="00C35A2C">
        <w:rPr>
          <w:rFonts w:ascii="Fb Fontext" w:hAnsi="Fb Fontext"/>
          <w:rtl/>
        </w:rPr>
        <w:t xml:space="preserve"> חדש,</w:t>
      </w:r>
    </w:p>
    <w:p w14:paraId="076B2F88" w14:textId="77777777" w:rsidR="00E268F4" w:rsidRDefault="00AB7D20" w:rsidP="00AB7D20">
      <w:pPr>
        <w:rPr>
          <w:rStyle w:val="afffff0"/>
          <w:spacing w:val="-4"/>
          <w:rtl/>
        </w:rPr>
      </w:pPr>
      <w:r w:rsidRPr="00730169">
        <w:rPr>
          <w:rStyle w:val="affffe"/>
          <w:spacing w:val="-4"/>
          <w:rtl/>
        </w:rPr>
        <w:t xml:space="preserve">להאומר </w:t>
      </w:r>
      <w:r w:rsidRPr="00730169">
        <w:rPr>
          <w:rFonts w:ascii="Fb Fontext" w:hAnsi="Fb Fontext"/>
          <w:spacing w:val="-4"/>
          <w:rtl/>
        </w:rPr>
        <w:t>י"ח חדש</w:t>
      </w:r>
      <w:r w:rsidR="000E580C" w:rsidRPr="00730169">
        <w:rPr>
          <w:rFonts w:ascii="Fb Fontext" w:hAnsi="Fb Fontext" w:hint="cs"/>
          <w:spacing w:val="-4"/>
          <w:rtl/>
        </w:rPr>
        <w:t>,</w:t>
      </w:r>
      <w:r w:rsidRPr="00730169">
        <w:rPr>
          <w:rFonts w:ascii="Fb Fontext" w:hAnsi="Fb Fontext"/>
          <w:spacing w:val="-4"/>
          <w:rtl/>
        </w:rPr>
        <w:t xml:space="preserve"> מותרת להנשא בט"ו חדש, </w:t>
      </w:r>
      <w:r w:rsidR="000E580C" w:rsidRPr="00730169">
        <w:rPr>
          <w:rStyle w:val="afffff0"/>
          <w:rFonts w:hint="cs"/>
          <w:spacing w:val="-4"/>
          <w:rtl/>
        </w:rPr>
        <w:t>שהחלב נעכר רק אחר ג</w:t>
      </w:r>
      <w:r w:rsidR="002B7BCC">
        <w:rPr>
          <w:rStyle w:val="afffff0"/>
          <w:spacing w:val="-4"/>
          <w:rtl/>
        </w:rPr>
        <w:t>"</w:t>
      </w:r>
      <w:r w:rsidR="000E580C" w:rsidRPr="00730169">
        <w:rPr>
          <w:rStyle w:val="afffff0"/>
          <w:rFonts w:hint="cs"/>
          <w:spacing w:val="-4"/>
          <w:rtl/>
        </w:rPr>
        <w:t>ח</w:t>
      </w:r>
      <w:r w:rsidR="00E268F4">
        <w:rPr>
          <w:rStyle w:val="afffff0"/>
          <w:rFonts w:hint="cs"/>
          <w:spacing w:val="-4"/>
          <w:rtl/>
        </w:rPr>
        <w:t>,</w:t>
      </w:r>
    </w:p>
    <w:p w14:paraId="6DED6310" w14:textId="750978C6" w:rsidR="00AB7D20" w:rsidRPr="00C35A2C" w:rsidRDefault="00AB7D20" w:rsidP="00AB7D20">
      <w:pPr>
        <w:rPr>
          <w:rFonts w:ascii="Fb Fontext" w:hAnsi="Fb Fontext"/>
          <w:rtl/>
        </w:rPr>
      </w:pPr>
      <w:r w:rsidRPr="000E580C">
        <w:rPr>
          <w:rStyle w:val="affffe"/>
          <w:rtl/>
        </w:rPr>
        <w:t>עולא:</w:t>
      </w:r>
      <w:r w:rsidRPr="000E580C">
        <w:rPr>
          <w:rtl/>
        </w:rPr>
        <w:t xml:space="preserve"> הלכה </w:t>
      </w:r>
      <w:r>
        <w:rPr>
          <w:rStyle w:val="affffe"/>
          <w:rFonts w:ascii="Fb Fontext" w:hAnsi="Fb Fontext"/>
          <w:rtl/>
          <w:rPrChange w:id="9206" w:author="מנוע אמוראים" w:date="2026-10-05T16:41:40Z">
            <w:rPr>
              <w:rFonts w:ascii="Fb Fontext" w:hAnsi="Fb Fontext"/>
              <w:rtl/>
            </w:rPr>
          </w:rPrChange>
        </w:rPr>
        <w:t xml:space="preserve">כר</w:t>
      </w:r>
      <w:r>
        <w:rPr>
          <w:rStyle w:val="affffe"/>
          <w:rFonts w:ascii="Fb Fontext" w:hAnsi="Fb Fontext" w:hint="cs"/>
          <w:rtl/>
          <w:rPrChange w:id="9207" w:author="מנוע אמוראים" w:date="2026-10-05T16:41:40Z">
            <w:rPr>
              <w:rFonts w:ascii="Fb Fontext" w:hAnsi="Fb Fontext" w:hint="cs"/>
              <w:rtl/>
            </w:rPr>
          </w:rPrChange>
        </w:rPr>
        <w:t xml:space="preserve">"י</w:t>
      </w:r>
      <w:r w:rsidRPr="00C35A2C">
        <w:rPr>
          <w:rFonts w:ascii="Fb Fontext" w:hAnsi="Fb Fontext"/>
          <w:rtl/>
        </w:rPr>
        <w:t xml:space="preserve"> </w:t>
      </w:r>
      <w:r w:rsidRPr="000E580C">
        <w:rPr>
          <w:rStyle w:val="afffff0"/>
          <w:rtl/>
        </w:rPr>
        <w:t>[די"ח חודש].</w:t>
      </w:r>
    </w:p>
    <w:p w14:paraId="46FE5A64" w14:textId="429C5667" w:rsidR="00AB7D20" w:rsidRPr="00C35A2C" w:rsidRDefault="000E580C" w:rsidP="00AB7D20">
      <w:pPr>
        <w:rPr>
          <w:rFonts w:ascii="Fb Fontext" w:hAnsi="Fb Fontext"/>
          <w:rtl/>
        </w:rPr>
      </w:pPr>
      <w:r w:rsidRPr="000E580C">
        <w:rPr>
          <w:rStyle w:val="affffe"/>
          <w:rFonts w:hint="cs"/>
          <w:rtl/>
        </w:rPr>
        <w:lastRenderedPageBreak/>
        <w:t>מ</w:t>
      </w:r>
      <w:r w:rsidR="002B7BCC">
        <w:rPr>
          <w:rStyle w:val="affffe"/>
          <w:rtl/>
        </w:rPr>
        <w:t>"</w:t>
      </w:r>
      <w:r w:rsidRPr="000E580C">
        <w:rPr>
          <w:rStyle w:val="affffe"/>
          <w:rFonts w:hint="cs"/>
          <w:rtl/>
        </w:rPr>
        <w:t>ע</w:t>
      </w:r>
      <w:r w:rsidR="00AB7D20" w:rsidRPr="000E580C">
        <w:rPr>
          <w:rStyle w:val="affffe"/>
          <w:rtl/>
        </w:rPr>
        <w:t>: לי התיר ר"ח</w:t>
      </w:r>
      <w:r w:rsidR="00AB7D20" w:rsidRPr="00C35A2C">
        <w:rPr>
          <w:rFonts w:ascii="Fb Fontext" w:hAnsi="Fb Fontext"/>
          <w:rtl/>
        </w:rPr>
        <w:t xml:space="preserve"> לשאת אחר </w:t>
      </w:r>
      <w:r>
        <w:rPr>
          <w:rFonts w:ascii="Fb Fontext" w:hAnsi="Fb Fontext" w:hint="cs"/>
          <w:rtl/>
        </w:rPr>
        <w:t>ט</w:t>
      </w:r>
      <w:r w:rsidR="002B7BCC">
        <w:rPr>
          <w:rFonts w:ascii="Fb Fontext" w:hAnsi="Fb Fontext"/>
          <w:rtl/>
        </w:rPr>
        <w:t>"</w:t>
      </w:r>
      <w:r>
        <w:rPr>
          <w:rFonts w:ascii="Fb Fontext" w:hAnsi="Fb Fontext" w:hint="cs"/>
          <w:rtl/>
        </w:rPr>
        <w:t xml:space="preserve">ו </w:t>
      </w:r>
      <w:r w:rsidR="00AB7D20" w:rsidRPr="00C35A2C">
        <w:rPr>
          <w:rFonts w:ascii="Fb Fontext" w:hAnsi="Fb Fontext"/>
          <w:rtl/>
        </w:rPr>
        <w:t>חדש.</w:t>
      </w:r>
    </w:p>
    <w:p w14:paraId="33A282E5" w14:textId="0AF4CF31" w:rsidR="000E580C" w:rsidRDefault="000E580C" w:rsidP="000E580C">
      <w:pPr>
        <w:rPr>
          <w:rtl/>
        </w:rPr>
      </w:pPr>
      <w:r w:rsidRPr="000E580C">
        <w:rPr>
          <w:rStyle w:val="affffe"/>
          <w:rFonts w:hint="cs"/>
          <w:rtl/>
        </w:rPr>
        <w:t>אביי</w:t>
      </w:r>
      <w:r w:rsidR="0009033F">
        <w:rPr>
          <w:rStyle w:val="affffe"/>
          <w:rFonts w:hint="cs"/>
          <w:rtl/>
        </w:rPr>
        <w:t>:</w:t>
      </w:r>
      <w:r w:rsidRPr="000E580C">
        <w:rPr>
          <w:rStyle w:val="affffe"/>
          <w:rFonts w:hint="cs"/>
          <w:rtl/>
        </w:rPr>
        <w:t xml:space="preserve"> </w:t>
      </w:r>
      <w:r>
        <w:rPr>
          <w:rFonts w:hint="cs"/>
          <w:rtl/>
        </w:rPr>
        <w:t>לאריס שיכול ליארס אחר ט</w:t>
      </w:r>
      <w:r w:rsidR="002B7BCC">
        <w:rPr>
          <w:rtl/>
        </w:rPr>
        <w:t>"</w:t>
      </w:r>
      <w:r>
        <w:rPr>
          <w:rFonts w:hint="cs"/>
          <w:rtl/>
        </w:rPr>
        <w:t xml:space="preserve">ו חודש </w:t>
      </w:r>
      <w:r w:rsidR="0009033F" w:rsidRPr="0009033F">
        <w:rPr>
          <w:rStyle w:val="afffff0"/>
          <w:rFonts w:hint="cs"/>
          <w:rtl/>
        </w:rPr>
        <w:t>[מד' סיבות]</w:t>
      </w:r>
    </w:p>
    <w:p w14:paraId="39E3DBFC" w14:textId="657265D6" w:rsidR="00AB7D20" w:rsidRDefault="000E580C" w:rsidP="000E580C">
      <w:pPr>
        <w:pStyle w:val="affffd"/>
        <w:rPr>
          <w:rFonts w:ascii="Fb Fontext" w:hAnsi="Fb Fontext"/>
          <w:sz w:val="32"/>
          <w:rtl/>
        </w:rPr>
      </w:pPr>
      <w:r>
        <w:rPr>
          <w:rStyle w:val="affffe"/>
          <w:rFonts w:hint="cs"/>
          <w:rtl/>
        </w:rPr>
        <w:t xml:space="preserve">א. </w:t>
      </w:r>
      <w:r>
        <w:rPr>
          <w:rStyle w:val="affffe"/>
          <w:rFonts w:hint="cs"/>
          <w:rtl/>
          <w:rPrChange w:id="9208" w:author="מנוע אמוראים" w:date="2026-10-05T16:41:40Z">
            <w:rPr>
              <w:rFonts w:hint="cs"/>
              <w:rtl/>
            </w:rPr>
          </w:rPrChange>
        </w:rPr>
        <w:t xml:space="preserve">ד</w:t>
      </w:r>
      <w:r>
        <w:rPr>
          <w:rStyle w:val="affffe"/>
          <w:rtl/>
          <w:rPrChange w:id="9209" w:author="מנוע אמוראים" w:date="2026-10-05T16:41:40Z">
            <w:rPr>
              <w:rtl/>
            </w:rPr>
          </w:rPrChange>
        </w:rPr>
        <w:t xml:space="preserve">ר"מ</w:t>
      </w:r>
      <w:r>
        <w:rPr>
          <w:rtl/>
        </w:rPr>
        <w:t xml:space="preserve"> </w:t>
      </w:r>
      <w:r>
        <w:rPr>
          <w:rStyle w:val="affffe"/>
          <w:rtl/>
          <w:rPrChange w:id="9210" w:author="מנוע אמוראים" w:date="2026-10-05T16:41:40Z">
            <w:rPr>
              <w:rtl/>
            </w:rPr>
          </w:rPrChange>
        </w:rPr>
        <w:t xml:space="preserve">ור"י</w:t>
      </w:r>
      <w:r>
        <w:rPr>
          <w:rtl/>
        </w:rPr>
        <w:t xml:space="preserve"> הלכה</w:t>
      </w:r>
      <w:r w:rsidR="00AB7D20" w:rsidRPr="000E580C">
        <w:rPr>
          <w:rStyle w:val="affffe"/>
          <w:rtl/>
        </w:rPr>
        <w:t xml:space="preserve"> כר"י</w:t>
      </w:r>
      <w:r>
        <w:rPr>
          <w:rFonts w:hint="cs"/>
          <w:rtl/>
        </w:rPr>
        <w:t xml:space="preserve">, </w:t>
      </w:r>
      <w:r w:rsidR="00AB7D20" w:rsidRPr="000E580C">
        <w:rPr>
          <w:rtl/>
        </w:rPr>
        <w:t>ב. ב"ש וב"ה הלכה כב"ה,</w:t>
      </w:r>
      <w:r>
        <w:rPr>
          <w:rFonts w:hint="cs"/>
          <w:rtl/>
        </w:rPr>
        <w:t xml:space="preserve">  </w:t>
      </w:r>
      <w:r w:rsidR="00AB7D20" w:rsidRPr="00C54C7E">
        <w:rPr>
          <w:rtl/>
        </w:rPr>
        <w:t>ג.</w:t>
      </w:r>
      <w:r w:rsidR="00AB7D20" w:rsidRPr="00C35A2C">
        <w:rPr>
          <w:rtl/>
        </w:rPr>
        <w:t xml:space="preserve"> מדעולא</w:t>
      </w:r>
      <w:r>
        <w:rPr>
          <w:rFonts w:hint="cs"/>
          <w:rtl/>
        </w:rPr>
        <w:t xml:space="preserve"> ד. </w:t>
      </w:r>
      <w:r w:rsidR="00AB7D20" w:rsidRPr="00C35A2C">
        <w:rPr>
          <w:rFonts w:ascii="Fb Fontext" w:hAnsi="Fb Fontext"/>
          <w:sz w:val="32"/>
          <w:rtl/>
        </w:rPr>
        <w:t>דמ</w:t>
      </w:r>
      <w:r>
        <w:rPr>
          <w:rFonts w:ascii="Fb Fontext" w:hAnsi="Fb Fontext" w:hint="cs"/>
          <w:sz w:val="32"/>
          <w:rtl/>
        </w:rPr>
        <w:t>"</w:t>
      </w:r>
      <w:r w:rsidR="00AB7D20" w:rsidRPr="00C35A2C">
        <w:rPr>
          <w:rFonts w:ascii="Fb Fontext" w:hAnsi="Fb Fontext"/>
          <w:sz w:val="32"/>
          <w:rtl/>
        </w:rPr>
        <w:t>ע</w:t>
      </w:r>
    </w:p>
    <w:p w14:paraId="641465A3" w14:textId="07A9FC4B" w:rsidR="00E268F4" w:rsidRDefault="0009033F" w:rsidP="00AB7D20">
      <w:pPr>
        <w:rPr>
          <w:rFonts w:ascii="Fb Fontext" w:hAnsi="Fb Fontext"/>
          <w:sz w:val="32"/>
          <w:rtl/>
        </w:rPr>
      </w:pPr>
      <w:r w:rsidRPr="0009033F">
        <w:rPr>
          <w:rStyle w:val="affffe"/>
          <w:rFonts w:hint="cs"/>
          <w:rtl/>
        </w:rPr>
        <w:t>רב יוסף לאביי:</w:t>
      </w:r>
      <w:r w:rsidR="00AB7D20" w:rsidRPr="0009033F">
        <w:rPr>
          <w:rStyle w:val="affffe"/>
          <w:rtl/>
        </w:rPr>
        <w:t xml:space="preserve"> </w:t>
      </w:r>
      <w:r w:rsidR="00AB7D20" w:rsidRPr="00C35A2C">
        <w:rPr>
          <w:rFonts w:ascii="Fb Fontext" w:hAnsi="Fb Fontext"/>
          <w:sz w:val="32"/>
          <w:rtl/>
        </w:rPr>
        <w:t>דרב ושמואל אמרו דצריכה להמתין כ"ד חדש, חוץ מיום שנולד בו וחוץ מיום שנתארסה בו</w:t>
      </w:r>
      <w:r w:rsidR="00E268F4">
        <w:rPr>
          <w:rFonts w:ascii="Fb Fontext" w:hAnsi="Fb Fontext"/>
          <w:sz w:val="32"/>
          <w:rtl/>
        </w:rPr>
        <w:t>,</w:t>
      </w:r>
    </w:p>
    <w:p w14:paraId="757B183A" w14:textId="360B2197" w:rsidR="00AB7D20" w:rsidRDefault="00AB7D20" w:rsidP="00AB7D20">
      <w:pPr>
        <w:rPr>
          <w:rFonts w:ascii="Fb Fontext" w:hAnsi="Fb Fontext"/>
          <w:sz w:val="32"/>
          <w:rtl/>
        </w:rPr>
      </w:pPr>
      <w:r w:rsidRPr="0009033F">
        <w:rPr>
          <w:rStyle w:val="affffe"/>
          <w:rtl/>
        </w:rPr>
        <w:t xml:space="preserve">רץ </w:t>
      </w:r>
      <w:r w:rsidR="0009033F" w:rsidRPr="0009033F">
        <w:rPr>
          <w:rStyle w:val="affffe"/>
          <w:rFonts w:hint="cs"/>
          <w:rtl/>
        </w:rPr>
        <w:t>אביי</w:t>
      </w:r>
      <w:r w:rsidR="0009033F">
        <w:rPr>
          <w:rStyle w:val="affffe"/>
          <w:rFonts w:hint="cs"/>
          <w:rtl/>
        </w:rPr>
        <w:t>:</w:t>
      </w:r>
      <w:r w:rsidR="0009033F">
        <w:rPr>
          <w:rFonts w:ascii="Fb Fontext" w:hAnsi="Fb Fontext" w:hint="cs"/>
          <w:sz w:val="32"/>
          <w:rtl/>
        </w:rPr>
        <w:t xml:space="preserve"> אחריו האריס</w:t>
      </w:r>
      <w:r w:rsidRPr="00C35A2C">
        <w:rPr>
          <w:rFonts w:ascii="Fb Fontext" w:hAnsi="Fb Fontext"/>
          <w:sz w:val="32"/>
          <w:rtl/>
        </w:rPr>
        <w:t xml:space="preserve"> ג' פרסאות </w:t>
      </w:r>
      <w:r w:rsidRPr="0009033F">
        <w:rPr>
          <w:rStyle w:val="afffff0"/>
          <w:rtl/>
        </w:rPr>
        <w:t xml:space="preserve">ואמ"ל פרסה בחול </w:t>
      </w:r>
      <w:r w:rsidRPr="00C35A2C">
        <w:rPr>
          <w:rFonts w:ascii="Fb Fontext" w:hAnsi="Fb Fontext"/>
          <w:sz w:val="32"/>
          <w:rtl/>
        </w:rPr>
        <w:t>ולא השיגו.</w:t>
      </w:r>
    </w:p>
    <w:p w14:paraId="7DC941FA" w14:textId="760CFAF2" w:rsidR="00E268F4" w:rsidRDefault="00AB7D20" w:rsidP="00AB7D20">
      <w:pPr>
        <w:rPr>
          <w:rFonts w:ascii="Fb Fontext" w:hAnsi="Fb Fontext"/>
          <w:spacing w:val="-2"/>
          <w:rtl/>
        </w:rPr>
      </w:pPr>
      <w:r w:rsidRPr="00730169">
        <w:rPr>
          <w:rStyle w:val="affffe"/>
          <w:rtl/>
        </w:rPr>
        <w:t>אביי</w:t>
      </w:r>
      <w:r w:rsidR="0009033F" w:rsidRPr="00730169">
        <w:rPr>
          <w:rStyle w:val="affffe"/>
          <w:rFonts w:hint="cs"/>
          <w:rtl/>
        </w:rPr>
        <w:t>:</w:t>
      </w:r>
      <w:r w:rsidRPr="00730169">
        <w:rPr>
          <w:rFonts w:ascii="Fb Fontext" w:hAnsi="Fb Fontext"/>
          <w:spacing w:val="-2"/>
          <w:rtl/>
        </w:rPr>
        <w:t xml:space="preserve"> </w:t>
      </w:r>
      <w:r w:rsidR="0009033F" w:rsidRPr="00730169">
        <w:rPr>
          <w:rFonts w:ascii="Fb Fontext" w:hAnsi="Fb Fontext" w:hint="cs"/>
          <w:spacing w:val="-2"/>
          <w:rtl/>
        </w:rPr>
        <w:t>זהו שאמרו רבנן אף</w:t>
      </w:r>
      <w:r w:rsidRPr="00730169">
        <w:rPr>
          <w:rFonts w:ascii="Fb Fontext" w:hAnsi="Fb Fontext"/>
          <w:spacing w:val="-2"/>
          <w:rtl/>
        </w:rPr>
        <w:t xml:space="preserve"> בי</w:t>
      </w:r>
      <w:r w:rsidR="0009033F" w:rsidRPr="00730169">
        <w:rPr>
          <w:rFonts w:ascii="Fb Fontext" w:hAnsi="Fb Fontext" w:hint="cs"/>
          <w:spacing w:val="-2"/>
          <w:rtl/>
        </w:rPr>
        <w:t>צה</w:t>
      </w:r>
      <w:r w:rsidRPr="00730169">
        <w:rPr>
          <w:rFonts w:ascii="Fb Fontext" w:hAnsi="Fb Fontext"/>
          <w:spacing w:val="-2"/>
          <w:rtl/>
        </w:rPr>
        <w:t xml:space="preserve"> בכותח לא </w:t>
      </w:r>
      <w:r w:rsidR="0009033F" w:rsidRPr="00730169">
        <w:rPr>
          <w:rFonts w:ascii="Fb Fontext" w:hAnsi="Fb Fontext" w:hint="cs"/>
          <w:spacing w:val="-2"/>
          <w:rtl/>
        </w:rPr>
        <w:t>יתיר אדם במקום רבו</w:t>
      </w:r>
      <w:r w:rsidR="00E268F4">
        <w:rPr>
          <w:rFonts w:ascii="Fb Fontext" w:hAnsi="Fb Fontext"/>
          <w:spacing w:val="-2"/>
          <w:rtl/>
        </w:rPr>
        <w:t>,</w:t>
      </w:r>
    </w:p>
    <w:p w14:paraId="5307E52A" w14:textId="77777777" w:rsidR="00E268F4" w:rsidRDefault="00AB7D20" w:rsidP="0009033F">
      <w:pPr>
        <w:ind w:left="226"/>
        <w:rPr>
          <w:rStyle w:val="affffe"/>
          <w:rtl/>
        </w:rPr>
      </w:pPr>
      <w:r w:rsidRPr="0009033F">
        <w:rPr>
          <w:rStyle w:val="afffff0"/>
          <w:rtl/>
        </w:rPr>
        <w:t>לא משום דנראה כאפיקורסות אלא דלא מסתייעא מילתא</w:t>
      </w:r>
      <w:r w:rsidR="00E268F4">
        <w:rPr>
          <w:rStyle w:val="affffe"/>
          <w:rtl/>
        </w:rPr>
        <w:t>,</w:t>
      </w:r>
    </w:p>
    <w:p w14:paraId="0E5D666E" w14:textId="2CF52136" w:rsidR="00AB7D20" w:rsidRDefault="00AB7D20" w:rsidP="0009033F">
      <w:pPr>
        <w:ind w:left="226"/>
        <w:rPr>
          <w:rFonts w:ascii="Fb Fontext" w:hAnsi="Fb Fontext"/>
          <w:rtl/>
        </w:rPr>
      </w:pPr>
      <w:r w:rsidRPr="0009033F">
        <w:rPr>
          <w:rStyle w:val="affffe"/>
          <w:rtl/>
        </w:rPr>
        <w:t xml:space="preserve">כאני שלמדתי להך רב ושמואל </w:t>
      </w:r>
      <w:r w:rsidRPr="00C35A2C">
        <w:rPr>
          <w:rFonts w:ascii="Fb Fontext" w:hAnsi="Fb Fontext"/>
          <w:rtl/>
        </w:rPr>
        <w:t>ואפ"ה לא נסתייעתי לומר כן</w:t>
      </w:r>
    </w:p>
    <w:p w14:paraId="1EAE0ADD" w14:textId="7F6D5A18" w:rsidR="00AB7D20" w:rsidRPr="008C28D0" w:rsidRDefault="00AB7D20" w:rsidP="00F1680A">
      <w:pPr>
        <w:pStyle w:val="affffb"/>
        <w:rPr>
          <w:rFonts w:ascii="Fb Fontext" w:hAnsi="Fb Fontext"/>
          <w:spacing w:val="0"/>
          <w:rtl/>
        </w:rPr>
      </w:pPr>
      <w:bookmarkStart w:id="439" w:name="_Toc119353223"/>
      <w:r w:rsidRPr="008C28D0">
        <w:rPr>
          <w:spacing w:val="0"/>
          <w:rtl/>
        </w:rPr>
        <w:t>נתנה בנה למינקת, או גמלתו, או מת מותרת לינשא מיד</w:t>
      </w:r>
      <w:r w:rsidRPr="008C28D0">
        <w:rPr>
          <w:rFonts w:ascii="Fb Fontext" w:hAnsi="Fb Fontext"/>
          <w:spacing w:val="0"/>
          <w:sz w:val="32"/>
          <w:rtl/>
        </w:rPr>
        <w:t>.</w:t>
      </w:r>
      <w:bookmarkEnd w:id="439"/>
    </w:p>
    <w:p w14:paraId="2A4ADD4C" w14:textId="77777777" w:rsidR="00E268F4" w:rsidRDefault="00AB7D20" w:rsidP="0009033F">
      <w:pPr>
        <w:rPr>
          <w:rFonts w:ascii="Fb Fontext" w:hAnsi="Fb Fontext"/>
          <w:rtl/>
        </w:rPr>
      </w:pPr>
      <w:r w:rsidRPr="0009033F">
        <w:rPr>
          <w:rStyle w:val="affffe"/>
          <w:rtl/>
        </w:rPr>
        <w:t xml:space="preserve">וכשר"פ </w:t>
      </w:r>
      <w:r w:rsidRPr="00C35A2C">
        <w:rPr>
          <w:rFonts w:ascii="Fb Fontext" w:hAnsi="Fb Fontext"/>
          <w:rtl/>
        </w:rPr>
        <w:t>רצה ל</w:t>
      </w:r>
      <w:r w:rsidR="0009033F">
        <w:rPr>
          <w:rFonts w:ascii="Fb Fontext" w:hAnsi="Fb Fontext" w:hint="cs"/>
          <w:rtl/>
        </w:rPr>
        <w:t xml:space="preserve">התיר כן </w:t>
      </w:r>
      <w:r w:rsidRPr="0009033F">
        <w:rPr>
          <w:rStyle w:val="affffe"/>
          <w:rtl/>
        </w:rPr>
        <w:t>א"ל סבתא:</w:t>
      </w:r>
      <w:r w:rsidRPr="00C35A2C">
        <w:rPr>
          <w:rFonts w:ascii="Fb Fontext" w:hAnsi="Fb Fontext"/>
          <w:rtl/>
        </w:rPr>
        <w:t xml:space="preserve"> ב</w:t>
      </w:r>
      <w:r w:rsidR="0009033F">
        <w:rPr>
          <w:rFonts w:ascii="Fb Fontext" w:hAnsi="Fb Fontext" w:hint="cs"/>
          <w:rtl/>
        </w:rPr>
        <w:t xml:space="preserve">י היה מעשה </w:t>
      </w:r>
      <w:r w:rsidR="0009033F" w:rsidRPr="0009033F">
        <w:rPr>
          <w:rStyle w:val="affffe"/>
          <w:rFonts w:hint="cs"/>
          <w:rtl/>
        </w:rPr>
        <w:t>ור</w:t>
      </w:r>
      <w:r w:rsidR="002B7BCC">
        <w:rPr>
          <w:rStyle w:val="affffe"/>
          <w:rtl/>
        </w:rPr>
        <w:t>"</w:t>
      </w:r>
      <w:r w:rsidR="0009033F" w:rsidRPr="0009033F">
        <w:rPr>
          <w:rStyle w:val="affffe"/>
          <w:rFonts w:hint="cs"/>
          <w:rtl/>
        </w:rPr>
        <w:t>נ</w:t>
      </w:r>
      <w:r w:rsidR="0009033F">
        <w:rPr>
          <w:rFonts w:ascii="Fb Fontext" w:hAnsi="Fb Fontext" w:hint="cs"/>
          <w:rtl/>
        </w:rPr>
        <w:t xml:space="preserve"> אסר לי</w:t>
      </w:r>
      <w:r w:rsidR="00E268F4">
        <w:rPr>
          <w:rFonts w:ascii="Fb Fontext" w:hAnsi="Fb Fontext" w:hint="cs"/>
          <w:rtl/>
        </w:rPr>
        <w:t>,</w:t>
      </w:r>
    </w:p>
    <w:p w14:paraId="531EC307" w14:textId="70EF6036" w:rsidR="00AB7D20" w:rsidRPr="00C35A2C" w:rsidRDefault="00AB7D20" w:rsidP="00AB7D20">
      <w:pPr>
        <w:rPr>
          <w:rFonts w:ascii="Fb Fontext" w:hAnsi="Fb Fontext"/>
          <w:rtl/>
        </w:rPr>
      </w:pPr>
      <w:r w:rsidRPr="0009033F">
        <w:rPr>
          <w:rStyle w:val="affffe"/>
          <w:rtl/>
        </w:rPr>
        <w:t xml:space="preserve">והא דר"נ </w:t>
      </w:r>
      <w:r w:rsidR="0009033F">
        <w:rPr>
          <w:rFonts w:ascii="Fb Fontext" w:hAnsi="Fb Fontext" w:hint="cs"/>
          <w:rtl/>
        </w:rPr>
        <w:t>התיר</w:t>
      </w:r>
      <w:r w:rsidRPr="00C35A2C">
        <w:rPr>
          <w:rFonts w:ascii="Fb Fontext" w:hAnsi="Fb Fontext"/>
          <w:rtl/>
        </w:rPr>
        <w:t xml:space="preserve"> לריש גלותא! שאני</w:t>
      </w:r>
      <w:r w:rsidR="00A15BF3">
        <w:rPr>
          <w:rFonts w:ascii="Fb Fontext" w:hAnsi="Fb Fontext" w:hint="cs"/>
          <w:rtl/>
        </w:rPr>
        <w:t xml:space="preserve"> שהמינקת לא תחזור בה</w:t>
      </w:r>
      <w:r w:rsidRPr="00C35A2C">
        <w:rPr>
          <w:rFonts w:ascii="Fb Fontext" w:hAnsi="Fb Fontext"/>
          <w:rtl/>
        </w:rPr>
        <w:t>.</w:t>
      </w:r>
    </w:p>
    <w:p w14:paraId="5E2CBBBB" w14:textId="5BB1A893" w:rsidR="00AB7D20" w:rsidRPr="00C35A2C" w:rsidRDefault="00AB7D20" w:rsidP="00AB7D20">
      <w:pPr>
        <w:rPr>
          <w:rFonts w:ascii="Fb Fontext" w:hAnsi="Fb Fontext"/>
          <w:rtl/>
        </w:rPr>
      </w:pPr>
      <w:r w:rsidRPr="00A15BF3">
        <w:rPr>
          <w:rStyle w:val="affffe"/>
          <w:rtl/>
        </w:rPr>
        <w:t>והקשה ר"פ</w:t>
      </w:r>
      <w:r w:rsidR="00A15BF3">
        <w:rPr>
          <w:rStyle w:val="affffe"/>
          <w:rFonts w:hint="cs"/>
          <w:rtl/>
        </w:rPr>
        <w:t>:</w:t>
      </w:r>
      <w:r w:rsidRPr="00A15BF3">
        <w:rPr>
          <w:rStyle w:val="affffe"/>
          <w:rtl/>
        </w:rPr>
        <w:t xml:space="preserve"> דתניא</w:t>
      </w:r>
      <w:r w:rsidR="00A15BF3">
        <w:rPr>
          <w:rStyle w:val="affffe"/>
          <w:rFonts w:hint="cs"/>
          <w:rtl/>
        </w:rPr>
        <w:t>:</w:t>
      </w:r>
      <w:r w:rsidRPr="00C35A2C">
        <w:rPr>
          <w:rFonts w:ascii="Fb Fontext" w:hAnsi="Fb Fontext"/>
          <w:rtl/>
        </w:rPr>
        <w:t xml:space="preserve"> הרי שהיתה רדופה לילך לבית אביה, </w:t>
      </w:r>
      <w:r w:rsidRPr="00A15BF3">
        <w:rPr>
          <w:rStyle w:val="afffff0"/>
          <w:rtl/>
        </w:rPr>
        <w:t>או שהיה לה כעס בבית בעלה, או שהיה בעלה חבוש בבית האסורין, או שהלך בעלה למדינת הים, או שהיה בעלה זקן או חולה, או שהיתה עקרה וזקנה, איילונית וקטנה, והמפלת אחר מיתת בעלה, ושאינה ראויה לילד</w:t>
      </w:r>
    </w:p>
    <w:p w14:paraId="65F99D55" w14:textId="168F318C" w:rsidR="00E268F4" w:rsidRDefault="00AB7D20" w:rsidP="00AB7D20">
      <w:pPr>
        <w:rPr>
          <w:rFonts w:ascii="Fb Fontext" w:hAnsi="Fb Fontext"/>
          <w:rtl/>
        </w:rPr>
      </w:pPr>
      <w:r w:rsidRPr="00A15BF3">
        <w:rPr>
          <w:rStyle w:val="affffe"/>
          <w:rtl/>
        </w:rPr>
        <w:t>רבי יוסי</w:t>
      </w:r>
      <w:r w:rsidRPr="00C35A2C">
        <w:rPr>
          <w:rFonts w:ascii="Fb Fontext" w:hAnsi="Fb Fontext"/>
          <w:rtl/>
        </w:rPr>
        <w:t xml:space="preserve"> מתיר ליארס ולינשא מיד</w:t>
      </w:r>
      <w:r w:rsidR="00A15BF3">
        <w:rPr>
          <w:rFonts w:ascii="Fb Fontext" w:hAnsi="Fb Fontext" w:hint="cs"/>
          <w:rtl/>
        </w:rPr>
        <w:t xml:space="preserve">, </w:t>
      </w:r>
      <w:r w:rsidR="00A15BF3" w:rsidRPr="00A15BF3">
        <w:rPr>
          <w:rStyle w:val="affffe"/>
          <w:rFonts w:hint="cs"/>
          <w:rtl/>
        </w:rPr>
        <w:t>ולר'מ</w:t>
      </w:r>
      <w:r w:rsidR="00A15BF3">
        <w:rPr>
          <w:rStyle w:val="affffe"/>
          <w:rFonts w:hint="cs"/>
          <w:rtl/>
        </w:rPr>
        <w:t xml:space="preserve"> וכן הלכה</w:t>
      </w:r>
      <w:r w:rsidR="00A15BF3">
        <w:rPr>
          <w:rFonts w:ascii="Fb Fontext" w:hAnsi="Fb Fontext" w:hint="cs"/>
          <w:rtl/>
        </w:rPr>
        <w:t xml:space="preserve"> ממתנת ג</w:t>
      </w:r>
      <w:r w:rsidR="002B7BCC">
        <w:rPr>
          <w:rFonts w:ascii="Fb Fontext" w:hAnsi="Fb Fontext"/>
          <w:rtl/>
        </w:rPr>
        <w:t>"</w:t>
      </w:r>
      <w:r w:rsidR="00A15BF3">
        <w:rPr>
          <w:rFonts w:ascii="Fb Fontext" w:hAnsi="Fb Fontext" w:hint="cs"/>
          <w:rtl/>
        </w:rPr>
        <w:t>ח</w:t>
      </w:r>
      <w:r w:rsidR="00E268F4">
        <w:rPr>
          <w:rFonts w:ascii="Fb Fontext" w:hAnsi="Fb Fontext" w:hint="cs"/>
          <w:rtl/>
        </w:rPr>
        <w:t>,</w:t>
      </w:r>
    </w:p>
    <w:p w14:paraId="08389A22" w14:textId="151872D2" w:rsidR="00AB7D20" w:rsidRPr="00C35A2C" w:rsidRDefault="00AB7D20" w:rsidP="00A15BF3">
      <w:pPr>
        <w:rPr>
          <w:rtl/>
        </w:rPr>
      </w:pPr>
      <w:r w:rsidRPr="00A15BF3">
        <w:rPr>
          <w:rStyle w:val="affffe"/>
          <w:rtl/>
        </w:rPr>
        <w:t xml:space="preserve">א"ל </w:t>
      </w:r>
      <w:r w:rsidRPr="00C35A2C">
        <w:rPr>
          <w:rtl/>
        </w:rPr>
        <w:t>ששכחו מהך בריתא</w:t>
      </w:r>
      <w:r w:rsidR="00A15BF3">
        <w:rPr>
          <w:rFonts w:cs="Guttman Vilna" w:hint="cs"/>
          <w:b/>
          <w:bCs/>
          <w:rtl/>
        </w:rPr>
        <w:t xml:space="preserve"> </w:t>
      </w:r>
      <w:r w:rsidRPr="00CA108A">
        <w:rPr>
          <w:rFonts w:cs="PFT_Frank"/>
          <w:b/>
          <w:bCs/>
          <w:szCs w:val="14"/>
          <w:rtl/>
        </w:rPr>
        <w:t>והלכתא:</w:t>
      </w:r>
      <w:r w:rsidRPr="00C35A2C">
        <w:rPr>
          <w:rtl/>
        </w:rPr>
        <w:t xml:space="preserve"> מת מותר, גמלתו אסור.</w:t>
      </w:r>
    </w:p>
    <w:p w14:paraId="3D609EB9" w14:textId="77777777" w:rsidR="00E268F4" w:rsidRPr="00C30EB5" w:rsidRDefault="00A15BF3" w:rsidP="00A15BF3">
      <w:pPr>
        <w:ind w:firstLine="0"/>
        <w:rPr>
          <w:rFonts w:ascii="Fb Fontext" w:hAnsi="Fb Fontext"/>
          <w:spacing w:val="-6"/>
          <w:sz w:val="32"/>
          <w:rtl/>
        </w:rPr>
      </w:pPr>
      <w:r w:rsidRPr="00C30EB5">
        <w:rPr>
          <w:rStyle w:val="affffe"/>
          <w:rFonts w:hint="cs"/>
          <w:spacing w:val="-6"/>
          <w:rtl/>
        </w:rPr>
        <w:t>מבר</w:t>
      </w:r>
      <w:r w:rsidR="002B7BCC" w:rsidRPr="00C30EB5">
        <w:rPr>
          <w:rStyle w:val="affffe"/>
          <w:spacing w:val="-6"/>
          <w:rtl/>
        </w:rPr>
        <w:t>"</w:t>
      </w:r>
      <w:r w:rsidRPr="00C30EB5">
        <w:rPr>
          <w:rStyle w:val="affffe"/>
          <w:rFonts w:hint="cs"/>
          <w:spacing w:val="-6"/>
          <w:rtl/>
        </w:rPr>
        <w:t>א</w:t>
      </w:r>
      <w:r w:rsidR="00AB7D20" w:rsidRPr="00C30EB5">
        <w:rPr>
          <w:rStyle w:val="affffe"/>
          <w:spacing w:val="-6"/>
          <w:rtl/>
        </w:rPr>
        <w:t>:</w:t>
      </w:r>
      <w:r w:rsidR="00AB7D20" w:rsidRPr="00C30EB5">
        <w:rPr>
          <w:rFonts w:ascii="Fb Fontext" w:hAnsi="Fb Fontext"/>
          <w:spacing w:val="-6"/>
          <w:sz w:val="32"/>
          <w:rtl/>
        </w:rPr>
        <w:t xml:space="preserve">  א</w:t>
      </w:r>
      <w:r w:rsidRPr="00C30EB5">
        <w:rPr>
          <w:rFonts w:ascii="Fb Fontext" w:hAnsi="Fb Fontext" w:hint="cs"/>
          <w:spacing w:val="-6"/>
          <w:sz w:val="32"/>
          <w:rtl/>
        </w:rPr>
        <w:t>ף</w:t>
      </w:r>
      <w:r w:rsidR="00AB7D20" w:rsidRPr="00C30EB5">
        <w:rPr>
          <w:rFonts w:ascii="Fb Fontext" w:hAnsi="Fb Fontext"/>
          <w:spacing w:val="-6"/>
          <w:sz w:val="32"/>
          <w:rtl/>
        </w:rPr>
        <w:t xml:space="preserve"> מת אסור, </w:t>
      </w:r>
      <w:r w:rsidRPr="00C30EB5">
        <w:rPr>
          <w:rFonts w:ascii="Fb Fontext" w:hAnsi="Fb Fontext" w:hint="cs"/>
          <w:spacing w:val="-6"/>
          <w:sz w:val="32"/>
          <w:rtl/>
        </w:rPr>
        <w:t>שמא תמיתו ותלך ותינשא וכמעשה שהיה</w:t>
      </w:r>
      <w:r w:rsidR="00E268F4" w:rsidRPr="00C30EB5">
        <w:rPr>
          <w:rFonts w:ascii="Fb Fontext" w:hAnsi="Fb Fontext" w:hint="cs"/>
          <w:spacing w:val="-6"/>
          <w:sz w:val="32"/>
          <w:rtl/>
        </w:rPr>
        <w:t>,</w:t>
      </w:r>
    </w:p>
    <w:p w14:paraId="37F3EAAE" w14:textId="3415A4D0" w:rsidR="00AB7D20" w:rsidRDefault="00AB7D20" w:rsidP="00A15BF3">
      <w:pPr>
        <w:ind w:firstLine="0"/>
        <w:rPr>
          <w:rFonts w:ascii="Fb Fontext" w:hAnsi="Fb Fontext"/>
          <w:sz w:val="32"/>
          <w:rtl/>
        </w:rPr>
      </w:pPr>
      <w:r w:rsidRPr="00A15BF3">
        <w:rPr>
          <w:rStyle w:val="affffe"/>
          <w:rtl/>
        </w:rPr>
        <w:t>ולא היא</w:t>
      </w:r>
      <w:r w:rsidR="00A15BF3">
        <w:rPr>
          <w:rStyle w:val="affffe"/>
          <w:rFonts w:hint="cs"/>
          <w:rtl/>
        </w:rPr>
        <w:t>:</w:t>
      </w:r>
      <w:r w:rsidRPr="00C35A2C">
        <w:rPr>
          <w:rFonts w:ascii="Fb Fontext" w:hAnsi="Fb Fontext"/>
          <w:sz w:val="32"/>
          <w:rtl/>
        </w:rPr>
        <w:t xml:space="preserve"> דההיא שוטה ה</w:t>
      </w:r>
      <w:r>
        <w:rPr>
          <w:rFonts w:ascii="Fb Fontext" w:hAnsi="Fb Fontext" w:hint="cs"/>
          <w:sz w:val="32"/>
          <w:rtl/>
        </w:rPr>
        <w:t>יתה</w:t>
      </w:r>
      <w:r>
        <w:rPr>
          <w:rFonts w:ascii="Fb Fontext" w:hAnsi="Fb Fontext"/>
          <w:sz w:val="32"/>
          <w:rtl/>
        </w:rPr>
        <w:t>, ונשי</w:t>
      </w:r>
      <w:r w:rsidR="00A15BF3">
        <w:rPr>
          <w:rFonts w:ascii="Fb Fontext" w:hAnsi="Fb Fontext" w:hint="cs"/>
          <w:sz w:val="32"/>
          <w:rtl/>
        </w:rPr>
        <w:t>ם</w:t>
      </w:r>
      <w:r>
        <w:rPr>
          <w:rFonts w:ascii="Fb Fontext" w:hAnsi="Fb Fontext"/>
          <w:sz w:val="32"/>
          <w:rtl/>
        </w:rPr>
        <w:t xml:space="preserve"> לא ע</w:t>
      </w:r>
      <w:r>
        <w:rPr>
          <w:rFonts w:ascii="Fb Fontext" w:hAnsi="Fb Fontext" w:hint="cs"/>
          <w:sz w:val="32"/>
          <w:rtl/>
        </w:rPr>
        <w:t>ושות כן</w:t>
      </w:r>
    </w:p>
    <w:p w14:paraId="644E67FB" w14:textId="73A1217F" w:rsidR="00E268F4" w:rsidRPr="008C28D0" w:rsidRDefault="00AB7D20" w:rsidP="00F1680A">
      <w:pPr>
        <w:pStyle w:val="affffb"/>
        <w:rPr>
          <w:spacing w:val="0"/>
          <w:rtl/>
        </w:rPr>
      </w:pPr>
      <w:r w:rsidRPr="008C28D0">
        <w:rPr>
          <w:rStyle w:val="affffe"/>
          <w:spacing w:val="0"/>
          <w:rtl/>
        </w:rPr>
        <w:t xml:space="preserve"> </w:t>
      </w:r>
      <w:bookmarkStart w:id="440" w:name="_Toc119353224"/>
      <w:r w:rsidRPr="008C28D0">
        <w:rPr>
          <w:spacing w:val="0"/>
          <w:rtl/>
        </w:rPr>
        <w:t>נתנו לה בן להניק - לא תניק עמו לא בנה ולא בן חברתה</w:t>
      </w:r>
      <w:r w:rsidR="00E268F4" w:rsidRPr="008C28D0">
        <w:rPr>
          <w:spacing w:val="0"/>
          <w:rtl/>
        </w:rPr>
        <w:t>,</w:t>
      </w:r>
      <w:bookmarkEnd w:id="440"/>
    </w:p>
    <w:p w14:paraId="5857CF60" w14:textId="3EB5ECE8" w:rsidR="00AB7D20" w:rsidRPr="00E34A98" w:rsidRDefault="00AB7D20" w:rsidP="005A15A1">
      <w:pPr>
        <w:rPr>
          <w:rFonts w:ascii="Fb Fontext" w:hAnsi="Fb Fontext"/>
          <w:spacing w:val="-4"/>
          <w:rtl/>
        </w:rPr>
      </w:pPr>
      <w:r w:rsidRPr="00E34A98">
        <w:rPr>
          <w:rFonts w:ascii="Fb Fontext" w:hAnsi="Fb Fontext"/>
          <w:spacing w:val="-4"/>
          <w:sz w:val="32"/>
          <w:rtl/>
        </w:rPr>
        <w:t>פסקה קימעא אוכלת הרבה, לא תאכל עמו דברים הרעים לחלב.</w:t>
      </w:r>
    </w:p>
    <w:p w14:paraId="3BBB7C4D" w14:textId="13D27132" w:rsidR="00AB7D20" w:rsidRPr="00730169" w:rsidRDefault="00AB7D20" w:rsidP="00AB7D20">
      <w:pPr>
        <w:rPr>
          <w:rFonts w:ascii="Fb Fontext" w:hAnsi="Fb Fontext"/>
          <w:spacing w:val="-2"/>
          <w:rtl/>
        </w:rPr>
      </w:pPr>
      <w:r w:rsidRPr="00730169">
        <w:rPr>
          <w:rStyle w:val="affffe"/>
          <w:rtl/>
        </w:rPr>
        <w:t>ואשמעי' בן חברתה</w:t>
      </w:r>
      <w:r w:rsidRPr="00730169">
        <w:rPr>
          <w:rFonts w:ascii="Fb Fontext" w:hAnsi="Fb Fontext"/>
          <w:spacing w:val="-2"/>
          <w:rtl/>
        </w:rPr>
        <w:t xml:space="preserve"> דגם </w:t>
      </w:r>
      <w:r w:rsidR="00287D14" w:rsidRPr="00730169">
        <w:rPr>
          <w:rFonts w:ascii="Fb Fontext" w:hAnsi="Fb Fontext"/>
          <w:spacing w:val="-2"/>
          <w:rtl/>
        </w:rPr>
        <w:t>שם</w:t>
      </w:r>
      <w:r w:rsidRPr="00730169">
        <w:rPr>
          <w:rFonts w:ascii="Fb Fontext" w:hAnsi="Fb Fontext"/>
          <w:spacing w:val="-2"/>
          <w:rtl/>
        </w:rPr>
        <w:t xml:space="preserve"> </w:t>
      </w:r>
      <w:r w:rsidR="00A15BF3" w:rsidRPr="00730169">
        <w:rPr>
          <w:rFonts w:ascii="Fb Fontext" w:hAnsi="Fb Fontext" w:hint="cs"/>
          <w:spacing w:val="-2"/>
          <w:rtl/>
        </w:rPr>
        <w:t>אם לא שנותר לה תמצה החלב עבורה</w:t>
      </w:r>
    </w:p>
    <w:p w14:paraId="6837DC30" w14:textId="77777777" w:rsidR="00AB7D20" w:rsidRPr="00C35A2C" w:rsidRDefault="00AB7D20" w:rsidP="00AB7D20">
      <w:pPr>
        <w:rPr>
          <w:rFonts w:ascii="Fb Fontext" w:hAnsi="Fb Fontext"/>
          <w:b/>
          <w:rtl/>
        </w:rPr>
      </w:pPr>
      <w:r w:rsidRPr="00224771">
        <w:rPr>
          <w:rFonts w:cs="PFT_Frank" w:hint="cs"/>
          <w:b/>
          <w:bCs/>
          <w:szCs w:val="14"/>
          <w:rtl/>
        </w:rPr>
        <w:t>פסקה קימעא אוכלת הרבה</w:t>
      </w:r>
      <w:r w:rsidRPr="00F968EB">
        <w:rPr>
          <w:rtl/>
        </w:rPr>
        <w:t xml:space="preserve"> -</w:t>
      </w:r>
      <w:r w:rsidRPr="00C35A2C">
        <w:rPr>
          <w:rFonts w:ascii="Fb Fontext" w:hAnsi="Fb Fontext"/>
          <w:rtl/>
        </w:rPr>
        <w:t xml:space="preserve"> משלה</w:t>
      </w:r>
    </w:p>
    <w:p w14:paraId="78E5B7FC" w14:textId="3C2EDC0F" w:rsidR="00E268F4" w:rsidRPr="008C28D0" w:rsidRDefault="00AB7D20" w:rsidP="00F1680A">
      <w:pPr>
        <w:pStyle w:val="affffb"/>
        <w:rPr>
          <w:spacing w:val="0"/>
          <w:rtl/>
        </w:rPr>
      </w:pPr>
      <w:bookmarkStart w:id="441" w:name="_Toc119353225"/>
      <w:r w:rsidRPr="008C28D0">
        <w:rPr>
          <w:rFonts w:hint="cs"/>
          <w:spacing w:val="0"/>
          <w:rtl/>
        </w:rPr>
        <w:lastRenderedPageBreak/>
        <w:t>לא תאכל עמו דברים הרעים</w:t>
      </w:r>
      <w:r w:rsidR="00E268F4" w:rsidRPr="008C28D0">
        <w:rPr>
          <w:spacing w:val="0"/>
          <w:rtl/>
        </w:rPr>
        <w:t>.</w:t>
      </w:r>
      <w:bookmarkEnd w:id="441"/>
    </w:p>
    <w:p w14:paraId="223A7A18" w14:textId="2EF7F102" w:rsidR="00AB7D20" w:rsidRPr="00C35A2C" w:rsidRDefault="00AB7D20" w:rsidP="00E34A98">
      <w:pPr>
        <w:ind w:left="226" w:firstLine="57"/>
        <w:rPr>
          <w:rtl/>
        </w:rPr>
      </w:pPr>
      <w:r>
        <w:rPr>
          <w:rStyle w:val="affffe"/>
          <w:rtl/>
        </w:rPr>
        <w:t xml:space="preserve">ר"כ</w:t>
      </w:r>
      <w:del w:id="41025" w:author="Claude" w:date="2026-10-07T09:24:54Z">
        <w:r>
          <w:rPr>
            <w:rStyle w:val="affffe"/>
            <w:rtl/>
          </w:rPr>
          <w:delText xml:space="preserve"> </w:delText>
        </w:r>
      </w:del>
      <w:r>
        <w:rPr>
          <w:rStyle w:val="affffe"/>
          <w:rtl/>
        </w:rPr>
        <w:t xml:space="preserve">:</w:t>
      </w:r>
      <w:r w:rsidRPr="00C35A2C">
        <w:rPr>
          <w:rtl/>
        </w:rPr>
        <w:t xml:space="preserve"> כגון כשות וחזיז, ודגים קטנים ואדמה.</w:t>
      </w:r>
    </w:p>
    <w:p w14:paraId="386AADB5" w14:textId="77777777" w:rsidR="00AB7D20" w:rsidRPr="00C35A2C" w:rsidRDefault="00AB7D20" w:rsidP="00AB7D20">
      <w:pPr>
        <w:ind w:left="3600" w:hanging="3317"/>
        <w:rPr>
          <w:rFonts w:ascii="Fb Fontext" w:hAnsi="Fb Fontext" w:cs="Guttman Vilna"/>
          <w:b/>
          <w:bCs/>
          <w:sz w:val="32"/>
          <w:rtl/>
        </w:rPr>
      </w:pPr>
      <w:r w:rsidRPr="00F968EB">
        <w:rPr>
          <w:rStyle w:val="affffe"/>
          <w:rtl/>
        </w:rPr>
        <w:t>אביי:</w:t>
      </w:r>
      <w:r w:rsidRPr="00C35A2C">
        <w:rPr>
          <w:rFonts w:ascii="Fb Fontext" w:hAnsi="Fb Fontext"/>
          <w:sz w:val="32"/>
          <w:rtl/>
        </w:rPr>
        <w:t xml:space="preserve"> אפילו קישוא וחבוש</w:t>
      </w:r>
    </w:p>
    <w:p w14:paraId="6F96BB10" w14:textId="77777777" w:rsidR="00AB7D20" w:rsidRPr="00C35A2C" w:rsidRDefault="00AB7D20" w:rsidP="00AB7D20">
      <w:pPr>
        <w:ind w:left="3600" w:hanging="3317"/>
        <w:rPr>
          <w:rFonts w:ascii="Fb Fontext" w:hAnsi="Fb Fontext" w:cs="Guttman Vilna"/>
          <w:b/>
          <w:bCs/>
          <w:sz w:val="32"/>
          <w:rtl/>
        </w:rPr>
      </w:pPr>
      <w:r w:rsidRPr="00F968EB">
        <w:rPr>
          <w:rStyle w:val="affffe"/>
          <w:rtl/>
        </w:rPr>
        <w:t xml:space="preserve">ר"פ: </w:t>
      </w:r>
      <w:r w:rsidRPr="00C35A2C">
        <w:rPr>
          <w:rFonts w:ascii="Fb Fontext" w:hAnsi="Fb Fontext"/>
          <w:sz w:val="32"/>
          <w:rtl/>
        </w:rPr>
        <w:t>אפילו קורא [שבדקל], וכופרא [תמרים קטנים].</w:t>
      </w:r>
    </w:p>
    <w:p w14:paraId="04934B81" w14:textId="4E08263A" w:rsidR="00AB7D20" w:rsidRPr="00C35A2C" w:rsidRDefault="00F968EB" w:rsidP="00AB7D20">
      <w:pPr>
        <w:ind w:left="3600" w:hanging="3317"/>
        <w:rPr>
          <w:rFonts w:ascii="Fb Fontext" w:hAnsi="Fb Fontext" w:cs="Guttman Vilna"/>
          <w:b/>
          <w:bCs/>
          <w:sz w:val="32"/>
          <w:rtl/>
        </w:rPr>
      </w:pPr>
      <w:r w:rsidRPr="00F968EB">
        <w:rPr>
          <w:rStyle w:val="affffe"/>
          <w:rFonts w:hint="cs"/>
          <w:rtl/>
        </w:rPr>
        <w:t>ר</w:t>
      </w:r>
      <w:r w:rsidR="002B7BCC">
        <w:rPr>
          <w:rStyle w:val="affffe"/>
          <w:rtl/>
        </w:rPr>
        <w:t>"</w:t>
      </w:r>
      <w:r w:rsidRPr="00F968EB">
        <w:rPr>
          <w:rStyle w:val="affffe"/>
          <w:rFonts w:hint="cs"/>
          <w:rtl/>
        </w:rPr>
        <w:t>א</w:t>
      </w:r>
      <w:r w:rsidR="00AB7D20" w:rsidRPr="00F968EB">
        <w:rPr>
          <w:rStyle w:val="affffe"/>
          <w:rtl/>
        </w:rPr>
        <w:t>:</w:t>
      </w:r>
      <w:r w:rsidR="00AB7D20" w:rsidRPr="00C35A2C">
        <w:rPr>
          <w:rFonts w:ascii="Fb Fontext" w:hAnsi="Fb Fontext"/>
          <w:sz w:val="32"/>
          <w:rtl/>
        </w:rPr>
        <w:t xml:space="preserve"> </w:t>
      </w:r>
      <w:r w:rsidR="00BD4EEB">
        <w:rPr>
          <w:rFonts w:ascii="Fb Fontext" w:hAnsi="Fb Fontext"/>
          <w:sz w:val="32"/>
          <w:rtl/>
        </w:rPr>
        <w:t>אף</w:t>
      </w:r>
      <w:r w:rsidR="00AB7D20" w:rsidRPr="00C35A2C">
        <w:rPr>
          <w:rFonts w:ascii="Fb Fontext" w:hAnsi="Fb Fontext"/>
          <w:sz w:val="32"/>
          <w:rtl/>
        </w:rPr>
        <w:t xml:space="preserve"> כותח  דגים בציר.</w:t>
      </w:r>
    </w:p>
    <w:p w14:paraId="1029FE59" w14:textId="77777777" w:rsidR="00E268F4" w:rsidRDefault="00F968EB" w:rsidP="00F968EB">
      <w:pPr>
        <w:ind w:left="3600" w:hanging="3317"/>
        <w:rPr>
          <w:rFonts w:ascii="Fb Fontext" w:hAnsi="Fb Fontext"/>
          <w:sz w:val="32"/>
          <w:rtl/>
        </w:rPr>
      </w:pPr>
      <w:r>
        <w:rPr>
          <w:rFonts w:ascii="Fb Fontext" w:hAnsi="Fb Fontext" w:hint="cs"/>
          <w:sz w:val="32"/>
          <w:rtl/>
        </w:rPr>
        <w:t>חלקם</w:t>
      </w:r>
      <w:r w:rsidR="00AB7D20" w:rsidRPr="00C35A2C">
        <w:rPr>
          <w:rFonts w:ascii="Fb Fontext" w:hAnsi="Fb Fontext"/>
          <w:sz w:val="32"/>
          <w:rtl/>
        </w:rPr>
        <w:t xml:space="preserve"> </w:t>
      </w:r>
      <w:r>
        <w:rPr>
          <w:rFonts w:ascii="Fb Fontext" w:hAnsi="Fb Fontext" w:hint="cs"/>
          <w:sz w:val="32"/>
          <w:rtl/>
        </w:rPr>
        <w:t>מפסיקים וחלקם מעכירים את החלב</w:t>
      </w:r>
      <w:r w:rsidR="00E268F4">
        <w:rPr>
          <w:rFonts w:ascii="Fb Fontext" w:hAnsi="Fb Fontext" w:hint="cs"/>
          <w:sz w:val="32"/>
          <w:rtl/>
        </w:rPr>
        <w:t>,</w:t>
      </w:r>
    </w:p>
    <w:p w14:paraId="26E93AEE" w14:textId="1FD02BB8" w:rsidR="00AB7D20" w:rsidRDefault="003422F5" w:rsidP="00AB7D20">
      <w:pPr>
        <w:rPr>
          <w:rFonts w:ascii="Fb Fontext" w:hAnsi="Fb Fontext"/>
          <w:sz w:val="32"/>
          <w:rtl/>
        </w:rPr>
      </w:pPr>
      <w:r>
        <w:rPr>
          <w:rFonts w:ascii="Fb Fontext" w:hAnsi="Fb Fontext"/>
          <w:sz w:val="32"/>
          <w:rtl/>
        </w:rPr>
        <w:t>משמש</w:t>
      </w:r>
      <w:r>
        <w:rPr>
          <w:rFonts w:ascii="Fb Fontext" w:hAnsi="Fb Fontext" w:hint="cs"/>
          <w:sz w:val="32"/>
          <w:rtl/>
        </w:rPr>
        <w:t>ת</w:t>
      </w:r>
      <w:r w:rsidR="00AB7D20" w:rsidRPr="00C35A2C">
        <w:rPr>
          <w:rFonts w:ascii="Fb Fontext" w:hAnsi="Fb Fontext"/>
          <w:sz w:val="32"/>
          <w:rtl/>
        </w:rPr>
        <w:t xml:space="preserve"> </w:t>
      </w:r>
      <w:r w:rsidR="00F968EB">
        <w:rPr>
          <w:rFonts w:ascii="Fb Fontext" w:hAnsi="Fb Fontext" w:hint="cs"/>
          <w:sz w:val="32"/>
          <w:rtl/>
        </w:rPr>
        <w:t>בבית ריחיים</w:t>
      </w:r>
      <w:r w:rsidR="00AB7D20" w:rsidRPr="00C35A2C">
        <w:rPr>
          <w:rFonts w:ascii="Fb Fontext" w:hAnsi="Fb Fontext"/>
          <w:sz w:val="32"/>
          <w:rtl/>
        </w:rPr>
        <w:t xml:space="preserve"> </w:t>
      </w:r>
      <w:r w:rsidR="00F968EB">
        <w:rPr>
          <w:rFonts w:ascii="Fb Fontext" w:hAnsi="Fb Fontext"/>
          <w:sz w:val="32"/>
          <w:rtl/>
        </w:rPr>
        <w:t>–</w:t>
      </w:r>
      <w:r w:rsidR="00AB7D20" w:rsidRPr="00C35A2C">
        <w:rPr>
          <w:rFonts w:ascii="Fb Fontext" w:hAnsi="Fb Fontext"/>
          <w:sz w:val="32"/>
          <w:rtl/>
        </w:rPr>
        <w:t xml:space="preserve"> </w:t>
      </w:r>
      <w:r w:rsidR="00F968EB">
        <w:rPr>
          <w:rFonts w:ascii="Fb Fontext" w:hAnsi="Fb Fontext" w:hint="cs"/>
          <w:sz w:val="32"/>
          <w:rtl/>
        </w:rPr>
        <w:t xml:space="preserve">יהיו לה </w:t>
      </w:r>
      <w:r w:rsidR="00AB7D20" w:rsidRPr="00C35A2C">
        <w:rPr>
          <w:rFonts w:ascii="Fb Fontext" w:hAnsi="Fb Fontext"/>
          <w:sz w:val="32"/>
          <w:rtl/>
        </w:rPr>
        <w:t>בני נכפי</w:t>
      </w:r>
      <w:r w:rsidR="00F968EB">
        <w:rPr>
          <w:rFonts w:ascii="Fb Fontext" w:hAnsi="Fb Fontext" w:hint="cs"/>
          <w:sz w:val="32"/>
          <w:rtl/>
        </w:rPr>
        <w:t xml:space="preserve"> </w:t>
      </w:r>
      <w:r w:rsidR="00F968EB" w:rsidRPr="00F968EB">
        <w:rPr>
          <w:rStyle w:val="afffff0"/>
          <w:rFonts w:hint="cs"/>
          <w:rtl/>
        </w:rPr>
        <w:t>[נפילה]</w:t>
      </w:r>
      <w:r w:rsidR="00AB7D20" w:rsidRPr="00C35A2C">
        <w:rPr>
          <w:rFonts w:ascii="Fb Fontext" w:hAnsi="Fb Fontext"/>
          <w:sz w:val="32"/>
          <w:rtl/>
        </w:rPr>
        <w:t>,</w:t>
      </w:r>
    </w:p>
    <w:p w14:paraId="5C867B1A" w14:textId="6232A1D2" w:rsidR="00AB7D20" w:rsidRDefault="00AB7D20" w:rsidP="003422F5">
      <w:pPr>
        <w:rPr>
          <w:rFonts w:ascii="Fb Fontext" w:hAnsi="Fb Fontext"/>
          <w:rtl/>
        </w:rPr>
      </w:pPr>
      <w:r w:rsidRPr="00C35A2C">
        <w:rPr>
          <w:rFonts w:ascii="Fb Fontext" w:hAnsi="Fb Fontext"/>
          <w:rtl/>
        </w:rPr>
        <w:t xml:space="preserve">על </w:t>
      </w:r>
      <w:r w:rsidR="003422F5">
        <w:rPr>
          <w:rFonts w:ascii="Fb Fontext" w:hAnsi="Fb Fontext" w:hint="cs"/>
          <w:rtl/>
        </w:rPr>
        <w:t>הארץ</w:t>
      </w:r>
      <w:r w:rsidRPr="00C35A2C">
        <w:rPr>
          <w:rFonts w:ascii="Fb Fontext" w:hAnsi="Fb Fontext"/>
          <w:rtl/>
        </w:rPr>
        <w:t xml:space="preserve"> </w:t>
      </w:r>
      <w:r w:rsidR="00F968EB">
        <w:rPr>
          <w:rFonts w:ascii="Fb Fontext" w:hAnsi="Fb Fontext"/>
          <w:rtl/>
        </w:rPr>
        <w:t>–</w:t>
      </w:r>
      <w:r w:rsidRPr="00C35A2C">
        <w:rPr>
          <w:rFonts w:ascii="Fb Fontext" w:hAnsi="Fb Fontext"/>
          <w:rtl/>
        </w:rPr>
        <w:t xml:space="preserve"> </w:t>
      </w:r>
      <w:r w:rsidR="0082305E">
        <w:rPr>
          <w:rFonts w:ascii="Fb Fontext" w:hAnsi="Fb Fontext" w:hint="cs"/>
          <w:rtl/>
        </w:rPr>
        <w:t>הו</w:t>
      </w:r>
      <w:r w:rsidR="002B7BCC">
        <w:rPr>
          <w:rFonts w:ascii="Fb Fontext" w:hAnsi="Fb Fontext"/>
          <w:rtl/>
        </w:rPr>
        <w:t>"</w:t>
      </w:r>
      <w:r w:rsidR="0082305E">
        <w:rPr>
          <w:rFonts w:ascii="Fb Fontext" w:hAnsi="Fb Fontext" w:hint="cs"/>
          <w:rtl/>
        </w:rPr>
        <w:t xml:space="preserve">ל </w:t>
      </w:r>
      <w:r w:rsidRPr="00C35A2C">
        <w:rPr>
          <w:rFonts w:ascii="Fb Fontext" w:hAnsi="Fb Fontext"/>
          <w:rtl/>
        </w:rPr>
        <w:t>בני ארוכי צוואר,</w:t>
      </w:r>
    </w:p>
    <w:p w14:paraId="2E2D76FA" w14:textId="5B88DAA6" w:rsidR="00AB7D20" w:rsidRDefault="003422F5" w:rsidP="00AB7D20">
      <w:pPr>
        <w:rPr>
          <w:rFonts w:ascii="Fb Fontext" w:hAnsi="Fb Fontext"/>
          <w:rtl/>
        </w:rPr>
      </w:pPr>
      <w:r>
        <w:rPr>
          <w:rFonts w:ascii="Fb Fontext" w:hAnsi="Fb Fontext"/>
          <w:rtl/>
        </w:rPr>
        <w:t>דרכ</w:t>
      </w:r>
      <w:r>
        <w:rPr>
          <w:rFonts w:ascii="Fb Fontext" w:hAnsi="Fb Fontext" w:hint="cs"/>
          <w:rtl/>
        </w:rPr>
        <w:t>ה</w:t>
      </w:r>
      <w:r w:rsidR="00AB7D20" w:rsidRPr="00C35A2C">
        <w:rPr>
          <w:rFonts w:ascii="Fb Fontext" w:hAnsi="Fb Fontext"/>
          <w:rtl/>
        </w:rPr>
        <w:t xml:space="preserve"> על צואת חמור </w:t>
      </w:r>
      <w:r w:rsidR="00F968EB">
        <w:rPr>
          <w:rFonts w:ascii="Fb Fontext" w:hAnsi="Fb Fontext"/>
          <w:rtl/>
        </w:rPr>
        <w:t>–</w:t>
      </w:r>
      <w:r w:rsidR="00AB7D20" w:rsidRPr="00C35A2C">
        <w:rPr>
          <w:rFonts w:ascii="Fb Fontext" w:hAnsi="Fb Fontext"/>
          <w:rtl/>
        </w:rPr>
        <w:t xml:space="preserve"> </w:t>
      </w:r>
      <w:r w:rsidR="0037770F">
        <w:rPr>
          <w:rFonts w:ascii="Fb Fontext" w:hAnsi="Fb Fontext" w:hint="cs"/>
          <w:rtl/>
        </w:rPr>
        <w:t>הו'ל</w:t>
      </w:r>
      <w:r w:rsidR="00F968EB">
        <w:rPr>
          <w:rFonts w:ascii="Fb Fontext" w:hAnsi="Fb Fontext" w:hint="cs"/>
          <w:rtl/>
        </w:rPr>
        <w:t xml:space="preserve">  בנים </w:t>
      </w:r>
      <w:r w:rsidR="00AB7D20" w:rsidRPr="00C35A2C">
        <w:rPr>
          <w:rFonts w:ascii="Fb Fontext" w:hAnsi="Fb Fontext"/>
          <w:rtl/>
        </w:rPr>
        <w:t>ששערם נושר,</w:t>
      </w:r>
    </w:p>
    <w:p w14:paraId="5139119D" w14:textId="77777777" w:rsidR="002E6CDF" w:rsidRDefault="003422F5" w:rsidP="0037770F">
      <w:pPr>
        <w:rPr>
          <w:rFonts w:ascii="Fb Fontext" w:hAnsi="Fb Fontext"/>
          <w:rtl/>
        </w:rPr>
      </w:pPr>
      <w:r>
        <w:rPr>
          <w:rFonts w:ascii="Fb Fontext" w:hAnsi="Fb Fontext"/>
          <w:rtl/>
        </w:rPr>
        <w:t>אכלה חרדל</w:t>
      </w:r>
      <w:r w:rsidR="00AB7D20" w:rsidRPr="00C35A2C">
        <w:rPr>
          <w:rFonts w:ascii="Fb Fontext" w:hAnsi="Fb Fontext"/>
          <w:rtl/>
        </w:rPr>
        <w:t xml:space="preserve">- </w:t>
      </w:r>
      <w:r w:rsidR="00F968EB">
        <w:rPr>
          <w:rFonts w:ascii="Fb Fontext" w:hAnsi="Fb Fontext" w:hint="cs"/>
          <w:rtl/>
        </w:rPr>
        <w:t>הו"ל</w:t>
      </w:r>
      <w:r w:rsidR="00AB7D20" w:rsidRPr="00C35A2C">
        <w:rPr>
          <w:rFonts w:ascii="Fb Fontext" w:hAnsi="Fb Fontext"/>
          <w:rtl/>
        </w:rPr>
        <w:t xml:space="preserve"> בני</w:t>
      </w:r>
      <w:r w:rsidR="00F968EB">
        <w:rPr>
          <w:rFonts w:ascii="Fb Fontext" w:hAnsi="Fb Fontext" w:hint="cs"/>
          <w:rtl/>
        </w:rPr>
        <w:t>ם רעבתנים</w:t>
      </w:r>
      <w:r w:rsidR="00AB7D20" w:rsidRPr="00C35A2C">
        <w:rPr>
          <w:rFonts w:ascii="Fb Fontext" w:hAnsi="Fb Fontext"/>
          <w:rtl/>
        </w:rPr>
        <w:t>,</w:t>
      </w:r>
      <w:r w:rsidR="0037770F">
        <w:rPr>
          <w:rFonts w:ascii="Fb Fontext" w:hAnsi="Fb Fontext" w:hint="cs"/>
          <w:rtl/>
        </w:rPr>
        <w:t xml:space="preserve"> </w:t>
      </w:r>
    </w:p>
    <w:p w14:paraId="07134BBE" w14:textId="1AF201BB" w:rsidR="00E268F4" w:rsidRDefault="00AB7D20" w:rsidP="002E6CDF">
      <w:pPr>
        <w:ind w:left="283" w:firstLine="57"/>
        <w:rPr>
          <w:rFonts w:ascii="Fb Fontext" w:hAnsi="Fb Fontext"/>
          <w:rtl/>
        </w:rPr>
      </w:pPr>
      <w:r w:rsidRPr="00C35A2C">
        <w:rPr>
          <w:rFonts w:ascii="Fb Fontext" w:hAnsi="Fb Fontext"/>
          <w:rtl/>
        </w:rPr>
        <w:t xml:space="preserve">שחלים </w:t>
      </w:r>
      <w:r w:rsidR="00F968EB">
        <w:rPr>
          <w:rFonts w:ascii="Fb Fontext" w:hAnsi="Fb Fontext"/>
          <w:rtl/>
        </w:rPr>
        <w:t>–</w:t>
      </w:r>
      <w:r w:rsidRPr="00C35A2C">
        <w:rPr>
          <w:rFonts w:ascii="Fb Fontext" w:hAnsi="Fb Fontext"/>
          <w:rtl/>
        </w:rPr>
        <w:t xml:space="preserve"> </w:t>
      </w:r>
      <w:r w:rsidR="00F968EB">
        <w:rPr>
          <w:rFonts w:ascii="Fb Fontext" w:hAnsi="Fb Fontext" w:hint="cs"/>
          <w:rtl/>
        </w:rPr>
        <w:t>הו</w:t>
      </w:r>
      <w:r w:rsidR="002B7BCC">
        <w:rPr>
          <w:rFonts w:ascii="Fb Fontext" w:hAnsi="Fb Fontext"/>
          <w:rtl/>
        </w:rPr>
        <w:t>"</w:t>
      </w:r>
      <w:r w:rsidR="00F968EB">
        <w:rPr>
          <w:rFonts w:ascii="Fb Fontext" w:hAnsi="Fb Fontext" w:hint="cs"/>
          <w:rtl/>
        </w:rPr>
        <w:t xml:space="preserve">ל  בנים </w:t>
      </w:r>
      <w:r w:rsidRPr="00C35A2C">
        <w:rPr>
          <w:rFonts w:ascii="Fb Fontext" w:hAnsi="Fb Fontext"/>
          <w:rtl/>
        </w:rPr>
        <w:t>שעיניהם זולפות דמעות</w:t>
      </w:r>
      <w:r w:rsidR="00E268F4">
        <w:rPr>
          <w:rFonts w:ascii="Fb Fontext" w:hAnsi="Fb Fontext"/>
          <w:rtl/>
        </w:rPr>
        <w:t>,</w:t>
      </w:r>
    </w:p>
    <w:p w14:paraId="0BF8C28D" w14:textId="360F6144" w:rsidR="00AB7D20" w:rsidRPr="00730169" w:rsidRDefault="00AB7D20" w:rsidP="0037770F">
      <w:pPr>
        <w:rPr>
          <w:rFonts w:ascii="Fb Fontext" w:hAnsi="Fb Fontext"/>
          <w:spacing w:val="-2"/>
          <w:rtl/>
        </w:rPr>
      </w:pPr>
      <w:r w:rsidRPr="00730169">
        <w:rPr>
          <w:rFonts w:ascii="Fb Fontext" w:hAnsi="Fb Fontext"/>
          <w:spacing w:val="-2"/>
          <w:rtl/>
        </w:rPr>
        <w:t xml:space="preserve">דאכלה דגים קטנים </w:t>
      </w:r>
      <w:r w:rsidR="00F968EB" w:rsidRPr="00730169">
        <w:rPr>
          <w:rFonts w:ascii="Fb Fontext" w:hAnsi="Fb Fontext"/>
          <w:spacing w:val="-2"/>
          <w:rtl/>
        </w:rPr>
        <w:t>–</w:t>
      </w:r>
      <w:r w:rsidRPr="00730169">
        <w:rPr>
          <w:rFonts w:ascii="Fb Fontext" w:hAnsi="Fb Fontext"/>
          <w:spacing w:val="-2"/>
          <w:rtl/>
        </w:rPr>
        <w:t xml:space="preserve"> הו</w:t>
      </w:r>
      <w:r w:rsidR="002B7BCC">
        <w:rPr>
          <w:rFonts w:ascii="Fb Fontext" w:hAnsi="Fb Fontext"/>
          <w:spacing w:val="-2"/>
          <w:rtl/>
        </w:rPr>
        <w:t>"</w:t>
      </w:r>
      <w:r w:rsidR="00F968EB" w:rsidRPr="00730169">
        <w:rPr>
          <w:rFonts w:ascii="Fb Fontext" w:hAnsi="Fb Fontext" w:hint="cs"/>
          <w:spacing w:val="-2"/>
          <w:rtl/>
        </w:rPr>
        <w:t>ל בנים ש</w:t>
      </w:r>
      <w:r w:rsidRPr="00730169">
        <w:rPr>
          <w:rFonts w:ascii="Fb Fontext" w:hAnsi="Fb Fontext"/>
          <w:spacing w:val="-2"/>
          <w:rtl/>
        </w:rPr>
        <w:t>עינהם פתוחות וזזות תמיד],</w:t>
      </w:r>
    </w:p>
    <w:p w14:paraId="475CFBBC" w14:textId="12087B2B" w:rsidR="00AB7D20" w:rsidRPr="00730169" w:rsidRDefault="00AB7D20" w:rsidP="0037770F">
      <w:pPr>
        <w:rPr>
          <w:rFonts w:ascii="Fb Fontext" w:hAnsi="Fb Fontext"/>
          <w:spacing w:val="-6"/>
          <w:rtl/>
        </w:rPr>
      </w:pPr>
      <w:r w:rsidRPr="00730169">
        <w:rPr>
          <w:rFonts w:ascii="Fb Fontext" w:hAnsi="Fb Fontext"/>
          <w:spacing w:val="-6"/>
          <w:rtl/>
        </w:rPr>
        <w:t>דאכלה טיט אדום הו</w:t>
      </w:r>
      <w:r w:rsidR="00F968EB" w:rsidRPr="00730169">
        <w:rPr>
          <w:rFonts w:ascii="Fb Fontext" w:hAnsi="Fb Fontext" w:hint="cs"/>
          <w:spacing w:val="-6"/>
          <w:rtl/>
        </w:rPr>
        <w:t xml:space="preserve">"ל </w:t>
      </w:r>
      <w:r w:rsidRPr="00730169">
        <w:rPr>
          <w:rFonts w:ascii="Fb Fontext" w:hAnsi="Fb Fontext"/>
          <w:spacing w:val="-6"/>
          <w:rtl/>
        </w:rPr>
        <w:t>בני מכוערי,</w:t>
      </w:r>
      <w:r w:rsidR="0037770F" w:rsidRPr="00730169">
        <w:rPr>
          <w:rFonts w:ascii="Fb Fontext" w:hAnsi="Fb Fontext" w:hint="cs"/>
          <w:spacing w:val="-6"/>
          <w:rtl/>
        </w:rPr>
        <w:t xml:space="preserve"> </w:t>
      </w:r>
      <w:r w:rsidRPr="00730169">
        <w:rPr>
          <w:rFonts w:ascii="Fb Fontext" w:hAnsi="Fb Fontext"/>
          <w:spacing w:val="-6"/>
          <w:rtl/>
        </w:rPr>
        <w:t>ש</w:t>
      </w:r>
      <w:r w:rsidRPr="00730169">
        <w:rPr>
          <w:rFonts w:ascii="Fb Fontext" w:hAnsi="Fb Fontext" w:hint="cs"/>
          <w:spacing w:val="-6"/>
          <w:rtl/>
        </w:rPr>
        <w:t>ותה</w:t>
      </w:r>
      <w:r w:rsidRPr="00730169">
        <w:rPr>
          <w:rFonts w:ascii="Fb Fontext" w:hAnsi="Fb Fontext"/>
          <w:spacing w:val="-6"/>
          <w:rtl/>
        </w:rPr>
        <w:t xml:space="preserve"> ש</w:t>
      </w:r>
      <w:r w:rsidRPr="00730169">
        <w:rPr>
          <w:rFonts w:ascii="Fb Fontext" w:hAnsi="Fb Fontext" w:hint="cs"/>
          <w:spacing w:val="-6"/>
          <w:rtl/>
        </w:rPr>
        <w:t>י</w:t>
      </w:r>
      <w:r w:rsidRPr="00730169">
        <w:rPr>
          <w:rFonts w:ascii="Fb Fontext" w:hAnsi="Fb Fontext"/>
          <w:spacing w:val="-6"/>
          <w:rtl/>
        </w:rPr>
        <w:t>כר הו</w:t>
      </w:r>
      <w:r w:rsidR="00F968EB" w:rsidRPr="00730169">
        <w:rPr>
          <w:rFonts w:ascii="Fb Fontext" w:hAnsi="Fb Fontext" w:hint="cs"/>
          <w:spacing w:val="-6"/>
          <w:rtl/>
        </w:rPr>
        <w:t>"ל בנים שחורים</w:t>
      </w:r>
      <w:r w:rsidRPr="00730169">
        <w:rPr>
          <w:rFonts w:ascii="Fb Fontext" w:hAnsi="Fb Fontext"/>
          <w:spacing w:val="-6"/>
          <w:rtl/>
        </w:rPr>
        <w:t>,</w:t>
      </w:r>
    </w:p>
    <w:p w14:paraId="55322F4A" w14:textId="40DC1F5B" w:rsidR="00AB7D20" w:rsidRDefault="00AB7D20" w:rsidP="00AB7D20">
      <w:pPr>
        <w:rPr>
          <w:rFonts w:ascii="Fb Fontext" w:hAnsi="Fb Fontext"/>
          <w:rtl/>
        </w:rPr>
      </w:pPr>
      <w:r w:rsidRPr="00C35A2C">
        <w:rPr>
          <w:rFonts w:ascii="Fb Fontext" w:hAnsi="Fb Fontext"/>
          <w:rtl/>
        </w:rPr>
        <w:t>דאכלה בשר וש</w:t>
      </w:r>
      <w:r>
        <w:rPr>
          <w:rFonts w:ascii="Fb Fontext" w:hAnsi="Fb Fontext" w:hint="cs"/>
          <w:rtl/>
        </w:rPr>
        <w:t>ותה יין</w:t>
      </w:r>
      <w:r w:rsidRPr="00C35A2C">
        <w:rPr>
          <w:rFonts w:ascii="Fb Fontext" w:hAnsi="Fb Fontext"/>
          <w:rtl/>
        </w:rPr>
        <w:t xml:space="preserve"> </w:t>
      </w:r>
      <w:r w:rsidR="00F968EB">
        <w:rPr>
          <w:rFonts w:ascii="Fb Fontext" w:hAnsi="Fb Fontext"/>
          <w:rtl/>
        </w:rPr>
        <w:t>–</w:t>
      </w:r>
      <w:r w:rsidRPr="00C35A2C">
        <w:rPr>
          <w:rFonts w:ascii="Fb Fontext" w:hAnsi="Fb Fontext"/>
          <w:rtl/>
        </w:rPr>
        <w:t xml:space="preserve"> הו</w:t>
      </w:r>
      <w:r w:rsidR="00F968EB">
        <w:rPr>
          <w:rFonts w:ascii="Fb Fontext" w:hAnsi="Fb Fontext" w:hint="cs"/>
          <w:rtl/>
        </w:rPr>
        <w:t xml:space="preserve">"ל </w:t>
      </w:r>
      <w:r w:rsidRPr="00C35A2C">
        <w:rPr>
          <w:rFonts w:ascii="Fb Fontext" w:hAnsi="Fb Fontext"/>
          <w:rtl/>
        </w:rPr>
        <w:t>בני בריאים,</w:t>
      </w:r>
    </w:p>
    <w:p w14:paraId="014D1B7A" w14:textId="4262D9C5" w:rsidR="00AB7D20" w:rsidRDefault="00AB7D20" w:rsidP="00AB7D20">
      <w:pPr>
        <w:rPr>
          <w:rFonts w:ascii="Fb Fontext" w:hAnsi="Fb Fontext"/>
          <w:rtl/>
        </w:rPr>
      </w:pPr>
      <w:r w:rsidRPr="00C35A2C">
        <w:rPr>
          <w:rFonts w:ascii="Fb Fontext" w:hAnsi="Fb Fontext"/>
          <w:rtl/>
        </w:rPr>
        <w:t>דאכלה בי</w:t>
      </w:r>
      <w:r>
        <w:rPr>
          <w:rFonts w:ascii="Fb Fontext" w:hAnsi="Fb Fontext" w:hint="cs"/>
          <w:rtl/>
        </w:rPr>
        <w:t>צים</w:t>
      </w:r>
      <w:r w:rsidRPr="00C35A2C">
        <w:rPr>
          <w:rFonts w:ascii="Fb Fontext" w:hAnsi="Fb Fontext"/>
          <w:rtl/>
        </w:rPr>
        <w:t xml:space="preserve"> </w:t>
      </w:r>
      <w:r w:rsidR="00F968EB">
        <w:rPr>
          <w:rFonts w:ascii="Fb Fontext" w:hAnsi="Fb Fontext"/>
          <w:rtl/>
        </w:rPr>
        <w:t>–</w:t>
      </w:r>
      <w:r w:rsidRPr="00C35A2C">
        <w:rPr>
          <w:rFonts w:ascii="Fb Fontext" w:hAnsi="Fb Fontext"/>
          <w:rtl/>
        </w:rPr>
        <w:t xml:space="preserve"> הו</w:t>
      </w:r>
      <w:r w:rsidR="00F968EB">
        <w:rPr>
          <w:rFonts w:ascii="Fb Fontext" w:hAnsi="Fb Fontext" w:hint="cs"/>
          <w:rtl/>
        </w:rPr>
        <w:t xml:space="preserve">"ל </w:t>
      </w:r>
      <w:r w:rsidRPr="00C35A2C">
        <w:rPr>
          <w:rFonts w:ascii="Fb Fontext" w:hAnsi="Fb Fontext"/>
          <w:rtl/>
        </w:rPr>
        <w:t xml:space="preserve">בני </w:t>
      </w:r>
      <w:r w:rsidR="00F968EB">
        <w:rPr>
          <w:rFonts w:ascii="Fb Fontext" w:hAnsi="Fb Fontext" w:hint="cs"/>
          <w:rtl/>
        </w:rPr>
        <w:t xml:space="preserve">עם עינים </w:t>
      </w:r>
      <w:r w:rsidRPr="00C35A2C">
        <w:rPr>
          <w:rFonts w:ascii="Fb Fontext" w:hAnsi="Fb Fontext"/>
          <w:rtl/>
        </w:rPr>
        <w:t>גדולות,</w:t>
      </w:r>
    </w:p>
    <w:p w14:paraId="0623D8E3" w14:textId="00C58760" w:rsidR="00AB7D20" w:rsidRDefault="00AB7D20" w:rsidP="00AB7D20">
      <w:pPr>
        <w:rPr>
          <w:rFonts w:ascii="Fb Fontext" w:hAnsi="Fb Fontext"/>
          <w:rtl/>
        </w:rPr>
      </w:pPr>
      <w:r w:rsidRPr="00C35A2C">
        <w:rPr>
          <w:rFonts w:ascii="Fb Fontext" w:hAnsi="Fb Fontext"/>
          <w:rtl/>
        </w:rPr>
        <w:t xml:space="preserve">דאכלה דגים גדולים </w:t>
      </w:r>
      <w:r w:rsidR="00F968EB">
        <w:rPr>
          <w:rFonts w:ascii="Fb Fontext" w:hAnsi="Fb Fontext"/>
          <w:rtl/>
        </w:rPr>
        <w:t>–</w:t>
      </w:r>
      <w:r w:rsidRPr="00C35A2C">
        <w:rPr>
          <w:rFonts w:ascii="Fb Fontext" w:hAnsi="Fb Fontext"/>
          <w:rtl/>
        </w:rPr>
        <w:t xml:space="preserve"> </w:t>
      </w:r>
      <w:r w:rsidR="00F968EB">
        <w:rPr>
          <w:rFonts w:ascii="Fb Fontext" w:hAnsi="Fb Fontext" w:hint="cs"/>
          <w:rtl/>
        </w:rPr>
        <w:t>הו</w:t>
      </w:r>
      <w:r w:rsidR="002B7BCC">
        <w:rPr>
          <w:rFonts w:ascii="Fb Fontext" w:hAnsi="Fb Fontext"/>
          <w:rtl/>
        </w:rPr>
        <w:t>"</w:t>
      </w:r>
      <w:r w:rsidR="00F968EB">
        <w:rPr>
          <w:rFonts w:ascii="Fb Fontext" w:hAnsi="Fb Fontext" w:hint="cs"/>
          <w:rtl/>
        </w:rPr>
        <w:t>ל</w:t>
      </w:r>
      <w:r w:rsidRPr="00C35A2C">
        <w:rPr>
          <w:rFonts w:ascii="Fb Fontext" w:hAnsi="Fb Fontext"/>
          <w:rtl/>
        </w:rPr>
        <w:t xml:space="preserve"> בני </w:t>
      </w:r>
      <w:r w:rsidR="00F968EB">
        <w:rPr>
          <w:rFonts w:ascii="Fb Fontext" w:hAnsi="Fb Fontext" w:hint="cs"/>
          <w:rtl/>
        </w:rPr>
        <w:t>בעלי חן</w:t>
      </w:r>
      <w:r w:rsidRPr="00C35A2C">
        <w:rPr>
          <w:rFonts w:ascii="Fb Fontext" w:hAnsi="Fb Fontext"/>
          <w:rtl/>
        </w:rPr>
        <w:t>,</w:t>
      </w:r>
    </w:p>
    <w:p w14:paraId="0F3785DA" w14:textId="23DC91C4" w:rsidR="00AB7D20" w:rsidRPr="00C35A2C" w:rsidRDefault="00AB7D20" w:rsidP="00F968EB">
      <w:pPr>
        <w:rPr>
          <w:rFonts w:ascii="Fb Fontext" w:hAnsi="Fb Fontext"/>
          <w:rtl/>
        </w:rPr>
      </w:pPr>
      <w:r w:rsidRPr="00C35A2C">
        <w:rPr>
          <w:rFonts w:ascii="Fb Fontext" w:hAnsi="Fb Fontext"/>
          <w:rtl/>
        </w:rPr>
        <w:t>כרפס - נאים מאוד,</w:t>
      </w:r>
      <w:r w:rsidR="00F968EB">
        <w:rPr>
          <w:rFonts w:ascii="Fb Fontext" w:hAnsi="Fb Fontext" w:hint="cs"/>
          <w:rtl/>
        </w:rPr>
        <w:t xml:space="preserve"> </w:t>
      </w:r>
      <w:r w:rsidRPr="00C35A2C">
        <w:rPr>
          <w:rFonts w:ascii="Fb Fontext" w:hAnsi="Fb Fontext"/>
          <w:rtl/>
        </w:rPr>
        <w:t>כוסבר</w:t>
      </w:r>
      <w:r w:rsidR="00F968EB">
        <w:rPr>
          <w:rFonts w:ascii="Fb Fontext" w:hAnsi="Fb Fontext" w:hint="cs"/>
          <w:rtl/>
        </w:rPr>
        <w:t>ה</w:t>
      </w:r>
      <w:r w:rsidRPr="00C35A2C">
        <w:rPr>
          <w:rFonts w:ascii="Fb Fontext" w:hAnsi="Fb Fontext"/>
          <w:rtl/>
        </w:rPr>
        <w:t xml:space="preserve"> </w:t>
      </w:r>
      <w:r w:rsidR="00F968EB">
        <w:rPr>
          <w:rFonts w:ascii="Fb Fontext" w:hAnsi="Fb Fontext" w:hint="cs"/>
          <w:rtl/>
        </w:rPr>
        <w:t>-</w:t>
      </w:r>
      <w:r w:rsidRPr="00C35A2C">
        <w:rPr>
          <w:rFonts w:ascii="Fb Fontext" w:hAnsi="Fb Fontext"/>
          <w:rtl/>
        </w:rPr>
        <w:t>שמנים,</w:t>
      </w:r>
      <w:r w:rsidR="00F968EB">
        <w:rPr>
          <w:rFonts w:ascii="Fb Fontext" w:hAnsi="Fb Fontext" w:hint="cs"/>
          <w:rtl/>
        </w:rPr>
        <w:t xml:space="preserve"> </w:t>
      </w:r>
      <w:r>
        <w:rPr>
          <w:rFonts w:ascii="Fb Fontext" w:hAnsi="Fb Fontext"/>
          <w:rtl/>
        </w:rPr>
        <w:t>אתרוג</w:t>
      </w:r>
      <w:r w:rsidRPr="00C35A2C">
        <w:rPr>
          <w:rFonts w:ascii="Fb Fontext" w:hAnsi="Fb Fontext"/>
          <w:rtl/>
        </w:rPr>
        <w:t xml:space="preserve"> </w:t>
      </w:r>
      <w:r w:rsidR="00F968EB">
        <w:rPr>
          <w:rFonts w:ascii="Fb Fontext" w:hAnsi="Fb Fontext" w:hint="cs"/>
          <w:rtl/>
        </w:rPr>
        <w:t>-ר</w:t>
      </w:r>
      <w:r w:rsidRPr="00C35A2C">
        <w:rPr>
          <w:rFonts w:ascii="Fb Fontext" w:hAnsi="Fb Fontext"/>
          <w:rtl/>
        </w:rPr>
        <w:t>יחני</w:t>
      </w:r>
      <w:r w:rsidR="00F968EB">
        <w:rPr>
          <w:rFonts w:ascii="Fb Fontext" w:hAnsi="Fb Fontext" w:hint="cs"/>
          <w:rtl/>
        </w:rPr>
        <w:t>ם</w:t>
      </w:r>
      <w:r w:rsidRPr="00C35A2C">
        <w:rPr>
          <w:rFonts w:ascii="Fb Fontext" w:hAnsi="Fb Fontext"/>
          <w:rtl/>
        </w:rPr>
        <w:t>.</w:t>
      </w:r>
    </w:p>
    <w:p w14:paraId="608C5498" w14:textId="65E50C49" w:rsidR="00AB7D20" w:rsidRDefault="00F968EB" w:rsidP="005A15A1">
      <w:pPr>
        <w:rPr>
          <w:rtl/>
        </w:rPr>
      </w:pPr>
      <w:r w:rsidRPr="005A15A1">
        <w:rPr>
          <w:rStyle w:val="affffe"/>
          <w:rFonts w:hint="cs"/>
          <w:spacing w:val="-8"/>
          <w:rtl/>
        </w:rPr>
        <w:t xml:space="preserve">אם </w:t>
      </w:r>
      <w:r w:rsidR="00AB7D20" w:rsidRPr="005A15A1">
        <w:rPr>
          <w:rStyle w:val="affffe"/>
          <w:spacing w:val="-8"/>
          <w:rtl/>
        </w:rPr>
        <w:t>ב</w:t>
      </w:r>
      <w:r w:rsidR="00AB7D20" w:rsidRPr="005A15A1">
        <w:rPr>
          <w:rStyle w:val="affffe"/>
          <w:rFonts w:hint="cs"/>
          <w:spacing w:val="-8"/>
          <w:rtl/>
        </w:rPr>
        <w:t>תו</w:t>
      </w:r>
      <w:r w:rsidR="00AB7D20" w:rsidRPr="005A15A1">
        <w:rPr>
          <w:rStyle w:val="affffe"/>
          <w:spacing w:val="-8"/>
          <w:rtl/>
        </w:rPr>
        <w:t xml:space="preserve"> דשבור מלכא אכלה </w:t>
      </w:r>
      <w:r w:rsidRPr="005A15A1">
        <w:rPr>
          <w:rStyle w:val="affffe"/>
          <w:rFonts w:hint="cs"/>
          <w:spacing w:val="-8"/>
          <w:rtl/>
        </w:rPr>
        <w:t xml:space="preserve">בהריונה </w:t>
      </w:r>
      <w:r w:rsidR="00AB7D20" w:rsidRPr="005A15A1">
        <w:rPr>
          <w:rFonts w:ascii="Fb Fontext" w:hAnsi="Fb Fontext"/>
          <w:spacing w:val="-8"/>
          <w:rtl/>
        </w:rPr>
        <w:t>אתרוג, ו</w:t>
      </w:r>
      <w:r w:rsidR="005A15A1" w:rsidRPr="005A15A1">
        <w:rPr>
          <w:rFonts w:ascii="Fb Fontext" w:hAnsi="Fb Fontext" w:hint="cs"/>
          <w:spacing w:val="-8"/>
          <w:rtl/>
        </w:rPr>
        <w:t>הביאוה ל</w:t>
      </w:r>
      <w:r w:rsidR="00AB7D20" w:rsidRPr="005A15A1">
        <w:rPr>
          <w:rFonts w:ascii="Fb Fontext" w:hAnsi="Fb Fontext"/>
          <w:spacing w:val="-8"/>
          <w:rtl/>
        </w:rPr>
        <w:t>אביה בראש בשמים</w:t>
      </w:r>
    </w:p>
    <w:p w14:paraId="6B9FBC92" w14:textId="5665F7DA" w:rsidR="00EA4F6A" w:rsidRPr="00EA4F6A" w:rsidRDefault="00EA4F6A" w:rsidP="00EA4F6A">
      <w:pPr>
        <w:pStyle w:val="afff"/>
        <w:framePr w:wrap="around"/>
        <w:rPr>
          <w:rtl/>
        </w:rPr>
      </w:pPr>
      <w:bookmarkStart w:id="442" w:name="_Toc119353226"/>
      <w:r w:rsidRPr="00EA4F6A">
        <w:rPr>
          <w:rFonts w:hint="cs"/>
          <w:rtl/>
        </w:rPr>
        <w:t>סא</w:t>
      </w:r>
      <w:r>
        <w:rPr>
          <w:rFonts w:hint="cs"/>
          <w:rtl/>
        </w:rPr>
        <w:t>.</w:t>
      </w:r>
      <w:bookmarkEnd w:id="442"/>
    </w:p>
    <w:p w14:paraId="71DAE604" w14:textId="41ECD561" w:rsidR="002E6CDF" w:rsidRPr="005A15A1" w:rsidRDefault="00AB7D20" w:rsidP="00F1680A">
      <w:pPr>
        <w:pStyle w:val="affffb"/>
        <w:rPr>
          <w:rtl/>
        </w:rPr>
      </w:pPr>
      <w:bookmarkStart w:id="443" w:name="_Toc119353227"/>
      <w:r w:rsidRPr="005A15A1">
        <w:rPr>
          <w:rtl/>
        </w:rPr>
        <w:t>היא אומרת להניק והוא אומר שלא</w:t>
      </w:r>
      <w:r w:rsidR="005D1B5B" w:rsidRPr="005A15A1">
        <w:rPr>
          <w:rFonts w:hint="cs"/>
          <w:rtl/>
        </w:rPr>
        <w:t>- שומעין לה</w:t>
      </w:r>
      <w:r w:rsidR="005A15A1" w:rsidRPr="005A15A1">
        <w:rPr>
          <w:rFonts w:hint="cs"/>
          <w:rtl/>
        </w:rPr>
        <w:t>,</w:t>
      </w:r>
      <w:r w:rsidR="005D1B5B" w:rsidRPr="005A15A1">
        <w:rPr>
          <w:rFonts w:hint="cs"/>
          <w:rtl/>
        </w:rPr>
        <w:t xml:space="preserve"> שצערה הוא</w:t>
      </w:r>
      <w:bookmarkEnd w:id="443"/>
    </w:p>
    <w:p w14:paraId="56E581E3" w14:textId="395D636F" w:rsidR="00E268F4" w:rsidRDefault="00AB7D20" w:rsidP="0028672D">
      <w:pPr>
        <w:ind w:firstLine="0"/>
        <w:rPr>
          <w:rFonts w:ascii="Fb Fontext" w:hAnsi="Fb Fontext"/>
          <w:rtl/>
        </w:rPr>
      </w:pPr>
      <w:r w:rsidRPr="00C35A2C">
        <w:rPr>
          <w:rFonts w:ascii="Fb Fontext" w:hAnsi="Fb Fontext"/>
          <w:rtl/>
        </w:rPr>
        <w:t xml:space="preserve">הוא אומר להניק והיא אומרת </w:t>
      </w:r>
      <w:r>
        <w:rPr>
          <w:rFonts w:ascii="Fb Fontext" w:hAnsi="Fb Fontext"/>
          <w:rtl/>
        </w:rPr>
        <w:t>שלא להניק</w:t>
      </w:r>
      <w:r w:rsidR="00E268F4">
        <w:rPr>
          <w:rFonts w:ascii="Fb Fontext" w:hAnsi="Fb Fontext"/>
          <w:rtl/>
        </w:rPr>
        <w:t>,</w:t>
      </w:r>
    </w:p>
    <w:p w14:paraId="1D694A48" w14:textId="0A4D69EE" w:rsidR="001E39BE" w:rsidRDefault="00AB7D20" w:rsidP="0028672D">
      <w:pPr>
        <w:ind w:firstLine="0"/>
        <w:rPr>
          <w:rFonts w:ascii="Fb Fontext" w:hAnsi="Fb Fontext"/>
          <w:rtl/>
        </w:rPr>
      </w:pPr>
      <w:r>
        <w:rPr>
          <w:rFonts w:ascii="Fb Fontext" w:hAnsi="Fb Fontext"/>
          <w:rtl/>
        </w:rPr>
        <w:t xml:space="preserve">פשטי' דהולכים </w:t>
      </w:r>
      <w:r>
        <w:rPr>
          <w:rFonts w:ascii="Fb Fontext" w:hAnsi="Fb Fontext" w:hint="cs"/>
          <w:rtl/>
        </w:rPr>
        <w:t>אחריה</w:t>
      </w:r>
      <w:r w:rsidR="001E39BE">
        <w:rPr>
          <w:rFonts w:ascii="Fb Fontext" w:hAnsi="Fb Fontext" w:hint="cs"/>
          <w:rtl/>
        </w:rPr>
        <w:t xml:space="preserve">, שהרי </w:t>
      </w:r>
      <w:r w:rsidRPr="00C35A2C">
        <w:rPr>
          <w:rFonts w:ascii="Fb Fontext" w:hAnsi="Fb Fontext"/>
          <w:rtl/>
        </w:rPr>
        <w:t>עולה עמו ואינה יורדת עמו.</w:t>
      </w:r>
    </w:p>
    <w:p w14:paraId="691DEA12" w14:textId="545D74FF" w:rsidR="00AB7D20" w:rsidRPr="001E39BE" w:rsidRDefault="00AB7D20" w:rsidP="001E39BE">
      <w:pPr>
        <w:rPr>
          <w:rFonts w:ascii="Fb Fontext" w:hAnsi="Fb Fontext"/>
          <w:rtl/>
        </w:rPr>
      </w:pPr>
      <w:r w:rsidRPr="001E39BE">
        <w:rPr>
          <w:rStyle w:val="affffe"/>
          <w:rtl/>
        </w:rPr>
        <w:t>ר"ה</w:t>
      </w:r>
      <w:r w:rsidRPr="001E39BE">
        <w:rPr>
          <w:rStyle w:val="affffe"/>
          <w:rFonts w:hint="cs"/>
          <w:rtl/>
        </w:rPr>
        <w:t>:</w:t>
      </w:r>
      <w:r w:rsidR="001E39BE">
        <w:rPr>
          <w:rStyle w:val="affffa"/>
          <w:rFonts w:hint="cs"/>
          <w:rtl/>
        </w:rPr>
        <w:t xml:space="preserve"> </w:t>
      </w:r>
      <w:r w:rsidRPr="00AD1A41">
        <w:rPr>
          <w:rStyle w:val="affffa"/>
          <w:rtl/>
        </w:rPr>
        <w:t>'והיא בעולת בעל',</w:t>
      </w:r>
      <w:r w:rsidRPr="00C35A2C">
        <w:rPr>
          <w:rFonts w:ascii="Fb Fontext" w:hAnsi="Fb Fontext"/>
          <w:sz w:val="32"/>
          <w:rtl/>
        </w:rPr>
        <w:t xml:space="preserve"> בעלייתו </w:t>
      </w:r>
      <w:r w:rsidR="001E39BE">
        <w:rPr>
          <w:rFonts w:ascii="Fb Fontext" w:hAnsi="Fb Fontext" w:hint="cs"/>
          <w:sz w:val="32"/>
          <w:rtl/>
        </w:rPr>
        <w:t>ול</w:t>
      </w:r>
      <w:r w:rsidRPr="00C35A2C">
        <w:rPr>
          <w:rFonts w:ascii="Fb Fontext" w:hAnsi="Fb Fontext"/>
          <w:sz w:val="32"/>
          <w:rtl/>
        </w:rPr>
        <w:t>א בירידתו של בעל.</w:t>
      </w:r>
    </w:p>
    <w:p w14:paraId="3BA99D11" w14:textId="5DD74BA9" w:rsidR="00AB7D20" w:rsidRPr="00C35A2C" w:rsidRDefault="00AB7D20" w:rsidP="00AB7D20">
      <w:pPr>
        <w:rPr>
          <w:rFonts w:ascii="Fb Fontext" w:hAnsi="Fb Fontext" w:cs="Guttman Vilna"/>
          <w:b/>
          <w:bCs/>
          <w:sz w:val="32"/>
          <w:rtl/>
        </w:rPr>
      </w:pPr>
      <w:r w:rsidRPr="001E39BE">
        <w:rPr>
          <w:rStyle w:val="affffe"/>
          <w:rtl/>
        </w:rPr>
        <w:t>ר"א</w:t>
      </w:r>
      <w:r w:rsidRPr="001E39BE">
        <w:rPr>
          <w:rStyle w:val="affffe"/>
          <w:rFonts w:hint="cs"/>
          <w:rtl/>
        </w:rPr>
        <w:t>:</w:t>
      </w:r>
      <w:r w:rsidRPr="00C35A2C">
        <w:rPr>
          <w:rFonts w:ascii="Fb Fontext" w:hAnsi="Fb Fontext"/>
          <w:sz w:val="32"/>
          <w:rtl/>
        </w:rPr>
        <w:t xml:space="preserve"> מ</w:t>
      </w:r>
      <w:r w:rsidRPr="003221EB">
        <w:rPr>
          <w:rStyle w:val="affffa"/>
          <w:rtl/>
        </w:rPr>
        <w:t>כי היא היתה אם כל חי</w:t>
      </w:r>
      <w:r>
        <w:rPr>
          <w:rStyle w:val="affffa"/>
          <w:rFonts w:hint="cs"/>
          <w:rtl/>
        </w:rPr>
        <w:t>'</w:t>
      </w:r>
      <w:r w:rsidRPr="00C35A2C">
        <w:rPr>
          <w:rFonts w:ascii="Fb Fontext" w:hAnsi="Fb Fontext"/>
          <w:sz w:val="32"/>
          <w:rtl/>
        </w:rPr>
        <w:t>, לחיים ניתנה ולא לצער ניתנה.</w:t>
      </w:r>
    </w:p>
    <w:p w14:paraId="695B069A" w14:textId="346A4EFD" w:rsidR="00AB7D20" w:rsidRPr="00C54C7E" w:rsidRDefault="00AB7D20" w:rsidP="00C54C7E">
      <w:pPr>
        <w:pStyle w:val="afffd"/>
        <w:rPr>
          <w:rtl/>
        </w:rPr>
      </w:pPr>
      <w:ins w:id="9895" w:author="מספור קטעי משנה" w:date="2026-10-06T06:45:30Z">
        <w:r>
          <w:rPr>
            <w:rStyle w:val="MisparKeta"/>
          </w:rPr>
          <w:t xml:space="preserve">ג. </w:t>
        </w:r>
      </w:ins>
      <w:bookmarkStart w:id="444" w:name="_Toc119353228"/>
      <w:r w:rsidRPr="00C54C7E">
        <w:rPr>
          <w:rFonts w:hint="cs"/>
          <w:rtl/>
        </w:rPr>
        <w:t xml:space="preserve">הכניסה לו שפחה </w:t>
      </w:r>
      <w:r w:rsidR="0028672D">
        <w:rPr>
          <w:rFonts w:hint="cs"/>
          <w:rtl/>
        </w:rPr>
        <w:t>לא טוחנת לא אופה ולא מכבסת</w:t>
      </w:r>
      <w:r w:rsidRPr="00C54C7E">
        <w:rPr>
          <w:rFonts w:hint="cs"/>
          <w:rtl/>
        </w:rPr>
        <w:t>.</w:t>
      </w:r>
      <w:bookmarkEnd w:id="444"/>
    </w:p>
    <w:p w14:paraId="6419334F" w14:textId="3792527B" w:rsidR="00AB7D20" w:rsidRDefault="00AB7D20" w:rsidP="00AB7D20">
      <w:pPr>
        <w:rPr>
          <w:rFonts w:ascii="Fb Fontext" w:hAnsi="Fb Fontext"/>
          <w:sz w:val="32"/>
          <w:rtl/>
        </w:rPr>
      </w:pPr>
      <w:r w:rsidRPr="00C35A2C">
        <w:rPr>
          <w:rFonts w:ascii="Fb Fontext" w:hAnsi="Fb Fontext"/>
          <w:sz w:val="32"/>
          <w:rtl/>
        </w:rPr>
        <w:lastRenderedPageBreak/>
        <w:t>אבל שאר המלאכות עושה</w:t>
      </w:r>
      <w:r w:rsidR="001E39BE">
        <w:rPr>
          <w:rFonts w:ascii="Fb Fontext" w:hAnsi="Fb Fontext" w:hint="cs"/>
          <w:sz w:val="32"/>
          <w:rtl/>
        </w:rPr>
        <w:t>,</w:t>
      </w:r>
      <w:r w:rsidRPr="00C35A2C">
        <w:rPr>
          <w:rFonts w:ascii="Fb Fontext" w:hAnsi="Fb Fontext"/>
          <w:sz w:val="32"/>
          <w:rtl/>
        </w:rPr>
        <w:t xml:space="preserve"> משום שאחת יכולה לעשות עבור שנים ומי יעשה עבור האשה</w:t>
      </w:r>
    </w:p>
    <w:p w14:paraId="35D25716" w14:textId="77777777" w:rsidR="00AB7D20" w:rsidRPr="00C54C7E" w:rsidRDefault="00AB7D20" w:rsidP="00C54C7E">
      <w:pPr>
        <w:pStyle w:val="afffd"/>
        <w:rPr>
          <w:rtl/>
        </w:rPr>
      </w:pPr>
      <w:ins w:id="9896" w:author="מספור קטעי משנה" w:date="2026-10-06T06:45:30Z">
        <w:r>
          <w:rPr>
            <w:rStyle w:val="MisparKeta"/>
          </w:rPr>
          <w:t xml:space="preserve">ג. </w:t>
        </w:r>
      </w:ins>
      <w:bookmarkStart w:id="445" w:name="_Toc119353229"/>
      <w:r w:rsidRPr="00C54C7E">
        <w:rPr>
          <w:rFonts w:hint="cs"/>
          <w:rtl/>
        </w:rPr>
        <w:t>שתים - אינה מבשלת ואינה מניקה וכו'</w:t>
      </w:r>
      <w:r w:rsidRPr="00C54C7E">
        <w:rPr>
          <w:rtl/>
        </w:rPr>
        <w:t>.</w:t>
      </w:r>
      <w:bookmarkEnd w:id="445"/>
    </w:p>
    <w:p w14:paraId="6163A45B" w14:textId="2D20797C" w:rsidR="00AB7D20" w:rsidRDefault="00AB7D20" w:rsidP="00AB7D20">
      <w:pPr>
        <w:rPr>
          <w:rFonts w:ascii="Fb Fontext" w:hAnsi="Fb Fontext"/>
          <w:sz w:val="32"/>
          <w:rtl/>
        </w:rPr>
      </w:pPr>
      <w:r w:rsidRPr="00C35A2C">
        <w:rPr>
          <w:rFonts w:ascii="Fb Fontext" w:hAnsi="Fb Fontext"/>
          <w:sz w:val="32"/>
          <w:rtl/>
        </w:rPr>
        <w:t xml:space="preserve">אבל שאר מלאכות עושה </w:t>
      </w:r>
      <w:r w:rsidR="0028672D">
        <w:rPr>
          <w:rFonts w:ascii="Fb Fontext" w:hAnsi="Fb Fontext" w:hint="cs"/>
          <w:sz w:val="32"/>
          <w:rtl/>
        </w:rPr>
        <w:t>ד</w:t>
      </w:r>
      <w:r w:rsidRPr="00C35A2C">
        <w:rPr>
          <w:rFonts w:ascii="Fb Fontext" w:hAnsi="Fb Fontext"/>
          <w:sz w:val="32"/>
          <w:rtl/>
        </w:rPr>
        <w:t>השלישית צריכה בשביל אורחים</w:t>
      </w:r>
    </w:p>
    <w:p w14:paraId="46A52E32" w14:textId="77777777" w:rsidR="00AB7D20" w:rsidRPr="00C54C7E" w:rsidRDefault="00AB7D20" w:rsidP="00C54C7E">
      <w:pPr>
        <w:pStyle w:val="afffd"/>
        <w:rPr>
          <w:rtl/>
        </w:rPr>
      </w:pPr>
      <w:ins w:id="9897" w:author="מספור קטעי משנה" w:date="2026-10-06T06:45:30Z">
        <w:r>
          <w:rPr>
            <w:rStyle w:val="MisparKeta"/>
          </w:rPr>
          <w:t xml:space="preserve">ד. </w:t>
        </w:r>
      </w:ins>
      <w:bookmarkStart w:id="446" w:name="_Toc119353230"/>
      <w:r w:rsidRPr="00C54C7E">
        <w:rPr>
          <w:rFonts w:hint="cs"/>
          <w:rtl/>
        </w:rPr>
        <w:t>שלש - אינה מצעת המטה</w:t>
      </w:r>
      <w:r w:rsidRPr="00C54C7E">
        <w:rPr>
          <w:rtl/>
        </w:rPr>
        <w:t>.</w:t>
      </w:r>
      <w:bookmarkEnd w:id="446"/>
    </w:p>
    <w:p w14:paraId="49EA06A9" w14:textId="1B4AAE66" w:rsidR="00AB7D20" w:rsidRDefault="00AB7D20" w:rsidP="00AB7D20">
      <w:pPr>
        <w:rPr>
          <w:rFonts w:ascii="Fb Fontext" w:hAnsi="Fb Fontext"/>
          <w:sz w:val="32"/>
          <w:rtl/>
        </w:rPr>
      </w:pPr>
      <w:r w:rsidRPr="00C35A2C">
        <w:rPr>
          <w:rFonts w:ascii="Fb Fontext" w:hAnsi="Fb Fontext"/>
          <w:sz w:val="32"/>
          <w:rtl/>
        </w:rPr>
        <w:t xml:space="preserve">אבל שאר המלאכות עושה </w:t>
      </w:r>
      <w:r w:rsidR="0028672D">
        <w:rPr>
          <w:rFonts w:ascii="Fb Fontext" w:hAnsi="Fb Fontext" w:hint="cs"/>
          <w:sz w:val="32"/>
          <w:rtl/>
        </w:rPr>
        <w:t>אף</w:t>
      </w:r>
      <w:r w:rsidRPr="00C35A2C">
        <w:rPr>
          <w:rFonts w:ascii="Fb Fontext" w:hAnsi="Fb Fontext"/>
          <w:sz w:val="32"/>
          <w:rtl/>
        </w:rPr>
        <w:t xml:space="preserve"> שיש שלישית </w:t>
      </w:r>
      <w:r w:rsidR="0028672D">
        <w:rPr>
          <w:rFonts w:ascii="Fb Fontext" w:hAnsi="Fb Fontext" w:hint="cs"/>
          <w:sz w:val="32"/>
          <w:rtl/>
        </w:rPr>
        <w:t>ש</w:t>
      </w:r>
      <w:r w:rsidRPr="00C35A2C">
        <w:rPr>
          <w:rFonts w:ascii="Fb Fontext" w:hAnsi="Fb Fontext"/>
          <w:sz w:val="32"/>
          <w:rtl/>
        </w:rPr>
        <w:t>כשרבים בני הבית רבים האורחים</w:t>
      </w:r>
    </w:p>
    <w:p w14:paraId="320E5AB6" w14:textId="3D3A74E1" w:rsidR="00AB7D20" w:rsidRPr="00730169" w:rsidRDefault="00AB7D20" w:rsidP="00AB7D20">
      <w:pPr>
        <w:rPr>
          <w:rFonts w:ascii="Fb Fontext" w:hAnsi="Fb Fontext"/>
          <w:spacing w:val="-4"/>
          <w:rtl/>
        </w:rPr>
      </w:pPr>
      <w:bookmarkStart w:id="447" w:name="_Toc119353231"/>
      <w:r w:rsidRPr="00730169">
        <w:rPr>
          <w:rStyle w:val="afffe"/>
          <w:rFonts w:hint="cs"/>
          <w:spacing w:val="-4"/>
          <w:rtl/>
        </w:rPr>
        <w:t>אבל בארבע יושבת בקתדרא</w:t>
      </w:r>
      <w:bookmarkEnd w:id="447"/>
      <w:r w:rsidRPr="00730169">
        <w:rPr>
          <w:rFonts w:ascii="Fb Fontext" w:hAnsi="Fb Fontext"/>
          <w:spacing w:val="-4"/>
          <w:rtl/>
        </w:rPr>
        <w:t xml:space="preserve"> כיון </w:t>
      </w:r>
      <w:r w:rsidR="008764A2" w:rsidRPr="00730169">
        <w:rPr>
          <w:rFonts w:ascii="Fb Fontext" w:hAnsi="Fb Fontext" w:hint="cs"/>
          <w:spacing w:val="-4"/>
          <w:rtl/>
        </w:rPr>
        <w:t xml:space="preserve">שיש הרבה </w:t>
      </w:r>
      <w:r w:rsidRPr="00730169">
        <w:rPr>
          <w:rFonts w:ascii="Fb Fontext" w:hAnsi="Fb Fontext"/>
          <w:spacing w:val="-4"/>
          <w:rtl/>
        </w:rPr>
        <w:t>שפחות מסייען אהדד</w:t>
      </w:r>
      <w:r w:rsidR="008764A2" w:rsidRPr="00730169">
        <w:rPr>
          <w:rFonts w:ascii="Fb Fontext" w:hAnsi="Fb Fontext" w:hint="cs"/>
          <w:spacing w:val="-4"/>
          <w:rtl/>
        </w:rPr>
        <w:t>י</w:t>
      </w:r>
    </w:p>
    <w:p w14:paraId="6BBABF5F" w14:textId="0815FD14" w:rsidR="00AB7D20" w:rsidRPr="00C35A2C" w:rsidRDefault="00AB7D20" w:rsidP="00AB7D20">
      <w:pPr>
        <w:rPr>
          <w:rFonts w:ascii="Fb Fontext" w:hAnsi="Fb Fontext"/>
          <w:rtl/>
        </w:rPr>
      </w:pPr>
      <w:r w:rsidRPr="008764A2">
        <w:rPr>
          <w:rStyle w:val="affffe"/>
          <w:rtl/>
        </w:rPr>
        <w:t>• ר"ח או רשב"נ</w:t>
      </w:r>
      <w:r w:rsidRPr="008764A2">
        <w:rPr>
          <w:rStyle w:val="affffe"/>
          <w:rFonts w:hint="cs"/>
          <w:rtl/>
        </w:rPr>
        <w:t>:</w:t>
      </w:r>
      <w:r w:rsidRPr="008764A2">
        <w:rPr>
          <w:rStyle w:val="affffe"/>
          <w:rtl/>
        </w:rPr>
        <w:t xml:space="preserve"> </w:t>
      </w:r>
      <w:r w:rsidRPr="00C35A2C">
        <w:rPr>
          <w:rFonts w:ascii="Fb Fontext" w:hAnsi="Fb Fontext"/>
          <w:sz w:val="32"/>
          <w:rtl/>
        </w:rPr>
        <w:t>כיון שראויה להכניס א</w:t>
      </w:r>
      <w:r w:rsidR="008764A2">
        <w:rPr>
          <w:rFonts w:ascii="Fb Fontext" w:hAnsi="Fb Fontext" w:hint="cs"/>
          <w:sz w:val="32"/>
          <w:rtl/>
        </w:rPr>
        <w:t>ף</w:t>
      </w:r>
      <w:r w:rsidRPr="00C35A2C">
        <w:rPr>
          <w:rFonts w:ascii="Fb Fontext" w:hAnsi="Fb Fontext"/>
          <w:sz w:val="32"/>
          <w:rtl/>
        </w:rPr>
        <w:t xml:space="preserve"> שלא הכניסה.</w:t>
      </w:r>
    </w:p>
    <w:p w14:paraId="764C95BF" w14:textId="77777777" w:rsidR="00AB7D20" w:rsidRPr="00C35A2C" w:rsidRDefault="00AB7D20" w:rsidP="00AB7D20">
      <w:pPr>
        <w:ind w:firstLine="340"/>
        <w:rPr>
          <w:rFonts w:ascii="Fb Fontext" w:hAnsi="Fb Fontext"/>
          <w:rtl/>
        </w:rPr>
      </w:pPr>
      <w:r w:rsidRPr="0028672D">
        <w:rPr>
          <w:rStyle w:val="affffe"/>
          <w:rFonts w:hint="cs"/>
          <w:rtl/>
        </w:rPr>
        <w:t xml:space="preserve">  </w:t>
      </w:r>
      <w:r w:rsidRPr="0028672D">
        <w:rPr>
          <w:rStyle w:val="affffe"/>
          <w:rtl/>
        </w:rPr>
        <w:t xml:space="preserve">תנא: </w:t>
      </w:r>
      <w:r w:rsidRPr="00C35A2C">
        <w:rPr>
          <w:rFonts w:ascii="Fb Fontext" w:hAnsi="Fb Fontext"/>
          <w:rtl/>
        </w:rPr>
        <w:t>אחד שהכניסה לו, ואחד שצמצמה לו משלה.</w:t>
      </w:r>
    </w:p>
    <w:p w14:paraId="3BE1CAEB" w14:textId="77777777" w:rsidR="00AB7D20" w:rsidRPr="00C35A2C" w:rsidRDefault="00AB7D20" w:rsidP="00AB7D20">
      <w:pPr>
        <w:pStyle w:val="afffd"/>
        <w:rPr>
          <w:rtl/>
        </w:rPr>
      </w:pPr>
      <w:ins w:id="9898" w:author="מספור קטעי משנה" w:date="2026-10-06T06:45:30Z">
        <w:r>
          <w:rPr>
            <w:rStyle w:val="MisparKeta"/>
          </w:rPr>
          <w:t xml:space="preserve">ה. </w:t>
        </w:r>
      </w:ins>
      <w:bookmarkStart w:id="448" w:name="_Toc119353232"/>
      <w:r>
        <w:rPr>
          <w:rtl/>
        </w:rPr>
        <w:t>אר</w:t>
      </w:r>
      <w:r w:rsidRPr="00C54C7E">
        <w:rPr>
          <w:rFonts w:hint="cs"/>
          <w:rtl/>
        </w:rPr>
        <w:t>בע - יושבת בקתדרא</w:t>
      </w:r>
      <w:r w:rsidRPr="00C35A2C">
        <w:rPr>
          <w:rtl/>
        </w:rPr>
        <w:t>.</w:t>
      </w:r>
      <w:bookmarkEnd w:id="448"/>
    </w:p>
    <w:p w14:paraId="60325AEF" w14:textId="010EDD7D" w:rsidR="00AB7D20" w:rsidRPr="00C35A2C" w:rsidRDefault="00AB7D20" w:rsidP="00AB7D20">
      <w:pPr>
        <w:rPr>
          <w:rFonts w:ascii="Fb Fontext" w:hAnsi="Fb Fontext"/>
          <w:rtl/>
        </w:rPr>
      </w:pPr>
      <w:r w:rsidRPr="008764A2">
        <w:rPr>
          <w:rStyle w:val="affffe"/>
          <w:rtl/>
        </w:rPr>
        <w:t xml:space="preserve">מר"ה: </w:t>
      </w:r>
      <w:r w:rsidRPr="00C35A2C">
        <w:rPr>
          <w:rFonts w:ascii="Fb Fontext" w:hAnsi="Fb Fontext"/>
          <w:rtl/>
        </w:rPr>
        <w:t>א</w:t>
      </w:r>
      <w:r w:rsidR="0028672D">
        <w:rPr>
          <w:rFonts w:ascii="Fb Fontext" w:hAnsi="Fb Fontext" w:hint="cs"/>
          <w:rtl/>
        </w:rPr>
        <w:t>ף</w:t>
      </w:r>
      <w:r w:rsidRPr="00C35A2C">
        <w:rPr>
          <w:rFonts w:ascii="Fb Fontext" w:hAnsi="Fb Fontext"/>
          <w:rtl/>
        </w:rPr>
        <w:t xml:space="preserve"> שאמרו יושבת בקתדרא, מוזגת לו כוס, ומצעת לו את המטה, ומרחצת לו פניו ידיו ורגליו.</w:t>
      </w:r>
    </w:p>
    <w:p w14:paraId="06D75A32" w14:textId="2F1F858A" w:rsidR="00AB7D20" w:rsidRPr="00C35A2C" w:rsidRDefault="00AB7D20" w:rsidP="00AB7D20">
      <w:pPr>
        <w:rPr>
          <w:rtl/>
        </w:rPr>
      </w:pPr>
      <w:r w:rsidRPr="0028672D">
        <w:rPr>
          <w:rStyle w:val="affffe"/>
          <w:rtl/>
        </w:rPr>
        <w:t>מר"ה:</w:t>
      </w:r>
      <w:r w:rsidRPr="00C35A2C">
        <w:rPr>
          <w:rtl/>
        </w:rPr>
        <w:t xml:space="preserve"> כל מלאכות שהאשה עושה לבעלה נדה עושה לבעלה, חוץ ממזיגת הכוס, והצעת המטה, והרחצת פניו ידיו ורגליו.</w:t>
      </w:r>
    </w:p>
    <w:p w14:paraId="0EABDBB3" w14:textId="77261FA3" w:rsidR="00AB7D20" w:rsidRPr="00C54C7E" w:rsidRDefault="00AB7D20" w:rsidP="008764A2">
      <w:pPr>
        <w:rPr>
          <w:rtl/>
        </w:rPr>
      </w:pPr>
      <w:r w:rsidRPr="00C54C7E">
        <w:rPr>
          <w:rFonts w:hint="cs"/>
          <w:rtl/>
        </w:rPr>
        <w:t xml:space="preserve">והצעת המיטה </w:t>
      </w:r>
      <w:r w:rsidRPr="008764A2">
        <w:rPr>
          <w:rStyle w:val="affffe"/>
          <w:rFonts w:hint="cs"/>
          <w:rtl/>
        </w:rPr>
        <w:t>רבא</w:t>
      </w:r>
      <w:r w:rsidR="008764A2">
        <w:rPr>
          <w:rStyle w:val="affffe"/>
          <w:rFonts w:hint="cs"/>
          <w:rtl/>
        </w:rPr>
        <w:t>:</w:t>
      </w:r>
      <w:r w:rsidRPr="008764A2">
        <w:rPr>
          <w:rStyle w:val="affffe"/>
          <w:rFonts w:hint="cs"/>
          <w:rtl/>
        </w:rPr>
        <w:t xml:space="preserve"> </w:t>
      </w:r>
      <w:r w:rsidR="008764A2">
        <w:rPr>
          <w:rFonts w:hint="cs"/>
          <w:rtl/>
        </w:rPr>
        <w:t>רק</w:t>
      </w:r>
      <w:r w:rsidRPr="00C54C7E">
        <w:rPr>
          <w:rFonts w:hint="cs"/>
          <w:rtl/>
        </w:rPr>
        <w:t xml:space="preserve"> בפניו אבל שלא בפניו שרי</w:t>
      </w:r>
    </w:p>
    <w:p w14:paraId="240E843B" w14:textId="715C62F5" w:rsidR="00AB7D20" w:rsidRPr="00C54C7E" w:rsidRDefault="00AB7D20" w:rsidP="00C54C7E">
      <w:pPr>
        <w:pStyle w:val="afffd"/>
        <w:rPr>
          <w:rtl/>
        </w:rPr>
      </w:pPr>
      <w:ins w:id="9899" w:author="מספור קטעי משנה" w:date="2026-10-06T06:45:30Z">
        <w:r>
          <w:rPr>
            <w:rStyle w:val="MisparKeta"/>
          </w:rPr>
          <w:t xml:space="preserve">ה. </w:t>
        </w:r>
      </w:ins>
      <w:bookmarkStart w:id="449" w:name="_Toc119353233"/>
      <w:r w:rsidRPr="00C54C7E">
        <w:rPr>
          <w:rFonts w:hint="cs"/>
          <w:rtl/>
        </w:rPr>
        <w:t>ומזיגת הכוס.</w:t>
      </w:r>
      <w:r w:rsidR="005A15A1">
        <w:rPr>
          <w:rFonts w:hint="cs"/>
          <w:rtl/>
        </w:rPr>
        <w:t xml:space="preserve"> </w:t>
      </w:r>
      <w:r w:rsidR="005A15A1" w:rsidRPr="005A15A1">
        <w:rPr>
          <w:rStyle w:val="afffff0"/>
          <w:rFonts w:hint="cs"/>
          <w:rtl/>
        </w:rPr>
        <w:t>ד' הנהגות</w:t>
      </w:r>
      <w:r w:rsidR="005A15A1">
        <w:rPr>
          <w:rStyle w:val="afffff0"/>
          <w:rFonts w:hint="cs"/>
          <w:rtl/>
        </w:rPr>
        <w:t>,</w:t>
      </w:r>
      <w:bookmarkEnd w:id="449"/>
      <w:r w:rsidR="005A15A1">
        <w:rPr>
          <w:rStyle w:val="afffff0"/>
          <w:rFonts w:hint="cs"/>
          <w:rtl/>
        </w:rPr>
        <w:t xml:space="preserve"> </w:t>
      </w:r>
    </w:p>
    <w:p w14:paraId="5BF39862" w14:textId="5C1199E9" w:rsidR="00AB7D20" w:rsidRPr="00C35A2C" w:rsidRDefault="005A15A1" w:rsidP="00AB7D20">
      <w:pPr>
        <w:rPr>
          <w:rFonts w:ascii="Fb Fontext" w:hAnsi="Fb Fontext" w:cs="Guttman Vilna"/>
          <w:b/>
          <w:bCs/>
          <w:sz w:val="32"/>
          <w:rtl/>
        </w:rPr>
      </w:pPr>
      <w:r w:rsidRPr="008764A2">
        <w:rPr>
          <w:rStyle w:val="affffe"/>
          <w:rtl/>
        </w:rPr>
        <w:sym w:font="Wingdings 2" w:char="F096"/>
      </w:r>
      <w:r w:rsidRPr="008764A2">
        <w:rPr>
          <w:rStyle w:val="affffe"/>
          <w:rtl/>
        </w:rPr>
        <w:t xml:space="preserve"> </w:t>
      </w:r>
      <w:r w:rsidR="008764A2">
        <w:rPr>
          <w:rStyle w:val="affffe"/>
          <w:rFonts w:hint="cs"/>
          <w:rtl/>
        </w:rPr>
        <w:t xml:space="preserve">אשת </w:t>
      </w:r>
      <w:r w:rsidR="00AB7D20" w:rsidRPr="008764A2">
        <w:rPr>
          <w:rStyle w:val="affffe"/>
          <w:rtl/>
        </w:rPr>
        <w:t>שמואל</w:t>
      </w:r>
      <w:r w:rsidR="00AB7D20" w:rsidRPr="00C35A2C">
        <w:rPr>
          <w:rFonts w:ascii="Fb Fontext" w:hAnsi="Fb Fontext"/>
          <w:sz w:val="32"/>
          <w:rtl/>
        </w:rPr>
        <w:t xml:space="preserve"> בימי ליבונה</w:t>
      </w:r>
      <w:r w:rsidR="008764A2">
        <w:rPr>
          <w:rFonts w:ascii="Fb Fontext" w:hAnsi="Fb Fontext" w:hint="cs"/>
          <w:sz w:val="32"/>
          <w:rtl/>
        </w:rPr>
        <w:t>:</w:t>
      </w:r>
      <w:r w:rsidR="00AB7D20" w:rsidRPr="00C35A2C">
        <w:rPr>
          <w:rFonts w:ascii="Fb Fontext" w:hAnsi="Fb Fontext"/>
          <w:sz w:val="32"/>
          <w:rtl/>
        </w:rPr>
        <w:t xml:space="preserve"> החליפה לו ביד שמאל.</w:t>
      </w:r>
    </w:p>
    <w:p w14:paraId="2B29D659" w14:textId="1F4B2A26" w:rsidR="00AB7D20" w:rsidRDefault="00AB7D20" w:rsidP="00AB7D20">
      <w:pPr>
        <w:rPr>
          <w:rFonts w:ascii="Fb Fontext" w:hAnsi="Fb Fontext"/>
          <w:sz w:val="32"/>
          <w:rtl/>
        </w:rPr>
      </w:pPr>
      <w:r w:rsidRPr="008764A2">
        <w:rPr>
          <w:rStyle w:val="affffe"/>
          <w:rtl/>
        </w:rPr>
        <w:sym w:font="Wingdings 2" w:char="F096"/>
      </w:r>
      <w:r w:rsidRPr="008764A2">
        <w:rPr>
          <w:rStyle w:val="affffe"/>
          <w:rtl/>
        </w:rPr>
        <w:t xml:space="preserve"> אביי</w:t>
      </w:r>
      <w:r w:rsidR="008764A2">
        <w:rPr>
          <w:rStyle w:val="affffe"/>
          <w:rFonts w:hint="cs"/>
          <w:rtl/>
        </w:rPr>
        <w:t>:</w:t>
      </w:r>
      <w:r w:rsidRPr="008764A2">
        <w:rPr>
          <w:rStyle w:val="affffe"/>
          <w:rtl/>
        </w:rPr>
        <w:t xml:space="preserve"> </w:t>
      </w:r>
      <w:r w:rsidRPr="00C35A2C">
        <w:rPr>
          <w:rFonts w:ascii="Fb Fontext" w:hAnsi="Fb Fontext"/>
          <w:sz w:val="32"/>
          <w:rtl/>
        </w:rPr>
        <w:t xml:space="preserve">הניחה לו </w:t>
      </w:r>
      <w:r w:rsidR="008764A2">
        <w:rPr>
          <w:rFonts w:ascii="Fb Fontext" w:hAnsi="Fb Fontext" w:hint="cs"/>
          <w:sz w:val="32"/>
          <w:rtl/>
        </w:rPr>
        <w:t>פי כלי היין,</w:t>
      </w:r>
      <w:r w:rsidRPr="00C35A2C">
        <w:rPr>
          <w:rFonts w:ascii="Fb Fontext" w:hAnsi="Fb Fontext"/>
          <w:sz w:val="32"/>
          <w:rtl/>
        </w:rPr>
        <w:t xml:space="preserve"> |</w:t>
      </w:r>
      <w:r w:rsidRPr="008764A2">
        <w:rPr>
          <w:rStyle w:val="affffe"/>
          <w:rtl/>
        </w:rPr>
        <w:t xml:space="preserve"> רבא</w:t>
      </w:r>
      <w:r w:rsidR="008764A2">
        <w:rPr>
          <w:rStyle w:val="affffe"/>
          <w:rFonts w:hint="cs"/>
          <w:rtl/>
        </w:rPr>
        <w:t>:</w:t>
      </w:r>
      <w:r w:rsidRPr="008764A2">
        <w:rPr>
          <w:rStyle w:val="affffe"/>
          <w:rtl/>
        </w:rPr>
        <w:t xml:space="preserve"> </w:t>
      </w:r>
      <w:r w:rsidRPr="00C35A2C">
        <w:rPr>
          <w:rFonts w:ascii="Fb Fontext" w:hAnsi="Fb Fontext"/>
          <w:sz w:val="32"/>
          <w:rtl/>
        </w:rPr>
        <w:t xml:space="preserve">למראשותיו | </w:t>
      </w:r>
      <w:r w:rsidR="008764A2">
        <w:rPr>
          <w:rStyle w:val="affffe"/>
          <w:rFonts w:hint="cs"/>
          <w:rtl/>
        </w:rPr>
        <w:t>ר</w:t>
      </w:r>
      <w:r w:rsidR="002B7BCC">
        <w:rPr>
          <w:rStyle w:val="affffe"/>
          <w:rtl/>
        </w:rPr>
        <w:t>"</w:t>
      </w:r>
      <w:r w:rsidR="008764A2">
        <w:rPr>
          <w:rStyle w:val="affffe"/>
          <w:rFonts w:hint="cs"/>
          <w:rtl/>
        </w:rPr>
        <w:t>פ</w:t>
      </w:r>
      <w:r w:rsidRPr="008764A2">
        <w:rPr>
          <w:rStyle w:val="affffe"/>
          <w:rtl/>
        </w:rPr>
        <w:t xml:space="preserve"> </w:t>
      </w:r>
      <w:r w:rsidRPr="00C35A2C">
        <w:rPr>
          <w:rFonts w:ascii="Fb Fontext" w:hAnsi="Fb Fontext"/>
          <w:sz w:val="32"/>
          <w:rtl/>
        </w:rPr>
        <w:t>ספסל.</w:t>
      </w:r>
    </w:p>
    <w:p w14:paraId="7F10D9A3" w14:textId="1A0C9135" w:rsidR="00AB7D20" w:rsidRPr="00C35A2C" w:rsidRDefault="005A15A1" w:rsidP="00AB7D20">
      <w:pPr>
        <w:rPr>
          <w:rFonts w:ascii="Fb Fontext" w:hAnsi="Fb Fontext" w:cs="Guttman Vilna"/>
          <w:b/>
          <w:bCs/>
          <w:sz w:val="32"/>
          <w:rtl/>
        </w:rPr>
      </w:pPr>
      <w:r w:rsidRPr="008764A2">
        <w:rPr>
          <w:rStyle w:val="affffe"/>
          <w:rtl/>
        </w:rPr>
        <w:sym w:font="Wingdings 2" w:char="F096"/>
      </w:r>
      <w:r w:rsidRPr="008764A2">
        <w:rPr>
          <w:rStyle w:val="affffe"/>
          <w:rtl/>
        </w:rPr>
        <w:t xml:space="preserve"> </w:t>
      </w:r>
      <w:r w:rsidR="00AB7D20" w:rsidRPr="008764A2">
        <w:rPr>
          <w:rStyle w:val="affffe"/>
          <w:rtl/>
        </w:rPr>
        <w:t>מר"ה:</w:t>
      </w:r>
      <w:r w:rsidR="00AB7D20" w:rsidRPr="00C35A2C">
        <w:rPr>
          <w:rFonts w:ascii="Fb Fontext" w:hAnsi="Fb Fontext"/>
          <w:sz w:val="32"/>
          <w:rtl/>
        </w:rPr>
        <w:t xml:space="preserve"> </w:t>
      </w:r>
      <w:r w:rsidR="00AB7D20" w:rsidRPr="005A15A1">
        <w:rPr>
          <w:rStyle w:val="affffc"/>
          <w:rtl/>
        </w:rPr>
        <w:t>הכל משהין בפני השמש,</w:t>
      </w:r>
      <w:r w:rsidR="00AB7D20" w:rsidRPr="00C35A2C">
        <w:rPr>
          <w:rFonts w:ascii="Fb Fontext" w:hAnsi="Fb Fontext"/>
          <w:sz w:val="32"/>
          <w:rtl/>
        </w:rPr>
        <w:t xml:space="preserve"> חוץ מבשר ויין.</w:t>
      </w:r>
    </w:p>
    <w:p w14:paraId="447A4317" w14:textId="4D2D83C3" w:rsidR="00AB7D20" w:rsidRPr="00C35A2C" w:rsidRDefault="00AB7D20" w:rsidP="005A15A1">
      <w:pPr>
        <w:ind w:firstLine="0"/>
        <w:rPr>
          <w:rFonts w:ascii="Fb Fontext" w:hAnsi="Fb Fontext" w:cs="Guttman Vilna"/>
          <w:b/>
          <w:bCs/>
          <w:sz w:val="32"/>
          <w:rtl/>
        </w:rPr>
      </w:pPr>
      <w:r w:rsidRPr="008764A2">
        <w:rPr>
          <w:rStyle w:val="affffe"/>
          <w:rtl/>
        </w:rPr>
        <w:t>ר"ח:</w:t>
      </w:r>
      <w:r w:rsidRPr="00C35A2C">
        <w:rPr>
          <w:rFonts w:ascii="Fb Fontext" w:hAnsi="Fb Fontext"/>
          <w:sz w:val="32"/>
          <w:rtl/>
        </w:rPr>
        <w:t xml:space="preserve"> בשר שמן ויין ישן.</w:t>
      </w:r>
    </w:p>
    <w:p w14:paraId="216CB362" w14:textId="726ADD32" w:rsidR="00AB7D20" w:rsidRPr="00C35A2C" w:rsidRDefault="00AB7D20" w:rsidP="005A15A1">
      <w:pPr>
        <w:ind w:firstLine="0"/>
        <w:rPr>
          <w:rFonts w:ascii="Fb Fontext" w:hAnsi="Fb Fontext" w:cs="Guttman Vilna"/>
          <w:b/>
          <w:bCs/>
          <w:sz w:val="32"/>
          <w:rtl/>
        </w:rPr>
      </w:pPr>
      <w:r w:rsidRPr="008764A2">
        <w:rPr>
          <w:rStyle w:val="affffe"/>
          <w:rtl/>
        </w:rPr>
        <w:t>רבא:</w:t>
      </w:r>
      <w:r w:rsidRPr="00C35A2C">
        <w:rPr>
          <w:rFonts w:ascii="Fb Fontext" w:hAnsi="Fb Fontext"/>
          <w:sz w:val="32"/>
          <w:rtl/>
        </w:rPr>
        <w:t xml:space="preserve"> בשר שמן - כל השנה כולה, יין ישן - בתקופת תמוז.</w:t>
      </w:r>
    </w:p>
    <w:p w14:paraId="461156C8" w14:textId="77777777" w:rsidR="005A15A1" w:rsidRDefault="005A15A1">
      <w:pPr>
        <w:bidi w:val="0"/>
        <w:spacing w:after="160" w:line="259" w:lineRule="auto"/>
        <w:ind w:left="0" w:firstLine="0"/>
        <w:jc w:val="left"/>
        <w:rPr>
          <w:rStyle w:val="affffe"/>
          <w:rtl/>
        </w:rPr>
      </w:pPr>
      <w:r>
        <w:rPr>
          <w:rStyle w:val="affffe"/>
          <w:rtl/>
        </w:rPr>
        <w:br w:type="page"/>
      </w:r>
    </w:p>
    <w:p w14:paraId="1F1FC9C5" w14:textId="77777777" w:rsidR="005A15A1" w:rsidRPr="008C28D0" w:rsidRDefault="005A15A1" w:rsidP="00F1680A">
      <w:pPr>
        <w:pStyle w:val="affffb"/>
        <w:rPr>
          <w:spacing w:val="0"/>
          <w:rtl/>
        </w:rPr>
      </w:pPr>
      <w:bookmarkStart w:id="450" w:name="_Toc119353234"/>
      <w:r w:rsidRPr="008C28D0">
        <w:rPr>
          <w:rFonts w:hint="cs"/>
          <w:spacing w:val="0"/>
          <w:rtl/>
        </w:rPr>
        <w:lastRenderedPageBreak/>
        <w:t>ו' מעשים</w:t>
      </w:r>
      <w:bookmarkEnd w:id="450"/>
      <w:r w:rsidRPr="008C28D0">
        <w:rPr>
          <w:rFonts w:hint="cs"/>
          <w:spacing w:val="0"/>
          <w:rtl/>
        </w:rPr>
        <w:t xml:space="preserve"> </w:t>
      </w:r>
    </w:p>
    <w:p w14:paraId="622A6AE6" w14:textId="72F79519" w:rsidR="00AB7D20" w:rsidRPr="00730169" w:rsidRDefault="005A15A1" w:rsidP="00AB7D20">
      <w:pPr>
        <w:rPr>
          <w:rFonts w:ascii="Fb Fontext" w:hAnsi="Fb Fontext" w:cs="Guttman Vilna"/>
          <w:b/>
          <w:bCs/>
          <w:spacing w:val="-6"/>
          <w:sz w:val="32"/>
          <w:rtl/>
        </w:rPr>
      </w:pPr>
      <w:r w:rsidRPr="005A15A1">
        <w:rPr>
          <w:rStyle w:val="affffe"/>
          <w:rFonts w:hint="cs"/>
          <w:rtl/>
        </w:rPr>
        <w:t xml:space="preserve">א. </w:t>
      </w:r>
      <w:r w:rsidR="00AB7D20" w:rsidRPr="00730169">
        <w:rPr>
          <w:rStyle w:val="affffe"/>
          <w:spacing w:val="-6"/>
          <w:rtl/>
        </w:rPr>
        <w:t>רעב"ת: ה</w:t>
      </w:r>
      <w:r w:rsidR="0028672D" w:rsidRPr="00730169">
        <w:rPr>
          <w:rStyle w:val="affffe"/>
          <w:rFonts w:hint="cs"/>
          <w:spacing w:val="-6"/>
          <w:rtl/>
        </w:rPr>
        <w:t>ביאו ל</w:t>
      </w:r>
      <w:r w:rsidR="00AB7D20" w:rsidRPr="00730169">
        <w:rPr>
          <w:rStyle w:val="affffe"/>
          <w:spacing w:val="-6"/>
          <w:rtl/>
        </w:rPr>
        <w:t>שמואל</w:t>
      </w:r>
      <w:r w:rsidR="00AB7D20" w:rsidRPr="00730169">
        <w:rPr>
          <w:rFonts w:ascii="Fb Fontext" w:hAnsi="Fb Fontext"/>
          <w:spacing w:val="-6"/>
          <w:sz w:val="32"/>
          <w:rtl/>
        </w:rPr>
        <w:t xml:space="preserve"> </w:t>
      </w:r>
      <w:r w:rsidR="00AB7D20" w:rsidRPr="005A15A1">
        <w:rPr>
          <w:rStyle w:val="afffff0"/>
          <w:spacing w:val="-6"/>
          <w:sz w:val="12"/>
          <w:szCs w:val="12"/>
          <w:rtl/>
        </w:rPr>
        <w:t>תבשיל פטריות</w:t>
      </w:r>
      <w:r w:rsidR="00AB7D20" w:rsidRPr="005A15A1">
        <w:rPr>
          <w:rFonts w:ascii="Fb Fontext" w:hAnsi="Fb Fontext"/>
          <w:spacing w:val="-6"/>
          <w:sz w:val="30"/>
          <w:szCs w:val="16"/>
          <w:rtl/>
        </w:rPr>
        <w:t xml:space="preserve"> </w:t>
      </w:r>
      <w:r w:rsidR="00AB7D20" w:rsidRPr="00730169">
        <w:rPr>
          <w:rFonts w:ascii="Fb Fontext" w:hAnsi="Fb Fontext"/>
          <w:spacing w:val="-6"/>
          <w:sz w:val="32"/>
          <w:rtl/>
        </w:rPr>
        <w:t>ואם לא היה מביא לי הייתי מסתכן</w:t>
      </w:r>
    </w:p>
    <w:p w14:paraId="1053F185" w14:textId="31DAB5E1" w:rsidR="00AB7D20" w:rsidRPr="00730169" w:rsidRDefault="005A15A1" w:rsidP="00AB7D20">
      <w:pPr>
        <w:rPr>
          <w:rFonts w:ascii="Fb Fontext" w:hAnsi="Fb Fontext" w:cs="Guttman Vilna"/>
          <w:b/>
          <w:bCs/>
          <w:spacing w:val="-6"/>
          <w:sz w:val="32"/>
          <w:rtl/>
        </w:rPr>
      </w:pPr>
      <w:r>
        <w:rPr>
          <w:rStyle w:val="affffe"/>
          <w:rFonts w:hint="cs"/>
          <w:spacing w:val="-6"/>
          <w:rtl/>
        </w:rPr>
        <w:t xml:space="preserve">ב. </w:t>
      </w:r>
      <w:r w:rsidR="00AB7D20" w:rsidRPr="00730169">
        <w:rPr>
          <w:rStyle w:val="affffe"/>
          <w:spacing w:val="-6"/>
          <w:rtl/>
        </w:rPr>
        <w:t xml:space="preserve">ר"א: </w:t>
      </w:r>
      <w:r w:rsidR="0028672D" w:rsidRPr="00730169">
        <w:rPr>
          <w:rStyle w:val="affffe"/>
          <w:rFonts w:hint="cs"/>
          <w:spacing w:val="-6"/>
          <w:rtl/>
        </w:rPr>
        <w:t>הביאו לר</w:t>
      </w:r>
      <w:r w:rsidR="002B7BCC">
        <w:rPr>
          <w:rStyle w:val="affffe"/>
          <w:spacing w:val="-6"/>
          <w:rtl/>
        </w:rPr>
        <w:t>"</w:t>
      </w:r>
      <w:r w:rsidR="0028672D" w:rsidRPr="00730169">
        <w:rPr>
          <w:rStyle w:val="affffe"/>
          <w:rFonts w:hint="cs"/>
          <w:spacing w:val="-6"/>
          <w:rtl/>
        </w:rPr>
        <w:t xml:space="preserve">כ </w:t>
      </w:r>
      <w:r w:rsidR="00AB7D20" w:rsidRPr="00730169">
        <w:rPr>
          <w:rStyle w:val="afffff0"/>
          <w:spacing w:val="-6"/>
          <w:rtl/>
        </w:rPr>
        <w:t>פרוסות לפת בחומץ</w:t>
      </w:r>
      <w:r w:rsidR="00AB7D20" w:rsidRPr="00730169">
        <w:rPr>
          <w:rFonts w:ascii="Fb Fontext" w:hAnsi="Fb Fontext"/>
          <w:spacing w:val="-6"/>
          <w:sz w:val="32"/>
          <w:rtl/>
        </w:rPr>
        <w:t xml:space="preserve"> ואם לא היה מביא לי הייתי מסתכן</w:t>
      </w:r>
    </w:p>
    <w:p w14:paraId="7F65275F" w14:textId="3C06E925" w:rsidR="00AB7D20" w:rsidRPr="00C35A2C" w:rsidRDefault="005A15A1" w:rsidP="00AB7D20">
      <w:pPr>
        <w:rPr>
          <w:rFonts w:ascii="Fb Fontext" w:hAnsi="Fb Fontext" w:cs="Guttman Vilna"/>
          <w:b/>
          <w:bCs/>
          <w:sz w:val="32"/>
          <w:rtl/>
        </w:rPr>
      </w:pPr>
      <w:r>
        <w:rPr>
          <w:rStyle w:val="affffe"/>
          <w:rFonts w:hint="cs"/>
          <w:rtl/>
        </w:rPr>
        <w:t xml:space="preserve">ג. </w:t>
      </w:r>
      <w:r w:rsidR="00AB7D20" w:rsidRPr="008764A2">
        <w:rPr>
          <w:rStyle w:val="affffe"/>
          <w:rtl/>
        </w:rPr>
        <w:t>ר"פ</w:t>
      </w:r>
      <w:r w:rsidR="0028672D">
        <w:rPr>
          <w:rStyle w:val="affffe"/>
          <w:rFonts w:hint="cs"/>
          <w:rtl/>
        </w:rPr>
        <w:t>:</w:t>
      </w:r>
      <w:r w:rsidR="00AB7D20" w:rsidRPr="00C35A2C">
        <w:rPr>
          <w:rFonts w:ascii="Fb Fontext" w:hAnsi="Fb Fontext"/>
          <w:sz w:val="32"/>
          <w:rtl/>
        </w:rPr>
        <w:t xml:space="preserve"> </w:t>
      </w:r>
      <w:r w:rsidR="00BD4EEB">
        <w:rPr>
          <w:rFonts w:ascii="Fb Fontext" w:hAnsi="Fb Fontext"/>
          <w:sz w:val="32"/>
          <w:rtl/>
        </w:rPr>
        <w:t>אף</w:t>
      </w:r>
      <w:r w:rsidR="00AB7D20" w:rsidRPr="00C35A2C">
        <w:rPr>
          <w:rFonts w:ascii="Fb Fontext" w:hAnsi="Fb Fontext"/>
          <w:sz w:val="32"/>
          <w:rtl/>
        </w:rPr>
        <w:t xml:space="preserve"> תמרה שמנה </w:t>
      </w:r>
      <w:r w:rsidR="00AB7D20" w:rsidRPr="008764A2">
        <w:rPr>
          <w:rStyle w:val="affffe"/>
          <w:rtl/>
        </w:rPr>
        <w:t>כלל</w:t>
      </w:r>
      <w:r w:rsidR="008764A2" w:rsidRPr="008764A2">
        <w:rPr>
          <w:rStyle w:val="affffe"/>
          <w:rFonts w:hint="cs"/>
          <w:rtl/>
        </w:rPr>
        <w:t xml:space="preserve"> הדבר</w:t>
      </w:r>
      <w:r w:rsidR="008764A2">
        <w:rPr>
          <w:rStyle w:val="affffe"/>
          <w:rFonts w:hint="cs"/>
          <w:rtl/>
        </w:rPr>
        <w:t>:</w:t>
      </w:r>
      <w:r w:rsidR="00AB7D20" w:rsidRPr="00C35A2C">
        <w:rPr>
          <w:rFonts w:ascii="Fb Fontext" w:hAnsi="Fb Fontext"/>
          <w:sz w:val="32"/>
          <w:rtl/>
        </w:rPr>
        <w:t xml:space="preserve"> כל </w:t>
      </w:r>
      <w:r w:rsidR="008764A2">
        <w:rPr>
          <w:rFonts w:ascii="Fb Fontext" w:hAnsi="Fb Fontext" w:hint="cs"/>
          <w:sz w:val="32"/>
          <w:rtl/>
        </w:rPr>
        <w:t>ש</w:t>
      </w:r>
      <w:r w:rsidR="00AB7D20">
        <w:rPr>
          <w:rFonts w:ascii="Fb Fontext" w:hAnsi="Fb Fontext" w:hint="cs"/>
          <w:sz w:val="32"/>
          <w:rtl/>
        </w:rPr>
        <w:t xml:space="preserve">יש לו </w:t>
      </w:r>
      <w:r w:rsidR="00AB7D20" w:rsidRPr="00C35A2C">
        <w:rPr>
          <w:rFonts w:ascii="Fb Fontext" w:hAnsi="Fb Fontext"/>
          <w:sz w:val="32"/>
          <w:rtl/>
        </w:rPr>
        <w:t>ריח</w:t>
      </w:r>
      <w:r w:rsidR="008764A2">
        <w:rPr>
          <w:rFonts w:ascii="Fb Fontext" w:hAnsi="Fb Fontext" w:hint="cs"/>
          <w:sz w:val="32"/>
          <w:rtl/>
        </w:rPr>
        <w:t>,</w:t>
      </w:r>
      <w:r w:rsidR="00AB7D20" w:rsidRPr="00C35A2C">
        <w:rPr>
          <w:rFonts w:ascii="Fb Fontext" w:hAnsi="Fb Fontext"/>
          <w:sz w:val="32"/>
          <w:rtl/>
        </w:rPr>
        <w:t xml:space="preserve"> וחמיצות.</w:t>
      </w:r>
    </w:p>
    <w:p w14:paraId="66A46038" w14:textId="5309C394" w:rsidR="00AB7D20" w:rsidRPr="00C35A2C" w:rsidRDefault="005A15A1" w:rsidP="00AB7D20">
      <w:pPr>
        <w:rPr>
          <w:rFonts w:ascii="Fb Fontext" w:hAnsi="Fb Fontext" w:cs="Guttman Vilna"/>
          <w:b/>
          <w:bCs/>
          <w:rtl/>
        </w:rPr>
      </w:pPr>
      <w:r>
        <w:rPr>
          <w:rStyle w:val="affffe"/>
          <w:rFonts w:hint="cs"/>
          <w:rtl/>
        </w:rPr>
        <w:t xml:space="preserve">ד. </w:t>
      </w:r>
      <w:r w:rsidR="00AB7D20" w:rsidRPr="008764A2">
        <w:rPr>
          <w:rStyle w:val="affffe"/>
          <w:rtl/>
        </w:rPr>
        <w:t>אבוה ומ</w:t>
      </w:r>
      <w:r w:rsidR="008764A2">
        <w:rPr>
          <w:rStyle w:val="affffe"/>
          <w:rFonts w:hint="cs"/>
          <w:rtl/>
        </w:rPr>
        <w:t>ב</w:t>
      </w:r>
      <w:r w:rsidR="002B7BCC">
        <w:rPr>
          <w:rStyle w:val="affffe"/>
          <w:rtl/>
        </w:rPr>
        <w:t>"</w:t>
      </w:r>
      <w:r w:rsidR="008764A2">
        <w:rPr>
          <w:rStyle w:val="affffe"/>
          <w:rFonts w:hint="cs"/>
          <w:rtl/>
        </w:rPr>
        <w:t>א:</w:t>
      </w:r>
      <w:r w:rsidR="00AB7D20" w:rsidRPr="00C35A2C">
        <w:rPr>
          <w:rFonts w:ascii="Fb Fontext" w:hAnsi="Fb Fontext"/>
          <w:rtl/>
        </w:rPr>
        <w:t xml:space="preserve"> </w:t>
      </w:r>
      <w:r w:rsidR="00AB7D20" w:rsidRPr="00256D61">
        <w:rPr>
          <w:rStyle w:val="affffe"/>
          <w:rtl/>
        </w:rPr>
        <w:t xml:space="preserve">חד </w:t>
      </w:r>
      <w:r w:rsidR="00AB7D20" w:rsidRPr="00C35A2C">
        <w:rPr>
          <w:rFonts w:ascii="Fb Fontext" w:hAnsi="Fb Fontext"/>
          <w:rtl/>
        </w:rPr>
        <w:t>מאכיל לשמש מכל מין ומין</w:t>
      </w:r>
      <w:r w:rsidR="0028672D">
        <w:rPr>
          <w:rFonts w:ascii="Fb Fontext" w:hAnsi="Fb Fontext" w:hint="cs"/>
          <w:rtl/>
        </w:rPr>
        <w:t>,</w:t>
      </w:r>
      <w:r w:rsidR="00AB7D20" w:rsidRPr="00C35A2C">
        <w:rPr>
          <w:rFonts w:ascii="Fb Fontext" w:hAnsi="Fb Fontext"/>
          <w:rtl/>
        </w:rPr>
        <w:t xml:space="preserve"> </w:t>
      </w:r>
      <w:r w:rsidR="00AB7D20" w:rsidRPr="00256D61">
        <w:rPr>
          <w:rStyle w:val="affffe"/>
          <w:rtl/>
        </w:rPr>
        <w:t xml:space="preserve">וחד </w:t>
      </w:r>
      <w:r w:rsidR="00AB7D20" w:rsidRPr="00C35A2C">
        <w:rPr>
          <w:rFonts w:ascii="Fb Fontext" w:hAnsi="Fb Fontext"/>
          <w:rtl/>
        </w:rPr>
        <w:t>מאכיל ממין אחד</w:t>
      </w:r>
      <w:r w:rsidR="0028672D">
        <w:rPr>
          <w:rFonts w:ascii="Fb Fontext" w:hAnsi="Fb Fontext" w:hint="cs"/>
          <w:rtl/>
        </w:rPr>
        <w:t>,</w:t>
      </w:r>
      <w:r w:rsidR="00AB7D20" w:rsidRPr="00C35A2C">
        <w:rPr>
          <w:rFonts w:ascii="Fb Fontext" w:hAnsi="Fb Fontext"/>
          <w:rtl/>
        </w:rPr>
        <w:t xml:space="preserve"> ואליהו נ</w:t>
      </w:r>
      <w:r w:rsidR="0028672D">
        <w:rPr>
          <w:rFonts w:ascii="Fb Fontext" w:hAnsi="Fb Fontext" w:hint="cs"/>
          <w:rtl/>
        </w:rPr>
        <w:t>ת</w:t>
      </w:r>
      <w:r w:rsidR="00AB7D20" w:rsidRPr="00C35A2C">
        <w:rPr>
          <w:rFonts w:ascii="Fb Fontext" w:hAnsi="Fb Fontext"/>
          <w:rtl/>
        </w:rPr>
        <w:t>גלה רק לזה שהאכיל מכל מין ומין</w:t>
      </w:r>
    </w:p>
    <w:p w14:paraId="5AE9C0D7" w14:textId="3DC29D44" w:rsidR="00E268F4" w:rsidRDefault="005A15A1" w:rsidP="00AB7D20">
      <w:pPr>
        <w:rPr>
          <w:rFonts w:ascii="Fb Fontext" w:hAnsi="Fb Fontext"/>
          <w:spacing w:val="-6"/>
          <w:sz w:val="32"/>
          <w:rtl/>
        </w:rPr>
      </w:pPr>
      <w:r>
        <w:rPr>
          <w:rStyle w:val="affffe"/>
          <w:rFonts w:hint="cs"/>
          <w:rtl/>
        </w:rPr>
        <w:t xml:space="preserve">ה. </w:t>
      </w:r>
      <w:r w:rsidR="00AB7D20" w:rsidRPr="008764A2">
        <w:rPr>
          <w:rStyle w:val="affffe"/>
          <w:rtl/>
        </w:rPr>
        <w:t>אמימר ומ"ז ור"א</w:t>
      </w:r>
      <w:r w:rsidR="00AB7D20" w:rsidRPr="00C35A2C">
        <w:rPr>
          <w:rFonts w:ascii="Fb Fontext" w:hAnsi="Fb Fontext"/>
          <w:sz w:val="32"/>
          <w:rtl/>
        </w:rPr>
        <w:t xml:space="preserve"> ישבו </w:t>
      </w:r>
      <w:r w:rsidR="00992B26">
        <w:rPr>
          <w:rFonts w:ascii="Fb Fontext" w:hAnsi="Fb Fontext" w:hint="cs"/>
          <w:sz w:val="32"/>
          <w:rtl/>
        </w:rPr>
        <w:t>ב</w:t>
      </w:r>
      <w:r w:rsidR="00AB7D20" w:rsidRPr="00C35A2C">
        <w:rPr>
          <w:rFonts w:ascii="Fb Fontext" w:hAnsi="Fb Fontext"/>
          <w:sz w:val="32"/>
          <w:rtl/>
        </w:rPr>
        <w:t>פת</w:t>
      </w:r>
      <w:r w:rsidR="00992B26">
        <w:rPr>
          <w:rFonts w:ascii="Fb Fontext" w:hAnsi="Fb Fontext" w:hint="cs"/>
          <w:sz w:val="32"/>
          <w:rtl/>
        </w:rPr>
        <w:t>ח</w:t>
      </w:r>
      <w:r w:rsidR="00AB7D20" w:rsidRPr="00C35A2C">
        <w:rPr>
          <w:rFonts w:ascii="Fb Fontext" w:hAnsi="Fb Fontext"/>
          <w:sz w:val="32"/>
          <w:rtl/>
        </w:rPr>
        <w:t xml:space="preserve"> </w:t>
      </w:r>
      <w:r w:rsidR="00AB7D20" w:rsidRPr="0028672D">
        <w:rPr>
          <w:rStyle w:val="afffff0"/>
          <w:rtl/>
        </w:rPr>
        <w:t xml:space="preserve">אזגון </w:t>
      </w:r>
      <w:r w:rsidR="00992B26" w:rsidRPr="0028672D">
        <w:rPr>
          <w:rStyle w:val="afffff0"/>
          <w:rFonts w:hint="cs"/>
          <w:rtl/>
        </w:rPr>
        <w:t>ה</w:t>
      </w:r>
      <w:r w:rsidR="00AB7D20" w:rsidRPr="0028672D">
        <w:rPr>
          <w:rStyle w:val="afffff0"/>
          <w:rtl/>
        </w:rPr>
        <w:t>מל</w:t>
      </w:r>
      <w:r w:rsidR="00992B26" w:rsidRPr="0028672D">
        <w:rPr>
          <w:rStyle w:val="afffff0"/>
          <w:rFonts w:hint="cs"/>
          <w:rtl/>
        </w:rPr>
        <w:t>ך,</w:t>
      </w:r>
      <w:r w:rsidR="00AB7D20" w:rsidRPr="00C35A2C">
        <w:rPr>
          <w:rFonts w:ascii="Fb Fontext" w:hAnsi="Fb Fontext"/>
          <w:sz w:val="32"/>
          <w:rtl/>
        </w:rPr>
        <w:t xml:space="preserve"> חלף לפניהם שר </w:t>
      </w:r>
      <w:r w:rsidR="00992B26" w:rsidRPr="00730169">
        <w:rPr>
          <w:rFonts w:ascii="Fb Fontext" w:hAnsi="Fb Fontext" w:hint="cs"/>
          <w:spacing w:val="-6"/>
          <w:sz w:val="32"/>
          <w:rtl/>
        </w:rPr>
        <w:t>ה</w:t>
      </w:r>
      <w:r w:rsidR="00AB7D20" w:rsidRPr="00730169">
        <w:rPr>
          <w:rFonts w:ascii="Fb Fontext" w:hAnsi="Fb Fontext"/>
          <w:spacing w:val="-6"/>
          <w:sz w:val="32"/>
          <w:rtl/>
        </w:rPr>
        <w:t>אוכ</w:t>
      </w:r>
      <w:r w:rsidR="00992B26" w:rsidRPr="00730169">
        <w:rPr>
          <w:rFonts w:ascii="Fb Fontext" w:hAnsi="Fb Fontext" w:hint="cs"/>
          <w:spacing w:val="-6"/>
          <w:sz w:val="32"/>
          <w:rtl/>
        </w:rPr>
        <w:t>ל,</w:t>
      </w:r>
      <w:r w:rsidR="00AB7D20" w:rsidRPr="00730169">
        <w:rPr>
          <w:rFonts w:ascii="Fb Fontext" w:hAnsi="Fb Fontext"/>
          <w:spacing w:val="-6"/>
          <w:sz w:val="32"/>
          <w:rtl/>
        </w:rPr>
        <w:t xml:space="preserve"> </w:t>
      </w:r>
      <w:r w:rsidR="00AB7D20" w:rsidRPr="00730169">
        <w:rPr>
          <w:rStyle w:val="affffe"/>
          <w:spacing w:val="-6"/>
          <w:rtl/>
        </w:rPr>
        <w:t>וראה ר"א למ"ז</w:t>
      </w:r>
      <w:r w:rsidR="00AB7D20" w:rsidRPr="00730169">
        <w:rPr>
          <w:rFonts w:ascii="Fb Fontext" w:hAnsi="Fb Fontext"/>
          <w:spacing w:val="-6"/>
          <w:sz w:val="32"/>
          <w:rtl/>
        </w:rPr>
        <w:t xml:space="preserve"> </w:t>
      </w:r>
      <w:r w:rsidR="00992B26" w:rsidRPr="00730169">
        <w:rPr>
          <w:rFonts w:ascii="Fb Fontext" w:hAnsi="Fb Fontext" w:hint="cs"/>
          <w:spacing w:val="-6"/>
          <w:sz w:val="32"/>
          <w:rtl/>
        </w:rPr>
        <w:t>ש</w:t>
      </w:r>
      <w:r w:rsidR="00AB7D20" w:rsidRPr="00730169">
        <w:rPr>
          <w:rFonts w:ascii="Fb Fontext" w:hAnsi="Fb Fontext"/>
          <w:spacing w:val="-6"/>
          <w:sz w:val="32"/>
          <w:rtl/>
        </w:rPr>
        <w:t>החויר</w:t>
      </w:r>
      <w:r w:rsidR="008C7427" w:rsidRPr="00730169">
        <w:rPr>
          <w:rFonts w:ascii="Fb Fontext" w:hAnsi="Fb Fontext" w:hint="cs"/>
          <w:spacing w:val="-6"/>
          <w:sz w:val="32"/>
          <w:rtl/>
        </w:rPr>
        <w:t>,</w:t>
      </w:r>
      <w:r w:rsidR="00AB7D20" w:rsidRPr="00730169">
        <w:rPr>
          <w:rFonts w:ascii="Fb Fontext" w:hAnsi="Fb Fontext"/>
          <w:spacing w:val="-6"/>
          <w:sz w:val="32"/>
          <w:rtl/>
        </w:rPr>
        <w:t xml:space="preserve"> לקח באצבעו מן המאכל ושם בפיו</w:t>
      </w:r>
    </w:p>
    <w:p w14:paraId="6296FD78" w14:textId="77777777" w:rsidR="00E268F4" w:rsidRDefault="00AB7D20" w:rsidP="005A15A1">
      <w:pPr>
        <w:ind w:firstLine="0"/>
        <w:rPr>
          <w:rFonts w:ascii="Fb Fontext" w:hAnsi="Fb Fontext"/>
          <w:sz w:val="32"/>
          <w:rtl/>
        </w:rPr>
      </w:pPr>
      <w:r w:rsidRPr="00992B26">
        <w:rPr>
          <w:rStyle w:val="affffe"/>
          <w:rtl/>
        </w:rPr>
        <w:t xml:space="preserve">א"ל השר </w:t>
      </w:r>
      <w:r w:rsidRPr="00C35A2C">
        <w:rPr>
          <w:rFonts w:ascii="Fb Fontext" w:hAnsi="Fb Fontext"/>
          <w:sz w:val="32"/>
          <w:rtl/>
        </w:rPr>
        <w:t>שהפסיד מאכל המלך וכששאלוהו למה נהג כן</w:t>
      </w:r>
      <w:r w:rsidR="00E268F4">
        <w:rPr>
          <w:rFonts w:ascii="Fb Fontext" w:hAnsi="Fb Fontext"/>
          <w:sz w:val="32"/>
          <w:rtl/>
        </w:rPr>
        <w:t>,</w:t>
      </w:r>
    </w:p>
    <w:p w14:paraId="4B0C3629" w14:textId="5497E773" w:rsidR="00AB7D20" w:rsidRPr="00C35A2C" w:rsidRDefault="00AB7D20" w:rsidP="005A15A1">
      <w:pPr>
        <w:ind w:firstLine="0"/>
        <w:rPr>
          <w:rFonts w:ascii="Fb Fontext" w:hAnsi="Fb Fontext"/>
          <w:rtl/>
        </w:rPr>
      </w:pPr>
      <w:r w:rsidRPr="00992B26">
        <w:rPr>
          <w:rStyle w:val="affffe"/>
          <w:rtl/>
        </w:rPr>
        <w:t>אמר</w:t>
      </w:r>
      <w:r w:rsidRPr="00C35A2C">
        <w:rPr>
          <w:rFonts w:ascii="Fb Fontext" w:hAnsi="Fb Fontext"/>
          <w:sz w:val="32"/>
          <w:rtl/>
        </w:rPr>
        <w:t xml:space="preserve"> </w:t>
      </w:r>
      <w:r w:rsidR="00992B26">
        <w:rPr>
          <w:rFonts w:ascii="Fb Fontext" w:hAnsi="Fb Fontext" w:hint="cs"/>
          <w:sz w:val="32"/>
          <w:rtl/>
        </w:rPr>
        <w:t>ש</w:t>
      </w:r>
      <w:r w:rsidRPr="00C35A2C">
        <w:rPr>
          <w:rFonts w:ascii="Fb Fontext" w:hAnsi="Fb Fontext"/>
          <w:sz w:val="32"/>
          <w:rtl/>
        </w:rPr>
        <w:t xml:space="preserve">ראה בשר חזיר </w:t>
      </w:r>
      <w:r w:rsidR="0028672D">
        <w:rPr>
          <w:rFonts w:ascii="Fb Fontext" w:hAnsi="Fb Fontext" w:hint="cs"/>
          <w:sz w:val="32"/>
          <w:rtl/>
        </w:rPr>
        <w:t xml:space="preserve">צרוע </w:t>
      </w:r>
      <w:r w:rsidRPr="00C35A2C">
        <w:rPr>
          <w:rFonts w:ascii="Fb Fontext" w:hAnsi="Fb Fontext"/>
          <w:sz w:val="32"/>
          <w:rtl/>
        </w:rPr>
        <w:t>וכשלא מצאו הצביע על חתיכה אחת ובדקו ומצאו כדבריו</w:t>
      </w:r>
      <w:r w:rsidR="008C7427">
        <w:rPr>
          <w:rFonts w:ascii="Fb Fontext" w:hAnsi="Fb Fontext" w:hint="cs"/>
          <w:sz w:val="32"/>
          <w:rtl/>
        </w:rPr>
        <w:t>,</w:t>
      </w:r>
      <w:r w:rsidRPr="00C35A2C">
        <w:rPr>
          <w:rFonts w:ascii="Fb Fontext" w:hAnsi="Fb Fontext"/>
          <w:sz w:val="32"/>
          <w:rtl/>
        </w:rPr>
        <w:t xml:space="preserve"> </w:t>
      </w:r>
      <w:r w:rsidR="0028672D">
        <w:rPr>
          <w:rFonts w:ascii="Fb Fontext" w:hAnsi="Fb Fontext" w:hint="cs"/>
          <w:sz w:val="32"/>
          <w:rtl/>
        </w:rPr>
        <w:t>ו</w:t>
      </w:r>
      <w:r w:rsidRPr="00C35A2C">
        <w:rPr>
          <w:rFonts w:ascii="Fb Fontext" w:hAnsi="Fb Fontext"/>
          <w:sz w:val="32"/>
          <w:rtl/>
        </w:rPr>
        <w:t>סמך על הנס</w:t>
      </w:r>
      <w:r w:rsidR="0028672D">
        <w:rPr>
          <w:rFonts w:ascii="Fb Fontext" w:hAnsi="Fb Fontext" w:hint="cs"/>
          <w:sz w:val="32"/>
          <w:rtl/>
        </w:rPr>
        <w:t>,</w:t>
      </w:r>
      <w:r w:rsidRPr="00C35A2C">
        <w:rPr>
          <w:rFonts w:ascii="Fb Fontext" w:hAnsi="Fb Fontext"/>
          <w:sz w:val="32"/>
          <w:rtl/>
        </w:rPr>
        <w:t xml:space="preserve"> שראה רוח צרעת שפורחת </w:t>
      </w:r>
      <w:r w:rsidRPr="00992B26">
        <w:rPr>
          <w:rStyle w:val="affffe"/>
          <w:rtl/>
        </w:rPr>
        <w:t xml:space="preserve">על מ"ז </w:t>
      </w:r>
      <w:r w:rsidRPr="00C35A2C">
        <w:rPr>
          <w:rFonts w:ascii="Fb Fontext" w:hAnsi="Fb Fontext"/>
          <w:sz w:val="32"/>
          <w:rtl/>
        </w:rPr>
        <w:t>ולכן מסר עצמו עבור זה.</w:t>
      </w:r>
    </w:p>
    <w:p w14:paraId="2E86995D" w14:textId="29141B04" w:rsidR="00AB7D20" w:rsidRPr="00C35A2C" w:rsidRDefault="005A15A1" w:rsidP="00AB7D20">
      <w:pPr>
        <w:rPr>
          <w:rFonts w:ascii="Fb Fontext" w:hAnsi="Fb Fontext"/>
          <w:rtl/>
        </w:rPr>
      </w:pPr>
      <w:r w:rsidRPr="005A15A1">
        <w:rPr>
          <w:rStyle w:val="affffe"/>
          <w:rFonts w:hint="cs"/>
          <w:rtl/>
        </w:rPr>
        <w:t>ו.</w:t>
      </w:r>
      <w:r>
        <w:rPr>
          <w:rStyle w:val="afffe"/>
          <w:rFonts w:hint="cs"/>
          <w:rtl/>
        </w:rPr>
        <w:t xml:space="preserve"> </w:t>
      </w:r>
      <w:r w:rsidR="00AB7D20" w:rsidRPr="00C35A2C">
        <w:rPr>
          <w:rFonts w:ascii="Fb Fontext" w:hAnsi="Fb Fontext"/>
          <w:rtl/>
        </w:rPr>
        <w:t>רומאי שרצה לשאת אשה שלא רצתה</w:t>
      </w:r>
      <w:r w:rsidR="00AB7D20">
        <w:rPr>
          <w:rFonts w:ascii="Fb Fontext" w:hAnsi="Fb Fontext" w:hint="cs"/>
          <w:rtl/>
        </w:rPr>
        <w:t>,</w:t>
      </w:r>
      <w:r w:rsidR="00AB7D20" w:rsidRPr="00C35A2C">
        <w:rPr>
          <w:rFonts w:ascii="Fb Fontext" w:hAnsi="Fb Fontext"/>
          <w:rtl/>
        </w:rPr>
        <w:t xml:space="preserve"> ואכל לפניה רימונים ובלעה היא את רוקה עד שנתנפחה מחולי</w:t>
      </w:r>
      <w:r w:rsidR="00AB7D20">
        <w:rPr>
          <w:rFonts w:ascii="Fb Fontext" w:hAnsi="Fb Fontext" w:hint="cs"/>
          <w:rtl/>
        </w:rPr>
        <w:t>,</w:t>
      </w:r>
      <w:r w:rsidR="00AB7D20" w:rsidRPr="00C35A2C">
        <w:rPr>
          <w:rFonts w:ascii="Fb Fontext" w:hAnsi="Fb Fontext"/>
          <w:rtl/>
        </w:rPr>
        <w:t xml:space="preserve"> </w:t>
      </w:r>
      <w:r w:rsidR="00AB7D20" w:rsidRPr="00992B26">
        <w:rPr>
          <w:rStyle w:val="affffe"/>
          <w:rtl/>
        </w:rPr>
        <w:t xml:space="preserve">שאלה </w:t>
      </w:r>
      <w:r w:rsidR="00AB7D20" w:rsidRPr="00C35A2C">
        <w:rPr>
          <w:rFonts w:ascii="Fb Fontext" w:hAnsi="Fb Fontext"/>
          <w:rtl/>
        </w:rPr>
        <w:t>אם ירפאה אם תינשא לה והסכימה לו</w:t>
      </w:r>
      <w:r w:rsidR="00992B26">
        <w:rPr>
          <w:rFonts w:ascii="Fb Fontext" w:hAnsi="Fb Fontext" w:hint="cs"/>
          <w:rtl/>
        </w:rPr>
        <w:t>,</w:t>
      </w:r>
      <w:r w:rsidR="00AB7D20" w:rsidRPr="00C35A2C">
        <w:rPr>
          <w:rFonts w:ascii="Fb Fontext" w:hAnsi="Fb Fontext"/>
          <w:rtl/>
        </w:rPr>
        <w:t xml:space="preserve"> </w:t>
      </w:r>
      <w:r w:rsidR="00AB7D20" w:rsidRPr="00992B26">
        <w:rPr>
          <w:rStyle w:val="affffe"/>
          <w:rtl/>
        </w:rPr>
        <w:t xml:space="preserve">אכל לפניה שוב וא"ל </w:t>
      </w:r>
      <w:r w:rsidR="00AB7D20" w:rsidRPr="00C35A2C">
        <w:rPr>
          <w:rFonts w:ascii="Fb Fontext" w:hAnsi="Fb Fontext"/>
          <w:rtl/>
        </w:rPr>
        <w:t xml:space="preserve">שכל רוק שלה </w:t>
      </w:r>
      <w:r w:rsidR="00AB7D20" w:rsidRPr="00730169">
        <w:rPr>
          <w:rFonts w:ascii="Fb Fontext" w:hAnsi="Fb Fontext"/>
          <w:spacing w:val="-4"/>
          <w:rtl/>
        </w:rPr>
        <w:t>תירק ולא תבלע וירקה עד שיצא ממנה כעין ירוק דדקל ונרפאה</w:t>
      </w:r>
      <w:r w:rsidR="00254838" w:rsidRPr="00730169">
        <w:rPr>
          <w:rFonts w:ascii="Fb Fontext" w:hAnsi="Fb Fontext" w:hint="cs"/>
          <w:spacing w:val="-4"/>
          <w:rtl/>
        </w:rPr>
        <w:t>,</w:t>
      </w:r>
    </w:p>
    <w:p w14:paraId="3B2AB298" w14:textId="2F183EA7" w:rsidR="00381110" w:rsidRDefault="00AB7D20" w:rsidP="00381110">
      <w:pPr>
        <w:pStyle w:val="afffd"/>
        <w:rPr>
          <w:rStyle w:val="afffe"/>
          <w:rtl/>
        </w:rPr>
      </w:pPr>
      <w:ins w:id="9815" w:author="מספור קטעי משנה" w:date="2026-10-06T10:04:27Z">
        <w:r>
          <w:rPr>
            <w:rStyle w:val="MisparKeta"/>
          </w:rPr>
          <w:t xml:space="preserve">א. </w:t>
        </w:r>
      </w:ins>
      <w:bookmarkStart w:id="451" w:name="_Toc119353235"/>
      <w:r w:rsidRPr="00C54C7E">
        <w:rPr>
          <w:rStyle w:val="afffe"/>
          <w:rFonts w:hint="cs"/>
          <w:rtl/>
        </w:rPr>
        <w:t>ועושה בצמר</w:t>
      </w:r>
      <w:bookmarkEnd w:id="451"/>
    </w:p>
    <w:p w14:paraId="53CB1226" w14:textId="269BB665" w:rsidR="00AB7D20" w:rsidRDefault="00AB7D20" w:rsidP="00381110">
      <w:pPr>
        <w:rPr>
          <w:rFonts w:ascii="Fb Fontext" w:hAnsi="Fb Fontext"/>
          <w:rtl/>
        </w:rPr>
      </w:pPr>
      <w:bookmarkStart w:id="452" w:name="_Toc119353236"/>
      <w:r w:rsidRPr="00C54C7E">
        <w:rPr>
          <w:rStyle w:val="afffe"/>
          <w:rFonts w:hint="cs"/>
          <w:rtl/>
        </w:rPr>
        <w:t>-</w:t>
      </w:r>
      <w:bookmarkEnd w:id="452"/>
      <w:r w:rsidRPr="00C54C7E">
        <w:rPr>
          <w:rStyle w:val="afffe"/>
          <w:rtl/>
        </w:rPr>
        <w:t xml:space="preserve"> </w:t>
      </w:r>
      <w:r w:rsidRPr="005A15A1">
        <w:rPr>
          <w:rStyle w:val="affffc"/>
          <w:rtl/>
        </w:rPr>
        <w:t>ולא בפשתן</w:t>
      </w:r>
      <w:r w:rsidR="00381110">
        <w:rPr>
          <w:rFonts w:ascii="Fb Fontext" w:hAnsi="Fb Fontext" w:hint="cs"/>
          <w:rtl/>
        </w:rPr>
        <w:t xml:space="preserve">, </w:t>
      </w:r>
      <w:r w:rsidRPr="00254838">
        <w:rPr>
          <w:rStyle w:val="affffe"/>
          <w:rtl/>
        </w:rPr>
        <w:t>וכר"י</w:t>
      </w:r>
      <w:r w:rsidRPr="00C35A2C">
        <w:rPr>
          <w:rFonts w:ascii="Fb Fontext" w:hAnsi="Fb Fontext"/>
          <w:rtl/>
        </w:rPr>
        <w:t xml:space="preserve"> </w:t>
      </w:r>
      <w:r w:rsidR="00254838">
        <w:rPr>
          <w:rFonts w:ascii="Fb Fontext" w:hAnsi="Fb Fontext" w:hint="cs"/>
          <w:rtl/>
        </w:rPr>
        <w:t>ש</w:t>
      </w:r>
      <w:r w:rsidRPr="00C35A2C">
        <w:rPr>
          <w:rFonts w:ascii="Fb Fontext" w:hAnsi="Fb Fontext"/>
          <w:rtl/>
        </w:rPr>
        <w:t>אינו כופה לעמוד לפני אביו,</w:t>
      </w:r>
      <w:r w:rsidR="00254838">
        <w:rPr>
          <w:rFonts w:ascii="Fb Fontext" w:hAnsi="Fb Fontext" w:hint="cs"/>
          <w:rtl/>
        </w:rPr>
        <w:t xml:space="preserve"> או בנו או </w:t>
      </w:r>
      <w:r w:rsidRPr="00C35A2C">
        <w:rPr>
          <w:rFonts w:ascii="Fb Fontext" w:hAnsi="Fb Fontext"/>
          <w:rtl/>
        </w:rPr>
        <w:t>ליתן תבן לפני בהמתו, אבל כופה ליתן תבן לפני בקרו;</w:t>
      </w:r>
    </w:p>
    <w:p w14:paraId="30840CA7" w14:textId="3C8EE203" w:rsidR="00AB7D20" w:rsidRPr="00C35A2C" w:rsidRDefault="00AB7D20" w:rsidP="00AB7D20">
      <w:pPr>
        <w:rPr>
          <w:rtl/>
        </w:rPr>
      </w:pPr>
      <w:r w:rsidRPr="00992B26">
        <w:rPr>
          <w:rStyle w:val="affffe"/>
          <w:rtl/>
        </w:rPr>
        <w:t>ו</w:t>
      </w:r>
      <w:r w:rsidR="00992B26" w:rsidRPr="00992B26">
        <w:rPr>
          <w:rStyle w:val="affffe"/>
          <w:rFonts w:hint="cs"/>
          <w:rtl/>
        </w:rPr>
        <w:t>ל</w:t>
      </w:r>
      <w:r w:rsidRPr="00992B26">
        <w:rPr>
          <w:rStyle w:val="affffe"/>
          <w:rtl/>
        </w:rPr>
        <w:t>ר"י</w:t>
      </w:r>
      <w:r w:rsidRPr="00C35A2C">
        <w:rPr>
          <w:rtl/>
        </w:rPr>
        <w:t xml:space="preserve">: אף אינו כופה לעשות בפשתן, </w:t>
      </w:r>
      <w:r w:rsidR="00254838">
        <w:rPr>
          <w:rFonts w:hint="cs"/>
          <w:rtl/>
        </w:rPr>
        <w:t>ש</w:t>
      </w:r>
      <w:r w:rsidRPr="00C35A2C">
        <w:rPr>
          <w:rtl/>
        </w:rPr>
        <w:t>מסריח הפה</w:t>
      </w:r>
      <w:r w:rsidR="00254838">
        <w:rPr>
          <w:rFonts w:hint="cs"/>
          <w:rtl/>
        </w:rPr>
        <w:t>,</w:t>
      </w:r>
      <w:r w:rsidRPr="00C35A2C">
        <w:rPr>
          <w:rtl/>
        </w:rPr>
        <w:t xml:space="preserve"> ומשרבט השפתים. </w:t>
      </w:r>
      <w:r w:rsidRPr="00254838">
        <w:rPr>
          <w:rStyle w:val="afffff0"/>
          <w:rtl/>
        </w:rPr>
        <w:t>וה"מ שאינו כופאה בפשתן רומאי</w:t>
      </w:r>
    </w:p>
    <w:p w14:paraId="1F9DB98C" w14:textId="77777777" w:rsidR="00AB7D20" w:rsidRPr="00C54C7E" w:rsidRDefault="00AB7D20" w:rsidP="00AB7D20">
      <w:pPr>
        <w:pStyle w:val="afffd"/>
        <w:rPr>
          <w:rtl/>
        </w:rPr>
      </w:pPr>
      <w:ins w:id="9816" w:author="מספור קטעי משנה" w:date="2026-10-06T10:04:27Z">
        <w:r>
          <w:rPr>
            <w:rStyle w:val="MisparKeta"/>
          </w:rPr>
          <w:t xml:space="preserve">ב. </w:t>
        </w:r>
      </w:ins>
      <w:bookmarkStart w:id="453" w:name="_Toc119353237"/>
      <w:r w:rsidRPr="00C54C7E">
        <w:rPr>
          <w:rFonts w:hint="cs"/>
          <w:rtl/>
        </w:rPr>
        <w:t>ר</w:t>
      </w:r>
      <w:r w:rsidRPr="00C54C7E">
        <w:rPr>
          <w:rtl/>
        </w:rPr>
        <w:t>"</w:t>
      </w:r>
      <w:r w:rsidRPr="00C54C7E">
        <w:rPr>
          <w:rFonts w:hint="cs"/>
          <w:rtl/>
        </w:rPr>
        <w:t>א: אפילו הכניסה לו מאה שפחות</w:t>
      </w:r>
      <w:r w:rsidRPr="00C35A2C">
        <w:rPr>
          <w:rtl/>
        </w:rPr>
        <w:t>.</w:t>
      </w:r>
      <w:bookmarkEnd w:id="453"/>
    </w:p>
    <w:p w14:paraId="00E3F77F" w14:textId="77777777" w:rsidR="00AB7D20" w:rsidRPr="00C35A2C" w:rsidRDefault="00AB7D20" w:rsidP="00AB7D20">
      <w:pPr>
        <w:rPr>
          <w:rFonts w:ascii="Fb Fontext" w:hAnsi="Fb Fontext" w:cs="Guttman Vilna"/>
          <w:b/>
          <w:bCs/>
          <w:sz w:val="32"/>
          <w:rtl/>
        </w:rPr>
      </w:pPr>
      <w:r w:rsidRPr="00992B26">
        <w:rPr>
          <w:rStyle w:val="affffe"/>
          <w:rtl/>
        </w:rPr>
        <w:t>ר"מ מראב"א:</w:t>
      </w:r>
      <w:r w:rsidRPr="00C35A2C">
        <w:rPr>
          <w:rFonts w:ascii="Fb Fontext" w:hAnsi="Fb Fontext"/>
          <w:sz w:val="32"/>
          <w:rtl/>
        </w:rPr>
        <w:t xml:space="preserve"> </w:t>
      </w:r>
      <w:r w:rsidRPr="00447E24">
        <w:rPr>
          <w:rStyle w:val="affffc"/>
          <w:rtl/>
        </w:rPr>
        <w:t>הלכה</w:t>
      </w:r>
      <w:r>
        <w:rPr>
          <w:rFonts w:ascii="Fb Fontext" w:hAnsi="Fb Fontext"/>
          <w:sz w:val="32"/>
          <w:rtl/>
        </w:rPr>
        <w:t xml:space="preserve"> </w:t>
      </w:r>
      <w:r>
        <w:rPr>
          <w:rStyle w:val="affffe"/>
          <w:rFonts w:ascii="Fb Fontext" w:hAnsi="Fb Fontext"/>
          <w:sz w:val="32"/>
          <w:rtl/>
          <w:rPrChange w:id="9211" w:author="מנוע אמוראים" w:date="2026-10-05T16:41:40Z">
            <w:rPr>
              <w:rFonts w:ascii="Fb Fontext" w:hAnsi="Fb Fontext"/>
              <w:sz w:val="32"/>
              <w:rtl/>
            </w:rPr>
          </w:rPrChange>
        </w:rPr>
        <w:t xml:space="preserve">כר"א</w:t>
      </w:r>
      <w:r>
        <w:rPr>
          <w:rFonts w:ascii="Fb Fontext" w:hAnsi="Fb Fontext"/>
          <w:sz w:val="32"/>
          <w:rtl/>
        </w:rPr>
        <w:t xml:space="preserve">.</w:t>
      </w:r>
    </w:p>
    <w:p w14:paraId="449A6920" w14:textId="77777777" w:rsidR="00AB7D20" w:rsidRDefault="00AB7D20" w:rsidP="00AB7D20">
      <w:pPr>
        <w:rPr>
          <w:rFonts w:ascii="Fb Fontext" w:hAnsi="Fb Fontext"/>
          <w:sz w:val="32"/>
          <w:rtl/>
        </w:rPr>
      </w:pPr>
      <w:r w:rsidRPr="00992B26">
        <w:rPr>
          <w:rStyle w:val="affffe"/>
          <w:rtl/>
        </w:rPr>
        <w:t xml:space="preserve">ר"ח בדר"א: </w:t>
      </w:r>
      <w:r w:rsidRPr="00C35A2C">
        <w:rPr>
          <w:rFonts w:ascii="Fb Fontext" w:hAnsi="Fb Fontext"/>
          <w:sz w:val="32"/>
          <w:rtl/>
        </w:rPr>
        <w:t>שפוד, שפחות, וגומות - רב מלכיו;</w:t>
      </w:r>
    </w:p>
    <w:p w14:paraId="72BFCDFC" w14:textId="77777777" w:rsidR="00AB7D20" w:rsidRPr="00C35A2C" w:rsidRDefault="00AB7D20" w:rsidP="00AB7D20">
      <w:pPr>
        <w:ind w:left="720"/>
        <w:rPr>
          <w:rFonts w:ascii="Fb Fontext" w:hAnsi="Fb Fontext" w:cs="Guttman Vilna"/>
          <w:b/>
          <w:bCs/>
          <w:sz w:val="32"/>
          <w:rtl/>
        </w:rPr>
      </w:pPr>
      <w:r w:rsidRPr="00C35A2C">
        <w:rPr>
          <w:rFonts w:ascii="Fb Fontext" w:hAnsi="Fb Fontext"/>
          <w:sz w:val="32"/>
          <w:rtl/>
        </w:rPr>
        <w:lastRenderedPageBreak/>
        <w:t>בלורית, אפר מקלה, וגבינה - רב מלכיא.</w:t>
      </w:r>
    </w:p>
    <w:p w14:paraId="434E2E4A" w14:textId="2BCF132E" w:rsidR="00AB7D20" w:rsidRDefault="00AB7D20" w:rsidP="00AB7D20">
      <w:pPr>
        <w:rPr>
          <w:rFonts w:ascii="Fb Fontext" w:hAnsi="Fb Fontext"/>
          <w:sz w:val="32"/>
          <w:rtl/>
        </w:rPr>
      </w:pPr>
      <w:r w:rsidRPr="00992B26">
        <w:rPr>
          <w:rStyle w:val="affffe"/>
          <w:rtl/>
        </w:rPr>
        <w:t>ר"פ:</w:t>
      </w:r>
      <w:r w:rsidRPr="00C35A2C">
        <w:rPr>
          <w:rFonts w:ascii="Fb Fontext" w:hAnsi="Fb Fontext"/>
          <w:sz w:val="32"/>
          <w:rtl/>
        </w:rPr>
        <w:t xml:space="preserve"> </w:t>
      </w:r>
      <w:r w:rsidR="002E6CDF">
        <w:rPr>
          <w:rFonts w:ascii="Fb Fontext" w:hAnsi="Fb Fontext"/>
          <w:sz w:val="32"/>
          <w:rtl/>
        </w:rPr>
        <w:tab/>
      </w:r>
      <w:r w:rsidRPr="00C35A2C">
        <w:rPr>
          <w:rFonts w:ascii="Fb Fontext" w:hAnsi="Fb Fontext"/>
          <w:sz w:val="32"/>
          <w:rtl/>
        </w:rPr>
        <w:t>מתניתין ומתניתא רב מלכיא,</w:t>
      </w:r>
    </w:p>
    <w:p w14:paraId="2E2D4F86" w14:textId="2B32F18A" w:rsidR="00E268F4" w:rsidRDefault="00AB7D20" w:rsidP="002E6CDF">
      <w:pPr>
        <w:ind w:left="283" w:firstLine="57"/>
        <w:rPr>
          <w:rtl/>
        </w:rPr>
      </w:pPr>
      <w:r w:rsidRPr="00F71179">
        <w:rPr>
          <w:rtl/>
        </w:rPr>
        <w:t>שמעתתא רב מלכיו, וסימנך: מתניתא מלכתא</w:t>
      </w:r>
      <w:r w:rsidR="00E268F4">
        <w:rPr>
          <w:rtl/>
        </w:rPr>
        <w:t>.</w:t>
      </w:r>
    </w:p>
    <w:p w14:paraId="29529C89" w14:textId="5586C480" w:rsidR="00AB7D20" w:rsidRPr="00F71179" w:rsidRDefault="00992B26" w:rsidP="00992B26">
      <w:pPr>
        <w:rPr>
          <w:rtl/>
        </w:rPr>
      </w:pPr>
      <w:r w:rsidRPr="00992B26">
        <w:rPr>
          <w:rStyle w:val="affffe"/>
          <w:rFonts w:hint="cs"/>
          <w:rtl/>
        </w:rPr>
        <w:t>ונפק</w:t>
      </w:r>
      <w:r w:rsidR="002B7BCC">
        <w:rPr>
          <w:rStyle w:val="affffe"/>
          <w:rtl/>
        </w:rPr>
        <w:t>"</w:t>
      </w:r>
      <w:r w:rsidRPr="00992B26">
        <w:rPr>
          <w:rStyle w:val="affffe"/>
          <w:rFonts w:hint="cs"/>
          <w:rtl/>
        </w:rPr>
        <w:t>מ:</w:t>
      </w:r>
      <w:r w:rsidR="00AB7D20" w:rsidRPr="00992B26">
        <w:rPr>
          <w:rStyle w:val="affffe"/>
          <w:rtl/>
        </w:rPr>
        <w:t xml:space="preserve"> </w:t>
      </w:r>
      <w:r w:rsidR="00AB7D20" w:rsidRPr="00F71179">
        <w:rPr>
          <w:rtl/>
        </w:rPr>
        <w:t xml:space="preserve">שפחות </w:t>
      </w:r>
      <w:r w:rsidR="00AB7D20" w:rsidRPr="00992B26">
        <w:rPr>
          <w:rStyle w:val="afffff0"/>
          <w:rtl/>
        </w:rPr>
        <w:t>[אם רב מלכיא או רב מלכיו]</w:t>
      </w:r>
    </w:p>
    <w:p w14:paraId="614BEA77" w14:textId="0B7290E4" w:rsidR="00AB7D20" w:rsidRPr="00C54C7E" w:rsidRDefault="00AB7D20" w:rsidP="002E6CDF">
      <w:pPr>
        <w:rPr>
          <w:rtl/>
        </w:rPr>
      </w:pPr>
      <w:bookmarkStart w:id="454" w:name="_Toc119353238"/>
      <w:r>
        <w:rPr>
          <w:rStyle w:val="affffe"/>
          <w:rFonts w:hint="cs"/>
          <w:rtl/>
          <w:rPrChange w:id="9212" w:author="מנוע אמוראים" w:date="2026-10-05T16:41:40Z">
            <w:rPr>
              <w:rStyle w:val="afffe"/>
              <w:rFonts w:hint="cs"/>
              <w:rtl/>
            </w:rPr>
          </w:rPrChange>
        </w:rPr>
        <w:t xml:space="preserve">רשב"ג</w:t>
      </w:r>
      <w:r>
        <w:rPr>
          <w:rStyle w:val="afffe"/>
          <w:rFonts w:hint="cs"/>
          <w:rtl/>
        </w:rPr>
        <w:t xml:space="preserve"> אומר</w:t>
      </w:r>
      <w:bookmarkEnd w:id="454"/>
      <w:r w:rsidRPr="002E6CDF">
        <w:rPr>
          <w:rStyle w:val="afffe"/>
          <w:rFonts w:hint="cs"/>
          <w:rtl/>
        </w:rPr>
        <w:t xml:space="preserve"> </w:t>
      </w:r>
      <w:r w:rsidR="002E6CDF" w:rsidRPr="00447E24">
        <w:rPr>
          <w:rStyle w:val="affffe"/>
          <w:rFonts w:hint="cs"/>
          <w:rtl/>
        </w:rPr>
        <w:t>נפק''מ</w:t>
      </w:r>
      <w:r w:rsidR="002E6CDF">
        <w:rPr>
          <w:rFonts w:hint="cs"/>
          <w:rtl/>
        </w:rPr>
        <w:t xml:space="preserve"> משחקת בגורי כלים או שחמט</w:t>
      </w:r>
      <w:r w:rsidR="002E6CDF" w:rsidRPr="00447E24">
        <w:rPr>
          <w:rStyle w:val="afffff0"/>
          <w:rFonts w:hint="cs"/>
          <w:rtl/>
        </w:rPr>
        <w:t xml:space="preserve"> אי זה בטלה.</w:t>
      </w:r>
      <w:r w:rsidR="002E6CDF">
        <w:rPr>
          <w:rFonts w:hint="cs"/>
          <w:rtl/>
        </w:rPr>
        <w:t xml:space="preserve"> </w:t>
      </w:r>
    </w:p>
    <w:p w14:paraId="25BA9F00" w14:textId="77777777" w:rsidR="00AB7D20" w:rsidRDefault="00AB7D20" w:rsidP="00447E24">
      <w:pPr>
        <w:pStyle w:val="afffff4"/>
        <w:rPr>
          <w:rtl/>
        </w:rPr>
      </w:pPr>
      <w:ins w:id="9817" w:author="מספור קטעי משנה" w:date="2026-10-06T10:04:27Z">
        <w:r>
          <w:rPr>
            <w:rStyle w:val="MisparKeta"/>
          </w:rPr>
          <w:t xml:space="preserve">ד. </w:t>
        </w:r>
      </w:ins>
      <w:bookmarkStart w:id="455" w:name="_Toc119353239"/>
      <w:r w:rsidRPr="00C35A2C">
        <w:rPr>
          <w:rFonts w:hint="cs"/>
          <w:rtl/>
        </w:rPr>
        <w:t>המדיר את אשתו מתשמיש המטה,</w:t>
      </w:r>
      <w:bookmarkEnd w:id="455"/>
    </w:p>
    <w:p>
      <w:pPr>
        <w:pStyle w:val="MishnaBatzad"/>
        <w:rPr>
          <w:ins w:id="20436" w:author="קלוד" w:date="2026-10-06T10:09:07Z"/>
        </w:rPr>
      </w:pPr>
      <w:ins w:id="20435" w:author="קלוד" w:date="2026-10-06T10:09:07Z">
        <w:r>
          <w:t xml:space="preserve">משנה ו</w:t>
        </w:r>
      </w:ins>
    </w:p>
    <w:p w14:paraId="03728B4F" w14:textId="35926CDC" w:rsidR="00AB7D20" w:rsidRPr="00C35A2C" w:rsidRDefault="00AB7D20" w:rsidP="00AB7D20">
      <w:pPr>
        <w:pStyle w:val="afff5"/>
        <w:rPr>
          <w:b/>
          <w:rtl/>
        </w:rPr>
      </w:pPr>
      <w:r w:rsidRPr="00254838">
        <w:rPr>
          <w:rStyle w:val="TanaimMishna"/>
          <w:rFonts w:hint="cs"/>
          <w:rtl/>
          <w:rPrChange w:id="20139" w:author="קלוד" w:date="2026-10-06T10:09:07Z">
            <w:rPr>
              <w:rStyle w:val="affffe"/>
              <w:rFonts w:hint="cs"/>
              <w:rtl/>
            </w:rPr>
          </w:rPrChange>
        </w:rPr>
        <w:t xml:space="preserve">ב"ש: </w:t>
      </w:r>
      <w:r w:rsidRPr="00C35A2C">
        <w:rPr>
          <w:rFonts w:hint="cs"/>
          <w:b/>
          <w:rtl/>
        </w:rPr>
        <w:t xml:space="preserve">שתי שבתות, </w:t>
      </w:r>
      <w:r w:rsidRPr="00254838">
        <w:rPr>
          <w:rStyle w:val="TanaimMishna"/>
          <w:rFonts w:hint="cs"/>
          <w:rtl/>
          <w:rPrChange w:id="20140" w:author="קלוד" w:date="2026-10-06T10:09:07Z">
            <w:rPr>
              <w:rStyle w:val="affffe"/>
              <w:rFonts w:hint="cs"/>
              <w:rtl/>
            </w:rPr>
          </w:rPrChange>
        </w:rPr>
        <w:t>ב</w:t>
      </w:r>
      <w:r w:rsidRPr="00254838">
        <w:rPr>
          <w:rStyle w:val="TanaimMishna"/>
          <w:rtl/>
          <w:rPrChange w:id="20141" w:author="קלוד" w:date="2026-10-06T10:09:07Z">
            <w:rPr>
              <w:rStyle w:val="affffe"/>
              <w:rtl/>
            </w:rPr>
          </w:rPrChange>
        </w:rPr>
        <w:t>"</w:t>
      </w:r>
      <w:r w:rsidRPr="00254838">
        <w:rPr>
          <w:rStyle w:val="TanaimMishna"/>
          <w:rFonts w:hint="cs"/>
          <w:rtl/>
          <w:rPrChange w:id="20142" w:author="קלוד" w:date="2026-10-06T10:09:07Z">
            <w:rPr>
              <w:rStyle w:val="affffe"/>
              <w:rFonts w:hint="cs"/>
              <w:rtl/>
            </w:rPr>
          </w:rPrChange>
        </w:rPr>
        <w:t>ה:</w:t>
      </w:r>
      <w:r w:rsidRPr="00C35A2C">
        <w:rPr>
          <w:rFonts w:hint="cs"/>
          <w:b/>
          <w:rtl/>
        </w:rPr>
        <w:t xml:space="preserve"> שבת אחת.</w:t>
      </w:r>
    </w:p>
    <w:p w14:paraId="5C57140A" w14:textId="529B855F" w:rsidR="00AB7D20" w:rsidRPr="005D1B5B" w:rsidRDefault="00AB7D20" w:rsidP="00AB7D20">
      <w:pPr>
        <w:pStyle w:val="afff5"/>
        <w:rPr>
          <w:b/>
          <w:spacing w:val="2"/>
          <w:rtl/>
        </w:rPr>
      </w:pPr>
      <w:r w:rsidRPr="005D1B5B">
        <w:rPr>
          <w:rFonts w:hint="cs"/>
          <w:b/>
          <w:spacing w:val="2"/>
          <w:rtl/>
        </w:rPr>
        <w:t>התלמידים יוצאין לת</w:t>
      </w:r>
      <w:r w:rsidR="00254838" w:rsidRPr="005D1B5B">
        <w:rPr>
          <w:rFonts w:hint="cs"/>
          <w:b/>
          <w:spacing w:val="2"/>
          <w:rtl/>
        </w:rPr>
        <w:t>"ת</w:t>
      </w:r>
      <w:r w:rsidRPr="005D1B5B">
        <w:rPr>
          <w:rFonts w:hint="cs"/>
          <w:b/>
          <w:spacing w:val="2"/>
          <w:rtl/>
        </w:rPr>
        <w:t xml:space="preserve"> שלא ברשות </w:t>
      </w:r>
      <w:r w:rsidR="00254838" w:rsidRPr="005D1B5B">
        <w:rPr>
          <w:rFonts w:hint="cs"/>
          <w:b/>
          <w:spacing w:val="2"/>
          <w:rtl/>
        </w:rPr>
        <w:t>ל'</w:t>
      </w:r>
      <w:r w:rsidRPr="005D1B5B">
        <w:rPr>
          <w:rFonts w:hint="cs"/>
          <w:b/>
          <w:spacing w:val="2"/>
          <w:rtl/>
        </w:rPr>
        <w:t xml:space="preserve"> יום, הפועלים שבת אחת.</w:t>
      </w:r>
    </w:p>
    <w:p w14:paraId="3E3AC05D" w14:textId="77777777" w:rsidR="004C2937" w:rsidRDefault="00AB7D20" w:rsidP="004C2937">
      <w:pPr>
        <w:pStyle w:val="afffff4"/>
        <w:rPr>
          <w:b/>
          <w:rtl/>
        </w:rPr>
      </w:pPr>
      <w:ins w:id="9818" w:author="מספור קטעי משנה" w:date="2026-10-06T10:04:27Z">
        <w:r>
          <w:rPr>
            <w:rStyle w:val="MisparKeta"/>
          </w:rPr>
          <w:t xml:space="preserve">ד. </w:t>
        </w:r>
      </w:ins>
      <w:bookmarkStart w:id="456" w:name="_Toc119353240"/>
      <w:r w:rsidRPr="004C2937">
        <w:rPr>
          <w:rFonts w:hint="cs"/>
          <w:rtl/>
        </w:rPr>
        <w:t>עונה האמורה בתורה,</w:t>
      </w:r>
      <w:bookmarkEnd w:id="456"/>
      <w:r w:rsidRPr="005D1B5B">
        <w:rPr>
          <w:rFonts w:hint="cs"/>
          <w:b/>
          <w:rtl/>
        </w:rPr>
        <w:t xml:space="preserve"> </w:t>
      </w:r>
    </w:p>
    <w:p>
      <w:pPr>
        <w:pStyle w:val="MishnaBatzad"/>
        <w:rPr>
          <w:ins w:id="20438" w:author="קלוד" w:date="2026-10-06T10:09:07Z"/>
        </w:rPr>
      </w:pPr>
      <w:ins w:id="20437" w:author="קלוד" w:date="2026-10-06T10:09:07Z">
        <w:r>
          <w:t xml:space="preserve">משנה ו</w:t>
        </w:r>
      </w:ins>
    </w:p>
    <w:p w14:paraId="13A8A245" w14:textId="4F45F674" w:rsidR="00AB7D20" w:rsidRPr="00730169" w:rsidRDefault="00AB7D20" w:rsidP="00AB7D20">
      <w:pPr>
        <w:pStyle w:val="afff5"/>
        <w:rPr>
          <w:b/>
          <w:spacing w:val="-2"/>
          <w:rtl/>
        </w:rPr>
      </w:pPr>
      <w:r w:rsidRPr="005D1B5B">
        <w:rPr>
          <w:rFonts w:hint="cs"/>
          <w:b/>
          <w:spacing w:val="4"/>
          <w:rtl/>
        </w:rPr>
        <w:t xml:space="preserve">הטיילין בכל יום, </w:t>
      </w:r>
      <w:r w:rsidR="004C2937">
        <w:rPr>
          <w:b/>
          <w:spacing w:val="4"/>
          <w:rtl/>
        </w:rPr>
        <w:tab/>
      </w:r>
      <w:r w:rsidR="004C2937">
        <w:rPr>
          <w:b/>
          <w:spacing w:val="4"/>
          <w:rtl/>
        </w:rPr>
        <w:tab/>
      </w:r>
      <w:r w:rsidR="004C2937">
        <w:rPr>
          <w:b/>
          <w:spacing w:val="4"/>
          <w:rtl/>
        </w:rPr>
        <w:tab/>
      </w:r>
      <w:r w:rsidRPr="005D1B5B">
        <w:rPr>
          <w:rFonts w:hint="cs"/>
          <w:b/>
          <w:spacing w:val="4"/>
          <w:rtl/>
        </w:rPr>
        <w:t>הפועלים שתים בשבת</w:t>
      </w:r>
      <w:r w:rsidRPr="00730169">
        <w:rPr>
          <w:rFonts w:hint="cs"/>
          <w:b/>
          <w:spacing w:val="-2"/>
          <w:rtl/>
        </w:rPr>
        <w:t>,</w:t>
      </w:r>
    </w:p>
    <w:p w14:paraId="62219F14" w14:textId="696B9856" w:rsidR="004C2937" w:rsidRDefault="00AB7D20" w:rsidP="00AB7D20">
      <w:pPr>
        <w:pStyle w:val="afff5"/>
        <w:rPr>
          <w:b/>
          <w:rtl/>
        </w:rPr>
      </w:pPr>
      <w:r w:rsidRPr="00C35A2C">
        <w:rPr>
          <w:rFonts w:hint="cs"/>
          <w:b/>
          <w:rtl/>
        </w:rPr>
        <w:t xml:space="preserve">החמרים אחת בשבת, </w:t>
      </w:r>
      <w:r w:rsidR="004C2937">
        <w:rPr>
          <w:b/>
          <w:rtl/>
        </w:rPr>
        <w:tab/>
      </w:r>
      <w:r w:rsidRPr="00C35A2C">
        <w:rPr>
          <w:rFonts w:hint="cs"/>
          <w:b/>
          <w:rtl/>
        </w:rPr>
        <w:t>הגמלים אחת לשלשים יום,</w:t>
      </w:r>
    </w:p>
    <w:p w14:paraId="4765F45A" w14:textId="047D533F" w:rsidR="00AB7D20" w:rsidRPr="00C35A2C" w:rsidRDefault="00AB7D20" w:rsidP="00AB7D20">
      <w:pPr>
        <w:pStyle w:val="afff5"/>
        <w:rPr>
          <w:b/>
          <w:rtl/>
        </w:rPr>
      </w:pPr>
      <w:r w:rsidRPr="00C35A2C">
        <w:rPr>
          <w:rFonts w:hint="cs"/>
          <w:b/>
          <w:rtl/>
        </w:rPr>
        <w:t xml:space="preserve">הספנים - אחת לששה חדשים, </w:t>
      </w:r>
      <w:r w:rsidRPr="004C2937">
        <w:rPr>
          <w:rStyle w:val="TanaimMishna"/>
          <w:rFonts w:hint="cs"/>
          <w:rtl/>
          <w:rPrChange w:id="20143" w:author="קלוד" w:date="2026-10-06T10:09:07Z">
            <w:rPr>
              <w:rStyle w:val="affffe"/>
              <w:rFonts w:hint="cs"/>
              <w:rtl/>
            </w:rPr>
          </w:rPrChange>
        </w:rPr>
        <w:t>דברי ר</w:t>
      </w:r>
      <w:r w:rsidRPr="004C2937">
        <w:rPr>
          <w:rStyle w:val="TanaimMishna"/>
          <w:rtl/>
          <w:rPrChange w:id="20144" w:author="קלוד" w:date="2026-10-06T10:09:07Z">
            <w:rPr>
              <w:rStyle w:val="affffe"/>
              <w:rtl/>
            </w:rPr>
          </w:rPrChange>
        </w:rPr>
        <w:t>"</w:t>
      </w:r>
      <w:r w:rsidRPr="004C2937">
        <w:rPr>
          <w:rStyle w:val="TanaimMishna"/>
          <w:rFonts w:hint="cs"/>
          <w:rtl/>
          <w:rPrChange w:id="20145" w:author="קלוד" w:date="2026-10-06T10:09:07Z">
            <w:rPr>
              <w:rStyle w:val="affffe"/>
              <w:rFonts w:hint="cs"/>
              <w:rtl/>
            </w:rPr>
          </w:rPrChange>
        </w:rPr>
        <w:t>א.</w:t>
      </w:r>
    </w:p>
    <w:p w14:paraId="3FD91BE5" w14:textId="4F7E35D5" w:rsidR="004C2937" w:rsidRPr="004C2937" w:rsidRDefault="004C2937" w:rsidP="004C2937">
      <w:pPr>
        <w:pStyle w:val="afffd"/>
        <w:rPr>
          <w:rtl/>
        </w:rPr>
      </w:pPr>
      <w:ins w:id="9819" w:author="מספור קטעי משנה" w:date="2026-10-06T10:04:27Z">
        <w:r>
          <w:rPr>
            <w:rStyle w:val="MisparKeta"/>
          </w:rPr>
          <w:t xml:space="preserve">ד. </w:t>
        </w:r>
      </w:ins>
      <w:bookmarkStart w:id="457" w:name="_Toc119353241"/>
      <w:r w:rsidRPr="004C2937">
        <w:rPr>
          <w:rFonts w:hint="cs"/>
          <w:rtl/>
        </w:rPr>
        <w:t>המדיר את אשתו מתשמיש המיטה</w:t>
      </w:r>
      <w:bookmarkEnd w:id="457"/>
    </w:p>
    <w:p w14:paraId="3D4DE3F1" w14:textId="5FD66B24" w:rsidR="00AB7D20" w:rsidRPr="00256D61" w:rsidRDefault="00992B26" w:rsidP="00AB7D20">
      <w:pPr>
        <w:tabs>
          <w:tab w:val="left" w:pos="2268"/>
        </w:tabs>
        <w:rPr>
          <w:rFonts w:ascii="Fb Fontext" w:hAnsi="Fb Fontext"/>
          <w:spacing w:val="-4"/>
          <w:sz w:val="32"/>
          <w:rtl/>
        </w:rPr>
      </w:pPr>
      <w:r w:rsidRPr="00256D61">
        <w:rPr>
          <w:rStyle w:val="affffe"/>
          <w:rFonts w:hint="cs"/>
          <w:spacing w:val="-4"/>
          <w:rtl/>
        </w:rPr>
        <w:t>ל</w:t>
      </w:r>
      <w:r w:rsidR="00AB7D20" w:rsidRPr="00256D61">
        <w:rPr>
          <w:rStyle w:val="affffe"/>
          <w:spacing w:val="-4"/>
          <w:rtl/>
        </w:rPr>
        <w:t>ב"ש</w:t>
      </w:r>
      <w:r w:rsidR="00AB7D20" w:rsidRPr="00256D61">
        <w:rPr>
          <w:rFonts w:ascii="Fb Fontext" w:hAnsi="Fb Fontext"/>
          <w:spacing w:val="-4"/>
          <w:sz w:val="32"/>
          <w:rtl/>
        </w:rPr>
        <w:t xml:space="preserve"> גמרי </w:t>
      </w:r>
      <w:r w:rsidR="00AB7D20" w:rsidRPr="00224771">
        <w:rPr>
          <w:rFonts w:ascii="Fb Fontext" w:hAnsi="Fb Fontext" w:cs="PFT_Frank"/>
          <w:b/>
          <w:bCs/>
          <w:spacing w:val="-4"/>
          <w:sz w:val="32"/>
          <w:szCs w:val="14"/>
          <w:rtl/>
        </w:rPr>
        <w:t>מיולדת</w:t>
      </w:r>
      <w:r w:rsidR="00AB7D20" w:rsidRPr="00256D61">
        <w:rPr>
          <w:rFonts w:ascii="Fb Fontext" w:hAnsi="Fb Fontext"/>
          <w:spacing w:val="-4"/>
          <w:sz w:val="32"/>
          <w:rtl/>
        </w:rPr>
        <w:t xml:space="preserve"> </w:t>
      </w:r>
      <w:r w:rsidR="00AB7D20" w:rsidRPr="00224771">
        <w:rPr>
          <w:rFonts w:ascii="Fb Fontext" w:hAnsi="Fb Fontext" w:cs="PFT_Frank"/>
          <w:b/>
          <w:bCs/>
          <w:spacing w:val="-4"/>
          <w:sz w:val="32"/>
          <w:szCs w:val="14"/>
          <w:rtl/>
        </w:rPr>
        <w:t>נקבה</w:t>
      </w:r>
      <w:r w:rsidR="00AB7D20" w:rsidRPr="00256D61">
        <w:rPr>
          <w:rFonts w:ascii="Fb Fontext" w:hAnsi="Fb Fontext"/>
          <w:spacing w:val="-4"/>
          <w:sz w:val="32"/>
          <w:rtl/>
        </w:rPr>
        <w:t>. דילפי מידי דגרים ממידי דהוא גרים לה</w:t>
      </w:r>
    </w:p>
    <w:p w14:paraId="702E6519" w14:textId="40114E66" w:rsidR="00AB7D20" w:rsidRDefault="00AB7D20" w:rsidP="00AB7D20">
      <w:pPr>
        <w:rPr>
          <w:rFonts w:ascii="Fb Fontext" w:hAnsi="Fb Fontext"/>
          <w:rtl/>
        </w:rPr>
      </w:pPr>
      <w:r w:rsidRPr="00992B26">
        <w:rPr>
          <w:rStyle w:val="affffe"/>
          <w:rtl/>
        </w:rPr>
        <w:t>וב"ה</w:t>
      </w:r>
      <w:r w:rsidR="00254838">
        <w:rPr>
          <w:rStyle w:val="affffe"/>
          <w:rFonts w:hint="cs"/>
          <w:rtl/>
        </w:rPr>
        <w:t>:</w:t>
      </w:r>
      <w:r w:rsidRPr="00992B26">
        <w:rPr>
          <w:rStyle w:val="affffe"/>
          <w:rtl/>
        </w:rPr>
        <w:t xml:space="preserve"> </w:t>
      </w:r>
      <w:r w:rsidRPr="00224771">
        <w:rPr>
          <w:rFonts w:ascii="Fb Fontext" w:hAnsi="Fb Fontext" w:cs="PFT_Frank"/>
          <w:b/>
          <w:bCs/>
          <w:szCs w:val="14"/>
          <w:rtl/>
        </w:rPr>
        <w:t>מנדה</w:t>
      </w:r>
      <w:r w:rsidR="00256D61">
        <w:rPr>
          <w:rFonts w:ascii="Fb Fontext" w:hAnsi="Fb Fontext" w:hint="cs"/>
          <w:rtl/>
        </w:rPr>
        <w:t>,</w:t>
      </w:r>
      <w:r w:rsidRPr="00C35A2C">
        <w:rPr>
          <w:rFonts w:ascii="Fb Fontext" w:hAnsi="Fb Fontext"/>
          <w:rtl/>
        </w:rPr>
        <w:t xml:space="preserve"> דילפי' דבר השכיח מדבר השכיח</w:t>
      </w:r>
      <w:r w:rsidR="004C2937">
        <w:rPr>
          <w:rFonts w:ascii="Fb Fontext" w:hAnsi="Fb Fontext" w:hint="cs"/>
          <w:rtl/>
        </w:rPr>
        <w:t>,</w:t>
      </w:r>
    </w:p>
    <w:p w14:paraId="3EE95409" w14:textId="26B1B43C" w:rsidR="00AB7D20" w:rsidRPr="00730169" w:rsidRDefault="00AB7D20" w:rsidP="00AB7D20">
      <w:pPr>
        <w:rPr>
          <w:rFonts w:ascii="Fb Fontext" w:hAnsi="Fb Fontext"/>
          <w:spacing w:val="-6"/>
          <w:sz w:val="32"/>
          <w:rtl/>
        </w:rPr>
      </w:pPr>
      <w:r w:rsidRPr="00730169">
        <w:rPr>
          <w:rStyle w:val="affffe"/>
          <w:spacing w:val="-6"/>
          <w:rtl/>
        </w:rPr>
        <w:t xml:space="preserve">רב: </w:t>
      </w:r>
      <w:r w:rsidRPr="00730169">
        <w:rPr>
          <w:rFonts w:ascii="Fb Fontext" w:hAnsi="Fb Fontext"/>
          <w:spacing w:val="-6"/>
          <w:sz w:val="32"/>
          <w:rtl/>
        </w:rPr>
        <w:t xml:space="preserve">מחלוקת - </w:t>
      </w:r>
      <w:r w:rsidRPr="004C2937">
        <w:rPr>
          <w:rStyle w:val="affffc"/>
          <w:rtl/>
        </w:rPr>
        <w:t>במפרש, אבל בסתם</w:t>
      </w:r>
      <w:r w:rsidRPr="00730169">
        <w:rPr>
          <w:rStyle w:val="affffe"/>
          <w:spacing w:val="-6"/>
          <w:rtl/>
        </w:rPr>
        <w:t xml:space="preserve"> </w:t>
      </w:r>
      <w:r w:rsidR="003333A2" w:rsidRPr="00730169">
        <w:rPr>
          <w:rStyle w:val="affffe"/>
          <w:rFonts w:hint="cs"/>
          <w:spacing w:val="-6"/>
          <w:rtl/>
        </w:rPr>
        <w:t>לכו</w:t>
      </w:r>
      <w:r w:rsidR="002B7BCC">
        <w:rPr>
          <w:rStyle w:val="affffe"/>
          <w:spacing w:val="-6"/>
          <w:rtl/>
        </w:rPr>
        <w:t>"</w:t>
      </w:r>
      <w:r w:rsidR="003333A2" w:rsidRPr="00730169">
        <w:rPr>
          <w:rStyle w:val="affffe"/>
          <w:rFonts w:hint="cs"/>
          <w:spacing w:val="-6"/>
          <w:rtl/>
        </w:rPr>
        <w:t>ע</w:t>
      </w:r>
      <w:r w:rsidRPr="00730169">
        <w:rPr>
          <w:rFonts w:ascii="Fb Fontext" w:hAnsi="Fb Fontext"/>
          <w:spacing w:val="-6"/>
          <w:sz w:val="32"/>
          <w:rtl/>
        </w:rPr>
        <w:t xml:space="preserve"> יוציא לאלתר ויתן כתובה;</w:t>
      </w:r>
    </w:p>
    <w:p w14:paraId="1849C31A" w14:textId="1AB17C1E" w:rsidR="00AB7D20" w:rsidRPr="00C35A2C" w:rsidRDefault="00AB7D20" w:rsidP="00AB7D20">
      <w:pPr>
        <w:rPr>
          <w:rFonts w:ascii="Fb Fontext" w:hAnsi="Fb Fontext"/>
          <w:rtl/>
        </w:rPr>
      </w:pPr>
      <w:r w:rsidRPr="003333A2">
        <w:rPr>
          <w:rStyle w:val="affffe"/>
          <w:rtl/>
        </w:rPr>
        <w:t xml:space="preserve">ושמואל: </w:t>
      </w:r>
      <w:r w:rsidR="00BD4EEB">
        <w:rPr>
          <w:rFonts w:ascii="Fb Fontext" w:hAnsi="Fb Fontext"/>
          <w:rtl/>
        </w:rPr>
        <w:t>אף</w:t>
      </w:r>
      <w:r w:rsidRPr="00C35A2C">
        <w:rPr>
          <w:rFonts w:ascii="Fb Fontext" w:hAnsi="Fb Fontext"/>
          <w:rtl/>
        </w:rPr>
        <w:t xml:space="preserve"> בסתם </w:t>
      </w:r>
      <w:r w:rsidR="00287D14">
        <w:rPr>
          <w:rFonts w:ascii="Fb Fontext" w:hAnsi="Fb Fontext"/>
          <w:rtl/>
        </w:rPr>
        <w:t>גם</w:t>
      </w:r>
      <w:r w:rsidRPr="00C35A2C">
        <w:rPr>
          <w:rFonts w:ascii="Fb Fontext" w:hAnsi="Fb Fontext"/>
          <w:rtl/>
        </w:rPr>
        <w:t>, ימתין שמא ימצא פתח לנדרו.</w:t>
      </w:r>
    </w:p>
    <w:p w14:paraId="60CE6A26" w14:textId="07255404" w:rsidR="00AB7D20" w:rsidRDefault="00AB7D20" w:rsidP="004C2937">
      <w:pPr>
        <w:rPr>
          <w:rFonts w:ascii="Fb Fontext" w:hAnsi="Fb Fontext"/>
          <w:rtl/>
        </w:rPr>
      </w:pPr>
      <w:r w:rsidRPr="00C35A2C">
        <w:rPr>
          <w:rFonts w:ascii="Fb Fontext" w:hAnsi="Fb Fontext"/>
          <w:rtl/>
        </w:rPr>
        <w:t>וא</w:t>
      </w:r>
      <w:r w:rsidR="00254838">
        <w:rPr>
          <w:rFonts w:ascii="Fb Fontext" w:hAnsi="Fb Fontext" w:hint="cs"/>
          <w:rtl/>
        </w:rPr>
        <w:t xml:space="preserve">ף שחלקו </w:t>
      </w:r>
      <w:r>
        <w:rPr>
          <w:rFonts w:ascii="Fb Fontext" w:hAnsi="Fb Fontext"/>
          <w:rtl/>
        </w:rPr>
        <w:t>כבר לענ</w:t>
      </w:r>
      <w:r w:rsidRPr="00C35A2C">
        <w:rPr>
          <w:rFonts w:ascii="Fb Fontext" w:hAnsi="Fb Fontext"/>
          <w:rtl/>
        </w:rPr>
        <w:t>ין מדיר אשתו מליהנות לו</w:t>
      </w:r>
    </w:p>
    <w:p w14:paraId="69CB2C5D" w14:textId="7EF46D77" w:rsidR="00AB7D20" w:rsidRPr="00254838" w:rsidRDefault="00AB7D20" w:rsidP="00AB7D20">
      <w:pPr>
        <w:rPr>
          <w:rStyle w:val="affffe"/>
          <w:rtl/>
        </w:rPr>
      </w:pPr>
      <w:r w:rsidRPr="00254838">
        <w:rPr>
          <w:rStyle w:val="affffe"/>
          <w:rtl/>
        </w:rPr>
        <w:t xml:space="preserve">צריכא </w:t>
      </w:r>
      <w:r w:rsidRPr="00C35A2C">
        <w:rPr>
          <w:rFonts w:ascii="Fb Fontext" w:hAnsi="Fb Fontext"/>
          <w:rtl/>
        </w:rPr>
        <w:t>במזונות</w:t>
      </w:r>
      <w:r w:rsidR="00254838">
        <w:rPr>
          <w:rFonts w:ascii="Fb Fontext" w:hAnsi="Fb Fontext" w:hint="cs"/>
          <w:rtl/>
        </w:rPr>
        <w:t>,</w:t>
      </w:r>
      <w:r w:rsidRPr="00C35A2C">
        <w:rPr>
          <w:rFonts w:ascii="Fb Fontext" w:hAnsi="Fb Fontext"/>
          <w:rtl/>
        </w:rPr>
        <w:t xml:space="preserve">  דאפשר בפרנס </w:t>
      </w:r>
      <w:r w:rsidRPr="00254838">
        <w:rPr>
          <w:rStyle w:val="affffe"/>
          <w:rtl/>
        </w:rPr>
        <w:t>לא מודה לשמואל</w:t>
      </w:r>
    </w:p>
    <w:p w14:paraId="5335AB98" w14:textId="360D75BD" w:rsidR="00AB7D20" w:rsidRDefault="00AB7D20" w:rsidP="00381110">
      <w:pPr>
        <w:rPr>
          <w:rtl/>
        </w:rPr>
      </w:pPr>
      <w:r w:rsidRPr="003333A2">
        <w:rPr>
          <w:rStyle w:val="affffe"/>
          <w:rtl/>
        </w:rPr>
        <w:t>וצריכא</w:t>
      </w:r>
      <w:r w:rsidRPr="00C35A2C">
        <w:rPr>
          <w:rFonts w:ascii="Fb Fontext" w:hAnsi="Fb Fontext"/>
          <w:rtl/>
        </w:rPr>
        <w:t xml:space="preserve"> בתשמיש </w:t>
      </w:r>
      <w:r w:rsidRPr="003333A2">
        <w:rPr>
          <w:rStyle w:val="affffe"/>
          <w:rtl/>
        </w:rPr>
        <w:t>דלא לימא דמודה לרב</w:t>
      </w:r>
      <w:r w:rsidRPr="00C35A2C">
        <w:rPr>
          <w:rFonts w:ascii="Fb Fontext" w:hAnsi="Fb Fontext"/>
          <w:rtl/>
        </w:rPr>
        <w:t xml:space="preserve"> דא"א בפרנס</w:t>
      </w:r>
      <w:r w:rsidR="00254838">
        <w:rPr>
          <w:rFonts w:ascii="Fb Fontext" w:hAnsi="Fb Fontext" w:hint="cs"/>
          <w:rtl/>
        </w:rPr>
        <w:t>,</w:t>
      </w:r>
    </w:p>
    <w:p w14:paraId="4219598C" w14:textId="77777777" w:rsidR="006851AA" w:rsidRDefault="006851AA" w:rsidP="00E26091">
      <w:pPr>
        <w:pStyle w:val="afff"/>
        <w:framePr w:wrap="around"/>
        <w:rPr>
          <w:rtl/>
        </w:rPr>
      </w:pPr>
      <w:bookmarkStart w:id="458" w:name="_Toc119353242"/>
      <w:r>
        <w:rPr>
          <w:rFonts w:hint="cs"/>
          <w:rtl/>
        </w:rPr>
        <w:t>סב.</w:t>
      </w:r>
      <w:bookmarkEnd w:id="458"/>
    </w:p>
    <w:p w14:paraId="4D04DAF5" w14:textId="7505B34E" w:rsidR="00AB7D20" w:rsidRPr="00C54C7E" w:rsidRDefault="00AB7D20" w:rsidP="00C54C7E">
      <w:pPr>
        <w:pStyle w:val="afffd"/>
        <w:rPr>
          <w:rtl/>
        </w:rPr>
      </w:pPr>
      <w:ins w:id="9900" w:author="מספור קטעי משנה" w:date="2026-10-06T06:45:30Z">
        <w:r>
          <w:rPr>
            <w:rStyle w:val="MisparKeta"/>
          </w:rPr>
          <w:t xml:space="preserve">ו. </w:t>
        </w:r>
      </w:ins>
      <w:bookmarkStart w:id="459" w:name="_Toc119353243"/>
      <w:r w:rsidRPr="00C54C7E">
        <w:rPr>
          <w:rFonts w:hint="cs"/>
          <w:rtl/>
        </w:rPr>
        <w:t>התלמידים יוצאין לת</w:t>
      </w:r>
      <w:r w:rsidR="00AB1F2D">
        <w:rPr>
          <w:rFonts w:hint="cs"/>
          <w:rtl/>
        </w:rPr>
        <w:t>"ת שלא ברשות ל' יום</w:t>
      </w:r>
      <w:r w:rsidRPr="00C54C7E">
        <w:rPr>
          <w:rtl/>
        </w:rPr>
        <w:t>.</w:t>
      </w:r>
      <w:bookmarkEnd w:id="459"/>
    </w:p>
    <w:p w14:paraId="7B380C30" w14:textId="2CFA16AF" w:rsidR="00E268F4" w:rsidRDefault="006851AA" w:rsidP="006851AA">
      <w:pPr>
        <w:rPr>
          <w:rFonts w:ascii="Fb Fontext" w:hAnsi="Fb Fontext"/>
          <w:sz w:val="32"/>
          <w:rtl/>
        </w:rPr>
      </w:pPr>
      <w:r>
        <w:rPr>
          <w:rFonts w:ascii="Fb Fontext" w:hAnsi="Fb Fontext" w:hint="cs"/>
          <w:sz w:val="32"/>
          <w:rtl/>
        </w:rPr>
        <w:t xml:space="preserve">ברשות </w:t>
      </w:r>
      <w:r w:rsidR="00AB1F2D">
        <w:rPr>
          <w:rFonts w:ascii="Fb Fontext" w:hAnsi="Fb Fontext" w:hint="cs"/>
          <w:sz w:val="32"/>
          <w:rtl/>
        </w:rPr>
        <w:t>לכמה שצריך</w:t>
      </w:r>
      <w:r w:rsidR="00E268F4">
        <w:rPr>
          <w:rFonts w:ascii="Fb Fontext" w:hAnsi="Fb Fontext" w:hint="cs"/>
          <w:sz w:val="32"/>
          <w:rtl/>
        </w:rPr>
        <w:t>,</w:t>
      </w:r>
    </w:p>
    <w:p w14:paraId="05C0F131" w14:textId="77777777" w:rsidR="00E268F4" w:rsidRDefault="00DE5323" w:rsidP="006851AA">
      <w:pPr>
        <w:rPr>
          <w:rStyle w:val="affffa"/>
          <w:rtl/>
        </w:rPr>
      </w:pPr>
      <w:r>
        <w:rPr>
          <w:rFonts w:ascii="Fb Fontext" w:hAnsi="Fb Fontext" w:hint="cs"/>
          <w:sz w:val="32"/>
          <w:rtl/>
        </w:rPr>
        <w:t xml:space="preserve">אבל </w:t>
      </w:r>
      <w:r w:rsidR="006851AA" w:rsidRPr="004C2937">
        <w:rPr>
          <w:rStyle w:val="affffc"/>
          <w:rFonts w:hint="cs"/>
          <w:rtl/>
        </w:rPr>
        <w:t xml:space="preserve">דרך ארץ </w:t>
      </w:r>
      <w:r w:rsidR="00AB7D20" w:rsidRPr="006851AA">
        <w:rPr>
          <w:rStyle w:val="affffe"/>
          <w:rtl/>
        </w:rPr>
        <w:t>רב:</w:t>
      </w:r>
      <w:r w:rsidR="00AB7D20" w:rsidRPr="00C35A2C">
        <w:rPr>
          <w:rFonts w:ascii="Fb Fontext" w:hAnsi="Fb Fontext"/>
          <w:sz w:val="32"/>
          <w:rtl/>
        </w:rPr>
        <w:t xml:space="preserve"> חדש כאן וחדש בבית, </w:t>
      </w:r>
      <w:r w:rsidR="00AB7D20" w:rsidRPr="003221EB">
        <w:rPr>
          <w:rStyle w:val="affffa"/>
          <w:rtl/>
        </w:rPr>
        <w:t xml:space="preserve">חדש בחדש </w:t>
      </w:r>
      <w:r w:rsidR="006851AA">
        <w:rPr>
          <w:rStyle w:val="affffa"/>
          <w:rFonts w:hint="cs"/>
          <w:rtl/>
        </w:rPr>
        <w:t>וגו'</w:t>
      </w:r>
      <w:r w:rsidR="00E268F4">
        <w:rPr>
          <w:rStyle w:val="affffa"/>
          <w:rFonts w:hint="cs"/>
          <w:rtl/>
        </w:rPr>
        <w:t>,</w:t>
      </w:r>
    </w:p>
    <w:p w14:paraId="2DB22CB0" w14:textId="30389535" w:rsidR="00AB7D20" w:rsidRPr="00C35A2C" w:rsidRDefault="00AB7D20" w:rsidP="00AB7D20">
      <w:pPr>
        <w:rPr>
          <w:rFonts w:ascii="Fb Fontext" w:hAnsi="Fb Fontext" w:cs="Guttman Vilna"/>
          <w:b/>
          <w:bCs/>
          <w:sz w:val="32"/>
          <w:rtl/>
        </w:rPr>
      </w:pPr>
      <w:r w:rsidRPr="00D92D5B">
        <w:rPr>
          <w:rStyle w:val="affffe"/>
          <w:rtl/>
        </w:rPr>
        <w:t>רי"ו:</w:t>
      </w:r>
      <w:r w:rsidRPr="00C35A2C">
        <w:rPr>
          <w:rFonts w:ascii="Fb Fontext" w:hAnsi="Fb Fontext"/>
          <w:sz w:val="32"/>
          <w:rtl/>
        </w:rPr>
        <w:t xml:space="preserve"> חדש כאן ושנים בביתו,</w:t>
      </w:r>
      <w:r w:rsidR="006851AA">
        <w:rPr>
          <w:rFonts w:ascii="Fb Fontext" w:hAnsi="Fb Fontext" w:hint="cs"/>
          <w:sz w:val="32"/>
          <w:rtl/>
        </w:rPr>
        <w:t xml:space="preserve"> </w:t>
      </w:r>
      <w:r w:rsidR="00D92D5B">
        <w:rPr>
          <w:rStyle w:val="affffe"/>
          <w:rFonts w:hint="cs"/>
          <w:rtl/>
        </w:rPr>
        <w:t>ד</w:t>
      </w:r>
      <w:r w:rsidRPr="00AD1A41">
        <w:rPr>
          <w:rStyle w:val="affffa"/>
          <w:rtl/>
        </w:rPr>
        <w:t>'חדש יהיו בלבנון שנים חדשים בביתו</w:t>
      </w:r>
      <w:r w:rsidRPr="00AD1A41">
        <w:rPr>
          <w:rStyle w:val="affffa"/>
          <w:rFonts w:hint="cs"/>
          <w:rtl/>
        </w:rPr>
        <w:t>'</w:t>
      </w:r>
      <w:r w:rsidRPr="00AD1A41">
        <w:rPr>
          <w:rStyle w:val="affffa"/>
          <w:rtl/>
        </w:rPr>
        <w:t>.</w:t>
      </w:r>
    </w:p>
    <w:p w14:paraId="2769296A" w14:textId="4E2E08B5" w:rsidR="00AB7D20" w:rsidRDefault="00AB7D20" w:rsidP="00AB7D20">
      <w:pPr>
        <w:rPr>
          <w:rFonts w:ascii="Fb Fontext" w:hAnsi="Fb Fontext"/>
          <w:sz w:val="32"/>
          <w:rtl/>
        </w:rPr>
      </w:pPr>
      <w:r w:rsidRPr="00D92D5B">
        <w:rPr>
          <w:rStyle w:val="affffe"/>
          <w:rtl/>
        </w:rPr>
        <w:lastRenderedPageBreak/>
        <w:t xml:space="preserve">רב לא </w:t>
      </w:r>
      <w:r w:rsidR="00DE5323">
        <w:rPr>
          <w:rStyle w:val="affffe"/>
          <w:rFonts w:hint="cs"/>
          <w:rtl/>
        </w:rPr>
        <w:t>למד</w:t>
      </w:r>
      <w:r w:rsidRPr="00D92D5B">
        <w:rPr>
          <w:rStyle w:val="affffe"/>
          <w:rtl/>
        </w:rPr>
        <w:t xml:space="preserve"> מ</w:t>
      </w:r>
      <w:r w:rsidR="00DE5323">
        <w:rPr>
          <w:rStyle w:val="affffe"/>
          <w:rFonts w:hint="cs"/>
          <w:rtl/>
        </w:rPr>
        <w:t xml:space="preserve">קרא </w:t>
      </w:r>
      <w:r w:rsidRPr="00D92D5B">
        <w:rPr>
          <w:rStyle w:val="affffe"/>
          <w:rtl/>
        </w:rPr>
        <w:t>דרי"ו</w:t>
      </w:r>
      <w:r w:rsidRPr="00C35A2C">
        <w:rPr>
          <w:rFonts w:ascii="Fb Fontext" w:hAnsi="Fb Fontext"/>
          <w:sz w:val="32"/>
          <w:rtl/>
        </w:rPr>
        <w:t xml:space="preserve"> דשאני ביהמ"ק דאפשר ע"י אחרים</w:t>
      </w:r>
    </w:p>
    <w:p w14:paraId="08669A4F" w14:textId="684DC93D" w:rsidR="00AB7D20" w:rsidRDefault="00AB7D20" w:rsidP="00AB7D20">
      <w:pPr>
        <w:rPr>
          <w:rFonts w:ascii="Fb Fontext" w:hAnsi="Fb Fontext"/>
          <w:sz w:val="32"/>
          <w:rtl/>
        </w:rPr>
      </w:pPr>
      <w:r w:rsidRPr="00D92D5B">
        <w:rPr>
          <w:rStyle w:val="affffe"/>
          <w:rtl/>
        </w:rPr>
        <w:t xml:space="preserve">ורי"ו לא </w:t>
      </w:r>
      <w:r w:rsidR="00DE5323">
        <w:rPr>
          <w:rStyle w:val="affffe"/>
          <w:rFonts w:hint="cs"/>
          <w:rtl/>
        </w:rPr>
        <w:t xml:space="preserve">למד </w:t>
      </w:r>
      <w:r w:rsidRPr="00D92D5B">
        <w:rPr>
          <w:rStyle w:val="affffe"/>
          <w:rtl/>
        </w:rPr>
        <w:t>מ</w:t>
      </w:r>
      <w:r w:rsidR="00DE5323">
        <w:rPr>
          <w:rStyle w:val="affffe"/>
          <w:rFonts w:hint="cs"/>
          <w:rtl/>
        </w:rPr>
        <w:t xml:space="preserve">קרא </w:t>
      </w:r>
      <w:r w:rsidRPr="00D92D5B">
        <w:rPr>
          <w:rStyle w:val="affffe"/>
          <w:rtl/>
        </w:rPr>
        <w:t>דרב</w:t>
      </w:r>
      <w:r w:rsidRPr="00C35A2C">
        <w:rPr>
          <w:rFonts w:ascii="Fb Fontext" w:hAnsi="Fb Fontext"/>
          <w:sz w:val="32"/>
          <w:rtl/>
        </w:rPr>
        <w:t xml:space="preserve"> דשאני </w:t>
      </w:r>
      <w:r w:rsidR="00287D14">
        <w:rPr>
          <w:rFonts w:ascii="Fb Fontext" w:hAnsi="Fb Fontext"/>
          <w:sz w:val="32"/>
          <w:rtl/>
        </w:rPr>
        <w:t>שם</w:t>
      </w:r>
      <w:r w:rsidRPr="00C35A2C">
        <w:rPr>
          <w:rFonts w:ascii="Fb Fontext" w:hAnsi="Fb Fontext"/>
          <w:sz w:val="32"/>
          <w:rtl/>
        </w:rPr>
        <w:t xml:space="preserve"> </w:t>
      </w:r>
      <w:r>
        <w:rPr>
          <w:rFonts w:ascii="Fb Fontext" w:hAnsi="Fb Fontext" w:hint="cs"/>
          <w:sz w:val="32"/>
          <w:rtl/>
        </w:rPr>
        <w:t>דיש</w:t>
      </w:r>
      <w:r w:rsidRPr="00C35A2C">
        <w:rPr>
          <w:rFonts w:ascii="Fb Fontext" w:hAnsi="Fb Fontext"/>
          <w:sz w:val="32"/>
          <w:rtl/>
        </w:rPr>
        <w:t xml:space="preserve"> ליה הרווחה</w:t>
      </w:r>
    </w:p>
    <w:p w14:paraId="165A49A2" w14:textId="3D4D8266" w:rsidR="004C2937" w:rsidRPr="008C28D0" w:rsidRDefault="00AB7D20" w:rsidP="00F1680A">
      <w:pPr>
        <w:pStyle w:val="affffb"/>
        <w:rPr>
          <w:spacing w:val="0"/>
          <w:rtl/>
        </w:rPr>
      </w:pPr>
      <w:bookmarkStart w:id="460" w:name="_Toc119353244"/>
      <w:r w:rsidRPr="008C28D0">
        <w:rPr>
          <w:spacing w:val="0"/>
          <w:rtl/>
        </w:rPr>
        <w:t>אנחה</w:t>
      </w:r>
      <w:bookmarkEnd w:id="460"/>
      <w:r w:rsidRPr="008C28D0">
        <w:rPr>
          <w:spacing w:val="0"/>
          <w:rtl/>
        </w:rPr>
        <w:t xml:space="preserve"> </w:t>
      </w:r>
    </w:p>
    <w:p w14:paraId="54140F08" w14:textId="5E57B14D" w:rsidR="00AB7D20" w:rsidRDefault="004C2937" w:rsidP="004C2937">
      <w:pPr>
        <w:ind w:left="0" w:firstLine="0"/>
        <w:rPr>
          <w:rtl/>
        </w:rPr>
      </w:pPr>
      <w:r w:rsidRPr="004C2937">
        <w:rPr>
          <w:rStyle w:val="affffe"/>
          <w:rFonts w:hint="cs"/>
          <w:rtl/>
        </w:rPr>
        <w:t>רב:</w:t>
      </w:r>
      <w:r>
        <w:rPr>
          <w:rFonts w:hint="cs"/>
        </w:rPr>
        <w:t xml:space="preserve"> </w:t>
      </w:r>
      <w:r>
        <w:rPr>
          <w:rFonts w:hint="cs"/>
          <w:rtl/>
        </w:rPr>
        <w:t xml:space="preserve">אנחה </w:t>
      </w:r>
      <w:r w:rsidR="00AB7D20" w:rsidRPr="004C2937">
        <w:rPr>
          <w:rtl/>
        </w:rPr>
        <w:t>שוברת חצי גופו של אדם</w:t>
      </w:r>
      <w:r w:rsidR="00E268F4">
        <w:rPr>
          <w:rtl/>
        </w:rPr>
        <w:t>,</w:t>
      </w:r>
      <w:r w:rsidR="00AB7D20" w:rsidRPr="00475BB5">
        <w:rPr>
          <w:rStyle w:val="affffa"/>
          <w:rtl/>
        </w:rPr>
        <w:t xml:space="preserve"> האנח בשברון מתנים</w:t>
      </w:r>
      <w:r>
        <w:rPr>
          <w:rStyle w:val="affffa"/>
          <w:rFonts w:hint="cs"/>
          <w:rtl/>
        </w:rPr>
        <w:t xml:space="preserve"> וגו'</w:t>
      </w:r>
    </w:p>
    <w:p w14:paraId="20917748" w14:textId="3F29A6C8" w:rsidR="00AB7D20" w:rsidRPr="00C35A2C" w:rsidRDefault="00AB7D20" w:rsidP="004C2937">
      <w:pPr>
        <w:rPr>
          <w:rtl/>
        </w:rPr>
      </w:pPr>
      <w:r w:rsidRPr="00D92D5B">
        <w:rPr>
          <w:rStyle w:val="affffe"/>
          <w:rtl/>
        </w:rPr>
        <w:t>ורי"ו:</w:t>
      </w:r>
      <w:r w:rsidRPr="00C35A2C">
        <w:rPr>
          <w:rtl/>
        </w:rPr>
        <w:t xml:space="preserve"> </w:t>
      </w:r>
      <w:r w:rsidRPr="00224771">
        <w:rPr>
          <w:rFonts w:cs="PFT_Frank"/>
          <w:b/>
          <w:bCs/>
          <w:szCs w:val="14"/>
          <w:rtl/>
        </w:rPr>
        <w:t>כל גופו</w:t>
      </w:r>
      <w:r w:rsidRPr="00C35A2C">
        <w:rPr>
          <w:rtl/>
        </w:rPr>
        <w:t xml:space="preserve"> </w:t>
      </w:r>
      <w:r w:rsidR="00D92D5B">
        <w:rPr>
          <w:rFonts w:hint="cs"/>
          <w:rtl/>
        </w:rPr>
        <w:t>ד</w:t>
      </w:r>
      <w:r w:rsidRPr="00475BB5">
        <w:rPr>
          <w:rStyle w:val="affffa"/>
          <w:rFonts w:hint="cs"/>
          <w:rtl/>
        </w:rPr>
        <w:t>'</w:t>
      </w:r>
      <w:r w:rsidRPr="00475BB5">
        <w:rPr>
          <w:rStyle w:val="affffa"/>
          <w:rtl/>
        </w:rPr>
        <w:t>ונמס כל לב ורפו כל ידים וכהתה כל רוח ו</w:t>
      </w:r>
      <w:r w:rsidR="004C2937">
        <w:rPr>
          <w:rStyle w:val="affffa"/>
          <w:rFonts w:hint="cs"/>
          <w:rtl/>
        </w:rPr>
        <w:t>גו'</w:t>
      </w:r>
    </w:p>
    <w:p w14:paraId="0799C2AD" w14:textId="77777777" w:rsidR="00AB7D20" w:rsidRDefault="00AB7D20" w:rsidP="00AB7D20">
      <w:pPr>
        <w:rPr>
          <w:rFonts w:ascii="Fb Fontext" w:hAnsi="Fb Fontext"/>
          <w:rtl/>
        </w:rPr>
      </w:pPr>
      <w:r w:rsidRPr="00D92D5B">
        <w:rPr>
          <w:rStyle w:val="affffe"/>
          <w:rtl/>
        </w:rPr>
        <w:t xml:space="preserve">והך </w:t>
      </w:r>
      <w:r w:rsidRPr="00AD1A41">
        <w:rPr>
          <w:rStyle w:val="affffa"/>
          <w:rtl/>
        </w:rPr>
        <w:t xml:space="preserve">ד'בשברון מתנים' </w:t>
      </w:r>
      <w:r w:rsidRPr="00C35A2C">
        <w:rPr>
          <w:rFonts w:ascii="Fb Fontext" w:hAnsi="Fb Fontext"/>
          <w:rtl/>
        </w:rPr>
        <w:t>היינו שמתחלת ממתניים</w:t>
      </w:r>
    </w:p>
    <w:p w14:paraId="6E8F8B6A" w14:textId="417915A0" w:rsidR="00AB7D20" w:rsidRDefault="00AB7D20" w:rsidP="004C2937">
      <w:pPr>
        <w:rPr>
          <w:rFonts w:ascii="Fb Fontext" w:hAnsi="Fb Fontext"/>
          <w:sz w:val="32"/>
          <w:rtl/>
        </w:rPr>
      </w:pPr>
      <w:r w:rsidRPr="00D92D5B">
        <w:rPr>
          <w:rStyle w:val="affffe"/>
          <w:rtl/>
        </w:rPr>
        <w:t xml:space="preserve">ורב: </w:t>
      </w:r>
      <w:r w:rsidRPr="00C35A2C">
        <w:rPr>
          <w:rFonts w:ascii="Fb Fontext" w:hAnsi="Fb Fontext"/>
          <w:rtl/>
        </w:rPr>
        <w:t xml:space="preserve">קרא </w:t>
      </w:r>
      <w:r w:rsidRPr="00D92D5B">
        <w:rPr>
          <w:rStyle w:val="affffe"/>
          <w:rtl/>
        </w:rPr>
        <w:t xml:space="preserve">דרי"ו </w:t>
      </w:r>
      <w:r w:rsidRPr="00C35A2C">
        <w:rPr>
          <w:rFonts w:ascii="Fb Fontext" w:hAnsi="Fb Fontext"/>
          <w:rtl/>
        </w:rPr>
        <w:t>שאני שמועה דביהמ"ק, דתקיפא טובא.</w:t>
      </w:r>
    </w:p>
    <w:p w14:paraId="13E461F0" w14:textId="45609CD7" w:rsidR="00AB7D20" w:rsidRDefault="00AB7D20" w:rsidP="00AB7D20">
      <w:pPr>
        <w:rPr>
          <w:rFonts w:ascii="Fb Fontext" w:hAnsi="Fb Fontext"/>
          <w:sz w:val="32"/>
          <w:rtl/>
        </w:rPr>
      </w:pPr>
      <w:r w:rsidRPr="00CA108A">
        <w:rPr>
          <w:rFonts w:cs="PFT_Frank"/>
          <w:b/>
          <w:bCs/>
          <w:szCs w:val="14"/>
          <w:rtl/>
        </w:rPr>
        <w:t>•</w:t>
      </w:r>
      <w:r w:rsidRPr="00CA108A">
        <w:rPr>
          <w:rFonts w:cs="PFT_Frank" w:hint="cs"/>
          <w:b/>
          <w:bCs/>
          <w:szCs w:val="14"/>
          <w:rtl/>
        </w:rPr>
        <w:t xml:space="preserve"> </w:t>
      </w:r>
      <w:r w:rsidRPr="00C35A2C">
        <w:rPr>
          <w:rFonts w:ascii="Fb Fontext" w:hAnsi="Fb Fontext"/>
          <w:sz w:val="32"/>
          <w:rtl/>
        </w:rPr>
        <w:t>ישראל ו</w:t>
      </w:r>
      <w:r>
        <w:rPr>
          <w:rFonts w:ascii="Fb Fontext" w:hAnsi="Fb Fontext" w:hint="cs"/>
          <w:sz w:val="32"/>
          <w:rtl/>
        </w:rPr>
        <w:t xml:space="preserve">נכרי </w:t>
      </w:r>
      <w:r w:rsidRPr="00C35A2C">
        <w:rPr>
          <w:rFonts w:ascii="Fb Fontext" w:hAnsi="Fb Fontext"/>
          <w:sz w:val="32"/>
          <w:rtl/>
        </w:rPr>
        <w:t>הלכו ביחד ולא יכל ללכת הנכרי עם הישראל באותה המהירות הזכיר לו חורבן ביהמ"ק נגיד ואיתנח, ואפ"ה לא הצליח לילך עמו</w:t>
      </w:r>
      <w:r w:rsidR="000A337F">
        <w:rPr>
          <w:rFonts w:ascii="Fb Fontext" w:hAnsi="Fb Fontext" w:hint="cs"/>
          <w:sz w:val="32"/>
          <w:rtl/>
        </w:rPr>
        <w:t>,</w:t>
      </w:r>
    </w:p>
    <w:p w14:paraId="3B8DF48D" w14:textId="6747D230" w:rsidR="00AB7D20" w:rsidRDefault="00AB7D20" w:rsidP="00AB7D20">
      <w:pPr>
        <w:rPr>
          <w:rFonts w:ascii="Fb Fontext" w:hAnsi="Fb Fontext"/>
          <w:rtl/>
        </w:rPr>
      </w:pPr>
      <w:r w:rsidRPr="006851AA">
        <w:rPr>
          <w:rStyle w:val="affffe"/>
          <w:rtl/>
        </w:rPr>
        <w:t xml:space="preserve">א"ל: </w:t>
      </w:r>
      <w:r w:rsidRPr="00C35A2C">
        <w:rPr>
          <w:rFonts w:ascii="Fb Fontext" w:hAnsi="Fb Fontext"/>
          <w:rtl/>
        </w:rPr>
        <w:t>לא אמרת אנחה שוברת חצי גופו של אדם?</w:t>
      </w:r>
    </w:p>
    <w:p w14:paraId="4FEBA02F" w14:textId="1C5465E2" w:rsidR="00AB7D20" w:rsidRDefault="00AB7D20" w:rsidP="00AB7D20">
      <w:pPr>
        <w:rPr>
          <w:rFonts w:ascii="Fb Fontext" w:hAnsi="Fb Fontext"/>
          <w:rtl/>
        </w:rPr>
      </w:pPr>
      <w:r w:rsidRPr="00DE010D">
        <w:rPr>
          <w:rStyle w:val="affffe"/>
          <w:rtl/>
        </w:rPr>
        <w:t xml:space="preserve">א"ל: </w:t>
      </w:r>
      <w:r w:rsidRPr="00C35A2C">
        <w:rPr>
          <w:rFonts w:ascii="Fb Fontext" w:hAnsi="Fb Fontext"/>
          <w:rtl/>
        </w:rPr>
        <w:t>דה"מ בשמו</w:t>
      </w:r>
      <w:r w:rsidR="006851AA">
        <w:rPr>
          <w:rFonts w:ascii="Fb Fontext" w:hAnsi="Fb Fontext" w:hint="cs"/>
          <w:rtl/>
        </w:rPr>
        <w:t>ע</w:t>
      </w:r>
      <w:r w:rsidRPr="00C35A2C">
        <w:rPr>
          <w:rFonts w:ascii="Fb Fontext" w:hAnsi="Fb Fontext"/>
          <w:rtl/>
        </w:rPr>
        <w:t>ה חדשה ולא בשמועה ישנה</w:t>
      </w:r>
    </w:p>
    <w:p w14:paraId="7D5374CB" w14:textId="23A31849" w:rsidR="00AB7D20" w:rsidRDefault="00AB7D20" w:rsidP="00381110">
      <w:pPr>
        <w:rPr>
          <w:rtl/>
        </w:rPr>
      </w:pPr>
      <w:r w:rsidRPr="00DE010D">
        <w:rPr>
          <w:rStyle w:val="affffe"/>
          <w:rtl/>
        </w:rPr>
        <w:t xml:space="preserve">כדאמרי אינשי </w:t>
      </w:r>
      <w:r w:rsidRPr="00C35A2C">
        <w:rPr>
          <w:rFonts w:ascii="Fb Fontext" w:hAnsi="Fb Fontext"/>
          <w:rtl/>
        </w:rPr>
        <w:t>שונה שכול אם על בנה אחר ששיכלה כמה בנים</w:t>
      </w:r>
      <w:r w:rsidR="00381110">
        <w:rPr>
          <w:rFonts w:ascii="Fb Fontext" w:hAnsi="Fb Fontext" w:hint="cs"/>
          <w:rtl/>
        </w:rPr>
        <w:t>.</w:t>
      </w:r>
    </w:p>
    <w:p w14:paraId="05B489F5" w14:textId="4A8B4FBA" w:rsidR="00AB7D20" w:rsidRPr="00C54C7E" w:rsidRDefault="00AB7D20" w:rsidP="00C54C7E">
      <w:pPr>
        <w:pStyle w:val="afffd"/>
        <w:rPr>
          <w:rtl/>
        </w:rPr>
      </w:pPr>
      <w:ins w:id="9901" w:author="מספור קטעי משנה" w:date="2026-10-06T06:45:30Z">
        <w:r>
          <w:rPr>
            <w:rStyle w:val="MisparKeta"/>
          </w:rPr>
          <w:t xml:space="preserve">א. </w:t>
        </w:r>
      </w:ins>
      <w:bookmarkStart w:id="461" w:name="_Toc119353245"/>
      <w:r w:rsidRPr="00C54C7E">
        <w:rPr>
          <w:rFonts w:hint="cs"/>
          <w:rtl/>
        </w:rPr>
        <w:t>הטיילין - בכל יום.</w:t>
      </w:r>
      <w:r w:rsidR="004C2937">
        <w:rPr>
          <w:rFonts w:hint="cs"/>
          <w:rtl/>
        </w:rPr>
        <w:t xml:space="preserve"> </w:t>
      </w:r>
      <w:r w:rsidR="004C2937">
        <w:rPr>
          <w:rStyle w:val="affffe"/>
          <w:rFonts w:hint="cs"/>
          <w:rtl/>
        </w:rPr>
        <w:t>ג</w:t>
      </w:r>
      <w:r w:rsidR="004C2937" w:rsidRPr="004C2937">
        <w:rPr>
          <w:rStyle w:val="affffe"/>
          <w:rFonts w:hint="cs"/>
          <w:rtl/>
        </w:rPr>
        <w:t>'</w:t>
      </w:r>
      <w:bookmarkEnd w:id="461"/>
    </w:p>
    <w:p w14:paraId="7A1D395E" w14:textId="55C32825" w:rsidR="00AB7D20" w:rsidRPr="00C35A2C" w:rsidRDefault="00AB7D20" w:rsidP="00AB7D20">
      <w:pPr>
        <w:rPr>
          <w:rFonts w:ascii="Fb Fontext" w:hAnsi="Fb Fontext" w:cs="Guttman Vilna"/>
          <w:b/>
          <w:bCs/>
          <w:sz w:val="32"/>
          <w:rtl/>
        </w:rPr>
      </w:pPr>
      <w:r w:rsidRPr="006851AA">
        <w:rPr>
          <w:rStyle w:val="affffe"/>
          <w:rtl/>
        </w:rPr>
        <w:t xml:space="preserve">א. רבא: </w:t>
      </w:r>
      <w:r w:rsidRPr="00C35A2C">
        <w:rPr>
          <w:rFonts w:ascii="Fb Fontext" w:hAnsi="Fb Fontext"/>
          <w:sz w:val="32"/>
          <w:rtl/>
        </w:rPr>
        <w:t>בני פירק</w:t>
      </w:r>
      <w:r w:rsidR="006851AA">
        <w:rPr>
          <w:rFonts w:ascii="Fb Fontext" w:hAnsi="Fb Fontext" w:hint="cs"/>
          <w:sz w:val="32"/>
          <w:rtl/>
        </w:rPr>
        <w:t xml:space="preserve">י </w:t>
      </w:r>
      <w:r w:rsidR="006851AA" w:rsidRPr="006851AA">
        <w:rPr>
          <w:rStyle w:val="afffff0"/>
          <w:rFonts w:hint="cs"/>
          <w:rtl/>
        </w:rPr>
        <w:t>[אצלו כל יום עד הערב]</w:t>
      </w:r>
      <w:r w:rsidRPr="006851AA">
        <w:rPr>
          <w:rStyle w:val="afffff0"/>
          <w:rtl/>
        </w:rPr>
        <w:t>.</w:t>
      </w:r>
    </w:p>
    <w:p w14:paraId="7578A117" w14:textId="701F8F37" w:rsidR="00E268F4" w:rsidRDefault="00AB7D20" w:rsidP="004C2937">
      <w:pPr>
        <w:ind w:firstLine="0"/>
        <w:rPr>
          <w:spacing w:val="-2"/>
          <w:rtl/>
        </w:rPr>
      </w:pPr>
      <w:r w:rsidRPr="00DE010D">
        <w:rPr>
          <w:rStyle w:val="affffe"/>
          <w:rtl/>
        </w:rPr>
        <w:t>אביי</w:t>
      </w:r>
      <w:r w:rsidR="006851AA">
        <w:rPr>
          <w:rStyle w:val="affffe"/>
          <w:rFonts w:hint="cs"/>
          <w:rtl/>
        </w:rPr>
        <w:t xml:space="preserve">: </w:t>
      </w:r>
      <w:r w:rsidR="00DE010D">
        <w:rPr>
          <w:rFonts w:hint="cs"/>
          <w:spacing w:val="-2"/>
          <w:rtl/>
        </w:rPr>
        <w:t>שכתוב בהן</w:t>
      </w:r>
      <w:r w:rsidRPr="00F71179">
        <w:rPr>
          <w:spacing w:val="-2"/>
          <w:rtl/>
        </w:rPr>
        <w:t xml:space="preserve">: </w:t>
      </w:r>
      <w:r w:rsidRPr="00F71179">
        <w:rPr>
          <w:rStyle w:val="affffa"/>
          <w:rFonts w:hint="cs"/>
          <w:spacing w:val="-2"/>
          <w:rtl/>
        </w:rPr>
        <w:t>'</w:t>
      </w:r>
      <w:r w:rsidRPr="00F71179">
        <w:rPr>
          <w:rStyle w:val="affffa"/>
          <w:spacing w:val="-2"/>
          <w:rtl/>
        </w:rPr>
        <w:t>שוא לכם משכימי קום מאחרי שבת אוכלי לחם העצבים כן יתן לידידו שנא</w:t>
      </w:r>
      <w:r w:rsidRPr="00F71179">
        <w:rPr>
          <w:rStyle w:val="affffa"/>
          <w:rFonts w:hint="cs"/>
          <w:spacing w:val="-2"/>
          <w:rtl/>
        </w:rPr>
        <w:t>'</w:t>
      </w:r>
      <w:r w:rsidR="00E268F4">
        <w:rPr>
          <w:spacing w:val="-2"/>
          <w:rtl/>
        </w:rPr>
        <w:t>,</w:t>
      </w:r>
    </w:p>
    <w:p w14:paraId="72E03D2A" w14:textId="29D1ECDD" w:rsidR="00AB7D20" w:rsidRDefault="00AB7D20" w:rsidP="004C2937">
      <w:pPr>
        <w:ind w:firstLine="0"/>
        <w:rPr>
          <w:rtl/>
        </w:rPr>
      </w:pPr>
      <w:r w:rsidRPr="00DE010D">
        <w:rPr>
          <w:rStyle w:val="affffe"/>
          <w:rtl/>
        </w:rPr>
        <w:t xml:space="preserve">רב יצחק: </w:t>
      </w:r>
      <w:r w:rsidRPr="00C35A2C">
        <w:rPr>
          <w:rtl/>
        </w:rPr>
        <w:t>אלו נשותיהן של ת"ח שמנדדות שינה מעיניהם בעוה"ז ובאות לחיי העוה"ב, ואת אמרת: בני פירקי!</w:t>
      </w:r>
    </w:p>
    <w:p w14:paraId="1F975B83" w14:textId="166D3A6A" w:rsidR="00AB7D20" w:rsidRPr="00A430C5" w:rsidRDefault="00AB7D20" w:rsidP="00DE010D">
      <w:pPr>
        <w:rPr>
          <w:spacing w:val="-2"/>
          <w:rtl/>
        </w:rPr>
      </w:pPr>
      <w:r w:rsidRPr="00A430C5">
        <w:rPr>
          <w:rStyle w:val="affffe"/>
          <w:rtl/>
        </w:rPr>
        <w:t>ב. אביי:</w:t>
      </w:r>
      <w:r w:rsidRPr="00A430C5">
        <w:rPr>
          <w:spacing w:val="-2"/>
          <w:rtl/>
        </w:rPr>
        <w:t xml:space="preserve"> </w:t>
      </w:r>
      <w:r w:rsidR="00DE010D" w:rsidRPr="00A430C5">
        <w:rPr>
          <w:rStyle w:val="affffe"/>
          <w:rFonts w:hint="cs"/>
          <w:rtl/>
        </w:rPr>
        <w:t>כ</w:t>
      </w:r>
      <w:r w:rsidRPr="00A430C5">
        <w:rPr>
          <w:rStyle w:val="affffe"/>
          <w:rtl/>
        </w:rPr>
        <w:t xml:space="preserve">רב </w:t>
      </w:r>
      <w:r w:rsidRPr="00A430C5">
        <w:rPr>
          <w:rFonts w:hint="cs"/>
          <w:spacing w:val="-2"/>
          <w:rtl/>
        </w:rPr>
        <w:t>שאוכל ושותה משלו</w:t>
      </w:r>
      <w:r w:rsidRPr="00A430C5">
        <w:rPr>
          <w:spacing w:val="-2"/>
          <w:rtl/>
        </w:rPr>
        <w:t>, וישן בצל ביתו</w:t>
      </w:r>
      <w:r w:rsidRPr="00A430C5">
        <w:rPr>
          <w:rStyle w:val="afffff0"/>
          <w:spacing w:val="-2"/>
          <w:rtl/>
        </w:rPr>
        <w:t xml:space="preserve"> ולא גובים ממנו מס</w:t>
      </w:r>
    </w:p>
    <w:p w14:paraId="0C9E6FC2" w14:textId="7397E818" w:rsidR="00AB7D20" w:rsidRPr="00C35A2C" w:rsidRDefault="00AB7D20" w:rsidP="00DE010D">
      <w:pPr>
        <w:rPr>
          <w:rFonts w:cs="Guttman Vilna"/>
          <w:rtl/>
        </w:rPr>
      </w:pPr>
      <w:r w:rsidRPr="00DE010D">
        <w:rPr>
          <w:rStyle w:val="affffe"/>
          <w:rtl/>
        </w:rPr>
        <w:t>ג. רבין:</w:t>
      </w:r>
      <w:r w:rsidRPr="00C35A2C">
        <w:rPr>
          <w:rtl/>
        </w:rPr>
        <w:t xml:space="preserve"> כגון מפנקי ד</w:t>
      </w:r>
      <w:r w:rsidR="00DE5323">
        <w:rPr>
          <w:rFonts w:hint="cs"/>
          <w:rtl/>
        </w:rPr>
        <w:t>ארץ ישראל</w:t>
      </w:r>
      <w:r w:rsidRPr="00C35A2C">
        <w:rPr>
          <w:rtl/>
        </w:rPr>
        <w:t>.</w:t>
      </w:r>
    </w:p>
    <w:p w14:paraId="489889C5" w14:textId="77777777" w:rsidR="00E268F4" w:rsidRDefault="00AB7D20" w:rsidP="00043FF6">
      <w:pPr>
        <w:rPr>
          <w:rFonts w:ascii="Fb Fontext" w:hAnsi="Fb Fontext"/>
          <w:rtl/>
        </w:rPr>
      </w:pPr>
      <w:r w:rsidRPr="00DE010D">
        <w:rPr>
          <w:rStyle w:val="affffe"/>
          <w:rtl/>
        </w:rPr>
        <w:t>ר' אבהו</w:t>
      </w:r>
      <w:r w:rsidR="00043FF6">
        <w:rPr>
          <w:rFonts w:ascii="Fb Fontext" w:hAnsi="Fb Fontext" w:hint="cs"/>
          <w:rtl/>
        </w:rPr>
        <w:t>:</w:t>
      </w:r>
      <w:r w:rsidRPr="00C35A2C">
        <w:rPr>
          <w:rFonts w:ascii="Fb Fontext" w:hAnsi="Fb Fontext"/>
          <w:rtl/>
        </w:rPr>
        <w:t xml:space="preserve"> </w:t>
      </w:r>
      <w:r w:rsidR="00043FF6">
        <w:rPr>
          <w:rFonts w:ascii="Fb Fontext" w:hAnsi="Fb Fontext" w:hint="cs"/>
          <w:rtl/>
        </w:rPr>
        <w:t xml:space="preserve">נשען </w:t>
      </w:r>
      <w:r w:rsidRPr="00C35A2C">
        <w:rPr>
          <w:rFonts w:ascii="Fb Fontext" w:hAnsi="Fb Fontext"/>
          <w:rtl/>
        </w:rPr>
        <w:t xml:space="preserve">בבית המרחץ על </w:t>
      </w:r>
      <w:r w:rsidR="00043FF6">
        <w:rPr>
          <w:rFonts w:ascii="Fb Fontext" w:hAnsi="Fb Fontext" w:hint="cs"/>
          <w:rtl/>
        </w:rPr>
        <w:t>ב'</w:t>
      </w:r>
      <w:r w:rsidRPr="00C35A2C">
        <w:rPr>
          <w:rFonts w:ascii="Fb Fontext" w:hAnsi="Fb Fontext"/>
          <w:rtl/>
        </w:rPr>
        <w:t xml:space="preserve"> עבדיו ונפחתה אבן תחתיו</w:t>
      </w:r>
      <w:r w:rsidR="00E268F4">
        <w:rPr>
          <w:rFonts w:ascii="Fb Fontext" w:hAnsi="Fb Fontext"/>
          <w:rtl/>
        </w:rPr>
        <w:t>,</w:t>
      </w:r>
    </w:p>
    <w:p w14:paraId="53947C68" w14:textId="2FC8E226" w:rsidR="00043FF6" w:rsidRDefault="00AB7D20" w:rsidP="00256D61">
      <w:pPr>
        <w:ind w:firstLine="0"/>
        <w:rPr>
          <w:rStyle w:val="affffe"/>
          <w:rtl/>
        </w:rPr>
      </w:pPr>
      <w:r w:rsidRPr="00C35A2C">
        <w:rPr>
          <w:rFonts w:ascii="Fb Fontext" w:hAnsi="Fb Fontext"/>
          <w:rtl/>
        </w:rPr>
        <w:t>ה</w:t>
      </w:r>
      <w:r w:rsidRPr="00C35A2C">
        <w:rPr>
          <w:rFonts w:ascii="Fb Fontext" w:hAnsi="Fb Fontext" w:hint="cs"/>
          <w:rtl/>
        </w:rPr>
        <w:t>ח</w:t>
      </w:r>
      <w:r w:rsidRPr="00C35A2C">
        <w:rPr>
          <w:rFonts w:ascii="Fb Fontext" w:hAnsi="Fb Fontext"/>
          <w:rtl/>
        </w:rPr>
        <w:t>זיק בידו אחת בעמוד ועלה</w:t>
      </w:r>
      <w:r w:rsidR="00043FF6">
        <w:rPr>
          <w:rFonts w:ascii="Fb Fontext" w:hAnsi="Fb Fontext" w:hint="cs"/>
          <w:rtl/>
        </w:rPr>
        <w:t>,</w:t>
      </w:r>
      <w:r w:rsidRPr="00C35A2C">
        <w:rPr>
          <w:rFonts w:ascii="Fb Fontext" w:hAnsi="Fb Fontext"/>
          <w:rtl/>
        </w:rPr>
        <w:t xml:space="preserve"> ובידו השניה בשני עבדיו</w:t>
      </w:r>
      <w:r w:rsidR="00043FF6">
        <w:rPr>
          <w:rFonts w:ascii="Fb Fontext" w:hAnsi="Fb Fontext" w:hint="cs"/>
          <w:rtl/>
        </w:rPr>
        <w:t>,</w:t>
      </w:r>
      <w:r w:rsidRPr="00C35A2C">
        <w:rPr>
          <w:rFonts w:ascii="Fb Fontext" w:hAnsi="Fb Fontext"/>
          <w:rtl/>
        </w:rPr>
        <w:t xml:space="preserve"> </w:t>
      </w:r>
      <w:r w:rsidR="00256D61">
        <w:rPr>
          <w:rStyle w:val="affffe"/>
          <w:rtl/>
        </w:rPr>
        <w:tab/>
      </w:r>
    </w:p>
    <w:p w14:paraId="35321DAC" w14:textId="3369749F" w:rsidR="00AB7D20" w:rsidRPr="00A430C5" w:rsidRDefault="00AB7D20" w:rsidP="00A430C5">
      <w:pPr>
        <w:rPr>
          <w:rFonts w:ascii="Fb Fontext" w:hAnsi="Fb Fontext"/>
          <w:spacing w:val="-4"/>
          <w:rtl/>
        </w:rPr>
      </w:pPr>
      <w:r w:rsidRPr="00A430C5">
        <w:rPr>
          <w:rStyle w:val="affffe"/>
          <w:spacing w:val="-4"/>
          <w:rtl/>
        </w:rPr>
        <w:t>שאלוהו</w:t>
      </w:r>
      <w:r w:rsidR="00256D61" w:rsidRPr="00A430C5">
        <w:rPr>
          <w:rStyle w:val="affffe"/>
          <w:rFonts w:hint="cs"/>
          <w:spacing w:val="-4"/>
          <w:rtl/>
        </w:rPr>
        <w:t>:</w:t>
      </w:r>
      <w:r w:rsidRPr="00A430C5">
        <w:rPr>
          <w:rStyle w:val="affffe"/>
          <w:spacing w:val="-4"/>
          <w:rtl/>
        </w:rPr>
        <w:t xml:space="preserve"> </w:t>
      </w:r>
      <w:r w:rsidRPr="00A430C5">
        <w:rPr>
          <w:rFonts w:ascii="Fb Fontext" w:hAnsi="Fb Fontext"/>
          <w:spacing w:val="-4"/>
          <w:rtl/>
        </w:rPr>
        <w:t xml:space="preserve">אם כ"כ </w:t>
      </w:r>
      <w:r w:rsidR="00A430C5" w:rsidRPr="00A430C5">
        <w:rPr>
          <w:rFonts w:ascii="Fb Fontext" w:hAnsi="Fb Fontext" w:hint="cs"/>
          <w:spacing w:val="-4"/>
          <w:rtl/>
        </w:rPr>
        <w:t xml:space="preserve">חזק </w:t>
      </w:r>
      <w:r w:rsidRPr="00A430C5">
        <w:rPr>
          <w:rFonts w:ascii="Fb Fontext" w:hAnsi="Fb Fontext"/>
          <w:spacing w:val="-4"/>
          <w:rtl/>
        </w:rPr>
        <w:t>מדוע נסמך עליהם</w:t>
      </w:r>
      <w:r w:rsidR="00E268F4" w:rsidRPr="00A430C5">
        <w:rPr>
          <w:rFonts w:ascii="Fb Fontext" w:hAnsi="Fb Fontext" w:hint="cs"/>
          <w:spacing w:val="-4"/>
          <w:rtl/>
        </w:rPr>
        <w:t>,</w:t>
      </w:r>
      <w:r w:rsidR="00A430C5" w:rsidRPr="00A430C5">
        <w:rPr>
          <w:rStyle w:val="affffe"/>
          <w:rFonts w:hint="cs"/>
          <w:spacing w:val="-4"/>
          <w:rtl/>
        </w:rPr>
        <w:t xml:space="preserve"> </w:t>
      </w:r>
      <w:r w:rsidRPr="00A430C5">
        <w:rPr>
          <w:rStyle w:val="affffe"/>
          <w:spacing w:val="-4"/>
          <w:rtl/>
        </w:rPr>
        <w:t>א"ל</w:t>
      </w:r>
      <w:r w:rsidR="00256D61" w:rsidRPr="00A430C5">
        <w:rPr>
          <w:rStyle w:val="affffe"/>
          <w:rFonts w:hint="cs"/>
          <w:spacing w:val="-4"/>
          <w:rtl/>
        </w:rPr>
        <w:t>:</w:t>
      </w:r>
      <w:r w:rsidRPr="00A430C5">
        <w:rPr>
          <w:rFonts w:ascii="Fb Fontext" w:hAnsi="Fb Fontext"/>
          <w:spacing w:val="-4"/>
          <w:rtl/>
        </w:rPr>
        <w:t xml:space="preserve"> </w:t>
      </w:r>
      <w:r w:rsidR="00A430C5" w:rsidRPr="00A430C5">
        <w:rPr>
          <w:rFonts w:ascii="Fb Fontext" w:hAnsi="Fb Fontext" w:hint="cs"/>
          <w:spacing w:val="-4"/>
          <w:rtl/>
        </w:rPr>
        <w:t>מ</w:t>
      </w:r>
      <w:r w:rsidRPr="00A430C5">
        <w:rPr>
          <w:rFonts w:ascii="Fb Fontext" w:hAnsi="Fb Fontext"/>
          <w:spacing w:val="-4"/>
          <w:rtl/>
        </w:rPr>
        <w:t>ה אניח לעת זקנה?</w:t>
      </w:r>
    </w:p>
    <w:p w14:paraId="1BF65791" w14:textId="77777777" w:rsidR="00AB7D20" w:rsidRPr="00C54C7E" w:rsidRDefault="00AB7D20" w:rsidP="00C54C7E">
      <w:pPr>
        <w:pStyle w:val="afffd"/>
        <w:rPr>
          <w:rtl/>
        </w:rPr>
      </w:pPr>
      <w:ins w:id="9902" w:author="מספור קטעי משנה" w:date="2026-10-06T06:45:30Z">
        <w:r>
          <w:rPr>
            <w:rStyle w:val="MisparKeta"/>
          </w:rPr>
          <w:t xml:space="preserve">ג. </w:t>
        </w:r>
      </w:ins>
      <w:bookmarkStart w:id="462" w:name="_Toc119353246"/>
      <w:r w:rsidRPr="00C54C7E">
        <w:rPr>
          <w:rFonts w:hint="cs"/>
          <w:rtl/>
        </w:rPr>
        <w:lastRenderedPageBreak/>
        <w:t>והפועלים - שתים בשבת.</w:t>
      </w:r>
      <w:bookmarkEnd w:id="462"/>
    </w:p>
    <w:p w14:paraId="548A1524" w14:textId="77777777" w:rsidR="00AB7D20" w:rsidRDefault="00AB7D20" w:rsidP="00AB7D20">
      <w:pPr>
        <w:rPr>
          <w:rtl/>
        </w:rPr>
      </w:pPr>
      <w:r w:rsidRPr="00DE010D">
        <w:rPr>
          <w:rStyle w:val="affffe"/>
          <w:rtl/>
        </w:rPr>
        <w:t>והתניא:</w:t>
      </w:r>
      <w:r w:rsidRPr="00C35A2C">
        <w:rPr>
          <w:rtl/>
        </w:rPr>
        <w:t xml:space="preserve"> הפועלים - אחת בשבת!</w:t>
      </w:r>
    </w:p>
    <w:p w14:paraId="5059DA26" w14:textId="0F828CBA" w:rsidR="00AB7D20" w:rsidRPr="00730169" w:rsidRDefault="00AB7D20" w:rsidP="00DE010D">
      <w:pPr>
        <w:rPr>
          <w:rFonts w:cs="Guttman Vilna"/>
          <w:b/>
          <w:bCs/>
          <w:spacing w:val="-6"/>
          <w:rtl/>
        </w:rPr>
      </w:pPr>
      <w:r w:rsidRPr="00730169">
        <w:rPr>
          <w:rStyle w:val="affffe"/>
          <w:rFonts w:hint="cs"/>
          <w:spacing w:val="-6"/>
          <w:rtl/>
        </w:rPr>
        <w:t>אריב</w:t>
      </w:r>
      <w:r w:rsidR="002B7BCC">
        <w:rPr>
          <w:rStyle w:val="affffe"/>
          <w:spacing w:val="-6"/>
          <w:rtl/>
        </w:rPr>
        <w:t>"</w:t>
      </w:r>
      <w:r w:rsidRPr="00730169">
        <w:rPr>
          <w:rStyle w:val="affffe"/>
          <w:rFonts w:hint="cs"/>
          <w:spacing w:val="-6"/>
          <w:rtl/>
        </w:rPr>
        <w:t>ח</w:t>
      </w:r>
      <w:r w:rsidRPr="00730169">
        <w:rPr>
          <w:rStyle w:val="affffe"/>
          <w:spacing w:val="-6"/>
          <w:rtl/>
        </w:rPr>
        <w:t xml:space="preserve">: </w:t>
      </w:r>
      <w:r w:rsidRPr="00730169">
        <w:rPr>
          <w:spacing w:val="-6"/>
          <w:rtl/>
        </w:rPr>
        <w:t>כאן בעושין מלאכה בעירן, כאן בעושין מלאכה בעיר אחרת.</w:t>
      </w:r>
    </w:p>
    <w:p w14:paraId="2CFFF824" w14:textId="6152AF3F" w:rsidR="00E268F4" w:rsidRDefault="00AB7D20" w:rsidP="00AB7D20">
      <w:pPr>
        <w:rPr>
          <w:rFonts w:ascii="Fb Fontext" w:hAnsi="Fb Fontext"/>
          <w:rtl/>
        </w:rPr>
      </w:pPr>
      <w:r w:rsidRPr="00DE010D">
        <w:rPr>
          <w:rStyle w:val="affffe"/>
          <w:rFonts w:hint="cs"/>
          <w:rtl/>
        </w:rPr>
        <w:t>תנ</w:t>
      </w:r>
      <w:r w:rsidR="002B7BCC">
        <w:rPr>
          <w:rStyle w:val="affffe"/>
          <w:rtl/>
        </w:rPr>
        <w:t>"</w:t>
      </w:r>
      <w:r w:rsidRPr="00DE010D">
        <w:rPr>
          <w:rStyle w:val="affffe"/>
          <w:rFonts w:hint="cs"/>
          <w:rtl/>
        </w:rPr>
        <w:t>ה</w:t>
      </w:r>
      <w:r w:rsidRPr="00DE010D">
        <w:rPr>
          <w:rStyle w:val="affffe"/>
          <w:rtl/>
        </w:rPr>
        <w:t>:</w:t>
      </w:r>
      <w:r w:rsidRPr="00C35A2C">
        <w:rPr>
          <w:rFonts w:ascii="Fb Fontext" w:hAnsi="Fb Fontext"/>
          <w:rtl/>
        </w:rPr>
        <w:t xml:space="preserve"> הפועלים - שתים בשבת, </w:t>
      </w:r>
      <w:r w:rsidRPr="00C100B9">
        <w:rPr>
          <w:rStyle w:val="affffe"/>
          <w:rtl/>
        </w:rPr>
        <w:t>ב</w:t>
      </w:r>
      <w:r w:rsidRPr="00C100B9">
        <w:rPr>
          <w:rStyle w:val="affffe"/>
          <w:rFonts w:hint="cs"/>
          <w:rtl/>
        </w:rPr>
        <w:t>ד</w:t>
      </w:r>
      <w:r w:rsidR="002B7BCC">
        <w:rPr>
          <w:rStyle w:val="affffe"/>
          <w:rtl/>
        </w:rPr>
        <w:t>"</w:t>
      </w:r>
      <w:r w:rsidRPr="00C100B9">
        <w:rPr>
          <w:rStyle w:val="affffe"/>
          <w:rFonts w:hint="cs"/>
          <w:rtl/>
        </w:rPr>
        <w:t>א</w:t>
      </w:r>
      <w:r w:rsidRPr="00C100B9">
        <w:rPr>
          <w:rStyle w:val="affffe"/>
          <w:rtl/>
        </w:rPr>
        <w:t xml:space="preserve"> -</w:t>
      </w:r>
      <w:r w:rsidRPr="00C35A2C">
        <w:rPr>
          <w:rFonts w:ascii="Fb Fontext" w:hAnsi="Fb Fontext"/>
          <w:rtl/>
        </w:rPr>
        <w:t xml:space="preserve"> בעושין מלאכה בעירן</w:t>
      </w:r>
      <w:r w:rsidR="00E268F4">
        <w:rPr>
          <w:rFonts w:ascii="Fb Fontext" w:hAnsi="Fb Fontext"/>
          <w:rtl/>
        </w:rPr>
        <w:t>,</w:t>
      </w:r>
    </w:p>
    <w:p w14:paraId="42DD01CE" w14:textId="7AABD464" w:rsidR="00AB7D20" w:rsidRDefault="00AB7D20" w:rsidP="006434FE">
      <w:pPr>
        <w:ind w:left="283" w:firstLine="57"/>
        <w:rPr>
          <w:rtl/>
        </w:rPr>
      </w:pPr>
      <w:r w:rsidRPr="00C35A2C">
        <w:rPr>
          <w:rFonts w:ascii="Fb Fontext" w:hAnsi="Fb Fontext"/>
          <w:rtl/>
        </w:rPr>
        <w:t>אבל בעושין מלאכה בעיר אחרת - אחת בשבת.</w:t>
      </w:r>
    </w:p>
    <w:p w14:paraId="339B1394" w14:textId="77777777" w:rsidR="00AB7D20" w:rsidRPr="00C35A2C" w:rsidRDefault="00AB7D20" w:rsidP="00E26091">
      <w:pPr>
        <w:pStyle w:val="afff"/>
        <w:framePr w:wrap="around"/>
        <w:rPr>
          <w:rtl/>
        </w:rPr>
      </w:pPr>
      <w:bookmarkStart w:id="463" w:name="_Toc119353247"/>
      <w:r w:rsidRPr="00C35A2C">
        <w:rPr>
          <w:rFonts w:hint="cs"/>
          <w:rtl/>
        </w:rPr>
        <w:t>סב:</w:t>
      </w:r>
      <w:bookmarkEnd w:id="463"/>
    </w:p>
    <w:p w14:paraId="5F4AE324" w14:textId="77777777" w:rsidR="00AB7D20" w:rsidRPr="00C35A2C" w:rsidRDefault="00AB7D20" w:rsidP="006434FE">
      <w:pPr>
        <w:pStyle w:val="afffd"/>
        <w:rPr>
          <w:rFonts w:ascii="Fb Fontext" w:hAnsi="Fb Fontext"/>
          <w:rtl/>
        </w:rPr>
      </w:pPr>
      <w:ins w:id="9903" w:author="מספור קטעי משנה" w:date="2026-10-06T06:45:30Z">
        <w:r>
          <w:rPr>
            <w:rStyle w:val="MisparKeta"/>
          </w:rPr>
          <w:t xml:space="preserve">ד. </w:t>
        </w:r>
      </w:ins>
      <w:bookmarkStart w:id="464" w:name="_Toc119353248"/>
      <w:r w:rsidRPr="00C35A2C">
        <w:rPr>
          <w:rStyle w:val="afffe"/>
          <w:rFonts w:hint="cs"/>
          <w:rtl/>
        </w:rPr>
        <w:t>החמרים - אחת בשבת</w:t>
      </w:r>
      <w:r w:rsidRPr="00C54C7E">
        <w:rPr>
          <w:rStyle w:val="afffe"/>
          <w:rFonts w:hint="cs"/>
          <w:rtl/>
        </w:rPr>
        <w:t>.</w:t>
      </w:r>
      <w:bookmarkEnd w:id="464"/>
    </w:p>
    <w:p w14:paraId="1E620A4E" w14:textId="00EBCC32" w:rsidR="00AB7D20" w:rsidRPr="00C35A2C" w:rsidRDefault="00043FF6" w:rsidP="00043FF6">
      <w:pPr>
        <w:rPr>
          <w:rFonts w:ascii="Fb Fontext" w:hAnsi="Fb Fontext"/>
          <w:rtl/>
        </w:rPr>
      </w:pPr>
      <w:r>
        <w:rPr>
          <w:rFonts w:ascii="Fb Fontext" w:hAnsi="Fb Fontext" w:hint="cs"/>
          <w:rtl/>
        </w:rPr>
        <w:t>וב</w:t>
      </w:r>
      <w:r w:rsidR="00AB7D20" w:rsidRPr="00C35A2C">
        <w:rPr>
          <w:rFonts w:ascii="Fb Fontext" w:hAnsi="Fb Fontext"/>
          <w:rtl/>
        </w:rPr>
        <w:t xml:space="preserve">נדרה מתשמיש </w:t>
      </w:r>
      <w:r w:rsidR="00BD4EEB">
        <w:rPr>
          <w:rFonts w:ascii="Fb Fontext" w:hAnsi="Fb Fontext"/>
          <w:rtl/>
        </w:rPr>
        <w:t>אף</w:t>
      </w:r>
      <w:r w:rsidR="00AB7D20" w:rsidRPr="00C35A2C">
        <w:rPr>
          <w:rFonts w:ascii="Fb Fontext" w:hAnsi="Fb Fontext"/>
          <w:rtl/>
        </w:rPr>
        <w:t xml:space="preserve"> שבוע </w:t>
      </w:r>
      <w:r>
        <w:rPr>
          <w:rFonts w:ascii="Fb Fontext" w:hAnsi="Fb Fontext" w:hint="cs"/>
          <w:rtl/>
        </w:rPr>
        <w:t>ד</w:t>
      </w:r>
      <w:r w:rsidR="00AB7D20" w:rsidRPr="00C35A2C">
        <w:rPr>
          <w:rFonts w:ascii="Fb Fontext" w:hAnsi="Fb Fontext"/>
          <w:rtl/>
        </w:rPr>
        <w:t xml:space="preserve">מוציא </w:t>
      </w:r>
      <w:r>
        <w:rPr>
          <w:rFonts w:ascii="Fb Fontext" w:hAnsi="Fb Fontext" w:hint="cs"/>
          <w:rtl/>
        </w:rPr>
        <w:t>-</w:t>
      </w:r>
      <w:r w:rsidR="00AB7D20" w:rsidRPr="00C35A2C">
        <w:rPr>
          <w:rFonts w:ascii="Fb Fontext" w:hAnsi="Fb Fontext"/>
          <w:rtl/>
        </w:rPr>
        <w:t>מיירי אכולהו</w:t>
      </w:r>
      <w:r>
        <w:rPr>
          <w:rFonts w:ascii="Fb Fontext" w:hAnsi="Fb Fontext" w:hint="cs"/>
          <w:rtl/>
        </w:rPr>
        <w:t xml:space="preserve"> גם על ספן שעונתו ששה חדשים שאין דומה מי</w:t>
      </w:r>
      <w:r w:rsidR="00AB7D20" w:rsidRPr="00C35A2C">
        <w:rPr>
          <w:rFonts w:ascii="Fb Fontext" w:hAnsi="Fb Fontext"/>
          <w:rtl/>
        </w:rPr>
        <w:t xml:space="preserve"> שיש לו פת בסלו למי שאין לו פת בסלו.</w:t>
      </w:r>
    </w:p>
    <w:p w14:paraId="32320D9B" w14:textId="39C792F7" w:rsidR="00AB7D20" w:rsidRPr="00730169" w:rsidRDefault="00AB7D20" w:rsidP="00AB7D20">
      <w:pPr>
        <w:rPr>
          <w:rFonts w:ascii="Fb Fontext" w:hAnsi="Fb Fontext"/>
          <w:spacing w:val="-8"/>
          <w:rtl/>
        </w:rPr>
      </w:pPr>
      <w:r w:rsidRPr="00730169">
        <w:rPr>
          <w:rFonts w:ascii="Fb Fontext" w:hAnsi="Fb Fontext"/>
          <w:spacing w:val="-8"/>
          <w:rtl/>
        </w:rPr>
        <w:t xml:space="preserve">חמר ונעשה גמל </w:t>
      </w:r>
      <w:r w:rsidR="00043FF6" w:rsidRPr="00730169">
        <w:rPr>
          <w:rStyle w:val="affffe"/>
          <w:rFonts w:hint="cs"/>
          <w:spacing w:val="-8"/>
          <w:rtl/>
        </w:rPr>
        <w:t>אביי:</w:t>
      </w:r>
      <w:r w:rsidR="00043FF6" w:rsidRPr="00730169">
        <w:rPr>
          <w:rFonts w:ascii="Fb Fontext" w:hAnsi="Fb Fontext" w:hint="cs"/>
          <w:spacing w:val="-8"/>
          <w:rtl/>
        </w:rPr>
        <w:t xml:space="preserve"> </w:t>
      </w:r>
      <w:r w:rsidRPr="00730169">
        <w:rPr>
          <w:rFonts w:ascii="Fb Fontext" w:hAnsi="Fb Fontext"/>
          <w:spacing w:val="-8"/>
          <w:rtl/>
        </w:rPr>
        <w:t>רוצה אשה בקב ותיפלות מעשרה קבין ופרישות.</w:t>
      </w:r>
    </w:p>
    <w:p w14:paraId="6030B1D0" w14:textId="77777777" w:rsidR="00AB7D20" w:rsidRPr="00C54C7E" w:rsidRDefault="00AB7D20" w:rsidP="00C54C7E">
      <w:pPr>
        <w:pStyle w:val="afffd"/>
        <w:rPr>
          <w:rtl/>
        </w:rPr>
      </w:pPr>
      <w:ins w:id="9904" w:author="מספור קטעי משנה" w:date="2026-10-06T06:45:30Z">
        <w:r>
          <w:rPr>
            <w:rStyle w:val="MisparKeta"/>
          </w:rPr>
          <w:t xml:space="preserve">א. </w:t>
        </w:r>
      </w:ins>
      <w:bookmarkStart w:id="465" w:name="_Toc119353249"/>
      <w:r w:rsidRPr="00C54C7E">
        <w:rPr>
          <w:rFonts w:hint="cs"/>
          <w:rtl/>
        </w:rPr>
        <w:t>הספנים - אחת לששה חדשים, דברי ר' אליעזר.</w:t>
      </w:r>
      <w:bookmarkEnd w:id="465"/>
    </w:p>
    <w:p w14:paraId="47226DC0" w14:textId="77777777" w:rsidR="00AB7D20" w:rsidRPr="00C35A2C" w:rsidRDefault="00AB7D20" w:rsidP="00AB7D20">
      <w:pPr>
        <w:rPr>
          <w:rFonts w:ascii="Fb Fontext" w:hAnsi="Fb Fontext"/>
          <w:rtl/>
        </w:rPr>
      </w:pPr>
      <w:r w:rsidRPr="00043FF6">
        <w:rPr>
          <w:rStyle w:val="affffe"/>
          <w:rtl/>
        </w:rPr>
        <w:t>ר"ב מרב:</w:t>
      </w:r>
      <w:r>
        <w:rPr>
          <w:rFonts w:ascii="Fb Fontext" w:hAnsi="Fb Fontext"/>
          <w:rtl/>
        </w:rPr>
        <w:t xml:space="preserve"> הלכה </w:t>
      </w:r>
      <w:r>
        <w:rPr>
          <w:rStyle w:val="affffe"/>
          <w:rFonts w:ascii="Fb Fontext" w:hAnsi="Fb Fontext"/>
          <w:rtl/>
          <w:rPrChange w:id="9213" w:author="מנוע אמוראים" w:date="2026-10-05T16:41:40Z">
            <w:rPr>
              <w:rFonts w:ascii="Fb Fontext" w:hAnsi="Fb Fontext"/>
              <w:rtl/>
            </w:rPr>
          </w:rPrChange>
        </w:rPr>
        <w:t xml:space="preserve">כר"א</w:t>
      </w:r>
      <w:r>
        <w:rPr>
          <w:rFonts w:ascii="Fb Fontext" w:hAnsi="Fb Fontext"/>
          <w:rtl/>
        </w:rPr>
        <w:t xml:space="preserve">.</w:t>
      </w:r>
    </w:p>
    <w:p w14:paraId="0ED93BE4" w14:textId="41F19BA6" w:rsidR="00AB7D20" w:rsidRPr="00C35A2C" w:rsidRDefault="00AB7D20" w:rsidP="00AB7D20">
      <w:pPr>
        <w:rPr>
          <w:rFonts w:ascii="Fb Fontext" w:hAnsi="Fb Fontext"/>
          <w:rtl/>
        </w:rPr>
      </w:pPr>
      <w:r w:rsidRPr="00043FF6">
        <w:rPr>
          <w:rStyle w:val="affffe"/>
          <w:rtl/>
        </w:rPr>
        <w:t>ראב"א מרב:</w:t>
      </w:r>
      <w:r w:rsidRPr="00C35A2C">
        <w:rPr>
          <w:rFonts w:ascii="Fb Fontext" w:hAnsi="Fb Fontext"/>
          <w:rtl/>
        </w:rPr>
        <w:t xml:space="preserve"> </w:t>
      </w:r>
      <w:r w:rsidRPr="00043FF6">
        <w:rPr>
          <w:rStyle w:val="affffe"/>
          <w:rtl/>
        </w:rPr>
        <w:t xml:space="preserve">אבל חכ"א: </w:t>
      </w:r>
      <w:r w:rsidRPr="00C35A2C">
        <w:rPr>
          <w:rFonts w:ascii="Fb Fontext" w:hAnsi="Fb Fontext"/>
          <w:rtl/>
        </w:rPr>
        <w:t>יוצאין לת"ת ב' וג' שנים שלא ברשות.</w:t>
      </w:r>
    </w:p>
    <w:p w14:paraId="3EDB44D6" w14:textId="4953CF04" w:rsidR="00AB7D20" w:rsidRDefault="00AB7D20" w:rsidP="00AB7D20">
      <w:pPr>
        <w:rPr>
          <w:rFonts w:ascii="Fb Fontext" w:hAnsi="Fb Fontext"/>
          <w:rtl/>
        </w:rPr>
      </w:pPr>
      <w:r w:rsidRPr="00043FF6">
        <w:rPr>
          <w:rStyle w:val="affffe"/>
          <w:rtl/>
        </w:rPr>
        <w:t xml:space="preserve">רבא: </w:t>
      </w:r>
      <w:r>
        <w:rPr>
          <w:rFonts w:ascii="Fb Fontext" w:hAnsi="Fb Fontext"/>
          <w:rtl/>
        </w:rPr>
        <w:t xml:space="preserve">סמכו רבנן </w:t>
      </w:r>
      <w:r>
        <w:rPr>
          <w:rStyle w:val="affffe"/>
          <w:rFonts w:ascii="Fb Fontext" w:hAnsi="Fb Fontext"/>
          <w:rtl/>
          <w:rPrChange w:id="9214" w:author="מנוע אמוראים" w:date="2026-10-05T16:41:40Z">
            <w:rPr>
              <w:rFonts w:ascii="Fb Fontext" w:hAnsi="Fb Fontext"/>
              <w:rtl/>
            </w:rPr>
          </w:rPrChange>
        </w:rPr>
        <w:t xml:space="preserve">אדראב"א</w:t>
      </w:r>
      <w:r>
        <w:rPr>
          <w:rFonts w:ascii="Fb Fontext" w:hAnsi="Fb Fontext"/>
          <w:rtl/>
        </w:rPr>
        <w:t xml:space="preserve"> ונהגו כן בעצמם</w:t>
      </w:r>
      <w:r w:rsidR="000A337F">
        <w:rPr>
          <w:rFonts w:ascii="Fb Fontext" w:hAnsi="Fb Fontext" w:hint="cs"/>
          <w:rtl/>
        </w:rPr>
        <w:t>,</w:t>
      </w:r>
    </w:p>
    <w:p w14:paraId="1E341779" w14:textId="431E1494" w:rsidR="00AB7D20" w:rsidRDefault="00AB7D20" w:rsidP="008A7CA1">
      <w:pPr>
        <w:rPr>
          <w:rFonts w:ascii="Fb Fontext" w:hAnsi="Fb Fontext"/>
          <w:rtl/>
        </w:rPr>
      </w:pPr>
      <w:r w:rsidRPr="008A7CA1">
        <w:rPr>
          <w:rtl/>
        </w:rPr>
        <w:sym w:font="Wingdings 2" w:char="F096"/>
      </w:r>
      <w:r w:rsidRPr="008A7CA1">
        <w:rPr>
          <w:rtl/>
        </w:rPr>
        <w:t xml:space="preserve"> </w:t>
      </w:r>
      <w:r w:rsidRPr="00043FF6">
        <w:rPr>
          <w:rStyle w:val="affffe"/>
          <w:rtl/>
        </w:rPr>
        <w:t>כרב רחומי</w:t>
      </w:r>
      <w:r w:rsidRPr="00C35A2C">
        <w:rPr>
          <w:rFonts w:ascii="Fb Fontext" w:hAnsi="Fb Fontext"/>
          <w:rtl/>
        </w:rPr>
        <w:t xml:space="preserve"> </w:t>
      </w:r>
      <w:r w:rsidR="00043FF6">
        <w:rPr>
          <w:rFonts w:ascii="Fb Fontext" w:hAnsi="Fb Fontext" w:hint="cs"/>
          <w:rtl/>
        </w:rPr>
        <w:t xml:space="preserve">למד אצל </w:t>
      </w:r>
      <w:r w:rsidRPr="00C35A2C">
        <w:rPr>
          <w:rFonts w:ascii="Fb Fontext" w:hAnsi="Fb Fontext"/>
          <w:rtl/>
        </w:rPr>
        <w:t>רבא במחוזא, ו</w:t>
      </w:r>
      <w:r w:rsidR="00043FF6">
        <w:rPr>
          <w:rFonts w:ascii="Fb Fontext" w:hAnsi="Fb Fontext" w:hint="cs"/>
          <w:rtl/>
        </w:rPr>
        <w:t xml:space="preserve">בא </w:t>
      </w:r>
      <w:r w:rsidRPr="00C35A2C">
        <w:rPr>
          <w:rFonts w:ascii="Fb Fontext" w:hAnsi="Fb Fontext"/>
          <w:rtl/>
        </w:rPr>
        <w:t xml:space="preserve">לביתו </w:t>
      </w:r>
      <w:r w:rsidR="00043FF6">
        <w:rPr>
          <w:rFonts w:ascii="Fb Fontext" w:hAnsi="Fb Fontext" w:hint="cs"/>
          <w:rtl/>
        </w:rPr>
        <w:t xml:space="preserve">רק </w:t>
      </w:r>
      <w:r w:rsidRPr="00C35A2C">
        <w:rPr>
          <w:rFonts w:ascii="Fb Fontext" w:hAnsi="Fb Fontext"/>
          <w:rtl/>
        </w:rPr>
        <w:t>בעיוה"כ</w:t>
      </w:r>
      <w:r w:rsidR="000A337F">
        <w:rPr>
          <w:rFonts w:ascii="Fb Fontext" w:hAnsi="Fb Fontext" w:hint="cs"/>
          <w:rtl/>
        </w:rPr>
        <w:t>,</w:t>
      </w:r>
      <w:r w:rsidR="008A7CA1">
        <w:rPr>
          <w:rFonts w:ascii="Fb Fontext" w:hAnsi="Fb Fontext" w:hint="cs"/>
          <w:rtl/>
        </w:rPr>
        <w:t xml:space="preserve"> </w:t>
      </w:r>
      <w:r>
        <w:rPr>
          <w:rFonts w:ascii="Fb Fontext" w:hAnsi="Fb Fontext"/>
          <w:rtl/>
        </w:rPr>
        <w:t>יו</w:t>
      </w:r>
      <w:r>
        <w:rPr>
          <w:rFonts w:ascii="Fb Fontext" w:hAnsi="Fb Fontext" w:hint="cs"/>
          <w:rtl/>
        </w:rPr>
        <w:t>ם א</w:t>
      </w:r>
      <w:r>
        <w:rPr>
          <w:rFonts w:ascii="Fb Fontext" w:hAnsi="Fb Fontext"/>
          <w:rtl/>
        </w:rPr>
        <w:t>חד משכת</w:t>
      </w:r>
      <w:r>
        <w:rPr>
          <w:rFonts w:ascii="Fb Fontext" w:hAnsi="Fb Fontext" w:hint="cs"/>
          <w:rtl/>
        </w:rPr>
        <w:t>ו</w:t>
      </w:r>
      <w:r w:rsidRPr="00C35A2C">
        <w:rPr>
          <w:rFonts w:ascii="Fb Fontext" w:hAnsi="Fb Fontext"/>
          <w:rtl/>
        </w:rPr>
        <w:t xml:space="preserve"> שמ</w:t>
      </w:r>
      <w:r>
        <w:rPr>
          <w:rFonts w:ascii="Fb Fontext" w:hAnsi="Fb Fontext" w:hint="cs"/>
          <w:rtl/>
        </w:rPr>
        <w:t>ו</w:t>
      </w:r>
      <w:r w:rsidRPr="00C35A2C">
        <w:rPr>
          <w:rFonts w:ascii="Fb Fontext" w:hAnsi="Fb Fontext"/>
          <w:rtl/>
        </w:rPr>
        <w:t>עת</w:t>
      </w:r>
      <w:r>
        <w:rPr>
          <w:rFonts w:ascii="Fb Fontext" w:hAnsi="Fb Fontext" w:hint="cs"/>
          <w:rtl/>
        </w:rPr>
        <w:t>ו</w:t>
      </w:r>
      <w:r w:rsidRPr="00C35A2C">
        <w:rPr>
          <w:rFonts w:ascii="Fb Fontext" w:hAnsi="Fb Fontext"/>
          <w:rtl/>
        </w:rPr>
        <w:t>, ואשתו חיכתה לו עוד ועוד</w:t>
      </w:r>
      <w:r w:rsidR="008A7CA1">
        <w:rPr>
          <w:rFonts w:ascii="Fb Fontext" w:hAnsi="Fb Fontext" w:hint="cs"/>
          <w:rtl/>
        </w:rPr>
        <w:t>,</w:t>
      </w:r>
      <w:r w:rsidRPr="00C35A2C">
        <w:rPr>
          <w:rFonts w:ascii="Fb Fontext" w:hAnsi="Fb Fontext"/>
          <w:rtl/>
        </w:rPr>
        <w:t xml:space="preserve"> עד שחלשה דעתה ויצאה מעיניה דמעה וישב על מדרגה שנפחתה מתחתיו ונפטר</w:t>
      </w:r>
      <w:r w:rsidR="000A337F">
        <w:rPr>
          <w:rFonts w:ascii="Fb Fontext" w:hAnsi="Fb Fontext" w:hint="cs"/>
          <w:rtl/>
        </w:rPr>
        <w:t>,</w:t>
      </w:r>
    </w:p>
    <w:p w14:paraId="6139BCAE" w14:textId="7166DC6D" w:rsidR="00AB7D20" w:rsidRPr="008C28D0" w:rsidRDefault="00AB7D20" w:rsidP="00F1680A">
      <w:pPr>
        <w:pStyle w:val="affffb"/>
        <w:rPr>
          <w:rFonts w:ascii="Fb Fontext" w:hAnsi="Fb Fontext"/>
          <w:spacing w:val="0"/>
          <w:rtl/>
        </w:rPr>
      </w:pPr>
      <w:bookmarkStart w:id="466" w:name="_Toc119353250"/>
      <w:r w:rsidRPr="008C28D0">
        <w:rPr>
          <w:spacing w:val="0"/>
          <w:rtl/>
        </w:rPr>
        <w:t>עונ</w:t>
      </w:r>
      <w:r w:rsidR="00256D61" w:rsidRPr="008C28D0">
        <w:rPr>
          <w:rFonts w:hint="cs"/>
          <w:spacing w:val="0"/>
          <w:rtl/>
        </w:rPr>
        <w:t>ת</w:t>
      </w:r>
      <w:r w:rsidRPr="008C28D0">
        <w:rPr>
          <w:spacing w:val="0"/>
          <w:rtl/>
        </w:rPr>
        <w:t xml:space="preserve"> תלמידי חכמים</w:t>
      </w:r>
      <w:r w:rsidRPr="008C28D0">
        <w:rPr>
          <w:rFonts w:ascii="Fb Fontext" w:hAnsi="Fb Fontext"/>
          <w:spacing w:val="0"/>
          <w:sz w:val="32"/>
          <w:rtl/>
        </w:rPr>
        <w:t xml:space="preserve"> מע"ש לע"ש.</w:t>
      </w:r>
      <w:bookmarkEnd w:id="466"/>
    </w:p>
    <w:p w14:paraId="7F0845C9" w14:textId="0AE5D877" w:rsidR="00AB7D20" w:rsidRPr="00C35A2C" w:rsidRDefault="00AB7D20" w:rsidP="00AB7D20">
      <w:pPr>
        <w:rPr>
          <w:rFonts w:ascii="Fb Fontext" w:eastAsia="MS Gothic" w:hAnsi="Fb Fontext"/>
          <w:color w:val="A6A6A6" w:themeColor="background1" w:themeShade="A6"/>
          <w:sz w:val="42"/>
          <w:rtl/>
        </w:rPr>
      </w:pPr>
      <w:r w:rsidRPr="00041161">
        <w:rPr>
          <w:rStyle w:val="affffa"/>
          <w:rtl/>
        </w:rPr>
        <w:t xml:space="preserve">'אשר פריו יתן בעתו' </w:t>
      </w:r>
      <w:r w:rsidRPr="00556C59">
        <w:rPr>
          <w:rStyle w:val="affffe"/>
          <w:rtl/>
        </w:rPr>
        <w:t>- ר"י</w:t>
      </w:r>
      <w:r w:rsidRPr="00C35A2C">
        <w:rPr>
          <w:rFonts w:ascii="Fb Fontext" w:hAnsi="Fb Fontext"/>
          <w:rtl/>
        </w:rPr>
        <w:t>: זה המשמש מטתו מע"ש לע"ש.</w:t>
      </w:r>
    </w:p>
    <w:p w14:paraId="104CC367" w14:textId="7BA76338" w:rsidR="00AB7D20" w:rsidRPr="008A7CA1" w:rsidRDefault="008A7CA1" w:rsidP="008A7CA1">
      <w:pPr>
        <w:rPr>
          <w:rFonts w:ascii="Fb Fontext" w:hAnsi="Fb Fontext"/>
          <w:spacing w:val="-4"/>
          <w:rtl/>
        </w:rPr>
      </w:pPr>
      <w:r w:rsidRPr="008A7CA1">
        <w:rPr>
          <w:spacing w:val="-4"/>
          <w:rtl/>
        </w:rPr>
        <w:sym w:font="Wingdings 2" w:char="F096"/>
      </w:r>
      <w:r w:rsidRPr="008A7CA1">
        <w:rPr>
          <w:spacing w:val="-4"/>
          <w:rtl/>
        </w:rPr>
        <w:t xml:space="preserve"> </w:t>
      </w:r>
      <w:r w:rsidR="00AB7D20" w:rsidRPr="008A7CA1">
        <w:rPr>
          <w:rStyle w:val="affffe"/>
          <w:spacing w:val="-4"/>
          <w:rtl/>
        </w:rPr>
        <w:t xml:space="preserve">יהודה </w:t>
      </w:r>
      <w:r w:rsidR="00556C59" w:rsidRPr="008A7CA1">
        <w:rPr>
          <w:rStyle w:val="affffe"/>
          <w:rFonts w:hint="cs"/>
          <w:spacing w:val="-4"/>
          <w:rtl/>
        </w:rPr>
        <w:t>בר</w:t>
      </w:r>
      <w:r w:rsidR="002B7BCC" w:rsidRPr="008A7CA1">
        <w:rPr>
          <w:rStyle w:val="affffe"/>
          <w:spacing w:val="-4"/>
          <w:rtl/>
        </w:rPr>
        <w:t>"</w:t>
      </w:r>
      <w:r w:rsidR="00556C59" w:rsidRPr="008A7CA1">
        <w:rPr>
          <w:rStyle w:val="affffe"/>
          <w:rFonts w:hint="cs"/>
          <w:spacing w:val="-4"/>
          <w:rtl/>
        </w:rPr>
        <w:t xml:space="preserve">ח </w:t>
      </w:r>
      <w:r w:rsidR="00AB7D20" w:rsidRPr="008A7CA1">
        <w:rPr>
          <w:rStyle w:val="affffe"/>
          <w:spacing w:val="-4"/>
          <w:rtl/>
        </w:rPr>
        <w:t>חת</w:t>
      </w:r>
      <w:r w:rsidR="00AB7D20" w:rsidRPr="008A7CA1">
        <w:rPr>
          <w:rStyle w:val="affffe"/>
          <w:rFonts w:hint="cs"/>
          <w:spacing w:val="-4"/>
          <w:rtl/>
        </w:rPr>
        <w:t>ן</w:t>
      </w:r>
      <w:r w:rsidR="008C7427" w:rsidRPr="008A7CA1">
        <w:rPr>
          <w:rStyle w:val="affffe"/>
          <w:spacing w:val="-4"/>
          <w:rtl/>
        </w:rPr>
        <w:t xml:space="preserve"> </w:t>
      </w:r>
      <w:r w:rsidR="00556C59" w:rsidRPr="008A7CA1">
        <w:rPr>
          <w:rStyle w:val="affffe"/>
          <w:rFonts w:hint="cs"/>
          <w:spacing w:val="-4"/>
          <w:rtl/>
        </w:rPr>
        <w:t>רי</w:t>
      </w:r>
      <w:r w:rsidR="002B7BCC" w:rsidRPr="008A7CA1">
        <w:rPr>
          <w:rStyle w:val="affffe"/>
          <w:spacing w:val="-4"/>
          <w:rtl/>
        </w:rPr>
        <w:t>"</w:t>
      </w:r>
      <w:r w:rsidR="00556C59" w:rsidRPr="008A7CA1">
        <w:rPr>
          <w:rStyle w:val="affffe"/>
          <w:rFonts w:hint="cs"/>
          <w:spacing w:val="-4"/>
          <w:rtl/>
        </w:rPr>
        <w:t xml:space="preserve">נ: </w:t>
      </w:r>
      <w:r w:rsidR="00AB7D20" w:rsidRPr="008A7CA1">
        <w:rPr>
          <w:rStyle w:val="affffe"/>
          <w:rFonts w:hint="cs"/>
          <w:spacing w:val="-4"/>
          <w:rtl/>
        </w:rPr>
        <w:t xml:space="preserve">ישב </w:t>
      </w:r>
      <w:r w:rsidR="00AB7D20" w:rsidRPr="008A7CA1">
        <w:rPr>
          <w:rStyle w:val="affffe"/>
          <w:spacing w:val="-4"/>
          <w:rtl/>
        </w:rPr>
        <w:t>בבי רב</w:t>
      </w:r>
      <w:r w:rsidR="00AB7D20" w:rsidRPr="008A7CA1">
        <w:rPr>
          <w:rFonts w:ascii="Fb Fontext" w:hAnsi="Fb Fontext"/>
          <w:spacing w:val="-4"/>
          <w:sz w:val="32"/>
          <w:rtl/>
        </w:rPr>
        <w:t xml:space="preserve"> ו</w:t>
      </w:r>
      <w:r w:rsidR="00556C59" w:rsidRPr="008A7CA1">
        <w:rPr>
          <w:rFonts w:ascii="Fb Fontext" w:hAnsi="Fb Fontext" w:hint="cs"/>
          <w:spacing w:val="-4"/>
          <w:sz w:val="32"/>
          <w:rtl/>
        </w:rPr>
        <w:t>כשהיה בא לביתו בע</w:t>
      </w:r>
      <w:r w:rsidR="002B7BCC" w:rsidRPr="008A7CA1">
        <w:rPr>
          <w:rFonts w:ascii="Fb Fontext" w:hAnsi="Fb Fontext"/>
          <w:spacing w:val="-4"/>
          <w:sz w:val="32"/>
          <w:rtl/>
        </w:rPr>
        <w:t>"</w:t>
      </w:r>
      <w:r w:rsidR="00556C59" w:rsidRPr="008A7CA1">
        <w:rPr>
          <w:rFonts w:ascii="Fb Fontext" w:hAnsi="Fb Fontext" w:hint="cs"/>
          <w:spacing w:val="-4"/>
          <w:sz w:val="32"/>
          <w:rtl/>
        </w:rPr>
        <w:t xml:space="preserve">ש היה לפניו </w:t>
      </w:r>
      <w:r w:rsidR="00AB7D20" w:rsidRPr="008A7CA1">
        <w:rPr>
          <w:rFonts w:ascii="Fb Fontext" w:hAnsi="Fb Fontext"/>
          <w:spacing w:val="-4"/>
          <w:sz w:val="32"/>
          <w:rtl/>
        </w:rPr>
        <w:t>עמוד</w:t>
      </w:r>
      <w:r w:rsidR="00556C59" w:rsidRPr="008A7CA1">
        <w:rPr>
          <w:rFonts w:ascii="Fb Fontext" w:hAnsi="Fb Fontext" w:hint="cs"/>
          <w:spacing w:val="-4"/>
          <w:sz w:val="32"/>
          <w:rtl/>
        </w:rPr>
        <w:t xml:space="preserve"> של אש</w:t>
      </w:r>
      <w:r w:rsidR="00AB7D20" w:rsidRPr="008A7CA1">
        <w:rPr>
          <w:rFonts w:ascii="Fb Fontext" w:hAnsi="Fb Fontext"/>
          <w:spacing w:val="-4"/>
          <w:sz w:val="32"/>
          <w:rtl/>
        </w:rPr>
        <w:t>.</w:t>
      </w:r>
      <w:r w:rsidRPr="008A7CA1">
        <w:rPr>
          <w:rFonts w:ascii="Fb Fontext" w:hAnsi="Fb Fontext" w:hint="cs"/>
          <w:spacing w:val="-4"/>
          <w:rtl/>
        </w:rPr>
        <w:t xml:space="preserve"> </w:t>
      </w:r>
      <w:r w:rsidR="008C7427" w:rsidRPr="008A7CA1">
        <w:rPr>
          <w:rFonts w:ascii="Fb Fontext" w:hAnsi="Fb Fontext"/>
          <w:spacing w:val="-4"/>
          <w:rtl/>
        </w:rPr>
        <w:t>יו</w:t>
      </w:r>
      <w:r w:rsidR="008C7427" w:rsidRPr="008A7CA1">
        <w:rPr>
          <w:rFonts w:ascii="Fb Fontext" w:hAnsi="Fb Fontext" w:hint="cs"/>
          <w:spacing w:val="-4"/>
          <w:rtl/>
        </w:rPr>
        <w:t>ם אחד</w:t>
      </w:r>
      <w:r w:rsidR="00AB7D20" w:rsidRPr="008A7CA1">
        <w:rPr>
          <w:rFonts w:ascii="Fb Fontext" w:hAnsi="Fb Fontext"/>
          <w:spacing w:val="-4"/>
          <w:rtl/>
        </w:rPr>
        <w:t xml:space="preserve"> משכת</w:t>
      </w:r>
      <w:r w:rsidR="00AB7D20" w:rsidRPr="008A7CA1">
        <w:rPr>
          <w:rFonts w:ascii="Fb Fontext" w:hAnsi="Fb Fontext" w:hint="cs"/>
          <w:spacing w:val="-4"/>
          <w:rtl/>
        </w:rPr>
        <w:t>ו</w:t>
      </w:r>
      <w:r w:rsidR="00AB7D20" w:rsidRPr="008A7CA1">
        <w:rPr>
          <w:rFonts w:ascii="Fb Fontext" w:hAnsi="Fb Fontext"/>
          <w:spacing w:val="-4"/>
          <w:rtl/>
        </w:rPr>
        <w:t xml:space="preserve"> שמ</w:t>
      </w:r>
      <w:r w:rsidR="00AB7D20" w:rsidRPr="008A7CA1">
        <w:rPr>
          <w:rFonts w:ascii="Fb Fontext" w:hAnsi="Fb Fontext" w:hint="cs"/>
          <w:spacing w:val="-4"/>
          <w:rtl/>
        </w:rPr>
        <w:t>ועתו</w:t>
      </w:r>
      <w:r w:rsidR="00AB7D20" w:rsidRPr="008A7CA1">
        <w:rPr>
          <w:rFonts w:ascii="Fb Fontext" w:hAnsi="Fb Fontext"/>
          <w:spacing w:val="-4"/>
          <w:rtl/>
        </w:rPr>
        <w:t xml:space="preserve">, כיון דלא </w:t>
      </w:r>
      <w:r w:rsidR="00AB7D20" w:rsidRPr="008A7CA1">
        <w:rPr>
          <w:rFonts w:ascii="Fb Fontext" w:hAnsi="Fb Fontext" w:hint="cs"/>
          <w:spacing w:val="-4"/>
          <w:rtl/>
        </w:rPr>
        <w:t>ראה</w:t>
      </w:r>
      <w:r w:rsidR="00AB7D20" w:rsidRPr="008A7CA1">
        <w:rPr>
          <w:rFonts w:ascii="Fb Fontext" w:hAnsi="Fb Fontext"/>
          <w:spacing w:val="-4"/>
          <w:rtl/>
        </w:rPr>
        <w:t xml:space="preserve"> </w:t>
      </w:r>
      <w:r w:rsidR="00556C59" w:rsidRPr="008A7CA1">
        <w:rPr>
          <w:rFonts w:ascii="Fb Fontext" w:hAnsi="Fb Fontext" w:hint="cs"/>
          <w:spacing w:val="-4"/>
          <w:rtl/>
        </w:rPr>
        <w:t>אותו סימן</w:t>
      </w:r>
      <w:r w:rsidR="00E268F4" w:rsidRPr="008A7CA1">
        <w:rPr>
          <w:rFonts w:ascii="Fb Fontext" w:hAnsi="Fb Fontext" w:hint="cs"/>
          <w:spacing w:val="-4"/>
          <w:rtl/>
        </w:rPr>
        <w:t>,</w:t>
      </w:r>
      <w:r w:rsidRPr="008A7CA1">
        <w:rPr>
          <w:rStyle w:val="affffe"/>
          <w:rFonts w:hint="cs"/>
          <w:spacing w:val="-4"/>
          <w:rtl/>
        </w:rPr>
        <w:t xml:space="preserve"> </w:t>
      </w:r>
      <w:r w:rsidR="00556C59" w:rsidRPr="008A7CA1">
        <w:rPr>
          <w:rStyle w:val="affffe"/>
          <w:rFonts w:hint="cs"/>
          <w:spacing w:val="-4"/>
          <w:rtl/>
        </w:rPr>
        <w:t>א</w:t>
      </w:r>
      <w:r w:rsidR="002B7BCC" w:rsidRPr="008A7CA1">
        <w:rPr>
          <w:rStyle w:val="affffe"/>
          <w:spacing w:val="-4"/>
          <w:rtl/>
        </w:rPr>
        <w:t>"</w:t>
      </w:r>
      <w:r w:rsidR="00556C59" w:rsidRPr="008A7CA1">
        <w:rPr>
          <w:rStyle w:val="affffe"/>
          <w:rFonts w:hint="cs"/>
          <w:spacing w:val="-4"/>
          <w:rtl/>
        </w:rPr>
        <w:t>ל</w:t>
      </w:r>
      <w:r w:rsidR="00AB7D20" w:rsidRPr="008A7CA1">
        <w:rPr>
          <w:rStyle w:val="affffe"/>
          <w:spacing w:val="-4"/>
          <w:rtl/>
        </w:rPr>
        <w:t xml:space="preserve"> ר</w:t>
      </w:r>
      <w:r w:rsidRPr="008A7CA1">
        <w:rPr>
          <w:rStyle w:val="affffe"/>
          <w:rFonts w:hint="cs"/>
          <w:spacing w:val="-4"/>
          <w:rtl/>
        </w:rPr>
        <w:t>י"נ</w:t>
      </w:r>
      <w:r w:rsidR="00AB7D20" w:rsidRPr="008A7CA1">
        <w:rPr>
          <w:rStyle w:val="affffe"/>
          <w:spacing w:val="-4"/>
          <w:rtl/>
        </w:rPr>
        <w:t xml:space="preserve">: </w:t>
      </w:r>
      <w:r w:rsidR="00AB7D20" w:rsidRPr="008A7CA1">
        <w:rPr>
          <w:rFonts w:ascii="Fb Fontext" w:hAnsi="Fb Fontext"/>
          <w:spacing w:val="-4"/>
          <w:rtl/>
        </w:rPr>
        <w:t>כפו מטתו, שאילמלי קיים לא ביטל עונתו.</w:t>
      </w:r>
    </w:p>
    <w:p w14:paraId="6BF101E9" w14:textId="3A362F65" w:rsidR="00AB7D20" w:rsidRPr="00C35A2C" w:rsidRDefault="00556C59" w:rsidP="008A7CA1">
      <w:pPr>
        <w:ind w:firstLine="0"/>
        <w:rPr>
          <w:rFonts w:ascii="Fb Fontext" w:hAnsi="Fb Fontext"/>
          <w:rtl/>
        </w:rPr>
      </w:pPr>
      <w:r>
        <w:rPr>
          <w:rFonts w:ascii="Fb Fontext" w:hAnsi="Fb Fontext" w:hint="cs"/>
          <w:rtl/>
        </w:rPr>
        <w:t>והיה</w:t>
      </w:r>
      <w:r w:rsidR="00AB7D20" w:rsidRPr="00C35A2C">
        <w:rPr>
          <w:rFonts w:ascii="Fb Fontext" w:hAnsi="Fb Fontext"/>
          <w:rtl/>
        </w:rPr>
        <w:t xml:space="preserve"> כשגגה שיוצא</w:t>
      </w:r>
      <w:r w:rsidR="008A7CA1">
        <w:rPr>
          <w:rFonts w:ascii="Fb Fontext" w:hAnsi="Fb Fontext" w:hint="cs"/>
          <w:rtl/>
        </w:rPr>
        <w:t>ת</w:t>
      </w:r>
      <w:r w:rsidR="00AB7D20" w:rsidRPr="00C35A2C">
        <w:rPr>
          <w:rFonts w:ascii="Fb Fontext" w:hAnsi="Fb Fontext"/>
          <w:rtl/>
        </w:rPr>
        <w:t xml:space="preserve"> מלפני השליט ונ</w:t>
      </w:r>
      <w:r>
        <w:rPr>
          <w:rFonts w:ascii="Fb Fontext" w:hAnsi="Fb Fontext" w:hint="cs"/>
          <w:rtl/>
        </w:rPr>
        <w:t>פטר</w:t>
      </w:r>
      <w:r w:rsidR="000A337F">
        <w:rPr>
          <w:rFonts w:ascii="Fb Fontext" w:hAnsi="Fb Fontext" w:hint="cs"/>
          <w:rtl/>
        </w:rPr>
        <w:t>,</w:t>
      </w:r>
    </w:p>
    <w:p w14:paraId="0F7F4C6D" w14:textId="3B53F321" w:rsidR="00E268F4" w:rsidRDefault="008A7CA1" w:rsidP="00AB7D20">
      <w:pPr>
        <w:rPr>
          <w:rFonts w:ascii="Fb Fontext" w:hAnsi="Fb Fontext"/>
          <w:sz w:val="32"/>
          <w:rtl/>
        </w:rPr>
      </w:pPr>
      <w:r w:rsidRPr="008A7CA1">
        <w:rPr>
          <w:rStyle w:val="affffe"/>
          <w:rFonts w:hint="cs"/>
          <w:rtl/>
        </w:rPr>
        <w:lastRenderedPageBreak/>
        <w:t>א.</w:t>
      </w:r>
      <w:r>
        <w:rPr>
          <w:rFonts w:hint="cs"/>
          <w:rtl/>
        </w:rPr>
        <w:t xml:space="preserve"> </w:t>
      </w:r>
      <w:r w:rsidR="00AB7D20" w:rsidRPr="00556C59">
        <w:rPr>
          <w:rStyle w:val="affffe"/>
          <w:rtl/>
        </w:rPr>
        <w:t xml:space="preserve">רבי התעסק להשיא בנו לבת ר"ח </w:t>
      </w:r>
      <w:r w:rsidR="00AB7D20" w:rsidRPr="00C35A2C">
        <w:rPr>
          <w:rFonts w:ascii="Fb Fontext" w:hAnsi="Fb Fontext"/>
          <w:sz w:val="32"/>
          <w:rtl/>
        </w:rPr>
        <w:t>וכשהגיע לכתוב כתובה נפטרה</w:t>
      </w:r>
      <w:r w:rsidR="00E268F4">
        <w:rPr>
          <w:rFonts w:ascii="Fb Fontext" w:hAnsi="Fb Fontext" w:hint="cs"/>
          <w:sz w:val="32"/>
          <w:rtl/>
        </w:rPr>
        <w:t>,</w:t>
      </w:r>
    </w:p>
    <w:p w14:paraId="1C1AD16F" w14:textId="77777777" w:rsidR="00E268F4" w:rsidRDefault="00AB7D20" w:rsidP="00AB7D20">
      <w:pPr>
        <w:rPr>
          <w:rFonts w:ascii="Fb Fontext" w:hAnsi="Fb Fontext"/>
          <w:rtl/>
        </w:rPr>
      </w:pPr>
      <w:r w:rsidRPr="00556C59">
        <w:rPr>
          <w:rStyle w:val="affffe"/>
          <w:rtl/>
        </w:rPr>
        <w:t>אמ</w:t>
      </w:r>
      <w:r w:rsidR="00556C59">
        <w:rPr>
          <w:rStyle w:val="affffe"/>
          <w:rFonts w:hint="cs"/>
          <w:rtl/>
        </w:rPr>
        <w:t>ר</w:t>
      </w:r>
      <w:r w:rsidRPr="00556C59">
        <w:rPr>
          <w:rStyle w:val="affffe"/>
          <w:rtl/>
        </w:rPr>
        <w:t>ו ח"ו פסול יש בנינו</w:t>
      </w:r>
      <w:r w:rsidRPr="00C35A2C">
        <w:rPr>
          <w:rFonts w:ascii="Fb Fontext" w:hAnsi="Fb Fontext"/>
          <w:rtl/>
        </w:rPr>
        <w:t xml:space="preserve"> ישבו ועיינו בייחוסם</w:t>
      </w:r>
      <w:r w:rsidR="00E268F4">
        <w:rPr>
          <w:rFonts w:ascii="Fb Fontext" w:hAnsi="Fb Fontext"/>
          <w:rtl/>
        </w:rPr>
        <w:t>,</w:t>
      </w:r>
    </w:p>
    <w:p w14:paraId="1C9E5AB5" w14:textId="77777777" w:rsidR="00E268F4" w:rsidRDefault="00AB7D20" w:rsidP="00AB7D20">
      <w:pPr>
        <w:rPr>
          <w:rStyle w:val="afffff0"/>
          <w:rtl/>
        </w:rPr>
      </w:pPr>
      <w:r w:rsidRPr="00C35A2C">
        <w:rPr>
          <w:rFonts w:ascii="Fb Fontext" w:hAnsi="Fb Fontext"/>
          <w:rtl/>
        </w:rPr>
        <w:t xml:space="preserve">וראו </w:t>
      </w:r>
      <w:r w:rsidRPr="00556C59">
        <w:rPr>
          <w:rStyle w:val="affffe"/>
          <w:rtl/>
        </w:rPr>
        <w:t>שרבי</w:t>
      </w:r>
      <w:r w:rsidRPr="00C35A2C">
        <w:rPr>
          <w:rFonts w:ascii="Fb Fontext" w:hAnsi="Fb Fontext"/>
          <w:rtl/>
        </w:rPr>
        <w:t xml:space="preserve"> ממשפחת שפטיה בן אביטל </w:t>
      </w:r>
      <w:r w:rsidRPr="00556C59">
        <w:rPr>
          <w:rStyle w:val="afffff0"/>
          <w:rtl/>
        </w:rPr>
        <w:t>[דוד המלך]</w:t>
      </w:r>
      <w:r w:rsidR="00E268F4">
        <w:rPr>
          <w:rStyle w:val="afffff0"/>
          <w:rtl/>
        </w:rPr>
        <w:t>,</w:t>
      </w:r>
    </w:p>
    <w:p w14:paraId="49C46AA4" w14:textId="4BE14845" w:rsidR="00AB7D20" w:rsidRDefault="00AB7D20" w:rsidP="00AB7D20">
      <w:pPr>
        <w:rPr>
          <w:rFonts w:ascii="Fb Fontext" w:hAnsi="Fb Fontext"/>
          <w:rtl/>
        </w:rPr>
      </w:pPr>
      <w:r w:rsidRPr="00556C59">
        <w:rPr>
          <w:rStyle w:val="affffe"/>
          <w:rtl/>
        </w:rPr>
        <w:t xml:space="preserve">ור"ח </w:t>
      </w:r>
      <w:r w:rsidRPr="00C35A2C">
        <w:rPr>
          <w:rFonts w:ascii="Fb Fontext" w:hAnsi="Fb Fontext"/>
          <w:rtl/>
        </w:rPr>
        <w:t xml:space="preserve">ממשפחת שמעי אחי דוד </w:t>
      </w:r>
      <w:r w:rsidRPr="00556C59">
        <w:rPr>
          <w:rStyle w:val="afffff0"/>
          <w:rtl/>
        </w:rPr>
        <w:t>[ולא ממשפחת המלוכה]</w:t>
      </w:r>
    </w:p>
    <w:p w14:paraId="0F3BE408" w14:textId="16EB5C49" w:rsidR="00AB7D20" w:rsidRDefault="00AB7D20" w:rsidP="00AB7D20">
      <w:pPr>
        <w:rPr>
          <w:rFonts w:ascii="Fb Fontext" w:hAnsi="Fb Fontext"/>
          <w:sz w:val="32"/>
          <w:rtl/>
        </w:rPr>
      </w:pPr>
      <w:r w:rsidRPr="00C35A2C">
        <w:rPr>
          <w:rFonts w:ascii="Fb Fontext" w:hAnsi="Fb Fontext"/>
          <w:sz w:val="32"/>
          <w:rtl/>
        </w:rPr>
        <w:t xml:space="preserve">הלך להשיא בתו </w:t>
      </w:r>
      <w:r w:rsidRPr="00E74A12">
        <w:rPr>
          <w:rStyle w:val="affffe"/>
          <w:rtl/>
        </w:rPr>
        <w:t>לבת ר</w:t>
      </w:r>
      <w:r w:rsidR="0047662A">
        <w:rPr>
          <w:rStyle w:val="affffe"/>
          <w:rFonts w:hint="cs"/>
          <w:rtl/>
        </w:rPr>
        <w:t>יב</w:t>
      </w:r>
      <w:r w:rsidR="002B7BCC">
        <w:rPr>
          <w:rStyle w:val="affffe"/>
          <w:rtl/>
        </w:rPr>
        <w:t>"</w:t>
      </w:r>
      <w:r w:rsidR="0047662A">
        <w:rPr>
          <w:rStyle w:val="affffe"/>
          <w:rFonts w:hint="cs"/>
          <w:rtl/>
        </w:rPr>
        <w:t>ז</w:t>
      </w:r>
      <w:r w:rsidRPr="00C35A2C">
        <w:rPr>
          <w:rFonts w:ascii="Fb Fontext" w:hAnsi="Fb Fontext"/>
          <w:sz w:val="32"/>
          <w:rtl/>
        </w:rPr>
        <w:t xml:space="preserve"> פסק י"ב שנים שילמד תורה קודם</w:t>
      </w:r>
      <w:r w:rsidR="000A337F">
        <w:rPr>
          <w:rFonts w:ascii="Fb Fontext" w:hAnsi="Fb Fontext" w:hint="cs"/>
          <w:sz w:val="32"/>
          <w:rtl/>
        </w:rPr>
        <w:t>,</w:t>
      </w:r>
    </w:p>
    <w:p w14:paraId="07A7CCAB" w14:textId="75438D09" w:rsidR="00AB7D20" w:rsidRDefault="00AB7D20" w:rsidP="00AB7D20">
      <w:pPr>
        <w:rPr>
          <w:rFonts w:ascii="Fb Fontext" w:hAnsi="Fb Fontext"/>
          <w:rtl/>
        </w:rPr>
      </w:pPr>
      <w:r w:rsidRPr="00C35A2C">
        <w:rPr>
          <w:rFonts w:ascii="Fb Fontext" w:hAnsi="Fb Fontext"/>
          <w:rtl/>
        </w:rPr>
        <w:t>כשהעבירו</w:t>
      </w:r>
      <w:r>
        <w:rPr>
          <w:rFonts w:ascii="Fb Fontext" w:hAnsi="Fb Fontext"/>
          <w:rtl/>
        </w:rPr>
        <w:t>ה לפניו וראה יופיה אמר שיהיו ש</w:t>
      </w:r>
      <w:r>
        <w:rPr>
          <w:rFonts w:ascii="Fb Fontext" w:hAnsi="Fb Fontext" w:hint="cs"/>
          <w:rtl/>
        </w:rPr>
        <w:t>ש</w:t>
      </w:r>
      <w:r>
        <w:rPr>
          <w:rFonts w:ascii="Fb Fontext" w:hAnsi="Fb Fontext"/>
          <w:rtl/>
        </w:rPr>
        <w:t xml:space="preserve"> שני</w:t>
      </w:r>
      <w:r>
        <w:rPr>
          <w:rFonts w:ascii="Fb Fontext" w:hAnsi="Fb Fontext" w:hint="cs"/>
          <w:rtl/>
        </w:rPr>
        <w:t>ם</w:t>
      </w:r>
      <w:r w:rsidRPr="00C35A2C">
        <w:rPr>
          <w:rFonts w:ascii="Fb Fontext" w:hAnsi="Fb Fontext"/>
          <w:rtl/>
        </w:rPr>
        <w:t xml:space="preserve"> והעבירו עוד פעם ואמר שישאה מיד</w:t>
      </w:r>
      <w:r w:rsidR="000A337F">
        <w:rPr>
          <w:rFonts w:ascii="Fb Fontext" w:hAnsi="Fb Fontext" w:hint="cs"/>
          <w:rtl/>
        </w:rPr>
        <w:t>,</w:t>
      </w:r>
    </w:p>
    <w:p w14:paraId="4B6373B8" w14:textId="77777777" w:rsidR="00AB7D20" w:rsidRDefault="00AB7D20" w:rsidP="00AB7D20">
      <w:pPr>
        <w:rPr>
          <w:rFonts w:ascii="Fb Fontext" w:hAnsi="Fb Fontext"/>
          <w:rtl/>
        </w:rPr>
      </w:pPr>
      <w:r w:rsidRPr="00C35A2C">
        <w:rPr>
          <w:rFonts w:ascii="Fb Fontext" w:hAnsi="Fb Fontext"/>
          <w:rtl/>
        </w:rPr>
        <w:t>התבייש מאביו שיפר תנאו,</w:t>
      </w:r>
      <w:r w:rsidRPr="00E74A12">
        <w:rPr>
          <w:rStyle w:val="affffe"/>
          <w:rtl/>
        </w:rPr>
        <w:t xml:space="preserve"> וא"ל </w:t>
      </w:r>
      <w:r w:rsidRPr="00C35A2C">
        <w:rPr>
          <w:rFonts w:ascii="Fb Fontext" w:hAnsi="Fb Fontext"/>
          <w:rtl/>
        </w:rPr>
        <w:t>דבני דעת קונך יש בך,</w:t>
      </w:r>
    </w:p>
    <w:p w14:paraId="415B2B24" w14:textId="75EC160D" w:rsidR="00AB7D20" w:rsidRPr="00C35A2C" w:rsidRDefault="00AB7D20" w:rsidP="00AB7D20">
      <w:pPr>
        <w:rPr>
          <w:rFonts w:ascii="Fb Fontext" w:hAnsi="Fb Fontext"/>
          <w:rtl/>
        </w:rPr>
      </w:pPr>
      <w:r w:rsidRPr="00DE5323">
        <w:rPr>
          <w:rStyle w:val="affffe"/>
          <w:rtl/>
        </w:rPr>
        <w:t xml:space="preserve">מעיקרא: </w:t>
      </w:r>
      <w:r w:rsidRPr="00AD1A41">
        <w:rPr>
          <w:rStyle w:val="affffa"/>
          <w:rFonts w:hint="cs"/>
          <w:rtl/>
        </w:rPr>
        <w:t>'</w:t>
      </w:r>
      <w:r w:rsidRPr="00AD1A41">
        <w:rPr>
          <w:rStyle w:val="affffa"/>
          <w:rtl/>
        </w:rPr>
        <w:t>תביאמו ותטעמו</w:t>
      </w:r>
      <w:r w:rsidRPr="00AD1A41">
        <w:rPr>
          <w:rStyle w:val="affffa"/>
          <w:rFonts w:hint="cs"/>
          <w:rtl/>
        </w:rPr>
        <w:t>'</w:t>
      </w:r>
      <w:r w:rsidRPr="00AD1A41">
        <w:rPr>
          <w:rStyle w:val="affffa"/>
          <w:rtl/>
        </w:rPr>
        <w:t>,</w:t>
      </w:r>
      <w:r w:rsidRPr="00C35A2C">
        <w:rPr>
          <w:rFonts w:ascii="Fb Fontext" w:hAnsi="Fb Fontext"/>
          <w:rtl/>
        </w:rPr>
        <w:t xml:space="preserve"> </w:t>
      </w:r>
      <w:r w:rsidRPr="00DE5323">
        <w:rPr>
          <w:rStyle w:val="affffe"/>
          <w:rtl/>
        </w:rPr>
        <w:t>ולבסוף:</w:t>
      </w:r>
      <w:r w:rsidRPr="00AD1A41">
        <w:rPr>
          <w:rStyle w:val="affffa"/>
          <w:rtl/>
        </w:rPr>
        <w:t xml:space="preserve"> 'ועשו לי מקדש ושכנתי בתוכם'.</w:t>
      </w:r>
    </w:p>
    <w:p w14:paraId="6192E0FD" w14:textId="77777777" w:rsidR="00AB7D20" w:rsidRPr="00730169" w:rsidRDefault="00AB7D20" w:rsidP="00AB7D20">
      <w:pPr>
        <w:rPr>
          <w:rFonts w:ascii="Fb Fontext" w:hAnsi="Fb Fontext"/>
          <w:spacing w:val="-2"/>
          <w:rtl/>
        </w:rPr>
      </w:pPr>
      <w:r w:rsidRPr="00730169">
        <w:rPr>
          <w:rFonts w:ascii="Fb Fontext" w:hAnsi="Fb Fontext"/>
          <w:spacing w:val="-2"/>
          <w:rtl/>
        </w:rPr>
        <w:t>נשאה ואח"כ למד י"ב שנים בבי רב, עד שהגיע נתעקרה אשתו.</w:t>
      </w:r>
    </w:p>
    <w:p w14:paraId="697D9067" w14:textId="70C6C8FF" w:rsidR="00E268F4" w:rsidRDefault="00AB7D20" w:rsidP="00AB7D20">
      <w:pPr>
        <w:rPr>
          <w:rFonts w:ascii="Fb Fontext" w:hAnsi="Fb Fontext"/>
          <w:rtl/>
        </w:rPr>
      </w:pPr>
      <w:r w:rsidRPr="0047662A">
        <w:rPr>
          <w:rStyle w:val="affffe"/>
          <w:rtl/>
        </w:rPr>
        <w:t xml:space="preserve">שאל רבי </w:t>
      </w:r>
      <w:r w:rsidRPr="00C35A2C">
        <w:rPr>
          <w:rFonts w:ascii="Fb Fontext" w:hAnsi="Fb Fontext"/>
          <w:rtl/>
        </w:rPr>
        <w:t>כיצד יעשה אם יגרשה יאמרו ענייה זו לשוא שימרה</w:t>
      </w:r>
      <w:r w:rsidR="00E268F4">
        <w:rPr>
          <w:rFonts w:ascii="Fb Fontext" w:hAnsi="Fb Fontext"/>
          <w:rtl/>
        </w:rPr>
        <w:t>!</w:t>
      </w:r>
    </w:p>
    <w:p w14:paraId="5ACE2CBD" w14:textId="020A8ADA" w:rsidR="00AB7D20" w:rsidRPr="00730169" w:rsidRDefault="00AB7D20" w:rsidP="00AB7D20">
      <w:pPr>
        <w:rPr>
          <w:rFonts w:ascii="Fb Fontext" w:hAnsi="Fb Fontext"/>
          <w:spacing w:val="-8"/>
          <w:rtl/>
        </w:rPr>
      </w:pPr>
      <w:r w:rsidRPr="00730169">
        <w:rPr>
          <w:rFonts w:ascii="Fb Fontext" w:hAnsi="Fb Fontext"/>
          <w:spacing w:val="-8"/>
          <w:rtl/>
        </w:rPr>
        <w:t>ואם ישא אחרת יאמרו זו לאשתו וזו זונתו ביקש עליה רחמים ונתרפאת</w:t>
      </w:r>
    </w:p>
    <w:p w14:paraId="32973EE7" w14:textId="77777777" w:rsidR="00AB7D20" w:rsidRDefault="00AB7D20" w:rsidP="003156E1">
      <w:pPr>
        <w:pStyle w:val="aff9"/>
        <w:rPr>
          <w:rtl/>
        </w:rPr>
      </w:pPr>
      <w:r w:rsidRPr="003156E1">
        <w:rPr>
          <w:rFonts w:hint="cs"/>
          <w:rtl/>
        </w:rPr>
        <w:t>׹</w:t>
      </w:r>
    </w:p>
    <w:p w14:paraId="245686BA" w14:textId="77777777" w:rsidR="008A7CA1" w:rsidRDefault="008A7CA1" w:rsidP="00AB7D20">
      <w:pPr>
        <w:rPr>
          <w:rFonts w:ascii="Fb Fontext" w:hAnsi="Fb Fontext"/>
          <w:sz w:val="32"/>
          <w:rtl/>
        </w:rPr>
      </w:pPr>
      <w:r>
        <w:rPr>
          <w:rStyle w:val="affffe"/>
          <w:rFonts w:hint="cs"/>
          <w:rtl/>
        </w:rPr>
        <w:t xml:space="preserve">ב. </w:t>
      </w:r>
      <w:r w:rsidR="00AB7D20" w:rsidRPr="0047662A">
        <w:rPr>
          <w:rStyle w:val="affffe"/>
          <w:rtl/>
        </w:rPr>
        <w:t>ר"ח בן חכינאי הלך לבי רב</w:t>
      </w:r>
      <w:r w:rsidR="00AB7D20" w:rsidRPr="00C35A2C">
        <w:rPr>
          <w:rFonts w:ascii="Fb Fontext" w:hAnsi="Fb Fontext"/>
          <w:sz w:val="32"/>
          <w:rtl/>
        </w:rPr>
        <w:t xml:space="preserve"> </w:t>
      </w:r>
      <w:r>
        <w:rPr>
          <w:rStyle w:val="afffff0"/>
          <w:rtl/>
        </w:rPr>
        <w:t xml:space="preserve">בסוף ימי המשתה של </w:t>
      </w:r>
      <w:r>
        <w:rPr>
          <w:rStyle w:val="affffe"/>
          <w:rtl/>
          <w:rPrChange w:id="9215" w:author="מנוע אמוראים" w:date="2026-10-05T16:41:40Z">
            <w:rPr>
              <w:rStyle w:val="afffff0"/>
              <w:rtl/>
            </w:rPr>
          </w:rPrChange>
        </w:rPr>
        <w:t xml:space="preserve">רשב"י</w:t>
      </w:r>
      <w:r w:rsidR="00AB7D20" w:rsidRPr="00C35A2C">
        <w:rPr>
          <w:rFonts w:ascii="Fb Fontext" w:hAnsi="Fb Fontext"/>
          <w:sz w:val="32"/>
          <w:rtl/>
        </w:rPr>
        <w:t xml:space="preserve"> </w:t>
      </w:r>
    </w:p>
    <w:p w14:paraId="6F550180" w14:textId="5AB9C8BB" w:rsidR="00AB7D20" w:rsidRDefault="00AB7D20" w:rsidP="008A7CA1">
      <w:pPr>
        <w:ind w:firstLine="0"/>
        <w:rPr>
          <w:rFonts w:ascii="Fb Fontext" w:hAnsi="Fb Fontext"/>
          <w:sz w:val="32"/>
          <w:rtl/>
        </w:rPr>
      </w:pPr>
      <w:r w:rsidRPr="00DE5323">
        <w:rPr>
          <w:rStyle w:val="affffe"/>
          <w:rtl/>
        </w:rPr>
        <w:t xml:space="preserve">א"ל </w:t>
      </w:r>
      <w:r w:rsidRPr="00C35A2C">
        <w:rPr>
          <w:rFonts w:ascii="Fb Fontext" w:hAnsi="Fb Fontext"/>
          <w:sz w:val="32"/>
          <w:rtl/>
        </w:rPr>
        <w:t>שימתין לו שילך עמו</w:t>
      </w:r>
      <w:r w:rsidR="008A7CA1">
        <w:rPr>
          <w:rFonts w:ascii="Fb Fontext" w:hAnsi="Fb Fontext" w:hint="cs"/>
          <w:sz w:val="32"/>
          <w:rtl/>
        </w:rPr>
        <w:t>,</w:t>
      </w:r>
      <w:r w:rsidRPr="00C35A2C">
        <w:rPr>
          <w:rFonts w:ascii="Fb Fontext" w:hAnsi="Fb Fontext"/>
          <w:sz w:val="32"/>
          <w:rtl/>
        </w:rPr>
        <w:t xml:space="preserve"> ולא חיכה לו</w:t>
      </w:r>
      <w:r w:rsidR="000A337F">
        <w:rPr>
          <w:rFonts w:ascii="Fb Fontext" w:hAnsi="Fb Fontext" w:hint="cs"/>
          <w:sz w:val="32"/>
          <w:rtl/>
        </w:rPr>
        <w:t>,</w:t>
      </w:r>
    </w:p>
    <w:p w14:paraId="237483F7" w14:textId="405CFFEC" w:rsidR="00E268F4" w:rsidRDefault="00AB7D20" w:rsidP="008A7CA1">
      <w:pPr>
        <w:ind w:firstLine="0"/>
        <w:rPr>
          <w:rFonts w:ascii="Fb Fontext" w:hAnsi="Fb Fontext"/>
          <w:rtl/>
        </w:rPr>
      </w:pPr>
      <w:r w:rsidRPr="00C35A2C">
        <w:rPr>
          <w:rFonts w:ascii="Fb Fontext" w:hAnsi="Fb Fontext"/>
          <w:rtl/>
        </w:rPr>
        <w:t xml:space="preserve">הלך ולמד י'ב שנים בבי רב, עד שהגיע השתנו שבילי העיר ולא ידע לילך לביתו ישב על שפת הנהר ושמע לנערה שקרו לה </w:t>
      </w:r>
      <w:r w:rsidRPr="0047662A">
        <w:rPr>
          <w:rStyle w:val="affffe"/>
          <w:rtl/>
        </w:rPr>
        <w:t>בת חכינאי</w:t>
      </w:r>
      <w:r w:rsidRPr="00C35A2C">
        <w:rPr>
          <w:rFonts w:ascii="Fb Fontext" w:hAnsi="Fb Fontext"/>
          <w:rtl/>
        </w:rPr>
        <w:t xml:space="preserve"> מלאי כדך ונלך</w:t>
      </w:r>
      <w:r w:rsidR="00E268F4">
        <w:rPr>
          <w:rFonts w:ascii="Fb Fontext" w:hAnsi="Fb Fontext"/>
          <w:rtl/>
        </w:rPr>
        <w:t>,</w:t>
      </w:r>
    </w:p>
    <w:p w14:paraId="2B2786AF" w14:textId="1119BD01" w:rsidR="00AB7D20" w:rsidRDefault="00AB7D20" w:rsidP="008A7CA1">
      <w:pPr>
        <w:ind w:firstLine="0"/>
        <w:rPr>
          <w:rFonts w:ascii="Fb Fontext" w:hAnsi="Fb Fontext"/>
          <w:rtl/>
        </w:rPr>
      </w:pPr>
      <w:r w:rsidRPr="00DE5323">
        <w:rPr>
          <w:rStyle w:val="affffe"/>
          <w:rtl/>
        </w:rPr>
        <w:t xml:space="preserve">אמר ש"מ </w:t>
      </w:r>
      <w:r>
        <w:rPr>
          <w:rFonts w:ascii="Fb Fontext" w:hAnsi="Fb Fontext"/>
          <w:rtl/>
        </w:rPr>
        <w:t xml:space="preserve">זו הנערה הלך אחריה כשהגיע לביתו אשתו ניפתה קמח וראתהו פתאום ונדם ליבה ופרחה רוחה אמר </w:t>
      </w:r>
      <w:r>
        <w:rPr>
          <w:rStyle w:val="affffe"/>
          <w:rFonts w:ascii="Fb Fontext" w:hAnsi="Fb Fontext"/>
          <w:rtl/>
          <w:rPrChange w:id="9216" w:author="מנוע אמוראים" w:date="2026-10-05T16:41:40Z">
            <w:rPr>
              <w:rFonts w:ascii="Fb Fontext" w:hAnsi="Fb Fontext"/>
              <w:rtl/>
            </w:rPr>
          </w:rPrChange>
        </w:rPr>
        <w:t xml:space="preserve">רבש"ע</w:t>
      </w:r>
      <w:r>
        <w:rPr>
          <w:rFonts w:ascii="Fb Fontext" w:hAnsi="Fb Fontext"/>
          <w:rtl/>
        </w:rPr>
        <w:t xml:space="preserve"> ענייה זו זה שכרה? ביקש עליה רחמים וחייתה</w:t>
      </w:r>
      <w:r w:rsidR="000A337F">
        <w:rPr>
          <w:rFonts w:ascii="Fb Fontext" w:hAnsi="Fb Fontext" w:hint="cs"/>
          <w:rtl/>
        </w:rPr>
        <w:t>,</w:t>
      </w:r>
    </w:p>
    <w:p w14:paraId="7871370A" w14:textId="2454770D" w:rsidR="00E268F4" w:rsidRDefault="008A7CA1" w:rsidP="00AB7D20">
      <w:pPr>
        <w:rPr>
          <w:rFonts w:ascii="Fb Fontext" w:hAnsi="Fb Fontext"/>
          <w:sz w:val="32"/>
          <w:rtl/>
        </w:rPr>
      </w:pPr>
      <w:r>
        <w:rPr>
          <w:rStyle w:val="affffe"/>
          <w:rFonts w:hint="cs"/>
          <w:rtl/>
        </w:rPr>
        <w:t xml:space="preserve">ג. </w:t>
      </w:r>
      <w:r w:rsidR="00AB7D20" w:rsidRPr="00DE5323">
        <w:rPr>
          <w:rStyle w:val="affffe"/>
          <w:rtl/>
        </w:rPr>
        <w:t>רחב"ב</w:t>
      </w:r>
      <w:r w:rsidR="00AB7D20" w:rsidRPr="00C35A2C">
        <w:rPr>
          <w:rFonts w:ascii="Fb Fontext" w:hAnsi="Fb Fontext"/>
          <w:sz w:val="32"/>
          <w:rtl/>
        </w:rPr>
        <w:t xml:space="preserve"> ישב י"ב שנים בביהמ"ד כשהגיע אמר שלא יעשה כב"ח</w:t>
      </w:r>
      <w:r w:rsidR="00DE5323">
        <w:rPr>
          <w:rFonts w:ascii="Fb Fontext" w:hAnsi="Fb Fontext" w:hint="cs"/>
          <w:sz w:val="32"/>
          <w:rtl/>
        </w:rPr>
        <w:t>,</w:t>
      </w:r>
      <w:r w:rsidR="00AB7D20" w:rsidRPr="00C35A2C">
        <w:rPr>
          <w:rFonts w:ascii="Fb Fontext" w:hAnsi="Fb Fontext"/>
          <w:sz w:val="32"/>
          <w:rtl/>
        </w:rPr>
        <w:t xml:space="preserve"> ישב בב</w:t>
      </w:r>
      <w:r w:rsidR="00DE5323">
        <w:rPr>
          <w:rFonts w:ascii="Fb Fontext" w:hAnsi="Fb Fontext" w:hint="cs"/>
          <w:sz w:val="32"/>
          <w:rtl/>
        </w:rPr>
        <w:t>יהמ</w:t>
      </w:r>
      <w:r w:rsidR="002B7BCC">
        <w:rPr>
          <w:rFonts w:ascii="Fb Fontext" w:hAnsi="Fb Fontext"/>
          <w:sz w:val="32"/>
          <w:rtl/>
        </w:rPr>
        <w:t>"</w:t>
      </w:r>
      <w:r w:rsidR="00DE5323">
        <w:rPr>
          <w:rFonts w:ascii="Fb Fontext" w:hAnsi="Fb Fontext" w:hint="cs"/>
          <w:sz w:val="32"/>
          <w:rtl/>
        </w:rPr>
        <w:t xml:space="preserve">ד </w:t>
      </w:r>
      <w:r w:rsidR="00AB7D20" w:rsidRPr="00C35A2C">
        <w:rPr>
          <w:rFonts w:ascii="Fb Fontext" w:hAnsi="Fb Fontext"/>
          <w:sz w:val="32"/>
          <w:rtl/>
        </w:rPr>
        <w:t xml:space="preserve">שבעיר ושלח להגיד לביתו </w:t>
      </w:r>
      <w:r w:rsidR="00AB7D20" w:rsidRPr="00DE5323">
        <w:rPr>
          <w:rStyle w:val="affffe"/>
          <w:rtl/>
        </w:rPr>
        <w:t>כשהגיע ר' אושעיא בנו</w:t>
      </w:r>
      <w:r w:rsidR="00AB7D20" w:rsidRPr="00C35A2C">
        <w:rPr>
          <w:rFonts w:ascii="Fb Fontext" w:hAnsi="Fb Fontext"/>
          <w:sz w:val="32"/>
          <w:rtl/>
        </w:rPr>
        <w:t xml:space="preserve"> ישב לפניו ושאל בשמעתא ראה שמחודדת שמועתו חלשה דעתו ואמר הלוואי היה לי זרע שכזה</w:t>
      </w:r>
      <w:r w:rsidR="00E268F4">
        <w:rPr>
          <w:rFonts w:ascii="Fb Fontext" w:hAnsi="Fb Fontext" w:hint="cs"/>
          <w:sz w:val="32"/>
          <w:rtl/>
        </w:rPr>
        <w:t>,</w:t>
      </w:r>
    </w:p>
    <w:p w14:paraId="2666B2BB" w14:textId="47F761D6" w:rsidR="00AB7D20" w:rsidRPr="00C35A2C" w:rsidRDefault="00DE5323" w:rsidP="00AB7D20">
      <w:pPr>
        <w:rPr>
          <w:rFonts w:ascii="Fb Fontext" w:hAnsi="Fb Fontext"/>
          <w:rtl/>
        </w:rPr>
      </w:pPr>
      <w:r>
        <w:rPr>
          <w:rFonts w:ascii="Fb Fontext" w:hAnsi="Fb Fontext" w:hint="cs"/>
          <w:sz w:val="32"/>
          <w:rtl/>
        </w:rPr>
        <w:lastRenderedPageBreak/>
        <w:t xml:space="preserve">בא </w:t>
      </w:r>
      <w:r w:rsidR="00AB7D20" w:rsidRPr="00C35A2C">
        <w:rPr>
          <w:rFonts w:ascii="Fb Fontext" w:hAnsi="Fb Fontext"/>
          <w:sz w:val="32"/>
          <w:rtl/>
        </w:rPr>
        <w:t xml:space="preserve">לביתו הלך אחריו בנו </w:t>
      </w:r>
      <w:r w:rsidR="00AB7D20" w:rsidRPr="00DE5323">
        <w:rPr>
          <w:rStyle w:val="affffe"/>
          <w:rtl/>
        </w:rPr>
        <w:t>וקם ר"ח מפניו</w:t>
      </w:r>
      <w:r w:rsidR="00AB7D20" w:rsidRPr="00DE5323">
        <w:rPr>
          <w:rStyle w:val="afffff0"/>
          <w:rtl/>
        </w:rPr>
        <w:t xml:space="preserve"> שהיה סבור שרוצה לשואלו שמועה</w:t>
      </w:r>
      <w:r w:rsidR="00AB7D20" w:rsidRPr="00C35A2C">
        <w:rPr>
          <w:rFonts w:ascii="Fb Fontext" w:hAnsi="Fb Fontext"/>
          <w:sz w:val="32"/>
          <w:rtl/>
        </w:rPr>
        <w:t xml:space="preserve"> </w:t>
      </w:r>
      <w:r w:rsidR="00AB7D20" w:rsidRPr="00DE5323">
        <w:rPr>
          <w:rStyle w:val="affffe"/>
          <w:rtl/>
        </w:rPr>
        <w:t>א"ל אשתו</w:t>
      </w:r>
      <w:r w:rsidR="00AB7D20" w:rsidRPr="00C35A2C">
        <w:rPr>
          <w:rFonts w:ascii="Fb Fontext" w:hAnsi="Fb Fontext"/>
          <w:sz w:val="32"/>
          <w:rtl/>
        </w:rPr>
        <w:t xml:space="preserve"> מי קם אב </w:t>
      </w:r>
      <w:r>
        <w:rPr>
          <w:rFonts w:ascii="Fb Fontext" w:hAnsi="Fb Fontext" w:hint="cs"/>
          <w:sz w:val="32"/>
          <w:rtl/>
        </w:rPr>
        <w:t>מלפני</w:t>
      </w:r>
      <w:r w:rsidR="00AB7D20" w:rsidRPr="00C35A2C">
        <w:rPr>
          <w:rFonts w:ascii="Fb Fontext" w:hAnsi="Fb Fontext"/>
          <w:sz w:val="32"/>
          <w:rtl/>
        </w:rPr>
        <w:t xml:space="preserve"> בנו ?</w:t>
      </w:r>
    </w:p>
    <w:p w14:paraId="4CE36A87" w14:textId="0C452B44" w:rsidR="00AB7D20" w:rsidRPr="00C35A2C" w:rsidRDefault="00AB7D20" w:rsidP="00AB7D20">
      <w:pPr>
        <w:rPr>
          <w:rFonts w:ascii="Fb Fontext" w:hAnsi="Fb Fontext"/>
          <w:rtl/>
        </w:rPr>
      </w:pPr>
      <w:r w:rsidRPr="00DE5323">
        <w:rPr>
          <w:rStyle w:val="affffe"/>
          <w:rtl/>
        </w:rPr>
        <w:t>קרי עליה רב"ח</w:t>
      </w:r>
      <w:r w:rsidRPr="00AD1A41">
        <w:rPr>
          <w:rStyle w:val="affffa"/>
          <w:rtl/>
        </w:rPr>
        <w:t xml:space="preserve"> 'החוט המשולש לא במהרה ינתק' </w:t>
      </w:r>
      <w:r w:rsidRPr="00C35A2C">
        <w:rPr>
          <w:rFonts w:ascii="Fb Fontext" w:hAnsi="Fb Fontext"/>
          <w:rtl/>
        </w:rPr>
        <w:t xml:space="preserve">- זה </w:t>
      </w:r>
      <w:r w:rsidRPr="00DE5323">
        <w:rPr>
          <w:rStyle w:val="affffe"/>
          <w:rtl/>
        </w:rPr>
        <w:t>ר</w:t>
      </w:r>
      <w:r w:rsidR="00DE5323" w:rsidRPr="00DE5323">
        <w:rPr>
          <w:rStyle w:val="affffe"/>
          <w:rFonts w:hint="cs"/>
          <w:rtl/>
        </w:rPr>
        <w:t>"א ברחב</w:t>
      </w:r>
      <w:r w:rsidR="002B7BCC">
        <w:rPr>
          <w:rStyle w:val="affffe"/>
          <w:rtl/>
        </w:rPr>
        <w:t>"</w:t>
      </w:r>
      <w:r w:rsidR="00DE5323" w:rsidRPr="00DE5323">
        <w:rPr>
          <w:rStyle w:val="affffe"/>
          <w:rFonts w:hint="cs"/>
          <w:rtl/>
        </w:rPr>
        <w:t>ב</w:t>
      </w:r>
      <w:r w:rsidRPr="00DE5323">
        <w:rPr>
          <w:rStyle w:val="affffe"/>
          <w:rtl/>
        </w:rPr>
        <w:t>.</w:t>
      </w:r>
    </w:p>
    <w:p w14:paraId="4B7A9888" w14:textId="0D4CAE8D" w:rsidR="00AB7D20" w:rsidRPr="008C28D0" w:rsidRDefault="00CE1C2E" w:rsidP="00F1680A">
      <w:pPr>
        <w:pStyle w:val="affffb"/>
        <w:rPr>
          <w:spacing w:val="0"/>
          <w:rtl/>
        </w:rPr>
      </w:pPr>
      <w:bookmarkStart w:id="467" w:name="_Toc119353251"/>
      <w:r w:rsidRPr="008C28D0">
        <w:rPr>
          <w:rFonts w:hint="cs"/>
          <w:spacing w:val="0"/>
          <w:rtl/>
        </w:rPr>
        <w:t>מעשה דר''ע</w:t>
      </w:r>
      <w:bookmarkEnd w:id="467"/>
    </w:p>
    <w:p w14:paraId="44E43FD6" w14:textId="225737DF" w:rsidR="00E268F4" w:rsidRDefault="008A7CA1" w:rsidP="00DE5323">
      <w:pPr>
        <w:rPr>
          <w:rtl/>
        </w:rPr>
      </w:pPr>
      <w:r>
        <w:rPr>
          <w:rStyle w:val="affffe"/>
          <w:rFonts w:hint="cs"/>
          <w:rtl/>
        </w:rPr>
        <w:t xml:space="preserve">ד. </w:t>
      </w:r>
      <w:r w:rsidR="00AB7D20" w:rsidRPr="002F732E">
        <w:rPr>
          <w:rStyle w:val="affffe"/>
          <w:rtl/>
        </w:rPr>
        <w:t xml:space="preserve">ר"ע </w:t>
      </w:r>
      <w:r w:rsidR="00DE5323" w:rsidRPr="002F732E">
        <w:rPr>
          <w:rStyle w:val="affffe"/>
          <w:rFonts w:hint="cs"/>
          <w:rtl/>
        </w:rPr>
        <w:t xml:space="preserve">היה </w:t>
      </w:r>
      <w:r w:rsidR="00AB7D20" w:rsidRPr="002F732E">
        <w:rPr>
          <w:rStyle w:val="affffe"/>
          <w:rtl/>
        </w:rPr>
        <w:t>רועה של כלבא שבוע</w:t>
      </w:r>
      <w:r w:rsidR="008C7427" w:rsidRPr="002F732E">
        <w:rPr>
          <w:rStyle w:val="affffe"/>
          <w:rFonts w:hint="cs"/>
          <w:rtl/>
        </w:rPr>
        <w:t>,</w:t>
      </w:r>
      <w:r w:rsidR="00AB7D20" w:rsidRPr="008C7427">
        <w:rPr>
          <w:rtl/>
        </w:rPr>
        <w:t xml:space="preserve"> ראתהו ביתו שהיה צנוע וטוב</w:t>
      </w:r>
      <w:r w:rsidR="00E268F4">
        <w:rPr>
          <w:rFonts w:hint="cs"/>
          <w:rtl/>
        </w:rPr>
        <w:t>,</w:t>
      </w:r>
    </w:p>
    <w:p w14:paraId="393A6AEE" w14:textId="2A5974D8" w:rsidR="00AB7D20" w:rsidRPr="008C7427" w:rsidRDefault="00AB7D20" w:rsidP="008A7CA1">
      <w:pPr>
        <w:ind w:firstLine="0"/>
        <w:rPr>
          <w:rtl/>
        </w:rPr>
      </w:pPr>
      <w:r w:rsidRPr="00DE5323">
        <w:rPr>
          <w:rStyle w:val="affffe"/>
          <w:rtl/>
        </w:rPr>
        <w:t>א</w:t>
      </w:r>
      <w:r w:rsidR="002B7BCC">
        <w:rPr>
          <w:rStyle w:val="affffe"/>
          <w:rtl/>
        </w:rPr>
        <w:t>"</w:t>
      </w:r>
      <w:r w:rsidRPr="00DE5323">
        <w:rPr>
          <w:rStyle w:val="affffe"/>
          <w:rtl/>
        </w:rPr>
        <w:t xml:space="preserve">ל </w:t>
      </w:r>
      <w:r w:rsidRPr="008C7427">
        <w:rPr>
          <w:rtl/>
        </w:rPr>
        <w:t xml:space="preserve">אי אתקדש לך תלך לבי רב </w:t>
      </w:r>
      <w:r w:rsidRPr="00DE5323">
        <w:rPr>
          <w:rStyle w:val="affffe"/>
          <w:rtl/>
        </w:rPr>
        <w:t xml:space="preserve">א"ל </w:t>
      </w:r>
      <w:r w:rsidRPr="008C7427">
        <w:rPr>
          <w:rtl/>
        </w:rPr>
        <w:t>שכן</w:t>
      </w:r>
      <w:r w:rsidR="008C7427" w:rsidRPr="008C7427">
        <w:rPr>
          <w:rFonts w:hint="cs"/>
          <w:rtl/>
        </w:rPr>
        <w:t>,</w:t>
      </w:r>
      <w:r w:rsidRPr="008C7427">
        <w:rPr>
          <w:rtl/>
        </w:rPr>
        <w:t xml:space="preserve"> </w:t>
      </w:r>
      <w:r w:rsidR="00DE5323">
        <w:rPr>
          <w:rFonts w:hint="cs"/>
          <w:rtl/>
        </w:rPr>
        <w:t>קידשה</w:t>
      </w:r>
      <w:r w:rsidRPr="008C7427">
        <w:rPr>
          <w:rtl/>
        </w:rPr>
        <w:t xml:space="preserve"> בצינעה ושלחתו</w:t>
      </w:r>
      <w:r w:rsidR="008C7427" w:rsidRPr="008C7427">
        <w:rPr>
          <w:rFonts w:hint="cs"/>
          <w:rtl/>
        </w:rPr>
        <w:t>,</w:t>
      </w:r>
      <w:r w:rsidRPr="008C7427">
        <w:rPr>
          <w:rtl/>
        </w:rPr>
        <w:t xml:space="preserve"> שמע אביה והוצי</w:t>
      </w:r>
      <w:r w:rsidR="008C7427" w:rsidRPr="008C7427">
        <w:rPr>
          <w:rFonts w:hint="cs"/>
          <w:rtl/>
        </w:rPr>
        <w:t>א</w:t>
      </w:r>
      <w:r w:rsidRPr="008C7427">
        <w:rPr>
          <w:rtl/>
        </w:rPr>
        <w:t>ה מביתו והדירה הנאה מנכסיו</w:t>
      </w:r>
      <w:r w:rsidR="000A337F">
        <w:rPr>
          <w:rFonts w:hint="cs"/>
          <w:rtl/>
        </w:rPr>
        <w:t>,</w:t>
      </w:r>
    </w:p>
    <w:p w14:paraId="3EB32B73" w14:textId="4E7E2D42" w:rsidR="00E268F4" w:rsidRDefault="00AB7D20" w:rsidP="008A7CA1">
      <w:pPr>
        <w:ind w:firstLine="0"/>
        <w:rPr>
          <w:rFonts w:ascii="Fb Fontext" w:hAnsi="Fb Fontext"/>
          <w:rtl/>
        </w:rPr>
      </w:pPr>
      <w:r w:rsidRPr="00C35A2C">
        <w:rPr>
          <w:rFonts w:ascii="Fb Fontext" w:hAnsi="Fb Fontext"/>
          <w:rtl/>
        </w:rPr>
        <w:t>אחר שישב י"ב שנים בבי רב</w:t>
      </w:r>
      <w:r w:rsidR="00DE5323">
        <w:rPr>
          <w:rFonts w:ascii="Fb Fontext" w:hAnsi="Fb Fontext" w:hint="cs"/>
          <w:rtl/>
        </w:rPr>
        <w:t>,</w:t>
      </w:r>
      <w:r w:rsidRPr="00C35A2C">
        <w:rPr>
          <w:rFonts w:ascii="Fb Fontext" w:hAnsi="Fb Fontext"/>
          <w:rtl/>
        </w:rPr>
        <w:t xml:space="preserve"> הביא י"ב אלף תלמידים</w:t>
      </w:r>
      <w:r w:rsidR="00E268F4">
        <w:rPr>
          <w:rFonts w:ascii="Fb Fontext" w:hAnsi="Fb Fontext"/>
          <w:rtl/>
        </w:rPr>
        <w:t>,</w:t>
      </w:r>
    </w:p>
    <w:p w14:paraId="0803A4B9" w14:textId="0371C585" w:rsidR="002F732E" w:rsidRDefault="002F732E" w:rsidP="00E26091">
      <w:pPr>
        <w:pStyle w:val="afff"/>
        <w:framePr w:wrap="around"/>
        <w:rPr>
          <w:rStyle w:val="affffe"/>
          <w:rtl/>
        </w:rPr>
      </w:pPr>
      <w:bookmarkStart w:id="468" w:name="_Toc119353252"/>
      <w:r>
        <w:rPr>
          <w:rStyle w:val="affffe"/>
          <w:rFonts w:hint="cs"/>
          <w:rtl/>
        </w:rPr>
        <w:t>סג.</w:t>
      </w:r>
      <w:bookmarkEnd w:id="468"/>
    </w:p>
    <w:p w14:paraId="5ED1A57A" w14:textId="77777777" w:rsidR="008A7CA1" w:rsidRDefault="00AB7D20" w:rsidP="00AB7D20">
      <w:pPr>
        <w:rPr>
          <w:rFonts w:ascii="Fb Fontext" w:hAnsi="Fb Fontext"/>
          <w:rtl/>
        </w:rPr>
      </w:pPr>
      <w:r w:rsidRPr="00DE5323">
        <w:rPr>
          <w:rStyle w:val="affffe"/>
          <w:rtl/>
        </w:rPr>
        <w:t>כש</w:t>
      </w:r>
      <w:r w:rsidR="00DE5323">
        <w:rPr>
          <w:rStyle w:val="affffe"/>
          <w:rFonts w:hint="cs"/>
          <w:rtl/>
        </w:rPr>
        <w:t>בא</w:t>
      </w:r>
      <w:r w:rsidRPr="00DE5323">
        <w:rPr>
          <w:rStyle w:val="affffe"/>
          <w:rtl/>
        </w:rPr>
        <w:t xml:space="preserve"> לביתו</w:t>
      </w:r>
      <w:r w:rsidRPr="00C35A2C">
        <w:rPr>
          <w:rFonts w:ascii="Fb Fontext" w:hAnsi="Fb Fontext"/>
          <w:rtl/>
        </w:rPr>
        <w:t xml:space="preserve"> שמע לזקן שאמר לאשתו עד כמה את אלמנה חיה,</w:t>
      </w:r>
    </w:p>
    <w:p w14:paraId="5247A279" w14:textId="3A57809B" w:rsidR="00AB7D20" w:rsidRDefault="00AB7D20" w:rsidP="00CE1C2E">
      <w:pPr>
        <w:rPr>
          <w:rFonts w:ascii="Fb Fontext" w:hAnsi="Fb Fontext"/>
          <w:rtl/>
        </w:rPr>
      </w:pPr>
      <w:r w:rsidRPr="00C35A2C">
        <w:rPr>
          <w:rFonts w:ascii="Fb Fontext" w:hAnsi="Fb Fontext"/>
          <w:rtl/>
        </w:rPr>
        <w:t>ואמרה לו שאילו היה שומע לה היה יושב עוד י"ב שנה,</w:t>
      </w:r>
      <w:r w:rsidR="00CE1C2E">
        <w:rPr>
          <w:rFonts w:ascii="Fb Fontext" w:hAnsi="Fb Fontext" w:hint="cs"/>
          <w:rtl/>
        </w:rPr>
        <w:t xml:space="preserve"> </w:t>
      </w:r>
      <w:r w:rsidRPr="00DE5323">
        <w:rPr>
          <w:rStyle w:val="affffe"/>
          <w:rtl/>
        </w:rPr>
        <w:t>אמר</w:t>
      </w:r>
      <w:r w:rsidRPr="00C35A2C">
        <w:rPr>
          <w:rFonts w:ascii="Fb Fontext" w:hAnsi="Fb Fontext"/>
          <w:rtl/>
        </w:rPr>
        <w:t xml:space="preserve"> א"כ זו רצונה, והביא עמו אחר י"ב שנה נוספים כ"ד אלף תלמידים</w:t>
      </w:r>
      <w:r w:rsidR="008C7427">
        <w:rPr>
          <w:rFonts w:ascii="Fb Fontext" w:hAnsi="Fb Fontext" w:hint="cs"/>
          <w:rtl/>
        </w:rPr>
        <w:t>,</w:t>
      </w:r>
      <w:r w:rsidRPr="00C35A2C">
        <w:rPr>
          <w:rFonts w:ascii="Fb Fontext" w:hAnsi="Fb Fontext"/>
          <w:rtl/>
        </w:rPr>
        <w:t xml:space="preserve"> שמעה אשתו ויצאה לפניו, </w:t>
      </w:r>
      <w:r w:rsidRPr="00220D33">
        <w:rPr>
          <w:rStyle w:val="affffe"/>
          <w:rtl/>
        </w:rPr>
        <w:t xml:space="preserve">א"ל </w:t>
      </w:r>
      <w:r w:rsidRPr="00C35A2C">
        <w:rPr>
          <w:rFonts w:ascii="Fb Fontext" w:hAnsi="Fb Fontext"/>
          <w:rtl/>
        </w:rPr>
        <w:t xml:space="preserve">שכנותיה שאלי בגדים ותתלבשים כראוי לו, </w:t>
      </w:r>
      <w:r w:rsidRPr="00220D33">
        <w:rPr>
          <w:rStyle w:val="affffe"/>
          <w:rtl/>
        </w:rPr>
        <w:t>אמרה להם</w:t>
      </w:r>
      <w:r w:rsidRPr="00C35A2C">
        <w:rPr>
          <w:rFonts w:ascii="Fb Fontext" w:hAnsi="Fb Fontext"/>
          <w:rtl/>
        </w:rPr>
        <w:t xml:space="preserve"> </w:t>
      </w:r>
      <w:r w:rsidRPr="008C7427">
        <w:rPr>
          <w:rStyle w:val="affffa"/>
          <w:rtl/>
        </w:rPr>
        <w:t>יודע צדיק נפש בהמתו,</w:t>
      </w:r>
      <w:r w:rsidR="00CE1C2E">
        <w:rPr>
          <w:rFonts w:ascii="Fb Fontext" w:hAnsi="Fb Fontext" w:hint="cs"/>
          <w:rtl/>
        </w:rPr>
        <w:t xml:space="preserve"> </w:t>
      </w:r>
      <w:r w:rsidRPr="00C35A2C">
        <w:rPr>
          <w:rFonts w:ascii="Fb Fontext" w:hAnsi="Fb Fontext"/>
          <w:rtl/>
        </w:rPr>
        <w:t>כשהגיע</w:t>
      </w:r>
      <w:r w:rsidR="008C7427">
        <w:rPr>
          <w:rFonts w:ascii="Fb Fontext" w:hAnsi="Fb Fontext" w:hint="cs"/>
          <w:rtl/>
        </w:rPr>
        <w:t>ה</w:t>
      </w:r>
      <w:r w:rsidRPr="00C35A2C">
        <w:rPr>
          <w:rFonts w:ascii="Fb Fontext" w:hAnsi="Fb Fontext"/>
          <w:rtl/>
        </w:rPr>
        <w:t xml:space="preserve"> אליו נפלה על פניה ונשקה לרגליו, דחפוה שמשיו</w:t>
      </w:r>
      <w:r w:rsidR="00E268F4">
        <w:rPr>
          <w:rFonts w:ascii="Fb Fontext" w:hAnsi="Fb Fontext"/>
          <w:rtl/>
        </w:rPr>
        <w:t>,</w:t>
      </w:r>
      <w:r w:rsidR="00CE1C2E">
        <w:rPr>
          <w:rFonts w:ascii="Fb Fontext" w:hAnsi="Fb Fontext" w:hint="cs"/>
          <w:rtl/>
        </w:rPr>
        <w:t xml:space="preserve"> </w:t>
      </w:r>
      <w:r w:rsidRPr="00220D33">
        <w:rPr>
          <w:rStyle w:val="affffe"/>
          <w:rtl/>
        </w:rPr>
        <w:t>א"ל</w:t>
      </w:r>
      <w:r w:rsidRPr="00C35A2C">
        <w:rPr>
          <w:rFonts w:ascii="Fb Fontext" w:hAnsi="Fb Fontext"/>
          <w:rtl/>
        </w:rPr>
        <w:t xml:space="preserve"> עזבוה ששלי ושלכם שלה</w:t>
      </w:r>
      <w:r w:rsidR="000A337F">
        <w:rPr>
          <w:rFonts w:ascii="Fb Fontext" w:hAnsi="Fb Fontext" w:hint="cs"/>
          <w:rtl/>
        </w:rPr>
        <w:t>,</w:t>
      </w:r>
    </w:p>
    <w:p w14:paraId="2130ED53" w14:textId="2B3354BE" w:rsidR="00AB7D20" w:rsidRPr="00730169" w:rsidRDefault="00AB7D20" w:rsidP="00AB7D20">
      <w:pPr>
        <w:rPr>
          <w:rFonts w:ascii="Fb Fontext" w:hAnsi="Fb Fontext"/>
          <w:spacing w:val="-2"/>
          <w:rtl/>
        </w:rPr>
      </w:pPr>
      <w:r w:rsidRPr="00730169">
        <w:rPr>
          <w:rFonts w:ascii="Fb Fontext" w:hAnsi="Fb Fontext"/>
          <w:spacing w:val="-2"/>
          <w:rtl/>
        </w:rPr>
        <w:t>שמע אביה ש</w:t>
      </w:r>
      <w:r w:rsidR="00220D33" w:rsidRPr="00730169">
        <w:rPr>
          <w:rFonts w:ascii="Fb Fontext" w:hAnsi="Fb Fontext" w:hint="cs"/>
          <w:spacing w:val="-2"/>
          <w:rtl/>
        </w:rPr>
        <w:t>אדם גדול בא</w:t>
      </w:r>
      <w:r w:rsidRPr="00730169">
        <w:rPr>
          <w:rFonts w:ascii="Fb Fontext" w:hAnsi="Fb Fontext"/>
          <w:spacing w:val="-2"/>
          <w:rtl/>
        </w:rPr>
        <w:t xml:space="preserve"> לעיר </w:t>
      </w:r>
      <w:r w:rsidRPr="00730169">
        <w:rPr>
          <w:rStyle w:val="affffe"/>
          <w:rtl/>
        </w:rPr>
        <w:t>אמר</w:t>
      </w:r>
      <w:r w:rsidRPr="00730169">
        <w:rPr>
          <w:rFonts w:ascii="Fb Fontext" w:hAnsi="Fb Fontext"/>
          <w:spacing w:val="-2"/>
          <w:rtl/>
        </w:rPr>
        <w:t xml:space="preserve"> אלך אלי</w:t>
      </w:r>
      <w:r w:rsidR="00220D33" w:rsidRPr="00730169">
        <w:rPr>
          <w:rFonts w:ascii="Fb Fontext" w:hAnsi="Fb Fontext" w:hint="cs"/>
          <w:spacing w:val="-2"/>
          <w:rtl/>
        </w:rPr>
        <w:t>ו</w:t>
      </w:r>
      <w:r w:rsidRPr="00730169">
        <w:rPr>
          <w:rFonts w:ascii="Fb Fontext" w:hAnsi="Fb Fontext"/>
          <w:spacing w:val="-2"/>
          <w:rtl/>
        </w:rPr>
        <w:t xml:space="preserve"> אפשר יפר נדרו</w:t>
      </w:r>
      <w:r w:rsidR="008C7427" w:rsidRPr="00730169">
        <w:rPr>
          <w:rFonts w:ascii="Fb Fontext" w:hAnsi="Fb Fontext" w:hint="cs"/>
          <w:spacing w:val="-2"/>
          <w:rtl/>
        </w:rPr>
        <w:t>,</w:t>
      </w:r>
    </w:p>
    <w:p w14:paraId="6D0D5C2C" w14:textId="73DF39FB" w:rsidR="00AB7D20" w:rsidRPr="00C35A2C" w:rsidRDefault="00DD6EE4" w:rsidP="00220D33">
      <w:pPr>
        <w:rPr>
          <w:rFonts w:ascii="Fb Fontext" w:hAnsi="Fb Fontext" w:cs="Guttman Vilna"/>
          <w:b/>
          <w:bCs/>
          <w:rtl/>
        </w:rPr>
      </w:pPr>
      <w:r w:rsidRPr="00DD6EE4">
        <w:rPr>
          <w:rStyle w:val="affffe"/>
          <w:rFonts w:hint="cs"/>
          <w:rtl/>
        </w:rPr>
        <w:t>בא</w:t>
      </w:r>
      <w:r w:rsidR="00AB7D20" w:rsidRPr="00DD6EE4">
        <w:rPr>
          <w:rStyle w:val="affffe"/>
          <w:rtl/>
        </w:rPr>
        <w:t xml:space="preserve"> </w:t>
      </w:r>
      <w:r w:rsidRPr="00DD6EE4">
        <w:rPr>
          <w:rStyle w:val="affffe"/>
          <w:rFonts w:hint="cs"/>
          <w:rtl/>
        </w:rPr>
        <w:t>ו</w:t>
      </w:r>
      <w:r w:rsidR="00AB7D20" w:rsidRPr="00DD6EE4">
        <w:rPr>
          <w:rStyle w:val="affffe"/>
          <w:rtl/>
        </w:rPr>
        <w:t>שאלו</w:t>
      </w:r>
      <w:r w:rsidR="00AB7D20" w:rsidRPr="00C35A2C">
        <w:rPr>
          <w:rFonts w:ascii="Fb Fontext" w:hAnsi="Fb Fontext"/>
          <w:rtl/>
        </w:rPr>
        <w:t xml:space="preserve"> אם </w:t>
      </w:r>
      <w:r w:rsidR="00220D33">
        <w:rPr>
          <w:rFonts w:ascii="Fb Fontext" w:hAnsi="Fb Fontext" w:hint="cs"/>
          <w:rtl/>
        </w:rPr>
        <w:t>נדרת ע</w:t>
      </w:r>
      <w:r w:rsidR="002B7BCC">
        <w:rPr>
          <w:rFonts w:ascii="Fb Fontext" w:hAnsi="Fb Fontext"/>
          <w:rtl/>
        </w:rPr>
        <w:t>"</w:t>
      </w:r>
      <w:r w:rsidR="00220D33">
        <w:rPr>
          <w:rFonts w:ascii="Fb Fontext" w:hAnsi="Fb Fontext" w:hint="cs"/>
          <w:rtl/>
        </w:rPr>
        <w:t xml:space="preserve">ד אדם גדול </w:t>
      </w:r>
      <w:r w:rsidR="00AB7D20" w:rsidRPr="00220D33">
        <w:rPr>
          <w:rStyle w:val="affffe"/>
          <w:rtl/>
        </w:rPr>
        <w:t xml:space="preserve">א"ל </w:t>
      </w:r>
      <w:r w:rsidR="00BD4EEB">
        <w:rPr>
          <w:rFonts w:ascii="Fb Fontext" w:hAnsi="Fb Fontext"/>
          <w:rtl/>
        </w:rPr>
        <w:t>אף</w:t>
      </w:r>
      <w:r w:rsidR="00AB7D20" w:rsidRPr="00C35A2C">
        <w:rPr>
          <w:rFonts w:ascii="Fb Fontext" w:hAnsi="Fb Fontext"/>
          <w:rtl/>
        </w:rPr>
        <w:t xml:space="preserve"> פרק אחד או הלכה אחת לא הייתי נודר, </w:t>
      </w:r>
      <w:r w:rsidR="00AB7D20" w:rsidRPr="00220D33">
        <w:rPr>
          <w:rStyle w:val="affffe"/>
          <w:rtl/>
        </w:rPr>
        <w:t xml:space="preserve">א"ל </w:t>
      </w:r>
      <w:r w:rsidR="00AB7D20" w:rsidRPr="00C35A2C">
        <w:rPr>
          <w:rFonts w:ascii="Fb Fontext" w:hAnsi="Fb Fontext"/>
          <w:rtl/>
        </w:rPr>
        <w:t>אני הוא</w:t>
      </w:r>
      <w:r w:rsidR="008C7427">
        <w:rPr>
          <w:rFonts w:ascii="Fb Fontext" w:hAnsi="Fb Fontext" w:hint="cs"/>
          <w:rtl/>
        </w:rPr>
        <w:t>,</w:t>
      </w:r>
      <w:r w:rsidR="00AB7D20" w:rsidRPr="00C35A2C">
        <w:rPr>
          <w:rFonts w:ascii="Fb Fontext" w:hAnsi="Fb Fontext"/>
          <w:rtl/>
        </w:rPr>
        <w:t xml:space="preserve"> נפל על פניו ונשקו על רגליו</w:t>
      </w:r>
      <w:r w:rsidR="008C7427">
        <w:rPr>
          <w:rFonts w:ascii="Fb Fontext" w:hAnsi="Fb Fontext" w:hint="cs"/>
          <w:rtl/>
        </w:rPr>
        <w:t>,</w:t>
      </w:r>
      <w:r w:rsidR="00AB7D20" w:rsidRPr="00C35A2C">
        <w:rPr>
          <w:rFonts w:ascii="Fb Fontext" w:hAnsi="Fb Fontext"/>
          <w:rtl/>
        </w:rPr>
        <w:t xml:space="preserve"> והביא לו חצי מממונו.</w:t>
      </w:r>
    </w:p>
    <w:p w14:paraId="3495E7B7" w14:textId="48055F9F" w:rsidR="00AB7D20" w:rsidRPr="00C35A2C" w:rsidRDefault="00AB7D20" w:rsidP="00AB7D20">
      <w:pPr>
        <w:rPr>
          <w:rFonts w:ascii="Fb Fontext" w:hAnsi="Fb Fontext"/>
          <w:rtl/>
        </w:rPr>
      </w:pPr>
      <w:r w:rsidRPr="00220D33">
        <w:rPr>
          <w:rStyle w:val="affffe"/>
          <w:rtl/>
        </w:rPr>
        <w:t>ב</w:t>
      </w:r>
      <w:r w:rsidRPr="00220D33">
        <w:rPr>
          <w:rStyle w:val="affffe"/>
          <w:rFonts w:hint="cs"/>
          <w:rtl/>
        </w:rPr>
        <w:t>ת</w:t>
      </w:r>
      <w:r w:rsidRPr="00220D33">
        <w:rPr>
          <w:rStyle w:val="affffe"/>
          <w:rtl/>
        </w:rPr>
        <w:t xml:space="preserve"> ר"ע</w:t>
      </w:r>
      <w:r w:rsidRPr="00C35A2C">
        <w:rPr>
          <w:rFonts w:ascii="Fb Fontext" w:hAnsi="Fb Fontext"/>
          <w:sz w:val="32"/>
          <w:rtl/>
        </w:rPr>
        <w:t xml:space="preserve"> </w:t>
      </w:r>
      <w:r w:rsidR="00220D33">
        <w:rPr>
          <w:rFonts w:ascii="Fb Fontext" w:hAnsi="Fb Fontext" w:hint="cs"/>
          <w:sz w:val="32"/>
          <w:rtl/>
        </w:rPr>
        <w:t xml:space="preserve">גם </w:t>
      </w:r>
      <w:r w:rsidRPr="00C35A2C">
        <w:rPr>
          <w:rFonts w:ascii="Fb Fontext" w:hAnsi="Fb Fontext"/>
          <w:sz w:val="32"/>
          <w:rtl/>
        </w:rPr>
        <w:t>ע</w:t>
      </w:r>
      <w:r>
        <w:rPr>
          <w:rFonts w:ascii="Fb Fontext" w:hAnsi="Fb Fontext" w:hint="cs"/>
          <w:sz w:val="32"/>
          <w:rtl/>
        </w:rPr>
        <w:t>שתה</w:t>
      </w:r>
      <w:r w:rsidRPr="00C35A2C">
        <w:rPr>
          <w:rFonts w:ascii="Fb Fontext" w:hAnsi="Fb Fontext"/>
          <w:sz w:val="32"/>
          <w:rtl/>
        </w:rPr>
        <w:t xml:space="preserve"> </w:t>
      </w:r>
      <w:r w:rsidR="00220D33">
        <w:rPr>
          <w:rFonts w:ascii="Fb Fontext" w:hAnsi="Fb Fontext" w:hint="cs"/>
          <w:sz w:val="32"/>
          <w:rtl/>
        </w:rPr>
        <w:t xml:space="preserve">כך </w:t>
      </w:r>
      <w:r>
        <w:rPr>
          <w:rFonts w:ascii="Fb Fontext" w:hAnsi="Fb Fontext" w:hint="cs"/>
          <w:sz w:val="32"/>
          <w:rtl/>
        </w:rPr>
        <w:t>ל</w:t>
      </w:r>
      <w:r w:rsidRPr="00C35A2C">
        <w:rPr>
          <w:rFonts w:ascii="Fb Fontext" w:hAnsi="Fb Fontext"/>
          <w:sz w:val="32"/>
          <w:rtl/>
        </w:rPr>
        <w:t>בן עזאי.</w:t>
      </w:r>
    </w:p>
    <w:p w14:paraId="75E72853" w14:textId="4EB63F67" w:rsidR="00AB7D20" w:rsidRPr="00C35A2C" w:rsidRDefault="00220D33" w:rsidP="00AB7D20">
      <w:pPr>
        <w:rPr>
          <w:rFonts w:ascii="Fb Fontext" w:hAnsi="Fb Fontext"/>
          <w:rtl/>
        </w:rPr>
      </w:pPr>
      <w:r w:rsidRPr="00220D33">
        <w:rPr>
          <w:rStyle w:val="affffe"/>
          <w:rFonts w:hint="cs"/>
          <w:rtl/>
        </w:rPr>
        <w:t>וזהו שאנשים אומרים</w:t>
      </w:r>
      <w:r w:rsidR="00AB7D20" w:rsidRPr="00220D33">
        <w:rPr>
          <w:rStyle w:val="affffe"/>
          <w:rtl/>
        </w:rPr>
        <w:t xml:space="preserve">: </w:t>
      </w:r>
      <w:r w:rsidR="00AB7D20">
        <w:rPr>
          <w:rFonts w:ascii="Fb Fontext" w:hAnsi="Fb Fontext"/>
          <w:rtl/>
        </w:rPr>
        <w:t>רח</w:t>
      </w:r>
      <w:r w:rsidR="00AB7D20">
        <w:rPr>
          <w:rFonts w:ascii="Fb Fontext" w:hAnsi="Fb Fontext" w:hint="cs"/>
          <w:rtl/>
        </w:rPr>
        <w:t>ל אחר רחל הולכת</w:t>
      </w:r>
      <w:r w:rsidR="00AB7D20" w:rsidRPr="00C35A2C">
        <w:rPr>
          <w:rFonts w:ascii="Fb Fontext" w:hAnsi="Fb Fontext"/>
          <w:rtl/>
        </w:rPr>
        <w:t>, כ</w:t>
      </w:r>
      <w:r>
        <w:rPr>
          <w:rFonts w:ascii="Fb Fontext" w:hAnsi="Fb Fontext" w:hint="cs"/>
          <w:rtl/>
        </w:rPr>
        <w:t>מעשי</w:t>
      </w:r>
      <w:r w:rsidR="00AB7D20" w:rsidRPr="00C35A2C">
        <w:rPr>
          <w:rFonts w:ascii="Fb Fontext" w:hAnsi="Fb Fontext"/>
          <w:rtl/>
        </w:rPr>
        <w:t xml:space="preserve"> אמה.</w:t>
      </w:r>
    </w:p>
    <w:p w14:paraId="4002F7FB" w14:textId="77777777" w:rsidR="00AB7D20" w:rsidRPr="00F97732" w:rsidRDefault="00AB7D20" w:rsidP="003156E1">
      <w:pPr>
        <w:pStyle w:val="aff9"/>
        <w:rPr>
          <w:rtl/>
        </w:rPr>
      </w:pPr>
      <w:r w:rsidRPr="003156E1">
        <w:rPr>
          <w:rFonts w:hint="cs"/>
          <w:rtl/>
        </w:rPr>
        <w:t>׹</w:t>
      </w:r>
    </w:p>
    <w:p w14:paraId="4CF02D87" w14:textId="69B7E57F" w:rsidR="00AB7D20" w:rsidRDefault="00CE1C2E" w:rsidP="00AB7D20">
      <w:pPr>
        <w:rPr>
          <w:rFonts w:ascii="Fb Fontext" w:hAnsi="Fb Fontext"/>
          <w:sz w:val="32"/>
          <w:rtl/>
        </w:rPr>
      </w:pPr>
      <w:r>
        <w:rPr>
          <w:rStyle w:val="affffe"/>
          <w:rFonts w:hint="cs"/>
          <w:rtl/>
        </w:rPr>
        <w:t xml:space="preserve">ה. </w:t>
      </w:r>
      <w:r w:rsidR="00220D33" w:rsidRPr="00220D33">
        <w:rPr>
          <w:rStyle w:val="affffe"/>
          <w:rFonts w:hint="cs"/>
          <w:rtl/>
        </w:rPr>
        <w:t>ר</w:t>
      </w:r>
      <w:r w:rsidR="00DD6EE4">
        <w:rPr>
          <w:rStyle w:val="affffe"/>
          <w:rFonts w:hint="cs"/>
          <w:rtl/>
        </w:rPr>
        <w:t>יב"ר</w:t>
      </w:r>
      <w:r w:rsidR="00220D33" w:rsidRPr="00220D33">
        <w:rPr>
          <w:rStyle w:val="affffe"/>
          <w:rFonts w:hint="cs"/>
          <w:rtl/>
        </w:rPr>
        <w:t>:</w:t>
      </w:r>
      <w:r w:rsidR="00AB7D20" w:rsidRPr="00220D33">
        <w:rPr>
          <w:rStyle w:val="affffe"/>
          <w:rtl/>
        </w:rPr>
        <w:t xml:space="preserve"> </w:t>
      </w:r>
      <w:r w:rsidR="00AB7D20" w:rsidRPr="00C35A2C">
        <w:rPr>
          <w:rFonts w:ascii="Fb Fontext" w:hAnsi="Fb Fontext"/>
          <w:sz w:val="32"/>
          <w:rtl/>
        </w:rPr>
        <w:t xml:space="preserve">שלחו אביו לביהמ"ד </w:t>
      </w:r>
      <w:r w:rsidR="00AB7D20" w:rsidRPr="00220D33">
        <w:rPr>
          <w:rStyle w:val="affffe"/>
          <w:rtl/>
        </w:rPr>
        <w:t xml:space="preserve">לפני רב יוסף </w:t>
      </w:r>
      <w:r w:rsidR="00AB7D20" w:rsidRPr="00C35A2C">
        <w:rPr>
          <w:rFonts w:ascii="Fb Fontext" w:hAnsi="Fb Fontext"/>
          <w:sz w:val="32"/>
          <w:rtl/>
        </w:rPr>
        <w:t>פסקו לו שש שנים</w:t>
      </w:r>
      <w:r w:rsidR="000A337F">
        <w:rPr>
          <w:rFonts w:ascii="Fb Fontext" w:hAnsi="Fb Fontext" w:hint="cs"/>
          <w:sz w:val="32"/>
          <w:rtl/>
        </w:rPr>
        <w:t>,</w:t>
      </w:r>
    </w:p>
    <w:p w14:paraId="350F699D" w14:textId="52CA4107" w:rsidR="00AB7D20" w:rsidRDefault="00AB7D20" w:rsidP="00AB7D20">
      <w:pPr>
        <w:rPr>
          <w:rFonts w:ascii="Fb Fontext" w:hAnsi="Fb Fontext"/>
          <w:rtl/>
        </w:rPr>
      </w:pPr>
      <w:r w:rsidRPr="00C35A2C">
        <w:rPr>
          <w:rFonts w:ascii="Fb Fontext" w:hAnsi="Fb Fontext"/>
          <w:rtl/>
        </w:rPr>
        <w:t xml:space="preserve">כשעברו ג' שנים </w:t>
      </w:r>
      <w:r w:rsidR="00220D33">
        <w:rPr>
          <w:rFonts w:ascii="Fb Fontext" w:hAnsi="Fb Fontext" w:hint="cs"/>
          <w:rtl/>
        </w:rPr>
        <w:t>בא</w:t>
      </w:r>
      <w:r w:rsidRPr="00C35A2C">
        <w:rPr>
          <w:rFonts w:ascii="Fb Fontext" w:hAnsi="Fb Fontext"/>
          <w:rtl/>
        </w:rPr>
        <w:t xml:space="preserve"> לביתו בעיו"כ</w:t>
      </w:r>
      <w:r w:rsidR="00220D33">
        <w:rPr>
          <w:rFonts w:ascii="Fb Fontext" w:hAnsi="Fb Fontext" w:hint="cs"/>
          <w:rtl/>
        </w:rPr>
        <w:t>,</w:t>
      </w:r>
      <w:r w:rsidRPr="00C35A2C">
        <w:rPr>
          <w:rFonts w:ascii="Fb Fontext" w:hAnsi="Fb Fontext"/>
          <w:rtl/>
        </w:rPr>
        <w:t xml:space="preserve"> </w:t>
      </w:r>
      <w:r w:rsidRPr="00220D33">
        <w:rPr>
          <w:rStyle w:val="affffe"/>
          <w:rtl/>
        </w:rPr>
        <w:t xml:space="preserve">אמר </w:t>
      </w:r>
      <w:r w:rsidRPr="00C35A2C">
        <w:rPr>
          <w:rFonts w:ascii="Fb Fontext" w:hAnsi="Fb Fontext"/>
          <w:rtl/>
        </w:rPr>
        <w:t>אלך ואראה בני ביתי</w:t>
      </w:r>
    </w:p>
    <w:p w14:paraId="2B537026" w14:textId="017DC06B" w:rsidR="00AB7D20" w:rsidRPr="00C35A2C" w:rsidRDefault="00AB7D20" w:rsidP="00220D33">
      <w:pPr>
        <w:rPr>
          <w:rFonts w:ascii="Fb Fontext" w:hAnsi="Fb Fontext"/>
          <w:rtl/>
        </w:rPr>
      </w:pPr>
      <w:r w:rsidRPr="00220D33">
        <w:rPr>
          <w:rStyle w:val="affffe"/>
          <w:rtl/>
        </w:rPr>
        <w:t>שמע אביו</w:t>
      </w:r>
      <w:r w:rsidRPr="00C35A2C">
        <w:rPr>
          <w:rFonts w:ascii="Fb Fontext" w:hAnsi="Fb Fontext"/>
          <w:rtl/>
        </w:rPr>
        <w:t xml:space="preserve"> לקח כלי זיין ויצא לקראתו </w:t>
      </w:r>
      <w:r w:rsidRPr="00220D33">
        <w:rPr>
          <w:rStyle w:val="affffe"/>
          <w:rtl/>
        </w:rPr>
        <w:t xml:space="preserve">א"ל </w:t>
      </w:r>
      <w:r w:rsidR="00220D33">
        <w:rPr>
          <w:rFonts w:ascii="Fb Fontext" w:hAnsi="Fb Fontext" w:hint="cs"/>
          <w:rtl/>
        </w:rPr>
        <w:t>נזכרת ב</w:t>
      </w:r>
      <w:r w:rsidRPr="00C35A2C">
        <w:rPr>
          <w:rFonts w:ascii="Fb Fontext" w:hAnsi="Fb Fontext"/>
          <w:rtl/>
        </w:rPr>
        <w:t>זוגתך</w:t>
      </w:r>
      <w:r w:rsidR="00220D33">
        <w:rPr>
          <w:rFonts w:ascii="Fb Fontext" w:hAnsi="Fb Fontext" w:hint="cs"/>
          <w:rtl/>
        </w:rPr>
        <w:t xml:space="preserve"> </w:t>
      </w:r>
      <w:r w:rsidR="00220D33" w:rsidRPr="00220D33">
        <w:rPr>
          <w:rStyle w:val="afffff0"/>
          <w:rFonts w:hint="cs"/>
          <w:rtl/>
        </w:rPr>
        <w:t>[יונתך]</w:t>
      </w:r>
      <w:r w:rsidRPr="00C35A2C">
        <w:rPr>
          <w:rFonts w:ascii="Fb Fontext" w:hAnsi="Fb Fontext"/>
          <w:rtl/>
        </w:rPr>
        <w:t>?</w:t>
      </w:r>
    </w:p>
    <w:p w14:paraId="3B02198D" w14:textId="69C4C29F" w:rsidR="00AB7D20" w:rsidRPr="00C35A2C" w:rsidRDefault="00220D33" w:rsidP="00AB7D20">
      <w:pPr>
        <w:rPr>
          <w:rFonts w:ascii="Fb Fontext" w:hAnsi="Fb Fontext"/>
          <w:rtl/>
        </w:rPr>
      </w:pPr>
      <w:r>
        <w:rPr>
          <w:rFonts w:ascii="Fb Fontext" w:hAnsi="Fb Fontext" w:hint="cs"/>
          <w:rtl/>
        </w:rPr>
        <w:lastRenderedPageBreak/>
        <w:t>ושניהם נטרדו ו</w:t>
      </w:r>
      <w:r w:rsidR="00AB7D20" w:rsidRPr="00C35A2C">
        <w:rPr>
          <w:rFonts w:ascii="Fb Fontext" w:hAnsi="Fb Fontext"/>
          <w:rtl/>
        </w:rPr>
        <w:t>לא אכלו סעודת המפסקת באותו עיו'כ</w:t>
      </w:r>
      <w:r w:rsidR="005D1B5B">
        <w:rPr>
          <w:rFonts w:ascii="Fb Fontext" w:hAnsi="Fb Fontext"/>
          <w:rtl/>
        </w:rPr>
        <w:t>,</w:t>
      </w:r>
    </w:p>
    <w:p w14:paraId="5A9B1575" w14:textId="77777777" w:rsidR="00AB7D20" w:rsidRDefault="00AB7D20" w:rsidP="003156E1">
      <w:pPr>
        <w:pStyle w:val="aff9"/>
        <w:rPr>
          <w:rtl/>
        </w:rPr>
      </w:pPr>
      <w:r w:rsidRPr="003156E1">
        <w:rPr>
          <w:rFonts w:hint="cs"/>
          <w:rtl/>
        </w:rPr>
        <w:t>׹</w:t>
      </w:r>
    </w:p>
    <w:p>
      <w:pPr>
        <w:pStyle w:val="MishnaBatzad"/>
        <w:rPr>
          <w:ins w:id="20440" w:author="קלוד" w:date="2026-10-06T10:09:07Z"/>
        </w:rPr>
      </w:pPr>
      <w:ins w:id="20439" w:author="קלוד" w:date="2026-10-06T10:09:07Z">
        <w:r>
          <w:t xml:space="preserve">משנה ז</w:t>
        </w:r>
      </w:ins>
    </w:p>
    <w:p w14:paraId="442DC190" w14:textId="77777777" w:rsidR="00AB7D20" w:rsidRPr="00730169" w:rsidRDefault="00AB7D20" w:rsidP="00AB7D20">
      <w:pPr>
        <w:pStyle w:val="afff5"/>
        <w:rPr>
          <w:b/>
          <w:spacing w:val="-2"/>
          <w:rtl/>
        </w:rPr>
      </w:pPr>
      <w:bookmarkStart w:id="469" w:name="_Toc119353253"/>
      <w:r w:rsidRPr="00CE1C2E">
        <w:rPr>
          <w:rStyle w:val="afffff5"/>
          <w:rFonts w:hint="cs"/>
          <w:rtl/>
        </w:rPr>
        <w:t>המורדת על בעלה</w:t>
      </w:r>
      <w:bookmarkEnd w:id="469"/>
      <w:r w:rsidRPr="00CE1C2E">
        <w:rPr>
          <w:rStyle w:val="afffff5"/>
          <w:rFonts w:hint="cs"/>
          <w:rtl/>
        </w:rPr>
        <w:t xml:space="preserve"> </w:t>
      </w:r>
      <w:r w:rsidRPr="00730169">
        <w:rPr>
          <w:rFonts w:hint="cs"/>
          <w:b/>
          <w:spacing w:val="-2"/>
          <w:rtl/>
        </w:rPr>
        <w:t>- פוחתין לה מכתובתה שבעה דינרין בשבת,</w:t>
      </w:r>
    </w:p>
    <w:p w14:paraId="2A679A83" w14:textId="098E8C11" w:rsidR="00AB7D20" w:rsidRPr="00C35A2C" w:rsidRDefault="00DD6EE4" w:rsidP="00AB7D20">
      <w:pPr>
        <w:pStyle w:val="afff5"/>
        <w:rPr>
          <w:b/>
          <w:rtl/>
        </w:rPr>
      </w:pPr>
      <w:r w:rsidRPr="00DD6EE4">
        <w:rPr>
          <w:rStyle w:val="TanaimMishna"/>
          <w:rFonts w:hint="cs"/>
          <w:rtl/>
          <w:rPrChange w:id="20146" w:author="קלוד" w:date="2026-10-06T10:09:07Z">
            <w:rPr>
              <w:rStyle w:val="affffe"/>
              <w:rFonts w:hint="cs"/>
              <w:rtl/>
            </w:rPr>
          </w:rPrChange>
        </w:rPr>
        <w:t>ר</w:t>
      </w:r>
      <w:r w:rsidR="002B7BCC">
        <w:rPr>
          <w:rStyle w:val="TanaimMishna"/>
          <w:rtl/>
          <w:rPrChange w:id="20147" w:author="קלוד" w:date="2026-10-06T10:09:07Z">
            <w:rPr>
              <w:rStyle w:val="affffe"/>
              <w:rtl/>
            </w:rPr>
          </w:rPrChange>
        </w:rPr>
        <w:t>"</w:t>
      </w:r>
      <w:r w:rsidRPr="00DD6EE4">
        <w:rPr>
          <w:rStyle w:val="TanaimMishna"/>
          <w:rFonts w:hint="cs"/>
          <w:rtl/>
          <w:rPrChange w:id="20148" w:author="קלוד" w:date="2026-10-06T10:09:07Z">
            <w:rPr>
              <w:rStyle w:val="affffe"/>
              <w:rFonts w:hint="cs"/>
              <w:rtl/>
            </w:rPr>
          </w:rPrChange>
        </w:rPr>
        <w:t>י אומר</w:t>
      </w:r>
      <w:r w:rsidR="00AB7D20" w:rsidRPr="00DD6EE4">
        <w:rPr>
          <w:rStyle w:val="TanaimMishna"/>
          <w:rFonts w:hint="cs"/>
          <w:rtl/>
          <w:rPrChange w:id="20149" w:author="קלוד" w:date="2026-10-06T10:09:07Z">
            <w:rPr>
              <w:rStyle w:val="affffe"/>
              <w:rFonts w:hint="cs"/>
              <w:rtl/>
            </w:rPr>
          </w:rPrChange>
        </w:rPr>
        <w:t>:</w:t>
      </w:r>
      <w:r w:rsidR="00AB7D20" w:rsidRPr="00C35A2C">
        <w:rPr>
          <w:rFonts w:hint="cs"/>
          <w:b/>
          <w:rtl/>
        </w:rPr>
        <w:t xml:space="preserve"> שבעה טרפעיקין.</w:t>
      </w:r>
    </w:p>
    <w:p w14:paraId="639F6E53" w14:textId="77777777" w:rsidR="00AB7D20" w:rsidRDefault="00AB7D20" w:rsidP="00AB7D20">
      <w:pPr>
        <w:pStyle w:val="afff5"/>
        <w:rPr>
          <w:b/>
          <w:rtl/>
        </w:rPr>
      </w:pPr>
      <w:bookmarkStart w:id="470" w:name="_Toc119353254"/>
      <w:r w:rsidRPr="00CE1C2E">
        <w:rPr>
          <w:rStyle w:val="afffff5"/>
          <w:rFonts w:hint="cs"/>
          <w:rtl/>
        </w:rPr>
        <w:t>עד מתי הוא פוחת?</w:t>
      </w:r>
      <w:bookmarkEnd w:id="470"/>
      <w:r w:rsidRPr="00C35A2C">
        <w:rPr>
          <w:rFonts w:hint="cs"/>
          <w:b/>
          <w:rtl/>
        </w:rPr>
        <w:t xml:space="preserve"> עד כנגד כתובתה,</w:t>
      </w:r>
    </w:p>
    <w:p w14:paraId="76586514" w14:textId="77777777" w:rsidR="00AB7D20" w:rsidRPr="00D95194" w:rsidRDefault="00AB7D20" w:rsidP="00AB7D20">
      <w:pPr>
        <w:pStyle w:val="afff5"/>
        <w:rPr>
          <w:b/>
          <w:spacing w:val="4"/>
          <w:rtl/>
        </w:rPr>
      </w:pPr>
      <w:r w:rsidRPr="00DD6EE4">
        <w:rPr>
          <w:rStyle w:val="TanaimMishna"/>
          <w:rFonts w:hint="cs"/>
          <w:rtl/>
          <w:rPrChange w:id="20150" w:author="קלוד" w:date="2026-10-06T10:09:07Z">
            <w:rPr>
              <w:rStyle w:val="affffe"/>
              <w:rFonts w:hint="cs"/>
              <w:rtl/>
            </w:rPr>
          </w:rPrChange>
        </w:rPr>
        <w:t>ר' יוסי אומר:</w:t>
      </w:r>
      <w:r w:rsidRPr="00D95194">
        <w:rPr>
          <w:rFonts w:hint="cs"/>
          <w:b/>
          <w:spacing w:val="4"/>
          <w:rtl/>
        </w:rPr>
        <w:t xml:space="preserve"> לעולם הוא פוחת והולך, עד שאם תפול לה ירושה ממקום אחר גובה הימנה.</w:t>
      </w:r>
    </w:p>
    <w:p w14:paraId="57061141" w14:textId="77777777" w:rsidR="00AB7D20" w:rsidRPr="00730169" w:rsidRDefault="00AB7D20" w:rsidP="00AB7D20">
      <w:pPr>
        <w:pStyle w:val="afff5"/>
        <w:rPr>
          <w:b/>
          <w:spacing w:val="-2"/>
          <w:rtl/>
        </w:rPr>
      </w:pPr>
      <w:bookmarkStart w:id="471" w:name="_Toc119353255"/>
      <w:r w:rsidRPr="00CE1C2E">
        <w:rPr>
          <w:rStyle w:val="afffff5"/>
          <w:rFonts w:hint="cs"/>
          <w:rtl/>
        </w:rPr>
        <w:t>וכן המורד על אשתו</w:t>
      </w:r>
      <w:bookmarkEnd w:id="471"/>
      <w:r w:rsidRPr="00730169">
        <w:rPr>
          <w:rFonts w:hint="cs"/>
          <w:b/>
          <w:spacing w:val="-2"/>
          <w:rtl/>
        </w:rPr>
        <w:t xml:space="preserve"> - מוסיפין על כתובתה שלשה דינרין בשבת,</w:t>
      </w:r>
    </w:p>
    <w:p w14:paraId="1ED0DFCE" w14:textId="02A5FB68" w:rsidR="00AB7D20" w:rsidRPr="00C35A2C" w:rsidRDefault="00AB7D20" w:rsidP="00AB7D20">
      <w:pPr>
        <w:pStyle w:val="afff5"/>
        <w:rPr>
          <w:b/>
          <w:rtl/>
        </w:rPr>
      </w:pPr>
      <w:r>
        <w:rPr>
          <w:rStyle w:val="TanaimMishna"/>
          <w:rFonts w:hint="cs"/>
          <w:rtl/>
          <w:rPrChange w:id="20151" w:author="קלוד" w:date="2026-10-06T10:09:07Z">
            <w:rPr>
              <w:rStyle w:val="affffe"/>
              <w:rFonts w:hint="cs"/>
              <w:rtl/>
            </w:rPr>
          </w:rPrChange>
        </w:rPr>
        <w:t xml:space="preserve">ר' יהודה</w:t>
      </w:r>
      <w:del w:id="41026" w:author="Claude" w:date="2026-10-07T09:24:54Z">
        <w:r>
          <w:rPr>
            <w:rStyle w:val="TanaimMishna"/>
            <w:rFonts w:hint="cs"/>
            <w:rtl/>
            <w:rPrChange w:id="20151" w:author="קלוד" w:date="2026-10-06T10:09:07Z">
              <w:rPr>
                <w:rStyle w:val="affffe"/>
                <w:rFonts w:hint="cs"/>
                <w:rtl/>
              </w:rPr>
            </w:rPrChange>
          </w:rPr>
          <w:delText xml:space="preserve"> </w:delText>
        </w:r>
      </w:del>
      <w:r>
        <w:rPr>
          <w:rStyle w:val="TanaimMishna"/>
          <w:rFonts w:hint="cs"/>
          <w:rtl/>
          <w:rPrChange w:id="20151" w:author="קלוד" w:date="2026-10-06T10:09:07Z">
            <w:rPr>
              <w:rStyle w:val="affffe"/>
              <w:rFonts w:hint="cs"/>
              <w:rtl/>
            </w:rPr>
          </w:rPrChange>
        </w:rPr>
        <w:t xml:space="preserve">:</w:t>
      </w:r>
      <w:r w:rsidRPr="00C35A2C">
        <w:rPr>
          <w:rFonts w:hint="cs"/>
          <w:b/>
          <w:rtl/>
        </w:rPr>
        <w:t xml:space="preserve"> שלשה טרפעיקין.</w:t>
      </w:r>
    </w:p>
    <w:p w14:paraId="39B96A0B" w14:textId="3ACDADAE" w:rsidR="00AB7D20" w:rsidRPr="00C35A2C" w:rsidRDefault="00AB7D20" w:rsidP="00AB7D20">
      <w:pPr>
        <w:rPr>
          <w:rFonts w:ascii="Fb Fontext" w:hAnsi="Fb Fontext"/>
          <w:rtl/>
        </w:rPr>
      </w:pPr>
      <w:bookmarkStart w:id="472" w:name="_Toc119353256"/>
      <w:r w:rsidRPr="00C54C7E">
        <w:rPr>
          <w:rStyle w:val="afffe"/>
          <w:rtl/>
        </w:rPr>
        <w:t>מורדת</w:t>
      </w:r>
      <w:bookmarkEnd w:id="472"/>
      <w:r w:rsidRPr="00C35A2C">
        <w:rPr>
          <w:rFonts w:ascii="Fb Fontext" w:hAnsi="Fb Fontext"/>
          <w:sz w:val="32"/>
          <w:rtl/>
        </w:rPr>
        <w:t xml:space="preserve">- </w:t>
      </w:r>
      <w:r w:rsidR="001B0E9A">
        <w:rPr>
          <w:rStyle w:val="affffe"/>
          <w:rFonts w:hint="cs"/>
          <w:rtl/>
        </w:rPr>
        <w:t xml:space="preserve"> לכו</w:t>
      </w:r>
      <w:r w:rsidR="002B7BCC">
        <w:rPr>
          <w:rStyle w:val="affffe"/>
          <w:rtl/>
        </w:rPr>
        <w:t>"</w:t>
      </w:r>
      <w:r w:rsidR="001B0E9A">
        <w:rPr>
          <w:rStyle w:val="affffe"/>
          <w:rFonts w:hint="cs"/>
          <w:rtl/>
        </w:rPr>
        <w:t>ע:</w:t>
      </w:r>
      <w:r w:rsidR="001B0E9A">
        <w:rPr>
          <w:rStyle w:val="affffe"/>
          <w:rFonts w:hint="cs"/>
        </w:rPr>
        <w:t xml:space="preserve"> </w:t>
      </w:r>
      <w:r w:rsidRPr="00C35A2C">
        <w:rPr>
          <w:rFonts w:ascii="Fb Fontext" w:hAnsi="Fb Fontext"/>
          <w:sz w:val="32"/>
          <w:rtl/>
        </w:rPr>
        <w:t xml:space="preserve">מתשמיש המטה, </w:t>
      </w:r>
      <w:r w:rsidR="001B0E9A">
        <w:rPr>
          <w:rStyle w:val="affffe"/>
          <w:rFonts w:hint="cs"/>
          <w:rtl/>
        </w:rPr>
        <w:t>ור</w:t>
      </w:r>
      <w:r w:rsidR="002B7BCC">
        <w:rPr>
          <w:rStyle w:val="affffe"/>
          <w:rtl/>
        </w:rPr>
        <w:t>"</w:t>
      </w:r>
      <w:r w:rsidR="001B0E9A">
        <w:rPr>
          <w:rStyle w:val="affffe"/>
          <w:rFonts w:hint="cs"/>
          <w:rtl/>
        </w:rPr>
        <w:t>ה ור</w:t>
      </w:r>
      <w:r w:rsidRPr="00DD6EE4">
        <w:rPr>
          <w:rStyle w:val="affffe"/>
          <w:rtl/>
        </w:rPr>
        <w:t>יב"ח</w:t>
      </w:r>
      <w:r w:rsidR="001B0E9A">
        <w:rPr>
          <w:rStyle w:val="affffe"/>
          <w:rFonts w:hint="cs"/>
          <w:rtl/>
        </w:rPr>
        <w:t xml:space="preserve"> חלקו</w:t>
      </w:r>
      <w:r w:rsidRPr="00DD6EE4">
        <w:rPr>
          <w:rStyle w:val="affffe"/>
          <w:rtl/>
        </w:rPr>
        <w:t xml:space="preserve">: </w:t>
      </w:r>
      <w:r w:rsidRPr="00C35A2C">
        <w:rPr>
          <w:rFonts w:ascii="Fb Fontext" w:hAnsi="Fb Fontext"/>
          <w:sz w:val="32"/>
          <w:rtl/>
        </w:rPr>
        <w:t>ממלאכה.</w:t>
      </w:r>
    </w:p>
    <w:p w14:paraId="19260BE1" w14:textId="77777777" w:rsidR="00AB7D20" w:rsidRDefault="00AB7D20" w:rsidP="00AB7D20">
      <w:pPr>
        <w:rPr>
          <w:rFonts w:ascii="Fb Fontext" w:hAnsi="Fb Fontext"/>
          <w:rtl/>
        </w:rPr>
      </w:pPr>
      <w:r w:rsidRPr="00DD6EE4">
        <w:rPr>
          <w:rStyle w:val="affffe"/>
          <w:rtl/>
        </w:rPr>
        <w:t>תנן:</w:t>
      </w:r>
      <w:r w:rsidRPr="00C35A2C">
        <w:rPr>
          <w:rFonts w:ascii="Fb Fontext" w:hAnsi="Fb Fontext"/>
          <w:rtl/>
        </w:rPr>
        <w:t xml:space="preserve"> וכן המורד על אשתו; </w:t>
      </w:r>
      <w:r w:rsidRPr="001B0E9A">
        <w:rPr>
          <w:rStyle w:val="affffe"/>
          <w:rtl/>
        </w:rPr>
        <w:t>בשלמא למ"ד מתשמיש</w:t>
      </w:r>
      <w:r w:rsidRPr="00C35A2C">
        <w:rPr>
          <w:rFonts w:ascii="Fb Fontext" w:hAnsi="Fb Fontext"/>
          <w:rtl/>
        </w:rPr>
        <w:t xml:space="preserve"> - לחיי,</w:t>
      </w:r>
    </w:p>
    <w:p w14:paraId="63A26F15" w14:textId="77777777" w:rsidR="00AB7D20" w:rsidRPr="00C35A2C" w:rsidRDefault="00AB7D20" w:rsidP="00AB7D20">
      <w:pPr>
        <w:rPr>
          <w:rFonts w:ascii="Fb Fontext" w:hAnsi="Fb Fontext"/>
          <w:rtl/>
        </w:rPr>
      </w:pPr>
      <w:r w:rsidRPr="001B0E9A">
        <w:rPr>
          <w:rStyle w:val="affffe"/>
          <w:rtl/>
        </w:rPr>
        <w:t xml:space="preserve">למ"ד ממלאכה </w:t>
      </w:r>
      <w:r w:rsidRPr="00C35A2C">
        <w:rPr>
          <w:rFonts w:ascii="Fb Fontext" w:hAnsi="Fb Fontext"/>
          <w:rtl/>
        </w:rPr>
        <w:t>– הך דמשועבד דבאומר איני זן ואיני מפרנס.</w:t>
      </w:r>
    </w:p>
    <w:p w14:paraId="2760E124" w14:textId="79842674" w:rsidR="00E268F4" w:rsidRDefault="001B0E9A" w:rsidP="00AB7D20">
      <w:pPr>
        <w:rPr>
          <w:rFonts w:ascii="Fb Fontext" w:hAnsi="Fb Fontext"/>
          <w:rtl/>
        </w:rPr>
      </w:pPr>
      <w:r>
        <w:rPr>
          <w:rStyle w:val="affffe"/>
          <w:rFonts w:hint="cs"/>
          <w:rtl/>
        </w:rPr>
        <w:t xml:space="preserve">והך </w:t>
      </w:r>
      <w:r>
        <w:rPr>
          <w:rFonts w:ascii="Fb Fontext" w:hAnsi="Fb Fontext" w:hint="cs"/>
          <w:rtl/>
        </w:rPr>
        <w:t>ד</w:t>
      </w:r>
      <w:r w:rsidR="00AB7D20" w:rsidRPr="00C35A2C">
        <w:rPr>
          <w:rFonts w:ascii="Fb Fontext" w:hAnsi="Fb Fontext"/>
          <w:rtl/>
        </w:rPr>
        <w:t xml:space="preserve">האומר איני זן ואיני מפרנס - יוציא ויתן כתובה! </w:t>
      </w:r>
      <w:r>
        <w:rPr>
          <w:rFonts w:ascii="Fb Fontext" w:hAnsi="Fb Fontext" w:hint="cs"/>
          <w:rtl/>
        </w:rPr>
        <w:t>קודם משדלים אותו,</w:t>
      </w:r>
      <w:r w:rsidRPr="001B0E9A">
        <w:rPr>
          <w:rStyle w:val="afffff0"/>
          <w:rFonts w:hint="cs"/>
          <w:rtl/>
        </w:rPr>
        <w:t xml:space="preserve"> וב</w:t>
      </w:r>
      <w:r>
        <w:rPr>
          <w:rStyle w:val="afffff0"/>
          <w:rFonts w:hint="cs"/>
          <w:rtl/>
        </w:rPr>
        <w:t xml:space="preserve">נתיים </w:t>
      </w:r>
      <w:r w:rsidRPr="001B0E9A">
        <w:rPr>
          <w:rStyle w:val="afffff0"/>
          <w:rFonts w:hint="cs"/>
          <w:rtl/>
        </w:rPr>
        <w:t>מוסיפין לה ורק אם יסרב יוציא ויתן כתובה</w:t>
      </w:r>
      <w:r w:rsidR="005D1B5B">
        <w:rPr>
          <w:rStyle w:val="afffff0"/>
          <w:rFonts w:hint="cs"/>
          <w:rtl/>
        </w:rPr>
        <w:t>,</w:t>
      </w:r>
    </w:p>
    <w:p w14:paraId="698C693E" w14:textId="2D761DC5" w:rsidR="00AB7D20" w:rsidRDefault="001B0E9A" w:rsidP="00AB7D20">
      <w:pPr>
        <w:rPr>
          <w:rFonts w:ascii="Fb Fontext" w:hAnsi="Fb Fontext"/>
          <w:rtl/>
        </w:rPr>
      </w:pPr>
      <w:r>
        <w:rPr>
          <w:rFonts w:ascii="Fb Fontext" w:hAnsi="Fb Fontext" w:hint="cs"/>
          <w:rtl/>
        </w:rPr>
        <w:t>והך ד</w:t>
      </w:r>
      <w:r w:rsidR="00514039">
        <w:rPr>
          <w:rFonts w:ascii="Fb Fontext" w:hAnsi="Fb Fontext" w:hint="cs"/>
          <w:rtl/>
        </w:rPr>
        <w:t xml:space="preserve">מורדת אחת </w:t>
      </w:r>
      <w:r w:rsidR="00AB7D20" w:rsidRPr="00C35A2C">
        <w:rPr>
          <w:rFonts w:ascii="Fb Fontext" w:hAnsi="Fb Fontext"/>
          <w:rtl/>
        </w:rPr>
        <w:t>ארוסה</w:t>
      </w:r>
      <w:r w:rsidR="00514039">
        <w:rPr>
          <w:rFonts w:ascii="Fb Fontext" w:hAnsi="Fb Fontext" w:hint="cs"/>
          <w:rtl/>
        </w:rPr>
        <w:t>,</w:t>
      </w:r>
      <w:r w:rsidR="00AB7D20" w:rsidRPr="00C35A2C">
        <w:rPr>
          <w:rFonts w:ascii="Fb Fontext" w:hAnsi="Fb Fontext"/>
          <w:rtl/>
        </w:rPr>
        <w:t xml:space="preserve"> נשואה, נדה, </w:t>
      </w:r>
      <w:r w:rsidR="00514039">
        <w:rPr>
          <w:rFonts w:ascii="Fb Fontext" w:hAnsi="Fb Fontext" w:hint="cs"/>
          <w:rtl/>
        </w:rPr>
        <w:t>ו</w:t>
      </w:r>
      <w:r w:rsidR="00AB7D20" w:rsidRPr="00C35A2C">
        <w:rPr>
          <w:rFonts w:ascii="Fb Fontext" w:hAnsi="Fb Fontext"/>
          <w:rtl/>
        </w:rPr>
        <w:t xml:space="preserve">חולה, </w:t>
      </w:r>
      <w:r w:rsidR="00514039">
        <w:rPr>
          <w:rFonts w:ascii="Fb Fontext" w:hAnsi="Fb Fontext" w:hint="cs"/>
          <w:rtl/>
        </w:rPr>
        <w:t>ו</w:t>
      </w:r>
      <w:r w:rsidR="00AB7D20" w:rsidRPr="00C35A2C">
        <w:rPr>
          <w:rFonts w:ascii="Fb Fontext" w:hAnsi="Fb Fontext"/>
          <w:rtl/>
        </w:rPr>
        <w:t>שומרת יבם;</w:t>
      </w:r>
    </w:p>
    <w:p w14:paraId="4AAE6FF3" w14:textId="77777777" w:rsidR="00AB7D20" w:rsidRPr="00C35A2C" w:rsidRDefault="00AB7D20" w:rsidP="00E26091">
      <w:pPr>
        <w:pStyle w:val="afff"/>
        <w:framePr w:wrap="around"/>
        <w:rPr>
          <w:rtl/>
        </w:rPr>
      </w:pPr>
      <w:bookmarkStart w:id="473" w:name="_Toc119353257"/>
      <w:r w:rsidRPr="00C35A2C">
        <w:rPr>
          <w:rFonts w:hint="cs"/>
          <w:rtl/>
        </w:rPr>
        <w:t>סג:</w:t>
      </w:r>
      <w:bookmarkEnd w:id="473"/>
    </w:p>
    <w:p w14:paraId="1567D9E4" w14:textId="538E9550" w:rsidR="00514039" w:rsidRDefault="00514039" w:rsidP="00514039">
      <w:pPr>
        <w:rPr>
          <w:rFonts w:ascii="Fb Fontext" w:hAnsi="Fb Fontext"/>
          <w:sz w:val="32"/>
          <w:rtl/>
        </w:rPr>
      </w:pPr>
      <w:r>
        <w:rPr>
          <w:rFonts w:ascii="Fb Fontext" w:hAnsi="Fb Fontext" w:hint="cs"/>
          <w:sz w:val="32"/>
          <w:rtl/>
        </w:rPr>
        <w:t>לכו</w:t>
      </w:r>
      <w:r w:rsidR="002B7BCC">
        <w:rPr>
          <w:rFonts w:ascii="Fb Fontext" w:hAnsi="Fb Fontext"/>
          <w:sz w:val="32"/>
          <w:rtl/>
        </w:rPr>
        <w:t>"</w:t>
      </w:r>
      <w:r>
        <w:rPr>
          <w:rFonts w:ascii="Fb Fontext" w:hAnsi="Fb Fontext" w:hint="cs"/>
          <w:sz w:val="32"/>
          <w:rtl/>
        </w:rPr>
        <w:t>ע מתשמיד הוי מורדת, ופליגי אי גם ממלאכה</w:t>
      </w:r>
    </w:p>
    <w:p w14:paraId="6B11AAD7" w14:textId="0922973C" w:rsidR="00AB7D20" w:rsidRPr="00C54C7E" w:rsidRDefault="00AB7D20" w:rsidP="00514039">
      <w:pPr>
        <w:pStyle w:val="afffd"/>
        <w:rPr>
          <w:rtl/>
        </w:rPr>
      </w:pPr>
      <w:ins w:id="9906" w:author="מספור קטעי משנה" w:date="2026-10-06T06:45:30Z">
        <w:r>
          <w:rPr>
            <w:rStyle w:val="MisparKeta"/>
          </w:rPr>
          <w:t xml:space="preserve">א. </w:t>
        </w:r>
      </w:ins>
      <w:bookmarkStart w:id="474" w:name="_Toc119353258"/>
      <w:r w:rsidRPr="00C54C7E">
        <w:rPr>
          <w:rtl/>
        </w:rPr>
        <w:t>המורדת פוחתין מכתובתה</w:t>
      </w:r>
      <w:r w:rsidR="00514039">
        <w:rPr>
          <w:rFonts w:hint="cs"/>
          <w:rtl/>
        </w:rPr>
        <w:t xml:space="preserve"> ז'</w:t>
      </w:r>
      <w:r w:rsidRPr="00C54C7E">
        <w:rPr>
          <w:rtl/>
        </w:rPr>
        <w:t xml:space="preserve"> דינרים בשבת, ר"י: טרפעיקין.</w:t>
      </w:r>
      <w:bookmarkEnd w:id="474"/>
    </w:p>
    <w:p w14:paraId="1FD3E1A9" w14:textId="77777777" w:rsidR="00AB7D20" w:rsidRDefault="00AB7D20" w:rsidP="00AB7D20">
      <w:pPr>
        <w:rPr>
          <w:rFonts w:ascii="Fb Fontext" w:hAnsi="Fb Fontext"/>
          <w:sz w:val="32"/>
          <w:rtl/>
        </w:rPr>
      </w:pPr>
      <w:r w:rsidRPr="00514039">
        <w:rPr>
          <w:rStyle w:val="affffe"/>
          <w:rtl/>
        </w:rPr>
        <w:t>רבותינו חזרו ונמנו</w:t>
      </w:r>
      <w:r w:rsidRPr="00C35A2C">
        <w:rPr>
          <w:rFonts w:ascii="Fb Fontext" w:hAnsi="Fb Fontext"/>
          <w:sz w:val="32"/>
          <w:rtl/>
        </w:rPr>
        <w:t>, שיהו מכריזין עליה ארבע שבתות זו אחר זו,</w:t>
      </w:r>
    </w:p>
    <w:p w14:paraId="1E84C512" w14:textId="4CAFC286" w:rsidR="00AB7D20" w:rsidRPr="00C35A2C" w:rsidRDefault="00AB7D20" w:rsidP="00AB7D20">
      <w:pPr>
        <w:rPr>
          <w:rFonts w:ascii="Fb Fontext" w:hAnsi="Fb Fontext" w:cs="Guttman Vilna"/>
          <w:b/>
          <w:bCs/>
          <w:sz w:val="32"/>
          <w:rtl/>
        </w:rPr>
      </w:pPr>
      <w:r w:rsidRPr="00514039">
        <w:rPr>
          <w:rStyle w:val="affffe"/>
          <w:rtl/>
        </w:rPr>
        <w:t>ושולחין לה ב"ד:</w:t>
      </w:r>
      <w:r w:rsidRPr="00C35A2C">
        <w:rPr>
          <w:rFonts w:ascii="Fb Fontext" w:hAnsi="Fb Fontext"/>
          <w:sz w:val="32"/>
          <w:rtl/>
        </w:rPr>
        <w:t xml:space="preserve"> </w:t>
      </w:r>
      <w:r w:rsidR="00514039">
        <w:rPr>
          <w:rFonts w:ascii="Fb Fontext" w:hAnsi="Fb Fontext" w:hint="cs"/>
          <w:sz w:val="32"/>
          <w:rtl/>
        </w:rPr>
        <w:t>תדעי</w:t>
      </w:r>
      <w:r w:rsidRPr="00C35A2C">
        <w:rPr>
          <w:rFonts w:ascii="Fb Fontext" w:hAnsi="Fb Fontext"/>
          <w:sz w:val="32"/>
          <w:rtl/>
        </w:rPr>
        <w:t>, ש</w:t>
      </w:r>
      <w:r w:rsidR="00BD4EEB">
        <w:rPr>
          <w:rFonts w:ascii="Fb Fontext" w:hAnsi="Fb Fontext"/>
          <w:sz w:val="32"/>
          <w:rtl/>
        </w:rPr>
        <w:t>אף</w:t>
      </w:r>
      <w:r w:rsidRPr="00C35A2C">
        <w:rPr>
          <w:rFonts w:ascii="Fb Fontext" w:hAnsi="Fb Fontext"/>
          <w:sz w:val="32"/>
          <w:rtl/>
        </w:rPr>
        <w:t xml:space="preserve"> כתובתיך מאה מנה הפסדת.</w:t>
      </w:r>
    </w:p>
    <w:p w14:paraId="6689119D" w14:textId="1C944003" w:rsidR="00AB7D20" w:rsidRPr="00C35A2C" w:rsidRDefault="00AB7D20" w:rsidP="00AB7D20">
      <w:pPr>
        <w:rPr>
          <w:rFonts w:ascii="Fb Fontext" w:hAnsi="Fb Fontext" w:cs="Guttman Vilna"/>
          <w:b/>
          <w:bCs/>
          <w:sz w:val="32"/>
          <w:rtl/>
        </w:rPr>
      </w:pPr>
      <w:r w:rsidRPr="00C35A2C">
        <w:rPr>
          <w:rFonts w:ascii="Fb Fontext" w:hAnsi="Fb Fontext"/>
          <w:sz w:val="32"/>
          <w:rtl/>
        </w:rPr>
        <w:t xml:space="preserve">אחת </w:t>
      </w:r>
      <w:r w:rsidR="00514039">
        <w:rPr>
          <w:rFonts w:ascii="Fb Fontext" w:hAnsi="Fb Fontext" w:hint="cs"/>
          <w:sz w:val="32"/>
          <w:rtl/>
        </w:rPr>
        <w:t xml:space="preserve">ארוסה, </w:t>
      </w:r>
      <w:r w:rsidRPr="00C35A2C">
        <w:rPr>
          <w:rFonts w:ascii="Fb Fontext" w:hAnsi="Fb Fontext"/>
          <w:sz w:val="32"/>
          <w:rtl/>
        </w:rPr>
        <w:t>נשואה, נדה</w:t>
      </w:r>
      <w:r w:rsidR="00514039">
        <w:rPr>
          <w:rFonts w:ascii="Fb Fontext" w:hAnsi="Fb Fontext" w:hint="cs"/>
          <w:sz w:val="32"/>
          <w:rtl/>
        </w:rPr>
        <w:t xml:space="preserve"> </w:t>
      </w:r>
      <w:r w:rsidR="00514039" w:rsidRPr="00514039">
        <w:rPr>
          <w:rStyle w:val="afffff0"/>
          <w:rFonts w:hint="cs"/>
          <w:rtl/>
        </w:rPr>
        <w:t>פת בסלו</w:t>
      </w:r>
      <w:r w:rsidRPr="00C35A2C">
        <w:rPr>
          <w:rFonts w:ascii="Fb Fontext" w:hAnsi="Fb Fontext"/>
          <w:sz w:val="32"/>
          <w:rtl/>
        </w:rPr>
        <w:t>, חולה, שומרת יבם.</w:t>
      </w:r>
    </w:p>
    <w:p w14:paraId="415D4A33" w14:textId="15AEEBC6" w:rsidR="00AB7D20" w:rsidRPr="00C35A2C" w:rsidRDefault="00AB7D20" w:rsidP="00AB7D20">
      <w:pPr>
        <w:rPr>
          <w:rFonts w:ascii="Fb Fontext" w:hAnsi="Fb Fontext" w:cs="Guttman Vilna"/>
          <w:b/>
          <w:bCs/>
          <w:sz w:val="32"/>
          <w:rtl/>
        </w:rPr>
      </w:pPr>
      <w:r w:rsidRPr="00514039">
        <w:rPr>
          <w:rStyle w:val="affffe"/>
          <w:rtl/>
        </w:rPr>
        <w:t xml:space="preserve">רב"ח: </w:t>
      </w:r>
      <w:r w:rsidRPr="00C35A2C">
        <w:rPr>
          <w:rFonts w:ascii="Fb Fontext" w:hAnsi="Fb Fontext"/>
          <w:sz w:val="32"/>
          <w:rtl/>
        </w:rPr>
        <w:t>אין מכריזין עליה אלא בבתי כנסיות ובבתי מדרשות.</w:t>
      </w:r>
    </w:p>
    <w:p w14:paraId="32F466A9" w14:textId="5BD69D76" w:rsidR="00AB7D20" w:rsidRPr="00C35A2C" w:rsidRDefault="00AB7D20" w:rsidP="00AB7D20">
      <w:pPr>
        <w:rPr>
          <w:rFonts w:ascii="Fb Fontext" w:hAnsi="Fb Fontext" w:cs="Guttman Vilna"/>
          <w:b/>
          <w:bCs/>
          <w:sz w:val="32"/>
          <w:rtl/>
        </w:rPr>
      </w:pPr>
      <w:r w:rsidRPr="00514039">
        <w:rPr>
          <w:rStyle w:val="affffe"/>
          <w:rtl/>
        </w:rPr>
        <w:t xml:space="preserve">רבא: </w:t>
      </w:r>
      <w:r w:rsidR="00514039">
        <w:rPr>
          <w:rFonts w:ascii="Fb Fontext" w:hAnsi="Fb Fontext" w:hint="cs"/>
          <w:sz w:val="32"/>
          <w:rtl/>
        </w:rPr>
        <w:t xml:space="preserve">כן משמע </w:t>
      </w:r>
      <w:r w:rsidR="00514039" w:rsidRPr="00514039">
        <w:rPr>
          <w:rStyle w:val="affffe"/>
          <w:rFonts w:hint="cs"/>
          <w:rtl/>
        </w:rPr>
        <w:t>ד</w:t>
      </w:r>
      <w:r w:rsidRPr="00514039">
        <w:rPr>
          <w:rStyle w:val="affffe"/>
          <w:rtl/>
        </w:rPr>
        <w:t>תני:</w:t>
      </w:r>
      <w:r w:rsidRPr="00C35A2C">
        <w:rPr>
          <w:rFonts w:ascii="Fb Fontext" w:hAnsi="Fb Fontext"/>
          <w:sz w:val="32"/>
          <w:rtl/>
        </w:rPr>
        <w:t xml:space="preserve"> ארבע </w:t>
      </w:r>
      <w:r w:rsidRPr="00CA108A">
        <w:rPr>
          <w:rFonts w:ascii="Fb Fontext" w:hAnsi="Fb Fontext" w:cs="PFT_Frank"/>
          <w:b/>
          <w:bCs/>
          <w:sz w:val="32"/>
          <w:szCs w:val="14"/>
          <w:rtl/>
        </w:rPr>
        <w:t>שבתות</w:t>
      </w:r>
      <w:r w:rsidRPr="00C35A2C">
        <w:rPr>
          <w:rFonts w:ascii="Fb Fontext" w:hAnsi="Fb Fontext"/>
          <w:sz w:val="32"/>
          <w:rtl/>
        </w:rPr>
        <w:t xml:space="preserve"> זו אחר זו,</w:t>
      </w:r>
    </w:p>
    <w:p w14:paraId="65133CF4" w14:textId="08975633" w:rsidR="00AB7D20" w:rsidRPr="00CE1C2E" w:rsidRDefault="00AB7D20" w:rsidP="00AB7D20">
      <w:pPr>
        <w:rPr>
          <w:rFonts w:ascii="Fb Fontext" w:hAnsi="Fb Fontext" w:cs="Guttman Vilna"/>
          <w:b/>
          <w:bCs/>
          <w:spacing w:val="-4"/>
          <w:rtl/>
        </w:rPr>
      </w:pPr>
      <w:r w:rsidRPr="00CE1C2E">
        <w:rPr>
          <w:rStyle w:val="affffe"/>
          <w:spacing w:val="-4"/>
          <w:rtl/>
        </w:rPr>
        <w:t xml:space="preserve">רב"ח: </w:t>
      </w:r>
      <w:r w:rsidRPr="00CE1C2E">
        <w:rPr>
          <w:rFonts w:ascii="Fb Fontext" w:hAnsi="Fb Fontext"/>
          <w:spacing w:val="-4"/>
          <w:rtl/>
        </w:rPr>
        <w:t>פעמים שולחין לה מב</w:t>
      </w:r>
      <w:r w:rsidR="00514039" w:rsidRPr="00CE1C2E">
        <w:rPr>
          <w:rFonts w:ascii="Fb Fontext" w:hAnsi="Fb Fontext" w:hint="cs"/>
          <w:spacing w:val="-4"/>
          <w:rtl/>
        </w:rPr>
        <w:t>"ד</w:t>
      </w:r>
      <w:r w:rsidRPr="00CE1C2E">
        <w:rPr>
          <w:rFonts w:ascii="Fb Fontext" w:hAnsi="Fb Fontext"/>
          <w:spacing w:val="-4"/>
          <w:rtl/>
        </w:rPr>
        <w:t>, א</w:t>
      </w:r>
      <w:r w:rsidR="00CE1C2E" w:rsidRPr="00CE1C2E">
        <w:rPr>
          <w:rFonts w:ascii="Fb Fontext" w:hAnsi="Fb Fontext" w:hint="cs"/>
          <w:spacing w:val="-4"/>
          <w:rtl/>
        </w:rPr>
        <w:t>'</w:t>
      </w:r>
      <w:r w:rsidRPr="00CE1C2E">
        <w:rPr>
          <w:rFonts w:ascii="Fb Fontext" w:hAnsi="Fb Fontext"/>
          <w:spacing w:val="-4"/>
          <w:rtl/>
        </w:rPr>
        <w:t xml:space="preserve"> קודם הכרזה וא</w:t>
      </w:r>
      <w:r w:rsidR="00CE1C2E" w:rsidRPr="00CE1C2E">
        <w:rPr>
          <w:rFonts w:ascii="Fb Fontext" w:hAnsi="Fb Fontext" w:hint="cs"/>
          <w:spacing w:val="-4"/>
          <w:rtl/>
        </w:rPr>
        <w:t>'</w:t>
      </w:r>
      <w:r w:rsidRPr="00CE1C2E">
        <w:rPr>
          <w:rFonts w:ascii="Fb Fontext" w:hAnsi="Fb Fontext"/>
          <w:spacing w:val="-4"/>
          <w:rtl/>
        </w:rPr>
        <w:t xml:space="preserve"> לאחר הכרזה.</w:t>
      </w:r>
    </w:p>
    <w:p w14:paraId="2E165B7F" w14:textId="2CE1AB1C" w:rsidR="00AB7D20" w:rsidRPr="00C35A2C" w:rsidRDefault="00AB7D20" w:rsidP="00AB7D20">
      <w:pPr>
        <w:rPr>
          <w:rFonts w:ascii="Fb Fontext" w:hAnsi="Fb Fontext"/>
          <w:rtl/>
        </w:rPr>
      </w:pPr>
      <w:r w:rsidRPr="00514039">
        <w:rPr>
          <w:rStyle w:val="affffe"/>
          <w:rtl/>
        </w:rPr>
        <w:sym w:font="Wingdings 2" w:char="F096"/>
      </w:r>
      <w:r w:rsidRPr="00514039">
        <w:rPr>
          <w:rStyle w:val="affffe"/>
          <w:rtl/>
        </w:rPr>
        <w:t xml:space="preserve"> דרש </w:t>
      </w:r>
      <w:r w:rsidR="00514039" w:rsidRPr="00514039">
        <w:rPr>
          <w:rStyle w:val="affffe"/>
          <w:rFonts w:hint="cs"/>
          <w:rtl/>
        </w:rPr>
        <w:t>רנבר</w:t>
      </w:r>
      <w:r w:rsidR="002B7BCC">
        <w:rPr>
          <w:rStyle w:val="affffe"/>
          <w:rtl/>
        </w:rPr>
        <w:t>"</w:t>
      </w:r>
      <w:r w:rsidR="00514039" w:rsidRPr="00514039">
        <w:rPr>
          <w:rStyle w:val="affffe"/>
          <w:rFonts w:hint="cs"/>
          <w:rtl/>
        </w:rPr>
        <w:t>ח</w:t>
      </w:r>
      <w:r w:rsidRPr="00514039">
        <w:rPr>
          <w:rStyle w:val="affffe"/>
          <w:rtl/>
        </w:rPr>
        <w:t xml:space="preserve">: </w:t>
      </w:r>
      <w:r w:rsidRPr="00C35A2C">
        <w:rPr>
          <w:rFonts w:ascii="Fb Fontext" w:hAnsi="Fb Fontext"/>
          <w:sz w:val="32"/>
          <w:rtl/>
        </w:rPr>
        <w:t>הלכה כרבותינו.</w:t>
      </w:r>
    </w:p>
    <w:p w14:paraId="2AC0DE78" w14:textId="32920E3C" w:rsidR="00AB7D20" w:rsidRPr="00514039" w:rsidRDefault="00AB7D20" w:rsidP="00AB7D20">
      <w:pPr>
        <w:rPr>
          <w:rStyle w:val="affffe"/>
          <w:rtl/>
        </w:rPr>
      </w:pPr>
      <w:r w:rsidRPr="00EA4F6A">
        <w:rPr>
          <w:rStyle w:val="affffe"/>
          <w:rtl/>
        </w:rPr>
        <w:lastRenderedPageBreak/>
        <w:t xml:space="preserve">רבא: </w:t>
      </w:r>
      <w:r w:rsidR="00514039" w:rsidRPr="00EA4F6A">
        <w:rPr>
          <w:rStyle w:val="affffe"/>
          <w:rFonts w:hint="cs"/>
          <w:rtl/>
        </w:rPr>
        <w:t>מה שדרש רנב</w:t>
      </w:r>
      <w:r w:rsidR="002B7BCC">
        <w:rPr>
          <w:rStyle w:val="affffe"/>
          <w:rtl/>
        </w:rPr>
        <w:t>"</w:t>
      </w:r>
      <w:r w:rsidR="00514039" w:rsidRPr="00EA4F6A">
        <w:rPr>
          <w:rStyle w:val="affffe"/>
          <w:rFonts w:hint="cs"/>
          <w:rtl/>
        </w:rPr>
        <w:t>ח</w:t>
      </w:r>
      <w:r w:rsidR="00514039">
        <w:rPr>
          <w:rFonts w:ascii="Fb Fontext" w:hAnsi="Fb Fontext" w:hint="cs"/>
          <w:rtl/>
        </w:rPr>
        <w:t xml:space="preserve"> </w:t>
      </w:r>
      <w:r w:rsidRPr="00C35A2C">
        <w:rPr>
          <w:rFonts w:ascii="Fb Fontext" w:hAnsi="Fb Fontext"/>
          <w:rtl/>
        </w:rPr>
        <w:t xml:space="preserve">אינו הגון,- </w:t>
      </w:r>
      <w:r w:rsidR="00514039" w:rsidRPr="00514039">
        <w:rPr>
          <w:rStyle w:val="affffe"/>
          <w:rFonts w:hint="cs"/>
          <w:rtl/>
        </w:rPr>
        <w:t>ש</w:t>
      </w:r>
      <w:r w:rsidR="00514039">
        <w:rPr>
          <w:rStyle w:val="affffe"/>
          <w:rFonts w:hint="cs"/>
          <w:rtl/>
        </w:rPr>
        <w:t>א</w:t>
      </w:r>
      <w:r w:rsidRPr="00514039">
        <w:rPr>
          <w:rStyle w:val="affffe"/>
          <w:rtl/>
        </w:rPr>
        <w:t>מר לרנב"ח</w:t>
      </w:r>
      <w:r w:rsidRPr="00C35A2C">
        <w:rPr>
          <w:rFonts w:ascii="Fb Fontext" w:hAnsi="Fb Fontext"/>
          <w:rtl/>
        </w:rPr>
        <w:t xml:space="preserve"> דאין הלכה כרבותינו אלא מגרשים מיד </w:t>
      </w:r>
      <w:r w:rsidRPr="00514039">
        <w:rPr>
          <w:rStyle w:val="affffe"/>
          <w:rtl/>
        </w:rPr>
        <w:t>וא"ל</w:t>
      </w:r>
      <w:r w:rsidR="007C0200">
        <w:rPr>
          <w:rStyle w:val="affffe"/>
          <w:rFonts w:hint="cs"/>
          <w:rtl/>
        </w:rPr>
        <w:t xml:space="preserve"> רנב</w:t>
      </w:r>
      <w:r w:rsidR="002B7BCC">
        <w:rPr>
          <w:rStyle w:val="affffe"/>
          <w:rtl/>
        </w:rPr>
        <w:t>"</w:t>
      </w:r>
      <w:r w:rsidR="007C0200">
        <w:rPr>
          <w:rStyle w:val="affffe"/>
          <w:rFonts w:hint="cs"/>
          <w:rtl/>
        </w:rPr>
        <w:t>י</w:t>
      </w:r>
      <w:r w:rsidR="00514039">
        <w:rPr>
          <w:rStyle w:val="affffe"/>
          <w:rFonts w:hint="cs"/>
          <w:rtl/>
        </w:rPr>
        <w:t>:</w:t>
      </w:r>
      <w:r w:rsidRPr="00514039">
        <w:rPr>
          <w:rStyle w:val="affffe"/>
          <w:rtl/>
        </w:rPr>
        <w:t xml:space="preserve"> </w:t>
      </w:r>
      <w:r w:rsidR="007C0200">
        <w:rPr>
          <w:rStyle w:val="affffe"/>
          <w:rFonts w:hint="cs"/>
          <w:rtl/>
        </w:rPr>
        <w:t xml:space="preserve">שאמר זאת: </w:t>
      </w:r>
      <w:r w:rsidR="00514039">
        <w:rPr>
          <w:rFonts w:ascii="Fb Fontext" w:hAnsi="Fb Fontext" w:hint="cs"/>
          <w:rtl/>
        </w:rPr>
        <w:t>בשם אדם גדול -</w:t>
      </w:r>
      <w:r w:rsidRPr="00514039">
        <w:rPr>
          <w:rStyle w:val="affffe"/>
          <w:rtl/>
        </w:rPr>
        <w:t xml:space="preserve"> ריב"ח</w:t>
      </w:r>
    </w:p>
    <w:p w14:paraId="44237870" w14:textId="5281BDDB" w:rsidR="00AB7D20" w:rsidRPr="00C35A2C" w:rsidRDefault="00AB7D20" w:rsidP="00AB7D20">
      <w:pPr>
        <w:rPr>
          <w:rFonts w:ascii="Fb Fontext" w:hAnsi="Fb Fontext"/>
          <w:rtl/>
        </w:rPr>
      </w:pPr>
      <w:r w:rsidRPr="007C0200">
        <w:rPr>
          <w:rStyle w:val="affffe"/>
          <w:rtl/>
        </w:rPr>
        <w:t>ורבא למד כר"ש</w:t>
      </w:r>
      <w:r w:rsidR="007C0200">
        <w:rPr>
          <w:rStyle w:val="affffe"/>
          <w:rFonts w:hint="cs"/>
          <w:rtl/>
        </w:rPr>
        <w:t>:</w:t>
      </w:r>
      <w:r w:rsidRPr="00C35A2C">
        <w:rPr>
          <w:rFonts w:ascii="Fb Fontext" w:hAnsi="Fb Fontext"/>
          <w:rtl/>
        </w:rPr>
        <w:t xml:space="preserve"> דנמלכין בה</w:t>
      </w:r>
      <w:r w:rsidRPr="007C0200">
        <w:rPr>
          <w:rStyle w:val="affffe"/>
          <w:rtl/>
        </w:rPr>
        <w:t xml:space="preserve"> ורהב"י אמר</w:t>
      </w:r>
      <w:r w:rsidRPr="00C35A2C">
        <w:rPr>
          <w:rFonts w:ascii="Fb Fontext" w:hAnsi="Fb Fontext"/>
          <w:rtl/>
        </w:rPr>
        <w:t xml:space="preserve"> ד</w:t>
      </w:r>
      <w:r w:rsidRPr="00CA108A">
        <w:rPr>
          <w:rFonts w:ascii="Fb Fontext" w:hAnsi="Fb Fontext" w:cs="PFT_Frank"/>
          <w:b/>
          <w:bCs/>
          <w:szCs w:val="14"/>
          <w:rtl/>
        </w:rPr>
        <w:t>הלכ</w:t>
      </w:r>
      <w:r w:rsidR="007C0200" w:rsidRPr="00CA108A">
        <w:rPr>
          <w:rFonts w:ascii="Fb Fontext" w:hAnsi="Fb Fontext" w:cs="PFT_Frank" w:hint="cs"/>
          <w:b/>
          <w:bCs/>
          <w:szCs w:val="14"/>
          <w:rtl/>
        </w:rPr>
        <w:t>ה</w:t>
      </w:r>
      <w:r w:rsidRPr="00C35A2C">
        <w:rPr>
          <w:rFonts w:ascii="Fb Fontext" w:hAnsi="Fb Fontext"/>
          <w:rtl/>
        </w:rPr>
        <w:t xml:space="preserve"> אין נמלכין בה.</w:t>
      </w:r>
    </w:p>
    <w:p w14:paraId="1FD0282C" w14:textId="77777777" w:rsidR="00AB7D20" w:rsidRDefault="00AB7D20" w:rsidP="003156E1">
      <w:pPr>
        <w:pStyle w:val="aff9"/>
        <w:rPr>
          <w:rtl/>
        </w:rPr>
      </w:pPr>
      <w:r w:rsidRPr="003156E1">
        <w:rPr>
          <w:rFonts w:hint="cs"/>
          <w:rtl/>
        </w:rPr>
        <w:t>׹</w:t>
      </w:r>
    </w:p>
    <w:p w14:paraId="74DC276E" w14:textId="035342CC" w:rsidR="00E268F4" w:rsidRDefault="00AB7D20" w:rsidP="00AB7D20">
      <w:pPr>
        <w:rPr>
          <w:rFonts w:ascii="Fb Fontext" w:hAnsi="Fb Fontext"/>
          <w:sz w:val="32"/>
          <w:rtl/>
        </w:rPr>
      </w:pPr>
      <w:r w:rsidRPr="00CA108A">
        <w:rPr>
          <w:rFonts w:ascii="Fb Fontext" w:hAnsi="Fb Fontext" w:cs="PFT_Frank"/>
          <w:b/>
          <w:bCs/>
          <w:sz w:val="32"/>
          <w:szCs w:val="14"/>
          <w:rtl/>
        </w:rPr>
        <w:t>מורדת</w:t>
      </w:r>
      <w:r w:rsidRPr="00C35A2C">
        <w:rPr>
          <w:rFonts w:ascii="Fb Fontext" w:hAnsi="Fb Fontext"/>
          <w:sz w:val="32"/>
          <w:rtl/>
        </w:rPr>
        <w:t xml:space="preserve">: דאמרה </w:t>
      </w:r>
      <w:r w:rsidR="007C0200">
        <w:rPr>
          <w:rFonts w:ascii="Fb Fontext" w:hAnsi="Fb Fontext" w:hint="cs"/>
          <w:sz w:val="32"/>
          <w:rtl/>
        </w:rPr>
        <w:t>שהיא רוצה בו, ורק רוצה לצערו</w:t>
      </w:r>
      <w:r w:rsidR="00E268F4">
        <w:rPr>
          <w:rFonts w:ascii="Fb Fontext" w:hAnsi="Fb Fontext" w:hint="cs"/>
          <w:sz w:val="32"/>
          <w:rtl/>
        </w:rPr>
        <w:t>,</w:t>
      </w:r>
    </w:p>
    <w:p w14:paraId="0FA1DE67" w14:textId="4AA9F300" w:rsidR="00AB7D20" w:rsidRDefault="00AB7D20" w:rsidP="007C0200">
      <w:pPr>
        <w:ind w:left="453" w:firstLine="57"/>
        <w:rPr>
          <w:rFonts w:ascii="Fb Fontext" w:hAnsi="Fb Fontext"/>
          <w:sz w:val="32"/>
          <w:rtl/>
        </w:rPr>
      </w:pPr>
      <w:r w:rsidRPr="00C35A2C">
        <w:rPr>
          <w:rFonts w:ascii="Fb Fontext" w:hAnsi="Fb Fontext"/>
          <w:sz w:val="32"/>
          <w:rtl/>
        </w:rPr>
        <w:t xml:space="preserve">אבל </w:t>
      </w:r>
      <w:r w:rsidRPr="00CE1C2E">
        <w:rPr>
          <w:rStyle w:val="affffc"/>
          <w:rtl/>
        </w:rPr>
        <w:t>אמרה מאיס עלי</w:t>
      </w:r>
      <w:r w:rsidRPr="00C35A2C">
        <w:rPr>
          <w:rFonts w:ascii="Fb Fontext" w:hAnsi="Fb Fontext"/>
          <w:sz w:val="32"/>
          <w:rtl/>
        </w:rPr>
        <w:t xml:space="preserve"> - לא כייפינן לה.</w:t>
      </w:r>
    </w:p>
    <w:p w14:paraId="36867736" w14:textId="4279929E" w:rsidR="00E268F4" w:rsidRDefault="00AB7D20" w:rsidP="007C0200">
      <w:pPr>
        <w:rPr>
          <w:rFonts w:ascii="Fb Fontext" w:hAnsi="Fb Fontext"/>
          <w:sz w:val="32"/>
          <w:rtl/>
        </w:rPr>
      </w:pPr>
      <w:r w:rsidRPr="007C0200">
        <w:rPr>
          <w:rStyle w:val="affffe"/>
          <w:rtl/>
        </w:rPr>
        <w:t>מ"ז:</w:t>
      </w:r>
      <w:r w:rsidRPr="00C35A2C">
        <w:rPr>
          <w:rFonts w:ascii="Fb Fontext" w:hAnsi="Fb Fontext"/>
          <w:sz w:val="32"/>
          <w:rtl/>
        </w:rPr>
        <w:t xml:space="preserve"> כייפינן לה</w:t>
      </w:r>
      <w:r w:rsidR="007C0200">
        <w:rPr>
          <w:rFonts w:ascii="Fb Fontext" w:hAnsi="Fb Fontext" w:hint="cs"/>
          <w:sz w:val="32"/>
          <w:rtl/>
        </w:rPr>
        <w:t xml:space="preserve"> ומעשה וכפאה, </w:t>
      </w:r>
      <w:r w:rsidRPr="007C0200">
        <w:rPr>
          <w:rtl/>
        </w:rPr>
        <w:t>ו</w:t>
      </w:r>
      <w:r w:rsidR="007C0200">
        <w:rPr>
          <w:rFonts w:hint="cs"/>
          <w:rtl/>
        </w:rPr>
        <w:t xml:space="preserve">נולד </w:t>
      </w:r>
      <w:r>
        <w:rPr>
          <w:rStyle w:val="affffe"/>
          <w:rtl/>
          <w:rPrChange w:id="9217" w:author="מנוע אמוראים" w:date="2026-10-05T16:41:40Z">
            <w:rPr>
              <w:rtl/>
            </w:rPr>
          </w:rPrChange>
        </w:rPr>
        <w:t xml:space="preserve">ר"ח</w:t>
      </w:r>
      <w:r>
        <w:rPr>
          <w:rtl/>
        </w:rPr>
        <w:t xml:space="preserve"> מסורא</w:t>
      </w:r>
      <w:r w:rsidR="00E268F4">
        <w:rPr>
          <w:rtl/>
        </w:rPr>
        <w:t>.</w:t>
      </w:r>
    </w:p>
    <w:p w14:paraId="0C341690" w14:textId="3CE19E66" w:rsidR="00AB7D20" w:rsidRPr="00C35A2C" w:rsidRDefault="00AB7D20" w:rsidP="007C0200">
      <w:pPr>
        <w:ind w:left="283" w:firstLine="57"/>
        <w:rPr>
          <w:rFonts w:ascii="Fb Fontext" w:hAnsi="Fb Fontext"/>
          <w:rtl/>
        </w:rPr>
      </w:pPr>
      <w:r w:rsidRPr="00C35A2C">
        <w:rPr>
          <w:rFonts w:ascii="Fb Fontext" w:hAnsi="Fb Fontext"/>
          <w:sz w:val="32"/>
          <w:rtl/>
        </w:rPr>
        <w:t xml:space="preserve">ולא היא, </w:t>
      </w:r>
      <w:r w:rsidR="00287D14">
        <w:rPr>
          <w:rFonts w:ascii="Fb Fontext" w:hAnsi="Fb Fontext"/>
          <w:sz w:val="32"/>
          <w:rtl/>
        </w:rPr>
        <w:t>שם</w:t>
      </w:r>
      <w:r w:rsidRPr="00C35A2C">
        <w:rPr>
          <w:rFonts w:ascii="Fb Fontext" w:hAnsi="Fb Fontext"/>
          <w:sz w:val="32"/>
          <w:rtl/>
        </w:rPr>
        <w:t xml:space="preserve"> סייעתא דשמיא הוה.</w:t>
      </w:r>
    </w:p>
    <w:p w14:paraId="01013FE9" w14:textId="73905580" w:rsidR="00AB7D20" w:rsidRPr="008C28D0" w:rsidRDefault="00AB7D20" w:rsidP="00F1680A">
      <w:pPr>
        <w:pStyle w:val="affffb"/>
        <w:rPr>
          <w:spacing w:val="0"/>
          <w:rtl/>
        </w:rPr>
      </w:pPr>
      <w:bookmarkStart w:id="475" w:name="_Toc119353259"/>
      <w:r w:rsidRPr="008C28D0">
        <w:rPr>
          <w:rStyle w:val="affffe"/>
          <w:spacing w:val="0"/>
          <w:rtl/>
        </w:rPr>
        <w:t>כלת</w:t>
      </w:r>
      <w:r w:rsidRPr="008C28D0">
        <w:rPr>
          <w:rStyle w:val="affffe"/>
          <w:rFonts w:hint="cs"/>
          <w:spacing w:val="0"/>
          <w:rtl/>
        </w:rPr>
        <w:t>ו</w:t>
      </w:r>
      <w:r w:rsidRPr="008C28D0">
        <w:rPr>
          <w:rStyle w:val="affffe"/>
          <w:spacing w:val="0"/>
          <w:rtl/>
        </w:rPr>
        <w:t xml:space="preserve"> דר"ז</w:t>
      </w:r>
      <w:r w:rsidRPr="008C28D0">
        <w:rPr>
          <w:spacing w:val="0"/>
          <w:rtl/>
        </w:rPr>
        <w:t xml:space="preserve"> מרדה והיתה תופסת במעיל אחד</w:t>
      </w:r>
      <w:r w:rsidR="000A337F" w:rsidRPr="008C28D0">
        <w:rPr>
          <w:rFonts w:hint="cs"/>
          <w:spacing w:val="0"/>
          <w:rtl/>
        </w:rPr>
        <w:t>,</w:t>
      </w:r>
      <w:bookmarkEnd w:id="475"/>
    </w:p>
    <w:p w14:paraId="27FD8997" w14:textId="2AF5D868" w:rsidR="00AB7D20" w:rsidRPr="00730169" w:rsidRDefault="00AB7D20" w:rsidP="00AB7D20">
      <w:pPr>
        <w:rPr>
          <w:rFonts w:ascii="Fb Fontext" w:hAnsi="Fb Fontext"/>
          <w:spacing w:val="-6"/>
          <w:rtl/>
        </w:rPr>
      </w:pPr>
      <w:r w:rsidRPr="00730169">
        <w:rPr>
          <w:rStyle w:val="affffe"/>
          <w:spacing w:val="-6"/>
          <w:rtl/>
        </w:rPr>
        <w:t>י</w:t>
      </w:r>
      <w:r w:rsidRPr="00730169">
        <w:rPr>
          <w:rStyle w:val="affffe"/>
          <w:rFonts w:hint="cs"/>
          <w:spacing w:val="-6"/>
          <w:rtl/>
        </w:rPr>
        <w:t>שב</w:t>
      </w:r>
      <w:r w:rsidRPr="00730169">
        <w:rPr>
          <w:rStyle w:val="affffe"/>
          <w:spacing w:val="-6"/>
          <w:rtl/>
        </w:rPr>
        <w:t xml:space="preserve"> </w:t>
      </w:r>
      <w:r w:rsidR="007C0200" w:rsidRPr="00730169">
        <w:rPr>
          <w:rStyle w:val="affffe"/>
          <w:rFonts w:hint="cs"/>
          <w:spacing w:val="-6"/>
          <w:rtl/>
        </w:rPr>
        <w:t>ר</w:t>
      </w:r>
      <w:r w:rsidR="002B7BCC">
        <w:rPr>
          <w:rStyle w:val="affffe"/>
          <w:spacing w:val="-6"/>
          <w:rtl/>
        </w:rPr>
        <w:t>"</w:t>
      </w:r>
      <w:r w:rsidR="007C0200" w:rsidRPr="00730169">
        <w:rPr>
          <w:rStyle w:val="affffe"/>
          <w:rFonts w:hint="cs"/>
          <w:spacing w:val="-6"/>
          <w:rtl/>
        </w:rPr>
        <w:t xml:space="preserve">ג אצל </w:t>
      </w:r>
      <w:r w:rsidRPr="00730169">
        <w:rPr>
          <w:rStyle w:val="affffe"/>
          <w:spacing w:val="-6"/>
          <w:rtl/>
        </w:rPr>
        <w:t>אמימר ומ"ז ור"א</w:t>
      </w:r>
      <w:r w:rsidRPr="00730169">
        <w:rPr>
          <w:rFonts w:ascii="Fb Fontext" w:hAnsi="Fb Fontext"/>
          <w:spacing w:val="-6"/>
          <w:rtl/>
        </w:rPr>
        <w:t xml:space="preserve"> </w:t>
      </w:r>
      <w:r w:rsidR="007C0200" w:rsidRPr="00730169">
        <w:rPr>
          <w:rStyle w:val="affffe"/>
          <w:rFonts w:hint="cs"/>
          <w:spacing w:val="-6"/>
          <w:rtl/>
        </w:rPr>
        <w:t>ש</w:t>
      </w:r>
      <w:r w:rsidRPr="00730169">
        <w:rPr>
          <w:rStyle w:val="affffe"/>
          <w:spacing w:val="-6"/>
          <w:rtl/>
        </w:rPr>
        <w:t xml:space="preserve">אמרו </w:t>
      </w:r>
      <w:r w:rsidRPr="00730169">
        <w:rPr>
          <w:rFonts w:ascii="Fb Fontext" w:hAnsi="Fb Fontext"/>
          <w:spacing w:val="-6"/>
          <w:rtl/>
        </w:rPr>
        <w:t>דמרדה הפסידה בלאותיה קיימין.</w:t>
      </w:r>
    </w:p>
    <w:p w14:paraId="6B787B7A" w14:textId="5FC0B143" w:rsidR="00E268F4" w:rsidRDefault="00AB7D20" w:rsidP="00AB7D20">
      <w:pPr>
        <w:rPr>
          <w:rFonts w:ascii="Fb Fontext" w:hAnsi="Fb Fontext"/>
          <w:rtl/>
        </w:rPr>
      </w:pPr>
      <w:r w:rsidRPr="007C0200">
        <w:rPr>
          <w:rStyle w:val="affffe"/>
          <w:rtl/>
        </w:rPr>
        <w:t>א"ל ר"ג משום דר"ז</w:t>
      </w:r>
      <w:r w:rsidR="007C0200">
        <w:rPr>
          <w:rStyle w:val="affffe"/>
          <w:rFonts w:hint="cs"/>
          <w:rtl/>
        </w:rPr>
        <w:t>: משום דר</w:t>
      </w:r>
      <w:r w:rsidR="002B7BCC">
        <w:rPr>
          <w:rStyle w:val="affffe"/>
          <w:rtl/>
        </w:rPr>
        <w:t>"</w:t>
      </w:r>
      <w:r w:rsidR="007C0200">
        <w:rPr>
          <w:rStyle w:val="affffe"/>
          <w:rFonts w:hint="cs"/>
          <w:rtl/>
        </w:rPr>
        <w:t xml:space="preserve">ז אדם גדול </w:t>
      </w:r>
      <w:r w:rsidRPr="00C35A2C">
        <w:rPr>
          <w:rFonts w:ascii="Fb Fontext" w:hAnsi="Fb Fontext"/>
          <w:rtl/>
        </w:rPr>
        <w:t>אתם מחניפים לו</w:t>
      </w:r>
      <w:r w:rsidR="00E268F4">
        <w:rPr>
          <w:rFonts w:ascii="Fb Fontext" w:hAnsi="Fb Fontext" w:hint="cs"/>
          <w:rtl/>
        </w:rPr>
        <w:t>,</w:t>
      </w:r>
    </w:p>
    <w:p w14:paraId="44942552" w14:textId="5F982962" w:rsidR="00AB7D20" w:rsidRDefault="00171B3B" w:rsidP="00171B3B">
      <w:pPr>
        <w:ind w:left="453" w:firstLine="57"/>
        <w:rPr>
          <w:rFonts w:ascii="Fb Fontext" w:hAnsi="Fb Fontext"/>
          <w:rtl/>
        </w:rPr>
      </w:pPr>
      <w:r>
        <w:rPr>
          <w:rStyle w:val="affffe"/>
          <w:rFonts w:hint="cs"/>
          <w:rtl/>
        </w:rPr>
        <w:t xml:space="preserve">והא </w:t>
      </w:r>
      <w:r w:rsidR="00AB7D20" w:rsidRPr="00171B3B">
        <w:rPr>
          <w:rStyle w:val="affffe"/>
          <w:rtl/>
        </w:rPr>
        <w:t>רבא</w:t>
      </w:r>
      <w:r>
        <w:rPr>
          <w:rStyle w:val="affffe"/>
          <w:rFonts w:hint="cs"/>
          <w:rtl/>
        </w:rPr>
        <w:t>:</w:t>
      </w:r>
      <w:r w:rsidR="00AB7D20" w:rsidRPr="00171B3B">
        <w:rPr>
          <w:rStyle w:val="affffe"/>
          <w:rtl/>
        </w:rPr>
        <w:t xml:space="preserve"> </w:t>
      </w:r>
      <w:r w:rsidR="00AB7D20" w:rsidRPr="00C35A2C">
        <w:rPr>
          <w:rFonts w:ascii="Fb Fontext" w:hAnsi="Fb Fontext"/>
          <w:rtl/>
        </w:rPr>
        <w:t>הסתפק בזה ולא פשט</w:t>
      </w:r>
    </w:p>
    <w:p w14:paraId="3017A993" w14:textId="434C66B6" w:rsidR="00E268F4" w:rsidRDefault="00AB7D20" w:rsidP="00AB7D20">
      <w:pPr>
        <w:rPr>
          <w:rFonts w:ascii="Fb Fontext" w:hAnsi="Fb Fontext"/>
          <w:rtl/>
        </w:rPr>
      </w:pPr>
      <w:r w:rsidRPr="000A337F">
        <w:rPr>
          <w:rStyle w:val="affffe"/>
          <w:rtl/>
        </w:rPr>
        <w:t>וא"ד</w:t>
      </w:r>
      <w:r>
        <w:rPr>
          <w:rFonts w:ascii="Fb Fontext" w:hAnsi="Fb Fontext"/>
          <w:rtl/>
        </w:rPr>
        <w:t xml:space="preserve"> שאמרו דמרדה </w:t>
      </w:r>
      <w:r w:rsidRPr="00C35A2C">
        <w:rPr>
          <w:rFonts w:ascii="Fb Fontext" w:hAnsi="Fb Fontext"/>
          <w:rtl/>
        </w:rPr>
        <w:t>לא הפסידה בלאותיה קיימין</w:t>
      </w:r>
      <w:r w:rsidR="00E268F4">
        <w:rPr>
          <w:rFonts w:ascii="Fb Fontext" w:hAnsi="Fb Fontext"/>
          <w:rtl/>
        </w:rPr>
        <w:t>.</w:t>
      </w:r>
    </w:p>
    <w:p w14:paraId="72085227" w14:textId="5A456B96" w:rsidR="00E268F4" w:rsidRDefault="00AB7D20" w:rsidP="00AB7D20">
      <w:pPr>
        <w:rPr>
          <w:rFonts w:ascii="Fb Fontext" w:hAnsi="Fb Fontext"/>
          <w:rtl/>
        </w:rPr>
      </w:pPr>
      <w:r w:rsidRPr="00171B3B">
        <w:rPr>
          <w:rStyle w:val="affffe"/>
          <w:rtl/>
        </w:rPr>
        <w:t>ושאלם ר"ג משום דר"ז</w:t>
      </w:r>
      <w:r w:rsidRPr="00C35A2C">
        <w:rPr>
          <w:rFonts w:ascii="Fb Fontext" w:hAnsi="Fb Fontext"/>
          <w:rtl/>
        </w:rPr>
        <w:t xml:space="preserve"> עניו אתם הופכים לדינו</w:t>
      </w:r>
      <w:r w:rsidR="00E268F4">
        <w:rPr>
          <w:rFonts w:ascii="Fb Fontext" w:hAnsi="Fb Fontext" w:hint="cs"/>
          <w:rtl/>
        </w:rPr>
        <w:t>,</w:t>
      </w:r>
    </w:p>
    <w:p w14:paraId="02689A5D" w14:textId="16D12F17" w:rsidR="00AB7D20" w:rsidRDefault="00AB7D20" w:rsidP="00AB7D20">
      <w:pPr>
        <w:rPr>
          <w:rFonts w:ascii="Fb Fontext" w:hAnsi="Fb Fontext"/>
          <w:rtl/>
        </w:rPr>
      </w:pPr>
      <w:r w:rsidRPr="00171B3B">
        <w:rPr>
          <w:rStyle w:val="affffe"/>
          <w:rtl/>
        </w:rPr>
        <w:t>והא ר"כ אמר שרבא</w:t>
      </w:r>
      <w:r w:rsidRPr="00C35A2C">
        <w:rPr>
          <w:rFonts w:ascii="Fb Fontext" w:hAnsi="Fb Fontext"/>
          <w:rtl/>
        </w:rPr>
        <w:t xml:space="preserve"> הסתפק בזה ולא פשט</w:t>
      </w:r>
      <w:r w:rsidR="000A337F">
        <w:rPr>
          <w:rFonts w:ascii="Fb Fontext" w:hAnsi="Fb Fontext" w:hint="cs"/>
          <w:rtl/>
        </w:rPr>
        <w:t>,</w:t>
      </w:r>
    </w:p>
    <w:p w14:paraId="01F69C3C" w14:textId="131B416D" w:rsidR="00AB7D20" w:rsidRPr="000A337F" w:rsidRDefault="00171B3B" w:rsidP="00AB7D20">
      <w:pPr>
        <w:rPr>
          <w:rFonts w:ascii="Fb Fontext" w:hAnsi="Fb Fontext"/>
          <w:spacing w:val="-6"/>
          <w:rtl/>
        </w:rPr>
      </w:pPr>
      <w:r w:rsidRPr="000A337F">
        <w:rPr>
          <w:rStyle w:val="affffe"/>
          <w:rFonts w:hint="cs"/>
          <w:spacing w:val="-6"/>
          <w:rtl/>
        </w:rPr>
        <w:t>ומשלא הוכרע הלכה:</w:t>
      </w:r>
      <w:r w:rsidRPr="000A337F">
        <w:rPr>
          <w:rFonts w:ascii="Fb Fontext" w:hAnsi="Fb Fontext" w:hint="cs"/>
          <w:spacing w:val="-6"/>
          <w:rtl/>
        </w:rPr>
        <w:t xml:space="preserve"> </w:t>
      </w:r>
      <w:r w:rsidR="00AB7D20" w:rsidRPr="000A337F">
        <w:rPr>
          <w:rFonts w:ascii="Fb Fontext" w:hAnsi="Fb Fontext"/>
          <w:spacing w:val="-6"/>
          <w:rtl/>
        </w:rPr>
        <w:t>תפסה לא מוציאים מ</w:t>
      </w:r>
      <w:r w:rsidRPr="000A337F">
        <w:rPr>
          <w:rFonts w:ascii="Fb Fontext" w:hAnsi="Fb Fontext" w:hint="cs"/>
          <w:spacing w:val="-6"/>
          <w:rtl/>
        </w:rPr>
        <w:t>מ</w:t>
      </w:r>
      <w:r w:rsidR="00AB7D20" w:rsidRPr="000A337F">
        <w:rPr>
          <w:rFonts w:ascii="Fb Fontext" w:hAnsi="Fb Fontext"/>
          <w:spacing w:val="-6"/>
          <w:rtl/>
        </w:rPr>
        <w:t xml:space="preserve">נה, לא תפסה </w:t>
      </w:r>
      <w:r w:rsidRPr="000A337F">
        <w:rPr>
          <w:rFonts w:ascii="Fb Fontext" w:hAnsi="Fb Fontext" w:hint="cs"/>
          <w:spacing w:val="-6"/>
          <w:rtl/>
        </w:rPr>
        <w:t>מביאים</w:t>
      </w:r>
      <w:r w:rsidR="00AB7D20" w:rsidRPr="000A337F">
        <w:rPr>
          <w:rFonts w:ascii="Fb Fontext" w:hAnsi="Fb Fontext"/>
          <w:spacing w:val="-6"/>
          <w:rtl/>
        </w:rPr>
        <w:t xml:space="preserve"> לה,</w:t>
      </w:r>
    </w:p>
    <w:p w14:paraId="6CD450FC" w14:textId="43413798" w:rsidR="00AB7D20" w:rsidRPr="00730169" w:rsidRDefault="00AB7D20" w:rsidP="00AB7D20">
      <w:pPr>
        <w:rPr>
          <w:rFonts w:ascii="Fb Fontext" w:hAnsi="Fb Fontext"/>
          <w:spacing w:val="-2"/>
          <w:rtl/>
        </w:rPr>
      </w:pPr>
      <w:r w:rsidRPr="00730169">
        <w:rPr>
          <w:rStyle w:val="affffe"/>
          <w:rtl/>
        </w:rPr>
        <w:t>ומשהינן לה י"ב חודש אגט</w:t>
      </w:r>
      <w:r w:rsidRPr="00730169">
        <w:rPr>
          <w:rFonts w:ascii="Fb Fontext" w:hAnsi="Fb Fontext"/>
          <w:spacing w:val="-2"/>
          <w:rtl/>
        </w:rPr>
        <w:t xml:space="preserve"> וב</w:t>
      </w:r>
      <w:r w:rsidR="00171B3B" w:rsidRPr="00730169">
        <w:rPr>
          <w:rFonts w:ascii="Fb Fontext" w:hAnsi="Fb Fontext" w:hint="cs"/>
          <w:spacing w:val="-2"/>
          <w:rtl/>
        </w:rPr>
        <w:t>אותם</w:t>
      </w:r>
      <w:r w:rsidRPr="00730169">
        <w:rPr>
          <w:rFonts w:ascii="Fb Fontext" w:hAnsi="Fb Fontext"/>
          <w:spacing w:val="-2"/>
          <w:rtl/>
        </w:rPr>
        <w:t xml:space="preserve"> י"ב חודש </w:t>
      </w:r>
      <w:r w:rsidR="00171B3B" w:rsidRPr="00730169">
        <w:rPr>
          <w:rFonts w:ascii="Fb Fontext" w:hAnsi="Fb Fontext" w:hint="cs"/>
          <w:spacing w:val="-2"/>
          <w:rtl/>
        </w:rPr>
        <w:t>אין</w:t>
      </w:r>
      <w:r w:rsidRPr="00730169">
        <w:rPr>
          <w:rFonts w:ascii="Fb Fontext" w:hAnsi="Fb Fontext"/>
          <w:spacing w:val="-2"/>
          <w:rtl/>
        </w:rPr>
        <w:t xml:space="preserve"> לה מזונ</w:t>
      </w:r>
      <w:r w:rsidR="00171B3B" w:rsidRPr="00730169">
        <w:rPr>
          <w:rFonts w:ascii="Fb Fontext" w:hAnsi="Fb Fontext" w:hint="cs"/>
          <w:spacing w:val="-2"/>
          <w:rtl/>
        </w:rPr>
        <w:t>ות</w:t>
      </w:r>
      <w:r w:rsidRPr="00730169">
        <w:rPr>
          <w:rFonts w:ascii="Fb Fontext" w:hAnsi="Fb Fontext"/>
          <w:spacing w:val="-2"/>
          <w:rtl/>
        </w:rPr>
        <w:t xml:space="preserve"> מבעל.</w:t>
      </w:r>
    </w:p>
    <w:p w14:paraId="64FEEB21" w14:textId="66F9980E" w:rsidR="00AB7D20" w:rsidRPr="00C54C7E" w:rsidRDefault="00AB7D20" w:rsidP="00F1680A">
      <w:pPr>
        <w:pStyle w:val="affffb"/>
        <w:rPr>
          <w:rtl/>
        </w:rPr>
      </w:pPr>
      <w:bookmarkStart w:id="476" w:name="_Toc119353260"/>
      <w:r w:rsidRPr="00254288">
        <w:rPr>
          <w:rStyle w:val="affffe"/>
          <w:rtl/>
        </w:rPr>
        <w:t>רטב"ק:</w:t>
      </w:r>
      <w:r w:rsidRPr="00C54C7E">
        <w:rPr>
          <w:rtl/>
        </w:rPr>
        <w:t xml:space="preserve"> </w:t>
      </w:r>
      <w:r w:rsidRPr="00CE1C2E">
        <w:rPr>
          <w:rtl/>
        </w:rPr>
        <w:t xml:space="preserve">כותבין אגרת מרד על ארוסה, </w:t>
      </w:r>
      <w:r w:rsidR="00254288" w:rsidRPr="00CE1C2E">
        <w:rPr>
          <w:rFonts w:hint="cs"/>
          <w:rtl/>
        </w:rPr>
        <w:t xml:space="preserve">ולא </w:t>
      </w:r>
      <w:r w:rsidRPr="00CE1C2E">
        <w:rPr>
          <w:rtl/>
        </w:rPr>
        <w:t>על שומרת יבם.</w:t>
      </w:r>
      <w:bookmarkEnd w:id="476"/>
    </w:p>
    <w:p w14:paraId="228F486D" w14:textId="23F80E44" w:rsidR="00AB7D20" w:rsidRPr="00A549D2" w:rsidRDefault="00AB7D20" w:rsidP="00AB7D20">
      <w:pPr>
        <w:rPr>
          <w:rFonts w:ascii="Fb Fontext" w:hAnsi="Fb Fontext" w:cs="Guttman Vilna"/>
          <w:b/>
          <w:bCs/>
          <w:sz w:val="32"/>
          <w:rtl/>
        </w:rPr>
      </w:pPr>
      <w:r w:rsidRPr="00254288">
        <w:rPr>
          <w:rStyle w:val="affffe"/>
          <w:rtl/>
        </w:rPr>
        <w:t>מיתיבי:</w:t>
      </w:r>
      <w:r w:rsidRPr="00C35A2C">
        <w:rPr>
          <w:rFonts w:ascii="Fb Fontext" w:hAnsi="Fb Fontext"/>
          <w:sz w:val="32"/>
          <w:rtl/>
        </w:rPr>
        <w:t xml:space="preserve"> אחת ארוסה נשואה, נדה, חולה, </w:t>
      </w:r>
      <w:r w:rsidRPr="00CA108A">
        <w:rPr>
          <w:rFonts w:ascii="Fb Fontext" w:hAnsi="Fb Fontext" w:cs="PFT_Frank"/>
          <w:b/>
          <w:bCs/>
          <w:sz w:val="32"/>
          <w:szCs w:val="14"/>
          <w:rtl/>
        </w:rPr>
        <w:t>ו</w:t>
      </w:r>
      <w:r w:rsidR="00A549D2" w:rsidRPr="00CA108A">
        <w:rPr>
          <w:rFonts w:ascii="Fb Fontext" w:hAnsi="Fb Fontext" w:cs="PFT_Frank" w:hint="cs"/>
          <w:b/>
          <w:bCs/>
          <w:sz w:val="32"/>
          <w:szCs w:val="14"/>
          <w:rtl/>
        </w:rPr>
        <w:t xml:space="preserve">אפי </w:t>
      </w:r>
      <w:r w:rsidRPr="00CA108A">
        <w:rPr>
          <w:rFonts w:ascii="Fb Fontext" w:hAnsi="Fb Fontext" w:cs="PFT_Frank"/>
          <w:b/>
          <w:bCs/>
          <w:sz w:val="32"/>
          <w:szCs w:val="14"/>
          <w:rtl/>
        </w:rPr>
        <w:t>שומרת יבם!</w:t>
      </w:r>
    </w:p>
    <w:p w14:paraId="19213C29" w14:textId="2C34868D" w:rsidR="00E268F4" w:rsidRDefault="00AB7D20" w:rsidP="00A549D2">
      <w:pPr>
        <w:rPr>
          <w:rFonts w:ascii="Fb Fontext" w:hAnsi="Fb Fontext"/>
          <w:sz w:val="32"/>
          <w:rtl/>
        </w:rPr>
      </w:pPr>
      <w:r w:rsidRPr="00A549D2">
        <w:rPr>
          <w:rStyle w:val="affffe"/>
          <w:rtl/>
        </w:rPr>
        <w:t>ואין לומר</w:t>
      </w:r>
      <w:r w:rsidRPr="00C35A2C">
        <w:rPr>
          <w:rFonts w:ascii="Fb Fontext" w:hAnsi="Fb Fontext"/>
          <w:sz w:val="32"/>
          <w:rtl/>
        </w:rPr>
        <w:t xml:space="preserve"> </w:t>
      </w:r>
      <w:r w:rsidR="00A549D2">
        <w:rPr>
          <w:rFonts w:ascii="Fb Fontext" w:hAnsi="Fb Fontext" w:hint="cs"/>
          <w:sz w:val="32"/>
          <w:rtl/>
        </w:rPr>
        <w:t>רק כשהוא תבע</w:t>
      </w:r>
      <w:r w:rsidR="00A549D2">
        <w:rPr>
          <w:rStyle w:val="afffff0"/>
          <w:rFonts w:hint="cs"/>
          <w:rtl/>
        </w:rPr>
        <w:t xml:space="preserve"> </w:t>
      </w:r>
      <w:r w:rsidR="00A549D2" w:rsidRPr="00A549D2">
        <w:rPr>
          <w:rStyle w:val="afffff0"/>
          <w:rFonts w:hint="cs"/>
          <w:rtl/>
        </w:rPr>
        <w:t>ולא היא</w:t>
      </w:r>
      <w:r w:rsidR="00A549D2">
        <w:rPr>
          <w:rFonts w:ascii="Fb Fontext" w:hAnsi="Fb Fontext" w:hint="cs"/>
          <w:sz w:val="32"/>
          <w:rtl/>
        </w:rPr>
        <w:t xml:space="preserve"> </w:t>
      </w:r>
      <w:r w:rsidRPr="00C35A2C">
        <w:rPr>
          <w:rFonts w:ascii="Fb Fontext" w:hAnsi="Fb Fontext"/>
          <w:sz w:val="32"/>
          <w:rtl/>
        </w:rPr>
        <w:t>נזקקין</w:t>
      </w:r>
      <w:r w:rsidR="00A549D2">
        <w:rPr>
          <w:rFonts w:ascii="Fb Fontext" w:hAnsi="Fb Fontext" w:hint="cs"/>
          <w:sz w:val="32"/>
          <w:rtl/>
        </w:rPr>
        <w:t xml:space="preserve"> וזו כותבין </w:t>
      </w:r>
      <w:r w:rsidR="00A549D2" w:rsidRPr="00CA108A">
        <w:rPr>
          <w:rFonts w:ascii="Fb Fontext" w:hAnsi="Fb Fontext" w:cs="PFT_Frank" w:hint="cs"/>
          <w:b/>
          <w:bCs/>
          <w:sz w:val="32"/>
          <w:szCs w:val="14"/>
          <w:rtl/>
        </w:rPr>
        <w:t>ל</w:t>
      </w:r>
      <w:r w:rsidR="00A549D2">
        <w:rPr>
          <w:rFonts w:ascii="Fb Fontext" w:hAnsi="Fb Fontext" w:hint="cs"/>
          <w:sz w:val="32"/>
          <w:rtl/>
        </w:rPr>
        <w:t>ארוסה</w:t>
      </w:r>
      <w:r w:rsidR="00E268F4">
        <w:rPr>
          <w:rFonts w:ascii="Fb Fontext" w:hAnsi="Fb Fontext"/>
          <w:sz w:val="32"/>
          <w:rtl/>
        </w:rPr>
        <w:t>,</w:t>
      </w:r>
    </w:p>
    <w:p w14:paraId="69AD1423" w14:textId="4444A957" w:rsidR="00AB7D20" w:rsidRDefault="00AB7D20" w:rsidP="00AB7D20">
      <w:pPr>
        <w:rPr>
          <w:rFonts w:ascii="Fb Fontext" w:hAnsi="Fb Fontext"/>
          <w:sz w:val="32"/>
          <w:rtl/>
        </w:rPr>
      </w:pPr>
      <w:r w:rsidRPr="00C35A2C">
        <w:rPr>
          <w:rFonts w:ascii="Fb Fontext" w:hAnsi="Fb Fontext"/>
          <w:sz w:val="32"/>
          <w:rtl/>
        </w:rPr>
        <w:t>- דא"כ מדוע שומרת יבם לא הא שניהם לא מצוות</w:t>
      </w:r>
      <w:r w:rsidR="000A337F">
        <w:rPr>
          <w:rFonts w:ascii="Fb Fontext" w:hAnsi="Fb Fontext" w:hint="cs"/>
          <w:sz w:val="32"/>
          <w:rtl/>
        </w:rPr>
        <w:t>,</w:t>
      </w:r>
    </w:p>
    <w:p w14:paraId="4564C250" w14:textId="751CFBC7" w:rsidR="00E268F4" w:rsidRDefault="00AB7D20" w:rsidP="00AB7D20">
      <w:pPr>
        <w:rPr>
          <w:rFonts w:ascii="Fb Fontext" w:hAnsi="Fb Fontext"/>
          <w:sz w:val="32"/>
          <w:rtl/>
        </w:rPr>
      </w:pPr>
      <w:r w:rsidRPr="00A549D2">
        <w:rPr>
          <w:rStyle w:val="affffe"/>
          <w:rtl/>
        </w:rPr>
        <w:t xml:space="preserve">ואין לומר </w:t>
      </w:r>
      <w:r w:rsidRPr="00C35A2C">
        <w:rPr>
          <w:rFonts w:ascii="Fb Fontext" w:hAnsi="Fb Fontext"/>
          <w:sz w:val="32"/>
          <w:rtl/>
        </w:rPr>
        <w:t>דבבאה מח</w:t>
      </w:r>
      <w:r>
        <w:rPr>
          <w:rFonts w:ascii="Fb Fontext" w:hAnsi="Fb Fontext" w:hint="cs"/>
          <w:sz w:val="32"/>
          <w:rtl/>
        </w:rPr>
        <w:t>מ</w:t>
      </w:r>
      <w:r w:rsidRPr="00C35A2C">
        <w:rPr>
          <w:rFonts w:ascii="Fb Fontext" w:hAnsi="Fb Fontext"/>
          <w:sz w:val="32"/>
          <w:rtl/>
        </w:rPr>
        <w:t xml:space="preserve">ת טענה שרוצה מקל לידה ומרה לקבורה דא"ה </w:t>
      </w:r>
      <w:r w:rsidR="00A549D2">
        <w:rPr>
          <w:rFonts w:ascii="Fb Fontext" w:hAnsi="Fb Fontext" w:hint="cs"/>
          <w:sz w:val="32"/>
          <w:rtl/>
        </w:rPr>
        <w:t xml:space="preserve">גם </w:t>
      </w:r>
      <w:r w:rsidRPr="00C35A2C">
        <w:rPr>
          <w:rFonts w:ascii="Fb Fontext" w:hAnsi="Fb Fontext"/>
          <w:sz w:val="32"/>
          <w:rtl/>
        </w:rPr>
        <w:t>שומרת יבם</w:t>
      </w:r>
      <w:r w:rsidR="00E268F4">
        <w:rPr>
          <w:rFonts w:ascii="Fb Fontext" w:hAnsi="Fb Fontext" w:hint="cs"/>
          <w:sz w:val="32"/>
          <w:rtl/>
        </w:rPr>
        <w:t>,</w:t>
      </w:r>
    </w:p>
    <w:p w14:paraId="40DC5941" w14:textId="72D337EA" w:rsidR="00E268F4" w:rsidRDefault="00AB7D20" w:rsidP="00A549D2">
      <w:pPr>
        <w:rPr>
          <w:rFonts w:ascii="Fb Fontext" w:hAnsi="Fb Fontext"/>
          <w:sz w:val="32"/>
          <w:rtl/>
        </w:rPr>
      </w:pPr>
      <w:r w:rsidRPr="00A549D2">
        <w:rPr>
          <w:rStyle w:val="affffe"/>
          <w:rtl/>
        </w:rPr>
        <w:lastRenderedPageBreak/>
        <w:t>ואין לומר</w:t>
      </w:r>
      <w:r w:rsidR="000A337F">
        <w:rPr>
          <w:rFonts w:ascii="Fb Fontext" w:hAnsi="Fb Fontext" w:hint="cs"/>
          <w:sz w:val="32"/>
          <w:rtl/>
        </w:rPr>
        <w:t>:</w:t>
      </w:r>
      <w:r w:rsidRPr="00C35A2C">
        <w:rPr>
          <w:rFonts w:ascii="Fb Fontext" w:hAnsi="Fb Fontext"/>
          <w:sz w:val="32"/>
          <w:rtl/>
        </w:rPr>
        <w:t xml:space="preserve"> דבשניהם הוא תובע וכאן לחלוץ וכאן לייבם דאין נזקקין לו </w:t>
      </w:r>
      <w:r>
        <w:rPr>
          <w:rStyle w:val="afffff0"/>
          <w:rtl/>
        </w:rPr>
        <w:t xml:space="preserve">[</w:t>
      </w:r>
      <w:r>
        <w:rPr>
          <w:rStyle w:val="affffe"/>
          <w:rtl/>
          <w:rPrChange w:id="9218" w:author="מנוע אמוראים" w:date="2026-10-05T16:41:40Z">
            <w:rPr>
              <w:rStyle w:val="afffff0"/>
              <w:rtl/>
            </w:rPr>
          </w:rPrChange>
        </w:rPr>
        <w:t xml:space="preserve">כרי"ו</w:t>
      </w:r>
      <w:r>
        <w:rPr>
          <w:rStyle w:val="afffff0"/>
          <w:rtl/>
        </w:rPr>
        <w:t xml:space="preserve">]</w:t>
      </w:r>
      <w:r w:rsidR="00A549D2">
        <w:rPr>
          <w:rFonts w:ascii="Fb Fontext" w:hAnsi="Fb Fontext" w:hint="cs"/>
          <w:sz w:val="32"/>
          <w:rtl/>
        </w:rPr>
        <w:t>-</w:t>
      </w:r>
      <w:r w:rsidRPr="00C35A2C">
        <w:rPr>
          <w:rFonts w:ascii="Fb Fontext" w:hAnsi="Fb Fontext"/>
          <w:sz w:val="32"/>
          <w:rtl/>
        </w:rPr>
        <w:t xml:space="preserve"> דא"כ יאמרו לו שישא אחרת</w:t>
      </w:r>
      <w:r w:rsidR="00E268F4">
        <w:rPr>
          <w:rFonts w:ascii="Fb Fontext" w:hAnsi="Fb Fontext" w:hint="cs"/>
          <w:sz w:val="32"/>
          <w:rtl/>
        </w:rPr>
        <w:t>,</w:t>
      </w:r>
    </w:p>
    <w:p w14:paraId="253B8751" w14:textId="457F5493" w:rsidR="00AB7D20" w:rsidRPr="00C35A2C" w:rsidRDefault="00AB7D20" w:rsidP="00A549D2">
      <w:pPr>
        <w:rPr>
          <w:rFonts w:ascii="Fb Fontext" w:hAnsi="Fb Fontext" w:cs="Guttman Vilna"/>
          <w:b/>
          <w:bCs/>
          <w:sz w:val="32"/>
          <w:rtl/>
        </w:rPr>
      </w:pPr>
      <w:r w:rsidRPr="00A549D2">
        <w:rPr>
          <w:rStyle w:val="affffe"/>
          <w:rtl/>
        </w:rPr>
        <w:t xml:space="preserve">ואין לחלק </w:t>
      </w:r>
      <w:r w:rsidRPr="00C35A2C">
        <w:rPr>
          <w:rFonts w:ascii="Fb Fontext" w:hAnsi="Fb Fontext"/>
          <w:sz w:val="32"/>
          <w:rtl/>
        </w:rPr>
        <w:t>בינהם דבשניהם היא אגודה בו ולא י</w:t>
      </w:r>
      <w:r>
        <w:rPr>
          <w:rFonts w:ascii="Fb Fontext" w:hAnsi="Fb Fontext" w:hint="cs"/>
          <w:sz w:val="32"/>
          <w:rtl/>
        </w:rPr>
        <w:t>תנו</w:t>
      </w:r>
      <w:r w:rsidRPr="00C35A2C">
        <w:rPr>
          <w:rFonts w:ascii="Fb Fontext" w:hAnsi="Fb Fontext"/>
          <w:sz w:val="32"/>
          <w:rtl/>
        </w:rPr>
        <w:t xml:space="preserve"> לו אחרת</w:t>
      </w:r>
      <w:r w:rsidR="000A337F">
        <w:rPr>
          <w:rFonts w:ascii="Fb Fontext" w:hAnsi="Fb Fontext" w:hint="cs"/>
          <w:sz w:val="32"/>
          <w:rtl/>
        </w:rPr>
        <w:t>.</w:t>
      </w:r>
    </w:p>
    <w:p w14:paraId="77C2F3F5" w14:textId="150A153C" w:rsidR="00AB7D20" w:rsidRPr="008C28D0" w:rsidRDefault="00AB7D20" w:rsidP="00F1680A">
      <w:pPr>
        <w:pStyle w:val="affffb"/>
        <w:rPr>
          <w:spacing w:val="0"/>
          <w:rtl/>
        </w:rPr>
      </w:pPr>
      <w:bookmarkStart w:id="477" w:name="_Toc119353261"/>
      <w:r w:rsidRPr="008C28D0">
        <w:rPr>
          <w:spacing w:val="0"/>
          <w:rtl/>
        </w:rPr>
        <w:t xml:space="preserve">אלא בשניהם </w:t>
      </w:r>
      <w:r w:rsidR="00A549D2" w:rsidRPr="008C28D0">
        <w:rPr>
          <w:rFonts w:hint="cs"/>
          <w:spacing w:val="0"/>
          <w:rtl/>
        </w:rPr>
        <w:t xml:space="preserve">כשתבע </w:t>
      </w:r>
      <w:r w:rsidRPr="008C28D0">
        <w:rPr>
          <w:spacing w:val="0"/>
          <w:rtl/>
        </w:rPr>
        <w:t>לייבם</w:t>
      </w:r>
      <w:bookmarkEnd w:id="477"/>
    </w:p>
    <w:p w14:paraId="0D15ED6D" w14:textId="77777777" w:rsidR="00AB7D20" w:rsidRPr="00F71179" w:rsidRDefault="00AB7D20" w:rsidP="00AB7D20">
      <w:pPr>
        <w:rPr>
          <w:rFonts w:ascii="Fb Fontext" w:hAnsi="Fb Fontext" w:cs="Guttman Vilna"/>
          <w:b/>
          <w:bCs/>
          <w:spacing w:val="-2"/>
          <w:sz w:val="32"/>
          <w:rtl/>
        </w:rPr>
      </w:pPr>
      <w:r w:rsidRPr="00F71179">
        <w:rPr>
          <w:rFonts w:ascii="Fb Fontext" w:hAnsi="Fb Fontext"/>
          <w:spacing w:val="-2"/>
          <w:sz w:val="32"/>
          <w:rtl/>
        </w:rPr>
        <w:t>-כאן כמשנה ראשונה, דמצות יבום קודמת למצות חליצה בראשונה שהיו מתכוונין לשום מצוה,</w:t>
      </w:r>
    </w:p>
    <w:p w14:paraId="1D4225F9" w14:textId="77777777" w:rsidR="00AB7D20" w:rsidRPr="00F71179" w:rsidRDefault="00AB7D20" w:rsidP="00AB7D20">
      <w:pPr>
        <w:rPr>
          <w:rFonts w:ascii="Fb Fontext" w:hAnsi="Fb Fontext" w:cs="Guttman Vilna"/>
          <w:b/>
          <w:bCs/>
          <w:spacing w:val="-4"/>
          <w:sz w:val="32"/>
          <w:rtl/>
        </w:rPr>
      </w:pPr>
      <w:r w:rsidRPr="00F71179">
        <w:rPr>
          <w:rFonts w:ascii="Fb Fontext" w:hAnsi="Fb Fontext"/>
          <w:spacing w:val="-4"/>
          <w:sz w:val="32"/>
          <w:rtl/>
        </w:rPr>
        <w:t>וכאן כמשנה אחרונה דעכשיו שאין מתכוונין לשום מצוה אמרו: מצות חליצה קודמת למצות יבום.</w:t>
      </w:r>
    </w:p>
    <w:p w14:paraId="5363D71B" w14:textId="2EC49D48" w:rsidR="00AB7D20" w:rsidRPr="00C54C7E" w:rsidRDefault="00AB7D20" w:rsidP="00C54C7E">
      <w:pPr>
        <w:pStyle w:val="afffd"/>
        <w:rPr>
          <w:rtl/>
        </w:rPr>
      </w:pPr>
      <w:ins w:id="9820" w:author="מספור קטעי משנה" w:date="2026-10-06T10:04:27Z">
        <w:r>
          <w:rPr>
            <w:rStyle w:val="MisparKeta"/>
          </w:rPr>
          <w:t xml:space="preserve">ב. </w:t>
        </w:r>
      </w:ins>
      <w:bookmarkStart w:id="478" w:name="_Toc119353262"/>
      <w:r w:rsidRPr="00C54C7E">
        <w:rPr>
          <w:rFonts w:hint="cs"/>
          <w:rtl/>
        </w:rPr>
        <w:t>עד מתי הוא פוחת וכו'</w:t>
      </w:r>
      <w:r w:rsidR="00A549D2">
        <w:rPr>
          <w:rFonts w:hint="cs"/>
          <w:rtl/>
        </w:rPr>
        <w:t xml:space="preserve"> ר</w:t>
      </w:r>
      <w:r w:rsidR="002B7BCC">
        <w:rPr>
          <w:rtl/>
        </w:rPr>
        <w:t>"</w:t>
      </w:r>
      <w:r w:rsidR="00A549D2">
        <w:rPr>
          <w:rFonts w:hint="cs"/>
          <w:rtl/>
        </w:rPr>
        <w:t>י טרפעיקין</w:t>
      </w:r>
      <w:r w:rsidRPr="00C54C7E">
        <w:rPr>
          <w:rFonts w:hint="cs"/>
          <w:rtl/>
        </w:rPr>
        <w:t>.</w:t>
      </w:r>
      <w:bookmarkEnd w:id="478"/>
    </w:p>
    <w:p w14:paraId="4CDEA20C" w14:textId="46DF53B5" w:rsidR="00E268F4" w:rsidRDefault="00AB7D20" w:rsidP="00AB7D20">
      <w:pPr>
        <w:rPr>
          <w:rFonts w:ascii="Fb Fontext" w:hAnsi="Fb Fontext"/>
          <w:spacing w:val="-4"/>
          <w:sz w:val="32"/>
          <w:rtl/>
        </w:rPr>
      </w:pPr>
      <w:r w:rsidRPr="00CA108A">
        <w:rPr>
          <w:rFonts w:ascii="Fb Fontext" w:hAnsi="Fb Fontext" w:cs="PFT_Frank"/>
          <w:b/>
          <w:bCs/>
          <w:spacing w:val="-4"/>
          <w:sz w:val="32"/>
          <w:szCs w:val="14"/>
          <w:rtl/>
        </w:rPr>
        <w:t>טרפעיקין-</w:t>
      </w:r>
      <w:r w:rsidRPr="00A549D2">
        <w:rPr>
          <w:rStyle w:val="affffe"/>
          <w:rtl/>
        </w:rPr>
        <w:t xml:space="preserve"> ר"ש: </w:t>
      </w:r>
      <w:r w:rsidRPr="00F71179">
        <w:rPr>
          <w:rFonts w:ascii="Fb Fontext" w:hAnsi="Fb Fontext"/>
          <w:spacing w:val="-4"/>
          <w:sz w:val="32"/>
          <w:rtl/>
        </w:rPr>
        <w:t xml:space="preserve">אסתירא- </w:t>
      </w:r>
      <w:r w:rsidR="00A549D2">
        <w:rPr>
          <w:rFonts w:ascii="Fb Fontext" w:hAnsi="Fb Fontext" w:hint="cs"/>
          <w:spacing w:val="-4"/>
          <w:sz w:val="32"/>
          <w:rtl/>
        </w:rPr>
        <w:t>חצי זוז</w:t>
      </w:r>
      <w:r w:rsidR="00E268F4">
        <w:rPr>
          <w:rFonts w:ascii="Fb Fontext" w:hAnsi="Fb Fontext"/>
          <w:spacing w:val="-4"/>
          <w:sz w:val="32"/>
          <w:rtl/>
        </w:rPr>
        <w:t>.</w:t>
      </w:r>
    </w:p>
    <w:p w14:paraId="38400884" w14:textId="6058E1E3" w:rsidR="00AB7D20" w:rsidRPr="00F71179" w:rsidRDefault="00AB7D20" w:rsidP="00E26960">
      <w:pPr>
        <w:ind w:left="453" w:firstLine="57"/>
        <w:rPr>
          <w:rFonts w:ascii="Fb Fontext" w:hAnsi="Fb Fontext" w:cs="Guttman Vilna"/>
          <w:b/>
          <w:bCs/>
          <w:rtl/>
        </w:rPr>
      </w:pPr>
      <w:r w:rsidRPr="007A15B0">
        <w:rPr>
          <w:rStyle w:val="affffe"/>
          <w:rtl/>
        </w:rPr>
        <w:t>ותנ"ה</w:t>
      </w:r>
      <w:r w:rsidR="007A15B0">
        <w:rPr>
          <w:rStyle w:val="affffe"/>
          <w:rFonts w:hint="cs"/>
          <w:rtl/>
        </w:rPr>
        <w:t>:</w:t>
      </w:r>
      <w:r w:rsidRPr="007A15B0">
        <w:rPr>
          <w:rStyle w:val="affffe"/>
          <w:rtl/>
        </w:rPr>
        <w:t xml:space="preserve"> </w:t>
      </w:r>
      <w:r w:rsidRPr="00BB1916">
        <w:rPr>
          <w:rStyle w:val="affffe"/>
          <w:rtl/>
        </w:rPr>
        <w:t xml:space="preserve">ר"י </w:t>
      </w:r>
      <w:r w:rsidRPr="00F71179">
        <w:rPr>
          <w:rFonts w:ascii="Fb Fontext" w:hAnsi="Fb Fontext"/>
          <w:rtl/>
        </w:rPr>
        <w:t xml:space="preserve">ג' טרפעיקין שהן ט' מעין, </w:t>
      </w:r>
      <w:r w:rsidRPr="00BB1916">
        <w:rPr>
          <w:rStyle w:val="afffff0"/>
          <w:rtl/>
        </w:rPr>
        <w:t>מעה וחצי לכל יום</w:t>
      </w:r>
      <w:r w:rsidRPr="00F71179">
        <w:rPr>
          <w:rFonts w:ascii="Fb Fontext" w:hAnsi="Fb Fontext"/>
          <w:rtl/>
        </w:rPr>
        <w:t>.</w:t>
      </w:r>
    </w:p>
    <w:p w14:paraId="33384D47" w14:textId="3EB0434C" w:rsidR="00E268F4" w:rsidRDefault="00AB7D20" w:rsidP="00AB7D20">
      <w:pPr>
        <w:rPr>
          <w:rFonts w:ascii="Fb Fontext" w:hAnsi="Fb Fontext"/>
          <w:sz w:val="32"/>
          <w:rtl/>
        </w:rPr>
      </w:pPr>
      <w:r w:rsidRPr="00C35A2C">
        <w:rPr>
          <w:rFonts w:ascii="Fb Fontext" w:hAnsi="Fb Fontext"/>
          <w:sz w:val="32"/>
          <w:rtl/>
        </w:rPr>
        <w:t xml:space="preserve">כשהיא מורדת </w:t>
      </w:r>
      <w:r w:rsidR="00BB1916">
        <w:rPr>
          <w:rFonts w:ascii="Fb Fontext" w:hAnsi="Fb Fontext" w:hint="cs"/>
          <w:sz w:val="32"/>
          <w:rtl/>
        </w:rPr>
        <w:t>-</w:t>
      </w:r>
      <w:r w:rsidRPr="00C35A2C">
        <w:rPr>
          <w:rFonts w:ascii="Fb Fontext" w:hAnsi="Fb Fontext"/>
          <w:sz w:val="32"/>
          <w:rtl/>
        </w:rPr>
        <w:t xml:space="preserve">מפחיתים לה </w:t>
      </w:r>
      <w:r w:rsidR="00E26960">
        <w:rPr>
          <w:rFonts w:ascii="Fb Fontext" w:hAnsi="Fb Fontext" w:hint="cs"/>
          <w:sz w:val="32"/>
          <w:rtl/>
        </w:rPr>
        <w:t xml:space="preserve">שלא נראה </w:t>
      </w:r>
      <w:r w:rsidRPr="00C35A2C">
        <w:rPr>
          <w:rFonts w:ascii="Fb Fontext" w:hAnsi="Fb Fontext"/>
          <w:sz w:val="32"/>
          <w:rtl/>
        </w:rPr>
        <w:t>כשכר שבת</w:t>
      </w:r>
      <w:r w:rsidR="00E268F4">
        <w:rPr>
          <w:rFonts w:ascii="Fb Fontext" w:hAnsi="Fb Fontext"/>
          <w:sz w:val="32"/>
          <w:rtl/>
        </w:rPr>
        <w:t>,</w:t>
      </w:r>
    </w:p>
    <w:p w14:paraId="0B938467" w14:textId="13FB855F" w:rsidR="00AB7D20" w:rsidRPr="00C35A2C" w:rsidRDefault="00AB7D20" w:rsidP="00AB7D20">
      <w:pPr>
        <w:rPr>
          <w:rFonts w:ascii="Fb Fontext" w:hAnsi="Fb Fontext" w:cs="Guttman Vilna"/>
          <w:b/>
          <w:bCs/>
          <w:sz w:val="32"/>
          <w:rtl/>
        </w:rPr>
      </w:pPr>
      <w:r w:rsidRPr="00C35A2C">
        <w:rPr>
          <w:rFonts w:ascii="Fb Fontext" w:hAnsi="Fb Fontext"/>
          <w:sz w:val="32"/>
          <w:rtl/>
        </w:rPr>
        <w:t xml:space="preserve">כשהוא מורד </w:t>
      </w:r>
      <w:r w:rsidR="00BB1916">
        <w:rPr>
          <w:rFonts w:ascii="Fb Fontext" w:hAnsi="Fb Fontext" w:hint="cs"/>
          <w:sz w:val="32"/>
          <w:rtl/>
        </w:rPr>
        <w:t>-</w:t>
      </w:r>
      <w:r w:rsidRPr="00C35A2C">
        <w:rPr>
          <w:rFonts w:ascii="Fb Fontext" w:hAnsi="Fb Fontext"/>
          <w:sz w:val="32"/>
          <w:rtl/>
        </w:rPr>
        <w:t>לא מוסיפם על שבת דמחזי כשכר שבת.</w:t>
      </w:r>
    </w:p>
    <w:p w14:paraId="354B0BBB" w14:textId="50FA4859" w:rsidR="00AB7D20" w:rsidRPr="00C54C7E" w:rsidRDefault="00AB7D20" w:rsidP="00BB1916">
      <w:pPr>
        <w:rPr>
          <w:rtl/>
        </w:rPr>
      </w:pPr>
      <w:r w:rsidRPr="00BB1916">
        <w:rPr>
          <w:rStyle w:val="affffe"/>
          <w:rtl/>
        </w:rPr>
        <w:t xml:space="preserve">משמואל: </w:t>
      </w:r>
      <w:r w:rsidRPr="00CE1C2E">
        <w:rPr>
          <w:rStyle w:val="affffc"/>
          <w:rtl/>
        </w:rPr>
        <w:t>מה בין מורד</w:t>
      </w:r>
      <w:r w:rsidR="00BB1916">
        <w:rPr>
          <w:rFonts w:hint="cs"/>
          <w:rtl/>
        </w:rPr>
        <w:t xml:space="preserve"> </w:t>
      </w:r>
      <w:r w:rsidR="00BB1916" w:rsidRPr="00BB1916">
        <w:rPr>
          <w:rStyle w:val="afffff0"/>
          <w:rFonts w:hint="cs"/>
          <w:rtl/>
        </w:rPr>
        <w:t>שמוסיפים</w:t>
      </w:r>
      <w:r w:rsidRPr="00C35A2C">
        <w:rPr>
          <w:rtl/>
        </w:rPr>
        <w:t xml:space="preserve"> </w:t>
      </w:r>
      <w:r w:rsidRPr="00CE1C2E">
        <w:rPr>
          <w:rStyle w:val="affffc"/>
          <w:rtl/>
        </w:rPr>
        <w:t>למורדת</w:t>
      </w:r>
      <w:r w:rsidRPr="00C35A2C">
        <w:rPr>
          <w:rtl/>
        </w:rPr>
        <w:t xml:space="preserve"> </w:t>
      </w:r>
      <w:r w:rsidR="00BB1916" w:rsidRPr="00BB1916">
        <w:rPr>
          <w:rStyle w:val="afffff0"/>
          <w:rFonts w:hint="cs"/>
          <w:rtl/>
        </w:rPr>
        <w:t>ש</w:t>
      </w:r>
      <w:r w:rsidRPr="00BB1916">
        <w:rPr>
          <w:rStyle w:val="afffff0"/>
          <w:rtl/>
        </w:rPr>
        <w:t>לא מוסיפים</w:t>
      </w:r>
    </w:p>
    <w:p w14:paraId="1B0DD423" w14:textId="77777777" w:rsidR="00AB7D20" w:rsidRDefault="00AB7D20" w:rsidP="00CE1C2E">
      <w:pPr>
        <w:ind w:left="566"/>
        <w:rPr>
          <w:rtl/>
        </w:rPr>
      </w:pPr>
      <w:r w:rsidRPr="00BB1916">
        <w:rPr>
          <w:rStyle w:val="affffe"/>
          <w:rtl/>
        </w:rPr>
        <w:t>א.</w:t>
      </w:r>
      <w:r w:rsidRPr="00C35A2C">
        <w:rPr>
          <w:rtl/>
        </w:rPr>
        <w:t xml:space="preserve"> צא ולמד משוק של זונות, מי שוכר את מי?</w:t>
      </w:r>
    </w:p>
    <w:p w14:paraId="7C8FF5F6" w14:textId="2D0D0989" w:rsidR="00AB7D20" w:rsidRPr="00C35A2C" w:rsidRDefault="00AB7D20" w:rsidP="00CE1C2E">
      <w:pPr>
        <w:ind w:left="566"/>
        <w:rPr>
          <w:rFonts w:ascii="Fb Fontext" w:hAnsi="Fb Fontext" w:cs="Guttman Vilna"/>
          <w:b/>
          <w:bCs/>
          <w:sz w:val="32"/>
          <w:rtl/>
        </w:rPr>
      </w:pPr>
      <w:r w:rsidRPr="00BB1916">
        <w:rPr>
          <w:rStyle w:val="affffe"/>
          <w:rtl/>
        </w:rPr>
        <w:t>ב.</w:t>
      </w:r>
      <w:r w:rsidRPr="00C35A2C">
        <w:rPr>
          <w:rFonts w:ascii="Fb Fontext" w:hAnsi="Fb Fontext"/>
          <w:sz w:val="32"/>
          <w:rtl/>
        </w:rPr>
        <w:t xml:space="preserve"> זה יצרו </w:t>
      </w:r>
      <w:r w:rsidR="007A15B0" w:rsidRPr="007A15B0">
        <w:rPr>
          <w:rStyle w:val="afffff0"/>
          <w:rFonts w:hint="cs"/>
          <w:rtl/>
        </w:rPr>
        <w:t>קשיו</w:t>
      </w:r>
      <w:r w:rsidR="007A15B0">
        <w:rPr>
          <w:rStyle w:val="afffff0"/>
          <w:rFonts w:hint="cs"/>
          <w:rtl/>
        </w:rPr>
        <w:t xml:space="preserve"> </w:t>
      </w:r>
      <w:r w:rsidRPr="00C35A2C">
        <w:rPr>
          <w:rFonts w:ascii="Fb Fontext" w:hAnsi="Fb Fontext"/>
          <w:sz w:val="32"/>
          <w:rtl/>
        </w:rPr>
        <w:t>מבחוץ, וזו יצרה מבפנים.</w:t>
      </w:r>
    </w:p>
    <w:p w14:paraId="39DBE7DC" w14:textId="77777777" w:rsidR="00AB7D20" w:rsidRDefault="00AB7D20" w:rsidP="003156E1">
      <w:pPr>
        <w:pStyle w:val="aff9"/>
        <w:rPr>
          <w:rtl/>
        </w:rPr>
      </w:pPr>
      <w:r w:rsidRPr="003156E1">
        <w:rPr>
          <w:rFonts w:hint="cs"/>
          <w:rtl/>
        </w:rPr>
        <w:t>׹</w:t>
      </w:r>
    </w:p>
    <w:p w14:paraId="445AC8C0" w14:textId="77777777" w:rsidR="00AB7D20" w:rsidRPr="00C35A2C" w:rsidRDefault="00AB7D20" w:rsidP="00E26091">
      <w:pPr>
        <w:pStyle w:val="afff"/>
        <w:framePr w:wrap="around"/>
        <w:rPr>
          <w:rtl/>
        </w:rPr>
      </w:pPr>
      <w:bookmarkStart w:id="479" w:name="_Toc119353263"/>
      <w:r w:rsidRPr="00C35A2C">
        <w:rPr>
          <w:rFonts w:hint="cs"/>
          <w:rtl/>
        </w:rPr>
        <w:t>סד:</w:t>
      </w:r>
      <w:bookmarkEnd w:id="479"/>
    </w:p>
    <w:p w14:paraId="27D93297" w14:textId="77777777" w:rsidR="00E268F4" w:rsidRDefault="00AB7D20" w:rsidP="00CE1C2E">
      <w:pPr>
        <w:pStyle w:val="afffff4"/>
        <w:rPr>
          <w:rtl/>
        </w:rPr>
      </w:pPr>
      <w:ins w:id="9907" w:author="מספור קטעי משנה" w:date="2026-10-06T06:45:30Z">
        <w:r>
          <w:rPr>
            <w:rStyle w:val="MisparKeta"/>
          </w:rPr>
          <w:t xml:space="preserve">א. </w:t>
        </w:r>
      </w:ins>
      <w:bookmarkStart w:id="480" w:name="_Toc119353264"/>
      <w:r w:rsidRPr="00C54C7E">
        <w:rPr>
          <w:rFonts w:hint="cs"/>
          <w:rtl/>
        </w:rPr>
        <w:t>המשרה את אשתו על ידי שליש</w:t>
      </w:r>
      <w:r w:rsidR="00E268F4">
        <w:rPr>
          <w:rFonts w:hint="cs"/>
          <w:rtl/>
        </w:rPr>
        <w:t>,</w:t>
      </w:r>
      <w:bookmarkEnd w:id="480"/>
    </w:p>
    <w:p>
      <w:pPr>
        <w:pStyle w:val="MishnaBatzad"/>
        <w:rPr>
          <w:ins w:id="20442" w:author="קלוד" w:date="2026-10-06T10:09:07Z"/>
        </w:rPr>
      </w:pPr>
      <w:ins w:id="20441" w:author="קלוד" w:date="2026-10-06T10:09:07Z">
        <w:r>
          <w:t xml:space="preserve">משנה ח</w:t>
        </w:r>
      </w:ins>
    </w:p>
    <w:p w14:paraId="0EEDE77D" w14:textId="11F96660" w:rsidR="00AB7D20" w:rsidRPr="00C54C7E" w:rsidRDefault="00AB7D20" w:rsidP="00BB1916">
      <w:pPr>
        <w:pStyle w:val="afff5"/>
        <w:rPr>
          <w:rtl/>
        </w:rPr>
      </w:pPr>
      <w:r w:rsidRPr="00C54C7E">
        <w:rPr>
          <w:rFonts w:hint="cs"/>
          <w:rtl/>
        </w:rPr>
        <w:t>לא יפחות לה משני קבין חטין או מארבעה קבין שעורין.</w:t>
      </w:r>
    </w:p>
    <w:p w14:paraId="57D663DA" w14:textId="5ECC639D" w:rsidR="00AB7D20" w:rsidRPr="00C54C7E" w:rsidRDefault="00AB7D20" w:rsidP="00BB1916">
      <w:pPr>
        <w:pStyle w:val="afff5"/>
        <w:rPr>
          <w:rtl/>
        </w:rPr>
      </w:pPr>
      <w:r w:rsidRPr="00BB1916">
        <w:rPr>
          <w:rStyle w:val="TanaimMishna"/>
          <w:rFonts w:hint="cs"/>
          <w:rtl/>
          <w:rPrChange w:id="20152" w:author="קלוד" w:date="2026-10-06T10:09:07Z">
            <w:rPr>
              <w:rStyle w:val="affffe"/>
              <w:rFonts w:hint="cs"/>
              <w:rtl/>
            </w:rPr>
          </w:rPrChange>
        </w:rPr>
        <w:t xml:space="preserve">רבי יוסי: </w:t>
      </w:r>
      <w:r w:rsidRPr="00C54C7E">
        <w:rPr>
          <w:rFonts w:hint="cs"/>
          <w:rtl/>
        </w:rPr>
        <w:t xml:space="preserve">לא פסק לה שעורין </w:t>
      </w:r>
      <w:r w:rsidRPr="00BB1916">
        <w:rPr>
          <w:rStyle w:val="TanaimMishna"/>
          <w:rFonts w:hint="cs"/>
          <w:rtl/>
          <w:rPrChange w:id="20153" w:author="קלוד" w:date="2026-10-06T10:09:07Z">
            <w:rPr>
              <w:rStyle w:val="affffe"/>
              <w:rFonts w:hint="cs"/>
              <w:rtl/>
            </w:rPr>
          </w:rPrChange>
        </w:rPr>
        <w:t>ר' ישמעאל</w:t>
      </w:r>
      <w:r w:rsidR="00BB1916">
        <w:rPr>
          <w:rStyle w:val="TanaimMishna"/>
          <w:rFonts w:hint="cs"/>
          <w:rtl/>
          <w:rPrChange w:id="20154" w:author="קלוד" w:date="2026-10-06T10:09:07Z">
            <w:rPr>
              <w:rStyle w:val="affffe"/>
              <w:rFonts w:hint="cs"/>
              <w:rtl/>
            </w:rPr>
          </w:rPrChange>
        </w:rPr>
        <w:t>:</w:t>
      </w:r>
      <w:r w:rsidRPr="00BB1916">
        <w:rPr>
          <w:rStyle w:val="TanaimMishna"/>
          <w:rFonts w:hint="cs"/>
          <w:rtl/>
          <w:rPrChange w:id="20155" w:author="קלוד" w:date="2026-10-06T10:09:07Z">
            <w:rPr>
              <w:rStyle w:val="affffe"/>
              <w:rFonts w:hint="cs"/>
              <w:rtl/>
            </w:rPr>
          </w:rPrChange>
        </w:rPr>
        <w:t xml:space="preserve"> </w:t>
      </w:r>
      <w:r w:rsidRPr="00C54C7E">
        <w:rPr>
          <w:rFonts w:hint="cs"/>
          <w:rtl/>
        </w:rPr>
        <w:t>שהיה סמוך לאדום.</w:t>
      </w:r>
    </w:p>
    <w:p w14:paraId="56C179EF" w14:textId="77777777" w:rsidR="00AB7D20" w:rsidRPr="00730169" w:rsidRDefault="00AB7D20" w:rsidP="00C54C7E">
      <w:pPr>
        <w:pStyle w:val="afff5"/>
        <w:rPr>
          <w:spacing w:val="-2"/>
          <w:rtl/>
        </w:rPr>
      </w:pPr>
      <w:r w:rsidRPr="00730169">
        <w:rPr>
          <w:rFonts w:hint="cs"/>
          <w:spacing w:val="-2"/>
          <w:rtl/>
        </w:rPr>
        <w:t>ונותן לה חצי קב קיטנית וחצי לוג שמן וקב גרוגרות או מנה דבילה,</w:t>
      </w:r>
    </w:p>
    <w:p w14:paraId="576FBA90" w14:textId="77777777" w:rsidR="00AB7D20" w:rsidRPr="00C54C7E" w:rsidRDefault="00AB7D20" w:rsidP="00C54C7E">
      <w:pPr>
        <w:pStyle w:val="afff5"/>
        <w:rPr>
          <w:rtl/>
        </w:rPr>
      </w:pPr>
      <w:r w:rsidRPr="00C54C7E">
        <w:rPr>
          <w:rFonts w:hint="cs"/>
          <w:rtl/>
        </w:rPr>
        <w:t>ואם אין לו - פוסק לעומתן פירות ממקום אחר;</w:t>
      </w:r>
    </w:p>
    <w:p w14:paraId="74550000" w14:textId="48CF085C" w:rsidR="00AB7D20" w:rsidRPr="00C54C7E" w:rsidRDefault="00AB7D20" w:rsidP="00C54C7E">
      <w:pPr>
        <w:pStyle w:val="afff5"/>
        <w:rPr>
          <w:rtl/>
        </w:rPr>
      </w:pPr>
      <w:r w:rsidRPr="00CE1C2E">
        <w:rPr>
          <w:rFonts w:hint="cs"/>
          <w:spacing w:val="2"/>
          <w:rtl/>
        </w:rPr>
        <w:t xml:space="preserve">ונותן לה מטה מפץ ומחצלת, ונותן לה כפה לראשה וחגור למתניה, ומנעלים ממועד למועד, וכלים של </w:t>
      </w:r>
      <w:r w:rsidR="00CE1C2E" w:rsidRPr="00CE1C2E">
        <w:rPr>
          <w:rFonts w:hint="cs"/>
          <w:spacing w:val="2"/>
          <w:rtl/>
        </w:rPr>
        <w:t xml:space="preserve">נ' </w:t>
      </w:r>
      <w:r w:rsidRPr="00CE1C2E">
        <w:rPr>
          <w:rFonts w:hint="cs"/>
          <w:spacing w:val="2"/>
          <w:rtl/>
        </w:rPr>
        <w:t>זוז משנה לשנה</w:t>
      </w:r>
      <w:r w:rsidRPr="00C54C7E">
        <w:rPr>
          <w:rFonts w:hint="cs"/>
          <w:rtl/>
        </w:rPr>
        <w:t>.</w:t>
      </w:r>
    </w:p>
    <w:p w14:paraId="289120C4" w14:textId="5FAE15CA" w:rsidR="00E268F4" w:rsidRDefault="00AB7D20" w:rsidP="00C54C7E">
      <w:pPr>
        <w:pStyle w:val="afff5"/>
        <w:rPr>
          <w:spacing w:val="-2"/>
          <w:rtl/>
        </w:rPr>
      </w:pPr>
      <w:r w:rsidRPr="00730169">
        <w:rPr>
          <w:rFonts w:hint="cs"/>
          <w:spacing w:val="-2"/>
          <w:rtl/>
        </w:rPr>
        <w:lastRenderedPageBreak/>
        <w:t>ואין נותנין לה לא חדשים בימות החמה ולא שחקים בימות הגשמים</w:t>
      </w:r>
      <w:r w:rsidR="00E268F4">
        <w:rPr>
          <w:rFonts w:hint="cs"/>
          <w:spacing w:val="-2"/>
          <w:rtl/>
        </w:rPr>
        <w:t>,</w:t>
      </w:r>
    </w:p>
    <w:p w14:paraId="00FA7856" w14:textId="77777777" w:rsidR="00CE1C2E" w:rsidRDefault="00AB7D20" w:rsidP="00C54C7E">
      <w:pPr>
        <w:pStyle w:val="afff5"/>
        <w:rPr>
          <w:rtl/>
        </w:rPr>
      </w:pPr>
      <w:r w:rsidRPr="00C54C7E">
        <w:rPr>
          <w:rFonts w:hint="cs"/>
          <w:rtl/>
        </w:rPr>
        <w:t xml:space="preserve">אלא נותן לה כלים של חמשים זוז בימות הגשמים, </w:t>
      </w:r>
    </w:p>
    <w:p w14:paraId="713AA2B6" w14:textId="72429FD4" w:rsidR="00AB7D20" w:rsidRPr="00C54C7E" w:rsidRDefault="00AB7D20" w:rsidP="00C54C7E">
      <w:pPr>
        <w:pStyle w:val="afff5"/>
        <w:rPr>
          <w:rtl/>
        </w:rPr>
      </w:pPr>
      <w:r w:rsidRPr="00C54C7E">
        <w:rPr>
          <w:rFonts w:hint="cs"/>
          <w:rtl/>
        </w:rPr>
        <w:t>והיא מתכסה בבלאותיהן בימות החמה, והשחקים שלה.</w:t>
      </w:r>
    </w:p>
    <w:p w14:paraId="71811407" w14:textId="77777777" w:rsidR="00AB7D20" w:rsidRPr="00C54C7E" w:rsidRDefault="00AB7D20" w:rsidP="00C54C7E">
      <w:pPr>
        <w:pStyle w:val="afff5"/>
        <w:rPr>
          <w:rtl/>
        </w:rPr>
      </w:pPr>
      <w:r w:rsidRPr="00C54C7E">
        <w:rPr>
          <w:rFonts w:hint="cs"/>
          <w:rtl/>
        </w:rPr>
        <w:t>נותן לה מעה כסף לצורכה.</w:t>
      </w:r>
    </w:p>
    <w:p w14:paraId="7FEA50BE" w14:textId="77777777" w:rsidR="00AB7D20" w:rsidRPr="00C54C7E" w:rsidRDefault="00AB7D20" w:rsidP="00C54C7E">
      <w:pPr>
        <w:pStyle w:val="afff5"/>
        <w:rPr>
          <w:rtl/>
        </w:rPr>
      </w:pPr>
      <w:r w:rsidRPr="00C54C7E">
        <w:rPr>
          <w:rFonts w:hint="cs"/>
          <w:rtl/>
        </w:rPr>
        <w:t>ואוכלת עמו מלילי שבת ללילי שבת.</w:t>
      </w:r>
    </w:p>
    <w:p w14:paraId="5B288122" w14:textId="77777777" w:rsidR="00AB7D20" w:rsidRPr="00C54C7E" w:rsidRDefault="00AB7D20" w:rsidP="00C54C7E">
      <w:pPr>
        <w:pStyle w:val="afff5"/>
        <w:rPr>
          <w:rtl/>
        </w:rPr>
      </w:pPr>
      <w:r w:rsidRPr="00C54C7E">
        <w:rPr>
          <w:rFonts w:hint="cs"/>
          <w:rtl/>
        </w:rPr>
        <w:t>ואם אין נותן לה מעה כסף לצורכה - מעשה ידיה שלה.</w:t>
      </w:r>
    </w:p>
    <w:p w14:paraId="11678516" w14:textId="77777777" w:rsidR="00CE1C2E" w:rsidRDefault="00AB7D20" w:rsidP="00CE1C2E">
      <w:pPr>
        <w:pStyle w:val="afffff4"/>
        <w:rPr>
          <w:rtl/>
        </w:rPr>
      </w:pPr>
      <w:ins w:id="9909" w:author="מספור קטעי משנה" w:date="2026-10-06T06:45:30Z">
        <w:r>
          <w:rPr>
            <w:rStyle w:val="MisparKeta"/>
          </w:rPr>
          <w:t xml:space="preserve">א. </w:t>
        </w:r>
      </w:ins>
      <w:bookmarkStart w:id="481" w:name="_Toc119353265"/>
      <w:r w:rsidRPr="00C54C7E">
        <w:rPr>
          <w:rFonts w:hint="cs"/>
          <w:rtl/>
        </w:rPr>
        <w:t>ומה היא עושה לו?</w:t>
      </w:r>
      <w:bookmarkEnd w:id="481"/>
      <w:r w:rsidRPr="00C54C7E">
        <w:rPr>
          <w:rFonts w:hint="cs"/>
          <w:rtl/>
        </w:rPr>
        <w:t xml:space="preserve"> </w:t>
      </w:r>
    </w:p>
    <w:p>
      <w:pPr>
        <w:pStyle w:val="MishnaBatzad"/>
        <w:rPr>
          <w:ins w:id="20444" w:author="קלוד" w:date="2026-10-06T10:09:07Z"/>
        </w:rPr>
      </w:pPr>
      <w:ins w:id="20443" w:author="קלוד" w:date="2026-10-06T10:09:07Z">
        <w:r>
          <w:t xml:space="preserve">משנה ט</w:t>
        </w:r>
      </w:ins>
    </w:p>
    <w:p w14:paraId="3BEED5C9" w14:textId="6C6C4A33" w:rsidR="00AB7D20" w:rsidRPr="00C54C7E" w:rsidRDefault="00AB7D20" w:rsidP="00C54C7E">
      <w:pPr>
        <w:pStyle w:val="afff5"/>
        <w:rPr>
          <w:rtl/>
        </w:rPr>
      </w:pPr>
      <w:r w:rsidRPr="00C54C7E">
        <w:rPr>
          <w:rFonts w:hint="cs"/>
          <w:rtl/>
        </w:rPr>
        <w:t>משקל חמש סלעים שתי ביהודה שהן עשר סלעים בגליל,</w:t>
      </w:r>
    </w:p>
    <w:p w14:paraId="548C5117" w14:textId="77777777" w:rsidR="00AB7D20" w:rsidRPr="00CE1C2E" w:rsidRDefault="00AB7D20" w:rsidP="00C54C7E">
      <w:pPr>
        <w:pStyle w:val="afff5"/>
        <w:rPr>
          <w:spacing w:val="4"/>
          <w:rtl/>
        </w:rPr>
      </w:pPr>
      <w:r w:rsidRPr="00CE1C2E">
        <w:rPr>
          <w:rFonts w:hint="cs"/>
          <w:spacing w:val="4"/>
          <w:rtl/>
        </w:rPr>
        <w:t>או משקל עשר סלעים ערב ביהודה שהן עשרים סלעים בגליל.</w:t>
      </w:r>
    </w:p>
    <w:p w14:paraId="260FCDBA" w14:textId="71D72B79" w:rsidR="00AB7D20" w:rsidRPr="00C54C7E" w:rsidRDefault="00AB7D20" w:rsidP="00C54C7E">
      <w:pPr>
        <w:pStyle w:val="afff5"/>
        <w:rPr>
          <w:rtl/>
        </w:rPr>
      </w:pPr>
      <w:bookmarkStart w:id="482" w:name="_Toc119353266"/>
      <w:r w:rsidRPr="00CE1C2E">
        <w:rPr>
          <w:rStyle w:val="afffff5"/>
          <w:rFonts w:hint="cs"/>
          <w:spacing w:val="0"/>
          <w:rtl/>
        </w:rPr>
        <w:t>ואם היתה מניקה</w:t>
      </w:r>
      <w:bookmarkEnd w:id="482"/>
      <w:r w:rsidRPr="00CE1C2E">
        <w:rPr>
          <w:rFonts w:hint="cs"/>
          <w:spacing w:val="0"/>
          <w:rtl/>
        </w:rPr>
        <w:t xml:space="preserve"> פוחתין לה ממעשה ידיה ומוסיפין לה על מזונותיה</w:t>
      </w:r>
      <w:r w:rsidRPr="00C54C7E">
        <w:rPr>
          <w:rFonts w:hint="cs"/>
          <w:rtl/>
        </w:rPr>
        <w:t>.</w:t>
      </w:r>
    </w:p>
    <w:p w14:paraId="47542167" w14:textId="78324515" w:rsidR="00AB7D20" w:rsidRPr="00C35A2C" w:rsidRDefault="00B94667" w:rsidP="00AB7D20">
      <w:pPr>
        <w:pStyle w:val="afff5"/>
        <w:rPr>
          <w:b/>
          <w:sz w:val="32"/>
          <w:rtl/>
        </w:rPr>
      </w:pPr>
      <w:r>
        <w:rPr>
          <w:rFonts w:hint="cs"/>
          <w:rtl/>
        </w:rPr>
        <w:t>בד</w:t>
      </w:r>
      <w:r w:rsidR="002B7BCC">
        <w:rPr>
          <w:rtl/>
        </w:rPr>
        <w:t>"</w:t>
      </w:r>
      <w:r>
        <w:rPr>
          <w:rFonts w:hint="cs"/>
          <w:rtl/>
        </w:rPr>
        <w:t>א</w:t>
      </w:r>
      <w:r w:rsidR="00AB7D20" w:rsidRPr="00C54C7E">
        <w:rPr>
          <w:rFonts w:hint="cs"/>
          <w:rtl/>
        </w:rPr>
        <w:t xml:space="preserve"> - בעני שבישראל, </w:t>
      </w:r>
      <w:r w:rsidR="00AB7D20" w:rsidRPr="00CE1C2E">
        <w:rPr>
          <w:rStyle w:val="afffff5"/>
          <w:rFonts w:hint="cs"/>
          <w:rtl/>
        </w:rPr>
        <w:t xml:space="preserve">אבל במכובד </w:t>
      </w:r>
      <w:r w:rsidR="00AB7D20" w:rsidRPr="00C54C7E">
        <w:rPr>
          <w:rFonts w:hint="cs"/>
          <w:rtl/>
        </w:rPr>
        <w:t>הכל לפי כבודו</w:t>
      </w:r>
      <w:r w:rsidR="00AB7D20" w:rsidRPr="00C35A2C">
        <w:rPr>
          <w:b/>
          <w:rtl/>
          <w:rPrChange w:id="40002" w:author="Claude" w:date="2026-10-06T13:34:40Z">
            <w:rPr>
              <w:b/>
              <w:sz w:val="32"/>
              <w:rtl/>
            </w:rPr>
          </w:rPrChange>
        </w:rPr>
        <w:t>.</w:t>
      </w:r>
    </w:p>
    <w:p w14:paraId="610EC122" w14:textId="7D8ABF9C" w:rsidR="00AB7D20" w:rsidRPr="008C28D0" w:rsidRDefault="00AB7D20" w:rsidP="00F1680A">
      <w:pPr>
        <w:pStyle w:val="affffb"/>
        <w:rPr>
          <w:spacing w:val="0"/>
          <w:rtl/>
        </w:rPr>
      </w:pPr>
      <w:bookmarkStart w:id="483" w:name="_Toc119353267"/>
      <w:r w:rsidRPr="008C28D0">
        <w:rPr>
          <w:spacing w:val="0"/>
          <w:rtl/>
        </w:rPr>
        <w:t>מתני' לא ריב"ב ולא ר"ש,</w:t>
      </w:r>
      <w:r w:rsidR="00CE1C2E" w:rsidRPr="008C28D0">
        <w:rPr>
          <w:rFonts w:hint="cs"/>
          <w:spacing w:val="0"/>
          <w:rtl/>
        </w:rPr>
        <w:t xml:space="preserve"> [ג]</w:t>
      </w:r>
      <w:bookmarkEnd w:id="483"/>
    </w:p>
    <w:p w14:paraId="0E1421A1" w14:textId="6D384C27" w:rsidR="00D95194" w:rsidRDefault="00AB7D20" w:rsidP="00AB7D20">
      <w:pPr>
        <w:rPr>
          <w:rFonts w:ascii="Fb Fontext" w:hAnsi="Fb Fontext"/>
          <w:rtl/>
        </w:rPr>
      </w:pPr>
      <w:r w:rsidRPr="00BF680C">
        <w:rPr>
          <w:rStyle w:val="affffe"/>
          <w:rtl/>
        </w:rPr>
        <w:t>דתנן:</w:t>
      </w:r>
      <w:r w:rsidRPr="00C35A2C">
        <w:rPr>
          <w:rFonts w:ascii="Fb Fontext" w:hAnsi="Fb Fontext"/>
          <w:rtl/>
        </w:rPr>
        <w:t xml:space="preserve"> וכמה שיעורו של ערוב תחומין</w:t>
      </w:r>
      <w:r w:rsidR="000A337F">
        <w:rPr>
          <w:rFonts w:ascii="Fb Fontext" w:hAnsi="Fb Fontext" w:hint="cs"/>
          <w:rtl/>
        </w:rPr>
        <w:t>,</w:t>
      </w:r>
    </w:p>
    <w:p w14:paraId="355AC820" w14:textId="77777777" w:rsidR="00AB7D20" w:rsidRDefault="00AB7D20" w:rsidP="00AB7D20">
      <w:pPr>
        <w:rPr>
          <w:rFonts w:ascii="Fb Fontext" w:hAnsi="Fb Fontext"/>
          <w:rtl/>
        </w:rPr>
      </w:pPr>
      <w:r w:rsidRPr="00B94667">
        <w:rPr>
          <w:rStyle w:val="affffe"/>
          <w:rtl/>
        </w:rPr>
        <w:t>ר"מ:</w:t>
      </w:r>
      <w:r w:rsidRPr="00C35A2C">
        <w:rPr>
          <w:rFonts w:ascii="Fb Fontext" w:hAnsi="Fb Fontext"/>
          <w:rtl/>
        </w:rPr>
        <w:t xml:space="preserve"> מזון שתי סעודות לכל אחד ואחד, מזונו לחול ולא לשבת,</w:t>
      </w:r>
    </w:p>
    <w:p w14:paraId="76BC34A9" w14:textId="77777777" w:rsidR="00AB7D20" w:rsidRDefault="00AB7D20" w:rsidP="00AB7D20">
      <w:pPr>
        <w:rPr>
          <w:rFonts w:ascii="Fb Fontext" w:hAnsi="Fb Fontext"/>
          <w:sz w:val="32"/>
          <w:rtl/>
        </w:rPr>
      </w:pPr>
      <w:r w:rsidRPr="00B94667">
        <w:rPr>
          <w:rStyle w:val="affffe"/>
          <w:rtl/>
        </w:rPr>
        <w:t>ר"י:</w:t>
      </w:r>
      <w:r w:rsidRPr="00CA108A">
        <w:rPr>
          <w:rFonts w:ascii="Fb Fontext" w:hAnsi="Fb Fontext" w:cs="PFT_Frank"/>
          <w:b/>
          <w:bCs/>
          <w:sz w:val="32"/>
          <w:szCs w:val="14"/>
          <w:rtl/>
        </w:rPr>
        <w:t xml:space="preserve"> </w:t>
      </w:r>
      <w:r w:rsidRPr="00C35A2C">
        <w:rPr>
          <w:rFonts w:ascii="Fb Fontext" w:hAnsi="Fb Fontext"/>
          <w:sz w:val="32"/>
          <w:rtl/>
        </w:rPr>
        <w:t>לשבת ולא לחול; וזה וזה מתכוונין להקל;</w:t>
      </w:r>
    </w:p>
    <w:p w14:paraId="2D3D2AB6" w14:textId="77777777" w:rsidR="00AB7D20" w:rsidRDefault="00AB7D20" w:rsidP="00AB7D20">
      <w:pPr>
        <w:rPr>
          <w:rFonts w:ascii="Fb Fontext" w:hAnsi="Fb Fontext"/>
          <w:sz w:val="32"/>
          <w:rtl/>
        </w:rPr>
      </w:pPr>
      <w:r w:rsidRPr="00B94667">
        <w:rPr>
          <w:rStyle w:val="affffe"/>
          <w:rtl/>
        </w:rPr>
        <w:t>ריב"ב:</w:t>
      </w:r>
      <w:r w:rsidRPr="00CA108A">
        <w:rPr>
          <w:rFonts w:ascii="Fb Fontext" w:hAnsi="Fb Fontext" w:cs="PFT_Frank"/>
          <w:b/>
          <w:bCs/>
          <w:sz w:val="32"/>
          <w:szCs w:val="14"/>
          <w:rtl/>
        </w:rPr>
        <w:t xml:space="preserve"> </w:t>
      </w:r>
      <w:r w:rsidRPr="00C35A2C">
        <w:rPr>
          <w:rFonts w:ascii="Fb Fontext" w:hAnsi="Fb Fontext"/>
          <w:sz w:val="32"/>
          <w:rtl/>
        </w:rPr>
        <w:t>ככר הלקוח בפונדיון מארבע סאין לסלע;</w:t>
      </w:r>
    </w:p>
    <w:p w14:paraId="1E9C5093" w14:textId="5C915FA2" w:rsidR="00AB7D20" w:rsidRDefault="00AB7D20" w:rsidP="00AB7D20">
      <w:pPr>
        <w:rPr>
          <w:rFonts w:ascii="Fb Fontext" w:hAnsi="Fb Fontext"/>
          <w:rtl/>
        </w:rPr>
      </w:pPr>
      <w:r w:rsidRPr="00B94667">
        <w:rPr>
          <w:rStyle w:val="affffe"/>
          <w:rtl/>
        </w:rPr>
        <w:t xml:space="preserve">ר"ש: </w:t>
      </w:r>
      <w:r w:rsidRPr="00C35A2C">
        <w:rPr>
          <w:rFonts w:ascii="Fb Fontext" w:hAnsi="Fb Fontext"/>
          <w:rtl/>
        </w:rPr>
        <w:t xml:space="preserve">שתי ידות לככר משלש ככרות לקב, </w:t>
      </w:r>
      <w:r w:rsidRPr="00BF680C">
        <w:rPr>
          <w:rStyle w:val="afffff0"/>
          <w:rtl/>
        </w:rPr>
        <w:t>שני שלישים של ככר העשויה משלישית רב קמח]</w:t>
      </w:r>
    </w:p>
    <w:p w14:paraId="6DCBE3AD" w14:textId="77777777" w:rsidR="00AB7D20" w:rsidRDefault="00AB7D20" w:rsidP="00AB7D20">
      <w:pPr>
        <w:rPr>
          <w:rFonts w:ascii="Fb Fontext" w:hAnsi="Fb Fontext"/>
          <w:rtl/>
        </w:rPr>
      </w:pPr>
      <w:r w:rsidRPr="00C35A2C">
        <w:rPr>
          <w:rFonts w:ascii="Fb Fontext" w:hAnsi="Fb Fontext"/>
          <w:rtl/>
        </w:rPr>
        <w:t>חציה לבית המנוגע, וחצי חציה לפסול את הגוייה, וחצי חצי חציה לקבל טומאת אוכלין;</w:t>
      </w:r>
    </w:p>
    <w:p w14:paraId="41EA609A" w14:textId="22A43988" w:rsidR="00AB7D20" w:rsidRDefault="00BF680C" w:rsidP="00AB7D20">
      <w:pPr>
        <w:rPr>
          <w:rFonts w:ascii="Fb Fontext" w:hAnsi="Fb Fontext"/>
          <w:rtl/>
        </w:rPr>
      </w:pPr>
      <w:r w:rsidRPr="00BF680C">
        <w:rPr>
          <w:rStyle w:val="affffe"/>
          <w:rFonts w:hint="cs"/>
          <w:rtl/>
        </w:rPr>
        <w:t>אי ריב</w:t>
      </w:r>
      <w:r w:rsidR="002B7BCC">
        <w:rPr>
          <w:rStyle w:val="affffe"/>
          <w:rtl/>
        </w:rPr>
        <w:t>"</w:t>
      </w:r>
      <w:r w:rsidRPr="00BF680C">
        <w:rPr>
          <w:rStyle w:val="affffe"/>
          <w:rFonts w:hint="cs"/>
          <w:rtl/>
        </w:rPr>
        <w:t>ב</w:t>
      </w:r>
      <w:r w:rsidR="00AB7D20" w:rsidRPr="00BF680C">
        <w:rPr>
          <w:rStyle w:val="affffe"/>
          <w:rtl/>
        </w:rPr>
        <w:t xml:space="preserve"> </w:t>
      </w:r>
      <w:r>
        <w:rPr>
          <w:rFonts w:ascii="Fb Fontext" w:hAnsi="Fb Fontext" w:hint="cs"/>
          <w:rtl/>
        </w:rPr>
        <w:t>ח' הן</w:t>
      </w:r>
      <w:r w:rsidR="00AB7D20" w:rsidRPr="00C35A2C">
        <w:rPr>
          <w:rFonts w:ascii="Fb Fontext" w:hAnsi="Fb Fontext"/>
          <w:rtl/>
        </w:rPr>
        <w:t xml:space="preserve">! </w:t>
      </w:r>
      <w:r w:rsidR="00AB7D20" w:rsidRPr="00BF680C">
        <w:rPr>
          <w:rStyle w:val="affffe"/>
          <w:rtl/>
        </w:rPr>
        <w:t xml:space="preserve">ואי ר"ש </w:t>
      </w:r>
      <w:r>
        <w:rPr>
          <w:rFonts w:ascii="Fb Fontext" w:hAnsi="Fb Fontext" w:hint="cs"/>
          <w:rtl/>
        </w:rPr>
        <w:t>י</w:t>
      </w:r>
      <w:r w:rsidR="002B7BCC">
        <w:rPr>
          <w:rFonts w:ascii="Fb Fontext" w:hAnsi="Fb Fontext"/>
          <w:rtl/>
        </w:rPr>
        <w:t>"</w:t>
      </w:r>
      <w:r>
        <w:rPr>
          <w:rFonts w:ascii="Fb Fontext" w:hAnsi="Fb Fontext" w:hint="cs"/>
          <w:rtl/>
        </w:rPr>
        <w:t xml:space="preserve">ח </w:t>
      </w:r>
      <w:r w:rsidR="00AB7D20" w:rsidRPr="00C35A2C">
        <w:rPr>
          <w:rFonts w:ascii="Fb Fontext" w:hAnsi="Fb Fontext"/>
          <w:rtl/>
        </w:rPr>
        <w:t>ה</w:t>
      </w:r>
      <w:r>
        <w:rPr>
          <w:rFonts w:ascii="Fb Fontext" w:hAnsi="Fb Fontext" w:hint="cs"/>
          <w:rtl/>
        </w:rPr>
        <w:t>ן</w:t>
      </w:r>
      <w:r w:rsidR="00AB7D20" w:rsidRPr="00C35A2C">
        <w:rPr>
          <w:rFonts w:ascii="Fb Fontext" w:hAnsi="Fb Fontext"/>
          <w:rtl/>
        </w:rPr>
        <w:t>!</w:t>
      </w:r>
    </w:p>
    <w:p w14:paraId="19DB0A49" w14:textId="54FB1074" w:rsidR="00E268F4" w:rsidRDefault="00AB7D20" w:rsidP="00AB7D20">
      <w:pPr>
        <w:rPr>
          <w:rFonts w:ascii="Fb Fontext" w:hAnsi="Fb Fontext"/>
          <w:rtl/>
        </w:rPr>
      </w:pPr>
      <w:r w:rsidRPr="001B3C8A">
        <w:rPr>
          <w:rStyle w:val="affffe"/>
          <w:rtl/>
        </w:rPr>
        <w:t xml:space="preserve">א. לעולם ריב"ב </w:t>
      </w:r>
      <w:r w:rsidRPr="00C35A2C">
        <w:rPr>
          <w:rFonts w:ascii="Fb Fontext" w:hAnsi="Fb Fontext"/>
          <w:rtl/>
        </w:rPr>
        <w:t xml:space="preserve">אלא דצא מהן שליש [4] לחנווני בשכרו ה"נ </w:t>
      </w:r>
      <w:r w:rsidR="00287D14">
        <w:rPr>
          <w:rFonts w:ascii="Fb Fontext" w:hAnsi="Fb Fontext"/>
          <w:rtl/>
        </w:rPr>
        <w:t>כאן</w:t>
      </w:r>
    </w:p>
    <w:p w14:paraId="5788DE6B" w14:textId="62A2C7E2" w:rsidR="00AB7D20" w:rsidRPr="00C35A2C" w:rsidRDefault="00AB7D20" w:rsidP="00AB7D20">
      <w:pPr>
        <w:rPr>
          <w:rFonts w:ascii="Fb Fontext" w:hAnsi="Fb Fontext"/>
          <w:rtl/>
        </w:rPr>
      </w:pPr>
      <w:r w:rsidRPr="00C35A2C">
        <w:rPr>
          <w:rFonts w:ascii="Fb Fontext" w:hAnsi="Fb Fontext"/>
          <w:rtl/>
        </w:rPr>
        <w:t>והך דיוצא י"ב משום דאוכלת עמו ליל שבת</w:t>
      </w:r>
      <w:r w:rsidRPr="001B3C8A">
        <w:rPr>
          <w:rStyle w:val="afffff0"/>
          <w:rtl/>
        </w:rPr>
        <w:t xml:space="preserve"> ס"ה הוא י"ד כ</w:t>
      </w:r>
      <w:r w:rsidR="001B3C8A" w:rsidRPr="001B3C8A">
        <w:rPr>
          <w:rStyle w:val="afffff0"/>
          <w:rFonts w:hint="cs"/>
          <w:rtl/>
        </w:rPr>
        <w:t xml:space="preserve"> מתני</w:t>
      </w:r>
    </w:p>
    <w:p w14:paraId="38C98CFB" w14:textId="4CBDEEC7" w:rsidR="00AB7D20" w:rsidRDefault="00AB7D20" w:rsidP="00AB7D20">
      <w:pPr>
        <w:rPr>
          <w:rFonts w:ascii="Fb Fontext" w:hAnsi="Fb Fontext"/>
          <w:rtl/>
        </w:rPr>
      </w:pPr>
      <w:r w:rsidRPr="001B3C8A">
        <w:rPr>
          <w:rStyle w:val="affffe"/>
          <w:rtl/>
        </w:rPr>
        <w:t xml:space="preserve">ודחי' </w:t>
      </w:r>
      <w:r w:rsidRPr="00C35A2C">
        <w:rPr>
          <w:rFonts w:ascii="Fb Fontext" w:hAnsi="Fb Fontext"/>
          <w:rtl/>
        </w:rPr>
        <w:t>דהניחא למ"ד אכילה ממש אבל למ"ד אכילה תשמיש מא"ל</w:t>
      </w:r>
      <w:r w:rsidR="001B3C8A">
        <w:rPr>
          <w:rFonts w:ascii="Fb Fontext" w:hAnsi="Fb Fontext" w:hint="cs"/>
          <w:rtl/>
        </w:rPr>
        <w:t>,</w:t>
      </w:r>
      <w:r w:rsidRPr="00C35A2C">
        <w:rPr>
          <w:rFonts w:ascii="Fb Fontext" w:hAnsi="Fb Fontext"/>
          <w:rtl/>
        </w:rPr>
        <w:t xml:space="preserve"> ועוד דהא זה יוצא י"ג</w:t>
      </w:r>
      <w:r w:rsidR="001B3C8A">
        <w:rPr>
          <w:rFonts w:ascii="Fb Fontext" w:hAnsi="Fb Fontext" w:hint="cs"/>
          <w:rtl/>
        </w:rPr>
        <w:t>,</w:t>
      </w:r>
    </w:p>
    <w:p w14:paraId="2732586B" w14:textId="09A30D8B" w:rsidR="00AB7D20" w:rsidRDefault="00AB7D20" w:rsidP="00AB7D20">
      <w:pPr>
        <w:rPr>
          <w:rFonts w:ascii="Fb Fontext" w:hAnsi="Fb Fontext"/>
          <w:rtl/>
        </w:rPr>
      </w:pPr>
      <w:r w:rsidRPr="001B3C8A">
        <w:rPr>
          <w:rStyle w:val="affffe"/>
          <w:rtl/>
        </w:rPr>
        <w:lastRenderedPageBreak/>
        <w:t xml:space="preserve">ב. אלא כר"ח </w:t>
      </w:r>
      <w:r w:rsidRPr="00C35A2C">
        <w:rPr>
          <w:rFonts w:ascii="Fb Fontext" w:hAnsi="Fb Fontext"/>
          <w:rtl/>
        </w:rPr>
        <w:t xml:space="preserve">וצא מהן </w:t>
      </w:r>
      <w:r w:rsidRPr="00CA108A">
        <w:rPr>
          <w:rFonts w:ascii="Fb Fontext" w:hAnsi="Fb Fontext" w:cs="PFT_Frank"/>
          <w:b/>
          <w:bCs/>
          <w:szCs w:val="14"/>
          <w:rtl/>
        </w:rPr>
        <w:t>מחצה</w:t>
      </w:r>
      <w:r w:rsidRPr="00C35A2C">
        <w:rPr>
          <w:rFonts w:ascii="Fb Fontext" w:hAnsi="Fb Fontext"/>
          <w:rtl/>
        </w:rPr>
        <w:t xml:space="preserve"> לחנווני, ה"נ חצי ע"ז </w:t>
      </w:r>
      <w:r w:rsidR="001B3C8A" w:rsidRPr="001B3C8A">
        <w:rPr>
          <w:rStyle w:val="afffff0"/>
          <w:rFonts w:hint="cs"/>
          <w:rtl/>
        </w:rPr>
        <w:t>ו</w:t>
      </w:r>
      <w:r w:rsidRPr="001B3C8A">
        <w:rPr>
          <w:rStyle w:val="afffff0"/>
          <w:rtl/>
        </w:rPr>
        <w:t>עוד</w:t>
      </w:r>
      <w:r w:rsidR="001B3C8A" w:rsidRPr="001B3C8A">
        <w:rPr>
          <w:rStyle w:val="afffff0"/>
          <w:rFonts w:hint="cs"/>
          <w:rtl/>
        </w:rPr>
        <w:t xml:space="preserve"> ח' </w:t>
      </w:r>
      <w:r w:rsidRPr="001B3C8A">
        <w:rPr>
          <w:rStyle w:val="afffff0"/>
          <w:rtl/>
        </w:rPr>
        <w:t>ס"ה ט"ז</w:t>
      </w:r>
    </w:p>
    <w:p w14:paraId="5176D58A" w14:textId="01DAAC1B" w:rsidR="00AB7D20" w:rsidRDefault="00AB7D20" w:rsidP="00AB7D20">
      <w:pPr>
        <w:rPr>
          <w:rFonts w:ascii="Fb Fontext" w:hAnsi="Fb Fontext"/>
          <w:rtl/>
        </w:rPr>
      </w:pPr>
      <w:r w:rsidRPr="001B3C8A">
        <w:rPr>
          <w:rStyle w:val="affffe"/>
          <w:rtl/>
        </w:rPr>
        <w:t>ו</w:t>
      </w:r>
      <w:r w:rsidR="001B3C8A">
        <w:rPr>
          <w:rStyle w:val="affffe"/>
          <w:rFonts w:hint="cs"/>
          <w:rtl/>
        </w:rPr>
        <w:t>ל</w:t>
      </w:r>
      <w:r w:rsidRPr="001B3C8A">
        <w:rPr>
          <w:rStyle w:val="affffe"/>
          <w:rtl/>
        </w:rPr>
        <w:t>ר'ח ד</w:t>
      </w:r>
      <w:r w:rsidRPr="00C35A2C">
        <w:rPr>
          <w:rFonts w:ascii="Fb Fontext" w:hAnsi="Fb Fontext"/>
          <w:rtl/>
        </w:rPr>
        <w:t xml:space="preserve">נותנים שליש לחנווני </w:t>
      </w:r>
      <w:r w:rsidR="001B3C8A">
        <w:rPr>
          <w:rFonts w:ascii="Fb Fontext" w:hAnsi="Fb Fontext" w:hint="cs"/>
          <w:rtl/>
        </w:rPr>
        <w:t xml:space="preserve">-רק במקום </w:t>
      </w:r>
      <w:r w:rsidRPr="00C35A2C">
        <w:rPr>
          <w:rFonts w:ascii="Fb Fontext" w:hAnsi="Fb Fontext"/>
          <w:rtl/>
        </w:rPr>
        <w:t>שנותנים לו גם העצים</w:t>
      </w:r>
    </w:p>
    <w:p w14:paraId="56EAF2B6" w14:textId="622B4D42" w:rsidR="00AB7D20" w:rsidRPr="00C35A2C" w:rsidRDefault="00AB7D20" w:rsidP="00AB7D20">
      <w:pPr>
        <w:rPr>
          <w:rFonts w:ascii="Fb Fontext" w:hAnsi="Fb Fontext" w:cs="Guttman Vilna"/>
          <w:b/>
          <w:bCs/>
          <w:rtl/>
        </w:rPr>
      </w:pPr>
      <w:r w:rsidRPr="001B3C8A">
        <w:rPr>
          <w:rStyle w:val="affffe"/>
          <w:rtl/>
        </w:rPr>
        <w:t>ודחי'</w:t>
      </w:r>
      <w:r w:rsidRPr="00C35A2C">
        <w:rPr>
          <w:rFonts w:ascii="Fb Fontext" w:hAnsi="Fb Fontext"/>
          <w:rtl/>
        </w:rPr>
        <w:t xml:space="preserve"> דא"ה אכתי ט"ז ואנן מתני' י"ד</w:t>
      </w:r>
      <w:r w:rsidR="000A337F">
        <w:rPr>
          <w:rFonts w:ascii="Fb Fontext" w:hAnsi="Fb Fontext" w:hint="cs"/>
          <w:rtl/>
        </w:rPr>
        <w:t>,</w:t>
      </w:r>
    </w:p>
    <w:p w14:paraId="0E6E1952" w14:textId="051B6B67" w:rsidR="00AB7D20" w:rsidRDefault="00AB7D20" w:rsidP="00AB7D20">
      <w:pPr>
        <w:rPr>
          <w:rFonts w:ascii="Fb Fontext" w:hAnsi="Fb Fontext"/>
          <w:sz w:val="32"/>
          <w:rtl/>
        </w:rPr>
      </w:pPr>
      <w:r w:rsidRPr="00B94667">
        <w:rPr>
          <w:rStyle w:val="affffe"/>
          <w:rtl/>
        </w:rPr>
        <w:t>ג. אלא כר</w:t>
      </w:r>
      <w:r w:rsidR="001B3C8A">
        <w:rPr>
          <w:rStyle w:val="affffe"/>
          <w:rFonts w:hint="cs"/>
          <w:rtl/>
        </w:rPr>
        <w:t>"ח</w:t>
      </w:r>
      <w:r w:rsidR="00B94667">
        <w:rPr>
          <w:rStyle w:val="affffe"/>
          <w:rFonts w:hint="cs"/>
          <w:rtl/>
        </w:rPr>
        <w:t>:</w:t>
      </w:r>
      <w:r w:rsidRPr="00C35A2C">
        <w:rPr>
          <w:rFonts w:ascii="Fb Fontext" w:hAnsi="Fb Fontext"/>
          <w:sz w:val="32"/>
          <w:rtl/>
        </w:rPr>
        <w:t xml:space="preserve"> דארבע סעודות חייב אדם לאכול בשבת?</w:t>
      </w:r>
    </w:p>
    <w:p w14:paraId="30CE132A" w14:textId="61C4376F" w:rsidR="00AB7D20" w:rsidRDefault="00AB7D20" w:rsidP="0014550B">
      <w:pPr>
        <w:rPr>
          <w:rFonts w:ascii="Fb Fontext" w:hAnsi="Fb Fontext"/>
          <w:rtl/>
        </w:rPr>
      </w:pPr>
      <w:r w:rsidRPr="0014550B">
        <w:rPr>
          <w:rStyle w:val="affffe"/>
          <w:rtl/>
        </w:rPr>
        <w:t>וא"כ א</w:t>
      </w:r>
      <w:r w:rsidR="0014550B" w:rsidRPr="0014550B">
        <w:rPr>
          <w:rStyle w:val="affffe"/>
          <w:rFonts w:hint="cs"/>
          <w:rtl/>
        </w:rPr>
        <w:t>ף כרבנן</w:t>
      </w:r>
      <w:r w:rsidRPr="0014550B">
        <w:rPr>
          <w:rStyle w:val="affffe"/>
          <w:rtl/>
        </w:rPr>
        <w:t xml:space="preserve">, </w:t>
      </w:r>
      <w:r w:rsidRPr="00C35A2C">
        <w:rPr>
          <w:rFonts w:ascii="Fb Fontext" w:hAnsi="Fb Fontext"/>
          <w:rtl/>
        </w:rPr>
        <w:t xml:space="preserve">דל חד לאורחים המזדמנים </w:t>
      </w:r>
      <w:r w:rsidRPr="0014550B">
        <w:rPr>
          <w:rStyle w:val="afffff0"/>
          <w:rtl/>
        </w:rPr>
        <w:t>והוו י"ב</w:t>
      </w:r>
      <w:r w:rsidR="0014550B">
        <w:rPr>
          <w:rStyle w:val="afffff0"/>
          <w:rFonts w:hint="cs"/>
          <w:rtl/>
        </w:rPr>
        <w:t>,</w:t>
      </w:r>
      <w:r w:rsidRPr="0014550B">
        <w:rPr>
          <w:rStyle w:val="afffff0"/>
          <w:rtl/>
        </w:rPr>
        <w:t xml:space="preserve"> ועוד ג'</w:t>
      </w:r>
      <w:r w:rsidR="0014550B">
        <w:rPr>
          <w:rStyle w:val="afffff0"/>
          <w:rFonts w:hint="cs"/>
          <w:rtl/>
        </w:rPr>
        <w:t>, ועוד א'</w:t>
      </w:r>
      <w:r w:rsidRPr="00C35A2C">
        <w:rPr>
          <w:rFonts w:ascii="Fb Fontext" w:hAnsi="Fb Fontext"/>
          <w:rtl/>
        </w:rPr>
        <w:t xml:space="preserve"> </w:t>
      </w:r>
    </w:p>
    <w:p w14:paraId="6CC20AD2" w14:textId="106ADF11" w:rsidR="00AB7D20" w:rsidRDefault="00AB7D20" w:rsidP="00AB7D20">
      <w:pPr>
        <w:rPr>
          <w:rFonts w:ascii="Fb Fontext" w:hAnsi="Fb Fontext"/>
          <w:rtl/>
        </w:rPr>
      </w:pPr>
      <w:r w:rsidRPr="00B94667">
        <w:rPr>
          <w:rStyle w:val="affffe"/>
          <w:rtl/>
        </w:rPr>
        <w:t xml:space="preserve">ומדאייתי' להכי </w:t>
      </w:r>
      <w:r w:rsidR="00BD4EEB">
        <w:rPr>
          <w:rStyle w:val="affffe"/>
          <w:rtl/>
        </w:rPr>
        <w:t>אף</w:t>
      </w:r>
      <w:r w:rsidRPr="00B94667">
        <w:rPr>
          <w:rStyle w:val="affffe"/>
          <w:rtl/>
        </w:rPr>
        <w:t xml:space="preserve"> כר"ש </w:t>
      </w:r>
      <w:r w:rsidRPr="00C35A2C">
        <w:rPr>
          <w:rFonts w:ascii="Fb Fontext" w:hAnsi="Fb Fontext"/>
          <w:rtl/>
        </w:rPr>
        <w:t>[יח] לרבנן דל ג' לאורחים [והוו ט"ו]</w:t>
      </w:r>
    </w:p>
    <w:p w14:paraId="6B260EF3" w14:textId="65C3DD97" w:rsidR="00AB7D20" w:rsidRPr="00C35A2C" w:rsidRDefault="00AB7D20" w:rsidP="00B94667">
      <w:pPr>
        <w:rPr>
          <w:rFonts w:ascii="Fb Fontext" w:hAnsi="Fb Fontext" w:cs="Guttman Vilna"/>
          <w:b/>
          <w:bCs/>
          <w:sz w:val="32"/>
          <w:rtl/>
        </w:rPr>
      </w:pPr>
      <w:r w:rsidRPr="00B94667">
        <w:rPr>
          <w:rStyle w:val="affffe"/>
          <w:rtl/>
        </w:rPr>
        <w:t xml:space="preserve">ואי כר"ח </w:t>
      </w:r>
      <w:r w:rsidRPr="00AD1A41">
        <w:rPr>
          <w:rStyle w:val="affffa"/>
          <w:rtl/>
        </w:rPr>
        <w:t xml:space="preserve">ד' סעודות בשבת - דל ב' </w:t>
      </w:r>
      <w:r w:rsidRPr="00C35A2C">
        <w:rPr>
          <w:rFonts w:ascii="Fb Fontext" w:hAnsi="Fb Fontext"/>
          <w:sz w:val="32"/>
          <w:rtl/>
        </w:rPr>
        <w:t>לארחי ופרחי. [והוו ט"ז]</w:t>
      </w:r>
    </w:p>
    <w:p w14:paraId="7BF78C95" w14:textId="77777777" w:rsidR="00AB7D20" w:rsidRPr="00C54C7E" w:rsidRDefault="00AB7D20" w:rsidP="00C54C7E">
      <w:pPr>
        <w:pStyle w:val="afffd"/>
        <w:rPr>
          <w:rtl/>
        </w:rPr>
      </w:pPr>
      <w:ins w:id="9910" w:author="מספור קטעי משנה" w:date="2026-10-06T06:45:30Z">
        <w:r>
          <w:rPr>
            <w:rStyle w:val="MisparKeta"/>
          </w:rPr>
          <w:t xml:space="preserve">ג. </w:t>
        </w:r>
      </w:ins>
      <w:bookmarkStart w:id="484" w:name="_Toc119353268"/>
      <w:r w:rsidRPr="00C54C7E">
        <w:rPr>
          <w:rFonts w:hint="cs"/>
          <w:rtl/>
        </w:rPr>
        <w:t>אמר רבי יוסי: לא פסק שעורין וכו'.</w:t>
      </w:r>
      <w:bookmarkEnd w:id="484"/>
    </w:p>
    <w:p w14:paraId="71B95261" w14:textId="77777777" w:rsidR="00E268F4" w:rsidRDefault="00AB7D20" w:rsidP="00AB7D20">
      <w:pPr>
        <w:rPr>
          <w:rStyle w:val="affffe"/>
          <w:rtl/>
        </w:rPr>
      </w:pPr>
      <w:r w:rsidRPr="001B3C8A">
        <w:rPr>
          <w:rStyle w:val="affffe"/>
          <w:rtl/>
        </w:rPr>
        <w:t xml:space="preserve">ה"ק: </w:t>
      </w:r>
      <w:r w:rsidRPr="00C35A2C">
        <w:rPr>
          <w:rFonts w:ascii="Fb Fontext" w:hAnsi="Fb Fontext"/>
          <w:sz w:val="32"/>
          <w:rtl/>
        </w:rPr>
        <w:t>לא פסק שעורים כפלים בחטין</w:t>
      </w:r>
      <w:r w:rsidR="00E268F4">
        <w:rPr>
          <w:rStyle w:val="affffe"/>
          <w:rtl/>
        </w:rPr>
        <w:t>,</w:t>
      </w:r>
    </w:p>
    <w:p w14:paraId="42A9CCD5" w14:textId="03265C8D" w:rsidR="00AB7D20" w:rsidRPr="00730169" w:rsidRDefault="00AB7D20" w:rsidP="00381110">
      <w:pPr>
        <w:rPr>
          <w:spacing w:val="-2"/>
          <w:rtl/>
        </w:rPr>
      </w:pPr>
      <w:r w:rsidRPr="00730169">
        <w:rPr>
          <w:rStyle w:val="affffe"/>
          <w:rtl/>
        </w:rPr>
        <w:t>אלא רי"ש</w:t>
      </w:r>
      <w:r w:rsidRPr="00730169">
        <w:rPr>
          <w:rFonts w:ascii="Fb Fontext" w:hAnsi="Fb Fontext"/>
          <w:spacing w:val="-2"/>
          <w:sz w:val="32"/>
          <w:rtl/>
        </w:rPr>
        <w:t xml:space="preserve"> שהיה סמוך לאדום, מפני ששעורין אדומיות רעות הן.</w:t>
      </w:r>
    </w:p>
    <w:p w14:paraId="0723EBA3" w14:textId="77777777" w:rsidR="00AB7D20" w:rsidRPr="00C35A2C" w:rsidRDefault="00AB7D20" w:rsidP="00E26091">
      <w:pPr>
        <w:pStyle w:val="afff"/>
        <w:framePr w:wrap="around"/>
        <w:rPr>
          <w:rtl/>
        </w:rPr>
      </w:pPr>
      <w:bookmarkStart w:id="485" w:name="_Toc119353269"/>
      <w:r w:rsidRPr="00C35A2C">
        <w:rPr>
          <w:rFonts w:hint="cs"/>
          <w:rtl/>
        </w:rPr>
        <w:t>סה.</w:t>
      </w:r>
      <w:bookmarkEnd w:id="485"/>
    </w:p>
    <w:p w14:paraId="0813810B" w14:textId="77777777" w:rsidR="00AB7D20" w:rsidRPr="00C54C7E" w:rsidRDefault="00AB7D20" w:rsidP="00C54C7E">
      <w:pPr>
        <w:pStyle w:val="afffd"/>
        <w:rPr>
          <w:rtl/>
        </w:rPr>
      </w:pPr>
      <w:ins w:id="9911" w:author="מספור קטעי משנה" w:date="2026-10-06T06:45:30Z">
        <w:r>
          <w:rPr>
            <w:rStyle w:val="MisparKeta"/>
          </w:rPr>
          <w:t xml:space="preserve">ב. </w:t>
        </w:r>
      </w:ins>
      <w:bookmarkStart w:id="486" w:name="_Toc119353270"/>
      <w:r w:rsidRPr="00C54C7E">
        <w:rPr>
          <w:rFonts w:hint="cs"/>
          <w:rtl/>
        </w:rPr>
        <w:t>ונותן לה חצי קב קיטנית</w:t>
      </w:r>
      <w:r w:rsidRPr="00C54C7E">
        <w:rPr>
          <w:rtl/>
        </w:rPr>
        <w:t>.</w:t>
      </w:r>
      <w:bookmarkEnd w:id="486"/>
    </w:p>
    <w:p w14:paraId="6F4A38A4" w14:textId="37985ED8" w:rsidR="00AB7D20" w:rsidRDefault="00AB7D20" w:rsidP="00AB7D20">
      <w:pPr>
        <w:rPr>
          <w:rFonts w:ascii="Fb Fontext" w:hAnsi="Fb Fontext"/>
          <w:sz w:val="32"/>
          <w:rtl/>
        </w:rPr>
      </w:pPr>
      <w:r w:rsidRPr="00C35A2C">
        <w:rPr>
          <w:rFonts w:ascii="Fb Fontext" w:hAnsi="Fb Fontext"/>
          <w:sz w:val="32"/>
          <w:rtl/>
        </w:rPr>
        <w:t>ואילו יין לא קתני,-</w:t>
      </w:r>
      <w:r w:rsidRPr="00614680">
        <w:rPr>
          <w:rStyle w:val="affffe"/>
          <w:rtl/>
        </w:rPr>
        <w:t xml:space="preserve">כר"א: </w:t>
      </w:r>
      <w:r w:rsidRPr="00CE1C2E">
        <w:rPr>
          <w:rStyle w:val="affffc"/>
          <w:rtl/>
        </w:rPr>
        <w:t>אין פוסקין יינות לאשה</w:t>
      </w:r>
    </w:p>
    <w:p w14:paraId="0091A5C9" w14:textId="78FB4A74" w:rsidR="00AB7D20" w:rsidRPr="00C35A2C" w:rsidRDefault="00AB7D20" w:rsidP="00CE1C2E">
      <w:pPr>
        <w:rPr>
          <w:rFonts w:cs="Guttman Vilna"/>
          <w:b/>
          <w:bCs/>
          <w:rtl/>
        </w:rPr>
      </w:pPr>
      <w:r w:rsidRPr="00CE1C2E">
        <w:rPr>
          <w:rStyle w:val="affffe"/>
          <w:rtl/>
        </w:rPr>
        <w:t>והך</w:t>
      </w:r>
      <w:r w:rsidRPr="00C35A2C">
        <w:rPr>
          <w:rFonts w:ascii="Fb Fontext" w:hAnsi="Fb Fontext"/>
          <w:sz w:val="32"/>
          <w:rtl/>
        </w:rPr>
        <w:t xml:space="preserve"> </w:t>
      </w:r>
      <w:r w:rsidRPr="003221EB">
        <w:rPr>
          <w:rStyle w:val="affffa"/>
          <w:rtl/>
        </w:rPr>
        <w:t xml:space="preserve">ד'אלכה </w:t>
      </w:r>
      <w:r w:rsidR="00CE1C2E">
        <w:rPr>
          <w:rStyle w:val="affffa"/>
          <w:rFonts w:hint="cs"/>
          <w:rtl/>
        </w:rPr>
        <w:t>...</w:t>
      </w:r>
      <w:r w:rsidRPr="003221EB">
        <w:rPr>
          <w:rStyle w:val="affffa"/>
          <w:rtl/>
        </w:rPr>
        <w:t xml:space="preserve"> נותני</w:t>
      </w:r>
      <w:r w:rsidR="00CE1C2E">
        <w:rPr>
          <w:rStyle w:val="affffa"/>
          <w:rFonts w:hint="cs"/>
          <w:rtl/>
        </w:rPr>
        <w:t>..</w:t>
      </w:r>
      <w:r w:rsidRPr="003221EB">
        <w:rPr>
          <w:rStyle w:val="affffa"/>
          <w:rtl/>
        </w:rPr>
        <w:t xml:space="preserve"> שמני</w:t>
      </w:r>
      <w:r w:rsidRPr="00614680">
        <w:rPr>
          <w:rStyle w:val="affffa"/>
          <w:b/>
          <w:bCs/>
          <w:rtl/>
        </w:rPr>
        <w:t xml:space="preserve"> ושקויי'</w:t>
      </w:r>
      <w:r w:rsidRPr="00CA108A">
        <w:rPr>
          <w:rFonts w:ascii="Fb Fontext" w:hAnsi="Fb Fontext" w:cs="PFT_Frank"/>
          <w:b/>
          <w:bCs/>
          <w:sz w:val="32"/>
          <w:szCs w:val="14"/>
          <w:rtl/>
        </w:rPr>
        <w:t>,</w:t>
      </w:r>
      <w:r w:rsidR="00CE1C2E">
        <w:rPr>
          <w:rFonts w:ascii="Fb Fontext" w:hAnsi="Fb Fontext" w:hint="cs"/>
          <w:sz w:val="32"/>
          <w:rtl/>
        </w:rPr>
        <w:t xml:space="preserve"> ש</w:t>
      </w:r>
      <w:r w:rsidRPr="00C35A2C">
        <w:rPr>
          <w:rtl/>
        </w:rPr>
        <w:t>משתוקקת עליהן - תכשיטין.</w:t>
      </w:r>
    </w:p>
    <w:p w14:paraId="6E91C9B6" w14:textId="5E36F0FB" w:rsidR="00AB7D20" w:rsidRPr="00C35A2C" w:rsidRDefault="00AB7D20" w:rsidP="00AB7D20">
      <w:pPr>
        <w:rPr>
          <w:rFonts w:ascii="Fb Fontext" w:hAnsi="Fb Fontext"/>
          <w:rtl/>
        </w:rPr>
      </w:pPr>
      <w:r w:rsidRPr="0028196D">
        <w:rPr>
          <w:rStyle w:val="affffe"/>
          <w:rtl/>
        </w:rPr>
        <w:t>ר"י איש כפר נביריא</w:t>
      </w:r>
      <w:r w:rsidRPr="0028196D">
        <w:rPr>
          <w:rStyle w:val="afffff0"/>
          <w:rtl/>
        </w:rPr>
        <w:t xml:space="preserve"> </w:t>
      </w:r>
      <w:r w:rsidR="0028196D">
        <w:rPr>
          <w:rStyle w:val="afffff0"/>
          <w:rFonts w:hint="cs"/>
          <w:rtl/>
        </w:rPr>
        <w:t>[</w:t>
      </w:r>
      <w:r w:rsidRPr="0028196D">
        <w:rPr>
          <w:rStyle w:val="afffff0"/>
          <w:rtl/>
        </w:rPr>
        <w:t>נפור חיל</w:t>
      </w:r>
      <w:r w:rsidR="0028196D">
        <w:rPr>
          <w:rStyle w:val="afffff0"/>
          <w:rFonts w:hint="cs"/>
          <w:rtl/>
        </w:rPr>
        <w:t>]</w:t>
      </w:r>
      <w:r w:rsidRPr="0028196D">
        <w:rPr>
          <w:rStyle w:val="afffff0"/>
          <w:rtl/>
        </w:rPr>
        <w:t>:</w:t>
      </w:r>
      <w:r w:rsidRPr="00C35A2C">
        <w:rPr>
          <w:rFonts w:ascii="Fb Fontext" w:hAnsi="Fb Fontext"/>
          <w:sz w:val="32"/>
          <w:rtl/>
        </w:rPr>
        <w:t xml:space="preserve"> מנין שאין פוסקין יינות לאשה? </w:t>
      </w:r>
      <w:r w:rsidRPr="00572F4D">
        <w:rPr>
          <w:rStyle w:val="affffa"/>
          <w:rtl/>
        </w:rPr>
        <w:t xml:space="preserve"> </w:t>
      </w:r>
      <w:r w:rsidR="00200523">
        <w:rPr>
          <w:rStyle w:val="affffa"/>
          <w:rFonts w:hint="cs"/>
          <w:rtl/>
        </w:rPr>
        <w:t>ד</w:t>
      </w:r>
      <w:r w:rsidRPr="00572F4D">
        <w:rPr>
          <w:rStyle w:val="affffa"/>
          <w:rFonts w:hint="cs"/>
          <w:rtl/>
        </w:rPr>
        <w:t>'</w:t>
      </w:r>
      <w:r w:rsidRPr="00572F4D">
        <w:rPr>
          <w:rStyle w:val="affffa"/>
          <w:rtl/>
        </w:rPr>
        <w:t xml:space="preserve">ותקם חנה אחרי אכלה בשילה ואחרי </w:t>
      </w:r>
      <w:r w:rsidRPr="00614680">
        <w:rPr>
          <w:rStyle w:val="affffa"/>
          <w:b/>
          <w:bCs/>
          <w:rtl/>
        </w:rPr>
        <w:t>שתה</w:t>
      </w:r>
      <w:r w:rsidRPr="00C35A2C">
        <w:rPr>
          <w:rFonts w:ascii="Fb Fontext" w:hAnsi="Fb Fontext"/>
          <w:sz w:val="32"/>
          <w:rtl/>
        </w:rPr>
        <w:t>- ולא שתת.</w:t>
      </w:r>
    </w:p>
    <w:p w14:paraId="69F44613" w14:textId="41F7ADA1" w:rsidR="00AB7D20" w:rsidRPr="00CA7D65" w:rsidRDefault="00AB7D20" w:rsidP="00614680">
      <w:pPr>
        <w:rPr>
          <w:rFonts w:ascii="Fb Fontext" w:hAnsi="Fb Fontext"/>
          <w:spacing w:val="-6"/>
          <w:rtl/>
        </w:rPr>
      </w:pPr>
      <w:r w:rsidRPr="00CA7D65">
        <w:rPr>
          <w:rStyle w:val="affffe"/>
          <w:spacing w:val="-6"/>
          <w:rtl/>
        </w:rPr>
        <w:t xml:space="preserve">והך </w:t>
      </w:r>
      <w:r w:rsidRPr="00CA7D65">
        <w:rPr>
          <w:rFonts w:ascii="Fb Fontext" w:hAnsi="Fb Fontext"/>
          <w:spacing w:val="-6"/>
          <w:rtl/>
        </w:rPr>
        <w:t>דאכלה משום דמדברים עליה משא"כ כאשר משנה דיבורו אליו</w:t>
      </w:r>
    </w:p>
    <w:p w14:paraId="5B312F20" w14:textId="77777777" w:rsidR="00AB7D20" w:rsidRDefault="00AB7D20" w:rsidP="00A40DB0">
      <w:pPr>
        <w:rPr>
          <w:rFonts w:ascii="Fb Fontext" w:hAnsi="Fb Fontext"/>
          <w:sz w:val="32"/>
          <w:rtl/>
        </w:rPr>
      </w:pPr>
      <w:r w:rsidRPr="00A40DB0">
        <w:rPr>
          <w:rStyle w:val="affffe"/>
          <w:rtl/>
        </w:rPr>
        <w:t>והך</w:t>
      </w:r>
      <w:r w:rsidRPr="00C35A2C">
        <w:rPr>
          <w:rFonts w:ascii="Fb Fontext" w:hAnsi="Fb Fontext"/>
          <w:sz w:val="32"/>
          <w:rtl/>
        </w:rPr>
        <w:t xml:space="preserve"> דרגילה - נותנין לה- רגילה שאני,</w:t>
      </w:r>
    </w:p>
    <w:p w14:paraId="08E9D1DE" w14:textId="12777804" w:rsidR="00AB7D20" w:rsidRPr="000568A6" w:rsidRDefault="00AB7D20" w:rsidP="00C649FA">
      <w:pPr>
        <w:rPr>
          <w:spacing w:val="-4"/>
          <w:rtl/>
        </w:rPr>
      </w:pPr>
      <w:r w:rsidRPr="000568A6">
        <w:rPr>
          <w:rStyle w:val="affffe"/>
          <w:spacing w:val="-4"/>
          <w:rtl/>
        </w:rPr>
        <w:t xml:space="preserve">כשמואל: </w:t>
      </w:r>
      <w:r w:rsidRPr="000568A6">
        <w:rPr>
          <w:spacing w:val="-4"/>
          <w:rtl/>
        </w:rPr>
        <w:t xml:space="preserve">רגילה נותנין לה כוס אחד, </w:t>
      </w:r>
      <w:r w:rsidR="000568A6" w:rsidRPr="000568A6">
        <w:rPr>
          <w:rFonts w:hint="cs"/>
          <w:spacing w:val="-4"/>
          <w:rtl/>
        </w:rPr>
        <w:t xml:space="preserve">אין </w:t>
      </w:r>
      <w:r w:rsidRPr="000568A6">
        <w:rPr>
          <w:spacing w:val="-4"/>
          <w:rtl/>
        </w:rPr>
        <w:t xml:space="preserve">רגילה נותנין לה </w:t>
      </w:r>
      <w:r w:rsidR="000568A6" w:rsidRPr="000568A6">
        <w:rPr>
          <w:rFonts w:hint="cs"/>
          <w:spacing w:val="-4"/>
          <w:rtl/>
        </w:rPr>
        <w:t>ב'</w:t>
      </w:r>
      <w:r w:rsidRPr="000568A6">
        <w:rPr>
          <w:spacing w:val="-4"/>
          <w:rtl/>
        </w:rPr>
        <w:t xml:space="preserve"> כוסות.</w:t>
      </w:r>
    </w:p>
    <w:p w14:paraId="0D24F310" w14:textId="2BCA36FB" w:rsidR="00AB7D20" w:rsidRDefault="00AB7D20" w:rsidP="00C649FA">
      <w:pPr>
        <w:rPr>
          <w:rtl/>
        </w:rPr>
      </w:pPr>
      <w:r w:rsidRPr="0028196D">
        <w:rPr>
          <w:rStyle w:val="affffe"/>
          <w:rtl/>
        </w:rPr>
        <w:t xml:space="preserve">א. </w:t>
      </w:r>
      <w:r w:rsidRPr="00C35A2C">
        <w:rPr>
          <w:rtl/>
        </w:rPr>
        <w:t xml:space="preserve">והיינו רגילה בפני בעלה </w:t>
      </w:r>
      <w:r w:rsidR="00614680">
        <w:rPr>
          <w:rFonts w:hint="cs"/>
          <w:rtl/>
        </w:rPr>
        <w:t>ב'</w:t>
      </w:r>
      <w:r w:rsidRPr="00C35A2C">
        <w:rPr>
          <w:rtl/>
        </w:rPr>
        <w:t xml:space="preserve"> כוסות, שלא בפני</w:t>
      </w:r>
      <w:r w:rsidR="00614680">
        <w:rPr>
          <w:rFonts w:hint="cs"/>
          <w:rtl/>
        </w:rPr>
        <w:t>ו</w:t>
      </w:r>
      <w:r w:rsidRPr="00C35A2C">
        <w:rPr>
          <w:rtl/>
        </w:rPr>
        <w:t xml:space="preserve"> כוס אחד,</w:t>
      </w:r>
    </w:p>
    <w:p w14:paraId="528335B1" w14:textId="77777777" w:rsidR="00E268F4" w:rsidRDefault="00614680" w:rsidP="00614680">
      <w:pPr>
        <w:rPr>
          <w:rtl/>
        </w:rPr>
      </w:pPr>
      <w:r>
        <w:rPr>
          <w:rFonts w:hint="cs"/>
          <w:rtl/>
        </w:rPr>
        <w:t xml:space="preserve">   </w:t>
      </w:r>
      <w:r w:rsidR="00AB7D20" w:rsidRPr="00C35A2C">
        <w:rPr>
          <w:rtl/>
        </w:rPr>
        <w:t>אינה רגילה</w:t>
      </w:r>
      <w:r>
        <w:rPr>
          <w:rFonts w:hint="cs"/>
          <w:rtl/>
        </w:rPr>
        <w:t xml:space="preserve"> </w:t>
      </w:r>
      <w:r w:rsidR="00AB7D20" w:rsidRPr="00C35A2C">
        <w:rPr>
          <w:rtl/>
        </w:rPr>
        <w:t xml:space="preserve">בפני בעלה </w:t>
      </w:r>
      <w:r>
        <w:rPr>
          <w:rFonts w:hint="cs"/>
          <w:rtl/>
        </w:rPr>
        <w:t>-</w:t>
      </w:r>
      <w:r w:rsidR="00AB7D20" w:rsidRPr="00C35A2C">
        <w:rPr>
          <w:rtl/>
        </w:rPr>
        <w:t>כוס אחד, שלא בפני</w:t>
      </w:r>
      <w:r>
        <w:rPr>
          <w:rFonts w:hint="cs"/>
          <w:rtl/>
        </w:rPr>
        <w:t>ו -כלום</w:t>
      </w:r>
      <w:r w:rsidR="00E268F4">
        <w:rPr>
          <w:rtl/>
        </w:rPr>
        <w:t>,</w:t>
      </w:r>
    </w:p>
    <w:p w14:paraId="16FE02AA" w14:textId="6D9A462E" w:rsidR="00AB7D20" w:rsidRDefault="00AB7D20" w:rsidP="00C649FA">
      <w:pPr>
        <w:rPr>
          <w:rtl/>
        </w:rPr>
      </w:pPr>
      <w:r w:rsidRPr="0028196D">
        <w:rPr>
          <w:rStyle w:val="affffe"/>
          <w:rtl/>
        </w:rPr>
        <w:t xml:space="preserve">ב. </w:t>
      </w:r>
      <w:r w:rsidRPr="00C35A2C">
        <w:rPr>
          <w:rtl/>
        </w:rPr>
        <w:t>רגילה - נותנין לה לציקי קדירה,</w:t>
      </w:r>
    </w:p>
    <w:p w14:paraId="29B8FAF1" w14:textId="00EF5E89" w:rsidR="00AB7D20" w:rsidRPr="00C35A2C" w:rsidRDefault="00AB7D20" w:rsidP="00AB7D20">
      <w:pPr>
        <w:rPr>
          <w:rFonts w:ascii="Fb Fontext" w:hAnsi="Fb Fontext"/>
          <w:rtl/>
        </w:rPr>
      </w:pPr>
      <w:r w:rsidRPr="0028196D">
        <w:rPr>
          <w:rStyle w:val="affffe"/>
          <w:rtl/>
        </w:rPr>
        <w:t>דמרי"ו:</w:t>
      </w:r>
      <w:r w:rsidR="0014550B">
        <w:rPr>
          <w:rStyle w:val="affffe"/>
          <w:rFonts w:hint="cs"/>
          <w:rtl/>
        </w:rPr>
        <w:t xml:space="preserve"> פסקו חכמים לכלת נקדימון בן גוריון</w:t>
      </w:r>
      <w:r w:rsidR="0014550B">
        <w:rPr>
          <w:rFonts w:ascii="Fb Fontext" w:hAnsi="Fb Fontext" w:hint="cs"/>
          <w:rtl/>
        </w:rPr>
        <w:t>:</w:t>
      </w:r>
      <w:r w:rsidRPr="00C35A2C">
        <w:rPr>
          <w:rFonts w:ascii="Fb Fontext" w:hAnsi="Fb Fontext"/>
          <w:rtl/>
        </w:rPr>
        <w:t xml:space="preserve"> סאתים יין לציקי קדרה מע</w:t>
      </w:r>
      <w:r w:rsidR="0014550B">
        <w:rPr>
          <w:rFonts w:ascii="Fb Fontext" w:hAnsi="Fb Fontext" w:hint="cs"/>
          <w:rtl/>
        </w:rPr>
        <w:t>"ש</w:t>
      </w:r>
      <w:r w:rsidRPr="00C35A2C">
        <w:rPr>
          <w:rFonts w:ascii="Fb Fontext" w:hAnsi="Fb Fontext"/>
          <w:rtl/>
        </w:rPr>
        <w:t xml:space="preserve"> לע"ש, </w:t>
      </w:r>
      <w:r w:rsidRPr="00614680">
        <w:rPr>
          <w:rStyle w:val="affffe"/>
          <w:rtl/>
        </w:rPr>
        <w:t xml:space="preserve">אמרה להן: </w:t>
      </w:r>
      <w:r w:rsidRPr="00C35A2C">
        <w:rPr>
          <w:rFonts w:ascii="Fb Fontext" w:hAnsi="Fb Fontext"/>
          <w:rtl/>
        </w:rPr>
        <w:t>כך תפסקו לבנותיכם.</w:t>
      </w:r>
    </w:p>
    <w:p w14:paraId="387FB875" w14:textId="77777777" w:rsidR="00AB7D20" w:rsidRPr="00C35A2C" w:rsidRDefault="00AB7D20" w:rsidP="00AB7D20">
      <w:pPr>
        <w:rPr>
          <w:rFonts w:ascii="Fb Fontext" w:hAnsi="Fb Fontext"/>
          <w:rtl/>
        </w:rPr>
      </w:pPr>
      <w:r w:rsidRPr="0028196D">
        <w:rPr>
          <w:rStyle w:val="affffe"/>
          <w:rtl/>
        </w:rPr>
        <w:t>תנא:</w:t>
      </w:r>
      <w:r w:rsidRPr="00C35A2C">
        <w:rPr>
          <w:rFonts w:ascii="Fb Fontext" w:hAnsi="Fb Fontext"/>
          <w:rtl/>
        </w:rPr>
        <w:t xml:space="preserve"> שומרת יבם היתה, ולא ענו אחריה אמן.</w:t>
      </w:r>
    </w:p>
    <w:p w14:paraId="027AF71E" w14:textId="3188F0DF" w:rsidR="00E268F4" w:rsidRDefault="00AB7D20" w:rsidP="00AB7D20">
      <w:pPr>
        <w:rPr>
          <w:rFonts w:ascii="Fb Fontext" w:hAnsi="Fb Fontext"/>
          <w:sz w:val="32"/>
          <w:rtl/>
        </w:rPr>
      </w:pPr>
      <w:r w:rsidRPr="0028196D">
        <w:rPr>
          <w:rStyle w:val="affffe"/>
          <w:rtl/>
        </w:rPr>
        <w:lastRenderedPageBreak/>
        <w:t xml:space="preserve">תנא: </w:t>
      </w:r>
      <w:r w:rsidRPr="00CE1C2E">
        <w:rPr>
          <w:rStyle w:val="affffc"/>
          <w:rtl/>
        </w:rPr>
        <w:t>כוס אחד יפה לאשה,</w:t>
      </w:r>
      <w:r w:rsidRPr="00C35A2C">
        <w:rPr>
          <w:rFonts w:ascii="Fb Fontext" w:hAnsi="Fb Fontext"/>
          <w:sz w:val="32"/>
          <w:rtl/>
        </w:rPr>
        <w:t xml:space="preserve"> שנים ניוול הוא, שלשה תובעת בפה</w:t>
      </w:r>
      <w:r w:rsidR="00E268F4">
        <w:rPr>
          <w:rFonts w:ascii="Fb Fontext" w:hAnsi="Fb Fontext"/>
          <w:sz w:val="32"/>
          <w:rtl/>
        </w:rPr>
        <w:t>,</w:t>
      </w:r>
    </w:p>
    <w:p w14:paraId="0A0F7CBB" w14:textId="0EAF9F32" w:rsidR="00AB7D20" w:rsidRPr="00C35A2C" w:rsidRDefault="00AB7D20" w:rsidP="00AB7D20">
      <w:pPr>
        <w:ind w:firstLine="0"/>
        <w:rPr>
          <w:rFonts w:ascii="Fb Fontext" w:hAnsi="Fb Fontext"/>
          <w:rtl/>
        </w:rPr>
      </w:pPr>
      <w:r w:rsidRPr="00C35A2C">
        <w:rPr>
          <w:rFonts w:ascii="Fb Fontext" w:hAnsi="Fb Fontext"/>
          <w:sz w:val="32"/>
          <w:rtl/>
        </w:rPr>
        <w:t>ארבעה - אפילו חמור תובעת בשוק ואינה מקפדת.</w:t>
      </w:r>
    </w:p>
    <w:p w14:paraId="0F30D3F3" w14:textId="77777777" w:rsidR="00AB7D20" w:rsidRPr="00C35A2C" w:rsidRDefault="00AB7D20" w:rsidP="00AB7D20">
      <w:pPr>
        <w:rPr>
          <w:rFonts w:ascii="Fb Fontext" w:hAnsi="Fb Fontext" w:cs="Guttman Vilna"/>
          <w:b/>
          <w:bCs/>
          <w:rtl/>
        </w:rPr>
      </w:pPr>
      <w:r w:rsidRPr="0028196D">
        <w:rPr>
          <w:rStyle w:val="affffe"/>
          <w:rtl/>
        </w:rPr>
        <w:t xml:space="preserve">רבא: </w:t>
      </w:r>
      <w:r>
        <w:rPr>
          <w:rFonts w:ascii="Fb Fontext" w:hAnsi="Fb Fontext"/>
          <w:rtl/>
        </w:rPr>
        <w:t>דווקא</w:t>
      </w:r>
      <w:r w:rsidRPr="00C35A2C">
        <w:rPr>
          <w:rFonts w:ascii="Fb Fontext" w:hAnsi="Fb Fontext"/>
          <w:rtl/>
        </w:rPr>
        <w:t xml:space="preserve"> שאין בעלה עמה, אבל בעלה עמה לית לן בה.</w:t>
      </w:r>
    </w:p>
    <w:p w14:paraId="006B5C0A" w14:textId="77777777" w:rsidR="00E268F4" w:rsidRDefault="00AB7D20" w:rsidP="00614680">
      <w:pPr>
        <w:ind w:firstLine="57"/>
        <w:rPr>
          <w:rFonts w:ascii="Fb Fontext" w:hAnsi="Fb Fontext"/>
          <w:sz w:val="32"/>
          <w:rtl/>
        </w:rPr>
      </w:pPr>
      <w:r w:rsidRPr="00C35A2C">
        <w:rPr>
          <w:rFonts w:ascii="Fb Fontext" w:hAnsi="Fb Fontext"/>
          <w:sz w:val="32"/>
          <w:rtl/>
        </w:rPr>
        <w:t xml:space="preserve">והך דחנה </w:t>
      </w:r>
      <w:r w:rsidR="00BD4EEB">
        <w:rPr>
          <w:rFonts w:ascii="Fb Fontext" w:hAnsi="Fb Fontext"/>
          <w:sz w:val="32"/>
          <w:rtl/>
        </w:rPr>
        <w:t>אף</w:t>
      </w:r>
      <w:r w:rsidRPr="00C35A2C">
        <w:rPr>
          <w:rFonts w:ascii="Fb Fontext" w:hAnsi="Fb Fontext"/>
          <w:sz w:val="32"/>
          <w:rtl/>
        </w:rPr>
        <w:t xml:space="preserve"> דבעלה היה עמה ולא שתתה יין</w:t>
      </w:r>
      <w:r w:rsidR="00E268F4">
        <w:rPr>
          <w:rFonts w:ascii="Fb Fontext" w:hAnsi="Fb Fontext"/>
          <w:sz w:val="32"/>
          <w:rtl/>
        </w:rPr>
        <w:t>,</w:t>
      </w:r>
    </w:p>
    <w:p w14:paraId="43D24010" w14:textId="5C775F48" w:rsidR="00E268F4" w:rsidRDefault="0028196D" w:rsidP="0028196D">
      <w:pPr>
        <w:rPr>
          <w:rStyle w:val="affffa"/>
          <w:rtl/>
        </w:rPr>
      </w:pPr>
      <w:r>
        <w:rPr>
          <w:rFonts w:ascii="Fb Fontext" w:hAnsi="Fb Fontext" w:hint="cs"/>
          <w:sz w:val="32"/>
          <w:rtl/>
        </w:rPr>
        <w:t xml:space="preserve">דשאני אכסנאי </w:t>
      </w:r>
      <w:r w:rsidR="00AB7D20" w:rsidRPr="00C35A2C">
        <w:rPr>
          <w:rFonts w:ascii="Fb Fontext" w:hAnsi="Fb Fontext"/>
          <w:rtl/>
        </w:rPr>
        <w:t>שאסור בתשמיש המטה-</w:t>
      </w:r>
      <w:r w:rsidR="00AB7D20" w:rsidRPr="00AD1A41">
        <w:rPr>
          <w:rStyle w:val="affffa"/>
          <w:rtl/>
        </w:rPr>
        <w:t xml:space="preserve"> </w:t>
      </w:r>
      <w:r w:rsidR="00AB7D20" w:rsidRPr="003221EB">
        <w:rPr>
          <w:rStyle w:val="affffa"/>
          <w:rtl/>
        </w:rPr>
        <w:t>וישובו ויבאו אל ביתם</w:t>
      </w:r>
      <w:r w:rsidR="000568A6">
        <w:rPr>
          <w:rStyle w:val="affffa"/>
          <w:rFonts w:hint="cs"/>
          <w:rtl/>
        </w:rPr>
        <w:t>.</w:t>
      </w:r>
      <w:r w:rsidR="00E268F4">
        <w:rPr>
          <w:rStyle w:val="affffa"/>
          <w:rFonts w:hint="cs"/>
          <w:rtl/>
        </w:rPr>
        <w:t>.</w:t>
      </w:r>
    </w:p>
    <w:p w14:paraId="5DBAE5FC" w14:textId="1FAFA800" w:rsidR="00AB7D20" w:rsidRDefault="00434F3A" w:rsidP="00AB7D20">
      <w:pPr>
        <w:rPr>
          <w:rFonts w:ascii="Fb Fontext" w:hAnsi="Fb Fontext"/>
          <w:sz w:val="32"/>
          <w:rtl/>
        </w:rPr>
      </w:pPr>
      <w:r>
        <w:rPr>
          <w:rStyle w:val="affffe"/>
          <w:rFonts w:hint="cs"/>
          <w:rtl/>
        </w:rPr>
        <w:t xml:space="preserve">א. </w:t>
      </w:r>
      <w:r w:rsidR="00AB7D20" w:rsidRPr="0028196D">
        <w:rPr>
          <w:rStyle w:val="affffe"/>
          <w:rtl/>
        </w:rPr>
        <w:t xml:space="preserve">חומא </w:t>
      </w:r>
      <w:r w:rsidR="000568A6">
        <w:rPr>
          <w:rStyle w:val="affffe"/>
          <w:rFonts w:hint="cs"/>
          <w:rtl/>
        </w:rPr>
        <w:t xml:space="preserve">אלמנת </w:t>
      </w:r>
      <w:r w:rsidR="00AB7D20" w:rsidRPr="0028196D">
        <w:rPr>
          <w:rStyle w:val="affffe"/>
          <w:rtl/>
        </w:rPr>
        <w:t xml:space="preserve">אביי </w:t>
      </w:r>
      <w:r w:rsidR="00614680">
        <w:rPr>
          <w:rStyle w:val="affffe"/>
          <w:rFonts w:hint="cs"/>
          <w:rtl/>
        </w:rPr>
        <w:t>באה</w:t>
      </w:r>
      <w:r w:rsidR="00AB7D20" w:rsidRPr="0028196D">
        <w:rPr>
          <w:rStyle w:val="affffe"/>
          <w:rtl/>
        </w:rPr>
        <w:t xml:space="preserve"> </w:t>
      </w:r>
      <w:r w:rsidR="00614680">
        <w:rPr>
          <w:rStyle w:val="affffe"/>
          <w:rFonts w:hint="cs"/>
          <w:rtl/>
        </w:rPr>
        <w:t>ל</w:t>
      </w:r>
      <w:r w:rsidR="00AB7D20" w:rsidRPr="0028196D">
        <w:rPr>
          <w:rStyle w:val="affffe"/>
          <w:rtl/>
        </w:rPr>
        <w:t xml:space="preserve">רבא </w:t>
      </w:r>
      <w:r w:rsidR="00AB7D20" w:rsidRPr="00C35A2C">
        <w:rPr>
          <w:rFonts w:ascii="Fb Fontext" w:hAnsi="Fb Fontext"/>
          <w:sz w:val="32"/>
          <w:rtl/>
        </w:rPr>
        <w:t>בקשה שיפסוק לה מזונות ופסק לה</w:t>
      </w:r>
      <w:r w:rsidR="00AB7D20">
        <w:rPr>
          <w:rFonts w:ascii="Fb Fontext" w:hAnsi="Fb Fontext" w:hint="cs"/>
          <w:sz w:val="32"/>
          <w:rtl/>
        </w:rPr>
        <w:t>,</w:t>
      </w:r>
    </w:p>
    <w:p w14:paraId="12EA0C37" w14:textId="576B44CE" w:rsidR="0028196D" w:rsidRDefault="00AB7D20" w:rsidP="000568A6">
      <w:pPr>
        <w:ind w:firstLine="0"/>
        <w:rPr>
          <w:rFonts w:ascii="Fb Fontext" w:hAnsi="Fb Fontext"/>
          <w:rtl/>
        </w:rPr>
      </w:pPr>
      <w:r>
        <w:rPr>
          <w:rFonts w:ascii="Fb Fontext" w:hAnsi="Fb Fontext" w:hint="cs"/>
          <w:rtl/>
        </w:rPr>
        <w:t xml:space="preserve">ביקשה </w:t>
      </w:r>
      <w:r w:rsidRPr="00C35A2C">
        <w:rPr>
          <w:rFonts w:ascii="Fb Fontext" w:hAnsi="Fb Fontext"/>
          <w:rtl/>
        </w:rPr>
        <w:t>שיפסוק לה יין</w:t>
      </w:r>
      <w:r w:rsidRPr="000935E1">
        <w:rPr>
          <w:rStyle w:val="affffe"/>
          <w:rtl/>
        </w:rPr>
        <w:t xml:space="preserve"> א"ל </w:t>
      </w:r>
      <w:r w:rsidRPr="00C35A2C">
        <w:rPr>
          <w:rFonts w:ascii="Fb Fontext" w:hAnsi="Fb Fontext"/>
          <w:rtl/>
        </w:rPr>
        <w:t>י</w:t>
      </w:r>
      <w:r w:rsidR="0028196D">
        <w:rPr>
          <w:rFonts w:ascii="Fb Fontext" w:hAnsi="Fb Fontext" w:hint="cs"/>
          <w:rtl/>
        </w:rPr>
        <w:t>ודעני בנחמני שלא שותה יין</w:t>
      </w:r>
      <w:r w:rsidR="000A337F">
        <w:rPr>
          <w:rFonts w:ascii="Fb Fontext" w:hAnsi="Fb Fontext" w:hint="cs"/>
          <w:rtl/>
        </w:rPr>
        <w:t>,</w:t>
      </w:r>
    </w:p>
    <w:p w14:paraId="6DB85BB7" w14:textId="1828674B" w:rsidR="00E268F4" w:rsidRDefault="0028196D" w:rsidP="00434F3A">
      <w:pPr>
        <w:ind w:firstLine="0"/>
        <w:rPr>
          <w:rFonts w:ascii="Fb Fontext" w:hAnsi="Fb Fontext"/>
          <w:spacing w:val="-4"/>
          <w:rtl/>
        </w:rPr>
      </w:pPr>
      <w:r w:rsidRPr="00614680">
        <w:rPr>
          <w:rStyle w:val="affffe"/>
          <w:rFonts w:hint="cs"/>
          <w:rtl/>
        </w:rPr>
        <w:t>א</w:t>
      </w:r>
      <w:r w:rsidR="002B7BCC">
        <w:rPr>
          <w:rStyle w:val="affffe"/>
          <w:rtl/>
        </w:rPr>
        <w:t>"</w:t>
      </w:r>
      <w:r w:rsidRPr="00614680">
        <w:rPr>
          <w:rStyle w:val="affffe"/>
          <w:rFonts w:hint="cs"/>
          <w:rtl/>
        </w:rPr>
        <w:t>ל</w:t>
      </w:r>
      <w:r w:rsidR="00AB7D20" w:rsidRPr="00614680">
        <w:rPr>
          <w:rStyle w:val="affffe"/>
          <w:rtl/>
        </w:rPr>
        <w:t>:</w:t>
      </w:r>
      <w:r w:rsidR="00AB7D20" w:rsidRPr="00C35A2C">
        <w:rPr>
          <w:rFonts w:ascii="Fb Fontext" w:hAnsi="Fb Fontext"/>
          <w:rtl/>
        </w:rPr>
        <w:t xml:space="preserve"> חייך</w:t>
      </w:r>
      <w:r w:rsidR="00AB7D20">
        <w:rPr>
          <w:rFonts w:ascii="Fb Fontext" w:hAnsi="Fb Fontext" w:hint="cs"/>
          <w:rtl/>
        </w:rPr>
        <w:t xml:space="preserve"> </w:t>
      </w:r>
      <w:r w:rsidR="00AB7D20" w:rsidRPr="00C35A2C">
        <w:rPr>
          <w:rFonts w:ascii="Fb Fontext" w:hAnsi="Fb Fontext"/>
          <w:rtl/>
        </w:rPr>
        <w:t>שהיה שותה בגביעים שבגודל זרוע</w:t>
      </w:r>
      <w:r>
        <w:rPr>
          <w:rFonts w:ascii="Fb Fontext" w:hAnsi="Fb Fontext" w:hint="cs"/>
          <w:rtl/>
        </w:rPr>
        <w:t>י</w:t>
      </w:r>
      <w:r w:rsidR="00AB7D20">
        <w:rPr>
          <w:rFonts w:ascii="Fb Fontext" w:hAnsi="Fb Fontext" w:hint="cs"/>
          <w:rtl/>
        </w:rPr>
        <w:t>,</w:t>
      </w:r>
      <w:r w:rsidR="00AB7D20" w:rsidRPr="00C35A2C">
        <w:rPr>
          <w:rFonts w:ascii="Fb Fontext" w:hAnsi="Fb Fontext"/>
          <w:rtl/>
        </w:rPr>
        <w:t xml:space="preserve"> וכשנגלה זרועה נפל אור בבית הדין</w:t>
      </w:r>
      <w:r w:rsidR="000A337F">
        <w:rPr>
          <w:rFonts w:ascii="Fb Fontext" w:hAnsi="Fb Fontext" w:hint="cs"/>
          <w:rtl/>
        </w:rPr>
        <w:t>,</w:t>
      </w:r>
      <w:r w:rsidR="00434F3A">
        <w:rPr>
          <w:rFonts w:ascii="Fb Fontext" w:hAnsi="Fb Fontext" w:hint="cs"/>
          <w:rtl/>
        </w:rPr>
        <w:t xml:space="preserve"> </w:t>
      </w:r>
      <w:r w:rsidR="00614680">
        <w:rPr>
          <w:rStyle w:val="affffe"/>
          <w:rFonts w:hint="cs"/>
          <w:rtl/>
        </w:rPr>
        <w:t xml:space="preserve">עלה </w:t>
      </w:r>
      <w:r w:rsidR="00AB7D20" w:rsidRPr="0028196D">
        <w:rPr>
          <w:rStyle w:val="affffe"/>
          <w:rtl/>
        </w:rPr>
        <w:t>רבא לבית</w:t>
      </w:r>
      <w:r w:rsidR="00AB7D20" w:rsidRPr="0028196D">
        <w:rPr>
          <w:rStyle w:val="affffe"/>
          <w:rFonts w:hint="cs"/>
          <w:rtl/>
        </w:rPr>
        <w:t>ו</w:t>
      </w:r>
      <w:r w:rsidR="00614680">
        <w:rPr>
          <w:rStyle w:val="affffe"/>
          <w:rFonts w:hint="cs"/>
          <w:rtl/>
        </w:rPr>
        <w:t xml:space="preserve"> ותבע לאשתו </w:t>
      </w:r>
      <w:r>
        <w:rPr>
          <w:rStyle w:val="afffff0"/>
          <w:rtl/>
        </w:rPr>
        <w:t xml:space="preserve">בת </w:t>
      </w:r>
      <w:r>
        <w:rPr>
          <w:rStyle w:val="affffe"/>
          <w:rtl/>
          <w:rPrChange w:id="9219" w:author="מנוע אמוראים" w:date="2026-10-05T16:41:40Z">
            <w:rPr>
              <w:rStyle w:val="afffff0"/>
              <w:rtl/>
            </w:rPr>
          </w:rPrChange>
        </w:rPr>
        <w:t xml:space="preserve">ר</w:t>
      </w:r>
      <w:r>
        <w:rPr>
          <w:rStyle w:val="affffe"/>
          <w:rFonts w:hint="cs"/>
          <w:rtl/>
          <w:rPrChange w:id="9220" w:author="מנוע אמוראים" w:date="2026-10-05T16:41:40Z">
            <w:rPr>
              <w:rStyle w:val="afffff0"/>
              <w:rFonts w:hint="cs"/>
              <w:rtl/>
            </w:rPr>
          </w:rPrChange>
        </w:rPr>
        <w:t xml:space="preserve">"ח</w:t>
      </w:r>
      <w:r w:rsidR="00AB7D20" w:rsidRPr="00614680">
        <w:rPr>
          <w:rStyle w:val="afffff0"/>
          <w:rtl/>
        </w:rPr>
        <w:t>.</w:t>
      </w:r>
      <w:r w:rsidR="00614680">
        <w:rPr>
          <w:rStyle w:val="afffff0"/>
          <w:rFonts w:hint="cs"/>
          <w:rtl/>
        </w:rPr>
        <w:t xml:space="preserve"> </w:t>
      </w:r>
      <w:r w:rsidR="00614680">
        <w:rPr>
          <w:rStyle w:val="affffe"/>
          <w:rFonts w:hint="cs"/>
          <w:rtl/>
        </w:rPr>
        <w:t>שאלתו</w:t>
      </w:r>
      <w:r w:rsidR="00434F3A">
        <w:rPr>
          <w:rStyle w:val="affffe"/>
          <w:rFonts w:hint="cs"/>
          <w:rtl/>
        </w:rPr>
        <w:t>:</w:t>
      </w:r>
      <w:r w:rsidR="00AB7D20" w:rsidRPr="0028196D">
        <w:rPr>
          <w:rStyle w:val="affffe"/>
          <w:rtl/>
        </w:rPr>
        <w:t xml:space="preserve"> </w:t>
      </w:r>
      <w:r w:rsidR="00AB7D20" w:rsidRPr="00F71179">
        <w:rPr>
          <w:rFonts w:ascii="Fb Fontext" w:hAnsi="Fb Fontext"/>
          <w:spacing w:val="-4"/>
          <w:rtl/>
        </w:rPr>
        <w:t xml:space="preserve">מי היה בבית הדין </w:t>
      </w:r>
      <w:r w:rsidR="00AB7D20" w:rsidRPr="00614680">
        <w:rPr>
          <w:rStyle w:val="affffe"/>
          <w:rtl/>
        </w:rPr>
        <w:t>א"ל</w:t>
      </w:r>
      <w:r w:rsidR="00434F3A">
        <w:rPr>
          <w:rStyle w:val="affffe"/>
          <w:rFonts w:hint="cs"/>
          <w:rtl/>
        </w:rPr>
        <w:t>:</w:t>
      </w:r>
      <w:r w:rsidR="00AB7D20" w:rsidRPr="00F71179">
        <w:rPr>
          <w:rFonts w:ascii="Fb Fontext" w:hAnsi="Fb Fontext"/>
          <w:spacing w:val="-4"/>
          <w:rtl/>
        </w:rPr>
        <w:t xml:space="preserve"> שחומא אשת אביי</w:t>
      </w:r>
      <w:r w:rsidR="00E268F4">
        <w:rPr>
          <w:rFonts w:ascii="Fb Fontext" w:hAnsi="Fb Fontext" w:hint="cs"/>
          <w:spacing w:val="-4"/>
          <w:rtl/>
        </w:rPr>
        <w:t>,</w:t>
      </w:r>
    </w:p>
    <w:p w14:paraId="1E87BD6D" w14:textId="77777777" w:rsidR="00E268F4" w:rsidRDefault="000568A6" w:rsidP="00434F3A">
      <w:pPr>
        <w:ind w:firstLine="0"/>
        <w:rPr>
          <w:rFonts w:ascii="Fb Fontext" w:hAnsi="Fb Fontext"/>
          <w:rtl/>
        </w:rPr>
      </w:pPr>
      <w:r>
        <w:rPr>
          <w:rStyle w:val="affffe"/>
          <w:rFonts w:hint="cs"/>
          <w:rtl/>
        </w:rPr>
        <w:t xml:space="preserve">רדפה </w:t>
      </w:r>
      <w:r w:rsidR="00AB7D20" w:rsidRPr="00614680">
        <w:rPr>
          <w:rStyle w:val="affffe"/>
          <w:rtl/>
        </w:rPr>
        <w:t>אחריה</w:t>
      </w:r>
      <w:r w:rsidR="00AB7D20" w:rsidRPr="00C35A2C">
        <w:rPr>
          <w:rFonts w:ascii="Fb Fontext" w:hAnsi="Fb Fontext"/>
          <w:rtl/>
        </w:rPr>
        <w:t xml:space="preserve"> במנעול </w:t>
      </w:r>
      <w:r w:rsidR="00614680">
        <w:rPr>
          <w:rFonts w:ascii="Fb Fontext" w:hAnsi="Fb Fontext" w:hint="cs"/>
          <w:rtl/>
        </w:rPr>
        <w:t>ה</w:t>
      </w:r>
      <w:r w:rsidR="00AB7D20" w:rsidRPr="00C35A2C">
        <w:rPr>
          <w:rFonts w:ascii="Fb Fontext" w:hAnsi="Fb Fontext"/>
          <w:rtl/>
        </w:rPr>
        <w:t>שידה עד שהוציאתה מכל מחוזא</w:t>
      </w:r>
      <w:r w:rsidR="00E268F4">
        <w:rPr>
          <w:rFonts w:ascii="Fb Fontext" w:hAnsi="Fb Fontext"/>
          <w:rtl/>
        </w:rPr>
        <w:t>,</w:t>
      </w:r>
    </w:p>
    <w:p w14:paraId="7131881B" w14:textId="7D54EDFB" w:rsidR="00AB7D20" w:rsidRPr="000568A6" w:rsidRDefault="00AB7D20" w:rsidP="00434F3A">
      <w:pPr>
        <w:ind w:firstLine="0"/>
        <w:rPr>
          <w:rFonts w:ascii="Fb Fontext" w:hAnsi="Fb Fontext"/>
          <w:spacing w:val="-6"/>
          <w:rtl/>
        </w:rPr>
      </w:pPr>
      <w:r w:rsidRPr="00434F3A">
        <w:rPr>
          <w:rStyle w:val="affffe"/>
          <w:spacing w:val="-4"/>
          <w:rtl/>
        </w:rPr>
        <w:t xml:space="preserve">א"ל </w:t>
      </w:r>
      <w:r w:rsidRPr="00434F3A">
        <w:rPr>
          <w:rFonts w:ascii="Fb Fontext" w:hAnsi="Fb Fontext" w:hint="cs"/>
          <w:spacing w:val="-4"/>
          <w:rtl/>
        </w:rPr>
        <w:t>הרגת</w:t>
      </w:r>
      <w:r w:rsidRPr="00434F3A">
        <w:rPr>
          <w:rFonts w:ascii="Fb Fontext" w:hAnsi="Fb Fontext"/>
          <w:spacing w:val="-4"/>
          <w:rtl/>
        </w:rPr>
        <w:t xml:space="preserve"> שלושה </w:t>
      </w:r>
      <w:r w:rsidRPr="00434F3A">
        <w:rPr>
          <w:rStyle w:val="afffff0"/>
          <w:spacing w:val="-4"/>
          <w:rtl/>
        </w:rPr>
        <w:t xml:space="preserve">אביי הבעל השלישי </w:t>
      </w:r>
      <w:r w:rsidRPr="00434F3A">
        <w:rPr>
          <w:rFonts w:ascii="Fb Fontext" w:hAnsi="Fb Fontext"/>
          <w:spacing w:val="-4"/>
          <w:rtl/>
        </w:rPr>
        <w:t>ועכשיו את רוצה ל</w:t>
      </w:r>
      <w:r w:rsidRPr="00434F3A">
        <w:rPr>
          <w:rFonts w:ascii="Fb Fontext" w:hAnsi="Fb Fontext" w:hint="cs"/>
          <w:spacing w:val="-4"/>
          <w:rtl/>
        </w:rPr>
        <w:t>הרוג</w:t>
      </w:r>
      <w:r w:rsidRPr="00434F3A">
        <w:rPr>
          <w:rFonts w:ascii="Fb Fontext" w:hAnsi="Fb Fontext"/>
          <w:spacing w:val="-4"/>
          <w:rtl/>
        </w:rPr>
        <w:t xml:space="preserve"> עוד</w:t>
      </w:r>
      <w:r w:rsidR="00434F3A">
        <w:rPr>
          <w:rFonts w:ascii="Fb Fontext" w:hAnsi="Fb Fontext" w:hint="cs"/>
          <w:spacing w:val="-6"/>
          <w:rtl/>
        </w:rPr>
        <w:t>?</w:t>
      </w:r>
    </w:p>
    <w:p w14:paraId="143F6F12" w14:textId="6089AEA7" w:rsidR="00AB7D20" w:rsidRPr="00C35A2C" w:rsidRDefault="00434F3A" w:rsidP="00AB7D20">
      <w:pPr>
        <w:rPr>
          <w:rFonts w:ascii="Fb Fontext" w:hAnsi="Fb Fontext"/>
          <w:rtl/>
        </w:rPr>
      </w:pPr>
      <w:r>
        <w:rPr>
          <w:rStyle w:val="affffe"/>
          <w:rFonts w:hint="cs"/>
          <w:rtl/>
        </w:rPr>
        <w:t xml:space="preserve">ב. </w:t>
      </w:r>
      <w:r w:rsidR="00AB7D20" w:rsidRPr="0028196D">
        <w:rPr>
          <w:rStyle w:val="affffe"/>
          <w:rtl/>
        </w:rPr>
        <w:t>אשת ר</w:t>
      </w:r>
      <w:r w:rsidR="00FD2015">
        <w:rPr>
          <w:rStyle w:val="affffe"/>
          <w:rFonts w:hint="cs"/>
          <w:rtl/>
        </w:rPr>
        <w:t>יב</w:t>
      </w:r>
      <w:r w:rsidR="002B7BCC">
        <w:rPr>
          <w:rStyle w:val="affffe"/>
          <w:rtl/>
        </w:rPr>
        <w:t>"</w:t>
      </w:r>
      <w:r w:rsidR="00FD2015">
        <w:rPr>
          <w:rStyle w:val="affffe"/>
          <w:rFonts w:hint="cs"/>
          <w:rtl/>
        </w:rPr>
        <w:t>ר ביקשה מרנב</w:t>
      </w:r>
      <w:r w:rsidR="002B7BCC">
        <w:rPr>
          <w:rStyle w:val="affffe"/>
          <w:rtl/>
        </w:rPr>
        <w:t>"</w:t>
      </w:r>
      <w:r w:rsidR="00FD2015">
        <w:rPr>
          <w:rStyle w:val="affffe"/>
          <w:rFonts w:hint="cs"/>
          <w:rtl/>
        </w:rPr>
        <w:t>י</w:t>
      </w:r>
      <w:r w:rsidR="00AB7D20" w:rsidRPr="0028196D">
        <w:rPr>
          <w:rStyle w:val="affffe"/>
          <w:rtl/>
        </w:rPr>
        <w:t xml:space="preserve">, </w:t>
      </w:r>
      <w:r w:rsidR="0028196D">
        <w:rPr>
          <w:rFonts w:ascii="Fb Fontext" w:hAnsi="Fb Fontext" w:hint="cs"/>
          <w:sz w:val="32"/>
          <w:rtl/>
        </w:rPr>
        <w:t>ל</w:t>
      </w:r>
      <w:r w:rsidR="00AB7D20" w:rsidRPr="00C35A2C">
        <w:rPr>
          <w:rFonts w:ascii="Fb Fontext" w:hAnsi="Fb Fontext"/>
          <w:sz w:val="32"/>
          <w:rtl/>
        </w:rPr>
        <w:t>פסוק לי מזוני, פסק לה.</w:t>
      </w:r>
    </w:p>
    <w:p w14:paraId="6094B15F" w14:textId="028F6074" w:rsidR="00AB7D20" w:rsidRPr="00C35A2C" w:rsidRDefault="00AB7D20" w:rsidP="00434F3A">
      <w:pPr>
        <w:ind w:firstLine="0"/>
        <w:rPr>
          <w:rFonts w:ascii="Fb Fontext" w:hAnsi="Fb Fontext"/>
          <w:rtl/>
        </w:rPr>
      </w:pPr>
      <w:r>
        <w:rPr>
          <w:rFonts w:ascii="Fb Fontext" w:hAnsi="Fb Fontext"/>
          <w:rtl/>
        </w:rPr>
        <w:t xml:space="preserve">פסוק לי </w:t>
      </w:r>
      <w:r>
        <w:rPr>
          <w:rFonts w:ascii="Fb Fontext" w:hAnsi="Fb Fontext" w:hint="cs"/>
          <w:rtl/>
        </w:rPr>
        <w:t>יין</w:t>
      </w:r>
      <w:r>
        <w:rPr>
          <w:rFonts w:ascii="Fb Fontext" w:hAnsi="Fb Fontext"/>
          <w:rtl/>
        </w:rPr>
        <w:t xml:space="preserve">, פסק לה, </w:t>
      </w:r>
      <w:r w:rsidR="00FD2015" w:rsidRPr="00FD2015">
        <w:rPr>
          <w:rStyle w:val="affffe"/>
          <w:rFonts w:hint="cs"/>
          <w:rtl/>
        </w:rPr>
        <w:t>א</w:t>
      </w:r>
      <w:r w:rsidR="002B7BCC">
        <w:rPr>
          <w:rStyle w:val="affffe"/>
          <w:rtl/>
        </w:rPr>
        <w:t>"</w:t>
      </w:r>
      <w:r w:rsidR="00FD2015" w:rsidRPr="00FD2015">
        <w:rPr>
          <w:rStyle w:val="affffe"/>
          <w:rFonts w:hint="cs"/>
          <w:rtl/>
        </w:rPr>
        <w:t xml:space="preserve">ל </w:t>
      </w:r>
      <w:r>
        <w:rPr>
          <w:rFonts w:ascii="Fb Fontext" w:hAnsi="Fb Fontext"/>
          <w:rtl/>
        </w:rPr>
        <w:t xml:space="preserve">ידענא בבני מחוזא </w:t>
      </w:r>
      <w:r>
        <w:rPr>
          <w:rFonts w:ascii="Fb Fontext" w:hAnsi="Fb Fontext" w:hint="cs"/>
          <w:rtl/>
        </w:rPr>
        <w:t>ששותים</w:t>
      </w:r>
      <w:r w:rsidRPr="00C35A2C">
        <w:rPr>
          <w:rFonts w:ascii="Fb Fontext" w:hAnsi="Fb Fontext"/>
          <w:rtl/>
        </w:rPr>
        <w:t xml:space="preserve"> </w:t>
      </w:r>
      <w:r>
        <w:rPr>
          <w:rFonts w:ascii="Fb Fontext" w:hAnsi="Fb Fontext" w:hint="cs"/>
          <w:rtl/>
        </w:rPr>
        <w:t>יין</w:t>
      </w:r>
      <w:r w:rsidR="000568A6">
        <w:rPr>
          <w:rFonts w:ascii="Fb Fontext" w:hAnsi="Fb Fontext" w:hint="cs"/>
          <w:rtl/>
        </w:rPr>
        <w:t>.</w:t>
      </w:r>
    </w:p>
    <w:p w14:paraId="43656D51" w14:textId="6EFC1A11" w:rsidR="00AB7D20" w:rsidRPr="00C35A2C" w:rsidRDefault="00434F3A" w:rsidP="00AB7D20">
      <w:pPr>
        <w:rPr>
          <w:rFonts w:ascii="Fb Fontext" w:hAnsi="Fb Fontext"/>
          <w:rtl/>
        </w:rPr>
      </w:pPr>
      <w:r>
        <w:rPr>
          <w:rStyle w:val="affffe"/>
          <w:rFonts w:hint="cs"/>
          <w:rtl/>
        </w:rPr>
        <w:t>ג.</w:t>
      </w:r>
      <w:r w:rsidR="00AB7D20" w:rsidRPr="0028196D">
        <w:rPr>
          <w:rStyle w:val="affffe"/>
          <w:rtl/>
        </w:rPr>
        <w:t xml:space="preserve"> אשת ר</w:t>
      </w:r>
      <w:r w:rsidR="0028196D">
        <w:rPr>
          <w:rStyle w:val="affffe"/>
          <w:rFonts w:hint="cs"/>
          <w:rtl/>
        </w:rPr>
        <w:t>יב</w:t>
      </w:r>
      <w:r w:rsidR="002B7BCC">
        <w:rPr>
          <w:rStyle w:val="affffe"/>
          <w:rtl/>
        </w:rPr>
        <w:t>"</w:t>
      </w:r>
      <w:r w:rsidR="0028196D">
        <w:rPr>
          <w:rStyle w:val="affffe"/>
          <w:rFonts w:hint="cs"/>
          <w:rtl/>
        </w:rPr>
        <w:t>מ ביקשה מרב יוסף</w:t>
      </w:r>
      <w:r w:rsidR="0028196D">
        <w:rPr>
          <w:rFonts w:ascii="Fb Fontext" w:hAnsi="Fb Fontext" w:hint="cs"/>
          <w:rtl/>
        </w:rPr>
        <w:t xml:space="preserve"> שי</w:t>
      </w:r>
      <w:r w:rsidR="00AB7D20" w:rsidRPr="00C35A2C">
        <w:rPr>
          <w:rFonts w:ascii="Fb Fontext" w:hAnsi="Fb Fontext"/>
          <w:rtl/>
        </w:rPr>
        <w:t>פסוק ל</w:t>
      </w:r>
      <w:r w:rsidR="0028196D">
        <w:rPr>
          <w:rFonts w:ascii="Fb Fontext" w:hAnsi="Fb Fontext" w:hint="cs"/>
          <w:rtl/>
        </w:rPr>
        <w:t>ה</w:t>
      </w:r>
      <w:r w:rsidR="00AB7D20" w:rsidRPr="00C35A2C">
        <w:rPr>
          <w:rFonts w:ascii="Fb Fontext" w:hAnsi="Fb Fontext"/>
          <w:rtl/>
        </w:rPr>
        <w:t xml:space="preserve"> מזונ</w:t>
      </w:r>
      <w:r w:rsidR="0028196D">
        <w:rPr>
          <w:rFonts w:ascii="Fb Fontext" w:hAnsi="Fb Fontext" w:hint="cs"/>
          <w:rtl/>
        </w:rPr>
        <w:t>ות</w:t>
      </w:r>
      <w:r w:rsidR="00AB7D20" w:rsidRPr="00C35A2C">
        <w:rPr>
          <w:rFonts w:ascii="Fb Fontext" w:hAnsi="Fb Fontext"/>
          <w:rtl/>
        </w:rPr>
        <w:t>, פסק לה.</w:t>
      </w:r>
    </w:p>
    <w:p w14:paraId="7A5B430A" w14:textId="59601075" w:rsidR="00E268F4" w:rsidRDefault="00AB7D20" w:rsidP="00434F3A">
      <w:pPr>
        <w:ind w:firstLine="0"/>
        <w:rPr>
          <w:rtl/>
        </w:rPr>
      </w:pPr>
      <w:r w:rsidRPr="00C35A2C">
        <w:rPr>
          <w:rtl/>
        </w:rPr>
        <w:t xml:space="preserve">פסוק לי </w:t>
      </w:r>
      <w:r>
        <w:rPr>
          <w:rFonts w:hint="cs"/>
          <w:rtl/>
        </w:rPr>
        <w:t>יין</w:t>
      </w:r>
      <w:r w:rsidRPr="00C35A2C">
        <w:rPr>
          <w:rtl/>
        </w:rPr>
        <w:t>, פסק לה.</w:t>
      </w:r>
      <w:r w:rsidR="0028196D">
        <w:rPr>
          <w:rFonts w:hint="cs"/>
          <w:rtl/>
        </w:rPr>
        <w:t xml:space="preserve">  </w:t>
      </w:r>
      <w:r w:rsidRPr="00F71179">
        <w:rPr>
          <w:rtl/>
        </w:rPr>
        <w:t xml:space="preserve">פסוק לי בגדי משי, </w:t>
      </w:r>
      <w:r w:rsidRPr="00FD2015">
        <w:rPr>
          <w:rStyle w:val="affffe"/>
          <w:rtl/>
        </w:rPr>
        <w:t xml:space="preserve">א"ל: </w:t>
      </w:r>
      <w:r w:rsidRPr="00F71179">
        <w:rPr>
          <w:rtl/>
        </w:rPr>
        <w:t>שיראי למה</w:t>
      </w:r>
      <w:r w:rsidR="00E268F4">
        <w:rPr>
          <w:rtl/>
        </w:rPr>
        <w:t>?</w:t>
      </w:r>
    </w:p>
    <w:p w14:paraId="478403FF" w14:textId="587ACEC5" w:rsidR="00AB7D20" w:rsidRPr="00F71179" w:rsidRDefault="0028196D" w:rsidP="000568A6">
      <w:pPr>
        <w:rPr>
          <w:rtl/>
        </w:rPr>
      </w:pPr>
      <w:r w:rsidRPr="00FD2015">
        <w:rPr>
          <w:rStyle w:val="affffe"/>
          <w:rFonts w:hint="cs"/>
          <w:rtl/>
        </w:rPr>
        <w:t>אמרה לו</w:t>
      </w:r>
      <w:r w:rsidR="00AB7D20" w:rsidRPr="00FD2015">
        <w:rPr>
          <w:rStyle w:val="affffe"/>
          <w:rtl/>
        </w:rPr>
        <w:t xml:space="preserve">: </w:t>
      </w:r>
      <w:r w:rsidR="00AB7D20" w:rsidRPr="00F71179">
        <w:rPr>
          <w:rtl/>
        </w:rPr>
        <w:t>לך ולחברך ולחברורך כלומר שלא תבוש מהם</w:t>
      </w:r>
      <w:r w:rsidR="000568A6">
        <w:rPr>
          <w:rFonts w:hint="cs"/>
          <w:rtl/>
        </w:rPr>
        <w:t>.</w:t>
      </w:r>
    </w:p>
    <w:p w14:paraId="6AE38540" w14:textId="77777777" w:rsidR="00AB7D20" w:rsidRPr="00C54C7E" w:rsidRDefault="00AB7D20" w:rsidP="00C54C7E">
      <w:pPr>
        <w:pStyle w:val="afffd"/>
        <w:rPr>
          <w:rtl/>
        </w:rPr>
      </w:pPr>
      <w:ins w:id="9912" w:author="מספור קטעי משנה" w:date="2026-10-06T06:45:30Z">
        <w:r>
          <w:rPr>
            <w:rStyle w:val="MisparKeta"/>
          </w:rPr>
          <w:t xml:space="preserve">א. </w:t>
        </w:r>
      </w:ins>
      <w:bookmarkStart w:id="487" w:name="_Toc119353271"/>
      <w:r w:rsidRPr="00C54C7E">
        <w:rPr>
          <w:rFonts w:hint="cs"/>
          <w:rtl/>
        </w:rPr>
        <w:t>ונותן לה מטה ומפץ וכו'.</w:t>
      </w:r>
      <w:bookmarkEnd w:id="487"/>
    </w:p>
    <w:p w14:paraId="357BC9E2" w14:textId="0648E76A" w:rsidR="00AB7D20" w:rsidRDefault="0028196D" w:rsidP="00AB7D20">
      <w:pPr>
        <w:rPr>
          <w:rFonts w:ascii="Fb Fontext" w:hAnsi="Fb Fontext"/>
          <w:sz w:val="32"/>
          <w:rtl/>
        </w:rPr>
      </w:pPr>
      <w:r w:rsidRPr="0028196D">
        <w:rPr>
          <w:rStyle w:val="affffe"/>
          <w:rtl/>
        </w:rPr>
        <w:t xml:space="preserve">ר"פ: </w:t>
      </w:r>
      <w:r w:rsidR="00AB7D20" w:rsidRPr="00C35A2C">
        <w:rPr>
          <w:rFonts w:ascii="Fb Fontext" w:hAnsi="Fb Fontext"/>
          <w:sz w:val="32"/>
          <w:rtl/>
        </w:rPr>
        <w:t>מפץ ומחצלת במקום שנהגו שמותחים המיטה בחבלים וא"כ זה מזקין אותה בלי מפץ</w:t>
      </w:r>
    </w:p>
    <w:p w14:paraId="4111D06F" w14:textId="6333566C" w:rsidR="00AB7D20" w:rsidRPr="005A4E64" w:rsidRDefault="00AB7D20" w:rsidP="00AB7D20">
      <w:pPr>
        <w:rPr>
          <w:rFonts w:ascii="Fb Fontext" w:hAnsi="Fb Fontext" w:cs="Guttman Vilna"/>
          <w:b/>
          <w:bCs/>
          <w:sz w:val="32"/>
          <w:rtl/>
        </w:rPr>
      </w:pPr>
      <w:r w:rsidRPr="0028196D">
        <w:rPr>
          <w:rStyle w:val="affffe"/>
          <w:rtl/>
        </w:rPr>
        <w:t xml:space="preserve">ת"ר: </w:t>
      </w:r>
      <w:r w:rsidRPr="00CA108A">
        <w:rPr>
          <w:rFonts w:ascii="Fb Fontext" w:hAnsi="Fb Fontext" w:cs="PFT_Frank"/>
          <w:b/>
          <w:bCs/>
          <w:sz w:val="32"/>
          <w:szCs w:val="14"/>
          <w:rtl/>
        </w:rPr>
        <w:t>אין נותנין לה כר וכסת,</w:t>
      </w:r>
      <w:r w:rsidRPr="0028196D">
        <w:rPr>
          <w:rStyle w:val="affffe"/>
          <w:rtl/>
        </w:rPr>
        <w:t xml:space="preserve"> משום </w:t>
      </w:r>
      <w:r w:rsidR="0028196D" w:rsidRPr="0028196D">
        <w:rPr>
          <w:rStyle w:val="affffe"/>
          <w:rFonts w:hint="cs"/>
          <w:rtl/>
        </w:rPr>
        <w:t>ר</w:t>
      </w:r>
      <w:r w:rsidR="002B7BCC">
        <w:rPr>
          <w:rStyle w:val="affffe"/>
          <w:rtl/>
        </w:rPr>
        <w:t>"</w:t>
      </w:r>
      <w:r w:rsidR="0028196D" w:rsidRPr="0028196D">
        <w:rPr>
          <w:rStyle w:val="affffe"/>
          <w:rFonts w:hint="cs"/>
          <w:rtl/>
        </w:rPr>
        <w:t>נ</w:t>
      </w:r>
      <w:r w:rsidRPr="00CA108A">
        <w:rPr>
          <w:rFonts w:ascii="Fb Fontext" w:hAnsi="Fb Fontext" w:cs="PFT_Frank"/>
          <w:b/>
          <w:bCs/>
          <w:sz w:val="32"/>
          <w:szCs w:val="14"/>
          <w:rtl/>
        </w:rPr>
        <w:t>: נותנין לה כר וכסת.</w:t>
      </w:r>
    </w:p>
    <w:p w14:paraId="04868BA2" w14:textId="77777777" w:rsidR="00E268F4" w:rsidRDefault="00AB7D20" w:rsidP="0028196D">
      <w:pPr>
        <w:rPr>
          <w:rFonts w:ascii="Fb Fontext" w:hAnsi="Fb Fontext"/>
          <w:sz w:val="32"/>
          <w:rtl/>
        </w:rPr>
      </w:pPr>
      <w:r w:rsidRPr="00C35A2C">
        <w:rPr>
          <w:rFonts w:ascii="Fb Fontext" w:hAnsi="Fb Fontext"/>
          <w:sz w:val="32"/>
          <w:rtl/>
        </w:rPr>
        <w:t xml:space="preserve">מיירי </w:t>
      </w:r>
      <w:r w:rsidR="0028196D">
        <w:rPr>
          <w:rFonts w:ascii="Fb Fontext" w:hAnsi="Fb Fontext" w:hint="cs"/>
          <w:sz w:val="32"/>
          <w:rtl/>
        </w:rPr>
        <w:t>שזה רגילות שלו ולא שלה</w:t>
      </w:r>
      <w:r w:rsidR="00E268F4">
        <w:rPr>
          <w:rFonts w:ascii="Fb Fontext" w:hAnsi="Fb Fontext" w:hint="cs"/>
          <w:sz w:val="32"/>
          <w:rtl/>
        </w:rPr>
        <w:t>,</w:t>
      </w:r>
    </w:p>
    <w:p w14:paraId="4078D30E" w14:textId="1A27D0EB" w:rsidR="00AB7D20" w:rsidRPr="0028196D" w:rsidRDefault="00AB7D20" w:rsidP="0028196D">
      <w:pPr>
        <w:rPr>
          <w:rStyle w:val="afffff0"/>
          <w:rtl/>
        </w:rPr>
      </w:pPr>
      <w:r w:rsidRPr="0028196D">
        <w:rPr>
          <w:rStyle w:val="affffe"/>
          <w:rtl/>
        </w:rPr>
        <w:t xml:space="preserve">ת"ק ס"ל </w:t>
      </w:r>
      <w:r>
        <w:rPr>
          <w:rFonts w:ascii="Fb Fontext" w:hAnsi="Fb Fontext"/>
          <w:sz w:val="32"/>
          <w:rtl/>
        </w:rPr>
        <w:t>כשאל</w:t>
      </w:r>
      <w:r>
        <w:rPr>
          <w:rFonts w:ascii="Fb Fontext" w:hAnsi="Fb Fontext" w:hint="cs"/>
          <w:sz w:val="32"/>
          <w:rtl/>
        </w:rPr>
        <w:t>ך</w:t>
      </w:r>
      <w:r w:rsidRPr="00C35A2C">
        <w:rPr>
          <w:rFonts w:ascii="Fb Fontext" w:hAnsi="Fb Fontext"/>
          <w:sz w:val="32"/>
          <w:rtl/>
        </w:rPr>
        <w:t xml:space="preserve"> אקחם עמי וכשאגיע אביאם עמי </w:t>
      </w:r>
      <w:r w:rsidRPr="0028196D">
        <w:rPr>
          <w:rStyle w:val="afffff0"/>
          <w:rtl/>
        </w:rPr>
        <w:t>[שעולה עמו]</w:t>
      </w:r>
    </w:p>
    <w:p w14:paraId="6562FF76" w14:textId="6805A927" w:rsidR="00AB7D20" w:rsidRPr="000A337F" w:rsidRDefault="00AB7D20" w:rsidP="00FD2015">
      <w:pPr>
        <w:rPr>
          <w:spacing w:val="-6"/>
          <w:rtl/>
        </w:rPr>
      </w:pPr>
      <w:r w:rsidRPr="000A337F">
        <w:rPr>
          <w:rStyle w:val="affffe"/>
          <w:spacing w:val="-6"/>
          <w:rtl/>
        </w:rPr>
        <w:t>ו</w:t>
      </w:r>
      <w:r w:rsidR="000A337F" w:rsidRPr="000A337F">
        <w:rPr>
          <w:rStyle w:val="affffe"/>
          <w:rFonts w:hint="cs"/>
          <w:spacing w:val="-6"/>
          <w:rtl/>
        </w:rPr>
        <w:t>ל</w:t>
      </w:r>
      <w:r w:rsidRPr="000A337F">
        <w:rPr>
          <w:rStyle w:val="affffe"/>
          <w:spacing w:val="-6"/>
          <w:rtl/>
        </w:rPr>
        <w:t>ר"נ</w:t>
      </w:r>
      <w:r w:rsidR="000A337F" w:rsidRPr="000A337F">
        <w:rPr>
          <w:rStyle w:val="affffe"/>
          <w:rFonts w:hint="cs"/>
          <w:spacing w:val="-6"/>
          <w:rtl/>
        </w:rPr>
        <w:t>:</w:t>
      </w:r>
      <w:r w:rsidRPr="000A337F">
        <w:rPr>
          <w:rStyle w:val="affffe"/>
          <w:spacing w:val="-6"/>
          <w:rtl/>
        </w:rPr>
        <w:t xml:space="preserve"> </w:t>
      </w:r>
      <w:r w:rsidRPr="000A337F">
        <w:rPr>
          <w:rFonts w:ascii="Fb Fontext" w:hAnsi="Fb Fontext" w:hint="cs"/>
          <w:spacing w:val="-6"/>
          <w:sz w:val="32"/>
          <w:rtl/>
        </w:rPr>
        <w:t>פעמים</w:t>
      </w:r>
      <w:r w:rsidR="00FD2015" w:rsidRPr="000A337F">
        <w:rPr>
          <w:rFonts w:ascii="Fb Fontext" w:hAnsi="Fb Fontext" w:hint="cs"/>
          <w:spacing w:val="-6"/>
          <w:sz w:val="32"/>
          <w:rtl/>
        </w:rPr>
        <w:t xml:space="preserve"> שיגיע בביה</w:t>
      </w:r>
      <w:r w:rsidR="002B7BCC" w:rsidRPr="000A337F">
        <w:rPr>
          <w:rFonts w:ascii="Fb Fontext" w:hAnsi="Fb Fontext"/>
          <w:spacing w:val="-6"/>
          <w:sz w:val="32"/>
          <w:rtl/>
        </w:rPr>
        <w:t>"</w:t>
      </w:r>
      <w:r w:rsidR="00FD2015" w:rsidRPr="000A337F">
        <w:rPr>
          <w:rFonts w:ascii="Fb Fontext" w:hAnsi="Fb Fontext" w:hint="cs"/>
          <w:spacing w:val="-6"/>
          <w:sz w:val="32"/>
          <w:rtl/>
        </w:rPr>
        <w:t xml:space="preserve">ש </w:t>
      </w:r>
      <w:r w:rsidR="00FD2015" w:rsidRPr="000A337F">
        <w:rPr>
          <w:rStyle w:val="afffff0"/>
          <w:rFonts w:hint="cs"/>
          <w:spacing w:val="-6"/>
          <w:rtl/>
        </w:rPr>
        <w:t xml:space="preserve">ולא יספיק לקחתם ויקח את שלי </w:t>
      </w:r>
      <w:r w:rsidRPr="000A337F">
        <w:rPr>
          <w:rStyle w:val="afffff0"/>
          <w:spacing w:val="-6"/>
          <w:rtl/>
        </w:rPr>
        <w:t>ואשכב על הארץ</w:t>
      </w:r>
    </w:p>
    <w:p w14:paraId="21EF329A" w14:textId="77777777" w:rsidR="00AB7D20" w:rsidRPr="00C35A2C" w:rsidRDefault="00AB7D20" w:rsidP="00E26091">
      <w:pPr>
        <w:pStyle w:val="afff"/>
        <w:framePr w:wrap="around"/>
        <w:rPr>
          <w:rtl/>
        </w:rPr>
      </w:pPr>
      <w:bookmarkStart w:id="488" w:name="_Toc119353272"/>
      <w:r w:rsidRPr="00C35A2C">
        <w:rPr>
          <w:rFonts w:hint="cs"/>
          <w:rtl/>
        </w:rPr>
        <w:lastRenderedPageBreak/>
        <w:t>סה:</w:t>
      </w:r>
      <w:bookmarkEnd w:id="488"/>
    </w:p>
    <w:p w14:paraId="70750486" w14:textId="77777777" w:rsidR="00AB7D20" w:rsidRPr="00C54C7E" w:rsidRDefault="00AB7D20" w:rsidP="00C54C7E">
      <w:pPr>
        <w:pStyle w:val="afffd"/>
        <w:rPr>
          <w:rtl/>
        </w:rPr>
      </w:pPr>
      <w:ins w:id="9913" w:author="מספור קטעי משנה" w:date="2026-10-06T06:45:30Z">
        <w:r>
          <w:rPr>
            <w:rStyle w:val="MisparKeta"/>
          </w:rPr>
          <w:t xml:space="preserve">ב. </w:t>
        </w:r>
      </w:ins>
      <w:bookmarkStart w:id="489" w:name="_Toc119353273"/>
      <w:r w:rsidRPr="00C54C7E">
        <w:rPr>
          <w:rFonts w:hint="cs"/>
          <w:rtl/>
        </w:rPr>
        <w:t>ונותן לה כפה וג' מנעלים</w:t>
      </w:r>
      <w:r w:rsidRPr="00C54C7E">
        <w:rPr>
          <w:rtl/>
        </w:rPr>
        <w:t>.</w:t>
      </w:r>
      <w:bookmarkEnd w:id="489"/>
    </w:p>
    <w:p w14:paraId="543B8CED" w14:textId="5EAC8AF0" w:rsidR="00AB7D20" w:rsidRPr="00C35A2C" w:rsidRDefault="00A00D85" w:rsidP="00AB7D20">
      <w:pPr>
        <w:rPr>
          <w:rFonts w:ascii="Fb Fontext" w:hAnsi="Fb Fontext" w:cs="Guttman Vilna"/>
          <w:b/>
          <w:bCs/>
          <w:sz w:val="32"/>
          <w:rtl/>
        </w:rPr>
      </w:pPr>
      <w:r>
        <w:rPr>
          <w:rFonts w:ascii="Fb Fontext" w:hAnsi="Fb Fontext" w:hint="cs"/>
          <w:sz w:val="32"/>
          <w:rtl/>
        </w:rPr>
        <w:t>ה</w:t>
      </w:r>
      <w:r w:rsidR="00AB7D20" w:rsidRPr="00C35A2C">
        <w:rPr>
          <w:rFonts w:ascii="Fb Fontext" w:hAnsi="Fb Fontext"/>
          <w:sz w:val="32"/>
          <w:rtl/>
        </w:rPr>
        <w:t>תנא היה גר במקום הרים דלא סגי בפחות מג' מנעלים</w:t>
      </w:r>
      <w:r w:rsidR="00FD2015">
        <w:rPr>
          <w:rFonts w:ascii="Fb Fontext" w:hAnsi="Fb Fontext" w:hint="cs"/>
          <w:sz w:val="32"/>
          <w:rtl/>
        </w:rPr>
        <w:t>,</w:t>
      </w:r>
      <w:r w:rsidR="00AB7D20" w:rsidRPr="00C35A2C">
        <w:rPr>
          <w:rFonts w:ascii="Fb Fontext" w:hAnsi="Fb Fontext"/>
          <w:sz w:val="32"/>
          <w:rtl/>
        </w:rPr>
        <w:t xml:space="preserve"> ואגב אורחיה קמ"ל שמביאם במועד </w:t>
      </w:r>
      <w:r w:rsidR="00AB7D20">
        <w:rPr>
          <w:rFonts w:ascii="Fb Fontext" w:hAnsi="Fb Fontext" w:hint="cs"/>
          <w:sz w:val="32"/>
          <w:rtl/>
        </w:rPr>
        <w:t>שתהא</w:t>
      </w:r>
      <w:r w:rsidR="00AB7D20" w:rsidRPr="00C35A2C">
        <w:rPr>
          <w:rFonts w:ascii="Fb Fontext" w:hAnsi="Fb Fontext"/>
          <w:sz w:val="32"/>
          <w:rtl/>
        </w:rPr>
        <w:t xml:space="preserve"> לה שמחה ב</w:t>
      </w:r>
      <w:r w:rsidR="00FD2015">
        <w:rPr>
          <w:rFonts w:ascii="Fb Fontext" w:hAnsi="Fb Fontext" w:hint="cs"/>
          <w:sz w:val="32"/>
          <w:rtl/>
        </w:rPr>
        <w:t>הם</w:t>
      </w:r>
      <w:r w:rsidR="00AB7D20" w:rsidRPr="00C35A2C">
        <w:rPr>
          <w:rFonts w:ascii="Fb Fontext" w:hAnsi="Fb Fontext"/>
          <w:sz w:val="32"/>
          <w:rtl/>
        </w:rPr>
        <w:t>.</w:t>
      </w:r>
    </w:p>
    <w:p w14:paraId="3A1D1649" w14:textId="580DC51E" w:rsidR="00AB7D20" w:rsidRPr="00C54C7E" w:rsidRDefault="00AB7D20" w:rsidP="00C54C7E">
      <w:pPr>
        <w:pStyle w:val="afffd"/>
        <w:rPr>
          <w:rtl/>
        </w:rPr>
      </w:pPr>
      <w:ins w:id="9914" w:author="מספור קטעי משנה" w:date="2026-10-06T06:45:30Z">
        <w:r>
          <w:rPr>
            <w:rStyle w:val="MisparKeta"/>
          </w:rPr>
          <w:t xml:space="preserve">א. </w:t>
        </w:r>
      </w:ins>
      <w:bookmarkStart w:id="490" w:name="_Toc119353274"/>
      <w:r w:rsidRPr="00C54C7E">
        <w:rPr>
          <w:rFonts w:hint="cs"/>
          <w:rtl/>
        </w:rPr>
        <w:t>וכלים של חמשים זוז.</w:t>
      </w:r>
      <w:r w:rsidR="00434F3A" w:rsidRPr="00434F3A">
        <w:rPr>
          <w:rStyle w:val="affffe"/>
          <w:rtl/>
        </w:rPr>
        <w:t xml:space="preserve"> </w:t>
      </w:r>
      <w:r w:rsidR="00434F3A" w:rsidRPr="00A00D85">
        <w:rPr>
          <w:rStyle w:val="affffe"/>
          <w:rtl/>
        </w:rPr>
        <w:t xml:space="preserve">אביי: </w:t>
      </w:r>
      <w:r w:rsidR="00434F3A">
        <w:rPr>
          <w:rStyle w:val="affffe"/>
          <w:rFonts w:hint="cs"/>
          <w:rtl/>
        </w:rPr>
        <w:t>פשיטי דאל''ה מנ''ל לעני בישראל</w:t>
      </w:r>
      <w:bookmarkEnd w:id="490"/>
    </w:p>
    <w:p w14:paraId="390BD1A4" w14:textId="77777777" w:rsidR="00AB7D20" w:rsidRPr="00C54C7E" w:rsidRDefault="00AB7D20" w:rsidP="00C54C7E">
      <w:pPr>
        <w:pStyle w:val="afffd"/>
        <w:rPr>
          <w:rtl/>
        </w:rPr>
      </w:pPr>
      <w:ins w:id="9915" w:author="מספור קטעי משנה" w:date="2026-10-06T06:45:30Z">
        <w:r>
          <w:rPr>
            <w:rStyle w:val="MisparKeta"/>
          </w:rPr>
          <w:t xml:space="preserve">ב. </w:t>
        </w:r>
      </w:ins>
      <w:bookmarkStart w:id="491" w:name="_Toc119353275"/>
      <w:r w:rsidRPr="00C54C7E">
        <w:rPr>
          <w:rFonts w:hint="cs"/>
          <w:rtl/>
        </w:rPr>
        <w:t>ואין נותנין לה לא חדשים וכו'.</w:t>
      </w:r>
      <w:bookmarkEnd w:id="491"/>
    </w:p>
    <w:p w14:paraId="15763FD2" w14:textId="20B04401" w:rsidR="00AB7D20" w:rsidRPr="005A4E64" w:rsidRDefault="00AB7D20" w:rsidP="00E26960">
      <w:pPr>
        <w:rPr>
          <w:rFonts w:cs="Guttman Vilna"/>
          <w:rtl/>
        </w:rPr>
      </w:pPr>
      <w:r w:rsidRPr="00E26960">
        <w:rPr>
          <w:rStyle w:val="affffe"/>
          <w:rtl/>
        </w:rPr>
        <w:t xml:space="preserve">ת"ר: </w:t>
      </w:r>
      <w:r w:rsidRPr="003221EB">
        <w:rPr>
          <w:rtl/>
        </w:rPr>
        <w:t>מותר</w:t>
      </w:r>
      <w:r w:rsidRPr="005A4E64">
        <w:rPr>
          <w:rtl/>
        </w:rPr>
        <w:t xml:space="preserve"> מזונות לבעל, מותר בלאות לאשה.</w:t>
      </w:r>
    </w:p>
    <w:p w14:paraId="747B1A73" w14:textId="16A8679E" w:rsidR="00AB7D20" w:rsidRPr="00730169" w:rsidRDefault="00AB7D20" w:rsidP="00AB7D20">
      <w:pPr>
        <w:rPr>
          <w:rFonts w:ascii="Fb Fontext" w:hAnsi="Fb Fontext" w:cs="Guttman Vilna"/>
          <w:b/>
          <w:bCs/>
          <w:spacing w:val="-8"/>
          <w:sz w:val="32"/>
          <w:rtl/>
        </w:rPr>
      </w:pPr>
      <w:r w:rsidRPr="00730169">
        <w:rPr>
          <w:rFonts w:ascii="Fb Fontext" w:hAnsi="Fb Fontext"/>
          <w:spacing w:val="-8"/>
          <w:sz w:val="32"/>
          <w:rtl/>
        </w:rPr>
        <w:t>מותר בלאות לאשה שמתכסה בהן בימי נדתה, שלא תתגנה על בעלה.</w:t>
      </w:r>
    </w:p>
    <w:p w14:paraId="31B2B2B4" w14:textId="05820A86" w:rsidR="00AB7D20" w:rsidRPr="00730169" w:rsidRDefault="00AB7D20" w:rsidP="00AB7D20">
      <w:pPr>
        <w:rPr>
          <w:rFonts w:ascii="Fb Fontext" w:hAnsi="Fb Fontext" w:cs="Guttman Vilna"/>
          <w:b/>
          <w:bCs/>
          <w:spacing w:val="-8"/>
          <w:sz w:val="32"/>
          <w:rtl/>
        </w:rPr>
      </w:pPr>
      <w:r w:rsidRPr="00730169">
        <w:rPr>
          <w:rStyle w:val="affffe"/>
          <w:spacing w:val="-8"/>
          <w:rtl/>
        </w:rPr>
        <w:t xml:space="preserve">אביי: </w:t>
      </w:r>
      <w:r w:rsidRPr="00730169">
        <w:rPr>
          <w:rFonts w:ascii="Fb Fontext" w:hAnsi="Fb Fontext"/>
          <w:spacing w:val="-8"/>
          <w:sz w:val="32"/>
          <w:rtl/>
        </w:rPr>
        <w:t>מותר בלאות אלמנה ליורשיו</w:t>
      </w:r>
      <w:r w:rsidR="00E26960" w:rsidRPr="00730169">
        <w:rPr>
          <w:rFonts w:ascii="Fb Fontext" w:hAnsi="Fb Fontext" w:hint="cs"/>
          <w:spacing w:val="-8"/>
          <w:sz w:val="32"/>
          <w:rtl/>
        </w:rPr>
        <w:t>,</w:t>
      </w:r>
      <w:r w:rsidRPr="00730169">
        <w:rPr>
          <w:rFonts w:ascii="Fb Fontext" w:hAnsi="Fb Fontext"/>
          <w:spacing w:val="-8"/>
          <w:sz w:val="32"/>
          <w:rtl/>
        </w:rPr>
        <w:t xml:space="preserve"> </w:t>
      </w:r>
      <w:r w:rsidR="00E26960" w:rsidRPr="00730169">
        <w:rPr>
          <w:rFonts w:ascii="Fb Fontext" w:hAnsi="Fb Fontext" w:hint="cs"/>
          <w:spacing w:val="-8"/>
          <w:sz w:val="32"/>
          <w:rtl/>
        </w:rPr>
        <w:t>ש</w:t>
      </w:r>
      <w:r w:rsidRPr="00730169">
        <w:rPr>
          <w:rFonts w:ascii="Fb Fontext" w:hAnsi="Fb Fontext"/>
          <w:spacing w:val="-8"/>
          <w:sz w:val="32"/>
          <w:rtl/>
        </w:rPr>
        <w:t>לא תתגני ב</w:t>
      </w:r>
      <w:r w:rsidR="00A00D85" w:rsidRPr="00730169">
        <w:rPr>
          <w:rFonts w:ascii="Fb Fontext" w:hAnsi="Fb Fontext" w:hint="cs"/>
          <w:spacing w:val="-8"/>
          <w:sz w:val="32"/>
          <w:rtl/>
        </w:rPr>
        <w:t>פניו</w:t>
      </w:r>
      <w:r w:rsidRPr="00730169">
        <w:rPr>
          <w:rFonts w:ascii="Fb Fontext" w:hAnsi="Fb Fontext"/>
          <w:spacing w:val="-8"/>
          <w:sz w:val="32"/>
          <w:rtl/>
        </w:rPr>
        <w:t xml:space="preserve"> </w:t>
      </w:r>
      <w:r w:rsidR="00E26960" w:rsidRPr="00730169">
        <w:rPr>
          <w:rFonts w:ascii="Fb Fontext" w:hAnsi="Fb Fontext" w:hint="cs"/>
          <w:spacing w:val="-8"/>
          <w:sz w:val="32"/>
          <w:rtl/>
        </w:rPr>
        <w:t>משא</w:t>
      </w:r>
      <w:r w:rsidR="002B7BCC">
        <w:rPr>
          <w:rFonts w:ascii="Fb Fontext" w:hAnsi="Fb Fontext"/>
          <w:spacing w:val="-8"/>
          <w:sz w:val="32"/>
          <w:rtl/>
        </w:rPr>
        <w:t>"</w:t>
      </w:r>
      <w:r w:rsidR="00E26960" w:rsidRPr="00730169">
        <w:rPr>
          <w:rFonts w:ascii="Fb Fontext" w:hAnsi="Fb Fontext" w:hint="cs"/>
          <w:spacing w:val="-8"/>
          <w:sz w:val="32"/>
          <w:rtl/>
        </w:rPr>
        <w:t>כ באלמנה</w:t>
      </w:r>
      <w:r w:rsidRPr="00730169">
        <w:rPr>
          <w:rFonts w:ascii="Fb Fontext" w:hAnsi="Fb Fontext"/>
          <w:spacing w:val="-8"/>
          <w:sz w:val="32"/>
          <w:rtl/>
        </w:rPr>
        <w:t>.</w:t>
      </w:r>
    </w:p>
    <w:p w14:paraId="3CCC4A0F" w14:textId="4E0C5CB9" w:rsidR="00AB7D20" w:rsidRPr="00C35A2C" w:rsidRDefault="00AB7D20" w:rsidP="00434F3A">
      <w:pPr>
        <w:rPr>
          <w:rFonts w:ascii="Fb Fontext" w:hAnsi="Fb Fontext" w:cs="Guttman Vilna"/>
          <w:b/>
          <w:bCs/>
          <w:sz w:val="32"/>
          <w:rtl/>
        </w:rPr>
      </w:pPr>
      <w:bookmarkStart w:id="492" w:name="_Toc119353276"/>
      <w:r w:rsidRPr="00434F3A">
        <w:rPr>
          <w:rStyle w:val="afffe"/>
          <w:rFonts w:hint="cs"/>
          <w:rtl/>
        </w:rPr>
        <w:t>נותן לה מעה כסף וכו'</w:t>
      </w:r>
      <w:bookmarkEnd w:id="492"/>
      <w:r w:rsidRPr="00434F3A">
        <w:rPr>
          <w:rFonts w:hint="cs"/>
          <w:rtl/>
        </w:rPr>
        <w:t>.</w:t>
      </w:r>
      <w:r w:rsidR="00434F3A">
        <w:rPr>
          <w:rFonts w:hint="cs"/>
          <w:rtl/>
        </w:rPr>
        <w:t xml:space="preserve"> </w:t>
      </w:r>
      <w:r w:rsidR="00434F3A">
        <w:rPr>
          <w:rFonts w:ascii="Fb Fontext" w:hAnsi="Fb Fontext" w:hint="cs"/>
          <w:sz w:val="32"/>
          <w:rtl/>
        </w:rPr>
        <w:t xml:space="preserve">        </w:t>
      </w:r>
      <w:r w:rsidRPr="00434F3A">
        <w:rPr>
          <w:rStyle w:val="affffc"/>
          <w:rtl/>
        </w:rPr>
        <w:t>אוכלת</w:t>
      </w:r>
      <w:r w:rsidRPr="00C35A2C">
        <w:rPr>
          <w:rFonts w:ascii="Fb Fontext" w:hAnsi="Fb Fontext"/>
          <w:sz w:val="32"/>
          <w:rtl/>
        </w:rPr>
        <w:t xml:space="preserve"> </w:t>
      </w:r>
      <w:r w:rsidRPr="00A00D85">
        <w:rPr>
          <w:rStyle w:val="affffe"/>
          <w:rtl/>
        </w:rPr>
        <w:t xml:space="preserve">ר"מ: </w:t>
      </w:r>
      <w:r w:rsidRPr="00C35A2C">
        <w:rPr>
          <w:rFonts w:ascii="Fb Fontext" w:hAnsi="Fb Fontext"/>
          <w:sz w:val="32"/>
          <w:rtl/>
        </w:rPr>
        <w:t xml:space="preserve">ממש, </w:t>
      </w:r>
      <w:r w:rsidRPr="00A00D85">
        <w:rPr>
          <w:rStyle w:val="affffe"/>
          <w:rtl/>
        </w:rPr>
        <w:t>ר</w:t>
      </w:r>
      <w:r w:rsidR="00E26960">
        <w:rPr>
          <w:rStyle w:val="affffe"/>
          <w:rFonts w:hint="cs"/>
          <w:rtl/>
        </w:rPr>
        <w:t>"א</w:t>
      </w:r>
      <w:r w:rsidRPr="00A00D85">
        <w:rPr>
          <w:rStyle w:val="affffe"/>
          <w:rtl/>
        </w:rPr>
        <w:t xml:space="preserve">: </w:t>
      </w:r>
      <w:r w:rsidRPr="00C35A2C">
        <w:rPr>
          <w:rFonts w:ascii="Fb Fontext" w:hAnsi="Fb Fontext"/>
          <w:sz w:val="32"/>
          <w:rtl/>
        </w:rPr>
        <w:t>תשמיש.</w:t>
      </w:r>
    </w:p>
    <w:p w14:paraId="0441F646" w14:textId="77777777" w:rsidR="00AB7D20" w:rsidRDefault="00AB7D20" w:rsidP="00AB7D20">
      <w:pPr>
        <w:rPr>
          <w:rFonts w:ascii="Fb Fontext" w:hAnsi="Fb Fontext"/>
          <w:sz w:val="32"/>
          <w:rtl/>
        </w:rPr>
      </w:pPr>
      <w:r w:rsidRPr="00C35A2C">
        <w:rPr>
          <w:rFonts w:ascii="Fb Fontext" w:hAnsi="Fb Fontext"/>
          <w:sz w:val="32"/>
          <w:rtl/>
        </w:rPr>
        <w:t xml:space="preserve">אוכלת עמו לילי שבת- </w:t>
      </w:r>
      <w:r w:rsidRPr="00E26960">
        <w:rPr>
          <w:rStyle w:val="affffe"/>
          <w:rtl/>
        </w:rPr>
        <w:t xml:space="preserve"> למ"ד אכילה,</w:t>
      </w:r>
      <w:r w:rsidRPr="00C35A2C">
        <w:rPr>
          <w:rFonts w:ascii="Fb Fontext" w:hAnsi="Fb Fontext"/>
          <w:sz w:val="32"/>
          <w:rtl/>
        </w:rPr>
        <w:t xml:space="preserve"> היינו דקתני אוכלת,</w:t>
      </w:r>
    </w:p>
    <w:p w14:paraId="71918037" w14:textId="0F4BD0A0" w:rsidR="00AB7D20" w:rsidRPr="00C35A2C" w:rsidRDefault="00AB7D20" w:rsidP="00AB7D20">
      <w:pPr>
        <w:rPr>
          <w:rFonts w:ascii="Fb Fontext" w:hAnsi="Fb Fontext" w:cs="Guttman Vilna"/>
          <w:b/>
          <w:bCs/>
          <w:sz w:val="32"/>
          <w:rtl/>
        </w:rPr>
      </w:pPr>
      <w:r w:rsidRPr="00E26960">
        <w:rPr>
          <w:rStyle w:val="affffe"/>
          <w:rtl/>
        </w:rPr>
        <w:t xml:space="preserve">ולמ"ד תשמיש </w:t>
      </w:r>
      <w:r w:rsidRPr="00C35A2C">
        <w:rPr>
          <w:rFonts w:ascii="Fb Fontext" w:hAnsi="Fb Fontext"/>
          <w:sz w:val="32"/>
          <w:rtl/>
        </w:rPr>
        <w:t>ל</w:t>
      </w:r>
      <w:r w:rsidR="00E26960">
        <w:rPr>
          <w:rFonts w:ascii="Fb Fontext" w:hAnsi="Fb Fontext" w:hint="cs"/>
          <w:sz w:val="32"/>
          <w:rtl/>
        </w:rPr>
        <w:t xml:space="preserve">שון נקיה: </w:t>
      </w:r>
      <w:r w:rsidRPr="00AD1A41">
        <w:rPr>
          <w:rStyle w:val="affffa"/>
          <w:rFonts w:hint="cs"/>
          <w:rtl/>
        </w:rPr>
        <w:t>'</w:t>
      </w:r>
      <w:r w:rsidRPr="00AD1A41">
        <w:rPr>
          <w:rStyle w:val="affffa"/>
          <w:rtl/>
        </w:rPr>
        <w:t>אכלה ומחתה פיה ואמרה לא פעלתי און</w:t>
      </w:r>
      <w:r w:rsidRPr="00AD1A41">
        <w:rPr>
          <w:rStyle w:val="affffa"/>
          <w:rFonts w:hint="cs"/>
          <w:rtl/>
        </w:rPr>
        <w:t>'</w:t>
      </w:r>
      <w:r w:rsidRPr="00AD1A41">
        <w:rPr>
          <w:rStyle w:val="affffa"/>
          <w:rtl/>
        </w:rPr>
        <w:t>.</w:t>
      </w:r>
    </w:p>
    <w:p w14:paraId="75F0C54C" w14:textId="172D9B35" w:rsidR="00AB7D20" w:rsidRPr="00434F3A" w:rsidRDefault="00AB7D20" w:rsidP="00434F3A">
      <w:pPr>
        <w:rPr>
          <w:rFonts w:ascii="Fb Fontext" w:hAnsi="Fb Fontext"/>
          <w:spacing w:val="-6"/>
          <w:sz w:val="32"/>
          <w:rtl/>
        </w:rPr>
      </w:pPr>
      <w:r w:rsidRPr="00434F3A">
        <w:rPr>
          <w:rStyle w:val="affffe"/>
          <w:spacing w:val="-6"/>
          <w:rtl/>
        </w:rPr>
        <w:t xml:space="preserve">והך דרשב"ג: </w:t>
      </w:r>
      <w:r w:rsidRPr="00434F3A">
        <w:rPr>
          <w:rFonts w:ascii="Fb Fontext" w:hAnsi="Fb Fontext"/>
          <w:spacing w:val="-6"/>
          <w:sz w:val="32"/>
          <w:rtl/>
        </w:rPr>
        <w:t>אוכלת בלילי שבת ושבת</w:t>
      </w:r>
      <w:r w:rsidR="00E268F4" w:rsidRPr="00434F3A">
        <w:rPr>
          <w:rFonts w:ascii="Fb Fontext" w:hAnsi="Fb Fontext"/>
          <w:spacing w:val="-6"/>
          <w:sz w:val="32"/>
          <w:rtl/>
        </w:rPr>
        <w:t>,</w:t>
      </w:r>
      <w:r w:rsidR="00434F3A" w:rsidRPr="00434F3A">
        <w:rPr>
          <w:rStyle w:val="affffe"/>
          <w:rFonts w:hint="cs"/>
          <w:spacing w:val="-6"/>
          <w:rtl/>
        </w:rPr>
        <w:t xml:space="preserve"> </w:t>
      </w:r>
      <w:r w:rsidRPr="00434F3A">
        <w:rPr>
          <w:rStyle w:val="affffe"/>
          <w:spacing w:val="-6"/>
          <w:rtl/>
        </w:rPr>
        <w:t>למ"ד אכילה</w:t>
      </w:r>
      <w:r w:rsidRPr="00434F3A">
        <w:rPr>
          <w:rFonts w:ascii="Fb Fontext" w:hAnsi="Fb Fontext"/>
          <w:spacing w:val="-6"/>
          <w:sz w:val="32"/>
          <w:rtl/>
        </w:rPr>
        <w:t xml:space="preserve"> היינו דתני ושבת,</w:t>
      </w:r>
    </w:p>
    <w:p w14:paraId="59E85B83" w14:textId="77777777" w:rsidR="00E268F4" w:rsidRDefault="00AB7D20" w:rsidP="00A40DB0">
      <w:pPr>
        <w:rPr>
          <w:spacing w:val="-2"/>
          <w:rtl/>
        </w:rPr>
      </w:pPr>
      <w:r w:rsidRPr="00A40DB0">
        <w:rPr>
          <w:rStyle w:val="affffe"/>
          <w:rtl/>
        </w:rPr>
        <w:t xml:space="preserve">ולמ"ד תשמיש </w:t>
      </w:r>
      <w:r w:rsidR="00BD4EEB" w:rsidRPr="00A40DB0">
        <w:rPr>
          <w:spacing w:val="-2"/>
          <w:rtl/>
        </w:rPr>
        <w:t>אף</w:t>
      </w:r>
      <w:r w:rsidRPr="00A40DB0">
        <w:rPr>
          <w:spacing w:val="-2"/>
          <w:rtl/>
        </w:rPr>
        <w:t xml:space="preserve"> דישראל קדושים, ואין משמשין מטותיהן ביום</w:t>
      </w:r>
      <w:r w:rsidR="00E268F4">
        <w:rPr>
          <w:spacing w:val="-2"/>
          <w:rtl/>
        </w:rPr>
        <w:t>,</w:t>
      </w:r>
    </w:p>
    <w:p w14:paraId="30CDF69C" w14:textId="4C685742" w:rsidR="00AB7D20" w:rsidRPr="00F71179" w:rsidRDefault="00AB7D20" w:rsidP="00A40DB0">
      <w:pPr>
        <w:ind w:left="283" w:firstLine="57"/>
        <w:rPr>
          <w:rFonts w:cs="Guttman Vilna"/>
          <w:b/>
          <w:bCs/>
          <w:spacing w:val="-4"/>
          <w:rtl/>
        </w:rPr>
      </w:pPr>
      <w:r w:rsidRPr="00F71179">
        <w:rPr>
          <w:spacing w:val="-4"/>
          <w:rtl/>
        </w:rPr>
        <w:t>-</w:t>
      </w:r>
      <w:r w:rsidRPr="00A00D85">
        <w:rPr>
          <w:rStyle w:val="affffe"/>
          <w:rFonts w:hint="cs"/>
          <w:rtl/>
        </w:rPr>
        <w:t xml:space="preserve"> </w:t>
      </w:r>
      <w:r w:rsidRPr="00A00D85">
        <w:rPr>
          <w:rStyle w:val="affffe"/>
          <w:rtl/>
        </w:rPr>
        <w:t xml:space="preserve">כרבא: </w:t>
      </w:r>
      <w:r w:rsidRPr="00F71179">
        <w:rPr>
          <w:rFonts w:hint="cs"/>
          <w:spacing w:val="-4"/>
          <w:rtl/>
        </w:rPr>
        <w:t>ד</w:t>
      </w:r>
      <w:r w:rsidRPr="00F71179">
        <w:rPr>
          <w:spacing w:val="-4"/>
          <w:rtl/>
        </w:rPr>
        <w:t>בבית אפל מותר.</w:t>
      </w:r>
    </w:p>
    <w:p w14:paraId="4314216F" w14:textId="77777777" w:rsidR="00AB7D20" w:rsidRPr="00C54C7E" w:rsidRDefault="00AB7D20" w:rsidP="00C54C7E">
      <w:pPr>
        <w:pStyle w:val="afffd"/>
        <w:rPr>
          <w:rtl/>
        </w:rPr>
      </w:pPr>
      <w:ins w:id="9916" w:author="מספור קטעי משנה" w:date="2026-10-06T06:45:30Z">
        <w:r>
          <w:rPr>
            <w:rStyle w:val="MisparKeta"/>
          </w:rPr>
          <w:t xml:space="preserve">ד. </w:t>
        </w:r>
      </w:ins>
      <w:bookmarkStart w:id="493" w:name="_Toc119353277"/>
      <w:r w:rsidRPr="00C54C7E">
        <w:rPr>
          <w:rFonts w:hint="cs"/>
          <w:rtl/>
        </w:rPr>
        <w:t>ואם היתה מניקה</w:t>
      </w:r>
      <w:r w:rsidRPr="00C54C7E">
        <w:rPr>
          <w:rtl/>
        </w:rPr>
        <w:t>.</w:t>
      </w:r>
      <w:bookmarkEnd w:id="493"/>
    </w:p>
    <w:p w14:paraId="7653726B" w14:textId="1E35B18F" w:rsidR="00AB7D20" w:rsidRPr="00C35A2C" w:rsidRDefault="00AB7D20" w:rsidP="00AB7D20">
      <w:pPr>
        <w:rPr>
          <w:rFonts w:ascii="Fb Fontext" w:hAnsi="Fb Fontext" w:cs="Guttman Vilna"/>
          <w:b/>
          <w:bCs/>
          <w:sz w:val="32"/>
          <w:rtl/>
        </w:rPr>
      </w:pPr>
      <w:r w:rsidRPr="00A00D85">
        <w:rPr>
          <w:rStyle w:val="affffe"/>
          <w:rtl/>
        </w:rPr>
        <w:t>דרש ר</w:t>
      </w:r>
      <w:r w:rsidR="002B7BCC">
        <w:rPr>
          <w:rStyle w:val="affffe"/>
          <w:rtl/>
        </w:rPr>
        <w:t>"</w:t>
      </w:r>
      <w:r w:rsidR="00A00D85">
        <w:rPr>
          <w:rStyle w:val="affffe"/>
          <w:rFonts w:hint="cs"/>
          <w:rtl/>
        </w:rPr>
        <w:t>ע בפתח בית הנשיא</w:t>
      </w:r>
      <w:r w:rsidRPr="00A00D85">
        <w:rPr>
          <w:rStyle w:val="affffe"/>
          <w:rtl/>
        </w:rPr>
        <w:t>:</w:t>
      </w:r>
      <w:r w:rsidRPr="00C35A2C">
        <w:rPr>
          <w:rFonts w:ascii="Fb Fontext" w:hAnsi="Fb Fontext"/>
          <w:sz w:val="32"/>
          <w:rtl/>
        </w:rPr>
        <w:t xml:space="preserve"> א</w:t>
      </w:r>
      <w:r w:rsidR="00A00D85">
        <w:rPr>
          <w:rFonts w:ascii="Fb Fontext" w:hAnsi="Fb Fontext" w:hint="cs"/>
          <w:sz w:val="32"/>
          <w:rtl/>
        </w:rPr>
        <w:t>ף</w:t>
      </w:r>
      <w:r w:rsidRPr="00C35A2C">
        <w:rPr>
          <w:rFonts w:ascii="Fb Fontext" w:hAnsi="Fb Fontext"/>
          <w:sz w:val="32"/>
          <w:rtl/>
        </w:rPr>
        <w:t xml:space="preserve"> שאמרו אין אדם זן את בניו ובנותיו כשהן קטנים, אבל זן קטני קטנים.-  עד בן שש </w:t>
      </w:r>
      <w:r w:rsidRPr="00A00D85">
        <w:rPr>
          <w:rStyle w:val="affffe"/>
          <w:rtl/>
        </w:rPr>
        <w:t xml:space="preserve">כדר"א: </w:t>
      </w:r>
      <w:r w:rsidRPr="00C35A2C">
        <w:rPr>
          <w:rFonts w:ascii="Fb Fontext" w:hAnsi="Fb Fontext"/>
          <w:sz w:val="32"/>
          <w:rtl/>
        </w:rPr>
        <w:t>קטן בן שש יוצא בעירוב אמו.</w:t>
      </w:r>
    </w:p>
    <w:p w14:paraId="51AA7A09" w14:textId="3E93E852" w:rsidR="00E268F4" w:rsidRDefault="00AB7D20" w:rsidP="00AB7D20">
      <w:pPr>
        <w:rPr>
          <w:rFonts w:ascii="Fb Fontext" w:hAnsi="Fb Fontext"/>
          <w:sz w:val="32"/>
          <w:rtl/>
        </w:rPr>
      </w:pPr>
      <w:r w:rsidRPr="00A00D85">
        <w:rPr>
          <w:rStyle w:val="affffe"/>
          <w:rtl/>
        </w:rPr>
        <w:t>מדתני:</w:t>
      </w:r>
      <w:r>
        <w:rPr>
          <w:rFonts w:ascii="Fb Fontext" w:hAnsi="Fb Fontext"/>
          <w:sz w:val="32"/>
          <w:rtl/>
        </w:rPr>
        <w:t xml:space="preserve"> מניקה </w:t>
      </w:r>
      <w:r w:rsidRPr="00C35A2C">
        <w:rPr>
          <w:rFonts w:ascii="Fb Fontext" w:hAnsi="Fb Fontext"/>
          <w:sz w:val="32"/>
          <w:rtl/>
        </w:rPr>
        <w:t xml:space="preserve">פוחתין לה ממעש"י ומוסיפין </w:t>
      </w:r>
      <w:r w:rsidR="00E26960">
        <w:rPr>
          <w:rFonts w:ascii="Fb Fontext" w:hAnsi="Fb Fontext" w:hint="cs"/>
          <w:sz w:val="32"/>
          <w:rtl/>
        </w:rPr>
        <w:t>ע</w:t>
      </w:r>
      <w:r w:rsidRPr="00C35A2C">
        <w:rPr>
          <w:rFonts w:ascii="Fb Fontext" w:hAnsi="Fb Fontext"/>
          <w:sz w:val="32"/>
          <w:rtl/>
        </w:rPr>
        <w:t>ל מזונותיה</w:t>
      </w:r>
      <w:r w:rsidR="00E268F4">
        <w:rPr>
          <w:rFonts w:ascii="Fb Fontext" w:hAnsi="Fb Fontext" w:hint="cs"/>
          <w:sz w:val="32"/>
          <w:rtl/>
        </w:rPr>
        <w:t>,</w:t>
      </w:r>
    </w:p>
    <w:p w14:paraId="7A595D91" w14:textId="420B96F1" w:rsidR="00AB7D20" w:rsidRPr="00C35A2C" w:rsidRDefault="00AB7D20" w:rsidP="00A40DB0">
      <w:pPr>
        <w:ind w:left="283" w:firstLine="57"/>
        <w:rPr>
          <w:rFonts w:ascii="Fb Fontext" w:hAnsi="Fb Fontext" w:cs="Guttman Vilna"/>
          <w:b/>
          <w:bCs/>
          <w:sz w:val="32"/>
          <w:rtl/>
        </w:rPr>
      </w:pPr>
      <w:r w:rsidRPr="00A40DB0">
        <w:rPr>
          <w:rStyle w:val="affffe"/>
          <w:rtl/>
        </w:rPr>
        <w:t>והיינו</w:t>
      </w:r>
      <w:r w:rsidR="00A40DB0">
        <w:rPr>
          <w:rStyle w:val="affffe"/>
          <w:rFonts w:hint="cs"/>
          <w:rtl/>
        </w:rPr>
        <w:t>:</w:t>
      </w:r>
      <w:r w:rsidRPr="00C35A2C">
        <w:rPr>
          <w:rFonts w:ascii="Fb Fontext" w:hAnsi="Fb Fontext"/>
          <w:sz w:val="32"/>
          <w:rtl/>
        </w:rPr>
        <w:t xml:space="preserve"> משום דבעי למיכל בהדה.</w:t>
      </w:r>
    </w:p>
    <w:p w14:paraId="516776B1" w14:textId="7BBA9B05" w:rsidR="00AB7D20" w:rsidRPr="00C35A2C" w:rsidRDefault="00AB7D20" w:rsidP="00AB7D20">
      <w:pPr>
        <w:rPr>
          <w:rFonts w:ascii="Fb Fontext" w:hAnsi="Fb Fontext" w:cs="Guttman Vilna"/>
          <w:b/>
          <w:bCs/>
          <w:rtl/>
        </w:rPr>
      </w:pPr>
      <w:r w:rsidRPr="00434F3A">
        <w:rPr>
          <w:rStyle w:val="affffe"/>
          <w:spacing w:val="-4"/>
          <w:rtl/>
        </w:rPr>
        <w:t xml:space="preserve">ודחי' </w:t>
      </w:r>
      <w:r w:rsidRPr="00434F3A">
        <w:rPr>
          <w:rFonts w:ascii="Fb Fontext" w:hAnsi="Fb Fontext"/>
          <w:spacing w:val="-4"/>
          <w:rtl/>
        </w:rPr>
        <w:t>דאפשר משום דחולה</w:t>
      </w:r>
      <w:r w:rsidR="00E26960" w:rsidRPr="00434F3A">
        <w:rPr>
          <w:rFonts w:ascii="Fb Fontext" w:hAnsi="Fb Fontext" w:hint="cs"/>
          <w:spacing w:val="-4"/>
          <w:rtl/>
        </w:rPr>
        <w:t>,</w:t>
      </w:r>
      <w:r w:rsidRPr="00434F3A">
        <w:rPr>
          <w:rFonts w:ascii="Fb Fontext" w:hAnsi="Fb Fontext"/>
          <w:spacing w:val="-4"/>
          <w:rtl/>
        </w:rPr>
        <w:t xml:space="preserve"> </w:t>
      </w:r>
      <w:r w:rsidRPr="00434F3A">
        <w:rPr>
          <w:rStyle w:val="affffe"/>
          <w:spacing w:val="-4"/>
          <w:rtl/>
        </w:rPr>
        <w:t xml:space="preserve">ותני </w:t>
      </w:r>
      <w:r w:rsidRPr="00434F3A">
        <w:rPr>
          <w:rFonts w:ascii="Fb Fontext" w:hAnsi="Fb Fontext"/>
          <w:spacing w:val="-4"/>
          <w:rtl/>
        </w:rPr>
        <w:t xml:space="preserve">מניקה </w:t>
      </w:r>
      <w:r w:rsidR="00434F3A" w:rsidRPr="00434F3A">
        <w:rPr>
          <w:rFonts w:ascii="Fb Fontext" w:hAnsi="Fb Fontext" w:hint="cs"/>
          <w:spacing w:val="-4"/>
          <w:rtl/>
        </w:rPr>
        <w:t>ש</w:t>
      </w:r>
      <w:r w:rsidRPr="00434F3A">
        <w:rPr>
          <w:rFonts w:ascii="Fb Fontext" w:hAnsi="Fb Fontext"/>
          <w:spacing w:val="-4"/>
          <w:rtl/>
        </w:rPr>
        <w:t>סתם מניקות חולות</w:t>
      </w:r>
      <w:r w:rsidR="00434F3A" w:rsidRPr="00434F3A">
        <w:rPr>
          <w:rFonts w:ascii="Fb Fontext" w:hAnsi="Fb Fontext" w:hint="cs"/>
          <w:spacing w:val="-4"/>
          <w:rtl/>
        </w:rPr>
        <w:t xml:space="preserve"> ה</w:t>
      </w:r>
      <w:r w:rsidR="00434F3A">
        <w:rPr>
          <w:rFonts w:ascii="Fb Fontext" w:hAnsi="Fb Fontext" w:hint="cs"/>
          <w:rtl/>
        </w:rPr>
        <w:t>ן</w:t>
      </w:r>
    </w:p>
    <w:p w14:paraId="09413740" w14:textId="376AC19D" w:rsidR="00AB7D20" w:rsidRPr="00C35A2C" w:rsidRDefault="00AB7D20" w:rsidP="00AB7D20">
      <w:pPr>
        <w:rPr>
          <w:rFonts w:ascii="Fb Fontext" w:hAnsi="Fb Fontext"/>
          <w:rtl/>
        </w:rPr>
      </w:pPr>
      <w:r w:rsidRPr="00A00D85">
        <w:rPr>
          <w:rStyle w:val="affffe"/>
          <w:rtl/>
        </w:rPr>
        <w:sym w:font="Wingdings 2" w:char="F096"/>
      </w:r>
      <w:r w:rsidRPr="00A00D85">
        <w:rPr>
          <w:rStyle w:val="affffe"/>
          <w:rtl/>
        </w:rPr>
        <w:t xml:space="preserve"> ריב"ל: </w:t>
      </w:r>
      <w:r w:rsidRPr="00C35A2C">
        <w:rPr>
          <w:rFonts w:ascii="Fb Fontext" w:hAnsi="Fb Fontext"/>
          <w:sz w:val="32"/>
          <w:rtl/>
        </w:rPr>
        <w:t>מוסיפין לה יין, שהיין יפה לחלב.</w:t>
      </w:r>
    </w:p>
    <w:p w14:paraId="353EBFA6" w14:textId="77777777" w:rsidR="00AB7D20" w:rsidRPr="00347AAF" w:rsidRDefault="00AB7D20" w:rsidP="00347AAF">
      <w:pPr>
        <w:pStyle w:val="afffb"/>
        <w:rPr>
          <w:rtl/>
        </w:rPr>
      </w:pPr>
      <w:r w:rsidRPr="00347AAF">
        <w:rPr>
          <w:rFonts w:hint="cs"/>
          <w:rtl/>
        </w:rPr>
        <w:t>הדרן עלך אף על פי.</w:t>
      </w:r>
    </w:p>
    <w:p w14:paraId="434B2024" w14:textId="77777777" w:rsidR="00AB7D20" w:rsidRDefault="00AB7D20" w:rsidP="00AB7D20">
      <w:pPr>
        <w:pStyle w:val="afff2"/>
        <w:framePr w:wrap="around"/>
        <w:spacing w:line="276" w:lineRule="auto"/>
        <w:rPr>
          <w:del w:id="41066" w:author="Claude" w:date="2026-10-07T09:24:54Z"/>
          <w:rFonts w:ascii="Fb Fontext" w:hAnsi="Fb Fontext"/>
          <w:rtl/>
        </w:rPr>
      </w:pPr>
      <w:del w:id="41065" w:author="Claude" w:date="2026-10-07T09:24:54Z">
        <w:r w:rsidRPr="00C35A2C">
          <w:rPr>
            <w:rFonts w:ascii="Fb Fontext" w:hAnsi="Fb Fontext" w:hint="cs"/>
            <w:rtl/>
          </w:rPr>
          <w:lastRenderedPageBreak/>
          <w:delText xml:space="preserve">פרק שישי</w:delText>
        </w:r>
      </w:del>
    </w:p>
    <w:p w14:paraId="341CE0F1" w14:textId="77777777" w:rsidR="00AB7D20" w:rsidRPr="00C35A2C" w:rsidRDefault="00AB7D20" w:rsidP="00AB7D20">
      <w:pPr>
        <w:pStyle w:val="afff3"/>
        <w:framePr w:wrap="around"/>
        <w:spacing w:line="276" w:lineRule="auto"/>
        <w:rPr>
          <w:del w:id="41068" w:author="Claude" w:date="2026-10-07T09:24:54Z"/>
          <w:rtl/>
        </w:rPr>
      </w:pPr>
      <w:del w:id="41067" w:author="Claude" w:date="2026-10-07T09:24:54Z">
        <w:r w:rsidRPr="00C35A2C">
          <w:rPr>
            <w:rFonts w:hint="cs"/>
            <w:rtl/>
          </w:rPr>
          <w:delText xml:space="preserve">מציאת האשה</w:delText>
        </w:r>
      </w:del>
    </w:p>
    <w:p w14:paraId="52EE4B8D" w14:textId="77777777" w:rsidR="00AB7D20" w:rsidRDefault="00D95194" w:rsidP="00D95194">
      <w:pPr>
        <w:pStyle w:val="afff4"/>
        <w:framePr w:wrap="around" w:x="4204" w:y="11637"/>
        <w:spacing w:after="0" w:line="276" w:lineRule="auto"/>
        <w:rPr>
          <w:rtl/>
        </w:rPr>
      </w:pPr>
      <w:r>
        <w:rPr>
          <w:rFonts w:hint="cs"/>
          <w:rtl/>
        </w:rPr>
        <w:t>(</w:t>
      </w:r>
      <w:r w:rsidR="00AB7D20" w:rsidRPr="00C35A2C">
        <w:rPr>
          <w:rFonts w:hint="cs"/>
          <w:rtl/>
        </w:rPr>
        <w:t>סה: - ע.</w:t>
      </w:r>
      <w:r>
        <w:rPr>
          <w:rFonts w:hint="cs"/>
          <w:rtl/>
        </w:rPr>
        <w:t>)</w:t>
      </w:r>
    </w:p>
    <w:p>
      <w:pPr>
        <w:pStyle w:val="PetichatPerek"/>
        <w:rPr>
          <w:ins w:id="41064" w:author="Claude" w:date="2026-10-07T09:24:54Z"/>
        </w:rPr>
      </w:pPr>
      <w:ins w:id="41063" w:author="Claude" w:date="2026-10-07T09:24:54Z">
        <w:r>
          <w:rPr>
            <w:rFonts w:ascii="Fb Fontext" w:hAnsi="Fb Fontext" w:hint="cs"/>
            <w:rtl/>
          </w:rPr>
          <w:t xml:space="preserve">פרק שישי</w:t>
        </w:r>
        <w:r>
          <w:rPr>
            <w:rFonts w:ascii="Fb Fontext" w:hAnsi="Fb Fontext" w:hint="cs"/>
            <w:rtl/>
          </w:rPr>
          <w:t xml:space="preserve"> - </w:t>
        </w:r>
        <w:r>
          <w:rPr>
            <w:rFonts w:hint="cs"/>
            <w:rtl/>
          </w:rPr>
          <w:t xml:space="preserve">מציאת האשה</w:t>
        </w:r>
      </w:ins>
    </w:p>
    <w:p>
      <w:pPr>
        <w:pStyle w:val="MishnaBatzad"/>
        <w:rPr>
          <w:ins w:id="20446" w:author="קלוד" w:date="2026-10-06T10:09:07Z"/>
        </w:rPr>
      </w:pPr>
      <w:ins w:id="20445" w:author="קלוד" w:date="2026-10-06T10:09:07Z">
        <w:r>
          <w:t xml:space="preserve">משנה א</w:t>
        </w:r>
      </w:ins>
    </w:p>
    <w:p w14:paraId="01A2A3AB" w14:textId="77777777" w:rsidR="00AB7D20" w:rsidRDefault="00AB7D20" w:rsidP="008F0A5E">
      <w:pPr>
        <w:pStyle w:val="afff5"/>
        <w:jc w:val="center"/>
        <w:rPr>
          <w:b/>
          <w:rtl/>
        </w:rPr>
      </w:pPr>
      <w:bookmarkStart w:id="494" w:name="_Toc119353278"/>
      <w:r w:rsidRPr="0056267E">
        <w:rPr>
          <w:rStyle w:val="afffff5"/>
          <w:rFonts w:hint="cs"/>
          <w:rtl/>
        </w:rPr>
        <w:t>מציאת האשה ומעשה ידיה לבעלה</w:t>
      </w:r>
      <w:bookmarkEnd w:id="494"/>
      <w:r w:rsidRPr="00C35A2C">
        <w:rPr>
          <w:rFonts w:hint="cs"/>
          <w:b/>
          <w:rtl/>
        </w:rPr>
        <w:t>,</w:t>
      </w:r>
    </w:p>
    <w:p w14:paraId="576D9084" w14:textId="77777777" w:rsidR="00AB7D20" w:rsidRDefault="00AB7D20" w:rsidP="00AB7D20">
      <w:pPr>
        <w:pStyle w:val="afff5"/>
        <w:rPr>
          <w:b/>
          <w:rtl/>
        </w:rPr>
      </w:pPr>
      <w:bookmarkStart w:id="495" w:name="_Toc119353279"/>
      <w:r w:rsidRPr="0056267E">
        <w:rPr>
          <w:rStyle w:val="afffff5"/>
          <w:rFonts w:hint="cs"/>
          <w:rtl/>
        </w:rPr>
        <w:t>וירושתה</w:t>
      </w:r>
      <w:bookmarkEnd w:id="495"/>
      <w:r w:rsidRPr="0056267E">
        <w:rPr>
          <w:rStyle w:val="afffff5"/>
          <w:rFonts w:hint="cs"/>
          <w:rtl/>
        </w:rPr>
        <w:t xml:space="preserve"> </w:t>
      </w:r>
      <w:r w:rsidRPr="00C35A2C">
        <w:rPr>
          <w:rFonts w:hint="cs"/>
          <w:b/>
          <w:rtl/>
        </w:rPr>
        <w:t>- הוא אוכל פירות בחייה, בושתה ופגמה שלה;</w:t>
      </w:r>
    </w:p>
    <w:p w14:paraId="214DF70A" w14:textId="74D61F64" w:rsidR="00AB7D20" w:rsidRDefault="00AB7D20" w:rsidP="00AB7D20">
      <w:pPr>
        <w:pStyle w:val="afff5"/>
        <w:rPr>
          <w:b/>
          <w:rtl/>
        </w:rPr>
      </w:pPr>
      <w:r w:rsidRPr="008F0A5E">
        <w:rPr>
          <w:rStyle w:val="TanaimMishna"/>
          <w:rFonts w:hint="cs"/>
          <w:rtl/>
          <w:rPrChange w:id="20156" w:author="קלוד" w:date="2026-10-06T10:09:07Z">
            <w:rPr>
              <w:rStyle w:val="affffe"/>
              <w:rFonts w:hint="cs"/>
              <w:rtl/>
            </w:rPr>
          </w:rPrChange>
        </w:rPr>
        <w:t>ר</w:t>
      </w:r>
      <w:r w:rsidR="008F0A5E">
        <w:rPr>
          <w:rStyle w:val="TanaimMishna"/>
          <w:rFonts w:hint="cs"/>
          <w:rtl/>
          <w:rPrChange w:id="20157" w:author="קלוד" w:date="2026-10-06T10:09:07Z">
            <w:rPr>
              <w:rStyle w:val="affffe"/>
              <w:rFonts w:hint="cs"/>
              <w:rtl/>
            </w:rPr>
          </w:rPrChange>
        </w:rPr>
        <w:t>יב</w:t>
      </w:r>
      <w:r w:rsidR="002B7BCC">
        <w:rPr>
          <w:rStyle w:val="TanaimMishna"/>
          <w:rtl/>
          <w:rPrChange w:id="20158" w:author="קלוד" w:date="2026-10-06T10:09:07Z">
            <w:rPr>
              <w:rStyle w:val="affffe"/>
              <w:rtl/>
            </w:rPr>
          </w:rPrChange>
        </w:rPr>
        <w:t>"</w:t>
      </w:r>
      <w:r w:rsidR="008F0A5E">
        <w:rPr>
          <w:rStyle w:val="TanaimMishna"/>
          <w:rFonts w:hint="cs"/>
          <w:rtl/>
          <w:rPrChange w:id="20159" w:author="קלוד" w:date="2026-10-06T10:09:07Z">
            <w:rPr>
              <w:rStyle w:val="affffe"/>
              <w:rFonts w:hint="cs"/>
              <w:rtl/>
            </w:rPr>
          </w:rPrChange>
        </w:rPr>
        <w:t>ב</w:t>
      </w:r>
      <w:r w:rsidRPr="008F0A5E">
        <w:rPr>
          <w:rStyle w:val="TanaimMishna"/>
          <w:rFonts w:hint="cs"/>
          <w:rtl/>
          <w:rPrChange w:id="20160" w:author="קלוד" w:date="2026-10-06T10:09:07Z">
            <w:rPr>
              <w:rStyle w:val="affffe"/>
              <w:rFonts w:hint="cs"/>
              <w:rtl/>
            </w:rPr>
          </w:rPrChange>
        </w:rPr>
        <w:t>:</w:t>
      </w:r>
      <w:r>
        <w:rPr>
          <w:rFonts w:hint="cs"/>
          <w:b/>
          <w:rtl/>
        </w:rPr>
        <w:t xml:space="preserve"> בזמן שבסתר</w:t>
      </w:r>
      <w:r w:rsidRPr="00C35A2C">
        <w:rPr>
          <w:rFonts w:hint="cs"/>
          <w:b/>
          <w:rtl/>
        </w:rPr>
        <w:t xml:space="preserve"> לה שני חלקים ולו אחד,</w:t>
      </w:r>
    </w:p>
    <w:p w14:paraId="470B0CD4" w14:textId="7BB704BD" w:rsidR="00AB7D20" w:rsidRDefault="008F0A5E" w:rsidP="00AB7D20">
      <w:pPr>
        <w:pStyle w:val="afff5"/>
        <w:rPr>
          <w:b/>
          <w:rtl/>
        </w:rPr>
      </w:pPr>
      <w:r>
        <w:rPr>
          <w:rFonts w:hint="cs"/>
          <w:b/>
          <w:rtl/>
        </w:rPr>
        <w:t xml:space="preserve"> </w:t>
      </w:r>
      <w:r>
        <w:rPr>
          <w:b/>
          <w:rtl/>
        </w:rPr>
        <w:tab/>
      </w:r>
      <w:r>
        <w:rPr>
          <w:b/>
          <w:rtl/>
        </w:rPr>
        <w:tab/>
      </w:r>
      <w:r>
        <w:rPr>
          <w:b/>
          <w:rtl/>
        </w:rPr>
        <w:tab/>
      </w:r>
      <w:r w:rsidR="00AB7D20" w:rsidRPr="00C35A2C">
        <w:rPr>
          <w:rFonts w:hint="cs"/>
          <w:b/>
          <w:rtl/>
        </w:rPr>
        <w:t>ובזמן שבגלוי - לו שני חלקים ולה אחד;</w:t>
      </w:r>
    </w:p>
    <w:p w14:paraId="0DF804D3" w14:textId="77777777" w:rsidR="00AB7D20" w:rsidRPr="00C35A2C" w:rsidRDefault="00AB7D20" w:rsidP="00AB7D20">
      <w:pPr>
        <w:pStyle w:val="afff5"/>
        <w:rPr>
          <w:b/>
          <w:rtl/>
        </w:rPr>
      </w:pPr>
      <w:r w:rsidRPr="00C35A2C">
        <w:rPr>
          <w:rFonts w:hint="cs"/>
          <w:b/>
          <w:rtl/>
        </w:rPr>
        <w:t>שלו ינתן מיד, ושלה ילקח בהן קרקע והוא אוכל פירות.</w:t>
      </w:r>
    </w:p>
    <w:p w14:paraId="1CB63549" w14:textId="3619A874" w:rsidR="00AB7D20" w:rsidRPr="00C35A2C" w:rsidRDefault="00AB7D20" w:rsidP="00AB7D20">
      <w:pPr>
        <w:rPr>
          <w:rFonts w:ascii="Fb Fontext" w:hAnsi="Fb Fontext"/>
          <w:rtl/>
        </w:rPr>
      </w:pPr>
      <w:r w:rsidRPr="008F0A5E">
        <w:rPr>
          <w:rStyle w:val="affffe"/>
          <w:rtl/>
        </w:rPr>
        <w:t>וא</w:t>
      </w:r>
      <w:r w:rsidR="0056267E">
        <w:rPr>
          <w:rStyle w:val="affffe"/>
          <w:rFonts w:hint="cs"/>
          <w:rtl/>
        </w:rPr>
        <w:t>ף</w:t>
      </w:r>
      <w:r w:rsidRPr="008F0A5E">
        <w:rPr>
          <w:rStyle w:val="affffe"/>
          <w:rtl/>
        </w:rPr>
        <w:t xml:space="preserve"> דכבר תנינא:</w:t>
      </w:r>
      <w:r w:rsidRPr="00C35A2C">
        <w:rPr>
          <w:rFonts w:ascii="Fb Fontext" w:hAnsi="Fb Fontext"/>
          <w:sz w:val="32"/>
          <w:rtl/>
        </w:rPr>
        <w:t xml:space="preserve"> האב זכאי בבתו בקידושיה - בכסף, בשטר, ובביאה, זכאי במציאתה ובמעשה ידיה ובהפרת נדריה, מקבל את גיטה, ואינו אוכל פירות בחייה.</w:t>
      </w:r>
    </w:p>
    <w:p w14:paraId="0BFF319D" w14:textId="178F0E72" w:rsidR="00E268F4" w:rsidRDefault="00AB7D20" w:rsidP="00AB7D20">
      <w:pPr>
        <w:rPr>
          <w:rFonts w:ascii="Fb Fontext" w:hAnsi="Fb Fontext"/>
          <w:spacing w:val="-2"/>
          <w:rtl/>
        </w:rPr>
      </w:pPr>
      <w:r w:rsidRPr="00F5539C">
        <w:rPr>
          <w:rFonts w:ascii="Fb Fontext" w:hAnsi="Fb Fontext"/>
          <w:spacing w:val="-2"/>
          <w:rtl/>
        </w:rPr>
        <w:t>נישאת, יתר עליו הבעל שהוא אוכל פירות בחייה</w:t>
      </w:r>
      <w:r w:rsidR="00E268F4">
        <w:rPr>
          <w:rFonts w:ascii="Fb Fontext" w:hAnsi="Fb Fontext"/>
          <w:spacing w:val="-2"/>
          <w:rtl/>
        </w:rPr>
        <w:t>,</w:t>
      </w:r>
    </w:p>
    <w:p w14:paraId="1526E500" w14:textId="141886FC" w:rsidR="00AB7D20" w:rsidRPr="00F5539C" w:rsidRDefault="00AB7D20" w:rsidP="00AB7D20">
      <w:pPr>
        <w:rPr>
          <w:rFonts w:ascii="Fb Fontext" w:hAnsi="Fb Fontext"/>
          <w:color w:val="A6A6A6" w:themeColor="background1" w:themeShade="A6"/>
          <w:spacing w:val="-2"/>
          <w:rtl/>
        </w:rPr>
      </w:pPr>
      <w:r w:rsidRPr="008F0A5E">
        <w:rPr>
          <w:rStyle w:val="affffe"/>
          <w:rtl/>
        </w:rPr>
        <w:t xml:space="preserve">דקמ"ל </w:t>
      </w:r>
      <w:r>
        <w:rPr>
          <w:rFonts w:ascii="Fb Fontext" w:hAnsi="Fb Fontext"/>
          <w:spacing w:val="-2"/>
          <w:rtl/>
        </w:rPr>
        <w:t xml:space="preserve">בושתה ופגמה לפלוגתת </w:t>
      </w:r>
      <w:r>
        <w:rPr>
          <w:rStyle w:val="affffe"/>
          <w:rFonts w:ascii="Fb Fontext" w:hAnsi="Fb Fontext"/>
          <w:spacing w:val="-2"/>
          <w:rtl/>
          <w:rPrChange w:id="9221" w:author="מנוע אמוראים" w:date="2026-10-05T16:41:40Z">
            <w:rPr>
              <w:rFonts w:ascii="Fb Fontext" w:hAnsi="Fb Fontext"/>
              <w:spacing w:val="-2"/>
              <w:rtl/>
            </w:rPr>
          </w:rPrChange>
        </w:rPr>
        <w:t xml:space="preserve">ריב"ב</w:t>
      </w:r>
      <w:r>
        <w:rPr>
          <w:rFonts w:ascii="Fb Fontext" w:hAnsi="Fb Fontext"/>
          <w:spacing w:val="-2"/>
          <w:rtl/>
        </w:rPr>
        <w:t xml:space="preserve"> ורבנן.</w:t>
      </w:r>
    </w:p>
    <w:p w14:paraId="102BDC50" w14:textId="77777777" w:rsidR="00AB7D20" w:rsidRDefault="00AB7D20" w:rsidP="003156E1">
      <w:pPr>
        <w:pStyle w:val="aff9"/>
        <w:rPr>
          <w:rtl/>
        </w:rPr>
      </w:pPr>
      <w:r w:rsidRPr="003156E1">
        <w:rPr>
          <w:rFonts w:hint="cs"/>
          <w:rtl/>
        </w:rPr>
        <w:t>׹</w:t>
      </w:r>
    </w:p>
    <w:p w14:paraId="7DAF9C16" w14:textId="77777777" w:rsidR="00AB7D20" w:rsidRDefault="00AB7D20" w:rsidP="00E26091">
      <w:pPr>
        <w:pStyle w:val="afff"/>
        <w:framePr w:wrap="around"/>
        <w:rPr>
          <w:rtl/>
        </w:rPr>
      </w:pPr>
      <w:bookmarkStart w:id="496" w:name="_Toc119353280"/>
      <w:r w:rsidRPr="00C35A2C">
        <w:rPr>
          <w:rFonts w:hint="cs"/>
          <w:rtl/>
        </w:rPr>
        <w:t>סו</w:t>
      </w:r>
      <w:r w:rsidRPr="00C35A2C">
        <w:rPr>
          <w:rtl/>
        </w:rPr>
        <w:t>.</w:t>
      </w:r>
      <w:bookmarkEnd w:id="496"/>
    </w:p>
    <w:p w14:paraId="5503EC94" w14:textId="2F46E079" w:rsidR="00AB7D20" w:rsidRPr="00730169" w:rsidRDefault="00AB7D20" w:rsidP="00AB7D20">
      <w:pPr>
        <w:rPr>
          <w:rStyle w:val="afffff0"/>
          <w:spacing w:val="-6"/>
          <w:rtl/>
        </w:rPr>
      </w:pPr>
      <w:r w:rsidRPr="00730169">
        <w:rPr>
          <w:rStyle w:val="affffe"/>
          <w:spacing w:val="-6"/>
          <w:rtl/>
        </w:rPr>
        <w:t>תני לפני רבא:</w:t>
      </w:r>
      <w:r w:rsidRPr="00730169">
        <w:rPr>
          <w:rFonts w:ascii="Fb Fontext" w:hAnsi="Fb Fontext"/>
          <w:spacing w:val="-6"/>
          <w:sz w:val="32"/>
          <w:rtl/>
        </w:rPr>
        <w:t xml:space="preserve"> מציאת האשה לעצמה,</w:t>
      </w:r>
      <w:r w:rsidRPr="00730169">
        <w:rPr>
          <w:rStyle w:val="affffe"/>
          <w:spacing w:val="-6"/>
          <w:rtl/>
        </w:rPr>
        <w:t xml:space="preserve"> ר"ע: </w:t>
      </w:r>
      <w:r w:rsidRPr="00730169">
        <w:rPr>
          <w:rFonts w:ascii="Fb Fontext" w:hAnsi="Fb Fontext"/>
          <w:spacing w:val="-6"/>
          <w:sz w:val="32"/>
          <w:rtl/>
        </w:rPr>
        <w:t xml:space="preserve">לבעלה. </w:t>
      </w:r>
      <w:r w:rsidRPr="00730169">
        <w:rPr>
          <w:rStyle w:val="afffff0"/>
          <w:spacing w:val="-6"/>
          <w:rtl/>
        </w:rPr>
        <w:t>כ"ש ממעש"י דלעצמה</w:t>
      </w:r>
    </w:p>
    <w:p w14:paraId="1297DBE2" w14:textId="2A7F3A9E" w:rsidR="00AB7D20" w:rsidRDefault="00AB7D20" w:rsidP="00AB7D20">
      <w:pPr>
        <w:rPr>
          <w:rFonts w:ascii="Fb Fontext" w:hAnsi="Fb Fontext"/>
          <w:rtl/>
        </w:rPr>
      </w:pPr>
      <w:r w:rsidRPr="00C35A2C">
        <w:rPr>
          <w:rFonts w:ascii="Fb Fontext" w:hAnsi="Fb Fontext"/>
          <w:rtl/>
        </w:rPr>
        <w:t xml:space="preserve">והך דבהעדפה שלא ע"י הדחק </w:t>
      </w:r>
      <w:r w:rsidRPr="008F0A5E">
        <w:rPr>
          <w:rStyle w:val="affffe"/>
          <w:rtl/>
        </w:rPr>
        <w:t>לכו"ע</w:t>
      </w:r>
      <w:r w:rsidRPr="00C35A2C">
        <w:rPr>
          <w:rFonts w:ascii="Fb Fontext" w:hAnsi="Fb Fontext"/>
          <w:rtl/>
        </w:rPr>
        <w:t xml:space="preserve"> דבעל</w:t>
      </w:r>
      <w:r w:rsidR="000568A6">
        <w:rPr>
          <w:rFonts w:ascii="Fb Fontext" w:hAnsi="Fb Fontext" w:hint="cs"/>
          <w:rtl/>
        </w:rPr>
        <w:t>.</w:t>
      </w:r>
    </w:p>
    <w:p w14:paraId="66DB3914" w14:textId="0AEB4562" w:rsidR="00AB7D20" w:rsidRDefault="00AB7D20" w:rsidP="00AB7D20">
      <w:pPr>
        <w:rPr>
          <w:rFonts w:ascii="Fb Fontext" w:hAnsi="Fb Fontext"/>
          <w:rtl/>
        </w:rPr>
      </w:pPr>
      <w:r w:rsidRPr="008F0A5E">
        <w:rPr>
          <w:rStyle w:val="affffe"/>
          <w:rtl/>
        </w:rPr>
        <w:t xml:space="preserve">מ"מ היא גופא </w:t>
      </w:r>
      <w:r w:rsidR="008F0A5E">
        <w:rPr>
          <w:rStyle w:val="affffe"/>
          <w:rFonts w:hint="cs"/>
          <w:rtl/>
        </w:rPr>
        <w:t>חלקו</w:t>
      </w:r>
      <w:r w:rsidRPr="008F0A5E">
        <w:rPr>
          <w:rStyle w:val="affffe"/>
          <w:rtl/>
        </w:rPr>
        <w:t xml:space="preserve"> ר"ע ורבנן</w:t>
      </w:r>
      <w:r w:rsidRPr="00C35A2C">
        <w:rPr>
          <w:rFonts w:ascii="Fb Fontext" w:hAnsi="Fb Fontext"/>
          <w:rtl/>
        </w:rPr>
        <w:t xml:space="preserve"> במציאה אי היא כע"י הדחק</w:t>
      </w:r>
      <w:r w:rsidR="000568A6">
        <w:rPr>
          <w:rFonts w:ascii="Fb Fontext" w:hAnsi="Fb Fontext" w:hint="cs"/>
          <w:rtl/>
        </w:rPr>
        <w:t>,</w:t>
      </w:r>
    </w:p>
    <w:p w14:paraId="03299527" w14:textId="5F56DAC2" w:rsidR="00AB7D20" w:rsidRDefault="00AB7D20" w:rsidP="00AB7D20">
      <w:pPr>
        <w:rPr>
          <w:rtl/>
        </w:rPr>
      </w:pPr>
      <w:r w:rsidRPr="008F0A5E">
        <w:rPr>
          <w:rStyle w:val="affffe"/>
          <w:rtl/>
        </w:rPr>
        <w:t>בעי ר</w:t>
      </w:r>
      <w:r w:rsidR="008F0A5E">
        <w:rPr>
          <w:rStyle w:val="affffe"/>
          <w:rFonts w:hint="cs"/>
          <w:rtl/>
        </w:rPr>
        <w:t>"פ</w:t>
      </w:r>
      <w:r w:rsidRPr="008F0A5E">
        <w:rPr>
          <w:rStyle w:val="affffe"/>
          <w:rtl/>
        </w:rPr>
        <w:t>:</w:t>
      </w:r>
      <w:r w:rsidRPr="00C35A2C">
        <w:rPr>
          <w:rtl/>
        </w:rPr>
        <w:t xml:space="preserve"> עשתה לו שתים בבת אחת, מהו?</w:t>
      </w:r>
    </w:p>
    <w:p w14:paraId="6D4BA752" w14:textId="28678BFC" w:rsidR="00AB7D20" w:rsidRPr="00C35A2C" w:rsidRDefault="00AB7D20" w:rsidP="00AB7D20">
      <w:pPr>
        <w:rPr>
          <w:rFonts w:ascii="Fb Fontext" w:hAnsi="Fb Fontext"/>
          <w:color w:val="A6A6A6" w:themeColor="background1" w:themeShade="A6"/>
          <w:rtl/>
        </w:rPr>
      </w:pPr>
      <w:r w:rsidRPr="008F0A5E">
        <w:rPr>
          <w:rStyle w:val="affffe"/>
          <w:rtl/>
        </w:rPr>
        <w:t xml:space="preserve">בעי רבינא: </w:t>
      </w:r>
      <w:r w:rsidRPr="00C35A2C">
        <w:rPr>
          <w:rFonts w:ascii="Fb Fontext" w:hAnsi="Fb Fontext"/>
          <w:rtl/>
        </w:rPr>
        <w:t xml:space="preserve">שלשה או ד' בבת אחת, מהו? </w:t>
      </w:r>
      <w:r w:rsidRPr="00CA108A">
        <w:rPr>
          <w:rFonts w:ascii="Fb Fontext" w:hAnsi="Fb Fontext" w:cs="PFT_Frank"/>
          <w:b/>
          <w:bCs/>
          <w:szCs w:val="14"/>
          <w:rtl/>
        </w:rPr>
        <w:t>תיקו</w:t>
      </w:r>
      <w:r w:rsidRPr="00C35A2C">
        <w:rPr>
          <w:rFonts w:ascii="Fb Fontext" w:hAnsi="Fb Fontext"/>
          <w:rtl/>
        </w:rPr>
        <w:t>.</w:t>
      </w:r>
    </w:p>
    <w:p w14:paraId="7748A430" w14:textId="77777777" w:rsidR="00AB7D20" w:rsidRPr="00C54C7E" w:rsidRDefault="00AB7D20" w:rsidP="00C54C7E">
      <w:pPr>
        <w:pStyle w:val="afffd"/>
        <w:rPr>
          <w:rtl/>
        </w:rPr>
      </w:pPr>
      <w:ins w:id="9918" w:author="מספור קטעי משנה" w:date="2026-10-06T06:45:30Z">
        <w:r>
          <w:rPr>
            <w:rStyle w:val="MisparKeta"/>
          </w:rPr>
          <w:t xml:space="preserve">ב. </w:t>
        </w:r>
      </w:ins>
      <w:bookmarkStart w:id="497" w:name="_Toc119353281"/>
      <w:r w:rsidRPr="00C54C7E">
        <w:rPr>
          <w:rFonts w:hint="cs"/>
          <w:rtl/>
        </w:rPr>
        <w:t>בושתה ופגמה</w:t>
      </w:r>
      <w:r w:rsidRPr="00C54C7E">
        <w:rPr>
          <w:rtl/>
        </w:rPr>
        <w:t>.</w:t>
      </w:r>
      <w:bookmarkEnd w:id="497"/>
    </w:p>
    <w:p w14:paraId="38CFBCB9" w14:textId="7637A026" w:rsidR="00AB7D20" w:rsidRDefault="00AB7D20" w:rsidP="00AB7D20">
      <w:pPr>
        <w:rPr>
          <w:rFonts w:ascii="Fb Fontext" w:hAnsi="Fb Fontext"/>
          <w:sz w:val="32"/>
          <w:rtl/>
        </w:rPr>
      </w:pPr>
      <w:r w:rsidRPr="00C35A2C">
        <w:rPr>
          <w:rFonts w:ascii="Fb Fontext" w:hAnsi="Fb Fontext"/>
          <w:sz w:val="32"/>
          <w:rtl/>
        </w:rPr>
        <w:t>ולא דמי לרק בבגד חבירו ד</w:t>
      </w:r>
      <w:r>
        <w:rPr>
          <w:rFonts w:ascii="Fb Fontext" w:hAnsi="Fb Fontext"/>
          <w:sz w:val="32"/>
          <w:rtl/>
        </w:rPr>
        <w:t>אין לו</w:t>
      </w:r>
      <w:r w:rsidRPr="00C35A2C">
        <w:rPr>
          <w:rFonts w:ascii="Fb Fontext" w:hAnsi="Fb Fontext"/>
          <w:sz w:val="32"/>
          <w:rtl/>
        </w:rPr>
        <w:t xml:space="preserve"> זילותא דבאשתו </w:t>
      </w:r>
      <w:r>
        <w:rPr>
          <w:rFonts w:ascii="Fb Fontext" w:hAnsi="Fb Fontext" w:hint="cs"/>
          <w:sz w:val="32"/>
          <w:rtl/>
        </w:rPr>
        <w:t>יש</w:t>
      </w:r>
      <w:r w:rsidRPr="00C35A2C">
        <w:rPr>
          <w:rFonts w:ascii="Fb Fontext" w:hAnsi="Fb Fontext"/>
          <w:sz w:val="32"/>
          <w:rtl/>
        </w:rPr>
        <w:t xml:space="preserve"> זילותא</w:t>
      </w:r>
    </w:p>
    <w:p w14:paraId="1487E5A5" w14:textId="4B87E02F" w:rsidR="00AB7D20" w:rsidRPr="00F5539C" w:rsidRDefault="00AB7D20" w:rsidP="00AB7D20">
      <w:pPr>
        <w:rPr>
          <w:rFonts w:ascii="Fb Fontext" w:hAnsi="Fb Fontext" w:cs="Guttman Vilna"/>
          <w:b/>
          <w:bCs/>
          <w:color w:val="A6A6A6" w:themeColor="background1" w:themeShade="A6"/>
          <w:spacing w:val="-2"/>
          <w:sz w:val="32"/>
          <w:rtl/>
        </w:rPr>
      </w:pPr>
      <w:r w:rsidRPr="00F5539C">
        <w:rPr>
          <w:rFonts w:ascii="Fb Fontext" w:hAnsi="Fb Fontext"/>
          <w:spacing w:val="-2"/>
          <w:sz w:val="32"/>
          <w:rtl/>
        </w:rPr>
        <w:t>ולא דמי לבייש בן טובים שאין משלם לכל המשפחה</w:t>
      </w:r>
      <w:r w:rsidRPr="008F0A5E">
        <w:rPr>
          <w:rStyle w:val="afffff0"/>
          <w:rtl/>
        </w:rPr>
        <w:t xml:space="preserve"> דלאו גופ</w:t>
      </w:r>
      <w:r w:rsidR="008F0A5E" w:rsidRPr="008F0A5E">
        <w:rPr>
          <w:rStyle w:val="afffff0"/>
          <w:rFonts w:hint="cs"/>
          <w:rtl/>
        </w:rPr>
        <w:t>ו</w:t>
      </w:r>
      <w:r w:rsidRPr="008F0A5E">
        <w:rPr>
          <w:rStyle w:val="afffff0"/>
          <w:rtl/>
        </w:rPr>
        <w:t xml:space="preserve"> הם </w:t>
      </w:r>
      <w:r w:rsidRPr="00F5539C">
        <w:rPr>
          <w:rFonts w:ascii="Fb Fontext" w:hAnsi="Fb Fontext"/>
          <w:spacing w:val="-2"/>
          <w:sz w:val="32"/>
          <w:rtl/>
        </w:rPr>
        <w:t>משא"כ אשתו דכגופו דמי</w:t>
      </w:r>
    </w:p>
    <w:p w14:paraId="3C8195A7" w14:textId="77777777" w:rsidR="00AB7D20" w:rsidRDefault="00AB7D20" w:rsidP="003156E1">
      <w:pPr>
        <w:pStyle w:val="aff9"/>
        <w:rPr>
          <w:rtl/>
        </w:rPr>
      </w:pPr>
      <w:r w:rsidRPr="003156E1">
        <w:rPr>
          <w:rFonts w:hint="cs"/>
          <w:rtl/>
        </w:rPr>
        <w:t>׹</w:t>
      </w:r>
    </w:p>
    <w:p w14:paraId="3B2D8A37" w14:textId="72805E28" w:rsidR="00E268F4" w:rsidRDefault="00AB7D20" w:rsidP="00F61338">
      <w:pPr>
        <w:pStyle w:val="afffff4"/>
        <w:rPr>
          <w:rtl/>
        </w:rPr>
      </w:pPr>
      <w:ins w:id="9919" w:author="מספור קטעי משנה" w:date="2026-10-06T06:45:30Z">
        <w:r>
          <w:rPr>
            <w:rStyle w:val="MisparKeta"/>
          </w:rPr>
          <w:t xml:space="preserve">ב. </w:t>
        </w:r>
      </w:ins>
      <w:bookmarkStart w:id="498" w:name="_Toc119353282"/>
      <w:r w:rsidRPr="00C35A2C">
        <w:rPr>
          <w:rFonts w:hint="cs"/>
          <w:rtl/>
        </w:rPr>
        <w:t>הפוסק מעות לחתנו, ומת חתנו</w:t>
      </w:r>
      <w:r w:rsidR="00E268F4">
        <w:rPr>
          <w:rFonts w:hint="cs"/>
          <w:rtl/>
        </w:rPr>
        <w:t>,</w:t>
      </w:r>
      <w:bookmarkEnd w:id="498"/>
    </w:p>
    <w:p>
      <w:pPr>
        <w:pStyle w:val="MishnaBatzad"/>
        <w:rPr>
          <w:ins w:id="20448" w:author="קלוד" w:date="2026-10-06T10:09:07Z"/>
        </w:rPr>
      </w:pPr>
      <w:ins w:id="20447" w:author="קלוד" w:date="2026-10-06T10:09:07Z">
        <w:r>
          <w:t xml:space="preserve">משנה ב</w:t>
        </w:r>
      </w:ins>
    </w:p>
    <w:p w14:paraId="6C3588AD" w14:textId="581F1320" w:rsidR="00AB7D20" w:rsidRPr="00C35A2C" w:rsidRDefault="00AB7D20" w:rsidP="00AB7D20">
      <w:pPr>
        <w:pStyle w:val="afff5"/>
        <w:rPr>
          <w:b/>
          <w:rtl/>
        </w:rPr>
      </w:pPr>
      <w:r w:rsidRPr="008F0A5E">
        <w:rPr>
          <w:rStyle w:val="TanaimMishna"/>
          <w:rFonts w:hint="cs"/>
          <w:rtl/>
          <w:rPrChange w:id="20161" w:author="קלוד" w:date="2026-10-06T10:09:07Z">
            <w:rPr>
              <w:rStyle w:val="affffe"/>
              <w:rFonts w:hint="cs"/>
              <w:rtl/>
            </w:rPr>
          </w:rPrChange>
        </w:rPr>
        <w:t>אמרו חכמים:</w:t>
      </w:r>
      <w:r w:rsidRPr="00C35A2C">
        <w:rPr>
          <w:rFonts w:hint="cs"/>
          <w:b/>
          <w:rtl/>
        </w:rPr>
        <w:t xml:space="preserve"> יכול הוא שיאמר לאחיך הייתי רוצה ליתן ולך אי אפשי ליתן.</w:t>
      </w:r>
    </w:p>
    <w:p w14:paraId="5CC943F7" w14:textId="0EB4EA92" w:rsidR="00AB7D20" w:rsidRPr="00C35A2C" w:rsidRDefault="00AB7D20" w:rsidP="00AB7D20">
      <w:pPr>
        <w:pStyle w:val="afff5"/>
        <w:rPr>
          <w:b/>
          <w:rtl/>
        </w:rPr>
      </w:pPr>
      <w:bookmarkStart w:id="499" w:name="_Toc119353283"/>
      <w:r w:rsidRPr="00F61338">
        <w:rPr>
          <w:rStyle w:val="afffff5"/>
          <w:rFonts w:hint="cs"/>
          <w:rtl/>
        </w:rPr>
        <w:lastRenderedPageBreak/>
        <w:t>פסקה להכניס לו אלף דינר</w:t>
      </w:r>
      <w:bookmarkEnd w:id="499"/>
      <w:r w:rsidRPr="00C35A2C">
        <w:rPr>
          <w:rFonts w:hint="cs"/>
          <w:b/>
          <w:rtl/>
        </w:rPr>
        <w:t xml:space="preserve"> הוא פוסק כנגדן </w:t>
      </w:r>
      <w:r w:rsidR="00871F77">
        <w:rPr>
          <w:rFonts w:hint="cs"/>
          <w:b/>
          <w:rtl/>
        </w:rPr>
        <w:t>ט</w:t>
      </w:r>
      <w:r w:rsidR="002B7BCC">
        <w:rPr>
          <w:b/>
          <w:rtl/>
        </w:rPr>
        <w:t>"</w:t>
      </w:r>
      <w:r w:rsidR="00871F77">
        <w:rPr>
          <w:rFonts w:hint="cs"/>
          <w:b/>
          <w:rtl/>
        </w:rPr>
        <w:t>ו</w:t>
      </w:r>
      <w:r w:rsidRPr="00C35A2C">
        <w:rPr>
          <w:rFonts w:hint="cs"/>
          <w:b/>
          <w:rtl/>
        </w:rPr>
        <w:t xml:space="preserve"> מנה.</w:t>
      </w:r>
    </w:p>
    <w:p w14:paraId="304142F5" w14:textId="77777777" w:rsidR="00AB7D20" w:rsidRPr="00C35A2C" w:rsidRDefault="00AB7D20" w:rsidP="00AB7D20">
      <w:pPr>
        <w:pStyle w:val="afff5"/>
        <w:rPr>
          <w:b/>
          <w:rtl/>
        </w:rPr>
      </w:pPr>
      <w:r w:rsidRPr="00C35A2C">
        <w:rPr>
          <w:rFonts w:hint="cs"/>
          <w:b/>
          <w:rtl/>
        </w:rPr>
        <w:t>וכנגד השום - הוא פוסק פחות חומש.</w:t>
      </w:r>
    </w:p>
    <w:p w14:paraId="52B27DE1" w14:textId="77777777" w:rsidR="00AB7D20" w:rsidRPr="00C35A2C" w:rsidRDefault="00AB7D20" w:rsidP="00AB7D20">
      <w:pPr>
        <w:pStyle w:val="afff5"/>
        <w:rPr>
          <w:b/>
          <w:rtl/>
        </w:rPr>
      </w:pPr>
      <w:r w:rsidRPr="00C35A2C">
        <w:rPr>
          <w:rFonts w:hint="cs"/>
          <w:b/>
          <w:rtl/>
        </w:rPr>
        <w:t>שום במנה ושוה מנה - אין לו אלא מנה.</w:t>
      </w:r>
    </w:p>
    <w:p w14:paraId="20D44897" w14:textId="0FD0BF2F" w:rsidR="00E268F4" w:rsidRDefault="00AB7D20" w:rsidP="00AB7D20">
      <w:pPr>
        <w:pStyle w:val="afff5"/>
        <w:rPr>
          <w:b/>
          <w:spacing w:val="6"/>
          <w:rtl/>
        </w:rPr>
      </w:pPr>
      <w:r w:rsidRPr="000568A6">
        <w:rPr>
          <w:rFonts w:hint="cs"/>
          <w:b/>
          <w:spacing w:val="6"/>
          <w:rtl/>
        </w:rPr>
        <w:t>שום במנה - היא נותנת שלשים ואחד סלע ודינר</w:t>
      </w:r>
      <w:r w:rsidR="00E268F4">
        <w:rPr>
          <w:rFonts w:hint="cs"/>
          <w:b/>
          <w:spacing w:val="6"/>
          <w:rtl/>
        </w:rPr>
        <w:t>,</w:t>
      </w:r>
    </w:p>
    <w:p w14:paraId="24940884" w14:textId="5D1C46C8" w:rsidR="00AB7D20" w:rsidRPr="00FC54B9" w:rsidRDefault="00AB7D20" w:rsidP="00AB7D20">
      <w:pPr>
        <w:pStyle w:val="afff5"/>
        <w:rPr>
          <w:b/>
          <w:spacing w:val="-2"/>
          <w:rtl/>
        </w:rPr>
      </w:pPr>
      <w:r w:rsidRPr="000568A6">
        <w:rPr>
          <w:rFonts w:hint="cs"/>
          <w:b/>
          <w:spacing w:val="6"/>
          <w:rtl/>
        </w:rPr>
        <w:t>ובארבע מאות - היא נותנת חמש מאות</w:t>
      </w:r>
      <w:r w:rsidRPr="00FC54B9">
        <w:rPr>
          <w:rFonts w:hint="cs"/>
          <w:b/>
          <w:spacing w:val="-2"/>
          <w:rtl/>
        </w:rPr>
        <w:t>.</w:t>
      </w:r>
    </w:p>
    <w:p w14:paraId="45987EBE" w14:textId="17E62CC3" w:rsidR="00AB7D20" w:rsidRDefault="00AB7D20" w:rsidP="008F0A5E">
      <w:pPr>
        <w:pStyle w:val="afff5"/>
        <w:rPr>
          <w:rtl/>
        </w:rPr>
      </w:pPr>
      <w:r w:rsidRPr="00C35A2C">
        <w:rPr>
          <w:rFonts w:hint="cs"/>
          <w:b/>
          <w:rtl/>
        </w:rPr>
        <w:t>מה שחתן פוסק - הוא פוסק פחות חומש</w:t>
      </w:r>
      <w:r w:rsidRPr="00C35A2C">
        <w:rPr>
          <w:b/>
          <w:rtl/>
        </w:rPr>
        <w:t>.</w:t>
      </w:r>
    </w:p>
    <w:p w14:paraId="06430636" w14:textId="77777777" w:rsidR="00AB7D20" w:rsidRPr="00C35A2C" w:rsidRDefault="00AB7D20" w:rsidP="00E26091">
      <w:pPr>
        <w:pStyle w:val="afff"/>
        <w:framePr w:wrap="around"/>
        <w:rPr>
          <w:rtl/>
        </w:rPr>
      </w:pPr>
      <w:bookmarkStart w:id="500" w:name="_Toc119353284"/>
      <w:r w:rsidRPr="00C35A2C">
        <w:rPr>
          <w:rFonts w:hint="cs"/>
          <w:rtl/>
        </w:rPr>
        <w:t>סו:</w:t>
      </w:r>
      <w:bookmarkEnd w:id="500"/>
    </w:p>
    <w:p w14:paraId="6F8E9FC7" w14:textId="71E72632" w:rsidR="00E268F4" w:rsidRPr="00F61338" w:rsidRDefault="00BD4EEB" w:rsidP="00AB7D20">
      <w:pPr>
        <w:rPr>
          <w:rFonts w:ascii="Fb Fontext" w:hAnsi="Fb Fontext"/>
          <w:spacing w:val="-6"/>
          <w:sz w:val="32"/>
          <w:rtl/>
        </w:rPr>
      </w:pPr>
      <w:r w:rsidRPr="00F61338">
        <w:rPr>
          <w:rFonts w:ascii="Fb Fontext" w:hAnsi="Fb Fontext"/>
          <w:spacing w:val="-6"/>
          <w:sz w:val="32"/>
          <w:rtl/>
        </w:rPr>
        <w:t>אף</w:t>
      </w:r>
      <w:r w:rsidR="00AB7D20" w:rsidRPr="00F61338">
        <w:rPr>
          <w:rFonts w:ascii="Fb Fontext" w:hAnsi="Fb Fontext"/>
          <w:spacing w:val="-6"/>
          <w:sz w:val="32"/>
          <w:rtl/>
        </w:rPr>
        <w:t xml:space="preserve"> ראשון ע</w:t>
      </w:r>
      <w:r w:rsidR="00F61338" w:rsidRPr="00F61338">
        <w:rPr>
          <w:rFonts w:ascii="Fb Fontext" w:hAnsi="Fb Fontext" w:hint="cs"/>
          <w:spacing w:val="-6"/>
          <w:sz w:val="32"/>
          <w:rtl/>
        </w:rPr>
        <w:t>"ה</w:t>
      </w:r>
      <w:r w:rsidR="00AB7D20" w:rsidRPr="00F61338">
        <w:rPr>
          <w:rFonts w:ascii="Fb Fontext" w:hAnsi="Fb Fontext"/>
          <w:spacing w:val="-6"/>
          <w:sz w:val="32"/>
          <w:rtl/>
        </w:rPr>
        <w:t xml:space="preserve"> ושני </w:t>
      </w:r>
      <w:r w:rsidR="00F61338" w:rsidRPr="00F61338">
        <w:rPr>
          <w:rFonts w:ascii="Fb Fontext" w:hAnsi="Fb Fontext" w:hint="cs"/>
          <w:spacing w:val="-6"/>
          <w:sz w:val="32"/>
          <w:rtl/>
        </w:rPr>
        <w:t>ת"ח</w:t>
      </w:r>
      <w:r w:rsidR="00AB7D20" w:rsidRPr="00F61338">
        <w:rPr>
          <w:rFonts w:ascii="Fb Fontext" w:hAnsi="Fb Fontext"/>
          <w:spacing w:val="-6"/>
          <w:sz w:val="32"/>
          <w:rtl/>
        </w:rPr>
        <w:t xml:space="preserve"> יכול לומר לאחיך הייתי רוצה ליתן </w:t>
      </w:r>
      <w:r w:rsidR="008F0A5E" w:rsidRPr="00F61338">
        <w:rPr>
          <w:rFonts w:ascii="Fb Fontext" w:hAnsi="Fb Fontext" w:hint="cs"/>
          <w:spacing w:val="-6"/>
          <w:sz w:val="32"/>
          <w:rtl/>
        </w:rPr>
        <w:t xml:space="preserve">ולא </w:t>
      </w:r>
      <w:r w:rsidR="00AB7D20" w:rsidRPr="00F61338">
        <w:rPr>
          <w:rFonts w:ascii="Fb Fontext" w:hAnsi="Fb Fontext"/>
          <w:spacing w:val="-6"/>
          <w:sz w:val="32"/>
          <w:rtl/>
        </w:rPr>
        <w:t>לך</w:t>
      </w:r>
    </w:p>
    <w:p w14:paraId="05D65D6E" w14:textId="0AF18BD8" w:rsidR="00AB7D20" w:rsidRPr="00C54C7E" w:rsidRDefault="00AB7D20" w:rsidP="00C54C7E">
      <w:pPr>
        <w:pStyle w:val="afffd"/>
        <w:rPr>
          <w:rtl/>
        </w:rPr>
      </w:pPr>
      <w:ins w:id="9920" w:author="מספור קטעי משנה" w:date="2026-10-06T06:45:30Z">
        <w:r>
          <w:rPr>
            <w:rStyle w:val="MisparKeta"/>
          </w:rPr>
          <w:t xml:space="preserve">ב. </w:t>
        </w:r>
      </w:ins>
      <w:bookmarkStart w:id="501" w:name="_Toc119353285"/>
      <w:r w:rsidRPr="00C54C7E">
        <w:rPr>
          <w:rFonts w:hint="cs"/>
          <w:rtl/>
        </w:rPr>
        <w:t>פסקה להכניס לו אלף דינר כו'.</w:t>
      </w:r>
      <w:bookmarkEnd w:id="501"/>
    </w:p>
    <w:p w14:paraId="0BCB0B3F" w14:textId="3C0C7811" w:rsidR="00AB7D20" w:rsidRPr="00C35A2C" w:rsidRDefault="00AB7D20" w:rsidP="00AB7D20">
      <w:pPr>
        <w:rPr>
          <w:rFonts w:ascii="Fb Fontext" w:hAnsi="Fb Fontext" w:cs="Guttman Vilna"/>
          <w:b/>
          <w:bCs/>
          <w:color w:val="A6A6A6" w:themeColor="background1" w:themeShade="A6"/>
          <w:sz w:val="32"/>
          <w:rtl/>
        </w:rPr>
      </w:pPr>
      <w:r w:rsidRPr="00C35A2C">
        <w:rPr>
          <w:rFonts w:ascii="Fb Fontext" w:hAnsi="Fb Fontext"/>
          <w:sz w:val="32"/>
          <w:rtl/>
        </w:rPr>
        <w:t xml:space="preserve">וקמ"ל </w:t>
      </w:r>
      <w:r w:rsidR="00BD4EEB">
        <w:rPr>
          <w:rFonts w:ascii="Fb Fontext" w:hAnsi="Fb Fontext"/>
          <w:sz w:val="32"/>
          <w:rtl/>
        </w:rPr>
        <w:t>אף</w:t>
      </w:r>
      <w:r w:rsidRPr="00C35A2C">
        <w:rPr>
          <w:rFonts w:ascii="Fb Fontext" w:hAnsi="Fb Fontext"/>
          <w:sz w:val="32"/>
          <w:rtl/>
        </w:rPr>
        <w:t xml:space="preserve"> שומא רבה ו</w:t>
      </w:r>
      <w:r w:rsidR="00BD4EEB">
        <w:rPr>
          <w:rFonts w:ascii="Fb Fontext" w:hAnsi="Fb Fontext"/>
          <w:sz w:val="32"/>
          <w:rtl/>
        </w:rPr>
        <w:t>אף</w:t>
      </w:r>
      <w:r w:rsidRPr="00C35A2C">
        <w:rPr>
          <w:rFonts w:ascii="Fb Fontext" w:hAnsi="Fb Fontext"/>
          <w:sz w:val="32"/>
          <w:rtl/>
        </w:rPr>
        <w:t xml:space="preserve"> שומא דידה</w:t>
      </w:r>
      <w:r w:rsidR="000568A6">
        <w:rPr>
          <w:rFonts w:ascii="Fb Fontext" w:hAnsi="Fb Fontext" w:cs="Guttman Vilna" w:hint="cs"/>
          <w:b/>
          <w:bCs/>
          <w:color w:val="A6A6A6" w:themeColor="background1" w:themeShade="A6"/>
          <w:sz w:val="32"/>
          <w:rtl/>
        </w:rPr>
        <w:t>.</w:t>
      </w:r>
    </w:p>
    <w:p w14:paraId="077B31E7" w14:textId="77777777" w:rsidR="00AB7D20" w:rsidRDefault="00AB7D20" w:rsidP="003156E1">
      <w:pPr>
        <w:pStyle w:val="aff9"/>
        <w:rPr>
          <w:rtl/>
        </w:rPr>
      </w:pPr>
      <w:r w:rsidRPr="003156E1">
        <w:rPr>
          <w:rFonts w:hint="cs"/>
          <w:rtl/>
        </w:rPr>
        <w:t>׹</w:t>
      </w:r>
    </w:p>
    <w:p>
      <w:pPr>
        <w:pStyle w:val="MishnaBatzad"/>
        <w:rPr>
          <w:ins w:id="20450" w:author="קלוד" w:date="2026-10-06T10:09:07Z"/>
        </w:rPr>
      </w:pPr>
      <w:ins w:id="20449" w:author="קלוד" w:date="2026-10-06T10:09:07Z">
        <w:r>
          <w:t xml:space="preserve">משנה ד</w:t>
        </w:r>
      </w:ins>
    </w:p>
    <w:p w14:paraId="635E38AE" w14:textId="77777777" w:rsidR="00AB7D20" w:rsidRPr="00C35A2C" w:rsidRDefault="00AB7D20" w:rsidP="00AB7D20">
      <w:pPr>
        <w:pStyle w:val="afff5"/>
        <w:rPr>
          <w:b/>
          <w:rtl/>
        </w:rPr>
      </w:pPr>
      <w:bookmarkStart w:id="502" w:name="_Toc119353286"/>
      <w:r w:rsidRPr="00F61338">
        <w:rPr>
          <w:rStyle w:val="afffff5"/>
          <w:rFonts w:hint="cs"/>
          <w:rtl/>
        </w:rPr>
        <w:t>פסקה להכניס לו כספים</w:t>
      </w:r>
      <w:bookmarkEnd w:id="502"/>
      <w:r w:rsidRPr="00C35A2C">
        <w:rPr>
          <w:rFonts w:hint="cs"/>
          <w:b/>
          <w:rtl/>
        </w:rPr>
        <w:t xml:space="preserve"> - סלעה נעשה ששה דינרין.</w:t>
      </w:r>
    </w:p>
    <w:p w14:paraId="30B15BC1" w14:textId="77777777" w:rsidR="00AB7D20" w:rsidRDefault="00AB7D20" w:rsidP="00AB7D20">
      <w:pPr>
        <w:pStyle w:val="afff5"/>
        <w:rPr>
          <w:b/>
          <w:rtl/>
        </w:rPr>
      </w:pPr>
      <w:bookmarkStart w:id="503" w:name="_Toc119353287"/>
      <w:r w:rsidRPr="00F61338">
        <w:rPr>
          <w:rStyle w:val="afffff5"/>
          <w:rFonts w:hint="cs"/>
          <w:rtl/>
        </w:rPr>
        <w:t>החתן מקבל עליו</w:t>
      </w:r>
      <w:bookmarkEnd w:id="503"/>
      <w:r w:rsidRPr="00C35A2C">
        <w:rPr>
          <w:rFonts w:hint="cs"/>
          <w:b/>
          <w:rtl/>
        </w:rPr>
        <w:t xml:space="preserve"> עשרה דינרים לקופה לכל מנה ומנה,</w:t>
      </w:r>
    </w:p>
    <w:p w14:paraId="1F19CE36" w14:textId="77777777" w:rsidR="00AB7D20" w:rsidRPr="00C35A2C" w:rsidRDefault="00AB7D20" w:rsidP="00AB7D20">
      <w:pPr>
        <w:pStyle w:val="afff5"/>
        <w:rPr>
          <w:b/>
          <w:rtl/>
        </w:rPr>
      </w:pPr>
      <w:r w:rsidRPr="008F0A5E">
        <w:rPr>
          <w:rStyle w:val="TanaimMishna"/>
          <w:rFonts w:hint="cs"/>
          <w:rtl/>
          <w:rPrChange w:id="20162" w:author="קלוד" w:date="2026-10-06T10:09:07Z">
            <w:rPr>
              <w:rStyle w:val="affffe"/>
              <w:rFonts w:hint="cs"/>
              <w:rtl/>
            </w:rPr>
          </w:rPrChange>
        </w:rPr>
        <w:t>רשב</w:t>
      </w:r>
      <w:r w:rsidRPr="008F0A5E">
        <w:rPr>
          <w:rStyle w:val="TanaimMishna"/>
          <w:rtl/>
          <w:rPrChange w:id="20163" w:author="קלוד" w:date="2026-10-06T10:09:07Z">
            <w:rPr>
              <w:rStyle w:val="affffe"/>
              <w:rtl/>
            </w:rPr>
          </w:rPrChange>
        </w:rPr>
        <w:t>"</w:t>
      </w:r>
      <w:r w:rsidRPr="008F0A5E">
        <w:rPr>
          <w:rStyle w:val="TanaimMishna"/>
          <w:rFonts w:hint="cs"/>
          <w:rtl/>
          <w:rPrChange w:id="20164" w:author="קלוד" w:date="2026-10-06T10:09:07Z">
            <w:rPr>
              <w:rStyle w:val="affffe"/>
              <w:rFonts w:hint="cs"/>
              <w:rtl/>
            </w:rPr>
          </w:rPrChange>
        </w:rPr>
        <w:t>ג:</w:t>
      </w:r>
      <w:r w:rsidRPr="00C35A2C">
        <w:rPr>
          <w:rFonts w:hint="cs"/>
          <w:b/>
          <w:rtl/>
        </w:rPr>
        <w:t xml:space="preserve"> הכל כמנהג המדינה.</w:t>
      </w:r>
    </w:p>
    <w:p w14:paraId="0D0D9EB2" w14:textId="5AD6A28F" w:rsidR="00AB7D20" w:rsidRDefault="00AB7D20" w:rsidP="00381110">
      <w:pPr>
        <w:rPr>
          <w:rtl/>
        </w:rPr>
      </w:pPr>
      <w:r w:rsidRPr="00C35A2C">
        <w:rPr>
          <w:rFonts w:ascii="Fb Fontext" w:hAnsi="Fb Fontext"/>
          <w:sz w:val="32"/>
          <w:rtl/>
        </w:rPr>
        <w:t>ו</w:t>
      </w:r>
      <w:r w:rsidR="00BD4EEB">
        <w:rPr>
          <w:rFonts w:ascii="Fb Fontext" w:hAnsi="Fb Fontext"/>
          <w:sz w:val="32"/>
          <w:rtl/>
        </w:rPr>
        <w:t>אף</w:t>
      </w:r>
      <w:r w:rsidRPr="00C35A2C">
        <w:rPr>
          <w:rFonts w:ascii="Fb Fontext" w:hAnsi="Fb Fontext"/>
          <w:sz w:val="32"/>
          <w:rtl/>
        </w:rPr>
        <w:t xml:space="preserve"> דתני' כנגדם </w:t>
      </w:r>
      <w:r w:rsidR="00677A8D">
        <w:rPr>
          <w:rFonts w:ascii="Fb Fontext" w:hAnsi="Fb Fontext" w:hint="cs"/>
          <w:sz w:val="32"/>
          <w:rtl/>
        </w:rPr>
        <w:t>ט</w:t>
      </w:r>
      <w:r w:rsidR="002B7BCC">
        <w:rPr>
          <w:rFonts w:ascii="Fb Fontext" w:hAnsi="Fb Fontext"/>
          <w:sz w:val="32"/>
          <w:rtl/>
        </w:rPr>
        <w:t>"</w:t>
      </w:r>
      <w:r w:rsidR="00677A8D">
        <w:rPr>
          <w:rFonts w:ascii="Fb Fontext" w:hAnsi="Fb Fontext" w:hint="cs"/>
          <w:sz w:val="32"/>
          <w:rtl/>
        </w:rPr>
        <w:t>ו</w:t>
      </w:r>
      <w:r w:rsidRPr="00C35A2C">
        <w:rPr>
          <w:rFonts w:ascii="Fb Fontext" w:hAnsi="Fb Fontext"/>
          <w:sz w:val="32"/>
          <w:rtl/>
        </w:rPr>
        <w:t xml:space="preserve"> מנה מ"מ תני עסקא רבה ד</w:t>
      </w:r>
      <w:r w:rsidR="00BD4EEB">
        <w:rPr>
          <w:rFonts w:ascii="Fb Fontext" w:hAnsi="Fb Fontext"/>
          <w:sz w:val="32"/>
          <w:rtl/>
        </w:rPr>
        <w:t>אף</w:t>
      </w:r>
      <w:r w:rsidRPr="00C35A2C">
        <w:rPr>
          <w:rFonts w:ascii="Fb Fontext" w:hAnsi="Fb Fontext"/>
          <w:sz w:val="32"/>
          <w:rtl/>
        </w:rPr>
        <w:t xml:space="preserve"> </w:t>
      </w:r>
      <w:r w:rsidR="008F0A5E">
        <w:rPr>
          <w:rFonts w:ascii="Fb Fontext" w:hAnsi="Fb Fontext" w:hint="cs"/>
          <w:sz w:val="32"/>
          <w:rtl/>
        </w:rPr>
        <w:t xml:space="preserve">שרווחו מרובה, </w:t>
      </w:r>
      <w:r w:rsidRPr="00C35A2C">
        <w:rPr>
          <w:rFonts w:ascii="Fb Fontext" w:hAnsi="Fb Fontext"/>
          <w:rtl/>
        </w:rPr>
        <w:t xml:space="preserve">ותני עסק </w:t>
      </w:r>
      <w:r w:rsidR="008F0A5E">
        <w:rPr>
          <w:rFonts w:ascii="Fb Fontext" w:hAnsi="Fb Fontext" w:hint="cs"/>
          <w:rtl/>
        </w:rPr>
        <w:t xml:space="preserve">קטן </w:t>
      </w:r>
      <w:r w:rsidR="00BD4EEB">
        <w:rPr>
          <w:rFonts w:ascii="Fb Fontext" w:hAnsi="Fb Fontext"/>
          <w:rtl/>
        </w:rPr>
        <w:t>אף</w:t>
      </w:r>
      <w:r w:rsidRPr="00C35A2C">
        <w:rPr>
          <w:rFonts w:ascii="Fb Fontext" w:hAnsi="Fb Fontext"/>
          <w:rtl/>
        </w:rPr>
        <w:t xml:space="preserve"> דזוטר זיונא</w:t>
      </w:r>
      <w:r w:rsidRPr="00677A8D">
        <w:rPr>
          <w:rStyle w:val="afffff0"/>
          <w:rtl/>
        </w:rPr>
        <w:t xml:space="preserve"> [אחריות מועטת]</w:t>
      </w:r>
    </w:p>
    <w:p w14:paraId="1A586BFB" w14:textId="77777777" w:rsidR="008F0A5E" w:rsidRDefault="00AB7D20" w:rsidP="00381110">
      <w:pPr>
        <w:pStyle w:val="afffd"/>
        <w:rPr>
          <w:rFonts w:ascii="Fb Fontext" w:hAnsi="Fb Fontext"/>
          <w:rtl/>
        </w:rPr>
      </w:pPr>
      <w:ins w:id="9922" w:author="מספור קטעי משנה" w:date="2026-10-06T06:45:30Z">
        <w:r>
          <w:rPr>
            <w:rStyle w:val="MisparKeta"/>
          </w:rPr>
          <w:t xml:space="preserve">ה. </w:t>
        </w:r>
      </w:ins>
      <w:bookmarkStart w:id="504" w:name="_Toc119353288"/>
      <w:r w:rsidRPr="00C54C7E">
        <w:rPr>
          <w:rStyle w:val="afffe"/>
          <w:rFonts w:hint="cs"/>
          <w:rtl/>
        </w:rPr>
        <w:t>החתן מקבל עליו עשרה דינר לקופה</w:t>
      </w:r>
      <w:r w:rsidRPr="00C35A2C">
        <w:rPr>
          <w:rFonts w:ascii="Fb Fontext" w:hAnsi="Fb Fontext"/>
          <w:rtl/>
        </w:rPr>
        <w:t>.</w:t>
      </w:r>
      <w:bookmarkEnd w:id="504"/>
    </w:p>
    <w:p w14:paraId="7FDA660A" w14:textId="6CBE1F9C" w:rsidR="00AB7D20" w:rsidRPr="00730169" w:rsidRDefault="00AB7D20" w:rsidP="008F0A5E">
      <w:pPr>
        <w:rPr>
          <w:rFonts w:ascii="Fb Fontext" w:hAnsi="Fb Fontext" w:cs="Guttman Vilna"/>
          <w:b/>
          <w:bCs/>
          <w:spacing w:val="-8"/>
          <w:rtl/>
        </w:rPr>
      </w:pPr>
      <w:r w:rsidRPr="00730169">
        <w:rPr>
          <w:rStyle w:val="affffe"/>
          <w:spacing w:val="-8"/>
          <w:rtl/>
        </w:rPr>
        <w:t>ר</w:t>
      </w:r>
      <w:r w:rsidR="008F0A5E" w:rsidRPr="00730169">
        <w:rPr>
          <w:rStyle w:val="affffe"/>
          <w:rFonts w:hint="cs"/>
          <w:spacing w:val="-8"/>
          <w:rtl/>
        </w:rPr>
        <w:t>"א</w:t>
      </w:r>
      <w:r w:rsidRPr="00730169">
        <w:rPr>
          <w:rStyle w:val="affffe"/>
          <w:spacing w:val="-8"/>
          <w:rtl/>
        </w:rPr>
        <w:t>:</w:t>
      </w:r>
      <w:r w:rsidRPr="00730169">
        <w:rPr>
          <w:rFonts w:ascii="Fb Fontext" w:hAnsi="Fb Fontext"/>
          <w:spacing w:val="-8"/>
          <w:sz w:val="32"/>
          <w:rtl/>
        </w:rPr>
        <w:t xml:space="preserve"> קופה של בשמים.</w:t>
      </w:r>
      <w:r w:rsidR="008F0A5E" w:rsidRPr="00730169">
        <w:rPr>
          <w:rFonts w:ascii="Fb Fontext" w:hAnsi="Fb Fontext" w:hint="cs"/>
          <w:spacing w:val="-8"/>
          <w:rtl/>
        </w:rPr>
        <w:t xml:space="preserve"> </w:t>
      </w:r>
      <w:r w:rsidRPr="00730169">
        <w:rPr>
          <w:rStyle w:val="affffe"/>
          <w:spacing w:val="-8"/>
          <w:rtl/>
        </w:rPr>
        <w:t xml:space="preserve">ואר"א: </w:t>
      </w:r>
      <w:r w:rsidRPr="00730169">
        <w:rPr>
          <w:rFonts w:ascii="Fb Fontext" w:hAnsi="Fb Fontext"/>
          <w:spacing w:val="-8"/>
          <w:rtl/>
        </w:rPr>
        <w:t>לא נאמרו דברים הללו אלא בירושלים.</w:t>
      </w:r>
    </w:p>
    <w:p w14:paraId="506F185A" w14:textId="77777777" w:rsidR="00AB7D20" w:rsidRPr="00CA108A" w:rsidRDefault="00AB7D20" w:rsidP="00AB7D20">
      <w:pPr>
        <w:rPr>
          <w:rFonts w:cs="PFT_Frank"/>
          <w:b/>
          <w:bCs/>
          <w:szCs w:val="14"/>
          <w:rtl/>
        </w:rPr>
      </w:pPr>
      <w:bookmarkStart w:id="505" w:name="_Toc119353289"/>
      <w:r w:rsidRPr="00F61338">
        <w:rPr>
          <w:rStyle w:val="affffc"/>
          <w:rtl/>
        </w:rPr>
        <w:t>בעי רב אשי: במנה הנישום או במנה המתקבל</w:t>
      </w:r>
      <w:bookmarkEnd w:id="505"/>
      <w:r w:rsidRPr="00CA108A">
        <w:rPr>
          <w:rFonts w:cs="PFT_Frank"/>
          <w:b/>
          <w:bCs/>
          <w:szCs w:val="14"/>
          <w:rtl/>
        </w:rPr>
        <w:t>?</w:t>
      </w:r>
    </w:p>
    <w:p w14:paraId="6EE18107" w14:textId="1B0F6982" w:rsidR="00AB7D20" w:rsidRPr="00677A8D" w:rsidRDefault="00AB7D20" w:rsidP="00677A8D">
      <w:pPr>
        <w:ind w:left="0" w:firstLine="0"/>
        <w:rPr>
          <w:spacing w:val="-4"/>
          <w:rtl/>
        </w:rPr>
      </w:pPr>
      <w:r w:rsidRPr="00677A8D">
        <w:rPr>
          <w:spacing w:val="-4"/>
          <w:rtl/>
        </w:rPr>
        <w:t xml:space="preserve">יום ראשון או כל </w:t>
      </w:r>
      <w:r w:rsidRPr="00CA108A">
        <w:rPr>
          <w:rFonts w:cs="PFT_Frank"/>
          <w:b/>
          <w:bCs/>
          <w:spacing w:val="-4"/>
          <w:szCs w:val="14"/>
          <w:rtl/>
        </w:rPr>
        <w:t>יום ויום</w:t>
      </w:r>
      <w:r w:rsidRPr="00677A8D">
        <w:rPr>
          <w:spacing w:val="-4"/>
          <w:rtl/>
        </w:rPr>
        <w:t>?</w:t>
      </w:r>
      <w:r w:rsidR="00677A8D" w:rsidRPr="00677A8D">
        <w:rPr>
          <w:rFonts w:hint="cs"/>
          <w:spacing w:val="-4"/>
          <w:rtl/>
        </w:rPr>
        <w:t xml:space="preserve">  </w:t>
      </w:r>
      <w:r w:rsidRPr="00677A8D">
        <w:rPr>
          <w:spacing w:val="-4"/>
          <w:rtl/>
        </w:rPr>
        <w:t xml:space="preserve">שבת ראשונה או כל </w:t>
      </w:r>
      <w:r w:rsidRPr="00CA108A">
        <w:rPr>
          <w:rFonts w:cs="PFT_Frank"/>
          <w:b/>
          <w:bCs/>
          <w:spacing w:val="-4"/>
          <w:szCs w:val="14"/>
          <w:rtl/>
        </w:rPr>
        <w:t>שבת ושבת</w:t>
      </w:r>
      <w:r w:rsidRPr="00677A8D">
        <w:rPr>
          <w:spacing w:val="-4"/>
          <w:rtl/>
        </w:rPr>
        <w:t>?</w:t>
      </w:r>
    </w:p>
    <w:p w14:paraId="4D06F0C6" w14:textId="650E2D92" w:rsidR="00AB7D20" w:rsidRPr="00730169" w:rsidRDefault="00AB7D20" w:rsidP="00677A8D">
      <w:pPr>
        <w:ind w:left="0" w:firstLine="0"/>
        <w:rPr>
          <w:spacing w:val="-8"/>
          <w:rtl/>
        </w:rPr>
      </w:pPr>
      <w:r w:rsidRPr="00730169">
        <w:rPr>
          <w:spacing w:val="-8"/>
          <w:rtl/>
        </w:rPr>
        <w:t xml:space="preserve">חדש ראשון או </w:t>
      </w:r>
      <w:r w:rsidRPr="00730169">
        <w:rPr>
          <w:rFonts w:cs="PFT_Frank"/>
          <w:b/>
          <w:bCs/>
          <w:spacing w:val="-8"/>
          <w:szCs w:val="14"/>
          <w:rtl/>
        </w:rPr>
        <w:t>כל חדש וחדש</w:t>
      </w:r>
      <w:r w:rsidRPr="00730169">
        <w:rPr>
          <w:spacing w:val="-8"/>
          <w:rtl/>
        </w:rPr>
        <w:t>?</w:t>
      </w:r>
      <w:r w:rsidR="00677A8D" w:rsidRPr="00730169">
        <w:rPr>
          <w:rFonts w:hint="cs"/>
          <w:spacing w:val="-8"/>
          <w:rtl/>
        </w:rPr>
        <w:t xml:space="preserve"> </w:t>
      </w:r>
      <w:r w:rsidRPr="00730169">
        <w:rPr>
          <w:spacing w:val="-8"/>
          <w:rtl/>
        </w:rPr>
        <w:t xml:space="preserve">שנה ראשונה או כל </w:t>
      </w:r>
      <w:r w:rsidRPr="00730169">
        <w:rPr>
          <w:rFonts w:cs="PFT_Frank"/>
          <w:b/>
          <w:bCs/>
          <w:spacing w:val="-8"/>
          <w:szCs w:val="14"/>
          <w:rtl/>
        </w:rPr>
        <w:t>שנה ושנה</w:t>
      </w:r>
      <w:r w:rsidRPr="00730169">
        <w:rPr>
          <w:spacing w:val="-8"/>
          <w:rtl/>
        </w:rPr>
        <w:t>? תיקו.</w:t>
      </w:r>
    </w:p>
    <w:p w14:paraId="56CAEB3B" w14:textId="49A409A1" w:rsidR="00E268F4" w:rsidRDefault="00F61338" w:rsidP="00AB7D20">
      <w:pPr>
        <w:rPr>
          <w:rFonts w:ascii="Fb Fontext" w:hAnsi="Fb Fontext"/>
          <w:rtl/>
        </w:rPr>
      </w:pPr>
      <w:r>
        <w:rPr>
          <w:rStyle w:val="affffe"/>
          <w:rFonts w:hint="cs"/>
          <w:rtl/>
        </w:rPr>
        <w:t xml:space="preserve">א. </w:t>
      </w:r>
      <w:r w:rsidR="00677A8D" w:rsidRPr="00677A8D">
        <w:rPr>
          <w:rStyle w:val="affffe"/>
          <w:rFonts w:hint="cs"/>
          <w:rtl/>
        </w:rPr>
        <w:t>רב</w:t>
      </w:r>
      <w:r w:rsidR="00AB7D20" w:rsidRPr="00677A8D">
        <w:rPr>
          <w:rStyle w:val="affffe"/>
          <w:rtl/>
        </w:rPr>
        <w:t>:</w:t>
      </w:r>
      <w:r w:rsidR="00AB7D20" w:rsidRPr="00C35A2C">
        <w:rPr>
          <w:rFonts w:ascii="Fb Fontext" w:hAnsi="Fb Fontext"/>
          <w:rtl/>
        </w:rPr>
        <w:t xml:space="preserve"> מעשה בבתו של נקדימון בן גוריון, שפסקו לה חכמים ארבע מאות זהובים לקופה של בשמים לבו ביום</w:t>
      </w:r>
      <w:r w:rsidR="00E268F4">
        <w:rPr>
          <w:rFonts w:ascii="Fb Fontext" w:hAnsi="Fb Fontext"/>
          <w:rtl/>
        </w:rPr>
        <w:t>,</w:t>
      </w:r>
    </w:p>
    <w:p w14:paraId="74B4E473" w14:textId="4D948BFB" w:rsidR="00AB7D20" w:rsidRPr="00CA108A" w:rsidRDefault="00AB7D20" w:rsidP="00AB7D20">
      <w:pPr>
        <w:rPr>
          <w:rFonts w:ascii="Fb Fontext" w:hAnsi="Fb Fontext" w:cs="PFT_Frank"/>
          <w:b/>
          <w:bCs/>
          <w:szCs w:val="14"/>
          <w:rtl/>
        </w:rPr>
      </w:pPr>
      <w:r w:rsidRPr="00677A8D">
        <w:rPr>
          <w:rStyle w:val="affffe"/>
          <w:rtl/>
        </w:rPr>
        <w:t>אמרה להם:</w:t>
      </w:r>
      <w:r w:rsidRPr="00C35A2C">
        <w:rPr>
          <w:rFonts w:ascii="Fb Fontext" w:hAnsi="Fb Fontext"/>
          <w:rtl/>
        </w:rPr>
        <w:t xml:space="preserve"> כך תפסקו לבנותיכם, וענו אחריה אמן.</w:t>
      </w:r>
    </w:p>
    <w:p w14:paraId="39B89F9F" w14:textId="34342A59" w:rsidR="00AB7D20" w:rsidRPr="00F71179" w:rsidRDefault="00F61338" w:rsidP="00AB7D20">
      <w:pPr>
        <w:rPr>
          <w:rFonts w:ascii="Fb Fontext" w:hAnsi="Fb Fontext"/>
          <w:spacing w:val="-2"/>
          <w:rtl/>
        </w:rPr>
      </w:pPr>
      <w:r>
        <w:rPr>
          <w:rStyle w:val="affffe"/>
          <w:rFonts w:hint="cs"/>
          <w:rtl/>
        </w:rPr>
        <w:t xml:space="preserve">ב. </w:t>
      </w:r>
      <w:r>
        <w:rPr>
          <w:rStyle w:val="affffe"/>
          <w:rFonts w:ascii="Fb Fontext" w:hAnsi="Fb Fontext" w:cs="PFT_Frank"/>
          <w:b/>
          <w:bCs/>
          <w:spacing w:val="-2"/>
          <w:sz w:val="32"/>
          <w:szCs w:val="14"/>
          <w:rtl/>
          <w:rPrChange w:id="9222" w:author="מנוע אמוראים" w:date="2026-10-05T16:41:40Z">
            <w:rPr>
              <w:rFonts w:ascii="Fb Fontext" w:hAnsi="Fb Fontext" w:cs="PFT_Frank"/>
              <w:b/>
              <w:bCs/>
              <w:spacing w:val="-2"/>
              <w:sz w:val="32"/>
              <w:szCs w:val="14"/>
              <w:rtl/>
            </w:rPr>
          </w:rPrChange>
        </w:rPr>
        <w:t xml:space="preserve">ריב"ז</w:t>
      </w:r>
      <w:r>
        <w:rPr>
          <w:rFonts w:ascii="Fb Fontext" w:hAnsi="Fb Fontext" w:cs="PFT_Frank"/>
          <w:b/>
          <w:bCs/>
          <w:spacing w:val="-2"/>
          <w:sz w:val="32"/>
          <w:szCs w:val="14"/>
          <w:rtl/>
        </w:rPr>
        <w:t xml:space="preserve"> רכב על החמור ויצא מירושלים</w:t>
      </w:r>
      <w:r w:rsidR="00AB7D20" w:rsidRPr="00F71179">
        <w:rPr>
          <w:rFonts w:ascii="Fb Fontext" w:hAnsi="Fb Fontext"/>
          <w:spacing w:val="-2"/>
          <w:sz w:val="32"/>
          <w:rtl/>
        </w:rPr>
        <w:t xml:space="preserve"> </w:t>
      </w:r>
      <w:r>
        <w:rPr>
          <w:rFonts w:ascii="Fb Fontext" w:hAnsi="Fb Fontext" w:hint="cs"/>
          <w:spacing w:val="-2"/>
          <w:sz w:val="32"/>
          <w:rtl/>
        </w:rPr>
        <w:t>ו</w:t>
      </w:r>
      <w:r w:rsidR="00AB7D20" w:rsidRPr="00F71179">
        <w:rPr>
          <w:rFonts w:ascii="Fb Fontext" w:hAnsi="Fb Fontext"/>
          <w:spacing w:val="-2"/>
          <w:sz w:val="32"/>
          <w:rtl/>
        </w:rPr>
        <w:t>תלמידיו מהלכין אחריו.</w:t>
      </w:r>
    </w:p>
    <w:p w14:paraId="77B09554" w14:textId="0E9E503E" w:rsidR="00E268F4" w:rsidRDefault="00AB7D20" w:rsidP="00AB7D20">
      <w:pPr>
        <w:rPr>
          <w:rFonts w:ascii="Fb Fontext" w:hAnsi="Fb Fontext"/>
          <w:rtl/>
        </w:rPr>
      </w:pPr>
      <w:r w:rsidRPr="00C35A2C">
        <w:rPr>
          <w:rFonts w:ascii="Fb Fontext" w:hAnsi="Fb Fontext"/>
          <w:rtl/>
        </w:rPr>
        <w:lastRenderedPageBreak/>
        <w:t>ראה ריבה אחת שהיתה מלקטת שעורים מבין גללי בהמתן של ערביים, כיון שראתה אותו נתעטפה בשערה ועמדה לפניו</w:t>
      </w:r>
      <w:r w:rsidR="00E268F4">
        <w:rPr>
          <w:rFonts w:ascii="Fb Fontext" w:hAnsi="Fb Fontext"/>
          <w:rtl/>
        </w:rPr>
        <w:t>,</w:t>
      </w:r>
    </w:p>
    <w:p w14:paraId="2934B8DA" w14:textId="41AF287A" w:rsidR="00AB7D20" w:rsidRPr="00A40DB0" w:rsidRDefault="00AB7D20" w:rsidP="00AB7D20">
      <w:pPr>
        <w:rPr>
          <w:rFonts w:ascii="Fb Fontext" w:hAnsi="Fb Fontext"/>
          <w:spacing w:val="-6"/>
          <w:rtl/>
        </w:rPr>
      </w:pPr>
      <w:r w:rsidRPr="00A40DB0">
        <w:rPr>
          <w:rStyle w:val="affffe"/>
          <w:spacing w:val="-6"/>
          <w:rtl/>
        </w:rPr>
        <w:t>א</w:t>
      </w:r>
      <w:r w:rsidR="00677A8D" w:rsidRPr="00A40DB0">
        <w:rPr>
          <w:rStyle w:val="affffe"/>
          <w:rFonts w:hint="cs"/>
          <w:spacing w:val="-6"/>
          <w:rtl/>
        </w:rPr>
        <w:t>"ל</w:t>
      </w:r>
      <w:r w:rsidRPr="00A40DB0">
        <w:rPr>
          <w:rStyle w:val="affffe"/>
          <w:spacing w:val="-6"/>
          <w:rtl/>
        </w:rPr>
        <w:t xml:space="preserve">: </w:t>
      </w:r>
      <w:r w:rsidRPr="00A40DB0">
        <w:rPr>
          <w:rFonts w:ascii="Fb Fontext" w:hAnsi="Fb Fontext"/>
          <w:spacing w:val="-6"/>
          <w:rtl/>
        </w:rPr>
        <w:t xml:space="preserve">רבי, פרנסני! </w:t>
      </w:r>
      <w:r w:rsidRPr="00A40DB0">
        <w:rPr>
          <w:rStyle w:val="affffe"/>
          <w:spacing w:val="-6"/>
          <w:rtl/>
        </w:rPr>
        <w:t>א</w:t>
      </w:r>
      <w:r w:rsidR="00677A8D" w:rsidRPr="00A40DB0">
        <w:rPr>
          <w:rStyle w:val="affffe"/>
          <w:rFonts w:hint="cs"/>
          <w:spacing w:val="-6"/>
          <w:rtl/>
        </w:rPr>
        <w:t>"ל</w:t>
      </w:r>
      <w:r w:rsidRPr="00A40DB0">
        <w:rPr>
          <w:rStyle w:val="affffe"/>
          <w:spacing w:val="-6"/>
          <w:rtl/>
        </w:rPr>
        <w:t xml:space="preserve">: </w:t>
      </w:r>
      <w:r w:rsidRPr="00A40DB0">
        <w:rPr>
          <w:rFonts w:ascii="Fb Fontext" w:hAnsi="Fb Fontext"/>
          <w:spacing w:val="-6"/>
          <w:rtl/>
        </w:rPr>
        <w:t xml:space="preserve">בתי, מי את? </w:t>
      </w:r>
      <w:r w:rsidRPr="00A40DB0">
        <w:rPr>
          <w:rStyle w:val="affffe"/>
          <w:spacing w:val="-6"/>
          <w:rtl/>
        </w:rPr>
        <w:t>א</w:t>
      </w:r>
      <w:r w:rsidR="00677A8D" w:rsidRPr="00A40DB0">
        <w:rPr>
          <w:rStyle w:val="affffe"/>
          <w:rFonts w:hint="cs"/>
          <w:spacing w:val="-6"/>
          <w:rtl/>
        </w:rPr>
        <w:t>"ל</w:t>
      </w:r>
      <w:r w:rsidRPr="00A40DB0">
        <w:rPr>
          <w:rStyle w:val="affffe"/>
          <w:spacing w:val="-6"/>
          <w:rtl/>
        </w:rPr>
        <w:t xml:space="preserve">: </w:t>
      </w:r>
      <w:r w:rsidRPr="00A40DB0">
        <w:rPr>
          <w:rFonts w:ascii="Fb Fontext" w:hAnsi="Fb Fontext"/>
          <w:spacing w:val="-6"/>
          <w:rtl/>
        </w:rPr>
        <w:t>בת נקדימון בן גוריון אני.</w:t>
      </w:r>
    </w:p>
    <w:p w14:paraId="66A45098" w14:textId="58CEE895" w:rsidR="00AB7D20" w:rsidRDefault="00677A8D" w:rsidP="00AB7D20">
      <w:pPr>
        <w:rPr>
          <w:rFonts w:ascii="Fb Fontext" w:hAnsi="Fb Fontext"/>
          <w:rtl/>
        </w:rPr>
      </w:pPr>
      <w:r w:rsidRPr="00677A8D">
        <w:rPr>
          <w:rStyle w:val="affffe"/>
          <w:rFonts w:hint="cs"/>
          <w:rtl/>
        </w:rPr>
        <w:t>א</w:t>
      </w:r>
      <w:r w:rsidR="002B7BCC">
        <w:rPr>
          <w:rStyle w:val="affffe"/>
          <w:rtl/>
        </w:rPr>
        <w:t>"</w:t>
      </w:r>
      <w:r w:rsidRPr="00677A8D">
        <w:rPr>
          <w:rStyle w:val="affffe"/>
          <w:rFonts w:hint="cs"/>
          <w:rtl/>
        </w:rPr>
        <w:t>ל</w:t>
      </w:r>
      <w:r w:rsidR="00AB7D20" w:rsidRPr="00677A8D">
        <w:rPr>
          <w:rStyle w:val="affffe"/>
          <w:rtl/>
        </w:rPr>
        <w:t>:</w:t>
      </w:r>
      <w:r w:rsidR="00AB7D20" w:rsidRPr="00C35A2C">
        <w:rPr>
          <w:rFonts w:ascii="Fb Fontext" w:hAnsi="Fb Fontext"/>
          <w:rtl/>
        </w:rPr>
        <w:t xml:space="preserve"> בתי, ממון של בית אביך היכן הלך?</w:t>
      </w:r>
    </w:p>
    <w:p w14:paraId="48B4C969" w14:textId="2B8004BA" w:rsidR="00AB7D20" w:rsidRPr="00730169" w:rsidRDefault="00677A8D" w:rsidP="00AB7D20">
      <w:pPr>
        <w:rPr>
          <w:rFonts w:ascii="Fb Fontext" w:hAnsi="Fb Fontext"/>
          <w:spacing w:val="-6"/>
          <w:rtl/>
        </w:rPr>
      </w:pPr>
      <w:r w:rsidRPr="00730169">
        <w:rPr>
          <w:rStyle w:val="affffe"/>
          <w:rFonts w:hint="cs"/>
          <w:spacing w:val="-6"/>
          <w:rtl/>
        </w:rPr>
        <w:t>א</w:t>
      </w:r>
      <w:r w:rsidR="002B7BCC">
        <w:rPr>
          <w:rStyle w:val="affffe"/>
          <w:spacing w:val="-6"/>
          <w:rtl/>
        </w:rPr>
        <w:t>"</w:t>
      </w:r>
      <w:r w:rsidRPr="00730169">
        <w:rPr>
          <w:rStyle w:val="affffe"/>
          <w:rFonts w:hint="cs"/>
          <w:spacing w:val="-6"/>
          <w:rtl/>
        </w:rPr>
        <w:t>ל</w:t>
      </w:r>
      <w:r w:rsidR="00AB7D20" w:rsidRPr="00730169">
        <w:rPr>
          <w:rStyle w:val="affffe"/>
          <w:spacing w:val="-6"/>
          <w:rtl/>
        </w:rPr>
        <w:t xml:space="preserve">: </w:t>
      </w:r>
      <w:r w:rsidR="00AB7D20" w:rsidRPr="00730169">
        <w:rPr>
          <w:rFonts w:ascii="Fb Fontext" w:hAnsi="Fb Fontext"/>
          <w:spacing w:val="-6"/>
          <w:rtl/>
        </w:rPr>
        <w:t>רבי, לא כ</w:t>
      </w:r>
      <w:r w:rsidR="00F61338">
        <w:rPr>
          <w:rFonts w:ascii="Fb Fontext" w:hAnsi="Fb Fontext" w:hint="cs"/>
          <w:spacing w:val="-6"/>
          <w:rtl/>
        </w:rPr>
        <w:t>ך</w:t>
      </w:r>
      <w:r w:rsidR="00AB7D20" w:rsidRPr="00730169">
        <w:rPr>
          <w:rFonts w:ascii="Fb Fontext" w:hAnsi="Fb Fontext"/>
          <w:spacing w:val="-6"/>
          <w:rtl/>
        </w:rPr>
        <w:t xml:space="preserve"> </w:t>
      </w:r>
      <w:r w:rsidR="00F61338">
        <w:rPr>
          <w:rFonts w:ascii="Fb Fontext" w:hAnsi="Fb Fontext" w:hint="cs"/>
          <w:spacing w:val="-6"/>
          <w:rtl/>
        </w:rPr>
        <w:t xml:space="preserve">משלו משל </w:t>
      </w:r>
      <w:r w:rsidR="00AB7D20" w:rsidRPr="00730169">
        <w:rPr>
          <w:rFonts w:ascii="Fb Fontext" w:hAnsi="Fb Fontext"/>
          <w:spacing w:val="-6"/>
          <w:rtl/>
        </w:rPr>
        <w:t xml:space="preserve">בירושלים מלח ממון חסר? </w:t>
      </w:r>
      <w:r w:rsidRPr="00730169">
        <w:rPr>
          <w:rFonts w:ascii="Fb Fontext" w:hAnsi="Fb Fontext" w:hint="cs"/>
          <w:spacing w:val="-6"/>
          <w:rtl/>
        </w:rPr>
        <w:t>[</w:t>
      </w:r>
      <w:r w:rsidR="00AB7D20" w:rsidRPr="00730169">
        <w:rPr>
          <w:rFonts w:ascii="Fb Fontext" w:hAnsi="Fb Fontext"/>
          <w:spacing w:val="-6"/>
          <w:rtl/>
        </w:rPr>
        <w:t>חסד</w:t>
      </w:r>
      <w:r w:rsidRPr="00730169">
        <w:rPr>
          <w:rFonts w:ascii="Fb Fontext" w:hAnsi="Fb Fontext" w:hint="cs"/>
          <w:spacing w:val="-6"/>
          <w:rtl/>
        </w:rPr>
        <w:t>]</w:t>
      </w:r>
      <w:r w:rsidR="00AB7D20" w:rsidRPr="00730169">
        <w:rPr>
          <w:rFonts w:ascii="Fb Fontext" w:hAnsi="Fb Fontext"/>
          <w:spacing w:val="-6"/>
          <w:rtl/>
        </w:rPr>
        <w:t>.</w:t>
      </w:r>
    </w:p>
    <w:p w14:paraId="5A9F9417" w14:textId="118CBC8A" w:rsidR="00AB7D20" w:rsidRPr="00C35A2C" w:rsidRDefault="00F61338" w:rsidP="00AB7D20">
      <w:pPr>
        <w:rPr>
          <w:rFonts w:ascii="Fb Fontext" w:hAnsi="Fb Fontext"/>
          <w:rtl/>
        </w:rPr>
      </w:pPr>
      <w:r w:rsidRPr="00F61338">
        <w:rPr>
          <w:rStyle w:val="affffe"/>
          <w:rFonts w:hint="cs"/>
          <w:rtl/>
        </w:rPr>
        <w:t>א''ל</w:t>
      </w:r>
      <w:r>
        <w:rPr>
          <w:rStyle w:val="affffe"/>
          <w:rFonts w:hint="cs"/>
          <w:rtl/>
        </w:rPr>
        <w:t>:</w:t>
      </w:r>
      <w:r>
        <w:rPr>
          <w:rFonts w:ascii="Fb Fontext" w:hAnsi="Fb Fontext" w:hint="cs"/>
          <w:rtl/>
        </w:rPr>
        <w:t xml:space="preserve"> </w:t>
      </w:r>
      <w:r w:rsidR="00AB7D20" w:rsidRPr="00C35A2C">
        <w:rPr>
          <w:rFonts w:ascii="Fb Fontext" w:hAnsi="Fb Fontext"/>
          <w:rtl/>
        </w:rPr>
        <w:t xml:space="preserve">ושל בית חמיך היכן הוא? </w:t>
      </w:r>
      <w:r w:rsidR="00AB7D20" w:rsidRPr="00677A8D">
        <w:rPr>
          <w:rStyle w:val="affffe"/>
          <w:rtl/>
        </w:rPr>
        <w:t>אמרה לו:</w:t>
      </w:r>
      <w:r w:rsidR="00AB7D20" w:rsidRPr="00C35A2C">
        <w:rPr>
          <w:rFonts w:ascii="Fb Fontext" w:hAnsi="Fb Fontext"/>
          <w:rtl/>
        </w:rPr>
        <w:t xml:space="preserve"> בא זה ואיבד את זה.</w:t>
      </w:r>
    </w:p>
    <w:p w14:paraId="3701131E" w14:textId="77777777" w:rsidR="00AB7D20" w:rsidRDefault="00AB7D20" w:rsidP="00AB7D20">
      <w:pPr>
        <w:rPr>
          <w:rFonts w:ascii="Fb Fontext" w:hAnsi="Fb Fontext"/>
          <w:rtl/>
        </w:rPr>
      </w:pPr>
      <w:r w:rsidRPr="00677A8D">
        <w:rPr>
          <w:rStyle w:val="affffe"/>
          <w:rtl/>
        </w:rPr>
        <w:t>אמרה לו</w:t>
      </w:r>
      <w:r w:rsidRPr="00C35A2C">
        <w:rPr>
          <w:rFonts w:ascii="Fb Fontext" w:hAnsi="Fb Fontext"/>
          <w:rtl/>
        </w:rPr>
        <w:t>: רבי, זכור אתה כשחתמת על כתובתי?</w:t>
      </w:r>
    </w:p>
    <w:p w14:paraId="3F473ACB" w14:textId="1B3B3065" w:rsidR="00AB7D20" w:rsidRPr="00C35A2C" w:rsidRDefault="00677A8D" w:rsidP="00AB7D20">
      <w:pPr>
        <w:rPr>
          <w:rtl/>
        </w:rPr>
      </w:pPr>
      <w:r w:rsidRPr="00677A8D">
        <w:rPr>
          <w:rStyle w:val="affffe"/>
          <w:rFonts w:hint="cs"/>
          <w:rtl/>
        </w:rPr>
        <w:t>א</w:t>
      </w:r>
      <w:r w:rsidR="002B7BCC">
        <w:rPr>
          <w:rStyle w:val="affffe"/>
          <w:rtl/>
        </w:rPr>
        <w:t>"</w:t>
      </w:r>
      <w:r w:rsidRPr="00677A8D">
        <w:rPr>
          <w:rStyle w:val="affffe"/>
          <w:rFonts w:hint="cs"/>
          <w:rtl/>
        </w:rPr>
        <w:t>ל לתלמידיו</w:t>
      </w:r>
      <w:r w:rsidR="00AB7D20" w:rsidRPr="00677A8D">
        <w:rPr>
          <w:rStyle w:val="affffe"/>
          <w:rtl/>
        </w:rPr>
        <w:t>:</w:t>
      </w:r>
      <w:r w:rsidR="00AB7D20" w:rsidRPr="00C35A2C">
        <w:rPr>
          <w:rtl/>
        </w:rPr>
        <w:t xml:space="preserve"> זכור</w:t>
      </w:r>
      <w:r w:rsidR="00D84B2D">
        <w:rPr>
          <w:rFonts w:hint="cs"/>
          <w:rtl/>
        </w:rPr>
        <w:t>ני</w:t>
      </w:r>
      <w:r w:rsidR="00AB7D20" w:rsidRPr="00C35A2C">
        <w:rPr>
          <w:rtl/>
        </w:rPr>
        <w:t xml:space="preserve"> כשחתמתי על כתובתה של זו, ו</w:t>
      </w:r>
      <w:r w:rsidR="00D84B2D">
        <w:rPr>
          <w:rFonts w:hint="cs"/>
          <w:rtl/>
        </w:rPr>
        <w:t>קראתי</w:t>
      </w:r>
      <w:r w:rsidR="00AB7D20" w:rsidRPr="00C35A2C">
        <w:rPr>
          <w:rtl/>
        </w:rPr>
        <w:t xml:space="preserve"> בה אלף אלפים דינרי זהב מבית אביה חוץ משל חמיה.</w:t>
      </w:r>
    </w:p>
    <w:p w14:paraId="6FAFD47B" w14:textId="519D701F" w:rsidR="00AB7D20" w:rsidRDefault="00AB7D20" w:rsidP="00D84B2D">
      <w:pPr>
        <w:rPr>
          <w:rFonts w:ascii="Fb Fontext" w:hAnsi="Fb Fontext"/>
          <w:rtl/>
        </w:rPr>
      </w:pPr>
      <w:r w:rsidRPr="00677A8D">
        <w:rPr>
          <w:rStyle w:val="affffe"/>
          <w:rtl/>
        </w:rPr>
        <w:t>בכה ריב"ז:</w:t>
      </w:r>
      <w:r w:rsidRPr="00F71179">
        <w:rPr>
          <w:rFonts w:ascii="Fb Fontext" w:hAnsi="Fb Fontext"/>
          <w:spacing w:val="-4"/>
          <w:rtl/>
        </w:rPr>
        <w:t xml:space="preserve"> </w:t>
      </w:r>
      <w:r w:rsidRPr="00F61338">
        <w:rPr>
          <w:rtl/>
        </w:rPr>
        <w:t>אשריכם ישראל, בזמן שעושין רצונו של מקום אין כל אומה ולשון שולטת בהם,</w:t>
      </w:r>
      <w:r w:rsidR="00D84B2D" w:rsidRPr="00F61338">
        <w:rPr>
          <w:rFonts w:hint="cs"/>
          <w:rtl/>
        </w:rPr>
        <w:t xml:space="preserve"> </w:t>
      </w:r>
      <w:r w:rsidRPr="00F61338">
        <w:rPr>
          <w:rFonts w:hint="cs"/>
          <w:rtl/>
        </w:rPr>
        <w:t>ובזמן שאין עושין רצונו של מקום מוסרן ב</w:t>
      </w:r>
      <w:r w:rsidRPr="00C35A2C">
        <w:rPr>
          <w:rFonts w:ascii="Fb Fontext" w:hAnsi="Fb Fontext" w:hint="cs"/>
          <w:rtl/>
        </w:rPr>
        <w:t>יד בהמתן של אומה שפלה</w:t>
      </w:r>
      <w:r w:rsidR="000568A6">
        <w:rPr>
          <w:rFonts w:ascii="Fb Fontext" w:hAnsi="Fb Fontext" w:hint="cs"/>
          <w:rtl/>
        </w:rPr>
        <w:t>,</w:t>
      </w:r>
    </w:p>
    <w:p w14:paraId="477774E9" w14:textId="77777777" w:rsidR="00AB7D20" w:rsidRDefault="00AB7D20" w:rsidP="00E26091">
      <w:pPr>
        <w:pStyle w:val="afff"/>
        <w:framePr w:wrap="around"/>
        <w:rPr>
          <w:rtl/>
        </w:rPr>
      </w:pPr>
      <w:bookmarkStart w:id="506" w:name="_Toc119353290"/>
      <w:r w:rsidRPr="00C35A2C">
        <w:rPr>
          <w:rFonts w:hint="cs"/>
          <w:rtl/>
        </w:rPr>
        <w:t>סז.</w:t>
      </w:r>
      <w:bookmarkEnd w:id="506"/>
    </w:p>
    <w:p w14:paraId="4CCCDCCB" w14:textId="7E351F3E" w:rsidR="00AB7D20" w:rsidRDefault="00AB7D20" w:rsidP="00AB7D20">
      <w:pPr>
        <w:rPr>
          <w:rFonts w:ascii="Fb Fontext" w:hAnsi="Fb Fontext"/>
          <w:sz w:val="32"/>
          <w:rtl/>
        </w:rPr>
      </w:pPr>
      <w:r w:rsidRPr="00C35A2C">
        <w:rPr>
          <w:rFonts w:ascii="Fb Fontext" w:hAnsi="Fb Fontext"/>
          <w:sz w:val="32"/>
          <w:rtl/>
        </w:rPr>
        <w:t>וא</w:t>
      </w:r>
      <w:r w:rsidR="00D84B2D">
        <w:rPr>
          <w:rFonts w:ascii="Fb Fontext" w:hAnsi="Fb Fontext" w:hint="cs"/>
          <w:sz w:val="32"/>
          <w:rtl/>
        </w:rPr>
        <w:t>ף</w:t>
      </w:r>
      <w:r w:rsidRPr="00C35A2C">
        <w:rPr>
          <w:rFonts w:ascii="Fb Fontext" w:hAnsi="Fb Fontext"/>
          <w:sz w:val="32"/>
          <w:rtl/>
        </w:rPr>
        <w:t xml:space="preserve"> </w:t>
      </w:r>
      <w:r w:rsidR="00D84B2D">
        <w:rPr>
          <w:rFonts w:ascii="Fb Fontext" w:hAnsi="Fb Fontext" w:hint="cs"/>
          <w:sz w:val="32"/>
          <w:rtl/>
        </w:rPr>
        <w:t>ש</w:t>
      </w:r>
      <w:r w:rsidRPr="00C35A2C">
        <w:rPr>
          <w:rFonts w:ascii="Fb Fontext" w:hAnsi="Fb Fontext"/>
          <w:sz w:val="32"/>
          <w:rtl/>
        </w:rPr>
        <w:t>נקדימון בן גוריון כשהיה יוצא מביתו לבי</w:t>
      </w:r>
      <w:r w:rsidR="00677A8D">
        <w:rPr>
          <w:rFonts w:ascii="Fb Fontext" w:hAnsi="Fb Fontext" w:hint="cs"/>
          <w:sz w:val="32"/>
          <w:rtl/>
        </w:rPr>
        <w:t>המ</w:t>
      </w:r>
      <w:r w:rsidR="002B7BCC">
        <w:rPr>
          <w:rFonts w:ascii="Fb Fontext" w:hAnsi="Fb Fontext"/>
          <w:sz w:val="32"/>
          <w:rtl/>
        </w:rPr>
        <w:t>"</w:t>
      </w:r>
      <w:r w:rsidR="00677A8D">
        <w:rPr>
          <w:rFonts w:ascii="Fb Fontext" w:hAnsi="Fb Fontext" w:hint="cs"/>
          <w:sz w:val="32"/>
          <w:rtl/>
        </w:rPr>
        <w:t xml:space="preserve">ד, </w:t>
      </w:r>
      <w:r w:rsidR="00D84B2D">
        <w:rPr>
          <w:rFonts w:ascii="Fb Fontext" w:hAnsi="Fb Fontext" w:hint="cs"/>
          <w:sz w:val="32"/>
          <w:rtl/>
        </w:rPr>
        <w:t xml:space="preserve">הציעו תחתיו </w:t>
      </w:r>
      <w:r w:rsidRPr="00C35A2C">
        <w:rPr>
          <w:rFonts w:ascii="Fb Fontext" w:hAnsi="Fb Fontext"/>
          <w:sz w:val="32"/>
          <w:rtl/>
        </w:rPr>
        <w:t xml:space="preserve">כלי מילת, ועניים מקפלין אותן מאחריו </w:t>
      </w:r>
      <w:r w:rsidRPr="00D84B2D">
        <w:rPr>
          <w:rStyle w:val="afffff0"/>
          <w:rtl/>
        </w:rPr>
        <w:t>וא"כ עשה צדקה</w:t>
      </w:r>
    </w:p>
    <w:p w14:paraId="3E4A6E76" w14:textId="77777777" w:rsidR="00E268F4" w:rsidRDefault="00677A8D" w:rsidP="00677A8D">
      <w:pPr>
        <w:ind w:firstLine="0"/>
        <w:rPr>
          <w:rFonts w:ascii="Fb Fontext" w:hAnsi="Fb Fontext"/>
          <w:spacing w:val="-4"/>
          <w:rtl/>
        </w:rPr>
      </w:pPr>
      <w:r w:rsidRPr="00A40DB0">
        <w:rPr>
          <w:rStyle w:val="affffe"/>
          <w:rFonts w:hint="cs"/>
          <w:spacing w:val="-4"/>
          <w:rtl/>
        </w:rPr>
        <w:t>א.</w:t>
      </w:r>
      <w:r w:rsidR="00AB7D20" w:rsidRPr="00A40DB0">
        <w:rPr>
          <w:rFonts w:ascii="Fb Fontext" w:hAnsi="Fb Fontext"/>
          <w:spacing w:val="-4"/>
          <w:rtl/>
        </w:rPr>
        <w:t xml:space="preserve"> לכבודו עשה.</w:t>
      </w:r>
      <w:r w:rsidRPr="00A40DB0">
        <w:rPr>
          <w:rFonts w:ascii="Fb Fontext" w:hAnsi="Fb Fontext" w:cs="PFT_Frank" w:hint="cs"/>
          <w:b/>
          <w:bCs/>
          <w:spacing w:val="-4"/>
          <w:szCs w:val="14"/>
          <w:rtl/>
        </w:rPr>
        <w:t xml:space="preserve"> </w:t>
      </w:r>
      <w:r w:rsidRPr="00A40DB0">
        <w:rPr>
          <w:rStyle w:val="affffe"/>
          <w:rFonts w:hint="cs"/>
          <w:spacing w:val="-4"/>
          <w:rtl/>
        </w:rPr>
        <w:t>ב.</w:t>
      </w:r>
      <w:r w:rsidR="00AB7D20" w:rsidRPr="00A40DB0">
        <w:rPr>
          <w:rFonts w:ascii="Fb Fontext" w:hAnsi="Fb Fontext"/>
          <w:spacing w:val="-4"/>
          <w:rtl/>
        </w:rPr>
        <w:t xml:space="preserve"> לא </w:t>
      </w:r>
      <w:r w:rsidR="00D84B2D" w:rsidRPr="00A40DB0">
        <w:rPr>
          <w:rFonts w:ascii="Fb Fontext" w:hAnsi="Fb Fontext" w:hint="cs"/>
          <w:spacing w:val="-4"/>
          <w:rtl/>
        </w:rPr>
        <w:t>ל</w:t>
      </w:r>
      <w:r w:rsidR="00AB7D20" w:rsidRPr="00A40DB0">
        <w:rPr>
          <w:rFonts w:ascii="Fb Fontext" w:hAnsi="Fb Fontext"/>
          <w:spacing w:val="-4"/>
          <w:rtl/>
        </w:rPr>
        <w:t xml:space="preserve">פי עשרו </w:t>
      </w:r>
      <w:r w:rsidR="00D84B2D" w:rsidRPr="00A40DB0">
        <w:rPr>
          <w:rStyle w:val="affffe"/>
          <w:rFonts w:hint="cs"/>
          <w:spacing w:val="-4"/>
          <w:rtl/>
        </w:rPr>
        <w:t>כדאמרו</w:t>
      </w:r>
      <w:r w:rsidR="00D84B2D" w:rsidRPr="00A40DB0">
        <w:rPr>
          <w:rFonts w:ascii="Fb Fontext" w:hAnsi="Fb Fontext" w:hint="cs"/>
          <w:spacing w:val="-4"/>
          <w:rtl/>
        </w:rPr>
        <w:t xml:space="preserve"> משא הגמל לפי כוחו</w:t>
      </w:r>
      <w:r w:rsidR="00E268F4">
        <w:rPr>
          <w:rFonts w:ascii="Fb Fontext" w:hAnsi="Fb Fontext" w:hint="cs"/>
          <w:spacing w:val="-4"/>
          <w:rtl/>
        </w:rPr>
        <w:t>,</w:t>
      </w:r>
    </w:p>
    <w:p w14:paraId="5781C664" w14:textId="26FC6D83" w:rsidR="00AB7D20" w:rsidRPr="00C35A2C" w:rsidRDefault="00AB7D20" w:rsidP="00F61338">
      <w:pPr>
        <w:rPr>
          <w:rFonts w:ascii="Fb Fontext" w:hAnsi="Fb Fontext"/>
          <w:rtl/>
        </w:rPr>
      </w:pPr>
      <w:r w:rsidRPr="00677A8D">
        <w:rPr>
          <w:rStyle w:val="affffe"/>
          <w:rFonts w:hint="cs"/>
          <w:rtl/>
        </w:rPr>
        <w:t>ראבר</w:t>
      </w:r>
      <w:r w:rsidR="002B7BCC">
        <w:rPr>
          <w:rStyle w:val="affffe"/>
          <w:rtl/>
        </w:rPr>
        <w:t>"</w:t>
      </w:r>
      <w:r w:rsidRPr="00677A8D">
        <w:rPr>
          <w:rStyle w:val="affffe"/>
          <w:rFonts w:hint="cs"/>
          <w:rtl/>
        </w:rPr>
        <w:t>צ</w:t>
      </w:r>
      <w:r w:rsidRPr="00677A8D">
        <w:rPr>
          <w:rStyle w:val="affffe"/>
          <w:rtl/>
        </w:rPr>
        <w:t xml:space="preserve">: </w:t>
      </w:r>
      <w:r w:rsidRPr="00C35A2C">
        <w:rPr>
          <w:rFonts w:ascii="Fb Fontext" w:hAnsi="Fb Fontext"/>
          <w:rtl/>
        </w:rPr>
        <w:t>אראה בנחמה, אם לא ראיתיה מלקטת שעורים מבין טלפי סוסים בעכו</w:t>
      </w:r>
      <w:r w:rsidR="00E268F4">
        <w:rPr>
          <w:rFonts w:ascii="Fb Fontext" w:hAnsi="Fb Fontext"/>
          <w:rtl/>
        </w:rPr>
        <w:t>,</w:t>
      </w:r>
      <w:r w:rsidR="00F61338">
        <w:rPr>
          <w:rFonts w:ascii="Fb Fontext" w:hAnsi="Fb Fontext" w:hint="cs"/>
          <w:rtl/>
        </w:rPr>
        <w:t xml:space="preserve"> </w:t>
      </w:r>
      <w:r w:rsidRPr="00B9305D">
        <w:rPr>
          <w:rStyle w:val="affffe"/>
          <w:rtl/>
        </w:rPr>
        <w:t>קראתי עליה:</w:t>
      </w:r>
      <w:r w:rsidRPr="00C35A2C">
        <w:rPr>
          <w:rFonts w:ascii="Fb Fontext" w:hAnsi="Fb Fontext"/>
          <w:rtl/>
        </w:rPr>
        <w:t xml:space="preserve"> </w:t>
      </w:r>
      <w:r w:rsidRPr="003221EB">
        <w:rPr>
          <w:rStyle w:val="affffa"/>
          <w:rtl/>
        </w:rPr>
        <w:t>אם לא תדעי לך היפה בנשים צאי לך בעקבי הצאן ורעי את גדיותיך</w:t>
      </w:r>
      <w:r w:rsidRPr="00C35A2C">
        <w:rPr>
          <w:rFonts w:ascii="Fb Fontext" w:hAnsi="Fb Fontext"/>
          <w:rtl/>
        </w:rPr>
        <w:t>, אל תקרי גדיותיך אלא גויותיך.</w:t>
      </w:r>
    </w:p>
    <w:p w14:paraId="51194B4F" w14:textId="77777777" w:rsidR="00E268F4" w:rsidRPr="008C28D0" w:rsidRDefault="0043180B" w:rsidP="00F1680A">
      <w:pPr>
        <w:pStyle w:val="affffb"/>
        <w:rPr>
          <w:spacing w:val="0"/>
          <w:rtl/>
        </w:rPr>
      </w:pPr>
      <w:bookmarkStart w:id="507" w:name="_Toc119353291"/>
      <w:r w:rsidRPr="008C28D0">
        <w:rPr>
          <w:rFonts w:hint="cs"/>
          <w:spacing w:val="0"/>
          <w:rtl/>
        </w:rPr>
        <w:t xml:space="preserve">הכניסה לו זהב </w:t>
      </w:r>
      <w:r w:rsidRPr="008C28D0">
        <w:rPr>
          <w:rStyle w:val="afffff0"/>
          <w:rFonts w:cs="PFT_Frank" w:hint="cs"/>
          <w:b w:val="0"/>
          <w:bCs w:val="0"/>
          <w:spacing w:val="0"/>
          <w:rtl/>
        </w:rPr>
        <w:t>ד' אוקימתות</w:t>
      </w:r>
      <w:r w:rsidR="00E268F4" w:rsidRPr="008C28D0">
        <w:rPr>
          <w:rStyle w:val="afffff0"/>
          <w:rFonts w:cs="PFT_Frank" w:hint="cs"/>
          <w:b w:val="0"/>
          <w:bCs w:val="0"/>
          <w:spacing w:val="0"/>
          <w:rtl/>
        </w:rPr>
        <w:t>,</w:t>
      </w:r>
      <w:bookmarkEnd w:id="507"/>
    </w:p>
    <w:p w14:paraId="53C17A65" w14:textId="5AB0F0F8" w:rsidR="00AB7D20" w:rsidRPr="00C35A2C" w:rsidRDefault="00AB7D20" w:rsidP="00AB7D20">
      <w:pPr>
        <w:rPr>
          <w:rFonts w:ascii="Fb Fontext" w:hAnsi="Fb Fontext"/>
          <w:rtl/>
        </w:rPr>
      </w:pPr>
      <w:r w:rsidRPr="004749D0">
        <w:rPr>
          <w:rStyle w:val="affffe"/>
          <w:rFonts w:hint="cs"/>
          <w:rtl/>
        </w:rPr>
        <w:t>מרי</w:t>
      </w:r>
      <w:r w:rsidR="002B7BCC">
        <w:rPr>
          <w:rStyle w:val="affffe"/>
          <w:rtl/>
        </w:rPr>
        <w:t>"</w:t>
      </w:r>
      <w:r w:rsidRPr="004749D0">
        <w:rPr>
          <w:rStyle w:val="affffe"/>
          <w:rFonts w:hint="cs"/>
          <w:rtl/>
        </w:rPr>
        <w:t>ו</w:t>
      </w:r>
      <w:r w:rsidRPr="004749D0">
        <w:rPr>
          <w:rStyle w:val="affffe"/>
          <w:rtl/>
        </w:rPr>
        <w:t>:</w:t>
      </w:r>
      <w:r w:rsidRPr="00C35A2C">
        <w:rPr>
          <w:rFonts w:ascii="Fb Fontext" w:hAnsi="Fb Fontext"/>
          <w:sz w:val="32"/>
          <w:rtl/>
        </w:rPr>
        <w:t xml:space="preserve"> הכניסה לו זהב - שמין אותו, והרי הוא כשוויו.</w:t>
      </w:r>
    </w:p>
    <w:p w14:paraId="40816443" w14:textId="513B8A27" w:rsidR="00AB7D20" w:rsidRDefault="00AB7D20" w:rsidP="00636FCB">
      <w:pPr>
        <w:ind w:left="283" w:firstLine="57"/>
        <w:rPr>
          <w:rFonts w:ascii="Fb Fontext" w:hAnsi="Fb Fontext"/>
          <w:rtl/>
        </w:rPr>
      </w:pPr>
      <w:r w:rsidRPr="00C35A2C">
        <w:rPr>
          <w:rFonts w:ascii="Fb Fontext" w:hAnsi="Fb Fontext"/>
          <w:rtl/>
        </w:rPr>
        <w:t>והך דתנינא שהזהב ככלים</w:t>
      </w:r>
      <w:r w:rsidR="00A215C7">
        <w:rPr>
          <w:rStyle w:val="afffff0"/>
          <w:rFonts w:hint="cs"/>
          <w:rtl/>
        </w:rPr>
        <w:t xml:space="preserve"> </w:t>
      </w:r>
      <w:r w:rsidR="00A215C7" w:rsidRPr="00A215C7">
        <w:rPr>
          <w:rStyle w:val="afffff0"/>
          <w:rFonts w:hint="cs"/>
          <w:rtl/>
        </w:rPr>
        <w:t>בעלמא</w:t>
      </w:r>
      <w:r w:rsidR="00A215C7">
        <w:rPr>
          <w:rStyle w:val="afffff0"/>
          <w:rFonts w:hint="cs"/>
          <w:rtl/>
        </w:rPr>
        <w:t>,</w:t>
      </w:r>
      <w:r w:rsidRPr="00C35A2C">
        <w:rPr>
          <w:rFonts w:ascii="Fb Fontext" w:hAnsi="Fb Fontext"/>
          <w:rtl/>
        </w:rPr>
        <w:t xml:space="preserve"> ודינרי זהב ככספים</w:t>
      </w:r>
      <w:r w:rsidR="000568A6">
        <w:rPr>
          <w:rFonts w:ascii="Fb Fontext" w:hAnsi="Fb Fontext" w:hint="cs"/>
          <w:rtl/>
        </w:rPr>
        <w:t>,</w:t>
      </w:r>
    </w:p>
    <w:p w14:paraId="3EF02393" w14:textId="5C3B9D2C" w:rsidR="00AB7D20" w:rsidRDefault="004749D0" w:rsidP="00AB7D20">
      <w:pPr>
        <w:rPr>
          <w:rFonts w:ascii="Fb Fontext" w:hAnsi="Fb Fontext"/>
          <w:rtl/>
        </w:rPr>
      </w:pPr>
      <w:r w:rsidRPr="004749D0">
        <w:rPr>
          <w:rStyle w:val="affffe"/>
          <w:rFonts w:hint="cs"/>
          <w:rtl/>
        </w:rPr>
        <w:t>רשב</w:t>
      </w:r>
      <w:r w:rsidR="002B7BCC">
        <w:rPr>
          <w:rStyle w:val="affffe"/>
          <w:rtl/>
        </w:rPr>
        <w:t>"</w:t>
      </w:r>
      <w:r w:rsidRPr="004749D0">
        <w:rPr>
          <w:rStyle w:val="affffe"/>
          <w:rFonts w:hint="cs"/>
          <w:rtl/>
        </w:rPr>
        <w:t>ג</w:t>
      </w:r>
      <w:r w:rsidR="00AB7D20" w:rsidRPr="004749D0">
        <w:rPr>
          <w:rStyle w:val="affffe"/>
          <w:rtl/>
        </w:rPr>
        <w:t>:</w:t>
      </w:r>
      <w:r w:rsidR="00AB7D20" w:rsidRPr="00C35A2C">
        <w:rPr>
          <w:rFonts w:ascii="Fb Fontext" w:hAnsi="Fb Fontext"/>
          <w:rtl/>
        </w:rPr>
        <w:t xml:space="preserve"> במקום שנהגו שלא לפורטן שמין, </w:t>
      </w:r>
      <w:r w:rsidR="00A215C7">
        <w:rPr>
          <w:rFonts w:ascii="Fb Fontext" w:hAnsi="Fb Fontext" w:hint="cs"/>
          <w:rtl/>
        </w:rPr>
        <w:t>ו</w:t>
      </w:r>
      <w:r w:rsidR="00AB7D20" w:rsidRPr="00C35A2C">
        <w:rPr>
          <w:rFonts w:ascii="Fb Fontext" w:hAnsi="Fb Fontext"/>
          <w:rtl/>
        </w:rPr>
        <w:t>בשוויהן;</w:t>
      </w:r>
    </w:p>
    <w:p w14:paraId="6E17D469" w14:textId="017673CF" w:rsidR="00E268F4" w:rsidRDefault="00AB7D20" w:rsidP="00AB7D20">
      <w:pPr>
        <w:rPr>
          <w:rFonts w:ascii="Fb Fontext" w:hAnsi="Fb Fontext"/>
          <w:sz w:val="32"/>
          <w:rtl/>
        </w:rPr>
      </w:pPr>
      <w:r w:rsidRPr="004749D0">
        <w:rPr>
          <w:rStyle w:val="affffe"/>
          <w:rtl/>
        </w:rPr>
        <w:t xml:space="preserve">א. רשב"ג </w:t>
      </w:r>
      <w:r w:rsidRPr="00C35A2C">
        <w:rPr>
          <w:rFonts w:ascii="Fb Fontext" w:hAnsi="Fb Fontext"/>
          <w:sz w:val="32"/>
          <w:rtl/>
        </w:rPr>
        <w:t>מיירי אסיפא ו</w:t>
      </w:r>
      <w:r w:rsidR="00A215C7">
        <w:rPr>
          <w:rFonts w:ascii="Fb Fontext" w:hAnsi="Fb Fontext" w:hint="cs"/>
          <w:sz w:val="32"/>
          <w:rtl/>
        </w:rPr>
        <w:t xml:space="preserve">ביוצאים </w:t>
      </w:r>
      <w:r w:rsidRPr="00C35A2C">
        <w:rPr>
          <w:rFonts w:ascii="Fb Fontext" w:hAnsi="Fb Fontext"/>
          <w:sz w:val="32"/>
          <w:rtl/>
        </w:rPr>
        <w:t>ע"י הדחק</w:t>
      </w:r>
      <w:r w:rsidR="00A215C7">
        <w:rPr>
          <w:rFonts w:ascii="Fb Fontext" w:hAnsi="Fb Fontext" w:hint="cs"/>
          <w:sz w:val="32"/>
          <w:rtl/>
        </w:rPr>
        <w:t xml:space="preserve"> </w:t>
      </w:r>
      <w:r w:rsidR="00A215C7" w:rsidRPr="00A215C7">
        <w:rPr>
          <w:rStyle w:val="affffe"/>
          <w:rFonts w:hint="cs"/>
          <w:rtl/>
        </w:rPr>
        <w:t xml:space="preserve">וחלקו </w:t>
      </w:r>
      <w:r w:rsidR="00A215C7">
        <w:rPr>
          <w:rFonts w:ascii="Fb Fontext" w:hAnsi="Fb Fontext" w:hint="cs"/>
          <w:sz w:val="32"/>
          <w:rtl/>
        </w:rPr>
        <w:t>אי משביחים</w:t>
      </w:r>
      <w:r w:rsidR="00E268F4">
        <w:rPr>
          <w:rFonts w:ascii="Fb Fontext" w:hAnsi="Fb Fontext"/>
          <w:sz w:val="32"/>
          <w:rtl/>
        </w:rPr>
        <w:t>,</w:t>
      </w:r>
    </w:p>
    <w:p w14:paraId="7498DF0E" w14:textId="526B0125" w:rsidR="00AB7D20" w:rsidRDefault="00AB7D20" w:rsidP="00AB7D20">
      <w:pPr>
        <w:rPr>
          <w:rFonts w:ascii="Fb Fontext" w:hAnsi="Fb Fontext"/>
          <w:sz w:val="32"/>
          <w:rtl/>
        </w:rPr>
      </w:pPr>
      <w:r w:rsidRPr="004749D0">
        <w:rPr>
          <w:rStyle w:val="affffe"/>
          <w:rtl/>
        </w:rPr>
        <w:t>ב. כולה רשב"ג</w:t>
      </w:r>
      <w:r w:rsidR="00A215C7">
        <w:rPr>
          <w:rStyle w:val="affffe"/>
          <w:rFonts w:hint="cs"/>
          <w:rtl/>
        </w:rPr>
        <w:t xml:space="preserve"> וה</w:t>
      </w:r>
      <w:r w:rsidR="002B7BCC">
        <w:rPr>
          <w:rStyle w:val="affffe"/>
          <w:rtl/>
        </w:rPr>
        <w:t>"</w:t>
      </w:r>
      <w:r w:rsidR="00A215C7">
        <w:rPr>
          <w:rStyle w:val="affffe"/>
          <w:rFonts w:hint="cs"/>
          <w:rtl/>
        </w:rPr>
        <w:t>ק:</w:t>
      </w:r>
      <w:r w:rsidRPr="004749D0">
        <w:rPr>
          <w:rStyle w:val="affffe"/>
          <w:rtl/>
        </w:rPr>
        <w:t xml:space="preserve"> </w:t>
      </w:r>
      <w:r w:rsidRPr="00C35A2C">
        <w:rPr>
          <w:rFonts w:ascii="Fb Fontext" w:hAnsi="Fb Fontext"/>
          <w:sz w:val="32"/>
          <w:rtl/>
        </w:rPr>
        <w:t>זהב ככלים, דינרי זהב - ככספים;</w:t>
      </w:r>
    </w:p>
    <w:p w14:paraId="27B21CBD" w14:textId="3C786047" w:rsidR="00AB7D20" w:rsidRPr="00730169" w:rsidRDefault="00AB7D20" w:rsidP="00AB7D20">
      <w:pPr>
        <w:rPr>
          <w:rFonts w:ascii="Fb Fontext" w:hAnsi="Fb Fontext" w:cs="Guttman Vilna"/>
          <w:b/>
          <w:bCs/>
          <w:spacing w:val="-2"/>
          <w:sz w:val="32"/>
          <w:rtl/>
        </w:rPr>
      </w:pPr>
      <w:r w:rsidRPr="00730169">
        <w:rPr>
          <w:rStyle w:val="affffe"/>
          <w:rtl/>
        </w:rPr>
        <w:t xml:space="preserve">בד"א </w:t>
      </w:r>
      <w:r w:rsidRPr="00730169">
        <w:rPr>
          <w:rFonts w:ascii="Fb Fontext" w:hAnsi="Fb Fontext"/>
          <w:spacing w:val="-2"/>
          <w:sz w:val="32"/>
          <w:rtl/>
        </w:rPr>
        <w:t xml:space="preserve">במקום שנהגו לפורטן, אבל </w:t>
      </w:r>
      <w:r w:rsidR="00A215C7" w:rsidRPr="00730169">
        <w:rPr>
          <w:rFonts w:ascii="Fb Fontext" w:hAnsi="Fb Fontext" w:hint="cs"/>
          <w:spacing w:val="-2"/>
          <w:sz w:val="32"/>
          <w:rtl/>
        </w:rPr>
        <w:t>ב</w:t>
      </w:r>
      <w:r w:rsidRPr="00730169">
        <w:rPr>
          <w:rFonts w:ascii="Fb Fontext" w:hAnsi="Fb Fontext"/>
          <w:spacing w:val="-2"/>
          <w:sz w:val="32"/>
          <w:rtl/>
        </w:rPr>
        <w:t>שלא לפורטן שמין בשוויהן,</w:t>
      </w:r>
    </w:p>
    <w:p w14:paraId="770553DA" w14:textId="63827EC6" w:rsidR="00AB7D20" w:rsidRPr="00C54C7E" w:rsidRDefault="00AB7D20" w:rsidP="004749D0">
      <w:pPr>
        <w:rPr>
          <w:rtl/>
        </w:rPr>
      </w:pPr>
      <w:r w:rsidRPr="006151CF">
        <w:rPr>
          <w:rStyle w:val="affffe"/>
          <w:rtl/>
        </w:rPr>
        <w:lastRenderedPageBreak/>
        <w:t xml:space="preserve">וקשיא </w:t>
      </w:r>
      <w:r w:rsidRPr="00C35A2C">
        <w:rPr>
          <w:rtl/>
        </w:rPr>
        <w:t>לישנא דככליו מיבעי</w:t>
      </w:r>
      <w:r w:rsidR="000568A6">
        <w:rPr>
          <w:rFonts w:hint="cs"/>
          <w:rtl/>
        </w:rPr>
        <w:t>,</w:t>
      </w:r>
    </w:p>
    <w:p w14:paraId="226EC031" w14:textId="5E010582" w:rsidR="00AB7D20" w:rsidRPr="00C54C7E" w:rsidRDefault="00AB7D20" w:rsidP="00A215C7">
      <w:pPr>
        <w:rPr>
          <w:rtl/>
        </w:rPr>
      </w:pPr>
      <w:r w:rsidRPr="006151CF">
        <w:rPr>
          <w:rStyle w:val="affffe"/>
          <w:rtl/>
        </w:rPr>
        <w:t xml:space="preserve">ג. </w:t>
      </w:r>
      <w:r w:rsidRPr="00A215C7">
        <w:rPr>
          <w:rtl/>
        </w:rPr>
        <w:t>בזהב פריך</w:t>
      </w:r>
      <w:r w:rsidRPr="00F71179">
        <w:rPr>
          <w:rtl/>
        </w:rPr>
        <w:t xml:space="preserve"> </w:t>
      </w:r>
      <w:r w:rsidRPr="00A215C7">
        <w:rPr>
          <w:rStyle w:val="afffff0"/>
          <w:rtl/>
        </w:rPr>
        <w:t>שנופל ממנו</w:t>
      </w:r>
      <w:r w:rsidR="006151CF" w:rsidRPr="00A215C7">
        <w:rPr>
          <w:rStyle w:val="afffff0"/>
          <w:rFonts w:hint="cs"/>
          <w:rtl/>
        </w:rPr>
        <w:t>,</w:t>
      </w:r>
      <w:r w:rsidR="00A215C7">
        <w:rPr>
          <w:rStyle w:val="afffff0"/>
          <w:rFonts w:hint="cs"/>
          <w:rtl/>
        </w:rPr>
        <w:t xml:space="preserve"> </w:t>
      </w:r>
      <w:r w:rsidRPr="00F71179">
        <w:rPr>
          <w:rtl/>
        </w:rPr>
        <w:t>ל</w:t>
      </w:r>
      <w:r w:rsidR="006151CF">
        <w:rPr>
          <w:rFonts w:hint="cs"/>
          <w:rtl/>
        </w:rPr>
        <w:t>כך</w:t>
      </w:r>
      <w:r w:rsidRPr="00F71179">
        <w:rPr>
          <w:rtl/>
        </w:rPr>
        <w:t xml:space="preserve"> דינו ככסף משא'כ זהב רגיל כשויו</w:t>
      </w:r>
    </w:p>
    <w:p w14:paraId="0DCFE428" w14:textId="5C4B4B37" w:rsidR="00AB7D20" w:rsidRDefault="00AB7D20" w:rsidP="004749D0">
      <w:pPr>
        <w:rPr>
          <w:rtl/>
        </w:rPr>
      </w:pPr>
      <w:r w:rsidRPr="004749D0">
        <w:rPr>
          <w:rStyle w:val="affffe"/>
          <w:rtl/>
        </w:rPr>
        <w:t>ד. רב אש</w:t>
      </w:r>
      <w:r w:rsidR="004749D0">
        <w:rPr>
          <w:rStyle w:val="affffe"/>
          <w:rFonts w:hint="cs"/>
          <w:rtl/>
        </w:rPr>
        <w:t>י</w:t>
      </w:r>
      <w:r w:rsidRPr="004749D0">
        <w:rPr>
          <w:rStyle w:val="affffe"/>
          <w:rtl/>
        </w:rPr>
        <w:t>:</w:t>
      </w:r>
      <w:r w:rsidRPr="00C35A2C">
        <w:rPr>
          <w:rtl/>
        </w:rPr>
        <w:t xml:space="preserve"> בממלא </w:t>
      </w:r>
      <w:r w:rsidRPr="00A215C7">
        <w:rPr>
          <w:rStyle w:val="afffff0"/>
          <w:rtl/>
        </w:rPr>
        <w:t xml:space="preserve">שטחון דק דק </w:t>
      </w:r>
      <w:r w:rsidRPr="00C35A2C">
        <w:rPr>
          <w:rtl/>
        </w:rPr>
        <w:t>ול</w:t>
      </w:r>
      <w:r w:rsidR="00A215C7">
        <w:rPr>
          <w:rFonts w:hint="cs"/>
          <w:rtl/>
        </w:rPr>
        <w:t>כך</w:t>
      </w:r>
      <w:r w:rsidRPr="00C35A2C">
        <w:rPr>
          <w:rtl/>
        </w:rPr>
        <w:t xml:space="preserve"> דינו ככסף שמתחסר.</w:t>
      </w:r>
    </w:p>
    <w:p w14:paraId="0EB6D76D" w14:textId="7F02B96F" w:rsidR="0043180B" w:rsidRDefault="00D605B0" w:rsidP="00AB7D20">
      <w:pPr>
        <w:rPr>
          <w:rStyle w:val="affffe"/>
          <w:rtl/>
        </w:rPr>
      </w:pPr>
      <w:r w:rsidRPr="00A00D85">
        <w:rPr>
          <w:rStyle w:val="affffe"/>
          <w:rtl/>
        </w:rPr>
        <w:sym w:font="Wingdings 2" w:char="F096"/>
      </w:r>
      <w:r w:rsidRPr="00A00D85">
        <w:rPr>
          <w:rStyle w:val="affffe"/>
          <w:rtl/>
        </w:rPr>
        <w:t xml:space="preserve"> </w:t>
      </w:r>
      <w:r w:rsidR="0043180B" w:rsidRPr="0043180B">
        <w:rPr>
          <w:rFonts w:hint="cs"/>
          <w:rtl/>
        </w:rPr>
        <w:t>בשמים דאנטוכיא, גמלים דערביא, בגדים במכסי, שקים דרודיא, וחבלים דקמחוניא, גובה רווח מהן</w:t>
      </w:r>
      <w:r w:rsidR="0043180B">
        <w:rPr>
          <w:rStyle w:val="affffe"/>
          <w:rFonts w:hint="cs"/>
          <w:rtl/>
        </w:rPr>
        <w:t xml:space="preserve"> [עובר לסוחר]</w:t>
      </w:r>
    </w:p>
    <w:p w14:paraId="6B3358F1" w14:textId="77777777" w:rsidR="00E268F4" w:rsidRDefault="00AB7D20" w:rsidP="00AB7D20">
      <w:pPr>
        <w:rPr>
          <w:rFonts w:ascii="Fb Fontext" w:hAnsi="Fb Fontext"/>
          <w:rtl/>
        </w:rPr>
      </w:pPr>
      <w:r w:rsidRPr="00C35A2C">
        <w:rPr>
          <w:rFonts w:ascii="Fb Fontext" w:hAnsi="Fb Fontext"/>
          <w:rtl/>
        </w:rPr>
        <w:t xml:space="preserve">ארנקי דמחוזא </w:t>
      </w:r>
      <w:r w:rsidR="0043180B">
        <w:rPr>
          <w:rStyle w:val="affffe"/>
          <w:rFonts w:hint="cs"/>
          <w:rtl/>
        </w:rPr>
        <w:t xml:space="preserve">רבא </w:t>
      </w:r>
      <w:r w:rsidR="003A3756" w:rsidRPr="003A3756">
        <w:rPr>
          <w:rStyle w:val="affffe"/>
          <w:rFonts w:hint="cs"/>
          <w:rtl/>
        </w:rPr>
        <w:t>בתחילה סבר</w:t>
      </w:r>
      <w:r w:rsidR="0043180B">
        <w:rPr>
          <w:rStyle w:val="affffe"/>
          <w:rFonts w:hint="cs"/>
          <w:rtl/>
        </w:rPr>
        <w:t>:</w:t>
      </w:r>
      <w:r w:rsidR="003A3756" w:rsidRPr="003A3756">
        <w:rPr>
          <w:rStyle w:val="affffe"/>
          <w:rFonts w:hint="cs"/>
          <w:rtl/>
        </w:rPr>
        <w:t xml:space="preserve"> </w:t>
      </w:r>
      <w:r w:rsidR="003A3756">
        <w:rPr>
          <w:rFonts w:ascii="Fb Fontext" w:hAnsi="Fb Fontext" w:hint="cs"/>
          <w:rtl/>
        </w:rPr>
        <w:t>ש</w:t>
      </w:r>
      <w:r w:rsidRPr="00C35A2C">
        <w:rPr>
          <w:rFonts w:ascii="Fb Fontext" w:hAnsi="Fb Fontext"/>
          <w:rtl/>
        </w:rPr>
        <w:t>גובה הרווח מה</w:t>
      </w:r>
      <w:r w:rsidR="0043180B">
        <w:rPr>
          <w:rFonts w:ascii="Fb Fontext" w:hAnsi="Fb Fontext" w:hint="cs"/>
          <w:rtl/>
        </w:rPr>
        <w:t>ארנקי עצמן</w:t>
      </w:r>
      <w:r w:rsidR="00E268F4">
        <w:rPr>
          <w:rFonts w:ascii="Fb Fontext" w:hAnsi="Fb Fontext"/>
          <w:rtl/>
        </w:rPr>
        <w:t>,</w:t>
      </w:r>
    </w:p>
    <w:p w14:paraId="442A7890" w14:textId="233CB689" w:rsidR="00AB7D20" w:rsidRPr="00C35A2C" w:rsidRDefault="003A3756" w:rsidP="0043180B">
      <w:pPr>
        <w:rPr>
          <w:rFonts w:ascii="Fb Fontext" w:hAnsi="Fb Fontext"/>
          <w:color w:val="A6A6A6" w:themeColor="background1" w:themeShade="A6"/>
          <w:rtl/>
        </w:rPr>
      </w:pPr>
      <w:r>
        <w:rPr>
          <w:rFonts w:ascii="Fb Fontext" w:hAnsi="Fb Fontext" w:hint="cs"/>
          <w:rtl/>
        </w:rPr>
        <w:t>וכ</w:t>
      </w:r>
      <w:r w:rsidR="00AB7D20" w:rsidRPr="00C35A2C">
        <w:rPr>
          <w:rFonts w:ascii="Fb Fontext" w:hAnsi="Fb Fontext"/>
          <w:rtl/>
        </w:rPr>
        <w:t>שראה שכשמזדמנת קרקע הם קונים א"כ סמ"ד על הקרקע</w:t>
      </w:r>
    </w:p>
    <w:p w14:paraId="2C6015AA" w14:textId="77777777" w:rsidR="00AB7D20" w:rsidRDefault="00AB7D20" w:rsidP="003156E1">
      <w:pPr>
        <w:pStyle w:val="aff9"/>
        <w:rPr>
          <w:rtl/>
        </w:rPr>
      </w:pPr>
      <w:r w:rsidRPr="003156E1">
        <w:rPr>
          <w:rFonts w:hint="cs"/>
          <w:rtl/>
        </w:rPr>
        <w:t>׹</w:t>
      </w:r>
    </w:p>
    <w:p>
      <w:pPr>
        <w:pStyle w:val="MishnaBatzad"/>
        <w:rPr>
          <w:ins w:id="20452" w:author="קלוד" w:date="2026-10-06T10:09:07Z"/>
        </w:rPr>
      </w:pPr>
      <w:ins w:id="20451" w:author="קלוד" w:date="2026-10-06T10:09:07Z">
        <w:r>
          <w:t xml:space="preserve">משנה ה</w:t>
        </w:r>
      </w:ins>
    </w:p>
    <w:p w14:paraId="16CCCBDD" w14:textId="77777777" w:rsidR="00AB7D20" w:rsidRPr="00C54C7E" w:rsidRDefault="00AB7D20" w:rsidP="00C54C7E">
      <w:pPr>
        <w:pStyle w:val="afff5"/>
        <w:rPr>
          <w:rtl/>
        </w:rPr>
      </w:pPr>
      <w:bookmarkStart w:id="508" w:name="_Toc119353293"/>
      <w:r w:rsidRPr="00F61338">
        <w:rPr>
          <w:rStyle w:val="afffff5"/>
          <w:rFonts w:hint="cs"/>
          <w:rtl/>
        </w:rPr>
        <w:t>המשיא את בתו סתם</w:t>
      </w:r>
      <w:bookmarkEnd w:id="508"/>
      <w:r w:rsidRPr="00F61338">
        <w:rPr>
          <w:rStyle w:val="afffff5"/>
          <w:rFonts w:hint="cs"/>
          <w:rtl/>
        </w:rPr>
        <w:t xml:space="preserve"> </w:t>
      </w:r>
      <w:r w:rsidRPr="00C54C7E">
        <w:rPr>
          <w:rFonts w:hint="cs"/>
          <w:rtl/>
        </w:rPr>
        <w:t>- לא יפחות לה מחמשים זוז.</w:t>
      </w:r>
    </w:p>
    <w:p w14:paraId="49B5AC56" w14:textId="77777777" w:rsidR="00AB7D20" w:rsidRPr="00C54C7E" w:rsidRDefault="00AB7D20" w:rsidP="00C54C7E">
      <w:pPr>
        <w:pStyle w:val="afff5"/>
        <w:rPr>
          <w:rtl/>
        </w:rPr>
      </w:pPr>
      <w:bookmarkStart w:id="509" w:name="_Toc119353294"/>
      <w:r w:rsidRPr="00F61338">
        <w:rPr>
          <w:rStyle w:val="afffff5"/>
          <w:rFonts w:hint="cs"/>
          <w:rtl/>
        </w:rPr>
        <w:t>פסק להכניסה ערומה,</w:t>
      </w:r>
      <w:bookmarkEnd w:id="509"/>
      <w:r w:rsidRPr="00C54C7E">
        <w:rPr>
          <w:rFonts w:hint="cs"/>
          <w:rtl/>
        </w:rPr>
        <w:t xml:space="preserve"> לא יאמר הבעל כשאכניסנה לביתי אכסנה בכסותי, אלא מכסה ועודה בבית אביה.</w:t>
      </w:r>
    </w:p>
    <w:p w14:paraId="4D5B5CAC" w14:textId="77777777" w:rsidR="00F61338" w:rsidRDefault="00AB7D20" w:rsidP="00C54C7E">
      <w:pPr>
        <w:pStyle w:val="afff5"/>
        <w:rPr>
          <w:rtl/>
        </w:rPr>
      </w:pPr>
      <w:bookmarkStart w:id="510" w:name="_Toc119353295"/>
      <w:r w:rsidRPr="00F61338">
        <w:rPr>
          <w:rStyle w:val="afffff5"/>
          <w:rFonts w:hint="cs"/>
          <w:rtl/>
        </w:rPr>
        <w:t>וכן המשיא את היתומה</w:t>
      </w:r>
      <w:bookmarkEnd w:id="510"/>
      <w:r w:rsidRPr="00C54C7E">
        <w:rPr>
          <w:rFonts w:hint="cs"/>
          <w:rtl/>
        </w:rPr>
        <w:t xml:space="preserve"> לא יפחות לה מחמשים זוז; </w:t>
      </w:r>
    </w:p>
    <w:p w14:paraId="59A12AEB" w14:textId="44C910CF" w:rsidR="00AB7D20" w:rsidRPr="00C54C7E" w:rsidRDefault="00F61338" w:rsidP="00C54C7E">
      <w:pPr>
        <w:pStyle w:val="afff5"/>
        <w:rPr>
          <w:rtl/>
        </w:rPr>
      </w:pPr>
      <w:r>
        <w:rPr>
          <w:rStyle w:val="afffff5"/>
          <w:rFonts w:hint="cs"/>
          <w:rtl/>
        </w:rPr>
        <w:t xml:space="preserve"> </w:t>
      </w:r>
      <w:r>
        <w:rPr>
          <w:rStyle w:val="afffff5"/>
          <w:rtl/>
        </w:rPr>
        <w:tab/>
      </w:r>
      <w:r>
        <w:rPr>
          <w:rStyle w:val="afffff5"/>
          <w:rtl/>
        </w:rPr>
        <w:tab/>
      </w:r>
      <w:r>
        <w:rPr>
          <w:rStyle w:val="afffff5"/>
          <w:rtl/>
        </w:rPr>
        <w:tab/>
      </w:r>
      <w:r>
        <w:rPr>
          <w:rStyle w:val="afffff5"/>
          <w:rtl/>
        </w:rPr>
        <w:tab/>
      </w:r>
      <w:r>
        <w:rPr>
          <w:rStyle w:val="afffff5"/>
          <w:rtl/>
        </w:rPr>
        <w:tab/>
      </w:r>
      <w:r>
        <w:rPr>
          <w:rStyle w:val="afffff5"/>
          <w:rtl/>
        </w:rPr>
        <w:tab/>
      </w:r>
      <w:r>
        <w:rPr>
          <w:rStyle w:val="afffff5"/>
          <w:rtl/>
        </w:rPr>
        <w:tab/>
      </w:r>
      <w:r w:rsidR="00AB7D20" w:rsidRPr="00C54C7E">
        <w:rPr>
          <w:rFonts w:hint="cs"/>
          <w:rtl/>
        </w:rPr>
        <w:t>אם יש בכיס מפרנסין אותה</w:t>
      </w:r>
      <w:r w:rsidR="00AB7D20" w:rsidRPr="00C54C7E">
        <w:rPr>
          <w:rtl/>
        </w:rPr>
        <w:t xml:space="preserve"> </w:t>
      </w:r>
      <w:r w:rsidR="00AB7D20" w:rsidRPr="00C54C7E">
        <w:rPr>
          <w:rFonts w:hint="cs"/>
          <w:rtl/>
        </w:rPr>
        <w:t>לפי כבודה.</w:t>
      </w:r>
    </w:p>
    <w:p w14:paraId="523DB207" w14:textId="77777777" w:rsidR="00AB7D20" w:rsidRPr="00C35A2C" w:rsidRDefault="00AB7D20" w:rsidP="00AB7D20">
      <w:pPr>
        <w:rPr>
          <w:rFonts w:ascii="Fb Fontext" w:hAnsi="Fb Fontext"/>
          <w:rtl/>
        </w:rPr>
      </w:pPr>
      <w:r w:rsidRPr="006151CF">
        <w:rPr>
          <w:rStyle w:val="affffe"/>
          <w:rtl/>
        </w:rPr>
        <w:t xml:space="preserve">אביי: </w:t>
      </w:r>
      <w:r w:rsidRPr="00F61338">
        <w:rPr>
          <w:rStyle w:val="affffc"/>
          <w:rtl/>
        </w:rPr>
        <w:t>חמשים זוזי פשיטי.</w:t>
      </w:r>
      <w:r w:rsidRPr="00F61338">
        <w:rPr>
          <w:rStyle w:val="afffff0"/>
          <w:rtl/>
        </w:rPr>
        <w:t>[מדינה ולא צורי]</w:t>
      </w:r>
    </w:p>
    <w:p w14:paraId="6B4C5B1A" w14:textId="5BD483DF" w:rsidR="00AB7D20" w:rsidRPr="00AA0830" w:rsidRDefault="00AB7D20" w:rsidP="00AA0830">
      <w:pPr>
        <w:rPr>
          <w:rStyle w:val="afffff0"/>
          <w:rtl/>
        </w:rPr>
      </w:pPr>
      <w:r w:rsidRPr="006151CF">
        <w:rPr>
          <w:rStyle w:val="affffe"/>
          <w:rtl/>
        </w:rPr>
        <w:t xml:space="preserve">מדסיפא: </w:t>
      </w:r>
      <w:r w:rsidRPr="00C35A2C">
        <w:rPr>
          <w:rFonts w:ascii="Fb Fontext" w:hAnsi="Fb Fontext"/>
          <w:rtl/>
        </w:rPr>
        <w:t>אם יש בכיס מפרנסין אותה לפי כבודה, כי</w:t>
      </w:r>
      <w:r w:rsidR="006151CF">
        <w:rPr>
          <w:rFonts w:ascii="Fb Fontext" w:hAnsi="Fb Fontext" w:hint="cs"/>
          <w:rtl/>
        </w:rPr>
        <w:t>ס</w:t>
      </w:r>
      <w:r w:rsidRPr="00C35A2C">
        <w:rPr>
          <w:rFonts w:ascii="Fb Fontext" w:hAnsi="Fb Fontext"/>
          <w:rtl/>
        </w:rPr>
        <w:t>-ארנקי של צדקה,</w:t>
      </w:r>
      <w:r w:rsidR="00AA0830">
        <w:rPr>
          <w:rFonts w:ascii="Fb Fontext" w:hAnsi="Fb Fontext" w:hint="cs"/>
          <w:rtl/>
        </w:rPr>
        <w:t xml:space="preserve"> </w:t>
      </w:r>
      <w:r w:rsidRPr="00AA0830">
        <w:rPr>
          <w:rStyle w:val="afffff0"/>
          <w:rtl/>
        </w:rPr>
        <w:t>[ודאי לא 400 זוז הם ע"ח צדקה דח' מדינה הוא א' צורי]</w:t>
      </w:r>
    </w:p>
    <w:p w14:paraId="6B4FD420" w14:textId="7EFBA3FE" w:rsidR="00AB7D20" w:rsidRPr="00C35A2C" w:rsidRDefault="00AB7D20" w:rsidP="00E26091">
      <w:pPr>
        <w:pStyle w:val="afff"/>
        <w:framePr w:wrap="around"/>
        <w:rPr>
          <w:rtl/>
        </w:rPr>
      </w:pPr>
      <w:bookmarkStart w:id="511" w:name="_Toc119353296"/>
      <w:r w:rsidRPr="00C35A2C">
        <w:rPr>
          <w:rFonts w:hint="cs"/>
          <w:rtl/>
        </w:rPr>
        <w:t>סז</w:t>
      </w:r>
      <w:r w:rsidR="00AA0830">
        <w:rPr>
          <w:rFonts w:hint="cs"/>
          <w:rtl/>
        </w:rPr>
        <w:t>:</w:t>
      </w:r>
      <w:bookmarkEnd w:id="511"/>
    </w:p>
    <w:p w14:paraId="7089CE2D" w14:textId="5A955953" w:rsidR="00AB7D20" w:rsidRPr="00730169" w:rsidRDefault="00D605B0" w:rsidP="00AB7D20">
      <w:pPr>
        <w:rPr>
          <w:rFonts w:ascii="Fb Fontext" w:hAnsi="Fb Fontext"/>
          <w:spacing w:val="-2"/>
          <w:rtl/>
        </w:rPr>
      </w:pPr>
      <w:r w:rsidRPr="00A00D85">
        <w:rPr>
          <w:rStyle w:val="affffe"/>
          <w:rtl/>
        </w:rPr>
        <w:sym w:font="Wingdings 2" w:char="F096"/>
      </w:r>
      <w:r w:rsidRPr="00A00D85">
        <w:rPr>
          <w:rStyle w:val="affffe"/>
          <w:rtl/>
        </w:rPr>
        <w:t xml:space="preserve"> </w:t>
      </w:r>
      <w:r w:rsidR="00AB7D20" w:rsidRPr="00730169">
        <w:rPr>
          <w:rFonts w:ascii="Fb Fontext" w:hAnsi="Fb Fontext"/>
          <w:spacing w:val="-2"/>
          <w:sz w:val="32"/>
          <w:rtl/>
        </w:rPr>
        <w:t>מפרנסין יתומה ואח</w:t>
      </w:r>
      <w:r w:rsidR="00AA0830" w:rsidRPr="00730169">
        <w:rPr>
          <w:rFonts w:ascii="Fb Fontext" w:hAnsi="Fb Fontext" w:hint="cs"/>
          <w:spacing w:val="-2"/>
          <w:sz w:val="32"/>
          <w:rtl/>
        </w:rPr>
        <w:t>"כ</w:t>
      </w:r>
      <w:r w:rsidR="00AB7D20" w:rsidRPr="00730169">
        <w:rPr>
          <w:rFonts w:ascii="Fb Fontext" w:hAnsi="Fb Fontext"/>
          <w:spacing w:val="-2"/>
          <w:sz w:val="32"/>
          <w:rtl/>
        </w:rPr>
        <w:t xml:space="preserve"> היתום, שאין דרכה לחזור על הפתחים.</w:t>
      </w:r>
    </w:p>
    <w:p w14:paraId="71B78C9B" w14:textId="1C17D0AC" w:rsidR="00AB7D20" w:rsidRPr="00C35A2C" w:rsidRDefault="00D605B0" w:rsidP="00AB7D20">
      <w:pPr>
        <w:rPr>
          <w:rFonts w:ascii="Fb Fontext" w:hAnsi="Fb Fontext"/>
          <w:rtl/>
        </w:rPr>
      </w:pPr>
      <w:r w:rsidRPr="00A00D85">
        <w:rPr>
          <w:rStyle w:val="affffe"/>
          <w:rtl/>
        </w:rPr>
        <w:sym w:font="Wingdings 2" w:char="F096"/>
      </w:r>
      <w:r w:rsidRPr="00A00D85">
        <w:rPr>
          <w:rStyle w:val="affffe"/>
          <w:rtl/>
        </w:rPr>
        <w:t xml:space="preserve"> </w:t>
      </w:r>
      <w:r w:rsidR="00AB7D20" w:rsidRPr="00C35A2C">
        <w:rPr>
          <w:rFonts w:ascii="Fb Fontext" w:hAnsi="Fb Fontext"/>
          <w:rtl/>
        </w:rPr>
        <w:t>משיאין יתומה ואח</w:t>
      </w:r>
      <w:r w:rsidR="00AA0830">
        <w:rPr>
          <w:rFonts w:ascii="Fb Fontext" w:hAnsi="Fb Fontext" w:hint="cs"/>
          <w:rtl/>
        </w:rPr>
        <w:t>"כ</w:t>
      </w:r>
      <w:r w:rsidR="00AB7D20" w:rsidRPr="00C35A2C">
        <w:rPr>
          <w:rFonts w:ascii="Fb Fontext" w:hAnsi="Fb Fontext"/>
          <w:rtl/>
        </w:rPr>
        <w:t xml:space="preserve"> </w:t>
      </w:r>
      <w:r w:rsidR="00AA0830">
        <w:rPr>
          <w:rFonts w:ascii="Fb Fontext" w:hAnsi="Fb Fontext" w:hint="cs"/>
          <w:rtl/>
        </w:rPr>
        <w:t>ה</w:t>
      </w:r>
      <w:r w:rsidR="00AB7D20" w:rsidRPr="00C35A2C">
        <w:rPr>
          <w:rFonts w:ascii="Fb Fontext" w:hAnsi="Fb Fontext"/>
          <w:rtl/>
        </w:rPr>
        <w:t>יתום, שבושתה מרובה משל איש.</w:t>
      </w:r>
    </w:p>
    <w:p w14:paraId="299A04AE" w14:textId="7EF2F622" w:rsidR="00AB7D20" w:rsidRPr="00F71179" w:rsidRDefault="00D605B0" w:rsidP="00D605B0">
      <w:pPr>
        <w:ind w:left="0" w:firstLine="0"/>
        <w:rPr>
          <w:rFonts w:ascii="Fb Fontext" w:hAnsi="Fb Fontext"/>
          <w:spacing w:val="-2"/>
          <w:rtl/>
        </w:rPr>
      </w:pPr>
      <w:r w:rsidRPr="00A00D85">
        <w:rPr>
          <w:rStyle w:val="affffe"/>
          <w:rtl/>
        </w:rPr>
        <w:sym w:font="Wingdings 2" w:char="F096"/>
      </w:r>
      <w:r w:rsidRPr="00A00D85">
        <w:rPr>
          <w:rStyle w:val="affffe"/>
          <w:rtl/>
        </w:rPr>
        <w:t xml:space="preserve"> </w:t>
      </w:r>
      <w:r w:rsidR="00AB7D20" w:rsidRPr="00F71179">
        <w:rPr>
          <w:rFonts w:ascii="Fb Fontext" w:hAnsi="Fb Fontext"/>
          <w:spacing w:val="-2"/>
          <w:rtl/>
        </w:rPr>
        <w:t>יתום שבא לישא, שוכרין לו בית ומציעין לו מטה וכל כלי תשמישו, ואח"כ משיאין לו אשה,</w:t>
      </w:r>
    </w:p>
    <w:p w14:paraId="3CB2F1D1" w14:textId="5BEB787D" w:rsidR="005D1B5B" w:rsidRDefault="00D605B0" w:rsidP="00AB7D20">
      <w:pPr>
        <w:rPr>
          <w:rStyle w:val="affffa"/>
          <w:rtl/>
        </w:rPr>
      </w:pPr>
      <w:r w:rsidRPr="00A00D85">
        <w:rPr>
          <w:rStyle w:val="affffe"/>
          <w:rtl/>
        </w:rPr>
        <w:sym w:font="Wingdings 2" w:char="F096"/>
      </w:r>
      <w:r w:rsidRPr="00A00D85">
        <w:rPr>
          <w:rStyle w:val="affffe"/>
          <w:rtl/>
        </w:rPr>
        <w:t xml:space="preserve"> </w:t>
      </w:r>
      <w:r>
        <w:rPr>
          <w:rStyle w:val="affffa"/>
          <w:rFonts w:hint="cs"/>
          <w:rtl/>
        </w:rPr>
        <w:t>'</w:t>
      </w:r>
      <w:r w:rsidR="00AB7D20" w:rsidRPr="00041161">
        <w:rPr>
          <w:rStyle w:val="affffa"/>
          <w:rtl/>
        </w:rPr>
        <w:t xml:space="preserve">די מחסורו' </w:t>
      </w:r>
      <w:r w:rsidR="00AB7D20" w:rsidRPr="00C35A2C">
        <w:rPr>
          <w:rFonts w:ascii="Fb Fontext" w:hAnsi="Fb Fontext"/>
          <w:rtl/>
        </w:rPr>
        <w:t>- זה הבית,</w:t>
      </w:r>
      <w:r w:rsidR="00AB7D20" w:rsidRPr="00AD1A41">
        <w:rPr>
          <w:rStyle w:val="affffa"/>
          <w:rtl/>
        </w:rPr>
        <w:t xml:space="preserve"> 'אשר יחסר' </w:t>
      </w:r>
      <w:r w:rsidR="00AB7D20" w:rsidRPr="00C35A2C">
        <w:rPr>
          <w:rFonts w:ascii="Fb Fontext" w:hAnsi="Fb Fontext"/>
          <w:rtl/>
        </w:rPr>
        <w:t>- זה מטה ושלחן,</w:t>
      </w:r>
      <w:r w:rsidR="00AB7D20" w:rsidRPr="00AD1A41">
        <w:rPr>
          <w:rStyle w:val="affffa"/>
          <w:rtl/>
        </w:rPr>
        <w:t xml:space="preserve"> </w:t>
      </w:r>
    </w:p>
    <w:p w14:paraId="14B2501E" w14:textId="2F111081" w:rsidR="00AB7D20" w:rsidRPr="00C35A2C" w:rsidRDefault="00AB7D20" w:rsidP="005D1B5B">
      <w:pPr>
        <w:ind w:firstLine="0"/>
        <w:rPr>
          <w:rFonts w:ascii="Fb Fontext" w:hAnsi="Fb Fontext" w:cs="Guttman Vilna"/>
          <w:b/>
          <w:bCs/>
          <w:rtl/>
        </w:rPr>
      </w:pPr>
      <w:r w:rsidRPr="00AD1A41">
        <w:rPr>
          <w:rStyle w:val="affffa"/>
          <w:rtl/>
        </w:rPr>
        <w:t xml:space="preserve">'לו' </w:t>
      </w:r>
      <w:r w:rsidRPr="00C35A2C">
        <w:rPr>
          <w:rFonts w:ascii="Fb Fontext" w:hAnsi="Fb Fontext"/>
          <w:rtl/>
        </w:rPr>
        <w:t>- זו אשה, וכן</w:t>
      </w:r>
      <w:r w:rsidRPr="00AD1A41">
        <w:rPr>
          <w:rStyle w:val="affffa"/>
          <w:rtl/>
        </w:rPr>
        <w:t xml:space="preserve"> 'אעשה לו עזר כנגדו'.</w:t>
      </w:r>
    </w:p>
    <w:p w14:paraId="17B85EA0" w14:textId="15E1D74E" w:rsidR="00AB7D20" w:rsidRPr="00C35A2C" w:rsidRDefault="00D605B0" w:rsidP="00AB7D20">
      <w:pPr>
        <w:rPr>
          <w:rFonts w:ascii="Fb Fontext" w:hAnsi="Fb Fontext"/>
          <w:rtl/>
        </w:rPr>
      </w:pPr>
      <w:r w:rsidRPr="00A00D85">
        <w:rPr>
          <w:rStyle w:val="affffe"/>
          <w:rtl/>
        </w:rPr>
        <w:sym w:font="Wingdings 2" w:char="F096"/>
      </w:r>
      <w:r w:rsidRPr="00A00D85">
        <w:rPr>
          <w:rStyle w:val="affffe"/>
          <w:rtl/>
        </w:rPr>
        <w:t xml:space="preserve"> </w:t>
      </w:r>
      <w:r w:rsidR="00AB7D20" w:rsidRPr="003221EB">
        <w:rPr>
          <w:rStyle w:val="affffa"/>
          <w:rtl/>
        </w:rPr>
        <w:t>די מחסורו</w:t>
      </w:r>
      <w:r w:rsidR="00AB7D20" w:rsidRPr="00C35A2C">
        <w:rPr>
          <w:rFonts w:ascii="Fb Fontext" w:hAnsi="Fb Fontext"/>
          <w:sz w:val="32"/>
          <w:rtl/>
        </w:rPr>
        <w:t xml:space="preserve">' - אתה מצווה לפרנסו, </w:t>
      </w:r>
      <w:r w:rsidR="00AA0830">
        <w:rPr>
          <w:rFonts w:ascii="Fb Fontext" w:hAnsi="Fb Fontext" w:hint="cs"/>
          <w:sz w:val="32"/>
          <w:rtl/>
        </w:rPr>
        <w:t xml:space="preserve">ולא </w:t>
      </w:r>
      <w:r w:rsidR="00AB7D20" w:rsidRPr="00C35A2C">
        <w:rPr>
          <w:rFonts w:ascii="Fb Fontext" w:hAnsi="Fb Fontext"/>
          <w:sz w:val="32"/>
          <w:rtl/>
        </w:rPr>
        <w:t>לעשרו;</w:t>
      </w:r>
    </w:p>
    <w:p w14:paraId="1712DDCB" w14:textId="76E477B4" w:rsidR="00AB7D20" w:rsidRDefault="00AB7D20" w:rsidP="00AB7D20">
      <w:pPr>
        <w:rPr>
          <w:rFonts w:ascii="Fb Fontext" w:hAnsi="Fb Fontext"/>
          <w:rtl/>
        </w:rPr>
      </w:pPr>
      <w:r w:rsidRPr="00C35A2C">
        <w:rPr>
          <w:rFonts w:ascii="Fb Fontext" w:hAnsi="Fb Fontext"/>
          <w:rtl/>
        </w:rPr>
        <w:t xml:space="preserve">  </w:t>
      </w:r>
      <w:r w:rsidRPr="00AD1A41">
        <w:rPr>
          <w:rStyle w:val="affffa"/>
          <w:rtl/>
        </w:rPr>
        <w:t xml:space="preserve"> 'אשר יחסר לו' </w:t>
      </w:r>
      <w:r w:rsidRPr="00C35A2C">
        <w:rPr>
          <w:rFonts w:ascii="Fb Fontext" w:hAnsi="Fb Fontext"/>
          <w:rtl/>
        </w:rPr>
        <w:t>- אפילו סוס לרכוב עליו ועבד לרוץ לפניו.</w:t>
      </w:r>
    </w:p>
    <w:p w14:paraId="17AD8C92" w14:textId="77777777" w:rsidR="00F61338" w:rsidRDefault="00F61338">
      <w:pPr>
        <w:bidi w:val="0"/>
        <w:spacing w:after="160" w:line="259" w:lineRule="auto"/>
        <w:ind w:left="0" w:firstLine="0"/>
        <w:jc w:val="left"/>
        <w:rPr>
          <w:rFonts w:ascii="David" w:hAnsi="David" w:cs="PFT_Frank"/>
          <w:b/>
          <w:bCs/>
          <w:color w:val="ED7D31" w:themeColor="accent2"/>
          <w:spacing w:val="-8"/>
          <w:sz w:val="30"/>
          <w:szCs w:val="15"/>
        </w:rPr>
      </w:pPr>
      <w:r>
        <w:rPr>
          <w:rtl/>
        </w:rPr>
        <w:br w:type="page"/>
      </w:r>
    </w:p>
    <w:p w14:paraId="35D1254F" w14:textId="19F99A9F" w:rsidR="0043180B" w:rsidRPr="008C28D0" w:rsidRDefault="0043180B" w:rsidP="00F1680A">
      <w:pPr>
        <w:pStyle w:val="affffb"/>
        <w:rPr>
          <w:spacing w:val="0"/>
          <w:rtl/>
        </w:rPr>
      </w:pPr>
      <w:bookmarkStart w:id="512" w:name="_Toc119353302"/>
      <w:r w:rsidRPr="008C28D0">
        <w:rPr>
          <w:rFonts w:hint="cs"/>
          <w:spacing w:val="0"/>
          <w:rtl/>
        </w:rPr>
        <w:lastRenderedPageBreak/>
        <w:t>ד' מעשי תנאים בצדקה</w:t>
      </w:r>
      <w:bookmarkEnd w:id="512"/>
    </w:p>
    <w:p w14:paraId="49D37B07" w14:textId="4E94553A" w:rsidR="00AB7D20" w:rsidRPr="00730169" w:rsidRDefault="00D605B0" w:rsidP="00AB7D20">
      <w:pPr>
        <w:rPr>
          <w:rFonts w:ascii="Fb Fontext" w:hAnsi="Fb Fontext"/>
          <w:spacing w:val="-6"/>
          <w:rtl/>
        </w:rPr>
      </w:pPr>
      <w:r w:rsidRPr="00A00D85">
        <w:rPr>
          <w:rStyle w:val="affffe"/>
          <w:rtl/>
        </w:rPr>
        <w:sym w:font="Wingdings 2" w:char="F096"/>
      </w:r>
      <w:r w:rsidRPr="00A00D85">
        <w:rPr>
          <w:rStyle w:val="affffe"/>
          <w:rtl/>
        </w:rPr>
        <w:t xml:space="preserve"> </w:t>
      </w:r>
      <w:r w:rsidR="00AB7D20" w:rsidRPr="00730169">
        <w:rPr>
          <w:rStyle w:val="affffe"/>
          <w:spacing w:val="-6"/>
          <w:rtl/>
        </w:rPr>
        <w:t>הלל הזקן,</w:t>
      </w:r>
      <w:r w:rsidR="00AB7D20" w:rsidRPr="00730169">
        <w:rPr>
          <w:rFonts w:ascii="Fb Fontext" w:hAnsi="Fb Fontext"/>
          <w:spacing w:val="-6"/>
          <w:rtl/>
        </w:rPr>
        <w:t xml:space="preserve"> שלקח לעני בן טובים סוס לרכוב עליו ועבד לרוץ לפניו;</w:t>
      </w:r>
    </w:p>
    <w:p w14:paraId="5123A3EB" w14:textId="77777777" w:rsidR="00AB7D20" w:rsidRPr="00C35A2C" w:rsidRDefault="00AB7D20" w:rsidP="00AB7D20">
      <w:pPr>
        <w:rPr>
          <w:rFonts w:ascii="Fb Fontext" w:hAnsi="Fb Fontext"/>
          <w:rtl/>
        </w:rPr>
      </w:pPr>
      <w:r w:rsidRPr="00C35A2C">
        <w:rPr>
          <w:rFonts w:ascii="Fb Fontext" w:hAnsi="Fb Fontext"/>
          <w:rtl/>
        </w:rPr>
        <w:t>פעם אחת לא מצא עבד לרוץ לפניו, ורץ לפניו שלשה מילין.</w:t>
      </w:r>
    </w:p>
    <w:p w14:paraId="3F886F9C" w14:textId="1A941E54" w:rsidR="00AB7D20" w:rsidRPr="00C54C7E" w:rsidRDefault="0043180B" w:rsidP="00AA0830">
      <w:pPr>
        <w:rPr>
          <w:rtl/>
        </w:rPr>
      </w:pPr>
      <w:r w:rsidRPr="0043180B">
        <w:rPr>
          <w:rStyle w:val="affffe"/>
          <w:rFonts w:hint="cs"/>
          <w:rtl/>
        </w:rPr>
        <w:t>ב</w:t>
      </w:r>
      <w:r>
        <w:rPr>
          <w:rStyle w:val="affffe"/>
          <w:rFonts w:hint="cs"/>
          <w:rtl/>
        </w:rPr>
        <w:t>.</w:t>
      </w:r>
      <w:r w:rsidR="00AB7D20" w:rsidRPr="00AA0830">
        <w:rPr>
          <w:rtl/>
        </w:rPr>
        <w:t xml:space="preserve"> </w:t>
      </w:r>
      <w:r w:rsidR="00AB7D20" w:rsidRPr="00AA0830">
        <w:rPr>
          <w:rStyle w:val="affffe"/>
          <w:rtl/>
        </w:rPr>
        <w:t>אנשי גליל עליו</w:t>
      </w:r>
      <w:r w:rsidR="00AB7D20" w:rsidRPr="0043180B">
        <w:rPr>
          <w:rStyle w:val="affffe"/>
          <w:rtl/>
        </w:rPr>
        <w:t xml:space="preserve">ן לקחו לעני </w:t>
      </w:r>
      <w:r w:rsidR="00AB7D20" w:rsidRPr="00AA0830">
        <w:rPr>
          <w:rStyle w:val="affffe"/>
          <w:rtl/>
        </w:rPr>
        <w:t>בן טובים מציפורי</w:t>
      </w:r>
      <w:r w:rsidR="00AB7D20" w:rsidRPr="00F71179">
        <w:rPr>
          <w:rtl/>
        </w:rPr>
        <w:t xml:space="preserve"> ליטרא בשר בכל יום.</w:t>
      </w:r>
    </w:p>
    <w:p w14:paraId="702E7DD9" w14:textId="308C8A97" w:rsidR="00AB7D20" w:rsidRDefault="00AB7D20" w:rsidP="003F4F9D">
      <w:pPr>
        <w:ind w:firstLine="0"/>
        <w:rPr>
          <w:rtl/>
        </w:rPr>
      </w:pPr>
      <w:r w:rsidRPr="0043180B">
        <w:rPr>
          <w:rStyle w:val="afffff0"/>
          <w:rtl/>
        </w:rPr>
        <w:t>א.</w:t>
      </w:r>
      <w:r w:rsidRPr="00C35A2C">
        <w:rPr>
          <w:rtl/>
        </w:rPr>
        <w:t xml:space="preserve"> בשר עוף</w:t>
      </w:r>
      <w:r w:rsidRPr="00C54C7E">
        <w:rPr>
          <w:rStyle w:val="afffe"/>
          <w:rtl/>
        </w:rPr>
        <w:t xml:space="preserve"> </w:t>
      </w:r>
      <w:r w:rsidRPr="00AA0830">
        <w:rPr>
          <w:rStyle w:val="affffe"/>
          <w:rtl/>
        </w:rPr>
        <w:t xml:space="preserve">ב. </w:t>
      </w:r>
      <w:r w:rsidRPr="00C35A2C">
        <w:rPr>
          <w:rtl/>
        </w:rPr>
        <w:t>ליטרא בשר ממש.</w:t>
      </w:r>
      <w:r w:rsidRPr="00AA0830">
        <w:rPr>
          <w:rStyle w:val="affffe"/>
          <w:rtl/>
        </w:rPr>
        <w:t xml:space="preserve"> ג.</w:t>
      </w:r>
      <w:r w:rsidRPr="00C35A2C">
        <w:rPr>
          <w:rtl/>
        </w:rPr>
        <w:t xml:space="preserve"> </w:t>
      </w:r>
      <w:r w:rsidRPr="00AA0830">
        <w:rPr>
          <w:rStyle w:val="affffe"/>
          <w:rtl/>
        </w:rPr>
        <w:t>ר"א</w:t>
      </w:r>
      <w:r w:rsidR="00AA0830">
        <w:rPr>
          <w:rStyle w:val="affffe"/>
          <w:rFonts w:hint="cs"/>
          <w:rtl/>
        </w:rPr>
        <w:t>:</w:t>
      </w:r>
      <w:r w:rsidRPr="00AA0830">
        <w:rPr>
          <w:rStyle w:val="affffe"/>
          <w:rtl/>
        </w:rPr>
        <w:t xml:space="preserve"> </w:t>
      </w:r>
      <w:r w:rsidRPr="00C35A2C">
        <w:rPr>
          <w:rtl/>
        </w:rPr>
        <w:t>כפר קטן היה וכל יום הפסידו בגללו בהמה</w:t>
      </w:r>
    </w:p>
    <w:p w14:paraId="651BECA7" w14:textId="065F0639" w:rsidR="00AB7D20" w:rsidRPr="00730169" w:rsidRDefault="0043180B" w:rsidP="00AB7D20">
      <w:pPr>
        <w:rPr>
          <w:rFonts w:ascii="Fb Fontext" w:hAnsi="Fb Fontext"/>
          <w:spacing w:val="-2"/>
          <w:rtl/>
        </w:rPr>
      </w:pPr>
      <w:r w:rsidRPr="00730169">
        <w:rPr>
          <w:rStyle w:val="affffe"/>
          <w:rFonts w:hint="cs"/>
          <w:rtl/>
        </w:rPr>
        <w:t>ג. אותו</w:t>
      </w:r>
      <w:r w:rsidR="00AB7D20" w:rsidRPr="00730169">
        <w:rPr>
          <w:rStyle w:val="affffe"/>
          <w:rtl/>
        </w:rPr>
        <w:t xml:space="preserve"> </w:t>
      </w:r>
      <w:r w:rsidR="00AB7D20" w:rsidRPr="00730169">
        <w:rPr>
          <w:rStyle w:val="affffe"/>
          <w:rFonts w:hint="cs"/>
          <w:rtl/>
        </w:rPr>
        <w:t>ש</w:t>
      </w:r>
      <w:r w:rsidR="00AB7D20" w:rsidRPr="00730169">
        <w:rPr>
          <w:rStyle w:val="affffe"/>
          <w:rtl/>
        </w:rPr>
        <w:t>בא ל</w:t>
      </w:r>
      <w:r w:rsidR="00AA0830" w:rsidRPr="00730169">
        <w:rPr>
          <w:rStyle w:val="affffe"/>
          <w:rFonts w:hint="cs"/>
          <w:rtl/>
        </w:rPr>
        <w:t>ר</w:t>
      </w:r>
      <w:r w:rsidR="002B7BCC">
        <w:rPr>
          <w:rStyle w:val="affffe"/>
          <w:rtl/>
        </w:rPr>
        <w:t>"</w:t>
      </w:r>
      <w:r w:rsidR="00AA0830" w:rsidRPr="00730169">
        <w:rPr>
          <w:rStyle w:val="affffe"/>
          <w:rFonts w:hint="cs"/>
          <w:rtl/>
        </w:rPr>
        <w:t>נ</w:t>
      </w:r>
      <w:r w:rsidR="00AB7D20" w:rsidRPr="00730169">
        <w:rPr>
          <w:rStyle w:val="affffe"/>
          <w:rtl/>
        </w:rPr>
        <w:t xml:space="preserve"> א"ל: </w:t>
      </w:r>
      <w:r w:rsidR="00AB7D20" w:rsidRPr="00730169">
        <w:rPr>
          <w:rFonts w:ascii="Fb Fontext" w:hAnsi="Fb Fontext"/>
          <w:spacing w:val="-2"/>
          <w:sz w:val="32"/>
          <w:rtl/>
        </w:rPr>
        <w:t xml:space="preserve">במה אתה סועד? </w:t>
      </w:r>
      <w:r w:rsidR="00AB7D20" w:rsidRPr="00730169">
        <w:rPr>
          <w:rStyle w:val="affffe"/>
          <w:rtl/>
        </w:rPr>
        <w:t xml:space="preserve">א"ל: </w:t>
      </w:r>
      <w:r w:rsidR="00AB7D20" w:rsidRPr="00730169">
        <w:rPr>
          <w:rFonts w:ascii="Fb Fontext" w:hAnsi="Fb Fontext"/>
          <w:spacing w:val="-2"/>
          <w:sz w:val="32"/>
          <w:rtl/>
        </w:rPr>
        <w:t>בבשר שמן ויין ישן.</w:t>
      </w:r>
    </w:p>
    <w:p w14:paraId="01F07AEE" w14:textId="1BAC39AF" w:rsidR="00E268F4" w:rsidRDefault="00AB7D20" w:rsidP="0043180B">
      <w:pPr>
        <w:ind w:firstLine="0"/>
        <w:rPr>
          <w:rFonts w:ascii="Fb Fontext" w:hAnsi="Fb Fontext"/>
          <w:rtl/>
        </w:rPr>
      </w:pPr>
      <w:r w:rsidRPr="00C35A2C">
        <w:rPr>
          <w:rFonts w:ascii="Fb Fontext" w:hAnsi="Fb Fontext"/>
          <w:rtl/>
        </w:rPr>
        <w:t>גלגל עמו בעדשים ומת,</w:t>
      </w:r>
      <w:r w:rsidRPr="00AA0830">
        <w:rPr>
          <w:rStyle w:val="affffe"/>
          <w:rtl/>
        </w:rPr>
        <w:t xml:space="preserve"> אמר:</w:t>
      </w:r>
      <w:r w:rsidRPr="00C35A2C">
        <w:rPr>
          <w:rFonts w:ascii="Fb Fontext" w:hAnsi="Fb Fontext"/>
          <w:rtl/>
        </w:rPr>
        <w:t xml:space="preserve"> אוי לו לזה שהרגו נחמיה</w:t>
      </w:r>
      <w:r w:rsidR="00E268F4">
        <w:rPr>
          <w:rFonts w:ascii="Fb Fontext" w:hAnsi="Fb Fontext"/>
          <w:rtl/>
        </w:rPr>
        <w:t>!</w:t>
      </w:r>
    </w:p>
    <w:p w14:paraId="3F91FA70" w14:textId="77777777" w:rsidR="00E268F4" w:rsidRDefault="003F4F9D" w:rsidP="003F4F9D">
      <w:pPr>
        <w:pStyle w:val="afffff"/>
        <w:rPr>
          <w:rtl/>
        </w:rPr>
      </w:pPr>
      <w:r>
        <w:rPr>
          <w:rFonts w:hint="cs"/>
          <w:rtl/>
        </w:rPr>
        <w:t xml:space="preserve"> </w:t>
      </w:r>
      <w:r>
        <w:rPr>
          <w:rtl/>
        </w:rPr>
        <w:tab/>
      </w:r>
      <w:r>
        <w:rPr>
          <w:rFonts w:hint="cs"/>
          <w:rtl/>
        </w:rPr>
        <w:t>[שלא</w:t>
      </w:r>
      <w:r w:rsidR="00AB7D20">
        <w:rPr>
          <w:rFonts w:hint="cs"/>
          <w:rtl/>
        </w:rPr>
        <w:t xml:space="preserve"> היה לו לפנק נפשו כל כך</w:t>
      </w:r>
      <w:r>
        <w:rPr>
          <w:rFonts w:hint="cs"/>
          <w:rtl/>
        </w:rPr>
        <w:t>]</w:t>
      </w:r>
      <w:r w:rsidR="00E268F4">
        <w:rPr>
          <w:rFonts w:hint="cs"/>
          <w:rtl/>
        </w:rPr>
        <w:t>,</w:t>
      </w:r>
    </w:p>
    <w:p w14:paraId="671B20FF" w14:textId="284CC901" w:rsidR="00AB7D20" w:rsidRPr="00F61338" w:rsidRDefault="003F4F9D" w:rsidP="00AB7D20">
      <w:pPr>
        <w:rPr>
          <w:rFonts w:ascii="Fb Fontext" w:hAnsi="Fb Fontext"/>
          <w:spacing w:val="-2"/>
          <w:rtl/>
        </w:rPr>
      </w:pPr>
      <w:r w:rsidRPr="00F61338">
        <w:rPr>
          <w:rStyle w:val="affffe"/>
          <w:rFonts w:hint="cs"/>
          <w:rtl/>
        </w:rPr>
        <w:t xml:space="preserve">ד. </w:t>
      </w:r>
      <w:r w:rsidR="00AB7D20" w:rsidRPr="00F61338">
        <w:rPr>
          <w:rStyle w:val="affffe"/>
          <w:rtl/>
        </w:rPr>
        <w:t>רבא</w:t>
      </w:r>
      <w:r w:rsidR="00F61338" w:rsidRPr="00F61338">
        <w:rPr>
          <w:rStyle w:val="affffe"/>
          <w:rFonts w:hint="cs"/>
          <w:rtl/>
        </w:rPr>
        <w:t xml:space="preserve"> שאל א'</w:t>
      </w:r>
      <w:r w:rsidR="00AB7D20" w:rsidRPr="00F61338">
        <w:rPr>
          <w:rStyle w:val="affffe"/>
          <w:rtl/>
        </w:rPr>
        <w:t>:</w:t>
      </w:r>
      <w:r w:rsidR="00AB7D20" w:rsidRPr="00F61338">
        <w:rPr>
          <w:rFonts w:ascii="Fb Fontext" w:hAnsi="Fb Fontext"/>
          <w:spacing w:val="-2"/>
          <w:sz w:val="32"/>
          <w:rtl/>
        </w:rPr>
        <w:t xml:space="preserve"> במה אתה סועד? </w:t>
      </w:r>
      <w:r w:rsidR="00AB7D20" w:rsidRPr="00F61338">
        <w:rPr>
          <w:rStyle w:val="affffe"/>
          <w:rtl/>
        </w:rPr>
        <w:t xml:space="preserve">א"ל: </w:t>
      </w:r>
      <w:r w:rsidR="00AB7D20" w:rsidRPr="00F61338">
        <w:rPr>
          <w:rFonts w:ascii="Fb Fontext" w:hAnsi="Fb Fontext"/>
          <w:spacing w:val="-2"/>
          <w:sz w:val="32"/>
          <w:rtl/>
        </w:rPr>
        <w:t>בתרנגולת פטומה ויין ישן.</w:t>
      </w:r>
    </w:p>
    <w:p w14:paraId="1275DC59" w14:textId="77777777" w:rsidR="00E268F4" w:rsidRDefault="00AB7D20" w:rsidP="00AB7D20">
      <w:pPr>
        <w:rPr>
          <w:rFonts w:ascii="Fb Fontext" w:hAnsi="Fb Fontext"/>
          <w:rtl/>
        </w:rPr>
      </w:pPr>
      <w:r w:rsidRPr="00D0644C">
        <w:rPr>
          <w:rStyle w:val="affffe"/>
          <w:rtl/>
        </w:rPr>
        <w:t xml:space="preserve">א"ל: </w:t>
      </w:r>
      <w:r>
        <w:rPr>
          <w:rFonts w:ascii="Fb Fontext" w:hAnsi="Fb Fontext"/>
          <w:rtl/>
        </w:rPr>
        <w:t>ולא חיישת לדוחק</w:t>
      </w:r>
      <w:r w:rsidRPr="00C35A2C">
        <w:rPr>
          <w:rFonts w:ascii="Fb Fontext" w:hAnsi="Fb Fontext"/>
          <w:rtl/>
        </w:rPr>
        <w:t xml:space="preserve"> </w:t>
      </w:r>
      <w:r>
        <w:rPr>
          <w:rFonts w:ascii="Fb Fontext" w:hAnsi="Fb Fontext" w:hint="cs"/>
          <w:rtl/>
        </w:rPr>
        <w:t>ה</w:t>
      </w:r>
      <w:r w:rsidRPr="00C35A2C">
        <w:rPr>
          <w:rFonts w:ascii="Fb Fontext" w:hAnsi="Fb Fontext"/>
          <w:rtl/>
        </w:rPr>
        <w:t xml:space="preserve">ציבור? </w:t>
      </w:r>
      <w:r w:rsidRPr="00D0644C">
        <w:rPr>
          <w:rStyle w:val="affffe"/>
          <w:rtl/>
        </w:rPr>
        <w:t xml:space="preserve">א"ל: </w:t>
      </w:r>
      <w:r w:rsidR="00D0644C">
        <w:rPr>
          <w:rStyle w:val="affffe"/>
          <w:rFonts w:hint="cs"/>
          <w:rtl/>
        </w:rPr>
        <w:t xml:space="preserve">מה' </w:t>
      </w:r>
      <w:r w:rsidRPr="00C35A2C">
        <w:rPr>
          <w:rFonts w:ascii="Fb Fontext" w:hAnsi="Fb Fontext"/>
          <w:rtl/>
        </w:rPr>
        <w:t>א</w:t>
      </w:r>
      <w:r w:rsidR="00D0644C">
        <w:rPr>
          <w:rFonts w:ascii="Fb Fontext" w:hAnsi="Fb Fontext" w:hint="cs"/>
          <w:rtl/>
        </w:rPr>
        <w:t>ני אוכל ולא מהם</w:t>
      </w:r>
      <w:r w:rsidR="00E268F4">
        <w:rPr>
          <w:rFonts w:ascii="Fb Fontext" w:hAnsi="Fb Fontext" w:hint="cs"/>
          <w:rtl/>
        </w:rPr>
        <w:t>,</w:t>
      </w:r>
    </w:p>
    <w:p w14:paraId="6CCCC06B" w14:textId="5E41841B" w:rsidR="00AB7D20" w:rsidRPr="00C35A2C" w:rsidRDefault="00AB7D20" w:rsidP="00AB7D20">
      <w:pPr>
        <w:rPr>
          <w:rFonts w:ascii="Fb Fontext" w:hAnsi="Fb Fontext"/>
          <w:rtl/>
        </w:rPr>
      </w:pPr>
      <w:r w:rsidRPr="00D0644C">
        <w:rPr>
          <w:rStyle w:val="affffe"/>
          <w:rtl/>
        </w:rPr>
        <w:t>דתנינא:</w:t>
      </w:r>
      <w:r w:rsidRPr="00C35A2C">
        <w:rPr>
          <w:rFonts w:ascii="Fb Fontext" w:hAnsi="Fb Fontext"/>
          <w:rtl/>
        </w:rPr>
        <w:t xml:space="preserve"> </w:t>
      </w:r>
      <w:r w:rsidRPr="003221EB">
        <w:rPr>
          <w:rStyle w:val="affffa"/>
          <w:rFonts w:hint="cs"/>
          <w:rtl/>
        </w:rPr>
        <w:t>'</w:t>
      </w:r>
      <w:r w:rsidRPr="003221EB">
        <w:rPr>
          <w:rStyle w:val="affffa"/>
          <w:rtl/>
        </w:rPr>
        <w:t>עיני כל אליך ישברו ואתה נותן להם את אכלם בעתו</w:t>
      </w:r>
      <w:r>
        <w:rPr>
          <w:rFonts w:ascii="Fb Fontext" w:hAnsi="Fb Fontext" w:hint="cs"/>
          <w:rtl/>
        </w:rPr>
        <w:t>'</w:t>
      </w:r>
      <w:r w:rsidRPr="00C35A2C">
        <w:rPr>
          <w:rFonts w:ascii="Fb Fontext" w:hAnsi="Fb Fontext"/>
          <w:rtl/>
        </w:rPr>
        <w:t>,</w:t>
      </w:r>
      <w:r w:rsidR="00D0644C">
        <w:rPr>
          <w:rFonts w:ascii="Fb Fontext" w:hAnsi="Fb Fontext" w:hint="cs"/>
          <w:rtl/>
        </w:rPr>
        <w:t xml:space="preserve"> שכאו</w:t>
      </w:r>
      <w:r w:rsidR="002B7BCC">
        <w:rPr>
          <w:rFonts w:ascii="Fb Fontext" w:hAnsi="Fb Fontext"/>
          <w:rtl/>
        </w:rPr>
        <w:t>"</w:t>
      </w:r>
      <w:r w:rsidR="00D0644C">
        <w:rPr>
          <w:rFonts w:ascii="Fb Fontext" w:hAnsi="Fb Fontext" w:hint="cs"/>
          <w:rtl/>
        </w:rPr>
        <w:t xml:space="preserve">א </w:t>
      </w:r>
      <w:r w:rsidRPr="00C35A2C">
        <w:rPr>
          <w:rFonts w:ascii="Fb Fontext" w:hAnsi="Fb Fontext"/>
          <w:rtl/>
        </w:rPr>
        <w:t xml:space="preserve">נותן הקב"ה פרנסתו </w:t>
      </w:r>
      <w:r w:rsidRPr="00CA108A">
        <w:rPr>
          <w:rFonts w:ascii="Fb Fontext" w:hAnsi="Fb Fontext" w:cs="PFT_Frank"/>
          <w:b/>
          <w:bCs/>
          <w:szCs w:val="14"/>
          <w:rtl/>
        </w:rPr>
        <w:t>בעתו</w:t>
      </w:r>
      <w:r w:rsidRPr="00C35A2C">
        <w:rPr>
          <w:rFonts w:ascii="Fb Fontext" w:hAnsi="Fb Fontext"/>
          <w:rtl/>
        </w:rPr>
        <w:t>.</w:t>
      </w:r>
    </w:p>
    <w:p w14:paraId="05FECA93" w14:textId="478D2060" w:rsidR="00AB7D20" w:rsidRPr="00C35A2C" w:rsidRDefault="00AB7D20" w:rsidP="00AB7D20">
      <w:pPr>
        <w:rPr>
          <w:rFonts w:ascii="Fb Fontext" w:hAnsi="Fb Fontext"/>
          <w:rtl/>
        </w:rPr>
      </w:pPr>
      <w:r w:rsidRPr="00D0644C">
        <w:rPr>
          <w:rStyle w:val="affffe"/>
          <w:rtl/>
        </w:rPr>
        <w:t xml:space="preserve">אדהכי </w:t>
      </w:r>
      <w:r w:rsidRPr="00D0644C">
        <w:rPr>
          <w:rStyle w:val="affffe"/>
          <w:rFonts w:hint="cs"/>
          <w:rtl/>
        </w:rPr>
        <w:t xml:space="preserve">באה אחות </w:t>
      </w:r>
      <w:r w:rsidRPr="00D0644C">
        <w:rPr>
          <w:rStyle w:val="affffe"/>
          <w:rtl/>
        </w:rPr>
        <w:t xml:space="preserve">רבא </w:t>
      </w:r>
      <w:r w:rsidR="00D0644C">
        <w:rPr>
          <w:rFonts w:ascii="Fb Fontext" w:hAnsi="Fb Fontext" w:hint="cs"/>
          <w:rtl/>
        </w:rPr>
        <w:t>ש</w:t>
      </w:r>
      <w:r w:rsidRPr="00C35A2C">
        <w:rPr>
          <w:rFonts w:ascii="Fb Fontext" w:hAnsi="Fb Fontext"/>
          <w:rtl/>
        </w:rPr>
        <w:t xml:space="preserve">לא </w:t>
      </w:r>
      <w:r>
        <w:rPr>
          <w:rFonts w:ascii="Fb Fontext" w:hAnsi="Fb Fontext" w:hint="cs"/>
          <w:rtl/>
        </w:rPr>
        <w:t>ראתו י</w:t>
      </w:r>
      <w:r w:rsidR="002B7BCC">
        <w:rPr>
          <w:rFonts w:ascii="Fb Fontext" w:hAnsi="Fb Fontext"/>
          <w:rtl/>
        </w:rPr>
        <w:t>"</w:t>
      </w:r>
      <w:r>
        <w:rPr>
          <w:rFonts w:ascii="Fb Fontext" w:hAnsi="Fb Fontext" w:hint="cs"/>
          <w:rtl/>
        </w:rPr>
        <w:t>ג</w:t>
      </w:r>
      <w:r w:rsidRPr="00C35A2C">
        <w:rPr>
          <w:rFonts w:ascii="Fb Fontext" w:hAnsi="Fb Fontext"/>
          <w:rtl/>
        </w:rPr>
        <w:t xml:space="preserve"> שני</w:t>
      </w:r>
      <w:r>
        <w:rPr>
          <w:rFonts w:ascii="Fb Fontext" w:hAnsi="Fb Fontext" w:hint="cs"/>
          <w:rtl/>
        </w:rPr>
        <w:t>ם</w:t>
      </w:r>
      <w:r w:rsidRPr="00C35A2C">
        <w:rPr>
          <w:rFonts w:ascii="Fb Fontext" w:hAnsi="Fb Fontext"/>
          <w:rtl/>
        </w:rPr>
        <w:t>, ו</w:t>
      </w:r>
      <w:r>
        <w:rPr>
          <w:rFonts w:ascii="Fb Fontext" w:hAnsi="Fb Fontext" w:hint="cs"/>
          <w:rtl/>
        </w:rPr>
        <w:t xml:space="preserve">הביאה לו </w:t>
      </w:r>
      <w:r w:rsidRPr="00C35A2C">
        <w:rPr>
          <w:rFonts w:ascii="Fb Fontext" w:hAnsi="Fb Fontext"/>
          <w:rtl/>
        </w:rPr>
        <w:t xml:space="preserve">תרנגולת פטומה ויין ישן, </w:t>
      </w:r>
      <w:r w:rsidRPr="00D0644C">
        <w:rPr>
          <w:rStyle w:val="affffe"/>
          <w:rtl/>
        </w:rPr>
        <w:t xml:space="preserve">אמר: </w:t>
      </w:r>
      <w:r w:rsidRPr="00C35A2C">
        <w:rPr>
          <w:rFonts w:ascii="Fb Fontext" w:hAnsi="Fb Fontext"/>
          <w:rtl/>
        </w:rPr>
        <w:t xml:space="preserve">מאי דקמא? </w:t>
      </w:r>
      <w:r w:rsidRPr="00D0644C">
        <w:rPr>
          <w:rStyle w:val="affffe"/>
          <w:rtl/>
        </w:rPr>
        <w:t xml:space="preserve">א"ל: </w:t>
      </w:r>
      <w:r w:rsidRPr="00C35A2C">
        <w:rPr>
          <w:rFonts w:ascii="Fb Fontext" w:hAnsi="Fb Fontext"/>
          <w:rtl/>
        </w:rPr>
        <w:t>נענתי לך</w:t>
      </w:r>
      <w:r w:rsidR="00D0644C">
        <w:rPr>
          <w:rFonts w:ascii="Fb Fontext" w:hAnsi="Fb Fontext" w:hint="cs"/>
          <w:rtl/>
        </w:rPr>
        <w:t xml:space="preserve"> </w:t>
      </w:r>
      <w:r w:rsidRPr="00D0644C">
        <w:rPr>
          <w:rStyle w:val="afffff0"/>
          <w:rFonts w:hint="cs"/>
          <w:rtl/>
        </w:rPr>
        <w:t>[דיברתי</w:t>
      </w:r>
      <w:r w:rsidR="00D0644C" w:rsidRPr="00D0644C">
        <w:rPr>
          <w:rStyle w:val="afffff0"/>
          <w:rFonts w:hint="cs"/>
          <w:rtl/>
        </w:rPr>
        <w:t xml:space="preserve"> </w:t>
      </w:r>
      <w:r w:rsidRPr="00D0644C">
        <w:rPr>
          <w:rStyle w:val="afffff0"/>
          <w:rFonts w:hint="cs"/>
          <w:rtl/>
        </w:rPr>
        <w:t>יותר מידי</w:t>
      </w:r>
      <w:r w:rsidR="005D1B5B">
        <w:rPr>
          <w:rStyle w:val="afffff0"/>
          <w:rFonts w:hint="cs"/>
          <w:rtl/>
        </w:rPr>
        <w:t>,</w:t>
      </w:r>
      <w:r w:rsidRPr="00D0644C">
        <w:rPr>
          <w:rStyle w:val="afffff0"/>
          <w:rtl/>
        </w:rPr>
        <w:t xml:space="preserve"> </w:t>
      </w:r>
      <w:r w:rsidRPr="00C35A2C">
        <w:rPr>
          <w:rFonts w:ascii="Fb Fontext" w:hAnsi="Fb Fontext"/>
          <w:rtl/>
        </w:rPr>
        <w:t>קום אכול.</w:t>
      </w:r>
    </w:p>
    <w:p w14:paraId="78CCE245" w14:textId="1161E84C" w:rsidR="00E268F4" w:rsidRPr="008C28D0" w:rsidRDefault="00AB7D20" w:rsidP="00F1680A">
      <w:pPr>
        <w:pStyle w:val="affffb"/>
        <w:rPr>
          <w:spacing w:val="0"/>
          <w:rtl/>
        </w:rPr>
      </w:pPr>
      <w:bookmarkStart w:id="513" w:name="_Toc119353304"/>
      <w:r w:rsidRPr="008C28D0">
        <w:rPr>
          <w:rStyle w:val="affffe"/>
          <w:spacing w:val="0"/>
          <w:rtl/>
        </w:rPr>
        <w:t xml:space="preserve">ת"ר: </w:t>
      </w:r>
      <w:r w:rsidRPr="008C28D0">
        <w:rPr>
          <w:spacing w:val="0"/>
          <w:rtl/>
        </w:rPr>
        <w:t>אין לו ואינו רוצה להתפרנס</w:t>
      </w:r>
      <w:r w:rsidR="00E268F4" w:rsidRPr="008C28D0">
        <w:rPr>
          <w:spacing w:val="0"/>
          <w:rtl/>
        </w:rPr>
        <w:t>,</w:t>
      </w:r>
      <w:bookmarkEnd w:id="513"/>
    </w:p>
    <w:p w14:paraId="2703997A" w14:textId="4E930252" w:rsidR="00AB7D20" w:rsidRPr="00F71179" w:rsidRDefault="00AB7D20" w:rsidP="00AB7D20">
      <w:pPr>
        <w:rPr>
          <w:rFonts w:ascii="Fb Fontext" w:hAnsi="Fb Fontext"/>
          <w:spacing w:val="-2"/>
          <w:rtl/>
        </w:rPr>
      </w:pPr>
      <w:r w:rsidRPr="00D0644C">
        <w:rPr>
          <w:rStyle w:val="affffe"/>
          <w:rtl/>
        </w:rPr>
        <w:t>ר"מ</w:t>
      </w:r>
      <w:r w:rsidRPr="00F71179">
        <w:rPr>
          <w:rFonts w:ascii="Fb Fontext" w:hAnsi="Fb Fontext"/>
          <w:spacing w:val="-2"/>
          <w:sz w:val="32"/>
          <w:rtl/>
        </w:rPr>
        <w:t xml:space="preserve"> נותנין לו לשום הלואה וחוזרין ונותנין לו לשום מתנה,</w:t>
      </w:r>
    </w:p>
    <w:p w14:paraId="5023AEEB" w14:textId="77777777" w:rsidR="00AB7D20" w:rsidRPr="00C35A2C" w:rsidRDefault="00AB7D20" w:rsidP="00AB7D20">
      <w:pPr>
        <w:rPr>
          <w:rFonts w:ascii="Fb Fontext" w:hAnsi="Fb Fontext" w:cs="Guttman Vilna"/>
          <w:b/>
          <w:bCs/>
          <w:rtl/>
        </w:rPr>
      </w:pPr>
      <w:r w:rsidRPr="00D0644C">
        <w:rPr>
          <w:rStyle w:val="affffe"/>
          <w:rtl/>
        </w:rPr>
        <w:t xml:space="preserve">וחכ"א: </w:t>
      </w:r>
      <w:r w:rsidRPr="00C35A2C">
        <w:rPr>
          <w:rFonts w:ascii="Fb Fontext" w:hAnsi="Fb Fontext"/>
          <w:rtl/>
        </w:rPr>
        <w:t xml:space="preserve">נותנין לו לשום מתנה וחוזרין ונותנין לו לשום הלואה </w:t>
      </w:r>
      <w:r w:rsidRPr="00D0644C">
        <w:rPr>
          <w:rStyle w:val="afffff0"/>
          <w:rtl/>
        </w:rPr>
        <w:t>[שלוקחין מירושיו.]</w:t>
      </w:r>
    </w:p>
    <w:p w14:paraId="03FA3FCC" w14:textId="75E3E57D" w:rsidR="00AB7D20" w:rsidRPr="00C35A2C" w:rsidRDefault="00D605B0" w:rsidP="00AB7D20">
      <w:pPr>
        <w:rPr>
          <w:rFonts w:ascii="Fb Fontext" w:hAnsi="Fb Fontext"/>
          <w:rtl/>
        </w:rPr>
      </w:pPr>
      <w:r w:rsidRPr="00A00D85">
        <w:rPr>
          <w:rStyle w:val="affffe"/>
          <w:rtl/>
        </w:rPr>
        <w:sym w:font="Wingdings 2" w:char="F096"/>
      </w:r>
      <w:r w:rsidRPr="00A00D85">
        <w:rPr>
          <w:rStyle w:val="affffe"/>
          <w:rtl/>
        </w:rPr>
        <w:t xml:space="preserve"> </w:t>
      </w:r>
      <w:r w:rsidR="00AB7D20" w:rsidRPr="00C35A2C">
        <w:rPr>
          <w:rFonts w:ascii="Fb Fontext" w:hAnsi="Fb Fontext"/>
          <w:sz w:val="32"/>
          <w:rtl/>
        </w:rPr>
        <w:t>יש לו ואינו רוצה להתפרנס, נותנין לו לשום מתנה וחוזרין ונפרעין ממנו. והיינו לאחר מיתה</w:t>
      </w:r>
      <w:r w:rsidR="000568A6">
        <w:rPr>
          <w:rFonts w:ascii="Fb Fontext" w:hAnsi="Fb Fontext" w:hint="cs"/>
          <w:sz w:val="32"/>
          <w:rtl/>
        </w:rPr>
        <w:t>,</w:t>
      </w:r>
    </w:p>
    <w:p w14:paraId="64B1CB94" w14:textId="324479CC" w:rsidR="00AB7D20" w:rsidRPr="00C35A2C" w:rsidRDefault="00AB7D20" w:rsidP="005D1B5B">
      <w:pPr>
        <w:ind w:firstLine="0"/>
        <w:rPr>
          <w:rFonts w:ascii="Fb Fontext" w:hAnsi="Fb Fontext"/>
          <w:rtl/>
        </w:rPr>
      </w:pPr>
      <w:r w:rsidRPr="00D0644C">
        <w:rPr>
          <w:rStyle w:val="affffe"/>
          <w:rtl/>
        </w:rPr>
        <w:t>ר"ש -</w:t>
      </w:r>
      <w:r w:rsidRPr="00C35A2C">
        <w:rPr>
          <w:rFonts w:ascii="Fb Fontext" w:hAnsi="Fb Fontext"/>
          <w:sz w:val="32"/>
          <w:rtl/>
        </w:rPr>
        <w:t xml:space="preserve"> אין נזקקין לו,</w:t>
      </w:r>
      <w:r w:rsidR="00D0644C">
        <w:rPr>
          <w:rFonts w:ascii="Fb Fontext" w:hAnsi="Fb Fontext" w:hint="cs"/>
          <w:sz w:val="32"/>
          <w:rtl/>
        </w:rPr>
        <w:t xml:space="preserve"> </w:t>
      </w:r>
      <w:r w:rsidRPr="00F71179">
        <w:rPr>
          <w:rFonts w:ascii="Fb Fontext" w:hAnsi="Fb Fontext"/>
          <w:spacing w:val="-2"/>
          <w:sz w:val="32"/>
          <w:rtl/>
        </w:rPr>
        <w:t>אין לו ואינו רוצה להתפרנס</w:t>
      </w:r>
      <w:r w:rsidRPr="00D0644C">
        <w:rPr>
          <w:rStyle w:val="affffe"/>
          <w:rtl/>
        </w:rPr>
        <w:t xml:space="preserve"> - אומרים לו </w:t>
      </w:r>
      <w:r w:rsidRPr="00F71179">
        <w:rPr>
          <w:rFonts w:ascii="Fb Fontext" w:hAnsi="Fb Fontext"/>
          <w:spacing w:val="-2"/>
          <w:sz w:val="32"/>
          <w:rtl/>
        </w:rPr>
        <w:t>הבא משכון וטול, כדי שתזוח דעתו עליו. ולא יתבייש</w:t>
      </w:r>
      <w:r w:rsidR="000568A6">
        <w:rPr>
          <w:rFonts w:ascii="Fb Fontext" w:hAnsi="Fb Fontext" w:hint="cs"/>
          <w:spacing w:val="-2"/>
          <w:sz w:val="32"/>
          <w:rtl/>
        </w:rPr>
        <w:t>,</w:t>
      </w:r>
    </w:p>
    <w:p w14:paraId="237B1282" w14:textId="1DDEF799" w:rsidR="00E268F4" w:rsidRDefault="00AB7D20" w:rsidP="00F1680A">
      <w:pPr>
        <w:pStyle w:val="affffb"/>
        <w:rPr>
          <w:rtl/>
        </w:rPr>
      </w:pPr>
      <w:bookmarkStart w:id="514" w:name="_Toc119353306"/>
      <w:r w:rsidRPr="005D1B5B">
        <w:rPr>
          <w:rStyle w:val="affffa"/>
          <w:rFonts w:hint="cs"/>
          <w:b w:val="0"/>
          <w:bCs w:val="0"/>
          <w:rtl/>
        </w:rPr>
        <w:lastRenderedPageBreak/>
        <w:t>'</w:t>
      </w:r>
      <w:r w:rsidRPr="005D1B5B">
        <w:rPr>
          <w:rStyle w:val="affffa"/>
          <w:b w:val="0"/>
          <w:bCs w:val="0"/>
          <w:rtl/>
        </w:rPr>
        <w:t>העבט</w:t>
      </w:r>
      <w:r w:rsidRPr="005D1B5B">
        <w:rPr>
          <w:rStyle w:val="affffa"/>
          <w:rFonts w:hint="cs"/>
          <w:b w:val="0"/>
          <w:bCs w:val="0"/>
          <w:rtl/>
        </w:rPr>
        <w:t>'</w:t>
      </w:r>
      <w:r w:rsidRPr="004B7F8E">
        <w:rPr>
          <w:rStyle w:val="affffa"/>
          <w:rtl/>
        </w:rPr>
        <w:t xml:space="preserve"> </w:t>
      </w:r>
      <w:r w:rsidRPr="00CA108A">
        <w:rPr>
          <w:rtl/>
        </w:rPr>
        <w:t>- זה שאין לו ואינו רוצה להתפרנס</w:t>
      </w:r>
      <w:r w:rsidR="00E268F4">
        <w:rPr>
          <w:rtl/>
        </w:rPr>
        <w:t>,</w:t>
      </w:r>
      <w:bookmarkEnd w:id="514"/>
    </w:p>
    <w:p w14:paraId="13DBE242" w14:textId="67117324" w:rsidR="00AB7D20" w:rsidRDefault="00D0644C" w:rsidP="00D0644C">
      <w:pPr>
        <w:ind w:left="283"/>
        <w:rPr>
          <w:rFonts w:ascii="Fb Fontext" w:hAnsi="Fb Fontext"/>
          <w:rtl/>
        </w:rPr>
      </w:pPr>
      <w:r>
        <w:rPr>
          <w:rFonts w:ascii="Fb Fontext" w:hAnsi="Fb Fontext" w:hint="cs"/>
          <w:rtl/>
        </w:rPr>
        <w:t xml:space="preserve"> </w:t>
      </w:r>
      <w:r w:rsidR="00AB7D20" w:rsidRPr="00C35A2C">
        <w:rPr>
          <w:rFonts w:ascii="Fb Fontext" w:hAnsi="Fb Fontext"/>
          <w:rtl/>
        </w:rPr>
        <w:t>שנותנים לו לשום הלואה וחוזרין ונותנין לו לשום מתנה,</w:t>
      </w:r>
    </w:p>
    <w:p w14:paraId="64552F04" w14:textId="230F1B9D" w:rsidR="00E268F4" w:rsidRDefault="00AB7D20" w:rsidP="00D0644C">
      <w:pPr>
        <w:rPr>
          <w:rtl/>
        </w:rPr>
      </w:pPr>
      <w:r w:rsidRPr="00F71179">
        <w:rPr>
          <w:rStyle w:val="affffa"/>
          <w:spacing w:val="-4"/>
          <w:rtl/>
        </w:rPr>
        <w:t>'תעביטנו'</w:t>
      </w:r>
      <w:r w:rsidRPr="00D0644C">
        <w:rPr>
          <w:rStyle w:val="affffe"/>
          <w:rtl/>
        </w:rPr>
        <w:t xml:space="preserve"> ר"י:</w:t>
      </w:r>
      <w:r w:rsidRPr="00F71179">
        <w:rPr>
          <w:rtl/>
        </w:rPr>
        <w:t xml:space="preserve"> זה שיש לו ואינו רוצה להתפרנס</w:t>
      </w:r>
      <w:r w:rsidR="00E268F4">
        <w:rPr>
          <w:rtl/>
        </w:rPr>
        <w:t>,</w:t>
      </w:r>
    </w:p>
    <w:p w14:paraId="7583AA42" w14:textId="4381C451" w:rsidR="00AB7D20" w:rsidRPr="00F71179" w:rsidRDefault="00AB7D20" w:rsidP="00D0644C">
      <w:pPr>
        <w:ind w:firstLine="57"/>
        <w:rPr>
          <w:rtl/>
        </w:rPr>
      </w:pPr>
      <w:r w:rsidRPr="00F71179">
        <w:rPr>
          <w:rtl/>
        </w:rPr>
        <w:t>שנותנין לו לשום מתנה ונפרעין ממנו לאחר מיתה</w:t>
      </w:r>
      <w:r w:rsidR="000568A6">
        <w:rPr>
          <w:rFonts w:hint="cs"/>
          <w:rtl/>
        </w:rPr>
        <w:t>,</w:t>
      </w:r>
    </w:p>
    <w:p w14:paraId="57278D3A" w14:textId="77777777" w:rsidR="00AB7D20" w:rsidRDefault="00AB7D20" w:rsidP="00D0644C">
      <w:pPr>
        <w:ind w:left="283" w:firstLine="57"/>
        <w:rPr>
          <w:rFonts w:ascii="Fb Fontext" w:hAnsi="Fb Fontext"/>
          <w:rtl/>
        </w:rPr>
      </w:pPr>
      <w:r w:rsidRPr="00D0644C">
        <w:rPr>
          <w:rStyle w:val="affffe"/>
          <w:rtl/>
        </w:rPr>
        <w:t xml:space="preserve">וחכ"א: </w:t>
      </w:r>
      <w:r w:rsidRPr="00C35A2C">
        <w:rPr>
          <w:rFonts w:ascii="Fb Fontext" w:hAnsi="Fb Fontext"/>
          <w:rtl/>
        </w:rPr>
        <w:t>יש לו ואינו רוצה להתפרנס - אין נזקקין לו,</w:t>
      </w:r>
    </w:p>
    <w:p w14:paraId="2361CF9A" w14:textId="77777777" w:rsidR="00AB7D20" w:rsidRPr="00C35A2C" w:rsidRDefault="00AB7D20" w:rsidP="00AB7D20">
      <w:pPr>
        <w:rPr>
          <w:rFonts w:ascii="Fb Fontext" w:hAnsi="Fb Fontext" w:cs="Guttman Vilna"/>
          <w:b/>
          <w:bCs/>
          <w:sz w:val="32"/>
          <w:rtl/>
        </w:rPr>
      </w:pPr>
      <w:r w:rsidRPr="00041161">
        <w:rPr>
          <w:rStyle w:val="affffa"/>
          <w:rtl/>
        </w:rPr>
        <w:t>'תעביטנו'-</w:t>
      </w:r>
      <w:r w:rsidRPr="00C35A2C">
        <w:rPr>
          <w:rFonts w:ascii="Fb Fontext" w:hAnsi="Fb Fontext"/>
          <w:sz w:val="32"/>
          <w:rtl/>
        </w:rPr>
        <w:t xml:space="preserve"> דברה תורה כלשון בני אדם.</w:t>
      </w:r>
    </w:p>
    <w:p w14:paraId="7A65FF23" w14:textId="3F56C3E9" w:rsidR="00AB7D20" w:rsidRPr="008C28D0" w:rsidRDefault="0043180B" w:rsidP="00F1680A">
      <w:pPr>
        <w:pStyle w:val="affffb"/>
        <w:rPr>
          <w:spacing w:val="0"/>
          <w:rtl/>
        </w:rPr>
      </w:pPr>
      <w:bookmarkStart w:id="515" w:name="_Toc119353307"/>
      <w:r w:rsidRPr="008C28D0">
        <w:rPr>
          <w:rFonts w:hint="cs"/>
          <w:spacing w:val="0"/>
          <w:rtl/>
        </w:rPr>
        <w:t>ב' מעשי צדקה דמר עוקבא</w:t>
      </w:r>
      <w:bookmarkEnd w:id="515"/>
    </w:p>
    <w:p w14:paraId="2B93068C" w14:textId="2D121CD9" w:rsidR="00E268F4" w:rsidRDefault="0043180B" w:rsidP="00AB7D20">
      <w:pPr>
        <w:rPr>
          <w:rStyle w:val="affffe"/>
          <w:rtl/>
        </w:rPr>
      </w:pPr>
      <w:r>
        <w:rPr>
          <w:rStyle w:val="affffe"/>
          <w:rFonts w:hint="cs"/>
          <w:rtl/>
        </w:rPr>
        <w:t xml:space="preserve">א. </w:t>
      </w:r>
      <w:r w:rsidR="00AB7D20" w:rsidRPr="00290432">
        <w:rPr>
          <w:rStyle w:val="affffe"/>
          <w:rtl/>
        </w:rPr>
        <w:t>נתן לשכנו</w:t>
      </w:r>
      <w:r w:rsidR="00AB7D20" w:rsidRPr="00C35A2C">
        <w:rPr>
          <w:rFonts w:ascii="Fb Fontext" w:hAnsi="Fb Fontext"/>
          <w:sz w:val="32"/>
          <w:rtl/>
        </w:rPr>
        <w:t xml:space="preserve"> כל יום ד' זוזים בדלת </w:t>
      </w:r>
      <w:r w:rsidR="00AB7D20" w:rsidRPr="00290432">
        <w:rPr>
          <w:rStyle w:val="affffe"/>
          <w:rtl/>
        </w:rPr>
        <w:t xml:space="preserve">וכשרצה העני לראות מי נותן לו </w:t>
      </w:r>
      <w:r w:rsidR="00AB7D20" w:rsidRPr="00C35A2C">
        <w:rPr>
          <w:rFonts w:ascii="Fb Fontext" w:hAnsi="Fb Fontext"/>
          <w:sz w:val="32"/>
          <w:rtl/>
        </w:rPr>
        <w:t>ברח מפניו מ"ע ואשתו ונכנסו לתנור ורגליו נכוו ורגליה לא</w:t>
      </w:r>
      <w:r w:rsidR="00E268F4">
        <w:rPr>
          <w:rFonts w:ascii="Fb Fontext" w:hAnsi="Fb Fontext" w:hint="cs"/>
          <w:sz w:val="32"/>
          <w:rtl/>
        </w:rPr>
        <w:t>,</w:t>
      </w:r>
    </w:p>
    <w:p w14:paraId="35F9EAC2" w14:textId="32F99342" w:rsidR="00AB7D20" w:rsidRDefault="00AB7D20" w:rsidP="00290432">
      <w:pPr>
        <w:ind w:firstLine="0"/>
        <w:rPr>
          <w:rFonts w:ascii="Fb Fontext" w:hAnsi="Fb Fontext"/>
          <w:sz w:val="32"/>
          <w:rtl/>
        </w:rPr>
      </w:pPr>
      <w:r w:rsidRPr="00290432">
        <w:rPr>
          <w:rStyle w:val="affffe"/>
          <w:rtl/>
        </w:rPr>
        <w:t xml:space="preserve">ואמרה לו </w:t>
      </w:r>
      <w:r w:rsidRPr="00C35A2C">
        <w:rPr>
          <w:rFonts w:ascii="Fb Fontext" w:hAnsi="Fb Fontext"/>
          <w:sz w:val="32"/>
          <w:rtl/>
        </w:rPr>
        <w:t>מפני שהיא נותנת אוכל לעניים ומקרבת הנאתם</w:t>
      </w:r>
      <w:r w:rsidR="000568A6">
        <w:rPr>
          <w:rFonts w:ascii="Fb Fontext" w:hAnsi="Fb Fontext" w:hint="cs"/>
          <w:sz w:val="32"/>
          <w:rtl/>
        </w:rPr>
        <w:t>,</w:t>
      </w:r>
    </w:p>
    <w:p w14:paraId="4FAFF6DB" w14:textId="3A8F649D" w:rsidR="00AB7D20" w:rsidRPr="00C35A2C" w:rsidRDefault="00AB7D20" w:rsidP="00AB7D20">
      <w:pPr>
        <w:rPr>
          <w:rtl/>
        </w:rPr>
      </w:pPr>
      <w:r w:rsidRPr="0043180B">
        <w:rPr>
          <w:rStyle w:val="affffe"/>
          <w:rtl/>
        </w:rPr>
        <w:t>וטעם שעשו כן</w:t>
      </w:r>
      <w:r w:rsidR="0043180B">
        <w:rPr>
          <w:rFonts w:hint="cs"/>
          <w:rtl/>
        </w:rPr>
        <w:t>:</w:t>
      </w:r>
      <w:r w:rsidRPr="00C35A2C">
        <w:rPr>
          <w:rtl/>
        </w:rPr>
        <w:t xml:space="preserve"> </w:t>
      </w:r>
      <w:r w:rsidR="0043180B">
        <w:rPr>
          <w:rFonts w:hint="cs"/>
          <w:rtl/>
        </w:rPr>
        <w:t>ד</w:t>
      </w:r>
      <w:r w:rsidRPr="00C35A2C">
        <w:rPr>
          <w:rtl/>
        </w:rPr>
        <w:t>נח לאדם שימסור עצמו לתוך כבשן האש ואל ילבין פני חברו ברבים</w:t>
      </w:r>
      <w:r w:rsidRPr="00AD1A41">
        <w:rPr>
          <w:rStyle w:val="affffa"/>
          <w:rtl/>
        </w:rPr>
        <w:t xml:space="preserve"> </w:t>
      </w:r>
      <w:r w:rsidRPr="00290432">
        <w:rPr>
          <w:rtl/>
        </w:rPr>
        <w:t>'מתמר' ד</w:t>
      </w:r>
      <w:r w:rsidRPr="00AD1A41">
        <w:rPr>
          <w:rStyle w:val="affffa"/>
          <w:rtl/>
        </w:rPr>
        <w:t>'היא מוצאת'.</w:t>
      </w:r>
    </w:p>
    <w:p w14:paraId="1869A405" w14:textId="671FA21F" w:rsidR="0043180B" w:rsidRDefault="0043180B" w:rsidP="00AB7D20">
      <w:pPr>
        <w:rPr>
          <w:rFonts w:ascii="Fb Fontext" w:hAnsi="Fb Fontext"/>
          <w:sz w:val="32"/>
          <w:rtl/>
        </w:rPr>
      </w:pPr>
      <w:r>
        <w:rPr>
          <w:rStyle w:val="affffe"/>
          <w:rFonts w:hint="cs"/>
          <w:rtl/>
        </w:rPr>
        <w:t xml:space="preserve">ב. </w:t>
      </w:r>
      <w:r w:rsidR="00290432" w:rsidRPr="00290432">
        <w:rPr>
          <w:rStyle w:val="affffe"/>
          <w:rFonts w:hint="cs"/>
          <w:rtl/>
        </w:rPr>
        <w:t xml:space="preserve">נתן </w:t>
      </w:r>
      <w:r w:rsidR="00AB7D20" w:rsidRPr="00290432">
        <w:rPr>
          <w:rStyle w:val="affffe"/>
          <w:rtl/>
        </w:rPr>
        <w:t>לשכנו</w:t>
      </w:r>
      <w:r w:rsidR="00AB7D20" w:rsidRPr="00C35A2C">
        <w:rPr>
          <w:rFonts w:ascii="Fb Fontext" w:hAnsi="Fb Fontext"/>
          <w:sz w:val="32"/>
          <w:rtl/>
        </w:rPr>
        <w:t xml:space="preserve"> כל עי"כ ד' מאות זוז</w:t>
      </w:r>
      <w:r>
        <w:rPr>
          <w:rFonts w:ascii="Fb Fontext" w:hAnsi="Fb Fontext" w:hint="cs"/>
          <w:sz w:val="32"/>
          <w:rtl/>
        </w:rPr>
        <w:t>,</w:t>
      </w:r>
      <w:r w:rsidR="00AB7D20" w:rsidRPr="00C35A2C">
        <w:rPr>
          <w:rFonts w:ascii="Fb Fontext" w:hAnsi="Fb Fontext"/>
          <w:sz w:val="32"/>
          <w:rtl/>
        </w:rPr>
        <w:t xml:space="preserve"> וכשפעם אחת חזר בנו וסיפר שא"צ לזה</w:t>
      </w:r>
      <w:r w:rsidR="00290432">
        <w:rPr>
          <w:rFonts w:ascii="Fb Fontext" w:hAnsi="Fb Fontext" w:hint="cs"/>
          <w:sz w:val="32"/>
          <w:rtl/>
        </w:rPr>
        <w:t>,</w:t>
      </w:r>
      <w:r w:rsidR="00AB7D20" w:rsidRPr="00C35A2C">
        <w:rPr>
          <w:rFonts w:ascii="Fb Fontext" w:hAnsi="Fb Fontext"/>
          <w:sz w:val="32"/>
          <w:rtl/>
        </w:rPr>
        <w:t xml:space="preserve"> שראה שמזלפים לפניו בביתו יין ישן</w:t>
      </w:r>
      <w:r w:rsidR="000568A6">
        <w:rPr>
          <w:rFonts w:ascii="Fb Fontext" w:hAnsi="Fb Fontext" w:hint="cs"/>
          <w:sz w:val="32"/>
          <w:rtl/>
        </w:rPr>
        <w:t>,</w:t>
      </w:r>
    </w:p>
    <w:p w14:paraId="2C9E1C5B" w14:textId="0AB570CC" w:rsidR="00AB7D20" w:rsidRDefault="00AB7D20" w:rsidP="00AB7D20">
      <w:pPr>
        <w:rPr>
          <w:rFonts w:ascii="Fb Fontext" w:hAnsi="Fb Fontext"/>
          <w:sz w:val="32"/>
          <w:rtl/>
        </w:rPr>
      </w:pPr>
      <w:r w:rsidRPr="00C35A2C">
        <w:rPr>
          <w:rFonts w:ascii="Fb Fontext" w:hAnsi="Fb Fontext"/>
          <w:sz w:val="32"/>
          <w:rtl/>
        </w:rPr>
        <w:t xml:space="preserve"> </w:t>
      </w:r>
      <w:r w:rsidR="0043180B">
        <w:rPr>
          <w:rStyle w:val="affffe"/>
          <w:rtl/>
        </w:rPr>
        <w:tab/>
      </w:r>
      <w:r w:rsidRPr="0043180B">
        <w:rPr>
          <w:rStyle w:val="affffe"/>
          <w:rtl/>
        </w:rPr>
        <w:t>אמר</w:t>
      </w:r>
      <w:r w:rsidRPr="00C35A2C">
        <w:rPr>
          <w:rFonts w:ascii="Fb Fontext" w:hAnsi="Fb Fontext"/>
          <w:sz w:val="32"/>
          <w:rtl/>
        </w:rPr>
        <w:t xml:space="preserve"> אם מפונק הוא כ"כ והכפיל תרומתו</w:t>
      </w:r>
      <w:r w:rsidR="0043180B">
        <w:rPr>
          <w:rFonts w:ascii="Fb Fontext" w:hAnsi="Fb Fontext" w:hint="cs"/>
          <w:sz w:val="32"/>
          <w:rtl/>
        </w:rPr>
        <w:t>,</w:t>
      </w:r>
    </w:p>
    <w:p w14:paraId="345AA625" w14:textId="57F62E25" w:rsidR="00E268F4" w:rsidRDefault="00AB7D20" w:rsidP="00AB7D20">
      <w:pPr>
        <w:rPr>
          <w:rFonts w:ascii="Fb Fontext" w:hAnsi="Fb Fontext"/>
          <w:spacing w:val="-2"/>
          <w:rtl/>
        </w:rPr>
      </w:pPr>
      <w:r w:rsidRPr="00730169">
        <w:rPr>
          <w:rStyle w:val="affffe"/>
          <w:rtl/>
        </w:rPr>
        <w:t xml:space="preserve">כשנפטר </w:t>
      </w:r>
      <w:r w:rsidRPr="00730169">
        <w:rPr>
          <w:rFonts w:ascii="Fb Fontext" w:hAnsi="Fb Fontext"/>
          <w:spacing w:val="-2"/>
          <w:rtl/>
        </w:rPr>
        <w:t xml:space="preserve">ביקש חשבונות צדקה וראה שנתן </w:t>
      </w:r>
      <w:r w:rsidR="0043180B" w:rsidRPr="00730169">
        <w:rPr>
          <w:rFonts w:ascii="Fb Fontext" w:hAnsi="Fb Fontext" w:hint="cs"/>
          <w:spacing w:val="-2"/>
          <w:rtl/>
        </w:rPr>
        <w:t>ז'</w:t>
      </w:r>
      <w:r w:rsidRPr="00730169">
        <w:rPr>
          <w:rFonts w:ascii="Fb Fontext" w:hAnsi="Fb Fontext"/>
          <w:spacing w:val="-2"/>
          <w:rtl/>
        </w:rPr>
        <w:t xml:space="preserve"> אלפי דינרי סיאנקי</w:t>
      </w:r>
      <w:r w:rsidR="00E268F4">
        <w:rPr>
          <w:rFonts w:ascii="Fb Fontext" w:hAnsi="Fb Fontext"/>
          <w:spacing w:val="-2"/>
          <w:rtl/>
        </w:rPr>
        <w:t>,</w:t>
      </w:r>
    </w:p>
    <w:p w14:paraId="0C119342" w14:textId="77777777" w:rsidR="00E268F4" w:rsidRDefault="00AB7D20" w:rsidP="00AB7D20">
      <w:pPr>
        <w:rPr>
          <w:rFonts w:ascii="Fb Fontext" w:hAnsi="Fb Fontext"/>
          <w:rtl/>
        </w:rPr>
      </w:pPr>
      <w:r w:rsidRPr="0043180B">
        <w:rPr>
          <w:rStyle w:val="affffe"/>
          <w:rtl/>
        </w:rPr>
        <w:t>אמר</w:t>
      </w:r>
      <w:r w:rsidR="0043180B">
        <w:rPr>
          <w:rFonts w:ascii="Fb Fontext" w:hAnsi="Fb Fontext" w:hint="cs"/>
          <w:rtl/>
        </w:rPr>
        <w:t>:</w:t>
      </w:r>
      <w:r w:rsidRPr="00C35A2C">
        <w:rPr>
          <w:rFonts w:ascii="Fb Fontext" w:hAnsi="Fb Fontext"/>
          <w:rtl/>
        </w:rPr>
        <w:t xml:space="preserve"> זו צידה קלה לדרך רחוקה</w:t>
      </w:r>
      <w:r w:rsidR="0043180B">
        <w:rPr>
          <w:rFonts w:ascii="Fb Fontext" w:hAnsi="Fb Fontext" w:hint="cs"/>
          <w:rtl/>
        </w:rPr>
        <w:t>,</w:t>
      </w:r>
      <w:r w:rsidRPr="00C35A2C">
        <w:rPr>
          <w:rFonts w:ascii="Fb Fontext" w:hAnsi="Fb Fontext"/>
          <w:rtl/>
        </w:rPr>
        <w:t xml:space="preserve"> עמד ובזבז חצי ממונו</w:t>
      </w:r>
      <w:r w:rsidR="00E268F4">
        <w:rPr>
          <w:rFonts w:ascii="Fb Fontext" w:hAnsi="Fb Fontext"/>
          <w:rtl/>
        </w:rPr>
        <w:t>,</w:t>
      </w:r>
    </w:p>
    <w:p w14:paraId="48B29F02" w14:textId="14A4A9C4" w:rsidR="00AB7D20" w:rsidRDefault="00AB7D20" w:rsidP="00AB7D20">
      <w:pPr>
        <w:rPr>
          <w:rFonts w:ascii="Fb Fontext" w:hAnsi="Fb Fontext"/>
          <w:rtl/>
        </w:rPr>
      </w:pPr>
      <w:r w:rsidRPr="00290432">
        <w:rPr>
          <w:rStyle w:val="affffe"/>
          <w:rtl/>
        </w:rPr>
        <w:t xml:space="preserve">ואע"ג </w:t>
      </w:r>
      <w:r w:rsidR="0043180B">
        <w:rPr>
          <w:rStyle w:val="affffe"/>
          <w:rFonts w:hint="cs"/>
          <w:rtl/>
        </w:rPr>
        <w:t xml:space="preserve">דבאושא </w:t>
      </w:r>
      <w:r w:rsidRPr="00290432">
        <w:rPr>
          <w:rStyle w:val="affffe"/>
          <w:rtl/>
        </w:rPr>
        <w:t>התקינו</w:t>
      </w:r>
      <w:r w:rsidR="0043180B">
        <w:rPr>
          <w:rStyle w:val="affffe"/>
          <w:rFonts w:hint="cs"/>
          <w:rtl/>
        </w:rPr>
        <w:t xml:space="preserve">: </w:t>
      </w:r>
      <w:r w:rsidRPr="00C35A2C">
        <w:rPr>
          <w:rFonts w:ascii="Fb Fontext" w:hAnsi="Fb Fontext"/>
          <w:rtl/>
        </w:rPr>
        <w:t>המבזבז אל יבזבז יותר מחומש ה"מ מחיים שמא ירד מנכסיו אבל לא אחר מיתה</w:t>
      </w:r>
      <w:r w:rsidR="000568A6">
        <w:rPr>
          <w:rFonts w:ascii="Fb Fontext" w:hAnsi="Fb Fontext" w:hint="cs"/>
          <w:rtl/>
        </w:rPr>
        <w:t>,</w:t>
      </w:r>
    </w:p>
    <w:p w14:paraId="078AE24D" w14:textId="072900D7" w:rsidR="00AB7D20" w:rsidRPr="008C28D0" w:rsidRDefault="00F61338" w:rsidP="00F1680A">
      <w:pPr>
        <w:pStyle w:val="affffb"/>
        <w:rPr>
          <w:spacing w:val="0"/>
          <w:rtl/>
        </w:rPr>
      </w:pPr>
      <w:bookmarkStart w:id="516" w:name="_Toc119353308"/>
      <w:r w:rsidRPr="008C28D0">
        <w:rPr>
          <w:rFonts w:hint="cs"/>
          <w:spacing w:val="0"/>
          <w:rtl/>
        </w:rPr>
        <w:t>צדקה ברמאין</w:t>
      </w:r>
      <w:bookmarkEnd w:id="516"/>
    </w:p>
    <w:p w14:paraId="76185DE4" w14:textId="6353E75D" w:rsidR="00AB7D20" w:rsidRDefault="00DF77E2" w:rsidP="00AB7D20">
      <w:pPr>
        <w:rPr>
          <w:rFonts w:ascii="Fb Fontext" w:hAnsi="Fb Fontext"/>
          <w:sz w:val="32"/>
          <w:rtl/>
        </w:rPr>
      </w:pPr>
      <w:r w:rsidRPr="00DF77E2">
        <w:rPr>
          <w:rStyle w:val="affffe"/>
          <w:rFonts w:hint="cs"/>
          <w:rtl/>
        </w:rPr>
        <w:t xml:space="preserve">א. </w:t>
      </w:r>
      <w:r w:rsidR="00AB7D20" w:rsidRPr="00DF77E2">
        <w:rPr>
          <w:rStyle w:val="affffe"/>
          <w:rtl/>
        </w:rPr>
        <w:t>ר"א</w:t>
      </w:r>
      <w:r w:rsidR="00B81EAB">
        <w:rPr>
          <w:rStyle w:val="affffe"/>
          <w:rFonts w:hint="cs"/>
          <w:rtl/>
        </w:rPr>
        <w:t>:</w:t>
      </w:r>
      <w:r w:rsidR="00AB7D20" w:rsidRPr="00C35A2C">
        <w:rPr>
          <w:rFonts w:ascii="Fb Fontext" w:hAnsi="Fb Fontext"/>
          <w:sz w:val="32"/>
          <w:rtl/>
        </w:rPr>
        <w:t xml:space="preserve"> כורך צעיפו לאחוריו וממציא עצמו ליד עניים שיוכל </w:t>
      </w:r>
      <w:r w:rsidR="00AB7D20" w:rsidRPr="00730169">
        <w:rPr>
          <w:rFonts w:ascii="Fb Fontext" w:hAnsi="Fb Fontext"/>
          <w:spacing w:val="-2"/>
          <w:sz w:val="32"/>
          <w:rtl/>
        </w:rPr>
        <w:t>ליקח משם בלי שיראה ואכתי שם עיניו לאחריו מפני הרמאים</w:t>
      </w:r>
    </w:p>
    <w:p w14:paraId="1FD6DD54" w14:textId="7C6FCAB6" w:rsidR="00AB7D20" w:rsidRPr="00C35A2C" w:rsidRDefault="00DF77E2" w:rsidP="00AB7D20">
      <w:pPr>
        <w:rPr>
          <w:rFonts w:ascii="Fb Fontext" w:hAnsi="Fb Fontext"/>
          <w:rtl/>
        </w:rPr>
      </w:pPr>
      <w:r w:rsidRPr="00DF77E2">
        <w:rPr>
          <w:rStyle w:val="affffe"/>
          <w:rFonts w:hint="cs"/>
          <w:rtl/>
        </w:rPr>
        <w:t xml:space="preserve">ב. </w:t>
      </w:r>
      <w:r w:rsidR="00AB7D20" w:rsidRPr="00DF77E2">
        <w:rPr>
          <w:rStyle w:val="affffe"/>
          <w:rtl/>
        </w:rPr>
        <w:t xml:space="preserve">ר"ח היה רגיל </w:t>
      </w:r>
      <w:r>
        <w:rPr>
          <w:rFonts w:ascii="Fb Fontext" w:hAnsi="Fb Fontext"/>
          <w:rtl/>
        </w:rPr>
        <w:t xml:space="preserve">לשלוח ד' זוזים בכל </w:t>
      </w:r>
      <w:r>
        <w:rPr>
          <w:rStyle w:val="affffe"/>
          <w:rFonts w:ascii="Fb Fontext" w:hAnsi="Fb Fontext"/>
          <w:rtl/>
          <w:rPrChange w:id="9223" w:author="מנוע אמוראים" w:date="2026-10-05T16:41:40Z">
            <w:rPr>
              <w:rFonts w:ascii="Fb Fontext" w:hAnsi="Fb Fontext"/>
              <w:rtl/>
            </w:rPr>
          </w:rPrChange>
        </w:rPr>
        <w:t xml:space="preserve">ער"ש</w:t>
      </w:r>
      <w:r>
        <w:rPr>
          <w:rFonts w:ascii="Fb Fontext" w:hAnsi="Fb Fontext"/>
          <w:rtl/>
        </w:rPr>
        <w:t xml:space="preserve"> לעני וכשפעם אחת אשתו חזרה ואמרה שא"צ</w:t>
      </w:r>
      <w:r w:rsidR="00B81EAB">
        <w:rPr>
          <w:rFonts w:ascii="Fb Fontext" w:hAnsi="Fb Fontext" w:hint="cs"/>
          <w:rtl/>
        </w:rPr>
        <w:t>,</w:t>
      </w:r>
      <w:r w:rsidR="00AB7D20" w:rsidRPr="00C35A2C">
        <w:rPr>
          <w:rFonts w:ascii="Fb Fontext" w:hAnsi="Fb Fontext"/>
          <w:rtl/>
        </w:rPr>
        <w:t xml:space="preserve"> </w:t>
      </w:r>
      <w:r w:rsidR="00AB7D20" w:rsidRPr="00B81EAB">
        <w:rPr>
          <w:rStyle w:val="affffe"/>
          <w:rtl/>
        </w:rPr>
        <w:t>ששמעה שו</w:t>
      </w:r>
      <w:r w:rsidR="00B81EAB" w:rsidRPr="00B81EAB">
        <w:rPr>
          <w:rStyle w:val="affffe"/>
          <w:rFonts w:hint="cs"/>
          <w:rtl/>
        </w:rPr>
        <w:t>א</w:t>
      </w:r>
      <w:r w:rsidR="00AB7D20" w:rsidRPr="00B81EAB">
        <w:rPr>
          <w:rStyle w:val="affffe"/>
          <w:rtl/>
        </w:rPr>
        <w:t xml:space="preserve">לים אותו </w:t>
      </w:r>
      <w:r w:rsidR="00AB7D20" w:rsidRPr="00C35A2C">
        <w:rPr>
          <w:rFonts w:ascii="Fb Fontext" w:hAnsi="Fb Fontext"/>
          <w:rtl/>
        </w:rPr>
        <w:t xml:space="preserve">אם רוצה לסעוד במפות </w:t>
      </w:r>
      <w:r w:rsidR="00EB6C63">
        <w:rPr>
          <w:rFonts w:ascii="Fb Fontext" w:hAnsi="Fb Fontext" w:hint="cs"/>
          <w:rtl/>
        </w:rPr>
        <w:t>פשתן</w:t>
      </w:r>
      <w:r w:rsidR="00AB7D20" w:rsidRPr="00C35A2C">
        <w:rPr>
          <w:rFonts w:ascii="Fb Fontext" w:hAnsi="Fb Fontext"/>
          <w:rtl/>
        </w:rPr>
        <w:t xml:space="preserve"> או </w:t>
      </w:r>
      <w:r w:rsidR="00EB6C63">
        <w:rPr>
          <w:rFonts w:ascii="Fb Fontext" w:hAnsi="Fb Fontext" w:hint="cs"/>
          <w:rtl/>
        </w:rPr>
        <w:t>משי</w:t>
      </w:r>
      <w:r w:rsidR="00AB7D20" w:rsidRPr="00C35A2C">
        <w:rPr>
          <w:rFonts w:ascii="Fb Fontext" w:hAnsi="Fb Fontext"/>
          <w:rtl/>
        </w:rPr>
        <w:t xml:space="preserve"> </w:t>
      </w:r>
      <w:r w:rsidR="00AB7D20" w:rsidRPr="00B81EAB">
        <w:rPr>
          <w:rStyle w:val="affffe"/>
          <w:rtl/>
        </w:rPr>
        <w:t>ענה לה כר"א</w:t>
      </w:r>
      <w:r w:rsidR="00AB7D20" w:rsidRPr="00C35A2C">
        <w:rPr>
          <w:rFonts w:ascii="Fb Fontext" w:hAnsi="Fb Fontext"/>
          <w:rtl/>
        </w:rPr>
        <w:t xml:space="preserve"> דנחזיק טובה </w:t>
      </w:r>
      <w:r w:rsidR="00AB7D20" w:rsidRPr="00C35A2C">
        <w:rPr>
          <w:rFonts w:ascii="Fb Fontext" w:hAnsi="Fb Fontext"/>
          <w:rtl/>
        </w:rPr>
        <w:lastRenderedPageBreak/>
        <w:t>לרמאין, שאלמלא הן היינו חוטאין בכל יום,</w:t>
      </w:r>
      <w:r w:rsidR="00AB7D20" w:rsidRPr="00041161">
        <w:rPr>
          <w:rStyle w:val="affffa"/>
          <w:rtl/>
        </w:rPr>
        <w:t>'וקרא עליך אל ה' והיה בך חטא'</w:t>
      </w:r>
      <w:r w:rsidR="00AB7D20" w:rsidRPr="00C35A2C">
        <w:rPr>
          <w:rFonts w:ascii="Fb Fontext" w:hAnsi="Fb Fontext"/>
          <w:rtl/>
        </w:rPr>
        <w:t>.</w:t>
      </w:r>
    </w:p>
    <w:p w14:paraId="3C64BA49" w14:textId="208ED19C" w:rsidR="00AB7D20" w:rsidRDefault="00AB7D20" w:rsidP="00AB7D20">
      <w:pPr>
        <w:rPr>
          <w:rFonts w:ascii="Fb Fontext" w:hAnsi="Fb Fontext"/>
          <w:sz w:val="32"/>
          <w:rtl/>
        </w:rPr>
      </w:pPr>
      <w:r w:rsidRPr="00DF77E2">
        <w:rPr>
          <w:rStyle w:val="affffe"/>
          <w:rtl/>
        </w:rPr>
        <w:t>ותני מריב'ק</w:t>
      </w:r>
      <w:r w:rsidRPr="00C35A2C">
        <w:rPr>
          <w:rFonts w:ascii="Fb Fontext" w:hAnsi="Fb Fontext"/>
          <w:sz w:val="32"/>
          <w:rtl/>
        </w:rPr>
        <w:t xml:space="preserve"> כל המעלים עיניו מהצדקה כאילו עובד עכו"ם ד</w:t>
      </w:r>
      <w:r w:rsidRPr="00AD1A41">
        <w:rPr>
          <w:rStyle w:val="affffa"/>
          <w:rtl/>
        </w:rPr>
        <w:t>'השמר לך פן יהיה דבר עם לבבך בליעל וגו',</w:t>
      </w:r>
      <w:r w:rsidRPr="00C35A2C">
        <w:rPr>
          <w:rFonts w:ascii="Fb Fontext" w:hAnsi="Fb Fontext"/>
          <w:sz w:val="32"/>
          <w:rtl/>
        </w:rPr>
        <w:t xml:space="preserve"> וכתיב </w:t>
      </w:r>
      <w:r w:rsidRPr="00DF77E2">
        <w:rPr>
          <w:rStyle w:val="affffa"/>
          <w:rtl/>
        </w:rPr>
        <w:t>יצאו אנשים בני בליעל,</w:t>
      </w:r>
      <w:r w:rsidRPr="00C35A2C">
        <w:rPr>
          <w:rFonts w:ascii="Fb Fontext" w:hAnsi="Fb Fontext"/>
          <w:sz w:val="32"/>
          <w:rtl/>
        </w:rPr>
        <w:t xml:space="preserve"> מה להלן אף כאן עכו"ם</w:t>
      </w:r>
      <w:r w:rsidR="000568A6">
        <w:rPr>
          <w:rFonts w:ascii="Fb Fontext" w:hAnsi="Fb Fontext" w:hint="cs"/>
          <w:sz w:val="32"/>
          <w:rtl/>
        </w:rPr>
        <w:t>,</w:t>
      </w:r>
    </w:p>
    <w:p w14:paraId="7F4B5251" w14:textId="77777777" w:rsidR="00AB7D20" w:rsidRPr="00F97732" w:rsidRDefault="00AB7D20" w:rsidP="003156E1">
      <w:pPr>
        <w:pStyle w:val="aff9"/>
        <w:rPr>
          <w:rtl/>
        </w:rPr>
      </w:pPr>
      <w:r w:rsidRPr="003156E1">
        <w:rPr>
          <w:rFonts w:hint="cs"/>
          <w:rtl/>
        </w:rPr>
        <w:t>׹</w:t>
      </w:r>
    </w:p>
    <w:p w14:paraId="07A1D86D" w14:textId="73D55A0A" w:rsidR="00AB7D20" w:rsidRPr="00C35A2C" w:rsidRDefault="00AB7D20" w:rsidP="00AB7D20">
      <w:pPr>
        <w:rPr>
          <w:rFonts w:ascii="Fb Fontext" w:hAnsi="Fb Fontext"/>
          <w:rtl/>
        </w:rPr>
      </w:pPr>
      <w:r w:rsidRPr="00CA108A">
        <w:rPr>
          <w:rFonts w:cs="PFT_Frank"/>
          <w:b/>
          <w:bCs/>
          <w:szCs w:val="14"/>
          <w:rtl/>
        </w:rPr>
        <w:t>ת"ר</w:t>
      </w:r>
      <w:r w:rsidRPr="00CA108A">
        <w:rPr>
          <w:rFonts w:ascii="Fb Fontext" w:hAnsi="Fb Fontext" w:cs="PFT_Frank"/>
          <w:b/>
          <w:bCs/>
          <w:sz w:val="32"/>
          <w:szCs w:val="14"/>
          <w:rtl/>
        </w:rPr>
        <w:t>: המסמא עינו, והמצבה בטנו,</w:t>
      </w:r>
      <w:r w:rsidRPr="00C35A2C">
        <w:rPr>
          <w:rFonts w:ascii="Fb Fontext" w:hAnsi="Fb Fontext"/>
          <w:sz w:val="32"/>
          <w:rtl/>
        </w:rPr>
        <w:t xml:space="preserve"> והמקפח שוקו אי</w:t>
      </w:r>
      <w:r w:rsidR="00EB6C63">
        <w:rPr>
          <w:rFonts w:ascii="Fb Fontext" w:hAnsi="Fb Fontext" w:hint="cs"/>
          <w:sz w:val="32"/>
          <w:rtl/>
        </w:rPr>
        <w:t>ן</w:t>
      </w:r>
      <w:r w:rsidRPr="00C35A2C">
        <w:rPr>
          <w:rFonts w:ascii="Fb Fontext" w:hAnsi="Fb Fontext"/>
          <w:sz w:val="32"/>
          <w:rtl/>
        </w:rPr>
        <w:t xml:space="preserve"> נפטר מהעולם עד שיבא לידי כך.</w:t>
      </w:r>
    </w:p>
    <w:p w14:paraId="66F88FC2" w14:textId="7EC514C5" w:rsidR="00AB7D20" w:rsidRPr="00C35A2C" w:rsidRDefault="00AB7D20" w:rsidP="00AB7D20">
      <w:pPr>
        <w:rPr>
          <w:rFonts w:ascii="Fb Fontext" w:hAnsi="Fb Fontext"/>
          <w:rtl/>
        </w:rPr>
      </w:pPr>
      <w:r w:rsidRPr="00C35A2C">
        <w:rPr>
          <w:rFonts w:ascii="Fb Fontext" w:hAnsi="Fb Fontext"/>
          <w:rtl/>
        </w:rPr>
        <w:t>המקבל צדקה ו</w:t>
      </w:r>
      <w:r w:rsidR="00B81EAB">
        <w:rPr>
          <w:rFonts w:ascii="Fb Fontext" w:hAnsi="Fb Fontext" w:hint="cs"/>
          <w:rtl/>
        </w:rPr>
        <w:t>א</w:t>
      </w:r>
      <w:r w:rsidR="002B7BCC">
        <w:rPr>
          <w:rFonts w:ascii="Fb Fontext" w:hAnsi="Fb Fontext"/>
          <w:rtl/>
        </w:rPr>
        <w:t>"</w:t>
      </w:r>
      <w:r w:rsidR="00B81EAB">
        <w:rPr>
          <w:rFonts w:ascii="Fb Fontext" w:hAnsi="Fb Fontext" w:hint="cs"/>
          <w:rtl/>
        </w:rPr>
        <w:t xml:space="preserve">צ </w:t>
      </w:r>
      <w:r w:rsidRPr="00C35A2C">
        <w:rPr>
          <w:rFonts w:ascii="Fb Fontext" w:hAnsi="Fb Fontext"/>
          <w:rtl/>
        </w:rPr>
        <w:t>לכך, אי</w:t>
      </w:r>
      <w:r w:rsidR="00B81EAB">
        <w:rPr>
          <w:rFonts w:ascii="Fb Fontext" w:hAnsi="Fb Fontext" w:hint="cs"/>
          <w:rtl/>
        </w:rPr>
        <w:t>ן</w:t>
      </w:r>
      <w:r w:rsidRPr="00C35A2C">
        <w:rPr>
          <w:rFonts w:ascii="Fb Fontext" w:hAnsi="Fb Fontext"/>
          <w:rtl/>
        </w:rPr>
        <w:t xml:space="preserve"> נפטר מהעולם עד שיבא לכך.</w:t>
      </w:r>
    </w:p>
    <w:p w14:paraId="68AFEE39" w14:textId="77777777" w:rsidR="00AB7D20" w:rsidRDefault="00AB7D20" w:rsidP="003156E1">
      <w:pPr>
        <w:pStyle w:val="aff9"/>
        <w:rPr>
          <w:rtl/>
        </w:rPr>
      </w:pPr>
      <w:r w:rsidRPr="003156E1">
        <w:rPr>
          <w:rFonts w:hint="cs"/>
          <w:rtl/>
        </w:rPr>
        <w:t>׹</w:t>
      </w:r>
    </w:p>
    <w:p w14:paraId="4052FE5D" w14:textId="4865A15A" w:rsidR="00AB7D20" w:rsidRPr="00A40DB0" w:rsidRDefault="00AB7D20" w:rsidP="00AB7D20">
      <w:pPr>
        <w:rPr>
          <w:rFonts w:ascii="Fb Fontext" w:hAnsi="Fb Fontext"/>
          <w:spacing w:val="-4"/>
          <w:rtl/>
        </w:rPr>
      </w:pPr>
      <w:r w:rsidRPr="00A40DB0">
        <w:rPr>
          <w:rStyle w:val="affffe"/>
          <w:spacing w:val="-4"/>
          <w:rtl/>
        </w:rPr>
        <w:t xml:space="preserve">תנן: </w:t>
      </w:r>
      <w:r w:rsidRPr="00A40DB0">
        <w:rPr>
          <w:rStyle w:val="affffc"/>
          <w:rtl/>
        </w:rPr>
        <w:t>אין מחייבין אותו למכור</w:t>
      </w:r>
      <w:r w:rsidRPr="00A40DB0">
        <w:rPr>
          <w:rFonts w:ascii="Fb Fontext" w:hAnsi="Fb Fontext"/>
          <w:spacing w:val="-4"/>
          <w:sz w:val="32"/>
          <w:rtl/>
        </w:rPr>
        <w:t xml:space="preserve"> ביתו ו</w:t>
      </w:r>
      <w:r w:rsidR="00DF77E2" w:rsidRPr="00A40DB0">
        <w:rPr>
          <w:rFonts w:ascii="Fb Fontext" w:hAnsi="Fb Fontext" w:hint="cs"/>
          <w:spacing w:val="-4"/>
          <w:sz w:val="32"/>
          <w:rtl/>
        </w:rPr>
        <w:t>כ</w:t>
      </w:r>
      <w:r w:rsidRPr="00A40DB0">
        <w:rPr>
          <w:rFonts w:ascii="Fb Fontext" w:hAnsi="Fb Fontext"/>
          <w:spacing w:val="-4"/>
          <w:sz w:val="32"/>
          <w:rtl/>
        </w:rPr>
        <w:t>לי תשמישו.</w:t>
      </w:r>
      <w:r w:rsidR="00DF77E2" w:rsidRPr="00A40DB0">
        <w:rPr>
          <w:rFonts w:ascii="Fb Fontext" w:hAnsi="Fb Fontext" w:hint="cs"/>
          <w:spacing w:val="-4"/>
          <w:sz w:val="32"/>
          <w:rtl/>
        </w:rPr>
        <w:t>-</w:t>
      </w:r>
      <w:r w:rsidRPr="00A40DB0">
        <w:rPr>
          <w:rFonts w:ascii="Fb Fontext" w:hAnsi="Fb Fontext"/>
          <w:spacing w:val="-4"/>
          <w:sz w:val="32"/>
          <w:rtl/>
        </w:rPr>
        <w:t>כוסות וקערות</w:t>
      </w:r>
    </w:p>
    <w:p w14:paraId="4AF500B7" w14:textId="203A1529" w:rsidR="00AB7D20" w:rsidRPr="00C54C7E" w:rsidRDefault="00AB7D20" w:rsidP="00DF77E2">
      <w:pPr>
        <w:rPr>
          <w:rtl/>
        </w:rPr>
      </w:pPr>
      <w:r w:rsidRPr="00F5539C">
        <w:rPr>
          <w:rtl/>
        </w:rPr>
        <w:t>והך דהשתמש בכלי זהב ישתמש בכלי כסף, בכלי כסף - ישתמש בכלי נחושת במטה ושולחן,</w:t>
      </w:r>
    </w:p>
    <w:p w14:paraId="6AF13241" w14:textId="77777777" w:rsidR="00E268F4" w:rsidRDefault="00AB7D20" w:rsidP="00DF77E2">
      <w:pPr>
        <w:rPr>
          <w:rtl/>
        </w:rPr>
      </w:pPr>
      <w:r w:rsidRPr="00DF77E2">
        <w:rPr>
          <w:rStyle w:val="affffe"/>
          <w:rtl/>
        </w:rPr>
        <w:t xml:space="preserve">א. </w:t>
      </w:r>
      <w:r w:rsidRPr="00C35A2C">
        <w:rPr>
          <w:rtl/>
        </w:rPr>
        <w:t>הא בכוסות וקערות</w:t>
      </w:r>
      <w:r w:rsidR="00EB6C63">
        <w:rPr>
          <w:rFonts w:hint="cs"/>
          <w:rtl/>
        </w:rPr>
        <w:t xml:space="preserve"> דמאוס</w:t>
      </w:r>
      <w:r w:rsidRPr="00C35A2C">
        <w:rPr>
          <w:rtl/>
        </w:rPr>
        <w:t xml:space="preserve">. </w:t>
      </w:r>
      <w:r w:rsidRPr="00EB6C63">
        <w:rPr>
          <w:rStyle w:val="affffe"/>
          <w:rtl/>
        </w:rPr>
        <w:t xml:space="preserve">ויקשה </w:t>
      </w:r>
      <w:r w:rsidRPr="00C35A2C">
        <w:rPr>
          <w:rtl/>
        </w:rPr>
        <w:t>דא"ה מ"ש</w:t>
      </w:r>
      <w:r w:rsidR="00EB6C63">
        <w:rPr>
          <w:rFonts w:hint="cs"/>
          <w:rtl/>
        </w:rPr>
        <w:t xml:space="preserve"> ממטה</w:t>
      </w:r>
      <w:r w:rsidR="00E268F4">
        <w:rPr>
          <w:rFonts w:hint="cs"/>
          <w:rtl/>
        </w:rPr>
        <w:t>,</w:t>
      </w:r>
    </w:p>
    <w:p w14:paraId="2C6AA142" w14:textId="194AF04B" w:rsidR="00AB7D20" w:rsidRPr="00C54C7E" w:rsidRDefault="00AB7D20" w:rsidP="00DF77E2">
      <w:pPr>
        <w:rPr>
          <w:rtl/>
        </w:rPr>
      </w:pPr>
      <w:r w:rsidRPr="00DF77E2">
        <w:rPr>
          <w:rStyle w:val="affffe"/>
          <w:rtl/>
        </w:rPr>
        <w:t xml:space="preserve">ב. רבא </w:t>
      </w:r>
      <w:r w:rsidR="00EB6C63">
        <w:rPr>
          <w:rStyle w:val="affffe"/>
          <w:rFonts w:hint="cs"/>
          <w:rtl/>
        </w:rPr>
        <w:t>ב</w:t>
      </w:r>
      <w:r w:rsidRPr="00DF77E2">
        <w:rPr>
          <w:rStyle w:val="affffe"/>
          <w:rtl/>
        </w:rPr>
        <w:t>דרבה:</w:t>
      </w:r>
      <w:r w:rsidRPr="00C35A2C">
        <w:rPr>
          <w:rtl/>
        </w:rPr>
        <w:t xml:space="preserve"> במחריש </w:t>
      </w:r>
      <w:r w:rsidR="00EB6C63">
        <w:rPr>
          <w:rFonts w:hint="cs"/>
          <w:rtl/>
        </w:rPr>
        <w:t>כסף</w:t>
      </w:r>
      <w:r w:rsidRPr="00C35A2C">
        <w:rPr>
          <w:rtl/>
        </w:rPr>
        <w:t xml:space="preserve"> שחייב למכור.</w:t>
      </w:r>
    </w:p>
    <w:p w14:paraId="25B39D8B" w14:textId="77777777" w:rsidR="00E268F4" w:rsidRDefault="00AB7D20" w:rsidP="00DF77E2">
      <w:pPr>
        <w:rPr>
          <w:rStyle w:val="afffff0"/>
          <w:rtl/>
        </w:rPr>
      </w:pPr>
      <w:r w:rsidRPr="00DF77E2">
        <w:rPr>
          <w:rStyle w:val="affffe"/>
          <w:rtl/>
        </w:rPr>
        <w:t>ג. ר"פ</w:t>
      </w:r>
      <w:r w:rsidR="00EB6C63">
        <w:rPr>
          <w:rStyle w:val="affffe"/>
          <w:rFonts w:hint="cs"/>
          <w:rtl/>
        </w:rPr>
        <w:t>:</w:t>
      </w:r>
      <w:r w:rsidRPr="00DF77E2">
        <w:rPr>
          <w:rStyle w:val="affffe"/>
          <w:rtl/>
        </w:rPr>
        <w:t xml:space="preserve"> </w:t>
      </w:r>
      <w:r w:rsidRPr="00F71179">
        <w:rPr>
          <w:spacing w:val="-2"/>
          <w:rtl/>
        </w:rPr>
        <w:t>הך דצריך למכור לאחר שיבא לידי גיבוי</w:t>
      </w:r>
      <w:r w:rsidR="00E268F4">
        <w:rPr>
          <w:rStyle w:val="afffff0"/>
          <w:rtl/>
        </w:rPr>
        <w:t>,</w:t>
      </w:r>
    </w:p>
    <w:p w14:paraId="11B93161" w14:textId="4221CC9E" w:rsidR="00AB7D20" w:rsidRPr="00DF77E2" w:rsidRDefault="00EB6C63" w:rsidP="00EB6C63">
      <w:pPr>
        <w:ind w:left="283" w:firstLine="57"/>
        <w:rPr>
          <w:rStyle w:val="afffff0"/>
          <w:rtl/>
        </w:rPr>
      </w:pPr>
      <w:r>
        <w:rPr>
          <w:rStyle w:val="afffff0"/>
          <w:rFonts w:hint="cs"/>
          <w:rtl/>
        </w:rPr>
        <w:t xml:space="preserve"> </w:t>
      </w:r>
      <w:r w:rsidR="00AB7D20" w:rsidRPr="00DF77E2">
        <w:rPr>
          <w:rStyle w:val="afffff0"/>
          <w:rtl/>
        </w:rPr>
        <w:t>[שנתברר שהוא עשיר וצריך לשלם מה שלקח].</w:t>
      </w:r>
    </w:p>
    <w:p>
      <w:pPr>
        <w:pStyle w:val="MishnaBatzad"/>
        <w:rPr>
          <w:ins w:id="20454" w:author="קלוד" w:date="2026-10-06T10:09:07Z"/>
        </w:rPr>
      </w:pPr>
      <w:ins w:id="20453" w:author="קלוד" w:date="2026-10-06T10:09:07Z">
        <w:r>
          <w:t xml:space="preserve">משנה ו</w:t>
        </w:r>
      </w:ins>
    </w:p>
    <w:p w14:paraId="4DFF5114" w14:textId="4F015F72" w:rsidR="00E268F4" w:rsidRDefault="00AB7D20" w:rsidP="00AB7D20">
      <w:pPr>
        <w:pStyle w:val="afff5"/>
        <w:rPr>
          <w:b/>
          <w:spacing w:val="4"/>
          <w:rtl/>
        </w:rPr>
      </w:pPr>
      <w:bookmarkStart w:id="517" w:name="_Toc119353309"/>
      <w:r w:rsidRPr="00F61338">
        <w:rPr>
          <w:rStyle w:val="afffff5"/>
          <w:rFonts w:hint="cs"/>
          <w:rtl/>
        </w:rPr>
        <w:t>יתומה שהשיאתה אמה או אחיה מדעתה,</w:t>
      </w:r>
      <w:bookmarkEnd w:id="517"/>
      <w:r w:rsidRPr="00A40DB0">
        <w:rPr>
          <w:rFonts w:hint="cs"/>
          <w:b/>
          <w:spacing w:val="4"/>
          <w:rtl/>
        </w:rPr>
        <w:t xml:space="preserve"> וכתבו לה </w:t>
      </w:r>
      <w:r w:rsidR="00F74918" w:rsidRPr="00A40DB0">
        <w:rPr>
          <w:rFonts w:hint="cs"/>
          <w:b/>
          <w:spacing w:val="4"/>
          <w:rtl/>
        </w:rPr>
        <w:t>ק'</w:t>
      </w:r>
      <w:r w:rsidRPr="00A40DB0">
        <w:rPr>
          <w:rFonts w:hint="cs"/>
          <w:b/>
          <w:spacing w:val="4"/>
          <w:rtl/>
        </w:rPr>
        <w:t xml:space="preserve"> או </w:t>
      </w:r>
      <w:r w:rsidR="00F74918" w:rsidRPr="00A40DB0">
        <w:rPr>
          <w:rFonts w:hint="cs"/>
          <w:b/>
          <w:spacing w:val="4"/>
          <w:rtl/>
        </w:rPr>
        <w:t xml:space="preserve">נ' </w:t>
      </w:r>
      <w:r w:rsidRPr="00A40DB0">
        <w:rPr>
          <w:rFonts w:hint="cs"/>
          <w:b/>
          <w:spacing w:val="4"/>
          <w:rtl/>
        </w:rPr>
        <w:t>זוז</w:t>
      </w:r>
      <w:r w:rsidR="00E268F4">
        <w:rPr>
          <w:rFonts w:hint="cs"/>
          <w:b/>
          <w:spacing w:val="4"/>
          <w:rtl/>
        </w:rPr>
        <w:t>,</w:t>
      </w:r>
    </w:p>
    <w:p w14:paraId="0B723023" w14:textId="76AFB6A8" w:rsidR="00AB7D20" w:rsidRPr="00C35A2C" w:rsidRDefault="00372EEC" w:rsidP="00AB7D20">
      <w:pPr>
        <w:pStyle w:val="afff5"/>
        <w:rPr>
          <w:b/>
          <w:rtl/>
        </w:rPr>
      </w:pPr>
      <w:r>
        <w:rPr>
          <w:rFonts w:hint="cs"/>
          <w:b/>
          <w:rtl/>
        </w:rPr>
        <w:t xml:space="preserve">משתגדיל </w:t>
      </w:r>
      <w:r w:rsidR="00AB7D20" w:rsidRPr="00C35A2C">
        <w:rPr>
          <w:rFonts w:hint="cs"/>
          <w:b/>
          <w:rtl/>
        </w:rPr>
        <w:t>יכולה להוציא מידן מה שראוי להנתן לה.</w:t>
      </w:r>
    </w:p>
    <w:p w14:paraId="36AD69D6" w14:textId="562F1B5C" w:rsidR="00AB7D20" w:rsidRPr="00DF77E2" w:rsidRDefault="00AB7D20" w:rsidP="00AB7D20">
      <w:pPr>
        <w:pStyle w:val="afff5"/>
        <w:rPr>
          <w:b/>
          <w:spacing w:val="4"/>
          <w:rtl/>
        </w:rPr>
      </w:pPr>
      <w:r w:rsidRPr="00DF77E2">
        <w:rPr>
          <w:rStyle w:val="TanaimMishna"/>
          <w:rFonts w:hint="cs"/>
          <w:rtl/>
          <w:rPrChange w:id="20165" w:author="קלוד" w:date="2026-10-06T10:09:07Z">
            <w:rPr>
              <w:rStyle w:val="affffe"/>
              <w:rFonts w:hint="cs"/>
              <w:rtl/>
            </w:rPr>
          </w:rPrChange>
        </w:rPr>
        <w:t>ר</w:t>
      </w:r>
      <w:r w:rsidRPr="00DF77E2">
        <w:rPr>
          <w:rStyle w:val="TanaimMishna"/>
          <w:rtl/>
          <w:rPrChange w:id="20166" w:author="קלוד" w:date="2026-10-06T10:09:07Z">
            <w:rPr>
              <w:rStyle w:val="affffe"/>
              <w:rtl/>
            </w:rPr>
          </w:rPrChange>
        </w:rPr>
        <w:t>"</w:t>
      </w:r>
      <w:r w:rsidRPr="00DF77E2">
        <w:rPr>
          <w:rStyle w:val="TanaimMishna"/>
          <w:rFonts w:hint="cs"/>
          <w:rtl/>
          <w:rPrChange w:id="20167" w:author="קלוד" w:date="2026-10-06T10:09:07Z">
            <w:rPr>
              <w:rStyle w:val="affffe"/>
              <w:rFonts w:hint="cs"/>
              <w:rtl/>
            </w:rPr>
          </w:rPrChange>
        </w:rPr>
        <w:t xml:space="preserve">י: </w:t>
      </w:r>
      <w:r w:rsidRPr="00DF77E2">
        <w:rPr>
          <w:rFonts w:hint="cs"/>
          <w:b/>
          <w:spacing w:val="4"/>
          <w:rtl/>
        </w:rPr>
        <w:t>אם השיא בת הראשונה, ינתן לשניה כדרך שנתן לראשונה</w:t>
      </w:r>
    </w:p>
    <w:p w14:paraId="750D0E53" w14:textId="55BA95D9" w:rsidR="00E268F4" w:rsidRDefault="00AB7D20" w:rsidP="00AB7D20">
      <w:pPr>
        <w:pStyle w:val="afff5"/>
        <w:rPr>
          <w:b/>
          <w:spacing w:val="4"/>
          <w:rtl/>
        </w:rPr>
      </w:pPr>
      <w:r w:rsidRPr="00DF77E2">
        <w:rPr>
          <w:rStyle w:val="TanaimMishna"/>
          <w:rFonts w:hint="cs"/>
          <w:rtl/>
          <w:rPrChange w:id="20168" w:author="קלוד" w:date="2026-10-06T10:09:07Z">
            <w:rPr>
              <w:rStyle w:val="affffe"/>
              <w:rFonts w:hint="cs"/>
              <w:rtl/>
            </w:rPr>
          </w:rPrChange>
        </w:rPr>
        <w:t>וחכ"א:</w:t>
      </w:r>
      <w:r w:rsidRPr="00DF77E2">
        <w:rPr>
          <w:rFonts w:hint="cs"/>
          <w:b/>
          <w:spacing w:val="4"/>
          <w:rtl/>
        </w:rPr>
        <w:t xml:space="preserve"> פעמים שאדם עני והעשיר או עשיר והעני</w:t>
      </w:r>
      <w:r w:rsidR="00E268F4">
        <w:rPr>
          <w:rFonts w:hint="cs"/>
          <w:b/>
          <w:spacing w:val="4"/>
          <w:rtl/>
        </w:rPr>
        <w:t>,</w:t>
      </w:r>
    </w:p>
    <w:p w14:paraId="35C1F648" w14:textId="56D64475" w:rsidR="00AB7D20" w:rsidRPr="00DF77E2" w:rsidRDefault="00372EEC" w:rsidP="00372EEC">
      <w:pPr>
        <w:pStyle w:val="afff5"/>
        <w:rPr>
          <w:b/>
          <w:spacing w:val="4"/>
          <w:rtl/>
        </w:rPr>
      </w:pPr>
      <w:r>
        <w:rPr>
          <w:rStyle w:val="TanaimMishna"/>
          <w:rFonts w:hint="cs"/>
          <w:rtl/>
          <w:rPrChange w:id="20169" w:author="קלוד" w:date="2026-10-06T10:09:07Z">
            <w:rPr>
              <w:rStyle w:val="affffe"/>
              <w:rFonts w:hint="cs"/>
              <w:rtl/>
            </w:rPr>
          </w:rPrChange>
        </w:rPr>
        <w:t xml:space="preserve"> </w:t>
      </w:r>
      <w:r>
        <w:rPr>
          <w:rStyle w:val="TanaimMishna"/>
          <w:rtl/>
          <w:rPrChange w:id="20170" w:author="קלוד" w:date="2026-10-06T10:09:07Z">
            <w:rPr>
              <w:rStyle w:val="affffe"/>
              <w:rtl/>
            </w:rPr>
          </w:rPrChange>
        </w:rPr>
        <w:tab/>
      </w:r>
      <w:r>
        <w:rPr>
          <w:rStyle w:val="TanaimMishna"/>
          <w:rtl/>
          <w:rPrChange w:id="20171" w:author="קלוד" w:date="2026-10-06T10:09:07Z">
            <w:rPr>
              <w:rStyle w:val="affffe"/>
              <w:rtl/>
            </w:rPr>
          </w:rPrChange>
        </w:rPr>
        <w:tab/>
      </w:r>
      <w:r>
        <w:rPr>
          <w:rStyle w:val="TanaimMishna"/>
          <w:rtl/>
          <w:rPrChange w:id="20172" w:author="קלוד" w:date="2026-10-06T10:09:07Z">
            <w:rPr>
              <w:rStyle w:val="affffe"/>
              <w:rtl/>
            </w:rPr>
          </w:rPrChange>
        </w:rPr>
        <w:tab/>
      </w:r>
      <w:r w:rsidR="00AB7D20" w:rsidRPr="00DF77E2">
        <w:rPr>
          <w:rFonts w:hint="cs"/>
          <w:b/>
          <w:spacing w:val="4"/>
          <w:rtl/>
        </w:rPr>
        <w:t>אלא שמין את הנכסים ונותנין לה.</w:t>
      </w:r>
    </w:p>
    <w:p w14:paraId="6711633D" w14:textId="77777777" w:rsidR="00AB7D20" w:rsidRPr="00C35A2C" w:rsidRDefault="00AB7D20" w:rsidP="00AB7D20">
      <w:pPr>
        <w:rPr>
          <w:rFonts w:ascii="Fb Fontext" w:hAnsi="Fb Fontext"/>
          <w:rtl/>
        </w:rPr>
      </w:pPr>
      <w:r w:rsidRPr="00DF77E2">
        <w:rPr>
          <w:rStyle w:val="affffe"/>
          <w:rtl/>
        </w:rPr>
        <w:t>שמואל:</w:t>
      </w:r>
      <w:r w:rsidRPr="00C35A2C">
        <w:rPr>
          <w:rFonts w:ascii="Fb Fontext" w:hAnsi="Fb Fontext"/>
          <w:sz w:val="32"/>
          <w:rtl/>
        </w:rPr>
        <w:t xml:space="preserve"> </w:t>
      </w:r>
      <w:r w:rsidRPr="00372EEC">
        <w:rPr>
          <w:rStyle w:val="affffc"/>
          <w:rtl/>
        </w:rPr>
        <w:t>לפרנסה שמין באב.</w:t>
      </w:r>
    </w:p>
    <w:p w14:paraId="2118FF7E" w14:textId="558B26E0" w:rsidR="00AB7D20" w:rsidRDefault="00AB7D20" w:rsidP="00AB7D20">
      <w:pPr>
        <w:rPr>
          <w:rFonts w:ascii="Fb Fontext" w:hAnsi="Fb Fontext"/>
          <w:rtl/>
        </w:rPr>
      </w:pPr>
      <w:r w:rsidRPr="00372EEC">
        <w:rPr>
          <w:rStyle w:val="affffe"/>
          <w:rtl/>
        </w:rPr>
        <w:lastRenderedPageBreak/>
        <w:t xml:space="preserve">והך </w:t>
      </w:r>
      <w:r w:rsidRPr="00C35A2C">
        <w:rPr>
          <w:rFonts w:ascii="Fb Fontext" w:hAnsi="Fb Fontext"/>
          <w:rtl/>
        </w:rPr>
        <w:t xml:space="preserve">דהבנות ניזונות ומתפרנסות </w:t>
      </w:r>
      <w:r w:rsidRPr="00CA108A">
        <w:rPr>
          <w:rFonts w:ascii="Fb Fontext" w:hAnsi="Fb Fontext" w:cs="PFT_Frank"/>
          <w:b/>
          <w:bCs/>
          <w:szCs w:val="14"/>
          <w:rtl/>
        </w:rPr>
        <w:t>מנכסי אביהן</w:t>
      </w:r>
      <w:r w:rsidRPr="00C35A2C">
        <w:rPr>
          <w:rFonts w:ascii="Fb Fontext" w:hAnsi="Fb Fontext"/>
          <w:rtl/>
        </w:rPr>
        <w:t xml:space="preserve">; דשמין הנכסים ונותנין לה ולא אומרים אילו אביהן היה קיים וכו' היינו </w:t>
      </w:r>
      <w:r w:rsidRPr="00730169">
        <w:rPr>
          <w:rFonts w:ascii="Fb Fontext" w:hAnsi="Fb Fontext"/>
          <w:spacing w:val="-6"/>
          <w:rtl/>
        </w:rPr>
        <w:t xml:space="preserve">בפרנסת עצמה </w:t>
      </w:r>
      <w:r w:rsidRPr="00730169">
        <w:rPr>
          <w:rFonts w:ascii="Fb Fontext" w:hAnsi="Fb Fontext" w:cs="PFT_Frank"/>
          <w:b/>
          <w:bCs/>
          <w:spacing w:val="-6"/>
          <w:szCs w:val="14"/>
          <w:rtl/>
        </w:rPr>
        <w:t>וניזונות</w:t>
      </w:r>
      <w:r w:rsidRPr="00730169">
        <w:rPr>
          <w:rFonts w:ascii="Fb Fontext" w:hAnsi="Fb Fontext"/>
          <w:spacing w:val="-6"/>
          <w:rtl/>
        </w:rPr>
        <w:t xml:space="preserve"> באכילה ושתייה </w:t>
      </w:r>
      <w:r w:rsidRPr="00730169">
        <w:rPr>
          <w:rFonts w:ascii="Fb Fontext" w:hAnsi="Fb Fontext" w:cs="PFT_Frank"/>
          <w:b/>
          <w:bCs/>
          <w:spacing w:val="-6"/>
          <w:szCs w:val="14"/>
          <w:rtl/>
        </w:rPr>
        <w:t>ומתפרנסות</w:t>
      </w:r>
      <w:r w:rsidRPr="00730169">
        <w:rPr>
          <w:rFonts w:ascii="Fb Fontext" w:hAnsi="Fb Fontext"/>
          <w:spacing w:val="-6"/>
          <w:rtl/>
        </w:rPr>
        <w:t xml:space="preserve"> בלבוש וכיסוי</w:t>
      </w:r>
    </w:p>
    <w:p w14:paraId="7954C804" w14:textId="77777777" w:rsidR="00372EEC" w:rsidRDefault="00AB7D20" w:rsidP="004414E8">
      <w:pPr>
        <w:rPr>
          <w:rtl/>
        </w:rPr>
      </w:pPr>
      <w:r w:rsidRPr="00DF77E2">
        <w:rPr>
          <w:rStyle w:val="affffe"/>
          <w:rFonts w:hint="cs"/>
          <w:rtl/>
        </w:rPr>
        <w:t>תנן, וחכ"א</w:t>
      </w:r>
      <w:r w:rsidRPr="004414E8">
        <w:rPr>
          <w:rFonts w:hint="cs"/>
          <w:rtl/>
        </w:rPr>
        <w:t>: פעמים שאדם עני והעשיר או עשיר והעני,</w:t>
      </w:r>
    </w:p>
    <w:p w14:paraId="6502CF33" w14:textId="3EA49343" w:rsidR="00DF77E2" w:rsidRDefault="004414E8" w:rsidP="00F61338">
      <w:pPr>
        <w:ind w:firstLine="57"/>
        <w:rPr>
          <w:rStyle w:val="affffe"/>
          <w:rtl/>
        </w:rPr>
      </w:pPr>
      <w:r>
        <w:rPr>
          <w:rFonts w:ascii="Fb Fontext" w:hAnsi="Fb Fontext" w:hint="cs"/>
          <w:sz w:val="32"/>
          <w:rtl/>
        </w:rPr>
        <w:t>בדעת ולא בנכסים דא</w:t>
      </w:r>
      <w:r w:rsidR="002B7BCC">
        <w:rPr>
          <w:rFonts w:ascii="Fb Fontext" w:hAnsi="Fb Fontext"/>
          <w:sz w:val="32"/>
          <w:rtl/>
        </w:rPr>
        <w:t>"</w:t>
      </w:r>
      <w:r>
        <w:rPr>
          <w:rFonts w:ascii="Fb Fontext" w:hAnsi="Fb Fontext" w:hint="cs"/>
          <w:sz w:val="32"/>
          <w:rtl/>
        </w:rPr>
        <w:t xml:space="preserve">ה </w:t>
      </w:r>
      <w:r w:rsidR="00AB7D20" w:rsidRPr="00C35A2C">
        <w:rPr>
          <w:rFonts w:ascii="Fb Fontext" w:hAnsi="Fb Fontext"/>
          <w:sz w:val="32"/>
          <w:rtl/>
        </w:rPr>
        <w:t>איך יתכן שיתן בהעני</w:t>
      </w:r>
      <w:r>
        <w:rPr>
          <w:rFonts w:ascii="Fb Fontext" w:hAnsi="Fb Fontext" w:hint="cs"/>
          <w:sz w:val="32"/>
          <w:rtl/>
        </w:rPr>
        <w:t>,</w:t>
      </w:r>
    </w:p>
    <w:p w14:paraId="37CDE0FD" w14:textId="1C2F6114" w:rsidR="00AB7D20" w:rsidRDefault="00AB7D20" w:rsidP="00AB7D20">
      <w:pPr>
        <w:rPr>
          <w:rFonts w:ascii="Fb Fontext" w:hAnsi="Fb Fontext"/>
          <w:sz w:val="32"/>
          <w:rtl/>
        </w:rPr>
      </w:pPr>
      <w:r w:rsidRPr="00DF77E2">
        <w:rPr>
          <w:rStyle w:val="affffe"/>
          <w:rtl/>
        </w:rPr>
        <w:t>ותיו</w:t>
      </w:r>
      <w:r w:rsidR="004414E8">
        <w:rPr>
          <w:rStyle w:val="affffe"/>
          <w:rFonts w:hint="cs"/>
          <w:rtl/>
        </w:rPr>
        <w:t>ב</w:t>
      </w:r>
      <w:r w:rsidRPr="00DF77E2">
        <w:rPr>
          <w:rStyle w:val="affffe"/>
          <w:rtl/>
        </w:rPr>
        <w:t>תא דשמואל</w:t>
      </w:r>
      <w:r w:rsidRPr="00C35A2C">
        <w:rPr>
          <w:rFonts w:ascii="Fb Fontext" w:hAnsi="Fb Fontext"/>
          <w:sz w:val="32"/>
          <w:rtl/>
        </w:rPr>
        <w:t xml:space="preserve"> ד</w:t>
      </w:r>
      <w:r>
        <w:rPr>
          <w:rFonts w:ascii="Fb Fontext" w:hAnsi="Fb Fontext" w:hint="cs"/>
          <w:sz w:val="32"/>
          <w:rtl/>
        </w:rPr>
        <w:t>הולכים</w:t>
      </w:r>
      <w:r w:rsidRPr="00C35A2C">
        <w:rPr>
          <w:rFonts w:ascii="Fb Fontext" w:hAnsi="Fb Fontext"/>
          <w:sz w:val="32"/>
          <w:rtl/>
        </w:rPr>
        <w:t xml:space="preserve"> </w:t>
      </w:r>
      <w:r>
        <w:rPr>
          <w:rFonts w:ascii="Fb Fontext" w:hAnsi="Fb Fontext"/>
          <w:sz w:val="32"/>
          <w:rtl/>
        </w:rPr>
        <w:t xml:space="preserve">אחר </w:t>
      </w:r>
      <w:r w:rsidRPr="00C35A2C">
        <w:rPr>
          <w:rFonts w:ascii="Fb Fontext" w:hAnsi="Fb Fontext"/>
          <w:sz w:val="32"/>
          <w:rtl/>
        </w:rPr>
        <w:t>אומדנא</w:t>
      </w:r>
      <w:r w:rsidR="00A40DB0">
        <w:rPr>
          <w:rFonts w:ascii="Fb Fontext" w:hAnsi="Fb Fontext" w:hint="cs"/>
          <w:sz w:val="32"/>
          <w:rtl/>
        </w:rPr>
        <w:t>,</w:t>
      </w:r>
    </w:p>
    <w:p w14:paraId="703D1B5B" w14:textId="16B330D5" w:rsidR="00AB7D20" w:rsidRPr="00C35A2C" w:rsidRDefault="00AB7D20" w:rsidP="00AB7D20">
      <w:pPr>
        <w:rPr>
          <w:rFonts w:ascii="Fb Fontext" w:hAnsi="Fb Fontext" w:cs="Guttman Vilna"/>
          <w:b/>
          <w:bCs/>
          <w:sz w:val="32"/>
          <w:rtl/>
        </w:rPr>
      </w:pPr>
      <w:r w:rsidRPr="00DF77E2">
        <w:rPr>
          <w:rStyle w:val="affffe"/>
          <w:rtl/>
        </w:rPr>
        <w:t xml:space="preserve">ושמואל כר"י </w:t>
      </w:r>
      <w:r w:rsidR="00372EEC">
        <w:rPr>
          <w:rFonts w:ascii="Fb Fontext" w:hAnsi="Fb Fontext" w:hint="cs"/>
          <w:sz w:val="32"/>
          <w:rtl/>
        </w:rPr>
        <w:t>ד</w:t>
      </w:r>
      <w:r w:rsidRPr="00C35A2C">
        <w:rPr>
          <w:rFonts w:ascii="Fb Fontext" w:hAnsi="Fb Fontext"/>
          <w:sz w:val="32"/>
          <w:rtl/>
        </w:rPr>
        <w:t>ינתן לשניה כדרך שנתן לראשונה.</w:t>
      </w:r>
    </w:p>
    <w:p w14:paraId="734F5CE7" w14:textId="32F86C89" w:rsidR="00AB7D20" w:rsidRPr="00730169" w:rsidRDefault="00AB7D20" w:rsidP="00372EEC">
      <w:pPr>
        <w:rPr>
          <w:rStyle w:val="afffff0"/>
          <w:spacing w:val="-6"/>
          <w:rtl/>
        </w:rPr>
      </w:pPr>
      <w:r w:rsidRPr="00730169">
        <w:rPr>
          <w:rStyle w:val="affffe"/>
          <w:spacing w:val="-6"/>
          <w:rtl/>
        </w:rPr>
        <w:t xml:space="preserve">ולא אמר הלכה כר"י </w:t>
      </w:r>
      <w:r w:rsidRPr="00730169">
        <w:rPr>
          <w:spacing w:val="-6"/>
          <w:rtl/>
        </w:rPr>
        <w:t xml:space="preserve">דהו"א </w:t>
      </w:r>
      <w:r w:rsidR="00372EEC" w:rsidRPr="00730169">
        <w:rPr>
          <w:rFonts w:hint="cs"/>
          <w:spacing w:val="-6"/>
          <w:rtl/>
        </w:rPr>
        <w:t>רק</w:t>
      </w:r>
      <w:r w:rsidRPr="00730169">
        <w:rPr>
          <w:spacing w:val="-6"/>
          <w:rtl/>
        </w:rPr>
        <w:t xml:space="preserve"> בהשיאה </w:t>
      </w:r>
      <w:r w:rsidR="00372EEC" w:rsidRPr="00730169">
        <w:rPr>
          <w:rFonts w:hint="cs"/>
          <w:spacing w:val="-6"/>
          <w:rtl/>
        </w:rPr>
        <w:t>שגילה דעתו,</w:t>
      </w:r>
      <w:r w:rsidR="00372EEC" w:rsidRPr="00730169">
        <w:rPr>
          <w:rStyle w:val="affffe"/>
          <w:rFonts w:hint="cs"/>
          <w:spacing w:val="-6"/>
          <w:rtl/>
        </w:rPr>
        <w:t xml:space="preserve"> </w:t>
      </w:r>
      <w:r w:rsidR="00372EEC" w:rsidRPr="00730169">
        <w:rPr>
          <w:rStyle w:val="afffff0"/>
          <w:rFonts w:hint="cs"/>
          <w:spacing w:val="-6"/>
          <w:rtl/>
        </w:rPr>
        <w:t>קמ</w:t>
      </w:r>
      <w:r w:rsidR="002B7BCC">
        <w:rPr>
          <w:rStyle w:val="afffff0"/>
          <w:spacing w:val="-6"/>
          <w:rtl/>
        </w:rPr>
        <w:t>"</w:t>
      </w:r>
      <w:r w:rsidR="00372EEC" w:rsidRPr="00730169">
        <w:rPr>
          <w:rStyle w:val="afffff0"/>
          <w:rFonts w:hint="cs"/>
          <w:spacing w:val="-6"/>
          <w:rtl/>
        </w:rPr>
        <w:t>ל אף בלא השיאה</w:t>
      </w:r>
    </w:p>
    <w:p w14:paraId="46AC0B05" w14:textId="352C8C9C" w:rsidR="00AB7D20" w:rsidRPr="00730169" w:rsidRDefault="00AB7D20" w:rsidP="00AB7D20">
      <w:pPr>
        <w:rPr>
          <w:rFonts w:ascii="Fb Fontext" w:hAnsi="Fb Fontext" w:cs="Guttman Vilna"/>
          <w:b/>
          <w:bCs/>
          <w:spacing w:val="-4"/>
          <w:sz w:val="32"/>
          <w:rtl/>
        </w:rPr>
      </w:pPr>
      <w:r w:rsidRPr="00730169">
        <w:rPr>
          <w:rStyle w:val="affffe"/>
          <w:spacing w:val="-4"/>
          <w:rtl/>
        </w:rPr>
        <w:t>ותני</w:t>
      </w:r>
      <w:r w:rsidRPr="00730169">
        <w:rPr>
          <w:rFonts w:ascii="Fb Fontext" w:hAnsi="Fb Fontext"/>
          <w:spacing w:val="-4"/>
          <w:sz w:val="32"/>
          <w:rtl/>
        </w:rPr>
        <w:t xml:space="preserve"> בהשיאה להודיעך כח רבנן</w:t>
      </w:r>
      <w:r w:rsidRPr="00730169">
        <w:rPr>
          <w:rStyle w:val="afffff0"/>
          <w:spacing w:val="-4"/>
          <w:rtl/>
        </w:rPr>
        <w:t xml:space="preserve"> דא</w:t>
      </w:r>
      <w:r w:rsidR="00DF77E2" w:rsidRPr="00730169">
        <w:rPr>
          <w:rStyle w:val="afffff0"/>
          <w:rFonts w:hint="cs"/>
          <w:spacing w:val="-4"/>
          <w:rtl/>
        </w:rPr>
        <w:t xml:space="preserve">ף שגילה דעתו </w:t>
      </w:r>
      <w:r w:rsidRPr="00730169">
        <w:rPr>
          <w:rStyle w:val="afffff0"/>
          <w:spacing w:val="-4"/>
          <w:rtl/>
        </w:rPr>
        <w:t xml:space="preserve">לא </w:t>
      </w:r>
      <w:r w:rsidRPr="00730169">
        <w:rPr>
          <w:rStyle w:val="afffff0"/>
          <w:rFonts w:hint="cs"/>
          <w:spacing w:val="-4"/>
          <w:rtl/>
        </w:rPr>
        <w:t>הולכים</w:t>
      </w:r>
      <w:r w:rsidRPr="00730169">
        <w:rPr>
          <w:rStyle w:val="afffff0"/>
          <w:spacing w:val="-4"/>
          <w:rtl/>
        </w:rPr>
        <w:t xml:space="preserve"> אחר אומדנא.</w:t>
      </w:r>
    </w:p>
    <w:p w14:paraId="512F9775" w14:textId="7E5CC748" w:rsidR="00AB7D20" w:rsidRPr="00F71179" w:rsidRDefault="00AB7D20" w:rsidP="00AB7D20">
      <w:pPr>
        <w:rPr>
          <w:rFonts w:ascii="Fb Fontext" w:hAnsi="Fb Fontext" w:cs="Guttman Vilna"/>
          <w:b/>
          <w:bCs/>
          <w:spacing w:val="-6"/>
          <w:sz w:val="32"/>
        </w:rPr>
      </w:pPr>
      <w:r w:rsidRPr="00DF77E2">
        <w:rPr>
          <w:rStyle w:val="affffe"/>
          <w:rtl/>
        </w:rPr>
        <w:t>רבא לר"ח</w:t>
      </w:r>
      <w:r w:rsidRPr="00372EEC">
        <w:rPr>
          <w:rStyle w:val="affffe"/>
          <w:rtl/>
        </w:rPr>
        <w:t xml:space="preserve"> דרשינן משמך: הלכה כר"י </w:t>
      </w:r>
      <w:r w:rsidRPr="00DF77E2">
        <w:rPr>
          <w:rStyle w:val="affffe"/>
          <w:rtl/>
        </w:rPr>
        <w:t xml:space="preserve">א"ל: </w:t>
      </w:r>
      <w:r w:rsidR="00DF77E2">
        <w:rPr>
          <w:rFonts w:ascii="Fb Fontext" w:hAnsi="Fb Fontext" w:hint="cs"/>
          <w:spacing w:val="-6"/>
          <w:sz w:val="32"/>
          <w:rtl/>
        </w:rPr>
        <w:t xml:space="preserve">יה'ר כל כהך </w:t>
      </w:r>
      <w:r w:rsidRPr="00F71179">
        <w:rPr>
          <w:rFonts w:ascii="Fb Fontext" w:hAnsi="Fb Fontext"/>
          <w:spacing w:val="-6"/>
          <w:sz w:val="32"/>
          <w:rtl/>
        </w:rPr>
        <w:t>תדרשו משמי.</w:t>
      </w:r>
    </w:p>
    <w:p w14:paraId="29D238C6" w14:textId="1BF0C2A5" w:rsidR="00AB7D20" w:rsidRPr="00730169" w:rsidRDefault="00AB7D20" w:rsidP="00AB7D20">
      <w:pPr>
        <w:rPr>
          <w:rFonts w:ascii="Fb Fontext" w:hAnsi="Fb Fontext" w:cs="Guttman Vilna"/>
          <w:b/>
          <w:bCs/>
          <w:spacing w:val="-2"/>
          <w:sz w:val="32"/>
        </w:rPr>
      </w:pPr>
      <w:r w:rsidRPr="00730169">
        <w:rPr>
          <w:rStyle w:val="affffe"/>
          <w:rtl/>
        </w:rPr>
        <w:t>והא דרבא הלכ</w:t>
      </w:r>
      <w:r w:rsidR="00881063" w:rsidRPr="00730169">
        <w:rPr>
          <w:rStyle w:val="affffe"/>
          <w:rFonts w:hint="cs"/>
          <w:rtl/>
        </w:rPr>
        <w:t>ה</w:t>
      </w:r>
      <w:r w:rsidRPr="00730169">
        <w:rPr>
          <w:rStyle w:val="affffe"/>
          <w:rtl/>
        </w:rPr>
        <w:t xml:space="preserve"> כרבי </w:t>
      </w:r>
      <w:r w:rsidRPr="00730169">
        <w:rPr>
          <w:rFonts w:ascii="Fb Fontext" w:hAnsi="Fb Fontext"/>
          <w:spacing w:val="-2"/>
          <w:sz w:val="32"/>
          <w:rtl/>
        </w:rPr>
        <w:t>דבת הניזונת מן האחין - נוטלת עישור נכסים</w:t>
      </w:r>
    </w:p>
    <w:p w14:paraId="00D8D289" w14:textId="31CEFB11" w:rsidR="00AB7D20" w:rsidRPr="00C35A2C" w:rsidRDefault="00372EEC" w:rsidP="00AB7D20">
      <w:pPr>
        <w:rPr>
          <w:rFonts w:ascii="Fb Fontext" w:hAnsi="Fb Fontext" w:cs="Guttman Vilna"/>
          <w:b/>
          <w:bCs/>
          <w:sz w:val="32"/>
          <w:rtl/>
        </w:rPr>
      </w:pPr>
      <w:r>
        <w:rPr>
          <w:rStyle w:val="affffe"/>
          <w:rFonts w:hint="cs"/>
          <w:rtl/>
        </w:rPr>
        <w:t xml:space="preserve">היינו בשלא אמדהו </w:t>
      </w:r>
      <w:r>
        <w:rPr>
          <w:rFonts w:ascii="Fb Fontext" w:hAnsi="Fb Fontext" w:hint="cs"/>
          <w:sz w:val="32"/>
          <w:rtl/>
        </w:rPr>
        <w:t>- ש</w:t>
      </w:r>
      <w:r w:rsidR="00881063">
        <w:rPr>
          <w:rFonts w:ascii="Fb Fontext" w:hAnsi="Fb Fontext" w:hint="cs"/>
          <w:sz w:val="32"/>
          <w:rtl/>
        </w:rPr>
        <w:t>יתנו עישר בנכסים</w:t>
      </w:r>
      <w:r w:rsidR="00AB7D20" w:rsidRPr="00C35A2C">
        <w:rPr>
          <w:rFonts w:ascii="Fb Fontext" w:hAnsi="Fb Fontext"/>
          <w:sz w:val="32"/>
          <w:rtl/>
        </w:rPr>
        <w:t>.</w:t>
      </w:r>
    </w:p>
    <w:p w14:paraId="191173A4" w14:textId="66F28F34" w:rsidR="00AB7D20" w:rsidRPr="00F71179" w:rsidRDefault="00AB7D20" w:rsidP="00AB7D20">
      <w:pPr>
        <w:rPr>
          <w:rFonts w:ascii="Fb Fontext" w:hAnsi="Fb Fontext" w:cs="Guttman Vilna"/>
          <w:b/>
          <w:bCs/>
          <w:spacing w:val="-4"/>
          <w:sz w:val="32"/>
          <w:rtl/>
        </w:rPr>
      </w:pPr>
      <w:r w:rsidRPr="00881063">
        <w:rPr>
          <w:rStyle w:val="affffe"/>
          <w:rtl/>
        </w:rPr>
        <w:t xml:space="preserve">ומסתבר </w:t>
      </w:r>
      <w:r w:rsidR="00372EEC">
        <w:rPr>
          <w:rStyle w:val="affffe"/>
          <w:rFonts w:hint="cs"/>
          <w:rtl/>
        </w:rPr>
        <w:t>כן ש</w:t>
      </w:r>
      <w:r w:rsidRPr="00881063">
        <w:rPr>
          <w:rStyle w:val="affffe"/>
          <w:rtl/>
        </w:rPr>
        <w:t xml:space="preserve">מעשה ונתן לה רבי </w:t>
      </w:r>
      <w:r w:rsidRPr="00F71179">
        <w:rPr>
          <w:rFonts w:ascii="Fb Fontext" w:hAnsi="Fb Fontext"/>
          <w:spacing w:val="-4"/>
          <w:sz w:val="32"/>
          <w:rtl/>
        </w:rPr>
        <w:t>אחד מ</w:t>
      </w:r>
      <w:r w:rsidR="00881063">
        <w:rPr>
          <w:rFonts w:ascii="Fb Fontext" w:hAnsi="Fb Fontext" w:hint="cs"/>
          <w:spacing w:val="-4"/>
          <w:sz w:val="32"/>
          <w:rtl/>
        </w:rPr>
        <w:t>י</w:t>
      </w:r>
      <w:r w:rsidR="002B7BCC">
        <w:rPr>
          <w:rFonts w:ascii="Fb Fontext" w:hAnsi="Fb Fontext"/>
          <w:spacing w:val="-4"/>
          <w:sz w:val="32"/>
          <w:rtl/>
        </w:rPr>
        <w:t>"</w:t>
      </w:r>
      <w:r w:rsidR="00881063">
        <w:rPr>
          <w:rFonts w:ascii="Fb Fontext" w:hAnsi="Fb Fontext" w:hint="cs"/>
          <w:spacing w:val="-4"/>
          <w:sz w:val="32"/>
          <w:rtl/>
        </w:rPr>
        <w:t>ב</w:t>
      </w:r>
      <w:r w:rsidRPr="00F71179">
        <w:rPr>
          <w:rFonts w:ascii="Fb Fontext" w:hAnsi="Fb Fontext"/>
          <w:spacing w:val="-4"/>
          <w:sz w:val="32"/>
          <w:rtl/>
        </w:rPr>
        <w:t xml:space="preserve"> בנכסים, </w:t>
      </w:r>
      <w:r w:rsidRPr="00881063">
        <w:rPr>
          <w:rStyle w:val="afffff0"/>
          <w:rtl/>
        </w:rPr>
        <w:t>ובהכרח באמדוהו</w:t>
      </w:r>
    </w:p>
    <w:p w14:paraId="4D8E11F3" w14:textId="77777777" w:rsidR="00AB7D20" w:rsidRDefault="00AB7D20" w:rsidP="003156E1">
      <w:pPr>
        <w:pStyle w:val="aff9"/>
        <w:rPr>
          <w:rtl/>
        </w:rPr>
      </w:pPr>
      <w:r w:rsidRPr="003156E1">
        <w:rPr>
          <w:rFonts w:hint="cs"/>
          <w:rtl/>
        </w:rPr>
        <w:t>׹</w:t>
      </w:r>
    </w:p>
    <w:p w14:paraId="5E538588" w14:textId="6BC0427B" w:rsidR="00AB7D20" w:rsidRPr="00C54C7E" w:rsidRDefault="00AB7D20" w:rsidP="00881063">
      <w:pPr>
        <w:rPr>
          <w:rtl/>
        </w:rPr>
      </w:pPr>
      <w:r w:rsidRPr="00881063">
        <w:rPr>
          <w:rStyle w:val="affffe"/>
          <w:rFonts w:hint="cs"/>
          <w:rtl/>
        </w:rPr>
        <w:t>רבי:</w:t>
      </w:r>
      <w:r w:rsidRPr="00C54C7E">
        <w:rPr>
          <w:rFonts w:hint="cs"/>
          <w:rtl/>
        </w:rPr>
        <w:t xml:space="preserve"> </w:t>
      </w:r>
      <w:r w:rsidRPr="00A40DB0">
        <w:rPr>
          <w:rStyle w:val="affffc"/>
          <w:rFonts w:hint="cs"/>
          <w:rtl/>
        </w:rPr>
        <w:t>בת הניזונת מן האחין</w:t>
      </w:r>
      <w:r w:rsidRPr="00C54C7E">
        <w:rPr>
          <w:rFonts w:hint="cs"/>
          <w:rtl/>
        </w:rPr>
        <w:t xml:space="preserve"> - נוטלת עישור נכסים</w:t>
      </w:r>
      <w:r w:rsidRPr="00C54C7E">
        <w:rPr>
          <w:rtl/>
        </w:rPr>
        <w:t>.</w:t>
      </w:r>
    </w:p>
    <w:p w14:paraId="4536AA4B" w14:textId="5D32E822" w:rsidR="00AB7D20" w:rsidRDefault="00AB7D20" w:rsidP="00AB7D20">
      <w:pPr>
        <w:rPr>
          <w:rFonts w:ascii="Fb Fontext" w:hAnsi="Fb Fontext"/>
          <w:sz w:val="32"/>
          <w:rtl/>
        </w:rPr>
      </w:pPr>
      <w:r w:rsidRPr="00881063">
        <w:rPr>
          <w:rStyle w:val="affffe"/>
          <w:rtl/>
        </w:rPr>
        <w:t xml:space="preserve">אמרו לרבי: </w:t>
      </w:r>
      <w:r w:rsidRPr="00C35A2C">
        <w:rPr>
          <w:rFonts w:ascii="Fb Fontext" w:hAnsi="Fb Fontext"/>
          <w:sz w:val="32"/>
          <w:rtl/>
        </w:rPr>
        <w:t>לדבריך, מי שיש לו עשר בנות ובן, אין לו לבן במקום בנות כלום!</w:t>
      </w:r>
    </w:p>
    <w:p w14:paraId="5D2FCAB3" w14:textId="77777777" w:rsidR="00AB7D20" w:rsidRPr="00C35A2C" w:rsidRDefault="00AB7D20" w:rsidP="00AB7D20">
      <w:pPr>
        <w:rPr>
          <w:rFonts w:ascii="Fb Fontext" w:hAnsi="Fb Fontext" w:cs="Guttman Vilna"/>
          <w:b/>
          <w:bCs/>
          <w:sz w:val="32"/>
          <w:rtl/>
        </w:rPr>
      </w:pPr>
      <w:r w:rsidRPr="00881063">
        <w:rPr>
          <w:rStyle w:val="affffe"/>
          <w:rtl/>
        </w:rPr>
        <w:t xml:space="preserve">אמר להן, </w:t>
      </w:r>
      <w:r w:rsidRPr="00C35A2C">
        <w:rPr>
          <w:rFonts w:ascii="Fb Fontext" w:hAnsi="Fb Fontext"/>
          <w:sz w:val="32"/>
          <w:rtl/>
        </w:rPr>
        <w:t xml:space="preserve">כך אני אומר ראשונה נוטלת עישור נכסים, שניה במה ששיירה, ושלישית במה ששיירה, </w:t>
      </w:r>
      <w:r w:rsidRPr="00881063">
        <w:rPr>
          <w:rStyle w:val="afffff0"/>
          <w:rtl/>
        </w:rPr>
        <w:t xml:space="preserve">[וכ"ז כדי לברר ירושת הבן] </w:t>
      </w:r>
      <w:r w:rsidRPr="00C35A2C">
        <w:rPr>
          <w:rFonts w:ascii="Fb Fontext" w:hAnsi="Fb Fontext"/>
          <w:sz w:val="32"/>
          <w:rtl/>
        </w:rPr>
        <w:t>ואח"כ חוזרות וחולקות בשוה.</w:t>
      </w:r>
    </w:p>
    <w:p w14:paraId="0D800B7F" w14:textId="77777777" w:rsidR="00AB7D20" w:rsidRPr="00C35A2C" w:rsidRDefault="00AB7D20" w:rsidP="00A40DB0">
      <w:pPr>
        <w:ind w:firstLine="0"/>
        <w:rPr>
          <w:rFonts w:ascii="Fb Fontext" w:hAnsi="Fb Fontext" w:cs="Guttman Vilna"/>
          <w:b/>
          <w:bCs/>
          <w:sz w:val="32"/>
          <w:rtl/>
        </w:rPr>
      </w:pPr>
      <w:r w:rsidRPr="00C35A2C">
        <w:rPr>
          <w:rFonts w:ascii="Fb Fontext" w:hAnsi="Fb Fontext"/>
          <w:sz w:val="32"/>
          <w:rtl/>
        </w:rPr>
        <w:t>ואם באו כולם להנשא כאחת - חולקות בשוה.</w:t>
      </w:r>
    </w:p>
    <w:p w14:paraId="059B821A" w14:textId="074C7433" w:rsidR="00AB7D20" w:rsidRPr="00C35A2C" w:rsidRDefault="00AB7D20" w:rsidP="00EA4F6A">
      <w:pPr>
        <w:rPr>
          <w:rFonts w:ascii="Fb Fontext" w:hAnsi="Fb Fontext" w:cs="Guttman Vilna"/>
          <w:b/>
          <w:bCs/>
          <w:sz w:val="32"/>
          <w:rtl/>
        </w:rPr>
      </w:pPr>
      <w:r w:rsidRPr="00881063">
        <w:rPr>
          <w:rStyle w:val="affffe"/>
          <w:rtl/>
        </w:rPr>
        <w:t xml:space="preserve">מסייע לר"מ: </w:t>
      </w:r>
      <w:r w:rsidRPr="00C35A2C">
        <w:rPr>
          <w:rFonts w:ascii="Fb Fontext" w:hAnsi="Fb Fontext"/>
          <w:sz w:val="32"/>
          <w:rtl/>
        </w:rPr>
        <w:t xml:space="preserve">דאם באו להנשא כולם כאחת נוטלות עישור </w:t>
      </w:r>
      <w:r w:rsidRPr="00A155FF">
        <w:rPr>
          <w:rtl/>
        </w:rPr>
        <w:t xml:space="preserve">אחד; והיינו עישור </w:t>
      </w:r>
      <w:r w:rsidRPr="00CA108A">
        <w:rPr>
          <w:rFonts w:cs="PFT_Frank"/>
          <w:b/>
          <w:bCs/>
          <w:szCs w:val="14"/>
          <w:rtl/>
        </w:rPr>
        <w:t>כ</w:t>
      </w:r>
      <w:r w:rsidRPr="00A155FF">
        <w:rPr>
          <w:rtl/>
        </w:rPr>
        <w:t>אחד.</w:t>
      </w:r>
    </w:p>
    <w:p w14:paraId="39DADCD0" w14:textId="77777777" w:rsidR="00AB7D20" w:rsidRPr="00C35A2C" w:rsidRDefault="00AB7D20" w:rsidP="00E26091">
      <w:pPr>
        <w:pStyle w:val="afff"/>
        <w:framePr w:wrap="around"/>
        <w:rPr>
          <w:rtl/>
        </w:rPr>
      </w:pPr>
      <w:bookmarkStart w:id="518" w:name="_Toc119353310"/>
      <w:r w:rsidRPr="00C35A2C">
        <w:rPr>
          <w:rFonts w:hint="cs"/>
          <w:rtl/>
        </w:rPr>
        <w:t>סח:</w:t>
      </w:r>
      <w:bookmarkEnd w:id="518"/>
    </w:p>
    <w:p w14:paraId="32D3CDBE" w14:textId="75D2E1A0" w:rsidR="00E268F4" w:rsidRPr="008C28D0" w:rsidRDefault="00AB7D20" w:rsidP="00F1680A">
      <w:pPr>
        <w:pStyle w:val="affffb"/>
        <w:rPr>
          <w:rStyle w:val="affffc"/>
          <w:spacing w:val="0"/>
          <w:rtl/>
        </w:rPr>
      </w:pPr>
      <w:bookmarkStart w:id="519" w:name="_Toc119353311"/>
      <w:r w:rsidRPr="008C28D0">
        <w:rPr>
          <w:rStyle w:val="affffe"/>
          <w:spacing w:val="0"/>
          <w:rtl/>
        </w:rPr>
        <w:t xml:space="preserve">ת"ר: </w:t>
      </w:r>
      <w:r w:rsidRPr="008C28D0">
        <w:rPr>
          <w:rStyle w:val="affffc"/>
          <w:b/>
          <w:bCs/>
          <w:spacing w:val="0"/>
          <w:rtl/>
        </w:rPr>
        <w:t xml:space="preserve">הבנות, בין בגרו </w:t>
      </w:r>
      <w:r w:rsidR="004414E8" w:rsidRPr="008C28D0">
        <w:rPr>
          <w:rStyle w:val="affffc"/>
          <w:rFonts w:hint="cs"/>
          <w:b/>
          <w:bCs/>
          <w:spacing w:val="0"/>
          <w:rtl/>
        </w:rPr>
        <w:t>בין נישאו</w:t>
      </w:r>
      <w:r w:rsidR="00E268F4" w:rsidRPr="008C28D0">
        <w:rPr>
          <w:rStyle w:val="affffc"/>
          <w:rFonts w:hint="cs"/>
          <w:spacing w:val="0"/>
          <w:rtl/>
        </w:rPr>
        <w:t>,</w:t>
      </w:r>
      <w:bookmarkEnd w:id="519"/>
    </w:p>
    <w:p w14:paraId="26BEFDBD" w14:textId="10EB6D7B" w:rsidR="00AB7D20" w:rsidRPr="00C35A2C" w:rsidRDefault="00AB7D20" w:rsidP="00881063">
      <w:pPr>
        <w:rPr>
          <w:rFonts w:ascii="Fb Fontext" w:hAnsi="Fb Fontext"/>
          <w:rtl/>
        </w:rPr>
      </w:pPr>
      <w:r w:rsidRPr="00881063">
        <w:rPr>
          <w:rStyle w:val="affffe"/>
          <w:rtl/>
        </w:rPr>
        <w:t>רבי:</w:t>
      </w:r>
      <w:r w:rsidRPr="00C35A2C">
        <w:rPr>
          <w:rFonts w:ascii="Fb Fontext" w:hAnsi="Fb Fontext"/>
          <w:sz w:val="32"/>
          <w:rtl/>
        </w:rPr>
        <w:t xml:space="preserve"> איבדו מזונותיהן ולא פרנסתן</w:t>
      </w:r>
      <w:r w:rsidR="000568A6">
        <w:rPr>
          <w:rFonts w:ascii="Fb Fontext" w:hAnsi="Fb Fontext" w:hint="cs"/>
          <w:sz w:val="32"/>
          <w:rtl/>
        </w:rPr>
        <w:t>,</w:t>
      </w:r>
    </w:p>
    <w:p w14:paraId="081914FA" w14:textId="6062B9C4" w:rsidR="00AB7D20" w:rsidRPr="00A155FF" w:rsidRDefault="00AB7D20" w:rsidP="00881063">
      <w:pPr>
        <w:rPr>
          <w:rStyle w:val="afffff0"/>
          <w:rtl/>
        </w:rPr>
      </w:pPr>
      <w:r w:rsidRPr="00881063">
        <w:rPr>
          <w:rStyle w:val="affffe"/>
          <w:rtl/>
        </w:rPr>
        <w:lastRenderedPageBreak/>
        <w:t xml:space="preserve">רשב"א: </w:t>
      </w:r>
      <w:r w:rsidRPr="00C35A2C">
        <w:rPr>
          <w:rFonts w:ascii="Fb Fontext" w:hAnsi="Fb Fontext"/>
          <w:rtl/>
        </w:rPr>
        <w:t xml:space="preserve">אף איבדו פרנסתן, </w:t>
      </w:r>
      <w:r w:rsidR="00881063" w:rsidRPr="00A155FF">
        <w:rPr>
          <w:rStyle w:val="afffff0"/>
          <w:rFonts w:hint="cs"/>
          <w:rtl/>
        </w:rPr>
        <w:t xml:space="preserve">אלא </w:t>
      </w:r>
      <w:r w:rsidRPr="00A155FF">
        <w:rPr>
          <w:rStyle w:val="afffff0"/>
          <w:rtl/>
        </w:rPr>
        <w:t>שוכרות בעלים ומוציאין פרנסתן</w:t>
      </w:r>
      <w:r w:rsidR="00A155FF">
        <w:rPr>
          <w:rStyle w:val="afffff0"/>
          <w:rFonts w:hint="cs"/>
          <w:rtl/>
        </w:rPr>
        <w:t xml:space="preserve"> קודם</w:t>
      </w:r>
      <w:r w:rsidRPr="00A155FF">
        <w:rPr>
          <w:rStyle w:val="afffff0"/>
          <w:rtl/>
        </w:rPr>
        <w:t>.</w:t>
      </w:r>
    </w:p>
    <w:p w14:paraId="45468214" w14:textId="56A430B4" w:rsidR="00AB7D20" w:rsidRPr="00C35A2C" w:rsidRDefault="00AB7D20" w:rsidP="00AB7D20">
      <w:pPr>
        <w:rPr>
          <w:rFonts w:ascii="Fb Fontext" w:hAnsi="Fb Fontext" w:cs="Guttman Vilna"/>
          <w:b/>
          <w:bCs/>
          <w:rtl/>
        </w:rPr>
      </w:pPr>
      <w:r w:rsidRPr="00881063">
        <w:rPr>
          <w:rStyle w:val="affffe"/>
          <w:rtl/>
        </w:rPr>
        <w:t xml:space="preserve">ר"נ מר"ה: </w:t>
      </w:r>
      <w:r w:rsidRPr="00CA108A">
        <w:rPr>
          <w:rFonts w:ascii="Fb Fontext" w:hAnsi="Fb Fontext" w:cs="PFT_Frank"/>
          <w:b/>
          <w:bCs/>
          <w:szCs w:val="14"/>
          <w:rtl/>
        </w:rPr>
        <w:t>הלכ</w:t>
      </w:r>
      <w:r w:rsidR="00881063" w:rsidRPr="00CA108A">
        <w:rPr>
          <w:rFonts w:ascii="Fb Fontext" w:hAnsi="Fb Fontext" w:cs="PFT_Frank" w:hint="cs"/>
          <w:b/>
          <w:bCs/>
          <w:szCs w:val="14"/>
          <w:rtl/>
        </w:rPr>
        <w:t>ה</w:t>
      </w:r>
      <w:r w:rsidRPr="00C35A2C">
        <w:rPr>
          <w:rFonts w:ascii="Fb Fontext" w:hAnsi="Fb Fontext"/>
          <w:rtl/>
        </w:rPr>
        <w:t xml:space="preserve"> כרבי.</w:t>
      </w:r>
    </w:p>
    <w:p w14:paraId="540D59F3" w14:textId="77777777" w:rsidR="00E268F4" w:rsidRDefault="00AB7D20" w:rsidP="004414E8">
      <w:pPr>
        <w:pStyle w:val="afffff"/>
        <w:ind w:left="113"/>
        <w:rPr>
          <w:rtl/>
        </w:rPr>
      </w:pPr>
      <w:r w:rsidRPr="00C35A2C">
        <w:rPr>
          <w:rtl/>
        </w:rPr>
        <w:t>והך ד'יתומה שהשיאתה אמה או אחיה מדעתה, וכתבו לה ב</w:t>
      </w:r>
      <w:r w:rsidR="004414E8">
        <w:rPr>
          <w:rFonts w:hint="cs"/>
          <w:rtl/>
        </w:rPr>
        <w:t>ק או נ' זוז</w:t>
      </w:r>
      <w:r w:rsidR="00E268F4">
        <w:rPr>
          <w:rFonts w:hint="cs"/>
          <w:rtl/>
        </w:rPr>
        <w:t>,</w:t>
      </w:r>
    </w:p>
    <w:p w14:paraId="3CF90924" w14:textId="0288C57F" w:rsidR="00AB7D20" w:rsidRDefault="00AB7D20" w:rsidP="004414E8">
      <w:pPr>
        <w:pStyle w:val="afffff"/>
        <w:ind w:left="113"/>
        <w:rPr>
          <w:rtl/>
        </w:rPr>
      </w:pPr>
      <w:r w:rsidRPr="00C35A2C">
        <w:rPr>
          <w:rtl/>
        </w:rPr>
        <w:t>יכולה משתגדיל להוציא מידם מה שראוי להנתן לה</w:t>
      </w:r>
      <w:r>
        <w:rPr>
          <w:rtl/>
        </w:rPr>
        <w:t>',</w:t>
      </w:r>
    </w:p>
    <w:p w14:paraId="0CEE54B0" w14:textId="74462D6E" w:rsidR="00E268F4" w:rsidRDefault="00AB7D20" w:rsidP="004414E8">
      <w:pPr>
        <w:pStyle w:val="afffff"/>
        <w:ind w:left="113"/>
        <w:rPr>
          <w:rtl/>
        </w:rPr>
      </w:pPr>
      <w:r w:rsidRPr="00A155FF">
        <w:rPr>
          <w:rStyle w:val="affffe"/>
          <w:rtl/>
        </w:rPr>
        <w:t xml:space="preserve">ומשמע </w:t>
      </w:r>
      <w:r w:rsidRPr="00F71179">
        <w:rPr>
          <w:spacing w:val="-6"/>
          <w:rtl/>
        </w:rPr>
        <w:t>אבל גדולה וית</w:t>
      </w:r>
      <w:r w:rsidRPr="00881063">
        <w:rPr>
          <w:rtl/>
        </w:rPr>
        <w:t>רה מיירי בלא מחתה</w:t>
      </w:r>
      <w:r w:rsidR="00E268F4">
        <w:rPr>
          <w:rFonts w:hint="cs"/>
          <w:rtl/>
        </w:rPr>
        <w:t>,</w:t>
      </w:r>
    </w:p>
    <w:p w14:paraId="160F789E" w14:textId="1F409DB1" w:rsidR="00AB7D20" w:rsidRPr="00C35A2C" w:rsidRDefault="00AB7D20" w:rsidP="00AB7D20">
      <w:pPr>
        <w:rPr>
          <w:rFonts w:ascii="Fb Fontext" w:hAnsi="Fb Fontext" w:cs="Guttman Vilna"/>
          <w:b/>
          <w:bCs/>
          <w:rtl/>
        </w:rPr>
      </w:pPr>
      <w:r w:rsidRPr="00A155FF">
        <w:rPr>
          <w:rStyle w:val="affffe"/>
          <w:rtl/>
        </w:rPr>
        <w:t xml:space="preserve">וכן משמע </w:t>
      </w:r>
      <w:r w:rsidRPr="00C35A2C">
        <w:rPr>
          <w:rFonts w:ascii="Fb Fontext" w:hAnsi="Fb Fontext"/>
          <w:rtl/>
        </w:rPr>
        <w:t>מדדוקא בניזונת מן האחין נוטלת עישור נכסים</w:t>
      </w:r>
      <w:r w:rsidR="000568A6">
        <w:rPr>
          <w:rFonts w:ascii="Fb Fontext" w:hAnsi="Fb Fontext" w:hint="cs"/>
          <w:rtl/>
        </w:rPr>
        <w:t>,</w:t>
      </w:r>
    </w:p>
    <w:p w14:paraId="6A930828" w14:textId="75ECCC41" w:rsidR="00AB7D20" w:rsidRPr="00730169" w:rsidRDefault="00AB7D20" w:rsidP="00AB7D20">
      <w:pPr>
        <w:rPr>
          <w:rFonts w:ascii="Fb Fontext" w:hAnsi="Fb Fontext"/>
          <w:spacing w:val="-8"/>
          <w:rtl/>
        </w:rPr>
      </w:pPr>
      <w:r w:rsidRPr="00730169">
        <w:rPr>
          <w:rStyle w:val="affffe"/>
          <w:spacing w:val="-8"/>
          <w:rtl/>
        </w:rPr>
        <w:t>הך דרבא</w:t>
      </w:r>
      <w:r w:rsidRPr="00730169">
        <w:rPr>
          <w:rFonts w:ascii="Fb Fontext" w:hAnsi="Fb Fontext"/>
          <w:spacing w:val="-8"/>
          <w:sz w:val="32"/>
          <w:rtl/>
        </w:rPr>
        <w:t>: דבגרה</w:t>
      </w:r>
      <w:r w:rsidR="00881063" w:rsidRPr="00730169">
        <w:rPr>
          <w:rFonts w:ascii="Fb Fontext" w:hAnsi="Fb Fontext" w:hint="cs"/>
          <w:spacing w:val="-8"/>
          <w:sz w:val="32"/>
          <w:rtl/>
        </w:rPr>
        <w:t xml:space="preserve"> או נישאת </w:t>
      </w:r>
      <w:r w:rsidRPr="00730169">
        <w:rPr>
          <w:rFonts w:ascii="Fb Fontext" w:hAnsi="Fb Fontext"/>
          <w:spacing w:val="-8"/>
          <w:sz w:val="32"/>
          <w:rtl/>
        </w:rPr>
        <w:t xml:space="preserve">א"צ למחות, </w:t>
      </w:r>
      <w:r w:rsidR="00881063" w:rsidRPr="00730169">
        <w:rPr>
          <w:rFonts w:ascii="Fb Fontext" w:hAnsi="Fb Fontext" w:hint="cs"/>
          <w:spacing w:val="-8"/>
          <w:sz w:val="32"/>
          <w:rtl/>
        </w:rPr>
        <w:t xml:space="preserve">בגרה </w:t>
      </w:r>
      <w:r w:rsidR="00881063" w:rsidRPr="00730169">
        <w:rPr>
          <w:rFonts w:ascii="Fb Fontext" w:hAnsi="Fb Fontext" w:cs="PFT_Frank" w:hint="cs"/>
          <w:b/>
          <w:bCs/>
          <w:spacing w:val="-8"/>
          <w:sz w:val="32"/>
          <w:szCs w:val="14"/>
          <w:rtl/>
        </w:rPr>
        <w:t>ו</w:t>
      </w:r>
      <w:r w:rsidRPr="00730169">
        <w:rPr>
          <w:rFonts w:ascii="Fb Fontext" w:hAnsi="Fb Fontext"/>
          <w:spacing w:val="-8"/>
          <w:sz w:val="32"/>
          <w:rtl/>
        </w:rPr>
        <w:t>נישאת צריכה למחות.</w:t>
      </w:r>
    </w:p>
    <w:p w14:paraId="25ACE0AB" w14:textId="6EC6449E" w:rsidR="00AB7D20" w:rsidRPr="00730169" w:rsidRDefault="00AB7D20" w:rsidP="00AB7D20">
      <w:pPr>
        <w:rPr>
          <w:rFonts w:ascii="Fb Fontext" w:hAnsi="Fb Fontext"/>
          <w:spacing w:val="-2"/>
          <w:rtl/>
        </w:rPr>
      </w:pPr>
      <w:r w:rsidRPr="00730169">
        <w:rPr>
          <w:rFonts w:ascii="Fb Fontext" w:hAnsi="Fb Fontext"/>
          <w:spacing w:val="-2"/>
          <w:rtl/>
        </w:rPr>
        <w:t>היינו ב</w:t>
      </w:r>
      <w:r w:rsidRPr="00730169">
        <w:rPr>
          <w:rFonts w:ascii="Fb Fontext" w:hAnsi="Fb Fontext" w:hint="cs"/>
          <w:spacing w:val="-2"/>
          <w:rtl/>
        </w:rPr>
        <w:t>ניזונת</w:t>
      </w:r>
      <w:r w:rsidRPr="00730169">
        <w:rPr>
          <w:rFonts w:ascii="Fb Fontext" w:hAnsi="Fb Fontext"/>
          <w:spacing w:val="-2"/>
          <w:rtl/>
        </w:rPr>
        <w:t xml:space="preserve"> מ</w:t>
      </w:r>
      <w:r w:rsidRPr="00730169">
        <w:rPr>
          <w:rFonts w:ascii="Fb Fontext" w:hAnsi="Fb Fontext" w:hint="cs"/>
          <w:spacing w:val="-2"/>
          <w:rtl/>
        </w:rPr>
        <w:t>הם</w:t>
      </w:r>
      <w:r w:rsidRPr="00730169">
        <w:rPr>
          <w:rFonts w:ascii="Fb Fontext" w:hAnsi="Fb Fontext"/>
          <w:spacing w:val="-2"/>
          <w:rtl/>
        </w:rPr>
        <w:t xml:space="preserve"> </w:t>
      </w:r>
      <w:r w:rsidR="00881063" w:rsidRPr="00730169">
        <w:rPr>
          <w:rFonts w:ascii="Fb Fontext" w:hAnsi="Fb Fontext" w:hint="cs"/>
          <w:spacing w:val="-2"/>
          <w:rtl/>
        </w:rPr>
        <w:t>דלכך</w:t>
      </w:r>
      <w:r w:rsidRPr="00730169">
        <w:rPr>
          <w:rFonts w:ascii="Fb Fontext" w:hAnsi="Fb Fontext"/>
          <w:spacing w:val="-2"/>
          <w:rtl/>
        </w:rPr>
        <w:t xml:space="preserve"> שתקה, </w:t>
      </w:r>
      <w:r w:rsidRPr="00730169">
        <w:rPr>
          <w:rStyle w:val="afffff0"/>
          <w:spacing w:val="-2"/>
          <w:rtl/>
        </w:rPr>
        <w:t xml:space="preserve">אבל בלא </w:t>
      </w:r>
      <w:r w:rsidRPr="00730169">
        <w:rPr>
          <w:rStyle w:val="afffff0"/>
          <w:rFonts w:hint="cs"/>
          <w:spacing w:val="-2"/>
          <w:rtl/>
        </w:rPr>
        <w:t>ניזונת מהם</w:t>
      </w:r>
      <w:r w:rsidRPr="00730169">
        <w:rPr>
          <w:rStyle w:val="afffff0"/>
          <w:spacing w:val="-2"/>
          <w:rtl/>
        </w:rPr>
        <w:t xml:space="preserve"> מדשתקה ויתרה.</w:t>
      </w:r>
    </w:p>
    <w:p w14:paraId="7EEB0156" w14:textId="77777777" w:rsidR="00AB7D20" w:rsidRPr="008C28D0" w:rsidRDefault="00AB7D20" w:rsidP="00F1680A">
      <w:pPr>
        <w:pStyle w:val="affffb"/>
        <w:rPr>
          <w:spacing w:val="0"/>
          <w:rtl/>
        </w:rPr>
      </w:pPr>
      <w:bookmarkStart w:id="520" w:name="_Toc119353312"/>
      <w:r w:rsidRPr="008C28D0">
        <w:rPr>
          <w:spacing w:val="0"/>
          <w:rtl/>
        </w:rPr>
        <w:t>ר"ה מרבי: פרנסה אינה כתנאי כתובה.</w:t>
      </w:r>
      <w:bookmarkEnd w:id="520"/>
    </w:p>
    <w:p w14:paraId="0D69C1FE" w14:textId="7E2DEFEC" w:rsidR="00E268F4" w:rsidRDefault="00AB7D20" w:rsidP="00881063">
      <w:pPr>
        <w:rPr>
          <w:rtl/>
        </w:rPr>
      </w:pPr>
      <w:r w:rsidRPr="00F71179">
        <w:rPr>
          <w:rtl/>
        </w:rPr>
        <w:t xml:space="preserve">לא לענין </w:t>
      </w:r>
      <w:r w:rsidR="00A155FF">
        <w:rPr>
          <w:rFonts w:hint="cs"/>
          <w:rtl/>
        </w:rPr>
        <w:t>זה</w:t>
      </w:r>
      <w:r w:rsidRPr="00F71179">
        <w:rPr>
          <w:rtl/>
        </w:rPr>
        <w:t xml:space="preserve"> </w:t>
      </w:r>
      <w:r w:rsidR="00A155FF">
        <w:rPr>
          <w:rFonts w:hint="cs"/>
          <w:rtl/>
        </w:rPr>
        <w:t>שגובה</w:t>
      </w:r>
      <w:r w:rsidRPr="00F71179">
        <w:rPr>
          <w:rtl/>
        </w:rPr>
        <w:t xml:space="preserve"> ממשעבדי</w:t>
      </w:r>
      <w:r w:rsidRPr="00881063">
        <w:rPr>
          <w:rStyle w:val="afffff0"/>
          <w:rtl/>
        </w:rPr>
        <w:t xml:space="preserve"> דתמיד גובים]</w:t>
      </w:r>
      <w:r w:rsidR="00E268F4">
        <w:rPr>
          <w:rStyle w:val="afffff0"/>
          <w:rtl/>
        </w:rPr>
        <w:t>,</w:t>
      </w:r>
    </w:p>
    <w:p w14:paraId="189F3CDA" w14:textId="2E339F0F" w:rsidR="00AB7D20" w:rsidRPr="00F71179" w:rsidRDefault="00AB7D20" w:rsidP="00881063">
      <w:pPr>
        <w:rPr>
          <w:rtl/>
        </w:rPr>
      </w:pPr>
      <w:r w:rsidRPr="00F71179">
        <w:rPr>
          <w:rtl/>
        </w:rPr>
        <w:t xml:space="preserve">ולא לענין </w:t>
      </w:r>
      <w:r w:rsidR="00A155FF">
        <w:rPr>
          <w:rFonts w:hint="cs"/>
          <w:rtl/>
        </w:rPr>
        <w:t xml:space="preserve">שגובה </w:t>
      </w:r>
      <w:r w:rsidRPr="00F71179">
        <w:rPr>
          <w:rtl/>
        </w:rPr>
        <w:t xml:space="preserve">ממטלטלי </w:t>
      </w:r>
      <w:r w:rsidRPr="00881063">
        <w:rPr>
          <w:rStyle w:val="afffff0"/>
          <w:rtl/>
        </w:rPr>
        <w:t>[דלרבי ב</w:t>
      </w:r>
      <w:r w:rsidR="00881063" w:rsidRPr="00881063">
        <w:rPr>
          <w:rStyle w:val="afffff0"/>
          <w:rFonts w:hint="cs"/>
          <w:rtl/>
        </w:rPr>
        <w:t>שניהם גובה</w:t>
      </w:r>
      <w:r w:rsidRPr="00881063">
        <w:rPr>
          <w:rStyle w:val="afffff0"/>
          <w:rtl/>
        </w:rPr>
        <w:t>]</w:t>
      </w:r>
    </w:p>
    <w:p w14:paraId="2FEE2D5F" w14:textId="3227E076" w:rsidR="00AB7D20" w:rsidRDefault="00AB7D20" w:rsidP="00AB7D20">
      <w:pPr>
        <w:rPr>
          <w:rFonts w:ascii="Fb Fontext" w:hAnsi="Fb Fontext"/>
          <w:rtl/>
        </w:rPr>
      </w:pPr>
      <w:r w:rsidRPr="00C35A2C">
        <w:rPr>
          <w:rFonts w:ascii="Fb Fontext" w:hAnsi="Fb Fontext"/>
          <w:rtl/>
        </w:rPr>
        <w:t xml:space="preserve">אלא </w:t>
      </w:r>
      <w:r w:rsidR="00A155FF">
        <w:rPr>
          <w:rFonts w:ascii="Fb Fontext" w:hAnsi="Fb Fontext" w:hint="cs"/>
          <w:rtl/>
        </w:rPr>
        <w:t xml:space="preserve">לענין </w:t>
      </w:r>
      <w:r w:rsidRPr="00C35A2C">
        <w:rPr>
          <w:rFonts w:ascii="Fb Fontext" w:hAnsi="Fb Fontext"/>
          <w:rtl/>
        </w:rPr>
        <w:t>דהאומר אל יזונו בנותיו מנכסיו - אין שומעין לו,</w:t>
      </w:r>
    </w:p>
    <w:p w14:paraId="5F4F5580" w14:textId="6838C7F4" w:rsidR="00AB7D20" w:rsidRPr="00730169" w:rsidRDefault="00AB7D20" w:rsidP="00881063">
      <w:pPr>
        <w:rPr>
          <w:rFonts w:ascii="Fb Fontext" w:hAnsi="Fb Fontext" w:cs="Guttman Vilna"/>
          <w:b/>
          <w:bCs/>
          <w:spacing w:val="-8"/>
          <w:sz w:val="32"/>
          <w:rtl/>
        </w:rPr>
      </w:pPr>
      <w:r w:rsidRPr="00730169">
        <w:rPr>
          <w:rFonts w:ascii="Fb Fontext" w:hAnsi="Fb Fontext"/>
          <w:spacing w:val="-8"/>
          <w:sz w:val="32"/>
          <w:rtl/>
        </w:rPr>
        <w:t>אל יתפרנסו בנותיו מנכסיו שומעין לו, שהפרנסה אינה כתנאי כתובה.</w:t>
      </w:r>
    </w:p>
    <w:p w14:paraId="018FEDFD" w14:textId="77777777" w:rsidR="00AB7D20" w:rsidRDefault="00AB7D20" w:rsidP="003156E1">
      <w:pPr>
        <w:pStyle w:val="aff9"/>
        <w:rPr>
          <w:rtl/>
        </w:rPr>
      </w:pPr>
      <w:r w:rsidRPr="001401BD">
        <w:rPr>
          <w:rFonts w:hint="cs"/>
          <w:rtl/>
        </w:rPr>
        <w:t>׹</w:t>
      </w:r>
    </w:p>
    <w:p w14:paraId="09A9B843" w14:textId="77777777" w:rsidR="00AB7D20" w:rsidRPr="00C35A2C" w:rsidRDefault="00AB7D20" w:rsidP="00E26091">
      <w:pPr>
        <w:pStyle w:val="afff"/>
        <w:framePr w:wrap="around"/>
        <w:rPr>
          <w:rtl/>
        </w:rPr>
      </w:pPr>
      <w:bookmarkStart w:id="521" w:name="_Toc119353313"/>
      <w:r w:rsidRPr="00C35A2C">
        <w:rPr>
          <w:rFonts w:hint="cs"/>
          <w:rtl/>
        </w:rPr>
        <w:t>סט.</w:t>
      </w:r>
      <w:bookmarkEnd w:id="521"/>
    </w:p>
    <w:p w14:paraId="4F0EA267" w14:textId="02E2B7F6" w:rsidR="00AB7D20" w:rsidRPr="004414E8" w:rsidRDefault="00AB7D20" w:rsidP="00AB7D20">
      <w:pPr>
        <w:rPr>
          <w:rStyle w:val="affffc"/>
          <w:rtl/>
        </w:rPr>
      </w:pPr>
      <w:r w:rsidRPr="004414E8">
        <w:rPr>
          <w:rStyle w:val="affffe"/>
          <w:rtl/>
        </w:rPr>
        <w:t xml:space="preserve">שלח רב לרבי בין השורות: </w:t>
      </w:r>
      <w:r w:rsidRPr="004414E8">
        <w:rPr>
          <w:rStyle w:val="affffc"/>
          <w:rtl/>
        </w:rPr>
        <w:t>האחין ששיעבדו</w:t>
      </w:r>
      <w:r w:rsidR="004414E8">
        <w:rPr>
          <w:rStyle w:val="affffc"/>
          <w:rFonts w:hint="cs"/>
          <w:rtl/>
        </w:rPr>
        <w:t xml:space="preserve"> </w:t>
      </w:r>
      <w:r w:rsidR="004414E8" w:rsidRPr="004414E8">
        <w:rPr>
          <w:rStyle w:val="afffff0"/>
          <w:rFonts w:hint="cs"/>
          <w:rtl/>
        </w:rPr>
        <w:t xml:space="preserve">[מכרו </w:t>
      </w:r>
      <w:r w:rsidR="004414E8">
        <w:rPr>
          <w:rStyle w:val="afffff0"/>
          <w:rFonts w:hint="cs"/>
          <w:rtl/>
        </w:rPr>
        <w:t>א</w:t>
      </w:r>
      <w:r w:rsidR="004414E8" w:rsidRPr="004414E8">
        <w:rPr>
          <w:rStyle w:val="afffff0"/>
          <w:rFonts w:hint="cs"/>
          <w:rtl/>
        </w:rPr>
        <w:t>ו</w:t>
      </w:r>
      <w:r w:rsidR="004414E8">
        <w:rPr>
          <w:rStyle w:val="afffff0"/>
          <w:rFonts w:hint="cs"/>
          <w:rtl/>
        </w:rPr>
        <w:t xml:space="preserve"> </w:t>
      </w:r>
      <w:r w:rsidR="004414E8" w:rsidRPr="004414E8">
        <w:rPr>
          <w:rStyle w:val="afffff0"/>
          <w:rFonts w:hint="cs"/>
          <w:rtl/>
        </w:rPr>
        <w:t>משכנו]</w:t>
      </w:r>
      <w:r w:rsidRPr="004414E8">
        <w:rPr>
          <w:rStyle w:val="afffff0"/>
          <w:rtl/>
        </w:rPr>
        <w:t>,</w:t>
      </w:r>
      <w:r w:rsidRPr="004414E8">
        <w:rPr>
          <w:rStyle w:val="affffc"/>
          <w:rtl/>
        </w:rPr>
        <w:t xml:space="preserve"> מהו?</w:t>
      </w:r>
    </w:p>
    <w:p w14:paraId="7F793A5E" w14:textId="67E1CA4F" w:rsidR="00AB7D20" w:rsidRDefault="004414E8" w:rsidP="00AB7D20">
      <w:pPr>
        <w:rPr>
          <w:rFonts w:ascii="Fb Fontext" w:hAnsi="Fb Fontext"/>
          <w:rtl/>
        </w:rPr>
      </w:pPr>
      <w:r w:rsidRPr="004414E8">
        <w:rPr>
          <w:rStyle w:val="affffe"/>
          <w:rFonts w:hint="cs"/>
          <w:rtl/>
        </w:rPr>
        <w:t>רבי:</w:t>
      </w:r>
      <w:r w:rsidRPr="004414E8">
        <w:rPr>
          <w:rStyle w:val="affffe"/>
          <w:rFonts w:hint="cs"/>
        </w:rPr>
        <w:t xml:space="preserve"> </w:t>
      </w:r>
      <w:r w:rsidR="00AB7D20" w:rsidRPr="00C35A2C">
        <w:rPr>
          <w:rFonts w:ascii="Fb Fontext" w:hAnsi="Fb Fontext"/>
          <w:rtl/>
        </w:rPr>
        <w:t>מוציאין לפרנסה ולא למזונות</w:t>
      </w:r>
      <w:r w:rsidR="000568A6">
        <w:rPr>
          <w:rFonts w:ascii="Fb Fontext" w:hAnsi="Fb Fontext" w:hint="cs"/>
          <w:rtl/>
        </w:rPr>
        <w:t>,</w:t>
      </w:r>
    </w:p>
    <w:p w14:paraId="20CFED80" w14:textId="40715382" w:rsidR="00AB7D20" w:rsidRDefault="00AB7D20" w:rsidP="00AB7D20">
      <w:pPr>
        <w:rPr>
          <w:rFonts w:ascii="Fb Fontext" w:hAnsi="Fb Fontext"/>
          <w:rtl/>
        </w:rPr>
      </w:pPr>
      <w:r w:rsidRPr="004414E8">
        <w:rPr>
          <w:rStyle w:val="affffe"/>
          <w:rtl/>
        </w:rPr>
        <w:t>רי"ו:</w:t>
      </w:r>
      <w:r w:rsidRPr="00C35A2C">
        <w:rPr>
          <w:rFonts w:ascii="Fb Fontext" w:hAnsi="Fb Fontext"/>
          <w:rtl/>
        </w:rPr>
        <w:t xml:space="preserve"> אחד זה ואחד זה אין מוציאין.</w:t>
      </w:r>
    </w:p>
    <w:p w14:paraId="22E587E4" w14:textId="4D54C057" w:rsidR="00AB7D20" w:rsidRPr="008C28D0" w:rsidRDefault="00AB7D20" w:rsidP="00F1680A">
      <w:pPr>
        <w:pStyle w:val="affffb"/>
        <w:rPr>
          <w:spacing w:val="0"/>
          <w:rtl/>
        </w:rPr>
      </w:pPr>
      <w:bookmarkStart w:id="522" w:name="_Toc119353314"/>
      <w:r w:rsidRPr="008C28D0">
        <w:rPr>
          <w:spacing w:val="0"/>
          <w:rtl/>
        </w:rPr>
        <w:t xml:space="preserve">איבעיא: </w:t>
      </w:r>
      <w:r w:rsidR="004414E8" w:rsidRPr="008C28D0">
        <w:rPr>
          <w:rStyle w:val="afffff0"/>
          <w:rFonts w:hint="cs"/>
          <w:b w:val="0"/>
          <w:bCs w:val="0"/>
          <w:spacing w:val="0"/>
          <w:rtl/>
        </w:rPr>
        <w:t>אם רי</w:t>
      </w:r>
      <w:r w:rsidR="002B7BCC" w:rsidRPr="008C28D0">
        <w:rPr>
          <w:rStyle w:val="afffff0"/>
          <w:b w:val="0"/>
          <w:bCs w:val="0"/>
          <w:spacing w:val="0"/>
          <w:rtl/>
        </w:rPr>
        <w:t>"</w:t>
      </w:r>
      <w:r w:rsidR="004414E8" w:rsidRPr="008C28D0">
        <w:rPr>
          <w:rStyle w:val="afffff0"/>
          <w:rFonts w:hint="cs"/>
          <w:b w:val="0"/>
          <w:bCs w:val="0"/>
          <w:spacing w:val="0"/>
          <w:rtl/>
        </w:rPr>
        <w:t>ו לא שמע לדברי רבי</w:t>
      </w:r>
      <w:r w:rsidR="004414E8" w:rsidRPr="008C28D0">
        <w:rPr>
          <w:rFonts w:hint="cs"/>
          <w:spacing w:val="0"/>
          <w:rtl/>
        </w:rPr>
        <w:t xml:space="preserve"> ואילו שמע היה מקבל</w:t>
      </w:r>
      <w:bookmarkEnd w:id="522"/>
    </w:p>
    <w:p w14:paraId="5A9AF285" w14:textId="28599E58" w:rsidR="00AB7D20" w:rsidRDefault="00AB7D20" w:rsidP="00AB7D20">
      <w:pPr>
        <w:rPr>
          <w:rFonts w:ascii="Fb Fontext" w:hAnsi="Fb Fontext"/>
          <w:rtl/>
        </w:rPr>
      </w:pPr>
      <w:r w:rsidRPr="004414E8">
        <w:rPr>
          <w:rStyle w:val="affffe"/>
          <w:rtl/>
        </w:rPr>
        <w:t xml:space="preserve">אין להוכיח מדמי </w:t>
      </w:r>
      <w:r w:rsidRPr="00C35A2C">
        <w:rPr>
          <w:rFonts w:ascii="Fb Fontext" w:hAnsi="Fb Fontext"/>
          <w:rtl/>
        </w:rPr>
        <w:t xml:space="preserve">שמת והניח שתי בנות ובן, וקדמה הראשונה ונטלה עישור נכסים, ולא הספיקה שניה לגבות עד שמת הבן, </w:t>
      </w:r>
      <w:r w:rsidRPr="004414E8">
        <w:rPr>
          <w:rStyle w:val="affffe"/>
          <w:rtl/>
        </w:rPr>
        <w:t xml:space="preserve">ארי"ו </w:t>
      </w:r>
      <w:r w:rsidRPr="00C35A2C">
        <w:rPr>
          <w:rFonts w:ascii="Fb Fontext" w:hAnsi="Fb Fontext"/>
          <w:rtl/>
        </w:rPr>
        <w:t>שניה ויתרה [ומחלקים הכל בינהן]</w:t>
      </w:r>
    </w:p>
    <w:p w14:paraId="352C302F" w14:textId="7CCCCBD2" w:rsidR="004414E8" w:rsidRDefault="00AB7D20" w:rsidP="005D1B5B">
      <w:pPr>
        <w:rPr>
          <w:rFonts w:ascii="Fb Fontext" w:hAnsi="Fb Fontext"/>
          <w:spacing w:val="-2"/>
          <w:rtl/>
        </w:rPr>
      </w:pPr>
      <w:r w:rsidRPr="004414E8">
        <w:rPr>
          <w:rStyle w:val="affffe"/>
          <w:rtl/>
        </w:rPr>
        <w:t xml:space="preserve">ואילו היה שומע </w:t>
      </w:r>
      <w:r w:rsidR="004414E8">
        <w:rPr>
          <w:rStyle w:val="affffe"/>
          <w:rFonts w:hint="cs"/>
          <w:rtl/>
        </w:rPr>
        <w:t>ל</w:t>
      </w:r>
      <w:r w:rsidRPr="004414E8">
        <w:rPr>
          <w:rStyle w:val="affffe"/>
          <w:rtl/>
        </w:rPr>
        <w:t>רבי</w:t>
      </w:r>
      <w:r w:rsidRPr="00F71179">
        <w:rPr>
          <w:rFonts w:ascii="Fb Fontext" w:hAnsi="Fb Fontext"/>
          <w:spacing w:val="-2"/>
          <w:rtl/>
        </w:rPr>
        <w:t xml:space="preserve"> הלא אם מוציאין לפרנסה כ"ש כאן שלא נאמר שהפסידה חלקה</w:t>
      </w:r>
      <w:r w:rsidR="004414E8">
        <w:rPr>
          <w:rFonts w:ascii="Fb Fontext" w:hAnsi="Fb Fontext" w:hint="cs"/>
          <w:spacing w:val="-2"/>
          <w:rtl/>
        </w:rPr>
        <w:t xml:space="preserve">, </w:t>
      </w:r>
      <w:r w:rsidRPr="00F71179">
        <w:rPr>
          <w:rFonts w:ascii="Fb Fontext" w:hAnsi="Fb Fontext"/>
          <w:spacing w:val="-2"/>
          <w:rtl/>
        </w:rPr>
        <w:t>דאפשר דלא שמע את רבי</w:t>
      </w:r>
      <w:r w:rsidR="004414E8">
        <w:rPr>
          <w:rFonts w:ascii="Fb Fontext" w:hAnsi="Fb Fontext" w:hint="cs"/>
          <w:spacing w:val="-2"/>
          <w:rtl/>
        </w:rPr>
        <w:t>,</w:t>
      </w:r>
      <w:r w:rsidRPr="00F71179">
        <w:rPr>
          <w:rFonts w:ascii="Fb Fontext" w:hAnsi="Fb Fontext"/>
          <w:spacing w:val="-2"/>
          <w:rtl/>
        </w:rPr>
        <w:t xml:space="preserve"> דבבן שמת </w:t>
      </w:r>
      <w:r w:rsidRPr="005D1B5B">
        <w:rPr>
          <w:rFonts w:ascii="Fb Fontext" w:hAnsi="Fb Fontext"/>
          <w:spacing w:val="-4"/>
          <w:rtl/>
        </w:rPr>
        <w:t>יש לה רווח מהירושה</w:t>
      </w:r>
      <w:r w:rsidR="005D1B5B" w:rsidRPr="005D1B5B">
        <w:rPr>
          <w:rFonts w:ascii="Fb Fontext" w:hAnsi="Fb Fontext" w:hint="cs"/>
          <w:spacing w:val="-4"/>
          <w:rtl/>
        </w:rPr>
        <w:t xml:space="preserve"> </w:t>
      </w:r>
      <w:r w:rsidR="004414E8" w:rsidRPr="00290D62">
        <w:rPr>
          <w:rStyle w:val="afffff0"/>
          <w:rFonts w:hint="cs"/>
          <w:rtl/>
        </w:rPr>
        <w:t>ושאני ממציאה שאין הרווח מגוף הירושה</w:t>
      </w:r>
    </w:p>
    <w:p w14:paraId="630183DC" w14:textId="0C5907CD" w:rsidR="00AB7D20" w:rsidRPr="00C35A2C" w:rsidRDefault="00AB7D20" w:rsidP="00916507">
      <w:pPr>
        <w:rPr>
          <w:rFonts w:ascii="Fb Fontext" w:hAnsi="Fb Fontext"/>
          <w:rtl/>
        </w:rPr>
      </w:pPr>
      <w:bookmarkStart w:id="523" w:name="_Toc119353315"/>
      <w:r w:rsidRPr="00C54C7E">
        <w:rPr>
          <w:rStyle w:val="afffe"/>
          <w:rtl/>
        </w:rPr>
        <w:lastRenderedPageBreak/>
        <w:t>בת</w:t>
      </w:r>
      <w:bookmarkEnd w:id="523"/>
      <w:r w:rsidRPr="004414E8">
        <w:rPr>
          <w:rStyle w:val="affffe"/>
          <w:rtl/>
        </w:rPr>
        <w:t xml:space="preserve"> אמימר: </w:t>
      </w:r>
      <w:r w:rsidRPr="00C35A2C">
        <w:rPr>
          <w:rFonts w:ascii="Fb Fontext" w:hAnsi="Fb Fontext"/>
          <w:sz w:val="32"/>
          <w:rtl/>
        </w:rPr>
        <w:t xml:space="preserve">יורשת </w:t>
      </w:r>
      <w:r w:rsidR="00916507">
        <w:rPr>
          <w:rFonts w:ascii="Fb Fontext" w:hAnsi="Fb Fontext" w:hint="cs"/>
          <w:sz w:val="32"/>
          <w:rtl/>
        </w:rPr>
        <w:t>ואין יכול לסלק בזוזי ובקרקע</w:t>
      </w:r>
      <w:r w:rsidR="004414E8">
        <w:rPr>
          <w:rFonts w:ascii="Fb Fontext" w:hAnsi="Fb Fontext" w:hint="cs"/>
          <w:sz w:val="32"/>
          <w:rtl/>
        </w:rPr>
        <w:t xml:space="preserve">, </w:t>
      </w:r>
      <w:r w:rsidRPr="004414E8">
        <w:rPr>
          <w:rStyle w:val="affffe"/>
          <w:rtl/>
        </w:rPr>
        <w:t>ר</w:t>
      </w:r>
      <w:r w:rsidR="00916507">
        <w:rPr>
          <w:rStyle w:val="affffe"/>
          <w:rFonts w:hint="cs"/>
          <w:rtl/>
        </w:rPr>
        <w:t>"א</w:t>
      </w:r>
      <w:r w:rsidRPr="004414E8">
        <w:rPr>
          <w:rStyle w:val="affffe"/>
          <w:rtl/>
        </w:rPr>
        <w:t xml:space="preserve">: </w:t>
      </w:r>
      <w:r w:rsidRPr="00C35A2C">
        <w:rPr>
          <w:rFonts w:ascii="Fb Fontext" w:hAnsi="Fb Fontext"/>
          <w:rtl/>
        </w:rPr>
        <w:t>ב</w:t>
      </w:r>
      <w:r w:rsidRPr="00A40DB0">
        <w:rPr>
          <w:rtl/>
        </w:rPr>
        <w:t>ע</w:t>
      </w:r>
      <w:r w:rsidR="00916507" w:rsidRPr="00A40DB0">
        <w:rPr>
          <w:rFonts w:hint="cs"/>
          <w:rtl/>
        </w:rPr>
        <w:t>"ח</w:t>
      </w:r>
      <w:r w:rsidRPr="00C35A2C">
        <w:rPr>
          <w:rFonts w:ascii="Fb Fontext" w:hAnsi="Fb Fontext"/>
          <w:rtl/>
        </w:rPr>
        <w:t>.</w:t>
      </w:r>
    </w:p>
    <w:p w14:paraId="4C2C7858" w14:textId="4738DE75" w:rsidR="00AB7D20" w:rsidRDefault="00AB7D20" w:rsidP="00AB7D20">
      <w:pPr>
        <w:rPr>
          <w:rFonts w:ascii="Fb Fontext" w:hAnsi="Fb Fontext"/>
          <w:rtl/>
        </w:rPr>
      </w:pPr>
      <w:r w:rsidRPr="004414E8">
        <w:rPr>
          <w:rStyle w:val="affffe"/>
          <w:rtl/>
        </w:rPr>
        <w:t>ואמימר חזר בו</w:t>
      </w:r>
      <w:r w:rsidR="00916507">
        <w:rPr>
          <w:rFonts w:ascii="Fb Fontext" w:hAnsi="Fb Fontext" w:hint="cs"/>
          <w:rtl/>
        </w:rPr>
        <w:t>:</w:t>
      </w:r>
      <w:r w:rsidRPr="00C35A2C">
        <w:rPr>
          <w:rFonts w:ascii="Fb Fontext" w:hAnsi="Fb Fontext"/>
          <w:rtl/>
        </w:rPr>
        <w:t xml:space="preserve"> שמע שמציעים לה להסתלק בזוזי ולא אמר מי</w:t>
      </w:r>
      <w:r w:rsidR="00916507">
        <w:rPr>
          <w:rFonts w:ascii="Fb Fontext" w:hAnsi="Fb Fontext" w:hint="cs"/>
          <w:rtl/>
        </w:rPr>
        <w:t>די</w:t>
      </w:r>
    </w:p>
    <w:p w14:paraId="6111B79C" w14:textId="1D5764F9" w:rsidR="00AB7D20" w:rsidRPr="00916507" w:rsidRDefault="00AB7D20" w:rsidP="00AB7D20">
      <w:pPr>
        <w:rPr>
          <w:rStyle w:val="afffff0"/>
          <w:rtl/>
        </w:rPr>
      </w:pPr>
      <w:r w:rsidRPr="00916507">
        <w:rPr>
          <w:rStyle w:val="affffe"/>
          <w:rtl/>
        </w:rPr>
        <w:t>רבינא</w:t>
      </w:r>
      <w:r w:rsidRPr="00C35A2C">
        <w:rPr>
          <w:rFonts w:ascii="Fb Fontext" w:hAnsi="Fb Fontext"/>
          <w:sz w:val="32"/>
          <w:rtl/>
        </w:rPr>
        <w:t xml:space="preserve"> גבה </w:t>
      </w:r>
      <w:r w:rsidRPr="00916507">
        <w:rPr>
          <w:rStyle w:val="affffe"/>
          <w:rtl/>
        </w:rPr>
        <w:t>מב</w:t>
      </w:r>
      <w:r w:rsidRPr="00916507">
        <w:rPr>
          <w:rStyle w:val="affffe"/>
          <w:rFonts w:hint="cs"/>
          <w:rtl/>
        </w:rPr>
        <w:t xml:space="preserve">ת </w:t>
      </w:r>
      <w:r w:rsidRPr="00916507">
        <w:rPr>
          <w:rStyle w:val="affffe"/>
          <w:rtl/>
        </w:rPr>
        <w:t xml:space="preserve">דר"א </w:t>
      </w:r>
      <w:r w:rsidRPr="00C35A2C">
        <w:rPr>
          <w:rFonts w:ascii="Fb Fontext" w:hAnsi="Fb Fontext"/>
          <w:sz w:val="32"/>
          <w:rtl/>
        </w:rPr>
        <w:t xml:space="preserve">בינונית ושלא בשבועה </w:t>
      </w:r>
      <w:r w:rsidRPr="00916507">
        <w:rPr>
          <w:rStyle w:val="afffff0"/>
          <w:rtl/>
        </w:rPr>
        <w:t>[והינו בע"ח דאבא ]</w:t>
      </w:r>
    </w:p>
    <w:p w14:paraId="7FBDCE3C" w14:textId="77777777" w:rsidR="00AB7D20" w:rsidRPr="00C35A2C" w:rsidRDefault="00AB7D20" w:rsidP="00AB7D20">
      <w:pPr>
        <w:rPr>
          <w:rFonts w:ascii="Fb Fontext" w:hAnsi="Fb Fontext" w:cs="Guttman Vilna"/>
          <w:b/>
          <w:bCs/>
          <w:rtl/>
        </w:rPr>
      </w:pPr>
      <w:r>
        <w:rPr>
          <w:rFonts w:ascii="Fb Fontext" w:hAnsi="Fb Fontext"/>
          <w:rtl/>
        </w:rPr>
        <w:t xml:space="preserve">     </w:t>
      </w:r>
      <w:r w:rsidRPr="00916507">
        <w:rPr>
          <w:rStyle w:val="affffe"/>
          <w:rtl/>
        </w:rPr>
        <w:t xml:space="preserve">  ומ</w:t>
      </w:r>
      <w:r w:rsidRPr="00916507">
        <w:rPr>
          <w:rStyle w:val="affffe"/>
          <w:rFonts w:hint="cs"/>
          <w:rtl/>
        </w:rPr>
        <w:t>בנו</w:t>
      </w:r>
      <w:r w:rsidRPr="00916507">
        <w:rPr>
          <w:rStyle w:val="affffe"/>
          <w:rtl/>
        </w:rPr>
        <w:t xml:space="preserve"> דר"ס בדר"א</w:t>
      </w:r>
      <w:r w:rsidRPr="00C35A2C">
        <w:rPr>
          <w:rFonts w:ascii="Fb Fontext" w:hAnsi="Fb Fontext"/>
          <w:rtl/>
        </w:rPr>
        <w:t xml:space="preserve"> זיבורית בשבועה </w:t>
      </w:r>
      <w:r w:rsidRPr="00916507">
        <w:rPr>
          <w:rStyle w:val="afffff0"/>
          <w:rtl/>
        </w:rPr>
        <w:t>[והיינו בע'ח דאחי]</w:t>
      </w:r>
    </w:p>
    <w:p w14:paraId="2F9DC996" w14:textId="1566CD09" w:rsidR="00AB7D20" w:rsidRPr="00730169" w:rsidRDefault="00AB7D20" w:rsidP="00AB7D20">
      <w:pPr>
        <w:rPr>
          <w:rFonts w:ascii="Fb Fontext" w:hAnsi="Fb Fontext"/>
          <w:spacing w:val="-4"/>
          <w:rtl/>
        </w:rPr>
      </w:pPr>
      <w:r w:rsidRPr="00730169">
        <w:rPr>
          <w:rStyle w:val="affffe"/>
          <w:spacing w:val="-4"/>
          <w:rtl/>
        </w:rPr>
        <w:t>רנבדר"י לרבר"ה</w:t>
      </w:r>
      <w:r w:rsidR="00916507" w:rsidRPr="00730169">
        <w:rPr>
          <w:rStyle w:val="affffe"/>
          <w:rFonts w:hint="cs"/>
          <w:spacing w:val="-4"/>
          <w:rtl/>
        </w:rPr>
        <w:t xml:space="preserve">: </w:t>
      </w:r>
      <w:r w:rsidRPr="00730169">
        <w:rPr>
          <w:rFonts w:ascii="Fb Fontext" w:hAnsi="Fb Fontext"/>
          <w:spacing w:val="-4"/>
          <w:sz w:val="32"/>
          <w:rtl/>
        </w:rPr>
        <w:t>אגבה עישור נכסים א</w:t>
      </w:r>
      <w:r w:rsidR="00916507" w:rsidRPr="00730169">
        <w:rPr>
          <w:rFonts w:ascii="Fb Fontext" w:hAnsi="Fb Fontext" w:hint="cs"/>
          <w:spacing w:val="-4"/>
          <w:sz w:val="32"/>
          <w:rtl/>
        </w:rPr>
        <w:t>ף</w:t>
      </w:r>
      <w:r w:rsidRPr="00730169">
        <w:rPr>
          <w:rFonts w:ascii="Fb Fontext" w:hAnsi="Fb Fontext"/>
          <w:spacing w:val="-4"/>
          <w:sz w:val="32"/>
          <w:rtl/>
        </w:rPr>
        <w:t xml:space="preserve"> מאיצטרובלא </w:t>
      </w:r>
      <w:r w:rsidRPr="00730169">
        <w:rPr>
          <w:rStyle w:val="afffff0"/>
          <w:spacing w:val="-4"/>
          <w:rtl/>
        </w:rPr>
        <w:t>[שתחת השכב].</w:t>
      </w:r>
    </w:p>
    <w:p w14:paraId="534B47A6" w14:textId="33D20DD9" w:rsidR="00AB7D20" w:rsidRPr="00C35A2C" w:rsidRDefault="00AB7D20" w:rsidP="00AB7D20">
      <w:pPr>
        <w:rPr>
          <w:rFonts w:ascii="Fb Fontext" w:hAnsi="Fb Fontext"/>
          <w:rtl/>
        </w:rPr>
      </w:pPr>
      <w:r w:rsidRPr="00916507">
        <w:rPr>
          <w:rStyle w:val="affffe"/>
          <w:rtl/>
        </w:rPr>
        <w:t xml:space="preserve">ר'א: </w:t>
      </w:r>
      <w:r w:rsidR="00916507" w:rsidRPr="00916507">
        <w:rPr>
          <w:rStyle w:val="affffe"/>
          <w:rFonts w:hint="cs"/>
          <w:rtl/>
        </w:rPr>
        <w:t xml:space="preserve">אצל </w:t>
      </w:r>
      <w:r w:rsidRPr="00916507">
        <w:rPr>
          <w:rStyle w:val="affffe"/>
          <w:rtl/>
        </w:rPr>
        <w:t>ר"כ,</w:t>
      </w:r>
      <w:r w:rsidRPr="00C35A2C">
        <w:rPr>
          <w:rFonts w:ascii="Fb Fontext" w:hAnsi="Fb Fontext"/>
          <w:rtl/>
        </w:rPr>
        <w:t xml:space="preserve"> ה</w:t>
      </w:r>
      <w:r>
        <w:rPr>
          <w:rFonts w:ascii="Fb Fontext" w:hAnsi="Fb Fontext" w:hint="cs"/>
          <w:rtl/>
        </w:rPr>
        <w:t xml:space="preserve">יינו גובים </w:t>
      </w:r>
      <w:r w:rsidR="00BD4EEB">
        <w:rPr>
          <w:rFonts w:ascii="Fb Fontext" w:hAnsi="Fb Fontext" w:hint="cs"/>
          <w:rtl/>
        </w:rPr>
        <w:t>אף</w:t>
      </w:r>
      <w:r>
        <w:rPr>
          <w:rFonts w:ascii="Fb Fontext" w:hAnsi="Fb Fontext" w:hint="cs"/>
          <w:rtl/>
        </w:rPr>
        <w:t xml:space="preserve"> </w:t>
      </w:r>
      <w:r w:rsidRPr="00C35A2C">
        <w:rPr>
          <w:rFonts w:ascii="Fb Fontext" w:hAnsi="Fb Fontext"/>
          <w:rtl/>
        </w:rPr>
        <w:t>מ</w:t>
      </w:r>
      <w:r w:rsidR="00916507">
        <w:rPr>
          <w:rFonts w:ascii="Fb Fontext" w:hAnsi="Fb Fontext" w:hint="cs"/>
          <w:rtl/>
        </w:rPr>
        <w:t>שכירות הבית</w:t>
      </w:r>
      <w:r w:rsidRPr="00C35A2C">
        <w:rPr>
          <w:rFonts w:ascii="Fb Fontext" w:hAnsi="Fb Fontext"/>
          <w:rtl/>
        </w:rPr>
        <w:t>.</w:t>
      </w:r>
    </w:p>
    <w:p w14:paraId="0A088213" w14:textId="77777777" w:rsidR="00AB7D20" w:rsidRDefault="00AB7D20" w:rsidP="003156E1">
      <w:pPr>
        <w:pStyle w:val="aff9"/>
        <w:rPr>
          <w:rtl/>
        </w:rPr>
      </w:pPr>
      <w:r w:rsidRPr="003156E1">
        <w:rPr>
          <w:rFonts w:hint="cs"/>
          <w:rtl/>
        </w:rPr>
        <w:t>׹</w:t>
      </w:r>
    </w:p>
    <w:p w14:paraId="7A6D3B13" w14:textId="77777777" w:rsidR="00290D62" w:rsidRDefault="00AB7D20" w:rsidP="00AB7D20">
      <w:pPr>
        <w:rPr>
          <w:rFonts w:ascii="Fb Fontext" w:hAnsi="Fb Fontext"/>
          <w:sz w:val="32"/>
          <w:rtl/>
        </w:rPr>
      </w:pPr>
      <w:r w:rsidRPr="00916507">
        <w:rPr>
          <w:rStyle w:val="affffe"/>
          <w:rtl/>
        </w:rPr>
        <w:t>שלח ר"ע לר"ה:</w:t>
      </w:r>
      <w:r w:rsidRPr="00C35A2C">
        <w:rPr>
          <w:rFonts w:ascii="Fb Fontext" w:hAnsi="Fb Fontext"/>
          <w:sz w:val="32"/>
          <w:rtl/>
        </w:rPr>
        <w:t xml:space="preserve"> הונא חברין שלום, </w:t>
      </w:r>
    </w:p>
    <w:p w14:paraId="0372D36B" w14:textId="63CEBD59" w:rsidR="00AB7D20" w:rsidRDefault="00290D62" w:rsidP="00290D62">
      <w:pPr>
        <w:ind w:left="623" w:firstLine="57"/>
        <w:rPr>
          <w:rFonts w:ascii="Fb Fontext" w:hAnsi="Fb Fontext"/>
          <w:sz w:val="32"/>
          <w:rtl/>
        </w:rPr>
      </w:pPr>
      <w:r>
        <w:rPr>
          <w:rStyle w:val="affffc"/>
          <w:rFonts w:hint="cs"/>
          <w:rtl/>
        </w:rPr>
        <w:t xml:space="preserve">  </w:t>
      </w:r>
      <w:bookmarkStart w:id="524" w:name="_Toc119353316"/>
      <w:r w:rsidR="00AB7D20" w:rsidRPr="00290D62">
        <w:rPr>
          <w:rStyle w:val="affffc"/>
          <w:rtl/>
        </w:rPr>
        <w:t>כשתגיע אשה זו אליך גבה לה עישור נכסים</w:t>
      </w:r>
      <w:bookmarkEnd w:id="524"/>
    </w:p>
    <w:p w14:paraId="67257268" w14:textId="5D8B2F88" w:rsidR="00AB7D20" w:rsidRPr="00C35A2C" w:rsidRDefault="00AB7D20" w:rsidP="00AB7D20">
      <w:pPr>
        <w:rPr>
          <w:rFonts w:ascii="Fb Fontext" w:hAnsi="Fb Fontext"/>
          <w:rtl/>
        </w:rPr>
      </w:pPr>
      <w:r w:rsidRPr="00916507">
        <w:rPr>
          <w:rStyle w:val="affffe"/>
          <w:rtl/>
        </w:rPr>
        <w:t>ר</w:t>
      </w:r>
      <w:r w:rsidR="002B7BCC">
        <w:rPr>
          <w:rStyle w:val="affffe"/>
          <w:rtl/>
        </w:rPr>
        <w:t>"</w:t>
      </w:r>
      <w:r w:rsidR="00916507">
        <w:rPr>
          <w:rStyle w:val="affffe"/>
          <w:rFonts w:hint="cs"/>
          <w:rtl/>
        </w:rPr>
        <w:t>ש לשליח:</w:t>
      </w:r>
      <w:r w:rsidR="00290D62">
        <w:rPr>
          <w:rStyle w:val="affffe"/>
          <w:rFonts w:hint="cs"/>
          <w:rtl/>
        </w:rPr>
        <w:t xml:space="preserve"> </w:t>
      </w:r>
      <w:r w:rsidR="00916507">
        <w:rPr>
          <w:rStyle w:val="affffe"/>
          <w:rFonts w:hint="cs"/>
          <w:rtl/>
        </w:rPr>
        <w:t>שי</w:t>
      </w:r>
      <w:r w:rsidR="00290D62">
        <w:rPr>
          <w:rStyle w:val="affffe"/>
          <w:rFonts w:hint="cs"/>
          <w:rtl/>
        </w:rPr>
        <w:t>א</w:t>
      </w:r>
      <w:r w:rsidRPr="00916507">
        <w:rPr>
          <w:rStyle w:val="affffe"/>
          <w:rtl/>
        </w:rPr>
        <w:t>מר</w:t>
      </w:r>
      <w:r w:rsidRPr="00290D62">
        <w:rPr>
          <w:rStyle w:val="affffe"/>
          <w:rtl/>
        </w:rPr>
        <w:t xml:space="preserve"> לר"ע</w:t>
      </w:r>
      <w:r w:rsidR="00290D62">
        <w:rPr>
          <w:rFonts w:ascii="Fb Fontext" w:hAnsi="Fb Fontext" w:hint="cs"/>
          <w:rtl/>
        </w:rPr>
        <w:t>:</w:t>
      </w:r>
      <w:r w:rsidRPr="00C35A2C">
        <w:rPr>
          <w:rFonts w:ascii="Fb Fontext" w:hAnsi="Fb Fontext"/>
          <w:rtl/>
        </w:rPr>
        <w:t xml:space="preserve"> ובשמתא יהיה אם לא יאמר כך –</w:t>
      </w:r>
    </w:p>
    <w:p w14:paraId="22A2E503" w14:textId="7ACDED2E" w:rsidR="00AB7D20" w:rsidRPr="00730169" w:rsidRDefault="00916507" w:rsidP="00AB7D20">
      <w:pPr>
        <w:rPr>
          <w:rFonts w:ascii="Fb Fontext" w:hAnsi="Fb Fontext"/>
          <w:spacing w:val="-2"/>
          <w:rtl/>
        </w:rPr>
      </w:pPr>
      <w:r w:rsidRPr="00730169">
        <w:rPr>
          <w:rFonts w:ascii="Fb Fontext" w:hAnsi="Fb Fontext" w:hint="cs"/>
          <w:spacing w:val="-2"/>
          <w:rtl/>
        </w:rPr>
        <w:t>'</w:t>
      </w:r>
      <w:r w:rsidR="00AB7D20" w:rsidRPr="00730169">
        <w:rPr>
          <w:rFonts w:ascii="Fb Fontext" w:hAnsi="Fb Fontext"/>
          <w:spacing w:val="-2"/>
          <w:rtl/>
        </w:rPr>
        <w:t>ענן ענן</w:t>
      </w:r>
      <w:r w:rsidRPr="00730169">
        <w:rPr>
          <w:rFonts w:ascii="Fb Fontext" w:hAnsi="Fb Fontext" w:hint="cs"/>
          <w:spacing w:val="-2"/>
          <w:rtl/>
        </w:rPr>
        <w:t>'</w:t>
      </w:r>
      <w:r w:rsidR="00AB7D20" w:rsidRPr="00730169">
        <w:rPr>
          <w:rFonts w:ascii="Fb Fontext" w:hAnsi="Fb Fontext"/>
          <w:spacing w:val="-2"/>
          <w:rtl/>
        </w:rPr>
        <w:t xml:space="preserve"> ממקרקעי או ממטלטלי</w:t>
      </w:r>
      <w:r w:rsidRPr="00730169">
        <w:rPr>
          <w:rFonts w:ascii="Fb Fontext" w:hAnsi="Fb Fontext" w:hint="cs"/>
          <w:spacing w:val="-2"/>
          <w:rtl/>
        </w:rPr>
        <w:t>,</w:t>
      </w:r>
      <w:r w:rsidR="00AB7D20" w:rsidRPr="00730169">
        <w:rPr>
          <w:rFonts w:ascii="Fb Fontext" w:hAnsi="Fb Fontext"/>
          <w:spacing w:val="-2"/>
          <w:rtl/>
        </w:rPr>
        <w:t xml:space="preserve"> </w:t>
      </w:r>
      <w:r w:rsidRPr="00290D62">
        <w:rPr>
          <w:rStyle w:val="affffe"/>
          <w:rFonts w:hint="cs"/>
          <w:rtl/>
        </w:rPr>
        <w:t>ב.</w:t>
      </w:r>
      <w:r w:rsidRPr="00730169">
        <w:rPr>
          <w:rFonts w:ascii="Fb Fontext" w:hAnsi="Fb Fontext" w:hint="cs"/>
          <w:spacing w:val="-2"/>
          <w:rtl/>
        </w:rPr>
        <w:t xml:space="preserve"> </w:t>
      </w:r>
      <w:r w:rsidR="00AB7D20" w:rsidRPr="00730169">
        <w:rPr>
          <w:rFonts w:ascii="Fb Fontext" w:hAnsi="Fb Fontext"/>
          <w:spacing w:val="-2"/>
          <w:rtl/>
        </w:rPr>
        <w:t>ומי יושב בבית מרזח בראש</w:t>
      </w:r>
    </w:p>
    <w:p w14:paraId="203FF55B" w14:textId="77777777" w:rsidR="00E268F4" w:rsidRDefault="00916507" w:rsidP="00916507">
      <w:pPr>
        <w:rPr>
          <w:rFonts w:ascii="Fb Fontext" w:hAnsi="Fb Fontext"/>
          <w:rtl/>
        </w:rPr>
      </w:pPr>
      <w:r>
        <w:rPr>
          <w:rFonts w:ascii="Fb Fontext" w:hAnsi="Fb Fontext" w:hint="cs"/>
          <w:rtl/>
        </w:rPr>
        <w:t>הלך השליח ואמר שנודה מי שלא ישאל בלשון ענן ענן וכו'</w:t>
      </w:r>
      <w:r w:rsidR="00E268F4">
        <w:rPr>
          <w:rFonts w:ascii="Fb Fontext" w:hAnsi="Fb Fontext" w:hint="cs"/>
          <w:rtl/>
        </w:rPr>
        <w:t>,</w:t>
      </w:r>
    </w:p>
    <w:p w14:paraId="331BA298" w14:textId="73FAB10A" w:rsidR="00E268F4" w:rsidRDefault="00AB7D20" w:rsidP="00916507">
      <w:pPr>
        <w:rPr>
          <w:rFonts w:ascii="Fb Fontext" w:hAnsi="Fb Fontext"/>
          <w:rtl/>
        </w:rPr>
      </w:pPr>
      <w:r>
        <w:rPr>
          <w:rFonts w:ascii="Fb Fontext" w:hAnsi="Fb Fontext"/>
          <w:rtl/>
        </w:rPr>
        <w:t xml:space="preserve">הלך </w:t>
      </w:r>
      <w:r>
        <w:rPr>
          <w:rStyle w:val="affffe"/>
          <w:rFonts w:ascii="Fb Fontext" w:hAnsi="Fb Fontext"/>
          <w:rtl/>
          <w:rPrChange w:id="9224" w:author="מנוע אמוראים" w:date="2026-10-05T16:41:40Z">
            <w:rPr>
              <w:rFonts w:ascii="Fb Fontext" w:hAnsi="Fb Fontext"/>
              <w:rtl/>
            </w:rPr>
          </w:rPrChange>
        </w:rPr>
        <w:t xml:space="preserve">ר"ע</w:t>
      </w:r>
      <w:r>
        <w:rPr>
          <w:rFonts w:ascii="Fb Fontext" w:hAnsi="Fb Fontext"/>
          <w:rtl/>
        </w:rPr>
        <w:t xml:space="preserve"> למ"ע להראותו מה שלחו לו</w:t>
      </w:r>
      <w:r w:rsidR="00E268F4">
        <w:rPr>
          <w:rFonts w:ascii="Fb Fontext" w:hAnsi="Fb Fontext" w:hint="cs"/>
          <w:rtl/>
        </w:rPr>
        <w:t>,</w:t>
      </w:r>
    </w:p>
    <w:p w14:paraId="04BC5288" w14:textId="50B461E0" w:rsidR="00AB7D20" w:rsidRPr="00C35A2C" w:rsidRDefault="00AB7D20" w:rsidP="00916507">
      <w:pPr>
        <w:rPr>
          <w:rFonts w:ascii="Fb Fontext" w:hAnsi="Fb Fontext"/>
          <w:rtl/>
        </w:rPr>
      </w:pPr>
      <w:r w:rsidRPr="00916507">
        <w:rPr>
          <w:rStyle w:val="affffe"/>
          <w:rtl/>
        </w:rPr>
        <w:t xml:space="preserve">אמר מ"ע לר"ע </w:t>
      </w:r>
      <w:r w:rsidRPr="00C35A2C">
        <w:rPr>
          <w:rFonts w:ascii="Fb Fontext" w:hAnsi="Fb Fontext"/>
          <w:rtl/>
        </w:rPr>
        <w:t xml:space="preserve">מי שלא יודע מה זה מרזח קורא את </w:t>
      </w:r>
      <w:r w:rsidRPr="00916507">
        <w:rPr>
          <w:rStyle w:val="affffe"/>
          <w:rtl/>
        </w:rPr>
        <w:t xml:space="preserve">ר"ה </w:t>
      </w:r>
      <w:r w:rsidRPr="00C35A2C">
        <w:rPr>
          <w:rFonts w:ascii="Fb Fontext" w:hAnsi="Fb Fontext"/>
          <w:rtl/>
        </w:rPr>
        <w:t>הונא?</w:t>
      </w:r>
    </w:p>
    <w:p w14:paraId="47B6D298" w14:textId="77777777" w:rsidR="00AB7D20" w:rsidRPr="00C35A2C" w:rsidRDefault="00AB7D20" w:rsidP="00E26091">
      <w:pPr>
        <w:pStyle w:val="afff"/>
        <w:framePr w:wrap="around"/>
        <w:rPr>
          <w:rtl/>
        </w:rPr>
      </w:pPr>
      <w:bookmarkStart w:id="525" w:name="_Toc119353317"/>
      <w:r w:rsidRPr="00C35A2C">
        <w:rPr>
          <w:rFonts w:hint="cs"/>
          <w:rtl/>
        </w:rPr>
        <w:t>סט:</w:t>
      </w:r>
      <w:bookmarkEnd w:id="525"/>
    </w:p>
    <w:p w14:paraId="4BB9EAFC" w14:textId="77777777" w:rsidR="00AB7D20" w:rsidRPr="00C35A2C" w:rsidRDefault="00AB7D20" w:rsidP="00AB7D20">
      <w:pPr>
        <w:rPr>
          <w:rFonts w:ascii="Fb Fontext" w:hAnsi="Fb Fontext"/>
          <w:rtl/>
        </w:rPr>
      </w:pPr>
      <w:r w:rsidRPr="00CA108A">
        <w:rPr>
          <w:rFonts w:ascii="Fb Fontext" w:hAnsi="Fb Fontext" w:cs="PFT_Frank"/>
          <w:b/>
          <w:bCs/>
          <w:sz w:val="32"/>
          <w:szCs w:val="14"/>
          <w:rtl/>
        </w:rPr>
        <w:t>בראש מרזיחא</w:t>
      </w:r>
      <w:r w:rsidRPr="00C35A2C">
        <w:rPr>
          <w:rFonts w:ascii="Fb Fontext" w:hAnsi="Fb Fontext"/>
          <w:sz w:val="32"/>
          <w:rtl/>
        </w:rPr>
        <w:t>- זהו אבל</w:t>
      </w:r>
      <w:r w:rsidRPr="00AD1A41">
        <w:rPr>
          <w:rStyle w:val="affffa"/>
          <w:rtl/>
        </w:rPr>
        <w:t xml:space="preserve"> 'כה אמר</w:t>
      </w:r>
      <w:r w:rsidRPr="0058432D">
        <w:rPr>
          <w:rStyle w:val="affffa"/>
          <w:rtl/>
        </w:rPr>
        <w:t xml:space="preserve"> ה' אל תבא בית מרזח וגו'</w:t>
      </w:r>
      <w:r w:rsidRPr="00C35A2C">
        <w:rPr>
          <w:rFonts w:ascii="Fb Fontext" w:hAnsi="Fb Fontext"/>
          <w:sz w:val="32"/>
          <w:rtl/>
        </w:rPr>
        <w:t>.</w:t>
      </w:r>
    </w:p>
    <w:p w14:paraId="36789040" w14:textId="456555A7" w:rsidR="00AB7D20" w:rsidRDefault="00AB7D20" w:rsidP="00AB7D20">
      <w:pPr>
        <w:rPr>
          <w:rFonts w:ascii="Fb Fontext" w:hAnsi="Fb Fontext"/>
          <w:rtl/>
        </w:rPr>
      </w:pPr>
      <w:r w:rsidRPr="00C35A2C">
        <w:rPr>
          <w:rFonts w:ascii="Fb Fontext" w:hAnsi="Fb Fontext"/>
          <w:rtl/>
        </w:rPr>
        <w:t xml:space="preserve">אבל מיסב בראש </w:t>
      </w:r>
      <w:r w:rsidRPr="00916507">
        <w:rPr>
          <w:rStyle w:val="affffe"/>
          <w:rtl/>
        </w:rPr>
        <w:t xml:space="preserve">ר"א: </w:t>
      </w:r>
      <w:r w:rsidRPr="009C12DE">
        <w:rPr>
          <w:rStyle w:val="affffa"/>
          <w:rtl/>
        </w:rPr>
        <w:t xml:space="preserve">ואשב ראש </w:t>
      </w:r>
      <w:r w:rsidR="00916507">
        <w:rPr>
          <w:rStyle w:val="affffa"/>
          <w:rFonts w:hint="cs"/>
          <w:rtl/>
        </w:rPr>
        <w:t xml:space="preserve">.... </w:t>
      </w:r>
      <w:r w:rsidRPr="009C12DE">
        <w:rPr>
          <w:rStyle w:val="affffa"/>
          <w:rtl/>
        </w:rPr>
        <w:t>כאשר אבלים ינ [ו] חם',</w:t>
      </w:r>
    </w:p>
    <w:p w14:paraId="4A42C4C3" w14:textId="77777777" w:rsidR="00AB7D20" w:rsidRPr="00C35A2C" w:rsidRDefault="00AB7D20" w:rsidP="00916507">
      <w:pPr>
        <w:rPr>
          <w:rFonts w:ascii="Fb Fontext" w:hAnsi="Fb Fontext" w:cs="Guttman Vilna"/>
          <w:b/>
          <w:bCs/>
          <w:sz w:val="32"/>
          <w:rtl/>
        </w:rPr>
      </w:pPr>
      <w:r w:rsidRPr="00916507">
        <w:rPr>
          <w:rStyle w:val="affffe"/>
          <w:rtl/>
        </w:rPr>
        <w:t>מ"ז:</w:t>
      </w:r>
      <w:r w:rsidRPr="00AD1A41">
        <w:rPr>
          <w:rStyle w:val="affffa"/>
          <w:rtl/>
        </w:rPr>
        <w:t xml:space="preserve"> 'וסר מרזח סרוחים',</w:t>
      </w:r>
      <w:r w:rsidRPr="00C35A2C">
        <w:rPr>
          <w:rFonts w:ascii="Fb Fontext" w:hAnsi="Fb Fontext"/>
          <w:sz w:val="32"/>
          <w:rtl/>
        </w:rPr>
        <w:t xml:space="preserve"> מר וזח נעשה שר לסרוחים.</w:t>
      </w:r>
    </w:p>
    <w:p w14:paraId="7E833AB0" w14:textId="517CA9A9" w:rsidR="00AB7D20" w:rsidRPr="00730169" w:rsidRDefault="00AB7D20" w:rsidP="00AB7D20">
      <w:pPr>
        <w:rPr>
          <w:rFonts w:ascii="Fb Fontext" w:hAnsi="Fb Fontext"/>
          <w:spacing w:val="-4"/>
          <w:rtl/>
        </w:rPr>
      </w:pPr>
      <w:r w:rsidRPr="00730169">
        <w:rPr>
          <w:rStyle w:val="affffe"/>
          <w:spacing w:val="-4"/>
          <w:rtl/>
        </w:rPr>
        <w:t>רבא</w:t>
      </w:r>
      <w:r w:rsidR="00916507" w:rsidRPr="00730169">
        <w:rPr>
          <w:rStyle w:val="affffe"/>
          <w:rFonts w:hint="cs"/>
          <w:spacing w:val="-4"/>
          <w:rtl/>
        </w:rPr>
        <w:t>:</w:t>
      </w:r>
      <w:r w:rsidRPr="00730169">
        <w:rPr>
          <w:rStyle w:val="affffe"/>
          <w:spacing w:val="-4"/>
          <w:rtl/>
        </w:rPr>
        <w:t xml:space="preserve"> </w:t>
      </w:r>
      <w:r w:rsidRPr="00730169">
        <w:rPr>
          <w:rFonts w:cs="PFT_Frank"/>
          <w:b/>
          <w:bCs/>
          <w:spacing w:val="-4"/>
          <w:szCs w:val="14"/>
          <w:rtl/>
        </w:rPr>
        <w:t>הלכ</w:t>
      </w:r>
      <w:r w:rsidR="00916507" w:rsidRPr="00730169">
        <w:rPr>
          <w:rFonts w:cs="PFT_Frank" w:hint="cs"/>
          <w:b/>
          <w:bCs/>
          <w:spacing w:val="-4"/>
          <w:szCs w:val="14"/>
          <w:rtl/>
        </w:rPr>
        <w:t>ה</w:t>
      </w:r>
      <w:r w:rsidRPr="00730169">
        <w:rPr>
          <w:rFonts w:cs="PFT_Frank"/>
          <w:b/>
          <w:bCs/>
          <w:spacing w:val="-4"/>
          <w:szCs w:val="14"/>
          <w:rtl/>
        </w:rPr>
        <w:t xml:space="preserve">: </w:t>
      </w:r>
      <w:r w:rsidRPr="00730169">
        <w:rPr>
          <w:rFonts w:ascii="Fb Fontext" w:hAnsi="Fb Fontext"/>
          <w:spacing w:val="-4"/>
          <w:sz w:val="32"/>
          <w:rtl/>
        </w:rPr>
        <w:t xml:space="preserve">ממקרקעי ולא ממטלטלי, למזוני, לכתובה, </w:t>
      </w:r>
      <w:r w:rsidR="00916507" w:rsidRPr="00730169">
        <w:rPr>
          <w:rFonts w:ascii="Fb Fontext" w:hAnsi="Fb Fontext" w:hint="cs"/>
          <w:spacing w:val="-4"/>
          <w:sz w:val="32"/>
          <w:rtl/>
        </w:rPr>
        <w:t>ו</w:t>
      </w:r>
      <w:r w:rsidRPr="00730169">
        <w:rPr>
          <w:rFonts w:ascii="Fb Fontext" w:hAnsi="Fb Fontext"/>
          <w:spacing w:val="-4"/>
          <w:sz w:val="32"/>
          <w:rtl/>
        </w:rPr>
        <w:t>לפרנסה.</w:t>
      </w:r>
    </w:p>
    <w:p>
      <w:pPr>
        <w:pStyle w:val="MishnaBatzad"/>
        <w:rPr>
          <w:ins w:id="20456" w:author="קלוד" w:date="2026-10-06T10:09:07Z"/>
        </w:rPr>
      </w:pPr>
      <w:ins w:id="20455" w:author="קלוד" w:date="2026-10-06T10:09:07Z">
        <w:r>
          <w:t xml:space="preserve">משנה ז</w:t>
        </w:r>
      </w:ins>
    </w:p>
    <w:p w14:paraId="27243542" w14:textId="4A3D1A85" w:rsidR="00E268F4" w:rsidRDefault="00AB7D20" w:rsidP="00C54C7E">
      <w:pPr>
        <w:pStyle w:val="afff5"/>
        <w:rPr>
          <w:rtl/>
        </w:rPr>
      </w:pPr>
      <w:bookmarkStart w:id="526" w:name="_Toc119353318"/>
      <w:r w:rsidRPr="00290D62">
        <w:rPr>
          <w:rStyle w:val="afffff5"/>
          <w:rFonts w:hint="cs"/>
          <w:rtl/>
        </w:rPr>
        <w:t>המשליש מעות לבתו</w:t>
      </w:r>
      <w:bookmarkEnd w:id="526"/>
      <w:r w:rsidRPr="00C54C7E">
        <w:rPr>
          <w:rFonts w:hint="cs"/>
          <w:rtl/>
        </w:rPr>
        <w:t>, והיא אומרת נאמן בעלי עלי</w:t>
      </w:r>
      <w:r w:rsidR="00E268F4">
        <w:rPr>
          <w:rFonts w:hint="cs"/>
          <w:rtl/>
        </w:rPr>
        <w:t>,</w:t>
      </w:r>
    </w:p>
    <w:p w14:paraId="53D7ABED" w14:textId="20C85758" w:rsidR="00E268F4" w:rsidRDefault="00AB7D20" w:rsidP="00C54C7E">
      <w:pPr>
        <w:pStyle w:val="afff5"/>
        <w:rPr>
          <w:rtl/>
        </w:rPr>
      </w:pPr>
      <w:r w:rsidRPr="00916507">
        <w:rPr>
          <w:rStyle w:val="TanaimMishna"/>
          <w:rFonts w:hint="cs"/>
          <w:rtl/>
          <w:rPrChange w:id="20173" w:author="קלוד" w:date="2026-10-06T10:09:07Z">
            <w:rPr>
              <w:rStyle w:val="affffe"/>
              <w:rFonts w:hint="cs"/>
              <w:rtl/>
            </w:rPr>
          </w:rPrChange>
        </w:rPr>
        <w:t>לר</w:t>
      </w:r>
      <w:r w:rsidR="002B7BCC">
        <w:rPr>
          <w:rStyle w:val="TanaimMishna"/>
          <w:rtl/>
          <w:rPrChange w:id="20174" w:author="קלוד" w:date="2026-10-06T10:09:07Z">
            <w:rPr>
              <w:rStyle w:val="affffe"/>
              <w:rtl/>
            </w:rPr>
          </w:rPrChange>
        </w:rPr>
        <w:t>"</w:t>
      </w:r>
      <w:r w:rsidRPr="00916507">
        <w:rPr>
          <w:rStyle w:val="TanaimMishna"/>
          <w:rFonts w:hint="cs"/>
          <w:rtl/>
          <w:rPrChange w:id="20175" w:author="קלוד" w:date="2026-10-06T10:09:07Z">
            <w:rPr>
              <w:rStyle w:val="affffe"/>
              <w:rFonts w:hint="cs"/>
              <w:rtl/>
            </w:rPr>
          </w:rPrChange>
        </w:rPr>
        <w:t>מ:</w:t>
      </w:r>
      <w:r w:rsidRPr="00C54C7E">
        <w:rPr>
          <w:rFonts w:hint="cs"/>
          <w:rtl/>
        </w:rPr>
        <w:t xml:space="preserve"> יעשה השליש מה שהושלש בידו</w:t>
      </w:r>
      <w:r w:rsidR="00E268F4">
        <w:rPr>
          <w:rFonts w:hint="cs"/>
          <w:rtl/>
        </w:rPr>
        <w:t>,</w:t>
      </w:r>
    </w:p>
    <w:p w14:paraId="63BEFB77" w14:textId="331BFD78" w:rsidR="00AB7D20" w:rsidRPr="00C54C7E" w:rsidRDefault="00AB7D20" w:rsidP="00C54C7E">
      <w:pPr>
        <w:pStyle w:val="afff5"/>
        <w:rPr>
          <w:rtl/>
        </w:rPr>
      </w:pPr>
      <w:r w:rsidRPr="00916507">
        <w:rPr>
          <w:rStyle w:val="TanaimMishna"/>
          <w:rFonts w:hint="cs"/>
          <w:rtl/>
          <w:rPrChange w:id="20176" w:author="קלוד" w:date="2026-10-06T10:09:07Z">
            <w:rPr>
              <w:rStyle w:val="affffe"/>
              <w:rFonts w:hint="cs"/>
              <w:rtl/>
            </w:rPr>
          </w:rPrChange>
        </w:rPr>
        <w:t xml:space="preserve">רבי יוסי: </w:t>
      </w:r>
      <w:r w:rsidRPr="00C54C7E">
        <w:rPr>
          <w:rFonts w:hint="cs"/>
          <w:rtl/>
        </w:rPr>
        <w:t>וכי אינה אלא שדה והיא רוצה למוכרה, הרי היא מכורה מעכשיו.</w:t>
      </w:r>
    </w:p>
    <w:p w14:paraId="30C1E544" w14:textId="77777777" w:rsidR="00AB7D20" w:rsidRPr="00C54C7E" w:rsidRDefault="00AB7D20" w:rsidP="00C54C7E">
      <w:pPr>
        <w:pStyle w:val="afff5"/>
        <w:rPr>
          <w:rtl/>
        </w:rPr>
      </w:pPr>
      <w:r w:rsidRPr="00C54C7E">
        <w:rPr>
          <w:rFonts w:hint="cs"/>
          <w:rtl/>
        </w:rPr>
        <w:t>בד"א - בגדולה, אבל בקטנה - אין מעשה קטנה כלום</w:t>
      </w:r>
      <w:r w:rsidRPr="00C54C7E">
        <w:rPr>
          <w:rtl/>
        </w:rPr>
        <w:t>.</w:t>
      </w:r>
    </w:p>
    <w:p w14:paraId="22D4E883" w14:textId="13AE1B17" w:rsidR="00AB7D20" w:rsidRPr="005D1B5B" w:rsidRDefault="00AB7D20" w:rsidP="00AB7D20">
      <w:pPr>
        <w:rPr>
          <w:rFonts w:ascii="Fb Fontext" w:hAnsi="Fb Fontext"/>
          <w:spacing w:val="-6"/>
          <w:sz w:val="32"/>
          <w:rtl/>
        </w:rPr>
      </w:pPr>
      <w:r w:rsidRPr="005D1B5B">
        <w:rPr>
          <w:rFonts w:ascii="Fb Fontext" w:hAnsi="Fb Fontext" w:cs="PFT_Frank"/>
          <w:b/>
          <w:bCs/>
          <w:spacing w:val="-6"/>
          <w:sz w:val="32"/>
          <w:szCs w:val="14"/>
          <w:rtl/>
        </w:rPr>
        <w:t>המשליש מעות לחתנו ליקח מהן שדה לבתו</w:t>
      </w:r>
      <w:r w:rsidRPr="005D1B5B">
        <w:rPr>
          <w:rFonts w:ascii="Fb Fontext" w:hAnsi="Fb Fontext"/>
          <w:spacing w:val="-6"/>
          <w:sz w:val="32"/>
          <w:rtl/>
        </w:rPr>
        <w:t>, והיא אומרת ינתנו לבעלי</w:t>
      </w:r>
    </w:p>
    <w:p w14:paraId="5CE8B56A" w14:textId="5291DF7D" w:rsidR="00AB7D20" w:rsidRPr="00730169" w:rsidRDefault="00AB7D20" w:rsidP="00AB7D20">
      <w:pPr>
        <w:rPr>
          <w:rFonts w:ascii="Fb Fontext" w:hAnsi="Fb Fontext"/>
          <w:spacing w:val="-6"/>
          <w:rtl/>
        </w:rPr>
      </w:pPr>
      <w:r w:rsidRPr="00730169">
        <w:rPr>
          <w:rStyle w:val="affffe"/>
          <w:spacing w:val="-6"/>
          <w:rtl/>
        </w:rPr>
        <w:t xml:space="preserve">ר"מ: </w:t>
      </w:r>
      <w:r w:rsidRPr="00730169">
        <w:rPr>
          <w:rFonts w:ascii="Fb Fontext" w:hAnsi="Fb Fontext"/>
          <w:spacing w:val="-6"/>
          <w:rtl/>
        </w:rPr>
        <w:t>מהנשואין הרשות בידה, מהאירוסין יעשה מה שהושלש בידו,</w:t>
      </w:r>
    </w:p>
    <w:p w14:paraId="66849CD1" w14:textId="2AA37EE0" w:rsidR="006B49E9" w:rsidRPr="00730169" w:rsidRDefault="00AB7D20" w:rsidP="006B49E9">
      <w:pPr>
        <w:rPr>
          <w:rFonts w:ascii="Fb Fontext" w:hAnsi="Fb Fontext"/>
          <w:spacing w:val="-6"/>
          <w:sz w:val="32"/>
        </w:rPr>
      </w:pPr>
      <w:r w:rsidRPr="00730169">
        <w:rPr>
          <w:rStyle w:val="affffe"/>
          <w:spacing w:val="-6"/>
          <w:rtl/>
        </w:rPr>
        <w:lastRenderedPageBreak/>
        <w:t>רבי יוסי:</w:t>
      </w:r>
      <w:r w:rsidRPr="00730169">
        <w:rPr>
          <w:rFonts w:ascii="Fb Fontext" w:hAnsi="Fb Fontext"/>
          <w:spacing w:val="-6"/>
          <w:rtl/>
        </w:rPr>
        <w:t xml:space="preserve"> </w:t>
      </w:r>
      <w:r w:rsidRPr="00730169">
        <w:rPr>
          <w:rFonts w:ascii="Fb Fontext" w:hAnsi="Fb Fontext" w:cs="PFT_Frank"/>
          <w:b/>
          <w:bCs/>
          <w:spacing w:val="-6"/>
          <w:szCs w:val="14"/>
          <w:rtl/>
        </w:rPr>
        <w:t>הגדולה</w:t>
      </w:r>
      <w:r w:rsidR="00916507" w:rsidRPr="00730169">
        <w:rPr>
          <w:rFonts w:ascii="Fb Fontext" w:hAnsi="Fb Fontext" w:hint="cs"/>
          <w:spacing w:val="-6"/>
          <w:rtl/>
        </w:rPr>
        <w:t xml:space="preserve"> תמיד הרשות בידו, וקטנה תמיד מה שהושלש</w:t>
      </w:r>
      <w:r w:rsidR="006B49E9" w:rsidRPr="00730169">
        <w:rPr>
          <w:rFonts w:ascii="Fb Fontext" w:hAnsi="Fb Fontext" w:hint="cs"/>
          <w:spacing w:val="-6"/>
          <w:rtl/>
        </w:rPr>
        <w:t xml:space="preserve"> בידו</w:t>
      </w:r>
    </w:p>
    <w:p w14:paraId="525266D5" w14:textId="4B22926A" w:rsidR="00AB7D20" w:rsidRPr="00730169" w:rsidRDefault="006B49E9" w:rsidP="00AB7D20">
      <w:pPr>
        <w:rPr>
          <w:rFonts w:ascii="Fb Fontext" w:hAnsi="Fb Fontext"/>
          <w:spacing w:val="-2"/>
          <w:rtl/>
        </w:rPr>
      </w:pPr>
      <w:r w:rsidRPr="00730169">
        <w:rPr>
          <w:rStyle w:val="affffe"/>
          <w:rFonts w:hint="cs"/>
          <w:rtl/>
        </w:rPr>
        <w:t>נפק</w:t>
      </w:r>
      <w:r w:rsidR="002B7BCC">
        <w:rPr>
          <w:rStyle w:val="affffe"/>
          <w:rtl/>
        </w:rPr>
        <w:t>"</w:t>
      </w:r>
      <w:r w:rsidRPr="00730169">
        <w:rPr>
          <w:rStyle w:val="affffe"/>
          <w:rFonts w:hint="cs"/>
          <w:rtl/>
        </w:rPr>
        <w:t>מ</w:t>
      </w:r>
      <w:r w:rsidRPr="00730169">
        <w:rPr>
          <w:rFonts w:ascii="Fb Fontext" w:hAnsi="Fb Fontext" w:cs="PFT_Frank" w:hint="cs"/>
          <w:b/>
          <w:bCs/>
          <w:spacing w:val="-2"/>
          <w:sz w:val="32"/>
          <w:szCs w:val="14"/>
          <w:rtl/>
        </w:rPr>
        <w:t xml:space="preserve"> </w:t>
      </w:r>
      <w:r w:rsidR="00AB7D20" w:rsidRPr="00730169">
        <w:rPr>
          <w:rFonts w:ascii="Fb Fontext" w:hAnsi="Fb Fontext"/>
          <w:spacing w:val="-2"/>
          <w:sz w:val="32"/>
          <w:rtl/>
        </w:rPr>
        <w:t xml:space="preserve">גדולה מהאירוסין </w:t>
      </w:r>
      <w:r w:rsidR="00AB7D20" w:rsidRPr="00730169">
        <w:rPr>
          <w:rStyle w:val="affffe"/>
          <w:rtl/>
        </w:rPr>
        <w:t xml:space="preserve">וה"ק </w:t>
      </w:r>
      <w:r w:rsidR="00AB7D20" w:rsidRPr="00730169">
        <w:rPr>
          <w:rFonts w:ascii="Fb Fontext" w:hAnsi="Fb Fontext"/>
          <w:spacing w:val="-2"/>
          <w:sz w:val="32"/>
          <w:rtl/>
        </w:rPr>
        <w:t>יעשה השליש מה שהושלש בידו;</w:t>
      </w:r>
    </w:p>
    <w:p w14:paraId="3E3FCB80" w14:textId="608A21EF" w:rsidR="00AB7D20" w:rsidRDefault="00AB7D20" w:rsidP="00AB7D20">
      <w:pPr>
        <w:rPr>
          <w:rFonts w:ascii="Fb Fontext" w:hAnsi="Fb Fontext"/>
          <w:sz w:val="32"/>
          <w:rtl/>
        </w:rPr>
      </w:pPr>
      <w:r w:rsidRPr="00C35A2C">
        <w:rPr>
          <w:rFonts w:ascii="Fb Fontext" w:hAnsi="Fb Fontext"/>
          <w:sz w:val="32"/>
          <w:rtl/>
        </w:rPr>
        <w:t>אבל מהנשואין</w:t>
      </w:r>
      <w:r w:rsidR="006B49E9">
        <w:rPr>
          <w:rFonts w:ascii="Fb Fontext" w:hAnsi="Fb Fontext" w:hint="cs"/>
          <w:sz w:val="32"/>
          <w:rtl/>
        </w:rPr>
        <w:t xml:space="preserve"> </w:t>
      </w:r>
      <w:r w:rsidRPr="00C35A2C">
        <w:rPr>
          <w:rFonts w:ascii="Fb Fontext" w:hAnsi="Fb Fontext"/>
          <w:sz w:val="32"/>
          <w:rtl/>
        </w:rPr>
        <w:t>הרשות בידה</w:t>
      </w:r>
      <w:r>
        <w:rPr>
          <w:rFonts w:ascii="Fb Fontext" w:hAnsi="Fb Fontext" w:hint="cs"/>
          <w:sz w:val="32"/>
          <w:rtl/>
        </w:rPr>
        <w:t xml:space="preserve"> </w:t>
      </w:r>
      <w:r w:rsidRPr="00C35A2C">
        <w:rPr>
          <w:rFonts w:ascii="Fb Fontext" w:hAnsi="Fb Fontext"/>
          <w:sz w:val="32"/>
          <w:rtl/>
        </w:rPr>
        <w:t>בגדולה אבל בקטנה אין מעשה קטנה כלום</w:t>
      </w:r>
    </w:p>
    <w:p w14:paraId="306ECA56" w14:textId="5BFFFD9D" w:rsidR="00AB7D20" w:rsidRPr="00C35A2C" w:rsidRDefault="00AB7D20" w:rsidP="00AB7D20">
      <w:pPr>
        <w:rPr>
          <w:rFonts w:ascii="Fb Fontext" w:hAnsi="Fb Fontext"/>
          <w:rtl/>
        </w:rPr>
      </w:pPr>
      <w:bookmarkStart w:id="527" w:name="_Toc119353319"/>
      <w:r w:rsidRPr="00C54C7E">
        <w:rPr>
          <w:rStyle w:val="afffe"/>
          <w:rtl/>
        </w:rPr>
        <w:sym w:font="Wingdings 2" w:char="F096"/>
      </w:r>
      <w:bookmarkEnd w:id="527"/>
      <w:r w:rsidRPr="00CA108A">
        <w:rPr>
          <w:rFonts w:ascii="Fb Fontext" w:hAnsi="Fb Fontext" w:cs="PFT_Frank"/>
          <w:b/>
          <w:bCs/>
          <w:szCs w:val="14"/>
          <w:rtl/>
        </w:rPr>
        <w:t xml:space="preserve"> </w:t>
      </w:r>
      <w:r w:rsidR="006B49E9" w:rsidRPr="006B49E9">
        <w:rPr>
          <w:rStyle w:val="affffe"/>
          <w:rFonts w:hint="cs"/>
          <w:rtl/>
        </w:rPr>
        <w:t>שמואל</w:t>
      </w:r>
      <w:r w:rsidRPr="00CA108A">
        <w:rPr>
          <w:rFonts w:ascii="Fb Fontext" w:hAnsi="Fb Fontext" w:cs="PFT_Frank"/>
          <w:b/>
          <w:bCs/>
          <w:szCs w:val="14"/>
          <w:rtl/>
        </w:rPr>
        <w:t>: הלכה כרבי יוסי.</w:t>
      </w:r>
      <w:r w:rsidRPr="00CA108A">
        <w:rPr>
          <w:rFonts w:ascii="Fb Fontext" w:hAnsi="Fb Fontext" w:cs="PFT_Frank" w:hint="cs"/>
          <w:b/>
          <w:bCs/>
          <w:szCs w:val="14"/>
          <w:rtl/>
        </w:rPr>
        <w:t xml:space="preserve"> </w:t>
      </w:r>
      <w:r w:rsidRPr="006B49E9">
        <w:rPr>
          <w:rStyle w:val="affffe"/>
          <w:rtl/>
        </w:rPr>
        <w:t>ר"נ:</w:t>
      </w:r>
      <w:r w:rsidRPr="00CA108A">
        <w:rPr>
          <w:rFonts w:ascii="Fb Fontext" w:hAnsi="Fb Fontext" w:cs="PFT_Frank"/>
          <w:b/>
          <w:bCs/>
          <w:szCs w:val="14"/>
          <w:rtl/>
        </w:rPr>
        <w:t xml:space="preserve"> הלכה כרבי מאיר.</w:t>
      </w:r>
    </w:p>
    <w:p w14:paraId="7C8EC2F3" w14:textId="77777777" w:rsidR="00266783" w:rsidRPr="008C28D0" w:rsidRDefault="00266783" w:rsidP="00F1680A">
      <w:pPr>
        <w:pStyle w:val="affffb"/>
        <w:rPr>
          <w:spacing w:val="0"/>
          <w:rtl/>
        </w:rPr>
      </w:pPr>
      <w:bookmarkStart w:id="528" w:name="_Toc119353320"/>
      <w:r w:rsidRPr="008C28D0">
        <w:rPr>
          <w:rFonts w:hint="cs"/>
          <w:spacing w:val="0"/>
          <w:rtl/>
        </w:rPr>
        <w:t>מצווה לקיים דברי המת</w:t>
      </w:r>
      <w:bookmarkEnd w:id="528"/>
    </w:p>
    <w:p w14:paraId="4DE3D6CF" w14:textId="66E3CB16" w:rsidR="00AB7D20" w:rsidRDefault="00AB7D20" w:rsidP="00AB7D20">
      <w:pPr>
        <w:rPr>
          <w:rFonts w:ascii="Fb Fontext" w:hAnsi="Fb Fontext"/>
          <w:sz w:val="32"/>
          <w:rtl/>
        </w:rPr>
      </w:pPr>
      <w:r w:rsidRPr="00266783">
        <w:rPr>
          <w:rStyle w:val="affffe"/>
          <w:rtl/>
        </w:rPr>
        <w:t>אילפא תל</w:t>
      </w:r>
      <w:r w:rsidR="00266783" w:rsidRPr="00266783">
        <w:rPr>
          <w:rStyle w:val="affffe"/>
          <w:rFonts w:hint="cs"/>
          <w:rtl/>
        </w:rPr>
        <w:t>ה</w:t>
      </w:r>
      <w:r w:rsidRPr="00266783">
        <w:rPr>
          <w:rStyle w:val="affffe"/>
          <w:rtl/>
        </w:rPr>
        <w:t xml:space="preserve"> עצמו בתורן הספינה</w:t>
      </w:r>
      <w:r w:rsidRPr="00290D62">
        <w:rPr>
          <w:rStyle w:val="affffe"/>
          <w:rtl/>
        </w:rPr>
        <w:t xml:space="preserve"> ואמר</w:t>
      </w:r>
      <w:r w:rsidR="00290D62">
        <w:rPr>
          <w:rStyle w:val="affffe"/>
          <w:rFonts w:hint="cs"/>
          <w:rtl/>
        </w:rPr>
        <w:t>:</w:t>
      </w:r>
      <w:r>
        <w:rPr>
          <w:rFonts w:ascii="Fb Fontext" w:hAnsi="Fb Fontext"/>
          <w:sz w:val="32"/>
          <w:rtl/>
        </w:rPr>
        <w:t xml:space="preserve"> מי שיאמר דברי א"ח </w:t>
      </w:r>
      <w:r>
        <w:rPr>
          <w:rStyle w:val="affffe"/>
          <w:rFonts w:ascii="Fb Fontext" w:hAnsi="Fb Fontext"/>
          <w:sz w:val="32"/>
          <w:rtl/>
          <w:rPrChange w:id="9225" w:author="מנוע אמוראים" w:date="2026-10-05T16:41:40Z">
            <w:rPr>
              <w:rFonts w:ascii="Fb Fontext" w:hAnsi="Fb Fontext"/>
              <w:sz w:val="32"/>
              <w:rtl/>
            </w:rPr>
          </w:rPrChange>
        </w:rPr>
        <w:t xml:space="preserve">ור"א</w:t>
      </w:r>
      <w:r>
        <w:rPr>
          <w:rFonts w:ascii="Fb Fontext" w:hAnsi="Fb Fontext"/>
          <w:sz w:val="32"/>
          <w:rtl/>
        </w:rPr>
        <w:t xml:space="preserve"> ולא אפשוט ממתני'</w:t>
      </w:r>
      <w:r w:rsidR="00290D62">
        <w:rPr>
          <w:rFonts w:ascii="Fb Fontext" w:hAnsi="Fb Fontext" w:hint="cs"/>
          <w:sz w:val="32"/>
          <w:rtl/>
        </w:rPr>
        <w:t>,</w:t>
      </w:r>
      <w:r w:rsidRPr="00C35A2C">
        <w:rPr>
          <w:rFonts w:ascii="Fb Fontext" w:hAnsi="Fb Fontext"/>
          <w:sz w:val="32"/>
          <w:rtl/>
        </w:rPr>
        <w:t xml:space="preserve"> אפיל עצמי </w:t>
      </w:r>
      <w:r w:rsidR="00290D62">
        <w:rPr>
          <w:rFonts w:ascii="Fb Fontext" w:hAnsi="Fb Fontext" w:hint="cs"/>
          <w:sz w:val="32"/>
          <w:rtl/>
        </w:rPr>
        <w:t xml:space="preserve">למים </w:t>
      </w:r>
      <w:r w:rsidRPr="00C35A2C">
        <w:rPr>
          <w:rFonts w:ascii="Fb Fontext" w:hAnsi="Fb Fontext"/>
          <w:sz w:val="32"/>
          <w:rtl/>
        </w:rPr>
        <w:t>ואטבע</w:t>
      </w:r>
      <w:r w:rsidR="000568A6">
        <w:rPr>
          <w:rFonts w:ascii="Fb Fontext" w:hAnsi="Fb Fontext" w:hint="cs"/>
          <w:sz w:val="32"/>
          <w:rtl/>
        </w:rPr>
        <w:t>,</w:t>
      </w:r>
    </w:p>
    <w:p w14:paraId="2530958E" w14:textId="77777777" w:rsidR="00290D62" w:rsidRDefault="006B49E9" w:rsidP="00AB7D20">
      <w:pPr>
        <w:rPr>
          <w:rFonts w:ascii="Fb Fontext" w:hAnsi="Fb Fontext"/>
          <w:rtl/>
        </w:rPr>
      </w:pPr>
      <w:r w:rsidRPr="006B49E9">
        <w:rPr>
          <w:rStyle w:val="affffe"/>
          <w:rFonts w:hint="cs"/>
          <w:rtl/>
        </w:rPr>
        <w:t xml:space="preserve">שנה </w:t>
      </w:r>
      <w:r w:rsidR="00AB7D20" w:rsidRPr="006B49E9">
        <w:rPr>
          <w:rStyle w:val="affffe"/>
          <w:rtl/>
        </w:rPr>
        <w:t>ההוא סבא</w:t>
      </w:r>
      <w:r w:rsidR="00290D62">
        <w:rPr>
          <w:rStyle w:val="affffe"/>
          <w:rFonts w:hint="cs"/>
          <w:rtl/>
        </w:rPr>
        <w:t>:</w:t>
      </w:r>
      <w:r w:rsidR="00AB7D20" w:rsidRPr="00C35A2C">
        <w:rPr>
          <w:rFonts w:ascii="Fb Fontext" w:hAnsi="Fb Fontext"/>
          <w:rtl/>
        </w:rPr>
        <w:t xml:space="preserve"> </w:t>
      </w:r>
    </w:p>
    <w:p w14:paraId="38B4A069" w14:textId="4CBB8B64" w:rsidR="00AB7D20" w:rsidRPr="00290D62" w:rsidRDefault="00AB7D20" w:rsidP="00AB7D20">
      <w:pPr>
        <w:rPr>
          <w:rFonts w:ascii="Fb Fontext" w:hAnsi="Fb Fontext"/>
          <w:spacing w:val="-6"/>
          <w:rtl/>
        </w:rPr>
      </w:pPr>
      <w:r w:rsidRPr="00290D62">
        <w:rPr>
          <w:rFonts w:ascii="Fb Fontext" w:hAnsi="Fb Fontext"/>
          <w:spacing w:val="-6"/>
          <w:rtl/>
        </w:rPr>
        <w:t>האומר תנו שקל לבני בשבת, וראוין ליתן להם סלע נותנין להם סלע,</w:t>
      </w:r>
    </w:p>
    <w:p w14:paraId="047AB47D" w14:textId="77777777" w:rsidR="00AB7D20" w:rsidRPr="00730169" w:rsidRDefault="00AB7D20" w:rsidP="00AB7D20">
      <w:pPr>
        <w:ind w:firstLine="0"/>
        <w:rPr>
          <w:rFonts w:ascii="Fb Fontext" w:hAnsi="Fb Fontext"/>
          <w:spacing w:val="-2"/>
          <w:sz w:val="32"/>
          <w:rtl/>
        </w:rPr>
      </w:pPr>
      <w:r w:rsidRPr="00730169">
        <w:rPr>
          <w:rFonts w:ascii="Fb Fontext" w:hAnsi="Fb Fontext"/>
          <w:spacing w:val="-2"/>
          <w:sz w:val="32"/>
          <w:rtl/>
        </w:rPr>
        <w:t>ואם אמר אל תתנו להם אלא שקל - אין נותנין להם אלא שקל,</w:t>
      </w:r>
    </w:p>
    <w:p w14:paraId="726AD8CD" w14:textId="77777777" w:rsidR="00AB7D20" w:rsidRDefault="00AB7D20" w:rsidP="00AB7D20">
      <w:pPr>
        <w:ind w:firstLine="0"/>
        <w:rPr>
          <w:rFonts w:ascii="Fb Fontext" w:hAnsi="Fb Fontext"/>
          <w:sz w:val="32"/>
          <w:rtl/>
        </w:rPr>
      </w:pPr>
      <w:r w:rsidRPr="00C35A2C">
        <w:rPr>
          <w:rFonts w:ascii="Fb Fontext" w:hAnsi="Fb Fontext"/>
          <w:sz w:val="32"/>
          <w:rtl/>
        </w:rPr>
        <w:t>ואם אמר אם מתו יירשו אחרים תחתיהם,</w:t>
      </w:r>
    </w:p>
    <w:p w14:paraId="080C35EC" w14:textId="77777777" w:rsidR="00AB7D20" w:rsidRPr="00730169" w:rsidRDefault="00AB7D20" w:rsidP="00AB7D20">
      <w:pPr>
        <w:ind w:firstLine="0"/>
        <w:rPr>
          <w:rFonts w:ascii="Fb Fontext" w:hAnsi="Fb Fontext"/>
          <w:spacing w:val="-4"/>
          <w:sz w:val="32"/>
          <w:rtl/>
        </w:rPr>
      </w:pPr>
      <w:r w:rsidRPr="00730169">
        <w:rPr>
          <w:rFonts w:ascii="Fb Fontext" w:hAnsi="Fb Fontext"/>
          <w:spacing w:val="-4"/>
          <w:sz w:val="32"/>
          <w:rtl/>
        </w:rPr>
        <w:t>בין שאמר תנו בין שאמר אל תתנו - אין נותנים להם אלא שקל;</w:t>
      </w:r>
    </w:p>
    <w:p w14:paraId="577D658A" w14:textId="77777777" w:rsidR="00AB7D20" w:rsidRPr="00C35A2C" w:rsidRDefault="00AB7D20" w:rsidP="00AB7D20">
      <w:pPr>
        <w:rPr>
          <w:rFonts w:ascii="Fb Fontext" w:hAnsi="Fb Fontext" w:cs="Guttman Vilna"/>
          <w:b/>
          <w:bCs/>
          <w:rtl/>
        </w:rPr>
      </w:pPr>
      <w:r w:rsidRPr="006B49E9">
        <w:rPr>
          <w:rStyle w:val="affffe"/>
          <w:rtl/>
        </w:rPr>
        <w:t>א"</w:t>
      </w:r>
      <w:r w:rsidRPr="00266783">
        <w:rPr>
          <w:rStyle w:val="affffe"/>
          <w:rtl/>
        </w:rPr>
        <w:t>ל דר"מ היא</w:t>
      </w:r>
      <w:r w:rsidRPr="00C35A2C">
        <w:rPr>
          <w:rFonts w:ascii="Fb Fontext" w:hAnsi="Fb Fontext"/>
          <w:rtl/>
        </w:rPr>
        <w:t xml:space="preserve"> דמצוה לקיים דברי המת.</w:t>
      </w:r>
    </w:p>
    <w:p w14:paraId="00AD51ED" w14:textId="77777777" w:rsidR="00AB7D20" w:rsidRDefault="00AB7D20" w:rsidP="00E26091">
      <w:pPr>
        <w:pStyle w:val="afff"/>
        <w:framePr w:wrap="around"/>
        <w:rPr>
          <w:rtl/>
        </w:rPr>
      </w:pPr>
      <w:bookmarkStart w:id="529" w:name="_Toc119353321"/>
      <w:r w:rsidRPr="00C35A2C">
        <w:rPr>
          <w:rFonts w:hint="cs"/>
          <w:rtl/>
        </w:rPr>
        <w:t>ע.</w:t>
      </w:r>
      <w:bookmarkEnd w:id="529"/>
    </w:p>
    <w:p w14:paraId="4BB1DA08" w14:textId="7F65CA77" w:rsidR="00E268F4" w:rsidRDefault="00AB7D20" w:rsidP="00AB7D20">
      <w:pPr>
        <w:rPr>
          <w:rFonts w:ascii="Fb Fontext" w:hAnsi="Fb Fontext"/>
          <w:sz w:val="32"/>
          <w:rtl/>
        </w:rPr>
      </w:pPr>
      <w:r w:rsidRPr="006B49E9">
        <w:rPr>
          <w:rStyle w:val="affffe"/>
          <w:rtl/>
        </w:rPr>
        <w:t xml:space="preserve">ר"ח ממ"ע </w:t>
      </w:r>
      <w:r w:rsidRPr="00CA108A">
        <w:rPr>
          <w:rFonts w:ascii="Fb Fontext" w:hAnsi="Fb Fontext" w:cs="PFT_Frank"/>
          <w:b/>
          <w:bCs/>
          <w:sz w:val="32"/>
          <w:szCs w:val="14"/>
          <w:rtl/>
        </w:rPr>
        <w:t>הלכ</w:t>
      </w:r>
      <w:r w:rsidR="006B49E9" w:rsidRPr="00CA108A">
        <w:rPr>
          <w:rFonts w:ascii="Fb Fontext" w:hAnsi="Fb Fontext" w:cs="PFT_Frank" w:hint="cs"/>
          <w:b/>
          <w:bCs/>
          <w:sz w:val="32"/>
          <w:szCs w:val="14"/>
          <w:rtl/>
        </w:rPr>
        <w:t>ה</w:t>
      </w:r>
      <w:r w:rsidRPr="00C35A2C">
        <w:rPr>
          <w:rFonts w:ascii="Fb Fontext" w:hAnsi="Fb Fontext"/>
          <w:sz w:val="32"/>
          <w:rtl/>
        </w:rPr>
        <w:t xml:space="preserve">: </w:t>
      </w:r>
      <w:r w:rsidR="006B49E9">
        <w:rPr>
          <w:rFonts w:ascii="Fb Fontext" w:hAnsi="Fb Fontext" w:hint="cs"/>
          <w:sz w:val="32"/>
          <w:rtl/>
        </w:rPr>
        <w:t>לעולם נותנין להם כל צרכם</w:t>
      </w:r>
      <w:r w:rsidR="00E268F4">
        <w:rPr>
          <w:rFonts w:ascii="Fb Fontext" w:hAnsi="Fb Fontext" w:hint="cs"/>
          <w:sz w:val="32"/>
          <w:rtl/>
        </w:rPr>
        <w:t>.</w:t>
      </w:r>
    </w:p>
    <w:p w14:paraId="19913F7D" w14:textId="13EB79F1" w:rsidR="00AB7D20" w:rsidRPr="00567455" w:rsidRDefault="00AB7D20" w:rsidP="006B49E9">
      <w:pPr>
        <w:rPr>
          <w:rFonts w:ascii="Fb Fontext" w:hAnsi="Fb Fontext"/>
          <w:rtl/>
        </w:rPr>
      </w:pPr>
      <w:r w:rsidRPr="006B49E9">
        <w:rPr>
          <w:rStyle w:val="affffe"/>
          <w:rtl/>
        </w:rPr>
        <w:t xml:space="preserve">והך דר"מ </w:t>
      </w:r>
      <w:r w:rsidRPr="00C35A2C">
        <w:rPr>
          <w:rFonts w:ascii="Fb Fontext" w:hAnsi="Fb Fontext"/>
          <w:rtl/>
        </w:rPr>
        <w:t xml:space="preserve">דמצווה לקים דברי המת במילי אחריתי אבל </w:t>
      </w:r>
      <w:r w:rsidR="00287D14">
        <w:rPr>
          <w:rFonts w:ascii="Fb Fontext" w:hAnsi="Fb Fontext"/>
          <w:rtl/>
        </w:rPr>
        <w:t>כאן</w:t>
      </w:r>
      <w:r w:rsidRPr="00C35A2C">
        <w:rPr>
          <w:rFonts w:ascii="Fb Fontext" w:hAnsi="Fb Fontext"/>
          <w:rtl/>
        </w:rPr>
        <w:t xml:space="preserve"> ניחא ומה שאמר כן לזרזם</w:t>
      </w:r>
      <w:r w:rsidR="006B49E9">
        <w:rPr>
          <w:rFonts w:ascii="Fb Fontext" w:hAnsi="Fb Fontext" w:hint="cs"/>
          <w:rtl/>
        </w:rPr>
        <w:t xml:space="preserve"> </w:t>
      </w:r>
      <w:r w:rsidRPr="006B49E9">
        <w:rPr>
          <w:rStyle w:val="afffff0"/>
          <w:rtl/>
        </w:rPr>
        <w:t>[שלא יבזבזו ויתרגלו אחר פרנסה]</w:t>
      </w:r>
    </w:p>
    <w:p w14:paraId="720C1595" w14:textId="6C0E205F" w:rsidR="00AB7D20" w:rsidRPr="008C28D0" w:rsidRDefault="00AB7D20" w:rsidP="00F1680A">
      <w:pPr>
        <w:pStyle w:val="affffb"/>
        <w:rPr>
          <w:spacing w:val="0"/>
          <w:rtl/>
        </w:rPr>
      </w:pPr>
      <w:bookmarkStart w:id="530" w:name="_Toc119353322"/>
      <w:r w:rsidRPr="008C28D0">
        <w:rPr>
          <w:rStyle w:val="afffff0"/>
          <w:b w:val="0"/>
          <w:bCs w:val="0"/>
          <w:spacing w:val="0"/>
          <w:rtl/>
        </w:rPr>
        <w:t xml:space="preserve">תנן </w:t>
      </w:r>
      <w:r w:rsidR="00287D14" w:rsidRPr="008C28D0">
        <w:rPr>
          <w:rStyle w:val="afffff0"/>
          <w:b w:val="0"/>
          <w:bCs w:val="0"/>
          <w:spacing w:val="0"/>
          <w:rtl/>
        </w:rPr>
        <w:t>שם</w:t>
      </w:r>
      <w:r w:rsidRPr="008C28D0">
        <w:rPr>
          <w:rStyle w:val="afffff0"/>
          <w:b w:val="0"/>
          <w:bCs w:val="0"/>
          <w:spacing w:val="0"/>
          <w:rtl/>
        </w:rPr>
        <w:t>:</w:t>
      </w:r>
      <w:r w:rsidRPr="008C28D0">
        <w:rPr>
          <w:spacing w:val="0"/>
          <w:rtl/>
        </w:rPr>
        <w:t xml:space="preserve"> הפעוטות, מקחן מקח וממכרן מכר במטלטלים.</w:t>
      </w:r>
      <w:bookmarkEnd w:id="530"/>
    </w:p>
    <w:p w14:paraId="54A4F33B" w14:textId="12AA48F2" w:rsidR="00AB7D20" w:rsidRPr="00F5539C" w:rsidRDefault="00AB7D20" w:rsidP="00AB7D20">
      <w:pPr>
        <w:rPr>
          <w:rFonts w:ascii="Fb Fontext" w:hAnsi="Fb Fontext"/>
          <w:spacing w:val="-4"/>
          <w:rtl/>
        </w:rPr>
      </w:pPr>
      <w:r w:rsidRPr="006B49E9">
        <w:rPr>
          <w:rStyle w:val="affffe"/>
          <w:rtl/>
        </w:rPr>
        <w:t>רפרם:</w:t>
      </w:r>
      <w:r w:rsidRPr="00F5539C">
        <w:rPr>
          <w:rFonts w:ascii="Fb Fontext" w:hAnsi="Fb Fontext"/>
          <w:spacing w:val="-4"/>
          <w:rtl/>
        </w:rPr>
        <w:t xml:space="preserve"> </w:t>
      </w:r>
      <w:r w:rsidR="006B49E9">
        <w:rPr>
          <w:rFonts w:ascii="Fb Fontext" w:hAnsi="Fb Fontext" w:hint="cs"/>
          <w:spacing w:val="-4"/>
          <w:rtl/>
        </w:rPr>
        <w:t xml:space="preserve">אבל כשיש </w:t>
      </w:r>
      <w:r w:rsidRPr="00F5539C">
        <w:rPr>
          <w:rFonts w:ascii="Fb Fontext" w:hAnsi="Fb Fontext"/>
          <w:spacing w:val="-4"/>
          <w:rtl/>
        </w:rPr>
        <w:t>אפוטרופוס - אין מקחן מקח ואין ממכרן מכר.</w:t>
      </w:r>
    </w:p>
    <w:p w14:paraId="5714133F" w14:textId="2BA2A87B" w:rsidR="00AB7D20" w:rsidRDefault="00AB7D20" w:rsidP="00AB7D20">
      <w:pPr>
        <w:rPr>
          <w:rFonts w:ascii="Fb Fontext" w:hAnsi="Fb Fontext"/>
          <w:rtl/>
        </w:rPr>
      </w:pPr>
      <w:r w:rsidRPr="006B49E9">
        <w:rPr>
          <w:rStyle w:val="affffe"/>
          <w:rtl/>
        </w:rPr>
        <w:t xml:space="preserve">מדקתני: </w:t>
      </w:r>
      <w:r w:rsidRPr="00C35A2C">
        <w:rPr>
          <w:rFonts w:ascii="Fb Fontext" w:hAnsi="Fb Fontext"/>
          <w:rtl/>
        </w:rPr>
        <w:t>אין מעשה קטנה כלום.</w:t>
      </w:r>
      <w:r w:rsidR="006B49E9">
        <w:rPr>
          <w:rFonts w:ascii="Fb Fontext" w:hAnsi="Fb Fontext" w:hint="cs"/>
          <w:rtl/>
        </w:rPr>
        <w:t xml:space="preserve"> </w:t>
      </w:r>
      <w:r w:rsidRPr="006B49E9">
        <w:rPr>
          <w:rStyle w:val="afffff0"/>
          <w:rtl/>
        </w:rPr>
        <w:t xml:space="preserve">[ול"ק יעשה שליש מה שהושלח בידו] </w:t>
      </w:r>
      <w:r w:rsidRPr="00CA108A">
        <w:rPr>
          <w:rFonts w:ascii="Fb Fontext" w:hAnsi="Fb Fontext" w:cs="PFT_Frank"/>
          <w:b/>
          <w:bCs/>
          <w:szCs w:val="14"/>
          <w:rtl/>
        </w:rPr>
        <w:t>ש"מ</w:t>
      </w:r>
      <w:r w:rsidRPr="00C35A2C">
        <w:rPr>
          <w:rFonts w:ascii="Fb Fontext" w:hAnsi="Fb Fontext"/>
          <w:rtl/>
        </w:rPr>
        <w:t xml:space="preserve"> </w:t>
      </w:r>
      <w:r w:rsidR="00BD4EEB">
        <w:rPr>
          <w:rFonts w:ascii="Fb Fontext" w:hAnsi="Fb Fontext"/>
          <w:rtl/>
        </w:rPr>
        <w:t>אף</w:t>
      </w:r>
      <w:r w:rsidRPr="00C35A2C">
        <w:rPr>
          <w:rFonts w:ascii="Fb Fontext" w:hAnsi="Fb Fontext"/>
          <w:rtl/>
        </w:rPr>
        <w:t xml:space="preserve"> בעלמא</w:t>
      </w:r>
      <w:r w:rsidR="000568A6">
        <w:rPr>
          <w:rFonts w:ascii="Fb Fontext" w:hAnsi="Fb Fontext" w:hint="cs"/>
          <w:rtl/>
        </w:rPr>
        <w:t>,</w:t>
      </w:r>
    </w:p>
    <w:p w14:paraId="36856D3E" w14:textId="177E6325" w:rsidR="00AB7D20" w:rsidRDefault="00AB7D20" w:rsidP="001401BD">
      <w:pPr>
        <w:pStyle w:val="afffd"/>
        <w:jc w:val="center"/>
        <w:rPr>
          <w:rtl/>
        </w:rPr>
      </w:pPr>
      <w:ins w:id="9925" w:author="מספור קטעי משנה" w:date="2026-10-06T06:45:30Z">
        <w:r>
          <w:rPr>
            <w:rStyle w:val="MisparKeta"/>
          </w:rPr>
          <w:t xml:space="preserve">א. </w:t>
        </w:r>
      </w:ins>
      <w:bookmarkStart w:id="531" w:name="_Toc119353323"/>
      <w:r w:rsidRPr="00C54C7E">
        <w:rPr>
          <w:rFonts w:hint="cs"/>
          <w:rtl/>
        </w:rPr>
        <w:t>הדרן עלך מציאת האשה</w:t>
      </w:r>
      <w:bookmarkEnd w:id="531"/>
    </w:p>
    <w:p w14:paraId="7A8E4C20" w14:textId="77777777" w:rsidR="00AB7D20" w:rsidRDefault="00AB7D20" w:rsidP="00AB7D20">
      <w:pPr>
        <w:pStyle w:val="afff2"/>
        <w:framePr w:wrap="around"/>
        <w:spacing w:line="276" w:lineRule="auto"/>
        <w:rPr>
          <w:del w:id="41072" w:author="Claude" w:date="2026-10-07T09:24:54Z"/>
          <w:rFonts w:ascii="Fb Fontext" w:hAnsi="Fb Fontext"/>
          <w:rtl/>
        </w:rPr>
      </w:pPr>
      <w:del w:id="41071" w:author="Claude" w:date="2026-10-07T09:24:54Z">
        <w:r w:rsidRPr="00C35A2C">
          <w:rPr>
            <w:rFonts w:ascii="Fb Fontext" w:hAnsi="Fb Fontext" w:hint="cs"/>
            <w:rtl/>
          </w:rPr>
          <w:lastRenderedPageBreak/>
          <w:delText xml:space="preserve">פרק שביעי</w:delText>
        </w:r>
      </w:del>
    </w:p>
    <w:p w14:paraId="400B5EB0" w14:textId="77777777" w:rsidR="00AB7D20" w:rsidRPr="00C35A2C" w:rsidRDefault="00AB7D20" w:rsidP="00AB7D20">
      <w:pPr>
        <w:pStyle w:val="afff4"/>
        <w:framePr w:wrap="around"/>
        <w:spacing w:after="0" w:line="276" w:lineRule="auto"/>
        <w:rPr>
          <w:rtl/>
        </w:rPr>
      </w:pPr>
      <w:r w:rsidRPr="00C35A2C">
        <w:rPr>
          <w:rFonts w:hint="cs"/>
          <w:b/>
          <w:bCs/>
          <w:rtl/>
        </w:rPr>
        <w:t>ע.</w:t>
      </w:r>
    </w:p>
    <w:p w14:paraId="0F3C518B" w14:textId="77777777" w:rsidR="00AB7D20" w:rsidRDefault="00AB7D20" w:rsidP="00AB7D20">
      <w:pPr>
        <w:pStyle w:val="afff4"/>
        <w:framePr w:wrap="around"/>
        <w:spacing w:after="0" w:line="276" w:lineRule="auto"/>
        <w:rPr>
          <w:rtl/>
        </w:rPr>
      </w:pPr>
      <w:r w:rsidRPr="00C35A2C">
        <w:rPr>
          <w:rFonts w:hint="cs"/>
          <w:rtl/>
        </w:rPr>
        <w:t>המדיר</w:t>
      </w:r>
    </w:p>
    <w:p w14:paraId="1810FF8A" w14:textId="77777777" w:rsidR="00AB7D20" w:rsidRPr="00C35A2C" w:rsidRDefault="00AB7D20" w:rsidP="00AB7D20">
      <w:pPr>
        <w:pStyle w:val="afff4"/>
        <w:framePr w:wrap="around"/>
        <w:spacing w:after="0" w:line="276" w:lineRule="auto"/>
        <w:rPr>
          <w:b/>
          <w:bCs/>
          <w:rtl/>
        </w:rPr>
      </w:pPr>
      <w:r w:rsidRPr="00C35A2C">
        <w:rPr>
          <w:rFonts w:hint="cs"/>
          <w:b/>
          <w:bCs/>
          <w:rtl/>
        </w:rPr>
        <w:t>ע.</w:t>
      </w:r>
      <w:r w:rsidRPr="00C35A2C">
        <w:rPr>
          <w:rFonts w:hint="cs"/>
          <w:b/>
          <w:rtl/>
        </w:rPr>
        <w:t xml:space="preserve"> </w:t>
      </w:r>
      <w:r w:rsidRPr="00C35A2C">
        <w:rPr>
          <w:rFonts w:cs="Guttman Vilna"/>
          <w:b/>
          <w:bCs/>
          <w:rtl/>
        </w:rPr>
        <w:t>–</w:t>
      </w:r>
      <w:r w:rsidRPr="00C35A2C">
        <w:rPr>
          <w:rFonts w:hint="cs"/>
          <w:b/>
          <w:rtl/>
        </w:rPr>
        <w:t xml:space="preserve"> עז:</w:t>
      </w:r>
    </w:p>
    <w:p w14:paraId="5F2813E4" w14:textId="77777777" w:rsidR="00AB7D20" w:rsidRPr="00C35A2C" w:rsidRDefault="00AB7D20" w:rsidP="00AB7D20">
      <w:pPr>
        <w:pStyle w:val="afff4"/>
        <w:framePr w:wrap="around"/>
        <w:spacing w:after="0" w:line="276" w:lineRule="auto"/>
        <w:rPr>
          <w:rtl/>
        </w:rPr>
      </w:pPr>
      <w:r w:rsidRPr="00C35A2C">
        <w:rPr>
          <w:rFonts w:hint="cs"/>
          <w:b/>
          <w:bCs/>
          <w:rtl/>
        </w:rPr>
        <w:t>ע.</w:t>
      </w:r>
      <w:r w:rsidRPr="00C35A2C">
        <w:rPr>
          <w:rFonts w:hint="cs"/>
          <w:rtl/>
        </w:rPr>
        <w:t xml:space="preserve"> </w:t>
      </w:r>
      <w:r w:rsidRPr="00C35A2C">
        <w:rPr>
          <w:rFonts w:cs="Guttman Vilna"/>
          <w:b/>
          <w:bCs/>
          <w:rtl/>
        </w:rPr>
        <w:t>–</w:t>
      </w:r>
      <w:r w:rsidRPr="00C35A2C">
        <w:rPr>
          <w:rFonts w:hint="cs"/>
          <w:rtl/>
        </w:rPr>
        <w:t xml:space="preserve"> עז:</w:t>
      </w:r>
    </w:p>
    <w:p w14:paraId="1F900BF7" w14:textId="77777777" w:rsidR="00AB7D20" w:rsidRDefault="00AB7D20" w:rsidP="00AB7D20">
      <w:pPr>
        <w:pStyle w:val="afff3"/>
        <w:framePr w:wrap="around"/>
        <w:spacing w:line="276" w:lineRule="auto"/>
        <w:rPr>
          <w:del w:id="41074" w:author="Claude" w:date="2026-10-07T09:24:54Z"/>
          <w:rtl/>
        </w:rPr>
      </w:pPr>
      <w:del w:id="41073" w:author="Claude" w:date="2026-10-07T09:24:54Z">
        <w:r w:rsidRPr="00C35A2C">
          <w:rPr>
            <w:rFonts w:hint="cs"/>
            <w:rtl/>
          </w:rPr>
          <w:delText xml:space="preserve">המדיר</w:delText>
        </w:r>
      </w:del>
    </w:p>
    <w:p w14:paraId="7427B90D" w14:textId="77777777" w:rsidR="00AB7D20" w:rsidRPr="00C35A2C" w:rsidRDefault="00AB7D20" w:rsidP="00AB7D20">
      <w:pPr>
        <w:pStyle w:val="afff4"/>
        <w:framePr w:wrap="around"/>
        <w:spacing w:after="0" w:line="276" w:lineRule="auto"/>
        <w:rPr>
          <w:rtl/>
        </w:rPr>
      </w:pPr>
      <w:r w:rsidRPr="00C35A2C">
        <w:rPr>
          <w:rFonts w:hint="cs"/>
          <w:b/>
          <w:bCs/>
          <w:rtl/>
        </w:rPr>
        <w:t>ע.</w:t>
      </w:r>
      <w:r w:rsidRPr="00C35A2C">
        <w:rPr>
          <w:rFonts w:hint="cs"/>
          <w:rtl/>
        </w:rPr>
        <w:t xml:space="preserve"> </w:t>
      </w:r>
      <w:r w:rsidRPr="00C35A2C">
        <w:rPr>
          <w:rFonts w:cs="Guttman Vilna"/>
          <w:b/>
          <w:bCs/>
          <w:rtl/>
        </w:rPr>
        <w:t>–</w:t>
      </w:r>
      <w:r w:rsidRPr="00C35A2C">
        <w:rPr>
          <w:rFonts w:hint="cs"/>
          <w:rtl/>
        </w:rPr>
        <w:t xml:space="preserve"> עז:</w:t>
      </w:r>
    </w:p>
    <w:p w14:paraId="33867555" w14:textId="77777777" w:rsidR="00AB7D20" w:rsidRPr="00DC7D86" w:rsidRDefault="00AB7D20" w:rsidP="002A1302">
      <w:pPr>
        <w:pStyle w:val="afffff4"/>
        <w:rPr>
          <w:rtl/>
        </w:rPr>
      </w:pPr>
      <w:ins w:id="9926" w:author="מספור קטעי משנה" w:date="2026-10-06T06:45:30Z">
        <w:r>
          <w:rPr>
            <w:rStyle w:val="MisparKeta"/>
          </w:rPr>
          <w:t xml:space="preserve">א. </w:t>
        </w:r>
      </w:ins>
      <w:bookmarkStart w:id="532" w:name="_Toc119353324"/>
      <w:r w:rsidRPr="00DC7D86">
        <w:rPr>
          <w:rFonts w:hint="cs"/>
          <w:rtl/>
        </w:rPr>
        <w:t>המדיר את אשתו מליהנות לו,</w:t>
      </w:r>
      <w:bookmarkEnd w:id="532"/>
    </w:p>
    <w:p>
      <w:pPr>
        <w:pStyle w:val="PetichatPerek"/>
        <w:rPr>
          <w:ins w:id="41070" w:author="Claude" w:date="2026-10-07T09:24:54Z"/>
        </w:rPr>
      </w:pPr>
      <w:ins w:id="41069" w:author="Claude" w:date="2026-10-07T09:24:54Z">
        <w:r>
          <w:rPr>
            <w:rFonts w:ascii="Fb Fontext" w:hAnsi="Fb Fontext" w:hint="cs"/>
            <w:rtl/>
          </w:rPr>
          <w:t xml:space="preserve">פרק שביעי</w:t>
        </w:r>
        <w:r>
          <w:rPr>
            <w:rFonts w:ascii="Fb Fontext" w:hAnsi="Fb Fontext" w:hint="cs"/>
            <w:rtl/>
          </w:rPr>
          <w:t xml:space="preserve"> - </w:t>
        </w:r>
        <w:r>
          <w:rPr>
            <w:rFonts w:hint="cs"/>
            <w:rtl/>
          </w:rPr>
          <w:t xml:space="preserve">המדיר</w:t>
        </w:r>
      </w:ins>
    </w:p>
    <w:p>
      <w:pPr>
        <w:pStyle w:val="MishnaBatzad"/>
        <w:rPr>
          <w:ins w:id="20458" w:author="קלוד" w:date="2026-10-06T10:09:07Z"/>
        </w:rPr>
      </w:pPr>
      <w:ins w:id="20457" w:author="קלוד" w:date="2026-10-06T10:09:07Z">
        <w:r>
          <w:t xml:space="preserve">משנה א</w:t>
        </w:r>
      </w:ins>
    </w:p>
    <w:p w14:paraId="48501A57" w14:textId="77777777" w:rsidR="00AB7D20" w:rsidRDefault="00AB7D20" w:rsidP="00AB7D20">
      <w:pPr>
        <w:pStyle w:val="afff5"/>
        <w:rPr>
          <w:b/>
          <w:rtl/>
        </w:rPr>
      </w:pPr>
      <w:r w:rsidRPr="00C35A2C">
        <w:rPr>
          <w:rFonts w:hint="cs"/>
          <w:b/>
          <w:rtl/>
        </w:rPr>
        <w:t>עד ל' יום - יעמיד פרנס, יתר מיכן - יוציא ויתן כתובה;</w:t>
      </w:r>
    </w:p>
    <w:p w14:paraId="440F5AFD" w14:textId="28980A92" w:rsidR="00AB7D20" w:rsidRDefault="00266783" w:rsidP="00AB7D20">
      <w:pPr>
        <w:pStyle w:val="afff5"/>
        <w:rPr>
          <w:b/>
          <w:rtl/>
        </w:rPr>
      </w:pPr>
      <w:r>
        <w:rPr>
          <w:rStyle w:val="TanaimMishna"/>
          <w:rFonts w:hint="cs"/>
          <w:b/>
          <w:rtl/>
          <w:rPrChange w:id="42111" w:author="Claude" w:date="2026-10-07T09:48:42Z">
            <w:rPr>
              <w:rFonts w:hint="cs"/>
              <w:b/>
              <w:rtl/>
            </w:rPr>
          </w:rPrChange>
        </w:rPr>
        <w:t xml:space="preserve">ר</w:t>
      </w:r>
      <w:r>
        <w:rPr>
          <w:rStyle w:val="TanaimMishna"/>
          <w:b/>
          <w:rtl/>
          <w:rPrChange w:id="42112" w:author="Claude" w:date="2026-10-07T09:48:42Z">
            <w:rPr>
              <w:b/>
              <w:rtl/>
            </w:rPr>
          </w:rPrChange>
        </w:rPr>
        <w:t xml:space="preserve">"</w:t>
      </w:r>
      <w:r>
        <w:rPr>
          <w:rStyle w:val="TanaimMishna"/>
          <w:rFonts w:hint="cs"/>
          <w:b/>
          <w:rtl/>
          <w:rPrChange w:id="42113" w:author="Claude" w:date="2026-10-07T09:48:42Z">
            <w:rPr>
              <w:rFonts w:hint="cs"/>
              <w:b/>
              <w:rtl/>
            </w:rPr>
          </w:rPrChange>
        </w:rPr>
        <w:t xml:space="preserve">י</w:t>
      </w:r>
      <w:r>
        <w:rPr>
          <w:rStyle w:val="TanaimMishna"/>
          <w:rFonts w:hint="cs"/>
          <w:b/>
          <w:rtl/>
          <w:rPrChange w:id="42114" w:author="Claude" w:date="2026-10-07T09:48:42Z">
            <w:rPr>
              <w:rFonts w:hint="cs"/>
              <w:b/>
              <w:rtl/>
            </w:rPr>
          </w:rPrChange>
        </w:rPr>
        <w:t xml:space="preserve">:</w:t>
      </w:r>
      <w:r>
        <w:rPr>
          <w:rFonts w:hint="cs"/>
          <w:b/>
          <w:rtl/>
        </w:rPr>
        <w:t xml:space="preserve"> בישראל, חדש אחד </w:t>
      </w:r>
      <w:r w:rsidR="00AB7D20" w:rsidRPr="00C35A2C">
        <w:rPr>
          <w:rFonts w:hint="cs"/>
          <w:b/>
          <w:rtl/>
        </w:rPr>
        <w:t>יקי</w:t>
      </w:r>
      <w:r w:rsidR="00AB7D20">
        <w:rPr>
          <w:rFonts w:hint="cs"/>
          <w:b/>
          <w:rtl/>
        </w:rPr>
        <w:t xml:space="preserve">ים, ושנים </w:t>
      </w:r>
      <w:r w:rsidR="00AB7D20" w:rsidRPr="00C35A2C">
        <w:rPr>
          <w:rFonts w:hint="cs"/>
          <w:b/>
          <w:rtl/>
        </w:rPr>
        <w:t>יוציא ויתן כתובה,</w:t>
      </w:r>
    </w:p>
    <w:p w14:paraId="1C227E85" w14:textId="5B6E7D7F" w:rsidR="00AB7D20" w:rsidRPr="00C35A2C" w:rsidRDefault="00AB7D20" w:rsidP="00AB7D20">
      <w:pPr>
        <w:pStyle w:val="afff5"/>
        <w:rPr>
          <w:b/>
          <w:rtl/>
        </w:rPr>
      </w:pPr>
      <w:r>
        <w:rPr>
          <w:rFonts w:hint="cs"/>
          <w:b/>
          <w:rtl/>
        </w:rPr>
        <w:t xml:space="preserve"> </w:t>
      </w:r>
      <w:r w:rsidR="00504085">
        <w:rPr>
          <w:rFonts w:hint="cs"/>
          <w:b/>
          <w:rtl/>
        </w:rPr>
        <w:tab/>
      </w:r>
      <w:r w:rsidR="00DC7D86">
        <w:rPr>
          <w:b/>
          <w:rtl/>
        </w:rPr>
        <w:tab/>
      </w:r>
      <w:r w:rsidR="00DC7D86">
        <w:rPr>
          <w:b/>
          <w:rtl/>
        </w:rPr>
        <w:tab/>
      </w:r>
      <w:r w:rsidRPr="00C35A2C">
        <w:rPr>
          <w:rFonts w:hint="cs"/>
          <w:b/>
          <w:rtl/>
        </w:rPr>
        <w:t>בכהן, שנים - יקיים, ושלשה - יוציא ויתן כתובה.</w:t>
      </w:r>
    </w:p>
    <w:p w14:paraId="29DC107D" w14:textId="77777777" w:rsidR="00DC7D86" w:rsidRPr="00DC7D86" w:rsidRDefault="00AB7D20" w:rsidP="002A1302">
      <w:pPr>
        <w:pStyle w:val="afffff4"/>
        <w:rPr>
          <w:rtl/>
        </w:rPr>
      </w:pPr>
      <w:ins w:id="9928" w:author="מספור קטעי משנה" w:date="2026-10-06T06:45:30Z">
        <w:r>
          <w:rPr>
            <w:rStyle w:val="MisparKeta"/>
          </w:rPr>
          <w:t xml:space="preserve">א. </w:t>
        </w:r>
      </w:ins>
      <w:bookmarkStart w:id="533" w:name="_Toc119353325"/>
      <w:r w:rsidRPr="00DC7D86">
        <w:rPr>
          <w:rFonts w:hint="cs"/>
          <w:rtl/>
        </w:rPr>
        <w:t>המדיר את אשתו שלא תטעום אחד מכל הפירות</w:t>
      </w:r>
      <w:bookmarkEnd w:id="533"/>
    </w:p>
    <w:p>
      <w:pPr>
        <w:pStyle w:val="MishnaBatzad"/>
        <w:rPr>
          <w:ins w:id="20460" w:author="קלוד" w:date="2026-10-06T10:09:07Z"/>
        </w:rPr>
      </w:pPr>
      <w:ins w:id="20459" w:author="קלוד" w:date="2026-10-06T10:09:07Z">
        <w:r>
          <w:t xml:space="preserve">משנה ב</w:t>
        </w:r>
      </w:ins>
    </w:p>
    <w:p w14:paraId="5E4025D4" w14:textId="51F7C8B8" w:rsidR="00AB7D20" w:rsidRDefault="00AB7D20" w:rsidP="00DC7D86">
      <w:pPr>
        <w:pStyle w:val="afff5"/>
        <w:rPr>
          <w:b/>
          <w:rtl/>
        </w:rPr>
      </w:pPr>
      <w:r>
        <w:rPr>
          <w:rFonts w:hint="cs"/>
          <w:b/>
          <w:rtl/>
        </w:rPr>
        <w:t xml:space="preserve"> </w:t>
      </w:r>
      <w:r w:rsidR="00504085">
        <w:rPr>
          <w:rFonts w:hint="cs"/>
          <w:b/>
          <w:rtl/>
        </w:rPr>
        <w:tab/>
      </w:r>
      <w:r w:rsidRPr="00C35A2C">
        <w:rPr>
          <w:rFonts w:hint="cs"/>
          <w:b/>
          <w:rtl/>
        </w:rPr>
        <w:t>- יוציא ויתן כתובה;</w:t>
      </w:r>
    </w:p>
    <w:p w14:paraId="5DF83039" w14:textId="6447850C" w:rsidR="00AB7D20" w:rsidRDefault="00AB7D20" w:rsidP="00AB7D20">
      <w:pPr>
        <w:pStyle w:val="afff5"/>
        <w:rPr>
          <w:b/>
          <w:rtl/>
        </w:rPr>
      </w:pPr>
      <w:r w:rsidRPr="00DC7D86">
        <w:rPr>
          <w:rStyle w:val="TanaimMishna"/>
          <w:rFonts w:hint="cs"/>
          <w:rtl/>
          <w:rPrChange w:id="20177" w:author="קלוד" w:date="2026-10-06T10:09:07Z">
            <w:rPr>
              <w:rStyle w:val="affffe"/>
              <w:rFonts w:hint="cs"/>
              <w:rtl/>
            </w:rPr>
          </w:rPrChange>
        </w:rPr>
        <w:t>ר</w:t>
      </w:r>
      <w:r w:rsidR="00DC7D86" w:rsidRPr="00DC7D86">
        <w:rPr>
          <w:rStyle w:val="TanaimMishna"/>
          <w:rFonts w:hint="cs"/>
          <w:rtl/>
          <w:rPrChange w:id="20178" w:author="קלוד" w:date="2026-10-06T10:09:07Z">
            <w:rPr>
              <w:rStyle w:val="affffe"/>
              <w:rFonts w:hint="cs"/>
              <w:rtl/>
            </w:rPr>
          </w:rPrChange>
        </w:rPr>
        <w:t>"י</w:t>
      </w:r>
      <w:r w:rsidRPr="00DC7D86">
        <w:rPr>
          <w:rStyle w:val="TanaimMishna"/>
          <w:rFonts w:hint="cs"/>
          <w:rtl/>
          <w:rPrChange w:id="20179" w:author="קלוד" w:date="2026-10-06T10:09:07Z">
            <w:rPr>
              <w:rStyle w:val="affffe"/>
              <w:rFonts w:hint="cs"/>
              <w:rtl/>
            </w:rPr>
          </w:rPrChange>
        </w:rPr>
        <w:t>:</w:t>
      </w:r>
      <w:r w:rsidRPr="00C35A2C">
        <w:rPr>
          <w:rFonts w:hint="cs"/>
          <w:b/>
          <w:rtl/>
        </w:rPr>
        <w:t xml:space="preserve"> בישראל, יום אחד - יקיים, שנים - יוציא ויתן כתובה,</w:t>
      </w:r>
    </w:p>
    <w:p w14:paraId="155EDE5D" w14:textId="30529570" w:rsidR="00AB7D20" w:rsidRPr="00C35A2C" w:rsidRDefault="00AB7D20" w:rsidP="00AB7D20">
      <w:pPr>
        <w:pStyle w:val="afff5"/>
        <w:rPr>
          <w:b/>
          <w:rtl/>
        </w:rPr>
      </w:pPr>
      <w:r>
        <w:rPr>
          <w:rFonts w:hint="cs"/>
          <w:b/>
          <w:rtl/>
        </w:rPr>
        <w:t xml:space="preserve"> </w:t>
      </w:r>
      <w:r w:rsidR="00504085">
        <w:rPr>
          <w:rFonts w:hint="cs"/>
          <w:b/>
          <w:rtl/>
        </w:rPr>
        <w:tab/>
      </w:r>
      <w:r w:rsidR="00DC7D86">
        <w:rPr>
          <w:b/>
          <w:rtl/>
        </w:rPr>
        <w:tab/>
      </w:r>
      <w:r w:rsidR="00DC7D86">
        <w:rPr>
          <w:rFonts w:hint="cs"/>
          <w:b/>
          <w:rtl/>
        </w:rPr>
        <w:t xml:space="preserve">   </w:t>
      </w:r>
      <w:r w:rsidRPr="00C35A2C">
        <w:rPr>
          <w:rFonts w:hint="cs"/>
          <w:b/>
          <w:rtl/>
        </w:rPr>
        <w:t>ובכהן, שנים - יקיים, שלשה - יוציא ויתן כתובה.</w:t>
      </w:r>
    </w:p>
    <w:p w14:paraId="2A876C6F" w14:textId="77777777" w:rsidR="00DC7D86" w:rsidRPr="00DC7D86" w:rsidRDefault="00AB7D20" w:rsidP="002A1302">
      <w:pPr>
        <w:pStyle w:val="afffff4"/>
        <w:rPr>
          <w:rtl/>
        </w:rPr>
      </w:pPr>
      <w:ins w:id="9929" w:author="מספור קטעי משנה" w:date="2026-10-06T06:45:30Z">
        <w:r>
          <w:rPr>
            <w:rStyle w:val="MisparKeta"/>
          </w:rPr>
          <w:t xml:space="preserve">א. </w:t>
        </w:r>
      </w:ins>
      <w:bookmarkStart w:id="534" w:name="_Toc119353326"/>
      <w:r w:rsidRPr="00DC7D86">
        <w:rPr>
          <w:rFonts w:hint="cs"/>
          <w:rtl/>
        </w:rPr>
        <w:t>המדיר את אשתו שלא תתקשט באחד מכל המינין</w:t>
      </w:r>
      <w:bookmarkEnd w:id="534"/>
    </w:p>
    <w:p>
      <w:pPr>
        <w:pStyle w:val="MishnaBatzad"/>
        <w:rPr>
          <w:ins w:id="20462" w:author="קלוד" w:date="2026-10-06T10:09:07Z"/>
        </w:rPr>
      </w:pPr>
      <w:ins w:id="20461" w:author="קלוד" w:date="2026-10-06T10:09:07Z">
        <w:r>
          <w:t xml:space="preserve">משנה ג</w:t>
        </w:r>
      </w:ins>
    </w:p>
    <w:p w14:paraId="73855F96" w14:textId="2EEAB3C6" w:rsidR="00AB7D20" w:rsidRDefault="00AB7D20" w:rsidP="00AB7D20">
      <w:pPr>
        <w:pStyle w:val="afff5"/>
        <w:rPr>
          <w:b/>
          <w:rtl/>
        </w:rPr>
      </w:pPr>
      <w:r w:rsidRPr="00C35A2C">
        <w:rPr>
          <w:rFonts w:hint="cs"/>
          <w:b/>
          <w:rtl/>
        </w:rPr>
        <w:t xml:space="preserve"> </w:t>
      </w:r>
      <w:r w:rsidR="00DC7D86">
        <w:rPr>
          <w:b/>
          <w:rtl/>
        </w:rPr>
        <w:tab/>
      </w:r>
      <w:r w:rsidRPr="00C35A2C">
        <w:rPr>
          <w:rFonts w:hint="cs"/>
          <w:b/>
          <w:rtl/>
        </w:rPr>
        <w:t>- יוציא ויתן כתובה;</w:t>
      </w:r>
    </w:p>
    <w:p w14:paraId="4685CCE6" w14:textId="781B93B6" w:rsidR="00AB7D20" w:rsidRDefault="00AB7D20" w:rsidP="00DC7D86">
      <w:pPr>
        <w:pStyle w:val="afff5"/>
        <w:rPr>
          <w:rtl/>
        </w:rPr>
      </w:pPr>
      <w:r>
        <w:rPr>
          <w:rStyle w:val="TanaimMishna"/>
          <w:rFonts w:hint="cs"/>
          <w:bCs/>
          <w:rtl/>
          <w:rPrChange w:id="42115" w:author="Claude" w:date="2026-10-07T09:48:42Z">
            <w:rPr>
              <w:rFonts w:hint="cs"/>
              <w:bCs/>
              <w:rtl/>
            </w:rPr>
          </w:rPrChange>
        </w:rPr>
        <w:t xml:space="preserve">ר' יוסי</w:t>
      </w:r>
      <w:r>
        <w:rPr>
          <w:rStyle w:val="TanaimMishna"/>
          <w:rFonts w:hint="cs"/>
          <w:bCs/>
          <w:rtl/>
          <w:rPrChange w:id="42116" w:author="Claude" w:date="2026-10-07T09:48:42Z">
            <w:rPr>
              <w:rFonts w:hint="cs"/>
              <w:bCs/>
              <w:rtl/>
            </w:rPr>
          </w:rPrChange>
        </w:rPr>
        <w:t xml:space="preserve">:</w:t>
      </w:r>
      <w:r w:rsidRPr="00C35A2C">
        <w:rPr>
          <w:rFonts w:hint="cs"/>
          <w:b/>
          <w:rtl/>
        </w:rPr>
        <w:t xml:space="preserve"> בעניות - שלא נתן קצבה, ובעשירות </w:t>
      </w:r>
      <w:r w:rsidR="00DC7D86">
        <w:rPr>
          <w:b/>
          <w:rtl/>
        </w:rPr>
        <w:t>–</w:t>
      </w:r>
      <w:r w:rsidRPr="00C35A2C">
        <w:rPr>
          <w:rFonts w:hint="cs"/>
          <w:b/>
          <w:rtl/>
        </w:rPr>
        <w:t xml:space="preserve"> </w:t>
      </w:r>
      <w:r w:rsidR="00DC7D86">
        <w:rPr>
          <w:rFonts w:hint="cs"/>
          <w:b/>
          <w:rtl/>
        </w:rPr>
        <w:t>ל'</w:t>
      </w:r>
      <w:r w:rsidRPr="00C35A2C">
        <w:rPr>
          <w:rFonts w:hint="cs"/>
          <w:b/>
          <w:rtl/>
        </w:rPr>
        <w:t xml:space="preserve"> יום.</w:t>
      </w:r>
    </w:p>
    <w:p w14:paraId="16125E56" w14:textId="77777777" w:rsidR="00AB7D20" w:rsidRPr="00C35A2C" w:rsidRDefault="00AB7D20" w:rsidP="00E26091">
      <w:pPr>
        <w:pStyle w:val="afff"/>
        <w:framePr w:wrap="around"/>
        <w:rPr>
          <w:rtl/>
        </w:rPr>
      </w:pPr>
      <w:bookmarkStart w:id="535" w:name="_Toc119353327"/>
      <w:r w:rsidRPr="00C35A2C">
        <w:rPr>
          <w:rFonts w:hint="cs"/>
          <w:rtl/>
        </w:rPr>
        <w:t>ע:</w:t>
      </w:r>
      <w:bookmarkEnd w:id="535"/>
    </w:p>
    <w:p w14:paraId="59B9C75B" w14:textId="0A84C8E8" w:rsidR="00AB7D20" w:rsidRPr="008C28D0" w:rsidRDefault="00AB7D20" w:rsidP="00F1680A">
      <w:pPr>
        <w:pStyle w:val="affffb"/>
        <w:rPr>
          <w:spacing w:val="0"/>
          <w:rtl/>
        </w:rPr>
      </w:pPr>
      <w:bookmarkStart w:id="536" w:name="_Toc119353328"/>
      <w:r w:rsidRPr="008C28D0">
        <w:rPr>
          <w:spacing w:val="0"/>
          <w:rtl/>
        </w:rPr>
        <w:t>וא</w:t>
      </w:r>
      <w:r w:rsidR="00DC7D86" w:rsidRPr="008C28D0">
        <w:rPr>
          <w:rFonts w:hint="cs"/>
          <w:spacing w:val="0"/>
          <w:rtl/>
        </w:rPr>
        <w:t xml:space="preserve">ף </w:t>
      </w:r>
      <w:r w:rsidRPr="008C28D0">
        <w:rPr>
          <w:spacing w:val="0"/>
          <w:rtl/>
        </w:rPr>
        <w:t>שאין קונם מפקיע השיעבוד</w:t>
      </w:r>
      <w:r w:rsidR="002A1302" w:rsidRPr="008C28D0">
        <w:rPr>
          <w:rFonts w:hint="cs"/>
          <w:spacing w:val="0"/>
          <w:rtl/>
        </w:rPr>
        <w:t xml:space="preserve"> [ג]</w:t>
      </w:r>
      <w:bookmarkEnd w:id="536"/>
    </w:p>
    <w:p w14:paraId="4721DE27" w14:textId="732D0D88" w:rsidR="00AB7D20" w:rsidRPr="00C35A2C" w:rsidRDefault="00AB7D20" w:rsidP="00AB7D20">
      <w:pPr>
        <w:rPr>
          <w:rFonts w:ascii="Fb Fontext" w:hAnsi="Fb Fontext" w:cs="Guttman Vilna"/>
          <w:b/>
          <w:bCs/>
          <w:sz w:val="42"/>
          <w:rtl/>
        </w:rPr>
      </w:pPr>
      <w:bookmarkStart w:id="537" w:name="_Toc119353329"/>
      <w:r w:rsidRPr="00C54C7E">
        <w:rPr>
          <w:rStyle w:val="afffe"/>
          <w:rtl/>
        </w:rPr>
        <w:t>א.</w:t>
      </w:r>
      <w:bookmarkEnd w:id="537"/>
      <w:r w:rsidRPr="00C35A2C">
        <w:rPr>
          <w:rFonts w:ascii="Fb Fontext" w:hAnsi="Fb Fontext"/>
          <w:sz w:val="42"/>
          <w:rtl/>
        </w:rPr>
        <w:t xml:space="preserve"> נעשה כאומר לה </w:t>
      </w:r>
      <w:r w:rsidR="00DC7D86">
        <w:rPr>
          <w:rFonts w:ascii="Fb Fontext" w:hAnsi="Fb Fontext" w:hint="cs"/>
          <w:sz w:val="42"/>
          <w:rtl/>
        </w:rPr>
        <w:t>צאי מעשה ידייך למזונתיך</w:t>
      </w:r>
      <w:r w:rsidRPr="00C35A2C">
        <w:rPr>
          <w:rFonts w:ascii="Fb Fontext" w:hAnsi="Fb Fontext"/>
          <w:sz w:val="42"/>
          <w:rtl/>
        </w:rPr>
        <w:t>.</w:t>
      </w:r>
    </w:p>
    <w:p w14:paraId="79544DD0" w14:textId="77777777" w:rsidR="00AB7D20" w:rsidRDefault="00AB7D20" w:rsidP="00DC7D86">
      <w:pPr>
        <w:pStyle w:val="afffff"/>
        <w:rPr>
          <w:rtl/>
        </w:rPr>
      </w:pPr>
      <w:r w:rsidRPr="00C35A2C">
        <w:rPr>
          <w:rtl/>
        </w:rPr>
        <w:t>[ולאו בתורת</w:t>
      </w:r>
      <w:r w:rsidRPr="00AD1A41">
        <w:rPr>
          <w:rStyle w:val="affffa"/>
          <w:rtl/>
        </w:rPr>
        <w:t xml:space="preserve"> '</w:t>
      </w:r>
      <w:r w:rsidRPr="00DC7D86">
        <w:rPr>
          <w:rtl/>
        </w:rPr>
        <w:t>מתוך'</w:t>
      </w:r>
      <w:r w:rsidRPr="00AD1A41">
        <w:rPr>
          <w:rStyle w:val="affffa"/>
          <w:rtl/>
        </w:rPr>
        <w:t xml:space="preserve"> </w:t>
      </w:r>
      <w:r w:rsidRPr="00C35A2C">
        <w:rPr>
          <w:rtl/>
        </w:rPr>
        <w:t>דא"ה בכל קונם שאני עושה לפיך נימא 'מתוך']</w:t>
      </w:r>
    </w:p>
    <w:p w14:paraId="7C1CDF76" w14:textId="5D8356D5" w:rsidR="00AB7D20" w:rsidRDefault="00AB7D20" w:rsidP="00DC7D86">
      <w:pPr>
        <w:rPr>
          <w:rFonts w:ascii="Fb Fontext" w:hAnsi="Fb Fontext"/>
          <w:sz w:val="42"/>
          <w:rtl/>
        </w:rPr>
      </w:pPr>
      <w:bookmarkStart w:id="538" w:name="_Toc119353330"/>
      <w:r w:rsidRPr="00C54C7E">
        <w:rPr>
          <w:rStyle w:val="afffe"/>
          <w:rtl/>
        </w:rPr>
        <w:t>ופרנס</w:t>
      </w:r>
      <w:bookmarkEnd w:id="538"/>
      <w:r w:rsidRPr="00C54C7E">
        <w:rPr>
          <w:rStyle w:val="afffe"/>
          <w:rtl/>
        </w:rPr>
        <w:t xml:space="preserve"> </w:t>
      </w:r>
      <w:r w:rsidRPr="002A1302">
        <w:rPr>
          <w:rFonts w:ascii="Fb Fontext" w:hAnsi="Fb Fontext"/>
          <w:spacing w:val="-2"/>
          <w:sz w:val="42"/>
          <w:rtl/>
        </w:rPr>
        <w:t>דמספקת לדברים גדולים ולא לדברים קטנים</w:t>
      </w:r>
      <w:r w:rsidR="00DC7D86" w:rsidRPr="002A1302">
        <w:rPr>
          <w:rFonts w:ascii="Fb Fontext" w:hAnsi="Fb Fontext" w:hint="cs"/>
          <w:spacing w:val="-2"/>
          <w:sz w:val="42"/>
          <w:rtl/>
        </w:rPr>
        <w:t xml:space="preserve"> שרגילה בבית אביה, עד עתה נתגלגלה עם בעלה אבל מעתה יחסר לה</w:t>
      </w:r>
      <w:r w:rsidR="000568A6" w:rsidRPr="002A1302">
        <w:rPr>
          <w:rFonts w:ascii="Fb Fontext" w:hAnsi="Fb Fontext" w:hint="cs"/>
          <w:spacing w:val="-2"/>
          <w:sz w:val="42"/>
          <w:rtl/>
        </w:rPr>
        <w:t>,</w:t>
      </w:r>
    </w:p>
    <w:p w14:paraId="6945A42D" w14:textId="598AEF6A" w:rsidR="00E268F4" w:rsidRDefault="00AB7D20" w:rsidP="00AB7D20">
      <w:pPr>
        <w:rPr>
          <w:rFonts w:ascii="Fb Fontext" w:hAnsi="Fb Fontext"/>
          <w:sz w:val="42"/>
          <w:rtl/>
        </w:rPr>
      </w:pPr>
      <w:bookmarkStart w:id="539" w:name="_Toc119353331"/>
      <w:r w:rsidRPr="00C54C7E">
        <w:rPr>
          <w:rStyle w:val="afffe"/>
          <w:rtl/>
        </w:rPr>
        <w:t>עד ל' יום</w:t>
      </w:r>
      <w:bookmarkEnd w:id="539"/>
      <w:r w:rsidRPr="00C35A2C">
        <w:rPr>
          <w:rFonts w:ascii="Fb Fontext" w:hAnsi="Fb Fontext"/>
          <w:sz w:val="42"/>
          <w:rtl/>
        </w:rPr>
        <w:t xml:space="preserve"> </w:t>
      </w:r>
      <w:r w:rsidR="00DC7D86">
        <w:rPr>
          <w:rFonts w:ascii="Fb Fontext" w:hAnsi="Fb Fontext"/>
          <w:sz w:val="42"/>
          <w:rtl/>
        </w:rPr>
        <w:t>–</w:t>
      </w:r>
      <w:r w:rsidRPr="00C35A2C">
        <w:rPr>
          <w:rFonts w:ascii="Fb Fontext" w:hAnsi="Fb Fontext"/>
          <w:sz w:val="42"/>
          <w:rtl/>
        </w:rPr>
        <w:t xml:space="preserve"> </w:t>
      </w:r>
      <w:r w:rsidR="00DC7D86">
        <w:rPr>
          <w:rFonts w:ascii="Fb Fontext" w:hAnsi="Fb Fontext" w:hint="cs"/>
          <w:sz w:val="42"/>
          <w:rtl/>
        </w:rPr>
        <w:t xml:space="preserve">לא שומעים אנשים מכך </w:t>
      </w:r>
      <w:r w:rsidRPr="00C35A2C">
        <w:rPr>
          <w:rFonts w:ascii="Fb Fontext" w:hAnsi="Fb Fontext"/>
          <w:sz w:val="42"/>
          <w:rtl/>
        </w:rPr>
        <w:t>ולא זילא בה מילתא</w:t>
      </w:r>
      <w:r w:rsidR="00E268F4">
        <w:rPr>
          <w:rFonts w:ascii="Fb Fontext" w:hAnsi="Fb Fontext"/>
          <w:sz w:val="42"/>
          <w:rtl/>
        </w:rPr>
        <w:t>,</w:t>
      </w:r>
    </w:p>
    <w:p w14:paraId="49447666" w14:textId="6DF9381A" w:rsidR="00E268F4" w:rsidRDefault="00AB7D20" w:rsidP="00AB7D20">
      <w:pPr>
        <w:rPr>
          <w:rFonts w:ascii="Fb Fontext" w:hAnsi="Fb Fontext"/>
          <w:sz w:val="42"/>
          <w:rtl/>
        </w:rPr>
      </w:pPr>
      <w:bookmarkStart w:id="540" w:name="_Toc119353332"/>
      <w:r w:rsidRPr="00C54C7E">
        <w:rPr>
          <w:rStyle w:val="afffe"/>
          <w:rtl/>
        </w:rPr>
        <w:t>ב.</w:t>
      </w:r>
      <w:bookmarkEnd w:id="540"/>
      <w:r w:rsidRPr="00C35A2C">
        <w:rPr>
          <w:rFonts w:ascii="Fb Fontext" w:hAnsi="Fb Fontext"/>
          <w:sz w:val="42"/>
          <w:rtl/>
        </w:rPr>
        <w:t xml:space="preserve"> הדירה כשהיא ארוסה</w:t>
      </w:r>
      <w:r w:rsidR="00DC7D86">
        <w:rPr>
          <w:rFonts w:ascii="Fb Fontext" w:hAnsi="Fb Fontext" w:hint="cs"/>
          <w:sz w:val="42"/>
          <w:rtl/>
        </w:rPr>
        <w:t xml:space="preserve"> </w:t>
      </w:r>
      <w:r w:rsidR="00DC7D86" w:rsidRPr="00DC7D86">
        <w:rPr>
          <w:rStyle w:val="afffff0"/>
          <w:rFonts w:hint="cs"/>
          <w:rtl/>
        </w:rPr>
        <w:t>[וחל קודם השיעבוד]</w:t>
      </w:r>
      <w:r w:rsidR="00E268F4">
        <w:rPr>
          <w:rStyle w:val="afffff0"/>
          <w:rtl/>
        </w:rPr>
        <w:t>.</w:t>
      </w:r>
    </w:p>
    <w:p w14:paraId="25F36015" w14:textId="2FB837E1" w:rsidR="00AB7D20" w:rsidRPr="00C35A2C" w:rsidRDefault="00AB7D20" w:rsidP="0085487E">
      <w:pPr>
        <w:pStyle w:val="afffff"/>
        <w:ind w:firstLine="113"/>
        <w:rPr>
          <w:rtl/>
        </w:rPr>
      </w:pPr>
      <w:r w:rsidRPr="00C35A2C">
        <w:rPr>
          <w:rtl/>
        </w:rPr>
        <w:t>ו</w:t>
      </w:r>
      <w:r w:rsidR="00DC7D86">
        <w:rPr>
          <w:rFonts w:hint="cs"/>
          <w:rtl/>
        </w:rPr>
        <w:t>חייב במזונות ד</w:t>
      </w:r>
      <w:r w:rsidRPr="00C35A2C">
        <w:rPr>
          <w:rtl/>
        </w:rPr>
        <w:t>הגיע זמן ולא נשאו דאוכלות משלו ואוכלות בתרומה.</w:t>
      </w:r>
    </w:p>
    <w:p w14:paraId="04B9BBCE" w14:textId="376592EF" w:rsidR="00AB7D20" w:rsidRDefault="00AB7D20" w:rsidP="00AB7D20">
      <w:pPr>
        <w:rPr>
          <w:rFonts w:ascii="Fb Fontext" w:hAnsi="Fb Fontext"/>
          <w:rtl/>
        </w:rPr>
      </w:pPr>
      <w:r w:rsidRPr="00C35A2C">
        <w:rPr>
          <w:rFonts w:ascii="Fb Fontext" w:hAnsi="Fb Fontext"/>
          <w:rtl/>
        </w:rPr>
        <w:t xml:space="preserve">ועד שלשים יום- </w:t>
      </w:r>
      <w:r w:rsidR="0085487E">
        <w:rPr>
          <w:rFonts w:ascii="Fb Fontext" w:hAnsi="Fb Fontext" w:hint="cs"/>
          <w:rtl/>
        </w:rPr>
        <w:t xml:space="preserve">שליח </w:t>
      </w:r>
      <w:r w:rsidR="0085487E" w:rsidRPr="0085487E">
        <w:rPr>
          <w:rStyle w:val="afffff0"/>
          <w:rFonts w:hint="cs"/>
          <w:rtl/>
        </w:rPr>
        <w:t>פרנס</w:t>
      </w:r>
      <w:r w:rsidR="0085487E">
        <w:rPr>
          <w:rFonts w:ascii="Fb Fontext" w:hAnsi="Fb Fontext" w:hint="cs"/>
          <w:rtl/>
        </w:rPr>
        <w:t xml:space="preserve"> עושה שליחותו, יותר לא</w:t>
      </w:r>
      <w:r w:rsidRPr="00C35A2C">
        <w:rPr>
          <w:rFonts w:ascii="Fb Fontext" w:hAnsi="Fb Fontext"/>
          <w:rtl/>
        </w:rPr>
        <w:t>,</w:t>
      </w:r>
    </w:p>
    <w:p w14:paraId="64668DD3" w14:textId="501B0183" w:rsidR="00AB7D20" w:rsidRPr="00730169" w:rsidRDefault="00AB7D20" w:rsidP="00AB7D20">
      <w:pPr>
        <w:rPr>
          <w:rFonts w:ascii="Fb Fontext" w:hAnsi="Fb Fontext"/>
          <w:spacing w:val="-4"/>
          <w:rtl/>
        </w:rPr>
      </w:pPr>
      <w:bookmarkStart w:id="541" w:name="_Toc119353333"/>
      <w:r w:rsidRPr="00730169">
        <w:rPr>
          <w:rStyle w:val="afffe"/>
          <w:spacing w:val="-4"/>
          <w:rtl/>
        </w:rPr>
        <w:t>ג.</w:t>
      </w:r>
      <w:bookmarkEnd w:id="541"/>
      <w:r w:rsidRPr="00730169">
        <w:rPr>
          <w:rFonts w:ascii="Fb Fontext" w:hAnsi="Fb Fontext"/>
          <w:spacing w:val="-4"/>
          <w:rtl/>
        </w:rPr>
        <w:t xml:space="preserve"> הדירה ארוסה ונישאת. וסברה שיכולה לקבל ורואה עכשיו ש</w:t>
      </w:r>
      <w:r w:rsidR="0085487E" w:rsidRPr="00730169">
        <w:rPr>
          <w:rFonts w:ascii="Fb Fontext" w:hAnsi="Fb Fontext" w:hint="cs"/>
          <w:spacing w:val="-4"/>
          <w:rtl/>
        </w:rPr>
        <w:t>לא</w:t>
      </w:r>
    </w:p>
    <w:p w14:paraId="4D5BB623" w14:textId="5D04D129" w:rsidR="00AB7D20" w:rsidRDefault="00AB7D20" w:rsidP="0085487E">
      <w:pPr>
        <w:ind w:firstLine="0"/>
        <w:rPr>
          <w:rFonts w:ascii="Fb Fontext" w:hAnsi="Fb Fontext"/>
          <w:rtl/>
        </w:rPr>
      </w:pPr>
      <w:r w:rsidRPr="0085487E">
        <w:rPr>
          <w:rStyle w:val="affffe"/>
          <w:rtl/>
        </w:rPr>
        <w:t>ודחי'</w:t>
      </w:r>
      <w:r w:rsidR="0085487E">
        <w:rPr>
          <w:rStyle w:val="affffe"/>
          <w:rFonts w:hint="cs"/>
          <w:rtl/>
        </w:rPr>
        <w:t>:</w:t>
      </w:r>
      <w:r w:rsidRPr="00C35A2C">
        <w:rPr>
          <w:rFonts w:ascii="Fb Fontext" w:hAnsi="Fb Fontext"/>
          <w:rtl/>
        </w:rPr>
        <w:t xml:space="preserve"> דה'מ דווקא לענין מומים משא"כ לענין מזונות</w:t>
      </w:r>
      <w:r w:rsidR="000568A6">
        <w:rPr>
          <w:rFonts w:ascii="Fb Fontext" w:hAnsi="Fb Fontext" w:hint="cs"/>
          <w:rtl/>
        </w:rPr>
        <w:t>.</w:t>
      </w:r>
    </w:p>
    <w:p w14:paraId="5CEC9406" w14:textId="77777777" w:rsidR="00AB7D20" w:rsidRDefault="00AB7D20" w:rsidP="00A40DB0">
      <w:pPr>
        <w:pStyle w:val="afffd"/>
        <w:rPr>
          <w:rFonts w:ascii="Fb Fontext" w:hAnsi="Fb Fontext" w:cs="Guttman Vilna"/>
          <w:sz w:val="42"/>
          <w:rtl/>
        </w:rPr>
      </w:pPr>
      <w:ins w:id="9930" w:author="מספור קטעי משנה" w:date="2026-10-06T06:45:30Z">
        <w:r>
          <w:rPr>
            <w:rStyle w:val="MisparKeta"/>
          </w:rPr>
          <w:t xml:space="preserve">א. </w:t>
        </w:r>
      </w:ins>
      <w:bookmarkStart w:id="542" w:name="_Toc119353334"/>
      <w:r w:rsidRPr="00C35A2C">
        <w:rPr>
          <w:rStyle w:val="afffe"/>
          <w:rFonts w:hint="cs"/>
          <w:rtl/>
        </w:rPr>
        <w:t>עד שלשים יום - יעמיד פרנס</w:t>
      </w:r>
      <w:r w:rsidRPr="00C35A2C">
        <w:rPr>
          <w:rFonts w:ascii="Fb Fontext" w:hAnsi="Fb Fontext" w:cs="Guttman Vilna"/>
          <w:rtl/>
          <w:rPrChange w:id="40003" w:author="Claude" w:date="2026-10-06T13:34:40Z">
            <w:rPr>
              <w:rFonts w:ascii="Fb Fontext" w:hAnsi="Fb Fontext" w:cs="Guttman Vilna"/>
              <w:sz w:val="42"/>
              <w:rtl/>
            </w:rPr>
          </w:rPrChange>
        </w:rPr>
        <w:t>.</w:t>
      </w:r>
      <w:bookmarkEnd w:id="542"/>
    </w:p>
    <w:p w14:paraId="7AF78FA1" w14:textId="77777777" w:rsidR="00AB7D20" w:rsidRPr="00C35A2C" w:rsidRDefault="00AB7D20" w:rsidP="00AB7D20">
      <w:pPr>
        <w:rPr>
          <w:rFonts w:ascii="Fb Fontext" w:hAnsi="Fb Fontext"/>
          <w:rtl/>
        </w:rPr>
      </w:pPr>
      <w:r w:rsidRPr="00C35A2C">
        <w:rPr>
          <w:rFonts w:ascii="Fb Fontext" w:hAnsi="Fb Fontext"/>
          <w:rtl/>
        </w:rPr>
        <w:t>ולא נקרא שלוחו דמיירי באומר</w:t>
      </w:r>
      <w:r w:rsidRPr="0085487E">
        <w:rPr>
          <w:rtl/>
        </w:rPr>
        <w:t xml:space="preserve"> 'כל הזן אינו מפסיד'</w:t>
      </w:r>
      <w:r w:rsidRPr="00AD1A41">
        <w:rPr>
          <w:rStyle w:val="affffa"/>
          <w:rtl/>
        </w:rPr>
        <w:t>.</w:t>
      </w:r>
    </w:p>
    <w:p w14:paraId="064E1172" w14:textId="5A4AE49C" w:rsidR="00AB7D20" w:rsidRPr="00F5539C" w:rsidRDefault="00AB7D20" w:rsidP="00AB7D20">
      <w:pPr>
        <w:rPr>
          <w:spacing w:val="-4"/>
          <w:rtl/>
        </w:rPr>
      </w:pPr>
      <w:r w:rsidRPr="0085487E">
        <w:rPr>
          <w:rStyle w:val="affffe"/>
          <w:rtl/>
        </w:rPr>
        <w:lastRenderedPageBreak/>
        <w:t>וא</w:t>
      </w:r>
      <w:r w:rsidR="0085487E" w:rsidRPr="0085487E">
        <w:rPr>
          <w:rStyle w:val="affffe"/>
          <w:rFonts w:hint="cs"/>
          <w:rtl/>
        </w:rPr>
        <w:t xml:space="preserve">ף דבגט </w:t>
      </w:r>
      <w:r w:rsidRPr="0085487E">
        <w:rPr>
          <w:rStyle w:val="affffe"/>
          <w:rtl/>
        </w:rPr>
        <w:t>תנן:</w:t>
      </w:r>
      <w:r w:rsidRPr="00F5539C">
        <w:rPr>
          <w:spacing w:val="-4"/>
          <w:rtl/>
        </w:rPr>
        <w:t xml:space="preserve"> כל השומע קולו יכתוב גט לאשתו</w:t>
      </w:r>
      <w:r w:rsidR="0085487E">
        <w:rPr>
          <w:rFonts w:hint="cs"/>
          <w:spacing w:val="-4"/>
          <w:rtl/>
        </w:rPr>
        <w:t>,</w:t>
      </w:r>
      <w:r w:rsidRPr="00F5539C">
        <w:rPr>
          <w:spacing w:val="-4"/>
          <w:rtl/>
        </w:rPr>
        <w:t xml:space="preserve"> יכתבו ויתנו</w:t>
      </w:r>
      <w:r w:rsidR="000568A6">
        <w:rPr>
          <w:rFonts w:hint="cs"/>
          <w:spacing w:val="-4"/>
          <w:rtl/>
        </w:rPr>
        <w:t>,</w:t>
      </w:r>
    </w:p>
    <w:p w14:paraId="7C0002ED" w14:textId="29DA9D82" w:rsidR="00AB7D20" w:rsidRDefault="00AB7D20" w:rsidP="00AB7D20">
      <w:pPr>
        <w:rPr>
          <w:rFonts w:ascii="Fb Fontext" w:hAnsi="Fb Fontext"/>
          <w:sz w:val="42"/>
          <w:rtl/>
        </w:rPr>
      </w:pPr>
      <w:r w:rsidRPr="00C35A2C">
        <w:rPr>
          <w:rFonts w:ascii="Fb Fontext" w:hAnsi="Fb Fontext"/>
          <w:sz w:val="42"/>
          <w:rtl/>
        </w:rPr>
        <w:t xml:space="preserve">- </w:t>
      </w:r>
      <w:r w:rsidR="00504085">
        <w:rPr>
          <w:rFonts w:ascii="Fb Fontext" w:hAnsi="Fb Fontext"/>
          <w:sz w:val="42"/>
          <w:rtl/>
        </w:rPr>
        <w:tab/>
      </w:r>
      <w:r w:rsidRPr="00C35A2C">
        <w:rPr>
          <w:rFonts w:ascii="Fb Fontext" w:hAnsi="Fb Fontext"/>
          <w:sz w:val="42"/>
          <w:rtl/>
        </w:rPr>
        <w:t xml:space="preserve">דוקא </w:t>
      </w:r>
      <w:r w:rsidR="00287D14">
        <w:rPr>
          <w:rFonts w:ascii="Fb Fontext" w:hAnsi="Fb Fontext"/>
          <w:sz w:val="42"/>
          <w:rtl/>
        </w:rPr>
        <w:t>שם</w:t>
      </w:r>
      <w:r w:rsidRPr="00C35A2C">
        <w:rPr>
          <w:rFonts w:ascii="Fb Fontext" w:hAnsi="Fb Fontext"/>
          <w:sz w:val="42"/>
          <w:rtl/>
        </w:rPr>
        <w:t xml:space="preserve"> דאמר </w:t>
      </w:r>
      <w:r w:rsidRPr="00CA108A">
        <w:rPr>
          <w:rFonts w:ascii="Fb Fontext" w:hAnsi="Fb Fontext" w:cs="PFT_Frank"/>
          <w:b/>
          <w:bCs/>
          <w:sz w:val="42"/>
          <w:szCs w:val="14"/>
          <w:rtl/>
        </w:rPr>
        <w:t>יכתוב</w:t>
      </w:r>
      <w:r w:rsidRPr="00C35A2C">
        <w:rPr>
          <w:rFonts w:ascii="Fb Fontext" w:hAnsi="Fb Fontext"/>
          <w:sz w:val="42"/>
          <w:rtl/>
        </w:rPr>
        <w:t xml:space="preserve"> </w:t>
      </w:r>
      <w:r w:rsidRPr="0085487E">
        <w:rPr>
          <w:rStyle w:val="afffff0"/>
          <w:rtl/>
        </w:rPr>
        <w:t xml:space="preserve">[לשון צוואה] </w:t>
      </w:r>
      <w:r w:rsidRPr="00C35A2C">
        <w:rPr>
          <w:rFonts w:ascii="Fb Fontext" w:hAnsi="Fb Fontext"/>
          <w:sz w:val="42"/>
          <w:rtl/>
        </w:rPr>
        <w:t xml:space="preserve">משא"כ </w:t>
      </w:r>
      <w:r w:rsidR="00287D14">
        <w:rPr>
          <w:rFonts w:ascii="Fb Fontext" w:hAnsi="Fb Fontext"/>
          <w:sz w:val="42"/>
          <w:rtl/>
        </w:rPr>
        <w:t>כאן</w:t>
      </w:r>
      <w:r w:rsidRPr="00C35A2C">
        <w:rPr>
          <w:rFonts w:ascii="Fb Fontext" w:hAnsi="Fb Fontext"/>
          <w:sz w:val="42"/>
          <w:rtl/>
        </w:rPr>
        <w:t xml:space="preserve"> דאמר</w:t>
      </w:r>
      <w:r w:rsidRPr="009C12DE">
        <w:rPr>
          <w:rStyle w:val="affffa"/>
          <w:rtl/>
        </w:rPr>
        <w:t xml:space="preserve"> </w:t>
      </w:r>
      <w:r w:rsidRPr="0085487E">
        <w:rPr>
          <w:rtl/>
        </w:rPr>
        <w:t>'</w:t>
      </w:r>
      <w:r w:rsidR="0085487E">
        <w:rPr>
          <w:rFonts w:hint="cs"/>
          <w:rtl/>
        </w:rPr>
        <w:t>הזן</w:t>
      </w:r>
      <w:r w:rsidRPr="0085487E">
        <w:rPr>
          <w:rtl/>
        </w:rPr>
        <w:t>'</w:t>
      </w:r>
      <w:r w:rsidRPr="009C12DE">
        <w:rPr>
          <w:rStyle w:val="affffa"/>
          <w:rtl/>
        </w:rPr>
        <w:t>,</w:t>
      </w:r>
    </w:p>
    <w:p w14:paraId="277D2700" w14:textId="656FE7DC" w:rsidR="00AB7D20" w:rsidRPr="002A1302" w:rsidRDefault="0085487E" w:rsidP="002A1302">
      <w:pPr>
        <w:rPr>
          <w:spacing w:val="-4"/>
          <w:rtl/>
        </w:rPr>
      </w:pPr>
      <w:r w:rsidRPr="002A1302">
        <w:rPr>
          <w:rStyle w:val="affffe"/>
          <w:rFonts w:hint="cs"/>
          <w:spacing w:val="-4"/>
          <w:rtl/>
        </w:rPr>
        <w:t>ו</w:t>
      </w:r>
      <w:r w:rsidR="00024A8A" w:rsidRPr="002A1302">
        <w:rPr>
          <w:rStyle w:val="affffe"/>
          <w:rFonts w:hint="cs"/>
          <w:spacing w:val="-4"/>
          <w:rtl/>
        </w:rPr>
        <w:t xml:space="preserve">רק </w:t>
      </w:r>
      <w:r w:rsidRPr="002A1302">
        <w:rPr>
          <w:rStyle w:val="affffe"/>
          <w:rFonts w:hint="cs"/>
          <w:spacing w:val="-4"/>
          <w:rtl/>
        </w:rPr>
        <w:t>בדליקה</w:t>
      </w:r>
      <w:r w:rsidRPr="002A1302">
        <w:rPr>
          <w:rFonts w:hint="cs"/>
          <w:spacing w:val="-4"/>
          <w:rtl/>
        </w:rPr>
        <w:t xml:space="preserve"> התירו </w:t>
      </w:r>
      <w:r w:rsidR="00AB7D20" w:rsidRPr="002A1302">
        <w:rPr>
          <w:spacing w:val="-4"/>
          <w:rtl/>
        </w:rPr>
        <w:t xml:space="preserve">לומר כל </w:t>
      </w:r>
      <w:r w:rsidR="00AB7D20" w:rsidRPr="002A1302">
        <w:rPr>
          <w:rFonts w:cs="PFT_Frank"/>
          <w:b/>
          <w:bCs/>
          <w:spacing w:val="-4"/>
          <w:szCs w:val="14"/>
          <w:rtl/>
        </w:rPr>
        <w:t>המכבה</w:t>
      </w:r>
      <w:r w:rsidR="00AB7D20" w:rsidRPr="002A1302">
        <w:rPr>
          <w:spacing w:val="-4"/>
          <w:rtl/>
        </w:rPr>
        <w:t xml:space="preserve"> אינו מפסיד</w:t>
      </w:r>
      <w:r w:rsidR="00E268F4" w:rsidRPr="002A1302">
        <w:rPr>
          <w:spacing w:val="-4"/>
          <w:rtl/>
        </w:rPr>
        <w:t>,</w:t>
      </w:r>
      <w:r w:rsidR="002A1302" w:rsidRPr="002A1302">
        <w:rPr>
          <w:rFonts w:hint="cs"/>
          <w:spacing w:val="-4"/>
          <w:rtl/>
        </w:rPr>
        <w:t xml:space="preserve"> </w:t>
      </w:r>
      <w:r w:rsidRPr="002A1302">
        <w:rPr>
          <w:rStyle w:val="afffff0"/>
          <w:rFonts w:hint="cs"/>
          <w:spacing w:val="-4"/>
          <w:rtl/>
        </w:rPr>
        <w:t>למעט שאר איסורי שבת</w:t>
      </w:r>
      <w:r w:rsidRPr="002A1302">
        <w:rPr>
          <w:rFonts w:hint="cs"/>
          <w:spacing w:val="-4"/>
          <w:rtl/>
        </w:rPr>
        <w:t>.</w:t>
      </w:r>
    </w:p>
    <w:p w14:paraId="680D2C0B" w14:textId="05C5ED07" w:rsidR="00AB7D20" w:rsidRPr="0085487E" w:rsidRDefault="00AB7D20" w:rsidP="00BB1D8C">
      <w:pPr>
        <w:pStyle w:val="aff9"/>
        <w:rPr>
          <w:rtl/>
        </w:rPr>
      </w:pPr>
      <w:r w:rsidRPr="003156E1">
        <w:rPr>
          <w:rFonts w:hint="cs"/>
          <w:rtl/>
        </w:rPr>
        <w:t>׹</w:t>
      </w:r>
    </w:p>
    <w:p w14:paraId="5C5F82CD" w14:textId="2201D964" w:rsidR="00AB7D20" w:rsidRDefault="00AB7D20" w:rsidP="00AB7D20">
      <w:pPr>
        <w:rPr>
          <w:rFonts w:ascii="Fb Fontext" w:hAnsi="Fb Fontext" w:cs="PFT_Frank"/>
          <w:b/>
          <w:bCs/>
          <w:sz w:val="42"/>
          <w:szCs w:val="14"/>
          <w:rtl/>
        </w:rPr>
      </w:pPr>
      <w:r w:rsidRPr="00CA108A">
        <w:rPr>
          <w:rFonts w:ascii="Fb Fontext" w:hAnsi="Fb Fontext" w:cs="PFT_Frank"/>
          <w:b/>
          <w:bCs/>
          <w:sz w:val="42"/>
          <w:szCs w:val="14"/>
          <w:rtl/>
        </w:rPr>
        <w:t>גופא: המודר הנאה מחבירו ואין לו מה יאכל, הולך אצל חנוני הרגיל אצלו ואומר לו איש פלוני מודר הנאה ממני ואיני יודע מה אעשה לו, הוא נותן לו ובא ונוטל מזה;</w:t>
      </w:r>
      <w:r w:rsidR="00BB1D8C">
        <w:rPr>
          <w:rFonts w:ascii="Fb Fontext" w:hAnsi="Fb Fontext" w:cs="PFT_Frank" w:hint="cs"/>
          <w:b/>
          <w:bCs/>
          <w:sz w:val="42"/>
          <w:szCs w:val="14"/>
          <w:rtl/>
        </w:rPr>
        <w:t xml:space="preserve"> </w:t>
      </w:r>
    </w:p>
    <w:p w14:paraId="3BFDA77F" w14:textId="41F7CA33" w:rsidR="00BB1D8C" w:rsidRPr="00BB1D8C" w:rsidRDefault="00BB1D8C" w:rsidP="00BB1D8C">
      <w:pPr>
        <w:pStyle w:val="afffff"/>
        <w:rPr>
          <w:rFonts w:ascii="Fb Fontext" w:hAnsi="Fb Fontext" w:cs="PFT_Frank"/>
          <w:b/>
          <w:bCs/>
          <w:spacing w:val="-2"/>
          <w:rtl/>
        </w:rPr>
      </w:pPr>
      <w:r w:rsidRPr="00BB1D8C">
        <w:rPr>
          <w:rFonts w:hint="cs"/>
          <w:spacing w:val="-2"/>
          <w:rtl/>
        </w:rPr>
        <w:t xml:space="preserve">[והיינו </w:t>
      </w:r>
      <w:r w:rsidRPr="00BB1D8C">
        <w:rPr>
          <w:rFonts w:hint="cs"/>
          <w:spacing w:val="-2"/>
          <w:rtl/>
        </w:rPr>
        <w:t>לא רק</w:t>
      </w:r>
      <w:r w:rsidRPr="00BB1D8C">
        <w:rPr>
          <w:spacing w:val="-2"/>
          <w:rtl/>
        </w:rPr>
        <w:t xml:space="preserve"> כל הזן אינו מפסיד דלעלמא קאמר, ואף אם אמר לחנווני עצמו וכו'</w:t>
      </w:r>
      <w:r w:rsidRPr="00BB1D8C">
        <w:rPr>
          <w:rFonts w:hint="cs"/>
          <w:spacing w:val="-2"/>
          <w:rtl/>
        </w:rPr>
        <w:t>]</w:t>
      </w:r>
    </w:p>
    <w:p w14:paraId="5729E663" w14:textId="77777777" w:rsidR="00AB7D20" w:rsidRDefault="00AB7D20" w:rsidP="00AB7D20">
      <w:pPr>
        <w:rPr>
          <w:rFonts w:ascii="Fb Fontext" w:hAnsi="Fb Fontext"/>
          <w:rtl/>
        </w:rPr>
      </w:pPr>
      <w:r w:rsidRPr="00C35A2C">
        <w:rPr>
          <w:rFonts w:ascii="Fb Fontext" w:hAnsi="Fb Fontext"/>
          <w:rtl/>
        </w:rPr>
        <w:t xml:space="preserve">ביתו לבנות, וגדירו לגדור, ושדהו לקצור, הולך אצל פועלין הרגילין אצלו ואומר להן איש </w:t>
      </w:r>
      <w:r w:rsidRPr="00F5539C">
        <w:rPr>
          <w:rFonts w:ascii="Fb Fontext" w:hAnsi="Fb Fontext"/>
          <w:spacing w:val="-2"/>
          <w:rtl/>
        </w:rPr>
        <w:t>פלוני מודר הנאה ממני ואיני יודע מה אעשה לו, הן עושין עמו ובאין ונוטלים שכרן מזה;</w:t>
      </w:r>
    </w:p>
    <w:p w14:paraId="2EA2D4FB" w14:textId="16E7083B" w:rsidR="00E268F4" w:rsidRDefault="00AB7D20" w:rsidP="00AB7D20">
      <w:pPr>
        <w:rPr>
          <w:rFonts w:ascii="Fb Fontext" w:hAnsi="Fb Fontext"/>
          <w:rtl/>
        </w:rPr>
      </w:pPr>
      <w:r w:rsidRPr="00C35A2C">
        <w:rPr>
          <w:rFonts w:ascii="Fb Fontext" w:hAnsi="Fb Fontext"/>
          <w:rtl/>
        </w:rPr>
        <w:t>היו מהלכין בדרך ואין עמו מה יאכל, נותן לאחר לשום מתנה, והלה נוטל ואוכל ומותר, ואם אין שם אחר - מניח על גבי הסלע או על גבי הגדר ואומר הרי הן מופקרין לכל מי שיחפוץ, והלה נוטל ואוכל ומותר</w:t>
      </w:r>
      <w:r w:rsidR="00E268F4">
        <w:rPr>
          <w:rFonts w:ascii="Fb Fontext" w:hAnsi="Fb Fontext"/>
          <w:rtl/>
        </w:rPr>
        <w:t>,</w:t>
      </w:r>
    </w:p>
    <w:p w14:paraId="5349BFCD" w14:textId="0ABBF537" w:rsidR="00AB7D20" w:rsidRDefault="00AB7D20" w:rsidP="00381110">
      <w:pPr>
        <w:rPr>
          <w:rtl/>
        </w:rPr>
      </w:pPr>
      <w:r w:rsidRPr="00BB1D8C">
        <w:rPr>
          <w:rStyle w:val="affffe"/>
          <w:rtl/>
        </w:rPr>
        <w:t>ורבי יוסי</w:t>
      </w:r>
      <w:r w:rsidR="00BB1D8C">
        <w:rPr>
          <w:rStyle w:val="affffe"/>
          <w:rFonts w:hint="cs"/>
          <w:rtl/>
        </w:rPr>
        <w:t>:</w:t>
      </w:r>
      <w:r w:rsidRPr="00C35A2C">
        <w:rPr>
          <w:rFonts w:ascii="Fb Fontext" w:hAnsi="Fb Fontext"/>
          <w:rtl/>
        </w:rPr>
        <w:t xml:space="preserve"> אוסר.</w:t>
      </w:r>
      <w:r w:rsidR="0085487E">
        <w:rPr>
          <w:rFonts w:ascii="Fb Fontext" w:hAnsi="Fb Fontext" w:hint="cs"/>
          <w:rtl/>
        </w:rPr>
        <w:t xml:space="preserve"> גזירה מעשה דבית חורון </w:t>
      </w:r>
      <w:r w:rsidR="0085487E" w:rsidRPr="0085487E">
        <w:rPr>
          <w:rStyle w:val="afffff0"/>
          <w:rFonts w:hint="cs"/>
          <w:rtl/>
        </w:rPr>
        <w:t>[שהקדיש לשמים]</w:t>
      </w:r>
    </w:p>
    <w:p w14:paraId="4F4FF04A" w14:textId="77777777" w:rsidR="00AB7D20" w:rsidRPr="00C35A2C" w:rsidRDefault="00AB7D20" w:rsidP="00E26091">
      <w:pPr>
        <w:pStyle w:val="afff"/>
        <w:framePr w:wrap="around"/>
        <w:rPr>
          <w:rtl/>
        </w:rPr>
      </w:pPr>
      <w:bookmarkStart w:id="543" w:name="_Toc119353335"/>
      <w:r w:rsidRPr="00C35A2C">
        <w:rPr>
          <w:rFonts w:hint="cs"/>
          <w:rtl/>
        </w:rPr>
        <w:t>עא.</w:t>
      </w:r>
      <w:bookmarkEnd w:id="543"/>
    </w:p>
    <w:p w14:paraId="48C23866" w14:textId="77777777" w:rsidR="00AB7D20" w:rsidRPr="00C54C7E" w:rsidRDefault="00AB7D20" w:rsidP="00C54C7E">
      <w:pPr>
        <w:pStyle w:val="afffd"/>
        <w:rPr>
          <w:rtl/>
        </w:rPr>
      </w:pPr>
      <w:ins w:id="9931" w:author="מספור קטעי משנה" w:date="2026-10-06T06:45:30Z">
        <w:r>
          <w:rPr>
            <w:rStyle w:val="MisparKeta"/>
          </w:rPr>
          <w:t xml:space="preserve">א. </w:t>
        </w:r>
      </w:ins>
      <w:bookmarkStart w:id="544" w:name="_Toc119353336"/>
      <w:r w:rsidRPr="00C54C7E">
        <w:rPr>
          <w:rFonts w:hint="cs"/>
          <w:rtl/>
        </w:rPr>
        <w:t>רבי יהודה אומר: בישראל, חדש אחד וכו'.</w:t>
      </w:r>
      <w:bookmarkEnd w:id="544"/>
    </w:p>
    <w:p w14:paraId="6E5A8893" w14:textId="2DCED31A" w:rsidR="00AB7D20" w:rsidRPr="00C35A2C" w:rsidRDefault="00AB7D20" w:rsidP="00024A8A">
      <w:pPr>
        <w:rPr>
          <w:rFonts w:ascii="Fb Fontext" w:hAnsi="Fb Fontext" w:cs="Guttman Vilna"/>
          <w:b/>
          <w:bCs/>
          <w:sz w:val="42"/>
          <w:rtl/>
        </w:rPr>
      </w:pPr>
      <w:r w:rsidRPr="003D141B">
        <w:rPr>
          <w:rStyle w:val="affffe"/>
          <w:rtl/>
        </w:rPr>
        <w:t>אביי:</w:t>
      </w:r>
      <w:r w:rsidRPr="00C35A2C">
        <w:rPr>
          <w:rFonts w:ascii="Fb Fontext" w:hAnsi="Fb Fontext"/>
          <w:sz w:val="42"/>
          <w:rtl/>
        </w:rPr>
        <w:t xml:space="preserve"> </w:t>
      </w:r>
      <w:r w:rsidR="00024A8A">
        <w:rPr>
          <w:rFonts w:ascii="Fb Fontext" w:hAnsi="Fb Fontext" w:hint="cs"/>
          <w:sz w:val="42"/>
          <w:rtl/>
        </w:rPr>
        <w:t xml:space="preserve">השמיענו בכהנת, </w:t>
      </w:r>
      <w:r w:rsidRPr="003D141B">
        <w:rPr>
          <w:rStyle w:val="affffe"/>
          <w:rtl/>
        </w:rPr>
        <w:t>רבא:</w:t>
      </w:r>
      <w:r w:rsidRPr="00C35A2C">
        <w:rPr>
          <w:rFonts w:ascii="Fb Fontext" w:hAnsi="Fb Fontext"/>
          <w:sz w:val="42"/>
          <w:rtl/>
        </w:rPr>
        <w:t xml:space="preserve"> </w:t>
      </w:r>
      <w:r w:rsidR="00024A8A">
        <w:rPr>
          <w:rFonts w:ascii="Fb Fontext" w:hAnsi="Fb Fontext" w:hint="cs"/>
          <w:sz w:val="42"/>
          <w:rtl/>
        </w:rPr>
        <w:t>נפק</w:t>
      </w:r>
      <w:r w:rsidR="002B7BCC">
        <w:rPr>
          <w:rFonts w:ascii="Fb Fontext" w:hAnsi="Fb Fontext"/>
          <w:sz w:val="42"/>
          <w:rtl/>
        </w:rPr>
        <w:t>"</w:t>
      </w:r>
      <w:r w:rsidR="00024A8A">
        <w:rPr>
          <w:rFonts w:ascii="Fb Fontext" w:hAnsi="Fb Fontext" w:hint="cs"/>
          <w:sz w:val="42"/>
          <w:rtl/>
        </w:rPr>
        <w:t>מ ב</w:t>
      </w:r>
      <w:r w:rsidRPr="00C35A2C">
        <w:rPr>
          <w:rFonts w:ascii="Fb Fontext" w:hAnsi="Fb Fontext"/>
          <w:sz w:val="42"/>
          <w:rtl/>
        </w:rPr>
        <w:t>חדש מלא וחדש חסר</w:t>
      </w:r>
      <w:r w:rsidR="00024A8A">
        <w:rPr>
          <w:rFonts w:ascii="Fb Fontext" w:hAnsi="Fb Fontext" w:hint="cs"/>
          <w:sz w:val="42"/>
          <w:rtl/>
        </w:rPr>
        <w:t>.</w:t>
      </w:r>
    </w:p>
    <w:p w14:paraId="1C254D57" w14:textId="17B0DBDB" w:rsidR="00AB7D20" w:rsidRDefault="00AB7D20" w:rsidP="00AB7D20">
      <w:pPr>
        <w:rPr>
          <w:rFonts w:ascii="Fb Fontext" w:hAnsi="Fb Fontext"/>
          <w:sz w:val="42"/>
          <w:rtl/>
        </w:rPr>
      </w:pPr>
      <w:bookmarkStart w:id="545" w:name="_Toc119353337"/>
      <w:r w:rsidRPr="00C54C7E">
        <w:rPr>
          <w:rStyle w:val="afffe"/>
          <w:rtl/>
        </w:rPr>
        <w:t>ל' יום</w:t>
      </w:r>
      <w:bookmarkEnd w:id="545"/>
      <w:r w:rsidR="00D95194">
        <w:rPr>
          <w:rFonts w:ascii="Fb Fontext" w:hAnsi="Fb Fontext" w:hint="cs"/>
          <w:sz w:val="42"/>
          <w:rtl/>
        </w:rPr>
        <w:t>-</w:t>
      </w:r>
      <w:r w:rsidRPr="00C35A2C">
        <w:rPr>
          <w:rFonts w:ascii="Fb Fontext" w:hAnsi="Fb Fontext"/>
          <w:sz w:val="42"/>
          <w:rtl/>
        </w:rPr>
        <w:t xml:space="preserve"> </w:t>
      </w:r>
      <w:r w:rsidRPr="00024A8A">
        <w:rPr>
          <w:rStyle w:val="affffe"/>
          <w:rtl/>
        </w:rPr>
        <w:t xml:space="preserve">רב: </w:t>
      </w:r>
      <w:r w:rsidR="00024A8A">
        <w:rPr>
          <w:rFonts w:ascii="Fb Fontext" w:hAnsi="Fb Fontext" w:hint="cs"/>
          <w:sz w:val="42"/>
          <w:rtl/>
        </w:rPr>
        <w:t>רק</w:t>
      </w:r>
      <w:r w:rsidRPr="00C35A2C">
        <w:rPr>
          <w:rFonts w:ascii="Fb Fontext" w:hAnsi="Fb Fontext"/>
          <w:sz w:val="42"/>
          <w:rtl/>
        </w:rPr>
        <w:t xml:space="preserve"> במפרש, אבל בסתם יוציא לאלתר ויתן כתובה;</w:t>
      </w:r>
    </w:p>
    <w:p w14:paraId="5E14B2B5" w14:textId="34ECA80A" w:rsidR="00AB7D20" w:rsidRPr="00C35A2C" w:rsidRDefault="00D95194" w:rsidP="00D95194">
      <w:pPr>
        <w:ind w:firstLine="0"/>
        <w:rPr>
          <w:rFonts w:ascii="Fb Fontext" w:hAnsi="Fb Fontext" w:cs="Guttman Vilna"/>
          <w:b/>
          <w:bCs/>
          <w:rtl/>
        </w:rPr>
      </w:pPr>
      <w:r w:rsidRPr="00024A8A">
        <w:rPr>
          <w:rStyle w:val="affffe"/>
          <w:rFonts w:hint="cs"/>
          <w:rtl/>
        </w:rPr>
        <w:t xml:space="preserve"> </w:t>
      </w:r>
      <w:r w:rsidR="00AB7D20" w:rsidRPr="00024A8A">
        <w:rPr>
          <w:rStyle w:val="affffe"/>
          <w:rtl/>
        </w:rPr>
        <w:t>ושמואל:</w:t>
      </w:r>
      <w:r w:rsidR="00024A8A">
        <w:rPr>
          <w:rStyle w:val="affffe"/>
          <w:rFonts w:hint="cs"/>
          <w:rtl/>
        </w:rPr>
        <w:t xml:space="preserve"> </w:t>
      </w:r>
      <w:r w:rsidR="00024A8A">
        <w:rPr>
          <w:rFonts w:ascii="Fb Fontext" w:hAnsi="Fb Fontext" w:hint="cs"/>
          <w:sz w:val="42"/>
          <w:rtl/>
        </w:rPr>
        <w:t xml:space="preserve">אף </w:t>
      </w:r>
      <w:r w:rsidR="00AB7D20" w:rsidRPr="00C35A2C">
        <w:rPr>
          <w:rFonts w:ascii="Fb Fontext" w:hAnsi="Fb Fontext"/>
          <w:sz w:val="42"/>
          <w:rtl/>
        </w:rPr>
        <w:t>בסתם לא יוציא, שמא ימצא פתח לנדרו.</w:t>
      </w:r>
    </w:p>
    <w:p w14:paraId="5B18BB1E" w14:textId="01D89CEF" w:rsidR="00AB7D20" w:rsidRPr="00730169" w:rsidRDefault="00AB7D20" w:rsidP="00B518CA">
      <w:pPr>
        <w:rPr>
          <w:rFonts w:ascii="Fb Fontext" w:hAnsi="Fb Fontext"/>
          <w:spacing w:val="-4"/>
          <w:sz w:val="42"/>
          <w:rtl/>
        </w:rPr>
      </w:pPr>
      <w:r w:rsidRPr="00730169">
        <w:rPr>
          <w:rFonts w:ascii="Fb Fontext" w:hAnsi="Fb Fontext"/>
          <w:spacing w:val="-4"/>
          <w:sz w:val="42"/>
          <w:rtl/>
        </w:rPr>
        <w:t>וא</w:t>
      </w:r>
      <w:r w:rsidR="00024A8A" w:rsidRPr="00730169">
        <w:rPr>
          <w:rFonts w:ascii="Fb Fontext" w:hAnsi="Fb Fontext" w:hint="cs"/>
          <w:spacing w:val="-4"/>
          <w:sz w:val="42"/>
          <w:rtl/>
        </w:rPr>
        <w:t xml:space="preserve">ף </w:t>
      </w:r>
      <w:r w:rsidR="00B518CA" w:rsidRPr="00730169">
        <w:rPr>
          <w:rFonts w:ascii="Fb Fontext" w:hAnsi="Fb Fontext" w:hint="cs"/>
          <w:spacing w:val="-4"/>
          <w:sz w:val="42"/>
          <w:rtl/>
        </w:rPr>
        <w:t>ש</w:t>
      </w:r>
      <w:r w:rsidR="00024A8A" w:rsidRPr="00730169">
        <w:rPr>
          <w:rFonts w:ascii="Fb Fontext" w:hAnsi="Fb Fontext" w:hint="cs"/>
          <w:spacing w:val="-4"/>
          <w:sz w:val="42"/>
          <w:rtl/>
        </w:rPr>
        <w:t>ב</w:t>
      </w:r>
      <w:r w:rsidRPr="00730169">
        <w:rPr>
          <w:rFonts w:ascii="Fb Fontext" w:hAnsi="Fb Fontext"/>
          <w:spacing w:val="-4"/>
          <w:sz w:val="42"/>
          <w:rtl/>
        </w:rPr>
        <w:t>מדיר אשתו מתשמיש</w:t>
      </w:r>
      <w:r w:rsidRPr="00730169">
        <w:rPr>
          <w:rStyle w:val="affffe"/>
          <w:spacing w:val="-4"/>
          <w:rtl/>
        </w:rPr>
        <w:t xml:space="preserve"> דלב"ש</w:t>
      </w:r>
      <w:r w:rsidR="00D95194" w:rsidRPr="00730169">
        <w:rPr>
          <w:rStyle w:val="affffe"/>
          <w:rFonts w:hint="cs"/>
          <w:spacing w:val="-4"/>
          <w:rtl/>
        </w:rPr>
        <w:t>:</w:t>
      </w:r>
      <w:r w:rsidRPr="00730169">
        <w:rPr>
          <w:rFonts w:ascii="Fb Fontext" w:hAnsi="Fb Fontext"/>
          <w:spacing w:val="-4"/>
          <w:sz w:val="42"/>
          <w:rtl/>
        </w:rPr>
        <w:t xml:space="preserve"> ב' שבתות </w:t>
      </w:r>
      <w:r w:rsidRPr="00730169">
        <w:rPr>
          <w:rStyle w:val="affffe"/>
          <w:spacing w:val="-4"/>
          <w:rtl/>
        </w:rPr>
        <w:t>ולב"ה</w:t>
      </w:r>
      <w:r w:rsidR="00D95194" w:rsidRPr="00730169">
        <w:rPr>
          <w:rStyle w:val="affffe"/>
          <w:rFonts w:hint="cs"/>
          <w:spacing w:val="-4"/>
          <w:rtl/>
        </w:rPr>
        <w:t>:</w:t>
      </w:r>
      <w:r w:rsidRPr="00730169">
        <w:rPr>
          <w:rFonts w:ascii="Fb Fontext" w:hAnsi="Fb Fontext"/>
          <w:spacing w:val="-4"/>
          <w:sz w:val="42"/>
          <w:rtl/>
        </w:rPr>
        <w:t xml:space="preserve"> שבת אחת</w:t>
      </w:r>
    </w:p>
    <w:p w14:paraId="6E856D6E" w14:textId="7168D335" w:rsidR="00B518CA" w:rsidRDefault="00B518CA" w:rsidP="00024A8A">
      <w:pPr>
        <w:rPr>
          <w:rStyle w:val="affffe"/>
          <w:rtl/>
        </w:rPr>
      </w:pPr>
      <w:r>
        <w:rPr>
          <w:rStyle w:val="affffe"/>
          <w:rFonts w:hint="cs"/>
          <w:rtl/>
        </w:rPr>
        <w:t>כבר חלקו בזה רב ושמואל אם מחלוקת ב</w:t>
      </w:r>
      <w:r w:rsidR="002B7BCC">
        <w:rPr>
          <w:rStyle w:val="affffe"/>
          <w:rtl/>
        </w:rPr>
        <w:t>"</w:t>
      </w:r>
      <w:r>
        <w:rPr>
          <w:rStyle w:val="affffe"/>
          <w:rFonts w:hint="cs"/>
          <w:rtl/>
        </w:rPr>
        <w:t>ש וב</w:t>
      </w:r>
      <w:r w:rsidR="002B7BCC">
        <w:rPr>
          <w:rStyle w:val="affffe"/>
          <w:rtl/>
        </w:rPr>
        <w:t>"</w:t>
      </w:r>
      <w:r>
        <w:rPr>
          <w:rStyle w:val="affffe"/>
          <w:rFonts w:hint="cs"/>
          <w:rtl/>
        </w:rPr>
        <w:t>ה רק במפרש או אף בסתם</w:t>
      </w:r>
    </w:p>
    <w:p w14:paraId="55BA18E3" w14:textId="79551014" w:rsidR="00AB7D20" w:rsidRDefault="00AB7D20" w:rsidP="00024A8A">
      <w:pPr>
        <w:rPr>
          <w:rFonts w:ascii="Fb Fontext" w:hAnsi="Fb Fontext"/>
          <w:rtl/>
        </w:rPr>
      </w:pPr>
      <w:r w:rsidRPr="00024A8A">
        <w:rPr>
          <w:rStyle w:val="affffe"/>
          <w:rtl/>
        </w:rPr>
        <w:t>צריכא</w:t>
      </w:r>
      <w:r w:rsidR="00024A8A">
        <w:rPr>
          <w:rFonts w:ascii="Fb Fontext" w:hAnsi="Fb Fontext" w:hint="cs"/>
          <w:rtl/>
        </w:rPr>
        <w:t xml:space="preserve">: </w:t>
      </w:r>
      <w:r w:rsidR="00024A8A" w:rsidRPr="00024A8A">
        <w:rPr>
          <w:rStyle w:val="affffe"/>
          <w:rFonts w:hint="cs"/>
          <w:rtl/>
        </w:rPr>
        <w:t xml:space="preserve">לרב </w:t>
      </w:r>
      <w:r w:rsidR="00024A8A">
        <w:rPr>
          <w:rFonts w:ascii="Fb Fontext" w:hAnsi="Fb Fontext" w:hint="cs"/>
          <w:rtl/>
        </w:rPr>
        <w:t>בתשמיש אף דא</w:t>
      </w:r>
      <w:r w:rsidR="002B7BCC">
        <w:rPr>
          <w:rFonts w:ascii="Fb Fontext" w:hAnsi="Fb Fontext"/>
          <w:rtl/>
        </w:rPr>
        <w:t>"</w:t>
      </w:r>
      <w:r w:rsidR="00024A8A">
        <w:rPr>
          <w:rFonts w:ascii="Fb Fontext" w:hAnsi="Fb Fontext" w:hint="cs"/>
          <w:rtl/>
        </w:rPr>
        <w:t xml:space="preserve">א בפרנס. </w:t>
      </w:r>
      <w:r w:rsidR="00024A8A" w:rsidRPr="00024A8A">
        <w:rPr>
          <w:rStyle w:val="affffe"/>
          <w:rFonts w:hint="cs"/>
          <w:rtl/>
        </w:rPr>
        <w:t>ולשמואל</w:t>
      </w:r>
      <w:r w:rsidR="00024A8A">
        <w:rPr>
          <w:rStyle w:val="affffe"/>
          <w:rFonts w:hint="cs"/>
          <w:rtl/>
        </w:rPr>
        <w:t xml:space="preserve">: </w:t>
      </w:r>
      <w:r w:rsidR="00024A8A">
        <w:rPr>
          <w:rFonts w:ascii="Fb Fontext" w:hAnsi="Fb Fontext" w:hint="cs"/>
          <w:rtl/>
        </w:rPr>
        <w:t>במזונות דאפשר בפרנס</w:t>
      </w:r>
      <w:r w:rsidR="000568A6">
        <w:rPr>
          <w:rFonts w:ascii="Fb Fontext" w:hAnsi="Fb Fontext" w:hint="cs"/>
          <w:rtl/>
        </w:rPr>
        <w:t>.</w:t>
      </w:r>
    </w:p>
    <w:p w14:paraId="5F598D3C" w14:textId="77777777" w:rsidR="00AB7D20" w:rsidRPr="00F97732" w:rsidRDefault="00AB7D20" w:rsidP="003156E1">
      <w:pPr>
        <w:pStyle w:val="aff9"/>
        <w:rPr>
          <w:rtl/>
        </w:rPr>
      </w:pPr>
      <w:r w:rsidRPr="003156E1">
        <w:rPr>
          <w:rFonts w:hint="cs"/>
          <w:rtl/>
        </w:rPr>
        <w:t>׹</w:t>
      </w:r>
    </w:p>
    <w:p w14:paraId="098C2FA9" w14:textId="100198C8" w:rsidR="00AB7D20" w:rsidRPr="00BB1D8C" w:rsidRDefault="00AB7D20" w:rsidP="00AB7D20">
      <w:pPr>
        <w:rPr>
          <w:rFonts w:ascii="Fb Fontext" w:hAnsi="Fb Fontext"/>
          <w:spacing w:val="-4"/>
          <w:sz w:val="42"/>
          <w:rtl/>
        </w:rPr>
      </w:pPr>
      <w:r w:rsidRPr="00BB1D8C">
        <w:rPr>
          <w:rStyle w:val="affffe"/>
          <w:spacing w:val="-4"/>
          <w:rtl/>
        </w:rPr>
        <w:lastRenderedPageBreak/>
        <w:t xml:space="preserve">תנן: </w:t>
      </w:r>
      <w:r w:rsidRPr="00BB1D8C">
        <w:rPr>
          <w:rStyle w:val="affffc"/>
          <w:rtl/>
        </w:rPr>
        <w:t>המדיר אשתו שלא תטעום א</w:t>
      </w:r>
      <w:r w:rsidR="00BB1D8C" w:rsidRPr="00BB1D8C">
        <w:rPr>
          <w:rStyle w:val="affffc"/>
          <w:rFonts w:hint="cs"/>
          <w:rtl/>
        </w:rPr>
        <w:t>'</w:t>
      </w:r>
      <w:r w:rsidRPr="00BB1D8C">
        <w:rPr>
          <w:rStyle w:val="affffc"/>
          <w:rtl/>
        </w:rPr>
        <w:t xml:space="preserve"> מכל הפירות</w:t>
      </w:r>
      <w:r w:rsidRPr="00BB1D8C">
        <w:rPr>
          <w:rFonts w:ascii="Fb Fontext" w:hAnsi="Fb Fontext"/>
          <w:spacing w:val="-4"/>
          <w:sz w:val="42"/>
          <w:rtl/>
        </w:rPr>
        <w:t xml:space="preserve"> יוציא ויתן כתובה</w:t>
      </w:r>
    </w:p>
    <w:p w14:paraId="620D1958" w14:textId="23E98172" w:rsidR="00AB7D20" w:rsidRDefault="00AB7D20" w:rsidP="00BB1D8C">
      <w:pPr>
        <w:ind w:firstLine="0"/>
        <w:rPr>
          <w:rFonts w:ascii="Fb Fontext" w:hAnsi="Fb Fontext"/>
          <w:rtl/>
        </w:rPr>
      </w:pPr>
      <w:r w:rsidRPr="00024A8A">
        <w:rPr>
          <w:rStyle w:val="affffe"/>
          <w:rtl/>
        </w:rPr>
        <w:t>לרב</w:t>
      </w:r>
      <w:r w:rsidR="00BB1D8C">
        <w:rPr>
          <w:rStyle w:val="affffe"/>
          <w:rFonts w:hint="cs"/>
          <w:rtl/>
        </w:rPr>
        <w:t>:</w:t>
      </w:r>
      <w:r w:rsidRPr="00C35A2C">
        <w:rPr>
          <w:rFonts w:ascii="Fb Fontext" w:hAnsi="Fb Fontext"/>
          <w:rtl/>
        </w:rPr>
        <w:t xml:space="preserve"> </w:t>
      </w:r>
      <w:r w:rsidR="009B07DE">
        <w:rPr>
          <w:rFonts w:ascii="Fb Fontext" w:hAnsi="Fb Fontext" w:hint="cs"/>
          <w:rtl/>
        </w:rPr>
        <w:t xml:space="preserve">כאן </w:t>
      </w:r>
      <w:r w:rsidR="009B07DE" w:rsidRPr="009B07DE">
        <w:rPr>
          <w:rStyle w:val="afffff0"/>
          <w:rFonts w:hint="cs"/>
          <w:rtl/>
        </w:rPr>
        <w:t>מתני'</w:t>
      </w:r>
      <w:r w:rsidRPr="00C35A2C">
        <w:rPr>
          <w:rFonts w:ascii="Fb Fontext" w:hAnsi="Fb Fontext"/>
          <w:rtl/>
        </w:rPr>
        <w:t xml:space="preserve"> בסתם </w:t>
      </w:r>
      <w:r w:rsidRPr="009B07DE">
        <w:rPr>
          <w:rStyle w:val="afffff0"/>
          <w:rtl/>
        </w:rPr>
        <w:t>דיוציא,</w:t>
      </w:r>
      <w:r w:rsidRPr="00C35A2C">
        <w:rPr>
          <w:rFonts w:ascii="Fb Fontext" w:hAnsi="Fb Fontext"/>
          <w:rtl/>
        </w:rPr>
        <w:t xml:space="preserve"> כאן </w:t>
      </w:r>
      <w:r w:rsidR="009B07DE" w:rsidRPr="009B07DE">
        <w:rPr>
          <w:rStyle w:val="afffff0"/>
          <w:rFonts w:hint="cs"/>
          <w:rtl/>
        </w:rPr>
        <w:t>ב</w:t>
      </w:r>
      <w:r w:rsidR="002B7BCC">
        <w:rPr>
          <w:rStyle w:val="afffff0"/>
          <w:rtl/>
        </w:rPr>
        <w:t>"</w:t>
      </w:r>
      <w:r w:rsidR="009B07DE" w:rsidRPr="009B07DE">
        <w:rPr>
          <w:rStyle w:val="afffff0"/>
          <w:rFonts w:hint="cs"/>
          <w:rtl/>
        </w:rPr>
        <w:t>ש וב</w:t>
      </w:r>
      <w:r w:rsidR="002B7BCC">
        <w:rPr>
          <w:rStyle w:val="afffff0"/>
          <w:rtl/>
        </w:rPr>
        <w:t>"</w:t>
      </w:r>
      <w:r w:rsidR="009B07DE" w:rsidRPr="009B07DE">
        <w:rPr>
          <w:rStyle w:val="afffff0"/>
          <w:rFonts w:hint="cs"/>
          <w:rtl/>
        </w:rPr>
        <w:t>ה</w:t>
      </w:r>
      <w:r w:rsidR="009B07DE">
        <w:rPr>
          <w:rStyle w:val="afffff0"/>
          <w:rFonts w:hint="cs"/>
          <w:rtl/>
        </w:rPr>
        <w:t xml:space="preserve"> </w:t>
      </w:r>
      <w:r w:rsidRPr="00C35A2C">
        <w:rPr>
          <w:rFonts w:ascii="Fb Fontext" w:hAnsi="Fb Fontext"/>
          <w:rtl/>
        </w:rPr>
        <w:t>במפרש,</w:t>
      </w:r>
    </w:p>
    <w:p w14:paraId="2B923297" w14:textId="4925855B" w:rsidR="00AB7D20" w:rsidRDefault="00AB7D20" w:rsidP="00BB1D8C">
      <w:pPr>
        <w:ind w:firstLine="0"/>
        <w:rPr>
          <w:rFonts w:ascii="Fb Fontext" w:hAnsi="Fb Fontext"/>
          <w:rtl/>
        </w:rPr>
      </w:pPr>
      <w:r w:rsidRPr="00024A8A">
        <w:rPr>
          <w:rStyle w:val="affffe"/>
          <w:rtl/>
        </w:rPr>
        <w:t>לשמואל</w:t>
      </w:r>
      <w:r w:rsidR="00BB1D8C">
        <w:rPr>
          <w:rFonts w:ascii="Fb Fontext" w:hAnsi="Fb Fontext" w:hint="cs"/>
          <w:rtl/>
        </w:rPr>
        <w:t xml:space="preserve">: </w:t>
      </w:r>
      <w:r w:rsidR="00024A8A">
        <w:rPr>
          <w:rFonts w:ascii="Fb Fontext" w:hAnsi="Fb Fontext" w:hint="cs"/>
          <w:rtl/>
        </w:rPr>
        <w:t>ב</w:t>
      </w:r>
      <w:r w:rsidRPr="00C35A2C">
        <w:rPr>
          <w:rFonts w:ascii="Fb Fontext" w:hAnsi="Fb Fontext"/>
          <w:rtl/>
        </w:rPr>
        <w:t>נדרה והוא קיים,</w:t>
      </w:r>
    </w:p>
    <w:p w14:paraId="22AB9ABB" w14:textId="77777777" w:rsidR="00AB7D20" w:rsidRPr="009B07DE" w:rsidRDefault="00AB7D20" w:rsidP="00AB7D20">
      <w:pPr>
        <w:rPr>
          <w:rStyle w:val="affffe"/>
          <w:rtl/>
        </w:rPr>
      </w:pPr>
      <w:r w:rsidRPr="00024A8A">
        <w:rPr>
          <w:rStyle w:val="affffe"/>
          <w:rtl/>
        </w:rPr>
        <w:t xml:space="preserve">וס"ל לר"מ: </w:t>
      </w:r>
      <w:r w:rsidRPr="00C35A2C">
        <w:rPr>
          <w:rFonts w:ascii="Fb Fontext" w:hAnsi="Fb Fontext"/>
          <w:sz w:val="42"/>
          <w:rtl/>
        </w:rPr>
        <w:t xml:space="preserve">הוא נותן אצבע בין שיניה. </w:t>
      </w:r>
      <w:r w:rsidRPr="009B07DE">
        <w:rPr>
          <w:rStyle w:val="affffe"/>
          <w:rtl/>
        </w:rPr>
        <w:t>וסתם מתני' כר"מ</w:t>
      </w:r>
    </w:p>
    <w:p w14:paraId="5769432C" w14:textId="2B7820CC" w:rsidR="00AB7D20" w:rsidRDefault="00AB7D20" w:rsidP="009B07DE">
      <w:pPr>
        <w:rPr>
          <w:rFonts w:ascii="Fb Fontext" w:hAnsi="Fb Fontext"/>
          <w:rtl/>
        </w:rPr>
      </w:pPr>
      <w:r w:rsidRPr="009B07DE">
        <w:rPr>
          <w:rStyle w:val="affffe"/>
          <w:rtl/>
        </w:rPr>
        <w:t>ו</w:t>
      </w:r>
      <w:r w:rsidR="009B07DE" w:rsidRPr="009B07DE">
        <w:rPr>
          <w:rStyle w:val="affffe"/>
          <w:rFonts w:hint="cs"/>
          <w:rtl/>
        </w:rPr>
        <w:t xml:space="preserve">התוספתא </w:t>
      </w:r>
      <w:r w:rsidRPr="009B07DE">
        <w:rPr>
          <w:rStyle w:val="affffe"/>
          <w:rtl/>
        </w:rPr>
        <w:t xml:space="preserve">צ"ל </w:t>
      </w:r>
      <w:r w:rsidR="009B07DE" w:rsidRPr="009B07DE">
        <w:rPr>
          <w:rStyle w:val="affffe"/>
          <w:rFonts w:hint="cs"/>
          <w:rtl/>
        </w:rPr>
        <w:t>כך:</w:t>
      </w:r>
      <w:r w:rsidR="009B07DE">
        <w:rPr>
          <w:rFonts w:ascii="Fb Fontext" w:hAnsi="Fb Fontext" w:hint="cs"/>
          <w:sz w:val="42"/>
          <w:rtl/>
        </w:rPr>
        <w:t xml:space="preserve"> </w:t>
      </w:r>
      <w:r w:rsidRPr="00C35A2C">
        <w:rPr>
          <w:rFonts w:ascii="Fb Fontext" w:hAnsi="Fb Fontext"/>
          <w:rtl/>
        </w:rPr>
        <w:t>האשה שנדרה בנזיר ושמע הבעל ולא הפר</w:t>
      </w:r>
    </w:p>
    <w:p w14:paraId="7C42D81B" w14:textId="1633E4D3" w:rsidR="00AB7D20" w:rsidRPr="00730169" w:rsidRDefault="00AB7D20" w:rsidP="00AB7D20">
      <w:pPr>
        <w:rPr>
          <w:rFonts w:ascii="Fb Fontext" w:hAnsi="Fb Fontext"/>
          <w:spacing w:val="-4"/>
          <w:rtl/>
        </w:rPr>
      </w:pPr>
      <w:r w:rsidRPr="00730169">
        <w:rPr>
          <w:rStyle w:val="affffe"/>
          <w:spacing w:val="-4"/>
          <w:rtl/>
        </w:rPr>
        <w:t xml:space="preserve">ר"מ ורבי יוסי: </w:t>
      </w:r>
      <w:r w:rsidRPr="00730169">
        <w:rPr>
          <w:rFonts w:ascii="Fb Fontext" w:hAnsi="Fb Fontext"/>
          <w:spacing w:val="-4"/>
          <w:rtl/>
        </w:rPr>
        <w:t>הוא נותן אצבע בין שיניה לפיכך אם רצה להפר מפר</w:t>
      </w:r>
      <w:r w:rsidR="000568A6">
        <w:rPr>
          <w:rFonts w:ascii="Fb Fontext" w:hAnsi="Fb Fontext" w:hint="cs"/>
          <w:spacing w:val="-4"/>
          <w:rtl/>
        </w:rPr>
        <w:t>,</w:t>
      </w:r>
    </w:p>
    <w:p w14:paraId="2B697DF1" w14:textId="7A45C43B" w:rsidR="00AB7D20" w:rsidRPr="00C35A2C" w:rsidRDefault="00AB7D20" w:rsidP="00AB7D20">
      <w:pPr>
        <w:ind w:firstLine="0"/>
        <w:rPr>
          <w:rFonts w:ascii="Fb Fontext" w:hAnsi="Fb Fontext" w:cs="Guttman Vilna"/>
          <w:b/>
          <w:bCs/>
          <w:sz w:val="42"/>
          <w:rtl/>
        </w:rPr>
      </w:pPr>
      <w:r w:rsidRPr="00C35A2C">
        <w:rPr>
          <w:rFonts w:ascii="Fb Fontext" w:hAnsi="Fb Fontext"/>
          <w:sz w:val="42"/>
          <w:rtl/>
        </w:rPr>
        <w:t>ואי אמר א"א באשה נדרנית יוציא ויתן כתובה</w:t>
      </w:r>
      <w:r w:rsidR="000568A6">
        <w:rPr>
          <w:rFonts w:ascii="Fb Fontext" w:hAnsi="Fb Fontext" w:hint="cs"/>
          <w:sz w:val="42"/>
          <w:rtl/>
        </w:rPr>
        <w:t>,</w:t>
      </w:r>
    </w:p>
    <w:p w14:paraId="7B1EA8D3" w14:textId="33F39295" w:rsidR="00AB7D20" w:rsidRDefault="00AB7D20" w:rsidP="00BB1D8C">
      <w:pPr>
        <w:rPr>
          <w:rFonts w:ascii="Fb Fontext" w:hAnsi="Fb Fontext"/>
          <w:sz w:val="42"/>
          <w:rtl/>
        </w:rPr>
      </w:pPr>
      <w:r w:rsidRPr="00024A8A">
        <w:rPr>
          <w:rStyle w:val="affffe"/>
          <w:rtl/>
        </w:rPr>
        <w:t>ר"י ור</w:t>
      </w:r>
      <w:r w:rsidR="00024A8A">
        <w:rPr>
          <w:rStyle w:val="affffe"/>
          <w:rFonts w:hint="cs"/>
          <w:rtl/>
        </w:rPr>
        <w:t>"א</w:t>
      </w:r>
      <w:r w:rsidRPr="00024A8A">
        <w:rPr>
          <w:rStyle w:val="affffe"/>
          <w:rtl/>
        </w:rPr>
        <w:t>:</w:t>
      </w:r>
      <w:r w:rsidRPr="00C35A2C">
        <w:rPr>
          <w:rFonts w:ascii="Fb Fontext" w:hAnsi="Fb Fontext"/>
          <w:sz w:val="42"/>
          <w:rtl/>
        </w:rPr>
        <w:t xml:space="preserve"> היא נתנה אצבע בין שיניה לפיכך אם רצה הבעל להפר יפר</w:t>
      </w:r>
      <w:r w:rsidR="000568A6">
        <w:rPr>
          <w:rFonts w:ascii="Fb Fontext" w:hAnsi="Fb Fontext" w:hint="cs"/>
          <w:sz w:val="42"/>
          <w:rtl/>
        </w:rPr>
        <w:t>,</w:t>
      </w:r>
      <w:r w:rsidR="00BB1D8C">
        <w:rPr>
          <w:rFonts w:ascii="Fb Fontext" w:hAnsi="Fb Fontext" w:hint="cs"/>
          <w:sz w:val="42"/>
          <w:rtl/>
        </w:rPr>
        <w:t xml:space="preserve"> </w:t>
      </w:r>
      <w:r w:rsidRPr="00C35A2C">
        <w:rPr>
          <w:rFonts w:ascii="Fb Fontext" w:hAnsi="Fb Fontext"/>
          <w:sz w:val="42"/>
          <w:rtl/>
        </w:rPr>
        <w:t>ואי אמר א"א באשה נדרנית תצא שלא בכתובה</w:t>
      </w:r>
      <w:r w:rsidR="000568A6">
        <w:rPr>
          <w:rFonts w:ascii="Fb Fontext" w:hAnsi="Fb Fontext" w:hint="cs"/>
          <w:sz w:val="42"/>
          <w:rtl/>
        </w:rPr>
        <w:t>,</w:t>
      </w:r>
    </w:p>
    <w:p w14:paraId="78D13936" w14:textId="77777777" w:rsidR="00E268F4" w:rsidRDefault="00AB7D20" w:rsidP="00AB7D20">
      <w:pPr>
        <w:rPr>
          <w:rFonts w:ascii="Fb Fontext" w:hAnsi="Fb Fontext"/>
          <w:sz w:val="42"/>
          <w:rtl/>
        </w:rPr>
      </w:pPr>
      <w:r w:rsidRPr="00024A8A">
        <w:rPr>
          <w:rStyle w:val="affffe"/>
          <w:rtl/>
        </w:rPr>
        <w:t xml:space="preserve">ואת"ל </w:t>
      </w:r>
      <w:r w:rsidRPr="009B07DE">
        <w:rPr>
          <w:rStyle w:val="affffe"/>
          <w:rtl/>
        </w:rPr>
        <w:t>זוגי קתני</w:t>
      </w:r>
      <w:r w:rsidR="009B07DE">
        <w:rPr>
          <w:rStyle w:val="affffe"/>
          <w:rFonts w:hint="cs"/>
          <w:rtl/>
        </w:rPr>
        <w:t>:</w:t>
      </w:r>
      <w:r w:rsidRPr="0027535E">
        <w:rPr>
          <w:rStyle w:val="affffe"/>
          <w:rtl/>
        </w:rPr>
        <w:t xml:space="preserve"> ר"מ ור"א </w:t>
      </w:r>
      <w:r w:rsidRPr="00C35A2C">
        <w:rPr>
          <w:rFonts w:ascii="Fb Fontext" w:hAnsi="Fb Fontext"/>
          <w:sz w:val="42"/>
          <w:rtl/>
        </w:rPr>
        <w:t xml:space="preserve">היא נתנה </w:t>
      </w:r>
      <w:r w:rsidRPr="0027535E">
        <w:rPr>
          <w:rStyle w:val="affffe"/>
          <w:rtl/>
        </w:rPr>
        <w:t xml:space="preserve">ר"י ורבי יוסי </w:t>
      </w:r>
      <w:r w:rsidRPr="00C35A2C">
        <w:rPr>
          <w:rFonts w:ascii="Fb Fontext" w:hAnsi="Fb Fontext"/>
          <w:sz w:val="42"/>
          <w:rtl/>
        </w:rPr>
        <w:t>הוא נותן</w:t>
      </w:r>
      <w:r w:rsidR="00E268F4">
        <w:rPr>
          <w:rFonts w:ascii="Fb Fontext" w:hAnsi="Fb Fontext"/>
          <w:sz w:val="42"/>
          <w:rtl/>
        </w:rPr>
        <w:t>,</w:t>
      </w:r>
    </w:p>
    <w:p w14:paraId="3D2AC5BD" w14:textId="37D17062" w:rsidR="00AB7D20" w:rsidRPr="00F97732" w:rsidRDefault="009B07DE" w:rsidP="00381110">
      <w:pPr>
        <w:rPr>
          <w:rtl/>
        </w:rPr>
      </w:pPr>
      <w:r>
        <w:rPr>
          <w:rFonts w:ascii="Fb Fontext" w:hAnsi="Fb Fontext" w:hint="cs"/>
          <w:sz w:val="42"/>
          <w:rtl/>
        </w:rPr>
        <w:t>ו</w:t>
      </w:r>
      <w:r>
        <w:rPr>
          <w:rFonts w:ascii="Fb Fontext" w:hAnsi="Fb Fontext"/>
          <w:sz w:val="42"/>
          <w:rtl/>
        </w:rPr>
        <w:t xml:space="preserve">סתמא דלא </w:t>
      </w:r>
      <w:r>
        <w:rPr>
          <w:rStyle w:val="affffe"/>
          <w:rFonts w:ascii="Fb Fontext" w:hAnsi="Fb Fontext"/>
          <w:sz w:val="42"/>
          <w:rtl/>
          <w:rPrChange w:id="9226" w:author="מנוע אמוראים" w:date="2026-10-05T16:41:40Z">
            <w:rPr>
              <w:rFonts w:ascii="Fb Fontext" w:hAnsi="Fb Fontext"/>
              <w:sz w:val="42"/>
              <w:rtl/>
            </w:rPr>
          </w:rPrChange>
        </w:rPr>
        <w:t xml:space="preserve">כר"מ</w:t>
      </w:r>
      <w:r w:rsidR="00381110">
        <w:rPr>
          <w:rFonts w:hint="cs"/>
          <w:rtl/>
        </w:rPr>
        <w:t>.</w:t>
      </w:r>
    </w:p>
    <w:p w14:paraId="2CF0C2F8" w14:textId="77777777" w:rsidR="00AB7D20" w:rsidRPr="00C35A2C" w:rsidRDefault="00AB7D20" w:rsidP="00E26091">
      <w:pPr>
        <w:pStyle w:val="afff"/>
        <w:framePr w:wrap="around"/>
        <w:rPr>
          <w:rtl/>
        </w:rPr>
      </w:pPr>
      <w:bookmarkStart w:id="546" w:name="_Toc119353338"/>
      <w:r w:rsidRPr="00C35A2C">
        <w:rPr>
          <w:rFonts w:hint="cs"/>
          <w:rtl/>
        </w:rPr>
        <w:t>עא:</w:t>
      </w:r>
      <w:bookmarkEnd w:id="546"/>
    </w:p>
    <w:p w14:paraId="2B747FBC" w14:textId="77777777" w:rsidR="00AB7D20" w:rsidRPr="00C54C7E" w:rsidRDefault="00AB7D20" w:rsidP="00C54C7E">
      <w:pPr>
        <w:pStyle w:val="afffd"/>
        <w:rPr>
          <w:rtl/>
        </w:rPr>
      </w:pPr>
      <w:ins w:id="9932" w:author="מספור קטעי משנה" w:date="2026-10-06T06:45:30Z">
        <w:r>
          <w:rPr>
            <w:rStyle w:val="MisparKeta"/>
          </w:rPr>
          <w:t xml:space="preserve">א. </w:t>
        </w:r>
      </w:ins>
      <w:bookmarkStart w:id="547" w:name="_Toc119353339"/>
      <w:r w:rsidRPr="00C54C7E">
        <w:rPr>
          <w:rFonts w:hint="cs"/>
          <w:rtl/>
        </w:rPr>
        <w:t>שלא תתקשט וכו' ר' יוסי אומר: בעניות - שלא נתן קצבה,</w:t>
      </w:r>
      <w:bookmarkEnd w:id="547"/>
    </w:p>
    <w:p w14:paraId="2F550865" w14:textId="1DDDAF5B" w:rsidR="00AB7D20" w:rsidRPr="0027535E" w:rsidRDefault="00AB7D20" w:rsidP="00AB7D20">
      <w:pPr>
        <w:rPr>
          <w:rStyle w:val="afffff0"/>
          <w:rtl/>
        </w:rPr>
      </w:pPr>
      <w:r w:rsidRPr="0027535E">
        <w:rPr>
          <w:rStyle w:val="affffe"/>
          <w:rtl/>
        </w:rPr>
        <w:t>אלמא לרבי יוסי</w:t>
      </w:r>
      <w:r w:rsidRPr="00C35A2C">
        <w:rPr>
          <w:rFonts w:ascii="Fb Fontext" w:hAnsi="Fb Fontext"/>
          <w:sz w:val="42"/>
          <w:rtl/>
        </w:rPr>
        <w:t xml:space="preserve"> אם רצה הבעל </w:t>
      </w:r>
      <w:r w:rsidR="0027535E">
        <w:rPr>
          <w:rFonts w:ascii="Fb Fontext" w:hAnsi="Fb Fontext" w:hint="cs"/>
          <w:sz w:val="42"/>
          <w:rtl/>
        </w:rPr>
        <w:t>יכול לה</w:t>
      </w:r>
      <w:r w:rsidRPr="00C35A2C">
        <w:rPr>
          <w:rFonts w:ascii="Fb Fontext" w:hAnsi="Fb Fontext"/>
          <w:sz w:val="42"/>
          <w:rtl/>
        </w:rPr>
        <w:t>פר</w:t>
      </w:r>
      <w:r w:rsidRPr="0027535E">
        <w:rPr>
          <w:rStyle w:val="afffff0"/>
          <w:rtl/>
        </w:rPr>
        <w:t xml:space="preserve"> [דנדרי עינוי נפש הוא]</w:t>
      </w:r>
    </w:p>
    <w:p w14:paraId="6C2FCDE6" w14:textId="77777777" w:rsidR="00AB7D20" w:rsidRPr="00730169" w:rsidRDefault="00AB7D20" w:rsidP="00AB7D20">
      <w:pPr>
        <w:rPr>
          <w:rFonts w:ascii="Fb Fontext" w:hAnsi="Fb Fontext"/>
          <w:spacing w:val="-2"/>
          <w:sz w:val="42"/>
          <w:rtl/>
        </w:rPr>
      </w:pPr>
      <w:r w:rsidRPr="00730169">
        <w:rPr>
          <w:rStyle w:val="affffe"/>
          <w:rtl/>
        </w:rPr>
        <w:t xml:space="preserve">והך דחזי' </w:t>
      </w:r>
      <w:r w:rsidRPr="00730169">
        <w:rPr>
          <w:rFonts w:ascii="Fb Fontext" w:hAnsi="Fb Fontext"/>
          <w:spacing w:val="-2"/>
          <w:sz w:val="42"/>
          <w:rtl/>
        </w:rPr>
        <w:t>דאלו דברים שהבעל מיפר, דברים שיש בהן עינוי נפש:</w:t>
      </w:r>
    </w:p>
    <w:p w14:paraId="00FAEE24" w14:textId="77777777" w:rsidR="00AB7D20" w:rsidRDefault="00AB7D20" w:rsidP="00AB7D20">
      <w:pPr>
        <w:ind w:firstLine="0"/>
        <w:rPr>
          <w:rFonts w:ascii="Fb Fontext" w:hAnsi="Fb Fontext"/>
          <w:sz w:val="42"/>
          <w:rtl/>
        </w:rPr>
      </w:pPr>
      <w:r w:rsidRPr="00C35A2C">
        <w:rPr>
          <w:rFonts w:ascii="Fb Fontext" w:hAnsi="Fb Fontext"/>
          <w:sz w:val="42"/>
          <w:rtl/>
        </w:rPr>
        <w:t>אם ארחץ אם לא ארחץ, אם אתקשט אם לא אתקשט;</w:t>
      </w:r>
    </w:p>
    <w:p w14:paraId="35B85506" w14:textId="13A98502" w:rsidR="00AB7D20" w:rsidRDefault="00AB7D20" w:rsidP="00FB387A">
      <w:pPr>
        <w:rPr>
          <w:rFonts w:ascii="Fb Fontext" w:hAnsi="Fb Fontext"/>
          <w:rtl/>
        </w:rPr>
      </w:pPr>
      <w:r w:rsidRPr="0027535E">
        <w:rPr>
          <w:rStyle w:val="affffe"/>
          <w:rtl/>
        </w:rPr>
        <w:t>רבי יוסי:</w:t>
      </w:r>
      <w:r w:rsidRPr="00C35A2C">
        <w:rPr>
          <w:rFonts w:ascii="Fb Fontext" w:hAnsi="Fb Fontext"/>
          <w:sz w:val="42"/>
          <w:rtl/>
        </w:rPr>
        <w:t xml:space="preserve"> אין אלו נדרי עינוי נפש,</w:t>
      </w:r>
      <w:r w:rsidR="00FB387A">
        <w:rPr>
          <w:rFonts w:ascii="Fb Fontext" w:hAnsi="Fb Fontext" w:hint="cs"/>
          <w:rtl/>
        </w:rPr>
        <w:t xml:space="preserve"> </w:t>
      </w:r>
      <w:r w:rsidRPr="00C35A2C">
        <w:rPr>
          <w:rFonts w:ascii="Fb Fontext" w:hAnsi="Fb Fontext"/>
          <w:rtl/>
        </w:rPr>
        <w:t>ואלו הן נדרי עינוי נפש: שלא אוכל בשר, ושלא אשתה יין, ושלא אתקשט בבגדי צבעונין.</w:t>
      </w:r>
    </w:p>
    <w:p w14:paraId="7BA293C1" w14:textId="2C3C33E7" w:rsidR="00AB7D20" w:rsidRDefault="00AB7D20" w:rsidP="00AB7D20">
      <w:pPr>
        <w:rPr>
          <w:rFonts w:ascii="Fb Fontext" w:hAnsi="Fb Fontext"/>
          <w:sz w:val="42"/>
          <w:rtl/>
        </w:rPr>
      </w:pPr>
      <w:r w:rsidRPr="0027535E">
        <w:rPr>
          <w:rStyle w:val="affffe"/>
          <w:rtl/>
        </w:rPr>
        <w:t>הב"ע -</w:t>
      </w:r>
      <w:r w:rsidRPr="00C35A2C">
        <w:rPr>
          <w:rFonts w:ascii="Fb Fontext" w:hAnsi="Fb Fontext"/>
          <w:sz w:val="42"/>
          <w:rtl/>
        </w:rPr>
        <w:t xml:space="preserve"> בדברים</w:t>
      </w:r>
      <w:r w:rsidRPr="0027535E">
        <w:rPr>
          <w:rStyle w:val="afffff0"/>
          <w:rtl/>
        </w:rPr>
        <w:t xml:space="preserve"> [קישוט]</w:t>
      </w:r>
      <w:r w:rsidRPr="00C35A2C">
        <w:rPr>
          <w:rFonts w:ascii="Fb Fontext" w:hAnsi="Fb Fontext"/>
          <w:sz w:val="42"/>
          <w:rtl/>
        </w:rPr>
        <w:t xml:space="preserve"> שבינו לבינה. ולכן יכול להפר</w:t>
      </w:r>
      <w:r w:rsidR="000568A6">
        <w:rPr>
          <w:rFonts w:ascii="Fb Fontext" w:hAnsi="Fb Fontext" w:hint="cs"/>
          <w:sz w:val="42"/>
          <w:rtl/>
        </w:rPr>
        <w:t>,</w:t>
      </w:r>
    </w:p>
    <w:p w14:paraId="156C619D" w14:textId="77777777" w:rsidR="0027535E" w:rsidRPr="00730169" w:rsidRDefault="00AB7D20" w:rsidP="0027535E">
      <w:pPr>
        <w:rPr>
          <w:spacing w:val="-4"/>
          <w:rtl/>
        </w:rPr>
      </w:pPr>
      <w:r w:rsidRPr="00730169">
        <w:rPr>
          <w:rStyle w:val="affffe"/>
          <w:spacing w:val="-4"/>
          <w:rtl/>
        </w:rPr>
        <w:t xml:space="preserve">ולמ"ד דברים שבינו לבינה אין הבעל מיפר </w:t>
      </w:r>
      <w:r>
        <w:rPr>
          <w:rStyle w:val="afffff0"/>
          <w:spacing w:val="-4"/>
          <w:rtl/>
        </w:rPr>
        <w:t xml:space="preserve">[</w:t>
      </w:r>
      <w:r>
        <w:rPr>
          <w:rStyle w:val="affffe"/>
          <w:spacing w:val="-4"/>
          <w:rtl/>
          <w:rPrChange w:id="9227" w:author="מנוע אמוראים" w:date="2026-10-05T16:41:40Z">
            <w:rPr>
              <w:rStyle w:val="afffff0"/>
              <w:spacing w:val="-4"/>
              <w:rtl/>
            </w:rPr>
          </w:rPrChange>
        </w:rPr>
        <w:t xml:space="preserve">ראב"א</w:t>
      </w:r>
      <w:r w:rsidR="0027535E" w:rsidRPr="00730169">
        <w:rPr>
          <w:rStyle w:val="afffff0"/>
          <w:rFonts w:hint="cs"/>
          <w:spacing w:val="-4"/>
          <w:rtl/>
        </w:rPr>
        <w:t>:</w:t>
      </w:r>
      <w:r w:rsidRPr="00730169">
        <w:rPr>
          <w:rStyle w:val="afffff0"/>
          <w:spacing w:val="-4"/>
          <w:rtl/>
        </w:rPr>
        <w:t xml:space="preserve"> שלא מצינו שועל שמת בחורו]</w:t>
      </w:r>
    </w:p>
    <w:p w14:paraId="76717439" w14:textId="00E0A5BC" w:rsidR="00AB7D20" w:rsidRDefault="00AB7D20" w:rsidP="0027535E">
      <w:pPr>
        <w:rPr>
          <w:rtl/>
        </w:rPr>
      </w:pPr>
      <w:r>
        <w:rPr>
          <w:rtl/>
        </w:rPr>
        <w:t xml:space="preserve">- </w:t>
      </w:r>
      <w:r w:rsidRPr="0027535E">
        <w:rPr>
          <w:rtl/>
        </w:rPr>
        <w:t>מיירי</w:t>
      </w:r>
      <w:r w:rsidRPr="00CA108A">
        <w:rPr>
          <w:rFonts w:cs="PFT_Frank"/>
          <w:b/>
          <w:bCs/>
          <w:szCs w:val="14"/>
          <w:rtl/>
        </w:rPr>
        <w:t xml:space="preserve"> דתלתה </w:t>
      </w:r>
      <w:r w:rsidR="0027535E" w:rsidRPr="00CA108A">
        <w:rPr>
          <w:rFonts w:cs="PFT_Frank" w:hint="cs"/>
          <w:b/>
          <w:bCs/>
          <w:szCs w:val="14"/>
          <w:rtl/>
        </w:rPr>
        <w:t>ה</w:t>
      </w:r>
      <w:r w:rsidRPr="00CA108A">
        <w:rPr>
          <w:rFonts w:cs="PFT_Frank"/>
          <w:b/>
          <w:bCs/>
          <w:szCs w:val="14"/>
          <w:rtl/>
        </w:rPr>
        <w:t>קישוט בתשמיש</w:t>
      </w:r>
      <w:r w:rsidRPr="0027535E">
        <w:rPr>
          <w:rtl/>
        </w:rPr>
        <w:t xml:space="preserve"> </w:t>
      </w:r>
      <w:r w:rsidRPr="00C35A2C">
        <w:rPr>
          <w:rtl/>
        </w:rPr>
        <w:t>דאמרה יאסר הנאת תשמישךָ עלי אם אתקשט;</w:t>
      </w:r>
    </w:p>
    <w:p w14:paraId="7984B4AD" w14:textId="77777777" w:rsidR="00AB7D20" w:rsidRDefault="00AB7D20" w:rsidP="00AB7D20">
      <w:pPr>
        <w:rPr>
          <w:rFonts w:ascii="Fb Fontext" w:hAnsi="Fb Fontext"/>
          <w:sz w:val="42"/>
          <w:rtl/>
        </w:rPr>
      </w:pPr>
      <w:r w:rsidRPr="0027535E">
        <w:rPr>
          <w:rStyle w:val="affffe"/>
          <w:rtl/>
        </w:rPr>
        <w:t>כדר"כ:</w:t>
      </w:r>
      <w:r w:rsidRPr="00C35A2C">
        <w:rPr>
          <w:rFonts w:ascii="Fb Fontext" w:hAnsi="Fb Fontext"/>
          <w:sz w:val="42"/>
          <w:rtl/>
        </w:rPr>
        <w:t xml:space="preserve"> הנאת תשמישי </w:t>
      </w:r>
      <w:r w:rsidRPr="00CA108A">
        <w:rPr>
          <w:rFonts w:cs="PFT_Frank"/>
          <w:b/>
          <w:bCs/>
          <w:szCs w:val="14"/>
          <w:rtl/>
        </w:rPr>
        <w:t xml:space="preserve">עָלֶיךָ </w:t>
      </w:r>
      <w:r w:rsidRPr="00C35A2C">
        <w:rPr>
          <w:rFonts w:ascii="Fb Fontext" w:hAnsi="Fb Fontext"/>
          <w:sz w:val="42"/>
          <w:rtl/>
        </w:rPr>
        <w:t>-כופָה ומשמשתו,</w:t>
      </w:r>
    </w:p>
    <w:p w14:paraId="7314485B" w14:textId="2A9BDDD8" w:rsidR="00AB7D20" w:rsidRPr="00730169" w:rsidRDefault="00AB7D20" w:rsidP="00AB7D20">
      <w:pPr>
        <w:rPr>
          <w:rFonts w:ascii="Fb Fontext" w:hAnsi="Fb Fontext" w:cs="Guttman Vilna"/>
          <w:b/>
          <w:bCs/>
          <w:spacing w:val="-2"/>
          <w:rtl/>
        </w:rPr>
      </w:pPr>
      <w:r w:rsidRPr="00730169">
        <w:rPr>
          <w:rFonts w:ascii="Fb Fontext" w:hAnsi="Fb Fontext"/>
          <w:spacing w:val="-2"/>
          <w:sz w:val="42"/>
          <w:rtl/>
        </w:rPr>
        <w:t xml:space="preserve">   הנאת תשמישךָ </w:t>
      </w:r>
      <w:r w:rsidRPr="00730169">
        <w:rPr>
          <w:rFonts w:cs="PFT_Frank"/>
          <w:b/>
          <w:bCs/>
          <w:spacing w:val="-2"/>
          <w:szCs w:val="14"/>
          <w:rtl/>
        </w:rPr>
        <w:t>עלי -</w:t>
      </w:r>
      <w:r w:rsidRPr="00730169">
        <w:rPr>
          <w:rFonts w:ascii="Fb Fontext" w:hAnsi="Fb Fontext"/>
          <w:spacing w:val="-2"/>
          <w:sz w:val="42"/>
          <w:rtl/>
        </w:rPr>
        <w:t xml:space="preserve">יפר </w:t>
      </w:r>
      <w:r w:rsidR="0027535E" w:rsidRPr="00730169">
        <w:rPr>
          <w:rFonts w:ascii="Fb Fontext" w:hAnsi="Fb Fontext" w:hint="cs"/>
          <w:spacing w:val="-2"/>
          <w:sz w:val="42"/>
          <w:rtl/>
        </w:rPr>
        <w:t>-</w:t>
      </w:r>
      <w:r w:rsidRPr="00730169">
        <w:rPr>
          <w:rFonts w:ascii="Fb Fontext" w:hAnsi="Fb Fontext"/>
          <w:spacing w:val="-2"/>
          <w:sz w:val="42"/>
          <w:rtl/>
        </w:rPr>
        <w:t>שאין מאכילין לאדם דבר האסור לו.</w:t>
      </w:r>
    </w:p>
    <w:p w14:paraId="6C28C078" w14:textId="77777777" w:rsidR="00AB7D20" w:rsidRPr="00C35A2C" w:rsidRDefault="00AB7D20" w:rsidP="00AB7D20">
      <w:pPr>
        <w:rPr>
          <w:rFonts w:ascii="Fb Fontext" w:hAnsi="Fb Fontext"/>
          <w:rtl/>
        </w:rPr>
      </w:pPr>
      <w:r w:rsidRPr="00C35A2C">
        <w:rPr>
          <w:rFonts w:ascii="Fb Fontext" w:hAnsi="Fb Fontext"/>
          <w:sz w:val="42"/>
          <w:rtl/>
        </w:rPr>
        <w:t xml:space="preserve">וא"א דלא תתקשט ולא תאסר דא"כ קרו לה מנוולת </w:t>
      </w:r>
      <w:r w:rsidRPr="0027535E">
        <w:rPr>
          <w:rStyle w:val="afffff0"/>
          <w:rtl/>
        </w:rPr>
        <w:t>[ומתוך כך תבוא להתקשט].</w:t>
      </w:r>
    </w:p>
    <w:p w14:paraId="726CADB5" w14:textId="10B86517" w:rsidR="00AB7D20" w:rsidRDefault="00AB7D20" w:rsidP="00AB7D20">
      <w:pPr>
        <w:rPr>
          <w:rFonts w:ascii="Fb Fontext" w:hAnsi="Fb Fontext"/>
          <w:rtl/>
        </w:rPr>
      </w:pPr>
      <w:r w:rsidRPr="00C35A2C">
        <w:rPr>
          <w:rFonts w:ascii="Fb Fontext" w:hAnsi="Fb Fontext"/>
          <w:rtl/>
        </w:rPr>
        <w:lastRenderedPageBreak/>
        <w:t xml:space="preserve">וא"א דתתקשט ותאסר, </w:t>
      </w:r>
      <w:r w:rsidRPr="0027535E">
        <w:rPr>
          <w:rStyle w:val="affffe"/>
          <w:rtl/>
        </w:rPr>
        <w:t xml:space="preserve">לב"ש </w:t>
      </w:r>
      <w:r w:rsidRPr="00C35A2C">
        <w:rPr>
          <w:rFonts w:ascii="Fb Fontext" w:hAnsi="Fb Fontext"/>
          <w:rtl/>
        </w:rPr>
        <w:t xml:space="preserve">ב' שבתות, </w:t>
      </w:r>
      <w:r w:rsidRPr="0027535E">
        <w:rPr>
          <w:rStyle w:val="affffe"/>
          <w:rtl/>
        </w:rPr>
        <w:t>ולב"ה</w:t>
      </w:r>
      <w:r w:rsidRPr="00C35A2C">
        <w:rPr>
          <w:rFonts w:ascii="Fb Fontext" w:hAnsi="Fb Fontext"/>
          <w:rtl/>
        </w:rPr>
        <w:t xml:space="preserve"> שבת אחת</w:t>
      </w:r>
      <w:r w:rsidR="000568A6">
        <w:rPr>
          <w:rFonts w:ascii="Fb Fontext" w:hAnsi="Fb Fontext" w:hint="cs"/>
          <w:rtl/>
        </w:rPr>
        <w:t>,</w:t>
      </w:r>
    </w:p>
    <w:p w14:paraId="6EFED5FF" w14:textId="77777777" w:rsidR="00E268F4" w:rsidRDefault="00AB7D20" w:rsidP="0027535E">
      <w:pPr>
        <w:rPr>
          <w:rFonts w:ascii="Fb Fontext" w:hAnsi="Fb Fontext"/>
          <w:sz w:val="42"/>
          <w:rtl/>
        </w:rPr>
      </w:pPr>
      <w:r w:rsidRPr="0027535E">
        <w:rPr>
          <w:rStyle w:val="affffe"/>
          <w:rtl/>
        </w:rPr>
        <w:t xml:space="preserve">- ה"מ </w:t>
      </w:r>
      <w:r w:rsidR="0027535E">
        <w:rPr>
          <w:rStyle w:val="affffe"/>
          <w:rFonts w:hint="cs"/>
          <w:rtl/>
        </w:rPr>
        <w:t>במקום</w:t>
      </w:r>
      <w:r w:rsidRPr="0027535E">
        <w:rPr>
          <w:rStyle w:val="affffe"/>
          <w:rtl/>
        </w:rPr>
        <w:t xml:space="preserve"> שהוא </w:t>
      </w:r>
      <w:r>
        <w:rPr>
          <w:rFonts w:ascii="Fb Fontext" w:hAnsi="Fb Fontext"/>
          <w:sz w:val="42"/>
          <w:rtl/>
        </w:rPr>
        <w:t xml:space="preserve">נדר שסבורה שרק עתה </w:t>
      </w:r>
      <w:r w:rsidR="0027535E">
        <w:rPr>
          <w:rFonts w:ascii="Fb Fontext" w:hAnsi="Fb Fontext" w:hint="cs"/>
          <w:sz w:val="42"/>
          <w:rtl/>
        </w:rPr>
        <w:t>כועס ואח</w:t>
      </w:r>
      <w:r w:rsidR="002B7BCC">
        <w:rPr>
          <w:rFonts w:ascii="Fb Fontext" w:hAnsi="Fb Fontext"/>
          <w:sz w:val="42"/>
          <w:rtl/>
        </w:rPr>
        <w:t>"</w:t>
      </w:r>
      <w:r w:rsidR="0027535E">
        <w:rPr>
          <w:rFonts w:ascii="Fb Fontext" w:hAnsi="Fb Fontext" w:hint="cs"/>
          <w:sz w:val="42"/>
          <w:rtl/>
        </w:rPr>
        <w:t>כ ירגע</w:t>
      </w:r>
      <w:r w:rsidR="00E268F4">
        <w:rPr>
          <w:rFonts w:ascii="Fb Fontext" w:hAnsi="Fb Fontext" w:hint="cs"/>
          <w:sz w:val="42"/>
          <w:rtl/>
        </w:rPr>
        <w:t>,</w:t>
      </w:r>
    </w:p>
    <w:p w14:paraId="6066AA39" w14:textId="0D8CD61D" w:rsidR="00AB7D20" w:rsidRDefault="0027535E" w:rsidP="00381110">
      <w:pPr>
        <w:rPr>
          <w:rtl/>
        </w:rPr>
      </w:pPr>
      <w:r>
        <w:rPr>
          <w:rFonts w:ascii="Fb Fontext" w:hAnsi="Fb Fontext" w:hint="cs"/>
          <w:sz w:val="42"/>
          <w:rtl/>
        </w:rPr>
        <w:t xml:space="preserve"> </w:t>
      </w:r>
      <w:r w:rsidR="00AB7D20" w:rsidRPr="00C35A2C">
        <w:rPr>
          <w:rFonts w:ascii="Fb Fontext" w:hAnsi="Fb Fontext"/>
          <w:sz w:val="42"/>
          <w:rtl/>
        </w:rPr>
        <w:t xml:space="preserve">אבל </w:t>
      </w:r>
      <w:r w:rsidR="00287D14">
        <w:rPr>
          <w:rFonts w:ascii="Fb Fontext" w:hAnsi="Fb Fontext"/>
          <w:sz w:val="42"/>
          <w:rtl/>
        </w:rPr>
        <w:t>כאן</w:t>
      </w:r>
      <w:r w:rsidR="00AB7D20" w:rsidRPr="00C35A2C">
        <w:rPr>
          <w:rFonts w:ascii="Fb Fontext" w:hAnsi="Fb Fontext"/>
          <w:sz w:val="42"/>
          <w:rtl/>
        </w:rPr>
        <w:t xml:space="preserve"> דנדרה </w:t>
      </w:r>
      <w:r w:rsidR="00AB7D20">
        <w:rPr>
          <w:rFonts w:ascii="Fb Fontext" w:hAnsi="Fb Fontext" w:hint="cs"/>
          <w:sz w:val="42"/>
          <w:rtl/>
        </w:rPr>
        <w:t xml:space="preserve">היא </w:t>
      </w:r>
      <w:r w:rsidR="00AB7D20" w:rsidRPr="00C35A2C">
        <w:rPr>
          <w:rFonts w:ascii="Fb Fontext" w:hAnsi="Fb Fontext"/>
          <w:sz w:val="42"/>
          <w:rtl/>
        </w:rPr>
        <w:t>ושת</w:t>
      </w:r>
      <w:r w:rsidR="00AB7D20">
        <w:rPr>
          <w:rFonts w:ascii="Fb Fontext" w:hAnsi="Fb Fontext"/>
          <w:sz w:val="42"/>
          <w:rtl/>
        </w:rPr>
        <w:t>ק ס</w:t>
      </w:r>
      <w:r w:rsidR="00AB7D20">
        <w:rPr>
          <w:rFonts w:ascii="Fb Fontext" w:hAnsi="Fb Fontext" w:hint="cs"/>
          <w:sz w:val="42"/>
          <w:rtl/>
        </w:rPr>
        <w:t>"</w:t>
      </w:r>
      <w:r w:rsidR="00AB7D20" w:rsidRPr="00C35A2C">
        <w:rPr>
          <w:rFonts w:ascii="Fb Fontext" w:hAnsi="Fb Fontext"/>
          <w:sz w:val="42"/>
          <w:rtl/>
        </w:rPr>
        <w:t xml:space="preserve">ל: מדשתק, </w:t>
      </w:r>
      <w:r w:rsidR="00AB7D20">
        <w:rPr>
          <w:rFonts w:ascii="Fb Fontext" w:hAnsi="Fb Fontext" w:hint="cs"/>
          <w:sz w:val="42"/>
          <w:rtl/>
        </w:rPr>
        <w:t xml:space="preserve">הוא </w:t>
      </w:r>
      <w:r w:rsidR="00AB7D20" w:rsidRPr="00C35A2C">
        <w:rPr>
          <w:rFonts w:ascii="Fb Fontext" w:hAnsi="Fb Fontext"/>
          <w:sz w:val="42"/>
          <w:rtl/>
        </w:rPr>
        <w:t>שונא לי</w:t>
      </w:r>
      <w:r w:rsidR="00381110">
        <w:rPr>
          <w:rFonts w:ascii="Fb Fontext" w:hAnsi="Fb Fontext" w:hint="cs"/>
          <w:sz w:val="42"/>
          <w:rtl/>
        </w:rPr>
        <w:t>.</w:t>
      </w:r>
    </w:p>
    <w:p w14:paraId="5D9D44F7" w14:textId="77777777" w:rsidR="00AB7D20" w:rsidRPr="00C35A2C" w:rsidRDefault="00AB7D20" w:rsidP="00AB7D20">
      <w:pPr>
        <w:pStyle w:val="afffd"/>
        <w:rPr>
          <w:rtl/>
        </w:rPr>
      </w:pPr>
      <w:ins w:id="9933" w:author="מספור קטעי משנה" w:date="2026-10-06T06:45:30Z">
        <w:r>
          <w:rPr>
            <w:rStyle w:val="MisparKeta"/>
          </w:rPr>
          <w:t xml:space="preserve">א. </w:t>
        </w:r>
      </w:ins>
      <w:bookmarkStart w:id="548" w:name="_Toc119353340"/>
      <w:r w:rsidRPr="00C54C7E">
        <w:rPr>
          <w:rFonts w:hint="cs"/>
          <w:rtl/>
        </w:rPr>
        <w:t>רבי יוסי אומר: בעניות - שלא נתן קצבה</w:t>
      </w:r>
      <w:r w:rsidRPr="00C35A2C">
        <w:rPr>
          <w:rtl/>
          <w:rPrChange w:id="40004" w:author="Claude" w:date="2026-10-06T13:34:40Z">
            <w:rPr>
              <w:sz w:val="42"/>
              <w:rtl/>
            </w:rPr>
          </w:rPrChange>
        </w:rPr>
        <w:t>.</w:t>
      </w:r>
      <w:bookmarkEnd w:id="548"/>
    </w:p>
    <w:p w14:paraId="4A448EE3" w14:textId="2A8C9225" w:rsidR="00E268F4" w:rsidRDefault="00AB7D20" w:rsidP="0027535E">
      <w:pPr>
        <w:rPr>
          <w:rFonts w:ascii="Fb Fontext" w:hAnsi="Fb Fontext"/>
          <w:sz w:val="42"/>
          <w:rtl/>
        </w:rPr>
      </w:pPr>
      <w:r w:rsidRPr="00CA108A">
        <w:rPr>
          <w:rFonts w:ascii="Fb Fontext" w:hAnsi="Fb Fontext" w:cs="PFT_Frank"/>
          <w:b/>
          <w:bCs/>
          <w:szCs w:val="14"/>
          <w:rtl/>
        </w:rPr>
        <w:t>קצבה</w:t>
      </w:r>
      <w:r w:rsidRPr="00C35A2C">
        <w:rPr>
          <w:rFonts w:ascii="Fb Fontext" w:hAnsi="Fb Fontext"/>
          <w:rtl/>
        </w:rPr>
        <w:t>-</w:t>
      </w:r>
      <w:r w:rsidR="0027535E">
        <w:rPr>
          <w:rStyle w:val="affffe"/>
          <w:rFonts w:hint="cs"/>
          <w:rtl/>
        </w:rPr>
        <w:t>שמואל</w:t>
      </w:r>
      <w:r w:rsidRPr="0027535E">
        <w:rPr>
          <w:rStyle w:val="affffe"/>
          <w:rtl/>
        </w:rPr>
        <w:t>:</w:t>
      </w:r>
      <w:r w:rsidRPr="00C35A2C">
        <w:rPr>
          <w:rFonts w:ascii="Fb Fontext" w:hAnsi="Fb Fontext"/>
          <w:rtl/>
        </w:rPr>
        <w:t xml:space="preserve"> </w:t>
      </w:r>
      <w:r w:rsidRPr="00CA108A">
        <w:rPr>
          <w:rFonts w:ascii="Fb Fontext" w:hAnsi="Fb Fontext" w:cs="PFT_Frank"/>
          <w:b/>
          <w:bCs/>
          <w:szCs w:val="14"/>
          <w:rtl/>
        </w:rPr>
        <w:t>י"ב חדש,</w:t>
      </w:r>
      <w:r w:rsidR="00D95194">
        <w:rPr>
          <w:rFonts w:ascii="Fb Fontext" w:hAnsi="Fb Fontext" w:hint="cs"/>
          <w:rtl/>
        </w:rPr>
        <w:t xml:space="preserve"> </w:t>
      </w:r>
      <w:r w:rsidR="0027535E">
        <w:rPr>
          <w:rFonts w:ascii="Fb Fontext" w:hAnsi="Fb Fontext" w:hint="cs"/>
          <w:rtl/>
        </w:rPr>
        <w:t xml:space="preserve"> </w:t>
      </w:r>
      <w:r w:rsidRPr="0027535E">
        <w:rPr>
          <w:rStyle w:val="affffe"/>
          <w:rtl/>
        </w:rPr>
        <w:t>מרי"ו</w:t>
      </w:r>
      <w:r w:rsidRPr="00C35A2C">
        <w:rPr>
          <w:rFonts w:ascii="Fb Fontext" w:hAnsi="Fb Fontext"/>
          <w:sz w:val="42"/>
          <w:rtl/>
        </w:rPr>
        <w:t xml:space="preserve">: </w:t>
      </w:r>
      <w:r w:rsidRPr="00CA108A">
        <w:rPr>
          <w:rFonts w:ascii="Fb Fontext" w:hAnsi="Fb Fontext" w:cs="PFT_Frank"/>
          <w:b/>
          <w:bCs/>
          <w:sz w:val="42"/>
          <w:szCs w:val="14"/>
          <w:rtl/>
        </w:rPr>
        <w:t>עשר שנים</w:t>
      </w:r>
      <w:r w:rsidR="00E268F4">
        <w:rPr>
          <w:rFonts w:ascii="Fb Fontext" w:hAnsi="Fb Fontext" w:cs="PFT_Frank"/>
          <w:b/>
          <w:bCs/>
          <w:sz w:val="42"/>
          <w:szCs w:val="14"/>
          <w:rtl/>
        </w:rPr>
        <w:t>,</w:t>
      </w:r>
    </w:p>
    <w:p w14:paraId="3DCD1C68" w14:textId="41649212" w:rsidR="00AB7D20" w:rsidRPr="00C35A2C" w:rsidRDefault="00AB7D20" w:rsidP="0027535E">
      <w:pPr>
        <w:ind w:left="283" w:firstLine="57"/>
        <w:rPr>
          <w:rFonts w:ascii="Fb Fontext" w:hAnsi="Fb Fontext" w:cs="Guttman Vilna"/>
          <w:b/>
          <w:bCs/>
          <w:sz w:val="42"/>
          <w:rtl/>
        </w:rPr>
      </w:pPr>
      <w:r w:rsidRPr="0027535E">
        <w:rPr>
          <w:rStyle w:val="affffe"/>
          <w:rtl/>
        </w:rPr>
        <w:t>מאבימי:</w:t>
      </w:r>
      <w:r w:rsidRPr="00C35A2C">
        <w:rPr>
          <w:rFonts w:ascii="Fb Fontext" w:hAnsi="Fb Fontext"/>
          <w:sz w:val="42"/>
          <w:rtl/>
        </w:rPr>
        <w:t xml:space="preserve"> </w:t>
      </w:r>
      <w:r w:rsidRPr="00CA108A">
        <w:rPr>
          <w:rFonts w:ascii="Fb Fontext" w:hAnsi="Fb Fontext" w:cs="PFT_Frank"/>
          <w:b/>
          <w:bCs/>
          <w:sz w:val="42"/>
          <w:szCs w:val="14"/>
          <w:rtl/>
        </w:rPr>
        <w:t>רגל</w:t>
      </w:r>
      <w:r w:rsidRPr="00C35A2C">
        <w:rPr>
          <w:rFonts w:ascii="Fb Fontext" w:hAnsi="Fb Fontext"/>
          <w:sz w:val="42"/>
          <w:rtl/>
        </w:rPr>
        <w:t>-</w:t>
      </w:r>
      <w:r w:rsidRPr="0027535E">
        <w:rPr>
          <w:rStyle w:val="afffff0"/>
          <w:rtl/>
        </w:rPr>
        <w:t xml:space="preserve"> שכן בנות ישראל מתקשטות ברגל.</w:t>
      </w:r>
    </w:p>
    <w:p w14:paraId="6FC3FA85" w14:textId="648A7644" w:rsidR="00AB7D20" w:rsidRPr="00C32BFB" w:rsidRDefault="00AB7D20" w:rsidP="00C32BFB">
      <w:pPr>
        <w:ind w:left="0" w:firstLine="0"/>
        <w:rPr>
          <w:rFonts w:ascii="Fb Fontext" w:hAnsi="Fb Fontext" w:cs="Guttman Vilna"/>
          <w:b/>
          <w:bCs/>
          <w:spacing w:val="-2"/>
          <w:sz w:val="42"/>
          <w:rtl/>
        </w:rPr>
      </w:pPr>
      <w:bookmarkStart w:id="549" w:name="_Toc119353341"/>
      <w:r w:rsidRPr="00C32BFB">
        <w:rPr>
          <w:rStyle w:val="afffe"/>
          <w:rFonts w:hint="cs"/>
          <w:spacing w:val="-2"/>
          <w:rtl/>
        </w:rPr>
        <w:t>ובעשירות ל' יום.</w:t>
      </w:r>
      <w:bookmarkEnd w:id="549"/>
      <w:r w:rsidR="00C32BFB" w:rsidRPr="00C32BFB">
        <w:rPr>
          <w:rStyle w:val="affffe"/>
          <w:rFonts w:hint="cs"/>
          <w:rtl/>
        </w:rPr>
        <w:t xml:space="preserve"> </w:t>
      </w:r>
      <w:r w:rsidRPr="00C32BFB">
        <w:rPr>
          <w:rStyle w:val="affffe"/>
          <w:rtl/>
        </w:rPr>
        <w:t>אביי:</w:t>
      </w:r>
      <w:r w:rsidRPr="00C32BFB">
        <w:rPr>
          <w:rFonts w:ascii="Fb Fontext" w:hAnsi="Fb Fontext"/>
          <w:spacing w:val="-2"/>
          <w:sz w:val="42"/>
          <w:rtl/>
        </w:rPr>
        <w:t xml:space="preserve"> שאשה חשובה נהנית מריח קשוטיה ל' יום.</w:t>
      </w:r>
    </w:p>
    <w:p w14:paraId="48972D06" w14:textId="77777777" w:rsidR="00AB7D20" w:rsidRDefault="00AB7D20" w:rsidP="00C32BFB">
      <w:pPr>
        <w:pStyle w:val="afffff4"/>
        <w:rPr>
          <w:rtl/>
        </w:rPr>
      </w:pPr>
      <w:ins w:id="9934" w:author="מספור קטעי משנה" w:date="2026-10-06T06:45:30Z">
        <w:r>
          <w:rPr>
            <w:rStyle w:val="MisparKeta"/>
          </w:rPr>
          <w:t xml:space="preserve">ב. </w:t>
        </w:r>
      </w:ins>
      <w:bookmarkStart w:id="550" w:name="_Toc119353342"/>
      <w:r w:rsidRPr="00C35A2C">
        <w:rPr>
          <w:rFonts w:hint="cs"/>
          <w:rtl/>
        </w:rPr>
        <w:t>המדיר את אשתו שלא תלך לבית אביה,</w:t>
      </w:r>
      <w:bookmarkEnd w:id="550"/>
    </w:p>
    <w:p>
      <w:pPr>
        <w:pStyle w:val="MishnaBatzad"/>
        <w:rPr>
          <w:ins w:id="20464" w:author="קלוד" w:date="2026-10-06T10:09:07Z"/>
        </w:rPr>
      </w:pPr>
      <w:ins w:id="20463" w:author="קלוד" w:date="2026-10-06T10:09:07Z">
        <w:r>
          <w:t xml:space="preserve">משנה ד</w:t>
        </w:r>
      </w:ins>
    </w:p>
    <w:p w14:paraId="6AA709BB" w14:textId="43C01441" w:rsidR="00AB7D20" w:rsidRPr="00C32BFB" w:rsidRDefault="00AB7D20" w:rsidP="00AB7D20">
      <w:pPr>
        <w:pStyle w:val="afff5"/>
        <w:rPr>
          <w:b/>
          <w:spacing w:val="4"/>
          <w:rtl/>
        </w:rPr>
      </w:pPr>
      <w:r w:rsidRPr="00C32BFB">
        <w:rPr>
          <w:rFonts w:hint="cs"/>
          <w:b/>
          <w:spacing w:val="4"/>
          <w:rtl/>
        </w:rPr>
        <w:t>בזמן שעמה בעיר, חודש אחד יקיים, שנים יוציא ויתן כתובה.</w:t>
      </w:r>
    </w:p>
    <w:p w14:paraId="252D40DF" w14:textId="5553F695" w:rsidR="00AB7D20" w:rsidRPr="00730169" w:rsidRDefault="00AB7D20" w:rsidP="00AB7D20">
      <w:pPr>
        <w:pStyle w:val="afff5"/>
        <w:rPr>
          <w:b/>
          <w:spacing w:val="-2"/>
          <w:rtl/>
        </w:rPr>
      </w:pPr>
      <w:r w:rsidRPr="00730169">
        <w:rPr>
          <w:rFonts w:hint="cs"/>
          <w:b/>
          <w:spacing w:val="-2"/>
          <w:rtl/>
        </w:rPr>
        <w:t>בזמן שהוא בעיר אחרת, רגל אחד יקיים, שלשה יוציא ויתן כתובה.</w:t>
      </w:r>
    </w:p>
    <w:p w14:paraId="541E811A" w14:textId="77777777" w:rsidR="00AB7D20" w:rsidRDefault="00AB7D20" w:rsidP="00AB7D20">
      <w:pPr>
        <w:pStyle w:val="afff5"/>
        <w:rPr>
          <w:b/>
          <w:rtl/>
        </w:rPr>
      </w:pPr>
      <w:r w:rsidRPr="00C35A2C">
        <w:rPr>
          <w:rFonts w:hint="cs"/>
          <w:b/>
          <w:rtl/>
        </w:rPr>
        <w:t>המדיר את אשתו שלא תלך לבית האבל או לבית המשתה</w:t>
      </w:r>
    </w:p>
    <w:p w14:paraId="314BB756" w14:textId="3B0B9B87" w:rsidR="00AB7D20" w:rsidRDefault="007D62B5" w:rsidP="00AB7D20">
      <w:pPr>
        <w:pStyle w:val="afff5"/>
        <w:rPr>
          <w:b/>
          <w:rtl/>
        </w:rPr>
      </w:pPr>
      <w:r>
        <w:rPr>
          <w:rFonts w:hint="cs"/>
          <w:b/>
          <w:rtl/>
        </w:rPr>
        <w:t xml:space="preserve"> </w:t>
      </w:r>
      <w:r>
        <w:rPr>
          <w:b/>
          <w:rtl/>
        </w:rPr>
        <w:tab/>
      </w:r>
      <w:r w:rsidR="00AB7D20" w:rsidRPr="00C35A2C">
        <w:rPr>
          <w:rFonts w:hint="cs"/>
          <w:b/>
          <w:rtl/>
        </w:rPr>
        <w:t>- יוציא ויתן כתובה, מפני שנועל בפניה,</w:t>
      </w:r>
    </w:p>
    <w:p w14:paraId="40C51F81" w14:textId="77777777" w:rsidR="00AB7D20" w:rsidRPr="00C35A2C" w:rsidRDefault="00AB7D20" w:rsidP="00AB7D20">
      <w:pPr>
        <w:pStyle w:val="afff5"/>
        <w:rPr>
          <w:b/>
          <w:rtl/>
        </w:rPr>
      </w:pPr>
      <w:r w:rsidRPr="00C35A2C">
        <w:rPr>
          <w:rFonts w:hint="cs"/>
          <w:b/>
          <w:rtl/>
        </w:rPr>
        <w:t>ואם היה טוען משום דבר אחר - רשאי.</w:t>
      </w:r>
    </w:p>
    <w:p w14:paraId="655679B8" w14:textId="1936517F" w:rsidR="00AB7D20" w:rsidRPr="009419B6" w:rsidRDefault="0027535E" w:rsidP="00AB7D20">
      <w:pPr>
        <w:pStyle w:val="afff5"/>
        <w:rPr>
          <w:b/>
          <w:spacing w:val="4"/>
          <w:rtl/>
        </w:rPr>
      </w:pPr>
      <w:r w:rsidRPr="009419B6">
        <w:rPr>
          <w:rFonts w:hint="cs"/>
          <w:b/>
          <w:spacing w:val="4"/>
          <w:rtl/>
        </w:rPr>
        <w:t>א</w:t>
      </w:r>
      <w:r w:rsidR="002B7BCC" w:rsidRPr="009419B6">
        <w:rPr>
          <w:b/>
          <w:spacing w:val="4"/>
          <w:rtl/>
        </w:rPr>
        <w:t>"</w:t>
      </w:r>
      <w:r w:rsidRPr="009419B6">
        <w:rPr>
          <w:rFonts w:hint="cs"/>
          <w:b/>
          <w:spacing w:val="4"/>
          <w:rtl/>
        </w:rPr>
        <w:t xml:space="preserve">ל </w:t>
      </w:r>
      <w:r w:rsidR="00AB7D20" w:rsidRPr="009419B6">
        <w:rPr>
          <w:rFonts w:hint="cs"/>
          <w:b/>
          <w:spacing w:val="4"/>
          <w:rtl/>
        </w:rPr>
        <w:t>ע"מ שתאמרי לפלוני מה שאמרת לי או מה שאמרתי לך,</w:t>
      </w:r>
    </w:p>
    <w:p w14:paraId="41886A3A" w14:textId="77777777" w:rsidR="00AB7D20" w:rsidRPr="00C35A2C" w:rsidRDefault="00AB7D20" w:rsidP="00AB7D20">
      <w:pPr>
        <w:pStyle w:val="afff5"/>
        <w:rPr>
          <w:b/>
          <w:rtl/>
        </w:rPr>
      </w:pPr>
      <w:r w:rsidRPr="00C35A2C">
        <w:rPr>
          <w:rFonts w:hint="cs"/>
          <w:b/>
          <w:rtl/>
        </w:rPr>
        <w:t>או שתהא ממלאה ומערה לאשפה - יוציא ויתן כתובה.</w:t>
      </w:r>
    </w:p>
    <w:p w14:paraId="61F399CF" w14:textId="62DC7BCB" w:rsidR="00AB7D20" w:rsidRDefault="00AB7D20" w:rsidP="00AB7D20">
      <w:pPr>
        <w:rPr>
          <w:rFonts w:ascii="Fb Fontext" w:hAnsi="Fb Fontext"/>
          <w:sz w:val="42"/>
          <w:rtl/>
        </w:rPr>
      </w:pPr>
      <w:r w:rsidRPr="0027535E">
        <w:rPr>
          <w:rStyle w:val="affffe"/>
          <w:rtl/>
        </w:rPr>
        <w:t>והך דמדויק מסיפא</w:t>
      </w:r>
      <w:r w:rsidRPr="00C35A2C">
        <w:rPr>
          <w:rFonts w:ascii="Fb Fontext" w:hAnsi="Fb Fontext"/>
          <w:sz w:val="42"/>
          <w:rtl/>
        </w:rPr>
        <w:t xml:space="preserve"> דהא שנים יקיים</w:t>
      </w:r>
      <w:r w:rsidR="000568A6">
        <w:rPr>
          <w:rFonts w:ascii="Fb Fontext" w:hAnsi="Fb Fontext" w:hint="cs"/>
          <w:sz w:val="42"/>
          <w:rtl/>
        </w:rPr>
        <w:t>,</w:t>
      </w:r>
    </w:p>
    <w:p w14:paraId="59609322" w14:textId="2A497FC5" w:rsidR="00AB7D20" w:rsidRPr="00C35A2C" w:rsidRDefault="00C32BFB" w:rsidP="00AB7D20">
      <w:pPr>
        <w:rPr>
          <w:rFonts w:ascii="Fb Fontext" w:hAnsi="Fb Fontext"/>
          <w:rtl/>
        </w:rPr>
      </w:pPr>
      <w:r>
        <w:rPr>
          <w:rStyle w:val="affffe"/>
          <w:rFonts w:hint="cs"/>
          <w:rtl/>
        </w:rPr>
        <w:t xml:space="preserve">א. </w:t>
      </w:r>
      <w:r w:rsidR="00AB7D20" w:rsidRPr="0027535E">
        <w:rPr>
          <w:rStyle w:val="affffe"/>
          <w:rtl/>
        </w:rPr>
        <w:t xml:space="preserve">אביי: </w:t>
      </w:r>
      <w:r w:rsidR="00AB7D20" w:rsidRPr="00C35A2C">
        <w:rPr>
          <w:rFonts w:ascii="Fb Fontext" w:hAnsi="Fb Fontext"/>
          <w:rtl/>
        </w:rPr>
        <w:t xml:space="preserve">סיפא אתאן לכהנת </w:t>
      </w:r>
      <w:r w:rsidR="00AB7D20" w:rsidRPr="0027535E">
        <w:rPr>
          <w:rStyle w:val="affffe"/>
          <w:rtl/>
        </w:rPr>
        <w:t>ו</w:t>
      </w:r>
      <w:r w:rsidR="0027535E" w:rsidRPr="0027535E">
        <w:rPr>
          <w:rStyle w:val="affffe"/>
          <w:rFonts w:hint="cs"/>
          <w:rtl/>
        </w:rPr>
        <w:t>כ</w:t>
      </w:r>
      <w:r w:rsidR="00AB7D20" w:rsidRPr="0027535E">
        <w:rPr>
          <w:rStyle w:val="affffe"/>
          <w:rtl/>
        </w:rPr>
        <w:t>ר"י</w:t>
      </w:r>
      <w:r w:rsidR="0027535E">
        <w:rPr>
          <w:rStyle w:val="affffe"/>
          <w:rFonts w:hint="cs"/>
          <w:rtl/>
        </w:rPr>
        <w:t>,</w:t>
      </w:r>
    </w:p>
    <w:p w14:paraId="4C91DEF8" w14:textId="6913601C" w:rsidR="00E268F4" w:rsidRDefault="00C32BFB" w:rsidP="00AB7D20">
      <w:pPr>
        <w:rPr>
          <w:rtl/>
        </w:rPr>
      </w:pPr>
      <w:r>
        <w:rPr>
          <w:rStyle w:val="affffe"/>
          <w:rFonts w:hint="cs"/>
          <w:rtl/>
        </w:rPr>
        <w:t xml:space="preserve">ב. </w:t>
      </w:r>
      <w:r w:rsidR="00AB7D20" w:rsidRPr="0027535E">
        <w:rPr>
          <w:rStyle w:val="affffe"/>
          <w:rtl/>
        </w:rPr>
        <w:t>רב"ע:</w:t>
      </w:r>
      <w:r w:rsidR="00AB7D20" w:rsidRPr="00C35A2C">
        <w:rPr>
          <w:rFonts w:ascii="Fb Fontext" w:hAnsi="Fb Fontext"/>
          <w:sz w:val="42"/>
          <w:rtl/>
        </w:rPr>
        <w:t xml:space="preserve"> כאן ברדופה שנים יוציא</w:t>
      </w:r>
      <w:r w:rsidR="005A03BF">
        <w:rPr>
          <w:rFonts w:ascii="Fb Fontext" w:hAnsi="Fb Fontext" w:hint="cs"/>
          <w:sz w:val="42"/>
          <w:rtl/>
        </w:rPr>
        <w:t>,</w:t>
      </w:r>
      <w:r w:rsidR="00AB7D20" w:rsidRPr="00C35A2C">
        <w:rPr>
          <w:rFonts w:ascii="Fb Fontext" w:hAnsi="Fb Fontext"/>
          <w:sz w:val="42"/>
          <w:rtl/>
        </w:rPr>
        <w:t xml:space="preserve"> ובאינה רדופה שנים יקיים</w:t>
      </w:r>
      <w:r w:rsidR="00E268F4">
        <w:rPr>
          <w:rFonts w:ascii="Fb Fontext" w:hAnsi="Fb Fontext" w:hint="cs"/>
          <w:sz w:val="42"/>
          <w:rtl/>
        </w:rPr>
        <w:t>,</w:t>
      </w:r>
    </w:p>
    <w:p w14:paraId="64AB53F1" w14:textId="50ABA135" w:rsidR="00AB7D20" w:rsidRPr="00C35A2C" w:rsidRDefault="00AB7D20" w:rsidP="00C32BFB">
      <w:pPr>
        <w:rPr>
          <w:rFonts w:cs="Guttman Vilna"/>
          <w:b/>
          <w:bCs/>
          <w:rtl/>
        </w:rPr>
      </w:pPr>
      <w:bookmarkStart w:id="551" w:name="_Toc119353343"/>
      <w:r w:rsidRPr="00C54C7E">
        <w:rPr>
          <w:rStyle w:val="afffe"/>
          <w:rtl/>
        </w:rPr>
        <w:sym w:font="Wingdings 2" w:char="F096"/>
      </w:r>
      <w:bookmarkEnd w:id="551"/>
      <w:r w:rsidRPr="00C35A2C">
        <w:rPr>
          <w:rFonts w:ascii="Fb Fontext" w:hAnsi="Fb Fontext"/>
          <w:sz w:val="32"/>
          <w:rtl/>
        </w:rPr>
        <w:t xml:space="preserve"> </w:t>
      </w:r>
      <w:r w:rsidRPr="00AA2919">
        <w:rPr>
          <w:rStyle w:val="affffa"/>
          <w:rtl/>
        </w:rPr>
        <w:t>'אז הייתי בעיניו כמוצאת שלום'</w:t>
      </w:r>
      <w:r w:rsidR="00E268F4">
        <w:rPr>
          <w:rStyle w:val="affffa"/>
          <w:rtl/>
        </w:rPr>
        <w:t>,</w:t>
      </w:r>
      <w:r w:rsidR="00C32BFB">
        <w:rPr>
          <w:rStyle w:val="affffa"/>
          <w:rFonts w:hint="cs"/>
          <w:rtl/>
        </w:rPr>
        <w:t xml:space="preserve">- </w:t>
      </w:r>
      <w:r w:rsidRPr="005A03BF">
        <w:rPr>
          <w:rStyle w:val="affffe"/>
          <w:rtl/>
        </w:rPr>
        <w:t>ארי"ו:</w:t>
      </w:r>
      <w:r w:rsidRPr="00C35A2C">
        <w:rPr>
          <w:rtl/>
        </w:rPr>
        <w:t xml:space="preserve"> ככלה שנמצאת שלמה בבית חמיה ורדופה לילך ולהגיד שבחה בבית אביה.</w:t>
      </w:r>
    </w:p>
    <w:p w14:paraId="1BC032FF" w14:textId="77777777" w:rsidR="00AB7D20" w:rsidRDefault="00AB7D20" w:rsidP="00AB7D20">
      <w:pPr>
        <w:pStyle w:val="affff9"/>
        <w:rPr>
          <w:rtl/>
        </w:rPr>
      </w:pPr>
      <w:bookmarkStart w:id="552" w:name="_Toc119353344"/>
      <w:r w:rsidRPr="00C54C7E">
        <w:rPr>
          <w:rStyle w:val="afffe"/>
          <w:rtl/>
        </w:rPr>
        <w:sym w:font="Wingdings 2" w:char="F096"/>
      </w:r>
      <w:bookmarkEnd w:id="552"/>
      <w:r w:rsidRPr="00C35A2C">
        <w:rPr>
          <w:sz w:val="32"/>
          <w:rtl/>
        </w:rPr>
        <w:t xml:space="preserve"> </w:t>
      </w:r>
      <w:r>
        <w:rPr>
          <w:rtl/>
        </w:rPr>
        <w:t xml:space="preserve">'</w:t>
      </w:r>
      <w:r>
        <w:rPr>
          <w:rStyle w:val="affffa"/>
          <w:rtl/>
          <w:rPrChange w:id="9004" w:author="מנוע פסוקים" w:date="2026-10-05T16:38:26Z">
            <w:rPr>
              <w:rtl/>
            </w:rPr>
          </w:rPrChange>
        </w:rPr>
        <w:t xml:space="preserve">והיה ביום ההוא נאום ה' </w:t>
      </w:r>
      <w:r>
        <w:rPr>
          <w:rStyle w:val="affffa"/>
          <w:rtl/>
          <w:rPrChange w:id="9005" w:author="מנוע פסוקים" w:date="2026-10-05T16:38:26Z">
            <w:rPr>
              <w:rtl/>
            </w:rPr>
          </w:rPrChange>
        </w:rPr>
        <w:t xml:space="preserve">תקראי אישי ולא תקראי לי עוד בעלי</w:t>
      </w:r>
      <w:r>
        <w:rPr>
          <w:rtl/>
        </w:rPr>
        <w:t xml:space="preserve">'</w:t>
      </w:r>
    </w:p>
    <w:p w14:paraId="0C5BFD53" w14:textId="348B5FC0" w:rsidR="00AB7D20" w:rsidRDefault="00AB7D20" w:rsidP="00381110">
      <w:pPr>
        <w:rPr>
          <w:rtl/>
        </w:rPr>
      </w:pPr>
      <w:r w:rsidRPr="005A03BF">
        <w:rPr>
          <w:rStyle w:val="affffe"/>
          <w:rtl/>
        </w:rPr>
        <w:t xml:space="preserve">     ארי"ו: </w:t>
      </w:r>
      <w:r w:rsidRPr="00C35A2C">
        <w:rPr>
          <w:rFonts w:ascii="Fb Fontext" w:hAnsi="Fb Fontext"/>
          <w:rtl/>
        </w:rPr>
        <w:t>ככלה בבית חמיה ולא ככלה בבית אביה.</w:t>
      </w:r>
    </w:p>
    <w:p w14:paraId="40121B50" w14:textId="77777777" w:rsidR="00AB7D20" w:rsidRPr="00C35A2C" w:rsidRDefault="00AB7D20" w:rsidP="00E26091">
      <w:pPr>
        <w:pStyle w:val="afff"/>
        <w:framePr w:wrap="around"/>
        <w:rPr>
          <w:rtl/>
        </w:rPr>
      </w:pPr>
      <w:bookmarkStart w:id="553" w:name="_Toc119353345"/>
      <w:r w:rsidRPr="00C35A2C">
        <w:rPr>
          <w:rFonts w:hint="cs"/>
          <w:rtl/>
        </w:rPr>
        <w:t>עב.</w:t>
      </w:r>
      <w:bookmarkEnd w:id="553"/>
    </w:p>
    <w:p w14:paraId="11AEB4D1" w14:textId="77777777" w:rsidR="00AB7D20" w:rsidRPr="00C54C7E" w:rsidRDefault="00AB7D20" w:rsidP="00C54C7E">
      <w:pPr>
        <w:pStyle w:val="afffd"/>
        <w:rPr>
          <w:rtl/>
        </w:rPr>
      </w:pPr>
      <w:ins w:id="9936" w:author="מספור קטעי משנה" w:date="2026-10-06T06:45:30Z">
        <w:r>
          <w:rPr>
            <w:rStyle w:val="MisparKeta"/>
          </w:rPr>
          <w:t xml:space="preserve">א. </w:t>
        </w:r>
      </w:ins>
      <w:bookmarkStart w:id="554" w:name="_Toc119353346"/>
      <w:r w:rsidRPr="00C54C7E">
        <w:rPr>
          <w:rFonts w:hint="cs"/>
          <w:rtl/>
        </w:rPr>
        <w:t>המדיר את אשתו וכו'.</w:t>
      </w:r>
      <w:bookmarkEnd w:id="554"/>
    </w:p>
    <w:p w14:paraId="765B66DA" w14:textId="667974F4" w:rsidR="00AB7D20" w:rsidRPr="00C35A2C" w:rsidRDefault="00AB7D20" w:rsidP="00AB7D20">
      <w:pPr>
        <w:rPr>
          <w:rFonts w:ascii="Fb Fontext" w:hAnsi="Fb Fontext" w:cs="Guttman Vilna"/>
          <w:b/>
          <w:bCs/>
          <w:sz w:val="42"/>
          <w:rtl/>
        </w:rPr>
      </w:pPr>
      <w:r w:rsidRPr="00C35A2C">
        <w:rPr>
          <w:rFonts w:ascii="Fb Fontext" w:hAnsi="Fb Fontext"/>
          <w:sz w:val="42"/>
          <w:rtl/>
        </w:rPr>
        <w:t>לבית המשתה -</w:t>
      </w:r>
      <w:r w:rsidR="0014132F">
        <w:rPr>
          <w:rFonts w:ascii="Fb Fontext" w:hAnsi="Fb Fontext" w:hint="cs"/>
          <w:sz w:val="42"/>
          <w:rtl/>
        </w:rPr>
        <w:t>כ</w:t>
      </w:r>
      <w:r w:rsidRPr="00C35A2C">
        <w:rPr>
          <w:rFonts w:ascii="Fb Fontext" w:hAnsi="Fb Fontext"/>
          <w:sz w:val="42"/>
          <w:rtl/>
        </w:rPr>
        <w:t>נועל בפניה, שמונע שמחתה</w:t>
      </w:r>
      <w:r w:rsidR="0014132F">
        <w:rPr>
          <w:rFonts w:ascii="Fb Fontext" w:hAnsi="Fb Fontext" w:hint="cs"/>
          <w:sz w:val="42"/>
          <w:rtl/>
        </w:rPr>
        <w:t>,</w:t>
      </w:r>
      <w:r w:rsidRPr="00C35A2C">
        <w:rPr>
          <w:rFonts w:ascii="Fb Fontext" w:hAnsi="Fb Fontext"/>
          <w:sz w:val="42"/>
          <w:rtl/>
        </w:rPr>
        <w:t xml:space="preserve"> ול</w:t>
      </w:r>
      <w:r w:rsidR="0014132F">
        <w:rPr>
          <w:rFonts w:ascii="Fb Fontext" w:hAnsi="Fb Fontext" w:hint="cs"/>
          <w:sz w:val="42"/>
          <w:rtl/>
        </w:rPr>
        <w:t>כך</w:t>
      </w:r>
      <w:r w:rsidRPr="00C35A2C">
        <w:rPr>
          <w:rFonts w:ascii="Fb Fontext" w:hAnsi="Fb Fontext"/>
          <w:sz w:val="42"/>
          <w:rtl/>
        </w:rPr>
        <w:t xml:space="preserve"> יוציא</w:t>
      </w:r>
      <w:r w:rsidR="000568A6">
        <w:rPr>
          <w:rFonts w:ascii="Fb Fontext" w:hAnsi="Fb Fontext" w:hint="cs"/>
          <w:sz w:val="42"/>
          <w:rtl/>
        </w:rPr>
        <w:t>,</w:t>
      </w:r>
    </w:p>
    <w:p w14:paraId="2B85AA7D" w14:textId="107F54DC" w:rsidR="00AB7D20" w:rsidRPr="00730169" w:rsidRDefault="00AB7D20" w:rsidP="00AB7D20">
      <w:pPr>
        <w:rPr>
          <w:rFonts w:ascii="Fb Fontext" w:hAnsi="Fb Fontext"/>
          <w:spacing w:val="-4"/>
          <w:sz w:val="42"/>
          <w:rtl/>
        </w:rPr>
      </w:pPr>
      <w:r w:rsidRPr="00730169">
        <w:rPr>
          <w:rFonts w:ascii="Fb Fontext" w:hAnsi="Fb Fontext"/>
          <w:spacing w:val="-4"/>
          <w:sz w:val="42"/>
          <w:rtl/>
        </w:rPr>
        <w:lastRenderedPageBreak/>
        <w:t xml:space="preserve">ולבית האבל </w:t>
      </w:r>
      <w:r w:rsidR="007D62B5" w:rsidRPr="00730169">
        <w:rPr>
          <w:rFonts w:ascii="Fb Fontext" w:hAnsi="Fb Fontext" w:hint="cs"/>
          <w:spacing w:val="-4"/>
          <w:sz w:val="42"/>
          <w:rtl/>
        </w:rPr>
        <w:t>-כנ</w:t>
      </w:r>
      <w:r w:rsidRPr="00730169">
        <w:rPr>
          <w:rFonts w:ascii="Fb Fontext" w:hAnsi="Fb Fontext"/>
          <w:spacing w:val="-4"/>
          <w:sz w:val="42"/>
          <w:rtl/>
        </w:rPr>
        <w:t xml:space="preserve">ועל בפניה שכשתמות אין </w:t>
      </w:r>
      <w:r w:rsidR="007D62B5" w:rsidRPr="00730169">
        <w:rPr>
          <w:rFonts w:ascii="Fb Fontext" w:hAnsi="Fb Fontext" w:hint="cs"/>
          <w:spacing w:val="-4"/>
          <w:sz w:val="42"/>
          <w:rtl/>
        </w:rPr>
        <w:t>שיספידוה [</w:t>
      </w:r>
      <w:r w:rsidR="005426EA" w:rsidRPr="00730169">
        <w:rPr>
          <w:rFonts w:ascii="Fb Fontext" w:hAnsi="Fb Fontext" w:hint="cs"/>
          <w:spacing w:val="-4"/>
          <w:sz w:val="42"/>
          <w:rtl/>
        </w:rPr>
        <w:t>שיקברוה</w:t>
      </w:r>
      <w:r w:rsidR="007D62B5" w:rsidRPr="00730169">
        <w:rPr>
          <w:rFonts w:ascii="Fb Fontext" w:hAnsi="Fb Fontext" w:hint="cs"/>
          <w:spacing w:val="-4"/>
          <w:sz w:val="42"/>
          <w:rtl/>
        </w:rPr>
        <w:t>]</w:t>
      </w:r>
    </w:p>
    <w:p w14:paraId="54111BB8" w14:textId="79E90AD8" w:rsidR="00AB7D20" w:rsidRDefault="00AB7D20" w:rsidP="007D62B5">
      <w:pPr>
        <w:rPr>
          <w:rFonts w:ascii="Fb Fontext" w:hAnsi="Fb Fontext"/>
          <w:sz w:val="42"/>
          <w:rtl/>
        </w:rPr>
      </w:pPr>
      <w:r w:rsidRPr="007D62B5">
        <w:rPr>
          <w:rStyle w:val="affffe"/>
          <w:rtl/>
        </w:rPr>
        <w:t>ר"מ:</w:t>
      </w:r>
      <w:r w:rsidRPr="00C35A2C">
        <w:rPr>
          <w:rFonts w:ascii="Fb Fontext" w:hAnsi="Fb Fontext"/>
          <w:sz w:val="42"/>
          <w:rtl/>
        </w:rPr>
        <w:t xml:space="preserve"> </w:t>
      </w:r>
      <w:r w:rsidRPr="006B2A7E">
        <w:rPr>
          <w:rStyle w:val="affffa"/>
          <w:rtl/>
        </w:rPr>
        <w:t>'והחי יתן אל לבו'-</w:t>
      </w:r>
      <w:r w:rsidRPr="00C35A2C">
        <w:rPr>
          <w:rFonts w:ascii="Fb Fontext" w:hAnsi="Fb Fontext"/>
          <w:sz w:val="42"/>
          <w:rtl/>
        </w:rPr>
        <w:t xml:space="preserve"> דברים של מיתה,</w:t>
      </w:r>
    </w:p>
    <w:p w14:paraId="2F61323E" w14:textId="77777777" w:rsidR="00AB7D20" w:rsidRPr="00F5539C" w:rsidRDefault="00AB7D20" w:rsidP="007D62B5">
      <w:pPr>
        <w:rPr>
          <w:rFonts w:cs="Guttman Vilna"/>
          <w:b/>
          <w:bCs/>
          <w:rtl/>
        </w:rPr>
      </w:pPr>
      <w:r w:rsidRPr="00F5539C">
        <w:rPr>
          <w:rtl/>
        </w:rPr>
        <w:t>- המספיד יספידוהו הקובר יקברוהו, המרים קולו ירימו אחריו, המלווה ילווהו, הנושא ישאוהו.</w:t>
      </w:r>
    </w:p>
    <w:p w14:paraId="7E257E0D" w14:textId="77777777" w:rsidR="00AB7D20" w:rsidRPr="00C54C7E" w:rsidRDefault="00AB7D20" w:rsidP="00C54C7E">
      <w:pPr>
        <w:pStyle w:val="afffd"/>
        <w:rPr>
          <w:rtl/>
        </w:rPr>
      </w:pPr>
      <w:ins w:id="9937" w:author="מספור קטעי משנה" w:date="2026-10-06T06:45:30Z">
        <w:r>
          <w:rPr>
            <w:rStyle w:val="MisparKeta"/>
          </w:rPr>
          <w:t xml:space="preserve">א. </w:t>
        </w:r>
      </w:ins>
      <w:bookmarkStart w:id="555" w:name="_Toc119353347"/>
      <w:r w:rsidRPr="00C54C7E">
        <w:rPr>
          <w:rFonts w:hint="cs"/>
          <w:rtl/>
        </w:rPr>
        <w:t>ואם היה טוען משום דבר אחר - רשאי</w:t>
      </w:r>
      <w:r w:rsidRPr="00C54C7E">
        <w:rPr>
          <w:rtl/>
        </w:rPr>
        <w:t>.</w:t>
      </w:r>
      <w:bookmarkEnd w:id="555"/>
    </w:p>
    <w:p w14:paraId="7F61A477" w14:textId="77777777" w:rsidR="00AB7D20" w:rsidRPr="00C35A2C" w:rsidRDefault="00AB7D20" w:rsidP="00AB7D20">
      <w:pPr>
        <w:rPr>
          <w:rFonts w:ascii="Fb Fontext" w:hAnsi="Fb Fontext" w:cs="Guttman Vilna"/>
          <w:b/>
          <w:bCs/>
          <w:sz w:val="42"/>
          <w:rtl/>
        </w:rPr>
      </w:pPr>
      <w:r w:rsidRPr="00CA108A">
        <w:rPr>
          <w:rFonts w:ascii="Fb Fontext" w:hAnsi="Fb Fontext" w:cs="PFT_Frank"/>
          <w:b/>
          <w:bCs/>
          <w:sz w:val="42"/>
          <w:szCs w:val="14"/>
          <w:rtl/>
        </w:rPr>
        <w:t>דבר אחר</w:t>
      </w:r>
      <w:r w:rsidRPr="00C35A2C">
        <w:rPr>
          <w:rFonts w:ascii="Fb Fontext" w:hAnsi="Fb Fontext"/>
          <w:sz w:val="42"/>
          <w:rtl/>
        </w:rPr>
        <w:t xml:space="preserve"> </w:t>
      </w:r>
      <w:r w:rsidRPr="007D62B5">
        <w:rPr>
          <w:rStyle w:val="affffe"/>
          <w:rtl/>
        </w:rPr>
        <w:t>כריא"ש:</w:t>
      </w:r>
      <w:r w:rsidRPr="00C35A2C">
        <w:rPr>
          <w:rFonts w:ascii="Fb Fontext" w:hAnsi="Fb Fontext"/>
          <w:sz w:val="42"/>
          <w:rtl/>
        </w:rPr>
        <w:t xml:space="preserve"> משום בני אדם פרוצין שמצויין שם.</w:t>
      </w:r>
    </w:p>
    <w:p w14:paraId="5FEF7139" w14:textId="657D1E67" w:rsidR="00AB7D20" w:rsidRPr="00C35A2C" w:rsidRDefault="00AB7D20" w:rsidP="007D62B5">
      <w:pPr>
        <w:ind w:left="720"/>
        <w:rPr>
          <w:rFonts w:ascii="Fb Fontext" w:hAnsi="Fb Fontext" w:cs="Guttman Vilna"/>
          <w:b/>
          <w:bCs/>
          <w:sz w:val="42"/>
          <w:rtl/>
        </w:rPr>
      </w:pPr>
      <w:r w:rsidRPr="007D62B5">
        <w:rPr>
          <w:rStyle w:val="affffe"/>
          <w:rtl/>
        </w:rPr>
        <w:t>ר"א:</w:t>
      </w:r>
      <w:r w:rsidRPr="00C35A2C">
        <w:rPr>
          <w:rFonts w:ascii="Fb Fontext" w:hAnsi="Fb Fontext"/>
          <w:sz w:val="42"/>
          <w:rtl/>
        </w:rPr>
        <w:t xml:space="preserve"> </w:t>
      </w:r>
      <w:r w:rsidR="007D62B5">
        <w:rPr>
          <w:rFonts w:ascii="Fb Fontext" w:hAnsi="Fb Fontext" w:hint="cs"/>
          <w:sz w:val="42"/>
          <w:rtl/>
        </w:rPr>
        <w:t>דווקא ב</w:t>
      </w:r>
      <w:r w:rsidRPr="00C35A2C">
        <w:rPr>
          <w:rFonts w:ascii="Fb Fontext" w:hAnsi="Fb Fontext"/>
          <w:sz w:val="42"/>
          <w:rtl/>
        </w:rPr>
        <w:t xml:space="preserve">איתחזק, אבל לא איתחזק </w:t>
      </w:r>
      <w:r w:rsidR="007D62B5">
        <w:rPr>
          <w:rFonts w:ascii="Fb Fontext" w:hAnsi="Fb Fontext"/>
          <w:sz w:val="42"/>
          <w:rtl/>
        </w:rPr>
        <w:t>–</w:t>
      </w:r>
      <w:r w:rsidRPr="00C35A2C">
        <w:rPr>
          <w:rFonts w:ascii="Fb Fontext" w:hAnsi="Fb Fontext"/>
          <w:sz w:val="42"/>
          <w:rtl/>
        </w:rPr>
        <w:t xml:space="preserve"> לא</w:t>
      </w:r>
      <w:r w:rsidR="007D62B5">
        <w:rPr>
          <w:rFonts w:ascii="Fb Fontext" w:hAnsi="Fb Fontext" w:hint="cs"/>
          <w:sz w:val="42"/>
          <w:rtl/>
        </w:rPr>
        <w:t>.</w:t>
      </w:r>
    </w:p>
    <w:p w14:paraId="1FFD01E6" w14:textId="2B80E6A0" w:rsidR="00AB7D20" w:rsidRPr="004D0CB3" w:rsidRDefault="00AB7D20" w:rsidP="00C32BFB">
      <w:pPr>
        <w:ind w:left="0" w:firstLine="0"/>
        <w:rPr>
          <w:rFonts w:ascii="Fb Fontext" w:hAnsi="Fb Fontext" w:cs="Guttman Vilna"/>
          <w:b/>
          <w:bCs/>
          <w:spacing w:val="-4"/>
          <w:sz w:val="42"/>
          <w:rtl/>
        </w:rPr>
      </w:pPr>
      <w:bookmarkStart w:id="556" w:name="_Toc119353348"/>
      <w:r w:rsidRPr="004D0CB3">
        <w:rPr>
          <w:rStyle w:val="afffe"/>
          <w:rFonts w:hint="cs"/>
          <w:spacing w:val="-4"/>
          <w:rtl/>
        </w:rPr>
        <w:t>ואם אמר לה ע"מ שתאמרי.</w:t>
      </w:r>
      <w:bookmarkEnd w:id="556"/>
      <w:r w:rsidR="00C32BFB" w:rsidRPr="004D0CB3">
        <w:rPr>
          <w:rFonts w:hint="cs"/>
          <w:spacing w:val="-4"/>
          <w:rtl/>
        </w:rPr>
        <w:t xml:space="preserve"> </w:t>
      </w:r>
      <w:r w:rsidRPr="004D0CB3">
        <w:rPr>
          <w:rFonts w:ascii="Fb Fontext" w:hAnsi="Fb Fontext"/>
          <w:spacing w:val="-4"/>
          <w:sz w:val="42"/>
          <w:rtl/>
        </w:rPr>
        <w:t xml:space="preserve">ואינה יכולה לומר </w:t>
      </w:r>
      <w:r w:rsidRPr="004D0CB3">
        <w:rPr>
          <w:rStyle w:val="affffe"/>
          <w:spacing w:val="-4"/>
          <w:rtl/>
        </w:rPr>
        <w:t>כריא"ש:</w:t>
      </w:r>
      <w:r w:rsidRPr="004D0CB3">
        <w:rPr>
          <w:rFonts w:ascii="Fb Fontext" w:hAnsi="Fb Fontext"/>
          <w:spacing w:val="-4"/>
          <w:sz w:val="42"/>
          <w:rtl/>
        </w:rPr>
        <w:t xml:space="preserve"> דברי קלון.</w:t>
      </w:r>
    </w:p>
    <w:p w14:paraId="2498EE30" w14:textId="77777777" w:rsidR="00AB7D20" w:rsidRPr="00C54C7E" w:rsidRDefault="00AB7D20" w:rsidP="00C54C7E">
      <w:pPr>
        <w:pStyle w:val="afffd"/>
        <w:rPr>
          <w:rtl/>
        </w:rPr>
      </w:pPr>
      <w:ins w:id="9938" w:author="מספור קטעי משנה" w:date="2026-10-06T06:45:30Z">
        <w:r>
          <w:rPr>
            <w:rStyle w:val="MisparKeta"/>
          </w:rPr>
          <w:t xml:space="preserve">ג. </w:t>
        </w:r>
      </w:ins>
      <w:bookmarkStart w:id="557" w:name="_Toc119353349"/>
      <w:r w:rsidRPr="00C35A2C">
        <w:rPr>
          <w:rStyle w:val="afffe"/>
          <w:rFonts w:hint="cs"/>
          <w:rtl/>
        </w:rPr>
        <w:t>או שתהא ממלאה ומערה לאשפה</w:t>
      </w:r>
      <w:r w:rsidRPr="00C54C7E">
        <w:rPr>
          <w:rtl/>
        </w:rPr>
        <w:t>.</w:t>
      </w:r>
      <w:bookmarkEnd w:id="557"/>
    </w:p>
    <w:p w14:paraId="19F67777" w14:textId="0B08B433" w:rsidR="00AB7D20" w:rsidRPr="00C35A2C" w:rsidRDefault="00AB7D20" w:rsidP="007D62B5">
      <w:pPr>
        <w:rPr>
          <w:b/>
          <w:rtl/>
        </w:rPr>
      </w:pPr>
      <w:r w:rsidRPr="00C54C7E">
        <w:rPr>
          <w:rtl/>
        </w:rPr>
        <w:t xml:space="preserve">• </w:t>
      </w:r>
      <w:r w:rsidR="007D62B5" w:rsidRPr="007D62B5">
        <w:rPr>
          <w:rStyle w:val="affffe"/>
          <w:rFonts w:hint="cs"/>
          <w:rtl/>
        </w:rPr>
        <w:t>שמואל</w:t>
      </w:r>
      <w:r w:rsidRPr="007D62B5">
        <w:rPr>
          <w:rStyle w:val="affffe"/>
          <w:rtl/>
        </w:rPr>
        <w:t>:</w:t>
      </w:r>
      <w:r w:rsidRPr="00C35A2C">
        <w:rPr>
          <w:rtl/>
        </w:rPr>
        <w:t xml:space="preserve"> היינו שביקש שתפעל שלא תתעבר,</w:t>
      </w:r>
    </w:p>
    <w:p w14:paraId="1F51C369" w14:textId="77777777" w:rsidR="00AB7D20" w:rsidRPr="00C35A2C" w:rsidRDefault="00AB7D20" w:rsidP="00AB7D20">
      <w:pPr>
        <w:rPr>
          <w:rFonts w:ascii="Fb Fontext" w:hAnsi="Fb Fontext" w:cs="Guttman Vilna"/>
          <w:b/>
          <w:bCs/>
          <w:sz w:val="42"/>
          <w:rtl/>
        </w:rPr>
      </w:pPr>
      <w:r w:rsidRPr="007D62B5">
        <w:rPr>
          <w:rStyle w:val="affffe"/>
          <w:rtl/>
        </w:rPr>
        <w:t>במתניתא תנא:</w:t>
      </w:r>
      <w:r w:rsidRPr="00C35A2C">
        <w:rPr>
          <w:rFonts w:ascii="Fb Fontext" w:hAnsi="Fb Fontext"/>
          <w:sz w:val="42"/>
          <w:rtl/>
        </w:rPr>
        <w:t xml:space="preserve"> שתמלא עשרה כדי מים ותערה לאשפה.</w:t>
      </w:r>
    </w:p>
    <w:p w14:paraId="1E752F6D" w14:textId="353C65F7" w:rsidR="00AB7D20" w:rsidRPr="00C35A2C" w:rsidRDefault="00AB7D20" w:rsidP="007D62B5">
      <w:pPr>
        <w:rPr>
          <w:rFonts w:ascii="Fb Fontext" w:hAnsi="Fb Fontext" w:cs="Guttman Vilna"/>
          <w:b/>
          <w:bCs/>
          <w:sz w:val="42"/>
          <w:rtl/>
        </w:rPr>
      </w:pPr>
      <w:r w:rsidRPr="007D62B5">
        <w:rPr>
          <w:rStyle w:val="affffe"/>
          <w:rtl/>
        </w:rPr>
        <w:t>לשמואל:-</w:t>
      </w:r>
      <w:r w:rsidRPr="00C35A2C">
        <w:rPr>
          <w:rFonts w:ascii="Fb Fontext" w:hAnsi="Fb Fontext"/>
          <w:sz w:val="42"/>
          <w:rtl/>
        </w:rPr>
        <w:t xml:space="preserve"> מובן</w:t>
      </w:r>
      <w:r w:rsidR="007D62B5">
        <w:rPr>
          <w:rFonts w:ascii="Fb Fontext" w:hAnsi="Fb Fontext" w:hint="cs"/>
          <w:sz w:val="42"/>
          <w:rtl/>
        </w:rPr>
        <w:t xml:space="preserve">, </w:t>
      </w:r>
      <w:r w:rsidRPr="007D62B5">
        <w:rPr>
          <w:rStyle w:val="affffe"/>
          <w:rtl/>
        </w:rPr>
        <w:t xml:space="preserve">ולרי"ו: </w:t>
      </w:r>
      <w:r w:rsidRPr="00C35A2C">
        <w:rPr>
          <w:rFonts w:ascii="Fb Fontext" w:hAnsi="Fb Fontext"/>
          <w:sz w:val="42"/>
          <w:rtl/>
        </w:rPr>
        <w:t>מפני שנראית כשוטה.</w:t>
      </w:r>
    </w:p>
    <w:p w14:paraId="0452E013" w14:textId="77777777" w:rsidR="004D0CB3" w:rsidRPr="008C28D0" w:rsidRDefault="00AB7D20" w:rsidP="00F1680A">
      <w:pPr>
        <w:pStyle w:val="affffb"/>
        <w:rPr>
          <w:rFonts w:ascii="Fb Fontext" w:hAnsi="Fb Fontext"/>
          <w:spacing w:val="0"/>
          <w:sz w:val="42"/>
          <w:rtl/>
        </w:rPr>
      </w:pPr>
      <w:bookmarkStart w:id="558" w:name="_Toc119353350"/>
      <w:r w:rsidRPr="008C28D0">
        <w:rPr>
          <w:spacing w:val="0"/>
          <w:rtl/>
        </w:rPr>
        <w:t>ר"כ: המדיר את אשתו שלא תשאל ושלא תשאיל</w:t>
      </w:r>
      <w:bookmarkEnd w:id="558"/>
      <w:r w:rsidRPr="008C28D0">
        <w:rPr>
          <w:rFonts w:ascii="Fb Fontext" w:hAnsi="Fb Fontext"/>
          <w:spacing w:val="0"/>
          <w:sz w:val="42"/>
          <w:rtl/>
        </w:rPr>
        <w:t xml:space="preserve"> </w:t>
      </w:r>
    </w:p>
    <w:p w14:paraId="466F8AFE" w14:textId="0AECC908" w:rsidR="00AB7D20" w:rsidRPr="00C35A2C" w:rsidRDefault="00AB7D20" w:rsidP="00AB7D20">
      <w:pPr>
        <w:rPr>
          <w:rFonts w:ascii="Fb Fontext" w:hAnsi="Fb Fontext"/>
          <w:rtl/>
        </w:rPr>
      </w:pPr>
      <w:r>
        <w:rPr>
          <w:rFonts w:ascii="Fb Fontext" w:hAnsi="Fb Fontext"/>
          <w:sz w:val="42"/>
          <w:rtl/>
        </w:rPr>
        <w:t>נפה וכברה וריחים ותנור</w:t>
      </w:r>
      <w:r w:rsidR="004D0CB3">
        <w:rPr>
          <w:rFonts w:ascii="Fb Fontext" w:hAnsi="Fb Fontext" w:hint="cs"/>
          <w:sz w:val="42"/>
          <w:rtl/>
        </w:rPr>
        <w:t>,</w:t>
      </w:r>
      <w:r>
        <w:rPr>
          <w:rFonts w:ascii="Fb Fontext" w:hAnsi="Fb Fontext"/>
          <w:sz w:val="42"/>
          <w:rtl/>
        </w:rPr>
        <w:t xml:space="preserve"> </w:t>
      </w:r>
      <w:r w:rsidRPr="00C35A2C">
        <w:rPr>
          <w:rFonts w:ascii="Fb Fontext" w:hAnsi="Fb Fontext"/>
          <w:sz w:val="42"/>
          <w:rtl/>
        </w:rPr>
        <w:t>יוציא ויתן כתובה, שמשיאה שם רע בשכינותיה. ו</w:t>
      </w:r>
      <w:r w:rsidRPr="00CA108A">
        <w:rPr>
          <w:rFonts w:ascii="Fb Fontext" w:hAnsi="Fb Fontext" w:cs="PFT_Frank"/>
          <w:b/>
          <w:bCs/>
          <w:sz w:val="42"/>
          <w:szCs w:val="14"/>
          <w:rtl/>
        </w:rPr>
        <w:t>תנ"ה</w:t>
      </w:r>
      <w:r w:rsidR="000568A6">
        <w:rPr>
          <w:rFonts w:ascii="Fb Fontext" w:hAnsi="Fb Fontext" w:cs="PFT_Frank" w:hint="cs"/>
          <w:b/>
          <w:bCs/>
          <w:sz w:val="42"/>
          <w:szCs w:val="14"/>
          <w:rtl/>
        </w:rPr>
        <w:t>.</w:t>
      </w:r>
    </w:p>
    <w:p w14:paraId="403403F2" w14:textId="77777777" w:rsidR="00AB7D20" w:rsidRPr="00C35A2C" w:rsidRDefault="00AB7D20" w:rsidP="00AB7D20">
      <w:pPr>
        <w:rPr>
          <w:rtl/>
        </w:rPr>
      </w:pPr>
      <w:r w:rsidRPr="00C35A2C">
        <w:rPr>
          <w:rtl/>
        </w:rPr>
        <w:t>וכן היא שנדרה שלא תשאל ושלא תשאי</w:t>
      </w:r>
      <w:r>
        <w:rPr>
          <w:rtl/>
        </w:rPr>
        <w:t xml:space="preserve">ל ושלא תארוג בגדים </w:t>
      </w:r>
      <w:r w:rsidRPr="00730169">
        <w:rPr>
          <w:spacing w:val="-4"/>
          <w:rtl/>
        </w:rPr>
        <w:t>נאים לבניו תצא שלא בכתובה, מפני שמשיאתו שם רע בשכיניו.</w:t>
      </w:r>
    </w:p>
    <w:p>
      <w:pPr>
        <w:pStyle w:val="MishnaBatzad"/>
        <w:rPr>
          <w:ins w:id="20466" w:author="קלוד" w:date="2026-10-06T10:09:07Z"/>
        </w:rPr>
      </w:pPr>
      <w:ins w:id="20465" w:author="קלוד" w:date="2026-10-06T10:09:07Z">
        <w:r>
          <w:t xml:space="preserve">משנה ו</w:t>
        </w:r>
      </w:ins>
    </w:p>
    <w:p w14:paraId="3110FA11" w14:textId="77777777" w:rsidR="00AB7D20" w:rsidRPr="00C35A2C" w:rsidRDefault="00AB7D20" w:rsidP="00AB7D20">
      <w:pPr>
        <w:pStyle w:val="afff5"/>
        <w:rPr>
          <w:b/>
          <w:rtl/>
        </w:rPr>
      </w:pPr>
      <w:bookmarkStart w:id="559" w:name="_Toc119353351"/>
      <w:r w:rsidRPr="004D0CB3">
        <w:rPr>
          <w:rStyle w:val="afffff5"/>
          <w:rFonts w:hint="cs"/>
          <w:rtl/>
        </w:rPr>
        <w:t>ואלו יוצאות שלא בכתובה:</w:t>
      </w:r>
      <w:bookmarkEnd w:id="559"/>
      <w:r w:rsidRPr="00C35A2C">
        <w:rPr>
          <w:rFonts w:hint="cs"/>
          <w:b/>
          <w:rtl/>
        </w:rPr>
        <w:t xml:space="preserve"> העוברת על דת משה ויהודית.</w:t>
      </w:r>
    </w:p>
    <w:p w14:paraId="73562A26" w14:textId="77777777" w:rsidR="00AB7D20" w:rsidRPr="00C35A2C" w:rsidRDefault="00AB7D20" w:rsidP="00AB7D20">
      <w:pPr>
        <w:pStyle w:val="afff5"/>
        <w:rPr>
          <w:rtl/>
        </w:rPr>
      </w:pPr>
      <w:bookmarkStart w:id="560" w:name="_Toc119353352"/>
      <w:r w:rsidRPr="004D0CB3">
        <w:rPr>
          <w:rStyle w:val="afffff5"/>
          <w:rFonts w:hint="cs"/>
          <w:rtl/>
        </w:rPr>
        <w:t>ואיזו היא דת משה?</w:t>
      </w:r>
      <w:bookmarkEnd w:id="560"/>
      <w:r w:rsidRPr="00C35A2C">
        <w:rPr>
          <w:rFonts w:hint="cs"/>
          <w:rtl/>
        </w:rPr>
        <w:t xml:space="preserve"> מאכילתו שאינו מעושר, ומשמשתו נדה, ולא קוצה לה חלה, ונודרת ואינה מקיימת.</w:t>
      </w:r>
    </w:p>
    <w:p w14:paraId="19D1C2E6" w14:textId="77777777" w:rsidR="004D0CB3" w:rsidRPr="004D0CB3" w:rsidRDefault="00AB7D20" w:rsidP="004D0CB3">
      <w:pPr>
        <w:pStyle w:val="afffff4"/>
        <w:rPr>
          <w:rtl/>
        </w:rPr>
      </w:pPr>
      <w:ins w:id="9940" w:author="מספור קטעי משנה" w:date="2026-10-06T06:45:30Z">
        <w:r>
          <w:rPr>
            <w:rStyle w:val="MisparKeta"/>
          </w:rPr>
          <w:t xml:space="preserve">ד. </w:t>
        </w:r>
      </w:ins>
      <w:bookmarkStart w:id="561" w:name="_Toc119353353"/>
      <w:r w:rsidRPr="004D0CB3">
        <w:rPr>
          <w:rFonts w:hint="cs"/>
          <w:rtl/>
        </w:rPr>
        <w:t>ואיזוהי דת יהודית?</w:t>
      </w:r>
      <w:bookmarkEnd w:id="561"/>
      <w:r w:rsidRPr="004D0CB3">
        <w:rPr>
          <w:rFonts w:hint="cs"/>
          <w:rtl/>
        </w:rPr>
        <w:t xml:space="preserve"> </w:t>
      </w:r>
    </w:p>
    <w:p>
      <w:pPr>
        <w:pStyle w:val="MishnaBatzad"/>
        <w:rPr>
          <w:ins w:id="20468" w:author="קלוד" w:date="2026-10-06T10:09:07Z"/>
        </w:rPr>
      </w:pPr>
      <w:ins w:id="20467" w:author="קלוד" w:date="2026-10-06T10:09:07Z">
        <w:r>
          <w:t xml:space="preserve">משנה ו</w:t>
        </w:r>
      </w:ins>
    </w:p>
    <w:p w14:paraId="4B9BFB0D" w14:textId="46893C0E" w:rsidR="00AB7D20" w:rsidRPr="00F5539C" w:rsidRDefault="00AB7D20" w:rsidP="00AB7D20">
      <w:pPr>
        <w:pStyle w:val="afff5"/>
        <w:rPr>
          <w:b/>
          <w:spacing w:val="-4"/>
          <w:rtl/>
        </w:rPr>
      </w:pPr>
      <w:r w:rsidRPr="001C5BB0">
        <w:rPr>
          <w:rFonts w:hint="cs"/>
          <w:rtl/>
        </w:rPr>
        <w:t>יוצאה וראשה פרוע, וטווה בשוק, ומדברת עם כל אדם.</w:t>
      </w:r>
    </w:p>
    <w:p w14:paraId="6BC85E09" w14:textId="0C074BBB" w:rsidR="00AB7D20" w:rsidRPr="00C35A2C" w:rsidRDefault="00AB7D20" w:rsidP="001C5BB0">
      <w:pPr>
        <w:pStyle w:val="afff5"/>
        <w:rPr>
          <w:b/>
          <w:rtl/>
        </w:rPr>
      </w:pPr>
      <w:r w:rsidRPr="001C5BB0">
        <w:rPr>
          <w:rStyle w:val="TanaimMishna"/>
          <w:rFonts w:hint="cs"/>
          <w:rtl/>
          <w:rPrChange w:id="20180" w:author="קלוד" w:date="2026-10-06T10:09:07Z">
            <w:rPr>
              <w:rStyle w:val="affffe"/>
              <w:rFonts w:hint="cs"/>
              <w:rtl/>
            </w:rPr>
          </w:rPrChange>
        </w:rPr>
        <w:t>אבא שאול:</w:t>
      </w:r>
      <w:r w:rsidRPr="00C35A2C">
        <w:rPr>
          <w:rFonts w:hint="cs"/>
          <w:b/>
          <w:rtl/>
        </w:rPr>
        <w:t xml:space="preserve"> אף המקללת יולדיו בפניו.</w:t>
      </w:r>
      <w:r w:rsidR="001C5BB0">
        <w:rPr>
          <w:rFonts w:hint="cs"/>
          <w:b/>
          <w:rtl/>
        </w:rPr>
        <w:t xml:space="preserve"> </w:t>
      </w:r>
      <w:r w:rsidRPr="001C5BB0">
        <w:rPr>
          <w:rStyle w:val="TanaimMishna"/>
          <w:rFonts w:hint="cs"/>
          <w:rtl/>
          <w:rPrChange w:id="20181" w:author="קלוד" w:date="2026-10-06T10:09:07Z">
            <w:rPr>
              <w:rStyle w:val="affffe"/>
              <w:rFonts w:hint="cs"/>
              <w:rtl/>
            </w:rPr>
          </w:rPrChange>
        </w:rPr>
        <w:t xml:space="preserve">רבי טרפון: </w:t>
      </w:r>
      <w:r w:rsidRPr="00C35A2C">
        <w:rPr>
          <w:rFonts w:hint="cs"/>
          <w:b/>
          <w:rtl/>
        </w:rPr>
        <w:t>אף הקולנית.</w:t>
      </w:r>
    </w:p>
    <w:p w14:paraId="00CC6C98" w14:textId="60F8277E" w:rsidR="00AB7D20" w:rsidRPr="00C35A2C" w:rsidRDefault="00AB7D20" w:rsidP="00AB7D20">
      <w:pPr>
        <w:pStyle w:val="afff5"/>
        <w:rPr>
          <w:b/>
          <w:rtl/>
        </w:rPr>
      </w:pPr>
      <w:r w:rsidRPr="00C35A2C">
        <w:rPr>
          <w:rFonts w:hint="cs"/>
          <w:b/>
          <w:rtl/>
        </w:rPr>
        <w:t>קולנית</w:t>
      </w:r>
      <w:r w:rsidR="009419B6">
        <w:rPr>
          <w:rFonts w:hint="cs"/>
          <w:b/>
          <w:rtl/>
        </w:rPr>
        <w:t>-</w:t>
      </w:r>
      <w:r w:rsidRPr="00C35A2C">
        <w:rPr>
          <w:rFonts w:hint="cs"/>
          <w:b/>
          <w:rtl/>
        </w:rPr>
        <w:t xml:space="preserve"> כשהיא מדברת בתוך ביתה ושכיניה שומעין קולה.</w:t>
      </w:r>
    </w:p>
    <w:p w14:paraId="5B7A9B4D" w14:textId="77777777" w:rsidR="00AB7D20" w:rsidRPr="00C54C7E" w:rsidRDefault="00AB7D20" w:rsidP="00C54C7E">
      <w:pPr>
        <w:pStyle w:val="afffd"/>
        <w:rPr>
          <w:rtl/>
        </w:rPr>
      </w:pPr>
      <w:ins w:id="9941" w:author="מספור קטעי משנה" w:date="2026-10-06T06:45:30Z">
        <w:r>
          <w:rPr>
            <w:rStyle w:val="MisparKeta"/>
          </w:rPr>
          <w:t xml:space="preserve">ה. </w:t>
        </w:r>
      </w:ins>
      <w:bookmarkStart w:id="562" w:name="_Toc119353354"/>
      <w:r w:rsidRPr="00C54C7E">
        <w:rPr>
          <w:rFonts w:hint="cs"/>
          <w:rtl/>
        </w:rPr>
        <w:lastRenderedPageBreak/>
        <w:t>מאכילתו שאינו מעושר.</w:t>
      </w:r>
      <w:bookmarkEnd w:id="562"/>
    </w:p>
    <w:p w14:paraId="7EFE7845" w14:textId="59ABE186" w:rsidR="00E268F4" w:rsidRDefault="001C5BB0" w:rsidP="00AB7D20">
      <w:pPr>
        <w:rPr>
          <w:rFonts w:ascii="Fb Fontext" w:hAnsi="Fb Fontext"/>
          <w:spacing w:val="-2"/>
          <w:sz w:val="42"/>
          <w:rtl/>
        </w:rPr>
      </w:pPr>
      <w:r w:rsidRPr="00730169">
        <w:rPr>
          <w:rFonts w:ascii="Fb Fontext" w:hAnsi="Fb Fontext" w:hint="cs"/>
          <w:spacing w:val="-2"/>
          <w:sz w:val="42"/>
          <w:rtl/>
        </w:rPr>
        <w:t>ש</w:t>
      </w:r>
      <w:r w:rsidR="00AB7D20" w:rsidRPr="00730169">
        <w:rPr>
          <w:rFonts w:ascii="Fb Fontext" w:hAnsi="Fb Fontext"/>
          <w:spacing w:val="-2"/>
          <w:sz w:val="42"/>
          <w:rtl/>
        </w:rPr>
        <w:t>אמרה ל</w:t>
      </w:r>
      <w:r w:rsidRPr="00730169">
        <w:rPr>
          <w:rFonts w:ascii="Fb Fontext" w:hAnsi="Fb Fontext" w:hint="cs"/>
          <w:spacing w:val="-2"/>
          <w:sz w:val="42"/>
          <w:rtl/>
        </w:rPr>
        <w:t>ו</w:t>
      </w:r>
      <w:r w:rsidR="00AB7D20" w:rsidRPr="00730169">
        <w:rPr>
          <w:rFonts w:ascii="Fb Fontext" w:hAnsi="Fb Fontext"/>
          <w:spacing w:val="-2"/>
          <w:sz w:val="42"/>
          <w:rtl/>
        </w:rPr>
        <w:t xml:space="preserve"> פלוני כהן תיקן לי את הכרי, ו</w:t>
      </w:r>
      <w:r w:rsidRPr="00730169">
        <w:rPr>
          <w:rFonts w:ascii="Fb Fontext" w:hAnsi="Fb Fontext" w:hint="cs"/>
          <w:spacing w:val="-2"/>
          <w:sz w:val="42"/>
          <w:rtl/>
        </w:rPr>
        <w:t>שאלו ונמצא ששיקרה</w:t>
      </w:r>
      <w:r w:rsidR="00E268F4">
        <w:rPr>
          <w:rFonts w:ascii="Fb Fontext" w:hAnsi="Fb Fontext" w:hint="cs"/>
          <w:spacing w:val="-2"/>
          <w:sz w:val="42"/>
          <w:rtl/>
        </w:rPr>
        <w:t>,</w:t>
      </w:r>
    </w:p>
    <w:p w14:paraId="4F95183E" w14:textId="0C46462A" w:rsidR="00AB7D20" w:rsidRPr="00C35A2C" w:rsidRDefault="00AB7D20" w:rsidP="00AB7D20">
      <w:pPr>
        <w:pStyle w:val="afffd"/>
        <w:rPr>
          <w:rtl/>
        </w:rPr>
      </w:pPr>
      <w:ins w:id="9942" w:author="מספור קטעי משנה" w:date="2026-10-06T06:45:30Z">
        <w:r>
          <w:rPr>
            <w:rStyle w:val="MisparKeta"/>
          </w:rPr>
          <w:t xml:space="preserve">ו. </w:t>
        </w:r>
      </w:ins>
      <w:bookmarkStart w:id="563" w:name="_Toc119353355"/>
      <w:r w:rsidRPr="00C54C7E">
        <w:rPr>
          <w:rFonts w:hint="cs"/>
          <w:rtl/>
        </w:rPr>
        <w:t>ומשמשתו</w:t>
      </w:r>
      <w:r w:rsidRPr="00C35A2C">
        <w:rPr>
          <w:rtl/>
          <w:rPrChange w:id="40005" w:author="Claude" w:date="2026-10-06T13:34:40Z">
            <w:rPr>
              <w:sz w:val="42"/>
              <w:rtl/>
            </w:rPr>
          </w:rPrChange>
        </w:rPr>
        <w:t xml:space="preserve"> </w:t>
      </w:r>
      <w:r w:rsidRPr="00C54C7E">
        <w:rPr>
          <w:rFonts w:hint="cs"/>
          <w:rtl/>
        </w:rPr>
        <w:t>נדה</w:t>
      </w:r>
      <w:r w:rsidRPr="00C35A2C">
        <w:rPr>
          <w:rtl/>
          <w:rPrChange w:id="40006" w:author="Claude" w:date="2026-10-06T13:34:40Z">
            <w:rPr>
              <w:sz w:val="42"/>
              <w:rtl/>
            </w:rPr>
          </w:rPrChange>
        </w:rPr>
        <w:t>.</w:t>
      </w:r>
      <w:bookmarkEnd w:id="563"/>
    </w:p>
    <w:p w14:paraId="25CFD612" w14:textId="3B68931A" w:rsidR="00AB7D20" w:rsidRDefault="001C5BB0" w:rsidP="00AB7D20">
      <w:pPr>
        <w:rPr>
          <w:rFonts w:ascii="Fb Fontext" w:hAnsi="Fb Fontext"/>
          <w:rtl/>
        </w:rPr>
      </w:pPr>
      <w:r w:rsidRPr="001C5BB0">
        <w:rPr>
          <w:rStyle w:val="affffe"/>
          <w:rFonts w:hint="cs"/>
          <w:rtl/>
        </w:rPr>
        <w:t xml:space="preserve">א. </w:t>
      </w:r>
      <w:r w:rsidR="00AB7D20" w:rsidRPr="00C35A2C">
        <w:rPr>
          <w:rFonts w:ascii="Fb Fontext" w:hAnsi="Fb Fontext"/>
          <w:rtl/>
        </w:rPr>
        <w:t>דא"ל פלוני חכם טיהר לי את הדם, ו</w:t>
      </w:r>
      <w:r>
        <w:rPr>
          <w:rFonts w:ascii="Fb Fontext" w:hAnsi="Fb Fontext" w:hint="cs"/>
          <w:rtl/>
        </w:rPr>
        <w:t>שאלו</w:t>
      </w:r>
      <w:r w:rsidR="00AB7D20" w:rsidRPr="00C35A2C">
        <w:rPr>
          <w:rFonts w:ascii="Fb Fontext" w:hAnsi="Fb Fontext"/>
          <w:rtl/>
        </w:rPr>
        <w:t xml:space="preserve"> ונמצא ש</w:t>
      </w:r>
      <w:r>
        <w:rPr>
          <w:rFonts w:ascii="Fb Fontext" w:hAnsi="Fb Fontext" w:hint="cs"/>
          <w:rtl/>
        </w:rPr>
        <w:t>שיקרה</w:t>
      </w:r>
      <w:r w:rsidR="000568A6">
        <w:rPr>
          <w:rFonts w:ascii="Fb Fontext" w:hAnsi="Fb Fontext" w:hint="cs"/>
          <w:rtl/>
        </w:rPr>
        <w:t>,</w:t>
      </w:r>
    </w:p>
    <w:p w14:paraId="31543852" w14:textId="2BB77131" w:rsidR="00AB7D20" w:rsidRPr="00C35A2C" w:rsidRDefault="001C5BB0" w:rsidP="00AB7D20">
      <w:pPr>
        <w:rPr>
          <w:rFonts w:ascii="Fb Fontext" w:hAnsi="Fb Fontext"/>
          <w:rtl/>
        </w:rPr>
      </w:pPr>
      <w:r w:rsidRPr="001C5BB0">
        <w:rPr>
          <w:rStyle w:val="affffe"/>
          <w:rFonts w:hint="cs"/>
          <w:rtl/>
        </w:rPr>
        <w:t xml:space="preserve">ב. </w:t>
      </w:r>
      <w:r w:rsidR="00AB7D20" w:rsidRPr="001C5BB0">
        <w:rPr>
          <w:rStyle w:val="affffe"/>
          <w:rtl/>
        </w:rPr>
        <w:t xml:space="preserve">ר"י: </w:t>
      </w:r>
      <w:r w:rsidR="00AB7D20" w:rsidRPr="00C35A2C">
        <w:rPr>
          <w:rFonts w:ascii="Fb Fontext" w:hAnsi="Fb Fontext"/>
          <w:rtl/>
        </w:rPr>
        <w:t>הוחזקה נדה בשכינותיה, בעלה לוקה עליה משום נדה.</w:t>
      </w:r>
    </w:p>
    <w:p w14:paraId="5F01E062" w14:textId="77777777" w:rsidR="00AB7D20" w:rsidRPr="00C35A2C" w:rsidRDefault="00AB7D20" w:rsidP="00AB7D20">
      <w:pPr>
        <w:pStyle w:val="afffd"/>
        <w:rPr>
          <w:rtl/>
        </w:rPr>
      </w:pPr>
      <w:ins w:id="9943" w:author="מספור קטעי משנה" w:date="2026-10-06T06:45:30Z">
        <w:r>
          <w:rPr>
            <w:rStyle w:val="MisparKeta"/>
          </w:rPr>
          <w:t xml:space="preserve">ז. </w:t>
        </w:r>
      </w:ins>
      <w:bookmarkStart w:id="564" w:name="_Toc119353356"/>
      <w:r w:rsidRPr="00C54C7E">
        <w:rPr>
          <w:rFonts w:hint="cs"/>
          <w:rtl/>
        </w:rPr>
        <w:t xml:space="preserve">ולא </w:t>
      </w:r>
      <w:r w:rsidRPr="00C35A2C">
        <w:rPr>
          <w:rStyle w:val="afffe"/>
          <w:rFonts w:hint="cs"/>
          <w:b/>
          <w:bCs/>
          <w:rtl/>
        </w:rPr>
        <w:t>קוצה</w:t>
      </w:r>
      <w:r w:rsidRPr="00C54C7E">
        <w:rPr>
          <w:rFonts w:hint="cs"/>
          <w:rtl/>
        </w:rPr>
        <w:t xml:space="preserve"> לה חלה.</w:t>
      </w:r>
      <w:bookmarkEnd w:id="564"/>
    </w:p>
    <w:p w14:paraId="6609F6A0" w14:textId="3ADFED8E" w:rsidR="00AB7D20" w:rsidRPr="00C35A2C" w:rsidRDefault="00AB7D20" w:rsidP="00AB7D20">
      <w:pPr>
        <w:rPr>
          <w:rFonts w:ascii="Fb Fontext" w:hAnsi="Fb Fontext"/>
          <w:rtl/>
        </w:rPr>
      </w:pPr>
      <w:r w:rsidRPr="00C35A2C">
        <w:rPr>
          <w:rFonts w:ascii="Fb Fontext" w:hAnsi="Fb Fontext"/>
          <w:rtl/>
        </w:rPr>
        <w:t>דא"ל פלוני גבל תיקן לי את העיסה, ו</w:t>
      </w:r>
      <w:r w:rsidR="001C5BB0">
        <w:rPr>
          <w:rFonts w:ascii="Fb Fontext" w:hAnsi="Fb Fontext" w:hint="cs"/>
          <w:rtl/>
        </w:rPr>
        <w:t>שאלו ונמצא ששיקרה</w:t>
      </w:r>
      <w:r w:rsidRPr="00C35A2C">
        <w:rPr>
          <w:rFonts w:ascii="Fb Fontext" w:hAnsi="Fb Fontext"/>
          <w:rtl/>
        </w:rPr>
        <w:t>.</w:t>
      </w:r>
    </w:p>
    <w:p w14:paraId="75AD105A" w14:textId="77777777" w:rsidR="00AB7D20" w:rsidRPr="00C54C7E" w:rsidRDefault="00AB7D20" w:rsidP="00C54C7E">
      <w:pPr>
        <w:pStyle w:val="afffd"/>
        <w:rPr>
          <w:rtl/>
        </w:rPr>
      </w:pPr>
      <w:ins w:id="9944" w:author="מספור קטעי משנה" w:date="2026-10-06T06:45:30Z">
        <w:r>
          <w:rPr>
            <w:rStyle w:val="MisparKeta"/>
          </w:rPr>
          <w:t xml:space="preserve">ח. </w:t>
        </w:r>
      </w:ins>
      <w:bookmarkStart w:id="565" w:name="_Toc119353357"/>
      <w:r w:rsidRPr="00C54C7E">
        <w:rPr>
          <w:rFonts w:hint="cs"/>
          <w:rtl/>
        </w:rPr>
        <w:t>ונודרת ואינה מקיימת.</w:t>
      </w:r>
      <w:bookmarkEnd w:id="565"/>
    </w:p>
    <w:p w14:paraId="788C6BE4" w14:textId="733E23DB" w:rsidR="00AB7D20" w:rsidRPr="00C35A2C" w:rsidRDefault="0005550C" w:rsidP="0005550C">
      <w:pPr>
        <w:rPr>
          <w:rFonts w:ascii="Fb Fontext" w:hAnsi="Fb Fontext" w:cs="Guttman Vilna"/>
          <w:b/>
          <w:bCs/>
          <w:sz w:val="42"/>
          <w:rtl/>
        </w:rPr>
      </w:pPr>
      <w:r w:rsidRPr="0005550C">
        <w:rPr>
          <w:rStyle w:val="affffe"/>
          <w:rFonts w:hint="cs"/>
          <w:rtl/>
        </w:rPr>
        <w:t>א.</w:t>
      </w:r>
      <w:r>
        <w:rPr>
          <w:rFonts w:ascii="Fb Fontext" w:hAnsi="Fb Fontext" w:hint="cs"/>
          <w:sz w:val="42"/>
          <w:rtl/>
        </w:rPr>
        <w:t xml:space="preserve"> </w:t>
      </w:r>
      <w:r w:rsidR="00AB7D20" w:rsidRPr="00C35A2C">
        <w:rPr>
          <w:rFonts w:ascii="Fb Fontext" w:hAnsi="Fb Fontext"/>
          <w:sz w:val="42"/>
          <w:rtl/>
        </w:rPr>
        <w:t>דבעון נדרים בנים מתים,</w:t>
      </w:r>
      <w:r w:rsidR="00AB7D20" w:rsidRPr="00AD1A41">
        <w:rPr>
          <w:rStyle w:val="affffa"/>
          <w:rtl/>
        </w:rPr>
        <w:t xml:space="preserve"> 'אל תתן את פיך לחטיא את בשרך וגו'</w:t>
      </w:r>
      <w:r>
        <w:rPr>
          <w:rStyle w:val="affffa"/>
          <w:rFonts w:hint="cs"/>
          <w:rtl/>
        </w:rPr>
        <w:t xml:space="preserve"> וחיבל </w:t>
      </w:r>
      <w:r w:rsidRPr="0005550C">
        <w:rPr>
          <w:rStyle w:val="affffa"/>
          <w:rFonts w:hint="cs"/>
          <w:b/>
          <w:bCs/>
          <w:rtl/>
        </w:rPr>
        <w:t>מעשה ידיך</w:t>
      </w:r>
      <w:r w:rsidR="00AB7D20" w:rsidRPr="0005550C">
        <w:rPr>
          <w:rStyle w:val="affffa"/>
          <w:b/>
          <w:bCs/>
          <w:rtl/>
        </w:rPr>
        <w:t>,</w:t>
      </w:r>
      <w:r>
        <w:rPr>
          <w:rFonts w:ascii="Fb Fontext" w:hAnsi="Fb Fontext" w:hint="cs"/>
          <w:sz w:val="42"/>
          <w:rtl/>
        </w:rPr>
        <w:t>-</w:t>
      </w:r>
      <w:r w:rsidR="001C5BB0">
        <w:rPr>
          <w:rFonts w:ascii="Fb Fontext" w:hAnsi="Fb Fontext" w:hint="cs"/>
          <w:sz w:val="42"/>
          <w:rtl/>
        </w:rPr>
        <w:t xml:space="preserve"> זה</w:t>
      </w:r>
      <w:r w:rsidR="00AB7D20" w:rsidRPr="00C35A2C">
        <w:rPr>
          <w:rFonts w:ascii="Fb Fontext" w:hAnsi="Fb Fontext"/>
          <w:sz w:val="42"/>
          <w:rtl/>
        </w:rPr>
        <w:t xml:space="preserve"> בניו ובנותיו.</w:t>
      </w:r>
    </w:p>
    <w:p w14:paraId="3E140E27" w14:textId="5B448673" w:rsidR="00AB7D20" w:rsidRPr="00C35A2C" w:rsidRDefault="0005550C" w:rsidP="00AB7D20">
      <w:pPr>
        <w:rPr>
          <w:rFonts w:ascii="Fb Fontext" w:hAnsi="Fb Fontext" w:cs="Guttman Vilna"/>
          <w:b/>
          <w:bCs/>
          <w:rtl/>
        </w:rPr>
      </w:pPr>
      <w:r w:rsidRPr="0005550C">
        <w:rPr>
          <w:rStyle w:val="affffe"/>
          <w:rFonts w:hint="cs"/>
          <w:rtl/>
        </w:rPr>
        <w:t xml:space="preserve">ב. </w:t>
      </w:r>
      <w:r w:rsidR="00AB7D20" w:rsidRPr="0005550C">
        <w:rPr>
          <w:rStyle w:val="affffe"/>
          <w:rtl/>
        </w:rPr>
        <w:t>ר"נ:</w:t>
      </w:r>
      <w:r w:rsidR="00AB7D20" w:rsidRPr="00AD1A41">
        <w:rPr>
          <w:rStyle w:val="affffa"/>
          <w:rtl/>
        </w:rPr>
        <w:t xml:space="preserve"> '</w:t>
      </w:r>
      <w:r w:rsidR="00AB7D20" w:rsidRPr="0005550C">
        <w:rPr>
          <w:rStyle w:val="affffa"/>
          <w:b/>
          <w:bCs/>
          <w:rtl/>
        </w:rPr>
        <w:t>לשוא</w:t>
      </w:r>
      <w:r w:rsidR="00AB7D20" w:rsidRPr="00AD1A41">
        <w:rPr>
          <w:rStyle w:val="affffa"/>
          <w:rtl/>
        </w:rPr>
        <w:t xml:space="preserve"> הכיתי את בניכם',</w:t>
      </w:r>
      <w:r w:rsidR="00AB7D20" w:rsidRPr="00C35A2C">
        <w:rPr>
          <w:rFonts w:ascii="Fb Fontext" w:hAnsi="Fb Fontext"/>
          <w:sz w:val="42"/>
          <w:rtl/>
        </w:rPr>
        <w:t xml:space="preserve"> </w:t>
      </w:r>
      <w:r>
        <w:rPr>
          <w:rFonts w:ascii="Fb Fontext" w:hAnsi="Fb Fontext" w:hint="cs"/>
          <w:sz w:val="42"/>
          <w:rtl/>
        </w:rPr>
        <w:t>-</w:t>
      </w:r>
      <w:r w:rsidR="00AB7D20" w:rsidRPr="00C35A2C">
        <w:rPr>
          <w:rFonts w:ascii="Fb Fontext" w:hAnsi="Fb Fontext"/>
          <w:sz w:val="42"/>
          <w:rtl/>
        </w:rPr>
        <w:t xml:space="preserve"> על עסקי שוא.</w:t>
      </w:r>
    </w:p>
    <w:p w14:paraId="3416D4E2" w14:textId="5A09C0A8" w:rsidR="00AB7D20" w:rsidRPr="00C35A2C" w:rsidRDefault="0005550C" w:rsidP="0005550C">
      <w:pPr>
        <w:rPr>
          <w:rFonts w:ascii="Fb Fontext" w:hAnsi="Fb Fontext"/>
          <w:rtl/>
        </w:rPr>
      </w:pPr>
      <w:r w:rsidRPr="0005550C">
        <w:rPr>
          <w:rStyle w:val="affffe"/>
          <w:rFonts w:hint="cs"/>
          <w:rtl/>
        </w:rPr>
        <w:t xml:space="preserve">ג. </w:t>
      </w:r>
      <w:r w:rsidR="00AB7D20" w:rsidRPr="0005550C">
        <w:rPr>
          <w:rStyle w:val="affffe"/>
          <w:rtl/>
        </w:rPr>
        <w:t>ר"מ:</w:t>
      </w:r>
      <w:r w:rsidR="00AB7D20" w:rsidRPr="00C35A2C">
        <w:rPr>
          <w:rFonts w:ascii="Fb Fontext" w:hAnsi="Fb Fontext"/>
          <w:sz w:val="42"/>
          <w:rtl/>
        </w:rPr>
        <w:t xml:space="preserve"> </w:t>
      </w:r>
      <w:r>
        <w:rPr>
          <w:rFonts w:ascii="Fb Fontext" w:hAnsi="Fb Fontext" w:hint="cs"/>
          <w:sz w:val="42"/>
          <w:rtl/>
        </w:rPr>
        <w:t>ה</w:t>
      </w:r>
      <w:r w:rsidR="00AB7D20" w:rsidRPr="00C35A2C">
        <w:rPr>
          <w:rFonts w:ascii="Fb Fontext" w:hAnsi="Fb Fontext"/>
          <w:sz w:val="42"/>
          <w:rtl/>
        </w:rPr>
        <w:t xml:space="preserve">יודע באשתו שנודרת ואינה מקיימת יחזור ויקניטנה, </w:t>
      </w:r>
      <w:r w:rsidR="00AB7D20" w:rsidRPr="00730169">
        <w:rPr>
          <w:rFonts w:ascii="Fb Fontext" w:hAnsi="Fb Fontext"/>
          <w:spacing w:val="-6"/>
          <w:sz w:val="42"/>
          <w:rtl/>
        </w:rPr>
        <w:t>כדי שתדור בפניו ויפר לה,</w:t>
      </w:r>
      <w:r w:rsidRPr="00730169">
        <w:rPr>
          <w:rStyle w:val="affffe"/>
          <w:rFonts w:hint="cs"/>
          <w:spacing w:val="-6"/>
          <w:rtl/>
        </w:rPr>
        <w:t xml:space="preserve"> </w:t>
      </w:r>
      <w:r w:rsidR="00AB7D20" w:rsidRPr="00730169">
        <w:rPr>
          <w:rStyle w:val="affffe"/>
          <w:spacing w:val="-6"/>
          <w:rtl/>
        </w:rPr>
        <w:t>אמרו לו:</w:t>
      </w:r>
      <w:r w:rsidR="00AB7D20" w:rsidRPr="00730169">
        <w:rPr>
          <w:rFonts w:ascii="Fb Fontext" w:hAnsi="Fb Fontext"/>
          <w:spacing w:val="-6"/>
          <w:rtl/>
        </w:rPr>
        <w:t xml:space="preserve"> אין אדם דר עם נחש בכפיפה.</w:t>
      </w:r>
    </w:p>
    <w:p w14:paraId="56E09CEE" w14:textId="27D0186B" w:rsidR="00AB7D20" w:rsidRPr="00C35A2C" w:rsidRDefault="0005550C" w:rsidP="0005550C">
      <w:pPr>
        <w:rPr>
          <w:rFonts w:ascii="Fb Fontext" w:hAnsi="Fb Fontext"/>
          <w:rtl/>
        </w:rPr>
      </w:pPr>
      <w:r w:rsidRPr="0005550C">
        <w:rPr>
          <w:rStyle w:val="affffe"/>
          <w:rFonts w:hint="cs"/>
          <w:rtl/>
        </w:rPr>
        <w:t xml:space="preserve">ד. </w:t>
      </w:r>
      <w:r w:rsidR="00AB7D20" w:rsidRPr="0005550C">
        <w:rPr>
          <w:rStyle w:val="affffe"/>
          <w:rtl/>
        </w:rPr>
        <w:t>ר"י:</w:t>
      </w:r>
      <w:r w:rsidR="00AB7D20" w:rsidRPr="00C35A2C">
        <w:rPr>
          <w:rFonts w:ascii="Fb Fontext" w:hAnsi="Fb Fontext"/>
          <w:rtl/>
        </w:rPr>
        <w:t xml:space="preserve"> </w:t>
      </w:r>
      <w:r>
        <w:rPr>
          <w:rFonts w:ascii="Fb Fontext" w:hAnsi="Fb Fontext" w:hint="cs"/>
          <w:rtl/>
        </w:rPr>
        <w:t>ה</w:t>
      </w:r>
      <w:r w:rsidR="00AB7D20" w:rsidRPr="00C35A2C">
        <w:rPr>
          <w:rFonts w:ascii="Fb Fontext" w:hAnsi="Fb Fontext"/>
          <w:rtl/>
        </w:rPr>
        <w:t>יודע באשתו שאינה קוצה לו חלה יחזור ויפריש אחריה</w:t>
      </w:r>
      <w:r>
        <w:rPr>
          <w:rFonts w:ascii="Fb Fontext" w:hAnsi="Fb Fontext" w:hint="cs"/>
          <w:rtl/>
        </w:rPr>
        <w:t xml:space="preserve"> </w:t>
      </w:r>
      <w:r w:rsidR="00AB7D20" w:rsidRPr="00C35A2C">
        <w:rPr>
          <w:rFonts w:ascii="Fb Fontext" w:hAnsi="Fb Fontext"/>
          <w:rtl/>
        </w:rPr>
        <w:t>אמרו לו: אין אדם דר עם נחש בכפיפה.</w:t>
      </w:r>
    </w:p>
    <w:p w14:paraId="047E6BA6" w14:textId="052B629D" w:rsidR="00E268F4" w:rsidRDefault="00AB7D20" w:rsidP="004D0CB3">
      <w:pPr>
        <w:ind w:firstLine="0"/>
        <w:rPr>
          <w:rFonts w:ascii="Fb Fontext" w:hAnsi="Fb Fontext"/>
          <w:spacing w:val="-4"/>
          <w:rtl/>
        </w:rPr>
      </w:pPr>
      <w:r w:rsidRPr="0005550C">
        <w:rPr>
          <w:rStyle w:val="affffe"/>
          <w:rtl/>
        </w:rPr>
        <w:t>מאן דמתני</w:t>
      </w:r>
      <w:r w:rsidRPr="00F5539C">
        <w:rPr>
          <w:rFonts w:ascii="Fb Fontext" w:hAnsi="Fb Fontext"/>
          <w:spacing w:val="-4"/>
          <w:rtl/>
        </w:rPr>
        <w:t xml:space="preserve"> </w:t>
      </w:r>
      <w:r w:rsidRPr="0005550C">
        <w:rPr>
          <w:rStyle w:val="affffe"/>
          <w:rtl/>
        </w:rPr>
        <w:t>אחלה</w:t>
      </w:r>
      <w:r w:rsidRPr="00F5539C">
        <w:rPr>
          <w:rFonts w:ascii="Fb Fontext" w:hAnsi="Fb Fontext"/>
          <w:spacing w:val="-4"/>
          <w:rtl/>
        </w:rPr>
        <w:t xml:space="preserve"> </w:t>
      </w:r>
      <w:r w:rsidRPr="004D0CB3">
        <w:rPr>
          <w:rtl/>
        </w:rPr>
        <w:t>כ"ש אנדרים דלא שכיח</w:t>
      </w:r>
      <w:r w:rsidR="00E268F4">
        <w:rPr>
          <w:rFonts w:ascii="Fb Fontext" w:hAnsi="Fb Fontext"/>
          <w:spacing w:val="-4"/>
          <w:rtl/>
        </w:rPr>
        <w:t>,</w:t>
      </w:r>
    </w:p>
    <w:p w14:paraId="1C585156" w14:textId="0358E60E" w:rsidR="00AB7D20" w:rsidRDefault="00AB7D20" w:rsidP="004D0CB3">
      <w:pPr>
        <w:ind w:firstLine="0"/>
        <w:rPr>
          <w:rtl/>
        </w:rPr>
      </w:pPr>
      <w:r w:rsidRPr="0005550C">
        <w:rPr>
          <w:rStyle w:val="affffe"/>
          <w:rtl/>
        </w:rPr>
        <w:t xml:space="preserve">מאן דמתני </w:t>
      </w:r>
      <w:r w:rsidR="0005550C" w:rsidRPr="0005550C">
        <w:rPr>
          <w:rStyle w:val="affffe"/>
          <w:rFonts w:hint="cs"/>
          <w:rtl/>
        </w:rPr>
        <w:t>אנדרים</w:t>
      </w:r>
      <w:r w:rsidR="0005550C">
        <w:rPr>
          <w:rFonts w:ascii="Fb Fontext" w:hAnsi="Fb Fontext" w:hint="cs"/>
          <w:spacing w:val="-4"/>
          <w:rtl/>
        </w:rPr>
        <w:t xml:space="preserve"> </w:t>
      </w:r>
      <w:r w:rsidRPr="004D0CB3">
        <w:rPr>
          <w:rtl/>
        </w:rPr>
        <w:t xml:space="preserve">אבל הא </w:t>
      </w:r>
      <w:r w:rsidRPr="004D0CB3">
        <w:rPr>
          <w:rFonts w:hint="cs"/>
          <w:rtl/>
        </w:rPr>
        <w:t xml:space="preserve">פעמים </w:t>
      </w:r>
      <w:r w:rsidRPr="004D0CB3">
        <w:rPr>
          <w:rtl/>
        </w:rPr>
        <w:t>דמקרי ואכיל</w:t>
      </w:r>
      <w:r w:rsidR="0005550C" w:rsidRPr="004D0CB3">
        <w:rPr>
          <w:rFonts w:hint="cs"/>
          <w:rtl/>
        </w:rPr>
        <w:t>.</w:t>
      </w:r>
    </w:p>
    <w:p w14:paraId="03351F26" w14:textId="77777777" w:rsidR="00AB7D20" w:rsidRDefault="00AB7D20" w:rsidP="00E26091">
      <w:pPr>
        <w:pStyle w:val="afff"/>
        <w:framePr w:wrap="around"/>
        <w:rPr>
          <w:rtl/>
        </w:rPr>
      </w:pPr>
      <w:bookmarkStart w:id="566" w:name="_Toc119353358"/>
      <w:r w:rsidRPr="00C35A2C">
        <w:rPr>
          <w:rFonts w:hint="cs"/>
          <w:rtl/>
        </w:rPr>
        <w:t>עב:</w:t>
      </w:r>
      <w:bookmarkEnd w:id="566"/>
    </w:p>
    <w:p w14:paraId="27F8A330" w14:textId="77777777" w:rsidR="00AB7D20" w:rsidRPr="00C35A2C" w:rsidRDefault="00AB7D20" w:rsidP="004D0CB3">
      <w:pPr>
        <w:pStyle w:val="afffd"/>
        <w:rPr>
          <w:rFonts w:ascii="Fb Fontext" w:hAnsi="Fb Fontext"/>
          <w:rtl/>
        </w:rPr>
      </w:pPr>
      <w:ins w:id="9945" w:author="מספור קטעי משנה" w:date="2026-10-06T06:45:30Z">
        <w:r>
          <w:rPr>
            <w:rStyle w:val="MisparKeta"/>
          </w:rPr>
          <w:t xml:space="preserve">ט. </w:t>
        </w:r>
      </w:ins>
      <w:bookmarkStart w:id="567" w:name="_Toc119353359"/>
      <w:r w:rsidRPr="004D0CB3">
        <w:rPr>
          <w:rFonts w:hint="cs"/>
          <w:rtl/>
        </w:rPr>
        <w:t>ואיזוהי דת יהודית? יוצאה וראשה פרוע</w:t>
      </w:r>
      <w:r w:rsidRPr="00C35A2C">
        <w:rPr>
          <w:rFonts w:ascii="Fb Fontext" w:hAnsi="Fb Fontext" w:cs="Guttman Vilna"/>
          <w:rtl/>
          <w:rPrChange w:id="40007" w:author="Claude" w:date="2026-10-06T13:34:40Z">
            <w:rPr>
              <w:rFonts w:ascii="Fb Fontext" w:hAnsi="Fb Fontext" w:cs="Guttman Vilna"/>
              <w:sz w:val="42"/>
              <w:rtl/>
            </w:rPr>
          </w:rPrChange>
        </w:rPr>
        <w:t>.</w:t>
      </w:r>
      <w:bookmarkEnd w:id="567"/>
    </w:p>
    <w:p w14:paraId="3E0C4702" w14:textId="0C49B786" w:rsidR="00E268F4" w:rsidRDefault="005426EA" w:rsidP="00AB7D20">
      <w:pPr>
        <w:rPr>
          <w:rStyle w:val="affffa"/>
          <w:spacing w:val="-2"/>
          <w:rtl/>
        </w:rPr>
      </w:pPr>
      <w:r>
        <w:rPr>
          <w:rFonts w:ascii="Fb Fontext" w:hAnsi="Fb Fontext" w:hint="cs"/>
          <w:spacing w:val="-2"/>
          <w:rtl/>
        </w:rPr>
        <w:t>אף דב</w:t>
      </w:r>
      <w:r w:rsidR="00AB7D20" w:rsidRPr="00F5539C">
        <w:rPr>
          <w:rFonts w:ascii="Fb Fontext" w:hAnsi="Fb Fontext"/>
          <w:spacing w:val="-2"/>
          <w:rtl/>
        </w:rPr>
        <w:t xml:space="preserve">ראשה פרוע </w:t>
      </w:r>
      <w:r>
        <w:rPr>
          <w:rFonts w:ascii="Fb Fontext" w:hAnsi="Fb Fontext" w:hint="cs"/>
          <w:spacing w:val="-2"/>
          <w:rtl/>
        </w:rPr>
        <w:t>אסור מ</w:t>
      </w:r>
      <w:r w:rsidR="00AB7D20" w:rsidRPr="00F5539C">
        <w:rPr>
          <w:rFonts w:ascii="Fb Fontext" w:hAnsi="Fb Fontext"/>
          <w:spacing w:val="-2"/>
          <w:rtl/>
        </w:rPr>
        <w:t>דאורייתא -</w:t>
      </w:r>
      <w:r w:rsidR="00AB7D20" w:rsidRPr="00F5539C">
        <w:rPr>
          <w:rStyle w:val="affffa"/>
          <w:spacing w:val="-2"/>
          <w:rtl/>
        </w:rPr>
        <w:t>'ופרע את ראש האשה'</w:t>
      </w:r>
      <w:r w:rsidR="00E268F4">
        <w:rPr>
          <w:rStyle w:val="affffa"/>
          <w:rFonts w:hint="cs"/>
          <w:spacing w:val="-2"/>
          <w:rtl/>
        </w:rPr>
        <w:t>,</w:t>
      </w:r>
    </w:p>
    <w:p w14:paraId="08992CA1" w14:textId="00F47A81" w:rsidR="00AB7D20" w:rsidRPr="00F5539C" w:rsidRDefault="00AB7D20" w:rsidP="005426EA">
      <w:pPr>
        <w:ind w:firstLine="57"/>
        <w:rPr>
          <w:rFonts w:ascii="Fb Fontext" w:hAnsi="Fb Fontext"/>
          <w:spacing w:val="-2"/>
          <w:rtl/>
        </w:rPr>
      </w:pPr>
      <w:r w:rsidRPr="0005550C">
        <w:rPr>
          <w:rStyle w:val="affffe"/>
          <w:rtl/>
        </w:rPr>
        <w:t xml:space="preserve">ותדר"י </w:t>
      </w:r>
      <w:r w:rsidRPr="00F5539C">
        <w:rPr>
          <w:rFonts w:ascii="Fb Fontext" w:hAnsi="Fb Fontext"/>
          <w:spacing w:val="-2"/>
          <w:rtl/>
        </w:rPr>
        <w:t>אזהרה לבנות ישראל שלא יצאו בפרוע ראש</w:t>
      </w:r>
      <w:r w:rsidR="005426EA">
        <w:rPr>
          <w:rFonts w:ascii="Fb Fontext" w:hAnsi="Fb Fontext" w:hint="cs"/>
          <w:spacing w:val="-2"/>
          <w:rtl/>
        </w:rPr>
        <w:t>,</w:t>
      </w:r>
    </w:p>
    <w:p w14:paraId="7751CBD7" w14:textId="436CCCA5" w:rsidR="00AB7D20" w:rsidRDefault="0005550C" w:rsidP="00AB7D20">
      <w:pPr>
        <w:rPr>
          <w:rFonts w:ascii="Fb Fontext" w:hAnsi="Fb Fontext"/>
          <w:rtl/>
        </w:rPr>
      </w:pPr>
      <w:r w:rsidRPr="00CA108A">
        <w:rPr>
          <w:rFonts w:ascii="Fb Fontext" w:hAnsi="Fb Fontext" w:cs="PFT_Frank" w:hint="cs"/>
          <w:b/>
          <w:bCs/>
          <w:szCs w:val="14"/>
          <w:rtl/>
        </w:rPr>
        <w:t>מ</w:t>
      </w:r>
      <w:r w:rsidR="00AB7D20" w:rsidRPr="00CA108A">
        <w:rPr>
          <w:rFonts w:ascii="Fb Fontext" w:hAnsi="Fb Fontext" w:cs="PFT_Frank"/>
          <w:b/>
          <w:bCs/>
          <w:szCs w:val="14"/>
          <w:rtl/>
        </w:rPr>
        <w:t>דאורייתא</w:t>
      </w:r>
      <w:r w:rsidR="00AB7D20" w:rsidRPr="00C35A2C">
        <w:rPr>
          <w:rFonts w:ascii="Fb Fontext" w:hAnsi="Fb Fontext"/>
          <w:rtl/>
        </w:rPr>
        <w:t xml:space="preserve"> </w:t>
      </w:r>
      <w:r w:rsidR="005426EA">
        <w:rPr>
          <w:rFonts w:ascii="Fb Fontext" w:hAnsi="Fb Fontext" w:hint="cs"/>
          <w:rtl/>
        </w:rPr>
        <w:t>מותר</w:t>
      </w:r>
      <w:r>
        <w:rPr>
          <w:rFonts w:ascii="Fb Fontext" w:hAnsi="Fb Fontext" w:hint="cs"/>
          <w:rtl/>
        </w:rPr>
        <w:t xml:space="preserve"> </w:t>
      </w:r>
      <w:r w:rsidR="00AB7D20" w:rsidRPr="00C35A2C">
        <w:rPr>
          <w:rFonts w:ascii="Fb Fontext" w:hAnsi="Fb Fontext"/>
          <w:rtl/>
        </w:rPr>
        <w:t>סל עם נקבים על ראשה</w:t>
      </w:r>
      <w:r>
        <w:rPr>
          <w:rFonts w:ascii="Fb Fontext" w:hAnsi="Fb Fontext" w:hint="cs"/>
          <w:rtl/>
        </w:rPr>
        <w:t>,</w:t>
      </w:r>
      <w:r w:rsidR="00AB7D20" w:rsidRPr="00C35A2C">
        <w:rPr>
          <w:rFonts w:ascii="Fb Fontext" w:hAnsi="Fb Fontext"/>
          <w:rtl/>
        </w:rPr>
        <w:t xml:space="preserve"> </w:t>
      </w:r>
      <w:r w:rsidR="00AB7D20" w:rsidRPr="00CA108A">
        <w:rPr>
          <w:rFonts w:ascii="Fb Fontext" w:hAnsi="Fb Fontext" w:cs="PFT_Frank"/>
          <w:b/>
          <w:bCs/>
          <w:szCs w:val="14"/>
          <w:rtl/>
        </w:rPr>
        <w:t>ו</w:t>
      </w:r>
      <w:r w:rsidRPr="00CA108A">
        <w:rPr>
          <w:rFonts w:ascii="Fb Fontext" w:hAnsi="Fb Fontext" w:cs="PFT_Frank" w:hint="cs"/>
          <w:b/>
          <w:bCs/>
          <w:szCs w:val="14"/>
          <w:rtl/>
        </w:rPr>
        <w:t>מ</w:t>
      </w:r>
      <w:r w:rsidR="00AB7D20" w:rsidRPr="00CA108A">
        <w:rPr>
          <w:rFonts w:ascii="Fb Fontext" w:hAnsi="Fb Fontext" w:cs="PFT_Frank"/>
          <w:b/>
          <w:bCs/>
          <w:szCs w:val="14"/>
          <w:rtl/>
        </w:rPr>
        <w:t>דת יהודית</w:t>
      </w:r>
      <w:r w:rsidR="00AB7D20" w:rsidRPr="00C35A2C">
        <w:rPr>
          <w:rFonts w:ascii="Fb Fontext" w:hAnsi="Fb Fontext"/>
          <w:rtl/>
        </w:rPr>
        <w:t xml:space="preserve"> אסור</w:t>
      </w:r>
      <w:r>
        <w:rPr>
          <w:rFonts w:ascii="Fb Fontext" w:hAnsi="Fb Fontext" w:hint="cs"/>
          <w:rtl/>
        </w:rPr>
        <w:t>,</w:t>
      </w:r>
    </w:p>
    <w:p w14:paraId="1805EF85" w14:textId="12A9481B" w:rsidR="00AB7D20" w:rsidRPr="00C35A2C" w:rsidRDefault="00AB7D20" w:rsidP="00AB7D20">
      <w:pPr>
        <w:rPr>
          <w:rFonts w:ascii="Fb Fontext" w:hAnsi="Fb Fontext"/>
          <w:rtl/>
        </w:rPr>
      </w:pPr>
      <w:r w:rsidRPr="0005550C">
        <w:rPr>
          <w:rStyle w:val="affffe"/>
          <w:rtl/>
        </w:rPr>
        <w:t>מרי"ו,</w:t>
      </w:r>
      <w:r w:rsidRPr="00C35A2C">
        <w:rPr>
          <w:rFonts w:ascii="Fb Fontext" w:hAnsi="Fb Fontext"/>
          <w:rtl/>
        </w:rPr>
        <w:t xml:space="preserve"> קלתה</w:t>
      </w:r>
      <w:r w:rsidR="005426EA">
        <w:rPr>
          <w:rStyle w:val="afffff0"/>
          <w:rFonts w:hint="cs"/>
          <w:rtl/>
        </w:rPr>
        <w:t xml:space="preserve"> </w:t>
      </w:r>
      <w:r w:rsidR="005426EA" w:rsidRPr="005426EA">
        <w:rPr>
          <w:rStyle w:val="afffff0"/>
          <w:rFonts w:hint="cs"/>
          <w:rtl/>
        </w:rPr>
        <w:t>[כמין סל]</w:t>
      </w:r>
      <w:r w:rsidRPr="00C35A2C">
        <w:rPr>
          <w:rFonts w:ascii="Fb Fontext" w:hAnsi="Fb Fontext"/>
          <w:rtl/>
        </w:rPr>
        <w:t xml:space="preserve"> אין בה משום פרוע ראש.</w:t>
      </w:r>
    </w:p>
    <w:p w14:paraId="232C09DC" w14:textId="6FD219C0" w:rsidR="00E268F4" w:rsidRDefault="00AB7D20" w:rsidP="00AB7D20">
      <w:pPr>
        <w:rPr>
          <w:rFonts w:ascii="Fb Fontext" w:hAnsi="Fb Fontext"/>
          <w:spacing w:val="-2"/>
          <w:rtl/>
        </w:rPr>
      </w:pPr>
      <w:r w:rsidRPr="00F5539C">
        <w:rPr>
          <w:rFonts w:ascii="Fb Fontext" w:hAnsi="Fb Fontext"/>
          <w:spacing w:val="-2"/>
          <w:rtl/>
        </w:rPr>
        <w:t xml:space="preserve">והיינו: </w:t>
      </w:r>
      <w:r w:rsidRPr="00CA108A">
        <w:rPr>
          <w:rFonts w:ascii="Fb Fontext" w:hAnsi="Fb Fontext" w:cs="PFT_Frank"/>
          <w:b/>
          <w:bCs/>
          <w:spacing w:val="-2"/>
          <w:szCs w:val="14"/>
          <w:rtl/>
        </w:rPr>
        <w:t>בחצר</w:t>
      </w:r>
      <w:r w:rsidRPr="00F5539C">
        <w:rPr>
          <w:rFonts w:ascii="Fb Fontext" w:hAnsi="Fb Fontext"/>
          <w:spacing w:val="-2"/>
          <w:rtl/>
        </w:rPr>
        <w:t xml:space="preserve"> מותר </w:t>
      </w:r>
      <w:r w:rsidR="00BD4EEB">
        <w:rPr>
          <w:rFonts w:ascii="Fb Fontext" w:hAnsi="Fb Fontext"/>
          <w:spacing w:val="-2"/>
          <w:rtl/>
        </w:rPr>
        <w:t>אף</w:t>
      </w:r>
      <w:r w:rsidRPr="00F5539C">
        <w:rPr>
          <w:rFonts w:ascii="Fb Fontext" w:hAnsi="Fb Fontext"/>
          <w:spacing w:val="-2"/>
          <w:rtl/>
        </w:rPr>
        <w:t xml:space="preserve"> בפרוע ראש</w:t>
      </w:r>
      <w:r w:rsidR="00E268F4">
        <w:rPr>
          <w:rFonts w:ascii="Fb Fontext" w:hAnsi="Fb Fontext"/>
          <w:spacing w:val="-2"/>
          <w:rtl/>
        </w:rPr>
        <w:t>,</w:t>
      </w:r>
    </w:p>
    <w:p w14:paraId="36C270E6" w14:textId="780CEEA4" w:rsidR="00AB7D20" w:rsidRPr="00730169" w:rsidRDefault="00AB7D20" w:rsidP="005426EA">
      <w:pPr>
        <w:ind w:left="340" w:firstLine="57"/>
        <w:rPr>
          <w:rFonts w:ascii="Fb Fontext" w:hAnsi="Fb Fontext"/>
          <w:spacing w:val="-4"/>
          <w:rtl/>
        </w:rPr>
      </w:pPr>
      <w:r w:rsidRPr="00730169">
        <w:rPr>
          <w:rFonts w:ascii="Fb Fontext" w:hAnsi="Fb Fontext" w:cs="PFT_Frank"/>
          <w:b/>
          <w:bCs/>
          <w:spacing w:val="-4"/>
          <w:szCs w:val="14"/>
          <w:rtl/>
        </w:rPr>
        <w:lastRenderedPageBreak/>
        <w:t>מחצר לחצר</w:t>
      </w:r>
      <w:r w:rsidRPr="00730169">
        <w:rPr>
          <w:rFonts w:ascii="Fb Fontext" w:hAnsi="Fb Fontext"/>
          <w:spacing w:val="-4"/>
          <w:rtl/>
        </w:rPr>
        <w:t xml:space="preserve"> דרך מבוי מותר בקלתה,</w:t>
      </w:r>
      <w:r>
        <w:rPr>
          <w:rFonts w:ascii="Fb Fontext" w:hAnsi="Fb Fontext" w:cs="PFT_Frank"/>
          <w:b/>
          <w:bCs/>
          <w:spacing w:val="-4"/>
          <w:szCs w:val="14"/>
          <w:rtl/>
        </w:rPr>
        <w:t xml:space="preserve"> </w:t>
      </w:r>
      <w:r>
        <w:rPr>
          <w:rStyle w:val="affffe"/>
          <w:rFonts w:ascii="Fb Fontext" w:hAnsi="Fb Fontext" w:cs="PFT_Frank"/>
          <w:b/>
          <w:bCs/>
          <w:spacing w:val="-4"/>
          <w:szCs w:val="14"/>
          <w:rtl/>
          <w:rPrChange w:id="9228" w:author="מנוע אמוראים" w:date="2026-10-05T16:41:40Z">
            <w:rPr>
              <w:rFonts w:ascii="Fb Fontext" w:hAnsi="Fb Fontext" w:cs="PFT_Frank"/>
              <w:b/>
              <w:bCs/>
              <w:spacing w:val="-4"/>
              <w:szCs w:val="14"/>
              <w:rtl/>
            </w:rPr>
          </w:rPrChange>
        </w:rPr>
        <w:t xml:space="preserve">וברה"ר</w:t>
      </w:r>
      <w:r>
        <w:rPr>
          <w:rFonts w:ascii="Fb Fontext" w:hAnsi="Fb Fontext" w:cs="PFT_Frank"/>
          <w:b/>
          <w:bCs/>
          <w:spacing w:val="-4"/>
          <w:szCs w:val="14"/>
          <w:rtl/>
        </w:rPr>
        <w:t xml:space="preserve"> </w:t>
      </w:r>
      <w:r w:rsidRPr="00730169">
        <w:rPr>
          <w:rFonts w:ascii="Fb Fontext" w:hAnsi="Fb Fontext"/>
          <w:spacing w:val="-4"/>
          <w:rtl/>
        </w:rPr>
        <w:t>בכיסוי גמור</w:t>
      </w:r>
      <w:r w:rsidR="000568A6">
        <w:rPr>
          <w:rFonts w:ascii="Fb Fontext" w:hAnsi="Fb Fontext" w:hint="cs"/>
          <w:spacing w:val="-4"/>
          <w:rtl/>
        </w:rPr>
        <w:t>,</w:t>
      </w:r>
    </w:p>
    <w:p w14:paraId="18E39CF3" w14:textId="77777777" w:rsidR="00AB7D20" w:rsidRPr="00C54C7E" w:rsidRDefault="00AB7D20" w:rsidP="00C54C7E">
      <w:pPr>
        <w:pStyle w:val="afffd"/>
        <w:rPr>
          <w:rtl/>
        </w:rPr>
      </w:pPr>
      <w:ins w:id="9946" w:author="מספור קטעי משנה" w:date="2026-10-06T06:45:30Z">
        <w:r>
          <w:rPr>
            <w:rStyle w:val="MisparKeta"/>
          </w:rPr>
          <w:t xml:space="preserve">א. </w:t>
        </w:r>
      </w:ins>
      <w:bookmarkStart w:id="568" w:name="_Toc119353360"/>
      <w:r w:rsidRPr="00C54C7E">
        <w:rPr>
          <w:rFonts w:hint="cs"/>
          <w:rtl/>
        </w:rPr>
        <w:t>וטווה בשוק.</w:t>
      </w:r>
      <w:bookmarkEnd w:id="568"/>
    </w:p>
    <w:p w14:paraId="6F08D105" w14:textId="59971AEC" w:rsidR="00AB7D20" w:rsidRPr="00C35A2C" w:rsidRDefault="00AB7D20" w:rsidP="005426EA">
      <w:pPr>
        <w:rPr>
          <w:rFonts w:cs="Guttman Vilna"/>
          <w:b/>
          <w:rtl/>
        </w:rPr>
      </w:pPr>
      <w:r w:rsidRPr="00C54C7E">
        <w:rPr>
          <w:rtl/>
        </w:rPr>
        <w:t xml:space="preserve">• </w:t>
      </w:r>
      <w:r w:rsidR="005426EA" w:rsidRPr="005426EA">
        <w:rPr>
          <w:rStyle w:val="affffe"/>
          <w:rFonts w:hint="cs"/>
          <w:rtl/>
        </w:rPr>
        <w:t>משמואל</w:t>
      </w:r>
      <w:r w:rsidRPr="005426EA">
        <w:rPr>
          <w:rStyle w:val="affffe"/>
          <w:rtl/>
        </w:rPr>
        <w:t>:</w:t>
      </w:r>
      <w:r w:rsidRPr="00C35A2C">
        <w:rPr>
          <w:rtl/>
        </w:rPr>
        <w:t xml:space="preserve"> במראה זרועותיה לבני אדם.</w:t>
      </w:r>
    </w:p>
    <w:p w14:paraId="4047963E" w14:textId="6C35F1CA" w:rsidR="00AB7D20" w:rsidRPr="00C35A2C" w:rsidRDefault="00AB7D20" w:rsidP="00AB7D20">
      <w:pPr>
        <w:rPr>
          <w:rFonts w:ascii="Fb Fontext" w:hAnsi="Fb Fontext" w:cs="Guttman Vilna"/>
          <w:b/>
          <w:bCs/>
          <w:sz w:val="42"/>
          <w:rtl/>
        </w:rPr>
      </w:pPr>
      <w:r w:rsidRPr="005426EA">
        <w:rPr>
          <w:rStyle w:val="affffe"/>
          <w:rtl/>
        </w:rPr>
        <w:t>מאבימי:</w:t>
      </w:r>
      <w:r w:rsidRPr="00C35A2C">
        <w:rPr>
          <w:rFonts w:ascii="Fb Fontext" w:hAnsi="Fb Fontext"/>
          <w:sz w:val="42"/>
          <w:rtl/>
        </w:rPr>
        <w:t xml:space="preserve"> בטווה ורד כנגד פניה של מטה.</w:t>
      </w:r>
      <w:r w:rsidR="005426EA">
        <w:rPr>
          <w:rFonts w:ascii="Fb Fontext" w:hAnsi="Fb Fontext" w:hint="cs"/>
          <w:sz w:val="42"/>
          <w:rtl/>
        </w:rPr>
        <w:t xml:space="preserve"> </w:t>
      </w:r>
      <w:r w:rsidR="005426EA" w:rsidRPr="005426EA">
        <w:rPr>
          <w:rStyle w:val="afffff0"/>
          <w:rFonts w:hint="cs"/>
          <w:rtl/>
        </w:rPr>
        <w:t>[דרך פריצות]</w:t>
      </w:r>
    </w:p>
    <w:p w14:paraId="74F837E8" w14:textId="77777777" w:rsidR="00AB7D20" w:rsidRPr="00C54C7E" w:rsidRDefault="00AB7D20" w:rsidP="00C54C7E">
      <w:pPr>
        <w:pStyle w:val="afffd"/>
        <w:rPr>
          <w:rtl/>
        </w:rPr>
      </w:pPr>
      <w:ins w:id="9947" w:author="מספור קטעי משנה" w:date="2026-10-06T06:45:30Z">
        <w:r>
          <w:rPr>
            <w:rStyle w:val="MisparKeta"/>
          </w:rPr>
          <w:t xml:space="preserve">א. </w:t>
        </w:r>
      </w:ins>
      <w:bookmarkStart w:id="569" w:name="_Toc119353361"/>
      <w:r w:rsidRPr="00C54C7E">
        <w:rPr>
          <w:rFonts w:hint="cs"/>
          <w:rtl/>
        </w:rPr>
        <w:t>ומדברת עם כל אדם.</w:t>
      </w:r>
      <w:bookmarkEnd w:id="569"/>
    </w:p>
    <w:p w14:paraId="7185B0F2" w14:textId="47096E5C" w:rsidR="00AB7D20" w:rsidRPr="00C35A2C" w:rsidRDefault="00AB7D20" w:rsidP="00AB7D20">
      <w:pPr>
        <w:rPr>
          <w:rFonts w:ascii="Fb Fontext" w:hAnsi="Fb Fontext"/>
          <w:rtl/>
        </w:rPr>
      </w:pPr>
      <w:r w:rsidRPr="005426EA">
        <w:rPr>
          <w:rStyle w:val="affffe"/>
          <w:rtl/>
        </w:rPr>
        <w:t xml:space="preserve">• </w:t>
      </w:r>
      <w:r w:rsidR="005426EA" w:rsidRPr="005426EA">
        <w:rPr>
          <w:rStyle w:val="affffe"/>
          <w:rFonts w:hint="cs"/>
          <w:rtl/>
        </w:rPr>
        <w:t>משמואל</w:t>
      </w:r>
      <w:r w:rsidRPr="005426EA">
        <w:rPr>
          <w:rStyle w:val="affffe"/>
          <w:rtl/>
        </w:rPr>
        <w:t xml:space="preserve">: </w:t>
      </w:r>
      <w:r w:rsidRPr="00C35A2C">
        <w:rPr>
          <w:rFonts w:ascii="Fb Fontext" w:hAnsi="Fb Fontext"/>
          <w:rtl/>
        </w:rPr>
        <w:t>במשחקת עם בחורים.</w:t>
      </w:r>
    </w:p>
    <w:p w14:paraId="191F4CCC" w14:textId="3AF87779" w:rsidR="00E268F4" w:rsidRDefault="00AB7D20" w:rsidP="00793A96">
      <w:pPr>
        <w:rPr>
          <w:rFonts w:ascii="Fb Fontext" w:hAnsi="Fb Fontext"/>
          <w:rtl/>
        </w:rPr>
      </w:pPr>
      <w:r w:rsidRPr="005426EA">
        <w:rPr>
          <w:rStyle w:val="affffe"/>
          <w:rtl/>
        </w:rPr>
        <w:t>רבב"ח:</w:t>
      </w:r>
      <w:r w:rsidRPr="00C35A2C">
        <w:rPr>
          <w:rFonts w:ascii="Fb Fontext" w:hAnsi="Fb Fontext"/>
          <w:rtl/>
        </w:rPr>
        <w:t xml:space="preserve"> ערביה שישבה וזרקה פלכה נגד פניה</w:t>
      </w:r>
      <w:r w:rsidR="00793A96">
        <w:rPr>
          <w:rFonts w:ascii="Fb Fontext" w:hAnsi="Fb Fontext" w:hint="cs"/>
          <w:rtl/>
        </w:rPr>
        <w:t>, ו</w:t>
      </w:r>
      <w:r w:rsidRPr="00C35A2C">
        <w:rPr>
          <w:rFonts w:ascii="Fb Fontext" w:hAnsi="Fb Fontext"/>
          <w:rtl/>
        </w:rPr>
        <w:t>כשראת</w:t>
      </w:r>
      <w:r w:rsidR="00793A96">
        <w:rPr>
          <w:rFonts w:ascii="Fb Fontext" w:hAnsi="Fb Fontext" w:hint="cs"/>
          <w:rtl/>
        </w:rPr>
        <w:t xml:space="preserve">ה </w:t>
      </w:r>
      <w:r w:rsidR="00793A96" w:rsidRPr="00793A96">
        <w:rPr>
          <w:rStyle w:val="affffe"/>
          <w:rFonts w:hint="cs"/>
          <w:rtl/>
        </w:rPr>
        <w:t>למ</w:t>
      </w:r>
      <w:r w:rsidR="002B7BCC">
        <w:rPr>
          <w:rStyle w:val="affffe"/>
          <w:rtl/>
        </w:rPr>
        <w:t>"</w:t>
      </w:r>
      <w:r w:rsidR="00793A96" w:rsidRPr="00793A96">
        <w:rPr>
          <w:rStyle w:val="affffe"/>
          <w:rFonts w:hint="cs"/>
          <w:rtl/>
        </w:rPr>
        <w:t>ע</w:t>
      </w:r>
      <w:r w:rsidRPr="00C35A2C">
        <w:rPr>
          <w:rFonts w:ascii="Fb Fontext" w:hAnsi="Fb Fontext"/>
          <w:rtl/>
        </w:rPr>
        <w:t xml:space="preserve"> ז</w:t>
      </w:r>
      <w:r w:rsidR="00793A96">
        <w:rPr>
          <w:rFonts w:ascii="Fb Fontext" w:hAnsi="Fb Fontext" w:hint="cs"/>
          <w:rtl/>
        </w:rPr>
        <w:t>ר</w:t>
      </w:r>
      <w:r w:rsidRPr="00C35A2C">
        <w:rPr>
          <w:rFonts w:ascii="Fb Fontext" w:hAnsi="Fb Fontext"/>
          <w:rtl/>
        </w:rPr>
        <w:t xml:space="preserve">קה וביקשה </w:t>
      </w:r>
      <w:r w:rsidR="00793A96">
        <w:rPr>
          <w:rFonts w:ascii="Fb Fontext" w:hAnsi="Fb Fontext" w:hint="cs"/>
          <w:rtl/>
        </w:rPr>
        <w:t>ממנו</w:t>
      </w:r>
      <w:r>
        <w:rPr>
          <w:rFonts w:ascii="Fb Fontext" w:hAnsi="Fb Fontext" w:hint="cs"/>
          <w:rtl/>
        </w:rPr>
        <w:t xml:space="preserve"> </w:t>
      </w:r>
      <w:r>
        <w:rPr>
          <w:rFonts w:ascii="Fb Fontext" w:hAnsi="Fb Fontext"/>
          <w:rtl/>
        </w:rPr>
        <w:t>להביא לה</w:t>
      </w:r>
      <w:r w:rsidR="005426EA">
        <w:rPr>
          <w:rFonts w:ascii="Fb Fontext" w:hAnsi="Fb Fontext" w:hint="cs"/>
          <w:rtl/>
        </w:rPr>
        <w:t>,</w:t>
      </w:r>
      <w:r w:rsidR="00793A96">
        <w:rPr>
          <w:rStyle w:val="affffe"/>
          <w:rFonts w:hint="cs"/>
          <w:rtl/>
        </w:rPr>
        <w:t xml:space="preserve">   </w:t>
      </w:r>
      <w:r w:rsidR="001775F4">
        <w:rPr>
          <w:rStyle w:val="affffe"/>
          <w:rFonts w:hint="cs"/>
          <w:rtl/>
        </w:rPr>
        <w:t>ו</w:t>
      </w:r>
      <w:r w:rsidR="00793A96">
        <w:rPr>
          <w:rStyle w:val="affffe"/>
          <w:rFonts w:hint="cs"/>
          <w:rtl/>
        </w:rPr>
        <w:t>ע</w:t>
      </w:r>
      <w:r w:rsidR="002B7BCC">
        <w:rPr>
          <w:rStyle w:val="affffe"/>
          <w:rtl/>
        </w:rPr>
        <w:t>"</w:t>
      </w:r>
      <w:r w:rsidR="00793A96">
        <w:rPr>
          <w:rStyle w:val="affffe"/>
          <w:rFonts w:hint="cs"/>
          <w:rtl/>
        </w:rPr>
        <w:t>ז אמר</w:t>
      </w:r>
      <w:r w:rsidRPr="005426EA">
        <w:rPr>
          <w:rStyle w:val="affffe"/>
          <w:rtl/>
        </w:rPr>
        <w:t xml:space="preserve"> </w:t>
      </w:r>
      <w:r w:rsidR="00793A96">
        <w:rPr>
          <w:rStyle w:val="affffe"/>
          <w:rFonts w:hint="cs"/>
          <w:rtl/>
        </w:rPr>
        <w:t>מ</w:t>
      </w:r>
      <w:r w:rsidRPr="005426EA">
        <w:rPr>
          <w:rStyle w:val="affffe"/>
          <w:rtl/>
        </w:rPr>
        <w:t>"ע</w:t>
      </w:r>
      <w:r w:rsidRPr="00C35A2C">
        <w:rPr>
          <w:rFonts w:ascii="Fb Fontext" w:hAnsi="Fb Fontext"/>
          <w:rtl/>
        </w:rPr>
        <w:t xml:space="preserve"> </w:t>
      </w:r>
      <w:r w:rsidR="001775F4">
        <w:rPr>
          <w:rFonts w:ascii="Fb Fontext" w:hAnsi="Fb Fontext" w:hint="cs"/>
          <w:rtl/>
        </w:rPr>
        <w:t>דבר</w:t>
      </w:r>
      <w:r w:rsidR="00E268F4">
        <w:rPr>
          <w:rFonts w:ascii="Fb Fontext" w:hAnsi="Fb Fontext" w:hint="cs"/>
          <w:rtl/>
        </w:rPr>
        <w:t>,</w:t>
      </w:r>
    </w:p>
    <w:p w14:paraId="6E611263" w14:textId="6B82EF32" w:rsidR="00AB7D20" w:rsidRDefault="00AB7D20" w:rsidP="00793A96">
      <w:pPr>
        <w:rPr>
          <w:rFonts w:ascii="Fb Fontext" w:hAnsi="Fb Fontext"/>
          <w:rtl/>
        </w:rPr>
      </w:pPr>
      <w:r w:rsidRPr="005426EA">
        <w:rPr>
          <w:rStyle w:val="affffe"/>
          <w:rtl/>
        </w:rPr>
        <w:t>רבינא</w:t>
      </w:r>
      <w:r w:rsidR="00793A96">
        <w:rPr>
          <w:rFonts w:ascii="Fb Fontext" w:hAnsi="Fb Fontext" w:hint="cs"/>
          <w:rtl/>
        </w:rPr>
        <w:t>:</w:t>
      </w:r>
      <w:r w:rsidRPr="00C35A2C">
        <w:rPr>
          <w:rFonts w:ascii="Fb Fontext" w:hAnsi="Fb Fontext"/>
          <w:rtl/>
        </w:rPr>
        <w:t xml:space="preserve"> אמר בה</w:t>
      </w:r>
      <w:r w:rsidRPr="00AD1A41">
        <w:rPr>
          <w:rStyle w:val="affffa"/>
          <w:rtl/>
        </w:rPr>
        <w:t xml:space="preserve"> </w:t>
      </w:r>
      <w:r w:rsidRPr="00AA2919">
        <w:rPr>
          <w:rtl/>
        </w:rPr>
        <w:t>'טווה בשוק'</w:t>
      </w:r>
      <w:r w:rsidR="001775F4">
        <w:rPr>
          <w:rFonts w:hint="cs"/>
          <w:rtl/>
        </w:rPr>
        <w:t>,</w:t>
      </w:r>
      <w:r w:rsidRPr="00AA2919">
        <w:rPr>
          <w:rtl/>
        </w:rPr>
        <w:t xml:space="preserve"> </w:t>
      </w:r>
      <w:r w:rsidR="00793A96">
        <w:rPr>
          <w:rStyle w:val="affffe"/>
          <w:rFonts w:hint="cs"/>
          <w:rtl/>
        </w:rPr>
        <w:t xml:space="preserve">  </w:t>
      </w:r>
      <w:r w:rsidRPr="005426EA">
        <w:rPr>
          <w:rStyle w:val="affffe"/>
          <w:rtl/>
        </w:rPr>
        <w:t>רבנן</w:t>
      </w:r>
      <w:r w:rsidR="00793A96">
        <w:rPr>
          <w:rStyle w:val="affffa"/>
          <w:rFonts w:hint="cs"/>
          <w:rtl/>
        </w:rPr>
        <w:t>:</w:t>
      </w:r>
      <w:r w:rsidRPr="009C12DE">
        <w:rPr>
          <w:rStyle w:val="affffa"/>
          <w:rtl/>
        </w:rPr>
        <w:t xml:space="preserve"> </w:t>
      </w:r>
      <w:r w:rsidRPr="001775F4">
        <w:rPr>
          <w:rtl/>
        </w:rPr>
        <w:t>'מדברת על כל אדם',</w:t>
      </w:r>
    </w:p>
    <w:p w14:paraId="57C00B70" w14:textId="77777777" w:rsidR="00AB7D20" w:rsidRPr="00C54C7E" w:rsidRDefault="00AB7D20" w:rsidP="00C54C7E">
      <w:pPr>
        <w:pStyle w:val="afffd"/>
        <w:rPr>
          <w:rtl/>
        </w:rPr>
      </w:pPr>
      <w:ins w:id="9948" w:author="מספור קטעי משנה" w:date="2026-10-06T06:45:30Z">
        <w:r>
          <w:rPr>
            <w:rStyle w:val="MisparKeta"/>
          </w:rPr>
          <w:t xml:space="preserve">ג. </w:t>
        </w:r>
      </w:ins>
      <w:bookmarkStart w:id="570" w:name="_Toc119353362"/>
      <w:r w:rsidRPr="00C54C7E">
        <w:rPr>
          <w:rFonts w:hint="cs"/>
          <w:rtl/>
        </w:rPr>
        <w:t>אבא שאול אומר: אף המקללת יולדיו בפניו.</w:t>
      </w:r>
      <w:bookmarkEnd w:id="570"/>
    </w:p>
    <w:p w14:paraId="72DE5A16" w14:textId="77777777" w:rsidR="00E268F4" w:rsidRDefault="00793A96" w:rsidP="00793A96">
      <w:pPr>
        <w:rPr>
          <w:rStyle w:val="afffff0"/>
          <w:rtl/>
        </w:rPr>
      </w:pPr>
      <w:r w:rsidRPr="00793A96">
        <w:rPr>
          <w:rStyle w:val="affffe"/>
          <w:rFonts w:hint="cs"/>
          <w:rtl/>
        </w:rPr>
        <w:t>שמואל</w:t>
      </w:r>
      <w:r w:rsidR="00AB7D20" w:rsidRPr="00793A96">
        <w:rPr>
          <w:rStyle w:val="affffe"/>
          <w:rtl/>
        </w:rPr>
        <w:t>:</w:t>
      </w:r>
      <w:r w:rsidR="00AB7D20" w:rsidRPr="00C35A2C">
        <w:rPr>
          <w:rtl/>
        </w:rPr>
        <w:t xml:space="preserve"> במקללת יולידיו </w:t>
      </w:r>
      <w:r w:rsidR="00AB7D20" w:rsidRPr="00793A96">
        <w:rPr>
          <w:rStyle w:val="afffff0"/>
          <w:rtl/>
        </w:rPr>
        <w:t xml:space="preserve">[הוריו] </w:t>
      </w:r>
      <w:r w:rsidR="00AB7D20" w:rsidRPr="00C35A2C">
        <w:rPr>
          <w:rtl/>
        </w:rPr>
        <w:t>בפני מולידיו</w:t>
      </w:r>
      <w:r w:rsidR="00AB7D20" w:rsidRPr="00793A96">
        <w:rPr>
          <w:rStyle w:val="afffff0"/>
          <w:rtl/>
        </w:rPr>
        <w:t xml:space="preserve"> [בניו]</w:t>
      </w:r>
      <w:r w:rsidR="00E268F4">
        <w:rPr>
          <w:rStyle w:val="afffff0"/>
          <w:rtl/>
        </w:rPr>
        <w:t>,</w:t>
      </w:r>
    </w:p>
    <w:p w14:paraId="7D83BE85" w14:textId="60D1FCDB" w:rsidR="00AB7D20" w:rsidRPr="00C35A2C" w:rsidRDefault="00793A96" w:rsidP="00793A96">
      <w:pPr>
        <w:ind w:left="283" w:firstLine="57"/>
        <w:rPr>
          <w:rFonts w:cs="Guttman Vilna"/>
          <w:b/>
          <w:rtl/>
        </w:rPr>
      </w:pPr>
      <w:r>
        <w:rPr>
          <w:rStyle w:val="affffe"/>
          <w:rFonts w:hint="cs"/>
          <w:rtl/>
        </w:rPr>
        <w:t xml:space="preserve">   </w:t>
      </w:r>
      <w:r>
        <w:rPr>
          <w:rtl/>
        </w:rPr>
        <w:t xml:space="preserve">וסימן </w:t>
      </w:r>
      <w:r>
        <w:rPr>
          <w:rStyle w:val="affffa"/>
          <w:rtl/>
          <w:rPrChange w:id="9006" w:author="מנוע פסוקים" w:date="2026-10-05T16:38:26Z">
            <w:rPr>
              <w:rtl/>
            </w:rPr>
          </w:rPrChange>
        </w:rPr>
        <w:t xml:space="preserve">אפרים ומנשה כראובן ושמעון יהיו לי</w:t>
      </w:r>
      <w:r>
        <w:rPr>
          <w:rtl/>
        </w:rPr>
        <w:t xml:space="preserve">.</w:t>
      </w:r>
    </w:p>
    <w:p w14:paraId="4230F7AA" w14:textId="6E4DEAC5" w:rsidR="00AB7D20" w:rsidRPr="00C35A2C" w:rsidRDefault="00AB7D20" w:rsidP="00AB7D20">
      <w:pPr>
        <w:rPr>
          <w:rFonts w:ascii="Fb Fontext" w:hAnsi="Fb Fontext" w:cs="Guttman Vilna"/>
          <w:b/>
          <w:bCs/>
          <w:sz w:val="42"/>
          <w:rtl/>
        </w:rPr>
      </w:pPr>
      <w:r w:rsidRPr="00793A96">
        <w:rPr>
          <w:rStyle w:val="affffe"/>
          <w:rtl/>
        </w:rPr>
        <w:t xml:space="preserve">רבה: </w:t>
      </w:r>
      <w:r w:rsidRPr="00C35A2C">
        <w:rPr>
          <w:rFonts w:ascii="Fb Fontext" w:hAnsi="Fb Fontext"/>
          <w:sz w:val="42"/>
          <w:rtl/>
        </w:rPr>
        <w:t xml:space="preserve">שאמרה יאכל אריה לסבא בפני בני בניו </w:t>
      </w:r>
      <w:r w:rsidRPr="00793A96">
        <w:rPr>
          <w:rStyle w:val="afffff0"/>
          <w:rtl/>
        </w:rPr>
        <w:t>[נכדיו]</w:t>
      </w:r>
    </w:p>
    <w:p w14:paraId="1295F995" w14:textId="77777777" w:rsidR="00AB7D20" w:rsidRPr="00C54C7E" w:rsidRDefault="00AB7D20" w:rsidP="00C54C7E">
      <w:pPr>
        <w:pStyle w:val="afffd"/>
        <w:rPr>
          <w:rtl/>
        </w:rPr>
      </w:pPr>
      <w:ins w:id="9949" w:author="מספור קטעי משנה" w:date="2026-10-06T06:45:30Z">
        <w:r>
          <w:rPr>
            <w:rStyle w:val="MisparKeta"/>
          </w:rPr>
          <w:t xml:space="preserve">ד. </w:t>
        </w:r>
      </w:ins>
      <w:bookmarkStart w:id="571" w:name="_Toc119353363"/>
      <w:r w:rsidRPr="00C54C7E">
        <w:rPr>
          <w:rFonts w:hint="cs"/>
          <w:rtl/>
        </w:rPr>
        <w:t>רבי טרפון אומר: אף הקולנית.</w:t>
      </w:r>
      <w:bookmarkEnd w:id="571"/>
    </w:p>
    <w:p w14:paraId="3775CBC0" w14:textId="77777777" w:rsidR="009419B6" w:rsidRDefault="00AB7D20" w:rsidP="00AB7D20">
      <w:pPr>
        <w:rPr>
          <w:rFonts w:ascii="Fb Fontext" w:hAnsi="Fb Fontext"/>
          <w:spacing w:val="-2"/>
          <w:sz w:val="42"/>
          <w:rtl/>
        </w:rPr>
      </w:pPr>
      <w:r w:rsidRPr="00F5539C">
        <w:rPr>
          <w:rFonts w:ascii="Fb Fontext" w:hAnsi="Fb Fontext"/>
          <w:spacing w:val="-2"/>
          <w:sz w:val="42"/>
          <w:rtl/>
        </w:rPr>
        <w:t>קולנית: במשמעת קולה על עסקי תשמיש.</w:t>
      </w:r>
      <w:r w:rsidR="00793A96">
        <w:rPr>
          <w:rFonts w:ascii="Fb Fontext" w:hAnsi="Fb Fontext" w:hint="cs"/>
          <w:spacing w:val="-2"/>
          <w:sz w:val="42"/>
          <w:rtl/>
        </w:rPr>
        <w:t xml:space="preserve"> </w:t>
      </w:r>
    </w:p>
    <w:p w14:paraId="1E947C9B" w14:textId="274C5C18" w:rsidR="00AB7D20" w:rsidRPr="00F5539C" w:rsidRDefault="00AB7D20" w:rsidP="009419B6">
      <w:pPr>
        <w:ind w:left="453" w:firstLine="57"/>
        <w:rPr>
          <w:rFonts w:ascii="Fb Fontext" w:hAnsi="Fb Fontext" w:cs="Guttman Vilna"/>
          <w:b/>
          <w:bCs/>
          <w:spacing w:val="-2"/>
          <w:sz w:val="42"/>
          <w:rtl/>
        </w:rPr>
      </w:pPr>
      <w:r w:rsidRPr="00793A96">
        <w:rPr>
          <w:rStyle w:val="afffff0"/>
          <w:rtl/>
        </w:rPr>
        <w:t>[ולא בזו שתשמיש קשה לה וצועקת דא"</w:t>
      </w:r>
      <w:r w:rsidR="00793A96">
        <w:rPr>
          <w:rStyle w:val="afffff0"/>
          <w:rFonts w:hint="cs"/>
          <w:rtl/>
        </w:rPr>
        <w:t>כ</w:t>
      </w:r>
      <w:r w:rsidRPr="00793A96">
        <w:rPr>
          <w:rStyle w:val="afffff0"/>
          <w:rtl/>
        </w:rPr>
        <w:t xml:space="preserve"> מום הוא]</w:t>
      </w:r>
    </w:p>
    <w:p>
      <w:pPr>
        <w:pStyle w:val="MishnaBatzad"/>
        <w:rPr>
          <w:ins w:id="20470" w:author="קלוד" w:date="2026-10-06T10:09:07Z"/>
        </w:rPr>
      </w:pPr>
      <w:ins w:id="20469" w:author="קלוד" w:date="2026-10-06T10:09:07Z">
        <w:r>
          <w:t xml:space="preserve">משנה ז</w:t>
        </w:r>
      </w:ins>
    </w:p>
    <w:p w14:paraId="24D6743B" w14:textId="77777777" w:rsidR="004D0CB3" w:rsidRDefault="00AB7D20" w:rsidP="00AB7D20">
      <w:pPr>
        <w:pStyle w:val="afff5"/>
        <w:rPr>
          <w:b/>
          <w:rtl/>
        </w:rPr>
      </w:pPr>
      <w:bookmarkStart w:id="572" w:name="_Toc119353364"/>
      <w:r w:rsidRPr="004D0CB3">
        <w:rPr>
          <w:rStyle w:val="afffff5"/>
          <w:rFonts w:hint="cs"/>
          <w:rtl/>
        </w:rPr>
        <w:t>המקדש את האשה על מנת שאין עליה נדרים,</w:t>
      </w:r>
      <w:bookmarkEnd w:id="572"/>
      <w:r w:rsidRPr="00C35A2C">
        <w:rPr>
          <w:rFonts w:hint="cs"/>
          <w:b/>
          <w:rtl/>
        </w:rPr>
        <w:t xml:space="preserve"> </w:t>
      </w:r>
    </w:p>
    <w:p w14:paraId="682DC2A0" w14:textId="361D8079" w:rsidR="00AB7D20" w:rsidRDefault="00AB7D20" w:rsidP="00AB7D20">
      <w:pPr>
        <w:pStyle w:val="afff5"/>
        <w:rPr>
          <w:b/>
          <w:rtl/>
        </w:rPr>
      </w:pPr>
      <w:r w:rsidRPr="00C35A2C">
        <w:rPr>
          <w:rFonts w:hint="cs"/>
          <w:b/>
          <w:rtl/>
        </w:rPr>
        <w:t>ונמצאו עליה נדרים - אינה מקודשת;</w:t>
      </w:r>
    </w:p>
    <w:p w14:paraId="3E90663E" w14:textId="77777777" w:rsidR="00AB7D20" w:rsidRPr="00C35A2C" w:rsidRDefault="00AB7D20" w:rsidP="00AB7D20">
      <w:pPr>
        <w:pStyle w:val="afff5"/>
        <w:rPr>
          <w:b/>
          <w:rtl/>
        </w:rPr>
      </w:pPr>
      <w:r w:rsidRPr="00C35A2C">
        <w:rPr>
          <w:rFonts w:hint="cs"/>
          <w:b/>
          <w:rtl/>
        </w:rPr>
        <w:t>כנסה סתם, ונמצאו עליה נדרים - תצא שלא בכתובה.</w:t>
      </w:r>
    </w:p>
    <w:p w14:paraId="44AF2480" w14:textId="042E3FA4" w:rsidR="00AB7D20" w:rsidRDefault="00AB7D20" w:rsidP="00AB7D20">
      <w:pPr>
        <w:pStyle w:val="afff5"/>
        <w:rPr>
          <w:b/>
          <w:rtl/>
        </w:rPr>
      </w:pPr>
      <w:bookmarkStart w:id="573" w:name="_Toc119353365"/>
      <w:r w:rsidRPr="004D0CB3">
        <w:rPr>
          <w:rStyle w:val="afffff5"/>
          <w:rFonts w:hint="cs"/>
          <w:rtl/>
        </w:rPr>
        <w:t>על מנת שאין בה מומין,</w:t>
      </w:r>
      <w:bookmarkEnd w:id="573"/>
      <w:r w:rsidRPr="00C35A2C">
        <w:rPr>
          <w:rFonts w:hint="cs"/>
          <w:b/>
          <w:rtl/>
        </w:rPr>
        <w:t xml:space="preserve"> ונמצאו בה מומין אינה מקודשת;</w:t>
      </w:r>
    </w:p>
    <w:p w14:paraId="0E182363" w14:textId="77777777" w:rsidR="00AB7D20" w:rsidRPr="00C35A2C" w:rsidRDefault="00AB7D20" w:rsidP="00AB7D20">
      <w:pPr>
        <w:pStyle w:val="afff5"/>
        <w:rPr>
          <w:b/>
          <w:rtl/>
        </w:rPr>
      </w:pPr>
      <w:r w:rsidRPr="00C35A2C">
        <w:rPr>
          <w:rFonts w:hint="cs"/>
          <w:b/>
          <w:rtl/>
        </w:rPr>
        <w:t>כנסה סתם, ונמצאו בה מומין - תצא שלא בכתובה.</w:t>
      </w:r>
    </w:p>
    <w:p w14:paraId="4F123B1F" w14:textId="77777777" w:rsidR="00AB7D20" w:rsidRPr="00C35A2C" w:rsidRDefault="00AB7D20" w:rsidP="00AB7D20">
      <w:pPr>
        <w:pStyle w:val="afff5"/>
        <w:rPr>
          <w:b/>
          <w:rtl/>
        </w:rPr>
      </w:pPr>
      <w:r w:rsidRPr="00C35A2C">
        <w:rPr>
          <w:rFonts w:hint="cs"/>
          <w:b/>
          <w:rtl/>
        </w:rPr>
        <w:t>כל המומין הפוסלין בכהנים - פוסלין בנשים.</w:t>
      </w:r>
    </w:p>
    <w:p w14:paraId="1884345D" w14:textId="754C67D3" w:rsidR="00AB7D20" w:rsidRPr="00730169" w:rsidRDefault="00AB7D20" w:rsidP="00AB7D20">
      <w:pPr>
        <w:rPr>
          <w:rFonts w:ascii="Fb Fontext" w:hAnsi="Fb Fontext"/>
          <w:spacing w:val="-2"/>
          <w:sz w:val="42"/>
          <w:rtl/>
        </w:rPr>
      </w:pPr>
      <w:r w:rsidRPr="00730169">
        <w:rPr>
          <w:rStyle w:val="affffe"/>
          <w:rtl/>
        </w:rPr>
        <w:t>וא</w:t>
      </w:r>
      <w:r w:rsidR="00793A96" w:rsidRPr="00730169">
        <w:rPr>
          <w:rStyle w:val="affffe"/>
          <w:rFonts w:hint="cs"/>
          <w:rtl/>
        </w:rPr>
        <w:t>ף</w:t>
      </w:r>
      <w:r w:rsidRPr="00730169">
        <w:rPr>
          <w:rStyle w:val="affffe"/>
          <w:rtl/>
        </w:rPr>
        <w:t xml:space="preserve"> דכבר </w:t>
      </w:r>
      <w:r w:rsidR="00793A96" w:rsidRPr="00730169">
        <w:rPr>
          <w:rStyle w:val="affffe"/>
          <w:rFonts w:hint="cs"/>
          <w:rtl/>
        </w:rPr>
        <w:t>שנינו</w:t>
      </w:r>
      <w:r w:rsidRPr="00730169">
        <w:rPr>
          <w:rStyle w:val="affffe"/>
          <w:rtl/>
        </w:rPr>
        <w:t xml:space="preserve"> </w:t>
      </w:r>
      <w:r w:rsidRPr="00730169">
        <w:rPr>
          <w:rFonts w:ascii="Fb Fontext" w:hAnsi="Fb Fontext"/>
          <w:spacing w:val="-2"/>
          <w:sz w:val="42"/>
          <w:rtl/>
        </w:rPr>
        <w:t xml:space="preserve">גבי כתובות אטו קידושין </w:t>
      </w:r>
      <w:r w:rsidRPr="00730169">
        <w:rPr>
          <w:rStyle w:val="affffe"/>
          <w:rtl/>
        </w:rPr>
        <w:t>ו</w:t>
      </w:r>
      <w:r w:rsidR="00287D14" w:rsidRPr="00730169">
        <w:rPr>
          <w:rStyle w:val="affffe"/>
          <w:rtl/>
        </w:rPr>
        <w:t>שם</w:t>
      </w:r>
      <w:r w:rsidRPr="00730169">
        <w:rPr>
          <w:rStyle w:val="affffe"/>
          <w:rtl/>
        </w:rPr>
        <w:t xml:space="preserve"> </w:t>
      </w:r>
      <w:r w:rsidRPr="00730169">
        <w:rPr>
          <w:rFonts w:ascii="Fb Fontext" w:hAnsi="Fb Fontext"/>
          <w:spacing w:val="-2"/>
          <w:sz w:val="42"/>
          <w:rtl/>
        </w:rPr>
        <w:t>קידושין אטו כתובות</w:t>
      </w:r>
    </w:p>
    <w:p w14:paraId="22D9876A" w14:textId="794B1AE6" w:rsidR="00AB7D20" w:rsidRPr="00730169" w:rsidRDefault="00B604A1" w:rsidP="00AB7D20">
      <w:pPr>
        <w:rPr>
          <w:rFonts w:ascii="Fb Fontext" w:hAnsi="Fb Fontext"/>
          <w:spacing w:val="-2"/>
          <w:rtl/>
        </w:rPr>
      </w:pPr>
      <w:r w:rsidRPr="00730169">
        <w:rPr>
          <w:rStyle w:val="affffe"/>
          <w:rFonts w:hint="cs"/>
          <w:rtl/>
        </w:rPr>
        <w:lastRenderedPageBreak/>
        <w:t>הך דר</w:t>
      </w:r>
      <w:r w:rsidR="002B7BCC">
        <w:rPr>
          <w:rStyle w:val="affffe"/>
          <w:rtl/>
        </w:rPr>
        <w:t>"</w:t>
      </w:r>
      <w:r w:rsidRPr="00730169">
        <w:rPr>
          <w:rStyle w:val="affffe"/>
          <w:rFonts w:hint="cs"/>
          <w:rtl/>
        </w:rPr>
        <w:t>י:</w:t>
      </w:r>
      <w:r w:rsidR="00AB7D20" w:rsidRPr="00730169">
        <w:rPr>
          <w:rStyle w:val="affffe"/>
          <w:rtl/>
        </w:rPr>
        <w:t xml:space="preserve"> </w:t>
      </w:r>
      <w:r w:rsidR="00793A96" w:rsidRPr="00730169">
        <w:rPr>
          <w:rFonts w:ascii="Fb Fontext" w:hAnsi="Fb Fontext" w:hint="cs"/>
          <w:spacing w:val="-2"/>
          <w:sz w:val="42"/>
          <w:rtl/>
        </w:rPr>
        <w:t xml:space="preserve">רק בנדרים שלא תאכל בשר, יין, ושלא תתקשט, </w:t>
      </w:r>
      <w:r w:rsidR="00AB7D20" w:rsidRPr="00730169">
        <w:rPr>
          <w:rFonts w:ascii="Fb Fontext" w:hAnsi="Fb Fontext"/>
          <w:spacing w:val="-2"/>
          <w:sz w:val="42"/>
          <w:rtl/>
        </w:rPr>
        <w:t>ו</w:t>
      </w:r>
      <w:r w:rsidR="00AB7D20" w:rsidRPr="00730169">
        <w:rPr>
          <w:rFonts w:ascii="Fb Fontext" w:hAnsi="Fb Fontext" w:cs="PFT_Frank"/>
          <w:b/>
          <w:bCs/>
          <w:spacing w:val="-2"/>
          <w:sz w:val="42"/>
          <w:szCs w:val="14"/>
          <w:rtl/>
        </w:rPr>
        <w:t>תנ"ה</w:t>
      </w:r>
    </w:p>
    <w:p w14:paraId="0E2CA6C2" w14:textId="77777777" w:rsidR="00AB7D20" w:rsidRDefault="00AB7D20" w:rsidP="00AB7D20">
      <w:pPr>
        <w:rPr>
          <w:rFonts w:ascii="Fb Fontext" w:hAnsi="Fb Fontext"/>
          <w:rtl/>
        </w:rPr>
      </w:pPr>
      <w:r w:rsidRPr="00793A96">
        <w:rPr>
          <w:rStyle w:val="affffe"/>
          <w:rtl/>
        </w:rPr>
        <w:t xml:space="preserve">לר"פ: </w:t>
      </w:r>
      <w:r w:rsidRPr="00C35A2C">
        <w:rPr>
          <w:rFonts w:ascii="Fb Fontext" w:hAnsi="Fb Fontext"/>
          <w:rtl/>
        </w:rPr>
        <w:t xml:space="preserve">אסיפא </w:t>
      </w:r>
      <w:r w:rsidRPr="00793A96">
        <w:rPr>
          <w:rStyle w:val="afffff0"/>
          <w:rtl/>
        </w:rPr>
        <w:t>[דאי ארישא אכל מילי קפיד]</w:t>
      </w:r>
    </w:p>
    <w:p w14:paraId="1CEAD851" w14:textId="4581F7FD" w:rsidR="00AB7D20" w:rsidRPr="00F97732" w:rsidRDefault="00AB7D20" w:rsidP="00EA4F6A">
      <w:pPr>
        <w:rPr>
          <w:rtl/>
        </w:rPr>
      </w:pPr>
      <w:r w:rsidRPr="00793A96">
        <w:rPr>
          <w:rStyle w:val="affffe"/>
          <w:rtl/>
        </w:rPr>
        <w:t>ר"א:</w:t>
      </w:r>
      <w:r w:rsidRPr="00C35A2C">
        <w:rPr>
          <w:rFonts w:ascii="Fb Fontext" w:hAnsi="Fb Fontext"/>
          <w:rtl/>
        </w:rPr>
        <w:t xml:space="preserve"> לעולם ארישא, ומקפיד על דבר שאנשים מקפידים בו</w:t>
      </w:r>
      <w:r w:rsidR="00EA4F6A">
        <w:rPr>
          <w:rFonts w:hint="cs"/>
          <w:rtl/>
        </w:rPr>
        <w:t>.</w:t>
      </w:r>
    </w:p>
    <w:p w14:paraId="78796022" w14:textId="77777777" w:rsidR="00AB7D20" w:rsidRPr="00C35A2C" w:rsidRDefault="00AB7D20" w:rsidP="00E26091">
      <w:pPr>
        <w:pStyle w:val="afff"/>
        <w:framePr w:wrap="around"/>
        <w:rPr>
          <w:rtl/>
        </w:rPr>
      </w:pPr>
      <w:bookmarkStart w:id="574" w:name="_Toc119353366"/>
      <w:r w:rsidRPr="00C35A2C">
        <w:rPr>
          <w:rFonts w:hint="cs"/>
          <w:rtl/>
        </w:rPr>
        <w:t>עג.</w:t>
      </w:r>
      <w:bookmarkEnd w:id="574"/>
    </w:p>
    <w:p w14:paraId="6369E7D8" w14:textId="77777777" w:rsidR="00AB7D20" w:rsidRPr="008C28D0" w:rsidRDefault="00AB7D20" w:rsidP="00F1680A">
      <w:pPr>
        <w:pStyle w:val="affffb"/>
        <w:rPr>
          <w:spacing w:val="0"/>
          <w:rtl/>
        </w:rPr>
      </w:pPr>
      <w:bookmarkStart w:id="575" w:name="_Toc119353367"/>
      <w:r w:rsidRPr="008C28D0">
        <w:rPr>
          <w:spacing w:val="0"/>
          <w:rtl/>
        </w:rPr>
        <w:t>איתמר: קידשה על תנאי וכנסה סתם,</w:t>
      </w:r>
      <w:bookmarkEnd w:id="575"/>
    </w:p>
    <w:p w14:paraId="70F02E18" w14:textId="4370E66C" w:rsidR="00AB7D20" w:rsidRPr="00C35A2C" w:rsidRDefault="00AB7D20" w:rsidP="00AB7D20">
      <w:pPr>
        <w:rPr>
          <w:rFonts w:ascii="Fb Fontext" w:hAnsi="Fb Fontext"/>
          <w:rtl/>
        </w:rPr>
      </w:pPr>
      <w:r w:rsidRPr="005D47D2">
        <w:rPr>
          <w:rStyle w:val="affffe"/>
          <w:rtl/>
        </w:rPr>
        <w:t>לרב:</w:t>
      </w:r>
      <w:r w:rsidRPr="00C35A2C">
        <w:rPr>
          <w:rFonts w:ascii="Fb Fontext" w:hAnsi="Fb Fontext"/>
          <w:sz w:val="42"/>
          <w:rtl/>
        </w:rPr>
        <w:t xml:space="preserve"> צריכה גט</w:t>
      </w:r>
      <w:r w:rsidR="005D47D2">
        <w:rPr>
          <w:rFonts w:ascii="Fb Fontext" w:hAnsi="Fb Fontext" w:hint="cs"/>
          <w:sz w:val="42"/>
          <w:rtl/>
        </w:rPr>
        <w:t xml:space="preserve"> ממנו</w:t>
      </w:r>
      <w:r w:rsidRPr="00C35A2C">
        <w:rPr>
          <w:rFonts w:ascii="Fb Fontext" w:hAnsi="Fb Fontext"/>
          <w:sz w:val="42"/>
          <w:rtl/>
        </w:rPr>
        <w:t xml:space="preserve"> </w:t>
      </w:r>
      <w:r w:rsidRPr="005D47D2">
        <w:rPr>
          <w:rStyle w:val="affffe"/>
          <w:rtl/>
        </w:rPr>
        <w:t>ולשמואל:</w:t>
      </w:r>
      <w:r w:rsidRPr="00C35A2C">
        <w:rPr>
          <w:rFonts w:ascii="Fb Fontext" w:hAnsi="Fb Fontext"/>
          <w:sz w:val="42"/>
          <w:rtl/>
        </w:rPr>
        <w:t xml:space="preserve"> א</w:t>
      </w:r>
      <w:r w:rsidR="005D47D2">
        <w:rPr>
          <w:rFonts w:ascii="Fb Fontext" w:hAnsi="Fb Fontext" w:hint="cs"/>
          <w:sz w:val="42"/>
          <w:rtl/>
        </w:rPr>
        <w:t>"צ</w:t>
      </w:r>
      <w:r w:rsidRPr="00C35A2C">
        <w:rPr>
          <w:rFonts w:ascii="Fb Fontext" w:hAnsi="Fb Fontext"/>
          <w:sz w:val="42"/>
          <w:rtl/>
        </w:rPr>
        <w:t>.</w:t>
      </w:r>
    </w:p>
    <w:p w14:paraId="49254CBF" w14:textId="48BE4894" w:rsidR="00AB7D20" w:rsidRPr="00730169" w:rsidRDefault="00AB7D20" w:rsidP="00AB7D20">
      <w:pPr>
        <w:rPr>
          <w:rFonts w:ascii="Fb Fontext" w:hAnsi="Fb Fontext" w:cs="Guttman Vilna"/>
          <w:b/>
          <w:bCs/>
          <w:spacing w:val="-2"/>
          <w:rtl/>
        </w:rPr>
      </w:pPr>
      <w:r w:rsidRPr="00730169">
        <w:rPr>
          <w:rStyle w:val="affffe"/>
          <w:rtl/>
        </w:rPr>
        <w:t>אביי: טע</w:t>
      </w:r>
      <w:r w:rsidR="005D47D2" w:rsidRPr="00730169">
        <w:rPr>
          <w:rStyle w:val="affffe"/>
          <w:rFonts w:hint="cs"/>
          <w:rtl/>
        </w:rPr>
        <w:t xml:space="preserve">ם </w:t>
      </w:r>
      <w:r w:rsidRPr="00730169">
        <w:rPr>
          <w:rStyle w:val="affffe"/>
          <w:rtl/>
        </w:rPr>
        <w:t>רב</w:t>
      </w:r>
      <w:r w:rsidR="005D47D2" w:rsidRPr="00730169">
        <w:rPr>
          <w:rFonts w:ascii="Fb Fontext" w:hAnsi="Fb Fontext" w:hint="cs"/>
          <w:spacing w:val="-2"/>
          <w:sz w:val="42"/>
          <w:rtl/>
        </w:rPr>
        <w:t>:</w:t>
      </w:r>
      <w:r w:rsidRPr="00730169">
        <w:rPr>
          <w:rFonts w:ascii="Fb Fontext" w:hAnsi="Fb Fontext"/>
          <w:spacing w:val="-2"/>
          <w:sz w:val="42"/>
          <w:rtl/>
        </w:rPr>
        <w:t xml:space="preserve"> שאין אדם עושה בעילתו זנות </w:t>
      </w:r>
      <w:r w:rsidRPr="00730169">
        <w:rPr>
          <w:rStyle w:val="afffff0"/>
          <w:spacing w:val="-2"/>
          <w:rtl/>
        </w:rPr>
        <w:t>[ולא מפני</w:t>
      </w:r>
      <w:r w:rsidR="005D47D2" w:rsidRPr="00730169">
        <w:rPr>
          <w:rStyle w:val="afffff0"/>
          <w:rFonts w:hint="cs"/>
          <w:spacing w:val="-2"/>
          <w:rtl/>
        </w:rPr>
        <w:t xml:space="preserve"> ש</w:t>
      </w:r>
      <w:r w:rsidRPr="00730169">
        <w:rPr>
          <w:rStyle w:val="afffff0"/>
          <w:spacing w:val="-2"/>
          <w:rtl/>
        </w:rPr>
        <w:t>מחל על תנאו]</w:t>
      </w:r>
    </w:p>
    <w:p w14:paraId="36FE294F" w14:textId="01F15383" w:rsidR="00AB7D20" w:rsidRPr="00730169" w:rsidRDefault="00AB7D20" w:rsidP="00AB7D20">
      <w:pPr>
        <w:rPr>
          <w:rFonts w:ascii="Fb Fontext" w:hAnsi="Fb Fontext"/>
          <w:spacing w:val="-2"/>
          <w:sz w:val="42"/>
          <w:rtl/>
        </w:rPr>
      </w:pPr>
      <w:r w:rsidRPr="00730169">
        <w:rPr>
          <w:rStyle w:val="affffe"/>
          <w:rtl/>
        </w:rPr>
        <w:t>וא</w:t>
      </w:r>
      <w:r w:rsidR="005D47D2" w:rsidRPr="00730169">
        <w:rPr>
          <w:rStyle w:val="affffe"/>
          <w:rFonts w:hint="cs"/>
          <w:rtl/>
        </w:rPr>
        <w:t>ף</w:t>
      </w:r>
      <w:r w:rsidRPr="00730169">
        <w:rPr>
          <w:rStyle w:val="affffe"/>
          <w:rtl/>
        </w:rPr>
        <w:t xml:space="preserve"> ד</w:t>
      </w:r>
      <w:r w:rsidR="005D47D2" w:rsidRPr="00730169">
        <w:rPr>
          <w:rStyle w:val="affffe"/>
          <w:rFonts w:hint="cs"/>
          <w:rtl/>
        </w:rPr>
        <w:t>חלקו</w:t>
      </w:r>
      <w:r w:rsidRPr="00730169">
        <w:rPr>
          <w:rStyle w:val="affffe"/>
          <w:rtl/>
        </w:rPr>
        <w:t xml:space="preserve"> כבר דאתמר: </w:t>
      </w:r>
      <w:r w:rsidRPr="00730169">
        <w:rPr>
          <w:rFonts w:ascii="Fb Fontext" w:hAnsi="Fb Fontext"/>
          <w:spacing w:val="-2"/>
          <w:sz w:val="42"/>
          <w:rtl/>
        </w:rPr>
        <w:t>קטנה שלא מיאנה והגדילה, עמדה ונישאת</w:t>
      </w:r>
    </w:p>
    <w:p w14:paraId="4F838115" w14:textId="1AEB0CD9" w:rsidR="00AB7D20" w:rsidRDefault="00AB7D20" w:rsidP="00AB7D20">
      <w:pPr>
        <w:ind w:firstLine="0"/>
        <w:rPr>
          <w:rFonts w:ascii="Fb Fontext" w:hAnsi="Fb Fontext"/>
          <w:rtl/>
        </w:rPr>
      </w:pPr>
      <w:r w:rsidRPr="005D47D2">
        <w:rPr>
          <w:rStyle w:val="affffe"/>
          <w:rtl/>
        </w:rPr>
        <w:t xml:space="preserve">לרב: </w:t>
      </w:r>
      <w:r w:rsidR="005D47D2">
        <w:rPr>
          <w:rFonts w:ascii="Fb Fontext" w:hAnsi="Fb Fontext" w:hint="cs"/>
          <w:rtl/>
        </w:rPr>
        <w:t>א</w:t>
      </w:r>
      <w:r w:rsidR="002B7BCC">
        <w:rPr>
          <w:rFonts w:ascii="Fb Fontext" w:hAnsi="Fb Fontext"/>
          <w:rtl/>
        </w:rPr>
        <w:t>"</w:t>
      </w:r>
      <w:r w:rsidR="005D47D2">
        <w:rPr>
          <w:rFonts w:ascii="Fb Fontext" w:hAnsi="Fb Fontext" w:hint="cs"/>
          <w:rtl/>
        </w:rPr>
        <w:t>צ</w:t>
      </w:r>
      <w:r w:rsidRPr="00C35A2C">
        <w:rPr>
          <w:rFonts w:ascii="Fb Fontext" w:hAnsi="Fb Fontext"/>
          <w:rtl/>
        </w:rPr>
        <w:t xml:space="preserve"> גט משני </w:t>
      </w:r>
      <w:r w:rsidRPr="005D47D2">
        <w:rPr>
          <w:rStyle w:val="afffff0"/>
          <w:rtl/>
        </w:rPr>
        <w:t>[דביאה זו לשום נישואין],</w:t>
      </w:r>
    </w:p>
    <w:p w14:paraId="02FBE41D" w14:textId="2036A73F" w:rsidR="00AB7D20" w:rsidRPr="00730169" w:rsidRDefault="00AB7D20" w:rsidP="00AB7D20">
      <w:pPr>
        <w:ind w:firstLine="0"/>
        <w:rPr>
          <w:rFonts w:ascii="Fb Fontext" w:hAnsi="Fb Fontext"/>
          <w:spacing w:val="-4"/>
          <w:rtl/>
        </w:rPr>
      </w:pPr>
      <w:r w:rsidRPr="00730169">
        <w:rPr>
          <w:rStyle w:val="affffe"/>
          <w:spacing w:val="-4"/>
          <w:rtl/>
        </w:rPr>
        <w:t xml:space="preserve">לשמואל: </w:t>
      </w:r>
      <w:r w:rsidRPr="00730169">
        <w:rPr>
          <w:rFonts w:ascii="Fb Fontext" w:hAnsi="Fb Fontext"/>
          <w:spacing w:val="-4"/>
          <w:rtl/>
        </w:rPr>
        <w:t xml:space="preserve">צריכה גט משני </w:t>
      </w:r>
      <w:r w:rsidRPr="00730169">
        <w:rPr>
          <w:rStyle w:val="afffff0"/>
          <w:spacing w:val="-4"/>
          <w:rtl/>
        </w:rPr>
        <w:t>[דהבועל ע"ד קידושין הראשונים בועל ומדרבנן]</w:t>
      </w:r>
    </w:p>
    <w:p w14:paraId="1A92B0B7" w14:textId="16F94960" w:rsidR="002E6CDF" w:rsidRDefault="00AB7D20" w:rsidP="005D47D2">
      <w:pPr>
        <w:rPr>
          <w:rStyle w:val="affffe"/>
          <w:rtl/>
        </w:rPr>
      </w:pPr>
      <w:r w:rsidRPr="005D47D2">
        <w:rPr>
          <w:rStyle w:val="affffe"/>
          <w:rtl/>
        </w:rPr>
        <w:t xml:space="preserve">צריכא </w:t>
      </w:r>
      <w:r w:rsidR="002E6CDF">
        <w:rPr>
          <w:rStyle w:val="affffe"/>
          <w:rtl/>
        </w:rPr>
        <w:tab/>
      </w:r>
      <w:r w:rsidRPr="005D47D2">
        <w:rPr>
          <w:rStyle w:val="affffe"/>
          <w:rtl/>
        </w:rPr>
        <w:t xml:space="preserve">לרב: </w:t>
      </w:r>
      <w:r w:rsidR="00BD4EEB">
        <w:rPr>
          <w:rFonts w:ascii="Fb Fontext" w:hAnsi="Fb Fontext"/>
          <w:rtl/>
        </w:rPr>
        <w:t>אף</w:t>
      </w:r>
      <w:r w:rsidRPr="00C35A2C">
        <w:rPr>
          <w:rFonts w:ascii="Fb Fontext" w:hAnsi="Fb Fontext"/>
          <w:rtl/>
        </w:rPr>
        <w:t xml:space="preserve"> </w:t>
      </w:r>
      <w:r w:rsidR="005D47D2">
        <w:rPr>
          <w:rFonts w:ascii="Fb Fontext" w:hAnsi="Fb Fontext" w:hint="cs"/>
          <w:rtl/>
        </w:rPr>
        <w:t>ב</w:t>
      </w:r>
      <w:r w:rsidR="00405BE4">
        <w:rPr>
          <w:rFonts w:ascii="Fb Fontext" w:hAnsi="Fb Fontext"/>
          <w:rtl/>
        </w:rPr>
        <w:t>יש</w:t>
      </w:r>
      <w:r w:rsidRPr="00C35A2C">
        <w:rPr>
          <w:rFonts w:ascii="Fb Fontext" w:hAnsi="Fb Fontext"/>
          <w:rtl/>
        </w:rPr>
        <w:t xml:space="preserve"> תנא</w:t>
      </w:r>
      <w:r w:rsidR="005D47D2">
        <w:rPr>
          <w:rFonts w:ascii="Fb Fontext" w:hAnsi="Fb Fontext" w:hint="cs"/>
          <w:rtl/>
        </w:rPr>
        <w:t>י</w:t>
      </w:r>
      <w:r w:rsidRPr="00C35A2C">
        <w:rPr>
          <w:rFonts w:ascii="Fb Fontext" w:hAnsi="Fb Fontext"/>
          <w:rtl/>
        </w:rPr>
        <w:t xml:space="preserve"> </w:t>
      </w:r>
      <w:r w:rsidRPr="005D47D2">
        <w:rPr>
          <w:rStyle w:val="affffe"/>
          <w:rtl/>
        </w:rPr>
        <w:t>לא מודה לשמואל</w:t>
      </w:r>
      <w:r w:rsidR="005D47D2">
        <w:rPr>
          <w:rStyle w:val="affffe"/>
          <w:rFonts w:hint="cs"/>
          <w:rtl/>
        </w:rPr>
        <w:t xml:space="preserve">,  </w:t>
      </w:r>
    </w:p>
    <w:p w14:paraId="50A655A1" w14:textId="10289710" w:rsidR="00AB7D20" w:rsidRPr="00F97732" w:rsidRDefault="00AB7D20" w:rsidP="004D0CB3">
      <w:pPr>
        <w:ind w:left="283" w:firstLine="57"/>
        <w:rPr>
          <w:rtl/>
        </w:rPr>
      </w:pPr>
      <w:r w:rsidRPr="005D47D2">
        <w:rPr>
          <w:rStyle w:val="affffe"/>
          <w:rtl/>
        </w:rPr>
        <w:t xml:space="preserve">ולשמואל: </w:t>
      </w:r>
      <w:r w:rsidRPr="00C35A2C">
        <w:rPr>
          <w:rFonts w:ascii="Fb Fontext" w:hAnsi="Fb Fontext"/>
          <w:rtl/>
        </w:rPr>
        <w:t>א</w:t>
      </w:r>
      <w:r w:rsidR="005D47D2">
        <w:rPr>
          <w:rFonts w:ascii="Fb Fontext" w:hAnsi="Fb Fontext" w:hint="cs"/>
          <w:rtl/>
        </w:rPr>
        <w:t>ף</w:t>
      </w:r>
      <w:r w:rsidRPr="00C35A2C">
        <w:rPr>
          <w:rFonts w:ascii="Fb Fontext" w:hAnsi="Fb Fontext"/>
          <w:rtl/>
        </w:rPr>
        <w:t xml:space="preserve"> במיאון </w:t>
      </w:r>
      <w:r w:rsidRPr="002E6CDF">
        <w:rPr>
          <w:rStyle w:val="affffe"/>
          <w:rtl/>
        </w:rPr>
        <w:t>לא מודה לרב</w:t>
      </w:r>
      <w:r w:rsidR="004D0CB3">
        <w:rPr>
          <w:rFonts w:hint="cs"/>
          <w:rtl/>
        </w:rPr>
        <w:t>.</w:t>
      </w:r>
    </w:p>
    <w:p w14:paraId="182FDC9B" w14:textId="77777777" w:rsidR="00AB7D20" w:rsidRPr="00C35A2C" w:rsidRDefault="00AB7D20" w:rsidP="00E26091">
      <w:pPr>
        <w:pStyle w:val="afff"/>
        <w:framePr w:wrap="around"/>
        <w:rPr>
          <w:rtl/>
        </w:rPr>
      </w:pPr>
      <w:bookmarkStart w:id="576" w:name="_Toc119353368"/>
      <w:r w:rsidRPr="00C35A2C">
        <w:rPr>
          <w:rFonts w:hint="cs"/>
          <w:rtl/>
        </w:rPr>
        <w:t>עג:</w:t>
      </w:r>
      <w:bookmarkEnd w:id="576"/>
    </w:p>
    <w:p w14:paraId="7F2ED4FC" w14:textId="5A549C2F" w:rsidR="00AB7D20" w:rsidRDefault="00AB7D20" w:rsidP="004D0CB3">
      <w:pPr>
        <w:rPr>
          <w:rFonts w:ascii="Fb Fontext" w:hAnsi="Fb Fontext"/>
          <w:sz w:val="42"/>
          <w:rtl/>
        </w:rPr>
      </w:pPr>
      <w:r w:rsidRPr="005D47D2">
        <w:rPr>
          <w:rStyle w:val="affffe"/>
          <w:rtl/>
        </w:rPr>
        <w:t xml:space="preserve">תנן: </w:t>
      </w:r>
      <w:r w:rsidRPr="004D0CB3">
        <w:rPr>
          <w:rStyle w:val="affffc"/>
          <w:rtl/>
        </w:rPr>
        <w:t xml:space="preserve">כנסה סתם, ונמצאו עליה נדרים </w:t>
      </w:r>
      <w:r w:rsidRPr="00C35A2C">
        <w:rPr>
          <w:rFonts w:ascii="Fb Fontext" w:hAnsi="Fb Fontext"/>
          <w:sz w:val="42"/>
          <w:rtl/>
        </w:rPr>
        <w:t>תצא שלא בכתובה</w:t>
      </w:r>
      <w:r w:rsidR="004D0CB3">
        <w:rPr>
          <w:rStyle w:val="afffff0"/>
          <w:rFonts w:hint="cs"/>
          <w:rtl/>
        </w:rPr>
        <w:t xml:space="preserve"> </w:t>
      </w:r>
      <w:r w:rsidRPr="005D47D2">
        <w:rPr>
          <w:rStyle w:val="afffff0"/>
          <w:rtl/>
        </w:rPr>
        <w:t>גט צריכה</w:t>
      </w:r>
    </w:p>
    <w:p w14:paraId="42ADCDF8" w14:textId="0B8F3E8F" w:rsidR="00AB7D20" w:rsidRPr="004D0CB3" w:rsidRDefault="00AB7D20" w:rsidP="004D0CB3">
      <w:pPr>
        <w:rPr>
          <w:rStyle w:val="afffff0"/>
          <w:spacing w:val="-4"/>
          <w:rtl/>
        </w:rPr>
      </w:pPr>
      <w:r w:rsidRPr="004D0CB3">
        <w:rPr>
          <w:rStyle w:val="affffe"/>
          <w:spacing w:val="-4"/>
          <w:rtl/>
        </w:rPr>
        <w:t xml:space="preserve">לשמואל: </w:t>
      </w:r>
      <w:r w:rsidR="004D0CB3" w:rsidRPr="004D0CB3">
        <w:rPr>
          <w:rFonts w:ascii="Fb Fontext" w:hAnsi="Fb Fontext" w:hint="cs"/>
          <w:spacing w:val="-4"/>
          <w:sz w:val="42"/>
          <w:rtl/>
        </w:rPr>
        <w:t>כ</w:t>
      </w:r>
      <w:r w:rsidRPr="004D0CB3">
        <w:rPr>
          <w:rFonts w:ascii="Fb Fontext" w:hAnsi="Fb Fontext"/>
          <w:spacing w:val="-4"/>
          <w:sz w:val="42"/>
          <w:rtl/>
        </w:rPr>
        <w:t xml:space="preserve">שקידשה סתם וכנסה סתם </w:t>
      </w:r>
      <w:r w:rsidRPr="004D0CB3">
        <w:rPr>
          <w:rStyle w:val="afffff0"/>
          <w:spacing w:val="-4"/>
          <w:rtl/>
        </w:rPr>
        <w:t xml:space="preserve">ואי קידשה על תנאי- לא בעי </w:t>
      </w:r>
      <w:r w:rsidR="00BD4EEB" w:rsidRPr="004D0CB3">
        <w:rPr>
          <w:rStyle w:val="afffff0"/>
          <w:spacing w:val="-4"/>
          <w:rtl/>
        </w:rPr>
        <w:t>אף</w:t>
      </w:r>
      <w:r w:rsidRPr="004D0CB3">
        <w:rPr>
          <w:rStyle w:val="afffff0"/>
          <w:spacing w:val="-4"/>
          <w:rtl/>
        </w:rPr>
        <w:t xml:space="preserve"> גט</w:t>
      </w:r>
    </w:p>
    <w:p w14:paraId="20C377D7" w14:textId="77777777" w:rsidR="00AB7D20" w:rsidRPr="00730169" w:rsidRDefault="00AB7D20" w:rsidP="00AB7D20">
      <w:pPr>
        <w:rPr>
          <w:rFonts w:ascii="Fb Fontext" w:hAnsi="Fb Fontext"/>
          <w:spacing w:val="-4"/>
          <w:sz w:val="42"/>
          <w:rtl/>
        </w:rPr>
      </w:pPr>
      <w:r w:rsidRPr="00730169">
        <w:rPr>
          <w:rStyle w:val="affffe"/>
          <w:spacing w:val="-4"/>
          <w:rtl/>
        </w:rPr>
        <w:t xml:space="preserve">והך </w:t>
      </w:r>
      <w:r w:rsidRPr="00730169">
        <w:rPr>
          <w:rFonts w:ascii="Fb Fontext" w:hAnsi="Fb Fontext"/>
          <w:spacing w:val="-4"/>
          <w:sz w:val="42"/>
          <w:rtl/>
        </w:rPr>
        <w:t>דלא אמרי' במשנה דכנסה סתם אינה מקודשת וכ"ש הך דתנאי</w:t>
      </w:r>
    </w:p>
    <w:p w14:paraId="05D9374B" w14:textId="116B8016" w:rsidR="00AB7D20" w:rsidRPr="00C35A2C" w:rsidRDefault="00AB7D20" w:rsidP="00AB7D20">
      <w:pPr>
        <w:rPr>
          <w:rFonts w:ascii="Fb Fontext" w:hAnsi="Fb Fontext"/>
          <w:rtl/>
        </w:rPr>
      </w:pPr>
      <w:r w:rsidRPr="007C04F3">
        <w:rPr>
          <w:rStyle w:val="affffe"/>
          <w:rtl/>
        </w:rPr>
        <w:t xml:space="preserve">דה"ק: </w:t>
      </w:r>
      <w:r w:rsidRPr="00C35A2C">
        <w:rPr>
          <w:rFonts w:ascii="Fb Fontext" w:hAnsi="Fb Fontext"/>
          <w:rtl/>
        </w:rPr>
        <w:t xml:space="preserve">אבל קידשה </w:t>
      </w:r>
      <w:r w:rsidR="004D0CB3">
        <w:rPr>
          <w:rFonts w:ascii="Fb Fontext" w:hAnsi="Fb Fontext" w:hint="cs"/>
          <w:rtl/>
        </w:rPr>
        <w:t>ו</w:t>
      </w:r>
      <w:r w:rsidRPr="00C35A2C">
        <w:rPr>
          <w:rFonts w:ascii="Fb Fontext" w:hAnsi="Fb Fontext"/>
          <w:rtl/>
        </w:rPr>
        <w:t xml:space="preserve">כנסה סתם תצא שלא בכתובה, - </w:t>
      </w:r>
      <w:r w:rsidR="004D0CB3">
        <w:rPr>
          <w:rFonts w:ascii="Fb Fontext" w:hAnsi="Fb Fontext" w:hint="cs"/>
          <w:rtl/>
        </w:rPr>
        <w:t>ו</w:t>
      </w:r>
      <w:r w:rsidRPr="00C35A2C">
        <w:rPr>
          <w:rFonts w:ascii="Fb Fontext" w:hAnsi="Fb Fontext"/>
          <w:rtl/>
        </w:rPr>
        <w:t>גט בעי.</w:t>
      </w:r>
    </w:p>
    <w:p w14:paraId="0051167C" w14:textId="0423A25E" w:rsidR="00AB7D20" w:rsidRPr="00730169" w:rsidRDefault="00AB7D20" w:rsidP="007C04F3">
      <w:pPr>
        <w:rPr>
          <w:rFonts w:ascii="Fb Fontext" w:hAnsi="Fb Fontext"/>
          <w:spacing w:val="-2"/>
          <w:rtl/>
        </w:rPr>
      </w:pPr>
      <w:r w:rsidRPr="00730169">
        <w:rPr>
          <w:rFonts w:ascii="Fb Fontext" w:hAnsi="Fb Fontext"/>
          <w:spacing w:val="-2"/>
          <w:rtl/>
        </w:rPr>
        <w:t>כתובה דא"א באשה נדרנית, אבל גט</w:t>
      </w:r>
      <w:r w:rsidR="0041137A" w:rsidRPr="00730169">
        <w:rPr>
          <w:rStyle w:val="affffe"/>
          <w:rFonts w:hint="cs"/>
          <w:rtl/>
        </w:rPr>
        <w:t xml:space="preserve"> </w:t>
      </w:r>
      <w:r w:rsidRPr="00730169">
        <w:rPr>
          <w:rStyle w:val="affffe"/>
          <w:rtl/>
        </w:rPr>
        <w:t>א.</w:t>
      </w:r>
      <w:r w:rsidRPr="00730169">
        <w:rPr>
          <w:rFonts w:ascii="Fb Fontext" w:hAnsi="Fb Fontext"/>
          <w:spacing w:val="-2"/>
          <w:rtl/>
        </w:rPr>
        <w:t xml:space="preserve"> צריכה מדבריהם </w:t>
      </w:r>
      <w:r w:rsidRPr="00730169">
        <w:rPr>
          <w:rStyle w:val="affffe"/>
          <w:rtl/>
        </w:rPr>
        <w:t>וכן אר'ח</w:t>
      </w:r>
    </w:p>
    <w:p w14:paraId="41D841BA" w14:textId="74E3313E" w:rsidR="00AB7D20" w:rsidRPr="00C35A2C" w:rsidRDefault="00AB7D20" w:rsidP="00AB7D20">
      <w:pPr>
        <w:ind w:firstLine="0"/>
        <w:rPr>
          <w:rFonts w:ascii="Fb Fontext" w:hAnsi="Fb Fontext" w:cs="Guttman Vilna"/>
          <w:b/>
          <w:bCs/>
          <w:sz w:val="42"/>
          <w:rtl/>
        </w:rPr>
      </w:pPr>
      <w:r w:rsidRPr="00AE6D79">
        <w:rPr>
          <w:rStyle w:val="affffe"/>
          <w:rtl/>
        </w:rPr>
        <w:t xml:space="preserve">ב. רבא: </w:t>
      </w:r>
      <w:r w:rsidRPr="00C35A2C">
        <w:rPr>
          <w:rFonts w:ascii="Fb Fontext" w:hAnsi="Fb Fontext"/>
          <w:sz w:val="42"/>
          <w:rtl/>
        </w:rPr>
        <w:t xml:space="preserve">התנא מסתפק גבי </w:t>
      </w:r>
      <w:r>
        <w:rPr>
          <w:rFonts w:ascii="Fb Fontext" w:hAnsi="Fb Fontext"/>
          <w:sz w:val="42"/>
          <w:rtl/>
        </w:rPr>
        <w:t>ממון</w:t>
      </w:r>
      <w:r w:rsidRPr="00C35A2C">
        <w:rPr>
          <w:rFonts w:ascii="Fb Fontext" w:hAnsi="Fb Fontext"/>
          <w:sz w:val="42"/>
          <w:rtl/>
        </w:rPr>
        <w:t xml:space="preserve"> לקולא, גבי </w:t>
      </w:r>
      <w:r>
        <w:rPr>
          <w:rFonts w:ascii="Fb Fontext" w:hAnsi="Fb Fontext"/>
          <w:sz w:val="42"/>
          <w:rtl/>
        </w:rPr>
        <w:t>איסור</w:t>
      </w:r>
      <w:r w:rsidRPr="00C35A2C">
        <w:rPr>
          <w:rFonts w:ascii="Fb Fontext" w:hAnsi="Fb Fontext"/>
          <w:sz w:val="42"/>
          <w:rtl/>
        </w:rPr>
        <w:t xml:space="preserve"> לחומרא.</w:t>
      </w:r>
    </w:p>
    <w:p w14:paraId="205E5CA2" w14:textId="77777777" w:rsidR="00AB7D20" w:rsidRPr="00F97732" w:rsidRDefault="00AB7D20" w:rsidP="003156E1">
      <w:pPr>
        <w:pStyle w:val="aff9"/>
        <w:rPr>
          <w:rtl/>
        </w:rPr>
      </w:pPr>
      <w:r w:rsidRPr="003156E1">
        <w:rPr>
          <w:rFonts w:hint="cs"/>
          <w:rtl/>
        </w:rPr>
        <w:t>׹</w:t>
      </w:r>
    </w:p>
    <w:p w14:paraId="5F146F78" w14:textId="3DBF2604" w:rsidR="00AB7D20" w:rsidRDefault="00AB7D20" w:rsidP="00AB7D20">
      <w:pPr>
        <w:rPr>
          <w:rFonts w:ascii="Fb Fontext" w:hAnsi="Fb Fontext"/>
          <w:sz w:val="42"/>
          <w:rtl/>
        </w:rPr>
      </w:pPr>
      <w:r w:rsidRPr="00AE6D79">
        <w:rPr>
          <w:rStyle w:val="affffe"/>
          <w:rtl/>
        </w:rPr>
        <w:t>רבה:</w:t>
      </w:r>
      <w:r w:rsidRPr="00C35A2C">
        <w:rPr>
          <w:rFonts w:ascii="Fb Fontext" w:hAnsi="Fb Fontext"/>
          <w:sz w:val="42"/>
          <w:rtl/>
        </w:rPr>
        <w:t xml:space="preserve"> מחלוקת - </w:t>
      </w:r>
      <w:r w:rsidRPr="00FF2ACF">
        <w:rPr>
          <w:rStyle w:val="affffc"/>
          <w:rtl/>
        </w:rPr>
        <w:t>בטעות אשה אחת כעין שתי נשים</w:t>
      </w:r>
      <w:r w:rsidR="005D1B5B">
        <w:rPr>
          <w:rFonts w:ascii="Fb Fontext" w:hAnsi="Fb Fontext"/>
          <w:sz w:val="42"/>
          <w:rtl/>
        </w:rPr>
        <w:t>,</w:t>
      </w:r>
    </w:p>
    <w:p w14:paraId="2E052669" w14:textId="07035B99" w:rsidR="00AB7D20" w:rsidRPr="00730169" w:rsidRDefault="00AB7D20" w:rsidP="00AB7D20">
      <w:pPr>
        <w:rPr>
          <w:rFonts w:ascii="Fb Fontext" w:hAnsi="Fb Fontext" w:cs="Guttman Vilna"/>
          <w:b/>
          <w:bCs/>
          <w:spacing w:val="-2"/>
          <w:rtl/>
        </w:rPr>
      </w:pPr>
      <w:r w:rsidRPr="00730169">
        <w:rPr>
          <w:rFonts w:ascii="Fb Fontext" w:hAnsi="Fb Fontext"/>
          <w:spacing w:val="-2"/>
          <w:sz w:val="42"/>
          <w:rtl/>
        </w:rPr>
        <w:t xml:space="preserve">אבל בטעות אשה אחת גרידתא </w:t>
      </w:r>
      <w:r w:rsidRPr="00730169">
        <w:rPr>
          <w:rStyle w:val="afffff0"/>
          <w:spacing w:val="-2"/>
          <w:rtl/>
        </w:rPr>
        <w:t xml:space="preserve">[קידשה על תנאי ונשאה] </w:t>
      </w:r>
      <w:r w:rsidR="00A37035" w:rsidRPr="00730169">
        <w:rPr>
          <w:rStyle w:val="afffff0"/>
          <w:spacing w:val="-2"/>
          <w:rtl/>
        </w:rPr>
        <w:t>–</w:t>
      </w:r>
      <w:r w:rsidR="00A37035" w:rsidRPr="00730169">
        <w:rPr>
          <w:rStyle w:val="afffff0"/>
          <w:rFonts w:hint="cs"/>
          <w:spacing w:val="-2"/>
          <w:rtl/>
        </w:rPr>
        <w:t xml:space="preserve"> לכו</w:t>
      </w:r>
      <w:r w:rsidR="002B7BCC">
        <w:rPr>
          <w:rStyle w:val="afffff0"/>
          <w:spacing w:val="-2"/>
          <w:rtl/>
        </w:rPr>
        <w:t>"</w:t>
      </w:r>
      <w:r w:rsidR="00A37035" w:rsidRPr="00730169">
        <w:rPr>
          <w:rStyle w:val="afffff0"/>
          <w:rFonts w:hint="cs"/>
          <w:spacing w:val="-2"/>
          <w:rtl/>
        </w:rPr>
        <w:t>ע א</w:t>
      </w:r>
      <w:r w:rsidR="002B7BCC">
        <w:rPr>
          <w:rStyle w:val="afffff0"/>
          <w:spacing w:val="-2"/>
          <w:rtl/>
        </w:rPr>
        <w:t>"</w:t>
      </w:r>
      <w:r w:rsidR="00A37035" w:rsidRPr="00730169">
        <w:rPr>
          <w:rStyle w:val="afffff0"/>
          <w:rFonts w:hint="cs"/>
          <w:spacing w:val="-2"/>
          <w:rtl/>
        </w:rPr>
        <w:t>צ</w:t>
      </w:r>
      <w:r w:rsidRPr="00730169">
        <w:rPr>
          <w:rFonts w:ascii="Fb Fontext" w:hAnsi="Fb Fontext"/>
          <w:spacing w:val="-2"/>
          <w:sz w:val="42"/>
          <w:rtl/>
        </w:rPr>
        <w:t>.</w:t>
      </w:r>
    </w:p>
    <w:p w14:paraId="169F5F7E" w14:textId="0D620393" w:rsidR="00AB7D20" w:rsidRDefault="00AB7D20" w:rsidP="00AB7D20">
      <w:pPr>
        <w:rPr>
          <w:rFonts w:ascii="Fb Fontext" w:hAnsi="Fb Fontext"/>
          <w:sz w:val="42"/>
          <w:rtl/>
        </w:rPr>
      </w:pPr>
      <w:r w:rsidRPr="00AE6D79">
        <w:rPr>
          <w:rStyle w:val="affffe"/>
          <w:rtl/>
        </w:rPr>
        <w:t xml:space="preserve">א. והך </w:t>
      </w:r>
      <w:r w:rsidRPr="00C35A2C">
        <w:rPr>
          <w:rFonts w:ascii="Fb Fontext" w:hAnsi="Fb Fontext"/>
          <w:sz w:val="42"/>
          <w:rtl/>
        </w:rPr>
        <w:t xml:space="preserve">דקידשה בטעות ופחות משוה פרוטה, וכן קטן שקידש, </w:t>
      </w:r>
      <w:r w:rsidR="0061471E">
        <w:rPr>
          <w:rFonts w:ascii="Fb Fontext" w:hAnsi="Fb Fontext"/>
          <w:sz w:val="42"/>
          <w:rtl/>
        </w:rPr>
        <w:t>אף</w:t>
      </w:r>
      <w:r w:rsidRPr="00C35A2C">
        <w:rPr>
          <w:rFonts w:ascii="Fb Fontext" w:hAnsi="Fb Fontext"/>
          <w:sz w:val="42"/>
          <w:rtl/>
        </w:rPr>
        <w:t xml:space="preserve"> ששלח סבלונות אח"כ- אינה מקודשת, שמחמת קדושין הראשונים שלח, ואם בעלו - קנו;</w:t>
      </w:r>
    </w:p>
    <w:p w14:paraId="7B1F13FA" w14:textId="77777777" w:rsidR="00AB7D20" w:rsidRDefault="00AB7D20" w:rsidP="00AB7D20">
      <w:pPr>
        <w:rPr>
          <w:rFonts w:ascii="Fb Fontext" w:hAnsi="Fb Fontext"/>
          <w:sz w:val="42"/>
          <w:rtl/>
        </w:rPr>
      </w:pPr>
      <w:r w:rsidRPr="00AE6D79">
        <w:rPr>
          <w:rStyle w:val="affffe"/>
          <w:rtl/>
        </w:rPr>
        <w:t xml:space="preserve">רשב"י מרי"ש: </w:t>
      </w:r>
      <w:r w:rsidRPr="00C35A2C">
        <w:rPr>
          <w:rFonts w:ascii="Fb Fontext" w:hAnsi="Fb Fontext"/>
          <w:sz w:val="42"/>
          <w:rtl/>
        </w:rPr>
        <w:t>אם בעלו - לא קנו;</w:t>
      </w:r>
    </w:p>
    <w:p w14:paraId="724E484A" w14:textId="3FC4503E" w:rsidR="00AB7D20" w:rsidRPr="00C35A2C" w:rsidRDefault="00AB7D20" w:rsidP="00AB7D20">
      <w:pPr>
        <w:rPr>
          <w:rFonts w:ascii="Fb Fontext" w:hAnsi="Fb Fontext" w:cs="Guttman Vilna"/>
          <w:b/>
          <w:bCs/>
          <w:rtl/>
        </w:rPr>
      </w:pPr>
      <w:r w:rsidRPr="00AE6D79">
        <w:rPr>
          <w:rStyle w:val="affffe"/>
          <w:rtl/>
        </w:rPr>
        <w:lastRenderedPageBreak/>
        <w:t>הך ד</w:t>
      </w:r>
      <w:r w:rsidR="00AE6D79">
        <w:rPr>
          <w:rStyle w:val="affffe"/>
          <w:rFonts w:hint="cs"/>
          <w:rtl/>
        </w:rPr>
        <w:t xml:space="preserve">חלקו </w:t>
      </w:r>
      <w:r w:rsidRPr="00C35A2C">
        <w:rPr>
          <w:rFonts w:ascii="Fb Fontext" w:hAnsi="Fb Fontext"/>
          <w:sz w:val="42"/>
          <w:rtl/>
        </w:rPr>
        <w:t>בטעות שוו"פ וברייתא מפרש קידשה בטעות כיצד? בפחות משוו"פ.</w:t>
      </w:r>
    </w:p>
    <w:p w14:paraId="06D780B5" w14:textId="77777777" w:rsidR="00A37035" w:rsidRDefault="00AE6D79" w:rsidP="00A37035">
      <w:pPr>
        <w:rPr>
          <w:rStyle w:val="affffe"/>
          <w:rtl/>
        </w:rPr>
      </w:pPr>
      <w:r w:rsidRPr="00AE6D79">
        <w:rPr>
          <w:rStyle w:val="affffe"/>
          <w:rFonts w:hint="cs"/>
          <w:rtl/>
        </w:rPr>
        <w:t>וחלקו</w:t>
      </w:r>
      <w:r w:rsidR="00AB7D20" w:rsidRPr="00AE6D79">
        <w:rPr>
          <w:rStyle w:val="affffe"/>
          <w:rtl/>
        </w:rPr>
        <w:t xml:space="preserve"> </w:t>
      </w:r>
      <w:r w:rsidR="00AB7D20" w:rsidRPr="00C35A2C">
        <w:rPr>
          <w:rFonts w:ascii="Fb Fontext" w:hAnsi="Fb Fontext"/>
          <w:sz w:val="42"/>
          <w:rtl/>
        </w:rPr>
        <w:t>אי אדם יודע שאין קדושין תופסין בפחות משו</w:t>
      </w:r>
      <w:r w:rsidR="00A37035">
        <w:rPr>
          <w:rFonts w:ascii="Fb Fontext" w:hAnsi="Fb Fontext" w:hint="cs"/>
          <w:sz w:val="42"/>
          <w:rtl/>
        </w:rPr>
        <w:t>"פ</w:t>
      </w:r>
      <w:r w:rsidR="00AB7D20" w:rsidRPr="00C35A2C">
        <w:rPr>
          <w:rFonts w:ascii="Fb Fontext" w:hAnsi="Fb Fontext"/>
          <w:sz w:val="42"/>
          <w:rtl/>
        </w:rPr>
        <w:t xml:space="preserve">, וגמר </w:t>
      </w:r>
      <w:r w:rsidR="00AB7D20" w:rsidRPr="00730169">
        <w:rPr>
          <w:rFonts w:ascii="Fb Fontext" w:hAnsi="Fb Fontext"/>
          <w:spacing w:val="-6"/>
          <w:sz w:val="42"/>
          <w:rtl/>
        </w:rPr>
        <w:t>ובעל לשם קדושין;</w:t>
      </w:r>
      <w:r w:rsidR="00A37035" w:rsidRPr="00730169">
        <w:rPr>
          <w:rFonts w:ascii="Fb Fontext" w:hAnsi="Fb Fontext" w:hint="cs"/>
          <w:spacing w:val="-6"/>
          <w:sz w:val="42"/>
          <w:rtl/>
        </w:rPr>
        <w:t xml:space="preserve"> </w:t>
      </w:r>
      <w:r w:rsidR="00AB7D20" w:rsidRPr="00730169">
        <w:rPr>
          <w:rFonts w:ascii="Fb Fontext" w:hAnsi="Fb Fontext"/>
          <w:spacing w:val="-6"/>
          <w:sz w:val="42"/>
          <w:rtl/>
        </w:rPr>
        <w:t>או אין יודע ובעל אדעתא דקדושין הראשונים.</w:t>
      </w:r>
    </w:p>
    <w:p w14:paraId="43F230AD" w14:textId="14371407" w:rsidR="00AB7D20" w:rsidRPr="002E6CDF" w:rsidRDefault="00AB7D20" w:rsidP="00A37035">
      <w:pPr>
        <w:rPr>
          <w:rFonts w:ascii="Fb Fontext" w:hAnsi="Fb Fontext"/>
          <w:spacing w:val="-8"/>
          <w:sz w:val="42"/>
          <w:rtl/>
        </w:rPr>
      </w:pPr>
      <w:r w:rsidRPr="002E6CDF">
        <w:rPr>
          <w:rStyle w:val="affffe"/>
          <w:spacing w:val="-8"/>
          <w:rtl/>
        </w:rPr>
        <w:t xml:space="preserve">ב. והך </w:t>
      </w:r>
      <w:r w:rsidRPr="002E6CDF">
        <w:rPr>
          <w:rFonts w:ascii="Fb Fontext" w:hAnsi="Fb Fontext"/>
          <w:spacing w:val="-8"/>
          <w:sz w:val="42"/>
          <w:rtl/>
        </w:rPr>
        <w:t xml:space="preserve">דהריני בועליך על מנת שירצה אבא, </w:t>
      </w:r>
      <w:r w:rsidR="00AE6D79" w:rsidRPr="002E6CDF">
        <w:rPr>
          <w:rFonts w:ascii="Fb Fontext" w:hAnsi="Fb Fontext" w:hint="cs"/>
          <w:spacing w:val="-8"/>
          <w:sz w:val="42"/>
          <w:rtl/>
        </w:rPr>
        <w:t>אף</w:t>
      </w:r>
      <w:r w:rsidRPr="002E6CDF">
        <w:rPr>
          <w:rFonts w:ascii="Fb Fontext" w:hAnsi="Fb Fontext"/>
          <w:spacing w:val="-8"/>
          <w:sz w:val="42"/>
          <w:rtl/>
        </w:rPr>
        <w:t xml:space="preserve"> שלא רצה האב מקודשת</w:t>
      </w:r>
    </w:p>
    <w:p w14:paraId="3D423CAE" w14:textId="5E59E13C" w:rsidR="00AB7D20" w:rsidRDefault="00AB7D20" w:rsidP="00AE6D79">
      <w:pPr>
        <w:rPr>
          <w:rFonts w:ascii="Fb Fontext" w:hAnsi="Fb Fontext"/>
          <w:sz w:val="42"/>
          <w:rtl/>
        </w:rPr>
      </w:pPr>
      <w:r w:rsidRPr="00AE6D79">
        <w:rPr>
          <w:rStyle w:val="affffe"/>
          <w:rtl/>
        </w:rPr>
        <w:t xml:space="preserve">רשב'י מר"ש: </w:t>
      </w:r>
      <w:r w:rsidRPr="00C35A2C">
        <w:rPr>
          <w:rFonts w:ascii="Fb Fontext" w:hAnsi="Fb Fontext"/>
          <w:sz w:val="42"/>
          <w:rtl/>
        </w:rPr>
        <w:t>רצה האב מקודשת, לא רצה האב אינה מקודשת;</w:t>
      </w:r>
    </w:p>
    <w:p w14:paraId="311EC544" w14:textId="5781FB2C" w:rsidR="00AB7D20" w:rsidRPr="00730169" w:rsidRDefault="00287D14" w:rsidP="00AB7D20">
      <w:pPr>
        <w:rPr>
          <w:rFonts w:ascii="Fb Fontext" w:hAnsi="Fb Fontext"/>
          <w:spacing w:val="-4"/>
          <w:sz w:val="42"/>
          <w:rtl/>
        </w:rPr>
      </w:pPr>
      <w:r w:rsidRPr="00730169">
        <w:rPr>
          <w:rStyle w:val="affffe"/>
          <w:spacing w:val="-4"/>
          <w:rtl/>
        </w:rPr>
        <w:t>שם</w:t>
      </w:r>
      <w:r w:rsidR="00AB7D20" w:rsidRPr="00730169">
        <w:rPr>
          <w:rStyle w:val="affffe"/>
          <w:spacing w:val="-4"/>
          <w:rtl/>
        </w:rPr>
        <w:t xml:space="preserve"> פליגי מ"ס: </w:t>
      </w:r>
      <w:r w:rsidR="00AB7D20" w:rsidRPr="00730169">
        <w:rPr>
          <w:rFonts w:ascii="Fb Fontext" w:hAnsi="Fb Fontext"/>
          <w:spacing w:val="-4"/>
          <w:sz w:val="42"/>
          <w:rtl/>
        </w:rPr>
        <w:t>על מנת שירצה האב ע"מ שישתוק האב, והא שתק;</w:t>
      </w:r>
    </w:p>
    <w:p w14:paraId="04828451" w14:textId="77777777" w:rsidR="00AB7D20" w:rsidRPr="00C35A2C" w:rsidRDefault="00AB7D20" w:rsidP="00AB7D20">
      <w:pPr>
        <w:rPr>
          <w:rFonts w:ascii="Fb Fontext" w:hAnsi="Fb Fontext" w:cs="Guttman Vilna"/>
          <w:b/>
          <w:bCs/>
          <w:rtl/>
        </w:rPr>
      </w:pPr>
      <w:r w:rsidRPr="00AE6D79">
        <w:rPr>
          <w:rStyle w:val="affffe"/>
          <w:rtl/>
        </w:rPr>
        <w:t xml:space="preserve">ומ"ס: </w:t>
      </w:r>
      <w:r w:rsidRPr="00C35A2C">
        <w:rPr>
          <w:rFonts w:ascii="Fb Fontext" w:hAnsi="Fb Fontext"/>
          <w:sz w:val="42"/>
          <w:rtl/>
        </w:rPr>
        <w:t>ע"מ שיאמר אבא הן, והא לא אמר אבא הן.</w:t>
      </w:r>
    </w:p>
    <w:p w14:paraId="1E1ADD43" w14:textId="77777777" w:rsidR="00AB7D20" w:rsidRDefault="00AB7D20" w:rsidP="00AE6D79">
      <w:pPr>
        <w:rPr>
          <w:rtl/>
        </w:rPr>
      </w:pPr>
      <w:r w:rsidRPr="00AE6D79">
        <w:rPr>
          <w:rStyle w:val="affffe"/>
          <w:rtl/>
        </w:rPr>
        <w:t xml:space="preserve">ג. והך דמודים חכמים לר"א, </w:t>
      </w:r>
      <w:r w:rsidRPr="00C35A2C">
        <w:rPr>
          <w:rtl/>
        </w:rPr>
        <w:t xml:space="preserve">בקטנה שהשיאה אביה ונתגרשה, והיא יתומה בחיי האב, </w:t>
      </w:r>
      <w:r w:rsidRPr="00F71179">
        <w:rPr>
          <w:rtl/>
        </w:rPr>
        <w:t>והחזירה - שחולצת ולא מתיבמת, מפני שגירושיה גירושין גמורין, ואין חזרתה חזרה גמורה;</w:t>
      </w:r>
    </w:p>
    <w:p w14:paraId="07A711E9" w14:textId="77777777" w:rsidR="00AB7D20" w:rsidRDefault="00AB7D20" w:rsidP="00AB7D20">
      <w:pPr>
        <w:rPr>
          <w:rFonts w:ascii="Fb Fontext" w:hAnsi="Fb Fontext"/>
          <w:rtl/>
        </w:rPr>
      </w:pPr>
      <w:r w:rsidRPr="00AE6D79">
        <w:rPr>
          <w:rStyle w:val="affffe"/>
          <w:rtl/>
        </w:rPr>
        <w:t xml:space="preserve">בד"א - </w:t>
      </w:r>
      <w:r w:rsidRPr="00C35A2C">
        <w:rPr>
          <w:rFonts w:ascii="Fb Fontext" w:hAnsi="Fb Fontext"/>
          <w:rtl/>
        </w:rPr>
        <w:t xml:space="preserve">שגירשה כשהיא קטנה והחזירה </w:t>
      </w:r>
      <w:r w:rsidRPr="00AE6D79">
        <w:rPr>
          <w:rStyle w:val="afffff0"/>
          <w:rtl/>
        </w:rPr>
        <w:t>[הבעל]</w:t>
      </w:r>
      <w:r w:rsidRPr="00C35A2C">
        <w:rPr>
          <w:rFonts w:ascii="Fb Fontext" w:hAnsi="Fb Fontext"/>
          <w:rtl/>
        </w:rPr>
        <w:t xml:space="preserve"> כשהיא קטנה,</w:t>
      </w:r>
    </w:p>
    <w:p w14:paraId="2F66BE75" w14:textId="4FF2C133" w:rsidR="00AB7D20" w:rsidRPr="00C54C7E" w:rsidRDefault="00AB7D20" w:rsidP="00AE6D79">
      <w:pPr>
        <w:rPr>
          <w:rtl/>
        </w:rPr>
      </w:pPr>
      <w:r w:rsidRPr="00C54C7E">
        <w:rPr>
          <w:rtl/>
        </w:rPr>
        <w:t>אבל גירשה קטנה והחזירה כשהיא גדולה, או שהחזירה כשהיא קטנה וגדלה אצלו, ומת - או חולצת או מתיבמת</w:t>
      </w:r>
    </w:p>
    <w:p w14:paraId="13A56BCB" w14:textId="77777777" w:rsidR="00AB7D20" w:rsidRPr="00C35A2C" w:rsidRDefault="00AB7D20" w:rsidP="00AB7D20">
      <w:pPr>
        <w:rPr>
          <w:rFonts w:ascii="Fb Fontext" w:hAnsi="Fb Fontext"/>
          <w:rtl/>
        </w:rPr>
      </w:pPr>
      <w:r w:rsidRPr="00AE6D79">
        <w:rPr>
          <w:rStyle w:val="affffe"/>
          <w:rtl/>
        </w:rPr>
        <w:t xml:space="preserve">משום ר"א אמרו: </w:t>
      </w:r>
      <w:r w:rsidRPr="00C35A2C">
        <w:rPr>
          <w:rFonts w:ascii="Fb Fontext" w:hAnsi="Fb Fontext"/>
          <w:rtl/>
        </w:rPr>
        <w:t>חולצת ולא מתייבמת.</w:t>
      </w:r>
    </w:p>
    <w:p w14:paraId="4C2503B1" w14:textId="4C660E10" w:rsidR="00AB7D20" w:rsidRDefault="00AB7D20" w:rsidP="00AB7D20">
      <w:pPr>
        <w:rPr>
          <w:rFonts w:ascii="Fb Fontext" w:hAnsi="Fb Fontext"/>
          <w:sz w:val="42"/>
          <w:rtl/>
        </w:rPr>
      </w:pPr>
      <w:r w:rsidRPr="00AE6D79">
        <w:rPr>
          <w:rStyle w:val="affffe"/>
          <w:rtl/>
        </w:rPr>
        <w:t xml:space="preserve">וא"כ מקרה זה דומה </w:t>
      </w:r>
      <w:r w:rsidRPr="00C35A2C">
        <w:rPr>
          <w:rFonts w:ascii="Fb Fontext" w:hAnsi="Fb Fontext"/>
          <w:sz w:val="42"/>
          <w:rtl/>
        </w:rPr>
        <w:t>לטעות אשה אחת</w:t>
      </w:r>
      <w:r w:rsidR="000568A6">
        <w:rPr>
          <w:rFonts w:ascii="Fb Fontext" w:hAnsi="Fb Fontext" w:hint="cs"/>
          <w:sz w:val="42"/>
          <w:rtl/>
        </w:rPr>
        <w:t>,</w:t>
      </w:r>
      <w:r w:rsidRPr="00C35A2C">
        <w:rPr>
          <w:rFonts w:ascii="Fb Fontext" w:hAnsi="Fb Fontext"/>
          <w:sz w:val="42"/>
          <w:rtl/>
        </w:rPr>
        <w:t xml:space="preserve"> </w:t>
      </w:r>
      <w:r w:rsidRPr="000568A6">
        <w:rPr>
          <w:rStyle w:val="affffe"/>
          <w:rtl/>
        </w:rPr>
        <w:t xml:space="preserve">דלרבה </w:t>
      </w:r>
      <w:r w:rsidRPr="00C35A2C">
        <w:rPr>
          <w:rFonts w:ascii="Fb Fontext" w:hAnsi="Fb Fontext"/>
          <w:sz w:val="42"/>
          <w:rtl/>
        </w:rPr>
        <w:t>אליבא דכו"ע א"צ גט</w:t>
      </w:r>
      <w:r w:rsidR="000568A6">
        <w:rPr>
          <w:rFonts w:ascii="Fb Fontext" w:hAnsi="Fb Fontext" w:hint="cs"/>
          <w:sz w:val="42"/>
          <w:rtl/>
        </w:rPr>
        <w:t>,</w:t>
      </w:r>
      <w:r w:rsidRPr="00C35A2C">
        <w:rPr>
          <w:rFonts w:ascii="Fb Fontext" w:hAnsi="Fb Fontext"/>
          <w:sz w:val="42"/>
          <w:rtl/>
        </w:rPr>
        <w:t xml:space="preserve"> </w:t>
      </w:r>
      <w:r w:rsidRPr="000568A6">
        <w:rPr>
          <w:rStyle w:val="affffe"/>
          <w:rtl/>
        </w:rPr>
        <w:t>ו</w:t>
      </w:r>
      <w:r w:rsidR="00287D14" w:rsidRPr="000568A6">
        <w:rPr>
          <w:rStyle w:val="affffe"/>
          <w:rtl/>
        </w:rPr>
        <w:t>כאן</w:t>
      </w:r>
      <w:r w:rsidRPr="000568A6">
        <w:rPr>
          <w:rStyle w:val="affffe"/>
          <w:rtl/>
        </w:rPr>
        <w:t xml:space="preserve"> לחכמים</w:t>
      </w:r>
      <w:r w:rsidRPr="00C35A2C">
        <w:rPr>
          <w:rFonts w:ascii="Fb Fontext" w:hAnsi="Fb Fontext"/>
          <w:sz w:val="42"/>
          <w:rtl/>
        </w:rPr>
        <w:t xml:space="preserve"> מתייבמת</w:t>
      </w:r>
      <w:r w:rsidR="000568A6">
        <w:rPr>
          <w:rFonts w:ascii="Fb Fontext" w:hAnsi="Fb Fontext" w:hint="cs"/>
          <w:sz w:val="42"/>
          <w:rtl/>
        </w:rPr>
        <w:t>,</w:t>
      </w:r>
    </w:p>
    <w:p w14:paraId="2A2B6EA6" w14:textId="18F163FF" w:rsidR="00AB7D20" w:rsidRPr="00C35A2C" w:rsidRDefault="00287D14" w:rsidP="000568A6">
      <w:pPr>
        <w:rPr>
          <w:rFonts w:ascii="Fb Fontext" w:hAnsi="Fb Fontext"/>
          <w:rtl/>
        </w:rPr>
      </w:pPr>
      <w:r w:rsidRPr="00AE6D79">
        <w:rPr>
          <w:rStyle w:val="affffe"/>
          <w:rtl/>
        </w:rPr>
        <w:t>כאן</w:t>
      </w:r>
      <w:r w:rsidR="00AB7D20" w:rsidRPr="00AE6D79">
        <w:rPr>
          <w:rStyle w:val="affffe"/>
          <w:rtl/>
        </w:rPr>
        <w:t xml:space="preserve"> </w:t>
      </w:r>
      <w:r w:rsidR="00AE6D79">
        <w:rPr>
          <w:rStyle w:val="affffe"/>
          <w:rFonts w:hint="cs"/>
          <w:rtl/>
        </w:rPr>
        <w:t>חלקו</w:t>
      </w:r>
      <w:r w:rsidR="00AB7D20" w:rsidRPr="00AE6D79">
        <w:rPr>
          <w:rStyle w:val="affffe"/>
          <w:rtl/>
        </w:rPr>
        <w:t xml:space="preserve"> </w:t>
      </w:r>
      <w:r w:rsidR="00AB7D20" w:rsidRPr="00C35A2C">
        <w:rPr>
          <w:rFonts w:ascii="Fb Fontext" w:hAnsi="Fb Fontext"/>
          <w:sz w:val="42"/>
          <w:rtl/>
        </w:rPr>
        <w:t>אי אדם יודע שאין קידושי קטנה כלום, וגמר ובעל לשם קידושין;</w:t>
      </w:r>
      <w:r w:rsidR="000568A6">
        <w:rPr>
          <w:rFonts w:ascii="Fb Fontext" w:hAnsi="Fb Fontext" w:hint="cs"/>
          <w:sz w:val="42"/>
          <w:rtl/>
        </w:rPr>
        <w:t xml:space="preserve"> </w:t>
      </w:r>
      <w:r w:rsidR="00AB7D20" w:rsidRPr="00C35A2C">
        <w:rPr>
          <w:rFonts w:ascii="Fb Fontext" w:hAnsi="Fb Fontext"/>
          <w:rtl/>
        </w:rPr>
        <w:t xml:space="preserve">או אין אדם יודע שאין קידושי קטנה כלום, וכשבעל </w:t>
      </w:r>
      <w:r w:rsidR="00AB7D20">
        <w:rPr>
          <w:rFonts w:ascii="Fb Fontext" w:hAnsi="Fb Fontext" w:hint="cs"/>
          <w:rtl/>
        </w:rPr>
        <w:t>על דעת</w:t>
      </w:r>
      <w:r w:rsidR="00AB7D20" w:rsidRPr="00C35A2C">
        <w:rPr>
          <w:rFonts w:ascii="Fb Fontext" w:hAnsi="Fb Fontext"/>
          <w:rtl/>
        </w:rPr>
        <w:t xml:space="preserve"> דקידושין הראשונים</w:t>
      </w:r>
      <w:r w:rsidR="00AB7D20">
        <w:rPr>
          <w:rFonts w:ascii="Fb Fontext" w:hAnsi="Fb Fontext"/>
          <w:rtl/>
        </w:rPr>
        <w:t xml:space="preserve"> </w:t>
      </w:r>
      <w:r w:rsidR="00AB7D20" w:rsidRPr="00C35A2C">
        <w:rPr>
          <w:rFonts w:ascii="Fb Fontext" w:hAnsi="Fb Fontext"/>
          <w:rtl/>
        </w:rPr>
        <w:t>בעל.</w:t>
      </w:r>
    </w:p>
    <w:p w14:paraId="5F409984" w14:textId="77777777" w:rsidR="00AB7D20" w:rsidRPr="00F97732" w:rsidRDefault="00AB7D20" w:rsidP="003156E1">
      <w:pPr>
        <w:pStyle w:val="aff9"/>
        <w:rPr>
          <w:del w:id="90002" w:author="מנוע עיצוב" w:date="2026-10-08T11:01:28Z"/>
          <w:rtl/>
        </w:rPr>
      </w:pPr>
      <w:del w:id="90001" w:author="מנוע עיצוב" w:date="2026-10-08T11:01:28Z">
        <w:r w:rsidRPr="003156E1">
          <w:rPr>
            <w:rFonts w:hint="cs"/>
            <w:rtl/>
          </w:rPr>
          <w:delText xml:space="preserve">׹</w:delText>
        </w:r>
      </w:del>
    </w:p>
    <w:p w14:paraId="4C4E342B" w14:textId="77777777" w:rsidR="00AB7D20" w:rsidRDefault="00AB7D20" w:rsidP="00E26091">
      <w:pPr>
        <w:pStyle w:val="afff"/>
        <w:framePr w:wrap="around"/>
        <w:rPr>
          <w:rtl/>
        </w:rPr>
      </w:pPr>
      <w:bookmarkStart w:id="577" w:name="_Toc119353369"/>
      <w:r w:rsidRPr="00C35A2C">
        <w:rPr>
          <w:rFonts w:hint="cs"/>
          <w:rtl/>
        </w:rPr>
        <w:t>עד.</w:t>
      </w:r>
      <w:bookmarkEnd w:id="577"/>
    </w:p>
    <w:p w14:paraId="6F343FF1" w14:textId="720B30E3" w:rsidR="00AB7D20" w:rsidRPr="008C28D0" w:rsidRDefault="00AB7D20" w:rsidP="00F1680A">
      <w:pPr>
        <w:pStyle w:val="affffb"/>
        <w:rPr>
          <w:spacing w:val="0"/>
          <w:rtl/>
        </w:rPr>
      </w:pPr>
      <w:bookmarkStart w:id="578" w:name="_Toc119353370"/>
      <w:r w:rsidRPr="008C28D0">
        <w:rPr>
          <w:rStyle w:val="affffe"/>
          <w:spacing w:val="0"/>
          <w:rtl/>
        </w:rPr>
        <w:t xml:space="preserve">מרי"ו: </w:t>
      </w:r>
      <w:r w:rsidRPr="008C28D0">
        <w:rPr>
          <w:spacing w:val="0"/>
          <w:rtl/>
        </w:rPr>
        <w:t xml:space="preserve">המקדש על תנאי ובעל  </w:t>
      </w:r>
      <w:r w:rsidRPr="008C28D0">
        <w:rPr>
          <w:rStyle w:val="afffff0"/>
          <w:rFonts w:cs="PFT_Frank"/>
          <w:spacing w:val="0"/>
          <w:rtl/>
        </w:rPr>
        <w:t>[</w:t>
      </w:r>
      <w:r w:rsidR="008E73F8" w:rsidRPr="008C28D0">
        <w:rPr>
          <w:rStyle w:val="afffff0"/>
          <w:rFonts w:cs="PFT_Frank" w:hint="cs"/>
          <w:spacing w:val="0"/>
          <w:rtl/>
        </w:rPr>
        <w:t>לכו</w:t>
      </w:r>
      <w:r w:rsidR="002B7BCC" w:rsidRPr="008C28D0">
        <w:rPr>
          <w:rStyle w:val="afffff0"/>
          <w:rFonts w:cs="PFT_Frank"/>
          <w:spacing w:val="0"/>
          <w:rtl/>
        </w:rPr>
        <w:t>"</w:t>
      </w:r>
      <w:r w:rsidR="008E73F8" w:rsidRPr="008C28D0">
        <w:rPr>
          <w:rStyle w:val="afffff0"/>
          <w:rFonts w:cs="PFT_Frank" w:hint="cs"/>
          <w:spacing w:val="0"/>
          <w:rtl/>
        </w:rPr>
        <w:t>ע</w:t>
      </w:r>
      <w:r w:rsidRPr="008C28D0">
        <w:rPr>
          <w:rStyle w:val="afffff0"/>
          <w:rFonts w:cs="PFT_Frank"/>
          <w:spacing w:val="0"/>
          <w:rtl/>
        </w:rPr>
        <w:t xml:space="preserve">] </w:t>
      </w:r>
      <w:r w:rsidR="008E73F8" w:rsidRPr="008C28D0">
        <w:rPr>
          <w:rFonts w:hint="cs"/>
          <w:spacing w:val="0"/>
          <w:rtl/>
        </w:rPr>
        <w:t>א</w:t>
      </w:r>
      <w:r w:rsidR="002B7BCC" w:rsidRPr="008C28D0">
        <w:rPr>
          <w:spacing w:val="0"/>
          <w:rtl/>
        </w:rPr>
        <w:t>"</w:t>
      </w:r>
      <w:r w:rsidR="008E73F8" w:rsidRPr="008C28D0">
        <w:rPr>
          <w:rFonts w:hint="cs"/>
          <w:spacing w:val="0"/>
          <w:rtl/>
        </w:rPr>
        <w:t>צ</w:t>
      </w:r>
      <w:r w:rsidRPr="008C28D0">
        <w:rPr>
          <w:spacing w:val="0"/>
          <w:rtl/>
        </w:rPr>
        <w:t xml:space="preserve"> הימנו גט.</w:t>
      </w:r>
      <w:bookmarkEnd w:id="578"/>
    </w:p>
    <w:p w14:paraId="4285F716" w14:textId="77777777" w:rsidR="00AB7D20" w:rsidRPr="00C35A2C" w:rsidRDefault="00AB7D20" w:rsidP="00AB7D20">
      <w:pPr>
        <w:rPr>
          <w:rFonts w:ascii="Fb Fontext" w:hAnsi="Fb Fontext"/>
          <w:rtl/>
        </w:rPr>
      </w:pPr>
      <w:r w:rsidRPr="008E73F8">
        <w:rPr>
          <w:rStyle w:val="affffe"/>
          <w:rtl/>
        </w:rPr>
        <w:t>והקשה אחיינו ראבדר"א:</w:t>
      </w:r>
      <w:r w:rsidRPr="00C35A2C">
        <w:rPr>
          <w:rFonts w:ascii="Fb Fontext" w:hAnsi="Fb Fontext"/>
          <w:rtl/>
        </w:rPr>
        <w:t xml:space="preserve"> חליצה מוטעת – כשירה</w:t>
      </w:r>
    </w:p>
    <w:p w14:paraId="2864EE9F" w14:textId="77777777" w:rsidR="00AB7D20" w:rsidRDefault="00AB7D20" w:rsidP="00AB7D20">
      <w:pPr>
        <w:rPr>
          <w:rFonts w:ascii="Fb Fontext" w:hAnsi="Fb Fontext"/>
          <w:rtl/>
        </w:rPr>
      </w:pPr>
      <w:r w:rsidRPr="008E73F8">
        <w:rPr>
          <w:rStyle w:val="affffe"/>
          <w:rtl/>
        </w:rPr>
        <w:t>ר"ל:</w:t>
      </w:r>
      <w:r w:rsidRPr="00C35A2C">
        <w:rPr>
          <w:rFonts w:ascii="Fb Fontext" w:hAnsi="Fb Fontext"/>
          <w:rtl/>
        </w:rPr>
        <w:t xml:space="preserve"> כל שאומר לו חלוץ לה ובכך אתה כונסה;</w:t>
      </w:r>
    </w:p>
    <w:p w14:paraId="43230541" w14:textId="4555FA9E" w:rsidR="00AB7D20" w:rsidRPr="00F71179" w:rsidRDefault="00AB7D20" w:rsidP="008E73F8">
      <w:pPr>
        <w:rPr>
          <w:rtl/>
        </w:rPr>
      </w:pPr>
      <w:r w:rsidRPr="008E73F8">
        <w:rPr>
          <w:rStyle w:val="affffe"/>
          <w:rtl/>
        </w:rPr>
        <w:lastRenderedPageBreak/>
        <w:t xml:space="preserve">רי"ו: </w:t>
      </w:r>
      <w:r w:rsidRPr="00F71179">
        <w:rPr>
          <w:rtl/>
        </w:rPr>
        <w:t xml:space="preserve">אני שונה עד שיתכוונו שניהם </w:t>
      </w:r>
      <w:r w:rsidRPr="008E73F8">
        <w:rPr>
          <w:rStyle w:val="afffff0"/>
          <w:rtl/>
        </w:rPr>
        <w:t xml:space="preserve">[ואם אחד מהם לא התכוון פסולה] </w:t>
      </w:r>
      <w:r w:rsidRPr="00F71179">
        <w:rPr>
          <w:rtl/>
        </w:rPr>
        <w:t>ואת אמרת חליצתה כשרה</w:t>
      </w:r>
      <w:r w:rsidR="000568A6">
        <w:rPr>
          <w:rFonts w:hint="cs"/>
          <w:rtl/>
        </w:rPr>
        <w:t>,</w:t>
      </w:r>
    </w:p>
    <w:p w14:paraId="318D70FF" w14:textId="77777777" w:rsidR="00AB7D20" w:rsidRDefault="00AB7D20" w:rsidP="00AB7D20">
      <w:pPr>
        <w:rPr>
          <w:rFonts w:ascii="Fb Fontext" w:hAnsi="Fb Fontext"/>
          <w:rtl/>
        </w:rPr>
      </w:pPr>
      <w:r w:rsidRPr="008E73F8">
        <w:rPr>
          <w:rStyle w:val="affffe"/>
          <w:rtl/>
        </w:rPr>
        <w:t xml:space="preserve">אלא: </w:t>
      </w:r>
      <w:r w:rsidRPr="00C35A2C">
        <w:rPr>
          <w:rFonts w:ascii="Fb Fontext" w:hAnsi="Fb Fontext"/>
          <w:rtl/>
        </w:rPr>
        <w:t>כל שאומר לו חלוץ לה על מנת שתתן לך מאתים זוז;</w:t>
      </w:r>
    </w:p>
    <w:p w14:paraId="59A7DD69" w14:textId="77777777" w:rsidR="00E268F4" w:rsidRDefault="00AB7D20" w:rsidP="00AB7D20">
      <w:pPr>
        <w:rPr>
          <w:rFonts w:ascii="Fb Fontext" w:hAnsi="Fb Fontext"/>
          <w:sz w:val="42"/>
          <w:rtl/>
        </w:rPr>
      </w:pPr>
      <w:r w:rsidRPr="008E73F8">
        <w:rPr>
          <w:rStyle w:val="affffe"/>
          <w:rtl/>
        </w:rPr>
        <w:t xml:space="preserve">משמע </w:t>
      </w:r>
      <w:r w:rsidRPr="00C35A2C">
        <w:rPr>
          <w:rFonts w:ascii="Fb Fontext" w:hAnsi="Fb Fontext"/>
          <w:sz w:val="42"/>
          <w:rtl/>
        </w:rPr>
        <w:t>דאי עשה מעשה מחל על התנאי</w:t>
      </w:r>
      <w:r w:rsidR="00E268F4">
        <w:rPr>
          <w:rFonts w:ascii="Fb Fontext" w:hAnsi="Fb Fontext"/>
          <w:sz w:val="42"/>
          <w:rtl/>
        </w:rPr>
        <w:t>,</w:t>
      </w:r>
    </w:p>
    <w:p w14:paraId="1A34AD12" w14:textId="5732F9D9" w:rsidR="00AB7D20" w:rsidRPr="005B6666" w:rsidRDefault="00AB7D20" w:rsidP="005B6666">
      <w:pPr>
        <w:ind w:left="283" w:firstLine="57"/>
        <w:rPr>
          <w:rStyle w:val="afffff0"/>
          <w:rtl/>
        </w:rPr>
      </w:pPr>
      <w:r w:rsidRPr="005B6666">
        <w:rPr>
          <w:rStyle w:val="afffff0"/>
          <w:rtl/>
        </w:rPr>
        <w:t xml:space="preserve">א"כ מדוע </w:t>
      </w:r>
      <w:r w:rsidR="00287D14" w:rsidRPr="005B6666">
        <w:rPr>
          <w:rStyle w:val="afffff0"/>
          <w:rtl/>
        </w:rPr>
        <w:t>כאן</w:t>
      </w:r>
      <w:r w:rsidRPr="005B6666">
        <w:rPr>
          <w:rStyle w:val="afffff0"/>
          <w:rtl/>
        </w:rPr>
        <w:t xml:space="preserve"> א"צ גט הלא מחל לתנאו?</w:t>
      </w:r>
    </w:p>
    <w:p w14:paraId="71E05B7C" w14:textId="77777777" w:rsidR="00AB7D20" w:rsidRPr="00C35A2C" w:rsidRDefault="00AB7D20" w:rsidP="00AB7D20">
      <w:pPr>
        <w:rPr>
          <w:rFonts w:ascii="Fb Fontext" w:hAnsi="Fb Fontext"/>
          <w:rtl/>
        </w:rPr>
      </w:pPr>
      <w:r w:rsidRPr="008E73F8">
        <w:rPr>
          <w:rStyle w:val="affffe"/>
          <w:rtl/>
        </w:rPr>
        <w:t xml:space="preserve">וענוהו </w:t>
      </w:r>
      <w:r w:rsidRPr="00C35A2C">
        <w:rPr>
          <w:rFonts w:ascii="Fb Fontext" w:hAnsi="Fb Fontext"/>
          <w:sz w:val="42"/>
          <w:rtl/>
        </w:rPr>
        <w:t xml:space="preserve">דכל תנאי דילפי' מבני גד בעי' שיוכל לקיים ע"י שליח </w:t>
      </w:r>
      <w:r w:rsidRPr="008E73F8">
        <w:rPr>
          <w:rStyle w:val="afffff0"/>
          <w:rtl/>
        </w:rPr>
        <w:t>[ובחליצה שא"א לשליח אין תוקף לתנאי]</w:t>
      </w:r>
    </w:p>
    <w:p w14:paraId="15ED299F" w14:textId="46E73F02" w:rsidR="00AB7D20" w:rsidRPr="00F97732" w:rsidRDefault="00AB7D20" w:rsidP="009419B6">
      <w:pPr>
        <w:rPr>
          <w:rtl/>
        </w:rPr>
      </w:pPr>
      <w:r w:rsidRPr="008E73F8">
        <w:rPr>
          <w:rStyle w:val="affffe"/>
          <w:rtl/>
        </w:rPr>
        <w:t>והך דביאה</w:t>
      </w:r>
      <w:r w:rsidRPr="00C35A2C">
        <w:rPr>
          <w:rFonts w:ascii="Fb Fontext" w:hAnsi="Fb Fontext"/>
          <w:rtl/>
        </w:rPr>
        <w:t xml:space="preserve"> </w:t>
      </w:r>
      <w:r w:rsidR="00BD4EEB">
        <w:rPr>
          <w:rFonts w:ascii="Fb Fontext" w:hAnsi="Fb Fontext"/>
          <w:rtl/>
        </w:rPr>
        <w:t>אף</w:t>
      </w:r>
      <w:r w:rsidRPr="00C35A2C">
        <w:rPr>
          <w:rFonts w:ascii="Fb Fontext" w:hAnsi="Fb Fontext"/>
          <w:rtl/>
        </w:rPr>
        <w:t xml:space="preserve"> שא"א ע"י שליח</w:t>
      </w:r>
      <w:r w:rsidR="005B6666">
        <w:rPr>
          <w:rFonts w:ascii="Fb Fontext" w:hAnsi="Fb Fontext" w:hint="cs"/>
          <w:rtl/>
        </w:rPr>
        <w:t>,</w:t>
      </w:r>
      <w:r w:rsidRPr="00C35A2C">
        <w:rPr>
          <w:rFonts w:ascii="Fb Fontext" w:hAnsi="Fb Fontext"/>
          <w:rtl/>
        </w:rPr>
        <w:t xml:space="preserve"> </w:t>
      </w:r>
      <w:r>
        <w:rPr>
          <w:rFonts w:ascii="Fb Fontext" w:hAnsi="Fb Fontext"/>
          <w:rtl/>
        </w:rPr>
        <w:t>מועיל ד</w:t>
      </w:r>
      <w:r>
        <w:rPr>
          <w:rFonts w:ascii="Fb Fontext" w:hAnsi="Fb Fontext" w:hint="cs"/>
          <w:rtl/>
        </w:rPr>
        <w:t>הוקשו</w:t>
      </w:r>
      <w:r w:rsidRPr="00C35A2C">
        <w:rPr>
          <w:rFonts w:ascii="Fb Fontext" w:hAnsi="Fb Fontext"/>
          <w:rtl/>
        </w:rPr>
        <w:t xml:space="preserve"> הוויות להדדי</w:t>
      </w:r>
      <w:r w:rsidR="000568A6">
        <w:rPr>
          <w:rFonts w:ascii="Fb Fontext" w:hAnsi="Fb Fontext" w:hint="cs"/>
          <w:rtl/>
        </w:rPr>
        <w:t>,</w:t>
      </w:r>
    </w:p>
    <w:p w14:paraId="46626379" w14:textId="77777777" w:rsidR="00AB7D20" w:rsidRPr="00C35A2C" w:rsidRDefault="00AB7D20" w:rsidP="00E26091">
      <w:pPr>
        <w:pStyle w:val="afff"/>
        <w:framePr w:wrap="around"/>
        <w:rPr>
          <w:rtl/>
        </w:rPr>
      </w:pPr>
      <w:bookmarkStart w:id="579" w:name="_Toc119353371"/>
      <w:r w:rsidRPr="00C35A2C">
        <w:rPr>
          <w:rFonts w:hint="cs"/>
          <w:rtl/>
        </w:rPr>
        <w:t>עד:</w:t>
      </w:r>
      <w:bookmarkEnd w:id="579"/>
    </w:p>
    <w:p w14:paraId="6AF580B4" w14:textId="13C1ABBE" w:rsidR="00E268F4" w:rsidRDefault="00AB7D20" w:rsidP="00AB7D20">
      <w:pPr>
        <w:rPr>
          <w:rFonts w:ascii="Fb Fontext" w:hAnsi="Fb Fontext"/>
          <w:sz w:val="42"/>
          <w:rtl/>
        </w:rPr>
      </w:pPr>
      <w:r w:rsidRPr="008E73F8">
        <w:rPr>
          <w:rStyle w:val="affffe"/>
          <w:rtl/>
        </w:rPr>
        <w:t>מעולא:</w:t>
      </w:r>
      <w:r w:rsidRPr="00C35A2C">
        <w:rPr>
          <w:rFonts w:ascii="Fb Fontext" w:hAnsi="Fb Fontext"/>
          <w:sz w:val="42"/>
          <w:rtl/>
        </w:rPr>
        <w:t xml:space="preserve"> המקדש במלוה ובעל, על תנאי ובעל</w:t>
      </w:r>
      <w:r w:rsidR="00E268F4">
        <w:rPr>
          <w:rFonts w:ascii="Fb Fontext" w:hAnsi="Fb Fontext"/>
          <w:sz w:val="42"/>
          <w:rtl/>
        </w:rPr>
        <w:t>,</w:t>
      </w:r>
    </w:p>
    <w:p w14:paraId="478EE0F7" w14:textId="17E5EE59" w:rsidR="00AB7D20" w:rsidRPr="00C35A2C" w:rsidRDefault="00AB7D20" w:rsidP="005B6666">
      <w:pPr>
        <w:ind w:left="283" w:firstLine="57"/>
        <w:rPr>
          <w:rFonts w:ascii="Fb Fontext" w:hAnsi="Fb Fontext"/>
          <w:rtl/>
        </w:rPr>
      </w:pPr>
      <w:r w:rsidRPr="00C35A2C">
        <w:rPr>
          <w:rFonts w:ascii="Fb Fontext" w:hAnsi="Fb Fontext"/>
          <w:sz w:val="42"/>
          <w:rtl/>
        </w:rPr>
        <w:t xml:space="preserve">בפחות משו'פ ובעל </w:t>
      </w:r>
      <w:r w:rsidRPr="00CA108A">
        <w:rPr>
          <w:rFonts w:ascii="Fb Fontext" w:hAnsi="Fb Fontext" w:cs="PFT_Frank"/>
          <w:b/>
          <w:bCs/>
          <w:sz w:val="42"/>
          <w:szCs w:val="14"/>
          <w:rtl/>
        </w:rPr>
        <w:t>לכו"ע</w:t>
      </w:r>
      <w:r w:rsidRPr="00C35A2C">
        <w:rPr>
          <w:rFonts w:ascii="Fb Fontext" w:hAnsi="Fb Fontext"/>
          <w:sz w:val="42"/>
          <w:rtl/>
        </w:rPr>
        <w:t xml:space="preserve"> צריכה  גט.</w:t>
      </w:r>
    </w:p>
    <w:p w14:paraId="21AFB03E" w14:textId="2A698DF9" w:rsidR="00E268F4" w:rsidRDefault="00AB7D20" w:rsidP="00AB7D20">
      <w:pPr>
        <w:rPr>
          <w:rFonts w:ascii="Fb Fontext" w:hAnsi="Fb Fontext"/>
          <w:spacing w:val="-4"/>
          <w:rtl/>
        </w:rPr>
      </w:pPr>
      <w:r w:rsidRPr="008E73F8">
        <w:rPr>
          <w:rStyle w:val="affffe"/>
          <w:rtl/>
        </w:rPr>
        <w:t>מרמב"א:</w:t>
      </w:r>
      <w:r w:rsidRPr="00F71179">
        <w:rPr>
          <w:rFonts w:ascii="Fb Fontext" w:hAnsi="Fb Fontext"/>
          <w:spacing w:val="-4"/>
          <w:rtl/>
        </w:rPr>
        <w:t xml:space="preserve"> המקדש בפחות משו"פ ובעל צריכה גט, שבזה לא טועה</w:t>
      </w:r>
      <w:r w:rsidR="00E268F4">
        <w:rPr>
          <w:rFonts w:ascii="Fb Fontext" w:hAnsi="Fb Fontext"/>
          <w:spacing w:val="-4"/>
          <w:rtl/>
        </w:rPr>
        <w:t>,</w:t>
      </w:r>
    </w:p>
    <w:p w14:paraId="2B0F5912" w14:textId="67577851" w:rsidR="00AB7D20" w:rsidRPr="00C35A2C" w:rsidRDefault="00AB7D20" w:rsidP="00AB7D20">
      <w:pPr>
        <w:rPr>
          <w:rFonts w:ascii="Fb Fontext" w:hAnsi="Fb Fontext"/>
          <w:rtl/>
        </w:rPr>
      </w:pPr>
      <w:r w:rsidRPr="008E73F8">
        <w:rPr>
          <w:rStyle w:val="affffe"/>
          <w:rtl/>
        </w:rPr>
        <w:t xml:space="preserve">ר"כ </w:t>
      </w:r>
      <w:r>
        <w:rPr>
          <w:rFonts w:ascii="Fb Fontext" w:hAnsi="Fb Fontext"/>
          <w:rtl/>
        </w:rPr>
        <w:t>המקדש על תנאי ובעל</w:t>
      </w:r>
      <w:r w:rsidRPr="00C35A2C">
        <w:rPr>
          <w:rFonts w:ascii="Fb Fontext" w:hAnsi="Fb Fontext"/>
          <w:rtl/>
        </w:rPr>
        <w:t xml:space="preserve"> צריכה גט, זה היה מעשה, ולא היה כח בחכמים להוציאה בלא גט.</w:t>
      </w:r>
    </w:p>
    <w:p w14:paraId="06D8C954" w14:textId="103456AA" w:rsidR="00AB7D20" w:rsidRDefault="00AB7D20" w:rsidP="00AB7D20">
      <w:pPr>
        <w:rPr>
          <w:rFonts w:ascii="Fb Fontext" w:hAnsi="Fb Fontext"/>
          <w:rtl/>
        </w:rPr>
      </w:pPr>
      <w:r w:rsidRPr="008E73F8">
        <w:rPr>
          <w:rStyle w:val="affffe"/>
          <w:rtl/>
        </w:rPr>
        <w:t>לאפוקי מ</w:t>
      </w:r>
      <w:r w:rsidR="008E73F8">
        <w:rPr>
          <w:rStyle w:val="affffe"/>
          <w:rFonts w:hint="cs"/>
          <w:rtl/>
        </w:rPr>
        <w:t>דרי</w:t>
      </w:r>
      <w:r w:rsidR="002B7BCC">
        <w:rPr>
          <w:rStyle w:val="affffe"/>
          <w:rtl/>
        </w:rPr>
        <w:t>"</w:t>
      </w:r>
      <w:r w:rsidR="008E73F8">
        <w:rPr>
          <w:rStyle w:val="affffe"/>
          <w:rFonts w:hint="cs"/>
          <w:rtl/>
        </w:rPr>
        <w:t>ש</w:t>
      </w:r>
      <w:r w:rsidRPr="00C35A2C">
        <w:rPr>
          <w:rFonts w:ascii="Fb Fontext" w:hAnsi="Fb Fontext"/>
          <w:rtl/>
        </w:rPr>
        <w:t>:</w:t>
      </w:r>
      <w:r w:rsidRPr="0052164E">
        <w:rPr>
          <w:rStyle w:val="affffa"/>
          <w:rtl/>
        </w:rPr>
        <w:t xml:space="preserve"> 'והיא לא נתפשה אסורה',</w:t>
      </w:r>
      <w:r w:rsidRPr="00C35A2C">
        <w:rPr>
          <w:rFonts w:ascii="Fb Fontext" w:hAnsi="Fb Fontext"/>
          <w:rtl/>
        </w:rPr>
        <w:t xml:space="preserve"> הא נתפשה מותרת,</w:t>
      </w:r>
    </w:p>
    <w:p w14:paraId="1A965822" w14:textId="010B8613" w:rsidR="00AB7D20" w:rsidRPr="00C35A2C" w:rsidRDefault="00AB7D20" w:rsidP="005B6666">
      <w:pPr>
        <w:rPr>
          <w:rFonts w:cs="Guttman Vilna"/>
          <w:b/>
          <w:bCs/>
          <w:rtl/>
        </w:rPr>
      </w:pPr>
      <w:r w:rsidRPr="00C35A2C">
        <w:rPr>
          <w:rFonts w:ascii="Fb Fontext" w:hAnsi="Fb Fontext"/>
          <w:rtl/>
        </w:rPr>
        <w:t>ויש לך אחרת שא</w:t>
      </w:r>
      <w:r w:rsidR="008E73F8">
        <w:rPr>
          <w:rFonts w:ascii="Fb Fontext" w:hAnsi="Fb Fontext" w:hint="cs"/>
          <w:rtl/>
        </w:rPr>
        <w:t xml:space="preserve">ף </w:t>
      </w:r>
      <w:r w:rsidRPr="00C35A2C">
        <w:rPr>
          <w:rFonts w:ascii="Fb Fontext" w:hAnsi="Fb Fontext"/>
          <w:rtl/>
        </w:rPr>
        <w:t xml:space="preserve">שלא נתפשה מותרת, זו שקידושיה קידושי </w:t>
      </w:r>
      <w:r w:rsidRPr="00730169">
        <w:rPr>
          <w:rFonts w:ascii="Fb Fontext" w:hAnsi="Fb Fontext"/>
          <w:spacing w:val="-2"/>
          <w:rtl/>
        </w:rPr>
        <w:t>טעות,</w:t>
      </w:r>
      <w:r w:rsidR="005B6666" w:rsidRPr="00730169">
        <w:rPr>
          <w:rFonts w:hint="cs"/>
          <w:spacing w:val="-2"/>
          <w:rtl/>
        </w:rPr>
        <w:t xml:space="preserve"> </w:t>
      </w:r>
      <w:r w:rsidRPr="00730169">
        <w:rPr>
          <w:spacing w:val="-2"/>
          <w:rtl/>
        </w:rPr>
        <w:t>- שאפילו בנה מורכב על כתיפה - ממאנת והולכת לה.</w:t>
      </w:r>
    </w:p>
    <w:p w14:paraId="14BFD969" w14:textId="77777777" w:rsidR="00AB7D20" w:rsidRPr="00F97732" w:rsidRDefault="00AB7D20" w:rsidP="003156E1">
      <w:pPr>
        <w:pStyle w:val="aff9"/>
        <w:rPr>
          <w:rtl/>
        </w:rPr>
      </w:pPr>
      <w:r w:rsidRPr="003156E1">
        <w:rPr>
          <w:rFonts w:hint="cs"/>
          <w:rtl/>
        </w:rPr>
        <w:t>׹</w:t>
      </w:r>
    </w:p>
    <w:p w14:paraId="1F044872" w14:textId="3B69A9D3" w:rsidR="00AB7D20" w:rsidRPr="00730169" w:rsidRDefault="00AB7D20" w:rsidP="00AB7D20">
      <w:pPr>
        <w:rPr>
          <w:rFonts w:ascii="Fb Fontext" w:hAnsi="Fb Fontext"/>
          <w:spacing w:val="-6"/>
          <w:sz w:val="42"/>
          <w:rtl/>
        </w:rPr>
      </w:pPr>
      <w:r w:rsidRPr="00730169">
        <w:rPr>
          <w:rStyle w:val="affffe"/>
          <w:spacing w:val="-6"/>
          <w:rtl/>
        </w:rPr>
        <w:t xml:space="preserve">• ת"ר: </w:t>
      </w:r>
      <w:r w:rsidRPr="00730169">
        <w:rPr>
          <w:rFonts w:ascii="Fb Fontext" w:hAnsi="Fb Fontext" w:cs="PFT_Frank"/>
          <w:b/>
          <w:bCs/>
          <w:spacing w:val="-6"/>
          <w:sz w:val="42"/>
          <w:szCs w:val="14"/>
          <w:rtl/>
        </w:rPr>
        <w:t xml:space="preserve">הלכה </w:t>
      </w:r>
      <w:r w:rsidR="005B6666" w:rsidRPr="00730169">
        <w:rPr>
          <w:rFonts w:ascii="Fb Fontext" w:hAnsi="Fb Fontext" w:cs="PFT_Frank" w:hint="cs"/>
          <w:b/>
          <w:bCs/>
          <w:spacing w:val="-6"/>
          <w:sz w:val="42"/>
          <w:szCs w:val="14"/>
          <w:rtl/>
        </w:rPr>
        <w:t>ל</w:t>
      </w:r>
      <w:r w:rsidRPr="00730169">
        <w:rPr>
          <w:rFonts w:ascii="Fb Fontext" w:hAnsi="Fb Fontext" w:cs="PFT_Frank"/>
          <w:b/>
          <w:bCs/>
          <w:spacing w:val="-6"/>
          <w:sz w:val="42"/>
          <w:szCs w:val="14"/>
          <w:rtl/>
        </w:rPr>
        <w:t xml:space="preserve">חכם והתירה מקודשת, </w:t>
      </w:r>
      <w:r w:rsidR="005B6666" w:rsidRPr="00730169">
        <w:rPr>
          <w:rFonts w:ascii="Fb Fontext" w:hAnsi="Fb Fontext" w:hint="cs"/>
          <w:spacing w:val="-6"/>
          <w:sz w:val="42"/>
          <w:rtl/>
        </w:rPr>
        <w:t>לר</w:t>
      </w:r>
      <w:r w:rsidRPr="00730169">
        <w:rPr>
          <w:rFonts w:ascii="Fb Fontext" w:hAnsi="Fb Fontext"/>
          <w:spacing w:val="-6"/>
          <w:sz w:val="42"/>
          <w:rtl/>
        </w:rPr>
        <w:t>ופא וריפא</w:t>
      </w:r>
      <w:r w:rsidR="005B6666" w:rsidRPr="00730169">
        <w:rPr>
          <w:rFonts w:ascii="Fb Fontext" w:hAnsi="Fb Fontext" w:hint="cs"/>
          <w:spacing w:val="-6"/>
          <w:sz w:val="42"/>
          <w:rtl/>
        </w:rPr>
        <w:t>ה</w:t>
      </w:r>
      <w:r w:rsidRPr="00730169">
        <w:rPr>
          <w:rFonts w:ascii="Fb Fontext" w:hAnsi="Fb Fontext"/>
          <w:spacing w:val="-6"/>
          <w:sz w:val="42"/>
          <w:rtl/>
        </w:rPr>
        <w:t>- אינה מקודשת;</w:t>
      </w:r>
    </w:p>
    <w:p w14:paraId="025BF2D8" w14:textId="3A343946" w:rsidR="00AB7D20" w:rsidRPr="00C35A2C" w:rsidRDefault="00AB7D20" w:rsidP="00AB7D20">
      <w:pPr>
        <w:rPr>
          <w:rFonts w:ascii="Fb Fontext" w:hAnsi="Fb Fontext" w:cs="Guttman Vilna"/>
          <w:b/>
          <w:bCs/>
          <w:rtl/>
        </w:rPr>
      </w:pPr>
      <w:r w:rsidRPr="00C35A2C">
        <w:rPr>
          <w:rFonts w:ascii="Fb Fontext" w:hAnsi="Fb Fontext"/>
          <w:sz w:val="42"/>
          <w:rtl/>
        </w:rPr>
        <w:t xml:space="preserve">דחכם עוקר את הנדר מעיקרו, ורופא </w:t>
      </w:r>
      <w:r w:rsidR="005B6666">
        <w:rPr>
          <w:rFonts w:ascii="Fb Fontext" w:hAnsi="Fb Fontext" w:hint="cs"/>
          <w:sz w:val="42"/>
          <w:rtl/>
        </w:rPr>
        <w:t>רק</w:t>
      </w:r>
      <w:r w:rsidRPr="00C35A2C">
        <w:rPr>
          <w:rFonts w:ascii="Fb Fontext" w:hAnsi="Fb Fontext"/>
          <w:sz w:val="42"/>
          <w:rtl/>
        </w:rPr>
        <w:t xml:space="preserve"> מכאן ולהבא.</w:t>
      </w:r>
    </w:p>
    <w:p w14:paraId="2EA4DBE8" w14:textId="77777777" w:rsidR="00E268F4" w:rsidRDefault="00AB7D20" w:rsidP="00AB7D20">
      <w:pPr>
        <w:rPr>
          <w:rStyle w:val="affffe"/>
          <w:rtl/>
        </w:rPr>
      </w:pPr>
      <w:r w:rsidRPr="008E73F8">
        <w:rPr>
          <w:rStyle w:val="affffe"/>
          <w:rtl/>
        </w:rPr>
        <w:t>והך: ד</w:t>
      </w:r>
      <w:r w:rsidRPr="00C35A2C">
        <w:rPr>
          <w:rtl/>
        </w:rPr>
        <w:t>חכם והתירה, אצל רופא וריפאה אינה מקודשת</w:t>
      </w:r>
      <w:r w:rsidR="00E268F4">
        <w:rPr>
          <w:rStyle w:val="affffe"/>
          <w:rFonts w:hint="cs"/>
          <w:rtl/>
        </w:rPr>
        <w:t>,</w:t>
      </w:r>
    </w:p>
    <w:p w14:paraId="1C7FE924" w14:textId="6C08F4D1" w:rsidR="00AB7D20" w:rsidRPr="00C35A2C" w:rsidRDefault="00AB7D20" w:rsidP="00AB7D20">
      <w:pPr>
        <w:rPr>
          <w:rtl/>
        </w:rPr>
      </w:pPr>
      <w:r w:rsidRPr="008E73F8">
        <w:rPr>
          <w:rStyle w:val="affffe"/>
          <w:rtl/>
        </w:rPr>
        <w:t>- כר"א</w:t>
      </w:r>
      <w:r w:rsidRPr="00C35A2C">
        <w:rPr>
          <w:rtl/>
        </w:rPr>
        <w:t xml:space="preserve"> דאין אדם רוצה שתתבזה אשתו בב"ד</w:t>
      </w:r>
      <w:r w:rsidR="000568A6">
        <w:rPr>
          <w:rFonts w:hint="cs"/>
          <w:rtl/>
        </w:rPr>
        <w:t>,</w:t>
      </w:r>
    </w:p>
    <w:p w14:paraId="721FC50C" w14:textId="77777777" w:rsidR="00AB7D20" w:rsidRPr="00730169" w:rsidRDefault="00AB7D20" w:rsidP="00AB7D20">
      <w:pPr>
        <w:rPr>
          <w:rFonts w:ascii="Fb Fontext" w:hAnsi="Fb Fontext"/>
          <w:spacing w:val="-8"/>
          <w:rtl/>
        </w:rPr>
      </w:pPr>
      <w:r w:rsidRPr="00730169">
        <w:rPr>
          <w:rStyle w:val="affffe"/>
          <w:spacing w:val="-8"/>
          <w:rtl/>
        </w:rPr>
        <w:t xml:space="preserve">ולא כר"מ </w:t>
      </w:r>
      <w:r w:rsidRPr="00730169">
        <w:rPr>
          <w:rFonts w:ascii="Fb Fontext" w:hAnsi="Fb Fontext"/>
          <w:spacing w:val="-8"/>
          <w:rtl/>
        </w:rPr>
        <w:t>דאדם רוצה שתתבזה אשתו בב"ד א"כ בהתירו חכם מקודשת</w:t>
      </w:r>
    </w:p>
    <w:p w14:paraId="47D74C54" w14:textId="77777777" w:rsidR="00AB7D20" w:rsidRDefault="00AB7D20" w:rsidP="00AB7D20">
      <w:pPr>
        <w:rPr>
          <w:rFonts w:ascii="Fb Fontext" w:hAnsi="Fb Fontext"/>
          <w:rtl/>
        </w:rPr>
      </w:pPr>
      <w:r w:rsidRPr="005B6666">
        <w:rPr>
          <w:rStyle w:val="affffe"/>
          <w:rtl/>
        </w:rPr>
        <w:t>דתנן:</w:t>
      </w:r>
      <w:r w:rsidRPr="00C35A2C">
        <w:rPr>
          <w:rFonts w:ascii="Fb Fontext" w:hAnsi="Fb Fontext"/>
          <w:rtl/>
        </w:rPr>
        <w:t xml:space="preserve"> המוציא את אשתו משום נדר לא יחזיר, משום שם רע - לא יחזיר;</w:t>
      </w:r>
    </w:p>
    <w:p w14:paraId="29980CCE" w14:textId="746A9E92" w:rsidR="00AB7D20" w:rsidRDefault="00AB7D20" w:rsidP="00AB7D20">
      <w:pPr>
        <w:rPr>
          <w:rFonts w:ascii="Fb Fontext" w:hAnsi="Fb Fontext"/>
          <w:rtl/>
        </w:rPr>
      </w:pPr>
      <w:r w:rsidRPr="008E73F8">
        <w:rPr>
          <w:rStyle w:val="affffe"/>
          <w:rtl/>
        </w:rPr>
        <w:t xml:space="preserve">ר"י: </w:t>
      </w:r>
      <w:r w:rsidRPr="00C35A2C">
        <w:rPr>
          <w:rFonts w:ascii="Fb Fontext" w:hAnsi="Fb Fontext"/>
          <w:rtl/>
        </w:rPr>
        <w:t>כל נדר שידעו בו רבים לא יחזיר, לא ידעו בו רבים יחזיר;</w:t>
      </w:r>
    </w:p>
    <w:p w14:paraId="49300FF4" w14:textId="09910ADC" w:rsidR="00AB7D20" w:rsidRPr="000568A6" w:rsidRDefault="00AB7D20" w:rsidP="00AB7D20">
      <w:pPr>
        <w:rPr>
          <w:rFonts w:ascii="Fb Fontext" w:hAnsi="Fb Fontext"/>
          <w:spacing w:val="-6"/>
          <w:rtl/>
        </w:rPr>
      </w:pPr>
      <w:r w:rsidRPr="000568A6">
        <w:rPr>
          <w:rStyle w:val="affffe"/>
          <w:spacing w:val="-6"/>
          <w:rtl/>
        </w:rPr>
        <w:lastRenderedPageBreak/>
        <w:t xml:space="preserve">ר"מ: </w:t>
      </w:r>
      <w:r w:rsidRPr="000568A6">
        <w:rPr>
          <w:rFonts w:ascii="Fb Fontext" w:hAnsi="Fb Fontext"/>
          <w:spacing w:val="-6"/>
          <w:rtl/>
        </w:rPr>
        <w:t>כל נדר שצריך חקירת חכם לא יחזיר, ושא</w:t>
      </w:r>
      <w:r w:rsidR="008E73F8" w:rsidRPr="000568A6">
        <w:rPr>
          <w:rFonts w:ascii="Fb Fontext" w:hAnsi="Fb Fontext" w:hint="cs"/>
          <w:spacing w:val="-6"/>
          <w:rtl/>
        </w:rPr>
        <w:t xml:space="preserve">"צ </w:t>
      </w:r>
      <w:r w:rsidRPr="000568A6">
        <w:rPr>
          <w:rFonts w:ascii="Fb Fontext" w:hAnsi="Fb Fontext"/>
          <w:spacing w:val="-6"/>
          <w:rtl/>
        </w:rPr>
        <w:t>חקירת חכם</w:t>
      </w:r>
      <w:r w:rsidR="000568A6" w:rsidRPr="000568A6">
        <w:rPr>
          <w:rFonts w:ascii="Fb Fontext" w:hAnsi="Fb Fontext" w:hint="cs"/>
          <w:spacing w:val="-6"/>
          <w:rtl/>
        </w:rPr>
        <w:t xml:space="preserve"> </w:t>
      </w:r>
      <w:r w:rsidRPr="000568A6">
        <w:rPr>
          <w:rFonts w:ascii="Fb Fontext" w:hAnsi="Fb Fontext"/>
          <w:spacing w:val="-6"/>
          <w:rtl/>
        </w:rPr>
        <w:t>יחזיר</w:t>
      </w:r>
      <w:r w:rsidR="000568A6" w:rsidRPr="000568A6">
        <w:rPr>
          <w:rFonts w:ascii="Fb Fontext" w:hAnsi="Fb Fontext" w:hint="cs"/>
          <w:spacing w:val="-6"/>
          <w:rtl/>
        </w:rPr>
        <w:t>,</w:t>
      </w:r>
    </w:p>
    <w:p w14:paraId="53E0EAAB" w14:textId="31668567" w:rsidR="00AB7D20" w:rsidRPr="00C35A2C" w:rsidRDefault="00AB7D20" w:rsidP="00AB7D20">
      <w:pPr>
        <w:rPr>
          <w:rFonts w:ascii="Fb Fontext" w:hAnsi="Fb Fontext" w:cs="Guttman Vilna"/>
          <w:b/>
          <w:bCs/>
          <w:rtl/>
        </w:rPr>
      </w:pPr>
      <w:r w:rsidRPr="008E73F8">
        <w:rPr>
          <w:rStyle w:val="affffe"/>
          <w:rtl/>
        </w:rPr>
        <w:t>• ר"א:</w:t>
      </w:r>
      <w:r w:rsidRPr="00C35A2C">
        <w:rPr>
          <w:rFonts w:ascii="Fb Fontext" w:hAnsi="Fb Fontext"/>
          <w:sz w:val="42"/>
          <w:rtl/>
        </w:rPr>
        <w:t xml:space="preserve"> לא אסרו צריך אלא מפני שאינו צריך.</w:t>
      </w:r>
    </w:p>
    <w:p w14:paraId="76977297" w14:textId="77777777" w:rsidR="00AB7D20" w:rsidRPr="00C35A2C" w:rsidRDefault="00AB7D20" w:rsidP="00E26091">
      <w:pPr>
        <w:pStyle w:val="afff"/>
        <w:framePr w:wrap="around"/>
        <w:rPr>
          <w:rtl/>
        </w:rPr>
      </w:pPr>
      <w:bookmarkStart w:id="580" w:name="_Toc119353372"/>
      <w:r w:rsidRPr="00C35A2C">
        <w:rPr>
          <w:rFonts w:hint="cs"/>
          <w:rtl/>
        </w:rPr>
        <w:t>עה.</w:t>
      </w:r>
      <w:bookmarkEnd w:id="580"/>
    </w:p>
    <w:p w14:paraId="2B140E35" w14:textId="0E2B7B97" w:rsidR="00AB7D20" w:rsidRPr="00C35A2C" w:rsidRDefault="00AB7D20" w:rsidP="00AB7D20">
      <w:pPr>
        <w:rPr>
          <w:rFonts w:ascii="Fb Fontext" w:hAnsi="Fb Fontext"/>
          <w:rtl/>
        </w:rPr>
      </w:pPr>
      <w:r w:rsidRPr="008E73F8">
        <w:rPr>
          <w:rStyle w:val="affffe"/>
          <w:rtl/>
        </w:rPr>
        <w:t>טע</w:t>
      </w:r>
      <w:r w:rsidR="000568A6">
        <w:rPr>
          <w:rStyle w:val="affffe"/>
          <w:rFonts w:hint="cs"/>
          <w:rtl/>
        </w:rPr>
        <w:t>ם</w:t>
      </w:r>
      <w:r w:rsidRPr="008E73F8">
        <w:rPr>
          <w:rStyle w:val="affffe"/>
          <w:rtl/>
        </w:rPr>
        <w:t xml:space="preserve"> דר"י</w:t>
      </w:r>
      <w:r w:rsidRPr="008E73F8">
        <w:rPr>
          <w:rStyle w:val="affffe"/>
          <w:rFonts w:hint="cs"/>
          <w:rtl/>
        </w:rPr>
        <w:t>:</w:t>
      </w:r>
      <w:r w:rsidRPr="008E73F8">
        <w:rPr>
          <w:rStyle w:val="affffe"/>
          <w:rtl/>
        </w:rPr>
        <w:t>-</w:t>
      </w:r>
      <w:r w:rsidRPr="00C35A2C">
        <w:rPr>
          <w:rFonts w:ascii="Fb Fontext" w:hAnsi="Fb Fontext"/>
          <w:sz w:val="42"/>
          <w:rtl/>
        </w:rPr>
        <w:t xml:space="preserve"> </w:t>
      </w:r>
      <w:r w:rsidRPr="00A963EA">
        <w:rPr>
          <w:rStyle w:val="affffa"/>
          <w:rtl/>
        </w:rPr>
        <w:t>ולא הכום בני ישראל כי נשבעו להם נשיאי העדה</w:t>
      </w:r>
      <w:r w:rsidRPr="00C35A2C">
        <w:rPr>
          <w:rFonts w:ascii="Fb Fontext" w:hAnsi="Fb Fontext"/>
          <w:sz w:val="42"/>
          <w:rtl/>
        </w:rPr>
        <w:t>.</w:t>
      </w:r>
    </w:p>
    <w:p w14:paraId="426D43EC" w14:textId="77777777" w:rsidR="00E268F4" w:rsidRDefault="000568A6" w:rsidP="000568A6">
      <w:pPr>
        <w:ind w:left="453" w:firstLine="57"/>
        <w:rPr>
          <w:rFonts w:ascii="Fb Fontext" w:hAnsi="Fb Fontext"/>
          <w:rtl/>
        </w:rPr>
      </w:pPr>
      <w:r>
        <w:rPr>
          <w:rFonts w:ascii="Fb Fontext" w:hAnsi="Fb Fontext" w:hint="cs"/>
          <w:rtl/>
        </w:rPr>
        <w:t xml:space="preserve"> </w:t>
      </w:r>
      <w:r w:rsidR="00AB7D20" w:rsidRPr="00C35A2C">
        <w:rPr>
          <w:rFonts w:ascii="Fb Fontext" w:hAnsi="Fb Fontext"/>
          <w:rtl/>
        </w:rPr>
        <w:t>והיינו כיוון שנשבעו ברבים לא היתה התרה</w:t>
      </w:r>
      <w:r w:rsidR="00E268F4">
        <w:rPr>
          <w:rFonts w:ascii="Fb Fontext" w:hAnsi="Fb Fontext"/>
          <w:rtl/>
        </w:rPr>
        <w:t>,</w:t>
      </w:r>
    </w:p>
    <w:p w14:paraId="205DBD4D" w14:textId="05950F01" w:rsidR="00AB7D20" w:rsidRPr="00C35A2C" w:rsidRDefault="00AB7D20" w:rsidP="000568A6">
      <w:pPr>
        <w:ind w:left="283" w:firstLine="57"/>
        <w:rPr>
          <w:rFonts w:ascii="Fb Fontext" w:hAnsi="Fb Fontext" w:cs="Guttman Vilna"/>
          <w:b/>
          <w:bCs/>
          <w:sz w:val="42"/>
          <w:rtl/>
        </w:rPr>
      </w:pPr>
      <w:r w:rsidRPr="00A963EA">
        <w:rPr>
          <w:rStyle w:val="affffa"/>
          <w:rtl/>
        </w:rPr>
        <w:t xml:space="preserve">רבים </w:t>
      </w:r>
      <w:r w:rsidRPr="008E73F8">
        <w:rPr>
          <w:rStyle w:val="affffe"/>
          <w:rtl/>
        </w:rPr>
        <w:t xml:space="preserve">רנב"י: </w:t>
      </w:r>
      <w:r w:rsidRPr="00A963EA">
        <w:rPr>
          <w:rStyle w:val="affffa"/>
          <w:rtl/>
        </w:rPr>
        <w:t>ימים שנים רבים</w:t>
      </w:r>
      <w:r>
        <w:rPr>
          <w:rFonts w:ascii="Fb Fontext" w:hAnsi="Fb Fontext"/>
          <w:rtl/>
        </w:rPr>
        <w:t xml:space="preserve"> </w:t>
      </w:r>
      <w:r w:rsidR="008E73F8">
        <w:rPr>
          <w:rFonts w:ascii="Fb Fontext" w:hAnsi="Fb Fontext"/>
          <w:rtl/>
        </w:rPr>
        <w:t>–</w:t>
      </w:r>
      <w:r>
        <w:rPr>
          <w:rFonts w:ascii="Fb Fontext" w:hAnsi="Fb Fontext"/>
          <w:rtl/>
        </w:rPr>
        <w:t xml:space="preserve"> </w:t>
      </w:r>
      <w:r w:rsidRPr="00CA108A">
        <w:rPr>
          <w:rFonts w:ascii="Fb Fontext" w:hAnsi="Fb Fontext" w:cs="PFT_Frank"/>
          <w:b/>
          <w:bCs/>
          <w:szCs w:val="14"/>
          <w:rtl/>
        </w:rPr>
        <w:t>שלשה</w:t>
      </w:r>
      <w:r w:rsidR="008E73F8">
        <w:rPr>
          <w:rFonts w:ascii="Fb Fontext" w:hAnsi="Fb Fontext" w:hint="cs"/>
          <w:rtl/>
        </w:rPr>
        <w:t xml:space="preserve">, </w:t>
      </w:r>
      <w:r w:rsidRPr="008E73F8">
        <w:rPr>
          <w:rStyle w:val="affffe"/>
          <w:rtl/>
        </w:rPr>
        <w:t>ר</w:t>
      </w:r>
      <w:r w:rsidR="008E73F8">
        <w:rPr>
          <w:rStyle w:val="affffe"/>
          <w:rFonts w:hint="cs"/>
          <w:rtl/>
        </w:rPr>
        <w:t>י"צ:</w:t>
      </w:r>
      <w:r w:rsidRPr="008E73F8">
        <w:rPr>
          <w:rStyle w:val="affffe"/>
          <w:rtl/>
        </w:rPr>
        <w:t xml:space="preserve"> </w:t>
      </w:r>
      <w:r w:rsidRPr="00C35A2C">
        <w:rPr>
          <w:rFonts w:ascii="Fb Fontext" w:hAnsi="Fb Fontext"/>
          <w:sz w:val="42"/>
          <w:rtl/>
        </w:rPr>
        <w:t>עשרה,</w:t>
      </w:r>
      <w:r w:rsidR="008E73F8">
        <w:rPr>
          <w:rFonts w:ascii="Fb Fontext" w:hAnsi="Fb Fontext" w:hint="cs"/>
          <w:sz w:val="42"/>
          <w:rtl/>
        </w:rPr>
        <w:t>-</w:t>
      </w:r>
      <w:r w:rsidRPr="00C35A2C">
        <w:rPr>
          <w:rFonts w:ascii="Fb Fontext" w:hAnsi="Fb Fontext"/>
          <w:sz w:val="42"/>
          <w:rtl/>
        </w:rPr>
        <w:t xml:space="preserve"> </w:t>
      </w:r>
      <w:r w:rsidRPr="00A963EA">
        <w:rPr>
          <w:rStyle w:val="affffa"/>
          <w:rtl/>
        </w:rPr>
        <w:t>עדה</w:t>
      </w:r>
      <w:r w:rsidRPr="00C35A2C">
        <w:rPr>
          <w:rFonts w:ascii="Fb Fontext" w:hAnsi="Fb Fontext"/>
          <w:sz w:val="42"/>
          <w:rtl/>
        </w:rPr>
        <w:t>.</w:t>
      </w:r>
    </w:p>
    <w:p w14:paraId="473404A5" w14:textId="77777777" w:rsidR="00AB7D20" w:rsidRPr="00F97732" w:rsidRDefault="00AB7D20" w:rsidP="003156E1">
      <w:pPr>
        <w:pStyle w:val="aff9"/>
        <w:rPr>
          <w:rtl/>
        </w:rPr>
      </w:pPr>
      <w:r w:rsidRPr="003156E1">
        <w:rPr>
          <w:rFonts w:hint="cs"/>
          <w:rtl/>
        </w:rPr>
        <w:t>׹</w:t>
      </w:r>
    </w:p>
    <w:p w14:paraId="31A30755" w14:textId="77777777" w:rsidR="00AB7D20" w:rsidRDefault="00AB7D20" w:rsidP="00AB7D20">
      <w:pPr>
        <w:rPr>
          <w:rFonts w:ascii="Fb Fontext" w:hAnsi="Fb Fontext"/>
          <w:sz w:val="42"/>
          <w:rtl/>
        </w:rPr>
      </w:pPr>
      <w:r w:rsidRPr="007D18A4">
        <w:rPr>
          <w:rStyle w:val="affffe"/>
          <w:rtl/>
        </w:rPr>
        <w:t xml:space="preserve">ר"מ: </w:t>
      </w:r>
      <w:r w:rsidRPr="001C578A">
        <w:rPr>
          <w:rStyle w:val="affffc"/>
          <w:rtl/>
        </w:rPr>
        <w:t>כל נדר שצריך חקירת חכם - לא יחזיר</w:t>
      </w:r>
      <w:r w:rsidRPr="00C35A2C">
        <w:rPr>
          <w:rFonts w:ascii="Fb Fontext" w:hAnsi="Fb Fontext"/>
          <w:sz w:val="42"/>
          <w:rtl/>
        </w:rPr>
        <w:t>,</w:t>
      </w:r>
    </w:p>
    <w:p w14:paraId="565D161A" w14:textId="2C42AB6C" w:rsidR="00AB7D20" w:rsidRPr="00C35A2C" w:rsidRDefault="00AB7D20" w:rsidP="00AB7D20">
      <w:pPr>
        <w:rPr>
          <w:rFonts w:ascii="Fb Fontext" w:hAnsi="Fb Fontext"/>
          <w:rtl/>
        </w:rPr>
      </w:pPr>
      <w:r w:rsidRPr="007D18A4">
        <w:rPr>
          <w:rStyle w:val="affffe"/>
          <w:rtl/>
        </w:rPr>
        <w:t>ר</w:t>
      </w:r>
      <w:r w:rsidR="002B7BCC">
        <w:rPr>
          <w:rStyle w:val="affffe"/>
          <w:rtl/>
        </w:rPr>
        <w:t>"</w:t>
      </w:r>
      <w:r w:rsidR="001C578A">
        <w:rPr>
          <w:rStyle w:val="affffe"/>
          <w:rFonts w:hint="cs"/>
          <w:rtl/>
        </w:rPr>
        <w:t>א</w:t>
      </w:r>
      <w:r w:rsidRPr="007D18A4">
        <w:rPr>
          <w:rStyle w:val="affffe"/>
          <w:rtl/>
        </w:rPr>
        <w:t xml:space="preserve">: </w:t>
      </w:r>
      <w:r w:rsidRPr="00C35A2C">
        <w:rPr>
          <w:rFonts w:ascii="Fb Fontext" w:hAnsi="Fb Fontext"/>
          <w:rtl/>
        </w:rPr>
        <w:t>אסרו צריך מפני שאינו צריך.</w:t>
      </w:r>
    </w:p>
    <w:p w14:paraId="627EC14A" w14:textId="50D41AB9" w:rsidR="00AB7D20" w:rsidRPr="00C35A2C" w:rsidRDefault="007D18A4" w:rsidP="001C578A">
      <w:pPr>
        <w:rPr>
          <w:rFonts w:ascii="Fb Fontext" w:hAnsi="Fb Fontext" w:cs="Guttman Vilna"/>
          <w:b/>
          <w:bCs/>
          <w:rtl/>
        </w:rPr>
      </w:pPr>
      <w:r w:rsidRPr="007D18A4">
        <w:rPr>
          <w:rStyle w:val="affffe"/>
          <w:rFonts w:hint="cs"/>
          <w:rtl/>
        </w:rPr>
        <w:t xml:space="preserve">וחלקו </w:t>
      </w:r>
      <w:r w:rsidR="001C578A">
        <w:rPr>
          <w:rStyle w:val="affffe"/>
          <w:rFonts w:hint="cs"/>
          <w:rtl/>
        </w:rPr>
        <w:t>בד</w:t>
      </w:r>
      <w:r w:rsidR="00AB7D20" w:rsidRPr="007D18A4">
        <w:rPr>
          <w:rStyle w:val="affffe"/>
          <w:rtl/>
        </w:rPr>
        <w:t>ר"מ</w:t>
      </w:r>
      <w:r w:rsidR="001C578A">
        <w:rPr>
          <w:rStyle w:val="affffe"/>
          <w:rFonts w:hint="cs"/>
          <w:rtl/>
        </w:rPr>
        <w:t xml:space="preserve"> ור</w:t>
      </w:r>
      <w:r w:rsidR="002B7BCC">
        <w:rPr>
          <w:rStyle w:val="affffe"/>
          <w:rtl/>
        </w:rPr>
        <w:t>"</w:t>
      </w:r>
      <w:r w:rsidR="001C578A">
        <w:rPr>
          <w:rStyle w:val="affffe"/>
          <w:rFonts w:hint="cs"/>
          <w:rtl/>
        </w:rPr>
        <w:t>א</w:t>
      </w:r>
      <w:r>
        <w:rPr>
          <w:rStyle w:val="affffe"/>
          <w:rFonts w:hint="cs"/>
          <w:rtl/>
        </w:rPr>
        <w:t>:</w:t>
      </w:r>
      <w:r w:rsidR="001C578A">
        <w:rPr>
          <w:rFonts w:ascii="Fb Fontext" w:hAnsi="Fb Fontext" w:hint="cs"/>
          <w:sz w:val="42"/>
          <w:rtl/>
        </w:rPr>
        <w:t xml:space="preserve"> אם </w:t>
      </w:r>
      <w:r w:rsidR="00AB7D20" w:rsidRPr="00C35A2C">
        <w:rPr>
          <w:rFonts w:ascii="Fb Fontext" w:hAnsi="Fb Fontext"/>
          <w:sz w:val="42"/>
          <w:rtl/>
        </w:rPr>
        <w:t>אין אדם רוצה שתתבזה אשתו בב"ד.</w:t>
      </w:r>
    </w:p>
    <w:p w14:paraId="33CA14C4" w14:textId="70F11F32" w:rsidR="00AB7D20" w:rsidRPr="00730169" w:rsidRDefault="00AB7D20" w:rsidP="00AB7D20">
      <w:pPr>
        <w:rPr>
          <w:rFonts w:ascii="Fb Fontext" w:hAnsi="Fb Fontext"/>
          <w:spacing w:val="-2"/>
          <w:rtl/>
        </w:rPr>
      </w:pPr>
      <w:r w:rsidRPr="00730169">
        <w:rPr>
          <w:rStyle w:val="affffe"/>
          <w:rtl/>
        </w:rPr>
        <w:t xml:space="preserve">רבא: </w:t>
      </w:r>
      <w:r w:rsidR="00287D14" w:rsidRPr="00730169">
        <w:rPr>
          <w:rFonts w:ascii="Fb Fontext" w:hAnsi="Fb Fontext"/>
          <w:spacing w:val="-2"/>
          <w:sz w:val="42"/>
          <w:rtl/>
        </w:rPr>
        <w:t>כאן</w:t>
      </w:r>
      <w:r w:rsidRPr="00730169">
        <w:rPr>
          <w:rFonts w:ascii="Fb Fontext" w:hAnsi="Fb Fontext"/>
          <w:spacing w:val="-2"/>
          <w:sz w:val="42"/>
          <w:rtl/>
        </w:rPr>
        <w:t xml:space="preserve"> באשה חשובה, דאמר לא נ</w:t>
      </w:r>
      <w:r w:rsidR="007D18A4" w:rsidRPr="00730169">
        <w:rPr>
          <w:rFonts w:ascii="Fb Fontext" w:hAnsi="Fb Fontext" w:hint="cs"/>
          <w:spacing w:val="-2"/>
          <w:sz w:val="42"/>
          <w:rtl/>
        </w:rPr>
        <w:t>יח</w:t>
      </w:r>
      <w:r w:rsidR="002B7BCC">
        <w:rPr>
          <w:rFonts w:ascii="Fb Fontext" w:hAnsi="Fb Fontext"/>
          <w:spacing w:val="-2"/>
          <w:sz w:val="42"/>
          <w:rtl/>
        </w:rPr>
        <w:t>"</w:t>
      </w:r>
      <w:r w:rsidR="007D18A4" w:rsidRPr="00730169">
        <w:rPr>
          <w:rFonts w:ascii="Fb Fontext" w:hAnsi="Fb Fontext" w:hint="cs"/>
          <w:spacing w:val="-2"/>
          <w:sz w:val="42"/>
          <w:rtl/>
        </w:rPr>
        <w:t xml:space="preserve">ל </w:t>
      </w:r>
      <w:r w:rsidRPr="00730169">
        <w:rPr>
          <w:rFonts w:ascii="Fb Fontext" w:hAnsi="Fb Fontext" w:hint="cs"/>
          <w:spacing w:val="-2"/>
          <w:sz w:val="42"/>
          <w:rtl/>
        </w:rPr>
        <w:t>שתיא</w:t>
      </w:r>
      <w:r w:rsidRPr="00730169">
        <w:rPr>
          <w:rFonts w:ascii="Fb Fontext" w:hAnsi="Fb Fontext"/>
          <w:spacing w:val="-2"/>
          <w:sz w:val="42"/>
          <w:rtl/>
        </w:rPr>
        <w:t>סר בקרובותיה.</w:t>
      </w:r>
    </w:p>
    <w:p w14:paraId="6A8B77B8" w14:textId="205E78E1" w:rsidR="00AB7D20" w:rsidRPr="00C54C7E" w:rsidRDefault="00AB7D20" w:rsidP="000568A6">
      <w:pPr>
        <w:rPr>
          <w:rtl/>
        </w:rPr>
      </w:pPr>
      <w:r w:rsidRPr="007D18A4">
        <w:rPr>
          <w:rStyle w:val="affffe"/>
          <w:rtl/>
        </w:rPr>
        <w:t>ו</w:t>
      </w:r>
      <w:r w:rsidR="001C578A">
        <w:rPr>
          <w:rStyle w:val="affffe"/>
          <w:rFonts w:hint="cs"/>
          <w:rtl/>
        </w:rPr>
        <w:t>ב</w:t>
      </w:r>
      <w:r w:rsidRPr="007D18A4">
        <w:rPr>
          <w:rStyle w:val="affffe"/>
          <w:rtl/>
        </w:rPr>
        <w:t xml:space="preserve">סיפא: </w:t>
      </w:r>
      <w:r w:rsidRPr="00F71179">
        <w:rPr>
          <w:rtl/>
        </w:rPr>
        <w:t xml:space="preserve">הוא שהלך אצל חכם או רופא והתירו </w:t>
      </w:r>
      <w:r w:rsidRPr="007D18A4">
        <w:rPr>
          <w:rStyle w:val="afffff0"/>
          <w:rtl/>
        </w:rPr>
        <w:t>[או ריפאו]-</w:t>
      </w:r>
      <w:r w:rsidRPr="00F71179">
        <w:rPr>
          <w:rtl/>
        </w:rPr>
        <w:t>מקודשת, לא אמרי דאינה מקודשת</w:t>
      </w:r>
      <w:r w:rsidR="000568A6">
        <w:rPr>
          <w:rFonts w:hint="cs"/>
          <w:rtl/>
        </w:rPr>
        <w:t>,</w:t>
      </w:r>
    </w:p>
    <w:p w14:paraId="037CC9DB" w14:textId="77777777" w:rsidR="00AB7D20" w:rsidRPr="00730169" w:rsidRDefault="00AB7D20" w:rsidP="007D18A4">
      <w:pPr>
        <w:rPr>
          <w:spacing w:val="-2"/>
          <w:rtl/>
        </w:rPr>
      </w:pPr>
      <w:r w:rsidRPr="00730169">
        <w:rPr>
          <w:rStyle w:val="affffe"/>
          <w:rtl/>
        </w:rPr>
        <w:t xml:space="preserve">א. </w:t>
      </w:r>
      <w:r w:rsidRPr="00730169">
        <w:rPr>
          <w:spacing w:val="-2"/>
          <w:rtl/>
        </w:rPr>
        <w:t>ד</w:t>
      </w:r>
      <w:r w:rsidRPr="00730169">
        <w:rPr>
          <w:rFonts w:hint="cs"/>
          <w:spacing w:val="-2"/>
          <w:rtl/>
        </w:rPr>
        <w:t>היא</w:t>
      </w:r>
      <w:r w:rsidRPr="00730169">
        <w:rPr>
          <w:spacing w:val="-2"/>
          <w:rtl/>
        </w:rPr>
        <w:t xml:space="preserve"> בכל דהו</w:t>
      </w:r>
      <w:r w:rsidRPr="00730169">
        <w:rPr>
          <w:rStyle w:val="affffe"/>
          <w:rtl/>
        </w:rPr>
        <w:t xml:space="preserve"> ניח"ל כדר"ל: </w:t>
      </w:r>
      <w:r w:rsidRPr="00730169">
        <w:rPr>
          <w:spacing w:val="-2"/>
          <w:rtl/>
        </w:rPr>
        <w:t>טב למיתב טן דו מלמיתב ארמלו.</w:t>
      </w:r>
    </w:p>
    <w:p w14:paraId="65587B46" w14:textId="56CEAA52" w:rsidR="00AB7D20" w:rsidRPr="00730169" w:rsidRDefault="00AB7D20" w:rsidP="007D18A4">
      <w:pPr>
        <w:rPr>
          <w:spacing w:val="-4"/>
          <w:rtl/>
        </w:rPr>
      </w:pPr>
      <w:r w:rsidRPr="00730169">
        <w:rPr>
          <w:rStyle w:val="affffe"/>
          <w:spacing w:val="-4"/>
          <w:rtl/>
        </w:rPr>
        <w:t>ב. אביי:</w:t>
      </w:r>
      <w:r w:rsidRPr="00730169">
        <w:rPr>
          <w:spacing w:val="-4"/>
          <w:rtl/>
        </w:rPr>
        <w:t xml:space="preserve"> </w:t>
      </w:r>
      <w:r w:rsidR="001C578A" w:rsidRPr="00730169">
        <w:rPr>
          <w:rFonts w:hint="cs"/>
          <w:spacing w:val="-4"/>
          <w:rtl/>
        </w:rPr>
        <w:t xml:space="preserve">אף מי שיש לה </w:t>
      </w:r>
      <w:r w:rsidRPr="00730169">
        <w:rPr>
          <w:spacing w:val="-4"/>
          <w:rtl/>
        </w:rPr>
        <w:t xml:space="preserve">בעל </w:t>
      </w:r>
      <w:r w:rsidR="001C578A" w:rsidRPr="00730169">
        <w:rPr>
          <w:rFonts w:hint="cs"/>
          <w:spacing w:val="-4"/>
          <w:rtl/>
        </w:rPr>
        <w:t>נמוך מאוד</w:t>
      </w:r>
      <w:r w:rsidRPr="00730169">
        <w:rPr>
          <w:spacing w:val="-4"/>
          <w:rtl/>
        </w:rPr>
        <w:t xml:space="preserve">, שמה כסאה בין </w:t>
      </w:r>
      <w:r w:rsidR="001C578A" w:rsidRPr="00730169">
        <w:rPr>
          <w:rFonts w:hint="cs"/>
          <w:spacing w:val="-4"/>
          <w:rtl/>
        </w:rPr>
        <w:t>ה</w:t>
      </w:r>
      <w:r w:rsidRPr="00730169">
        <w:rPr>
          <w:spacing w:val="-4"/>
          <w:rtl/>
        </w:rPr>
        <w:t>חשובות.</w:t>
      </w:r>
    </w:p>
    <w:p w14:paraId="0E7E066C" w14:textId="49F6CF0D" w:rsidR="00AB7D20" w:rsidRPr="00730169" w:rsidRDefault="00AB7D20" w:rsidP="007D18A4">
      <w:pPr>
        <w:rPr>
          <w:spacing w:val="-6"/>
          <w:rtl/>
        </w:rPr>
      </w:pPr>
      <w:r w:rsidRPr="00730169">
        <w:rPr>
          <w:rStyle w:val="affffe"/>
          <w:spacing w:val="-6"/>
          <w:rtl/>
        </w:rPr>
        <w:t>ג. ר"פ:</w:t>
      </w:r>
      <w:r w:rsidRPr="00730169">
        <w:rPr>
          <w:spacing w:val="-6"/>
          <w:rtl/>
        </w:rPr>
        <w:t xml:space="preserve"> </w:t>
      </w:r>
      <w:r w:rsidR="001C578A" w:rsidRPr="00730169">
        <w:rPr>
          <w:rFonts w:hint="cs"/>
          <w:spacing w:val="-6"/>
          <w:rtl/>
        </w:rPr>
        <w:t>אף מי שבעלה באומנות בזויה כצמר</w:t>
      </w:r>
      <w:r w:rsidRPr="00730169">
        <w:rPr>
          <w:spacing w:val="-6"/>
          <w:rtl/>
        </w:rPr>
        <w:t>, תשב עמו בפתח ביתה.</w:t>
      </w:r>
    </w:p>
    <w:p w14:paraId="740E63B1" w14:textId="77777777" w:rsidR="00E268F4" w:rsidRDefault="00AB7D20" w:rsidP="007D18A4">
      <w:pPr>
        <w:rPr>
          <w:rtl/>
        </w:rPr>
      </w:pPr>
      <w:r w:rsidRPr="007D18A4">
        <w:rPr>
          <w:rStyle w:val="affffe"/>
          <w:rtl/>
        </w:rPr>
        <w:t>ד. ר"א:</w:t>
      </w:r>
      <w:r w:rsidRPr="00C35A2C">
        <w:rPr>
          <w:rtl/>
        </w:rPr>
        <w:t xml:space="preserve"> </w:t>
      </w:r>
      <w:r w:rsidR="001C578A">
        <w:rPr>
          <w:rFonts w:hint="cs"/>
          <w:rtl/>
        </w:rPr>
        <w:t xml:space="preserve">אף </w:t>
      </w:r>
      <w:r w:rsidRPr="00C35A2C">
        <w:rPr>
          <w:rtl/>
        </w:rPr>
        <w:t xml:space="preserve">שיש בו פסול </w:t>
      </w:r>
      <w:r w:rsidR="001C578A">
        <w:rPr>
          <w:rFonts w:hint="cs"/>
          <w:rtl/>
        </w:rPr>
        <w:t>משפחה אף עדשים לא מבקשת ממנו</w:t>
      </w:r>
      <w:r w:rsidR="00E268F4">
        <w:rPr>
          <w:rFonts w:hint="cs"/>
          <w:rtl/>
        </w:rPr>
        <w:t>,</w:t>
      </w:r>
    </w:p>
    <w:p w14:paraId="24703DD5" w14:textId="74D3952A" w:rsidR="00AB7D20" w:rsidRPr="00C35A2C" w:rsidRDefault="00AB7D20" w:rsidP="00AB7D20">
      <w:pPr>
        <w:rPr>
          <w:rFonts w:ascii="Fb Fontext" w:hAnsi="Fb Fontext"/>
          <w:rtl/>
        </w:rPr>
      </w:pPr>
      <w:r w:rsidRPr="006777F4">
        <w:rPr>
          <w:rStyle w:val="affffe"/>
          <w:rtl/>
        </w:rPr>
        <w:t xml:space="preserve">תנא: </w:t>
      </w:r>
      <w:r w:rsidRPr="00C35A2C">
        <w:rPr>
          <w:rFonts w:ascii="Fb Fontext" w:hAnsi="Fb Fontext"/>
          <w:rtl/>
        </w:rPr>
        <w:t>וכולן</w:t>
      </w:r>
      <w:r w:rsidRPr="006777F4">
        <w:rPr>
          <w:rStyle w:val="afffff0"/>
          <w:rtl/>
        </w:rPr>
        <w:t xml:space="preserve"> [מאותן המכבדות בעלים כאלו] </w:t>
      </w:r>
      <w:r w:rsidRPr="00C35A2C">
        <w:rPr>
          <w:rFonts w:ascii="Fb Fontext" w:hAnsi="Fb Fontext"/>
          <w:rtl/>
        </w:rPr>
        <w:t>מזנות ותולות בבעליהן.</w:t>
      </w:r>
    </w:p>
    <w:p w14:paraId="1A1EDEC5" w14:textId="77777777" w:rsidR="00AB7D20" w:rsidRPr="00C54C7E" w:rsidRDefault="00AB7D20" w:rsidP="00C54C7E">
      <w:pPr>
        <w:pStyle w:val="afffd"/>
        <w:rPr>
          <w:rtl/>
        </w:rPr>
      </w:pPr>
      <w:ins w:id="9951" w:author="מספור קטעי משנה" w:date="2026-10-06T06:45:30Z">
        <w:r>
          <w:rPr>
            <w:rStyle w:val="MisparKeta"/>
          </w:rPr>
          <w:t xml:space="preserve">א. </w:t>
        </w:r>
      </w:ins>
      <w:bookmarkStart w:id="581" w:name="_Toc119353373"/>
      <w:r w:rsidRPr="00C54C7E">
        <w:rPr>
          <w:rFonts w:hint="cs"/>
          <w:rtl/>
        </w:rPr>
        <w:t>כל מומין שפוסלין וכו'.</w:t>
      </w:r>
      <w:bookmarkEnd w:id="581"/>
    </w:p>
    <w:p w14:paraId="2D54F4B3" w14:textId="77777777" w:rsidR="00AB7D20" w:rsidRPr="00C35A2C" w:rsidRDefault="00AB7D20" w:rsidP="00AB7D20">
      <w:pPr>
        <w:rPr>
          <w:rFonts w:ascii="Fb Fontext" w:hAnsi="Fb Fontext" w:cs="Guttman Vilna"/>
          <w:b/>
          <w:bCs/>
          <w:sz w:val="42"/>
          <w:rtl/>
        </w:rPr>
      </w:pPr>
      <w:r w:rsidRPr="006777F4">
        <w:rPr>
          <w:rStyle w:val="affffe"/>
          <w:rtl/>
        </w:rPr>
        <w:t>תנא,</w:t>
      </w:r>
      <w:r w:rsidRPr="00C35A2C">
        <w:rPr>
          <w:rFonts w:ascii="Fb Fontext" w:hAnsi="Fb Fontext"/>
          <w:sz w:val="42"/>
          <w:rtl/>
        </w:rPr>
        <w:t xml:space="preserve"> הוסיפו עליהן: זיעה, ושומא, וריח הפה.</w:t>
      </w:r>
    </w:p>
    <w:p w14:paraId="2F3C40CC" w14:textId="77777777" w:rsidR="00AB7D20" w:rsidRPr="00F71179" w:rsidRDefault="00AB7D20" w:rsidP="00AB7D20">
      <w:pPr>
        <w:rPr>
          <w:rFonts w:ascii="Fb Fontext" w:hAnsi="Fb Fontext"/>
          <w:spacing w:val="-2"/>
          <w:sz w:val="42"/>
          <w:rtl/>
        </w:rPr>
      </w:pPr>
      <w:r w:rsidRPr="006777F4">
        <w:rPr>
          <w:rStyle w:val="affffe"/>
          <w:rtl/>
        </w:rPr>
        <w:t xml:space="preserve">והני דחזינן </w:t>
      </w:r>
      <w:r w:rsidRPr="00F71179">
        <w:rPr>
          <w:rFonts w:ascii="Fb Fontext" w:hAnsi="Fb Fontext"/>
          <w:spacing w:val="-2"/>
          <w:sz w:val="42"/>
          <w:rtl/>
        </w:rPr>
        <w:t>דפוסלים גם בכהנים דהזקן, והחולה, והמזוהם, בין קבועין בין עוברין פסולין באדם.</w:t>
      </w:r>
    </w:p>
    <w:p w14:paraId="358E9210" w14:textId="76F6ED77" w:rsidR="00AB7D20" w:rsidRPr="00730169" w:rsidRDefault="00AB7D20" w:rsidP="00AB7D20">
      <w:pPr>
        <w:rPr>
          <w:rFonts w:ascii="Fb Fontext" w:hAnsi="Fb Fontext" w:cs="Guttman Vilna"/>
          <w:b/>
          <w:bCs/>
          <w:spacing w:val="-6"/>
          <w:sz w:val="42"/>
          <w:rtl/>
        </w:rPr>
      </w:pPr>
      <w:r w:rsidRPr="00730169">
        <w:rPr>
          <w:rStyle w:val="affffe"/>
          <w:spacing w:val="-6"/>
          <w:rtl/>
        </w:rPr>
        <w:t xml:space="preserve">אריב"ח: </w:t>
      </w:r>
      <w:r w:rsidRPr="00730169">
        <w:rPr>
          <w:rFonts w:ascii="Fb Fontext" w:hAnsi="Fb Fontext"/>
          <w:spacing w:val="-6"/>
          <w:sz w:val="42"/>
          <w:rtl/>
        </w:rPr>
        <w:t xml:space="preserve">כאן בזיעה עוברת </w:t>
      </w:r>
      <w:r w:rsidRPr="00730169">
        <w:rPr>
          <w:rStyle w:val="afffff0"/>
          <w:spacing w:val="-6"/>
          <w:rtl/>
        </w:rPr>
        <w:t>[אשה],</w:t>
      </w:r>
      <w:r w:rsidRPr="00730169">
        <w:rPr>
          <w:rFonts w:ascii="Fb Fontext" w:hAnsi="Fb Fontext"/>
          <w:spacing w:val="-6"/>
          <w:sz w:val="42"/>
          <w:rtl/>
        </w:rPr>
        <w:t xml:space="preserve"> כאן </w:t>
      </w:r>
      <w:r w:rsidRPr="00730169">
        <w:rPr>
          <w:rStyle w:val="afffff0"/>
          <w:spacing w:val="-6"/>
          <w:rtl/>
        </w:rPr>
        <w:t xml:space="preserve">[בכהנים] </w:t>
      </w:r>
      <w:r w:rsidRPr="00730169">
        <w:rPr>
          <w:rFonts w:ascii="Fb Fontext" w:hAnsi="Fb Fontext"/>
          <w:spacing w:val="-6"/>
          <w:sz w:val="42"/>
          <w:rtl/>
        </w:rPr>
        <w:t>בזיעה שאינה עוברת.</w:t>
      </w:r>
    </w:p>
    <w:p w14:paraId="6F1C2E21" w14:textId="77777777" w:rsidR="00E268F4" w:rsidRDefault="00AB7D20" w:rsidP="00AB7D20">
      <w:pPr>
        <w:rPr>
          <w:rFonts w:ascii="Fb Fontext" w:hAnsi="Fb Fontext"/>
          <w:sz w:val="42"/>
          <w:rtl/>
        </w:rPr>
      </w:pPr>
      <w:r w:rsidRPr="006777F4">
        <w:rPr>
          <w:rStyle w:val="affffe"/>
          <w:rtl/>
        </w:rPr>
        <w:t xml:space="preserve">ר"א: </w:t>
      </w:r>
      <w:r w:rsidRPr="00C35A2C">
        <w:rPr>
          <w:rFonts w:ascii="Fb Fontext" w:hAnsi="Fb Fontext"/>
          <w:sz w:val="42"/>
          <w:rtl/>
        </w:rPr>
        <w:t>זיעה בכהנים לא פוסלת דאפשר בקיוהא ד</w:t>
      </w:r>
      <w:r>
        <w:rPr>
          <w:rFonts w:ascii="Fb Fontext" w:hAnsi="Fb Fontext" w:hint="cs"/>
          <w:sz w:val="42"/>
          <w:rtl/>
        </w:rPr>
        <w:t>יין</w:t>
      </w:r>
      <w:r w:rsidR="009F56EA">
        <w:rPr>
          <w:rStyle w:val="afffff0"/>
          <w:rFonts w:hint="cs"/>
          <w:rtl/>
        </w:rPr>
        <w:t xml:space="preserve"> </w:t>
      </w:r>
      <w:r w:rsidR="009F56EA" w:rsidRPr="009F56EA">
        <w:rPr>
          <w:rStyle w:val="afffff0"/>
          <w:rFonts w:hint="cs"/>
          <w:rtl/>
        </w:rPr>
        <w:t>[כוהל</w:t>
      </w:r>
      <w:r w:rsidR="009F56EA">
        <w:rPr>
          <w:rStyle w:val="afffff0"/>
          <w:rFonts w:hint="cs"/>
          <w:rtl/>
        </w:rPr>
        <w:t>]</w:t>
      </w:r>
      <w:r w:rsidR="00E268F4">
        <w:rPr>
          <w:rFonts w:ascii="Fb Fontext" w:hAnsi="Fb Fontext"/>
          <w:sz w:val="42"/>
          <w:rtl/>
        </w:rPr>
        <w:t>,</w:t>
      </w:r>
    </w:p>
    <w:p w14:paraId="398637A2" w14:textId="67136BD1" w:rsidR="00AB7D20" w:rsidRPr="006777F4" w:rsidRDefault="00AB7D20" w:rsidP="009F56EA">
      <w:pPr>
        <w:ind w:left="283" w:firstLine="0"/>
        <w:rPr>
          <w:rStyle w:val="afffff0"/>
          <w:rtl/>
        </w:rPr>
      </w:pPr>
      <w:r w:rsidRPr="006777F4">
        <w:rPr>
          <w:rStyle w:val="afffff0"/>
          <w:rtl/>
        </w:rPr>
        <w:t>ו</w:t>
      </w:r>
      <w:r w:rsidR="00BD4EEB">
        <w:rPr>
          <w:rStyle w:val="afffff0"/>
          <w:rtl/>
        </w:rPr>
        <w:t>אף</w:t>
      </w:r>
      <w:r w:rsidRPr="006777F4">
        <w:rPr>
          <w:rStyle w:val="afffff0"/>
          <w:rtl/>
        </w:rPr>
        <w:t xml:space="preserve"> בריח הפה יכול לעבוד ופלפל בפיו</w:t>
      </w:r>
      <w:r w:rsidR="000568A6">
        <w:rPr>
          <w:rStyle w:val="afffff0"/>
          <w:rFonts w:hint="cs"/>
          <w:rtl/>
        </w:rPr>
        <w:t>,</w:t>
      </w:r>
    </w:p>
    <w:p w14:paraId="6D110C7A" w14:textId="77777777" w:rsidR="00AB7D20" w:rsidRPr="006777F4" w:rsidRDefault="00AB7D20" w:rsidP="009F56EA">
      <w:pPr>
        <w:ind w:left="226" w:firstLine="57"/>
        <w:rPr>
          <w:rStyle w:val="afffff0"/>
          <w:rtl/>
        </w:rPr>
      </w:pPr>
      <w:r w:rsidRPr="00C35A2C">
        <w:rPr>
          <w:rFonts w:ascii="Fb Fontext" w:hAnsi="Fb Fontext"/>
          <w:sz w:val="42"/>
          <w:rtl/>
        </w:rPr>
        <w:t xml:space="preserve">אבל גבי אשה לא אפשר. </w:t>
      </w:r>
      <w:r w:rsidRPr="006777F4">
        <w:rPr>
          <w:rStyle w:val="afffff0"/>
          <w:rtl/>
        </w:rPr>
        <w:t>[אבל זוהמא גם בכהן פוסל]</w:t>
      </w:r>
    </w:p>
    <w:p w14:paraId="4218A13A" w14:textId="21E92D87" w:rsidR="00AB7D20" w:rsidRPr="00FF2ACF" w:rsidRDefault="00AB7D20" w:rsidP="00FF2ACF">
      <w:pPr>
        <w:rPr>
          <w:rFonts w:ascii="Fb Fontext" w:hAnsi="Fb Fontext"/>
          <w:spacing w:val="-6"/>
          <w:sz w:val="42"/>
          <w:rtl/>
        </w:rPr>
      </w:pPr>
      <w:r w:rsidRPr="00FF2ACF">
        <w:rPr>
          <w:rFonts w:cs="PFT_Frank"/>
          <w:b/>
          <w:bCs/>
          <w:spacing w:val="-6"/>
          <w:szCs w:val="14"/>
          <w:rtl/>
        </w:rPr>
        <w:lastRenderedPageBreak/>
        <w:t>שומא</w:t>
      </w:r>
      <w:r w:rsidRPr="00FF2ACF">
        <w:rPr>
          <w:rFonts w:ascii="Fb Fontext" w:hAnsi="Fb Fontext"/>
          <w:spacing w:val="-6"/>
          <w:sz w:val="42"/>
          <w:rtl/>
        </w:rPr>
        <w:t xml:space="preserve"> </w:t>
      </w:r>
      <w:r w:rsidRPr="00FF2ACF">
        <w:rPr>
          <w:rFonts w:ascii="Fb Fontext" w:hAnsi="Fb Fontext" w:cs="PFT_Frank"/>
          <w:b/>
          <w:bCs/>
          <w:spacing w:val="-6"/>
          <w:sz w:val="42"/>
          <w:szCs w:val="14"/>
          <w:rtl/>
        </w:rPr>
        <w:t>שיש בה שער</w:t>
      </w:r>
      <w:r w:rsidRPr="00FF2ACF">
        <w:rPr>
          <w:rFonts w:ascii="Fb Fontext" w:hAnsi="Fb Fontext"/>
          <w:spacing w:val="-6"/>
          <w:sz w:val="42"/>
          <w:rtl/>
        </w:rPr>
        <w:t xml:space="preserve"> </w:t>
      </w:r>
      <w:r w:rsidR="00FF2ACF" w:rsidRPr="00FF2ACF">
        <w:rPr>
          <w:rFonts w:ascii="Fb Fontext" w:hAnsi="Fb Fontext" w:hint="cs"/>
          <w:spacing w:val="-6"/>
          <w:sz w:val="42"/>
          <w:rtl/>
        </w:rPr>
        <w:t>-</w:t>
      </w:r>
      <w:r w:rsidRPr="00FF2ACF">
        <w:rPr>
          <w:rFonts w:ascii="Fb Fontext" w:hAnsi="Fb Fontext"/>
          <w:spacing w:val="-6"/>
          <w:sz w:val="42"/>
          <w:rtl/>
        </w:rPr>
        <w:t xml:space="preserve">מום </w:t>
      </w:r>
      <w:r w:rsidRPr="00FF2ACF">
        <w:rPr>
          <w:rStyle w:val="afffff0"/>
          <w:spacing w:val="-6"/>
          <w:rtl/>
        </w:rPr>
        <w:t>שפוסלת בשניהם</w:t>
      </w:r>
      <w:r w:rsidR="00E268F4" w:rsidRPr="00FF2ACF">
        <w:rPr>
          <w:rStyle w:val="afffff0"/>
          <w:rFonts w:hint="cs"/>
          <w:spacing w:val="-6"/>
          <w:rtl/>
        </w:rPr>
        <w:t>,</w:t>
      </w:r>
      <w:r w:rsidR="00FF2ACF" w:rsidRPr="00FF2ACF">
        <w:rPr>
          <w:rStyle w:val="afffff0"/>
          <w:rFonts w:hint="cs"/>
          <w:spacing w:val="-6"/>
          <w:rtl/>
        </w:rPr>
        <w:t xml:space="preserve"> </w:t>
      </w:r>
      <w:r w:rsidRPr="00FF2ACF">
        <w:rPr>
          <w:rFonts w:ascii="Fb Fontext" w:hAnsi="Fb Fontext" w:cs="PFT_Frank"/>
          <w:b/>
          <w:bCs/>
          <w:spacing w:val="-6"/>
          <w:sz w:val="42"/>
          <w:szCs w:val="14"/>
          <w:rtl/>
        </w:rPr>
        <w:t xml:space="preserve">גדולה </w:t>
      </w:r>
      <w:r w:rsidR="00FF2ACF" w:rsidRPr="00FF2ACF">
        <w:rPr>
          <w:rFonts w:ascii="Fb Fontext" w:hAnsi="Fb Fontext" w:hint="cs"/>
          <w:spacing w:val="-6"/>
          <w:sz w:val="42"/>
          <w:rtl/>
        </w:rPr>
        <w:t>-</w:t>
      </w:r>
      <w:r w:rsidRPr="00FF2ACF">
        <w:rPr>
          <w:rFonts w:ascii="Fb Fontext" w:hAnsi="Fb Fontext"/>
          <w:spacing w:val="-6"/>
          <w:sz w:val="42"/>
          <w:rtl/>
        </w:rPr>
        <w:t xml:space="preserve">מום, </w:t>
      </w:r>
      <w:r w:rsidRPr="00FF2ACF">
        <w:rPr>
          <w:rFonts w:ascii="Fb Fontext" w:hAnsi="Fb Fontext" w:cs="PFT_Frank"/>
          <w:b/>
          <w:bCs/>
          <w:spacing w:val="-6"/>
          <w:sz w:val="42"/>
          <w:szCs w:val="14"/>
          <w:rtl/>
        </w:rPr>
        <w:t>קטנה</w:t>
      </w:r>
      <w:r w:rsidRPr="00FF2ACF">
        <w:rPr>
          <w:rFonts w:ascii="Fb Fontext" w:hAnsi="Fb Fontext"/>
          <w:spacing w:val="-6"/>
          <w:sz w:val="42"/>
          <w:rtl/>
        </w:rPr>
        <w:t xml:space="preserve"> אי"ז מום</w:t>
      </w:r>
    </w:p>
    <w:p w14:paraId="4E27DECF" w14:textId="11295C9B" w:rsidR="00E268F4" w:rsidRDefault="00AB7D20" w:rsidP="008208A3">
      <w:pPr>
        <w:rPr>
          <w:rFonts w:ascii="Fb Fontext" w:hAnsi="Fb Fontext"/>
          <w:spacing w:val="-2"/>
          <w:sz w:val="42"/>
          <w:rtl/>
        </w:rPr>
      </w:pPr>
      <w:r w:rsidRPr="008208A3">
        <w:rPr>
          <w:rFonts w:ascii="Fb Fontext" w:hAnsi="Fb Fontext" w:cs="PFT_Frank"/>
          <w:b/>
          <w:bCs/>
          <w:spacing w:val="-2"/>
          <w:sz w:val="42"/>
          <w:szCs w:val="14"/>
          <w:rtl/>
        </w:rPr>
        <w:t>גדולה</w:t>
      </w:r>
      <w:r w:rsidR="008208A3" w:rsidRPr="008208A3">
        <w:rPr>
          <w:rFonts w:ascii="Fb Fontext" w:hAnsi="Fb Fontext" w:cs="PFT_Frank" w:hint="cs"/>
          <w:b/>
          <w:bCs/>
          <w:spacing w:val="-2"/>
          <w:sz w:val="42"/>
          <w:szCs w:val="14"/>
          <w:rtl/>
        </w:rPr>
        <w:t>-</w:t>
      </w:r>
      <w:r w:rsidRPr="008208A3">
        <w:rPr>
          <w:rFonts w:ascii="Fb Fontext" w:hAnsi="Fb Fontext" w:cs="PFT_Frank"/>
          <w:b/>
          <w:bCs/>
          <w:spacing w:val="-2"/>
          <w:sz w:val="42"/>
          <w:szCs w:val="14"/>
          <w:rtl/>
        </w:rPr>
        <w:t xml:space="preserve"> </w:t>
      </w:r>
      <w:r w:rsidRPr="008208A3">
        <w:rPr>
          <w:rStyle w:val="affffe"/>
          <w:rtl/>
        </w:rPr>
        <w:t>רשב"ג</w:t>
      </w:r>
      <w:r w:rsidR="009F56EA" w:rsidRPr="008208A3">
        <w:rPr>
          <w:rStyle w:val="affffe"/>
          <w:rFonts w:hint="cs"/>
          <w:rtl/>
        </w:rPr>
        <w:t>:</w:t>
      </w:r>
      <w:r w:rsidRPr="008208A3">
        <w:rPr>
          <w:rFonts w:ascii="Fb Fontext" w:hAnsi="Fb Fontext"/>
          <w:spacing w:val="-2"/>
          <w:sz w:val="42"/>
          <w:rtl/>
        </w:rPr>
        <w:t xml:space="preserve"> עד כאיסר האיטלקי</w:t>
      </w:r>
      <w:r w:rsidR="008208A3" w:rsidRPr="008208A3">
        <w:rPr>
          <w:rStyle w:val="affffe"/>
          <w:rFonts w:hint="cs"/>
          <w:rtl/>
        </w:rPr>
        <w:t xml:space="preserve">, </w:t>
      </w:r>
      <w:r w:rsidRPr="008208A3">
        <w:rPr>
          <w:rStyle w:val="affffe"/>
          <w:rtl/>
        </w:rPr>
        <w:t>ריבר"ח:</w:t>
      </w:r>
      <w:r w:rsidR="009F56EA" w:rsidRPr="008208A3">
        <w:rPr>
          <w:rFonts w:ascii="Fb Fontext" w:hAnsi="Fb Fontext" w:hint="cs"/>
          <w:spacing w:val="-2"/>
          <w:sz w:val="42"/>
          <w:rtl/>
        </w:rPr>
        <w:t xml:space="preserve"> </w:t>
      </w:r>
      <w:r w:rsidRPr="008208A3">
        <w:rPr>
          <w:rFonts w:ascii="Fb Fontext" w:hAnsi="Fb Fontext"/>
          <w:spacing w:val="-2"/>
          <w:sz w:val="42"/>
          <w:rtl/>
        </w:rPr>
        <w:t>בעומדת על פדחתה</w:t>
      </w:r>
      <w:r w:rsidR="00E268F4">
        <w:rPr>
          <w:rFonts w:ascii="Fb Fontext" w:hAnsi="Fb Fontext"/>
          <w:spacing w:val="-2"/>
          <w:sz w:val="42"/>
          <w:rtl/>
        </w:rPr>
        <w:t>.</w:t>
      </w:r>
    </w:p>
    <w:p w14:paraId="20CBC330" w14:textId="0E6830E1" w:rsidR="00AB7D20" w:rsidRPr="00C35A2C" w:rsidRDefault="00AB7D20" w:rsidP="009F56EA">
      <w:pPr>
        <w:ind w:left="793"/>
        <w:rPr>
          <w:rFonts w:ascii="Fb Fontext" w:hAnsi="Fb Fontext"/>
          <w:rtl/>
        </w:rPr>
      </w:pPr>
      <w:r w:rsidRPr="006777F4">
        <w:rPr>
          <w:rStyle w:val="afffff0"/>
          <w:rtl/>
        </w:rPr>
        <w:t>שלא ראה כי היא תחת כפת ראשה ופעמים נראית ופעמים לא.</w:t>
      </w:r>
    </w:p>
    <w:p w14:paraId="440BD610" w14:textId="77777777" w:rsidR="00AB7D20" w:rsidRPr="00F97732" w:rsidRDefault="00AB7D20" w:rsidP="003156E1">
      <w:pPr>
        <w:pStyle w:val="aff9"/>
        <w:rPr>
          <w:rtl/>
        </w:rPr>
      </w:pPr>
      <w:r w:rsidRPr="003156E1">
        <w:rPr>
          <w:rFonts w:hint="cs"/>
          <w:rtl/>
        </w:rPr>
        <w:t>׹</w:t>
      </w:r>
    </w:p>
    <w:p w14:paraId="1520048C" w14:textId="44FE8C07" w:rsidR="00AB7D20" w:rsidRPr="00C35A2C" w:rsidRDefault="00AB7D20" w:rsidP="00AB7D20">
      <w:pPr>
        <w:rPr>
          <w:rFonts w:ascii="Fb Fontext" w:hAnsi="Fb Fontext"/>
          <w:rtl/>
        </w:rPr>
      </w:pPr>
      <w:r w:rsidRPr="006777F4">
        <w:rPr>
          <w:rStyle w:val="affffe"/>
          <w:rtl/>
        </w:rPr>
        <w:t>• ר"ח</w:t>
      </w:r>
      <w:r w:rsidR="009F56EA">
        <w:rPr>
          <w:rStyle w:val="affffe"/>
          <w:rFonts w:hint="cs"/>
          <w:rtl/>
        </w:rPr>
        <w:t xml:space="preserve"> מאדם גדול </w:t>
      </w:r>
      <w:r w:rsidRPr="006777F4">
        <w:rPr>
          <w:rStyle w:val="affffe"/>
          <w:rtl/>
        </w:rPr>
        <w:t>ר</w:t>
      </w:r>
      <w:r w:rsidR="009F56EA">
        <w:rPr>
          <w:rStyle w:val="affffe"/>
          <w:rFonts w:hint="cs"/>
          <w:rtl/>
        </w:rPr>
        <w:t>"ש</w:t>
      </w:r>
      <w:r w:rsidRPr="006777F4">
        <w:rPr>
          <w:rStyle w:val="affffe"/>
          <w:rtl/>
        </w:rPr>
        <w:t>:</w:t>
      </w:r>
      <w:r w:rsidRPr="00C35A2C">
        <w:rPr>
          <w:rFonts w:ascii="Fb Fontext" w:hAnsi="Fb Fontext"/>
          <w:sz w:val="42"/>
          <w:rtl/>
        </w:rPr>
        <w:t xml:space="preserve"> נשכה כלב ונעשה מקומו צלקת </w:t>
      </w:r>
      <w:r w:rsidR="009F56EA">
        <w:rPr>
          <w:rFonts w:ascii="Fb Fontext" w:hAnsi="Fb Fontext" w:hint="cs"/>
          <w:sz w:val="42"/>
          <w:rtl/>
        </w:rPr>
        <w:t xml:space="preserve">זה </w:t>
      </w:r>
      <w:r w:rsidRPr="00C35A2C">
        <w:rPr>
          <w:rFonts w:ascii="Fb Fontext" w:hAnsi="Fb Fontext"/>
          <w:sz w:val="42"/>
          <w:rtl/>
        </w:rPr>
        <w:t>מום.</w:t>
      </w:r>
    </w:p>
    <w:p w14:paraId="085B3572" w14:textId="4B1C6B6F" w:rsidR="00AB7D20" w:rsidRPr="00C35A2C" w:rsidRDefault="006777F4" w:rsidP="00AB7D20">
      <w:pPr>
        <w:rPr>
          <w:rFonts w:ascii="Fb Fontext" w:hAnsi="Fb Fontext"/>
          <w:rtl/>
        </w:rPr>
      </w:pPr>
      <w:r>
        <w:rPr>
          <w:rStyle w:val="affffe"/>
          <w:rFonts w:hint="cs"/>
          <w:rtl/>
        </w:rPr>
        <w:t>ר</w:t>
      </w:r>
      <w:r w:rsidR="002B7BCC">
        <w:rPr>
          <w:rStyle w:val="affffe"/>
          <w:rtl/>
        </w:rPr>
        <w:t>"</w:t>
      </w:r>
      <w:r>
        <w:rPr>
          <w:rStyle w:val="affffe"/>
          <w:rFonts w:hint="cs"/>
          <w:rtl/>
        </w:rPr>
        <w:t>ח</w:t>
      </w:r>
      <w:r w:rsidR="00AB7D20" w:rsidRPr="006777F4">
        <w:rPr>
          <w:rStyle w:val="affffe"/>
          <w:rtl/>
        </w:rPr>
        <w:t>:</w:t>
      </w:r>
      <w:r w:rsidR="00AB7D20" w:rsidRPr="00C35A2C">
        <w:rPr>
          <w:rFonts w:ascii="Fb Fontext" w:hAnsi="Fb Fontext"/>
          <w:rtl/>
        </w:rPr>
        <w:t xml:space="preserve"> קול עבה באשה </w:t>
      </w:r>
      <w:r>
        <w:rPr>
          <w:rFonts w:ascii="Fb Fontext" w:hAnsi="Fb Fontext" w:hint="cs"/>
          <w:rtl/>
        </w:rPr>
        <w:t>זה</w:t>
      </w:r>
      <w:r w:rsidR="00AB7D20" w:rsidRPr="00C35A2C">
        <w:rPr>
          <w:rFonts w:ascii="Fb Fontext" w:hAnsi="Fb Fontext"/>
          <w:rtl/>
        </w:rPr>
        <w:t xml:space="preserve"> מום, </w:t>
      </w:r>
      <w:r>
        <w:rPr>
          <w:rFonts w:ascii="Fb Fontext" w:hAnsi="Fb Fontext" w:hint="cs"/>
          <w:rtl/>
        </w:rPr>
        <w:t>ד</w:t>
      </w:r>
      <w:r w:rsidR="00AB7D20" w:rsidRPr="00CC78E3">
        <w:rPr>
          <w:rStyle w:val="affffa"/>
          <w:rFonts w:hint="cs"/>
          <w:rtl/>
        </w:rPr>
        <w:t>'</w:t>
      </w:r>
      <w:r w:rsidR="00AB7D20" w:rsidRPr="00CC78E3">
        <w:rPr>
          <w:rStyle w:val="affffa"/>
          <w:rtl/>
        </w:rPr>
        <w:t>כי קולך ערב ומראך נאוה</w:t>
      </w:r>
      <w:r w:rsidR="00AB7D20" w:rsidRPr="00CC78E3">
        <w:rPr>
          <w:rStyle w:val="affffa"/>
          <w:rFonts w:hint="cs"/>
          <w:rtl/>
        </w:rPr>
        <w:t>'</w:t>
      </w:r>
      <w:r w:rsidR="00AB7D20" w:rsidRPr="00CC78E3">
        <w:rPr>
          <w:rStyle w:val="affffa"/>
          <w:rtl/>
        </w:rPr>
        <w:t>.</w:t>
      </w:r>
    </w:p>
    <w:p w14:paraId="2E1E0DF0" w14:textId="1F8E5FC6" w:rsidR="00AB7D20" w:rsidRDefault="006777F4" w:rsidP="00AB7D20">
      <w:pPr>
        <w:rPr>
          <w:rFonts w:ascii="Fb Fontext" w:hAnsi="Fb Fontext"/>
          <w:rtl/>
        </w:rPr>
      </w:pPr>
      <w:r>
        <w:rPr>
          <w:rStyle w:val="affffe"/>
          <w:rFonts w:hint="cs"/>
          <w:rtl/>
        </w:rPr>
        <w:t>ר</w:t>
      </w:r>
      <w:r w:rsidR="002B7BCC">
        <w:rPr>
          <w:rStyle w:val="affffe"/>
          <w:rtl/>
        </w:rPr>
        <w:t>"</w:t>
      </w:r>
      <w:r>
        <w:rPr>
          <w:rStyle w:val="affffe"/>
          <w:rFonts w:hint="cs"/>
          <w:rtl/>
        </w:rPr>
        <w:t xml:space="preserve">נ </w:t>
      </w:r>
      <w:r w:rsidR="00AB7D20" w:rsidRPr="006777F4">
        <w:rPr>
          <w:rStyle w:val="affffe"/>
          <w:rtl/>
        </w:rPr>
        <w:t>ביראה:</w:t>
      </w:r>
      <w:r w:rsidR="00AB7D20" w:rsidRPr="00C35A2C">
        <w:rPr>
          <w:rFonts w:ascii="Fb Fontext" w:hAnsi="Fb Fontext"/>
          <w:rtl/>
        </w:rPr>
        <w:t xml:space="preserve"> בין דדי אשה – ג' אצבעות, ואי טפח הוא מום.</w:t>
      </w:r>
    </w:p>
    <w:p w14:paraId="6E3420CF" w14:textId="756EC74C" w:rsidR="00E268F4" w:rsidRDefault="00AB7D20" w:rsidP="00AB7D20">
      <w:pPr>
        <w:rPr>
          <w:rFonts w:ascii="Fb Fontext" w:hAnsi="Fb Fontext"/>
          <w:sz w:val="42"/>
          <w:rtl/>
        </w:rPr>
      </w:pPr>
      <w:r w:rsidRPr="006777F4">
        <w:rPr>
          <w:rStyle w:val="affffe"/>
          <w:rtl/>
        </w:rPr>
        <w:t>ר"נ:</w:t>
      </w:r>
      <w:r w:rsidRPr="00C35A2C">
        <w:rPr>
          <w:rFonts w:ascii="Fb Fontext" w:hAnsi="Fb Fontext"/>
          <w:sz w:val="42"/>
          <w:rtl/>
        </w:rPr>
        <w:t xml:space="preserve"> כל אשה שדדיה גסין מחברותיה </w:t>
      </w:r>
      <w:r w:rsidR="006777F4">
        <w:rPr>
          <w:rFonts w:ascii="Fb Fontext" w:hAnsi="Fb Fontext" w:hint="cs"/>
          <w:sz w:val="42"/>
          <w:rtl/>
        </w:rPr>
        <w:t>[טפח] זה</w:t>
      </w:r>
      <w:r w:rsidRPr="00C35A2C">
        <w:rPr>
          <w:rFonts w:ascii="Fb Fontext" w:hAnsi="Fb Fontext"/>
          <w:sz w:val="42"/>
          <w:rtl/>
        </w:rPr>
        <w:t xml:space="preserve"> מום</w:t>
      </w:r>
      <w:r w:rsidR="00E268F4">
        <w:rPr>
          <w:rFonts w:ascii="Fb Fontext" w:hAnsi="Fb Fontext"/>
          <w:sz w:val="42"/>
          <w:rtl/>
        </w:rPr>
        <w:t>.</w:t>
      </w:r>
    </w:p>
    <w:p w14:paraId="50ADFAFC" w14:textId="6A9B9871" w:rsidR="00AB7D20" w:rsidRPr="008208A3" w:rsidRDefault="00AB7D20" w:rsidP="00AB7D20">
      <w:pPr>
        <w:rPr>
          <w:rFonts w:ascii="Fb Fontext" w:hAnsi="Fb Fontext"/>
          <w:spacing w:val="-6"/>
          <w:rtl/>
        </w:rPr>
      </w:pPr>
      <w:r w:rsidRPr="008208A3">
        <w:rPr>
          <w:rStyle w:val="affffe"/>
          <w:spacing w:val="-6"/>
          <w:rtl/>
        </w:rPr>
        <w:t>ו</w:t>
      </w:r>
      <w:r w:rsidR="006777F4" w:rsidRPr="008208A3">
        <w:rPr>
          <w:rStyle w:val="affffe"/>
          <w:rFonts w:hint="cs"/>
          <w:spacing w:val="-6"/>
          <w:rtl/>
        </w:rPr>
        <w:t>יש</w:t>
      </w:r>
      <w:r w:rsidRPr="008208A3">
        <w:rPr>
          <w:rStyle w:val="affffe"/>
          <w:spacing w:val="-6"/>
          <w:rtl/>
        </w:rPr>
        <w:t xml:space="preserve"> כה"ג כרבב"ח:</w:t>
      </w:r>
      <w:r w:rsidRPr="008208A3">
        <w:rPr>
          <w:rFonts w:ascii="Fb Fontext" w:hAnsi="Fb Fontext"/>
          <w:spacing w:val="-6"/>
          <w:sz w:val="42"/>
          <w:rtl/>
        </w:rPr>
        <w:t xml:space="preserve"> </w:t>
      </w:r>
      <w:r w:rsidR="009F56EA" w:rsidRPr="008208A3">
        <w:rPr>
          <w:rFonts w:ascii="Fb Fontext" w:hAnsi="Fb Fontext" w:hint="cs"/>
          <w:spacing w:val="-6"/>
          <w:sz w:val="42"/>
          <w:rtl/>
        </w:rPr>
        <w:t>ב</w:t>
      </w:r>
      <w:r w:rsidRPr="008208A3">
        <w:rPr>
          <w:rFonts w:ascii="Fb Fontext" w:hAnsi="Fb Fontext"/>
          <w:spacing w:val="-6"/>
          <w:sz w:val="42"/>
          <w:rtl/>
        </w:rPr>
        <w:t>ערביא, שהפשילה דדיה לאחוריה והניקה את בנה</w:t>
      </w:r>
    </w:p>
    <w:p w14:paraId="3D827801" w14:textId="77777777" w:rsidR="00AB7D20" w:rsidRPr="00F97732" w:rsidRDefault="00AB7D20" w:rsidP="003156E1">
      <w:pPr>
        <w:pStyle w:val="aff9"/>
        <w:rPr>
          <w:rtl/>
        </w:rPr>
      </w:pPr>
      <w:r w:rsidRPr="003156E1">
        <w:rPr>
          <w:rFonts w:hint="cs"/>
          <w:rtl/>
        </w:rPr>
        <w:t>׹</w:t>
      </w:r>
    </w:p>
    <w:p w14:paraId="51428BC3" w14:textId="77777777" w:rsidR="00AB7D20" w:rsidRDefault="00AB7D20" w:rsidP="00AB7D20">
      <w:pPr>
        <w:pStyle w:val="affff9"/>
        <w:rPr>
          <w:rtl/>
        </w:rPr>
      </w:pPr>
      <w:r>
        <w:rPr>
          <w:rtl/>
        </w:rPr>
        <w:t xml:space="preserve">'</w:t>
      </w:r>
      <w:r>
        <w:rPr>
          <w:rStyle w:val="affffa"/>
          <w:rtl/>
          <w:rPrChange w:id="9007" w:author="מנוע פסוקים" w:date="2026-10-05T16:38:26Z">
            <w:rPr>
              <w:rtl/>
            </w:rPr>
          </w:rPrChange>
        </w:rPr>
        <w:t xml:space="preserve">ולציון יאמר איש ואיש יולד בה והוא יכוננה עליון</w:t>
      </w:r>
      <w:r>
        <w:rPr>
          <w:rtl/>
        </w:rPr>
        <w:t>',</w:t>
      </w:r>
    </w:p>
    <w:p w14:paraId="00F8AA09" w14:textId="0CA5467C" w:rsidR="00AB7D20" w:rsidRPr="00C35A2C" w:rsidRDefault="006777F4" w:rsidP="00AB7D20">
      <w:pPr>
        <w:rPr>
          <w:rFonts w:cs="Guttman Vilna"/>
          <w:b/>
          <w:bCs/>
          <w:rtl/>
        </w:rPr>
      </w:pPr>
      <w:r w:rsidRPr="006777F4">
        <w:rPr>
          <w:rStyle w:val="affffe"/>
          <w:rFonts w:hint="cs"/>
          <w:rtl/>
        </w:rPr>
        <w:t>ר</w:t>
      </w:r>
      <w:r w:rsidR="002B7BCC">
        <w:rPr>
          <w:rStyle w:val="affffe"/>
          <w:rtl/>
        </w:rPr>
        <w:t>"</w:t>
      </w:r>
      <w:r w:rsidRPr="006777F4">
        <w:rPr>
          <w:rStyle w:val="affffe"/>
          <w:rFonts w:hint="cs"/>
          <w:rtl/>
        </w:rPr>
        <w:t>מ ב</w:t>
      </w:r>
      <w:r w:rsidR="00AB7D20" w:rsidRPr="006777F4">
        <w:rPr>
          <w:rStyle w:val="affffe"/>
          <w:rtl/>
        </w:rPr>
        <w:t>דריב"ל:</w:t>
      </w:r>
      <w:r w:rsidR="00AB7D20" w:rsidRPr="00C35A2C">
        <w:rPr>
          <w:rtl/>
        </w:rPr>
        <w:t xml:space="preserve"> אחד הנולד בה ואחד המצפה לראותה.</w:t>
      </w:r>
    </w:p>
    <w:p w14:paraId="5E9FC7DA" w14:textId="186CAEF9" w:rsidR="00AB7D20" w:rsidRPr="00C35A2C" w:rsidRDefault="00AB7D20" w:rsidP="00AB7D20">
      <w:pPr>
        <w:rPr>
          <w:rFonts w:ascii="Fb Fontext" w:hAnsi="Fb Fontext"/>
          <w:rtl/>
        </w:rPr>
      </w:pPr>
      <w:r w:rsidRPr="006777F4">
        <w:rPr>
          <w:rStyle w:val="affffe"/>
          <w:rtl/>
        </w:rPr>
        <w:t>אביי:</w:t>
      </w:r>
      <w:r w:rsidRPr="00C35A2C">
        <w:rPr>
          <w:rFonts w:ascii="Fb Fontext" w:hAnsi="Fb Fontext"/>
          <w:sz w:val="42"/>
          <w:rtl/>
        </w:rPr>
        <w:t xml:space="preserve"> וחד מינייהו </w:t>
      </w:r>
      <w:r w:rsidR="009F56EA" w:rsidRPr="009F56EA">
        <w:rPr>
          <w:rStyle w:val="afffff0"/>
          <w:rFonts w:hint="cs"/>
          <w:rtl/>
        </w:rPr>
        <w:t>בני ציון</w:t>
      </w:r>
      <w:r w:rsidR="009F56EA">
        <w:rPr>
          <w:rFonts w:ascii="Fb Fontext" w:hAnsi="Fb Fontext" w:hint="cs"/>
          <w:sz w:val="42"/>
          <w:rtl/>
        </w:rPr>
        <w:t xml:space="preserve"> </w:t>
      </w:r>
      <w:r w:rsidRPr="00C35A2C">
        <w:rPr>
          <w:rFonts w:ascii="Fb Fontext" w:hAnsi="Fb Fontext"/>
          <w:sz w:val="42"/>
          <w:rtl/>
        </w:rPr>
        <w:t>עדיף כתרי מינן.</w:t>
      </w:r>
    </w:p>
    <w:p w14:paraId="32C2D2F5" w14:textId="46A5C418" w:rsidR="00AB7D20" w:rsidRDefault="00AB7D20" w:rsidP="00AB7D20">
      <w:pPr>
        <w:rPr>
          <w:rFonts w:ascii="Fb Fontext" w:hAnsi="Fb Fontext"/>
          <w:rtl/>
        </w:rPr>
      </w:pPr>
      <w:r w:rsidRPr="006777F4">
        <w:rPr>
          <w:rStyle w:val="affffe"/>
          <w:rtl/>
        </w:rPr>
        <w:t xml:space="preserve">רבא: </w:t>
      </w:r>
      <w:r w:rsidRPr="00C35A2C">
        <w:rPr>
          <w:rFonts w:ascii="Fb Fontext" w:hAnsi="Fb Fontext"/>
          <w:rtl/>
        </w:rPr>
        <w:t>וחד מינן כ</w:t>
      </w:r>
      <w:r>
        <w:rPr>
          <w:rFonts w:ascii="Fb Fontext" w:hAnsi="Fb Fontext" w:hint="cs"/>
          <w:rtl/>
        </w:rPr>
        <w:t>שעולה ל</w:t>
      </w:r>
      <w:r w:rsidR="009F56EA">
        <w:rPr>
          <w:rFonts w:ascii="Fb Fontext" w:hAnsi="Fb Fontext" w:hint="cs"/>
          <w:rtl/>
        </w:rPr>
        <w:t>א</w:t>
      </w:r>
      <w:r w:rsidR="002B7BCC">
        <w:rPr>
          <w:rFonts w:ascii="Fb Fontext" w:hAnsi="Fb Fontext"/>
          <w:rtl/>
        </w:rPr>
        <w:t>"</w:t>
      </w:r>
      <w:r w:rsidR="009F56EA">
        <w:rPr>
          <w:rFonts w:ascii="Fb Fontext" w:hAnsi="Fb Fontext" w:hint="cs"/>
          <w:rtl/>
        </w:rPr>
        <w:t>י</w:t>
      </w:r>
      <w:r w:rsidRPr="00C35A2C">
        <w:rPr>
          <w:rFonts w:ascii="Fb Fontext" w:hAnsi="Fb Fontext"/>
          <w:rtl/>
        </w:rPr>
        <w:t>- עדיף כ</w:t>
      </w:r>
      <w:r w:rsidR="009F56EA">
        <w:rPr>
          <w:rFonts w:ascii="Fb Fontext" w:hAnsi="Fb Fontext" w:hint="cs"/>
          <w:rtl/>
        </w:rPr>
        <w:t>ב' מהן</w:t>
      </w:r>
      <w:r w:rsidRPr="00C35A2C">
        <w:rPr>
          <w:rFonts w:ascii="Fb Fontext" w:hAnsi="Fb Fontext"/>
          <w:rtl/>
        </w:rPr>
        <w:t>,</w:t>
      </w:r>
    </w:p>
    <w:p w14:paraId="7723E15C" w14:textId="58BB9FCB" w:rsidR="00AB7D20" w:rsidRPr="00730169" w:rsidRDefault="00AB7D20" w:rsidP="009F56EA">
      <w:pPr>
        <w:rPr>
          <w:rFonts w:ascii="Fb Fontext" w:hAnsi="Fb Fontext"/>
          <w:spacing w:val="-4"/>
          <w:rtl/>
        </w:rPr>
      </w:pPr>
      <w:r w:rsidRPr="00730169">
        <w:rPr>
          <w:rStyle w:val="affffe"/>
          <w:spacing w:val="-4"/>
          <w:rtl/>
        </w:rPr>
        <w:t>דרי"ר</w:t>
      </w:r>
      <w:r w:rsidR="009F56EA" w:rsidRPr="00730169">
        <w:rPr>
          <w:rStyle w:val="affffe"/>
          <w:rFonts w:hint="cs"/>
          <w:spacing w:val="-4"/>
          <w:rtl/>
        </w:rPr>
        <w:t>:</w:t>
      </w:r>
      <w:r w:rsidRPr="00730169">
        <w:rPr>
          <w:rStyle w:val="affffe"/>
          <w:spacing w:val="-4"/>
          <w:rtl/>
        </w:rPr>
        <w:t xml:space="preserve"> </w:t>
      </w:r>
      <w:r w:rsidR="006777F4" w:rsidRPr="00730169">
        <w:rPr>
          <w:rFonts w:ascii="Fb Fontext" w:hAnsi="Fb Fontext" w:hint="cs"/>
          <w:spacing w:val="-4"/>
          <w:rtl/>
        </w:rPr>
        <w:t>כאן לא ידע מה אמרו</w:t>
      </w:r>
      <w:r w:rsidRPr="00730169">
        <w:rPr>
          <w:rFonts w:ascii="Fb Fontext" w:hAnsi="Fb Fontext"/>
          <w:spacing w:val="-4"/>
          <w:rtl/>
        </w:rPr>
        <w:t xml:space="preserve"> רבנן, </w:t>
      </w:r>
      <w:r w:rsidR="009F56EA" w:rsidRPr="00730169">
        <w:rPr>
          <w:rFonts w:ascii="Fb Fontext" w:hAnsi="Fb Fontext" w:hint="cs"/>
          <w:spacing w:val="-4"/>
          <w:rtl/>
        </w:rPr>
        <w:t>ו</w:t>
      </w:r>
      <w:r w:rsidRPr="00730169">
        <w:rPr>
          <w:rFonts w:ascii="Fb Fontext" w:hAnsi="Fb Fontext"/>
          <w:spacing w:val="-4"/>
          <w:rtl/>
        </w:rPr>
        <w:t>כ</w:t>
      </w:r>
      <w:r w:rsidRPr="00730169">
        <w:rPr>
          <w:rFonts w:ascii="Fb Fontext" w:hAnsi="Fb Fontext" w:hint="cs"/>
          <w:spacing w:val="-4"/>
          <w:rtl/>
        </w:rPr>
        <w:t>שעלה</w:t>
      </w:r>
      <w:r w:rsidRPr="00730169">
        <w:rPr>
          <w:rFonts w:ascii="Fb Fontext" w:hAnsi="Fb Fontext"/>
          <w:spacing w:val="-4"/>
          <w:rtl/>
        </w:rPr>
        <w:t>, קרי לן בבלאי טפש</w:t>
      </w:r>
      <w:r w:rsidR="006777F4" w:rsidRPr="00730169">
        <w:rPr>
          <w:rFonts w:ascii="Fb Fontext" w:hAnsi="Fb Fontext" w:hint="cs"/>
          <w:spacing w:val="-4"/>
          <w:rtl/>
        </w:rPr>
        <w:t>אי</w:t>
      </w:r>
    </w:p>
    <w:p w14:paraId="368976E4" w14:textId="77777777" w:rsidR="00AB7D20" w:rsidRDefault="00AB7D20" w:rsidP="003156E1">
      <w:pPr>
        <w:pStyle w:val="aff9"/>
        <w:rPr>
          <w:rtl/>
        </w:rPr>
      </w:pPr>
      <w:r w:rsidRPr="003156E1">
        <w:rPr>
          <w:rFonts w:hint="cs"/>
          <w:rtl/>
        </w:rPr>
        <w:t>׹</w:t>
      </w:r>
    </w:p>
    <w:p w14:paraId="52A2D508" w14:textId="77777777" w:rsidR="00AB7D20" w:rsidRPr="00C35A2C" w:rsidRDefault="00AB7D20" w:rsidP="00E26091">
      <w:pPr>
        <w:pStyle w:val="afff"/>
        <w:framePr w:wrap="around"/>
        <w:rPr>
          <w:rtl/>
        </w:rPr>
      </w:pPr>
      <w:bookmarkStart w:id="582" w:name="_Toc119353374"/>
      <w:r w:rsidRPr="00C35A2C">
        <w:rPr>
          <w:rFonts w:hint="cs"/>
          <w:rtl/>
        </w:rPr>
        <w:t>עה:</w:t>
      </w:r>
      <w:bookmarkEnd w:id="582"/>
    </w:p>
    <w:p>
      <w:pPr>
        <w:pStyle w:val="MishnaBatzad"/>
        <w:rPr>
          <w:ins w:id="20472" w:author="קלוד" w:date="2026-10-06T10:09:07Z"/>
        </w:rPr>
      </w:pPr>
      <w:ins w:id="20471" w:author="קלוד" w:date="2026-10-06T10:09:07Z">
        <w:r>
          <w:t xml:space="preserve">משנה ח</w:t>
        </w:r>
      </w:ins>
    </w:p>
    <w:p w14:paraId="33213C0A" w14:textId="50C694C6" w:rsidR="00AB7D20" w:rsidRPr="00EA7B3E" w:rsidRDefault="00AB7D20" w:rsidP="00EA7B3E">
      <w:pPr>
        <w:pStyle w:val="afff5"/>
        <w:jc w:val="center"/>
        <w:rPr>
          <w:b/>
          <w:spacing w:val="6"/>
          <w:rtl/>
        </w:rPr>
      </w:pPr>
      <w:bookmarkStart w:id="583" w:name="_Toc119353375"/>
      <w:r w:rsidRPr="00B90F45">
        <w:rPr>
          <w:rStyle w:val="afffff5"/>
          <w:rFonts w:hint="cs"/>
          <w:rtl/>
        </w:rPr>
        <w:t>היו בה מומין ועודה בבית אביה</w:t>
      </w:r>
      <w:r w:rsidR="00EA7B3E" w:rsidRPr="00B90F45">
        <w:rPr>
          <w:rStyle w:val="afffff5"/>
          <w:rFonts w:hint="cs"/>
          <w:rtl/>
        </w:rPr>
        <w:t>,</w:t>
      </w:r>
      <w:bookmarkEnd w:id="583"/>
      <w:r w:rsidR="00EA7B3E">
        <w:rPr>
          <w:rFonts w:hint="cs"/>
          <w:b/>
          <w:rtl/>
        </w:rPr>
        <w:t xml:space="preserve"> </w:t>
      </w:r>
      <w:r w:rsidRPr="00EA7B3E">
        <w:rPr>
          <w:rFonts w:hint="cs"/>
          <w:b/>
          <w:spacing w:val="6"/>
          <w:rtl/>
        </w:rPr>
        <w:t>האב צריך להביא ראיה שמשנתארסה היו בה מומין הללו, ונסתחפה שדהו,</w:t>
      </w:r>
    </w:p>
    <w:p w14:paraId="1D090C26" w14:textId="77777777" w:rsidR="00AB7D20" w:rsidRDefault="00AB7D20" w:rsidP="00EA7B3E">
      <w:pPr>
        <w:pStyle w:val="afff5"/>
        <w:jc w:val="center"/>
        <w:rPr>
          <w:b/>
          <w:rtl/>
        </w:rPr>
      </w:pPr>
      <w:r w:rsidRPr="00C35A2C">
        <w:rPr>
          <w:rFonts w:hint="cs"/>
          <w:b/>
          <w:rtl/>
        </w:rPr>
        <w:t>נכנסה לרשות הבעל</w:t>
      </w:r>
    </w:p>
    <w:p w14:paraId="7F23D056" w14:textId="77777777" w:rsidR="00AB7D20" w:rsidRPr="00C35A2C" w:rsidRDefault="00AB7D20" w:rsidP="00AB7D20">
      <w:pPr>
        <w:pStyle w:val="afff5"/>
        <w:rPr>
          <w:b/>
          <w:rtl/>
        </w:rPr>
      </w:pPr>
      <w:r w:rsidRPr="00E50887">
        <w:rPr>
          <w:rStyle w:val="TanaimMishna"/>
          <w:rFonts w:hint="cs"/>
          <w:rtl/>
          <w:rPrChange w:id="20182" w:author="קלוד" w:date="2026-10-06T10:09:07Z">
            <w:rPr>
              <w:rStyle w:val="affffe"/>
              <w:rFonts w:hint="cs"/>
              <w:rtl/>
            </w:rPr>
          </w:rPrChange>
        </w:rPr>
        <w:t>ר</w:t>
      </w:r>
      <w:r w:rsidRPr="00E50887">
        <w:rPr>
          <w:rStyle w:val="TanaimMishna"/>
          <w:rtl/>
          <w:rPrChange w:id="20183" w:author="קלוד" w:date="2026-10-06T10:09:07Z">
            <w:rPr>
              <w:rStyle w:val="affffe"/>
              <w:rtl/>
            </w:rPr>
          </w:rPrChange>
        </w:rPr>
        <w:t>"</w:t>
      </w:r>
      <w:r w:rsidRPr="00E50887">
        <w:rPr>
          <w:rStyle w:val="TanaimMishna"/>
          <w:rFonts w:hint="cs"/>
          <w:rtl/>
          <w:rPrChange w:id="20184" w:author="קלוד" w:date="2026-10-06T10:09:07Z">
            <w:rPr>
              <w:rStyle w:val="affffe"/>
              <w:rFonts w:hint="cs"/>
              <w:rtl/>
            </w:rPr>
          </w:rPrChange>
        </w:rPr>
        <w:t xml:space="preserve">מ- </w:t>
      </w:r>
      <w:r w:rsidRPr="00C35A2C">
        <w:rPr>
          <w:rFonts w:hint="cs"/>
          <w:b/>
          <w:rtl/>
        </w:rPr>
        <w:t>הבעל צריך להביא ראיה שעד שלא נתארסה היו בה מומין אלו, והיה מקחו מקח טעות</w:t>
      </w:r>
    </w:p>
    <w:p w14:paraId="1BFC7ED6" w14:textId="23FA65FD" w:rsidR="00AB7D20" w:rsidRPr="00EA7B3E" w:rsidRDefault="00AB7D20" w:rsidP="00AB7D20">
      <w:pPr>
        <w:pStyle w:val="afff5"/>
        <w:rPr>
          <w:b/>
          <w:spacing w:val="0"/>
          <w:rtl/>
        </w:rPr>
      </w:pPr>
      <w:r w:rsidRPr="00EA7B3E">
        <w:rPr>
          <w:rStyle w:val="TanaimMishna"/>
          <w:rFonts w:hint="cs"/>
          <w:spacing w:val="0"/>
          <w:rtl/>
          <w:rPrChange w:id="20185" w:author="קלוד" w:date="2026-10-06T10:09:07Z">
            <w:rPr>
              <w:rStyle w:val="affffe"/>
              <w:rFonts w:hint="cs"/>
              <w:spacing w:val="0"/>
              <w:rtl/>
            </w:rPr>
          </w:rPrChange>
        </w:rPr>
        <w:t>וחכ</w:t>
      </w:r>
      <w:r w:rsidRPr="00EA7B3E">
        <w:rPr>
          <w:rStyle w:val="TanaimMishna"/>
          <w:spacing w:val="0"/>
          <w:rtl/>
          <w:rPrChange w:id="20186" w:author="קלוד" w:date="2026-10-06T10:09:07Z">
            <w:rPr>
              <w:rStyle w:val="affffe"/>
              <w:spacing w:val="0"/>
              <w:rtl/>
            </w:rPr>
          </w:rPrChange>
        </w:rPr>
        <w:t>"</w:t>
      </w:r>
      <w:r w:rsidRPr="00EA7B3E">
        <w:rPr>
          <w:rStyle w:val="TanaimMishna"/>
          <w:rFonts w:hint="cs"/>
          <w:spacing w:val="0"/>
          <w:rtl/>
          <w:rPrChange w:id="20187" w:author="קלוד" w:date="2026-10-06T10:09:07Z">
            <w:rPr>
              <w:rStyle w:val="affffe"/>
              <w:rFonts w:hint="cs"/>
              <w:spacing w:val="0"/>
              <w:rtl/>
            </w:rPr>
          </w:rPrChange>
        </w:rPr>
        <w:t xml:space="preserve">א: </w:t>
      </w:r>
      <w:r w:rsidRPr="00EA7B3E">
        <w:rPr>
          <w:rFonts w:hint="cs"/>
          <w:b/>
          <w:spacing w:val="0"/>
          <w:rtl/>
        </w:rPr>
        <w:t>בד</w:t>
      </w:r>
      <w:r w:rsidRPr="00EA7B3E">
        <w:rPr>
          <w:b/>
          <w:spacing w:val="0"/>
          <w:rtl/>
        </w:rPr>
        <w:t>"</w:t>
      </w:r>
      <w:r w:rsidRPr="00EA7B3E">
        <w:rPr>
          <w:rFonts w:hint="cs"/>
          <w:b/>
          <w:spacing w:val="0"/>
          <w:rtl/>
        </w:rPr>
        <w:t>א במומין שבסתר, אבל במומין שבגלוי אי</w:t>
      </w:r>
      <w:r w:rsidR="00EA7B3E" w:rsidRPr="00EA7B3E">
        <w:rPr>
          <w:rFonts w:hint="cs"/>
          <w:b/>
          <w:spacing w:val="0"/>
          <w:rtl/>
        </w:rPr>
        <w:t>ן</w:t>
      </w:r>
      <w:r w:rsidRPr="00EA7B3E">
        <w:rPr>
          <w:rFonts w:hint="cs"/>
          <w:b/>
          <w:spacing w:val="0"/>
          <w:rtl/>
        </w:rPr>
        <w:t xml:space="preserve"> יכול לטעון.</w:t>
      </w:r>
    </w:p>
    <w:p w14:paraId="2F8CC57E" w14:textId="77777777" w:rsidR="00EA7B3E" w:rsidRPr="00EA7B3E" w:rsidRDefault="00AB7D20" w:rsidP="00AB7D20">
      <w:pPr>
        <w:pStyle w:val="afff5"/>
        <w:rPr>
          <w:b/>
          <w:spacing w:val="4"/>
          <w:rtl/>
        </w:rPr>
      </w:pPr>
      <w:r w:rsidRPr="00EA7B3E">
        <w:rPr>
          <w:rFonts w:hint="cs"/>
          <w:b/>
          <w:spacing w:val="4"/>
          <w:rtl/>
        </w:rPr>
        <w:t>ואם יש מרחץ באותה העיר  אף מומין שבסתר אינו יכול לטעון,</w:t>
      </w:r>
    </w:p>
    <w:p w14:paraId="409A9A81" w14:textId="76F4FCA2" w:rsidR="00AB7D20" w:rsidRPr="00FC54B9" w:rsidRDefault="00AB7D20" w:rsidP="00AB7D20">
      <w:pPr>
        <w:pStyle w:val="afff5"/>
        <w:rPr>
          <w:b/>
          <w:spacing w:val="-2"/>
          <w:rtl/>
        </w:rPr>
      </w:pPr>
      <w:r w:rsidRPr="00EA7B3E">
        <w:rPr>
          <w:rFonts w:hint="cs"/>
          <w:b/>
          <w:spacing w:val="4"/>
          <w:rtl/>
        </w:rPr>
        <w:t xml:space="preserve"> מפני שהוא בודקה בקרובותיו.</w:t>
      </w:r>
    </w:p>
    <w:p w14:paraId="7ED89589" w14:textId="2D1122B9" w:rsidR="00AB7D20" w:rsidRPr="00EA7B3E" w:rsidRDefault="00AB7D20" w:rsidP="00AB7D20">
      <w:pPr>
        <w:rPr>
          <w:rFonts w:ascii="Fb Fontext" w:hAnsi="Fb Fontext"/>
          <w:spacing w:val="-6"/>
          <w:sz w:val="42"/>
          <w:rtl/>
        </w:rPr>
      </w:pPr>
      <w:r w:rsidRPr="00EA7B3E">
        <w:rPr>
          <w:rStyle w:val="affffe"/>
          <w:spacing w:val="-6"/>
          <w:rtl/>
        </w:rPr>
        <w:t>רישא</w:t>
      </w:r>
      <w:r w:rsidR="00216F62" w:rsidRPr="00EA7B3E">
        <w:rPr>
          <w:rStyle w:val="affffe"/>
          <w:rFonts w:hint="cs"/>
          <w:spacing w:val="-6"/>
          <w:rtl/>
        </w:rPr>
        <w:t>:</w:t>
      </w:r>
      <w:r w:rsidRPr="00EA7B3E">
        <w:rPr>
          <w:rStyle w:val="affffe"/>
          <w:spacing w:val="-6"/>
          <w:rtl/>
        </w:rPr>
        <w:t xml:space="preserve"> </w:t>
      </w:r>
      <w:r w:rsidRPr="00EA7B3E">
        <w:rPr>
          <w:rFonts w:ascii="Fb Fontext" w:hAnsi="Fb Fontext"/>
          <w:spacing w:val="-6"/>
          <w:sz w:val="42"/>
          <w:rtl/>
        </w:rPr>
        <w:t xml:space="preserve">אב </w:t>
      </w:r>
      <w:r w:rsidR="00216F62" w:rsidRPr="00EA7B3E">
        <w:rPr>
          <w:rFonts w:ascii="Fb Fontext" w:hAnsi="Fb Fontext" w:hint="cs"/>
          <w:spacing w:val="-6"/>
          <w:sz w:val="42"/>
          <w:rtl/>
        </w:rPr>
        <w:t xml:space="preserve">מביא </w:t>
      </w:r>
      <w:r w:rsidRPr="00EA7B3E">
        <w:rPr>
          <w:rFonts w:ascii="Fb Fontext" w:hAnsi="Fb Fontext"/>
          <w:spacing w:val="-6"/>
          <w:sz w:val="42"/>
          <w:rtl/>
        </w:rPr>
        <w:t>ראיה, הא לא</w:t>
      </w:r>
      <w:r w:rsidR="00216F62" w:rsidRPr="00EA7B3E">
        <w:rPr>
          <w:rFonts w:ascii="Fb Fontext" w:hAnsi="Fb Fontext" w:hint="cs"/>
          <w:spacing w:val="-6"/>
          <w:sz w:val="42"/>
          <w:rtl/>
        </w:rPr>
        <w:t>,</w:t>
      </w:r>
      <w:r w:rsidRPr="00EA7B3E">
        <w:rPr>
          <w:rFonts w:ascii="Fb Fontext" w:hAnsi="Fb Fontext"/>
          <w:spacing w:val="-6"/>
          <w:sz w:val="42"/>
          <w:rtl/>
        </w:rPr>
        <w:t xml:space="preserve"> הבעל </w:t>
      </w:r>
      <w:r w:rsidR="00216F62" w:rsidRPr="00EA7B3E">
        <w:rPr>
          <w:rFonts w:ascii="Fb Fontext" w:hAnsi="Fb Fontext" w:hint="cs"/>
          <w:spacing w:val="-6"/>
          <w:sz w:val="42"/>
          <w:rtl/>
        </w:rPr>
        <w:t>נא</w:t>
      </w:r>
      <w:r w:rsidRPr="00EA7B3E">
        <w:rPr>
          <w:rFonts w:ascii="Fb Fontext" w:hAnsi="Fb Fontext"/>
          <w:spacing w:val="-6"/>
          <w:sz w:val="42"/>
          <w:rtl/>
        </w:rPr>
        <w:t xml:space="preserve">מן, </w:t>
      </w:r>
      <w:r w:rsidR="00216F62" w:rsidRPr="00EA7B3E">
        <w:rPr>
          <w:rStyle w:val="affffe"/>
          <w:rFonts w:hint="cs"/>
          <w:spacing w:val="-6"/>
          <w:rtl/>
        </w:rPr>
        <w:t>כ</w:t>
      </w:r>
      <w:r w:rsidRPr="00EA7B3E">
        <w:rPr>
          <w:rStyle w:val="affffe"/>
          <w:spacing w:val="-6"/>
          <w:rtl/>
        </w:rPr>
        <w:t xml:space="preserve">רי"ה </w:t>
      </w:r>
      <w:r w:rsidRPr="00EA7B3E">
        <w:rPr>
          <w:rFonts w:ascii="Fb Fontext" w:hAnsi="Fb Fontext"/>
          <w:spacing w:val="-6"/>
          <w:sz w:val="42"/>
          <w:rtl/>
        </w:rPr>
        <w:t>דלא מפיה אנו חיין,</w:t>
      </w:r>
    </w:p>
    <w:p w14:paraId="55ED9D0F" w14:textId="75951C9F" w:rsidR="00AB7D20" w:rsidRPr="00730169" w:rsidRDefault="00AB7D20" w:rsidP="00E50887">
      <w:pPr>
        <w:rPr>
          <w:spacing w:val="-6"/>
          <w:rtl/>
        </w:rPr>
      </w:pPr>
      <w:r w:rsidRPr="00730169">
        <w:rPr>
          <w:rStyle w:val="affffe"/>
          <w:spacing w:val="-6"/>
          <w:rtl/>
        </w:rPr>
        <w:lastRenderedPageBreak/>
        <w:t xml:space="preserve">סיפא: </w:t>
      </w:r>
      <w:r w:rsidRPr="00730169">
        <w:rPr>
          <w:spacing w:val="-6"/>
          <w:rtl/>
        </w:rPr>
        <w:t>דהבעל צריך להביא ראיה, הא לא</w:t>
      </w:r>
      <w:r w:rsidR="00216F62" w:rsidRPr="00730169">
        <w:rPr>
          <w:rFonts w:hint="cs"/>
          <w:spacing w:val="-6"/>
          <w:rtl/>
        </w:rPr>
        <w:t>,</w:t>
      </w:r>
      <w:r w:rsidRPr="00730169">
        <w:rPr>
          <w:spacing w:val="-6"/>
          <w:rtl/>
        </w:rPr>
        <w:t xml:space="preserve"> האב מהימן, </w:t>
      </w:r>
      <w:r w:rsidR="00216F62" w:rsidRPr="00730169">
        <w:rPr>
          <w:rStyle w:val="affffe"/>
          <w:rFonts w:hint="cs"/>
          <w:spacing w:val="-6"/>
          <w:rtl/>
        </w:rPr>
        <w:t>כר</w:t>
      </w:r>
      <w:r w:rsidR="002B7BCC">
        <w:rPr>
          <w:rStyle w:val="affffe"/>
          <w:spacing w:val="-6"/>
          <w:rtl/>
        </w:rPr>
        <w:t>"</w:t>
      </w:r>
      <w:r w:rsidR="00216F62" w:rsidRPr="00730169">
        <w:rPr>
          <w:rStyle w:val="affffe"/>
          <w:rFonts w:hint="cs"/>
          <w:spacing w:val="-6"/>
          <w:rtl/>
        </w:rPr>
        <w:t>ג</w:t>
      </w:r>
      <w:r w:rsidRPr="00730169">
        <w:rPr>
          <w:spacing w:val="-6"/>
          <w:rtl/>
        </w:rPr>
        <w:t>: נאמנת.</w:t>
      </w:r>
    </w:p>
    <w:p w14:paraId="17AF1EB2" w14:textId="18E6BE8B" w:rsidR="00AB7D20" w:rsidRPr="00C35A2C" w:rsidRDefault="00AB7D20" w:rsidP="00E50887">
      <w:pPr>
        <w:rPr>
          <w:rFonts w:cs="Guttman Vilna"/>
          <w:rtl/>
        </w:rPr>
      </w:pPr>
      <w:r w:rsidRPr="00E50887">
        <w:rPr>
          <w:rStyle w:val="affffe"/>
          <w:rtl/>
        </w:rPr>
        <w:t xml:space="preserve">א. </w:t>
      </w:r>
      <w:r w:rsidR="00EA7B3E">
        <w:rPr>
          <w:rStyle w:val="affffe"/>
          <w:rFonts w:hint="cs"/>
          <w:rtl/>
        </w:rPr>
        <w:t>אר''א</w:t>
      </w:r>
      <w:r w:rsidRPr="00E50887">
        <w:rPr>
          <w:rStyle w:val="affffe"/>
          <w:rtl/>
        </w:rPr>
        <w:t>:</w:t>
      </w:r>
      <w:r w:rsidRPr="00C35A2C">
        <w:rPr>
          <w:sz w:val="42"/>
          <w:rtl/>
        </w:rPr>
        <w:t xml:space="preserve"> תברא, מי ששנה זו לא שנה זו.</w:t>
      </w:r>
    </w:p>
    <w:p w14:paraId="14A9403A" w14:textId="3778DCF3" w:rsidR="00AB7D20" w:rsidRPr="00C35A2C" w:rsidRDefault="00121632" w:rsidP="00121632">
      <w:pPr>
        <w:rPr>
          <w:rFonts w:ascii="Fb Fontext" w:hAnsi="Fb Fontext"/>
          <w:rtl/>
        </w:rPr>
      </w:pPr>
      <w:r>
        <w:rPr>
          <w:rStyle w:val="affffe"/>
          <w:rFonts w:hint="cs"/>
          <w:rtl/>
        </w:rPr>
        <w:t xml:space="preserve">ב. </w:t>
      </w:r>
      <w:r w:rsidR="00AB7D20" w:rsidRPr="00E50887">
        <w:rPr>
          <w:rStyle w:val="affffe"/>
          <w:rtl/>
        </w:rPr>
        <w:t xml:space="preserve">רבא: </w:t>
      </w:r>
      <w:r>
        <w:rPr>
          <w:rStyle w:val="affffe"/>
          <w:rFonts w:hint="cs"/>
          <w:rtl/>
        </w:rPr>
        <w:t>גם לרי</w:t>
      </w:r>
      <w:r w:rsidR="002B7BCC">
        <w:rPr>
          <w:rStyle w:val="affffe"/>
          <w:rtl/>
        </w:rPr>
        <w:t>"</w:t>
      </w:r>
      <w:r>
        <w:rPr>
          <w:rStyle w:val="affffe"/>
          <w:rFonts w:hint="cs"/>
          <w:rtl/>
        </w:rPr>
        <w:t>ה:</w:t>
      </w:r>
      <w:r>
        <w:rPr>
          <w:rFonts w:ascii="Fb Fontext" w:hAnsi="Fb Fontext" w:hint="cs"/>
          <w:rtl/>
        </w:rPr>
        <w:t xml:space="preserve"> </w:t>
      </w:r>
      <w:r w:rsidR="00E50887">
        <w:rPr>
          <w:rFonts w:ascii="Fb Fontext" w:hAnsi="Fb Fontext" w:hint="cs"/>
          <w:rtl/>
        </w:rPr>
        <w:t xml:space="preserve">כשאין </w:t>
      </w:r>
      <w:r w:rsidR="00AB7D20" w:rsidRPr="00C35A2C">
        <w:rPr>
          <w:rFonts w:ascii="Fb Fontext" w:hAnsi="Fb Fontext"/>
          <w:rtl/>
        </w:rPr>
        <w:t>חזק</w:t>
      </w:r>
      <w:r w:rsidR="00E50887">
        <w:rPr>
          <w:rFonts w:ascii="Fb Fontext" w:hAnsi="Fb Fontext" w:hint="cs"/>
          <w:rtl/>
        </w:rPr>
        <w:t>ת</w:t>
      </w:r>
      <w:r w:rsidR="00AB7D20" w:rsidRPr="00C35A2C">
        <w:rPr>
          <w:rFonts w:ascii="Fb Fontext" w:hAnsi="Fb Fontext"/>
          <w:rtl/>
        </w:rPr>
        <w:t xml:space="preserve"> ד</w:t>
      </w:r>
      <w:r w:rsidR="00AB7D20">
        <w:rPr>
          <w:rFonts w:ascii="Fb Fontext" w:hAnsi="Fb Fontext"/>
          <w:rtl/>
        </w:rPr>
        <w:t xml:space="preserve">ממון, </w:t>
      </w:r>
      <w:r>
        <w:rPr>
          <w:rFonts w:ascii="Fb Fontext" w:hAnsi="Fb Fontext" w:hint="cs"/>
          <w:rtl/>
        </w:rPr>
        <w:t>הלך א</w:t>
      </w:r>
      <w:r w:rsidR="00AB7D20">
        <w:rPr>
          <w:rFonts w:ascii="Fb Fontext" w:hAnsi="Fb Fontext" w:hint="cs"/>
          <w:rtl/>
        </w:rPr>
        <w:t>ח</w:t>
      </w:r>
      <w:r w:rsidR="00AB7D20" w:rsidRPr="00C35A2C">
        <w:rPr>
          <w:rFonts w:ascii="Fb Fontext" w:hAnsi="Fb Fontext"/>
          <w:rtl/>
        </w:rPr>
        <w:t>ר חזק</w:t>
      </w:r>
      <w:r>
        <w:rPr>
          <w:rFonts w:ascii="Fb Fontext" w:hAnsi="Fb Fontext" w:hint="cs"/>
          <w:rtl/>
        </w:rPr>
        <w:t>ת הגוף.</w:t>
      </w:r>
    </w:p>
    <w:p w14:paraId="01FB629E" w14:textId="4A9D4201" w:rsidR="00D45721" w:rsidRDefault="00AB7D20" w:rsidP="00121632">
      <w:pPr>
        <w:pStyle w:val="afffff"/>
        <w:ind w:left="340"/>
        <w:rPr>
          <w:rtl/>
        </w:rPr>
      </w:pPr>
      <w:r w:rsidRPr="00E50887">
        <w:rPr>
          <w:rStyle w:val="affffe"/>
          <w:rtl/>
        </w:rPr>
        <w:t xml:space="preserve">דתניא: </w:t>
      </w:r>
      <w:r w:rsidRPr="00C35A2C">
        <w:rPr>
          <w:rtl/>
        </w:rPr>
        <w:t xml:space="preserve">אם בהרת קודם לשער לבן - טמא, </w:t>
      </w:r>
      <w:r w:rsidR="00121632">
        <w:rPr>
          <w:rFonts w:hint="cs"/>
          <w:rtl/>
        </w:rPr>
        <w:t>שער לבן קודם- טהור</w:t>
      </w:r>
    </w:p>
    <w:p w14:paraId="3C11AD50" w14:textId="5CB1A075" w:rsidR="00AB7D20" w:rsidRPr="00121632" w:rsidRDefault="00AB7D20" w:rsidP="00121632">
      <w:pPr>
        <w:pStyle w:val="afffff"/>
        <w:ind w:left="340"/>
        <w:rPr>
          <w:rFonts w:cs="PFT_Frank"/>
          <w:bCs/>
          <w:spacing w:val="-2"/>
          <w:sz w:val="18"/>
          <w:szCs w:val="12"/>
          <w:rtl/>
        </w:rPr>
      </w:pPr>
      <w:r w:rsidRPr="00C35A2C">
        <w:rPr>
          <w:rtl/>
        </w:rPr>
        <w:t>ספק</w:t>
      </w:r>
      <w:r w:rsidR="00121632">
        <w:rPr>
          <w:rFonts w:hint="cs"/>
          <w:rtl/>
        </w:rPr>
        <w:t>-</w:t>
      </w:r>
      <w:r w:rsidRPr="00C35A2C">
        <w:rPr>
          <w:rtl/>
        </w:rPr>
        <w:t xml:space="preserve"> טמא, </w:t>
      </w:r>
      <w:r w:rsidR="00121632">
        <w:rPr>
          <w:rStyle w:val="affffe"/>
          <w:rFonts w:hint="cs"/>
          <w:rtl/>
        </w:rPr>
        <w:t>ולרי</w:t>
      </w:r>
      <w:r w:rsidR="002B7BCC">
        <w:rPr>
          <w:rStyle w:val="affffe"/>
          <w:rtl/>
        </w:rPr>
        <w:t>"</w:t>
      </w:r>
      <w:r w:rsidR="00121632">
        <w:rPr>
          <w:rStyle w:val="affffe"/>
          <w:rFonts w:hint="cs"/>
          <w:rtl/>
        </w:rPr>
        <w:t>ה: טהור חזקת הגוף</w:t>
      </w:r>
      <w:r w:rsidR="000568A6">
        <w:rPr>
          <w:rStyle w:val="affffe"/>
          <w:rFonts w:hint="cs"/>
          <w:rtl/>
        </w:rPr>
        <w:t>,</w:t>
      </w:r>
    </w:p>
    <w:p w14:paraId="6099C94F" w14:textId="3B229D10" w:rsidR="00E268F4" w:rsidRDefault="00AB7D20" w:rsidP="00216F62">
      <w:pPr>
        <w:ind w:firstLine="0"/>
        <w:rPr>
          <w:rFonts w:ascii="Fb Fontext" w:hAnsi="Fb Fontext"/>
          <w:sz w:val="42"/>
          <w:rtl/>
        </w:rPr>
      </w:pPr>
      <w:r w:rsidRPr="00121632">
        <w:rPr>
          <w:rStyle w:val="affffe"/>
          <w:rtl/>
        </w:rPr>
        <w:t>רישא-</w:t>
      </w:r>
      <w:r w:rsidRPr="00C35A2C">
        <w:rPr>
          <w:rFonts w:ascii="Fb Fontext" w:hAnsi="Fb Fontext"/>
          <w:sz w:val="42"/>
          <w:rtl/>
        </w:rPr>
        <w:t xml:space="preserve"> בבית האב כאן נמצאו וכאן היו</w:t>
      </w:r>
      <w:r w:rsidR="00E268F4">
        <w:rPr>
          <w:rFonts w:ascii="Fb Fontext" w:hAnsi="Fb Fontext"/>
          <w:sz w:val="42"/>
          <w:rtl/>
        </w:rPr>
        <w:t>,</w:t>
      </w:r>
    </w:p>
    <w:p w14:paraId="0D32B167" w14:textId="60DB8568" w:rsidR="00AB7D20" w:rsidRPr="00C35A2C" w:rsidRDefault="00AB7D20" w:rsidP="00216F62">
      <w:pPr>
        <w:ind w:firstLine="0"/>
        <w:rPr>
          <w:rFonts w:ascii="Fb Fontext" w:hAnsi="Fb Fontext" w:cs="Guttman Vilna"/>
          <w:b/>
          <w:bCs/>
          <w:rtl/>
        </w:rPr>
      </w:pPr>
      <w:r w:rsidRPr="002314D6">
        <w:rPr>
          <w:rStyle w:val="affffe"/>
          <w:rtl/>
        </w:rPr>
        <w:t>סיפא</w:t>
      </w:r>
      <w:r w:rsidR="00121632">
        <w:rPr>
          <w:rStyle w:val="affffe"/>
          <w:rFonts w:hint="cs"/>
          <w:rtl/>
        </w:rPr>
        <w:t>-</w:t>
      </w:r>
      <w:r w:rsidRPr="002314D6">
        <w:rPr>
          <w:rStyle w:val="affffe"/>
          <w:rtl/>
        </w:rPr>
        <w:t xml:space="preserve"> </w:t>
      </w:r>
      <w:r w:rsidRPr="00C35A2C">
        <w:rPr>
          <w:rFonts w:ascii="Fb Fontext" w:hAnsi="Fb Fontext"/>
          <w:sz w:val="42"/>
          <w:rtl/>
        </w:rPr>
        <w:t xml:space="preserve">בבית הבעל </w:t>
      </w:r>
      <w:r w:rsidR="00287D14">
        <w:rPr>
          <w:rFonts w:ascii="Fb Fontext" w:hAnsi="Fb Fontext"/>
          <w:sz w:val="42"/>
          <w:rtl/>
        </w:rPr>
        <w:t>גם</w:t>
      </w:r>
      <w:r w:rsidRPr="00C35A2C">
        <w:rPr>
          <w:rFonts w:ascii="Fb Fontext" w:hAnsi="Fb Fontext"/>
          <w:sz w:val="42"/>
          <w:rtl/>
        </w:rPr>
        <w:t xml:space="preserve"> כאן נמצאו וכאן היו.</w:t>
      </w:r>
    </w:p>
    <w:p w14:paraId="7B4B2807" w14:textId="5045B5AE" w:rsidR="00E268F4" w:rsidRDefault="00AB7D20" w:rsidP="00AB7D20">
      <w:pPr>
        <w:rPr>
          <w:rFonts w:ascii="Fb Fontext" w:hAnsi="Fb Fontext"/>
          <w:sz w:val="42"/>
          <w:rtl/>
        </w:rPr>
      </w:pPr>
      <w:r w:rsidRPr="002314D6">
        <w:rPr>
          <w:rStyle w:val="affffe"/>
          <w:rtl/>
        </w:rPr>
        <w:t xml:space="preserve">ואין להקשות </w:t>
      </w:r>
      <w:r w:rsidRPr="00C35A2C">
        <w:rPr>
          <w:rFonts w:ascii="Fb Fontext" w:hAnsi="Fb Fontext"/>
          <w:sz w:val="42"/>
          <w:rtl/>
        </w:rPr>
        <w:t>דעד שלא תתארס צריך להביא ראייה</w:t>
      </w:r>
      <w:r w:rsidR="00E268F4">
        <w:rPr>
          <w:rFonts w:ascii="Fb Fontext" w:hAnsi="Fb Fontext" w:hint="cs"/>
          <w:sz w:val="42"/>
          <w:rtl/>
        </w:rPr>
        <w:t>,</w:t>
      </w:r>
    </w:p>
    <w:p w14:paraId="6CCC8000" w14:textId="06CCD670" w:rsidR="00AB7D20" w:rsidRDefault="00216F62" w:rsidP="00216F62">
      <w:pPr>
        <w:ind w:left="566" w:firstLine="0"/>
        <w:rPr>
          <w:rFonts w:ascii="Fb Fontext" w:hAnsi="Fb Fontext"/>
          <w:sz w:val="42"/>
          <w:rtl/>
        </w:rPr>
      </w:pPr>
      <w:r>
        <w:rPr>
          <w:rFonts w:ascii="Fb Fontext" w:hAnsi="Fb Fontext" w:hint="cs"/>
          <w:sz w:val="42"/>
          <w:rtl/>
        </w:rPr>
        <w:t xml:space="preserve">  </w:t>
      </w:r>
      <w:r w:rsidR="00AB7D20" w:rsidRPr="00C35A2C">
        <w:rPr>
          <w:rFonts w:ascii="Fb Fontext" w:hAnsi="Fb Fontext"/>
          <w:sz w:val="42"/>
          <w:rtl/>
        </w:rPr>
        <w:t>דמשמע משתארס לא וא</w:t>
      </w:r>
      <w:r w:rsidR="00121632">
        <w:rPr>
          <w:rFonts w:ascii="Fb Fontext" w:hAnsi="Fb Fontext" w:hint="cs"/>
          <w:sz w:val="42"/>
          <w:rtl/>
        </w:rPr>
        <w:t>ף</w:t>
      </w:r>
      <w:r w:rsidR="00AB7D20" w:rsidRPr="00C35A2C">
        <w:rPr>
          <w:rFonts w:ascii="Fb Fontext" w:hAnsi="Fb Fontext"/>
          <w:sz w:val="42"/>
          <w:rtl/>
        </w:rPr>
        <w:t xml:space="preserve"> </w:t>
      </w:r>
      <w:r w:rsidR="00405BE4">
        <w:rPr>
          <w:rFonts w:ascii="Fb Fontext" w:hAnsi="Fb Fontext"/>
          <w:sz w:val="42"/>
          <w:rtl/>
        </w:rPr>
        <w:t>דיש</w:t>
      </w:r>
      <w:r w:rsidR="00AB7D20" w:rsidRPr="00C35A2C">
        <w:rPr>
          <w:rFonts w:ascii="Fb Fontext" w:hAnsi="Fb Fontext"/>
          <w:sz w:val="42"/>
          <w:rtl/>
        </w:rPr>
        <w:t xml:space="preserve"> חזקה</w:t>
      </w:r>
      <w:r w:rsidR="00121632">
        <w:rPr>
          <w:rFonts w:ascii="Fb Fontext" w:hAnsi="Fb Fontext" w:hint="cs"/>
          <w:sz w:val="42"/>
          <w:rtl/>
        </w:rPr>
        <w:t>,</w:t>
      </w:r>
    </w:p>
    <w:p w14:paraId="1ABEF5C1" w14:textId="305BB978" w:rsidR="00121632" w:rsidRPr="00B90F45" w:rsidRDefault="00121632" w:rsidP="00B90F45">
      <w:pPr>
        <w:rPr>
          <w:rFonts w:ascii="Fb Fontext" w:hAnsi="Fb Fontext"/>
          <w:spacing w:val="-6"/>
          <w:sz w:val="42"/>
        </w:rPr>
      </w:pPr>
      <w:r w:rsidRPr="00B90F45">
        <w:rPr>
          <w:rStyle w:val="affffe"/>
          <w:rFonts w:hint="cs"/>
          <w:spacing w:val="-6"/>
          <w:rtl/>
        </w:rPr>
        <w:t>ד</w:t>
      </w:r>
      <w:r w:rsidR="00AB7D20" w:rsidRPr="00B90F45">
        <w:rPr>
          <w:rStyle w:val="affffe"/>
          <w:spacing w:val="-6"/>
          <w:rtl/>
        </w:rPr>
        <w:t xml:space="preserve">משנתארסה </w:t>
      </w:r>
      <w:r w:rsidR="002314D6" w:rsidRPr="00B90F45">
        <w:rPr>
          <w:rStyle w:val="affffe"/>
          <w:rFonts w:hint="cs"/>
          <w:spacing w:val="-6"/>
          <w:rtl/>
        </w:rPr>
        <w:t>יש</w:t>
      </w:r>
      <w:r w:rsidR="00AB7D20" w:rsidRPr="00B90F45">
        <w:rPr>
          <w:rStyle w:val="affffe"/>
          <w:spacing w:val="-6"/>
          <w:rtl/>
        </w:rPr>
        <w:t xml:space="preserve"> א.</w:t>
      </w:r>
      <w:r w:rsidR="00AB7D20" w:rsidRPr="00B90F45">
        <w:rPr>
          <w:rFonts w:ascii="Fb Fontext" w:hAnsi="Fb Fontext"/>
          <w:spacing w:val="-6"/>
          <w:sz w:val="42"/>
          <w:rtl/>
        </w:rPr>
        <w:t xml:space="preserve"> חזק</w:t>
      </w:r>
      <w:r w:rsidRPr="00B90F45">
        <w:rPr>
          <w:rFonts w:ascii="Fb Fontext" w:hAnsi="Fb Fontext" w:hint="cs"/>
          <w:spacing w:val="-6"/>
          <w:sz w:val="42"/>
          <w:rtl/>
        </w:rPr>
        <w:t>ת הגוף,</w:t>
      </w:r>
      <w:r w:rsidR="00B90F45" w:rsidRPr="00B90F45">
        <w:rPr>
          <w:rFonts w:ascii="Fb Fontext" w:hAnsi="Fb Fontext" w:hint="cs"/>
          <w:spacing w:val="-6"/>
          <w:sz w:val="42"/>
          <w:rtl/>
        </w:rPr>
        <w:t xml:space="preserve"> </w:t>
      </w:r>
      <w:r w:rsidR="00B90F45" w:rsidRPr="00B90F45">
        <w:rPr>
          <w:rStyle w:val="affffe"/>
          <w:rFonts w:hint="cs"/>
          <w:spacing w:val="-6"/>
          <w:rtl/>
        </w:rPr>
        <w:t>ב.</w:t>
      </w:r>
      <w:r w:rsidR="00B90F45" w:rsidRPr="00B90F45">
        <w:rPr>
          <w:rFonts w:ascii="Fb Fontext" w:hAnsi="Fb Fontext" w:hint="cs"/>
          <w:spacing w:val="-6"/>
          <w:sz w:val="42"/>
          <w:rtl/>
        </w:rPr>
        <w:t xml:space="preserve"> </w:t>
      </w:r>
      <w:r w:rsidRPr="00B90F45">
        <w:rPr>
          <w:rFonts w:ascii="Fb Fontext" w:hAnsi="Fb Fontext" w:hint="cs"/>
          <w:spacing w:val="-6"/>
          <w:sz w:val="42"/>
          <w:rtl/>
        </w:rPr>
        <w:t>ראה ונתפייס</w:t>
      </w:r>
      <w:r w:rsidR="00E268F4" w:rsidRPr="00B90F45">
        <w:rPr>
          <w:rFonts w:ascii="Fb Fontext" w:hAnsi="Fb Fontext" w:hint="cs"/>
          <w:spacing w:val="-6"/>
          <w:sz w:val="42"/>
          <w:rtl/>
        </w:rPr>
        <w:t>,</w:t>
      </w:r>
      <w:r w:rsidR="00B90F45" w:rsidRPr="00B90F45">
        <w:rPr>
          <w:rFonts w:ascii="Fb Fontext" w:hAnsi="Fb Fontext" w:hint="cs"/>
          <w:spacing w:val="-6"/>
          <w:sz w:val="42"/>
          <w:rtl/>
        </w:rPr>
        <w:t xml:space="preserve"> </w:t>
      </w:r>
      <w:r w:rsidRPr="00B90F45">
        <w:rPr>
          <w:rFonts w:ascii="Fb Fontext" w:hAnsi="Fb Fontext" w:hint="cs"/>
          <w:spacing w:val="-6"/>
          <w:sz w:val="42"/>
          <w:rtl/>
        </w:rPr>
        <w:t>מול חזקת אין מתפייס</w:t>
      </w:r>
    </w:p>
    <w:p w14:paraId="55EE5AEF" w14:textId="7D2DB40A" w:rsidR="00AB7D20" w:rsidRPr="00B90F45" w:rsidRDefault="00121632" w:rsidP="00121632">
      <w:pPr>
        <w:rPr>
          <w:rFonts w:ascii="Fb Fontext" w:hAnsi="Fb Fontext"/>
          <w:spacing w:val="-6"/>
          <w:sz w:val="42"/>
          <w:rtl/>
        </w:rPr>
      </w:pPr>
      <w:r w:rsidRPr="00B90F45">
        <w:rPr>
          <w:rFonts w:ascii="Fb Fontext" w:hAnsi="Fb Fontext" w:hint="cs"/>
          <w:spacing w:val="-6"/>
          <w:sz w:val="42"/>
          <w:rtl/>
        </w:rPr>
        <w:t>ובכה</w:t>
      </w:r>
      <w:r w:rsidR="002B7BCC" w:rsidRPr="00B90F45">
        <w:rPr>
          <w:rFonts w:ascii="Fb Fontext" w:hAnsi="Fb Fontext"/>
          <w:spacing w:val="-6"/>
          <w:sz w:val="42"/>
          <w:rtl/>
        </w:rPr>
        <w:t>"</w:t>
      </w:r>
      <w:r w:rsidRPr="00B90F45">
        <w:rPr>
          <w:rFonts w:ascii="Fb Fontext" w:hAnsi="Fb Fontext" w:hint="cs"/>
          <w:spacing w:val="-6"/>
          <w:sz w:val="42"/>
          <w:rtl/>
        </w:rPr>
        <w:t xml:space="preserve">ג דחזקת ממון </w:t>
      </w:r>
      <w:r w:rsidRPr="00224771">
        <w:rPr>
          <w:rFonts w:ascii="Fb Fontext" w:hAnsi="Fb Fontext" w:cs="PFT_Frank" w:hint="cs"/>
          <w:b/>
          <w:bCs/>
          <w:spacing w:val="-6"/>
          <w:sz w:val="42"/>
          <w:szCs w:val="14"/>
          <w:rtl/>
        </w:rPr>
        <w:t>עם</w:t>
      </w:r>
      <w:r w:rsidRPr="00B90F45">
        <w:rPr>
          <w:rFonts w:ascii="Fb Fontext" w:hAnsi="Fb Fontext" w:hint="cs"/>
          <w:spacing w:val="-6"/>
          <w:sz w:val="42"/>
          <w:rtl/>
        </w:rPr>
        <w:t xml:space="preserve"> חזקה שאין מתפייס העמד ממון על חזקתו.</w:t>
      </w:r>
    </w:p>
    <w:p w14:paraId="34235D1D" w14:textId="77777777" w:rsidR="00AB7D20" w:rsidRPr="00C35A2C" w:rsidRDefault="00AB7D20" w:rsidP="00E26091">
      <w:pPr>
        <w:pStyle w:val="afff"/>
        <w:framePr w:wrap="around"/>
        <w:rPr>
          <w:rtl/>
        </w:rPr>
      </w:pPr>
      <w:bookmarkStart w:id="584" w:name="_Toc119353376"/>
      <w:r w:rsidRPr="00C35A2C">
        <w:rPr>
          <w:rFonts w:hint="cs"/>
          <w:rtl/>
        </w:rPr>
        <w:t>עו.</w:t>
      </w:r>
      <w:bookmarkEnd w:id="584"/>
    </w:p>
    <w:p w14:paraId="4BB7F6A7" w14:textId="541F8505" w:rsidR="00AB7D20" w:rsidRPr="00C35A2C" w:rsidRDefault="00AB7D20" w:rsidP="00AB7D20">
      <w:pPr>
        <w:rPr>
          <w:rFonts w:ascii="Fb Fontext" w:hAnsi="Fb Fontext"/>
          <w:rtl/>
        </w:rPr>
      </w:pPr>
      <w:r w:rsidRPr="002314D6">
        <w:rPr>
          <w:rStyle w:val="affffe"/>
          <w:rtl/>
        </w:rPr>
        <w:t>ג. ר</w:t>
      </w:r>
      <w:r w:rsidR="00216F62">
        <w:rPr>
          <w:rStyle w:val="affffe"/>
          <w:rFonts w:hint="cs"/>
          <w:rtl/>
        </w:rPr>
        <w:t>"א</w:t>
      </w:r>
      <w:r w:rsidR="004A4EA9">
        <w:rPr>
          <w:rStyle w:val="affffe"/>
          <w:rFonts w:hint="cs"/>
          <w:rtl/>
        </w:rPr>
        <w:t>:</w:t>
      </w:r>
      <w:r w:rsidRPr="002314D6">
        <w:rPr>
          <w:rStyle w:val="affffe"/>
          <w:rtl/>
        </w:rPr>
        <w:t xml:space="preserve"> </w:t>
      </w:r>
      <w:r w:rsidRPr="00C35A2C">
        <w:rPr>
          <w:rFonts w:ascii="Fb Fontext" w:hAnsi="Fb Fontext"/>
          <w:sz w:val="42"/>
          <w:rtl/>
        </w:rPr>
        <w:t>כ</w:t>
      </w:r>
      <w:r w:rsidR="002314D6">
        <w:rPr>
          <w:rFonts w:ascii="Fb Fontext" w:hAnsi="Fb Fontext" w:hint="cs"/>
          <w:sz w:val="42"/>
          <w:rtl/>
        </w:rPr>
        <w:t>ל המשנה</w:t>
      </w:r>
      <w:r>
        <w:rPr>
          <w:rFonts w:ascii="Fb Fontext" w:hAnsi="Fb Fontext"/>
          <w:sz w:val="42"/>
          <w:rtl/>
        </w:rPr>
        <w:t xml:space="preserve"> </w:t>
      </w:r>
      <w:r>
        <w:rPr>
          <w:rStyle w:val="affffe"/>
          <w:rFonts w:ascii="Fb Fontext" w:hAnsi="Fb Fontext"/>
          <w:sz w:val="42"/>
          <w:rtl/>
          <w:rPrChange w:id="9229" w:author="מנוע אמוראים" w:date="2026-10-05T16:41:40Z">
            <w:rPr>
              <w:rFonts w:ascii="Fb Fontext" w:hAnsi="Fb Fontext"/>
              <w:sz w:val="42"/>
              <w:rtl/>
            </w:rPr>
          </w:rPrChange>
        </w:rPr>
        <w:t xml:space="preserve">כר"ג</w:t>
      </w:r>
      <w:r>
        <w:rPr>
          <w:rFonts w:ascii="Fb Fontext" w:hAnsi="Fb Fontext"/>
          <w:sz w:val="42"/>
          <w:rtl/>
        </w:rPr>
        <w:t xml:space="preserve"> דחזקת גוף יותר מחזקת ממון רישא מנה לאבא בידך, וסיפא מנה לי בידך</w:t>
      </w:r>
      <w:r w:rsidR="000568A6">
        <w:rPr>
          <w:rFonts w:ascii="Fb Fontext" w:hAnsi="Fb Fontext" w:hint="cs"/>
          <w:sz w:val="42"/>
          <w:rtl/>
        </w:rPr>
        <w:t>,</w:t>
      </w:r>
    </w:p>
    <w:p w14:paraId="672ABC23" w14:textId="0D191F2E" w:rsidR="00AB7D20" w:rsidRDefault="00AB7D20" w:rsidP="00B90F45">
      <w:pPr>
        <w:rPr>
          <w:rFonts w:ascii="Fb Fontext" w:hAnsi="Fb Fontext"/>
          <w:rtl/>
        </w:rPr>
      </w:pPr>
      <w:r w:rsidRPr="002314D6">
        <w:rPr>
          <w:rStyle w:val="affffe"/>
          <w:rtl/>
        </w:rPr>
        <w:t>ו</w:t>
      </w:r>
      <w:r w:rsidR="004A4EA9">
        <w:rPr>
          <w:rStyle w:val="affffe"/>
          <w:rFonts w:hint="cs"/>
          <w:rtl/>
        </w:rPr>
        <w:t>ר</w:t>
      </w:r>
      <w:r w:rsidR="002B7BCC">
        <w:rPr>
          <w:rStyle w:val="affffe"/>
          <w:rtl/>
        </w:rPr>
        <w:t>"</w:t>
      </w:r>
      <w:r w:rsidR="004A4EA9">
        <w:rPr>
          <w:rStyle w:val="affffe"/>
          <w:rFonts w:hint="cs"/>
          <w:rtl/>
        </w:rPr>
        <w:t>מ שמודה</w:t>
      </w:r>
      <w:r w:rsidR="00216F62">
        <w:rPr>
          <w:rStyle w:val="affffe"/>
          <w:rFonts w:hint="cs"/>
          <w:rtl/>
        </w:rPr>
        <w:t xml:space="preserve"> </w:t>
      </w:r>
      <w:r w:rsidRPr="00C35A2C">
        <w:rPr>
          <w:rFonts w:ascii="Fb Fontext" w:hAnsi="Fb Fontext"/>
          <w:rtl/>
        </w:rPr>
        <w:t>במומין הראויין לבא עמה מבית אביה שעל האב להביא ראיה</w:t>
      </w:r>
      <w:r w:rsidR="000568A6">
        <w:rPr>
          <w:rFonts w:ascii="Fb Fontext" w:hAnsi="Fb Fontext" w:hint="cs"/>
          <w:rtl/>
        </w:rPr>
        <w:t>,</w:t>
      </w:r>
      <w:r w:rsidR="00B90F45">
        <w:rPr>
          <w:rFonts w:ascii="Fb Fontext" w:hAnsi="Fb Fontext" w:hint="cs"/>
          <w:rtl/>
        </w:rPr>
        <w:t xml:space="preserve"> </w:t>
      </w:r>
      <w:r w:rsidR="00D45721">
        <w:rPr>
          <w:rFonts w:ascii="Fb Fontext" w:hAnsi="Fb Fontext" w:hint="cs"/>
          <w:rtl/>
        </w:rPr>
        <w:t>ו</w:t>
      </w:r>
      <w:r w:rsidRPr="00C35A2C">
        <w:rPr>
          <w:rFonts w:ascii="Fb Fontext" w:hAnsi="Fb Fontext"/>
          <w:rtl/>
        </w:rPr>
        <w:t>לא</w:t>
      </w:r>
      <w:r w:rsidR="00D45721">
        <w:rPr>
          <w:rFonts w:ascii="Fb Fontext" w:hAnsi="Fb Fontext" w:hint="cs"/>
          <w:rtl/>
        </w:rPr>
        <w:t>ו</w:t>
      </w:r>
      <w:r>
        <w:rPr>
          <w:rFonts w:ascii="Fb Fontext" w:hAnsi="Fb Fontext"/>
          <w:rtl/>
        </w:rPr>
        <w:t xml:space="preserve"> מנה לי בידך הוא! ד</w:t>
      </w:r>
      <w:r w:rsidR="00287D14">
        <w:rPr>
          <w:rFonts w:ascii="Fb Fontext" w:hAnsi="Fb Fontext"/>
          <w:rtl/>
        </w:rPr>
        <w:t>כאן</w:t>
      </w:r>
      <w:r>
        <w:rPr>
          <w:rFonts w:ascii="Fb Fontext" w:hAnsi="Fb Fontext"/>
          <w:rtl/>
        </w:rPr>
        <w:t xml:space="preserve"> עסק</w:t>
      </w:r>
      <w:r w:rsidR="002314D6">
        <w:rPr>
          <w:rFonts w:ascii="Fb Fontext" w:hAnsi="Fb Fontext" w:hint="cs"/>
          <w:rtl/>
        </w:rPr>
        <w:t>י'</w:t>
      </w:r>
      <w:r>
        <w:rPr>
          <w:rFonts w:ascii="Fb Fontext" w:hAnsi="Fb Fontext"/>
          <w:rtl/>
        </w:rPr>
        <w:t xml:space="preserve"> </w:t>
      </w:r>
      <w:r w:rsidRPr="00C35A2C">
        <w:rPr>
          <w:rFonts w:ascii="Fb Fontext" w:hAnsi="Fb Fontext"/>
          <w:rtl/>
        </w:rPr>
        <w:t>באצבע יתרה שצריך להביא ראייה שהבעל ראה והתפייס</w:t>
      </w:r>
      <w:r w:rsidR="000568A6">
        <w:rPr>
          <w:rFonts w:ascii="Fb Fontext" w:hAnsi="Fb Fontext" w:hint="cs"/>
          <w:rtl/>
        </w:rPr>
        <w:t>,</w:t>
      </w:r>
    </w:p>
    <w:p w14:paraId="6D8067D9" w14:textId="77777777" w:rsidR="00AB7D20" w:rsidRPr="00F97732" w:rsidRDefault="00AB7D20" w:rsidP="003156E1">
      <w:pPr>
        <w:pStyle w:val="aff9"/>
        <w:rPr>
          <w:rtl/>
        </w:rPr>
      </w:pPr>
      <w:r w:rsidRPr="003156E1">
        <w:rPr>
          <w:rFonts w:hint="cs"/>
          <w:rtl/>
        </w:rPr>
        <w:t>׹</w:t>
      </w:r>
    </w:p>
    <w:p w14:paraId="721CE791" w14:textId="77777777" w:rsidR="00AB7D20" w:rsidRDefault="00AB7D20" w:rsidP="00E26091">
      <w:pPr>
        <w:pStyle w:val="afff"/>
        <w:framePr w:wrap="around"/>
        <w:rPr>
          <w:rtl/>
        </w:rPr>
      </w:pPr>
      <w:bookmarkStart w:id="585" w:name="_Toc119353377"/>
      <w:r w:rsidRPr="00C35A2C">
        <w:rPr>
          <w:rFonts w:hint="cs"/>
          <w:rtl/>
        </w:rPr>
        <w:t>עו:</w:t>
      </w:r>
      <w:bookmarkEnd w:id="585"/>
    </w:p>
    <w:p w14:paraId="135A19B1" w14:textId="2928AFBB" w:rsidR="00E268F4" w:rsidRDefault="002314D6" w:rsidP="008812E7">
      <w:pPr>
        <w:rPr>
          <w:rtl/>
        </w:rPr>
      </w:pPr>
      <w:r>
        <w:rPr>
          <w:rStyle w:val="affffe"/>
          <w:rFonts w:hint="cs"/>
          <w:rtl/>
        </w:rPr>
        <w:t>שמואל</w:t>
      </w:r>
      <w:r w:rsidR="00AB7D20" w:rsidRPr="002314D6">
        <w:rPr>
          <w:rStyle w:val="affffe"/>
          <w:rtl/>
        </w:rPr>
        <w:t>:</w:t>
      </w:r>
      <w:r w:rsidR="00AB7D20" w:rsidRPr="00C35A2C">
        <w:rPr>
          <w:rFonts w:ascii="Fb Fontext" w:hAnsi="Fb Fontext"/>
          <w:sz w:val="42"/>
          <w:rtl/>
        </w:rPr>
        <w:t xml:space="preserve"> </w:t>
      </w:r>
      <w:r w:rsidR="00AB7D20" w:rsidRPr="00B90F45">
        <w:rPr>
          <w:rStyle w:val="affffc"/>
          <w:rtl/>
        </w:rPr>
        <w:t>המחליף פרה בחמור,</w:t>
      </w:r>
      <w:r w:rsidR="00AB7D20" w:rsidRPr="00C35A2C">
        <w:rPr>
          <w:rFonts w:ascii="Fb Fontext" w:hAnsi="Fb Fontext"/>
          <w:sz w:val="42"/>
          <w:rtl/>
        </w:rPr>
        <w:t xml:space="preserve"> ומשך בעל החמור את הפרה, ולא הספיק בעל הפרה למשוך את החמור עד שמת החמור, על בעל החמור להביא ראיה </w:t>
      </w:r>
      <w:r w:rsidR="00AB7D20" w:rsidRPr="008812E7">
        <w:rPr>
          <w:rStyle w:val="afffff0"/>
          <w:rtl/>
        </w:rPr>
        <w:t>שהיה חמורו קיים בשעת משיכת פרה</w:t>
      </w:r>
      <w:r w:rsidR="004A4EA9">
        <w:rPr>
          <w:rFonts w:hint="cs"/>
          <w:rtl/>
        </w:rPr>
        <w:t xml:space="preserve"> </w:t>
      </w:r>
      <w:r w:rsidR="008812E7">
        <w:rPr>
          <w:rtl/>
        </w:rPr>
        <w:t>–</w:t>
      </w:r>
      <w:r w:rsidR="00AB7D20" w:rsidRPr="00C54C7E">
        <w:rPr>
          <w:rtl/>
        </w:rPr>
        <w:t xml:space="preserve"> ו</w:t>
      </w:r>
      <w:r w:rsidR="008812E7">
        <w:rPr>
          <w:rFonts w:hint="cs"/>
          <w:rtl/>
        </w:rPr>
        <w:t>אמר שראייתו ממשנה דמומי כלה</w:t>
      </w:r>
      <w:r w:rsidR="00E268F4">
        <w:rPr>
          <w:rFonts w:hint="cs"/>
          <w:rtl/>
        </w:rPr>
        <w:t>.</w:t>
      </w:r>
    </w:p>
    <w:p w14:paraId="2BA230F8" w14:textId="14C2BC0D" w:rsidR="00E268F4" w:rsidRDefault="00AB7D20" w:rsidP="008812E7">
      <w:pPr>
        <w:pStyle w:val="afffff"/>
        <w:ind w:left="170"/>
        <w:rPr>
          <w:rtl/>
        </w:rPr>
      </w:pPr>
      <w:r w:rsidRPr="00B31C92">
        <w:rPr>
          <w:rFonts w:cs="PFT_Frank"/>
          <w:b/>
          <w:bCs/>
          <w:szCs w:val="10"/>
          <w:rtl/>
        </w:rPr>
        <w:t>לא</w:t>
      </w:r>
      <w:r w:rsidR="008812E7" w:rsidRPr="00B31C92">
        <w:rPr>
          <w:rFonts w:cs="PFT_Frank" w:hint="cs"/>
          <w:b/>
          <w:bCs/>
          <w:szCs w:val="10"/>
          <w:rtl/>
        </w:rPr>
        <w:t xml:space="preserve"> מ</w:t>
      </w:r>
      <w:r w:rsidRPr="00B31C92">
        <w:rPr>
          <w:rFonts w:cs="PFT_Frank"/>
          <w:b/>
          <w:bCs/>
          <w:szCs w:val="10"/>
          <w:rtl/>
        </w:rPr>
        <w:t xml:space="preserve">כלה בבית אביה </w:t>
      </w:r>
      <w:r w:rsidRPr="00C35A2C">
        <w:rPr>
          <w:rtl/>
        </w:rPr>
        <w:t>ד</w:t>
      </w:r>
      <w:r w:rsidR="00287D14">
        <w:rPr>
          <w:rtl/>
        </w:rPr>
        <w:t>כאן</w:t>
      </w:r>
      <w:r w:rsidRPr="00C35A2C">
        <w:rPr>
          <w:rtl/>
        </w:rPr>
        <w:t xml:space="preserve"> האב מביא ראייה </w:t>
      </w:r>
      <w:r w:rsidRPr="002314D6">
        <w:rPr>
          <w:rtl/>
        </w:rPr>
        <w:t>ומוציא</w:t>
      </w:r>
      <w:r w:rsidR="00E268F4">
        <w:rPr>
          <w:rFonts w:hint="cs"/>
          <w:rtl/>
        </w:rPr>
        <w:t>,</w:t>
      </w:r>
    </w:p>
    <w:p w14:paraId="57904084" w14:textId="02986688" w:rsidR="00AB7D20" w:rsidRPr="00C54C7E" w:rsidRDefault="00AB7D20" w:rsidP="008812E7">
      <w:pPr>
        <w:pStyle w:val="afffff"/>
        <w:ind w:left="850" w:firstLine="170"/>
        <w:rPr>
          <w:rStyle w:val="afffe"/>
          <w:rtl/>
        </w:rPr>
      </w:pPr>
      <w:r w:rsidRPr="00C35A2C">
        <w:rPr>
          <w:rtl/>
        </w:rPr>
        <w:t xml:space="preserve">ואילו שם בעל החמור מביא </w:t>
      </w:r>
      <w:r w:rsidRPr="002314D6">
        <w:rPr>
          <w:rtl/>
        </w:rPr>
        <w:t>ומעמיד</w:t>
      </w:r>
      <w:r w:rsidR="000568A6">
        <w:rPr>
          <w:rFonts w:hint="cs"/>
          <w:rtl/>
        </w:rPr>
        <w:t>,</w:t>
      </w:r>
    </w:p>
    <w:p w14:paraId="3836A4C5" w14:textId="727737CA" w:rsidR="00E268F4" w:rsidRDefault="00AB7D20" w:rsidP="008812E7">
      <w:pPr>
        <w:pStyle w:val="afffff"/>
        <w:ind w:left="170"/>
        <w:rPr>
          <w:rFonts w:ascii="Fb Fontext" w:hAnsi="Fb Fontext"/>
          <w:sz w:val="42"/>
          <w:rtl/>
        </w:rPr>
      </w:pPr>
      <w:r w:rsidRPr="00B31C92">
        <w:rPr>
          <w:rFonts w:ascii="Fb Fontext" w:hAnsi="Fb Fontext" w:cs="PFT_Frank"/>
          <w:b/>
          <w:bCs/>
          <w:sz w:val="42"/>
          <w:szCs w:val="10"/>
          <w:rtl/>
        </w:rPr>
        <w:t xml:space="preserve">ולא </w:t>
      </w:r>
      <w:r w:rsidR="008812E7" w:rsidRPr="00B31C92">
        <w:rPr>
          <w:rFonts w:ascii="Fb Fontext" w:hAnsi="Fb Fontext" w:cs="PFT_Frank" w:hint="cs"/>
          <w:b/>
          <w:bCs/>
          <w:sz w:val="42"/>
          <w:szCs w:val="10"/>
          <w:rtl/>
        </w:rPr>
        <w:t>מ</w:t>
      </w:r>
      <w:r w:rsidRPr="00B31C92">
        <w:rPr>
          <w:rFonts w:ascii="Fb Fontext" w:hAnsi="Fb Fontext" w:cs="PFT_Frank"/>
          <w:b/>
          <w:bCs/>
          <w:sz w:val="42"/>
          <w:szCs w:val="10"/>
          <w:rtl/>
        </w:rPr>
        <w:t>כלה בבית חמיה</w:t>
      </w:r>
      <w:r w:rsidRPr="00C35A2C">
        <w:rPr>
          <w:rFonts w:ascii="Fb Fontext" w:hAnsi="Fb Fontext"/>
          <w:sz w:val="42"/>
          <w:rtl/>
        </w:rPr>
        <w:t xml:space="preserve"> דשם בעל מביא ראיה ומרע חזקת האב</w:t>
      </w:r>
      <w:r w:rsidR="00E268F4">
        <w:rPr>
          <w:rFonts w:ascii="Fb Fontext" w:hAnsi="Fb Fontext" w:hint="cs"/>
          <w:sz w:val="42"/>
          <w:rtl/>
        </w:rPr>
        <w:t>,</w:t>
      </w:r>
    </w:p>
    <w:p w14:paraId="5407DEA5" w14:textId="083D7177" w:rsidR="00AB7D20" w:rsidRDefault="00AB7D20" w:rsidP="008812E7">
      <w:pPr>
        <w:pStyle w:val="afffff"/>
        <w:ind w:left="850" w:firstLine="170"/>
        <w:rPr>
          <w:rFonts w:ascii="Fb Fontext" w:hAnsi="Fb Fontext"/>
          <w:sz w:val="42"/>
          <w:rtl/>
        </w:rPr>
      </w:pPr>
      <w:r w:rsidRPr="00C35A2C">
        <w:rPr>
          <w:rFonts w:ascii="Fb Fontext" w:hAnsi="Fb Fontext"/>
          <w:sz w:val="42"/>
          <w:rtl/>
        </w:rPr>
        <w:t>כאן בעל החמור מביא ומעמיד החזקה אצלו</w:t>
      </w:r>
      <w:r w:rsidR="000568A6">
        <w:rPr>
          <w:rFonts w:ascii="Fb Fontext" w:hAnsi="Fb Fontext" w:hint="cs"/>
          <w:sz w:val="42"/>
          <w:rtl/>
        </w:rPr>
        <w:t>,</w:t>
      </w:r>
    </w:p>
    <w:p w14:paraId="4CF53FD9" w14:textId="1D9EEE97" w:rsidR="00AB7D20" w:rsidRDefault="00AB7D20" w:rsidP="00AB7D20">
      <w:pPr>
        <w:rPr>
          <w:rFonts w:ascii="Fb Fontext" w:hAnsi="Fb Fontext"/>
          <w:sz w:val="42"/>
          <w:rtl/>
        </w:rPr>
      </w:pPr>
      <w:r w:rsidRPr="002314D6">
        <w:rPr>
          <w:rStyle w:val="affffe"/>
          <w:rtl/>
        </w:rPr>
        <w:lastRenderedPageBreak/>
        <w:t xml:space="preserve">רנב"י: </w:t>
      </w:r>
      <w:r w:rsidRPr="00C35A2C">
        <w:rPr>
          <w:rFonts w:ascii="Fb Fontext" w:hAnsi="Fb Fontext"/>
          <w:sz w:val="42"/>
          <w:rtl/>
        </w:rPr>
        <w:t>כלה בבית אביה ולכסף קדושי</w:t>
      </w:r>
      <w:r w:rsidR="008812E7">
        <w:rPr>
          <w:rFonts w:ascii="Fb Fontext" w:hAnsi="Fb Fontext" w:hint="cs"/>
          <w:sz w:val="42"/>
          <w:rtl/>
        </w:rPr>
        <w:t>ן</w:t>
      </w:r>
      <w:r w:rsidRPr="00C35A2C">
        <w:rPr>
          <w:rFonts w:ascii="Fb Fontext" w:hAnsi="Fb Fontext"/>
          <w:sz w:val="42"/>
          <w:rtl/>
        </w:rPr>
        <w:t xml:space="preserve"> שמשאיר אצלו</w:t>
      </w:r>
      <w:r w:rsidR="000568A6">
        <w:rPr>
          <w:rFonts w:ascii="Fb Fontext" w:hAnsi="Fb Fontext" w:hint="cs"/>
          <w:sz w:val="42"/>
          <w:rtl/>
        </w:rPr>
        <w:t>,</w:t>
      </w:r>
    </w:p>
    <w:p w14:paraId="158ADD03" w14:textId="52572BED" w:rsidR="00E268F4" w:rsidRDefault="00AB7D20" w:rsidP="00AB7D20">
      <w:pPr>
        <w:rPr>
          <w:rFonts w:ascii="Fb Fontext" w:hAnsi="Fb Fontext"/>
          <w:spacing w:val="-4"/>
          <w:sz w:val="42"/>
          <w:rtl/>
        </w:rPr>
      </w:pPr>
      <w:r w:rsidRPr="00D45721">
        <w:rPr>
          <w:rStyle w:val="affffe"/>
          <w:rtl/>
        </w:rPr>
        <w:t>ו</w:t>
      </w:r>
      <w:r w:rsidR="00BD4EEB">
        <w:rPr>
          <w:rStyle w:val="affffe"/>
          <w:rtl/>
        </w:rPr>
        <w:t>אף</w:t>
      </w:r>
      <w:r w:rsidRPr="00D45721">
        <w:rPr>
          <w:rStyle w:val="affffe"/>
          <w:rtl/>
        </w:rPr>
        <w:t xml:space="preserve"> למ"ד</w:t>
      </w:r>
      <w:r w:rsidRPr="00F71179">
        <w:rPr>
          <w:rFonts w:ascii="Fb Fontext" w:hAnsi="Fb Fontext"/>
          <w:spacing w:val="-4"/>
          <w:sz w:val="42"/>
          <w:rtl/>
        </w:rPr>
        <w:t xml:space="preserve"> קדושין לטיבועין ניתנו, ה"מ קידושי ודאי</w:t>
      </w:r>
      <w:r w:rsidR="00E268F4">
        <w:rPr>
          <w:rFonts w:ascii="Fb Fontext" w:hAnsi="Fb Fontext"/>
          <w:spacing w:val="-4"/>
          <w:sz w:val="42"/>
          <w:rtl/>
        </w:rPr>
        <w:t>,</w:t>
      </w:r>
    </w:p>
    <w:p w14:paraId="779F54DA" w14:textId="235BD86F" w:rsidR="00AB7D20" w:rsidRPr="00F71179" w:rsidRDefault="00AB7D20" w:rsidP="00D45721">
      <w:pPr>
        <w:ind w:left="453" w:firstLine="57"/>
        <w:rPr>
          <w:rFonts w:ascii="Fb Fontext" w:hAnsi="Fb Fontext" w:cs="Guttman Vilna"/>
          <w:b/>
          <w:bCs/>
          <w:spacing w:val="-4"/>
          <w:rtl/>
        </w:rPr>
      </w:pPr>
      <w:r w:rsidRPr="00F71179">
        <w:rPr>
          <w:rFonts w:ascii="Fb Fontext" w:hAnsi="Fb Fontext"/>
          <w:spacing w:val="-4"/>
          <w:sz w:val="42"/>
          <w:rtl/>
        </w:rPr>
        <w:t>אבל קידושי טעות אי לא מ</w:t>
      </w:r>
      <w:r w:rsidR="002314D6">
        <w:rPr>
          <w:rFonts w:ascii="Fb Fontext" w:hAnsi="Fb Fontext" w:hint="cs"/>
          <w:spacing w:val="-4"/>
          <w:sz w:val="42"/>
          <w:rtl/>
        </w:rPr>
        <w:t xml:space="preserve">ביא </w:t>
      </w:r>
      <w:r w:rsidRPr="00F71179">
        <w:rPr>
          <w:rFonts w:ascii="Fb Fontext" w:hAnsi="Fb Fontext"/>
          <w:spacing w:val="-4"/>
          <w:sz w:val="42"/>
          <w:rtl/>
        </w:rPr>
        <w:t>ראיה מחזיר.</w:t>
      </w:r>
    </w:p>
    <w:p w14:paraId="388973A3" w14:textId="3FEB72EB" w:rsidR="00E268F4" w:rsidRDefault="00AB7D20" w:rsidP="00AB7D20">
      <w:pPr>
        <w:rPr>
          <w:rFonts w:ascii="Fb Fontext" w:hAnsi="Fb Fontext"/>
          <w:sz w:val="42"/>
          <w:rtl/>
        </w:rPr>
      </w:pPr>
      <w:r w:rsidRPr="00D45721">
        <w:rPr>
          <w:rStyle w:val="affffe"/>
          <w:rtl/>
        </w:rPr>
        <w:t xml:space="preserve">מיתיבי: </w:t>
      </w:r>
      <w:r w:rsidRPr="00C35A2C">
        <w:rPr>
          <w:rFonts w:ascii="Fb Fontext" w:hAnsi="Fb Fontext"/>
          <w:sz w:val="42"/>
          <w:rtl/>
        </w:rPr>
        <w:t>מחט שנמצאת בעובי בית הכוסות</w:t>
      </w:r>
      <w:r w:rsidR="00E268F4">
        <w:rPr>
          <w:rFonts w:ascii="Fb Fontext" w:hAnsi="Fb Fontext"/>
          <w:sz w:val="42"/>
          <w:rtl/>
        </w:rPr>
        <w:t>,</w:t>
      </w:r>
    </w:p>
    <w:p w14:paraId="3687140D" w14:textId="0B4D88E5" w:rsidR="00AB7D20" w:rsidRDefault="00AB7D20" w:rsidP="00D45721">
      <w:pPr>
        <w:ind w:left="453" w:firstLine="57"/>
        <w:rPr>
          <w:rFonts w:ascii="Fb Fontext" w:hAnsi="Fb Fontext"/>
          <w:sz w:val="42"/>
          <w:rtl/>
        </w:rPr>
      </w:pPr>
      <w:r w:rsidRPr="00C35A2C">
        <w:rPr>
          <w:rFonts w:ascii="Fb Fontext" w:hAnsi="Fb Fontext"/>
          <w:sz w:val="42"/>
          <w:rtl/>
        </w:rPr>
        <w:t>מצד אחד כשרה, משני צדדין טריפה;</w:t>
      </w:r>
    </w:p>
    <w:p w14:paraId="291E95F8" w14:textId="31453F33" w:rsidR="00E268F4" w:rsidRDefault="00AB7D20" w:rsidP="004C2930">
      <w:pPr>
        <w:ind w:left="623"/>
        <w:rPr>
          <w:rtl/>
        </w:rPr>
      </w:pPr>
      <w:r w:rsidRPr="00F71179">
        <w:rPr>
          <w:rtl/>
        </w:rPr>
        <w:t>נמצא עליה קורט דם בידוע שהוא לפני שחיטה</w:t>
      </w:r>
      <w:r w:rsidR="00E268F4">
        <w:rPr>
          <w:rtl/>
        </w:rPr>
        <w:t>,</w:t>
      </w:r>
    </w:p>
    <w:p w14:paraId="7718FD14" w14:textId="0C2601C5" w:rsidR="00AB7D20" w:rsidRPr="00F71179" w:rsidRDefault="00AB7D20" w:rsidP="004C2930">
      <w:pPr>
        <w:ind w:left="623"/>
        <w:rPr>
          <w:rtl/>
        </w:rPr>
      </w:pPr>
      <w:r w:rsidRPr="00F71179">
        <w:rPr>
          <w:rtl/>
        </w:rPr>
        <w:t>לא נמצא עליה קורט דם בידוע שהוא לאחר שחיטה</w:t>
      </w:r>
      <w:r w:rsidR="000568A6">
        <w:rPr>
          <w:rFonts w:hint="cs"/>
          <w:rtl/>
        </w:rPr>
        <w:t>,</w:t>
      </w:r>
    </w:p>
    <w:p w14:paraId="6E8D109E" w14:textId="4CFC9AFE" w:rsidR="00E268F4" w:rsidRDefault="00AB7D20" w:rsidP="004C2930">
      <w:pPr>
        <w:ind w:left="623"/>
        <w:rPr>
          <w:rtl/>
        </w:rPr>
      </w:pPr>
      <w:r w:rsidRPr="00F71179">
        <w:rPr>
          <w:rtl/>
        </w:rPr>
        <w:t>הוגלד פי המכה - בידוע שג' ימים קודם שחיטה</w:t>
      </w:r>
      <w:r w:rsidR="00E268F4">
        <w:rPr>
          <w:rtl/>
        </w:rPr>
        <w:t>,</w:t>
      </w:r>
    </w:p>
    <w:p w14:paraId="14B1D79D" w14:textId="156C15CD" w:rsidR="00AB7D20" w:rsidRPr="00F71179" w:rsidRDefault="00AB7D20" w:rsidP="004C2930">
      <w:pPr>
        <w:ind w:left="623"/>
        <w:rPr>
          <w:rFonts w:ascii="Fb Fontext" w:hAnsi="Fb Fontext"/>
          <w:spacing w:val="-4"/>
          <w:rtl/>
        </w:rPr>
      </w:pPr>
      <w:r w:rsidRPr="00F71179">
        <w:rPr>
          <w:rFonts w:ascii="Fb Fontext" w:hAnsi="Fb Fontext"/>
          <w:spacing w:val="-4"/>
          <w:rtl/>
        </w:rPr>
        <w:t>לא הוגלד פי המכה המוציא מחבירו עליו הראיה,</w:t>
      </w:r>
    </w:p>
    <w:p w14:paraId="48EA6362" w14:textId="77777777" w:rsidR="00E268F4" w:rsidRDefault="00AB7D20" w:rsidP="004C2930">
      <w:pPr>
        <w:ind w:left="623"/>
        <w:rPr>
          <w:rFonts w:ascii="Fb Fontext" w:hAnsi="Fb Fontext"/>
          <w:sz w:val="42"/>
          <w:rtl/>
        </w:rPr>
      </w:pPr>
      <w:r w:rsidRPr="00C35A2C">
        <w:rPr>
          <w:rFonts w:ascii="Fb Fontext" w:hAnsi="Fb Fontext"/>
          <w:sz w:val="42"/>
          <w:rtl/>
        </w:rPr>
        <w:t>ומיירי ב</w:t>
      </w:r>
      <w:r w:rsidR="004C2930">
        <w:rPr>
          <w:rFonts w:ascii="Fb Fontext" w:hAnsi="Fb Fontext" w:hint="cs"/>
          <w:sz w:val="42"/>
          <w:rtl/>
        </w:rPr>
        <w:t>שעדיין לא הביא הטבח הכסף</w:t>
      </w:r>
      <w:r w:rsidR="00E268F4">
        <w:rPr>
          <w:rFonts w:ascii="Fb Fontext" w:hAnsi="Fb Fontext" w:hint="cs"/>
          <w:sz w:val="42"/>
          <w:rtl/>
        </w:rPr>
        <w:t>,</w:t>
      </w:r>
    </w:p>
    <w:p w14:paraId="4BCF596F" w14:textId="7FFA46A3" w:rsidR="00AB7D20" w:rsidRPr="00C35A2C" w:rsidRDefault="004C2930" w:rsidP="00AB7D20">
      <w:pPr>
        <w:rPr>
          <w:rFonts w:ascii="Fb Fontext" w:hAnsi="Fb Fontext" w:cs="Guttman Vilna"/>
          <w:b/>
          <w:bCs/>
          <w:rtl/>
        </w:rPr>
      </w:pPr>
      <w:r>
        <w:rPr>
          <w:rStyle w:val="affffe"/>
          <w:rFonts w:hint="cs"/>
          <w:rtl/>
        </w:rPr>
        <w:t xml:space="preserve"> ודחי'</w:t>
      </w:r>
      <w:r w:rsidR="00B90F45">
        <w:rPr>
          <w:rStyle w:val="affffe"/>
          <w:rFonts w:hint="cs"/>
          <w:rtl/>
        </w:rPr>
        <w:t>:</w:t>
      </w:r>
      <w:r w:rsidR="00AB7D20" w:rsidRPr="00C54C7E">
        <w:rPr>
          <w:rStyle w:val="afffe"/>
          <w:rtl/>
        </w:rPr>
        <w:t xml:space="preserve"> </w:t>
      </w:r>
      <w:r w:rsidR="00AB7D20" w:rsidRPr="00C35A2C">
        <w:rPr>
          <w:rFonts w:ascii="Fb Fontext" w:hAnsi="Fb Fontext"/>
          <w:sz w:val="42"/>
          <w:rtl/>
        </w:rPr>
        <w:t>דא"ה בין מוציא ובין מחזיק על המוכר להביא ראייה</w:t>
      </w:r>
      <w:r w:rsidR="000568A6">
        <w:rPr>
          <w:rFonts w:ascii="Fb Fontext" w:hAnsi="Fb Fontext" w:hint="cs"/>
          <w:sz w:val="42"/>
          <w:rtl/>
        </w:rPr>
        <w:t>,</w:t>
      </w:r>
    </w:p>
    <w:p w14:paraId="34A1490F" w14:textId="77777777" w:rsidR="00E268F4" w:rsidRDefault="00AB7D20" w:rsidP="002314D6">
      <w:pPr>
        <w:pStyle w:val="affffd"/>
        <w:rPr>
          <w:rtl/>
        </w:rPr>
      </w:pPr>
      <w:r w:rsidRPr="002314D6">
        <w:rPr>
          <w:rStyle w:val="affffe"/>
          <w:rtl/>
        </w:rPr>
        <w:t xml:space="preserve">אלא </w:t>
      </w:r>
      <w:r w:rsidR="00D45721">
        <w:rPr>
          <w:rStyle w:val="affffe"/>
          <w:rFonts w:hint="cs"/>
          <w:rtl/>
        </w:rPr>
        <w:t>רב</w:t>
      </w:r>
      <w:r w:rsidR="002B7BCC">
        <w:rPr>
          <w:rStyle w:val="affffe"/>
          <w:rtl/>
        </w:rPr>
        <w:t>"</w:t>
      </w:r>
      <w:r w:rsidR="00D45721">
        <w:rPr>
          <w:rStyle w:val="affffe"/>
          <w:rFonts w:hint="cs"/>
          <w:rtl/>
        </w:rPr>
        <w:t>י</w:t>
      </w:r>
      <w:r w:rsidRPr="002314D6">
        <w:rPr>
          <w:rStyle w:val="affffe"/>
          <w:rtl/>
        </w:rPr>
        <w:t>:</w:t>
      </w:r>
      <w:r w:rsidRPr="00C35A2C">
        <w:rPr>
          <w:rtl/>
        </w:rPr>
        <w:t xml:space="preserve"> לא ת</w:t>
      </w:r>
      <w:r w:rsidR="002314D6">
        <w:rPr>
          <w:rFonts w:hint="cs"/>
          <w:rtl/>
        </w:rPr>
        <w:t>קשיבו לכללי דיהודה אחי משמואל</w:t>
      </w:r>
      <w:r w:rsidR="00E268F4">
        <w:rPr>
          <w:rFonts w:hint="cs"/>
          <w:rtl/>
        </w:rPr>
        <w:t>,</w:t>
      </w:r>
    </w:p>
    <w:p w14:paraId="6CA6DC1A" w14:textId="62F38E27" w:rsidR="00AB7D20" w:rsidRPr="00730169" w:rsidRDefault="002314D6" w:rsidP="00AB7D20">
      <w:pPr>
        <w:rPr>
          <w:spacing w:val="-4"/>
          <w:rtl/>
        </w:rPr>
      </w:pPr>
      <w:r w:rsidRPr="00730169">
        <w:rPr>
          <w:rStyle w:val="affffe"/>
          <w:rFonts w:hint="cs"/>
          <w:spacing w:val="-4"/>
          <w:rtl/>
        </w:rPr>
        <w:t>כך אמר שמואל</w:t>
      </w:r>
      <w:r w:rsidR="00AB7D20" w:rsidRPr="00730169">
        <w:rPr>
          <w:rStyle w:val="affffe"/>
          <w:spacing w:val="-4"/>
          <w:rtl/>
        </w:rPr>
        <w:t xml:space="preserve">: </w:t>
      </w:r>
      <w:r w:rsidR="00AB7D20" w:rsidRPr="00730169">
        <w:rPr>
          <w:spacing w:val="-4"/>
          <w:rtl/>
        </w:rPr>
        <w:t>כל שנולד ספק ברשותו עליו הראיה</w:t>
      </w:r>
      <w:r w:rsidR="008812E7" w:rsidRPr="00730169">
        <w:rPr>
          <w:rFonts w:hint="cs"/>
          <w:spacing w:val="-4"/>
          <w:rtl/>
        </w:rPr>
        <w:t xml:space="preserve"> וראייתו מכלה</w:t>
      </w:r>
    </w:p>
    <w:p w14:paraId="05F75AEB" w14:textId="605061D8" w:rsidR="00E268F4" w:rsidRDefault="00AB7D20" w:rsidP="00AB7D20">
      <w:pPr>
        <w:rPr>
          <w:rFonts w:ascii="Fb Fontext" w:hAnsi="Fb Fontext"/>
          <w:spacing w:val="-2"/>
          <w:sz w:val="42"/>
          <w:rtl/>
        </w:rPr>
      </w:pPr>
      <w:r w:rsidRPr="002314D6">
        <w:rPr>
          <w:rStyle w:val="affffe"/>
          <w:rtl/>
        </w:rPr>
        <w:t>והקשה מ</w:t>
      </w:r>
      <w:r w:rsidRPr="00F5539C">
        <w:rPr>
          <w:rFonts w:ascii="Fb Fontext" w:hAnsi="Fb Fontext"/>
          <w:spacing w:val="-2"/>
          <w:sz w:val="42"/>
          <w:rtl/>
        </w:rPr>
        <w:t xml:space="preserve">בית הכוסות ובעל </w:t>
      </w:r>
      <w:r w:rsidR="001979FE">
        <w:rPr>
          <w:rFonts w:ascii="Fb Fontext" w:hAnsi="Fb Fontext" w:hint="cs"/>
          <w:spacing w:val="-2"/>
          <w:sz w:val="42"/>
          <w:rtl/>
        </w:rPr>
        <w:t>ה</w:t>
      </w:r>
      <w:r w:rsidRPr="00F5539C">
        <w:rPr>
          <w:rFonts w:ascii="Fb Fontext" w:hAnsi="Fb Fontext"/>
          <w:spacing w:val="-2"/>
          <w:sz w:val="42"/>
          <w:rtl/>
        </w:rPr>
        <w:t>בהמה צריך להביא ראייה</w:t>
      </w:r>
      <w:r w:rsidR="00E268F4">
        <w:rPr>
          <w:rFonts w:ascii="Fb Fontext" w:hAnsi="Fb Fontext" w:hint="cs"/>
          <w:spacing w:val="-2"/>
          <w:sz w:val="42"/>
          <w:rtl/>
        </w:rPr>
        <w:t>,</w:t>
      </w:r>
    </w:p>
    <w:p w14:paraId="5856B70C" w14:textId="2A7C8497" w:rsidR="00AB7D20" w:rsidRPr="00F5539C" w:rsidRDefault="001979FE" w:rsidP="00AB7D20">
      <w:pPr>
        <w:rPr>
          <w:rFonts w:ascii="Fb Fontext" w:hAnsi="Fb Fontext"/>
          <w:spacing w:val="-2"/>
          <w:sz w:val="42"/>
          <w:rtl/>
        </w:rPr>
      </w:pPr>
      <w:r>
        <w:rPr>
          <w:rFonts w:ascii="Fb Fontext" w:hAnsi="Fb Fontext" w:hint="cs"/>
          <w:spacing w:val="-2"/>
          <w:sz w:val="42"/>
          <w:rtl/>
        </w:rPr>
        <w:t>-</w:t>
      </w:r>
      <w:r w:rsidR="00AB7D20" w:rsidRPr="00F5539C">
        <w:rPr>
          <w:rFonts w:ascii="Fb Fontext" w:hAnsi="Fb Fontext"/>
          <w:spacing w:val="-2"/>
          <w:sz w:val="42"/>
          <w:rtl/>
        </w:rPr>
        <w:t>דהספק נולד אצל הטבח שנתן דמים</w:t>
      </w:r>
    </w:p>
    <w:p w14:paraId="0A04AD80" w14:textId="77777777" w:rsidR="00E268F4" w:rsidRDefault="00AB7D20" w:rsidP="00D45721">
      <w:pPr>
        <w:rPr>
          <w:rFonts w:ascii="Fb Fontext" w:hAnsi="Fb Fontext"/>
          <w:sz w:val="42"/>
          <w:rtl/>
        </w:rPr>
      </w:pPr>
      <w:r w:rsidRPr="00CA108A">
        <w:rPr>
          <w:rFonts w:cs="PFT_Frank"/>
          <w:b/>
          <w:bCs/>
          <w:szCs w:val="14"/>
          <w:rtl/>
        </w:rPr>
        <w:t xml:space="preserve">פסקא- </w:t>
      </w:r>
      <w:r w:rsidR="002314D6">
        <w:rPr>
          <w:rFonts w:ascii="Fb Fontext" w:hAnsi="Fb Fontext" w:hint="cs"/>
          <w:sz w:val="42"/>
          <w:rtl/>
        </w:rPr>
        <w:t>כל שלא נתן ממון לא מוסר לו הבהמה</w:t>
      </w:r>
      <w:r w:rsidR="00E268F4">
        <w:rPr>
          <w:rFonts w:ascii="Fb Fontext" w:hAnsi="Fb Fontext" w:hint="cs"/>
          <w:sz w:val="42"/>
          <w:rtl/>
        </w:rPr>
        <w:t>,</w:t>
      </w:r>
    </w:p>
    <w:p w14:paraId="64A7CBDC" w14:textId="7D679679" w:rsidR="00AB7D20" w:rsidRPr="00C35A2C" w:rsidRDefault="00AB7D20" w:rsidP="00E26091">
      <w:pPr>
        <w:pStyle w:val="afff"/>
        <w:framePr w:wrap="around"/>
        <w:rPr>
          <w:rtl/>
        </w:rPr>
      </w:pPr>
      <w:bookmarkStart w:id="586" w:name="_Toc119353378"/>
      <w:r w:rsidRPr="00C35A2C">
        <w:rPr>
          <w:rFonts w:hint="cs"/>
          <w:rtl/>
        </w:rPr>
        <w:t>עז.</w:t>
      </w:r>
      <w:bookmarkEnd w:id="586"/>
    </w:p>
    <w:p w14:paraId="1444993B" w14:textId="77777777" w:rsidR="00AB7D20" w:rsidRPr="00C35A2C" w:rsidRDefault="00AB7D20" w:rsidP="00AB7D20">
      <w:pPr>
        <w:pStyle w:val="afffd"/>
        <w:rPr>
          <w:rtl/>
        </w:rPr>
      </w:pPr>
      <w:ins w:id="9952" w:author="מספור קטעי משנה" w:date="2026-10-06T06:45:30Z">
        <w:r>
          <w:rPr>
            <w:rStyle w:val="MisparKeta"/>
          </w:rPr>
          <w:t xml:space="preserve">א. </w:t>
        </w:r>
      </w:ins>
      <w:bookmarkStart w:id="587" w:name="_Toc119353379"/>
      <w:r w:rsidRPr="00C54C7E">
        <w:rPr>
          <w:rFonts w:hint="cs"/>
          <w:rtl/>
        </w:rPr>
        <w:t>וחכמים אומרים: בד"א - במומין שבסתר</w:t>
      </w:r>
      <w:r w:rsidRPr="00C35A2C">
        <w:rPr>
          <w:rtl/>
          <w:rPrChange w:id="40008" w:author="Claude" w:date="2026-10-06T13:34:40Z">
            <w:rPr>
              <w:sz w:val="42"/>
              <w:rtl/>
            </w:rPr>
          </w:rPrChange>
        </w:rPr>
        <w:t>.</w:t>
      </w:r>
      <w:bookmarkEnd w:id="587"/>
    </w:p>
    <w:p w14:paraId="26B72BE6" w14:textId="69AA0BE8" w:rsidR="00AB7D20" w:rsidRPr="00B90F45" w:rsidRDefault="00AB7D20" w:rsidP="00B90F45">
      <w:pPr>
        <w:rPr>
          <w:rFonts w:ascii="Fb Fontext" w:hAnsi="Fb Fontext"/>
          <w:spacing w:val="-6"/>
          <w:rtl/>
        </w:rPr>
      </w:pPr>
      <w:r w:rsidRPr="00B90F45">
        <w:rPr>
          <w:rStyle w:val="affffe"/>
          <w:spacing w:val="-6"/>
          <w:rtl/>
        </w:rPr>
        <w:t>ר"נ</w:t>
      </w:r>
      <w:r w:rsidRPr="00B90F45">
        <w:rPr>
          <w:rFonts w:ascii="Fb Fontext" w:hAnsi="Fb Fontext"/>
          <w:spacing w:val="-6"/>
          <w:rtl/>
        </w:rPr>
        <w:t xml:space="preserve"> נכפה</w:t>
      </w:r>
      <w:r w:rsidR="008812E7" w:rsidRPr="00B90F45">
        <w:rPr>
          <w:rFonts w:ascii="Fb Fontext" w:hAnsi="Fb Fontext" w:hint="cs"/>
          <w:spacing w:val="-6"/>
          <w:rtl/>
        </w:rPr>
        <w:t xml:space="preserve"> </w:t>
      </w:r>
      <w:r w:rsidR="008812E7" w:rsidRPr="00B90F45">
        <w:rPr>
          <w:rStyle w:val="afffff0"/>
          <w:rFonts w:hint="cs"/>
          <w:spacing w:val="-6"/>
          <w:rtl/>
        </w:rPr>
        <w:t>בזמנים קבועים</w:t>
      </w:r>
      <w:r w:rsidR="00B90F45" w:rsidRPr="00B90F45">
        <w:rPr>
          <w:rFonts w:ascii="Fb Fontext" w:hAnsi="Fb Fontext" w:hint="cs"/>
          <w:spacing w:val="-6"/>
          <w:rtl/>
        </w:rPr>
        <w:t xml:space="preserve"> </w:t>
      </w:r>
      <w:r w:rsidRPr="00B90F45">
        <w:rPr>
          <w:rFonts w:ascii="Fb Fontext" w:hAnsi="Fb Fontext"/>
          <w:spacing w:val="-6"/>
          <w:rtl/>
        </w:rPr>
        <w:t>כמומין שבסתר</w:t>
      </w:r>
      <w:r w:rsidR="00B90F45" w:rsidRPr="00B90F45">
        <w:rPr>
          <w:rStyle w:val="affffe"/>
          <w:rFonts w:hint="cs"/>
          <w:spacing w:val="-6"/>
          <w:rtl/>
        </w:rPr>
        <w:t xml:space="preserve"> </w:t>
      </w:r>
      <w:r w:rsidR="008812E7" w:rsidRPr="00B90F45">
        <w:rPr>
          <w:rStyle w:val="affffe"/>
          <w:rFonts w:hint="cs"/>
          <w:spacing w:val="-6"/>
          <w:rtl/>
        </w:rPr>
        <w:t xml:space="preserve">ובשאין קבועים </w:t>
      </w:r>
      <w:r w:rsidRPr="00B90F45">
        <w:rPr>
          <w:rFonts w:ascii="Fb Fontext" w:hAnsi="Fb Fontext"/>
          <w:spacing w:val="-6"/>
          <w:rtl/>
        </w:rPr>
        <w:t>כמומין שבגלוי</w:t>
      </w:r>
      <w:r w:rsidR="008812E7" w:rsidRPr="00B90F45">
        <w:rPr>
          <w:rFonts w:ascii="Fb Fontext" w:hAnsi="Fb Fontext" w:hint="cs"/>
          <w:spacing w:val="-6"/>
          <w:rtl/>
        </w:rPr>
        <w:t>,</w:t>
      </w:r>
    </w:p>
    <w:p w14:paraId="5C1BEA9F" w14:textId="77777777" w:rsidR="00AB7D20" w:rsidRDefault="00AB7D20" w:rsidP="003156E1">
      <w:pPr>
        <w:pStyle w:val="aff9"/>
        <w:rPr>
          <w:rtl/>
        </w:rPr>
      </w:pPr>
      <w:r w:rsidRPr="003156E1">
        <w:rPr>
          <w:rFonts w:hint="cs"/>
          <w:rtl/>
        </w:rPr>
        <w:t>׹</w:t>
      </w:r>
    </w:p>
    <w:p>
      <w:pPr>
        <w:pStyle w:val="MishnaBatzad"/>
        <w:rPr>
          <w:ins w:id="20474" w:author="קלוד" w:date="2026-10-06T10:09:07Z"/>
        </w:rPr>
      </w:pPr>
      <w:ins w:id="20473" w:author="קלוד" w:date="2026-10-06T10:09:07Z">
        <w:r>
          <w:t xml:space="preserve">משנה ט</w:t>
        </w:r>
      </w:ins>
    </w:p>
    <w:p w14:paraId="716C0397" w14:textId="77777777" w:rsidR="00AB7D20" w:rsidRDefault="00AB7D20" w:rsidP="00AB7D20">
      <w:pPr>
        <w:pStyle w:val="afff5"/>
        <w:rPr>
          <w:b/>
          <w:rtl/>
        </w:rPr>
      </w:pPr>
      <w:bookmarkStart w:id="588" w:name="_Toc119353380"/>
      <w:r w:rsidRPr="00224981">
        <w:rPr>
          <w:rStyle w:val="afffff5"/>
          <w:rFonts w:hint="cs"/>
          <w:rtl/>
        </w:rPr>
        <w:t>האיש שנולדו בו מומין</w:t>
      </w:r>
      <w:bookmarkEnd w:id="588"/>
      <w:r w:rsidRPr="00C35A2C">
        <w:rPr>
          <w:rFonts w:hint="cs"/>
          <w:b/>
          <w:rtl/>
        </w:rPr>
        <w:t xml:space="preserve"> - אין כופין אותו להוציא;</w:t>
      </w:r>
    </w:p>
    <w:p w14:paraId="57D2B5F5" w14:textId="3D4C7804" w:rsidR="00AB7D20" w:rsidRPr="00F71179" w:rsidRDefault="00AB7D20" w:rsidP="00AB7D20">
      <w:pPr>
        <w:pStyle w:val="afff5"/>
        <w:rPr>
          <w:b/>
          <w:spacing w:val="-6"/>
          <w:rtl/>
        </w:rPr>
      </w:pPr>
      <w:r w:rsidRPr="00F546DC">
        <w:rPr>
          <w:rStyle w:val="TanaimMishna"/>
          <w:rFonts w:hint="cs"/>
          <w:rtl/>
          <w:rPrChange w:id="20188" w:author="קלוד" w:date="2026-10-06T10:09:07Z">
            <w:rPr>
              <w:rStyle w:val="affffe"/>
              <w:rFonts w:hint="cs"/>
              <w:rtl/>
            </w:rPr>
          </w:rPrChange>
        </w:rPr>
        <w:t xml:space="preserve">רשב"ג: </w:t>
      </w:r>
      <w:r w:rsidRPr="00F71179">
        <w:rPr>
          <w:rFonts w:hint="cs"/>
          <w:b/>
          <w:spacing w:val="-6"/>
          <w:rtl/>
        </w:rPr>
        <w:t>בד"א במומין הקטנים, אבל במומין הגדולים כופין אותו להוציא.</w:t>
      </w:r>
    </w:p>
    <w:p w14:paraId="6AAA6E95" w14:textId="43DAF765" w:rsidR="00AB7D20" w:rsidRPr="00C35A2C" w:rsidRDefault="00AB7D20" w:rsidP="00F546DC">
      <w:pPr>
        <w:rPr>
          <w:rFonts w:ascii="Fb Fontext" w:hAnsi="Fb Fontext"/>
          <w:rtl/>
        </w:rPr>
      </w:pPr>
      <w:r w:rsidRPr="00F546DC">
        <w:rPr>
          <w:rStyle w:val="affffe"/>
          <w:rtl/>
        </w:rPr>
        <w:t>ר</w:t>
      </w:r>
      <w:r w:rsidR="002B7BCC">
        <w:rPr>
          <w:rStyle w:val="affffe"/>
          <w:rtl/>
        </w:rPr>
        <w:t>"</w:t>
      </w:r>
      <w:r w:rsidR="00F546DC">
        <w:rPr>
          <w:rStyle w:val="affffe"/>
          <w:rFonts w:hint="cs"/>
          <w:rtl/>
        </w:rPr>
        <w:t xml:space="preserve">י </w:t>
      </w:r>
      <w:r w:rsidRPr="00F546DC">
        <w:rPr>
          <w:rStyle w:val="affffe"/>
          <w:rtl/>
        </w:rPr>
        <w:t xml:space="preserve">תני: </w:t>
      </w:r>
      <w:r w:rsidRPr="00C35A2C">
        <w:rPr>
          <w:rFonts w:ascii="Fb Fontext" w:hAnsi="Fb Fontext"/>
          <w:sz w:val="42"/>
          <w:rtl/>
        </w:rPr>
        <w:t>נולדו</w:t>
      </w:r>
      <w:r w:rsidR="00F546DC">
        <w:rPr>
          <w:rFonts w:ascii="Fb Fontext" w:hAnsi="Fb Fontext" w:hint="cs"/>
          <w:sz w:val="42"/>
          <w:rtl/>
        </w:rPr>
        <w:t xml:space="preserve"> </w:t>
      </w:r>
      <w:r w:rsidR="00F546DC" w:rsidRPr="00F546DC">
        <w:rPr>
          <w:rStyle w:val="afffff0"/>
          <w:rFonts w:hint="cs"/>
          <w:rtl/>
        </w:rPr>
        <w:t>וכ</w:t>
      </w:r>
      <w:r w:rsidR="002B7BCC">
        <w:rPr>
          <w:rStyle w:val="afffff0"/>
          <w:rtl/>
        </w:rPr>
        <w:t>"</w:t>
      </w:r>
      <w:r w:rsidR="00F546DC" w:rsidRPr="00F546DC">
        <w:rPr>
          <w:rStyle w:val="afffff0"/>
          <w:rFonts w:hint="cs"/>
          <w:rtl/>
        </w:rPr>
        <w:t>ש היו דסברה וקיבלה</w:t>
      </w:r>
      <w:r w:rsidRPr="00C35A2C">
        <w:rPr>
          <w:rFonts w:ascii="Fb Fontext" w:hAnsi="Fb Fontext"/>
          <w:sz w:val="42"/>
          <w:rtl/>
        </w:rPr>
        <w:t>,</w:t>
      </w:r>
      <w:r w:rsidR="00F546DC">
        <w:rPr>
          <w:rFonts w:ascii="Fb Fontext" w:hAnsi="Fb Fontext" w:hint="cs"/>
          <w:sz w:val="42"/>
          <w:rtl/>
        </w:rPr>
        <w:t xml:space="preserve"> </w:t>
      </w:r>
      <w:r w:rsidRPr="00F546DC">
        <w:rPr>
          <w:rStyle w:val="affffe"/>
          <w:rtl/>
        </w:rPr>
        <w:t>ח</w:t>
      </w:r>
      <w:r w:rsidR="00F546DC">
        <w:rPr>
          <w:rStyle w:val="affffe"/>
          <w:rFonts w:hint="cs"/>
          <w:rtl/>
        </w:rPr>
        <w:t>ב</w:t>
      </w:r>
      <w:r w:rsidR="002B7BCC">
        <w:rPr>
          <w:rStyle w:val="affffe"/>
          <w:rtl/>
        </w:rPr>
        <w:t>"</w:t>
      </w:r>
      <w:r w:rsidR="00F546DC">
        <w:rPr>
          <w:rStyle w:val="affffe"/>
          <w:rFonts w:hint="cs"/>
          <w:rtl/>
        </w:rPr>
        <w:t>ר</w:t>
      </w:r>
      <w:r w:rsidRPr="00F546DC">
        <w:rPr>
          <w:rStyle w:val="affffe"/>
          <w:rtl/>
        </w:rPr>
        <w:t xml:space="preserve"> תני:</w:t>
      </w:r>
      <w:r w:rsidRPr="00C35A2C">
        <w:rPr>
          <w:rFonts w:ascii="Fb Fontext" w:hAnsi="Fb Fontext"/>
          <w:sz w:val="42"/>
          <w:rtl/>
        </w:rPr>
        <w:t xml:space="preserve"> היו</w:t>
      </w:r>
      <w:r w:rsidR="00F546DC">
        <w:rPr>
          <w:rFonts w:ascii="Fb Fontext" w:hAnsi="Fb Fontext" w:hint="cs"/>
          <w:sz w:val="42"/>
          <w:rtl/>
        </w:rPr>
        <w:t xml:space="preserve"> </w:t>
      </w:r>
      <w:r w:rsidR="00F546DC" w:rsidRPr="00F546DC">
        <w:rPr>
          <w:rStyle w:val="afffff0"/>
          <w:rFonts w:hint="cs"/>
          <w:rtl/>
        </w:rPr>
        <w:t>אבל נולדו- לא</w:t>
      </w:r>
      <w:r w:rsidRPr="00C35A2C">
        <w:rPr>
          <w:rFonts w:ascii="Fb Fontext" w:hAnsi="Fb Fontext"/>
          <w:sz w:val="42"/>
          <w:rtl/>
        </w:rPr>
        <w:t>.</w:t>
      </w:r>
    </w:p>
    <w:p w14:paraId="6F3EE4E1" w14:textId="160ADE1C" w:rsidR="00AB7D20" w:rsidRDefault="00AB7D20" w:rsidP="00AB7D20">
      <w:pPr>
        <w:pStyle w:val="afffd"/>
        <w:rPr>
          <w:sz w:val="42"/>
          <w:rtl/>
        </w:rPr>
      </w:pPr>
      <w:ins w:id="9954" w:author="מספור קטעי משנה" w:date="2026-10-06T06:45:30Z">
        <w:r>
          <w:rPr>
            <w:rStyle w:val="MisparKeta"/>
          </w:rPr>
          <w:t xml:space="preserve">ב. </w:t>
        </w:r>
      </w:ins>
      <w:bookmarkStart w:id="589" w:name="_Toc119353381"/>
      <w:r w:rsidRPr="00F546DC">
        <w:rPr>
          <w:rStyle w:val="affffe"/>
          <w:rtl/>
        </w:rPr>
        <w:t>ר</w:t>
      </w:r>
      <w:r w:rsidRPr="00F546DC">
        <w:rPr>
          <w:rStyle w:val="affffe"/>
          <w:rFonts w:hint="cs"/>
          <w:rtl/>
        </w:rPr>
        <w:t>שב</w:t>
      </w:r>
      <w:r w:rsidRPr="00F546DC">
        <w:rPr>
          <w:rStyle w:val="affffe"/>
          <w:rtl/>
        </w:rPr>
        <w:t>"</w:t>
      </w:r>
      <w:r w:rsidRPr="00F546DC">
        <w:rPr>
          <w:rStyle w:val="affffe"/>
          <w:rFonts w:hint="cs"/>
          <w:rtl/>
        </w:rPr>
        <w:t>ג</w:t>
      </w:r>
      <w:r w:rsidRPr="00C54C7E">
        <w:rPr>
          <w:rFonts w:hint="cs"/>
          <w:rtl/>
        </w:rPr>
        <w:t xml:space="preserve"> ב</w:t>
      </w:r>
      <w:r w:rsidR="00F546DC">
        <w:rPr>
          <w:rFonts w:hint="cs"/>
          <w:rtl/>
        </w:rPr>
        <w:t>מומין קטנים אבל בגדולים כופין אותו להוציא.</w:t>
      </w:r>
      <w:bookmarkEnd w:id="589"/>
    </w:p>
    <w:p w14:paraId="5ADF704A" w14:textId="77777777" w:rsidR="00AB7D20" w:rsidRDefault="00AB7D20" w:rsidP="00AB7D20">
      <w:pPr>
        <w:rPr>
          <w:rFonts w:ascii="Fb Fontext" w:hAnsi="Fb Fontext"/>
          <w:rtl/>
        </w:rPr>
      </w:pPr>
      <w:r w:rsidRPr="00F546DC">
        <w:rPr>
          <w:rStyle w:val="affffe"/>
          <w:rtl/>
        </w:rPr>
        <w:t>למ"ד נולדו,</w:t>
      </w:r>
      <w:r w:rsidRPr="00C35A2C">
        <w:rPr>
          <w:rFonts w:ascii="Fb Fontext" w:hAnsi="Fb Fontext"/>
          <w:rtl/>
        </w:rPr>
        <w:t xml:space="preserve"> היינו דשאני בין גדולים לקטנים,</w:t>
      </w:r>
    </w:p>
    <w:p w14:paraId="48E3BE18" w14:textId="34BB8C49" w:rsidR="00AB7D20" w:rsidRPr="00C35A2C" w:rsidRDefault="00AB7D20" w:rsidP="00AB7D20">
      <w:pPr>
        <w:rPr>
          <w:rFonts w:ascii="Fb Fontext" w:hAnsi="Fb Fontext"/>
          <w:rtl/>
        </w:rPr>
      </w:pPr>
      <w:r w:rsidRPr="00F546DC">
        <w:rPr>
          <w:rStyle w:val="affffe"/>
          <w:rtl/>
        </w:rPr>
        <w:lastRenderedPageBreak/>
        <w:t xml:space="preserve">למ"ד היו, </w:t>
      </w:r>
      <w:r w:rsidR="00F546DC">
        <w:rPr>
          <w:rFonts w:ascii="Fb Fontext" w:hAnsi="Fb Fontext" w:hint="cs"/>
          <w:rtl/>
        </w:rPr>
        <w:t>ד</w:t>
      </w:r>
      <w:r w:rsidRPr="00C35A2C">
        <w:rPr>
          <w:rFonts w:ascii="Fb Fontext" w:hAnsi="Fb Fontext"/>
          <w:rtl/>
        </w:rPr>
        <w:t>סבורה שיכולה לקבל, ועכשיו אין יכולה</w:t>
      </w:r>
      <w:r w:rsidR="00F546DC">
        <w:rPr>
          <w:rFonts w:ascii="Fb Fontext" w:hAnsi="Fb Fontext" w:hint="cs"/>
          <w:rtl/>
        </w:rPr>
        <w:t>,</w:t>
      </w:r>
    </w:p>
    <w:p w14:paraId="6400782E" w14:textId="77777777" w:rsidR="00AB7D20" w:rsidRPr="00F97732" w:rsidRDefault="00AB7D20" w:rsidP="003156E1">
      <w:pPr>
        <w:pStyle w:val="aff9"/>
        <w:rPr>
          <w:rtl/>
        </w:rPr>
      </w:pPr>
      <w:r w:rsidRPr="003156E1">
        <w:rPr>
          <w:rFonts w:hint="cs"/>
          <w:rtl/>
        </w:rPr>
        <w:t>׹</w:t>
      </w:r>
    </w:p>
    <w:p w14:paraId="010F7846" w14:textId="38929A3C" w:rsidR="00AB7D20" w:rsidRPr="00730169" w:rsidRDefault="00AB7D20" w:rsidP="00AB7D20">
      <w:pPr>
        <w:rPr>
          <w:rFonts w:ascii="Fb Fontext" w:hAnsi="Fb Fontext" w:cs="Guttman Vilna"/>
          <w:b/>
          <w:bCs/>
          <w:spacing w:val="-4"/>
          <w:rtl/>
        </w:rPr>
      </w:pPr>
      <w:r w:rsidRPr="00730169">
        <w:rPr>
          <w:rFonts w:ascii="Fb Fontext" w:hAnsi="Fb Fontext" w:cs="PFT_Frank"/>
          <w:b/>
          <w:bCs/>
          <w:spacing w:val="-4"/>
          <w:sz w:val="42"/>
          <w:szCs w:val="14"/>
          <w:rtl/>
        </w:rPr>
        <w:t xml:space="preserve">מומין גדולים- </w:t>
      </w:r>
      <w:r w:rsidRPr="00730169">
        <w:rPr>
          <w:rStyle w:val="affffe"/>
          <w:spacing w:val="-4"/>
          <w:rtl/>
        </w:rPr>
        <w:t>רשב"ג</w:t>
      </w:r>
      <w:r w:rsidR="00F546DC" w:rsidRPr="00730169">
        <w:rPr>
          <w:rStyle w:val="affffe"/>
          <w:rFonts w:hint="cs"/>
          <w:spacing w:val="-4"/>
          <w:rtl/>
        </w:rPr>
        <w:t>:</w:t>
      </w:r>
      <w:r w:rsidRPr="00730169">
        <w:rPr>
          <w:rFonts w:ascii="Fb Fontext" w:hAnsi="Fb Fontext"/>
          <w:spacing w:val="-4"/>
          <w:sz w:val="42"/>
          <w:rtl/>
        </w:rPr>
        <w:t xml:space="preserve"> כגון ניסמית עינו, נקטעה ידו, ונשברה רגלו.</w:t>
      </w:r>
    </w:p>
    <w:p w14:paraId="4985B6B3" w14:textId="26C5C606" w:rsidR="00AB7D20" w:rsidRPr="00C35A2C" w:rsidRDefault="00F546DC" w:rsidP="00AB7D20">
      <w:pPr>
        <w:rPr>
          <w:rFonts w:ascii="Fb Fontext" w:hAnsi="Fb Fontext"/>
          <w:rtl/>
        </w:rPr>
      </w:pPr>
      <w:r>
        <w:rPr>
          <w:rStyle w:val="affffe"/>
          <w:rFonts w:hint="cs"/>
          <w:rtl/>
        </w:rPr>
        <w:t>מ</w:t>
      </w:r>
      <w:r w:rsidR="00AB7D20" w:rsidRPr="00F546DC">
        <w:rPr>
          <w:rStyle w:val="affffe"/>
          <w:rtl/>
        </w:rPr>
        <w:t>רי"ו:</w:t>
      </w:r>
      <w:r>
        <w:rPr>
          <w:rFonts w:ascii="Fb Fontext" w:hAnsi="Fb Fontext"/>
          <w:sz w:val="42"/>
          <w:rtl/>
        </w:rPr>
        <w:t xml:space="preserve"> הלכה </w:t>
      </w:r>
      <w:r>
        <w:rPr>
          <w:rStyle w:val="affffe"/>
          <w:rFonts w:ascii="Fb Fontext" w:hAnsi="Fb Fontext"/>
          <w:sz w:val="42"/>
          <w:rtl/>
          <w:rPrChange w:id="9230" w:author="מנוע אמוראים" w:date="2026-10-05T16:41:40Z">
            <w:rPr>
              <w:rFonts w:ascii="Fb Fontext" w:hAnsi="Fb Fontext"/>
              <w:sz w:val="42"/>
              <w:rtl/>
            </w:rPr>
          </w:rPrChange>
        </w:rPr>
        <w:t xml:space="preserve">כרשב"ג</w:t>
      </w:r>
      <w:r>
        <w:rPr>
          <w:rFonts w:ascii="Fb Fontext" w:hAnsi="Fb Fontext"/>
          <w:sz w:val="42"/>
          <w:rtl/>
        </w:rPr>
        <w:t xml:space="preserve">; </w:t>
      </w:r>
      <w:r>
        <w:rPr>
          <w:rStyle w:val="affffe"/>
          <w:rFonts w:hint="cs"/>
          <w:rtl/>
        </w:rPr>
        <w:t>מ</w:t>
      </w:r>
      <w:r w:rsidR="00AB7D20" w:rsidRPr="00F546DC">
        <w:rPr>
          <w:rStyle w:val="affffe"/>
          <w:rtl/>
        </w:rPr>
        <w:t>ר"נ:</w:t>
      </w:r>
      <w:r w:rsidR="00AB7D20" w:rsidRPr="00C35A2C">
        <w:rPr>
          <w:rFonts w:ascii="Fb Fontext" w:hAnsi="Fb Fontext"/>
          <w:sz w:val="42"/>
          <w:rtl/>
        </w:rPr>
        <w:t xml:space="preserve"> הלכה כדברי חכמים.</w:t>
      </w:r>
    </w:p>
    <w:p w14:paraId="15741B11" w14:textId="568A1097" w:rsidR="00AB7D20" w:rsidRPr="00C35A2C" w:rsidRDefault="00AB7D20" w:rsidP="00F546DC">
      <w:pPr>
        <w:rPr>
          <w:rtl/>
        </w:rPr>
      </w:pPr>
      <w:r w:rsidRPr="00F546DC">
        <w:rPr>
          <w:rStyle w:val="affffe"/>
          <w:rtl/>
        </w:rPr>
        <w:t xml:space="preserve">והך משמיה דרי"ו: </w:t>
      </w:r>
      <w:r>
        <w:rPr>
          <w:rtl/>
        </w:rPr>
        <w:t xml:space="preserve">בכל מקום ששנה </w:t>
      </w:r>
      <w:r>
        <w:rPr>
          <w:rStyle w:val="affffe"/>
          <w:rtl/>
          <w:rPrChange w:id="9231" w:author="מנוע אמוראים" w:date="2026-10-05T16:41:40Z">
            <w:rPr>
              <w:rtl/>
            </w:rPr>
          </w:rPrChange>
        </w:rPr>
        <w:t xml:space="preserve">רשב"ג</w:t>
      </w:r>
      <w:r>
        <w:rPr>
          <w:rtl/>
        </w:rPr>
        <w:t xml:space="preserve"> במשנתנו הלכה </w:t>
      </w:r>
      <w:r w:rsidRPr="00730169">
        <w:rPr>
          <w:spacing w:val="-6"/>
          <w:rtl/>
        </w:rPr>
        <w:t>כמותו, חוץ מערב, וצידן, וראיה אחרונה</w:t>
      </w:r>
      <w:r w:rsidR="00F546DC" w:rsidRPr="00730169">
        <w:rPr>
          <w:rFonts w:hint="cs"/>
          <w:spacing w:val="-6"/>
          <w:rtl/>
        </w:rPr>
        <w:t xml:space="preserve">, </w:t>
      </w:r>
      <w:r>
        <w:rPr>
          <w:spacing w:val="-6"/>
          <w:rtl/>
        </w:rPr>
        <w:t xml:space="preserve">- אמוראי אליבא </w:t>
      </w:r>
      <w:r>
        <w:rPr>
          <w:rStyle w:val="affffe"/>
          <w:spacing w:val="-6"/>
          <w:rtl/>
          <w:rPrChange w:id="9232" w:author="מנוע אמוראים" w:date="2026-10-05T16:41:40Z">
            <w:rPr>
              <w:spacing w:val="-6"/>
              <w:rtl/>
            </w:rPr>
          </w:rPrChange>
        </w:rPr>
        <w:t xml:space="preserve">דר</w:t>
      </w:r>
      <w:r>
        <w:rPr>
          <w:rStyle w:val="affffe"/>
          <w:rFonts w:hint="cs"/>
          <w:spacing w:val="-6"/>
          <w:rtl/>
          <w:rPrChange w:id="9233" w:author="מנוע אמוראים" w:date="2026-10-05T16:41:40Z">
            <w:rPr>
              <w:rFonts w:hint="cs"/>
              <w:spacing w:val="-6"/>
              <w:rtl/>
            </w:rPr>
          </w:rPrChange>
        </w:rPr>
        <w:t xml:space="preserve">י</w:t>
      </w:r>
      <w:r>
        <w:rPr>
          <w:rStyle w:val="affffe"/>
          <w:spacing w:val="-6"/>
          <w:rtl/>
          <w:rPrChange w:id="9234" w:author="מנוע אמוראים" w:date="2026-10-05T16:41:40Z">
            <w:rPr>
              <w:spacing w:val="-6"/>
              <w:rtl/>
            </w:rPr>
          </w:rPrChange>
        </w:rPr>
        <w:t xml:space="preserve">"</w:t>
      </w:r>
      <w:r>
        <w:rPr>
          <w:rStyle w:val="affffe"/>
          <w:rFonts w:hint="cs"/>
          <w:spacing w:val="-6"/>
          <w:rtl/>
          <w:rPrChange w:id="9235" w:author="מנוע אמוראים" w:date="2026-10-05T16:41:40Z">
            <w:rPr>
              <w:rFonts w:hint="cs"/>
              <w:spacing w:val="-6"/>
              <w:rtl/>
            </w:rPr>
          </w:rPrChange>
        </w:rPr>
        <w:t xml:space="preserve">ו</w:t>
      </w:r>
      <w:r w:rsidRPr="00730169">
        <w:rPr>
          <w:spacing w:val="-6"/>
          <w:rtl/>
        </w:rPr>
        <w:t>.</w:t>
      </w:r>
    </w:p>
    <w:p>
      <w:pPr>
        <w:pStyle w:val="MishnaBatzad"/>
        <w:rPr>
          <w:ins w:id="20476" w:author="קלוד" w:date="2026-10-06T10:09:07Z"/>
        </w:rPr>
      </w:pPr>
      <w:ins w:id="20475" w:author="קלוד" w:date="2026-10-06T10:09:07Z">
        <w:r>
          <w:t xml:space="preserve">משנה י</w:t>
        </w:r>
      </w:ins>
    </w:p>
    <w:p w14:paraId="62FBC08B" w14:textId="77777777" w:rsidR="00AB7D20" w:rsidRDefault="00AB7D20" w:rsidP="00AB7D20">
      <w:pPr>
        <w:pStyle w:val="afff5"/>
        <w:rPr>
          <w:b/>
          <w:rtl/>
        </w:rPr>
      </w:pPr>
      <w:bookmarkStart w:id="590" w:name="_Toc119353382"/>
      <w:r w:rsidRPr="00224981">
        <w:rPr>
          <w:rStyle w:val="afffff5"/>
          <w:rFonts w:hint="cs"/>
          <w:rtl/>
        </w:rPr>
        <w:t>ואלו שכופין אותו להוציא:</w:t>
      </w:r>
      <w:bookmarkEnd w:id="590"/>
      <w:r w:rsidRPr="00224981">
        <w:rPr>
          <w:rStyle w:val="afffff5"/>
          <w:rFonts w:hint="cs"/>
          <w:rtl/>
        </w:rPr>
        <w:t xml:space="preserve"> </w:t>
      </w:r>
      <w:r w:rsidRPr="00C35A2C">
        <w:rPr>
          <w:rFonts w:hint="cs"/>
          <w:b/>
          <w:rtl/>
        </w:rPr>
        <w:t>מוכה שחין, ובעל פוליפוס, והמקמץ, והמצרף נחושת, והבורסי, בין שהיו עד שלא נישאו ובין משנישאו נולדו;</w:t>
      </w:r>
    </w:p>
    <w:p w14:paraId="6F1678D3" w14:textId="3966E86A" w:rsidR="00AB7D20" w:rsidRDefault="00AB7D20" w:rsidP="00AB7D20">
      <w:pPr>
        <w:pStyle w:val="afff5"/>
        <w:rPr>
          <w:b/>
          <w:rtl/>
        </w:rPr>
      </w:pPr>
      <w:r w:rsidRPr="00F546DC">
        <w:rPr>
          <w:rStyle w:val="TanaimMishna"/>
          <w:rFonts w:hint="cs"/>
          <w:rtl/>
          <w:rPrChange w:id="20189" w:author="קלוד" w:date="2026-10-06T10:09:07Z">
            <w:rPr>
              <w:rStyle w:val="affffe"/>
              <w:rFonts w:hint="cs"/>
              <w:rtl/>
            </w:rPr>
          </w:rPrChange>
        </w:rPr>
        <w:t>ועל כולן א</w:t>
      </w:r>
      <w:r w:rsidR="00F546DC">
        <w:rPr>
          <w:rStyle w:val="TanaimMishna"/>
          <w:rFonts w:hint="cs"/>
          <w:rtl/>
          <w:rPrChange w:id="20190" w:author="קלוד" w:date="2026-10-06T10:09:07Z">
            <w:rPr>
              <w:rStyle w:val="affffe"/>
              <w:rFonts w:hint="cs"/>
              <w:rtl/>
            </w:rPr>
          </w:rPrChange>
        </w:rPr>
        <w:t>ר"מ</w:t>
      </w:r>
      <w:r w:rsidRPr="00F546DC">
        <w:rPr>
          <w:rStyle w:val="TanaimMishna"/>
          <w:rFonts w:hint="cs"/>
          <w:rtl/>
          <w:rPrChange w:id="20191" w:author="קלוד" w:date="2026-10-06T10:09:07Z">
            <w:rPr>
              <w:rStyle w:val="affffe"/>
              <w:rFonts w:hint="cs"/>
              <w:rtl/>
            </w:rPr>
          </w:rPrChange>
        </w:rPr>
        <w:t>:</w:t>
      </w:r>
      <w:r w:rsidRPr="00C35A2C">
        <w:rPr>
          <w:rFonts w:hint="cs"/>
          <w:b/>
          <w:rtl/>
        </w:rPr>
        <w:t xml:space="preserve"> </w:t>
      </w:r>
      <w:r w:rsidR="0061471E">
        <w:rPr>
          <w:rFonts w:hint="cs"/>
          <w:b/>
          <w:rtl/>
        </w:rPr>
        <w:t>אף</w:t>
      </w:r>
      <w:r w:rsidRPr="00C35A2C">
        <w:rPr>
          <w:rFonts w:hint="cs"/>
          <w:b/>
          <w:rtl/>
        </w:rPr>
        <w:t xml:space="preserve"> שהתנה עמה, יכולה שתאמר סבורה הייתי שאני יכולה לקבל, ועכשיו איני יכולה לקבל;</w:t>
      </w:r>
    </w:p>
    <w:p w14:paraId="4C2618CF" w14:textId="0E377F7E" w:rsidR="00AB7D20" w:rsidRPr="00C35A2C" w:rsidRDefault="00AB7D20" w:rsidP="00AB7D20">
      <w:pPr>
        <w:pStyle w:val="afff5"/>
        <w:rPr>
          <w:b/>
          <w:rtl/>
        </w:rPr>
      </w:pPr>
      <w:r w:rsidRPr="00F546DC">
        <w:rPr>
          <w:rStyle w:val="TanaimMishna"/>
          <w:rFonts w:hint="cs"/>
          <w:rtl/>
          <w:rPrChange w:id="20192" w:author="קלוד" w:date="2026-10-06T10:09:07Z">
            <w:rPr>
              <w:rStyle w:val="affffe"/>
              <w:rFonts w:hint="cs"/>
              <w:rtl/>
            </w:rPr>
          </w:rPrChange>
        </w:rPr>
        <w:t xml:space="preserve">וחכ"א: </w:t>
      </w:r>
      <w:r w:rsidRPr="00C35A2C">
        <w:rPr>
          <w:rFonts w:hint="cs"/>
          <w:b/>
          <w:rtl/>
        </w:rPr>
        <w:t xml:space="preserve">מקבלת היא </w:t>
      </w:r>
      <w:r w:rsidR="00F546DC">
        <w:rPr>
          <w:rFonts w:hint="cs"/>
          <w:b/>
          <w:rtl/>
        </w:rPr>
        <w:t>ע</w:t>
      </w:r>
      <w:r w:rsidR="002B7BCC">
        <w:rPr>
          <w:b/>
          <w:rtl/>
        </w:rPr>
        <w:t>"</w:t>
      </w:r>
      <w:r w:rsidR="00F546DC">
        <w:rPr>
          <w:rFonts w:hint="cs"/>
          <w:b/>
          <w:rtl/>
        </w:rPr>
        <w:t>כ</w:t>
      </w:r>
      <w:r w:rsidRPr="00C35A2C">
        <w:rPr>
          <w:rFonts w:hint="cs"/>
          <w:b/>
          <w:rtl/>
        </w:rPr>
        <w:t>, חוץ ממוכה שחין, מפני שממקתו.</w:t>
      </w:r>
    </w:p>
    <w:p w14:paraId="1644127A" w14:textId="0A54FDEC" w:rsidR="00E268F4" w:rsidRDefault="00AB7D20" w:rsidP="00AB7D20">
      <w:pPr>
        <w:pStyle w:val="afff5"/>
        <w:rPr>
          <w:b/>
          <w:rtl/>
        </w:rPr>
      </w:pPr>
      <w:r w:rsidRPr="00A97619">
        <w:rPr>
          <w:rStyle w:val="TanaimMishna"/>
          <w:rFonts w:hint="cs"/>
          <w:rtl/>
          <w:rPrChange w:id="20193" w:author="קלוד" w:date="2026-10-06T10:09:07Z">
            <w:rPr>
              <w:rStyle w:val="affffe"/>
              <w:rFonts w:hint="cs"/>
              <w:rtl/>
            </w:rPr>
          </w:rPrChange>
        </w:rPr>
        <w:t xml:space="preserve">מעשה בצידון בבורסי אחד </w:t>
      </w:r>
      <w:r w:rsidRPr="00C35A2C">
        <w:rPr>
          <w:rFonts w:hint="cs"/>
          <w:b/>
          <w:rtl/>
        </w:rPr>
        <w:t>שמת, והיה לו אח בורסי</w:t>
      </w:r>
      <w:r w:rsidR="00E268F4">
        <w:rPr>
          <w:rFonts w:hint="cs"/>
          <w:b/>
          <w:rtl/>
        </w:rPr>
        <w:t>,</w:t>
      </w:r>
    </w:p>
    <w:p w14:paraId="6C92953D" w14:textId="7080BF9E" w:rsidR="00AB7D20" w:rsidRPr="00C35A2C" w:rsidRDefault="00AB7D20" w:rsidP="00AB7D20">
      <w:pPr>
        <w:pStyle w:val="afff5"/>
        <w:rPr>
          <w:b/>
          <w:rtl/>
        </w:rPr>
      </w:pPr>
      <w:r w:rsidRPr="00A97619">
        <w:rPr>
          <w:rStyle w:val="TanaimMishna"/>
          <w:rFonts w:hint="cs"/>
          <w:rtl/>
          <w:rPrChange w:id="20194" w:author="קלוד" w:date="2026-10-06T10:09:07Z">
            <w:rPr>
              <w:rStyle w:val="affffe"/>
              <w:rFonts w:hint="cs"/>
              <w:rtl/>
            </w:rPr>
          </w:rPrChange>
        </w:rPr>
        <w:t xml:space="preserve">אמרו חכמים: </w:t>
      </w:r>
      <w:r w:rsidRPr="00F71179">
        <w:rPr>
          <w:rFonts w:hint="cs"/>
          <w:b/>
          <w:spacing w:val="-2"/>
          <w:rtl/>
        </w:rPr>
        <w:t xml:space="preserve">יכולה </w:t>
      </w:r>
      <w:r w:rsidR="00A97619">
        <w:rPr>
          <w:rFonts w:hint="cs"/>
          <w:b/>
          <w:spacing w:val="-2"/>
          <w:rtl/>
        </w:rPr>
        <w:t>לומר:</w:t>
      </w:r>
      <w:r w:rsidRPr="00F71179">
        <w:rPr>
          <w:rFonts w:hint="cs"/>
          <w:b/>
          <w:spacing w:val="-2"/>
          <w:rtl/>
        </w:rPr>
        <w:t xml:space="preserve"> לאחיך </w:t>
      </w:r>
      <w:r w:rsidR="00A97619">
        <w:rPr>
          <w:rFonts w:hint="cs"/>
          <w:b/>
          <w:spacing w:val="-2"/>
          <w:rtl/>
        </w:rPr>
        <w:t>יכלתי לקבל ולא לך,</w:t>
      </w:r>
    </w:p>
    <w:p w14:paraId="212639AC" w14:textId="3E504C62" w:rsidR="00AB7D20" w:rsidRPr="00C35A2C" w:rsidRDefault="00AB7D20" w:rsidP="00A97619">
      <w:pPr>
        <w:rPr>
          <w:rFonts w:ascii="Fb Fontext" w:hAnsi="Fb Fontext" w:cs="Guttman Vilna"/>
          <w:b/>
          <w:bCs/>
          <w:sz w:val="42"/>
          <w:rtl/>
        </w:rPr>
      </w:pPr>
      <w:bookmarkStart w:id="591" w:name="_Toc119353383"/>
      <w:r w:rsidRPr="00C35A2C">
        <w:rPr>
          <w:rStyle w:val="afffe"/>
          <w:rFonts w:hint="cs"/>
          <w:rtl/>
        </w:rPr>
        <w:t>בעל פוליפוס</w:t>
      </w:r>
      <w:bookmarkEnd w:id="591"/>
      <w:r w:rsidRPr="00C35A2C">
        <w:rPr>
          <w:rFonts w:ascii="Fb Fontext" w:hAnsi="Fb Fontext" w:cs="Guttman Vilna"/>
          <w:sz w:val="42"/>
          <w:rtl/>
        </w:rPr>
        <w:t xml:space="preserve">- </w:t>
      </w:r>
      <w:r w:rsidR="00A97619" w:rsidRPr="00A97619">
        <w:rPr>
          <w:rStyle w:val="affffe"/>
          <w:rFonts w:hint="cs"/>
          <w:rtl/>
        </w:rPr>
        <w:t>שמואל</w:t>
      </w:r>
      <w:r w:rsidR="00A97619">
        <w:rPr>
          <w:rStyle w:val="affffe"/>
          <w:rFonts w:hint="cs"/>
          <w:rtl/>
        </w:rPr>
        <w:t>:</w:t>
      </w:r>
      <w:r w:rsidR="00A97619" w:rsidRPr="00A97619">
        <w:rPr>
          <w:rStyle w:val="affffe"/>
          <w:rFonts w:hint="cs"/>
          <w:rtl/>
        </w:rPr>
        <w:t xml:space="preserve"> </w:t>
      </w:r>
      <w:r w:rsidRPr="002250E4">
        <w:rPr>
          <w:rtl/>
        </w:rPr>
        <w:t>ריח החוטם.</w:t>
      </w:r>
      <w:r w:rsidR="00A97619">
        <w:rPr>
          <w:rFonts w:hint="cs"/>
          <w:rtl/>
        </w:rPr>
        <w:t xml:space="preserve"> </w:t>
      </w:r>
      <w:r w:rsidRPr="00A97619">
        <w:rPr>
          <w:rStyle w:val="affffe"/>
          <w:rtl/>
        </w:rPr>
        <w:t>במתניתא:</w:t>
      </w:r>
      <w:r w:rsidRPr="00C35A2C">
        <w:rPr>
          <w:rFonts w:ascii="Fb Fontext" w:hAnsi="Fb Fontext"/>
          <w:sz w:val="42"/>
          <w:rtl/>
        </w:rPr>
        <w:t xml:space="preserve"> ריח הפה.</w:t>
      </w:r>
    </w:p>
    <w:p w14:paraId="527F46C9" w14:textId="5804A236" w:rsidR="00AB7D20" w:rsidRPr="00EA7B3E" w:rsidRDefault="00AB7D20" w:rsidP="00EA7B3E">
      <w:pPr>
        <w:ind w:left="283" w:firstLine="57"/>
        <w:rPr>
          <w:rFonts w:ascii="Fb Fontext" w:hAnsi="Fb Fontext"/>
          <w:spacing w:val="-4"/>
          <w:rtl/>
        </w:rPr>
      </w:pPr>
      <w:r w:rsidRPr="00EA7B3E">
        <w:rPr>
          <w:rStyle w:val="affffe"/>
          <w:spacing w:val="-4"/>
          <w:rtl/>
        </w:rPr>
        <w:t xml:space="preserve">רב אסי </w:t>
      </w:r>
      <w:r w:rsidR="00A97619" w:rsidRPr="00EA7B3E">
        <w:rPr>
          <w:rFonts w:ascii="Fb Fontext" w:hAnsi="Fb Fontext" w:hint="cs"/>
          <w:spacing w:val="-4"/>
          <w:sz w:val="42"/>
          <w:rtl/>
        </w:rPr>
        <w:t>שנה להיפך</w:t>
      </w:r>
      <w:r w:rsidRPr="00EA7B3E">
        <w:rPr>
          <w:rFonts w:ascii="Fb Fontext" w:hAnsi="Fb Fontext"/>
          <w:spacing w:val="-4"/>
          <w:sz w:val="42"/>
          <w:rtl/>
        </w:rPr>
        <w:t xml:space="preserve">, </w:t>
      </w:r>
      <w:r w:rsidRPr="00EA7B3E">
        <w:rPr>
          <w:rStyle w:val="affffe"/>
          <w:spacing w:val="-4"/>
          <w:rtl/>
        </w:rPr>
        <w:t>ו</w:t>
      </w:r>
      <w:r w:rsidR="00A97619" w:rsidRPr="00EA7B3E">
        <w:rPr>
          <w:rStyle w:val="affffe"/>
          <w:rFonts w:hint="cs"/>
          <w:spacing w:val="-4"/>
          <w:rtl/>
        </w:rPr>
        <w:t>סימנך</w:t>
      </w:r>
      <w:r w:rsidRPr="00EA7B3E">
        <w:rPr>
          <w:rStyle w:val="affffe"/>
          <w:spacing w:val="-4"/>
          <w:rtl/>
        </w:rPr>
        <w:t>:</w:t>
      </w:r>
      <w:r w:rsidRPr="00EA7B3E">
        <w:rPr>
          <w:rFonts w:ascii="Fb Fontext" w:hAnsi="Fb Fontext"/>
          <w:spacing w:val="-4"/>
          <w:sz w:val="42"/>
          <w:rtl/>
        </w:rPr>
        <w:t xml:space="preserve"> </w:t>
      </w:r>
      <w:r w:rsidR="00A97619" w:rsidRPr="00EA7B3E">
        <w:rPr>
          <w:rStyle w:val="affffe"/>
          <w:rFonts w:hint="cs"/>
          <w:spacing w:val="-4"/>
          <w:rtl/>
        </w:rPr>
        <w:t>ד</w:t>
      </w:r>
      <w:r w:rsidRPr="00EA7B3E">
        <w:rPr>
          <w:rStyle w:val="affffe"/>
          <w:spacing w:val="-4"/>
          <w:rtl/>
        </w:rPr>
        <w:t xml:space="preserve">שמואל </w:t>
      </w:r>
      <w:r w:rsidRPr="00EA7B3E">
        <w:rPr>
          <w:rFonts w:ascii="Fb Fontext" w:hAnsi="Fb Fontext"/>
          <w:spacing w:val="-4"/>
          <w:sz w:val="42"/>
          <w:rtl/>
        </w:rPr>
        <w:t>לא פסק פ</w:t>
      </w:r>
      <w:r w:rsidR="00A97619" w:rsidRPr="00EA7B3E">
        <w:rPr>
          <w:rFonts w:ascii="Fb Fontext" w:hAnsi="Fb Fontext" w:hint="cs"/>
          <w:spacing w:val="-4"/>
          <w:sz w:val="42"/>
          <w:rtl/>
        </w:rPr>
        <w:t>יו</w:t>
      </w:r>
      <w:r w:rsidRPr="00EA7B3E">
        <w:rPr>
          <w:rFonts w:ascii="Fb Fontext" w:hAnsi="Fb Fontext"/>
          <w:spacing w:val="-4"/>
          <w:sz w:val="42"/>
          <w:rtl/>
        </w:rPr>
        <w:t xml:space="preserve"> מכ</w:t>
      </w:r>
      <w:r w:rsidR="00A97619" w:rsidRPr="00EA7B3E">
        <w:rPr>
          <w:rFonts w:ascii="Fb Fontext" w:hAnsi="Fb Fontext" w:hint="cs"/>
          <w:spacing w:val="-4"/>
          <w:sz w:val="42"/>
          <w:rtl/>
        </w:rPr>
        <w:t>ל הפרק</w:t>
      </w:r>
      <w:r w:rsidRPr="00EA7B3E">
        <w:rPr>
          <w:rFonts w:ascii="Fb Fontext" w:hAnsi="Fb Fontext"/>
          <w:spacing w:val="-4"/>
          <w:sz w:val="42"/>
          <w:rtl/>
        </w:rPr>
        <w:t>.</w:t>
      </w:r>
    </w:p>
    <w:p w14:paraId="545D9341" w14:textId="22D237DC" w:rsidR="00AB7D20" w:rsidRDefault="00AB7D20" w:rsidP="00AB7D20">
      <w:pPr>
        <w:rPr>
          <w:rtl/>
        </w:rPr>
      </w:pPr>
      <w:bookmarkStart w:id="592" w:name="_Toc119353384"/>
      <w:r w:rsidRPr="00A97619">
        <w:rPr>
          <w:rStyle w:val="afffe"/>
          <w:rFonts w:hint="cs"/>
          <w:rtl/>
        </w:rPr>
        <w:t>והמקמץ</w:t>
      </w:r>
      <w:bookmarkEnd w:id="592"/>
      <w:r w:rsidRPr="00CA108A">
        <w:rPr>
          <w:rFonts w:cs="PFT_Frank"/>
          <w:b/>
          <w:bCs/>
          <w:szCs w:val="14"/>
          <w:rtl/>
        </w:rPr>
        <w:t>.</w:t>
      </w:r>
      <w:r w:rsidR="00A97619">
        <w:rPr>
          <w:rFonts w:hint="cs"/>
          <w:rtl/>
        </w:rPr>
        <w:t xml:space="preserve"> </w:t>
      </w:r>
      <w:r w:rsidRPr="00A97619">
        <w:rPr>
          <w:rStyle w:val="affffe"/>
          <w:rtl/>
        </w:rPr>
        <w:t>ר"י:</w:t>
      </w:r>
      <w:r w:rsidRPr="00C35A2C">
        <w:rPr>
          <w:rtl/>
        </w:rPr>
        <w:t xml:space="preserve"> זה המקבץ צואת כלבים.</w:t>
      </w:r>
      <w:r>
        <w:rPr>
          <w:rFonts w:hint="cs"/>
          <w:rtl/>
        </w:rPr>
        <w:t xml:space="preserve"> </w:t>
      </w:r>
      <w:r w:rsidRPr="00A97619">
        <w:rPr>
          <w:rStyle w:val="affffe"/>
          <w:rtl/>
        </w:rPr>
        <w:t>וי"א:</w:t>
      </w:r>
      <w:r w:rsidRPr="00C35A2C">
        <w:rPr>
          <w:rtl/>
        </w:rPr>
        <w:t xml:space="preserve"> זה בורסי</w:t>
      </w:r>
    </w:p>
    <w:p w14:paraId="24E6F6F6" w14:textId="6A4109AC" w:rsidR="00AB7D20" w:rsidRDefault="00AB7D20" w:rsidP="00AB7D20">
      <w:pPr>
        <w:rPr>
          <w:rFonts w:ascii="Fb Fontext" w:hAnsi="Fb Fontext"/>
          <w:rtl/>
        </w:rPr>
      </w:pPr>
      <w:r w:rsidRPr="00A97619">
        <w:rPr>
          <w:rStyle w:val="affffe"/>
          <w:rtl/>
        </w:rPr>
        <w:t>והך דמתני'</w:t>
      </w:r>
      <w:r w:rsidR="00A97619">
        <w:rPr>
          <w:rStyle w:val="affffe"/>
          <w:rFonts w:hint="cs"/>
          <w:rtl/>
        </w:rPr>
        <w:t>:</w:t>
      </w:r>
      <w:r w:rsidRPr="00C35A2C">
        <w:rPr>
          <w:rFonts w:ascii="Fb Fontext" w:hAnsi="Fb Fontext"/>
          <w:rtl/>
        </w:rPr>
        <w:t xml:space="preserve"> כאן בבורסי גדול וכאן בבורסי קטן</w:t>
      </w:r>
    </w:p>
    <w:p w14:paraId="62189CE2" w14:textId="77777777" w:rsidR="00AB7D20" w:rsidRPr="00C35A2C" w:rsidRDefault="00AB7D20" w:rsidP="00AB7D20">
      <w:pPr>
        <w:rPr>
          <w:rFonts w:ascii="Fb Fontext" w:hAnsi="Fb Fontext"/>
          <w:rtl/>
        </w:rPr>
      </w:pPr>
      <w:bookmarkStart w:id="593" w:name="_Toc119353385"/>
      <w:r w:rsidRPr="00C35A2C">
        <w:rPr>
          <w:rStyle w:val="afffe"/>
          <w:rFonts w:hint="cs"/>
          <w:rtl/>
        </w:rPr>
        <w:t>והמצרף נחושת, והבורסי</w:t>
      </w:r>
      <w:bookmarkEnd w:id="593"/>
      <w:r w:rsidRPr="00C35A2C">
        <w:rPr>
          <w:rFonts w:ascii="Fb Fontext" w:hAnsi="Fb Fontext" w:cs="Guttman Vilna"/>
          <w:sz w:val="42"/>
          <w:rtl/>
        </w:rPr>
        <w:t>.</w:t>
      </w:r>
    </w:p>
    <w:p w14:paraId="3B4D9F0E" w14:textId="3BF98246" w:rsidR="00E268F4" w:rsidRDefault="00AB7D20" w:rsidP="00A97619">
      <w:pPr>
        <w:rPr>
          <w:rtl/>
        </w:rPr>
      </w:pPr>
      <w:r w:rsidRPr="00CA108A">
        <w:rPr>
          <w:rFonts w:cs="PFT_Frank"/>
          <w:b/>
          <w:bCs/>
          <w:szCs w:val="14"/>
          <w:rtl/>
        </w:rPr>
        <w:t>מצרף נחושת</w:t>
      </w:r>
      <w:r w:rsidRPr="00A97619">
        <w:rPr>
          <w:rStyle w:val="affffe"/>
          <w:rFonts w:hint="cs"/>
          <w:rtl/>
        </w:rPr>
        <w:t xml:space="preserve"> -ר</w:t>
      </w:r>
      <w:r w:rsidRPr="00A97619">
        <w:rPr>
          <w:rStyle w:val="affffe"/>
          <w:rtl/>
        </w:rPr>
        <w:t>"</w:t>
      </w:r>
      <w:r w:rsidRPr="00A97619">
        <w:rPr>
          <w:rStyle w:val="affffe"/>
          <w:rFonts w:hint="cs"/>
          <w:rtl/>
        </w:rPr>
        <w:t>א</w:t>
      </w:r>
      <w:r w:rsidRPr="00A97619">
        <w:rPr>
          <w:rStyle w:val="affffe"/>
          <w:rtl/>
        </w:rPr>
        <w:t>:</w:t>
      </w:r>
      <w:r w:rsidRPr="00F5539C">
        <w:rPr>
          <w:rtl/>
        </w:rPr>
        <w:t xml:space="preserve"> מרדד טסי נחושת לדודים</w:t>
      </w:r>
      <w:r w:rsidR="00E268F4">
        <w:rPr>
          <w:rtl/>
        </w:rPr>
        <w:t>,</w:t>
      </w:r>
    </w:p>
    <w:p w14:paraId="2688DAA7" w14:textId="77777777" w:rsidR="00E268F4" w:rsidRDefault="00AB7D20" w:rsidP="00A97619">
      <w:pPr>
        <w:ind w:left="793" w:firstLine="0"/>
        <w:rPr>
          <w:rtl/>
        </w:rPr>
      </w:pPr>
      <w:r w:rsidRPr="00A97619">
        <w:rPr>
          <w:rStyle w:val="affffe"/>
          <w:rtl/>
        </w:rPr>
        <w:t>רבב"ח:</w:t>
      </w:r>
      <w:r w:rsidRPr="00F5539C">
        <w:rPr>
          <w:rtl/>
        </w:rPr>
        <w:t xml:space="preserve"> המחתך נחושת מעיקרו.</w:t>
      </w:r>
      <w:r w:rsidRPr="00F5539C">
        <w:rPr>
          <w:rFonts w:hint="cs"/>
          <w:rtl/>
        </w:rPr>
        <w:t xml:space="preserve"> </w:t>
      </w:r>
      <w:r w:rsidRPr="00A97619">
        <w:rPr>
          <w:rStyle w:val="affffe"/>
          <w:rtl/>
        </w:rPr>
        <w:t>ות"כ</w:t>
      </w:r>
      <w:r w:rsidR="00E268F4">
        <w:rPr>
          <w:rtl/>
        </w:rPr>
        <w:t>,</w:t>
      </w:r>
    </w:p>
    <w:p w14:paraId="02F69681" w14:textId="2BDBB3AE" w:rsidR="00AB7D20" w:rsidRPr="00C35A2C" w:rsidRDefault="00AB7D20" w:rsidP="00AB7D20">
      <w:pPr>
        <w:rPr>
          <w:rFonts w:ascii="Fb Fontext" w:hAnsi="Fb Fontext"/>
          <w:rtl/>
        </w:rPr>
      </w:pPr>
      <w:r w:rsidRPr="00A97619">
        <w:rPr>
          <w:rStyle w:val="affffe"/>
          <w:rtl/>
        </w:rPr>
        <w:t xml:space="preserve">רב: </w:t>
      </w:r>
      <w:r w:rsidRPr="00C35A2C">
        <w:rPr>
          <w:rFonts w:ascii="Fb Fontext" w:hAnsi="Fb Fontext"/>
          <w:sz w:val="42"/>
          <w:rtl/>
        </w:rPr>
        <w:t>האומר איני זן ואיני מפרנס - יוציא ויתן כתובה.</w:t>
      </w:r>
    </w:p>
    <w:p w14:paraId="03491222" w14:textId="089E8807" w:rsidR="00AB7D20" w:rsidRPr="00C35A2C" w:rsidRDefault="007E7BEF" w:rsidP="007E7BEF">
      <w:pPr>
        <w:rPr>
          <w:rFonts w:cs="Guttman Vilna"/>
          <w:b/>
          <w:bCs/>
          <w:rtl/>
        </w:rPr>
      </w:pPr>
      <w:r>
        <w:rPr>
          <w:rStyle w:val="affffe"/>
          <w:rFonts w:hint="cs"/>
          <w:rtl/>
        </w:rPr>
        <w:t>שמואל</w:t>
      </w:r>
      <w:r w:rsidR="00AB7D20" w:rsidRPr="007E7BEF">
        <w:rPr>
          <w:rStyle w:val="afffff0"/>
          <w:rtl/>
        </w:rPr>
        <w:t xml:space="preserve">: </w:t>
      </w:r>
      <w:r w:rsidRPr="007E7BEF">
        <w:rPr>
          <w:rStyle w:val="afffff0"/>
          <w:rFonts w:hint="cs"/>
          <w:rtl/>
        </w:rPr>
        <w:t>האכילו שעורים לאלעזר</w:t>
      </w:r>
      <w:r>
        <w:rPr>
          <w:rFonts w:ascii="Fb Fontext" w:hAnsi="Fb Fontext" w:hint="cs"/>
          <w:rtl/>
        </w:rPr>
        <w:t xml:space="preserve"> </w:t>
      </w:r>
      <w:r w:rsidR="00AB7D20" w:rsidRPr="00C35A2C">
        <w:rPr>
          <w:rtl/>
        </w:rPr>
        <w:t>דעד שכופין להוציא, יכפוהו לזון.</w:t>
      </w:r>
    </w:p>
    <w:p w14:paraId="2549639E" w14:textId="14423302" w:rsidR="00AB7D20" w:rsidRPr="00C35A2C" w:rsidRDefault="00AB7D20" w:rsidP="00AB7D20">
      <w:pPr>
        <w:rPr>
          <w:rFonts w:ascii="Fb Fontext" w:hAnsi="Fb Fontext"/>
          <w:rtl/>
        </w:rPr>
      </w:pPr>
      <w:r w:rsidRPr="00A97619">
        <w:rPr>
          <w:rStyle w:val="affffe"/>
          <w:rtl/>
        </w:rPr>
        <w:t>ורב</w:t>
      </w:r>
      <w:r w:rsidR="00A97619">
        <w:rPr>
          <w:rStyle w:val="affffe"/>
          <w:rFonts w:hint="cs"/>
          <w:rtl/>
        </w:rPr>
        <w:t>:</w:t>
      </w:r>
      <w:r w:rsidRPr="00C35A2C">
        <w:rPr>
          <w:rFonts w:ascii="Fb Fontext" w:hAnsi="Fb Fontext"/>
          <w:sz w:val="42"/>
          <w:rtl/>
        </w:rPr>
        <w:t xml:space="preserve"> אין אדם דר עם נחש בכפיפה</w:t>
      </w:r>
      <w:r w:rsidR="00094F76">
        <w:rPr>
          <w:rFonts w:ascii="Fb Fontext" w:hAnsi="Fb Fontext" w:hint="cs"/>
          <w:sz w:val="42"/>
          <w:rtl/>
        </w:rPr>
        <w:t xml:space="preserve"> אחת</w:t>
      </w:r>
      <w:r w:rsidRPr="00C35A2C">
        <w:rPr>
          <w:rFonts w:ascii="Fb Fontext" w:hAnsi="Fb Fontext"/>
          <w:sz w:val="42"/>
          <w:rtl/>
        </w:rPr>
        <w:t>.</w:t>
      </w:r>
      <w:r w:rsidR="00094F76">
        <w:rPr>
          <w:rFonts w:ascii="Fb Fontext" w:hAnsi="Fb Fontext" w:hint="cs"/>
          <w:rtl/>
        </w:rPr>
        <w:t xml:space="preserve"> </w:t>
      </w:r>
      <w:r w:rsidR="00094F76" w:rsidRPr="00094F76">
        <w:rPr>
          <w:rStyle w:val="afffff0"/>
          <w:rFonts w:hint="cs"/>
          <w:rtl/>
        </w:rPr>
        <w:t>ולכן כופין להוציא.</w:t>
      </w:r>
    </w:p>
    <w:p w14:paraId="0B7F5FE6" w14:textId="683D4D05" w:rsidR="00AB7D20" w:rsidRPr="00F5539C" w:rsidRDefault="00094F76" w:rsidP="00AB7D20">
      <w:pPr>
        <w:rPr>
          <w:rFonts w:ascii="Fb Fontext" w:hAnsi="Fb Fontext"/>
          <w:spacing w:val="-2"/>
          <w:rtl/>
        </w:rPr>
      </w:pPr>
      <w:r>
        <w:rPr>
          <w:rStyle w:val="affffe"/>
          <w:rFonts w:hint="cs"/>
          <w:rtl/>
        </w:rPr>
        <w:t>ר</w:t>
      </w:r>
      <w:r w:rsidR="002B7BCC">
        <w:rPr>
          <w:rStyle w:val="affffe"/>
          <w:rtl/>
        </w:rPr>
        <w:t>"</w:t>
      </w:r>
      <w:r>
        <w:rPr>
          <w:rStyle w:val="affffe"/>
          <w:rFonts w:hint="cs"/>
          <w:rtl/>
        </w:rPr>
        <w:t>ז מרי</w:t>
      </w:r>
      <w:r w:rsidR="002B7BCC">
        <w:rPr>
          <w:rStyle w:val="affffe"/>
          <w:rtl/>
        </w:rPr>
        <w:t>"</w:t>
      </w:r>
      <w:r>
        <w:rPr>
          <w:rStyle w:val="affffe"/>
          <w:rFonts w:hint="cs"/>
          <w:rtl/>
        </w:rPr>
        <w:t>ו:</w:t>
      </w:r>
      <w:r w:rsidR="00AB7D20" w:rsidRPr="00A97619">
        <w:rPr>
          <w:rStyle w:val="affffe"/>
          <w:rtl/>
        </w:rPr>
        <w:t xml:space="preserve"> </w:t>
      </w:r>
      <w:r w:rsidR="00AB7D20" w:rsidRPr="00F5539C">
        <w:rPr>
          <w:rFonts w:ascii="Fb Fontext" w:hAnsi="Fb Fontext"/>
          <w:spacing w:val="-2"/>
          <w:rtl/>
        </w:rPr>
        <w:t>דע"ז האכילו שע</w:t>
      </w:r>
      <w:r w:rsidR="00A97619">
        <w:rPr>
          <w:rFonts w:ascii="Fb Fontext" w:hAnsi="Fb Fontext" w:hint="cs"/>
          <w:spacing w:val="-2"/>
          <w:rtl/>
        </w:rPr>
        <w:t>ו</w:t>
      </w:r>
      <w:r w:rsidR="00AB7D20" w:rsidRPr="00F5539C">
        <w:rPr>
          <w:rFonts w:ascii="Fb Fontext" w:hAnsi="Fb Fontext"/>
          <w:spacing w:val="-2"/>
          <w:rtl/>
        </w:rPr>
        <w:t>רין לאלעזר בבבל.</w:t>
      </w:r>
    </w:p>
    <w:p w14:paraId="6BB1A658" w14:textId="1BA2F13E" w:rsidR="00AB7D20" w:rsidRPr="008C28D0" w:rsidRDefault="00094F76" w:rsidP="00F1680A">
      <w:pPr>
        <w:pStyle w:val="affffb"/>
        <w:rPr>
          <w:spacing w:val="0"/>
          <w:rtl/>
        </w:rPr>
      </w:pPr>
      <w:bookmarkStart w:id="594" w:name="_Toc119353386"/>
      <w:r w:rsidRPr="008C28D0">
        <w:rPr>
          <w:rStyle w:val="affffe"/>
          <w:rFonts w:hint="cs"/>
          <w:spacing w:val="0"/>
          <w:rtl/>
        </w:rPr>
        <w:lastRenderedPageBreak/>
        <w:t>ר</w:t>
      </w:r>
      <w:r w:rsidR="002B7BCC" w:rsidRPr="008C28D0">
        <w:rPr>
          <w:rStyle w:val="affffe"/>
          <w:spacing w:val="0"/>
          <w:rtl/>
        </w:rPr>
        <w:t>"</w:t>
      </w:r>
      <w:r w:rsidRPr="008C28D0">
        <w:rPr>
          <w:rStyle w:val="affffe"/>
          <w:rFonts w:hint="cs"/>
          <w:spacing w:val="0"/>
          <w:rtl/>
        </w:rPr>
        <w:t>א</w:t>
      </w:r>
      <w:r w:rsidR="00AB7D20" w:rsidRPr="008C28D0">
        <w:rPr>
          <w:rStyle w:val="affffe"/>
          <w:spacing w:val="0"/>
          <w:rtl/>
        </w:rPr>
        <w:t xml:space="preserve">: </w:t>
      </w:r>
      <w:r w:rsidRPr="008C28D0">
        <w:rPr>
          <w:rFonts w:hint="cs"/>
          <w:spacing w:val="0"/>
          <w:rtl/>
        </w:rPr>
        <w:t xml:space="preserve">מדאורייתא </w:t>
      </w:r>
      <w:r w:rsidR="00AB7D20" w:rsidRPr="008C28D0">
        <w:rPr>
          <w:spacing w:val="0"/>
          <w:rtl/>
        </w:rPr>
        <w:t>אין מעשין אלא לפסולות.</w:t>
      </w:r>
      <w:bookmarkEnd w:id="594"/>
    </w:p>
    <w:p w14:paraId="1947751C" w14:textId="5C690E2A" w:rsidR="00AB7D20" w:rsidRPr="00C35A2C" w:rsidRDefault="00AB7D20" w:rsidP="00AB7D20">
      <w:pPr>
        <w:rPr>
          <w:rFonts w:ascii="Fb Fontext" w:hAnsi="Fb Fontext"/>
          <w:rtl/>
        </w:rPr>
      </w:pPr>
      <w:r w:rsidRPr="006B6477">
        <w:rPr>
          <w:rStyle w:val="affffe"/>
          <w:rtl/>
        </w:rPr>
        <w:t>שמואל</w:t>
      </w:r>
      <w:r w:rsidR="00094F76">
        <w:rPr>
          <w:rFonts w:ascii="Fb Fontext" w:hAnsi="Fb Fontext" w:hint="cs"/>
          <w:rtl/>
        </w:rPr>
        <w:t>:</w:t>
      </w:r>
      <w:r w:rsidRPr="00C35A2C">
        <w:rPr>
          <w:rFonts w:ascii="Fb Fontext" w:hAnsi="Fb Fontext"/>
          <w:rtl/>
        </w:rPr>
        <w:t xml:space="preserve"> כגון אלמנה לכה"ג, וגרושה וחלוצה לכהן הדיוט, ממזרת ונתינה לישראל, בת ישראל לנתין ולממזר, אבל נשא אשה ושהה עמה י' שנים ולא ילדה - אין כופין אותו.</w:t>
      </w:r>
    </w:p>
    <w:p w14:paraId="65645F74" w14:textId="2D27EBA1" w:rsidR="00AB7D20" w:rsidRPr="00C35A2C" w:rsidRDefault="00094F76" w:rsidP="00AB7D20">
      <w:pPr>
        <w:rPr>
          <w:rFonts w:ascii="Fb Fontext" w:hAnsi="Fb Fontext" w:cs="Guttman Vilna"/>
          <w:b/>
          <w:bCs/>
          <w:rtl/>
        </w:rPr>
      </w:pPr>
      <w:r>
        <w:rPr>
          <w:rStyle w:val="affffe"/>
          <w:rFonts w:hint="cs"/>
          <w:rtl/>
        </w:rPr>
        <w:t>ר</w:t>
      </w:r>
      <w:r w:rsidR="002B7BCC">
        <w:rPr>
          <w:rStyle w:val="affffe"/>
          <w:rtl/>
        </w:rPr>
        <w:t>"</w:t>
      </w:r>
      <w:r>
        <w:rPr>
          <w:rStyle w:val="affffe"/>
          <w:rFonts w:hint="cs"/>
          <w:rtl/>
        </w:rPr>
        <w:t xml:space="preserve">ת </w:t>
      </w:r>
      <w:r w:rsidR="00AB7D20" w:rsidRPr="006B6477">
        <w:rPr>
          <w:rStyle w:val="affffe"/>
          <w:rtl/>
        </w:rPr>
        <w:t xml:space="preserve">משמואל: </w:t>
      </w:r>
      <w:r w:rsidR="00AB7D20" w:rsidRPr="00C35A2C">
        <w:rPr>
          <w:rFonts w:ascii="Fb Fontext" w:hAnsi="Fb Fontext"/>
          <w:sz w:val="42"/>
          <w:rtl/>
        </w:rPr>
        <w:t>א</w:t>
      </w:r>
      <w:r>
        <w:rPr>
          <w:rFonts w:ascii="Fb Fontext" w:hAnsi="Fb Fontext" w:hint="cs"/>
          <w:sz w:val="42"/>
          <w:rtl/>
        </w:rPr>
        <w:t>ף' שהה עמה</w:t>
      </w:r>
      <w:r w:rsidR="00AB7D20" w:rsidRPr="00C35A2C">
        <w:rPr>
          <w:rFonts w:ascii="Fb Fontext" w:hAnsi="Fb Fontext"/>
          <w:sz w:val="42"/>
          <w:rtl/>
        </w:rPr>
        <w:t xml:space="preserve"> י' שנים ולא ילדה, כופין אותו.</w:t>
      </w:r>
    </w:p>
    <w:p w14:paraId="56AECC64" w14:textId="77777777" w:rsidR="00AB7D20" w:rsidRPr="00C35A2C" w:rsidRDefault="00AB7D20" w:rsidP="00AB7D20">
      <w:pPr>
        <w:rPr>
          <w:rFonts w:ascii="Fb Fontext" w:hAnsi="Fb Fontext"/>
          <w:rtl/>
        </w:rPr>
      </w:pPr>
      <w:r w:rsidRPr="00094F76">
        <w:rPr>
          <w:rStyle w:val="affffe"/>
          <w:rtl/>
        </w:rPr>
        <w:t>תנן,</w:t>
      </w:r>
      <w:r w:rsidRPr="00C35A2C">
        <w:rPr>
          <w:rFonts w:ascii="Fb Fontext" w:hAnsi="Fb Fontext"/>
          <w:sz w:val="42"/>
          <w:rtl/>
        </w:rPr>
        <w:t xml:space="preserve"> אלו שכופין אותו להוציא: מוכה שחין, ובעל פוליפוס;</w:t>
      </w:r>
    </w:p>
    <w:p w14:paraId="0AE3FDB6" w14:textId="0761637D" w:rsidR="00AB7D20" w:rsidRDefault="00AB7D20" w:rsidP="00AB7D20">
      <w:pPr>
        <w:rPr>
          <w:rFonts w:ascii="Fb Fontext" w:hAnsi="Fb Fontext"/>
          <w:rtl/>
        </w:rPr>
      </w:pPr>
      <w:r w:rsidRPr="006B6477">
        <w:rPr>
          <w:rStyle w:val="affffe"/>
          <w:rtl/>
        </w:rPr>
        <w:t xml:space="preserve">לרב אסי </w:t>
      </w:r>
      <w:r w:rsidRPr="00C35A2C">
        <w:rPr>
          <w:rFonts w:ascii="Fb Fontext" w:hAnsi="Fb Fontext"/>
          <w:rtl/>
        </w:rPr>
        <w:t>- דרבנן קתני, דאורייתא לא קתני,</w:t>
      </w:r>
    </w:p>
    <w:p w14:paraId="6788D960" w14:textId="5B7A84CD" w:rsidR="00AB7D20" w:rsidRDefault="00AB7D20" w:rsidP="00AB7D20">
      <w:pPr>
        <w:rPr>
          <w:rFonts w:ascii="Fb Fontext" w:hAnsi="Fb Fontext"/>
          <w:rtl/>
        </w:rPr>
      </w:pPr>
      <w:r w:rsidRPr="006B6477">
        <w:rPr>
          <w:rStyle w:val="affffe"/>
          <w:rtl/>
        </w:rPr>
        <w:t xml:space="preserve">רתב"א </w:t>
      </w:r>
      <w:r w:rsidRPr="00C35A2C">
        <w:rPr>
          <w:rFonts w:ascii="Fb Fontext" w:hAnsi="Fb Fontext"/>
          <w:rtl/>
        </w:rPr>
        <w:t>לא הבאנו שהה עמה י' שנים ולא ילדה דכופין אותו</w:t>
      </w:r>
      <w:r w:rsidR="000568A6">
        <w:rPr>
          <w:rFonts w:ascii="Fb Fontext" w:hAnsi="Fb Fontext" w:hint="cs"/>
          <w:rtl/>
        </w:rPr>
        <w:t>,</w:t>
      </w:r>
    </w:p>
    <w:p w14:paraId="080822CD" w14:textId="65BF38FA" w:rsidR="00AB7D20" w:rsidRPr="00C54C7E" w:rsidRDefault="00AB7D20" w:rsidP="006B6477">
      <w:pPr>
        <w:rPr>
          <w:rtl/>
        </w:rPr>
      </w:pPr>
      <w:r w:rsidRPr="00094F76">
        <w:rPr>
          <w:rStyle w:val="affffe"/>
          <w:rtl/>
        </w:rPr>
        <w:t xml:space="preserve">א. </w:t>
      </w:r>
      <w:r w:rsidRPr="00C35A2C">
        <w:rPr>
          <w:rtl/>
        </w:rPr>
        <w:t>דשם ב</w:t>
      </w:r>
      <w:r w:rsidR="00094F76">
        <w:rPr>
          <w:rFonts w:hint="cs"/>
          <w:rtl/>
        </w:rPr>
        <w:t>דברים</w:t>
      </w:r>
      <w:r w:rsidRPr="00C35A2C">
        <w:rPr>
          <w:rtl/>
        </w:rPr>
        <w:t>, משא"כ במשנה כופין בשוטי.</w:t>
      </w:r>
    </w:p>
    <w:p w14:paraId="3B2BCDAB" w14:textId="3D98A0F5" w:rsidR="00AB7D20" w:rsidRPr="00C35A2C" w:rsidRDefault="00AB7D20" w:rsidP="006B6477">
      <w:pPr>
        <w:rPr>
          <w:rtl/>
        </w:rPr>
      </w:pPr>
      <w:r w:rsidRPr="00094F76">
        <w:rPr>
          <w:rStyle w:val="affffe"/>
          <w:rtl/>
        </w:rPr>
        <w:t>ב. ר"א</w:t>
      </w:r>
      <w:r w:rsidR="00094F76">
        <w:rPr>
          <w:rStyle w:val="affffe"/>
          <w:rFonts w:hint="cs"/>
          <w:rtl/>
        </w:rPr>
        <w:t>:</w:t>
      </w:r>
      <w:r w:rsidRPr="00C35A2C">
        <w:rPr>
          <w:rtl/>
        </w:rPr>
        <w:t xml:space="preserve"> הא</w:t>
      </w:r>
      <w:r w:rsidRPr="006B2A7E">
        <w:rPr>
          <w:rStyle w:val="affffa"/>
          <w:rtl/>
        </w:rPr>
        <w:t xml:space="preserve"> 'בדברים לא יוסר עבד</w:t>
      </w:r>
      <w:r w:rsidRPr="006B2A7E">
        <w:rPr>
          <w:rStyle w:val="affffa"/>
          <w:rFonts w:hint="cs"/>
          <w:rtl/>
        </w:rPr>
        <w:t>'</w:t>
      </w:r>
      <w:r w:rsidRPr="006B2A7E">
        <w:rPr>
          <w:rStyle w:val="affffa"/>
          <w:rtl/>
        </w:rPr>
        <w:t xml:space="preserve"> </w:t>
      </w:r>
      <w:r w:rsidRPr="00C35A2C">
        <w:rPr>
          <w:rtl/>
        </w:rPr>
        <w:t xml:space="preserve">אלא </w:t>
      </w:r>
      <w:r w:rsidR="00094F76">
        <w:rPr>
          <w:rFonts w:hint="cs"/>
          <w:rtl/>
        </w:rPr>
        <w:t>שניהם</w:t>
      </w:r>
      <w:r w:rsidRPr="00C35A2C">
        <w:rPr>
          <w:rtl/>
        </w:rPr>
        <w:t xml:space="preserve"> בשוט,</w:t>
      </w:r>
    </w:p>
    <w:p w14:paraId="1A7DDFA2" w14:textId="31D9C6B8" w:rsidR="00AB7D20" w:rsidRDefault="00AB7D20" w:rsidP="006B6477">
      <w:pPr>
        <w:rPr>
          <w:rFonts w:ascii="Fb Fontext" w:hAnsi="Fb Fontext"/>
          <w:sz w:val="42"/>
          <w:rtl/>
        </w:rPr>
      </w:pPr>
      <w:r w:rsidRPr="00094F76">
        <w:rPr>
          <w:rStyle w:val="affffe"/>
          <w:rtl/>
        </w:rPr>
        <w:t xml:space="preserve">שם </w:t>
      </w:r>
      <w:r w:rsidRPr="00C35A2C">
        <w:rPr>
          <w:rFonts w:ascii="Fb Fontext" w:hAnsi="Fb Fontext"/>
          <w:sz w:val="42"/>
          <w:rtl/>
        </w:rPr>
        <w:t>כשאמרה שתשאר עמו מניחים לה,</w:t>
      </w:r>
    </w:p>
    <w:p w14:paraId="69F8FA67" w14:textId="37D06FE6" w:rsidR="00AB7D20" w:rsidRDefault="00094F76" w:rsidP="006B6477">
      <w:pPr>
        <w:rPr>
          <w:rFonts w:ascii="Fb Fontext" w:hAnsi="Fb Fontext"/>
          <w:sz w:val="42"/>
          <w:rtl/>
        </w:rPr>
      </w:pPr>
      <w:r w:rsidRPr="00094F76">
        <w:rPr>
          <w:rStyle w:val="affffe"/>
          <w:rFonts w:hint="cs"/>
          <w:rtl/>
        </w:rPr>
        <w:t>ו</w:t>
      </w:r>
      <w:r w:rsidR="00287D14" w:rsidRPr="00094F76">
        <w:rPr>
          <w:rStyle w:val="affffe"/>
          <w:rtl/>
        </w:rPr>
        <w:t>כאן</w:t>
      </w:r>
      <w:r w:rsidR="00AB7D20" w:rsidRPr="00094F76">
        <w:rPr>
          <w:rStyle w:val="affffe"/>
          <w:rtl/>
        </w:rPr>
        <w:t xml:space="preserve"> </w:t>
      </w:r>
      <w:r w:rsidR="00AB7D20" w:rsidRPr="00C35A2C">
        <w:rPr>
          <w:rFonts w:ascii="Fb Fontext" w:hAnsi="Fb Fontext"/>
          <w:sz w:val="42"/>
          <w:rtl/>
        </w:rPr>
        <w:t>בי' שנים א</w:t>
      </w:r>
      <w:r>
        <w:rPr>
          <w:rFonts w:ascii="Fb Fontext" w:hAnsi="Fb Fontext" w:hint="cs"/>
          <w:sz w:val="42"/>
          <w:rtl/>
        </w:rPr>
        <w:t>ף ש</w:t>
      </w:r>
      <w:r w:rsidR="00AB7D20" w:rsidRPr="00C35A2C">
        <w:rPr>
          <w:rFonts w:ascii="Fb Fontext" w:hAnsi="Fb Fontext"/>
          <w:sz w:val="42"/>
          <w:rtl/>
        </w:rPr>
        <w:t>אמרה שרוצה להשאר לא מניחים לה</w:t>
      </w:r>
      <w:r w:rsidR="000568A6">
        <w:rPr>
          <w:rFonts w:ascii="Fb Fontext" w:hAnsi="Fb Fontext" w:hint="cs"/>
          <w:sz w:val="42"/>
          <w:rtl/>
        </w:rPr>
        <w:t>,</w:t>
      </w:r>
    </w:p>
    <w:p w14:paraId="0FAB363C" w14:textId="618AB50E" w:rsidR="00AB7D20" w:rsidRPr="00C35A2C" w:rsidRDefault="00AB7D20" w:rsidP="006B6477">
      <w:pPr>
        <w:rPr>
          <w:rFonts w:ascii="Fb Fontext" w:hAnsi="Fb Fontext" w:cs="Guttman Vilna"/>
          <w:b/>
          <w:bCs/>
          <w:sz w:val="42"/>
          <w:rtl/>
        </w:rPr>
      </w:pPr>
      <w:r w:rsidRPr="00C35A2C">
        <w:rPr>
          <w:rFonts w:ascii="Fb Fontext" w:hAnsi="Fb Fontext"/>
          <w:sz w:val="42"/>
          <w:rtl/>
        </w:rPr>
        <w:t xml:space="preserve">והא דמוכה שחין, </w:t>
      </w:r>
      <w:r w:rsidR="00094F76">
        <w:rPr>
          <w:rFonts w:ascii="Fb Fontext" w:hAnsi="Fb Fontext" w:hint="cs"/>
          <w:sz w:val="42"/>
          <w:rtl/>
        </w:rPr>
        <w:t>אף</w:t>
      </w:r>
      <w:r w:rsidRPr="00C35A2C">
        <w:rPr>
          <w:rFonts w:ascii="Fb Fontext" w:hAnsi="Fb Fontext"/>
          <w:sz w:val="42"/>
          <w:rtl/>
        </w:rPr>
        <w:t xml:space="preserve"> </w:t>
      </w:r>
      <w:r w:rsidR="00094F76">
        <w:rPr>
          <w:rFonts w:ascii="Fb Fontext" w:hAnsi="Fb Fontext" w:hint="cs"/>
          <w:sz w:val="42"/>
          <w:rtl/>
        </w:rPr>
        <w:t>ש</w:t>
      </w:r>
      <w:r w:rsidRPr="00C35A2C">
        <w:rPr>
          <w:rFonts w:ascii="Fb Fontext" w:hAnsi="Fb Fontext"/>
          <w:sz w:val="42"/>
          <w:rtl/>
        </w:rPr>
        <w:t xml:space="preserve">רוצה להשאר לא מניחים לה מפני שממקתו וקתני- מיירי שרוצה להשאר בעדים שישגיחו שלא יהא בניהם תשמיש משא"כ </w:t>
      </w:r>
      <w:r w:rsidR="00287D14">
        <w:rPr>
          <w:rFonts w:ascii="Fb Fontext" w:hAnsi="Fb Fontext"/>
          <w:sz w:val="42"/>
          <w:rtl/>
        </w:rPr>
        <w:t>כאן</w:t>
      </w:r>
      <w:r w:rsidRPr="00C35A2C">
        <w:rPr>
          <w:rFonts w:ascii="Fb Fontext" w:hAnsi="Fb Fontext"/>
          <w:sz w:val="42"/>
          <w:rtl/>
        </w:rPr>
        <w:t xml:space="preserve"> אפ"ה לא שבקינן לה.</w:t>
      </w:r>
    </w:p>
    <w:p w14:paraId="364C5618" w14:textId="77777777" w:rsidR="00AB7D20" w:rsidRPr="00C35A2C" w:rsidRDefault="00AB7D20" w:rsidP="00E26091">
      <w:pPr>
        <w:pStyle w:val="afff"/>
        <w:framePr w:wrap="around"/>
        <w:rPr>
          <w:rtl/>
        </w:rPr>
      </w:pPr>
      <w:bookmarkStart w:id="595" w:name="_Toc119353387"/>
      <w:r w:rsidRPr="00C35A2C">
        <w:rPr>
          <w:rtl/>
        </w:rPr>
        <w:t>עז:</w:t>
      </w:r>
      <w:bookmarkEnd w:id="595"/>
    </w:p>
    <w:p w14:paraId="71C51F57" w14:textId="77777777" w:rsidR="00224981" w:rsidRDefault="00AB7D20" w:rsidP="00AB7D20">
      <w:pPr>
        <w:rPr>
          <w:rFonts w:ascii="Fb Fontext" w:hAnsi="Fb Fontext"/>
          <w:sz w:val="42"/>
          <w:rtl/>
        </w:rPr>
      </w:pPr>
      <w:r w:rsidRPr="006B6477">
        <w:rPr>
          <w:rStyle w:val="afffff0"/>
          <w:rtl/>
        </w:rPr>
        <w:t>רבי יוסי, שח לי זקן מאנשי ירושלים:</w:t>
      </w:r>
      <w:r w:rsidRPr="00C35A2C">
        <w:rPr>
          <w:rFonts w:ascii="Fb Fontext" w:hAnsi="Fb Fontext"/>
          <w:sz w:val="42"/>
          <w:rtl/>
        </w:rPr>
        <w:t xml:space="preserve"> </w:t>
      </w:r>
      <w:r w:rsidR="00094F76" w:rsidRPr="00224981">
        <w:rPr>
          <w:rStyle w:val="affffc"/>
          <w:rFonts w:hint="cs"/>
          <w:rtl/>
        </w:rPr>
        <w:t>כ</w:t>
      </w:r>
      <w:r w:rsidR="002B7BCC" w:rsidRPr="00224981">
        <w:rPr>
          <w:rStyle w:val="affffc"/>
          <w:rtl/>
        </w:rPr>
        <w:t>"</w:t>
      </w:r>
      <w:r w:rsidR="00094F76" w:rsidRPr="00224981">
        <w:rPr>
          <w:rStyle w:val="affffc"/>
          <w:rFonts w:hint="cs"/>
          <w:rtl/>
        </w:rPr>
        <w:t>ד</w:t>
      </w:r>
      <w:r w:rsidRPr="00224981">
        <w:rPr>
          <w:rStyle w:val="affffc"/>
          <w:rtl/>
        </w:rPr>
        <w:t xml:space="preserve"> מוכי שחין הן,</w:t>
      </w:r>
      <w:r w:rsidRPr="00C35A2C">
        <w:rPr>
          <w:rFonts w:ascii="Fb Fontext" w:hAnsi="Fb Fontext"/>
          <w:sz w:val="42"/>
          <w:rtl/>
        </w:rPr>
        <w:t xml:space="preserve"> </w:t>
      </w:r>
    </w:p>
    <w:p w14:paraId="298F9656" w14:textId="49057778" w:rsidR="00AB7D20" w:rsidRDefault="00AB7D20" w:rsidP="00AB7D20">
      <w:pPr>
        <w:rPr>
          <w:rFonts w:ascii="Fb Fontext" w:hAnsi="Fb Fontext"/>
          <w:sz w:val="42"/>
          <w:rtl/>
        </w:rPr>
      </w:pPr>
      <w:r w:rsidRPr="00C35A2C">
        <w:rPr>
          <w:rFonts w:ascii="Fb Fontext" w:hAnsi="Fb Fontext"/>
          <w:sz w:val="42"/>
          <w:rtl/>
        </w:rPr>
        <w:t>וכולן תשמיש קשה להן, ובעלי ראתן קשה מכולן:</w:t>
      </w:r>
    </w:p>
    <w:p w14:paraId="02FE8B26" w14:textId="322663B5" w:rsidR="00E268F4" w:rsidRDefault="00AB7D20" w:rsidP="00094F76">
      <w:pPr>
        <w:rPr>
          <w:rtl/>
        </w:rPr>
      </w:pPr>
      <w:bookmarkStart w:id="596" w:name="_Toc119353388"/>
      <w:r w:rsidRPr="00C54C7E">
        <w:rPr>
          <w:rStyle w:val="afffe"/>
          <w:rtl/>
        </w:rPr>
        <w:t>ונעשית</w:t>
      </w:r>
      <w:bookmarkEnd w:id="596"/>
      <w:r w:rsidRPr="00F71179">
        <w:rPr>
          <w:rtl/>
        </w:rPr>
        <w:t xml:space="preserve"> מדהקיז דם ושימש הו"ל בנים ויתיקין</w:t>
      </w:r>
      <w:r w:rsidR="00E268F4">
        <w:rPr>
          <w:rtl/>
        </w:rPr>
        <w:t>,</w:t>
      </w:r>
    </w:p>
    <w:p w14:paraId="04871CE4" w14:textId="6B38F43C" w:rsidR="00AB7D20" w:rsidRPr="00F71179" w:rsidRDefault="00AB7D20" w:rsidP="00094F76">
      <w:pPr>
        <w:rPr>
          <w:rtl/>
        </w:rPr>
      </w:pPr>
      <w:r w:rsidRPr="00F71179">
        <w:rPr>
          <w:rtl/>
        </w:rPr>
        <w:t>הקיזו שניהם ושימשו- הוו'ל בנים בעלי ראתן.</w:t>
      </w:r>
    </w:p>
    <w:p w14:paraId="4E6BFA6B" w14:textId="4798D109" w:rsidR="00AB7D20" w:rsidRPr="00C35A2C" w:rsidRDefault="00AB7D20" w:rsidP="00AB7D20">
      <w:pPr>
        <w:rPr>
          <w:rFonts w:ascii="Fb Fontext" w:hAnsi="Fb Fontext"/>
          <w:rtl/>
        </w:rPr>
      </w:pPr>
      <w:r w:rsidRPr="006B6477">
        <w:rPr>
          <w:rStyle w:val="affffe"/>
          <w:rtl/>
        </w:rPr>
        <w:t>ר"פ:</w:t>
      </w:r>
      <w:r w:rsidRPr="00C35A2C">
        <w:rPr>
          <w:rFonts w:ascii="Fb Fontext" w:hAnsi="Fb Fontext"/>
          <w:rtl/>
        </w:rPr>
        <w:t xml:space="preserve"> אי ט</w:t>
      </w:r>
      <w:r w:rsidR="00940C3F">
        <w:rPr>
          <w:rFonts w:ascii="Fb Fontext" w:hAnsi="Fb Fontext" w:hint="cs"/>
          <w:rtl/>
        </w:rPr>
        <w:t>ועם משהו לא.</w:t>
      </w:r>
      <w:r w:rsidRPr="00C35A2C">
        <w:rPr>
          <w:rFonts w:ascii="Fb Fontext" w:hAnsi="Fb Fontext"/>
          <w:rtl/>
        </w:rPr>
        <w:t>.</w:t>
      </w:r>
    </w:p>
    <w:p w14:paraId="1F72BF6D" w14:textId="67CF3669" w:rsidR="00AB7D20" w:rsidRPr="00730169" w:rsidRDefault="00940C3F" w:rsidP="00AB7D20">
      <w:pPr>
        <w:rPr>
          <w:rFonts w:ascii="Fb Fontext" w:hAnsi="Fb Fontext"/>
          <w:spacing w:val="-2"/>
          <w:rtl/>
        </w:rPr>
      </w:pPr>
      <w:r w:rsidRPr="00730169">
        <w:rPr>
          <w:rFonts w:cs="PFT_Frank" w:hint="cs"/>
          <w:b/>
          <w:bCs/>
          <w:spacing w:val="-2"/>
          <w:szCs w:val="14"/>
          <w:rtl/>
        </w:rPr>
        <w:t>סימנו</w:t>
      </w:r>
      <w:r w:rsidR="00AB7D20" w:rsidRPr="00730169">
        <w:rPr>
          <w:rFonts w:ascii="Fb Fontext" w:hAnsi="Fb Fontext"/>
          <w:spacing w:val="-2"/>
          <w:rtl/>
        </w:rPr>
        <w:t xml:space="preserve"> ד</w:t>
      </w:r>
      <w:r w:rsidRPr="00730169">
        <w:rPr>
          <w:rFonts w:ascii="Fb Fontext" w:hAnsi="Fb Fontext" w:hint="cs"/>
          <w:spacing w:val="-2"/>
          <w:rtl/>
        </w:rPr>
        <w:t xml:space="preserve">ולפות עיניו זב אפו, וריר מפיו, </w:t>
      </w:r>
      <w:r w:rsidR="00AB7D20" w:rsidRPr="00730169">
        <w:rPr>
          <w:rFonts w:ascii="Fb Fontext" w:hAnsi="Fb Fontext"/>
          <w:spacing w:val="-2"/>
          <w:rtl/>
        </w:rPr>
        <w:t>וזבובים מסתובבים עליו.</w:t>
      </w:r>
    </w:p>
    <w:p w14:paraId="1026894C" w14:textId="4835C56E" w:rsidR="00AB7D20" w:rsidRPr="00940C3F" w:rsidRDefault="00AB7D20" w:rsidP="00AB7D20">
      <w:pPr>
        <w:rPr>
          <w:rStyle w:val="afffff0"/>
          <w:rtl/>
        </w:rPr>
      </w:pPr>
      <w:r w:rsidRPr="00940C3F">
        <w:rPr>
          <w:rtl/>
        </w:rPr>
        <w:t xml:space="preserve">ורפואתו </w:t>
      </w:r>
      <w:r w:rsidRPr="006B6477">
        <w:rPr>
          <w:rStyle w:val="affffe"/>
          <w:rtl/>
        </w:rPr>
        <w:t>אביי</w:t>
      </w:r>
      <w:r w:rsidRPr="00940C3F">
        <w:rPr>
          <w:rStyle w:val="afffff0"/>
          <w:rtl/>
        </w:rPr>
        <w:t xml:space="preserve">: מנטה ולענה וקליפת אגוז ומה שמגרדים מעור הבהמה, וחבצלת, וקליפת תמרים אדומים, יבשלם יחד ויכניסו לבית שיש, ואי לא לבית שעובי קירותיו </w:t>
      </w:r>
      <w:r w:rsidR="00940C3F" w:rsidRPr="00940C3F">
        <w:rPr>
          <w:rStyle w:val="afffff0"/>
          <w:rFonts w:hint="cs"/>
          <w:rtl/>
        </w:rPr>
        <w:t>ז'</w:t>
      </w:r>
      <w:r w:rsidRPr="00940C3F">
        <w:rPr>
          <w:rStyle w:val="afffff0"/>
          <w:rtl/>
        </w:rPr>
        <w:t xml:space="preserve"> לבנים ואריח</w:t>
      </w:r>
      <w:r w:rsidR="00940C3F" w:rsidRPr="00940C3F">
        <w:rPr>
          <w:rStyle w:val="afffff0"/>
          <w:rFonts w:hint="cs"/>
          <w:rtl/>
        </w:rPr>
        <w:t>,</w:t>
      </w:r>
      <w:r w:rsidRPr="00940C3F">
        <w:rPr>
          <w:rStyle w:val="afffff0"/>
          <w:rtl/>
        </w:rPr>
        <w:t xml:space="preserve"> וישפכו על ראשו שלוש מאות כוסות מחומר זה עד שגולגלתו מתרככת ונוחה ליקרע בסכין, ויקרעו למוחו כדי </w:t>
      </w:r>
      <w:r w:rsidRPr="00940C3F">
        <w:rPr>
          <w:rStyle w:val="afffff0"/>
          <w:rtl/>
        </w:rPr>
        <w:lastRenderedPageBreak/>
        <w:t>שיראה השרץ העומד על הקרום, ויביאו ארבעה עלי הדס ומרימים כל אחת מרגליו של השרץ ומניחים עלה אחד תחת כל רגל ולוקחים השרץ בצבת ושורפים אותו, ואם לא יחזור לחולה.</w:t>
      </w:r>
    </w:p>
    <w:p w14:paraId="316DF423" w14:textId="663711C8" w:rsidR="00AB7D20" w:rsidRPr="00C35A2C" w:rsidRDefault="00AB7D20" w:rsidP="00AB7D20">
      <w:pPr>
        <w:rPr>
          <w:rFonts w:ascii="Fb Fontext" w:hAnsi="Fb Fontext"/>
          <w:rtl/>
        </w:rPr>
      </w:pPr>
      <w:r w:rsidRPr="006B6477">
        <w:rPr>
          <w:rStyle w:val="affffe"/>
          <w:rtl/>
        </w:rPr>
        <w:t xml:space="preserve">מכריז רבי יוחנן: </w:t>
      </w:r>
      <w:r w:rsidRPr="00224981">
        <w:rPr>
          <w:rStyle w:val="affffc"/>
          <w:rtl/>
        </w:rPr>
        <w:t>הזהרו מזבובי בעלי ראתן</w:t>
      </w:r>
      <w:r w:rsidRPr="00C35A2C">
        <w:rPr>
          <w:rFonts w:ascii="Fb Fontext" w:hAnsi="Fb Fontext"/>
          <w:sz w:val="42"/>
          <w:rtl/>
        </w:rPr>
        <w:t>.</w:t>
      </w:r>
    </w:p>
    <w:p w14:paraId="29475F0D" w14:textId="4870EDED" w:rsidR="00AB7D20" w:rsidRPr="00730169" w:rsidRDefault="00AB7D20" w:rsidP="00940C3F">
      <w:pPr>
        <w:rPr>
          <w:rFonts w:ascii="Fb Fontext" w:hAnsi="Fb Fontext"/>
          <w:spacing w:val="-4"/>
          <w:rtl/>
        </w:rPr>
      </w:pPr>
      <w:r w:rsidRPr="00730169">
        <w:rPr>
          <w:rStyle w:val="affffe"/>
          <w:spacing w:val="-4"/>
          <w:rtl/>
        </w:rPr>
        <w:t xml:space="preserve">ר"ז </w:t>
      </w:r>
      <w:r w:rsidRPr="00730169">
        <w:rPr>
          <w:rFonts w:ascii="Fb Fontext" w:hAnsi="Fb Fontext"/>
          <w:spacing w:val="-4"/>
          <w:rtl/>
        </w:rPr>
        <w:t xml:space="preserve">לא ישב </w:t>
      </w:r>
      <w:r w:rsidR="00940C3F" w:rsidRPr="00730169">
        <w:rPr>
          <w:rFonts w:ascii="Fb Fontext" w:hAnsi="Fb Fontext" w:hint="cs"/>
          <w:spacing w:val="-4"/>
          <w:rtl/>
        </w:rPr>
        <w:t>היכן</w:t>
      </w:r>
      <w:r w:rsidRPr="00730169">
        <w:rPr>
          <w:rFonts w:ascii="Fb Fontext" w:hAnsi="Fb Fontext"/>
          <w:spacing w:val="-4"/>
          <w:rtl/>
        </w:rPr>
        <w:t xml:space="preserve"> שרוח </w:t>
      </w:r>
      <w:r w:rsidRPr="00730169">
        <w:rPr>
          <w:rStyle w:val="afffff0"/>
          <w:spacing w:val="-4"/>
          <w:rtl/>
        </w:rPr>
        <w:t>שעברה תנשוב עליו.</w:t>
      </w:r>
      <w:r w:rsidR="00940C3F" w:rsidRPr="00730169">
        <w:rPr>
          <w:rStyle w:val="afffff0"/>
          <w:rFonts w:hint="cs"/>
          <w:spacing w:val="-4"/>
          <w:rtl/>
        </w:rPr>
        <w:t xml:space="preserve"> </w:t>
      </w:r>
      <w:r w:rsidRPr="00730169">
        <w:rPr>
          <w:rStyle w:val="affffe"/>
          <w:spacing w:val="-4"/>
          <w:rtl/>
        </w:rPr>
        <w:t>ר"א</w:t>
      </w:r>
      <w:r w:rsidR="00940C3F" w:rsidRPr="00730169">
        <w:rPr>
          <w:rStyle w:val="affffe"/>
          <w:rFonts w:hint="cs"/>
          <w:spacing w:val="-4"/>
          <w:rtl/>
        </w:rPr>
        <w:t>:</w:t>
      </w:r>
      <w:r w:rsidRPr="00730169">
        <w:rPr>
          <w:rFonts w:ascii="Fb Fontext" w:hAnsi="Fb Fontext"/>
          <w:spacing w:val="-4"/>
          <w:rtl/>
        </w:rPr>
        <w:t xml:space="preserve"> ב</w:t>
      </w:r>
      <w:r w:rsidR="00940C3F" w:rsidRPr="00730169">
        <w:rPr>
          <w:rFonts w:ascii="Fb Fontext" w:hAnsi="Fb Fontext" w:hint="cs"/>
          <w:spacing w:val="-4"/>
          <w:rtl/>
        </w:rPr>
        <w:t>כלל ב</w:t>
      </w:r>
      <w:r w:rsidRPr="00730169">
        <w:rPr>
          <w:rFonts w:ascii="Fb Fontext" w:hAnsi="Fb Fontext"/>
          <w:spacing w:val="-4"/>
          <w:rtl/>
        </w:rPr>
        <w:t>אוהל החולה.</w:t>
      </w:r>
    </w:p>
    <w:p w14:paraId="3216491E" w14:textId="0E03B14E" w:rsidR="00AB7D20" w:rsidRPr="00C35A2C" w:rsidRDefault="00224981" w:rsidP="00AB7D20">
      <w:pPr>
        <w:rPr>
          <w:rFonts w:ascii="Fb Fontext" w:hAnsi="Fb Fontext"/>
          <w:rtl/>
        </w:rPr>
      </w:pPr>
      <w:r>
        <w:rPr>
          <w:rStyle w:val="affffe"/>
          <w:rFonts w:hint="cs"/>
          <w:rtl/>
        </w:rPr>
        <w:t xml:space="preserve">ג. </w:t>
      </w:r>
      <w:r w:rsidR="00AB7D20" w:rsidRPr="006B6477">
        <w:rPr>
          <w:rStyle w:val="affffe"/>
          <w:rtl/>
        </w:rPr>
        <w:t xml:space="preserve">רב אמי ורב אסי </w:t>
      </w:r>
      <w:r w:rsidR="00AB7D20" w:rsidRPr="00C35A2C">
        <w:rPr>
          <w:rFonts w:ascii="Fb Fontext" w:hAnsi="Fb Fontext"/>
          <w:rtl/>
        </w:rPr>
        <w:t xml:space="preserve">לא </w:t>
      </w:r>
      <w:r w:rsidR="00940C3F">
        <w:rPr>
          <w:rFonts w:ascii="Fb Fontext" w:hAnsi="Fb Fontext" w:hint="cs"/>
          <w:rtl/>
        </w:rPr>
        <w:t xml:space="preserve">אכלו </w:t>
      </w:r>
      <w:r w:rsidR="00AB7D20" w:rsidRPr="00C35A2C">
        <w:rPr>
          <w:rFonts w:ascii="Fb Fontext" w:hAnsi="Fb Fontext"/>
          <w:rtl/>
        </w:rPr>
        <w:t>מביצה שמגיע מאותו מבוי שלו.</w:t>
      </w:r>
    </w:p>
    <w:p w14:paraId="1BFFE41C" w14:textId="3BF33B77" w:rsidR="00AB7D20" w:rsidRDefault="00224981" w:rsidP="00AB7D20">
      <w:pPr>
        <w:rPr>
          <w:rFonts w:ascii="Fb Fontext" w:hAnsi="Fb Fontext"/>
          <w:spacing w:val="-4"/>
          <w:rtl/>
        </w:rPr>
      </w:pPr>
      <w:r>
        <w:rPr>
          <w:rStyle w:val="affffe"/>
          <w:rFonts w:hint="cs"/>
          <w:rtl/>
        </w:rPr>
        <w:t xml:space="preserve">ד. </w:t>
      </w:r>
      <w:r w:rsidR="00AB7D20" w:rsidRPr="006B6477">
        <w:rPr>
          <w:rStyle w:val="affffe"/>
          <w:rtl/>
        </w:rPr>
        <w:t xml:space="preserve">ריב"ל </w:t>
      </w:r>
      <w:r w:rsidR="00AB7D20" w:rsidRPr="00F5539C">
        <w:rPr>
          <w:rFonts w:ascii="Fb Fontext" w:hAnsi="Fb Fontext"/>
          <w:spacing w:val="-4"/>
          <w:rtl/>
        </w:rPr>
        <w:t>מיכרך בהו ועסק בתורה</w:t>
      </w:r>
      <w:r w:rsidR="00940C3F">
        <w:rPr>
          <w:rFonts w:ascii="Fb Fontext" w:hAnsi="Fb Fontext" w:hint="cs"/>
          <w:spacing w:val="-4"/>
          <w:rtl/>
        </w:rPr>
        <w:t xml:space="preserve">- </w:t>
      </w:r>
      <w:r w:rsidR="00AB7D20" w:rsidRPr="00F5539C">
        <w:rPr>
          <w:rStyle w:val="affffa"/>
          <w:spacing w:val="-4"/>
          <w:rtl/>
        </w:rPr>
        <w:t>אילת אהבים ויעלת חן</w:t>
      </w:r>
      <w:r w:rsidR="00AB7D20" w:rsidRPr="00F5539C">
        <w:rPr>
          <w:rFonts w:ascii="Fb Fontext" w:hAnsi="Fb Fontext"/>
          <w:spacing w:val="-4"/>
          <w:rtl/>
        </w:rPr>
        <w:t xml:space="preserve"> - אם חן מעלה על לומדיה, כ"ש שמגנת</w:t>
      </w:r>
      <w:r w:rsidR="00940C3F">
        <w:rPr>
          <w:rFonts w:ascii="Fb Fontext" w:hAnsi="Fb Fontext" w:hint="cs"/>
          <w:spacing w:val="-4"/>
          <w:rtl/>
        </w:rPr>
        <w:t>,</w:t>
      </w:r>
    </w:p>
    <w:p w14:paraId="7D3D1C58" w14:textId="0C268314" w:rsidR="00A66A4A" w:rsidRPr="008C28D0" w:rsidRDefault="00A66A4A" w:rsidP="00F1680A">
      <w:pPr>
        <w:pStyle w:val="affffb"/>
        <w:rPr>
          <w:spacing w:val="0"/>
          <w:rtl/>
        </w:rPr>
      </w:pPr>
      <w:bookmarkStart w:id="597" w:name="_Toc119353389"/>
      <w:r w:rsidRPr="008C28D0">
        <w:rPr>
          <w:rFonts w:hint="cs"/>
          <w:spacing w:val="0"/>
          <w:rtl/>
        </w:rPr>
        <w:t>מעשה דריב''ל</w:t>
      </w:r>
      <w:bookmarkEnd w:id="597"/>
    </w:p>
    <w:p w14:paraId="42DEC257" w14:textId="77777777" w:rsidR="00AB7D20" w:rsidRPr="00730169" w:rsidRDefault="00AB7D20" w:rsidP="006B6477">
      <w:pPr>
        <w:ind w:firstLine="0"/>
        <w:rPr>
          <w:rFonts w:ascii="Fb Fontext" w:hAnsi="Fb Fontext" w:cs="Guttman Vilna"/>
          <w:b/>
          <w:bCs/>
          <w:spacing w:val="-2"/>
          <w:sz w:val="42"/>
          <w:rtl/>
        </w:rPr>
      </w:pPr>
      <w:r w:rsidRPr="00730169">
        <w:rPr>
          <w:rFonts w:ascii="Fb Fontext" w:hAnsi="Fb Fontext"/>
          <w:spacing w:val="-2"/>
          <w:sz w:val="42"/>
          <w:rtl/>
        </w:rPr>
        <w:t xml:space="preserve">כשבאה שעתו אמרו </w:t>
      </w:r>
      <w:r w:rsidRPr="00730169">
        <w:rPr>
          <w:rFonts w:ascii="Fb Fontext" w:hAnsi="Fb Fontext" w:hint="cs"/>
          <w:spacing w:val="-2"/>
          <w:sz w:val="42"/>
          <w:rtl/>
        </w:rPr>
        <w:t>ל</w:t>
      </w:r>
      <w:r w:rsidRPr="00730169">
        <w:rPr>
          <w:rFonts w:ascii="Fb Fontext" w:hAnsi="Fb Fontext"/>
          <w:spacing w:val="-2"/>
          <w:sz w:val="42"/>
          <w:rtl/>
        </w:rPr>
        <w:t>מלאך המות: עשה כל מה שהוא רוצה.</w:t>
      </w:r>
    </w:p>
    <w:p w14:paraId="76D257F9" w14:textId="719617D0" w:rsidR="00AB7D20" w:rsidRPr="00940C3F" w:rsidRDefault="00AB7D20" w:rsidP="006B6477">
      <w:pPr>
        <w:ind w:firstLine="0"/>
        <w:rPr>
          <w:rStyle w:val="afffff0"/>
          <w:rtl/>
        </w:rPr>
      </w:pPr>
      <w:r w:rsidRPr="00C35A2C">
        <w:rPr>
          <w:rFonts w:ascii="Fb Fontext" w:hAnsi="Fb Fontext"/>
          <w:sz w:val="42"/>
          <w:rtl/>
        </w:rPr>
        <w:t xml:space="preserve">וביקש ממנו להראות מקומו ולהביא סכינו </w:t>
      </w:r>
      <w:r w:rsidRPr="00940C3F">
        <w:rPr>
          <w:rStyle w:val="afffff0"/>
          <w:rtl/>
        </w:rPr>
        <w:t>[</w:t>
      </w:r>
      <w:r w:rsidR="00940C3F" w:rsidRPr="00940C3F">
        <w:rPr>
          <w:rStyle w:val="afffff0"/>
          <w:rFonts w:hint="cs"/>
          <w:rtl/>
        </w:rPr>
        <w:t>ש</w:t>
      </w:r>
      <w:r w:rsidRPr="00940C3F">
        <w:rPr>
          <w:rStyle w:val="afffff0"/>
          <w:rtl/>
        </w:rPr>
        <w:t>לא יפחידו בדרך]</w:t>
      </w:r>
    </w:p>
    <w:p w14:paraId="7E85D986" w14:textId="6996FA3F" w:rsidR="00AB7D20" w:rsidRPr="00730169" w:rsidRDefault="00AB7D20" w:rsidP="006B6477">
      <w:pPr>
        <w:ind w:firstLine="0"/>
        <w:rPr>
          <w:rFonts w:ascii="Fb Fontext" w:hAnsi="Fb Fontext"/>
          <w:spacing w:val="-6"/>
          <w:sz w:val="42"/>
          <w:rtl/>
        </w:rPr>
      </w:pPr>
      <w:r w:rsidRPr="00730169">
        <w:rPr>
          <w:rFonts w:ascii="Fb Fontext" w:hAnsi="Fb Fontext"/>
          <w:spacing w:val="-6"/>
          <w:sz w:val="42"/>
          <w:rtl/>
        </w:rPr>
        <w:t>וכשה</w:t>
      </w:r>
      <w:r w:rsidR="00940C3F" w:rsidRPr="00730169">
        <w:rPr>
          <w:rFonts w:ascii="Fb Fontext" w:hAnsi="Fb Fontext" w:hint="cs"/>
          <w:spacing w:val="-6"/>
          <w:sz w:val="42"/>
          <w:rtl/>
        </w:rPr>
        <w:t xml:space="preserve">ראה </w:t>
      </w:r>
      <w:r w:rsidRPr="00730169">
        <w:rPr>
          <w:rFonts w:ascii="Fb Fontext" w:hAnsi="Fb Fontext"/>
          <w:spacing w:val="-6"/>
          <w:sz w:val="42"/>
          <w:rtl/>
        </w:rPr>
        <w:t xml:space="preserve">לו מקומו בג"ע </w:t>
      </w:r>
      <w:r w:rsidRPr="00730169">
        <w:rPr>
          <w:rStyle w:val="affffe"/>
          <w:spacing w:val="-6"/>
          <w:rtl/>
        </w:rPr>
        <w:t xml:space="preserve">וקפץ ריב"ל </w:t>
      </w:r>
      <w:r w:rsidRPr="00730169">
        <w:rPr>
          <w:rFonts w:ascii="Fb Fontext" w:hAnsi="Fb Fontext"/>
          <w:spacing w:val="-6"/>
          <w:sz w:val="42"/>
          <w:rtl/>
        </w:rPr>
        <w:t>מעבר לחומה אחזו בגלימתו</w:t>
      </w:r>
    </w:p>
    <w:p w14:paraId="675756AA" w14:textId="70FE31F5" w:rsidR="00AB7D20" w:rsidRPr="00C35A2C" w:rsidRDefault="00AB7D20" w:rsidP="00224981">
      <w:pPr>
        <w:ind w:firstLine="0"/>
        <w:rPr>
          <w:rFonts w:ascii="Fb Fontext" w:hAnsi="Fb Fontext"/>
          <w:rtl/>
        </w:rPr>
      </w:pPr>
      <w:r w:rsidRPr="00940C3F">
        <w:rPr>
          <w:rStyle w:val="affffe"/>
          <w:rtl/>
        </w:rPr>
        <w:t xml:space="preserve">ונשבע ריב"ל </w:t>
      </w:r>
      <w:r w:rsidRPr="00C35A2C">
        <w:rPr>
          <w:rFonts w:ascii="Fb Fontext" w:hAnsi="Fb Fontext"/>
          <w:sz w:val="42"/>
          <w:rtl/>
        </w:rPr>
        <w:t xml:space="preserve">שלא יחזור </w:t>
      </w:r>
      <w:r w:rsidRPr="00940C3F">
        <w:rPr>
          <w:rStyle w:val="affffe"/>
          <w:rtl/>
        </w:rPr>
        <w:t xml:space="preserve">אמר הקב"ה: </w:t>
      </w:r>
      <w:r>
        <w:rPr>
          <w:rFonts w:ascii="Fb Fontext" w:hAnsi="Fb Fontext"/>
          <w:sz w:val="42"/>
          <w:rtl/>
        </w:rPr>
        <w:t xml:space="preserve">אי נשאל פעם </w:t>
      </w:r>
      <w:r>
        <w:rPr>
          <w:rStyle w:val="affffe"/>
          <w:rFonts w:ascii="Fb Fontext" w:hAnsi="Fb Fontext"/>
          <w:sz w:val="42"/>
          <w:rtl/>
          <w:rPrChange w:id="9236" w:author="מנוע אמוראים" w:date="2026-10-05T16:41:40Z">
            <w:rPr>
              <w:rFonts w:ascii="Fb Fontext" w:hAnsi="Fb Fontext"/>
              <w:sz w:val="42"/>
              <w:rtl/>
            </w:rPr>
          </w:rPrChange>
        </w:rPr>
        <w:t xml:space="preserve">ריב"ל</w:t>
      </w:r>
      <w:r>
        <w:rPr>
          <w:rFonts w:ascii="Fb Fontext" w:hAnsi="Fb Fontext"/>
          <w:sz w:val="42"/>
          <w:rtl/>
        </w:rPr>
        <w:t xml:space="preserve"> על שבועה שלו יחזור ואם לא ישאר</w:t>
      </w:r>
      <w:r w:rsidR="00940C3F">
        <w:rPr>
          <w:rFonts w:ascii="Fb Fontext" w:hAnsi="Fb Fontext" w:hint="cs"/>
          <w:sz w:val="42"/>
          <w:rtl/>
        </w:rPr>
        <w:t>,</w:t>
      </w:r>
      <w:r w:rsidR="00224981">
        <w:rPr>
          <w:rFonts w:ascii="Fb Fontext" w:hAnsi="Fb Fontext" w:hint="cs"/>
          <w:spacing w:val="-2"/>
          <w:sz w:val="42"/>
          <w:rtl/>
        </w:rPr>
        <w:t xml:space="preserve"> </w:t>
      </w:r>
      <w:r w:rsidRPr="00F5539C">
        <w:rPr>
          <w:rFonts w:ascii="Fb Fontext" w:hAnsi="Fb Fontext"/>
          <w:spacing w:val="-2"/>
          <w:sz w:val="42"/>
          <w:rtl/>
        </w:rPr>
        <w:t>ואח"כ ביקש ממנו סכינו ולא נתן לו</w:t>
      </w:r>
      <w:r w:rsidR="00E268F4">
        <w:rPr>
          <w:rFonts w:ascii="Fb Fontext" w:hAnsi="Fb Fontext" w:hint="cs"/>
          <w:spacing w:val="-2"/>
          <w:sz w:val="42"/>
          <w:rtl/>
        </w:rPr>
        <w:t>,</w:t>
      </w:r>
      <w:r w:rsidR="00224981">
        <w:rPr>
          <w:rStyle w:val="affffe"/>
          <w:rFonts w:hint="cs"/>
          <w:rtl/>
        </w:rPr>
        <w:t xml:space="preserve"> </w:t>
      </w:r>
      <w:r w:rsidRPr="00940C3F">
        <w:rPr>
          <w:rStyle w:val="affffe"/>
          <w:rtl/>
        </w:rPr>
        <w:t xml:space="preserve">יצאה ב"ק </w:t>
      </w:r>
      <w:r w:rsidRPr="00F5539C">
        <w:rPr>
          <w:rFonts w:ascii="Fb Fontext" w:hAnsi="Fb Fontext"/>
          <w:spacing w:val="-2"/>
          <w:sz w:val="42"/>
          <w:rtl/>
        </w:rPr>
        <w:t>ואמר להביא לו סכינו שצריך הוא ליטול לבריות</w:t>
      </w:r>
      <w:r w:rsidR="00224981">
        <w:rPr>
          <w:rStyle w:val="affffe"/>
          <w:rFonts w:hint="cs"/>
          <w:rtl/>
        </w:rPr>
        <w:t xml:space="preserve">, </w:t>
      </w:r>
      <w:r w:rsidRPr="00224981">
        <w:rPr>
          <w:rStyle w:val="affffe"/>
          <w:spacing w:val="-4"/>
          <w:rtl/>
        </w:rPr>
        <w:t xml:space="preserve">מכריז אליהו </w:t>
      </w:r>
      <w:r w:rsidRPr="00224981">
        <w:rPr>
          <w:rStyle w:val="affffe"/>
          <w:rFonts w:hint="cs"/>
          <w:spacing w:val="-4"/>
          <w:rtl/>
        </w:rPr>
        <w:t>לפניו</w:t>
      </w:r>
      <w:r w:rsidRPr="00224981">
        <w:rPr>
          <w:rStyle w:val="affffe"/>
          <w:spacing w:val="-4"/>
          <w:rtl/>
        </w:rPr>
        <w:t>:</w:t>
      </w:r>
      <w:r w:rsidRPr="00224981">
        <w:rPr>
          <w:rFonts w:ascii="Fb Fontext" w:hAnsi="Fb Fontext"/>
          <w:spacing w:val="-4"/>
          <w:sz w:val="42"/>
          <w:rtl/>
        </w:rPr>
        <w:t xml:space="preserve"> פנו מקום לב</w:t>
      </w:r>
      <w:r w:rsidR="00224981" w:rsidRPr="00224981">
        <w:rPr>
          <w:rFonts w:ascii="Fb Fontext" w:hAnsi="Fb Fontext" w:hint="cs"/>
          <w:spacing w:val="-4"/>
          <w:sz w:val="42"/>
          <w:rtl/>
        </w:rPr>
        <w:t>ן לוי</w:t>
      </w:r>
      <w:r w:rsidRPr="00224981">
        <w:rPr>
          <w:rFonts w:ascii="Fb Fontext" w:hAnsi="Fb Fontext"/>
          <w:spacing w:val="-4"/>
          <w:sz w:val="42"/>
          <w:rtl/>
        </w:rPr>
        <w:t>, פנו מקום לבר ל</w:t>
      </w:r>
      <w:r w:rsidR="00224981" w:rsidRPr="00224981">
        <w:rPr>
          <w:rFonts w:ascii="Fb Fontext" w:hAnsi="Fb Fontext" w:hint="cs"/>
          <w:spacing w:val="-4"/>
          <w:sz w:val="42"/>
          <w:rtl/>
        </w:rPr>
        <w:t>ו</w:t>
      </w:r>
      <w:r w:rsidRPr="00224981">
        <w:rPr>
          <w:rFonts w:ascii="Fb Fontext" w:hAnsi="Fb Fontext"/>
          <w:spacing w:val="-4"/>
          <w:sz w:val="42"/>
          <w:rtl/>
        </w:rPr>
        <w:t>י.</w:t>
      </w:r>
    </w:p>
    <w:p w14:paraId="75D06E6F" w14:textId="0D02702A" w:rsidR="00AB7D20" w:rsidRPr="00C35A2C" w:rsidRDefault="00940C3F" w:rsidP="00224981">
      <w:pPr>
        <w:rPr>
          <w:rFonts w:ascii="Fb Fontext" w:hAnsi="Fb Fontext"/>
          <w:rtl/>
        </w:rPr>
      </w:pPr>
      <w:r w:rsidRPr="00940C3F">
        <w:rPr>
          <w:rStyle w:val="affffe"/>
          <w:rFonts w:hint="cs"/>
          <w:rtl/>
        </w:rPr>
        <w:t>הלך ו</w:t>
      </w:r>
      <w:r w:rsidR="00AB7D20" w:rsidRPr="00940C3F">
        <w:rPr>
          <w:rStyle w:val="affffe"/>
          <w:rtl/>
        </w:rPr>
        <w:t xml:space="preserve">מצא לרשב"י </w:t>
      </w:r>
      <w:r w:rsidR="00AB7D20" w:rsidRPr="00C35A2C">
        <w:rPr>
          <w:rFonts w:ascii="Fb Fontext" w:hAnsi="Fb Fontext"/>
          <w:rtl/>
        </w:rPr>
        <w:t>שישב על י"ג נהרי אפרסמון</w:t>
      </w:r>
      <w:r w:rsidR="00E268F4">
        <w:rPr>
          <w:rFonts w:ascii="Fb Fontext" w:hAnsi="Fb Fontext" w:hint="cs"/>
          <w:rtl/>
        </w:rPr>
        <w:t>,</w:t>
      </w:r>
      <w:r w:rsidR="00224981">
        <w:rPr>
          <w:rFonts w:ascii="Fb Fontext" w:hAnsi="Fb Fontext" w:hint="cs"/>
          <w:rtl/>
        </w:rPr>
        <w:t xml:space="preserve"> </w:t>
      </w:r>
      <w:r w:rsidR="00AB7D20" w:rsidRPr="00940C3F">
        <w:rPr>
          <w:rStyle w:val="affffe"/>
          <w:rtl/>
        </w:rPr>
        <w:t xml:space="preserve">ושאלו </w:t>
      </w:r>
      <w:r w:rsidR="00AB7D20" w:rsidRPr="00C35A2C">
        <w:rPr>
          <w:rFonts w:ascii="Fb Fontext" w:hAnsi="Fb Fontext"/>
          <w:rtl/>
        </w:rPr>
        <w:t>אם הוא ב</w:t>
      </w:r>
      <w:r>
        <w:rPr>
          <w:rFonts w:ascii="Fb Fontext" w:hAnsi="Fb Fontext" w:hint="cs"/>
          <w:rtl/>
        </w:rPr>
        <w:t xml:space="preserve">ן לוי. </w:t>
      </w:r>
      <w:r w:rsidR="00AB7D20" w:rsidRPr="00940C3F">
        <w:rPr>
          <w:rStyle w:val="affffe"/>
          <w:rtl/>
        </w:rPr>
        <w:t>ושאלו</w:t>
      </w:r>
      <w:r w:rsidR="00AB7D20" w:rsidRPr="00C35A2C">
        <w:rPr>
          <w:rFonts w:ascii="Fb Fontext" w:hAnsi="Fb Fontext"/>
          <w:rtl/>
        </w:rPr>
        <w:t xml:space="preserve"> אם נראתה הקשת בימיו</w:t>
      </w:r>
      <w:r w:rsidR="00E268F4">
        <w:rPr>
          <w:rFonts w:ascii="Fb Fontext" w:hAnsi="Fb Fontext" w:hint="cs"/>
          <w:rtl/>
        </w:rPr>
        <w:t>,</w:t>
      </w:r>
      <w:r w:rsidR="00224981">
        <w:rPr>
          <w:rFonts w:ascii="Fb Fontext" w:hAnsi="Fb Fontext" w:hint="cs"/>
          <w:rtl/>
        </w:rPr>
        <w:t xml:space="preserve"> </w:t>
      </w:r>
      <w:r w:rsidR="00AB7D20" w:rsidRPr="00940C3F">
        <w:rPr>
          <w:rStyle w:val="affffe"/>
          <w:rtl/>
        </w:rPr>
        <w:t xml:space="preserve">א"ל </w:t>
      </w:r>
      <w:r w:rsidR="00AB7D20" w:rsidRPr="00C35A2C">
        <w:rPr>
          <w:rFonts w:ascii="Fb Fontext" w:hAnsi="Fb Fontext"/>
          <w:rtl/>
        </w:rPr>
        <w:t>הן</w:t>
      </w:r>
      <w:r w:rsidR="000568A6">
        <w:rPr>
          <w:rFonts w:ascii="Fb Fontext" w:hAnsi="Fb Fontext" w:hint="cs"/>
          <w:rtl/>
        </w:rPr>
        <w:t>,</w:t>
      </w:r>
      <w:r w:rsidR="00AB7D20" w:rsidRPr="00C35A2C">
        <w:rPr>
          <w:rFonts w:ascii="Fb Fontext" w:hAnsi="Fb Fontext"/>
          <w:rtl/>
        </w:rPr>
        <w:t xml:space="preserve"> </w:t>
      </w:r>
      <w:r w:rsidR="00AB7D20" w:rsidRPr="000568A6">
        <w:rPr>
          <w:rStyle w:val="affffe"/>
          <w:rtl/>
        </w:rPr>
        <w:t xml:space="preserve">א"ל </w:t>
      </w:r>
      <w:r w:rsidR="00AB7D20" w:rsidRPr="00C35A2C">
        <w:rPr>
          <w:rFonts w:ascii="Fb Fontext" w:hAnsi="Fb Fontext"/>
          <w:rtl/>
        </w:rPr>
        <w:t>א"כ אין אתה ב</w:t>
      </w:r>
      <w:r w:rsidR="000568A6">
        <w:rPr>
          <w:rFonts w:ascii="Fb Fontext" w:hAnsi="Fb Fontext" w:hint="cs"/>
          <w:rtl/>
        </w:rPr>
        <w:t>ן לוי,</w:t>
      </w:r>
      <w:r w:rsidR="00224981">
        <w:rPr>
          <w:rFonts w:ascii="Fb Fontext" w:hAnsi="Fb Fontext" w:hint="cs"/>
          <w:rtl/>
        </w:rPr>
        <w:t xml:space="preserve"> </w:t>
      </w:r>
    </w:p>
    <w:p w14:paraId="58298ABD" w14:textId="77777777" w:rsidR="00AB7D20" w:rsidRPr="00C35A2C" w:rsidRDefault="00AB7D20" w:rsidP="00AB7D20">
      <w:pPr>
        <w:rPr>
          <w:rFonts w:ascii="Fb Fontext" w:hAnsi="Fb Fontext" w:cs="Guttman Vilna"/>
          <w:b/>
          <w:bCs/>
          <w:rtl/>
        </w:rPr>
      </w:pPr>
      <w:r w:rsidRPr="00C35A2C">
        <w:rPr>
          <w:rFonts w:ascii="Fb Fontext" w:hAnsi="Fb Fontext"/>
          <w:sz w:val="42"/>
          <w:rtl/>
        </w:rPr>
        <w:t xml:space="preserve">ולא היא, דלא הואי מידי, </w:t>
      </w:r>
      <w:r w:rsidRPr="000568A6">
        <w:rPr>
          <w:rStyle w:val="affffe"/>
          <w:rtl/>
        </w:rPr>
        <w:t>אלא סבר:</w:t>
      </w:r>
      <w:r w:rsidRPr="00C35A2C">
        <w:rPr>
          <w:rFonts w:ascii="Fb Fontext" w:hAnsi="Fb Fontext"/>
          <w:sz w:val="42"/>
          <w:rtl/>
        </w:rPr>
        <w:t xml:space="preserve"> לא להחזיק טובה לעצמו.</w:t>
      </w:r>
    </w:p>
    <w:p w14:paraId="4CBC5C96" w14:textId="2953B87C" w:rsidR="00AB7D20" w:rsidRPr="00730169" w:rsidRDefault="00AB7D20" w:rsidP="00AB7D20">
      <w:pPr>
        <w:rPr>
          <w:rFonts w:ascii="Fb Fontext" w:hAnsi="Fb Fontext"/>
          <w:spacing w:val="-6"/>
          <w:rtl/>
        </w:rPr>
      </w:pPr>
      <w:r w:rsidRPr="00730169">
        <w:rPr>
          <w:rStyle w:val="affffe"/>
          <w:spacing w:val="-6"/>
          <w:rtl/>
        </w:rPr>
        <w:t>רחב"פ</w:t>
      </w:r>
      <w:r w:rsidRPr="00730169">
        <w:rPr>
          <w:rFonts w:ascii="Fb Fontext" w:hAnsi="Fb Fontext"/>
          <w:spacing w:val="-6"/>
          <w:sz w:val="42"/>
          <w:rtl/>
        </w:rPr>
        <w:t xml:space="preserve"> שושבי</w:t>
      </w:r>
      <w:r w:rsidR="00224981">
        <w:rPr>
          <w:rFonts w:ascii="Fb Fontext" w:hAnsi="Fb Fontext" w:hint="cs"/>
          <w:spacing w:val="-6"/>
          <w:sz w:val="42"/>
          <w:rtl/>
        </w:rPr>
        <w:t>נו</w:t>
      </w:r>
      <w:r w:rsidRPr="00730169">
        <w:rPr>
          <w:rFonts w:ascii="Fb Fontext" w:hAnsi="Fb Fontext"/>
          <w:spacing w:val="-6"/>
          <w:sz w:val="42"/>
          <w:rtl/>
        </w:rPr>
        <w:t xml:space="preserve"> ה</w:t>
      </w:r>
      <w:r w:rsidR="00EA7B3E">
        <w:rPr>
          <w:rFonts w:ascii="Fb Fontext" w:hAnsi="Fb Fontext" w:hint="cs"/>
          <w:spacing w:val="-6"/>
          <w:sz w:val="42"/>
          <w:rtl/>
        </w:rPr>
        <w:t>י</w:t>
      </w:r>
      <w:r w:rsidRPr="00730169">
        <w:rPr>
          <w:rFonts w:ascii="Fb Fontext" w:hAnsi="Fb Fontext"/>
          <w:spacing w:val="-6"/>
          <w:sz w:val="42"/>
          <w:rtl/>
        </w:rPr>
        <w:t xml:space="preserve">ה, </w:t>
      </w:r>
      <w:r w:rsidRPr="00730169">
        <w:rPr>
          <w:rFonts w:ascii="Fb Fontext" w:hAnsi="Fb Fontext" w:hint="cs"/>
          <w:spacing w:val="-6"/>
          <w:sz w:val="42"/>
          <w:rtl/>
        </w:rPr>
        <w:t>כשנפטר</w:t>
      </w:r>
      <w:r w:rsidRPr="00730169">
        <w:rPr>
          <w:rFonts w:ascii="Fb Fontext" w:hAnsi="Fb Fontext"/>
          <w:spacing w:val="-6"/>
          <w:sz w:val="42"/>
          <w:rtl/>
        </w:rPr>
        <w:t xml:space="preserve">, אמרו </w:t>
      </w:r>
      <w:r w:rsidRPr="00730169">
        <w:rPr>
          <w:rFonts w:ascii="Fb Fontext" w:hAnsi="Fb Fontext" w:hint="cs"/>
          <w:spacing w:val="-6"/>
          <w:sz w:val="42"/>
          <w:rtl/>
        </w:rPr>
        <w:t>ל</w:t>
      </w:r>
      <w:r w:rsidRPr="00730169">
        <w:rPr>
          <w:rFonts w:ascii="Fb Fontext" w:hAnsi="Fb Fontext"/>
          <w:spacing w:val="-6"/>
          <w:sz w:val="42"/>
          <w:rtl/>
        </w:rPr>
        <w:t>מלאך המות: שיעשה רצונו.</w:t>
      </w:r>
    </w:p>
    <w:p w14:paraId="7138BDDB" w14:textId="5D06D9C1" w:rsidR="00AB7D20" w:rsidRPr="00C35A2C" w:rsidRDefault="00AB7D20" w:rsidP="00AB7D20">
      <w:pPr>
        <w:rPr>
          <w:rFonts w:ascii="Fb Fontext" w:hAnsi="Fb Fontext"/>
          <w:rtl/>
        </w:rPr>
      </w:pPr>
      <w:r w:rsidRPr="00C35A2C">
        <w:rPr>
          <w:rFonts w:ascii="Fb Fontext" w:hAnsi="Fb Fontext"/>
          <w:rtl/>
        </w:rPr>
        <w:t>הלך ונראה לו</w:t>
      </w:r>
      <w:r w:rsidR="00EA7B3E">
        <w:rPr>
          <w:rFonts w:ascii="Fb Fontext" w:hAnsi="Fb Fontext" w:hint="cs"/>
          <w:rtl/>
        </w:rPr>
        <w:t>,</w:t>
      </w:r>
      <w:r w:rsidRPr="00C35A2C">
        <w:rPr>
          <w:rFonts w:ascii="Fb Fontext" w:hAnsi="Fb Fontext"/>
          <w:rtl/>
        </w:rPr>
        <w:t xml:space="preserve"> וביקש ממנו להניח לו ל' יום לחזור על תלמודו</w:t>
      </w:r>
      <w:r w:rsidR="00EA7B3E">
        <w:rPr>
          <w:rFonts w:ascii="Fb Fontext" w:hAnsi="Fb Fontext" w:hint="cs"/>
          <w:rtl/>
        </w:rPr>
        <w:t>,</w:t>
      </w:r>
      <w:r w:rsidRPr="00C35A2C">
        <w:rPr>
          <w:rFonts w:ascii="Fb Fontext" w:hAnsi="Fb Fontext"/>
          <w:rtl/>
        </w:rPr>
        <w:t xml:space="preserve"> דאשרי מי שבא לכאן ותלמודו בידו, </w:t>
      </w:r>
      <w:r w:rsidR="009A32F0">
        <w:rPr>
          <w:rFonts w:ascii="Fb Fontext" w:hAnsi="Fb Fontext" w:hint="cs"/>
          <w:rtl/>
        </w:rPr>
        <w:t>ועזבו</w:t>
      </w:r>
      <w:r w:rsidRPr="00C35A2C">
        <w:rPr>
          <w:rFonts w:ascii="Fb Fontext" w:hAnsi="Fb Fontext"/>
          <w:rtl/>
        </w:rPr>
        <w:t>.</w:t>
      </w:r>
    </w:p>
    <w:p w14:paraId="12B9AA4C" w14:textId="25F4A1FE" w:rsidR="00AB7D20" w:rsidRDefault="00AB7D20" w:rsidP="00A66A4A">
      <w:pPr>
        <w:rPr>
          <w:rFonts w:ascii="Fb Fontext" w:hAnsi="Fb Fontext"/>
          <w:rtl/>
        </w:rPr>
      </w:pPr>
      <w:r w:rsidRPr="009A32F0">
        <w:rPr>
          <w:rStyle w:val="affffe"/>
          <w:rtl/>
        </w:rPr>
        <w:lastRenderedPageBreak/>
        <w:t>אחר ל'</w:t>
      </w:r>
      <w:r w:rsidRPr="00C35A2C">
        <w:rPr>
          <w:rFonts w:ascii="Fb Fontext" w:hAnsi="Fb Fontext"/>
          <w:rtl/>
        </w:rPr>
        <w:t xml:space="preserve"> יום נראה לו ביקש ממנו שיראהו מקומו הסכים</w:t>
      </w:r>
      <w:r w:rsidR="00EA7B3E">
        <w:rPr>
          <w:rFonts w:ascii="Fb Fontext" w:hAnsi="Fb Fontext" w:hint="cs"/>
          <w:rtl/>
        </w:rPr>
        <w:t>,</w:t>
      </w:r>
      <w:r w:rsidRPr="00C35A2C">
        <w:rPr>
          <w:rFonts w:ascii="Fb Fontext" w:hAnsi="Fb Fontext"/>
          <w:rtl/>
        </w:rPr>
        <w:t xml:space="preserve"> וביקש שיביא לו סכינו שלא יבעתו</w:t>
      </w:r>
      <w:r w:rsidR="00EA7B3E">
        <w:rPr>
          <w:rFonts w:ascii="Fb Fontext" w:hAnsi="Fb Fontext" w:hint="cs"/>
          <w:rtl/>
        </w:rPr>
        <w:t>,</w:t>
      </w:r>
      <w:r w:rsidR="00224981">
        <w:rPr>
          <w:rFonts w:ascii="Fb Fontext" w:hAnsi="Fb Fontext" w:hint="cs"/>
          <w:rtl/>
        </w:rPr>
        <w:t xml:space="preserve"> </w:t>
      </w:r>
      <w:r w:rsidRPr="009A32F0">
        <w:rPr>
          <w:rStyle w:val="affffe"/>
          <w:rtl/>
        </w:rPr>
        <w:t xml:space="preserve">א"ל </w:t>
      </w:r>
      <w:r w:rsidRPr="00C35A2C">
        <w:rPr>
          <w:rFonts w:ascii="Fb Fontext" w:hAnsi="Fb Fontext"/>
          <w:rtl/>
        </w:rPr>
        <w:t>וכי כחבריך אתה רוצה לעשות לי</w:t>
      </w:r>
      <w:r w:rsidR="00E268F4">
        <w:rPr>
          <w:rFonts w:ascii="Fb Fontext" w:hAnsi="Fb Fontext"/>
          <w:rtl/>
        </w:rPr>
        <w:t>,</w:t>
      </w:r>
      <w:r w:rsidR="00A66A4A">
        <w:rPr>
          <w:rStyle w:val="affffe"/>
          <w:rFonts w:hint="cs"/>
          <w:rtl/>
        </w:rPr>
        <w:t xml:space="preserve"> </w:t>
      </w:r>
      <w:r w:rsidRPr="009A32F0">
        <w:rPr>
          <w:rStyle w:val="affffe"/>
          <w:rtl/>
        </w:rPr>
        <w:t xml:space="preserve">א"ל </w:t>
      </w:r>
      <w:r w:rsidRPr="00C35A2C">
        <w:rPr>
          <w:rFonts w:ascii="Fb Fontext" w:hAnsi="Fb Fontext"/>
          <w:rtl/>
        </w:rPr>
        <w:t>תביא ס"ת ותראני וכי יש משהו שלא קיימתי</w:t>
      </w:r>
      <w:r w:rsidR="000568A6">
        <w:rPr>
          <w:rFonts w:ascii="Fb Fontext" w:hAnsi="Fb Fontext" w:hint="cs"/>
          <w:rtl/>
        </w:rPr>
        <w:t>,</w:t>
      </w:r>
    </w:p>
    <w:p w14:paraId="77C6EE70" w14:textId="3D9459FA" w:rsidR="00AB7D20" w:rsidRDefault="00AB7D20" w:rsidP="00AB7D20">
      <w:pPr>
        <w:rPr>
          <w:rFonts w:ascii="Fb Fontext" w:hAnsi="Fb Fontext"/>
          <w:rtl/>
        </w:rPr>
      </w:pPr>
      <w:r w:rsidRPr="009A32F0">
        <w:rPr>
          <w:rStyle w:val="affffe"/>
          <w:rtl/>
        </w:rPr>
        <w:t>שאלו-</w:t>
      </w:r>
      <w:r w:rsidRPr="00C35A2C">
        <w:rPr>
          <w:rFonts w:ascii="Fb Fontext" w:hAnsi="Fb Fontext"/>
          <w:rtl/>
        </w:rPr>
        <w:t xml:space="preserve"> מי איכרכת בבעלי ראתן ו</w:t>
      </w:r>
      <w:r w:rsidR="009A32F0">
        <w:rPr>
          <w:rFonts w:ascii="Fb Fontext" w:hAnsi="Fb Fontext" w:hint="cs"/>
          <w:rtl/>
        </w:rPr>
        <w:t xml:space="preserve">עסקת </w:t>
      </w:r>
      <w:r w:rsidRPr="00C35A2C">
        <w:rPr>
          <w:rFonts w:ascii="Fb Fontext" w:hAnsi="Fb Fontext"/>
          <w:rtl/>
        </w:rPr>
        <w:t>בתורה?</w:t>
      </w:r>
    </w:p>
    <w:p w14:paraId="25B62DCF" w14:textId="2528F308" w:rsidR="00AB7D20" w:rsidRDefault="00AB7D20" w:rsidP="00AB7D20">
      <w:pPr>
        <w:rPr>
          <w:rFonts w:ascii="Fb Fontext" w:hAnsi="Fb Fontext"/>
          <w:rtl/>
        </w:rPr>
      </w:pPr>
      <w:r w:rsidRPr="009A32F0">
        <w:rPr>
          <w:rStyle w:val="affffe"/>
          <w:rtl/>
        </w:rPr>
        <w:t xml:space="preserve">ואפ"ה </w:t>
      </w:r>
      <w:r w:rsidRPr="00C35A2C">
        <w:rPr>
          <w:rFonts w:ascii="Fb Fontext" w:hAnsi="Fb Fontext"/>
          <w:rtl/>
        </w:rPr>
        <w:t>כ</w:t>
      </w:r>
      <w:r>
        <w:rPr>
          <w:rFonts w:ascii="Fb Fontext" w:hAnsi="Fb Fontext" w:hint="cs"/>
          <w:rtl/>
        </w:rPr>
        <w:t>שנפטר הפסיק</w:t>
      </w:r>
      <w:r>
        <w:rPr>
          <w:rFonts w:ascii="Fb Fontext" w:hAnsi="Fb Fontext"/>
          <w:rtl/>
        </w:rPr>
        <w:t xml:space="preserve"> עמוד</w:t>
      </w:r>
      <w:r w:rsidRPr="00C35A2C">
        <w:rPr>
          <w:rFonts w:ascii="Fb Fontext" w:hAnsi="Fb Fontext"/>
          <w:rtl/>
        </w:rPr>
        <w:t xml:space="preserve"> </w:t>
      </w:r>
      <w:r>
        <w:rPr>
          <w:rFonts w:ascii="Fb Fontext" w:hAnsi="Fb Fontext" w:hint="cs"/>
          <w:rtl/>
        </w:rPr>
        <w:t>אש בינו לבין העולם</w:t>
      </w:r>
      <w:r w:rsidR="000568A6">
        <w:rPr>
          <w:rFonts w:ascii="Fb Fontext" w:hAnsi="Fb Fontext" w:hint="cs"/>
          <w:rtl/>
        </w:rPr>
        <w:t>,</w:t>
      </w:r>
    </w:p>
    <w:p w14:paraId="5D40573A" w14:textId="77777777" w:rsidR="00E268F4" w:rsidRDefault="009A32F0" w:rsidP="00AB7D20">
      <w:pPr>
        <w:rPr>
          <w:rFonts w:ascii="Fb Fontext" w:hAnsi="Fb Fontext"/>
          <w:sz w:val="42"/>
          <w:rtl/>
        </w:rPr>
      </w:pPr>
      <w:r w:rsidRPr="009A32F0">
        <w:rPr>
          <w:rStyle w:val="affffe"/>
          <w:rFonts w:hint="cs"/>
          <w:rtl/>
        </w:rPr>
        <w:t>וידענו</w:t>
      </w:r>
      <w:r w:rsidR="00AB7D20" w:rsidRPr="009A32F0">
        <w:rPr>
          <w:rStyle w:val="affffe"/>
          <w:rtl/>
        </w:rPr>
        <w:t xml:space="preserve">, </w:t>
      </w:r>
      <w:r w:rsidR="00AB7D20" w:rsidRPr="00C35A2C">
        <w:rPr>
          <w:rFonts w:ascii="Fb Fontext" w:hAnsi="Fb Fontext"/>
          <w:sz w:val="42"/>
          <w:rtl/>
        </w:rPr>
        <w:t>דל</w:t>
      </w:r>
      <w:r w:rsidR="00AB7D20">
        <w:rPr>
          <w:rFonts w:ascii="Fb Fontext" w:hAnsi="Fb Fontext"/>
          <w:sz w:val="42"/>
          <w:rtl/>
        </w:rPr>
        <w:t>א מפסיק עמוד</w:t>
      </w:r>
      <w:r>
        <w:rPr>
          <w:rFonts w:ascii="Fb Fontext" w:hAnsi="Fb Fontext" w:hint="cs"/>
          <w:sz w:val="42"/>
          <w:rtl/>
        </w:rPr>
        <w:t xml:space="preserve"> האש אלא לחד או שנים בדור</w:t>
      </w:r>
      <w:r w:rsidR="00E268F4">
        <w:rPr>
          <w:rFonts w:ascii="Fb Fontext" w:hAnsi="Fb Fontext" w:hint="cs"/>
          <w:sz w:val="42"/>
          <w:rtl/>
        </w:rPr>
        <w:t>,</w:t>
      </w:r>
    </w:p>
    <w:p w14:paraId="27C2D2B1" w14:textId="5775CCD8" w:rsidR="00AB7D20" w:rsidRPr="00C35A2C" w:rsidRDefault="00EA7B3E" w:rsidP="00AB7D20">
      <w:pPr>
        <w:rPr>
          <w:rFonts w:ascii="Fb Fontext" w:hAnsi="Fb Fontext"/>
          <w:rtl/>
        </w:rPr>
      </w:pPr>
      <w:r w:rsidRPr="00094F76">
        <w:rPr>
          <w:rStyle w:val="affffe"/>
          <w:rtl/>
        </w:rPr>
        <w:t xml:space="preserve">• </w:t>
      </w:r>
      <w:r w:rsidR="00AB7D20" w:rsidRPr="009A32F0">
        <w:rPr>
          <w:rStyle w:val="affffe"/>
          <w:rtl/>
        </w:rPr>
        <w:t xml:space="preserve">קרב </w:t>
      </w:r>
      <w:r w:rsidR="009A32F0" w:rsidRPr="009A32F0">
        <w:rPr>
          <w:rStyle w:val="affffe"/>
          <w:rFonts w:hint="cs"/>
          <w:rtl/>
        </w:rPr>
        <w:t>של רבי אלכסנדרי</w:t>
      </w:r>
      <w:r w:rsidR="00AB7D20" w:rsidRPr="00C35A2C">
        <w:rPr>
          <w:rFonts w:ascii="Fb Fontext" w:hAnsi="Fb Fontext"/>
          <w:sz w:val="42"/>
          <w:rtl/>
        </w:rPr>
        <w:t>: עשה בשביל כבוד חכמים! לא אשגח.</w:t>
      </w:r>
    </w:p>
    <w:p w14:paraId="781991B6" w14:textId="77777777" w:rsidR="00AB7D20" w:rsidRPr="00C35A2C" w:rsidRDefault="00AB7D20" w:rsidP="00224981">
      <w:pPr>
        <w:ind w:left="1246"/>
        <w:rPr>
          <w:rFonts w:ascii="Fb Fontext" w:hAnsi="Fb Fontext"/>
          <w:rtl/>
        </w:rPr>
      </w:pPr>
      <w:r w:rsidRPr="00C35A2C">
        <w:rPr>
          <w:rFonts w:ascii="Fb Fontext" w:hAnsi="Fb Fontext"/>
          <w:rtl/>
        </w:rPr>
        <w:t>עשה בשביל כבוד אביך! לא אשגח.</w:t>
      </w:r>
    </w:p>
    <w:p w14:paraId="07F7E2EA" w14:textId="70333827" w:rsidR="00AB7D20" w:rsidRPr="00C35A2C" w:rsidRDefault="00AB7D20" w:rsidP="00224981">
      <w:pPr>
        <w:ind w:left="1246"/>
        <w:rPr>
          <w:rFonts w:ascii="Fb Fontext" w:hAnsi="Fb Fontext"/>
          <w:rtl/>
        </w:rPr>
      </w:pPr>
      <w:r w:rsidRPr="00C35A2C">
        <w:rPr>
          <w:rFonts w:ascii="Fb Fontext" w:hAnsi="Fb Fontext"/>
          <w:rtl/>
        </w:rPr>
        <w:t xml:space="preserve">עשה בשביל כבוד עצמך! </w:t>
      </w:r>
      <w:r w:rsidR="009A32F0">
        <w:rPr>
          <w:rFonts w:ascii="Fb Fontext" w:hAnsi="Fb Fontext" w:hint="cs"/>
          <w:rtl/>
        </w:rPr>
        <w:t>ה</w:t>
      </w:r>
      <w:r w:rsidRPr="00C35A2C">
        <w:rPr>
          <w:rFonts w:ascii="Fb Fontext" w:hAnsi="Fb Fontext"/>
          <w:rtl/>
        </w:rPr>
        <w:t>סתלק.</w:t>
      </w:r>
    </w:p>
    <w:p w14:paraId="4A4033A3" w14:textId="70CE293C" w:rsidR="00E268F4" w:rsidRDefault="00AB7D20" w:rsidP="009A32F0">
      <w:pPr>
        <w:rPr>
          <w:rFonts w:ascii="Fb Fontext" w:hAnsi="Fb Fontext"/>
          <w:rtl/>
        </w:rPr>
      </w:pPr>
      <w:r w:rsidRPr="006B6477">
        <w:rPr>
          <w:rStyle w:val="affffe"/>
          <w:rtl/>
        </w:rPr>
        <w:t>אביי:</w:t>
      </w:r>
      <w:r w:rsidRPr="00C35A2C">
        <w:rPr>
          <w:rFonts w:ascii="Fb Fontext" w:hAnsi="Fb Fontext"/>
          <w:rtl/>
        </w:rPr>
        <w:t xml:space="preserve"> </w:t>
      </w:r>
      <w:r w:rsidR="009A32F0">
        <w:rPr>
          <w:rFonts w:ascii="Fb Fontext" w:hAnsi="Fb Fontext" w:hint="cs"/>
          <w:rtl/>
        </w:rPr>
        <w:t>להוציא ממ</w:t>
      </w:r>
      <w:r w:rsidR="002B7BCC">
        <w:rPr>
          <w:rFonts w:ascii="Fb Fontext" w:hAnsi="Fb Fontext"/>
          <w:rtl/>
        </w:rPr>
        <w:t>"</w:t>
      </w:r>
      <w:r w:rsidR="009A32F0">
        <w:rPr>
          <w:rFonts w:ascii="Fb Fontext" w:hAnsi="Fb Fontext" w:hint="cs"/>
          <w:rtl/>
        </w:rPr>
        <w:t>ד דלא קיים</w:t>
      </w:r>
      <w:r w:rsidR="00E268F4">
        <w:rPr>
          <w:rFonts w:ascii="Fb Fontext" w:hAnsi="Fb Fontext" w:hint="cs"/>
          <w:rtl/>
        </w:rPr>
        <w:t>,</w:t>
      </w:r>
    </w:p>
    <w:p w14:paraId="4666D962" w14:textId="4DF997C3" w:rsidR="009A32F0" w:rsidRDefault="00AB7D20" w:rsidP="009A32F0">
      <w:pPr>
        <w:rPr>
          <w:rFonts w:ascii="Fb Fontext" w:hAnsi="Fb Fontext"/>
          <w:spacing w:val="-2"/>
          <w:rtl/>
        </w:rPr>
      </w:pPr>
      <w:r w:rsidRPr="006B6477">
        <w:rPr>
          <w:rStyle w:val="affffe"/>
          <w:rtl/>
        </w:rPr>
        <w:t>א"ל ראב"א:</w:t>
      </w:r>
      <w:r w:rsidRPr="00F71179">
        <w:rPr>
          <w:rFonts w:ascii="Fb Fontext" w:hAnsi="Fb Fontext"/>
          <w:spacing w:val="-2"/>
          <w:rtl/>
        </w:rPr>
        <w:t xml:space="preserve"> </w:t>
      </w:r>
      <w:r w:rsidR="00224981">
        <w:rPr>
          <w:rStyle w:val="affffe"/>
          <w:rFonts w:hint="cs"/>
          <w:rtl/>
        </w:rPr>
        <w:t>שלא כאביי</w:t>
      </w:r>
      <w:r w:rsidRPr="009A32F0">
        <w:rPr>
          <w:rStyle w:val="affffe"/>
          <w:rtl/>
        </w:rPr>
        <w:t xml:space="preserve">, </w:t>
      </w:r>
      <w:r w:rsidRPr="00F71179">
        <w:rPr>
          <w:rFonts w:ascii="Fb Fontext" w:hAnsi="Fb Fontext"/>
          <w:spacing w:val="-2"/>
          <w:rtl/>
        </w:rPr>
        <w:t>שאין לו מעקה לגגו</w:t>
      </w:r>
      <w:r w:rsidR="009A32F0">
        <w:rPr>
          <w:rFonts w:ascii="Fb Fontext" w:hAnsi="Fb Fontext" w:hint="cs"/>
          <w:spacing w:val="-2"/>
          <w:rtl/>
        </w:rPr>
        <w:t>,</w:t>
      </w:r>
      <w:r w:rsidRPr="00F71179">
        <w:rPr>
          <w:rFonts w:ascii="Fb Fontext" w:hAnsi="Fb Fontext"/>
          <w:spacing w:val="-2"/>
          <w:rtl/>
        </w:rPr>
        <w:t xml:space="preserve"> </w:t>
      </w:r>
      <w:r w:rsidR="009A32F0">
        <w:rPr>
          <w:rFonts w:ascii="Fb Fontext" w:hAnsi="Fb Fontext"/>
          <w:spacing w:val="-2"/>
          <w:rtl/>
        </w:rPr>
        <w:tab/>
      </w:r>
    </w:p>
    <w:p w14:paraId="74178C33" w14:textId="0F3B53FD" w:rsidR="00AB7D20" w:rsidRPr="00F71179" w:rsidRDefault="00AB7D20" w:rsidP="009A32F0">
      <w:pPr>
        <w:ind w:firstLine="57"/>
        <w:rPr>
          <w:rFonts w:ascii="Fb Fontext" w:hAnsi="Fb Fontext"/>
          <w:spacing w:val="-2"/>
          <w:rtl/>
        </w:rPr>
      </w:pPr>
      <w:r w:rsidRPr="00F71179">
        <w:rPr>
          <w:rFonts w:ascii="Fb Fontext" w:hAnsi="Fb Fontext"/>
          <w:spacing w:val="-2"/>
          <w:rtl/>
        </w:rPr>
        <w:t>ולא היא דרק באותה</w:t>
      </w:r>
      <w:r w:rsidR="00224981">
        <w:rPr>
          <w:rFonts w:ascii="Fb Fontext" w:hAnsi="Fb Fontext" w:hint="cs"/>
          <w:spacing w:val="-2"/>
          <w:rtl/>
        </w:rPr>
        <w:t xml:space="preserve"> </w:t>
      </w:r>
      <w:r w:rsidRPr="00F71179">
        <w:rPr>
          <w:rFonts w:ascii="Fb Fontext" w:hAnsi="Fb Fontext"/>
          <w:spacing w:val="-2"/>
          <w:rtl/>
        </w:rPr>
        <w:t>שעה הרוח הפילתו</w:t>
      </w:r>
      <w:r w:rsidR="000568A6">
        <w:rPr>
          <w:rFonts w:ascii="Fb Fontext" w:hAnsi="Fb Fontext" w:hint="cs"/>
          <w:spacing w:val="-2"/>
          <w:rtl/>
        </w:rPr>
        <w:t>,</w:t>
      </w:r>
    </w:p>
    <w:p w14:paraId="466A6FCC" w14:textId="77777777" w:rsidR="00AB7D20" w:rsidRPr="00F97732" w:rsidRDefault="00AB7D20" w:rsidP="003156E1">
      <w:pPr>
        <w:pStyle w:val="aff9"/>
        <w:rPr>
          <w:rtl/>
        </w:rPr>
      </w:pPr>
      <w:r w:rsidRPr="003156E1">
        <w:rPr>
          <w:rFonts w:hint="cs"/>
          <w:rtl/>
        </w:rPr>
        <w:t>׹</w:t>
      </w:r>
    </w:p>
    <w:p w14:paraId="7C4FB4E8" w14:textId="28FA71D2" w:rsidR="00AB7D20" w:rsidRPr="00730169" w:rsidRDefault="00AB7D20" w:rsidP="00AB7D20">
      <w:pPr>
        <w:rPr>
          <w:rFonts w:ascii="Fb Fontext" w:hAnsi="Fb Fontext"/>
          <w:spacing w:val="-4"/>
          <w:rtl/>
        </w:rPr>
      </w:pPr>
      <w:r w:rsidRPr="00730169">
        <w:rPr>
          <w:rStyle w:val="affffe"/>
          <w:spacing w:val="-4"/>
          <w:rtl/>
        </w:rPr>
        <w:t xml:space="preserve">ר"ח: </w:t>
      </w:r>
      <w:r w:rsidRPr="00730169">
        <w:rPr>
          <w:rFonts w:ascii="Fb Fontext" w:hAnsi="Fb Fontext"/>
          <w:spacing w:val="-4"/>
          <w:sz w:val="42"/>
          <w:rtl/>
        </w:rPr>
        <w:t>אין בעלי ראתן בבבל? שאוכלין תרדין, ושותין שכר היזמי.</w:t>
      </w:r>
    </w:p>
    <w:p w14:paraId="18DC1348" w14:textId="403F63BB" w:rsidR="00AB7D20" w:rsidRPr="00C35A2C" w:rsidRDefault="00AB7D20" w:rsidP="00AB7D20">
      <w:pPr>
        <w:rPr>
          <w:rFonts w:ascii="Fb Fontext" w:hAnsi="Fb Fontext"/>
          <w:rtl/>
        </w:rPr>
      </w:pPr>
      <w:r w:rsidRPr="006B6477">
        <w:rPr>
          <w:rStyle w:val="affffe"/>
          <w:rtl/>
        </w:rPr>
        <w:t>רי"ו:</w:t>
      </w:r>
      <w:r w:rsidRPr="00C35A2C">
        <w:rPr>
          <w:rFonts w:ascii="Fb Fontext" w:hAnsi="Fb Fontext"/>
          <w:rtl/>
        </w:rPr>
        <w:t>אין מצורעין בבבל? שאוכלין תרדין, ושותין שכר, ורוחצין במי פרת.</w:t>
      </w:r>
    </w:p>
    <w:p w14:paraId="41D5C68F" w14:textId="77777777" w:rsidR="00AB7D20" w:rsidRDefault="00AB7D20" w:rsidP="001401BD">
      <w:pPr>
        <w:pStyle w:val="afffd"/>
        <w:ind w:end="0"/>
        <w:jc w:val="center"/>
        <w:rPr>
          <w:rtl/>
        </w:rPr>
      </w:pPr>
      <w:bookmarkStart w:id="598" w:name="_Toc119353390"/>
      <w:r w:rsidRPr="00C54C7E">
        <w:rPr>
          <w:rFonts w:hint="cs"/>
          <w:rtl/>
        </w:rPr>
        <w:t>הדרן עלך המדיר את אשתו.</w:t>
      </w:r>
      <w:bookmarkEnd w:id="598"/>
    </w:p>
    <w:p w14:paraId="06248948" w14:textId="77777777" w:rsidR="00AB7D20" w:rsidRDefault="00AB7D20" w:rsidP="00AB7D20">
      <w:pPr>
        <w:pStyle w:val="afff2"/>
        <w:framePr w:wrap="around"/>
        <w:spacing w:line="276" w:lineRule="auto"/>
        <w:rPr>
          <w:del w:id="41078" w:author="Claude" w:date="2026-10-07T09:24:54Z"/>
          <w:rFonts w:ascii="Fb Fontext" w:hAnsi="Fb Fontext"/>
          <w:rtl/>
        </w:rPr>
      </w:pPr>
      <w:del w:id="41077" w:author="Claude" w:date="2026-10-07T09:24:54Z">
        <w:r w:rsidRPr="00C35A2C">
          <w:rPr>
            <w:rFonts w:ascii="Fb Fontext" w:hAnsi="Fb Fontext" w:hint="cs"/>
            <w:rtl/>
          </w:rPr>
          <w:lastRenderedPageBreak/>
          <w:delText xml:space="preserve">פרק שמיני</w:delText>
        </w:r>
      </w:del>
    </w:p>
    <w:p w14:paraId="42B350A5" w14:textId="77777777" w:rsidR="00AB7D20" w:rsidRPr="00C35A2C" w:rsidRDefault="00AB7D20" w:rsidP="00E26091">
      <w:pPr>
        <w:pStyle w:val="afff"/>
        <w:framePr w:wrap="around"/>
        <w:rPr>
          <w:rtl/>
        </w:rPr>
      </w:pPr>
      <w:bookmarkStart w:id="599" w:name="_Toc119353391"/>
      <w:r w:rsidRPr="00C35A2C">
        <w:rPr>
          <w:rFonts w:hint="cs"/>
          <w:rtl/>
        </w:rPr>
        <w:t>עח.</w:t>
      </w:r>
      <w:bookmarkEnd w:id="599"/>
    </w:p>
    <w:p w14:paraId="74299A56" w14:textId="77777777" w:rsidR="00AB7D20" w:rsidRPr="00C54C7E" w:rsidRDefault="00AB7D20" w:rsidP="00A63B18">
      <w:pPr>
        <w:pStyle w:val="afff3"/>
        <w:framePr w:wrap="around"/>
        <w:rPr>
          <w:del w:id="41080" w:author="Claude" w:date="2026-10-07T09:24:54Z"/>
          <w:rtl/>
        </w:rPr>
      </w:pPr>
      <w:del w:id="41079" w:author="Claude" w:date="2026-10-07T09:24:54Z">
        <w:r w:rsidRPr="00C54C7E">
          <w:rPr>
            <w:rFonts w:hint="cs"/>
            <w:rtl/>
          </w:rPr>
          <w:delText xml:space="preserve">האשה שנפלו</w:delText>
        </w:r>
      </w:del>
    </w:p>
    <w:p w14:paraId="7B12D19F" w14:textId="77777777" w:rsidR="00AB7D20" w:rsidRPr="00C54C7E" w:rsidRDefault="00AB7D20" w:rsidP="00A63B18">
      <w:pPr>
        <w:pStyle w:val="afff4"/>
        <w:framePr w:wrap="around"/>
        <w:rPr>
          <w:rtl/>
        </w:rPr>
      </w:pPr>
      <w:r w:rsidRPr="00C54C7E">
        <w:rPr>
          <w:rFonts w:hint="cs"/>
          <w:rtl/>
        </w:rPr>
        <w:t xml:space="preserve">עח. </w:t>
      </w:r>
      <w:r w:rsidRPr="00C54C7E">
        <w:rPr>
          <w:rtl/>
        </w:rPr>
        <w:t>–</w:t>
      </w:r>
      <w:r w:rsidRPr="00C54C7E">
        <w:rPr>
          <w:rFonts w:hint="cs"/>
          <w:rtl/>
        </w:rPr>
        <w:t xml:space="preserve"> פב:</w:t>
      </w:r>
    </w:p>
    <w:p w14:paraId="3FA5BB96" w14:textId="77777777" w:rsidR="00E268F4" w:rsidRDefault="00AB7D20" w:rsidP="00F1680A">
      <w:pPr>
        <w:pStyle w:val="afffff4"/>
        <w:rPr>
          <w:rtl/>
        </w:rPr>
      </w:pPr>
      <w:ins w:id="9956" w:author="מספור קטעי משנה" w:date="2026-10-06T06:45:30Z">
        <w:r>
          <w:rPr>
            <w:rStyle w:val="MisparKeta"/>
          </w:rPr>
          <w:t xml:space="preserve">א. </w:t>
        </w:r>
      </w:ins>
      <w:bookmarkStart w:id="600" w:name="_Toc119353392"/>
      <w:r w:rsidRPr="00C54C7E">
        <w:rPr>
          <w:rFonts w:hint="cs"/>
          <w:rtl/>
        </w:rPr>
        <w:t>האשה שנפלו לה נכסים</w:t>
      </w:r>
      <w:r w:rsidR="00E268F4">
        <w:rPr>
          <w:rFonts w:hint="cs"/>
          <w:rtl/>
        </w:rPr>
        <w:t>,</w:t>
      </w:r>
      <w:bookmarkEnd w:id="600"/>
    </w:p>
    <w:p>
      <w:pPr>
        <w:pStyle w:val="PetichatPerek"/>
        <w:rPr>
          <w:ins w:id="41076" w:author="Claude" w:date="2026-10-07T09:24:54Z"/>
        </w:rPr>
      </w:pPr>
      <w:ins w:id="41075" w:author="Claude" w:date="2026-10-07T09:24:54Z">
        <w:r>
          <w:rPr>
            <w:rFonts w:ascii="Fb Fontext" w:hAnsi="Fb Fontext" w:hint="cs"/>
            <w:rtl/>
          </w:rPr>
          <w:t xml:space="preserve">פרק שמיני</w:t>
        </w:r>
        <w:r>
          <w:rPr>
            <w:rFonts w:ascii="Fb Fontext" w:hAnsi="Fb Fontext" w:hint="cs"/>
            <w:rtl/>
          </w:rPr>
          <w:t xml:space="preserve"> - </w:t>
        </w:r>
        <w:r>
          <w:rPr>
            <w:rFonts w:hint="cs"/>
            <w:rtl/>
          </w:rPr>
          <w:t xml:space="preserve">האשה שנפלו</w:t>
        </w:r>
      </w:ins>
    </w:p>
    <w:p>
      <w:pPr>
        <w:pStyle w:val="MishnaBatzad"/>
        <w:rPr>
          <w:ins w:id="20478" w:author="קלוד" w:date="2026-10-06T10:09:07Z"/>
        </w:rPr>
      </w:pPr>
      <w:ins w:id="20477" w:author="קלוד" w:date="2026-10-06T10:09:07Z">
        <w:r>
          <w:t xml:space="preserve">משנה א</w:t>
        </w:r>
      </w:ins>
    </w:p>
    <w:p w14:paraId="613A3508" w14:textId="1C09D10E" w:rsidR="00AB7D20" w:rsidRPr="00C54C7E" w:rsidRDefault="00AB7D20" w:rsidP="00A63B18">
      <w:pPr>
        <w:pStyle w:val="afff5"/>
        <w:rPr>
          <w:rtl/>
        </w:rPr>
      </w:pPr>
      <w:r w:rsidRPr="00C54C7E">
        <w:rPr>
          <w:rFonts w:hint="cs"/>
          <w:rtl/>
        </w:rPr>
        <w:t>עד שלא תתארס,</w:t>
      </w:r>
      <w:r w:rsidR="00A63B18">
        <w:rPr>
          <w:rStyle w:val="TanaimMishna"/>
          <w:rFonts w:hint="cs"/>
          <w:rtl/>
          <w:rPrChange w:id="20195" w:author="קלוד" w:date="2026-10-06T10:09:07Z">
            <w:rPr>
              <w:rStyle w:val="affffe"/>
              <w:rFonts w:hint="cs"/>
              <w:rtl/>
            </w:rPr>
          </w:rPrChange>
        </w:rPr>
        <w:t xml:space="preserve"> </w:t>
      </w:r>
      <w:r w:rsidRPr="00A63B18">
        <w:rPr>
          <w:rStyle w:val="TanaimMishna"/>
          <w:rFonts w:hint="cs"/>
          <w:rtl/>
          <w:rPrChange w:id="20196" w:author="קלוד" w:date="2026-10-06T10:09:07Z">
            <w:rPr>
              <w:rStyle w:val="affffe"/>
              <w:rFonts w:hint="cs"/>
              <w:rtl/>
            </w:rPr>
          </w:rPrChange>
        </w:rPr>
        <w:t>מודים ב"ש וב</w:t>
      </w:r>
      <w:r w:rsidR="007C330F" w:rsidRPr="00A63B18">
        <w:rPr>
          <w:rStyle w:val="TanaimMishna"/>
          <w:rFonts w:hint="cs"/>
          <w:rtl/>
          <w:rPrChange w:id="20197" w:author="קלוד" w:date="2026-10-06T10:09:07Z">
            <w:rPr>
              <w:rStyle w:val="affffe"/>
              <w:rFonts w:hint="cs"/>
              <w:rtl/>
            </w:rPr>
          </w:rPrChange>
        </w:rPr>
        <w:t>"ה</w:t>
      </w:r>
      <w:r w:rsidRPr="00A63B18">
        <w:rPr>
          <w:rStyle w:val="TanaimMishna"/>
          <w:rFonts w:hint="cs"/>
          <w:rtl/>
          <w:rPrChange w:id="20198" w:author="קלוד" w:date="2026-10-06T10:09:07Z">
            <w:rPr>
              <w:rStyle w:val="affffe"/>
              <w:rFonts w:hint="cs"/>
              <w:rtl/>
            </w:rPr>
          </w:rPrChange>
        </w:rPr>
        <w:t xml:space="preserve">, </w:t>
      </w:r>
      <w:r w:rsidRPr="00C54C7E">
        <w:rPr>
          <w:rFonts w:hint="cs"/>
          <w:rtl/>
        </w:rPr>
        <w:t>שמוכרת ונותנת וקיים.</w:t>
      </w:r>
    </w:p>
    <w:p w14:paraId="11115C5C" w14:textId="1ADFFC70" w:rsidR="00AB7D20" w:rsidRPr="00C54C7E" w:rsidRDefault="00AB7D20" w:rsidP="00586A42">
      <w:pPr>
        <w:pStyle w:val="afff5"/>
        <w:rPr>
          <w:rtl/>
        </w:rPr>
      </w:pPr>
      <w:r w:rsidRPr="00A63B18">
        <w:rPr>
          <w:rFonts w:hint="cs"/>
          <w:rtl/>
        </w:rPr>
        <w:t xml:space="preserve">משנתארסה, </w:t>
      </w:r>
      <w:r w:rsidR="00A63B18">
        <w:rPr>
          <w:rtl/>
        </w:rPr>
        <w:tab/>
      </w:r>
      <w:r w:rsidR="00A63B18">
        <w:rPr>
          <w:rFonts w:hint="cs"/>
          <w:rtl/>
        </w:rPr>
        <w:t xml:space="preserve">   </w:t>
      </w:r>
      <w:r w:rsidR="007C330F" w:rsidRPr="00A63B18">
        <w:rPr>
          <w:rStyle w:val="TanaimMishna"/>
          <w:rFonts w:hint="cs"/>
          <w:rtl/>
          <w:rPrChange w:id="20199" w:author="קלוד" w:date="2026-10-06T10:09:07Z">
            <w:rPr>
              <w:rStyle w:val="affffe"/>
              <w:rFonts w:hint="cs"/>
              <w:rtl/>
            </w:rPr>
          </w:rPrChange>
        </w:rPr>
        <w:t>ל</w:t>
      </w:r>
      <w:r w:rsidRPr="00A63B18">
        <w:rPr>
          <w:rStyle w:val="TanaimMishna"/>
          <w:rFonts w:hint="cs"/>
          <w:rtl/>
          <w:rPrChange w:id="20200" w:author="קלוד" w:date="2026-10-06T10:09:07Z">
            <w:rPr>
              <w:rStyle w:val="affffe"/>
              <w:rFonts w:hint="cs"/>
              <w:rtl/>
            </w:rPr>
          </w:rPrChange>
        </w:rPr>
        <w:t>ב"ש:</w:t>
      </w:r>
      <w:r w:rsidRPr="00C54C7E">
        <w:rPr>
          <w:rFonts w:hint="cs"/>
          <w:rtl/>
        </w:rPr>
        <w:t xml:space="preserve"> תמכור, </w:t>
      </w:r>
      <w:r w:rsidRPr="00A63B18">
        <w:rPr>
          <w:rStyle w:val="TanaimMishna"/>
          <w:rFonts w:hint="cs"/>
          <w:rtl/>
          <w:rPrChange w:id="20201" w:author="קלוד" w:date="2026-10-06T10:09:07Z">
            <w:rPr>
              <w:rStyle w:val="affffe"/>
              <w:rFonts w:hint="cs"/>
              <w:rtl/>
            </w:rPr>
          </w:rPrChange>
        </w:rPr>
        <w:t>ו</w:t>
      </w:r>
      <w:r w:rsidR="007C330F" w:rsidRPr="00A63B18">
        <w:rPr>
          <w:rStyle w:val="TanaimMishna"/>
          <w:rFonts w:hint="cs"/>
          <w:rtl/>
          <w:rPrChange w:id="20202" w:author="קלוד" w:date="2026-10-06T10:09:07Z">
            <w:rPr>
              <w:rStyle w:val="affffe"/>
              <w:rFonts w:hint="cs"/>
              <w:rtl/>
            </w:rPr>
          </w:rPrChange>
        </w:rPr>
        <w:t>לב</w:t>
      </w:r>
      <w:r w:rsidR="002B7BCC">
        <w:rPr>
          <w:rStyle w:val="TanaimMishna"/>
          <w:rtl/>
          <w:rPrChange w:id="20203" w:author="קלוד" w:date="2026-10-06T10:09:07Z">
            <w:rPr>
              <w:rStyle w:val="affffe"/>
              <w:rtl/>
            </w:rPr>
          </w:rPrChange>
        </w:rPr>
        <w:t>"</w:t>
      </w:r>
      <w:r w:rsidR="007C330F" w:rsidRPr="00A63B18">
        <w:rPr>
          <w:rStyle w:val="TanaimMishna"/>
          <w:rFonts w:hint="cs"/>
          <w:rtl/>
          <w:rPrChange w:id="20204" w:author="קלוד" w:date="2026-10-06T10:09:07Z">
            <w:rPr>
              <w:rStyle w:val="affffe"/>
              <w:rFonts w:hint="cs"/>
              <w:rtl/>
            </w:rPr>
          </w:rPrChange>
        </w:rPr>
        <w:t>ה</w:t>
      </w:r>
      <w:r w:rsidRPr="00A63B18">
        <w:rPr>
          <w:rStyle w:val="TanaimMishna"/>
          <w:rFonts w:hint="cs"/>
          <w:rtl/>
          <w:rPrChange w:id="20205" w:author="קלוד" w:date="2026-10-06T10:09:07Z">
            <w:rPr>
              <w:rStyle w:val="affffe"/>
              <w:rFonts w:hint="cs"/>
              <w:rtl/>
            </w:rPr>
          </w:rPrChange>
        </w:rPr>
        <w:t>:</w:t>
      </w:r>
      <w:r w:rsidRPr="00C54C7E">
        <w:rPr>
          <w:rFonts w:hint="cs"/>
          <w:rtl/>
        </w:rPr>
        <w:t xml:space="preserve"> לא תמכור.</w:t>
      </w:r>
    </w:p>
    <w:p w14:paraId="6210F0D7" w14:textId="77777777" w:rsidR="00AB7D20" w:rsidRPr="00C54C7E" w:rsidRDefault="00AB7D20" w:rsidP="00586A42">
      <w:pPr>
        <w:pStyle w:val="afff5"/>
        <w:rPr>
          <w:rtl/>
        </w:rPr>
      </w:pPr>
      <w:r w:rsidRPr="00A63B18">
        <w:rPr>
          <w:rStyle w:val="TanaimMishna"/>
          <w:rFonts w:hint="cs"/>
          <w:rtl/>
          <w:rPrChange w:id="20206" w:author="קלוד" w:date="2026-10-06T10:09:07Z">
            <w:rPr>
              <w:rStyle w:val="affffe"/>
              <w:rFonts w:hint="cs"/>
              <w:rtl/>
            </w:rPr>
          </w:rPrChange>
        </w:rPr>
        <w:t>אלו ואלו מודים</w:t>
      </w:r>
      <w:r w:rsidRPr="00C54C7E">
        <w:rPr>
          <w:rFonts w:hint="cs"/>
          <w:rtl/>
        </w:rPr>
        <w:t>, שאם מכרה ונתנה - קיים.</w:t>
      </w:r>
    </w:p>
    <w:p w14:paraId="3EF44385" w14:textId="51BDB20C" w:rsidR="00AB7D20" w:rsidRPr="00C54C7E" w:rsidRDefault="007C330F" w:rsidP="00586A42">
      <w:pPr>
        <w:pStyle w:val="afff5"/>
        <w:rPr>
          <w:rtl/>
        </w:rPr>
      </w:pPr>
      <w:r w:rsidRPr="00A63B18">
        <w:rPr>
          <w:rStyle w:val="TanaimMishna"/>
          <w:rFonts w:hint="cs"/>
          <w:rtl/>
          <w:rPrChange w:id="20207" w:author="קלוד" w:date="2026-10-06T10:09:07Z">
            <w:rPr>
              <w:rStyle w:val="affffe"/>
              <w:rFonts w:hint="cs"/>
              <w:rtl/>
            </w:rPr>
          </w:rPrChange>
        </w:rPr>
        <w:t>ר</w:t>
      </w:r>
      <w:r w:rsidR="002B7BCC">
        <w:rPr>
          <w:rStyle w:val="TanaimMishna"/>
          <w:rtl/>
          <w:rPrChange w:id="20208" w:author="קלוד" w:date="2026-10-06T10:09:07Z">
            <w:rPr>
              <w:rStyle w:val="affffe"/>
              <w:rtl/>
            </w:rPr>
          </w:rPrChange>
        </w:rPr>
        <w:t>"</w:t>
      </w:r>
      <w:r w:rsidRPr="00A63B18">
        <w:rPr>
          <w:rStyle w:val="TanaimMishna"/>
          <w:rFonts w:hint="cs"/>
          <w:rtl/>
          <w:rPrChange w:id="20209" w:author="קלוד" w:date="2026-10-06T10:09:07Z">
            <w:rPr>
              <w:rStyle w:val="affffe"/>
              <w:rFonts w:hint="cs"/>
              <w:rtl/>
            </w:rPr>
          </w:rPrChange>
        </w:rPr>
        <w:t>י:</w:t>
      </w:r>
      <w:r w:rsidR="00AB7D20" w:rsidRPr="00A63B18">
        <w:rPr>
          <w:rStyle w:val="TanaimMishna"/>
          <w:rFonts w:hint="cs"/>
          <w:rtl/>
          <w:rPrChange w:id="20210" w:author="קלוד" w:date="2026-10-06T10:09:07Z">
            <w:rPr>
              <w:rStyle w:val="affffe"/>
              <w:rFonts w:hint="cs"/>
              <w:rtl/>
            </w:rPr>
          </w:rPrChange>
        </w:rPr>
        <w:t xml:space="preserve"> אמרו חכמים לפני ר"ג:</w:t>
      </w:r>
      <w:r w:rsidR="00AB7D20" w:rsidRPr="00C54C7E">
        <w:rPr>
          <w:rFonts w:hint="cs"/>
          <w:rtl/>
        </w:rPr>
        <w:t xml:space="preserve"> הואיל וזכה באשה לא יזכה בנכסים?</w:t>
      </w:r>
    </w:p>
    <w:p w14:paraId="3BCF0FDF" w14:textId="32FC6495" w:rsidR="00AB7D20" w:rsidRPr="00730169" w:rsidRDefault="007C330F" w:rsidP="00586A42">
      <w:pPr>
        <w:pStyle w:val="afff5"/>
        <w:rPr>
          <w:spacing w:val="-2"/>
          <w:rtl/>
        </w:rPr>
      </w:pPr>
      <w:r w:rsidRPr="00730169">
        <w:rPr>
          <w:rStyle w:val="TanaimMishna"/>
          <w:rFonts w:hint="cs"/>
          <w:rtl/>
          <w:rPrChange w:id="20211" w:author="קלוד" w:date="2026-10-06T10:09:07Z">
            <w:rPr>
              <w:rStyle w:val="affffe"/>
              <w:rFonts w:hint="cs"/>
              <w:rtl/>
            </w:rPr>
          </w:rPrChange>
        </w:rPr>
        <w:t>א"ל</w:t>
      </w:r>
      <w:r w:rsidR="00AB7D20" w:rsidRPr="00730169">
        <w:rPr>
          <w:rStyle w:val="TanaimMishna"/>
          <w:rFonts w:hint="cs"/>
          <w:rtl/>
          <w:rPrChange w:id="20212" w:author="קלוד" w:date="2026-10-06T10:09:07Z">
            <w:rPr>
              <w:rStyle w:val="affffe"/>
              <w:rFonts w:hint="cs"/>
              <w:rtl/>
            </w:rPr>
          </w:rPrChange>
        </w:rPr>
        <w:t>:</w:t>
      </w:r>
      <w:r w:rsidR="00AB7D20" w:rsidRPr="00730169">
        <w:rPr>
          <w:rFonts w:hint="cs"/>
          <w:spacing w:val="-2"/>
          <w:rtl/>
        </w:rPr>
        <w:t xml:space="preserve"> על החדשים אנו בושים, אלא שאתם מגלגלין עלינו את הישנים</w:t>
      </w:r>
    </w:p>
    <w:p w14:paraId="7B2C1A88" w14:textId="2FF5AD82" w:rsidR="00A63B18" w:rsidRDefault="00AB7D20" w:rsidP="00F1680A">
      <w:pPr>
        <w:pStyle w:val="afffff4"/>
        <w:rPr>
          <w:rtl/>
        </w:rPr>
      </w:pPr>
      <w:ins w:id="9958" w:author="מספור קטעי משנה" w:date="2026-10-06T06:45:30Z">
        <w:r>
          <w:rPr>
            <w:rStyle w:val="MisparKeta"/>
          </w:rPr>
          <w:t xml:space="preserve">א. </w:t>
        </w:r>
      </w:ins>
      <w:bookmarkStart w:id="601" w:name="_Toc119353393"/>
      <w:r w:rsidRPr="00C54C7E">
        <w:rPr>
          <w:rFonts w:hint="cs"/>
          <w:rtl/>
        </w:rPr>
        <w:t>נפלו לה משנשאת,</w:t>
      </w:r>
      <w:bookmarkEnd w:id="601"/>
    </w:p>
    <w:p>
      <w:pPr>
        <w:pStyle w:val="MishnaBatzad"/>
        <w:rPr>
          <w:ins w:id="20480" w:author="קלוד" w:date="2026-10-06T10:09:07Z"/>
        </w:rPr>
      </w:pPr>
      <w:ins w:id="20479" w:author="קלוד" w:date="2026-10-06T10:09:07Z">
        <w:r>
          <w:t xml:space="preserve">משנה א</w:t>
        </w:r>
      </w:ins>
    </w:p>
    <w:p w14:paraId="11A0AD97" w14:textId="765377E9" w:rsidR="00AB7D20" w:rsidRPr="00F1680A" w:rsidRDefault="00AB7D20" w:rsidP="00586A42">
      <w:pPr>
        <w:pStyle w:val="afff5"/>
        <w:rPr>
          <w:spacing w:val="4"/>
          <w:rtl/>
        </w:rPr>
      </w:pPr>
      <w:r w:rsidRPr="00F1680A">
        <w:rPr>
          <w:rStyle w:val="TanaimMishna"/>
          <w:rFonts w:hint="cs"/>
          <w:spacing w:val="0"/>
          <w:rtl/>
          <w:rPrChange w:id="20213" w:author="קלוד" w:date="2026-10-06T10:09:07Z">
            <w:rPr>
              <w:rStyle w:val="affffe"/>
              <w:rFonts w:hint="cs"/>
              <w:spacing w:val="0"/>
              <w:rtl/>
            </w:rPr>
          </w:rPrChange>
        </w:rPr>
        <w:t>אלו ואלו מודים,</w:t>
      </w:r>
      <w:r w:rsidRPr="00F1680A">
        <w:rPr>
          <w:rFonts w:hint="cs"/>
          <w:spacing w:val="0"/>
          <w:rtl/>
        </w:rPr>
        <w:t xml:space="preserve"> </w:t>
      </w:r>
      <w:r w:rsidRPr="00F1680A">
        <w:rPr>
          <w:rFonts w:hint="cs"/>
          <w:spacing w:val="4"/>
          <w:rtl/>
        </w:rPr>
        <w:t>שאם מכרה ונתנה שהבעל מוציא מיד הלקוחות.</w:t>
      </w:r>
    </w:p>
    <w:p w14:paraId="5C302995" w14:textId="06DC50D1" w:rsidR="00AB7D20" w:rsidRPr="00C54C7E" w:rsidRDefault="00AB7D20" w:rsidP="00586A42">
      <w:pPr>
        <w:pStyle w:val="afff5"/>
        <w:rPr>
          <w:rtl/>
        </w:rPr>
      </w:pPr>
      <w:r w:rsidRPr="00F1680A">
        <w:rPr>
          <w:rFonts w:hint="cs"/>
          <w:spacing w:val="4"/>
          <w:rtl/>
        </w:rPr>
        <w:t xml:space="preserve">עד שלא נשאת ונשאת, </w:t>
      </w:r>
      <w:r w:rsidRPr="00F1680A">
        <w:rPr>
          <w:rStyle w:val="TanaimMishna"/>
          <w:rFonts w:hint="cs"/>
          <w:spacing w:val="4"/>
          <w:rtl/>
          <w:rPrChange w:id="20214" w:author="קלוד" w:date="2026-10-06T10:09:07Z">
            <w:rPr>
              <w:rStyle w:val="affffe"/>
              <w:rFonts w:hint="cs"/>
              <w:spacing w:val="4"/>
              <w:rtl/>
            </w:rPr>
          </w:rPrChange>
        </w:rPr>
        <w:t>ר"ג:</w:t>
      </w:r>
      <w:r w:rsidRPr="00F1680A">
        <w:rPr>
          <w:rFonts w:hint="cs"/>
          <w:spacing w:val="4"/>
          <w:rtl/>
        </w:rPr>
        <w:t xml:space="preserve"> אם מכרה ונתנה - קיים.</w:t>
      </w:r>
    </w:p>
    <w:p w14:paraId="3EB82E04" w14:textId="2625F207" w:rsidR="00AB7D20" w:rsidRPr="00C54C7E" w:rsidRDefault="007C330F" w:rsidP="00586A42">
      <w:pPr>
        <w:pStyle w:val="afff5"/>
        <w:rPr>
          <w:rtl/>
        </w:rPr>
      </w:pPr>
      <w:r w:rsidRPr="007C330F">
        <w:rPr>
          <w:rStyle w:val="TanaimMishna"/>
          <w:rFonts w:hint="cs"/>
          <w:rtl/>
          <w:rPrChange w:id="20215" w:author="קלוד" w:date="2026-10-06T10:09:07Z">
            <w:rPr>
              <w:rStyle w:val="affffe"/>
              <w:rFonts w:hint="cs"/>
              <w:rtl/>
            </w:rPr>
          </w:rPrChange>
        </w:rPr>
        <w:t>ארחב</w:t>
      </w:r>
      <w:r w:rsidR="002B7BCC">
        <w:rPr>
          <w:rStyle w:val="TanaimMishna"/>
          <w:rtl/>
          <w:rPrChange w:id="20216" w:author="קלוד" w:date="2026-10-06T10:09:07Z">
            <w:rPr>
              <w:rStyle w:val="affffe"/>
              <w:rtl/>
            </w:rPr>
          </w:rPrChange>
        </w:rPr>
        <w:t>"</w:t>
      </w:r>
      <w:r w:rsidRPr="007C330F">
        <w:rPr>
          <w:rStyle w:val="TanaimMishna"/>
          <w:rFonts w:hint="cs"/>
          <w:rtl/>
          <w:rPrChange w:id="20217" w:author="קלוד" w:date="2026-10-06T10:09:07Z">
            <w:rPr>
              <w:rStyle w:val="affffe"/>
              <w:rFonts w:hint="cs"/>
              <w:rtl/>
            </w:rPr>
          </w:rPrChange>
        </w:rPr>
        <w:t xml:space="preserve">ע: </w:t>
      </w:r>
      <w:r w:rsidR="00AB7D20" w:rsidRPr="007C330F">
        <w:rPr>
          <w:rStyle w:val="TanaimMishna"/>
          <w:rFonts w:hint="cs"/>
          <w:rtl/>
          <w:rPrChange w:id="20218" w:author="קלוד" w:date="2026-10-06T10:09:07Z">
            <w:rPr>
              <w:rStyle w:val="affffe"/>
              <w:rFonts w:hint="cs"/>
              <w:rtl/>
            </w:rPr>
          </w:rPrChange>
        </w:rPr>
        <w:t>אמרו לפני ר"ג:</w:t>
      </w:r>
      <w:r w:rsidR="00AB7D20" w:rsidRPr="00C54C7E">
        <w:rPr>
          <w:rFonts w:hint="cs"/>
          <w:rtl/>
        </w:rPr>
        <w:t xml:space="preserve"> הואיל וזכה באשה לא יזכה בנכסים?</w:t>
      </w:r>
    </w:p>
    <w:p w14:paraId="3ACA3714" w14:textId="005A43F9" w:rsidR="00AB7D20" w:rsidRPr="00F1680A" w:rsidRDefault="00A63B18" w:rsidP="00586A42">
      <w:pPr>
        <w:pStyle w:val="afff5"/>
        <w:rPr>
          <w:spacing w:val="4"/>
          <w:rtl/>
        </w:rPr>
      </w:pPr>
      <w:r w:rsidRPr="00730169">
        <w:rPr>
          <w:rStyle w:val="TanaimMishna"/>
          <w:rFonts w:hint="cs"/>
          <w:rtl/>
          <w:rPrChange w:id="20219" w:author="קלוד" w:date="2026-10-06T10:09:07Z">
            <w:rPr>
              <w:rStyle w:val="affffe"/>
              <w:rFonts w:hint="cs"/>
              <w:rtl/>
            </w:rPr>
          </w:rPrChange>
        </w:rPr>
        <w:t>א</w:t>
      </w:r>
      <w:r w:rsidR="002B7BCC">
        <w:rPr>
          <w:rStyle w:val="TanaimMishna"/>
          <w:rtl/>
          <w:rPrChange w:id="20220" w:author="קלוד" w:date="2026-10-06T10:09:07Z">
            <w:rPr>
              <w:rStyle w:val="affffe"/>
              <w:rtl/>
            </w:rPr>
          </w:rPrChange>
        </w:rPr>
        <w:t>"</w:t>
      </w:r>
      <w:r w:rsidRPr="00730169">
        <w:rPr>
          <w:rStyle w:val="TanaimMishna"/>
          <w:rFonts w:hint="cs"/>
          <w:rtl/>
          <w:rPrChange w:id="20221" w:author="קלוד" w:date="2026-10-06T10:09:07Z">
            <w:rPr>
              <w:rStyle w:val="affffe"/>
              <w:rFonts w:hint="cs"/>
              <w:rtl/>
            </w:rPr>
          </w:rPrChange>
        </w:rPr>
        <w:t>ל</w:t>
      </w:r>
      <w:r w:rsidR="00AB7D20" w:rsidRPr="00730169">
        <w:rPr>
          <w:rStyle w:val="TanaimMishna"/>
          <w:rFonts w:hint="cs"/>
          <w:rtl/>
          <w:rPrChange w:id="20222" w:author="קלוד" w:date="2026-10-06T10:09:07Z">
            <w:rPr>
              <w:rStyle w:val="affffe"/>
              <w:rFonts w:hint="cs"/>
              <w:rtl/>
            </w:rPr>
          </w:rPrChange>
        </w:rPr>
        <w:t>:</w:t>
      </w:r>
      <w:r w:rsidR="00AB7D20" w:rsidRPr="00730169">
        <w:rPr>
          <w:rFonts w:hint="cs"/>
          <w:spacing w:val="-2"/>
          <w:rtl/>
        </w:rPr>
        <w:t xml:space="preserve"> </w:t>
      </w:r>
      <w:r w:rsidR="00AB7D20" w:rsidRPr="00F1680A">
        <w:rPr>
          <w:rFonts w:hint="cs"/>
          <w:spacing w:val="4"/>
          <w:rtl/>
        </w:rPr>
        <w:t>על החדשים אנו בושים, אלא שאתם מגלגלין עלינו הישנים</w:t>
      </w:r>
    </w:p>
    <w:p w14:paraId="0CCFB9FD" w14:textId="1293AC2B" w:rsidR="00E268F4" w:rsidRDefault="00AB7D20" w:rsidP="00586A42">
      <w:pPr>
        <w:pStyle w:val="afff5"/>
        <w:rPr>
          <w:rtl/>
        </w:rPr>
      </w:pPr>
      <w:r w:rsidRPr="007C330F">
        <w:rPr>
          <w:rStyle w:val="TanaimMishna"/>
          <w:rFonts w:hint="cs"/>
          <w:rtl/>
          <w:rPrChange w:id="20223" w:author="קלוד" w:date="2026-10-06T10:09:07Z">
            <w:rPr>
              <w:rStyle w:val="affffe"/>
              <w:rFonts w:hint="cs"/>
              <w:rtl/>
            </w:rPr>
          </w:rPrChange>
        </w:rPr>
        <w:t xml:space="preserve">ר"ש </w:t>
      </w:r>
      <w:r w:rsidRPr="00C54C7E">
        <w:rPr>
          <w:rFonts w:hint="cs"/>
          <w:rtl/>
        </w:rPr>
        <w:t>חולק בין נכסים לנכסים</w:t>
      </w:r>
      <w:r w:rsidR="00E268F4">
        <w:rPr>
          <w:rFonts w:hint="cs"/>
          <w:rtl/>
        </w:rPr>
        <w:t>,</w:t>
      </w:r>
    </w:p>
    <w:p w14:paraId="7AAFDC1E" w14:textId="541A377E" w:rsidR="00AB7D20" w:rsidRPr="00C54C7E" w:rsidRDefault="00AB7D20" w:rsidP="00586A42">
      <w:pPr>
        <w:pStyle w:val="afff5"/>
        <w:rPr>
          <w:rtl/>
        </w:rPr>
      </w:pPr>
      <w:r w:rsidRPr="00C54C7E">
        <w:rPr>
          <w:rFonts w:hint="cs"/>
          <w:rtl/>
        </w:rPr>
        <w:t>נכסים הידועין לבעל לא תמכור, ואם מכרה ונתנה - בטל,</w:t>
      </w:r>
    </w:p>
    <w:p w14:paraId="479C73A4" w14:textId="77777777" w:rsidR="00AB7D20" w:rsidRPr="00C54C7E" w:rsidRDefault="00AB7D20" w:rsidP="00586A42">
      <w:pPr>
        <w:pStyle w:val="afff5"/>
        <w:rPr>
          <w:rtl/>
        </w:rPr>
      </w:pPr>
      <w:r w:rsidRPr="00C54C7E">
        <w:rPr>
          <w:rFonts w:hint="cs"/>
          <w:rtl/>
        </w:rPr>
        <w:t>שאינן ידועין לבעל לא תמכור, ואם מכרה ונתנה - קיים.</w:t>
      </w:r>
    </w:p>
    <w:p w14:paraId="107ADDB3" w14:textId="7ED4ED53" w:rsidR="00AB7D20" w:rsidRDefault="00AB7D20" w:rsidP="00AB7D20">
      <w:pPr>
        <w:rPr>
          <w:rFonts w:ascii="Fb Fontext" w:hAnsi="Fb Fontext"/>
          <w:rtl/>
        </w:rPr>
      </w:pPr>
      <w:r w:rsidRPr="007C330F">
        <w:rPr>
          <w:rStyle w:val="affffe"/>
          <w:rFonts w:hint="cs"/>
          <w:rtl/>
        </w:rPr>
        <w:t xml:space="preserve">רישא </w:t>
      </w:r>
      <w:r w:rsidR="00F1680A">
        <w:rPr>
          <w:rStyle w:val="affffe"/>
          <w:rFonts w:hint="cs"/>
          <w:rtl/>
        </w:rPr>
        <w:t>שחלקו</w:t>
      </w:r>
      <w:r w:rsidRPr="007C330F">
        <w:rPr>
          <w:rStyle w:val="affffe"/>
          <w:rFonts w:hint="cs"/>
          <w:rtl/>
        </w:rPr>
        <w:t xml:space="preserve"> ב</w:t>
      </w:r>
      <w:r w:rsidRPr="007C330F">
        <w:rPr>
          <w:rStyle w:val="affffe"/>
          <w:rtl/>
        </w:rPr>
        <w:t>"</w:t>
      </w:r>
      <w:r w:rsidRPr="007C330F">
        <w:rPr>
          <w:rStyle w:val="affffe"/>
          <w:rFonts w:hint="cs"/>
          <w:rtl/>
        </w:rPr>
        <w:t>ש וב</w:t>
      </w:r>
      <w:r w:rsidRPr="007C330F">
        <w:rPr>
          <w:rStyle w:val="affffe"/>
          <w:rtl/>
        </w:rPr>
        <w:t>"</w:t>
      </w:r>
      <w:r w:rsidRPr="007C330F">
        <w:rPr>
          <w:rStyle w:val="affffe"/>
          <w:rFonts w:hint="cs"/>
          <w:rtl/>
        </w:rPr>
        <w:t xml:space="preserve">ה- </w:t>
      </w:r>
      <w:r w:rsidRPr="00C35A2C">
        <w:rPr>
          <w:rFonts w:ascii="Fb Fontext" w:hAnsi="Fb Fontext" w:hint="cs"/>
          <w:rtl/>
        </w:rPr>
        <w:t>דהא בזכותה נפלו</w:t>
      </w:r>
    </w:p>
    <w:p w14:paraId="36FA4010" w14:textId="77777777" w:rsidR="00F1680A" w:rsidRDefault="00AB7D20" w:rsidP="005D7219">
      <w:pPr>
        <w:rPr>
          <w:rFonts w:ascii="Fb Fontext" w:hAnsi="Fb Fontext"/>
          <w:spacing w:val="-2"/>
          <w:rtl/>
        </w:rPr>
      </w:pPr>
      <w:r w:rsidRPr="007C330F">
        <w:rPr>
          <w:rStyle w:val="affffe"/>
          <w:rFonts w:hint="cs"/>
          <w:rtl/>
        </w:rPr>
        <w:t xml:space="preserve">סיפא </w:t>
      </w:r>
      <w:r w:rsidR="00A63B18">
        <w:rPr>
          <w:rStyle w:val="affffe"/>
          <w:rFonts w:hint="cs"/>
          <w:rtl/>
        </w:rPr>
        <w:t>ש</w:t>
      </w:r>
      <w:r w:rsidRPr="007C330F">
        <w:rPr>
          <w:rStyle w:val="affffe"/>
          <w:rFonts w:hint="cs"/>
          <w:rtl/>
        </w:rPr>
        <w:t xml:space="preserve">לא </w:t>
      </w:r>
      <w:r w:rsidR="007C330F">
        <w:rPr>
          <w:rStyle w:val="affffe"/>
          <w:rFonts w:hint="cs"/>
          <w:rtl/>
        </w:rPr>
        <w:t>חלקו:</w:t>
      </w:r>
      <w:r w:rsidRPr="007C330F">
        <w:rPr>
          <w:rStyle w:val="affffe"/>
          <w:rFonts w:hint="cs"/>
          <w:rtl/>
        </w:rPr>
        <w:t xml:space="preserve"> </w:t>
      </w:r>
      <w:r w:rsidRPr="00F5539C">
        <w:rPr>
          <w:rFonts w:ascii="Fb Fontext" w:hAnsi="Fb Fontext" w:hint="cs"/>
          <w:spacing w:val="-2"/>
          <w:rtl/>
        </w:rPr>
        <w:t>ד</w:t>
      </w:r>
      <w:r w:rsidR="00A63B18">
        <w:rPr>
          <w:rFonts w:ascii="Fb Fontext" w:hAnsi="Fb Fontext" w:hint="cs"/>
          <w:spacing w:val="-2"/>
          <w:rtl/>
        </w:rPr>
        <w:t xml:space="preserve">אפשר בזכותו או בזכותה, </w:t>
      </w:r>
    </w:p>
    <w:p w14:paraId="5D4B6D31" w14:textId="2B7F7AA1" w:rsidR="00AB7D20" w:rsidRPr="00F97732" w:rsidRDefault="00F1680A" w:rsidP="00F1680A">
      <w:pPr>
        <w:ind w:left="623" w:firstLine="57"/>
        <w:rPr>
          <w:rtl/>
        </w:rPr>
      </w:pPr>
      <w:r>
        <w:rPr>
          <w:rFonts w:ascii="Fb Fontext" w:hAnsi="Fb Fontext" w:hint="cs"/>
          <w:spacing w:val="-2"/>
          <w:rtl/>
        </w:rPr>
        <w:t xml:space="preserve">    </w:t>
      </w:r>
      <w:r w:rsidR="00AB7D20" w:rsidRPr="00F5539C">
        <w:rPr>
          <w:rFonts w:ascii="Fb Fontext" w:hAnsi="Fb Fontext" w:hint="cs"/>
          <w:spacing w:val="-2"/>
          <w:rtl/>
        </w:rPr>
        <w:t>לכתחילה לא תמכור אבל אם מכרה ונתנה קיים</w:t>
      </w:r>
      <w:r w:rsidR="005D7219">
        <w:rPr>
          <w:rFonts w:hint="cs"/>
          <w:rtl/>
        </w:rPr>
        <w:t>,</w:t>
      </w:r>
    </w:p>
    <w:p w14:paraId="31A8D6C8" w14:textId="77777777" w:rsidR="00AB7D20" w:rsidRPr="00C35A2C" w:rsidRDefault="00AB7D20" w:rsidP="00E26091">
      <w:pPr>
        <w:pStyle w:val="afff"/>
        <w:framePr w:wrap="around"/>
        <w:rPr>
          <w:rtl/>
        </w:rPr>
      </w:pPr>
      <w:bookmarkStart w:id="602" w:name="_Toc119353394"/>
      <w:r w:rsidRPr="00C35A2C">
        <w:rPr>
          <w:rFonts w:hint="cs"/>
          <w:rtl/>
        </w:rPr>
        <w:t>עח:</w:t>
      </w:r>
      <w:bookmarkEnd w:id="602"/>
    </w:p>
    <w:p w14:paraId="3544724D" w14:textId="77777777" w:rsidR="00AB7D20" w:rsidRPr="00C54C7E" w:rsidRDefault="00AB7D20" w:rsidP="00C54C7E">
      <w:pPr>
        <w:pStyle w:val="afffd"/>
        <w:rPr>
          <w:rtl/>
        </w:rPr>
      </w:pPr>
      <w:ins w:id="9959" w:author="מספור קטעי משנה" w:date="2026-10-06T06:45:30Z">
        <w:r>
          <w:rPr>
            <w:rStyle w:val="MisparKeta"/>
          </w:rPr>
          <w:t xml:space="preserve">ג. </w:t>
        </w:r>
      </w:ins>
      <w:bookmarkStart w:id="603" w:name="_Toc119353395"/>
      <w:r w:rsidRPr="00C54C7E">
        <w:rPr>
          <w:rFonts w:hint="cs"/>
          <w:rtl/>
        </w:rPr>
        <w:t>א"ר יהודה, אמרו לפני ר"ג.</w:t>
      </w:r>
      <w:bookmarkEnd w:id="603"/>
    </w:p>
    <w:p w14:paraId="1DE1BDEE" w14:textId="1258253A" w:rsidR="00AB7D20" w:rsidRDefault="00AB7D20" w:rsidP="00AB7D20">
      <w:pPr>
        <w:rPr>
          <w:rFonts w:ascii="Fb Fontext" w:hAnsi="Fb Fontext"/>
          <w:rtl/>
        </w:rPr>
      </w:pPr>
      <w:r w:rsidRPr="007C330F">
        <w:rPr>
          <w:rStyle w:val="affffe"/>
          <w:rFonts w:hint="cs"/>
          <w:rtl/>
        </w:rPr>
        <w:t xml:space="preserve">איבעיא </w:t>
      </w:r>
      <w:r w:rsidR="007C330F">
        <w:rPr>
          <w:rStyle w:val="affffe"/>
          <w:rFonts w:hint="cs"/>
          <w:rtl/>
        </w:rPr>
        <w:t xml:space="preserve">ופשטי' דהך </w:t>
      </w:r>
      <w:r w:rsidRPr="007C330F">
        <w:rPr>
          <w:rStyle w:val="affffe"/>
          <w:rFonts w:hint="cs"/>
          <w:rtl/>
        </w:rPr>
        <w:t>דר</w:t>
      </w:r>
      <w:r w:rsidRPr="007C330F">
        <w:rPr>
          <w:rStyle w:val="affffe"/>
          <w:rtl/>
        </w:rPr>
        <w:t>"</w:t>
      </w:r>
      <w:r w:rsidRPr="007C330F">
        <w:rPr>
          <w:rStyle w:val="affffe"/>
          <w:rFonts w:hint="cs"/>
          <w:rtl/>
        </w:rPr>
        <w:t xml:space="preserve">י </w:t>
      </w:r>
      <w:r w:rsidR="007C330F">
        <w:rPr>
          <w:rFonts w:ascii="Fb Fontext" w:hAnsi="Fb Fontext" w:hint="cs"/>
          <w:rtl/>
        </w:rPr>
        <w:t xml:space="preserve">- </w:t>
      </w:r>
      <w:r w:rsidRPr="00C35A2C">
        <w:rPr>
          <w:rFonts w:ascii="Fb Fontext" w:hAnsi="Fb Fontext" w:hint="cs"/>
          <w:rtl/>
        </w:rPr>
        <w:t>דדיעבד</w:t>
      </w:r>
      <w:r w:rsidR="007C330F">
        <w:rPr>
          <w:rFonts w:ascii="Fb Fontext" w:hAnsi="Fb Fontext" w:hint="cs"/>
          <w:rtl/>
        </w:rPr>
        <w:t>,</w:t>
      </w:r>
    </w:p>
    <w:p w14:paraId="784011A6" w14:textId="3B548327" w:rsidR="00AB7D20" w:rsidRDefault="00AB7D20" w:rsidP="007C330F">
      <w:pPr>
        <w:pStyle w:val="afffff"/>
        <w:rPr>
          <w:rtl/>
        </w:rPr>
      </w:pPr>
      <w:r>
        <w:rPr>
          <w:rFonts w:hint="cs"/>
          <w:rtl/>
        </w:rPr>
        <w:t xml:space="preserve">דתניא אמרו לפני </w:t>
      </w:r>
      <w:r>
        <w:rPr>
          <w:rStyle w:val="affffe"/>
          <w:rFonts w:hint="cs"/>
          <w:rtl/>
          <w:rPrChange w:id="9237" w:author="מנוע אמוראים" w:date="2026-10-05T16:41:40Z">
            <w:rPr>
              <w:rFonts w:hint="cs"/>
              <w:rtl/>
            </w:rPr>
          </w:rPrChange>
        </w:rPr>
        <w:t xml:space="preserve">ר</w:t>
      </w:r>
      <w:r>
        <w:rPr>
          <w:rStyle w:val="affffe"/>
          <w:rtl/>
          <w:rPrChange w:id="9238" w:author="מנוע אמוראים" w:date="2026-10-05T16:41:40Z">
            <w:rPr>
              <w:rtl/>
            </w:rPr>
          </w:rPrChange>
        </w:rPr>
        <w:t xml:space="preserve">"</w:t>
      </w:r>
      <w:r>
        <w:rPr>
          <w:rStyle w:val="affffe"/>
          <w:rFonts w:hint="cs"/>
          <w:rtl/>
          <w:rPrChange w:id="9239" w:author="מנוע אמוראים" w:date="2026-10-05T16:41:40Z">
            <w:rPr>
              <w:rFonts w:hint="cs"/>
              <w:rtl/>
            </w:rPr>
          </w:rPrChange>
        </w:rPr>
        <w:t xml:space="preserve">ג</w:t>
      </w:r>
      <w:r>
        <w:rPr>
          <w:rFonts w:hint="cs"/>
          <w:rtl/>
        </w:rPr>
        <w:t xml:space="preserve"> הואיל וזו אשתו וזו אשתו, זו מכרה בטל, אף זו</w:t>
      </w:r>
      <w:r w:rsidR="00A11C5E">
        <w:rPr>
          <w:rFonts w:hint="cs"/>
          <w:rtl/>
        </w:rPr>
        <w:t>,</w:t>
      </w:r>
    </w:p>
    <w:p w14:paraId="74717C90" w14:textId="741B599D" w:rsidR="00A11C5E" w:rsidRPr="000568A6" w:rsidRDefault="000568A6" w:rsidP="00A11C5E">
      <w:pPr>
        <w:rPr>
          <w:rFonts w:ascii="Fb Fontext" w:hAnsi="Fb Fontext"/>
          <w:spacing w:val="-8"/>
          <w:rtl/>
        </w:rPr>
      </w:pPr>
      <w:r w:rsidRPr="000568A6">
        <w:rPr>
          <w:rStyle w:val="affffe"/>
          <w:rFonts w:hint="cs"/>
          <w:spacing w:val="-8"/>
          <w:rtl/>
        </w:rPr>
        <w:t>ו</w:t>
      </w:r>
      <w:r w:rsidR="00AB7D20" w:rsidRPr="000568A6">
        <w:rPr>
          <w:rStyle w:val="affffe"/>
          <w:rFonts w:hint="cs"/>
          <w:spacing w:val="-8"/>
          <w:rtl/>
        </w:rPr>
        <w:t xml:space="preserve">השיבן: </w:t>
      </w:r>
      <w:r w:rsidR="00AB7D20" w:rsidRPr="00224771">
        <w:rPr>
          <w:rFonts w:ascii="Fb Fontext" w:hAnsi="Fb Fontext" w:cs="PFT_Frank" w:hint="cs"/>
          <w:b/>
          <w:bCs/>
          <w:spacing w:val="-8"/>
          <w:szCs w:val="14"/>
          <w:rtl/>
        </w:rPr>
        <w:t>בנשואה</w:t>
      </w:r>
      <w:r w:rsidR="00AB7D20" w:rsidRPr="000568A6">
        <w:rPr>
          <w:rFonts w:ascii="Fb Fontext" w:hAnsi="Fb Fontext" w:hint="cs"/>
          <w:spacing w:val="-8"/>
          <w:rtl/>
        </w:rPr>
        <w:t>, זכאי במציאתה ובמעש</w:t>
      </w:r>
      <w:r w:rsidRPr="000568A6">
        <w:rPr>
          <w:rFonts w:ascii="Fb Fontext" w:hAnsi="Fb Fontext" w:hint="cs"/>
          <w:spacing w:val="-8"/>
          <w:rtl/>
        </w:rPr>
        <w:t>"י ובהפ''נ</w:t>
      </w:r>
      <w:r w:rsidR="00AB7D20" w:rsidRPr="000568A6">
        <w:rPr>
          <w:rFonts w:ascii="Fb Fontext" w:hAnsi="Fb Fontext" w:hint="cs"/>
          <w:spacing w:val="-8"/>
          <w:rtl/>
        </w:rPr>
        <w:t>,</w:t>
      </w:r>
      <w:r w:rsidR="00A11C5E" w:rsidRPr="000568A6">
        <w:rPr>
          <w:rFonts w:ascii="Fb Fontext" w:hAnsi="Fb Fontext" w:hint="cs"/>
          <w:spacing w:val="-8"/>
          <w:rtl/>
        </w:rPr>
        <w:t xml:space="preserve"> משא</w:t>
      </w:r>
      <w:r w:rsidR="002B7BCC" w:rsidRPr="000568A6">
        <w:rPr>
          <w:rFonts w:ascii="Fb Fontext" w:hAnsi="Fb Fontext"/>
          <w:spacing w:val="-8"/>
          <w:rtl/>
        </w:rPr>
        <w:t>"</w:t>
      </w:r>
      <w:r w:rsidR="00A11C5E" w:rsidRPr="000568A6">
        <w:rPr>
          <w:rFonts w:ascii="Fb Fontext" w:hAnsi="Fb Fontext" w:hint="cs"/>
          <w:spacing w:val="-8"/>
          <w:rtl/>
        </w:rPr>
        <w:t>כ בארוסה</w:t>
      </w:r>
      <w:r w:rsidRPr="000568A6">
        <w:rPr>
          <w:rFonts w:ascii="Fb Fontext" w:hAnsi="Fb Fontext" w:hint="cs"/>
          <w:spacing w:val="-8"/>
          <w:rtl/>
        </w:rPr>
        <w:t>,</w:t>
      </w:r>
    </w:p>
    <w:p w14:paraId="71407438" w14:textId="77777777" w:rsidR="00E268F4" w:rsidRDefault="00AB7D20" w:rsidP="00A11C5E">
      <w:pPr>
        <w:rPr>
          <w:rFonts w:ascii="Fb Fontext" w:hAnsi="Fb Fontext"/>
          <w:spacing w:val="-4"/>
          <w:rtl/>
        </w:rPr>
      </w:pPr>
      <w:r w:rsidRPr="00730169">
        <w:rPr>
          <w:rStyle w:val="affffe"/>
          <w:rFonts w:hint="cs"/>
          <w:spacing w:val="-4"/>
          <w:rtl/>
        </w:rPr>
        <w:t xml:space="preserve">לכך שאלוהו </w:t>
      </w:r>
      <w:r w:rsidRPr="00730169">
        <w:rPr>
          <w:rFonts w:ascii="Fb Fontext" w:hAnsi="Fb Fontext" w:hint="cs"/>
          <w:spacing w:val="-4"/>
          <w:rtl/>
        </w:rPr>
        <w:t>בנשאת ואח</w:t>
      </w:r>
      <w:r w:rsidRPr="00730169">
        <w:rPr>
          <w:rFonts w:ascii="Fb Fontext" w:hAnsi="Fb Fontext"/>
          <w:spacing w:val="-4"/>
          <w:rtl/>
        </w:rPr>
        <w:t>"</w:t>
      </w:r>
      <w:r w:rsidRPr="00730169">
        <w:rPr>
          <w:rFonts w:ascii="Fb Fontext" w:hAnsi="Fb Fontext" w:hint="cs"/>
          <w:spacing w:val="-4"/>
          <w:rtl/>
        </w:rPr>
        <w:t>כ מכרה</w:t>
      </w:r>
      <w:r w:rsidR="00BE528D" w:rsidRPr="00730169">
        <w:rPr>
          <w:rFonts w:ascii="Fb Fontext" w:hAnsi="Fb Fontext" w:hint="cs"/>
          <w:spacing w:val="-4"/>
          <w:rtl/>
        </w:rPr>
        <w:t>,</w:t>
      </w:r>
      <w:r w:rsidRPr="00730169">
        <w:rPr>
          <w:rFonts w:ascii="Fb Fontext" w:hAnsi="Fb Fontext" w:hint="cs"/>
          <w:spacing w:val="-4"/>
          <w:rtl/>
        </w:rPr>
        <w:t xml:space="preserve"> דע</w:t>
      </w:r>
      <w:r w:rsidRPr="00730169">
        <w:rPr>
          <w:rFonts w:ascii="Fb Fontext" w:hAnsi="Fb Fontext"/>
          <w:spacing w:val="-4"/>
          <w:rtl/>
        </w:rPr>
        <w:t>"</w:t>
      </w:r>
      <w:r w:rsidRPr="00730169">
        <w:rPr>
          <w:rFonts w:ascii="Fb Fontext" w:hAnsi="Fb Fontext" w:hint="cs"/>
          <w:spacing w:val="-4"/>
          <w:rtl/>
        </w:rPr>
        <w:t>ז אמר שמוכרת ונותנת קיים</w:t>
      </w:r>
      <w:r w:rsidR="00E268F4">
        <w:rPr>
          <w:rFonts w:ascii="Fb Fontext" w:hAnsi="Fb Fontext" w:hint="cs"/>
          <w:spacing w:val="-4"/>
          <w:rtl/>
        </w:rPr>
        <w:t>,</w:t>
      </w:r>
    </w:p>
    <w:p w14:paraId="0783404C" w14:textId="181ED0E4" w:rsidR="00AB7D20" w:rsidRPr="00C35A2C" w:rsidRDefault="00AB7D20" w:rsidP="00AB7D20">
      <w:pPr>
        <w:rPr>
          <w:rFonts w:ascii="Fb Fontext" w:hAnsi="Fb Fontext"/>
          <w:rtl/>
        </w:rPr>
      </w:pPr>
      <w:r w:rsidRPr="00BE528D">
        <w:rPr>
          <w:rStyle w:val="affffe"/>
          <w:rFonts w:hint="cs"/>
          <w:rtl/>
        </w:rPr>
        <w:t xml:space="preserve">וכששאלוהו </w:t>
      </w:r>
      <w:r w:rsidR="00BE528D">
        <w:rPr>
          <w:rFonts w:ascii="Fb Fontext" w:hAnsi="Fb Fontext" w:hint="cs"/>
          <w:rtl/>
        </w:rPr>
        <w:t>ש</w:t>
      </w:r>
      <w:r w:rsidRPr="00C35A2C">
        <w:rPr>
          <w:rFonts w:ascii="Fb Fontext" w:hAnsi="Fb Fontext" w:hint="cs"/>
          <w:rtl/>
        </w:rPr>
        <w:t xml:space="preserve">יזכה בנכסים </w:t>
      </w:r>
      <w:r w:rsidRPr="00BE528D">
        <w:rPr>
          <w:rStyle w:val="affffe"/>
          <w:rFonts w:hint="cs"/>
          <w:rtl/>
        </w:rPr>
        <w:t>א</w:t>
      </w:r>
      <w:r w:rsidRPr="00BE528D">
        <w:rPr>
          <w:rStyle w:val="affffe"/>
          <w:rtl/>
        </w:rPr>
        <w:t>"</w:t>
      </w:r>
      <w:r w:rsidRPr="00BE528D">
        <w:rPr>
          <w:rStyle w:val="affffe"/>
          <w:rFonts w:hint="cs"/>
          <w:rtl/>
        </w:rPr>
        <w:t xml:space="preserve">ל: </w:t>
      </w:r>
      <w:r w:rsidRPr="00C35A2C">
        <w:rPr>
          <w:rFonts w:ascii="Fb Fontext" w:hAnsi="Fb Fontext" w:hint="cs"/>
          <w:rtl/>
        </w:rPr>
        <w:t xml:space="preserve">על החדשים אנו בושין, אלא שאתם מגלגלין עלינו את הישנים. </w:t>
      </w:r>
      <w:r w:rsidRPr="00BE528D">
        <w:rPr>
          <w:rStyle w:val="afffff0"/>
          <w:rFonts w:hint="cs"/>
          <w:rtl/>
        </w:rPr>
        <w:t>[והיינו דמהני המכירה]</w:t>
      </w:r>
    </w:p>
    <w:p w14:paraId="51465104" w14:textId="77777777" w:rsidR="00AB7D20" w:rsidRDefault="00AB7D20" w:rsidP="00AB7D20">
      <w:pPr>
        <w:rPr>
          <w:rFonts w:ascii="Fb Fontext" w:hAnsi="Fb Fontext"/>
          <w:rtl/>
        </w:rPr>
      </w:pPr>
      <w:r w:rsidRPr="00BE528D">
        <w:rPr>
          <w:rStyle w:val="affffe"/>
          <w:rFonts w:hint="cs"/>
          <w:rtl/>
        </w:rPr>
        <w:t>והך דר</w:t>
      </w:r>
      <w:r w:rsidRPr="00BE528D">
        <w:rPr>
          <w:rStyle w:val="affffe"/>
          <w:rtl/>
        </w:rPr>
        <w:t>"</w:t>
      </w:r>
      <w:r w:rsidRPr="00BE528D">
        <w:rPr>
          <w:rStyle w:val="affffe"/>
          <w:rFonts w:hint="cs"/>
          <w:rtl/>
        </w:rPr>
        <w:t xml:space="preserve">ג אמר </w:t>
      </w:r>
      <w:r w:rsidRPr="00CA108A">
        <w:rPr>
          <w:rFonts w:cs="PFT_Frank" w:hint="cs"/>
          <w:b/>
          <w:bCs/>
          <w:szCs w:val="14"/>
          <w:rtl/>
        </w:rPr>
        <w:t xml:space="preserve">אם </w:t>
      </w:r>
      <w:r w:rsidRPr="00C35A2C">
        <w:rPr>
          <w:rFonts w:ascii="Fb Fontext" w:hAnsi="Fb Fontext" w:hint="cs"/>
          <w:rtl/>
        </w:rPr>
        <w:t>מכרה ונתנה קיים</w:t>
      </w:r>
    </w:p>
    <w:p w14:paraId="119EE325" w14:textId="4C55FD8A" w:rsidR="00AB7D20" w:rsidRPr="00C54C7E" w:rsidRDefault="00AB7D20" w:rsidP="00BE528D">
      <w:pPr>
        <w:rPr>
          <w:rtl/>
        </w:rPr>
      </w:pPr>
      <w:r w:rsidRPr="00BE528D">
        <w:rPr>
          <w:rStyle w:val="affffe"/>
          <w:rFonts w:hint="cs"/>
          <w:rtl/>
        </w:rPr>
        <w:lastRenderedPageBreak/>
        <w:t>א. ר</w:t>
      </w:r>
      <w:r w:rsidR="00BE528D">
        <w:rPr>
          <w:rStyle w:val="affffe"/>
          <w:rFonts w:hint="cs"/>
          <w:rtl/>
        </w:rPr>
        <w:t>"ז:</w:t>
      </w:r>
      <w:r w:rsidRPr="00BE528D">
        <w:rPr>
          <w:rStyle w:val="affffe"/>
          <w:rFonts w:hint="cs"/>
          <w:rtl/>
        </w:rPr>
        <w:t xml:space="preserve"> תני: </w:t>
      </w:r>
      <w:r w:rsidRPr="00C35A2C">
        <w:rPr>
          <w:rFonts w:hint="cs"/>
          <w:rtl/>
        </w:rPr>
        <w:t>מוכרת ונותנת וקיים.</w:t>
      </w:r>
    </w:p>
    <w:p w14:paraId="177CAA02" w14:textId="04F5B140" w:rsidR="00AB7D20" w:rsidRPr="00C35A2C" w:rsidRDefault="00AB7D20" w:rsidP="00BE528D">
      <w:pPr>
        <w:rPr>
          <w:rtl/>
        </w:rPr>
      </w:pPr>
      <w:r w:rsidRPr="00BE528D">
        <w:rPr>
          <w:rStyle w:val="affffe"/>
          <w:rFonts w:hint="cs"/>
          <w:rtl/>
        </w:rPr>
        <w:t>ב. ר</w:t>
      </w:r>
      <w:r w:rsidRPr="00BE528D">
        <w:rPr>
          <w:rStyle w:val="affffe"/>
          <w:rtl/>
        </w:rPr>
        <w:t>"</w:t>
      </w:r>
      <w:r w:rsidRPr="00BE528D">
        <w:rPr>
          <w:rStyle w:val="affffe"/>
          <w:rFonts w:hint="cs"/>
          <w:rtl/>
        </w:rPr>
        <w:t xml:space="preserve">פ: </w:t>
      </w:r>
      <w:r>
        <w:rPr>
          <w:rFonts w:hint="cs"/>
          <w:rtl/>
        </w:rPr>
        <w:t xml:space="preserve">הא </w:t>
      </w:r>
      <w:r>
        <w:rPr>
          <w:rStyle w:val="affffe"/>
          <w:rFonts w:hint="cs"/>
          <w:rtl/>
          <w:rPrChange w:id="9240" w:author="מנוע אמוראים" w:date="2026-10-05T16:41:40Z">
            <w:rPr>
              <w:rFonts w:hint="cs"/>
              <w:rtl/>
            </w:rPr>
          </w:rPrChange>
        </w:rPr>
        <w:t xml:space="preserve">ר</w:t>
      </w:r>
      <w:r>
        <w:rPr>
          <w:rStyle w:val="affffe"/>
          <w:rtl/>
          <w:rPrChange w:id="9241" w:author="מנוע אמוראים" w:date="2026-10-05T16:41:40Z">
            <w:rPr>
              <w:rtl/>
            </w:rPr>
          </w:rPrChange>
        </w:rPr>
        <w:t xml:space="preserve">"</w:t>
      </w:r>
      <w:r>
        <w:rPr>
          <w:rStyle w:val="affffe"/>
          <w:rFonts w:hint="cs"/>
          <w:rtl/>
          <w:rPrChange w:id="9242" w:author="מנוע אמוראים" w:date="2026-10-05T16:41:40Z">
            <w:rPr>
              <w:rFonts w:hint="cs"/>
              <w:rtl/>
            </w:rPr>
          </w:rPrChange>
        </w:rPr>
        <w:t xml:space="preserve">י</w:t>
      </w:r>
      <w:r>
        <w:rPr>
          <w:rFonts w:hint="cs"/>
          <w:rtl/>
        </w:rPr>
        <w:t xml:space="preserve"> </w:t>
      </w:r>
      <w:r>
        <w:rPr>
          <w:rFonts w:hint="cs"/>
          <w:rtl/>
        </w:rPr>
        <w:t xml:space="preserve">אליבא </w:t>
      </w:r>
      <w:r>
        <w:rPr>
          <w:rStyle w:val="affffe"/>
          <w:rFonts w:hint="cs"/>
          <w:rtl/>
          <w:rPrChange w:id="9243" w:author="מנוע אמוראים" w:date="2026-10-05T16:41:40Z">
            <w:rPr>
              <w:rFonts w:hint="cs"/>
              <w:rtl/>
            </w:rPr>
          </w:rPrChange>
        </w:rPr>
        <w:t xml:space="preserve">דר"ג</w:t>
      </w:r>
      <w:r>
        <w:rPr>
          <w:rFonts w:hint="cs"/>
          <w:rtl/>
        </w:rPr>
        <w:t xml:space="preserve">, הא </w:t>
      </w:r>
      <w:r>
        <w:rPr>
          <w:rStyle w:val="affffe"/>
          <w:rFonts w:hint="cs"/>
          <w:rtl/>
          <w:rPrChange w:id="9244" w:author="מנוע אמוראים" w:date="2026-10-05T16:41:40Z">
            <w:rPr>
              <w:rFonts w:hint="cs"/>
              <w:rtl/>
            </w:rPr>
          </w:rPrChange>
        </w:rPr>
        <w:t xml:space="preserve">ר</w:t>
      </w:r>
      <w:r>
        <w:rPr>
          <w:rStyle w:val="affffe"/>
          <w:rFonts w:hint="cs"/>
          <w:rtl/>
          <w:rPrChange w:id="9245" w:author="מנוע אמוראים" w:date="2026-10-05T16:41:40Z">
            <w:rPr>
              <w:rFonts w:hint="cs"/>
              <w:rtl/>
            </w:rPr>
          </w:rPrChange>
        </w:rPr>
        <w:t xml:space="preserve">חב</w:t>
      </w:r>
      <w:r>
        <w:rPr>
          <w:rStyle w:val="affffe"/>
          <w:rtl/>
          <w:rPrChange w:id="9246" w:author="מנוע אמוראים" w:date="2026-10-05T16:41:40Z">
            <w:rPr>
              <w:rtl/>
            </w:rPr>
          </w:rPrChange>
        </w:rPr>
        <w:t xml:space="preserve">"</w:t>
      </w:r>
      <w:r>
        <w:rPr>
          <w:rStyle w:val="affffe"/>
          <w:rFonts w:hint="cs"/>
          <w:rtl/>
          <w:rPrChange w:id="9247" w:author="מנוע אמוראים" w:date="2026-10-05T16:41:40Z">
            <w:rPr>
              <w:rFonts w:hint="cs"/>
              <w:rtl/>
            </w:rPr>
          </w:rPrChange>
        </w:rPr>
        <w:t xml:space="preserve">ע</w:t>
      </w:r>
      <w:r>
        <w:rPr>
          <w:rFonts w:hint="cs"/>
          <w:rtl/>
        </w:rPr>
        <w:t xml:space="preserve"> </w:t>
      </w:r>
      <w:r>
        <w:rPr>
          <w:rFonts w:hint="cs"/>
          <w:rtl/>
        </w:rPr>
        <w:t xml:space="preserve">אליבא </w:t>
      </w:r>
      <w:r>
        <w:rPr>
          <w:rStyle w:val="affffe"/>
          <w:rFonts w:hint="cs"/>
          <w:rtl/>
          <w:rPrChange w:id="9248" w:author="מנוע אמוראים" w:date="2026-10-05T16:41:40Z">
            <w:rPr>
              <w:rFonts w:hint="cs"/>
              <w:rtl/>
            </w:rPr>
          </w:rPrChange>
        </w:rPr>
        <w:t xml:space="preserve">דר"ג</w:t>
      </w:r>
      <w:r>
        <w:rPr>
          <w:rFonts w:hint="cs"/>
          <w:rtl/>
        </w:rPr>
        <w:t xml:space="preserve">.</w:t>
      </w:r>
    </w:p>
    <w:p w14:paraId="2492BE9C" w14:textId="1879E336" w:rsidR="00AB7D20" w:rsidRPr="00C35A2C" w:rsidRDefault="00AB7D20" w:rsidP="00AB7D20">
      <w:pPr>
        <w:rPr>
          <w:rFonts w:ascii="Fb Fontext" w:hAnsi="Fb Fontext"/>
          <w:rtl/>
        </w:rPr>
      </w:pPr>
      <w:r w:rsidRPr="00BE528D">
        <w:rPr>
          <w:rStyle w:val="affffe"/>
          <w:rFonts w:hint="cs"/>
          <w:rtl/>
        </w:rPr>
        <w:t>רחב</w:t>
      </w:r>
      <w:r w:rsidRPr="00BE528D">
        <w:rPr>
          <w:rStyle w:val="affffe"/>
          <w:rtl/>
        </w:rPr>
        <w:t>"</w:t>
      </w:r>
      <w:r w:rsidRPr="00BE528D">
        <w:rPr>
          <w:rStyle w:val="affffe"/>
          <w:rFonts w:hint="cs"/>
          <w:rtl/>
        </w:rPr>
        <w:t>ע היינו דס</w:t>
      </w:r>
      <w:r w:rsidRPr="00BE528D">
        <w:rPr>
          <w:rStyle w:val="affffe"/>
          <w:rtl/>
        </w:rPr>
        <w:t>"</w:t>
      </w:r>
      <w:r w:rsidRPr="00BE528D">
        <w:rPr>
          <w:rStyle w:val="affffe"/>
          <w:rFonts w:hint="cs"/>
          <w:rtl/>
        </w:rPr>
        <w:t xml:space="preserve">ל </w:t>
      </w:r>
      <w:r w:rsidRPr="00C35A2C">
        <w:rPr>
          <w:rFonts w:ascii="Fb Fontext" w:hAnsi="Fb Fontext" w:hint="cs"/>
          <w:rtl/>
        </w:rPr>
        <w:t xml:space="preserve">דלא נחלקו ב"ש וב"ה </w:t>
      </w:r>
      <w:r w:rsidR="00BE528D">
        <w:rPr>
          <w:rFonts w:ascii="Fb Fontext" w:hAnsi="Fb Fontext" w:hint="cs"/>
          <w:rtl/>
        </w:rPr>
        <w:t>ב</w:t>
      </w:r>
      <w:r w:rsidRPr="00C35A2C">
        <w:rPr>
          <w:rFonts w:ascii="Fb Fontext" w:hAnsi="Fb Fontext" w:hint="cs"/>
          <w:rtl/>
        </w:rPr>
        <w:t>זה</w:t>
      </w:r>
    </w:p>
    <w:p w14:paraId="2CA71CC6" w14:textId="77777777" w:rsidR="00AB7D20" w:rsidRPr="00F97732" w:rsidRDefault="00AB7D20" w:rsidP="003156E1">
      <w:pPr>
        <w:pStyle w:val="aff9"/>
        <w:rPr>
          <w:rtl/>
        </w:rPr>
      </w:pPr>
      <w:r w:rsidRPr="003156E1">
        <w:rPr>
          <w:rFonts w:hint="cs"/>
          <w:rtl/>
        </w:rPr>
        <w:t>׹</w:t>
      </w:r>
    </w:p>
    <w:p w14:paraId="0A9F6571" w14:textId="6008CB91" w:rsidR="00AB7D20" w:rsidRPr="00BE528D" w:rsidRDefault="00AB7D20" w:rsidP="00BE528D">
      <w:pPr>
        <w:rPr>
          <w:rStyle w:val="afffff0"/>
          <w:rtl/>
        </w:rPr>
      </w:pPr>
      <w:r w:rsidRPr="00BE528D">
        <w:rPr>
          <w:rStyle w:val="affffe"/>
          <w:rFonts w:hint="cs"/>
          <w:rtl/>
        </w:rPr>
        <w:t>רב ושמואל</w:t>
      </w:r>
      <w:r w:rsidR="00BE528D">
        <w:rPr>
          <w:rStyle w:val="affffe"/>
          <w:rFonts w:hint="cs"/>
          <w:rtl/>
        </w:rPr>
        <w:t xml:space="preserve"> אמרו כרבותינו</w:t>
      </w:r>
      <w:r w:rsidRPr="00BE528D">
        <w:rPr>
          <w:rStyle w:val="affffe"/>
          <w:rFonts w:hint="cs"/>
          <w:rtl/>
        </w:rPr>
        <w:t xml:space="preserve">: </w:t>
      </w:r>
      <w:r w:rsidRPr="00C35A2C">
        <w:rPr>
          <w:rFonts w:ascii="Fb Fontext" w:hAnsi="Fb Fontext" w:hint="cs"/>
          <w:rtl/>
        </w:rPr>
        <w:t xml:space="preserve">בין שנפלו לה נכסים </w:t>
      </w:r>
      <w:r w:rsidR="00BE528D">
        <w:rPr>
          <w:rFonts w:ascii="Fb Fontext" w:hAnsi="Fb Fontext" w:hint="cs"/>
          <w:rtl/>
        </w:rPr>
        <w:t xml:space="preserve">קודם או אחר </w:t>
      </w:r>
      <w:r w:rsidR="00BE528D" w:rsidRPr="00730169">
        <w:rPr>
          <w:rFonts w:ascii="Fb Fontext" w:hAnsi="Fb Fontext" w:hint="cs"/>
          <w:spacing w:val="-4"/>
          <w:rtl/>
        </w:rPr>
        <w:t xml:space="preserve">האירוסין </w:t>
      </w:r>
      <w:r w:rsidRPr="00730169">
        <w:rPr>
          <w:rFonts w:ascii="Fb Fontext" w:hAnsi="Fb Fontext" w:hint="cs"/>
          <w:spacing w:val="-4"/>
          <w:rtl/>
        </w:rPr>
        <w:t>וניסת - הבעל מוציא מיד הלקוחות.</w:t>
      </w:r>
      <w:r w:rsidR="00BE528D" w:rsidRPr="00730169">
        <w:rPr>
          <w:rFonts w:ascii="Fb Fontext" w:hAnsi="Fb Fontext" w:hint="cs"/>
          <w:spacing w:val="-4"/>
          <w:rtl/>
        </w:rPr>
        <w:t xml:space="preserve"> </w:t>
      </w:r>
      <w:r w:rsidR="00BE528D" w:rsidRPr="00730169">
        <w:rPr>
          <w:rStyle w:val="afffff0"/>
          <w:rFonts w:hint="cs"/>
          <w:spacing w:val="-4"/>
          <w:rtl/>
        </w:rPr>
        <w:t>[</w:t>
      </w:r>
      <w:r>
        <w:rPr>
          <w:rStyle w:val="afffff0"/>
          <w:rFonts w:hint="cs"/>
          <w:spacing w:val="-4"/>
          <w:rtl/>
        </w:rPr>
        <w:t xml:space="preserve">לא </w:t>
      </w:r>
      <w:r>
        <w:rPr>
          <w:rStyle w:val="affffe"/>
          <w:rFonts w:hint="cs"/>
          <w:spacing w:val="-4"/>
          <w:rtl/>
          <w:rPrChange w:id="9249" w:author="מנוע אמוראים" w:date="2026-10-05T16:41:40Z">
            <w:rPr>
              <w:rStyle w:val="afffff0"/>
              <w:rFonts w:hint="cs"/>
              <w:spacing w:val="-4"/>
              <w:rtl/>
            </w:rPr>
          </w:rPrChange>
        </w:rPr>
        <w:t xml:space="preserve">כר</w:t>
      </w:r>
      <w:r>
        <w:rPr>
          <w:rStyle w:val="affffe"/>
          <w:spacing w:val="-4"/>
          <w:rtl/>
          <w:rPrChange w:id="9250" w:author="מנוע אמוראים" w:date="2026-10-05T16:41:40Z">
            <w:rPr>
              <w:rStyle w:val="afffff0"/>
              <w:spacing w:val="-4"/>
              <w:rtl/>
            </w:rPr>
          </w:rPrChange>
        </w:rPr>
        <w:t xml:space="preserve">"</w:t>
      </w:r>
      <w:r>
        <w:rPr>
          <w:rStyle w:val="affffe"/>
          <w:rFonts w:hint="cs"/>
          <w:spacing w:val="-4"/>
          <w:rtl/>
          <w:rPrChange w:id="9251" w:author="מנוע אמוראים" w:date="2026-10-05T16:41:40Z">
            <w:rPr>
              <w:rStyle w:val="afffff0"/>
              <w:rFonts w:hint="cs"/>
              <w:spacing w:val="-4"/>
              <w:rtl/>
            </w:rPr>
          </w:rPrChange>
        </w:rPr>
        <w:t xml:space="preserve">י</w:t>
      </w:r>
      <w:r>
        <w:rPr>
          <w:rStyle w:val="afffff0"/>
          <w:rFonts w:hint="cs"/>
          <w:spacing w:val="-4"/>
          <w:rtl/>
        </w:rPr>
        <w:t xml:space="preserve"> ולא </w:t>
      </w:r>
      <w:r>
        <w:rPr>
          <w:rStyle w:val="affffe"/>
          <w:rFonts w:hint="cs"/>
          <w:spacing w:val="-4"/>
          <w:rtl/>
          <w:rPrChange w:id="9252" w:author="מנוע אמוראים" w:date="2026-10-05T16:41:40Z">
            <w:rPr>
              <w:rStyle w:val="afffff0"/>
              <w:rFonts w:hint="cs"/>
              <w:spacing w:val="-4"/>
              <w:rtl/>
            </w:rPr>
          </w:rPrChange>
        </w:rPr>
        <w:t xml:space="preserve">כרחב</w:t>
      </w:r>
      <w:r>
        <w:rPr>
          <w:rStyle w:val="affffe"/>
          <w:spacing w:val="-4"/>
          <w:rtl/>
          <w:rPrChange w:id="9253" w:author="מנוע אמוראים" w:date="2026-10-05T16:41:40Z">
            <w:rPr>
              <w:rStyle w:val="afffff0"/>
              <w:spacing w:val="-4"/>
              <w:rtl/>
            </w:rPr>
          </w:rPrChange>
        </w:rPr>
        <w:t xml:space="preserve">"</w:t>
      </w:r>
      <w:r>
        <w:rPr>
          <w:rStyle w:val="affffe"/>
          <w:rFonts w:hint="cs"/>
          <w:spacing w:val="-4"/>
          <w:rtl/>
          <w:rPrChange w:id="9254" w:author="מנוע אמוראים" w:date="2026-10-05T16:41:40Z">
            <w:rPr>
              <w:rStyle w:val="afffff0"/>
              <w:rFonts w:hint="cs"/>
              <w:spacing w:val="-4"/>
              <w:rtl/>
            </w:rPr>
          </w:rPrChange>
        </w:rPr>
        <w:t xml:space="preserve">ע</w:t>
      </w:r>
      <w:r w:rsidR="00BE528D" w:rsidRPr="00730169">
        <w:rPr>
          <w:rStyle w:val="afffff0"/>
          <w:rFonts w:hint="cs"/>
          <w:spacing w:val="-4"/>
          <w:rtl/>
        </w:rPr>
        <w:t>-</w:t>
      </w:r>
    </w:p>
    <w:p w14:paraId="7EF7BB5C" w14:textId="77777777" w:rsidR="00AB7D20" w:rsidRPr="00C54C7E" w:rsidRDefault="00AB7D20" w:rsidP="00C54C7E">
      <w:pPr>
        <w:pStyle w:val="afffd"/>
        <w:rPr>
          <w:rtl/>
        </w:rPr>
      </w:pPr>
      <w:ins w:id="9960" w:author="מספור קטעי משנה" w:date="2026-10-06T06:45:30Z">
        <w:r>
          <w:rPr>
            <w:rStyle w:val="MisparKeta"/>
          </w:rPr>
          <w:t xml:space="preserve">א. </w:t>
        </w:r>
      </w:ins>
      <w:bookmarkStart w:id="604" w:name="_Toc119353396"/>
      <w:r w:rsidRPr="00C54C7E">
        <w:rPr>
          <w:rFonts w:hint="cs"/>
          <w:rtl/>
        </w:rPr>
        <w:t>משניסת, אלו ואלו מודים.</w:t>
      </w:r>
      <w:bookmarkEnd w:id="604"/>
    </w:p>
    <w:p w14:paraId="4D009069" w14:textId="1537697A" w:rsidR="00BE528D" w:rsidRDefault="00AB7D20" w:rsidP="00AB7D20">
      <w:pPr>
        <w:rPr>
          <w:rFonts w:ascii="Fb Fontext" w:hAnsi="Fb Fontext"/>
          <w:rtl/>
        </w:rPr>
      </w:pPr>
      <w:r w:rsidRPr="00C35A2C">
        <w:rPr>
          <w:rFonts w:ascii="Fb Fontext" w:hAnsi="Fb Fontext" w:hint="cs"/>
          <w:rtl/>
        </w:rPr>
        <w:t>ו</w:t>
      </w:r>
      <w:r w:rsidR="00A00A78">
        <w:rPr>
          <w:rFonts w:ascii="Fb Fontext" w:hAnsi="Fb Fontext" w:hint="cs"/>
          <w:rtl/>
        </w:rPr>
        <w:t xml:space="preserve">אינה </w:t>
      </w:r>
      <w:r w:rsidRPr="00C35A2C">
        <w:rPr>
          <w:rFonts w:ascii="Fb Fontext" w:hAnsi="Fb Fontext" w:hint="cs"/>
          <w:rtl/>
        </w:rPr>
        <w:t xml:space="preserve">תקנת אושא </w:t>
      </w:r>
      <w:r w:rsidRPr="00CA108A">
        <w:rPr>
          <w:rFonts w:ascii="Fb Fontext" w:hAnsi="Fb Fontext" w:cs="PFT_Frank" w:hint="cs"/>
          <w:b/>
          <w:bCs/>
          <w:szCs w:val="14"/>
          <w:rtl/>
        </w:rPr>
        <w:t>ד</w:t>
      </w:r>
      <w:r w:rsidR="00287D14" w:rsidRPr="00CA108A">
        <w:rPr>
          <w:rFonts w:ascii="Fb Fontext" w:hAnsi="Fb Fontext" w:cs="PFT_Frank" w:hint="cs"/>
          <w:b/>
          <w:bCs/>
          <w:szCs w:val="14"/>
          <w:rtl/>
        </w:rPr>
        <w:t>שם</w:t>
      </w:r>
      <w:r w:rsidRPr="00C35A2C">
        <w:rPr>
          <w:rFonts w:ascii="Fb Fontext" w:hAnsi="Fb Fontext" w:hint="cs"/>
          <w:rtl/>
        </w:rPr>
        <w:t xml:space="preserve"> בגופה של קרקע ולאחר מיתה</w:t>
      </w:r>
      <w:r w:rsidR="00BE528D">
        <w:rPr>
          <w:rFonts w:ascii="Fb Fontext" w:hAnsi="Fb Fontext" w:hint="cs"/>
          <w:rtl/>
        </w:rPr>
        <w:t>,</w:t>
      </w:r>
    </w:p>
    <w:p w14:paraId="071BB153" w14:textId="25C05793" w:rsidR="00AB7D20" w:rsidRDefault="00AB7D20" w:rsidP="00A00A78">
      <w:pPr>
        <w:rPr>
          <w:rtl/>
        </w:rPr>
      </w:pPr>
      <w:r w:rsidRPr="00C35A2C">
        <w:rPr>
          <w:rFonts w:ascii="Fb Fontext" w:hAnsi="Fb Fontext" w:hint="cs"/>
          <w:rtl/>
        </w:rPr>
        <w:t xml:space="preserve"> </w:t>
      </w:r>
      <w:r w:rsidR="00BE528D">
        <w:rPr>
          <w:rFonts w:ascii="Fb Fontext" w:hAnsi="Fb Fontext"/>
          <w:rtl/>
        </w:rPr>
        <w:tab/>
      </w:r>
      <w:r w:rsidR="00BE528D">
        <w:rPr>
          <w:rFonts w:ascii="Fb Fontext" w:hAnsi="Fb Fontext"/>
          <w:rtl/>
        </w:rPr>
        <w:tab/>
      </w:r>
      <w:r w:rsidR="00BE528D">
        <w:rPr>
          <w:rFonts w:ascii="Fb Fontext" w:hAnsi="Fb Fontext"/>
          <w:rtl/>
        </w:rPr>
        <w:tab/>
      </w:r>
      <w:r w:rsidR="00BE528D">
        <w:rPr>
          <w:rFonts w:ascii="Fb Fontext" w:hAnsi="Fb Fontext"/>
          <w:rtl/>
        </w:rPr>
        <w:tab/>
      </w:r>
      <w:r w:rsidR="00BE528D">
        <w:rPr>
          <w:rFonts w:ascii="Fb Fontext" w:hAnsi="Fb Fontext"/>
          <w:rtl/>
        </w:rPr>
        <w:tab/>
      </w:r>
      <w:r w:rsidR="00BE528D">
        <w:rPr>
          <w:rFonts w:ascii="Fb Fontext" w:hAnsi="Fb Fontext"/>
          <w:rtl/>
        </w:rPr>
        <w:tab/>
      </w:r>
      <w:r w:rsidR="00BE528D">
        <w:rPr>
          <w:rFonts w:ascii="Fb Fontext" w:hAnsi="Fb Fontext"/>
          <w:rtl/>
        </w:rPr>
        <w:tab/>
      </w:r>
      <w:r w:rsidR="00BE528D">
        <w:rPr>
          <w:rFonts w:ascii="Fb Fontext" w:hAnsi="Fb Fontext" w:hint="cs"/>
          <w:rtl/>
        </w:rPr>
        <w:t xml:space="preserve"> </w:t>
      </w:r>
      <w:r w:rsidRPr="00CA108A">
        <w:rPr>
          <w:rFonts w:ascii="Fb Fontext" w:hAnsi="Fb Fontext" w:cs="PFT_Frank" w:hint="cs"/>
          <w:b/>
          <w:bCs/>
          <w:szCs w:val="14"/>
          <w:rtl/>
        </w:rPr>
        <w:t>ו</w:t>
      </w:r>
      <w:r w:rsidR="00287D14" w:rsidRPr="00CA108A">
        <w:rPr>
          <w:rFonts w:ascii="Fb Fontext" w:hAnsi="Fb Fontext" w:cs="PFT_Frank" w:hint="cs"/>
          <w:b/>
          <w:bCs/>
          <w:szCs w:val="14"/>
          <w:rtl/>
        </w:rPr>
        <w:t>כאן</w:t>
      </w:r>
      <w:r w:rsidRPr="00C35A2C">
        <w:rPr>
          <w:rFonts w:ascii="Fb Fontext" w:hAnsi="Fb Fontext" w:hint="cs"/>
          <w:rtl/>
        </w:rPr>
        <w:t xml:space="preserve"> </w:t>
      </w:r>
      <w:r w:rsidRPr="00A00A78">
        <w:rPr>
          <w:rStyle w:val="affffe"/>
          <w:rFonts w:hint="cs"/>
          <w:rtl/>
        </w:rPr>
        <w:t>מתני'</w:t>
      </w:r>
      <w:r w:rsidRPr="00C35A2C">
        <w:rPr>
          <w:rFonts w:ascii="Fb Fontext" w:hAnsi="Fb Fontext" w:hint="cs"/>
          <w:rtl/>
        </w:rPr>
        <w:t xml:space="preserve"> בחייה</w:t>
      </w:r>
      <w:r w:rsidR="00A00A78">
        <w:rPr>
          <w:rFonts w:ascii="Fb Fontext" w:hAnsi="Fb Fontext" w:hint="cs"/>
          <w:rtl/>
        </w:rPr>
        <w:t>,</w:t>
      </w:r>
      <w:r w:rsidRPr="00C35A2C">
        <w:rPr>
          <w:rFonts w:ascii="Fb Fontext" w:hAnsi="Fb Fontext" w:hint="cs"/>
          <w:rtl/>
        </w:rPr>
        <w:t xml:space="preserve"> ולפירות</w:t>
      </w:r>
      <w:r w:rsidR="00A00A78">
        <w:rPr>
          <w:rFonts w:ascii="Fb Fontext" w:hAnsi="Fb Fontext" w:hint="cs"/>
          <w:rtl/>
        </w:rPr>
        <w:t>,</w:t>
      </w:r>
    </w:p>
    <w:p w14:paraId="4C6E7DBE" w14:textId="77777777" w:rsidR="00AB7D20" w:rsidRPr="00C35A2C" w:rsidRDefault="00AB7D20" w:rsidP="00E26091">
      <w:pPr>
        <w:pStyle w:val="afff"/>
        <w:framePr w:wrap="around"/>
        <w:rPr>
          <w:rtl/>
        </w:rPr>
      </w:pPr>
      <w:bookmarkStart w:id="605" w:name="_Toc119353397"/>
      <w:r w:rsidRPr="00C35A2C">
        <w:rPr>
          <w:rFonts w:hint="cs"/>
          <w:rtl/>
        </w:rPr>
        <w:t>עט.</w:t>
      </w:r>
      <w:bookmarkEnd w:id="605"/>
    </w:p>
    <w:p w14:paraId="45DAB708" w14:textId="4C2E6B7E" w:rsidR="00AB7D20" w:rsidRPr="00C54C7E" w:rsidRDefault="00AB7D20" w:rsidP="00C54C7E">
      <w:pPr>
        <w:pStyle w:val="afffd"/>
        <w:rPr>
          <w:rtl/>
        </w:rPr>
      </w:pPr>
      <w:ins w:id="9823" w:author="מספור קטעי משנה" w:date="2026-10-06T10:04:27Z">
        <w:r>
          <w:rPr>
            <w:rStyle w:val="MisparKeta"/>
          </w:rPr>
          <w:t xml:space="preserve">ב. </w:t>
        </w:r>
      </w:ins>
      <w:bookmarkStart w:id="606" w:name="_Toc119353398"/>
      <w:r w:rsidRPr="00C54C7E">
        <w:rPr>
          <w:rFonts w:hint="cs"/>
          <w:rtl/>
        </w:rPr>
        <w:t>ר"ש חולק בין נכסים</w:t>
      </w:r>
      <w:r w:rsidR="00576135">
        <w:rPr>
          <w:rFonts w:hint="cs"/>
          <w:rtl/>
        </w:rPr>
        <w:t xml:space="preserve"> הידועין לשאינן ידועין</w:t>
      </w:r>
      <w:r w:rsidRPr="00C54C7E">
        <w:rPr>
          <w:rFonts w:hint="cs"/>
          <w:rtl/>
        </w:rPr>
        <w:t>.</w:t>
      </w:r>
      <w:bookmarkEnd w:id="606"/>
    </w:p>
    <w:p w14:paraId="72AC7755" w14:textId="77777777" w:rsidR="00AB7D20" w:rsidRDefault="00AB7D20" w:rsidP="00AB7D20">
      <w:pPr>
        <w:rPr>
          <w:rFonts w:ascii="Fb Fontext" w:hAnsi="Fb Fontext"/>
          <w:rtl/>
        </w:rPr>
      </w:pPr>
      <w:r w:rsidRPr="00CD2A0F">
        <w:rPr>
          <w:rStyle w:val="affffe"/>
          <w:rFonts w:hint="cs"/>
          <w:rtl/>
        </w:rPr>
        <w:t>ריב</w:t>
      </w:r>
      <w:r w:rsidRPr="00CD2A0F">
        <w:rPr>
          <w:rStyle w:val="affffe"/>
          <w:rtl/>
        </w:rPr>
        <w:t>"</w:t>
      </w:r>
      <w:r w:rsidRPr="00CD2A0F">
        <w:rPr>
          <w:rStyle w:val="affffe"/>
          <w:rFonts w:hint="cs"/>
          <w:rtl/>
        </w:rPr>
        <w:t>ח:</w:t>
      </w:r>
      <w:r w:rsidRPr="00C35A2C">
        <w:rPr>
          <w:rFonts w:ascii="Fb Fontext" w:hAnsi="Fb Fontext" w:hint="cs"/>
          <w:rtl/>
        </w:rPr>
        <w:t xml:space="preserve"> ידועין - מקרקעי, שאינן ידועין - מטלטלין;</w:t>
      </w:r>
    </w:p>
    <w:p w14:paraId="2CC76B8E" w14:textId="37CD3520" w:rsidR="00E268F4" w:rsidRDefault="00AB7D20" w:rsidP="00AB7D20">
      <w:pPr>
        <w:rPr>
          <w:rFonts w:ascii="Fb Fontext" w:hAnsi="Fb Fontext"/>
          <w:spacing w:val="-6"/>
          <w:rtl/>
        </w:rPr>
      </w:pPr>
      <w:r w:rsidRPr="00CD2A0F">
        <w:rPr>
          <w:rStyle w:val="affffe"/>
          <w:rFonts w:hint="cs"/>
          <w:rtl/>
        </w:rPr>
        <w:t>ורי</w:t>
      </w:r>
      <w:r w:rsidRPr="00CD2A0F">
        <w:rPr>
          <w:rStyle w:val="affffe"/>
          <w:rtl/>
        </w:rPr>
        <w:t>"</w:t>
      </w:r>
      <w:r w:rsidRPr="00CD2A0F">
        <w:rPr>
          <w:rStyle w:val="affffe"/>
          <w:rFonts w:hint="cs"/>
          <w:rtl/>
        </w:rPr>
        <w:t>ו:</w:t>
      </w:r>
      <w:r w:rsidRPr="00F5539C">
        <w:rPr>
          <w:rFonts w:ascii="Fb Fontext" w:hAnsi="Fb Fontext" w:hint="cs"/>
          <w:spacing w:val="-6"/>
          <w:rtl/>
        </w:rPr>
        <w:t xml:space="preserve"> אלו ואלו ידועין הן</w:t>
      </w:r>
      <w:r w:rsidR="00E268F4">
        <w:rPr>
          <w:rFonts w:ascii="Fb Fontext" w:hAnsi="Fb Fontext" w:hint="cs"/>
          <w:spacing w:val="-6"/>
          <w:rtl/>
        </w:rPr>
        <w:t>,</w:t>
      </w:r>
    </w:p>
    <w:p w14:paraId="5D6AF861" w14:textId="50B78DCA" w:rsidR="00AB7D20" w:rsidRPr="00730169" w:rsidRDefault="00AB7D20" w:rsidP="00576135">
      <w:pPr>
        <w:ind w:firstLine="57"/>
        <w:rPr>
          <w:rFonts w:ascii="Fb Fontext" w:hAnsi="Fb Fontext"/>
          <w:spacing w:val="-8"/>
          <w:rtl/>
        </w:rPr>
      </w:pPr>
      <w:r w:rsidRPr="00730169">
        <w:rPr>
          <w:rFonts w:ascii="Fb Fontext" w:hAnsi="Fb Fontext" w:hint="cs"/>
          <w:spacing w:val="-8"/>
          <w:rtl/>
        </w:rPr>
        <w:t>שאינן ידועין</w:t>
      </w:r>
      <w:r w:rsidR="00576135" w:rsidRPr="00730169">
        <w:rPr>
          <w:rFonts w:ascii="Fb Fontext" w:hAnsi="Fb Fontext" w:hint="cs"/>
          <w:spacing w:val="-8"/>
          <w:rtl/>
        </w:rPr>
        <w:t>-</w:t>
      </w:r>
      <w:r w:rsidRPr="00730169">
        <w:rPr>
          <w:rFonts w:ascii="Fb Fontext" w:hAnsi="Fb Fontext" w:hint="cs"/>
          <w:spacing w:val="-8"/>
          <w:rtl/>
        </w:rPr>
        <w:t xml:space="preserve"> כל שיושבת כאן ונפלו לה נכסים במדינת הים. ו</w:t>
      </w:r>
      <w:r w:rsidRPr="00730169">
        <w:rPr>
          <w:rFonts w:ascii="Fb Fontext" w:hAnsi="Fb Fontext" w:cs="PFT_Frank" w:hint="cs"/>
          <w:b/>
          <w:bCs/>
          <w:spacing w:val="-8"/>
          <w:szCs w:val="14"/>
          <w:rtl/>
        </w:rPr>
        <w:t>תנ</w:t>
      </w:r>
      <w:r w:rsidRPr="00730169">
        <w:rPr>
          <w:rFonts w:ascii="Fb Fontext" w:hAnsi="Fb Fontext" w:cs="PFT_Frank"/>
          <w:b/>
          <w:bCs/>
          <w:spacing w:val="-8"/>
          <w:szCs w:val="14"/>
          <w:rtl/>
        </w:rPr>
        <w:t>"</w:t>
      </w:r>
      <w:r w:rsidRPr="00730169">
        <w:rPr>
          <w:rFonts w:ascii="Fb Fontext" w:hAnsi="Fb Fontext" w:cs="PFT_Frank" w:hint="cs"/>
          <w:b/>
          <w:bCs/>
          <w:spacing w:val="-8"/>
          <w:szCs w:val="14"/>
          <w:rtl/>
        </w:rPr>
        <w:t>ה</w:t>
      </w:r>
    </w:p>
    <w:p w14:paraId="3CF89E6B" w14:textId="77777777" w:rsidR="00E268F4" w:rsidRPr="00F1680A" w:rsidRDefault="00AB7D20" w:rsidP="00F1680A">
      <w:pPr>
        <w:pStyle w:val="affffb"/>
        <w:rPr>
          <w:rtl/>
        </w:rPr>
      </w:pPr>
      <w:bookmarkStart w:id="607" w:name="_Toc119353399"/>
      <w:r w:rsidRPr="00F1680A">
        <w:rPr>
          <w:rFonts w:hint="cs"/>
          <w:rtl/>
        </w:rPr>
        <w:t>אשה ש</w:t>
      </w:r>
      <w:r w:rsidR="00576135" w:rsidRPr="00F1680A">
        <w:rPr>
          <w:rFonts w:hint="cs"/>
          <w:rtl/>
        </w:rPr>
        <w:t>הבריחה נכסיה ע</w:t>
      </w:r>
      <w:r w:rsidR="002B7BCC" w:rsidRPr="00F1680A">
        <w:rPr>
          <w:rtl/>
        </w:rPr>
        <w:t>"</w:t>
      </w:r>
      <w:r w:rsidR="00576135" w:rsidRPr="00F1680A">
        <w:rPr>
          <w:rFonts w:hint="cs"/>
          <w:rtl/>
        </w:rPr>
        <w:t>י שכתבתם לביתה ואח</w:t>
      </w:r>
      <w:r w:rsidR="002B7BCC" w:rsidRPr="00F1680A">
        <w:rPr>
          <w:rtl/>
        </w:rPr>
        <w:t>"</w:t>
      </w:r>
      <w:r w:rsidR="00576135" w:rsidRPr="00F1680A">
        <w:rPr>
          <w:rFonts w:hint="cs"/>
          <w:rtl/>
        </w:rPr>
        <w:t>כ התגרשה</w:t>
      </w:r>
      <w:r w:rsidR="00E268F4" w:rsidRPr="00F1680A">
        <w:rPr>
          <w:rFonts w:hint="cs"/>
          <w:rtl/>
        </w:rPr>
        <w:t>,</w:t>
      </w:r>
      <w:bookmarkEnd w:id="607"/>
    </w:p>
    <w:p w14:paraId="6BC78EDB" w14:textId="7975F302" w:rsidR="00AB7D20" w:rsidRDefault="00576135" w:rsidP="00AB7D20">
      <w:pPr>
        <w:rPr>
          <w:rFonts w:ascii="Fb Fontext" w:hAnsi="Fb Fontext"/>
          <w:rtl/>
        </w:rPr>
      </w:pPr>
      <w:r>
        <w:rPr>
          <w:rStyle w:val="affffe"/>
          <w:rFonts w:hint="cs"/>
          <w:rtl/>
        </w:rPr>
        <w:t>ו</w:t>
      </w:r>
      <w:r w:rsidR="00AB7D20" w:rsidRPr="00576135">
        <w:rPr>
          <w:rStyle w:val="affffe"/>
          <w:rFonts w:hint="cs"/>
          <w:rtl/>
        </w:rPr>
        <w:t>ר</w:t>
      </w:r>
      <w:r w:rsidR="00AB7D20" w:rsidRPr="00576135">
        <w:rPr>
          <w:rStyle w:val="affffe"/>
          <w:rtl/>
        </w:rPr>
        <w:t>"</w:t>
      </w:r>
      <w:r w:rsidR="00AB7D20" w:rsidRPr="00576135">
        <w:rPr>
          <w:rStyle w:val="affffe"/>
          <w:rFonts w:hint="cs"/>
          <w:rtl/>
        </w:rPr>
        <w:t>נ</w:t>
      </w:r>
      <w:r>
        <w:rPr>
          <w:rStyle w:val="affffe"/>
          <w:rFonts w:hint="cs"/>
          <w:rtl/>
        </w:rPr>
        <w:t>:</w:t>
      </w:r>
      <w:r w:rsidR="00AB7D20" w:rsidRPr="00C35A2C">
        <w:rPr>
          <w:rFonts w:ascii="Fb Fontext" w:hAnsi="Fb Fontext" w:hint="cs"/>
          <w:rtl/>
        </w:rPr>
        <w:t xml:space="preserve"> קרע שטר</w:t>
      </w:r>
      <w:r>
        <w:rPr>
          <w:rFonts w:ascii="Fb Fontext" w:hAnsi="Fb Fontext" w:hint="cs"/>
          <w:rtl/>
        </w:rPr>
        <w:t>ה.</w:t>
      </w:r>
    </w:p>
    <w:p w14:paraId="61C05DCB" w14:textId="394BA377" w:rsidR="00AB7D20" w:rsidRPr="00C35A2C" w:rsidRDefault="00AB7D20" w:rsidP="00AB7D20">
      <w:pPr>
        <w:rPr>
          <w:rFonts w:ascii="Fb Fontext" w:hAnsi="Fb Fontext"/>
          <w:rtl/>
        </w:rPr>
      </w:pPr>
      <w:r w:rsidRPr="00CD2A0F">
        <w:rPr>
          <w:rStyle w:val="affffe"/>
          <w:rFonts w:hint="cs"/>
          <w:rtl/>
        </w:rPr>
        <w:t>ר</w:t>
      </w:r>
      <w:r w:rsidRPr="00CD2A0F">
        <w:rPr>
          <w:rStyle w:val="affffe"/>
          <w:rtl/>
        </w:rPr>
        <w:t>"</w:t>
      </w:r>
      <w:r w:rsidRPr="00CD2A0F">
        <w:rPr>
          <w:rStyle w:val="affffe"/>
          <w:rFonts w:hint="cs"/>
          <w:rtl/>
        </w:rPr>
        <w:t>ע למ</w:t>
      </w:r>
      <w:r w:rsidRPr="00CD2A0F">
        <w:rPr>
          <w:rStyle w:val="affffe"/>
          <w:rtl/>
        </w:rPr>
        <w:t>"</w:t>
      </w:r>
      <w:r w:rsidRPr="00CD2A0F">
        <w:rPr>
          <w:rStyle w:val="affffe"/>
          <w:rFonts w:hint="cs"/>
          <w:rtl/>
        </w:rPr>
        <w:t>ע [אב</w:t>
      </w:r>
      <w:r w:rsidRPr="00CD2A0F">
        <w:rPr>
          <w:rStyle w:val="affffe"/>
          <w:rtl/>
        </w:rPr>
        <w:t>"</w:t>
      </w:r>
      <w:r w:rsidRPr="00CD2A0F">
        <w:rPr>
          <w:rStyle w:val="affffe"/>
          <w:rFonts w:hint="cs"/>
          <w:rtl/>
        </w:rPr>
        <w:t>ד]</w:t>
      </w:r>
      <w:r w:rsidR="00CD2A0F">
        <w:rPr>
          <w:rStyle w:val="affffe"/>
          <w:rFonts w:hint="cs"/>
          <w:rtl/>
        </w:rPr>
        <w:t>:</w:t>
      </w:r>
      <w:r w:rsidRPr="00C35A2C">
        <w:rPr>
          <w:rFonts w:ascii="Fb Fontext" w:hAnsi="Fb Fontext" w:hint="cs"/>
          <w:rtl/>
        </w:rPr>
        <w:t xml:space="preserve"> </w:t>
      </w:r>
      <w:r w:rsidR="00576135" w:rsidRPr="00263BA6">
        <w:rPr>
          <w:rStyle w:val="affffe"/>
          <w:rFonts w:hint="cs"/>
          <w:rtl/>
        </w:rPr>
        <w:t>ש</w:t>
      </w:r>
      <w:r w:rsidRPr="00576135">
        <w:rPr>
          <w:rStyle w:val="affffe"/>
          <w:rFonts w:hint="cs"/>
          <w:rtl/>
        </w:rPr>
        <w:t>'נחמן חקלאה'</w:t>
      </w:r>
      <w:r w:rsidRPr="00CC78E3">
        <w:rPr>
          <w:rStyle w:val="affffa"/>
          <w:rFonts w:hint="cs"/>
          <w:rtl/>
        </w:rPr>
        <w:t xml:space="preserve"> </w:t>
      </w:r>
      <w:r w:rsidRPr="00C35A2C">
        <w:rPr>
          <w:rFonts w:ascii="Fb Fontext" w:hAnsi="Fb Fontext" w:hint="cs"/>
          <w:rtl/>
        </w:rPr>
        <w:t>קורע שטרות אנשים שלא כדין</w:t>
      </w:r>
    </w:p>
    <w:p w14:paraId="116EB844" w14:textId="1FFEE763" w:rsidR="00AB7D20" w:rsidRDefault="00576135" w:rsidP="00576135">
      <w:pPr>
        <w:rPr>
          <w:rFonts w:ascii="Fb Fontext" w:hAnsi="Fb Fontext"/>
          <w:rtl/>
        </w:rPr>
      </w:pPr>
      <w:r w:rsidRPr="00576135">
        <w:rPr>
          <w:rStyle w:val="affffe"/>
          <w:rFonts w:hint="cs"/>
          <w:rtl/>
        </w:rPr>
        <w:t>א</w:t>
      </w:r>
      <w:r w:rsidR="002B7BCC">
        <w:rPr>
          <w:rStyle w:val="affffe"/>
          <w:rtl/>
        </w:rPr>
        <w:t>"</w:t>
      </w:r>
      <w:r w:rsidRPr="00576135">
        <w:rPr>
          <w:rStyle w:val="affffe"/>
          <w:rFonts w:hint="cs"/>
          <w:rtl/>
        </w:rPr>
        <w:t xml:space="preserve">ל </w:t>
      </w:r>
      <w:r>
        <w:rPr>
          <w:rStyle w:val="affffe"/>
          <w:rFonts w:hint="cs"/>
          <w:rtl/>
        </w:rPr>
        <w:t>מ</w:t>
      </w:r>
      <w:r w:rsidR="00AB7D20" w:rsidRPr="00576135">
        <w:rPr>
          <w:rStyle w:val="affffe"/>
          <w:rFonts w:hint="cs"/>
          <w:rtl/>
        </w:rPr>
        <w:t>שמואל</w:t>
      </w:r>
      <w:r>
        <w:rPr>
          <w:rStyle w:val="affffe"/>
          <w:rFonts w:hint="cs"/>
          <w:rtl/>
        </w:rPr>
        <w:t>:</w:t>
      </w:r>
      <w:r w:rsidR="00AB7D20" w:rsidRPr="002250E4">
        <w:rPr>
          <w:rFonts w:hint="cs"/>
          <w:rtl/>
        </w:rPr>
        <w:t xml:space="preserve"> 'אם יבא שטר מברחת </w:t>
      </w:r>
      <w:r w:rsidR="00AB7D20" w:rsidRPr="00F5539C">
        <w:rPr>
          <w:rFonts w:hint="cs"/>
          <w:spacing w:val="-4"/>
          <w:rtl/>
        </w:rPr>
        <w:t>לידו יקרעהו' דכל מ</w:t>
      </w:r>
      <w:r w:rsidR="00A00A78">
        <w:rPr>
          <w:rFonts w:hint="cs"/>
          <w:spacing w:val="-4"/>
          <w:rtl/>
        </w:rPr>
        <w:t>ה</w:t>
      </w:r>
      <w:r w:rsidR="00AB7D20" w:rsidRPr="00F5539C">
        <w:rPr>
          <w:rFonts w:hint="cs"/>
          <w:spacing w:val="-4"/>
          <w:rtl/>
        </w:rPr>
        <w:t xml:space="preserve"> דמהני </w:t>
      </w:r>
      <w:r w:rsidR="00A00A78">
        <w:rPr>
          <w:rFonts w:hint="cs"/>
          <w:spacing w:val="-4"/>
          <w:rtl/>
        </w:rPr>
        <w:t>שאין</w:t>
      </w:r>
      <w:r w:rsidR="00AB7D20" w:rsidRPr="00F5539C">
        <w:rPr>
          <w:rFonts w:hint="cs"/>
          <w:spacing w:val="-4"/>
          <w:rtl/>
        </w:rPr>
        <w:t xml:space="preserve"> אדם </w:t>
      </w:r>
      <w:r w:rsidR="00A00A78">
        <w:rPr>
          <w:rFonts w:hint="cs"/>
          <w:spacing w:val="-4"/>
          <w:rtl/>
        </w:rPr>
        <w:t>מניח ש</w:t>
      </w:r>
      <w:r w:rsidR="00AB7D20" w:rsidRPr="00F5539C">
        <w:rPr>
          <w:rFonts w:hint="cs"/>
          <w:spacing w:val="-4"/>
          <w:rtl/>
        </w:rPr>
        <w:t>לו ומביא לא</w:t>
      </w:r>
      <w:r w:rsidR="00AB7D20" w:rsidRPr="00F5539C">
        <w:rPr>
          <w:rFonts w:ascii="Fb Fontext" w:hAnsi="Fb Fontext" w:hint="cs"/>
          <w:spacing w:val="-4"/>
          <w:rtl/>
        </w:rPr>
        <w:t xml:space="preserve">חרים </w:t>
      </w:r>
      <w:r>
        <w:rPr>
          <w:rFonts w:ascii="Fb Fontext" w:hAnsi="Fb Fontext" w:hint="cs"/>
          <w:spacing w:val="-4"/>
          <w:rtl/>
        </w:rPr>
        <w:t>-</w:t>
      </w:r>
      <w:r w:rsidR="00AB7D20" w:rsidRPr="00F5539C">
        <w:rPr>
          <w:rFonts w:ascii="Fb Fontext" w:hAnsi="Fb Fontext" w:hint="cs"/>
          <w:spacing w:val="-4"/>
          <w:rtl/>
        </w:rPr>
        <w:t>אבל לבתו מביא</w:t>
      </w:r>
      <w:r>
        <w:rPr>
          <w:rFonts w:ascii="Fb Fontext" w:hAnsi="Fb Fontext" w:hint="cs"/>
          <w:rtl/>
        </w:rPr>
        <w:t xml:space="preserve">, </w:t>
      </w:r>
      <w:r w:rsidR="00AB7D20" w:rsidRPr="00C35A2C">
        <w:rPr>
          <w:rFonts w:ascii="Fb Fontext" w:hAnsi="Fb Fontext" w:hint="cs"/>
          <w:rtl/>
        </w:rPr>
        <w:t>מ</w:t>
      </w:r>
      <w:r w:rsidR="00AB7D20" w:rsidRPr="00C35A2C">
        <w:rPr>
          <w:rFonts w:ascii="Fb Fontext" w:hAnsi="Fb Fontext"/>
          <w:rtl/>
        </w:rPr>
        <w:t>"</w:t>
      </w:r>
      <w:r w:rsidR="00AB7D20" w:rsidRPr="00C35A2C">
        <w:rPr>
          <w:rFonts w:ascii="Fb Fontext" w:hAnsi="Fb Fontext" w:hint="cs"/>
          <w:rtl/>
        </w:rPr>
        <w:t>מ במקום בתה נפשה עדיפה לה</w:t>
      </w:r>
      <w:r>
        <w:rPr>
          <w:rFonts w:ascii="Fb Fontext" w:hAnsi="Fb Fontext" w:hint="cs"/>
          <w:rtl/>
        </w:rPr>
        <w:t>,</w:t>
      </w:r>
    </w:p>
    <w:p w14:paraId="0F11363B" w14:textId="3487BEBC" w:rsidR="00AB7D20" w:rsidRPr="00263BA6" w:rsidRDefault="00AB7D20" w:rsidP="00263BA6">
      <w:pPr>
        <w:rPr>
          <w:rStyle w:val="afffff0"/>
          <w:rtl/>
        </w:rPr>
      </w:pPr>
      <w:r w:rsidRPr="00576135">
        <w:rPr>
          <w:rStyle w:val="affffe"/>
          <w:rFonts w:hint="cs"/>
          <w:rtl/>
        </w:rPr>
        <w:t xml:space="preserve">והך </w:t>
      </w:r>
      <w:r w:rsidRPr="00F5539C">
        <w:rPr>
          <w:rFonts w:ascii="Fb Fontext" w:hAnsi="Fb Fontext" w:hint="cs"/>
          <w:spacing w:val="-2"/>
          <w:rtl/>
        </w:rPr>
        <w:t>דבשטר פסים מהני היינו</w:t>
      </w:r>
      <w:r w:rsidRPr="00CA108A">
        <w:rPr>
          <w:rFonts w:cs="PFT_Frank" w:hint="cs"/>
          <w:b/>
          <w:bCs/>
          <w:szCs w:val="14"/>
          <w:rtl/>
        </w:rPr>
        <w:t xml:space="preserve"> במקצתה</w:t>
      </w:r>
      <w:r w:rsidRPr="00F5539C">
        <w:rPr>
          <w:rFonts w:ascii="Fb Fontext" w:hAnsi="Fb Fontext" w:hint="cs"/>
          <w:spacing w:val="-2"/>
          <w:rtl/>
        </w:rPr>
        <w:t xml:space="preserve"> ועשאום כנכסים שאין </w:t>
      </w:r>
      <w:r w:rsidRPr="00730169">
        <w:rPr>
          <w:rFonts w:ascii="Fb Fontext" w:hAnsi="Fb Fontext" w:hint="cs"/>
          <w:spacing w:val="-4"/>
          <w:rtl/>
        </w:rPr>
        <w:t xml:space="preserve">ידועים לבעל </w:t>
      </w:r>
      <w:r>
        <w:rPr>
          <w:rStyle w:val="affffe"/>
          <w:rFonts w:hint="cs"/>
          <w:spacing w:val="-4"/>
          <w:rtl/>
          <w:rPrChange w:id="9255" w:author="מנוע אמוראים" w:date="2026-10-05T16:41:40Z">
            <w:rPr>
              <w:rStyle w:val="afffff0"/>
              <w:rFonts w:hint="cs"/>
              <w:spacing w:val="-4"/>
              <w:rtl/>
            </w:rPr>
          </w:rPrChange>
        </w:rPr>
        <w:t xml:space="preserve">ו</w:t>
      </w:r>
      <w:r>
        <w:rPr>
          <w:rStyle w:val="affffe"/>
          <w:rFonts w:hint="cs"/>
          <w:spacing w:val="-4"/>
          <w:rtl/>
          <w:rPrChange w:id="9256" w:author="מנוע אמוראים" w:date="2026-10-05T16:41:40Z">
            <w:rPr>
              <w:rStyle w:val="afffff0"/>
              <w:rFonts w:hint="cs"/>
              <w:spacing w:val="-4"/>
              <w:rtl/>
            </w:rPr>
          </w:rPrChange>
        </w:rPr>
        <w:t xml:space="preserve">כ</w:t>
      </w:r>
      <w:r>
        <w:rPr>
          <w:rStyle w:val="affffe"/>
          <w:rFonts w:hint="cs"/>
          <w:spacing w:val="-4"/>
          <w:rtl/>
          <w:rPrChange w:id="9257" w:author="מנוע אמוראים" w:date="2026-10-05T16:41:40Z">
            <w:rPr>
              <w:rStyle w:val="afffff0"/>
              <w:rFonts w:hint="cs"/>
              <w:spacing w:val="-4"/>
              <w:rtl/>
            </w:rPr>
          </w:rPrChange>
        </w:rPr>
        <w:t xml:space="preserve">ר</w:t>
      </w:r>
      <w:r>
        <w:rPr>
          <w:rStyle w:val="affffe"/>
          <w:spacing w:val="-4"/>
          <w:rtl/>
          <w:rPrChange w:id="9258" w:author="מנוע אמוראים" w:date="2026-10-05T16:41:40Z">
            <w:rPr>
              <w:rStyle w:val="afffff0"/>
              <w:spacing w:val="-4"/>
              <w:rtl/>
            </w:rPr>
          </w:rPrChange>
        </w:rPr>
        <w:t xml:space="preserve">"</w:t>
      </w:r>
      <w:r>
        <w:rPr>
          <w:rStyle w:val="affffe"/>
          <w:rFonts w:hint="cs"/>
          <w:spacing w:val="-4"/>
          <w:rtl/>
          <w:rPrChange w:id="9259" w:author="מנוע אמוראים" w:date="2026-10-05T16:41:40Z">
            <w:rPr>
              <w:rStyle w:val="afffff0"/>
              <w:rFonts w:hint="cs"/>
              <w:spacing w:val="-4"/>
              <w:rtl/>
            </w:rPr>
          </w:rPrChange>
        </w:rPr>
        <w:t xml:space="preserve">ש</w:t>
      </w:r>
      <w:r w:rsidR="00576135" w:rsidRPr="00730169">
        <w:rPr>
          <w:rStyle w:val="afffff0"/>
          <w:rFonts w:hint="cs"/>
          <w:spacing w:val="-4"/>
          <w:rtl/>
        </w:rPr>
        <w:t>,</w:t>
      </w:r>
      <w:r w:rsidR="00263BA6" w:rsidRPr="00730169">
        <w:rPr>
          <w:rStyle w:val="afffff0"/>
          <w:rFonts w:hint="cs"/>
          <w:spacing w:val="-4"/>
          <w:rtl/>
        </w:rPr>
        <w:t xml:space="preserve"> </w:t>
      </w:r>
      <w:r>
        <w:rPr>
          <w:rStyle w:val="afffff0"/>
          <w:rFonts w:hint="cs"/>
          <w:spacing w:val="-4"/>
          <w:rtl/>
        </w:rPr>
        <w:t xml:space="preserve">[</w:t>
      </w:r>
      <w:r>
        <w:rPr>
          <w:rStyle w:val="affffe"/>
          <w:rFonts w:hint="cs"/>
          <w:spacing w:val="-4"/>
          <w:rtl/>
          <w:rPrChange w:id="9260" w:author="מנוע אמוראים" w:date="2026-10-05T16:41:40Z">
            <w:rPr>
              <w:rStyle w:val="afffff0"/>
              <w:rFonts w:hint="cs"/>
              <w:spacing w:val="-4"/>
              <w:rtl/>
            </w:rPr>
          </w:rPrChange>
        </w:rPr>
        <w:t xml:space="preserve">דלרשב</w:t>
      </w:r>
      <w:r>
        <w:rPr>
          <w:rStyle w:val="affffe"/>
          <w:spacing w:val="-4"/>
          <w:rtl/>
          <w:rPrChange w:id="9261" w:author="מנוע אמוראים" w:date="2026-10-05T16:41:40Z">
            <w:rPr>
              <w:rStyle w:val="afffff0"/>
              <w:spacing w:val="-4"/>
              <w:rtl/>
            </w:rPr>
          </w:rPrChange>
        </w:rPr>
        <w:t xml:space="preserve">"</w:t>
      </w:r>
      <w:r>
        <w:rPr>
          <w:rStyle w:val="affffe"/>
          <w:rFonts w:hint="cs"/>
          <w:spacing w:val="-4"/>
          <w:rtl/>
          <w:rPrChange w:id="9262" w:author="מנוע אמוראים" w:date="2026-10-05T16:41:40Z">
            <w:rPr>
              <w:rStyle w:val="afffff0"/>
              <w:rFonts w:hint="cs"/>
              <w:spacing w:val="-4"/>
              <w:rtl/>
            </w:rPr>
          </w:rPrChange>
        </w:rPr>
        <w:t xml:space="preserve">ג</w:t>
      </w:r>
      <w:r>
        <w:rPr>
          <w:rStyle w:val="afffff0"/>
          <w:rFonts w:hint="cs"/>
          <w:spacing w:val="-4"/>
          <w:rtl/>
        </w:rPr>
        <w:t xml:space="preserve">: </w:t>
      </w:r>
      <w:r w:rsidR="00263BA6" w:rsidRPr="00730169">
        <w:rPr>
          <w:rStyle w:val="afffff0"/>
          <w:rFonts w:hint="cs"/>
          <w:spacing w:val="-4"/>
          <w:rtl/>
        </w:rPr>
        <w:t xml:space="preserve">הרוצה להבריח כותבת </w:t>
      </w:r>
      <w:r w:rsidRPr="00730169">
        <w:rPr>
          <w:rStyle w:val="afffff0"/>
          <w:rFonts w:hint="cs"/>
          <w:spacing w:val="-4"/>
          <w:rtl/>
        </w:rPr>
        <w:t>שטר פסים לאחרים</w:t>
      </w:r>
      <w:r w:rsidR="00576135" w:rsidRPr="00730169">
        <w:rPr>
          <w:rStyle w:val="afffff0"/>
          <w:rFonts w:hint="cs"/>
          <w:spacing w:val="-4"/>
          <w:rtl/>
        </w:rPr>
        <w:t>]</w:t>
      </w:r>
    </w:p>
    <w:p w14:paraId="225A24B7" w14:textId="5EB9D4BE" w:rsidR="00AB7D20" w:rsidRPr="00263BA6" w:rsidRDefault="00AB7D20" w:rsidP="00AB7D20">
      <w:pPr>
        <w:rPr>
          <w:rStyle w:val="afffff0"/>
          <w:rtl/>
        </w:rPr>
      </w:pPr>
      <w:r w:rsidRPr="00576135">
        <w:rPr>
          <w:rStyle w:val="affffe"/>
          <w:rFonts w:hint="cs"/>
          <w:rtl/>
        </w:rPr>
        <w:t xml:space="preserve">ולחכמים: </w:t>
      </w:r>
      <w:r w:rsidRPr="00C35A2C">
        <w:rPr>
          <w:rFonts w:ascii="Fb Fontext" w:hAnsi="Fb Fontext" w:hint="cs"/>
          <w:rtl/>
        </w:rPr>
        <w:t xml:space="preserve">לא מהני דיוכל המחזיק להחזיק עד שתכתוב </w:t>
      </w:r>
      <w:r w:rsidRPr="00CA108A">
        <w:rPr>
          <w:rFonts w:cs="PFT_Frank" w:hint="cs"/>
          <w:b/>
          <w:bCs/>
          <w:szCs w:val="14"/>
          <w:rtl/>
        </w:rPr>
        <w:t xml:space="preserve">מהיום ולכשארצה </w:t>
      </w:r>
      <w:r w:rsidRPr="00576135">
        <w:rPr>
          <w:rStyle w:val="afffff0"/>
          <w:rFonts w:hint="cs"/>
          <w:rtl/>
        </w:rPr>
        <w:t>[שתוכל לומר לו איני רוצה]</w:t>
      </w:r>
      <w:r w:rsidRPr="00C35A2C">
        <w:rPr>
          <w:rFonts w:ascii="Fb Fontext" w:hAnsi="Fb Fontext" w:hint="cs"/>
          <w:rtl/>
        </w:rPr>
        <w:t xml:space="preserve"> ומשמע דאל</w:t>
      </w:r>
      <w:r w:rsidRPr="00C35A2C">
        <w:rPr>
          <w:rFonts w:ascii="Fb Fontext" w:hAnsi="Fb Fontext"/>
          <w:rtl/>
        </w:rPr>
        <w:t>"</w:t>
      </w:r>
      <w:r w:rsidRPr="00C35A2C">
        <w:rPr>
          <w:rFonts w:ascii="Fb Fontext" w:hAnsi="Fb Fontext" w:hint="cs"/>
          <w:rtl/>
        </w:rPr>
        <w:t xml:space="preserve">ה </w:t>
      </w:r>
      <w:r w:rsidRPr="00730169">
        <w:rPr>
          <w:rFonts w:ascii="Fb Fontext" w:hAnsi="Fb Fontext" w:hint="cs"/>
          <w:spacing w:val="-2"/>
          <w:rtl/>
        </w:rPr>
        <w:t>קנאו לוקח היינו במקצתה</w:t>
      </w:r>
      <w:r w:rsidR="00263BA6" w:rsidRPr="00730169">
        <w:rPr>
          <w:rFonts w:ascii="Fb Fontext" w:hAnsi="Fb Fontext" w:hint="cs"/>
          <w:spacing w:val="-2"/>
          <w:rtl/>
        </w:rPr>
        <w:t>,</w:t>
      </w:r>
      <w:r w:rsidRPr="00730169">
        <w:rPr>
          <w:rFonts w:ascii="Fb Fontext" w:hAnsi="Fb Fontext" w:hint="cs"/>
          <w:spacing w:val="-2"/>
          <w:rtl/>
        </w:rPr>
        <w:t xml:space="preserve"> </w:t>
      </w:r>
      <w:r w:rsidRPr="00730169">
        <w:rPr>
          <w:rStyle w:val="afffff0"/>
          <w:rFonts w:hint="cs"/>
          <w:spacing w:val="-2"/>
          <w:rtl/>
        </w:rPr>
        <w:t>אבל בכל הנכסים וודאי לא מהני דאין גמ</w:t>
      </w:r>
      <w:r w:rsidRPr="00730169">
        <w:rPr>
          <w:rStyle w:val="afffff0"/>
          <w:spacing w:val="-2"/>
          <w:rtl/>
        </w:rPr>
        <w:t>"</w:t>
      </w:r>
      <w:r w:rsidRPr="00730169">
        <w:rPr>
          <w:rStyle w:val="afffff0"/>
          <w:rFonts w:hint="cs"/>
          <w:spacing w:val="-2"/>
          <w:rtl/>
        </w:rPr>
        <w:t>ד]</w:t>
      </w:r>
    </w:p>
    <w:p w14:paraId="4872C316" w14:textId="77777777" w:rsidR="00E07CC2" w:rsidRDefault="00E07CC2" w:rsidP="00F1680A">
      <w:pPr>
        <w:pStyle w:val="afffff4"/>
        <w:rPr>
          <w:rtl/>
        </w:rPr>
      </w:pPr>
      <w:ins w:id="9961" w:author="מספור קטעי משנה" w:date="2026-10-06T06:45:30Z">
        <w:r>
          <w:rPr>
            <w:rStyle w:val="MisparKeta"/>
          </w:rPr>
          <w:t xml:space="preserve">א. </w:t>
        </w:r>
      </w:ins>
      <w:bookmarkStart w:id="608" w:name="_Toc119353400"/>
      <w:r w:rsidRPr="00C54C7E">
        <w:rPr>
          <w:rFonts w:hint="cs"/>
          <w:rtl/>
        </w:rPr>
        <w:lastRenderedPageBreak/>
        <w:t xml:space="preserve">נפלו לה כספים </w:t>
      </w:r>
      <w:r>
        <w:rPr>
          <w:rFonts w:hint="cs"/>
          <w:rtl/>
        </w:rPr>
        <w:t>או פירות תלושים מהקרקע</w:t>
      </w:r>
      <w:bookmarkEnd w:id="608"/>
    </w:p>
    <w:p>
      <w:pPr>
        <w:pStyle w:val="MishnaBatzad"/>
        <w:rPr>
          <w:ins w:id="20482" w:author="קלוד" w:date="2026-10-06T10:09:07Z"/>
        </w:rPr>
      </w:pPr>
      <w:ins w:id="20481" w:author="קלוד" w:date="2026-10-06T10:09:07Z">
        <w:r>
          <w:t xml:space="preserve">משנה ג</w:t>
        </w:r>
      </w:ins>
    </w:p>
    <w:p w14:paraId="75B2FD6D" w14:textId="77777777" w:rsidR="00E07CC2" w:rsidRPr="00C54C7E" w:rsidRDefault="00E07CC2" w:rsidP="00E07CC2">
      <w:pPr>
        <w:pStyle w:val="afff5"/>
        <w:rPr>
          <w:rtl/>
        </w:rPr>
      </w:pPr>
      <w:r w:rsidRPr="00C54C7E">
        <w:rPr>
          <w:rFonts w:hint="cs"/>
          <w:rtl/>
        </w:rPr>
        <w:t>- ילקח בהן קרקע והוא אוכל פירות;</w:t>
      </w:r>
    </w:p>
    <w:p w14:paraId="6EB14803" w14:textId="77777777" w:rsidR="00E07CC2" w:rsidRPr="00C54C7E" w:rsidRDefault="00E07CC2" w:rsidP="00F1680A">
      <w:pPr>
        <w:pStyle w:val="afffff4"/>
        <w:rPr>
          <w:rtl/>
        </w:rPr>
      </w:pPr>
      <w:ins w:id="9963" w:author="מספור קטעי משנה" w:date="2026-10-06T06:45:30Z">
        <w:r>
          <w:rPr>
            <w:rStyle w:val="MisparKeta"/>
          </w:rPr>
          <w:t xml:space="preserve">א. </w:t>
        </w:r>
      </w:ins>
      <w:bookmarkStart w:id="609" w:name="_Toc119353401"/>
      <w:r w:rsidRPr="00C54C7E">
        <w:rPr>
          <w:rFonts w:hint="cs"/>
          <w:rtl/>
        </w:rPr>
        <w:t>פירות המחוברים בקרקע</w:t>
      </w:r>
      <w:bookmarkEnd w:id="609"/>
    </w:p>
    <w:p>
      <w:pPr>
        <w:pStyle w:val="MishnaBatzad"/>
        <w:rPr>
          <w:ins w:id="20484" w:author="קלוד" w:date="2026-10-06T10:09:07Z"/>
        </w:rPr>
      </w:pPr>
      <w:ins w:id="20483" w:author="קלוד" w:date="2026-10-06T10:09:07Z">
        <w:r>
          <w:t xml:space="preserve">משנה ג</w:t>
        </w:r>
      </w:ins>
    </w:p>
    <w:p w14:paraId="430AB137" w14:textId="77777777" w:rsidR="00F1680A" w:rsidRDefault="00E07CC2" w:rsidP="00E07CC2">
      <w:pPr>
        <w:pStyle w:val="afff5"/>
        <w:rPr>
          <w:rtl/>
        </w:rPr>
      </w:pPr>
      <w:r w:rsidRPr="00A00A78">
        <w:rPr>
          <w:rStyle w:val="TanaimMishna"/>
          <w:rFonts w:hint="cs"/>
          <w:rtl/>
          <w:rPrChange w:id="20224" w:author="קלוד" w:date="2026-10-06T10:09:07Z">
            <w:rPr>
              <w:rStyle w:val="affffe"/>
              <w:rFonts w:hint="cs"/>
              <w:rtl/>
            </w:rPr>
          </w:rPrChange>
        </w:rPr>
        <w:t>ר</w:t>
      </w:r>
      <w:r w:rsidR="002B7BCC">
        <w:rPr>
          <w:rStyle w:val="TanaimMishna"/>
          <w:rtl/>
          <w:rPrChange w:id="20225" w:author="קלוד" w:date="2026-10-06T10:09:07Z">
            <w:rPr>
              <w:rStyle w:val="affffe"/>
              <w:rtl/>
            </w:rPr>
          </w:rPrChange>
        </w:rPr>
        <w:t>"</w:t>
      </w:r>
      <w:r w:rsidRPr="00A00A78">
        <w:rPr>
          <w:rStyle w:val="TanaimMishna"/>
          <w:rFonts w:hint="cs"/>
          <w:rtl/>
          <w:rPrChange w:id="20226" w:author="קלוד" w:date="2026-10-06T10:09:07Z">
            <w:rPr>
              <w:rStyle w:val="affffe"/>
              <w:rFonts w:hint="cs"/>
              <w:rtl/>
            </w:rPr>
          </w:rPrChange>
        </w:rPr>
        <w:t>מ:</w:t>
      </w:r>
      <w:r w:rsidRPr="00C54C7E">
        <w:rPr>
          <w:rFonts w:hint="cs"/>
          <w:rtl/>
        </w:rPr>
        <w:t xml:space="preserve"> שמין </w:t>
      </w:r>
      <w:r w:rsidR="00F1680A">
        <w:rPr>
          <w:rFonts w:hint="cs"/>
          <w:rtl/>
        </w:rPr>
        <w:t>כ</w:t>
      </w:r>
      <w:r w:rsidRPr="00C54C7E">
        <w:rPr>
          <w:rFonts w:hint="cs"/>
          <w:rtl/>
        </w:rPr>
        <w:t xml:space="preserve">מה היא יפה בפירות וכמה היא יפה בלא פירות, </w:t>
      </w:r>
    </w:p>
    <w:p w14:paraId="2224A064" w14:textId="22873634" w:rsidR="00E07CC2" w:rsidRPr="00C54C7E" w:rsidRDefault="00F1680A" w:rsidP="00F1680A">
      <w:pPr>
        <w:pStyle w:val="afff5"/>
        <w:rPr>
          <w:rtl/>
        </w:rPr>
      </w:pPr>
      <w:r>
        <w:rPr>
          <w:rStyle w:val="TanaimMishna"/>
          <w:rFonts w:hint="cs"/>
          <w:rtl/>
          <w:rPrChange w:id="20227" w:author="קלוד" w:date="2026-10-06T10:09:07Z">
            <w:rPr>
              <w:rStyle w:val="affffe"/>
              <w:rFonts w:hint="cs"/>
              <w:rtl/>
            </w:rPr>
          </w:rPrChange>
        </w:rPr>
        <w:t xml:space="preserve"> </w:t>
      </w:r>
      <w:r>
        <w:rPr>
          <w:rStyle w:val="TanaimMishna"/>
          <w:rtl/>
          <w:rPrChange w:id="20228" w:author="קלוד" w:date="2026-10-06T10:09:07Z">
            <w:rPr>
              <w:rStyle w:val="affffe"/>
              <w:rtl/>
            </w:rPr>
          </w:rPrChange>
        </w:rPr>
        <w:tab/>
      </w:r>
      <w:r>
        <w:rPr>
          <w:rStyle w:val="TanaimMishna"/>
          <w:rtl/>
          <w:rPrChange w:id="20229" w:author="קלוד" w:date="2026-10-06T10:09:07Z">
            <w:rPr>
              <w:rStyle w:val="affffe"/>
              <w:rtl/>
            </w:rPr>
          </w:rPrChange>
        </w:rPr>
        <w:tab/>
      </w:r>
      <w:r>
        <w:rPr>
          <w:rStyle w:val="TanaimMishna"/>
          <w:rFonts w:hint="cs"/>
          <w:rtl/>
          <w:rPrChange w:id="20230" w:author="קלוד" w:date="2026-10-06T10:09:07Z">
            <w:rPr>
              <w:rStyle w:val="affffe"/>
              <w:rFonts w:hint="cs"/>
              <w:rtl/>
            </w:rPr>
          </w:rPrChange>
        </w:rPr>
        <w:t xml:space="preserve">   </w:t>
      </w:r>
      <w:r w:rsidR="00E07CC2" w:rsidRPr="00C54C7E">
        <w:rPr>
          <w:rFonts w:hint="cs"/>
          <w:rtl/>
        </w:rPr>
        <w:t>ומותר ילקח בהן קרקע והוא אוכל פירות;</w:t>
      </w:r>
    </w:p>
    <w:p w14:paraId="03BCD8BE" w14:textId="77777777" w:rsidR="00F1680A" w:rsidRDefault="00E07CC2" w:rsidP="00E07CC2">
      <w:pPr>
        <w:pStyle w:val="afff5"/>
        <w:rPr>
          <w:rtl/>
        </w:rPr>
      </w:pPr>
      <w:r w:rsidRPr="00A00A78">
        <w:rPr>
          <w:rStyle w:val="TanaimMishna"/>
          <w:rFonts w:hint="cs"/>
          <w:rtl/>
          <w:rPrChange w:id="20231" w:author="קלוד" w:date="2026-10-06T10:09:07Z">
            <w:rPr>
              <w:rStyle w:val="affffe"/>
              <w:rFonts w:hint="cs"/>
              <w:rtl/>
            </w:rPr>
          </w:rPrChange>
        </w:rPr>
        <w:t>וחכ"א:</w:t>
      </w:r>
      <w:r w:rsidRPr="00C54C7E">
        <w:rPr>
          <w:rFonts w:hint="cs"/>
          <w:rtl/>
        </w:rPr>
        <w:t xml:space="preserve"> המחוברים לקרקע שלו, והתלושין מן הקרקע שלה, </w:t>
      </w:r>
    </w:p>
    <w:p w14:paraId="0D4E314F" w14:textId="39AAC422" w:rsidR="00E268F4" w:rsidRDefault="00F1680A" w:rsidP="00E07CC2">
      <w:pPr>
        <w:pStyle w:val="afff5"/>
        <w:rPr>
          <w:rtl/>
        </w:rPr>
      </w:pPr>
      <w:r>
        <w:rPr>
          <w:rStyle w:val="TanaimMishna"/>
          <w:rFonts w:hint="cs"/>
          <w:rtl/>
          <w:rPrChange w:id="20232" w:author="קלוד" w:date="2026-10-06T10:09:07Z">
            <w:rPr>
              <w:rStyle w:val="affffe"/>
              <w:rFonts w:hint="cs"/>
              <w:rtl/>
            </w:rPr>
          </w:rPrChange>
        </w:rPr>
        <w:t xml:space="preserve">     </w:t>
      </w:r>
      <w:r>
        <w:rPr>
          <w:rStyle w:val="TanaimMishna"/>
          <w:rtl/>
          <w:rPrChange w:id="20233" w:author="קלוד" w:date="2026-10-06T10:09:07Z">
            <w:rPr>
              <w:rStyle w:val="affffe"/>
              <w:rtl/>
            </w:rPr>
          </w:rPrChange>
        </w:rPr>
        <w:tab/>
      </w:r>
      <w:r>
        <w:rPr>
          <w:rStyle w:val="TanaimMishna"/>
          <w:rtl/>
          <w:rPrChange w:id="20234" w:author="קלוד" w:date="2026-10-06T10:09:07Z">
            <w:rPr>
              <w:rStyle w:val="affffe"/>
              <w:rtl/>
            </w:rPr>
          </w:rPrChange>
        </w:rPr>
        <w:tab/>
      </w:r>
      <w:r>
        <w:rPr>
          <w:rStyle w:val="TanaimMishna"/>
          <w:rFonts w:hint="cs"/>
          <w:rtl/>
          <w:rPrChange w:id="20235" w:author="קלוד" w:date="2026-10-06T10:09:07Z">
            <w:rPr>
              <w:rStyle w:val="affffe"/>
              <w:rFonts w:hint="cs"/>
              <w:rtl/>
            </w:rPr>
          </w:rPrChange>
        </w:rPr>
        <w:t xml:space="preserve">  </w:t>
      </w:r>
      <w:r w:rsidR="00E07CC2" w:rsidRPr="00C54C7E">
        <w:rPr>
          <w:rFonts w:hint="cs"/>
          <w:rtl/>
        </w:rPr>
        <w:t>וילקח בהן קרקע והוא אוכל פירות</w:t>
      </w:r>
      <w:r w:rsidR="00E268F4">
        <w:rPr>
          <w:rFonts w:hint="cs"/>
          <w:rtl/>
        </w:rPr>
        <w:t>,</w:t>
      </w:r>
    </w:p>
    <w:p w14:paraId="49E4DA32" w14:textId="73DE6F4C" w:rsidR="00E07CC2" w:rsidRPr="00C54C7E" w:rsidRDefault="00E07CC2" w:rsidP="00E07CC2">
      <w:pPr>
        <w:pStyle w:val="afff5"/>
        <w:rPr>
          <w:rtl/>
        </w:rPr>
      </w:pPr>
      <w:r w:rsidRPr="00A00A78">
        <w:rPr>
          <w:rStyle w:val="TanaimMishna"/>
          <w:rFonts w:hint="cs"/>
          <w:rtl/>
          <w:rPrChange w:id="20236" w:author="קלוד" w:date="2026-10-06T10:09:07Z">
            <w:rPr>
              <w:rStyle w:val="affffe"/>
              <w:rFonts w:hint="cs"/>
              <w:rtl/>
            </w:rPr>
          </w:rPrChange>
        </w:rPr>
        <w:t xml:space="preserve">ר"ש: </w:t>
      </w:r>
      <w:r w:rsidR="00F1680A">
        <w:rPr>
          <w:rStyle w:val="TanaimMishna"/>
          <w:rFonts w:hint="cs"/>
          <w:rtl/>
          <w:rPrChange w:id="20237" w:author="קלוד" w:date="2026-10-06T10:09:07Z">
            <w:rPr>
              <w:rStyle w:val="affffe"/>
              <w:rFonts w:hint="cs"/>
              <w:rtl/>
            </w:rPr>
          </w:rPrChange>
        </w:rPr>
        <w:t xml:space="preserve">  </w:t>
      </w:r>
      <w:r w:rsidRPr="00C54C7E">
        <w:rPr>
          <w:rFonts w:hint="cs"/>
          <w:rtl/>
        </w:rPr>
        <w:t>מקום שיפה כחו בכניסתה הורע כחו ביציאתה,</w:t>
      </w:r>
    </w:p>
    <w:p w14:paraId="6B9393E4" w14:textId="77777777" w:rsidR="00E07CC2" w:rsidRPr="00C54C7E" w:rsidRDefault="00E07CC2" w:rsidP="00E07CC2">
      <w:pPr>
        <w:pStyle w:val="afff5"/>
        <w:rPr>
          <w:rtl/>
        </w:rPr>
      </w:pPr>
      <w:r>
        <w:rPr>
          <w:rFonts w:hint="cs"/>
          <w:rtl/>
        </w:rPr>
        <w:t xml:space="preserve"> </w:t>
      </w:r>
      <w:r>
        <w:rPr>
          <w:rtl/>
        </w:rPr>
        <w:tab/>
      </w:r>
      <w:r>
        <w:rPr>
          <w:rtl/>
        </w:rPr>
        <w:tab/>
      </w:r>
      <w:r>
        <w:rPr>
          <w:rtl/>
        </w:rPr>
        <w:tab/>
      </w:r>
      <w:r w:rsidRPr="00C54C7E">
        <w:rPr>
          <w:rFonts w:hint="cs"/>
          <w:rtl/>
        </w:rPr>
        <w:t>מקום שהורע כחו בכניסתה - יפה כחו ביציאתה,</w:t>
      </w:r>
    </w:p>
    <w:p w14:paraId="179D88F8" w14:textId="77777777" w:rsidR="00E07CC2" w:rsidRPr="00C54C7E" w:rsidRDefault="00E07CC2" w:rsidP="00E07CC2">
      <w:pPr>
        <w:pStyle w:val="afff5"/>
        <w:rPr>
          <w:rtl/>
        </w:rPr>
      </w:pPr>
      <w:r w:rsidRPr="00C54C7E">
        <w:rPr>
          <w:rFonts w:hint="cs"/>
          <w:rtl/>
        </w:rPr>
        <w:t xml:space="preserve">כיצד? </w:t>
      </w:r>
      <w:r>
        <w:rPr>
          <w:rFonts w:hint="cs"/>
          <w:rtl/>
        </w:rPr>
        <w:t>ה</w:t>
      </w:r>
      <w:r w:rsidRPr="00C54C7E">
        <w:rPr>
          <w:rFonts w:hint="cs"/>
          <w:rtl/>
        </w:rPr>
        <w:t>מחוברים לקרקע - בכניסתה שלו, וביציאתה שלה,</w:t>
      </w:r>
    </w:p>
    <w:p w14:paraId="119C3E61" w14:textId="47AC8367" w:rsidR="00E07CC2" w:rsidRPr="00C54C7E" w:rsidRDefault="00F1680A" w:rsidP="00E07CC2">
      <w:pPr>
        <w:pStyle w:val="afff5"/>
        <w:rPr>
          <w:rStyle w:val="afffe"/>
          <w:rtl/>
        </w:rPr>
      </w:pPr>
      <w:r>
        <w:rPr>
          <w:rFonts w:hint="cs"/>
          <w:rtl/>
        </w:rPr>
        <w:t xml:space="preserve">      </w:t>
      </w:r>
      <w:r w:rsidR="00E07CC2" w:rsidRPr="00C54C7E">
        <w:rPr>
          <w:rFonts w:hint="cs"/>
          <w:rtl/>
        </w:rPr>
        <w:t>והתלושין מן הקרקע - בכניסתה שלה, וביציאתה שלו</w:t>
      </w:r>
      <w:r w:rsidR="00E07CC2" w:rsidRPr="00C35A2C">
        <w:rPr>
          <w:rFonts w:hint="cs"/>
          <w:b/>
          <w:rtl/>
        </w:rPr>
        <w:t>.</w:t>
      </w:r>
    </w:p>
    <w:p w14:paraId="52CBEDDD" w14:textId="77777777" w:rsidR="00E268F4" w:rsidRDefault="00E07CC2" w:rsidP="00E07CC2">
      <w:pPr>
        <w:rPr>
          <w:rFonts w:ascii="Fb Fontext" w:hAnsi="Fb Fontext"/>
          <w:rtl/>
        </w:rPr>
      </w:pPr>
      <w:r>
        <w:rPr>
          <w:rFonts w:hint="cs"/>
          <w:rtl/>
        </w:rPr>
        <w:t>פשיטא ד</w:t>
      </w:r>
      <w:r w:rsidRPr="00A6337C">
        <w:rPr>
          <w:rFonts w:hint="cs"/>
          <w:rtl/>
        </w:rPr>
        <w:t>בנ</w:t>
      </w:r>
      <w:r>
        <w:rPr>
          <w:rFonts w:ascii="Fb Fontext" w:hAnsi="Fb Fontext" w:hint="cs"/>
          <w:rtl/>
        </w:rPr>
        <w:t>פלו לה כספים וחלוקים בינהם מה לקנות</w:t>
      </w:r>
      <w:r w:rsidR="00E268F4">
        <w:rPr>
          <w:rFonts w:ascii="Fb Fontext" w:hAnsi="Fb Fontext" w:hint="cs"/>
          <w:rtl/>
        </w:rPr>
        <w:t>,</w:t>
      </w:r>
    </w:p>
    <w:p w14:paraId="32B03305" w14:textId="77777777" w:rsidR="00E268F4" w:rsidRDefault="00E07CC2" w:rsidP="00E07CC2">
      <w:pPr>
        <w:rPr>
          <w:rFonts w:ascii="Fb Fontext" w:hAnsi="Fb Fontext"/>
          <w:rtl/>
        </w:rPr>
      </w:pPr>
      <w:r>
        <w:rPr>
          <w:rFonts w:ascii="Fb Fontext" w:hAnsi="Fb Fontext" w:hint="cs"/>
          <w:rtl/>
        </w:rPr>
        <w:t xml:space="preserve">הוא רוצה </w:t>
      </w:r>
      <w:r w:rsidRPr="00CA108A">
        <w:rPr>
          <w:rFonts w:ascii="Fb Fontext" w:hAnsi="Fb Fontext" w:cs="PFT_Frank" w:hint="cs"/>
          <w:b/>
          <w:bCs/>
          <w:szCs w:val="14"/>
          <w:rtl/>
        </w:rPr>
        <w:t>קרקע</w:t>
      </w:r>
      <w:r>
        <w:rPr>
          <w:rFonts w:ascii="Fb Fontext" w:hAnsi="Fb Fontext" w:hint="cs"/>
          <w:rtl/>
        </w:rPr>
        <w:t xml:space="preserve"> </w:t>
      </w:r>
      <w:r w:rsidRPr="00A6337C">
        <w:rPr>
          <w:rStyle w:val="afffff0"/>
          <w:rFonts w:hint="cs"/>
          <w:rtl/>
        </w:rPr>
        <w:t>זריעה</w:t>
      </w:r>
      <w:r>
        <w:rPr>
          <w:rFonts w:ascii="Fb Fontext" w:hAnsi="Fb Fontext" w:hint="cs"/>
          <w:rtl/>
        </w:rPr>
        <w:t xml:space="preserve"> והיא רוצה </w:t>
      </w:r>
      <w:r w:rsidRPr="00CA108A">
        <w:rPr>
          <w:rFonts w:ascii="Fb Fontext" w:hAnsi="Fb Fontext" w:cs="PFT_Frank" w:hint="cs"/>
          <w:b/>
          <w:bCs/>
          <w:szCs w:val="14"/>
          <w:rtl/>
        </w:rPr>
        <w:t>בית</w:t>
      </w:r>
      <w:r>
        <w:rPr>
          <w:rFonts w:ascii="Fb Fontext" w:hAnsi="Fb Fontext" w:hint="cs"/>
          <w:rtl/>
        </w:rPr>
        <w:t>- קרקע</w:t>
      </w:r>
      <w:r w:rsidR="00E268F4">
        <w:rPr>
          <w:rFonts w:ascii="Fb Fontext" w:hAnsi="Fb Fontext" w:hint="cs"/>
          <w:rtl/>
        </w:rPr>
        <w:t>,</w:t>
      </w:r>
    </w:p>
    <w:p w14:paraId="374C93FD" w14:textId="74711E9C" w:rsidR="00E07CC2" w:rsidRDefault="00E07CC2" w:rsidP="00E07CC2">
      <w:pPr>
        <w:ind w:firstLine="0"/>
        <w:rPr>
          <w:rFonts w:ascii="Fb Fontext" w:hAnsi="Fb Fontext"/>
          <w:rtl/>
        </w:rPr>
      </w:pPr>
      <w:r w:rsidRPr="00C35A2C">
        <w:rPr>
          <w:rFonts w:ascii="Fb Fontext" w:hAnsi="Fb Fontext" w:hint="cs"/>
          <w:rtl/>
        </w:rPr>
        <w:t>ב</w:t>
      </w:r>
      <w:r>
        <w:rPr>
          <w:rFonts w:ascii="Fb Fontext" w:hAnsi="Fb Fontext" w:hint="cs"/>
          <w:rtl/>
        </w:rPr>
        <w:t>י</w:t>
      </w:r>
      <w:r w:rsidRPr="00C35A2C">
        <w:rPr>
          <w:rFonts w:ascii="Fb Fontext" w:hAnsi="Fb Fontext" w:hint="cs"/>
          <w:rtl/>
        </w:rPr>
        <w:t>ת ודקל - ב</w:t>
      </w:r>
      <w:r>
        <w:rPr>
          <w:rFonts w:ascii="Fb Fontext" w:hAnsi="Fb Fontext" w:hint="cs"/>
          <w:rtl/>
        </w:rPr>
        <w:t>י</w:t>
      </w:r>
      <w:r w:rsidRPr="00C35A2C">
        <w:rPr>
          <w:rFonts w:ascii="Fb Fontext" w:hAnsi="Fb Fontext" w:hint="cs"/>
          <w:rtl/>
        </w:rPr>
        <w:t>ת, דקל ואיל</w:t>
      </w:r>
      <w:r>
        <w:rPr>
          <w:rFonts w:ascii="Fb Fontext" w:hAnsi="Fb Fontext" w:hint="cs"/>
          <w:rtl/>
        </w:rPr>
        <w:t>ן</w:t>
      </w:r>
      <w:r w:rsidRPr="00C35A2C">
        <w:rPr>
          <w:rFonts w:ascii="Fb Fontext" w:hAnsi="Fb Fontext" w:hint="cs"/>
          <w:rtl/>
        </w:rPr>
        <w:t xml:space="preserve"> - דקל, איל</w:t>
      </w:r>
      <w:r>
        <w:rPr>
          <w:rFonts w:ascii="Fb Fontext" w:hAnsi="Fb Fontext" w:hint="cs"/>
          <w:rtl/>
        </w:rPr>
        <w:t>ן</w:t>
      </w:r>
      <w:r w:rsidRPr="00C35A2C">
        <w:rPr>
          <w:rFonts w:ascii="Fb Fontext" w:hAnsi="Fb Fontext" w:hint="cs"/>
          <w:rtl/>
        </w:rPr>
        <w:t xml:space="preserve"> וג</w:t>
      </w:r>
      <w:r>
        <w:rPr>
          <w:rFonts w:ascii="Fb Fontext" w:hAnsi="Fb Fontext" w:hint="cs"/>
          <w:rtl/>
        </w:rPr>
        <w:t>פן</w:t>
      </w:r>
      <w:r w:rsidRPr="00C35A2C">
        <w:rPr>
          <w:rFonts w:ascii="Fb Fontext" w:hAnsi="Fb Fontext" w:hint="cs"/>
          <w:rtl/>
        </w:rPr>
        <w:t xml:space="preserve"> - אילני;</w:t>
      </w:r>
    </w:p>
    <w:p w14:paraId="60D1B576" w14:textId="51E8B75B" w:rsidR="00E268F4" w:rsidRDefault="00E07CC2" w:rsidP="00E07CC2">
      <w:pPr>
        <w:rPr>
          <w:rFonts w:ascii="Fb Fontext" w:hAnsi="Fb Fontext"/>
          <w:rtl/>
        </w:rPr>
      </w:pPr>
      <w:r>
        <w:rPr>
          <w:rFonts w:ascii="Fb Fontext" w:hAnsi="Fb Fontext" w:hint="cs"/>
          <w:rtl/>
        </w:rPr>
        <w:t xml:space="preserve">אילנות לעץ </w:t>
      </w:r>
      <w:r w:rsidRPr="00A6337C">
        <w:rPr>
          <w:rStyle w:val="afffff0"/>
          <w:rFonts w:hint="cs"/>
          <w:rtl/>
        </w:rPr>
        <w:t>ולא לפרי</w:t>
      </w:r>
      <w:r w:rsidRPr="00C35A2C">
        <w:rPr>
          <w:rFonts w:ascii="Fb Fontext" w:hAnsi="Fb Fontext" w:hint="cs"/>
          <w:rtl/>
        </w:rPr>
        <w:t xml:space="preserve">, </w:t>
      </w:r>
      <w:r>
        <w:rPr>
          <w:rFonts w:ascii="Fb Fontext" w:hAnsi="Fb Fontext" w:hint="cs"/>
          <w:rtl/>
        </w:rPr>
        <w:t>או חפירה לדגים נחלקו אם הוא הוא הפרי או הקרן</w:t>
      </w:r>
      <w:r w:rsidR="00E268F4">
        <w:rPr>
          <w:rFonts w:ascii="Fb Fontext" w:hAnsi="Fb Fontext" w:hint="cs"/>
          <w:rtl/>
        </w:rPr>
        <w:t>.</w:t>
      </w:r>
    </w:p>
    <w:p w14:paraId="23027E27" w14:textId="2CA21378" w:rsidR="00E07CC2" w:rsidRDefault="00E07CC2" w:rsidP="00E07CC2">
      <w:pPr>
        <w:rPr>
          <w:rFonts w:ascii="Fb Fontext" w:hAnsi="Fb Fontext"/>
          <w:rtl/>
        </w:rPr>
      </w:pPr>
      <w:r w:rsidRPr="00A6337C">
        <w:rPr>
          <w:rStyle w:val="affffe"/>
          <w:rFonts w:hint="cs"/>
          <w:rtl/>
        </w:rPr>
        <w:t>כלל</w:t>
      </w:r>
      <w:r>
        <w:rPr>
          <w:rStyle w:val="affffe"/>
          <w:rFonts w:hint="cs"/>
          <w:rtl/>
        </w:rPr>
        <w:t xml:space="preserve"> הדבר</w:t>
      </w:r>
      <w:r w:rsidRPr="00A6337C">
        <w:rPr>
          <w:rStyle w:val="affffe"/>
          <w:rFonts w:hint="cs"/>
          <w:rtl/>
        </w:rPr>
        <w:t>:</w:t>
      </w:r>
      <w:r w:rsidRPr="00C35A2C">
        <w:rPr>
          <w:rFonts w:ascii="Fb Fontext" w:hAnsi="Fb Fontext" w:hint="cs"/>
          <w:rtl/>
        </w:rPr>
        <w:t xml:space="preserve"> </w:t>
      </w:r>
      <w:r>
        <w:rPr>
          <w:rFonts w:ascii="Fb Fontext" w:hAnsi="Fb Fontext" w:hint="cs"/>
          <w:rtl/>
        </w:rPr>
        <w:t>כש</w:t>
      </w:r>
      <w:r w:rsidRPr="00C35A2C">
        <w:rPr>
          <w:rFonts w:ascii="Fb Fontext" w:hAnsi="Fb Fontext" w:hint="cs"/>
          <w:rtl/>
        </w:rPr>
        <w:t>גזעו מחליף - פר</w:t>
      </w:r>
      <w:r>
        <w:rPr>
          <w:rFonts w:ascii="Fb Fontext" w:hAnsi="Fb Fontext" w:hint="cs"/>
          <w:rtl/>
        </w:rPr>
        <w:t>י</w:t>
      </w:r>
      <w:r w:rsidRPr="00C35A2C">
        <w:rPr>
          <w:rFonts w:ascii="Fb Fontext" w:hAnsi="Fb Fontext" w:hint="cs"/>
          <w:rtl/>
        </w:rPr>
        <w:t xml:space="preserve">, אין גזעו מחליף - </w:t>
      </w:r>
      <w:r>
        <w:rPr>
          <w:rFonts w:ascii="Fb Fontext" w:hAnsi="Fb Fontext" w:hint="cs"/>
          <w:rtl/>
        </w:rPr>
        <w:t>קרן</w:t>
      </w:r>
      <w:r w:rsidRPr="00C35A2C">
        <w:rPr>
          <w:rFonts w:ascii="Fb Fontext" w:hAnsi="Fb Fontext" w:hint="cs"/>
          <w:rtl/>
        </w:rPr>
        <w:t>.</w:t>
      </w:r>
    </w:p>
    <w:p w14:paraId="31AE64AD" w14:textId="77777777" w:rsidR="00E07CC2" w:rsidRPr="00C35A2C" w:rsidRDefault="00E07CC2" w:rsidP="00E07CC2">
      <w:pPr>
        <w:rPr>
          <w:rFonts w:ascii="Fb Fontext" w:hAnsi="Fb Fontext"/>
          <w:rtl/>
        </w:rPr>
      </w:pPr>
      <w:r>
        <w:rPr>
          <w:rFonts w:ascii="Fb Fontext" w:hAnsi="Fb Fontext"/>
          <w:rtl/>
        </w:rPr>
        <w:t xml:space="preserve">• </w:t>
      </w:r>
      <w:r w:rsidRPr="0095295F">
        <w:rPr>
          <w:rStyle w:val="affffe"/>
          <w:rFonts w:hint="cs"/>
          <w:rtl/>
        </w:rPr>
        <w:t>מר</w:t>
      </w:r>
      <w:r w:rsidRPr="0095295F">
        <w:rPr>
          <w:rStyle w:val="affffe"/>
          <w:rtl/>
        </w:rPr>
        <w:t>"</w:t>
      </w:r>
      <w:r w:rsidRPr="0095295F">
        <w:rPr>
          <w:rStyle w:val="affffe"/>
          <w:rFonts w:hint="cs"/>
          <w:rtl/>
        </w:rPr>
        <w:t>י</w:t>
      </w:r>
      <w:r w:rsidRPr="00CC78E3">
        <w:rPr>
          <w:rStyle w:val="affffa"/>
          <w:rFonts w:hint="cs"/>
          <w:rtl/>
        </w:rPr>
        <w:t xml:space="preserve"> </w:t>
      </w:r>
      <w:r w:rsidRPr="0095295F">
        <w:rPr>
          <w:rFonts w:hint="cs"/>
          <w:rtl/>
        </w:rPr>
        <w:t>'הגונב ולד בהמת מלוג - משלם תשלומי כפל לאשה'</w:t>
      </w:r>
      <w:r w:rsidRPr="00CC78E3">
        <w:rPr>
          <w:rStyle w:val="affffa"/>
          <w:rFonts w:hint="cs"/>
          <w:rtl/>
        </w:rPr>
        <w:t>.</w:t>
      </w:r>
    </w:p>
    <w:p w14:paraId="64DBFB31" w14:textId="6AE90D87" w:rsidR="00E268F4" w:rsidRDefault="00BD4EEB" w:rsidP="00E07CC2">
      <w:pPr>
        <w:rPr>
          <w:rFonts w:ascii="Fb Fontext" w:hAnsi="Fb Fontext"/>
          <w:rtl/>
        </w:rPr>
      </w:pPr>
      <w:r>
        <w:rPr>
          <w:rStyle w:val="affffe"/>
          <w:rFonts w:hint="cs"/>
          <w:rtl/>
        </w:rPr>
        <w:t>אף</w:t>
      </w:r>
      <w:r w:rsidR="00E07CC2" w:rsidRPr="0095295F">
        <w:rPr>
          <w:rStyle w:val="affffe"/>
          <w:rFonts w:hint="cs"/>
          <w:rtl/>
        </w:rPr>
        <w:t xml:space="preserve"> כרבנן וחנניה</w:t>
      </w:r>
      <w:r w:rsidR="00E07CC2" w:rsidRPr="00C35A2C">
        <w:rPr>
          <w:rFonts w:ascii="Fb Fontext" w:hAnsi="Fb Fontext" w:hint="cs"/>
          <w:rtl/>
        </w:rPr>
        <w:t xml:space="preserve"> דלבעל</w:t>
      </w:r>
      <w:r w:rsidR="00E07CC2">
        <w:rPr>
          <w:rFonts w:ascii="Fb Fontext" w:hAnsi="Fb Fontext" w:hint="cs"/>
          <w:rtl/>
        </w:rPr>
        <w:t>,</w:t>
      </w:r>
      <w:r w:rsidR="00E07CC2" w:rsidRPr="00C35A2C">
        <w:rPr>
          <w:rFonts w:ascii="Fb Fontext" w:hAnsi="Fb Fontext" w:hint="cs"/>
          <w:rtl/>
        </w:rPr>
        <w:t xml:space="preserve"> </w:t>
      </w:r>
      <w:r w:rsidR="00E07CC2">
        <w:rPr>
          <w:rFonts w:ascii="Fb Fontext" w:hAnsi="Fb Fontext" w:hint="cs"/>
          <w:rtl/>
        </w:rPr>
        <w:t>כאן</w:t>
      </w:r>
      <w:r w:rsidR="00E07CC2" w:rsidRPr="00C35A2C">
        <w:rPr>
          <w:rFonts w:ascii="Fb Fontext" w:hAnsi="Fb Fontext" w:hint="cs"/>
          <w:rtl/>
        </w:rPr>
        <w:t xml:space="preserve"> </w:t>
      </w:r>
      <w:r w:rsidR="00E07CC2">
        <w:rPr>
          <w:rFonts w:ascii="Fb Fontext" w:hAnsi="Fb Fontext" w:hint="cs"/>
          <w:rtl/>
        </w:rPr>
        <w:t>בפירות דפירות לא תיקנו רבנן</w:t>
      </w:r>
      <w:r w:rsidR="00E268F4">
        <w:rPr>
          <w:rFonts w:ascii="Fb Fontext" w:hAnsi="Fb Fontext" w:hint="cs"/>
          <w:rtl/>
        </w:rPr>
        <w:t>,</w:t>
      </w:r>
    </w:p>
    <w:p w14:paraId="16F188A8" w14:textId="682B6C05" w:rsidR="00E07CC2" w:rsidRDefault="00E07CC2" w:rsidP="00E07CC2">
      <w:pPr>
        <w:rPr>
          <w:rFonts w:ascii="Fb Fontext" w:hAnsi="Fb Fontext"/>
          <w:rtl/>
        </w:rPr>
      </w:pPr>
      <w:r w:rsidRPr="0095295F">
        <w:rPr>
          <w:rStyle w:val="affffe"/>
          <w:rFonts w:hint="cs"/>
          <w:rtl/>
        </w:rPr>
        <w:t>חנניה:</w:t>
      </w:r>
      <w:r w:rsidRPr="00C35A2C">
        <w:rPr>
          <w:rFonts w:ascii="Fb Fontext" w:hAnsi="Fb Fontext" w:hint="cs"/>
          <w:rtl/>
        </w:rPr>
        <w:t xml:space="preserve"> </w:t>
      </w:r>
      <w:r w:rsidRPr="0095295F">
        <w:rPr>
          <w:rStyle w:val="affffe"/>
          <w:rFonts w:hint="cs"/>
          <w:rtl/>
        </w:rPr>
        <w:t>חלק על רבנן</w:t>
      </w:r>
      <w:r>
        <w:rPr>
          <w:rFonts w:ascii="Fb Fontext" w:hAnsi="Fb Fontext" w:hint="cs"/>
          <w:rtl/>
        </w:rPr>
        <w:t xml:space="preserve"> </w:t>
      </w:r>
      <w:r w:rsidRPr="00C35A2C">
        <w:rPr>
          <w:rFonts w:ascii="Fb Fontext" w:hAnsi="Fb Fontext" w:hint="cs"/>
          <w:rtl/>
        </w:rPr>
        <w:t>גבי ולד בהמת שפחת מלוג שעשאוהו כ</w:t>
      </w:r>
      <w:r>
        <w:rPr>
          <w:rFonts w:ascii="Fb Fontext" w:hAnsi="Fb Fontext" w:hint="cs"/>
          <w:rtl/>
        </w:rPr>
        <w:t>ו</w:t>
      </w:r>
      <w:r w:rsidRPr="00C35A2C">
        <w:rPr>
          <w:rFonts w:ascii="Fb Fontext" w:hAnsi="Fb Fontext" w:hint="cs"/>
          <w:rtl/>
        </w:rPr>
        <w:t>ולד בהמה דלבעל</w:t>
      </w:r>
      <w:r>
        <w:rPr>
          <w:rFonts w:ascii="Fb Fontext" w:hAnsi="Fb Fontext" w:hint="cs"/>
          <w:rtl/>
        </w:rPr>
        <w:t xml:space="preserve">, </w:t>
      </w:r>
      <w:r w:rsidRPr="00C35A2C">
        <w:rPr>
          <w:rFonts w:ascii="Fb Fontext" w:hAnsi="Fb Fontext" w:hint="cs"/>
          <w:rtl/>
        </w:rPr>
        <w:t>דלא חיישי' למיתה</w:t>
      </w:r>
      <w:r>
        <w:rPr>
          <w:rFonts w:ascii="Fb Fontext" w:hAnsi="Fb Fontext" w:hint="cs"/>
          <w:rtl/>
        </w:rPr>
        <w:t>,</w:t>
      </w:r>
    </w:p>
    <w:p w14:paraId="53519100" w14:textId="77777777" w:rsidR="00E268F4" w:rsidRDefault="00E07CC2" w:rsidP="00E07CC2">
      <w:pPr>
        <w:rPr>
          <w:rFonts w:ascii="Fb Fontext" w:hAnsi="Fb Fontext"/>
          <w:rtl/>
        </w:rPr>
      </w:pPr>
      <w:r w:rsidRPr="0095295F">
        <w:rPr>
          <w:rStyle w:val="affffe"/>
          <w:rFonts w:hint="cs"/>
          <w:rtl/>
        </w:rPr>
        <w:t>וטע</w:t>
      </w:r>
      <w:r>
        <w:rPr>
          <w:rStyle w:val="affffe"/>
          <w:rFonts w:hint="cs"/>
          <w:rtl/>
        </w:rPr>
        <w:t>ם</w:t>
      </w:r>
      <w:r w:rsidRPr="0095295F">
        <w:rPr>
          <w:rStyle w:val="affffe"/>
          <w:rFonts w:hint="cs"/>
          <w:rtl/>
        </w:rPr>
        <w:t xml:space="preserve"> דרבנן:</w:t>
      </w:r>
      <w:r w:rsidRPr="00C35A2C">
        <w:rPr>
          <w:rFonts w:ascii="Fb Fontext" w:hAnsi="Fb Fontext" w:hint="cs"/>
          <w:rtl/>
        </w:rPr>
        <w:t xml:space="preserve"> ח</w:t>
      </w:r>
      <w:r>
        <w:rPr>
          <w:rFonts w:ascii="Fb Fontext" w:hAnsi="Fb Fontext" w:hint="cs"/>
          <w:rtl/>
        </w:rPr>
        <w:t xml:space="preserve">ששו למיתה </w:t>
      </w:r>
      <w:r w:rsidRPr="00C35A2C">
        <w:rPr>
          <w:rFonts w:ascii="Fb Fontext" w:hAnsi="Fb Fontext" w:hint="cs"/>
          <w:rtl/>
        </w:rPr>
        <w:t xml:space="preserve">ושאני בהמה </w:t>
      </w:r>
      <w:r>
        <w:rPr>
          <w:rFonts w:ascii="Fb Fontext" w:hAnsi="Fb Fontext" w:hint="cs"/>
          <w:rtl/>
        </w:rPr>
        <w:t>שיכול לגבות מעורה</w:t>
      </w:r>
      <w:r w:rsidR="00E268F4">
        <w:rPr>
          <w:rFonts w:ascii="Fb Fontext" w:hAnsi="Fb Fontext" w:hint="cs"/>
          <w:rtl/>
        </w:rPr>
        <w:t>,</w:t>
      </w:r>
    </w:p>
    <w:p w14:paraId="2C89D0B9" w14:textId="16B88FA2" w:rsidR="00E268F4" w:rsidRDefault="00E07CC2" w:rsidP="00E07CC2">
      <w:pPr>
        <w:rPr>
          <w:rFonts w:ascii="Fb Fontext" w:hAnsi="Fb Fontext"/>
          <w:spacing w:val="-4"/>
          <w:rtl/>
        </w:rPr>
      </w:pPr>
      <w:r>
        <w:rPr>
          <w:rStyle w:val="affffe"/>
          <w:rFonts w:hint="cs"/>
          <w:rtl/>
        </w:rPr>
        <w:t>מ</w:t>
      </w:r>
      <w:r w:rsidRPr="0095295F">
        <w:rPr>
          <w:rStyle w:val="affffe"/>
          <w:rFonts w:hint="cs"/>
          <w:rtl/>
        </w:rPr>
        <w:t>שמואל</w:t>
      </w:r>
      <w:r w:rsidRPr="00C35A2C">
        <w:rPr>
          <w:rFonts w:ascii="Fb Fontext" w:hAnsi="Fb Fontext" w:hint="cs"/>
          <w:rtl/>
        </w:rPr>
        <w:t>: הלכה כחנניה.</w:t>
      </w:r>
      <w:r>
        <w:rPr>
          <w:rFonts w:ascii="Fb Fontext" w:hAnsi="Fb Fontext" w:hint="cs"/>
          <w:rtl/>
        </w:rPr>
        <w:t xml:space="preserve">    </w:t>
      </w:r>
      <w:r>
        <w:rPr>
          <w:rStyle w:val="affffe"/>
          <w:rtl/>
        </w:rPr>
        <w:tab/>
      </w:r>
      <w:r w:rsidRPr="0095295F">
        <w:rPr>
          <w:rStyle w:val="affffe"/>
          <w:rFonts w:hint="cs"/>
          <w:rtl/>
        </w:rPr>
        <w:t>מר</w:t>
      </w:r>
      <w:r w:rsidRPr="0095295F">
        <w:rPr>
          <w:rStyle w:val="affffe"/>
          <w:rtl/>
        </w:rPr>
        <w:t>"</w:t>
      </w:r>
      <w:r w:rsidRPr="0095295F">
        <w:rPr>
          <w:rStyle w:val="affffe"/>
          <w:rFonts w:hint="cs"/>
          <w:rtl/>
        </w:rPr>
        <w:t>נ:</w:t>
      </w:r>
      <w:r w:rsidRPr="00F5539C">
        <w:rPr>
          <w:rFonts w:ascii="Fb Fontext" w:hAnsi="Fb Fontext" w:hint="cs"/>
          <w:spacing w:val="-4"/>
          <w:rtl/>
        </w:rPr>
        <w:t xml:space="preserve"> א</w:t>
      </w:r>
      <w:r>
        <w:rPr>
          <w:rFonts w:ascii="Fb Fontext" w:hAnsi="Fb Fontext" w:hint="cs"/>
          <w:spacing w:val="-4"/>
          <w:rtl/>
        </w:rPr>
        <w:t>ף</w:t>
      </w:r>
      <w:r w:rsidRPr="00F5539C">
        <w:rPr>
          <w:rFonts w:ascii="Fb Fontext" w:hAnsi="Fb Fontext" w:hint="cs"/>
          <w:spacing w:val="-4"/>
          <w:rtl/>
        </w:rPr>
        <w:t xml:space="preserve"> דהלכה כחנניה</w:t>
      </w:r>
      <w:r w:rsidR="00E268F4">
        <w:rPr>
          <w:rFonts w:ascii="Fb Fontext" w:hAnsi="Fb Fontext" w:hint="cs"/>
          <w:spacing w:val="-4"/>
          <w:rtl/>
        </w:rPr>
        <w:t>,</w:t>
      </w:r>
    </w:p>
    <w:p w14:paraId="184F18FF" w14:textId="7B349D77" w:rsidR="00E07CC2" w:rsidRPr="00F5539C" w:rsidRDefault="00E07CC2" w:rsidP="00E07CC2">
      <w:pPr>
        <w:rPr>
          <w:rtl/>
        </w:rPr>
      </w:pPr>
      <w:r w:rsidRPr="00F5539C">
        <w:rPr>
          <w:rFonts w:hint="cs"/>
          <w:rtl/>
        </w:rPr>
        <w:t>מודה ש</w:t>
      </w:r>
      <w:r>
        <w:rPr>
          <w:rFonts w:hint="cs"/>
          <w:rtl/>
        </w:rPr>
        <w:t>ב</w:t>
      </w:r>
      <w:r w:rsidRPr="00F5539C">
        <w:rPr>
          <w:rFonts w:hint="cs"/>
          <w:rtl/>
        </w:rPr>
        <w:t>נתגרשה נותנת דמים ונוטלתן, מפני שבח בית אביה.</w:t>
      </w:r>
    </w:p>
    <w:p w14:paraId="2D7EB898" w14:textId="77777777" w:rsidR="00E07CC2" w:rsidRPr="00F97732" w:rsidRDefault="00E07CC2" w:rsidP="003156E1">
      <w:pPr>
        <w:pStyle w:val="aff9"/>
        <w:rPr>
          <w:rtl/>
        </w:rPr>
      </w:pPr>
      <w:r w:rsidRPr="003156E1">
        <w:rPr>
          <w:rFonts w:hint="cs"/>
          <w:rtl/>
        </w:rPr>
        <w:t>׹</w:t>
      </w:r>
    </w:p>
    <w:p w14:paraId="62C77308" w14:textId="42836E9F" w:rsidR="00E268F4" w:rsidRDefault="00E07CC2" w:rsidP="00E07CC2">
      <w:pPr>
        <w:rPr>
          <w:rFonts w:ascii="Fb Fontext" w:hAnsi="Fb Fontext"/>
          <w:rtl/>
        </w:rPr>
      </w:pPr>
      <w:r w:rsidRPr="0095295F">
        <w:rPr>
          <w:rStyle w:val="affffe"/>
          <w:rFonts w:hint="cs"/>
          <w:rtl/>
        </w:rPr>
        <w:lastRenderedPageBreak/>
        <w:t>מר</w:t>
      </w:r>
      <w:r w:rsidRPr="0095295F">
        <w:rPr>
          <w:rStyle w:val="affffe"/>
          <w:rtl/>
        </w:rPr>
        <w:t>"</w:t>
      </w:r>
      <w:r w:rsidRPr="0095295F">
        <w:rPr>
          <w:rStyle w:val="affffe"/>
          <w:rFonts w:hint="cs"/>
          <w:rtl/>
        </w:rPr>
        <w:t>נ:</w:t>
      </w:r>
      <w:r w:rsidRPr="00C35A2C">
        <w:rPr>
          <w:rFonts w:ascii="Fb Fontext" w:hAnsi="Fb Fontext" w:hint="cs"/>
          <w:rtl/>
        </w:rPr>
        <w:t xml:space="preserve"> הכניסה עז לחלבה, ורחל לגיזתה, ותרנגולת לביצתה</w:t>
      </w:r>
      <w:r w:rsidR="00E268F4">
        <w:rPr>
          <w:rFonts w:ascii="Fb Fontext" w:hAnsi="Fb Fontext" w:hint="cs"/>
          <w:rtl/>
        </w:rPr>
        <w:t>,</w:t>
      </w:r>
    </w:p>
    <w:p w14:paraId="4B1855D8" w14:textId="3E1911AA" w:rsidR="00E07CC2" w:rsidRPr="00C35A2C" w:rsidRDefault="00E07CC2" w:rsidP="00E07CC2">
      <w:pPr>
        <w:ind w:left="283" w:firstLine="57"/>
        <w:rPr>
          <w:rFonts w:ascii="Fb Fontext" w:hAnsi="Fb Fontext"/>
          <w:rtl/>
        </w:rPr>
      </w:pPr>
      <w:r w:rsidRPr="00C35A2C">
        <w:rPr>
          <w:rFonts w:ascii="Fb Fontext" w:hAnsi="Fb Fontext" w:hint="cs"/>
          <w:rtl/>
        </w:rPr>
        <w:t>ודקל לפירותיו</w:t>
      </w:r>
      <w:r>
        <w:rPr>
          <w:rFonts w:ascii="Fb Fontext" w:hAnsi="Fb Fontext" w:hint="cs"/>
          <w:rtl/>
        </w:rPr>
        <w:t xml:space="preserve">, </w:t>
      </w:r>
      <w:r w:rsidRPr="00C35A2C">
        <w:rPr>
          <w:rFonts w:ascii="Fb Fontext" w:hAnsi="Fb Fontext" w:hint="cs"/>
          <w:rtl/>
        </w:rPr>
        <w:t xml:space="preserve"> - אוכל והולך עד שתכלה הקרן.</w:t>
      </w:r>
    </w:p>
    <w:p w14:paraId="7FA20B11" w14:textId="01AEE8AB" w:rsidR="00E07CC2" w:rsidRDefault="00E07CC2" w:rsidP="00E07CC2">
      <w:pPr>
        <w:rPr>
          <w:rFonts w:ascii="Fb Fontext" w:hAnsi="Fb Fontext"/>
          <w:rtl/>
        </w:rPr>
      </w:pPr>
      <w:r w:rsidRPr="0095295F">
        <w:rPr>
          <w:rStyle w:val="affffe"/>
          <w:rFonts w:hint="cs"/>
          <w:rtl/>
        </w:rPr>
        <w:t>ר</w:t>
      </w:r>
      <w:r w:rsidR="002B7BCC">
        <w:rPr>
          <w:rStyle w:val="affffe"/>
          <w:rtl/>
        </w:rPr>
        <w:t>"</w:t>
      </w:r>
      <w:r w:rsidRPr="0095295F">
        <w:rPr>
          <w:rStyle w:val="affffe"/>
          <w:rFonts w:hint="cs"/>
          <w:rtl/>
        </w:rPr>
        <w:t>נ:</w:t>
      </w:r>
      <w:r w:rsidRPr="00C35A2C">
        <w:rPr>
          <w:rFonts w:ascii="Fb Fontext" w:hAnsi="Fb Fontext" w:hint="cs"/>
          <w:rtl/>
        </w:rPr>
        <w:t xml:space="preserve"> הביאתו גלימה</w:t>
      </w:r>
      <w:r>
        <w:rPr>
          <w:rFonts w:ascii="Fb Fontext" w:hAnsi="Fb Fontext" w:hint="cs"/>
          <w:rtl/>
        </w:rPr>
        <w:t>,</w:t>
      </w:r>
      <w:r w:rsidRPr="00C35A2C">
        <w:rPr>
          <w:rFonts w:ascii="Fb Fontext" w:hAnsi="Fb Fontext" w:hint="cs"/>
          <w:rtl/>
        </w:rPr>
        <w:t xml:space="preserve"> פירות</w:t>
      </w:r>
      <w:r>
        <w:rPr>
          <w:rFonts w:ascii="Fb Fontext" w:hAnsi="Fb Fontext" w:hint="cs"/>
          <w:rtl/>
        </w:rPr>
        <w:t>,</w:t>
      </w:r>
      <w:r w:rsidRPr="00C35A2C">
        <w:rPr>
          <w:rFonts w:ascii="Fb Fontext" w:hAnsi="Fb Fontext" w:hint="cs"/>
          <w:rtl/>
        </w:rPr>
        <w:t xml:space="preserve"> </w:t>
      </w:r>
      <w:r>
        <w:rPr>
          <w:rFonts w:ascii="Fb Fontext" w:hAnsi="Fb Fontext" w:hint="cs"/>
          <w:rtl/>
        </w:rPr>
        <w:t xml:space="preserve">הוא </w:t>
      </w:r>
      <w:r w:rsidRPr="00C35A2C">
        <w:rPr>
          <w:rFonts w:ascii="Fb Fontext" w:hAnsi="Fb Fontext" w:hint="cs"/>
          <w:rtl/>
        </w:rPr>
        <w:t xml:space="preserve">מתכסה בזה עד </w:t>
      </w:r>
      <w:r>
        <w:rPr>
          <w:rFonts w:ascii="Fb Fontext" w:hAnsi="Fb Fontext" w:hint="cs"/>
          <w:rtl/>
        </w:rPr>
        <w:t>שכלים,</w:t>
      </w:r>
    </w:p>
    <w:p w14:paraId="068F95F2" w14:textId="77777777" w:rsidR="00E07CC2" w:rsidRDefault="00E07CC2" w:rsidP="00E07CC2">
      <w:pPr>
        <w:ind w:firstLine="57"/>
        <w:rPr>
          <w:rFonts w:ascii="Fb Fontext" w:hAnsi="Fb Fontext"/>
          <w:rtl/>
        </w:rPr>
      </w:pPr>
      <w:r w:rsidRPr="0095295F">
        <w:rPr>
          <w:rStyle w:val="affffe"/>
          <w:rFonts w:hint="cs"/>
          <w:rtl/>
        </w:rPr>
        <w:t>כהאי תנא,</w:t>
      </w:r>
      <w:r w:rsidRPr="00C35A2C">
        <w:rPr>
          <w:rFonts w:ascii="Fb Fontext" w:hAnsi="Fb Fontext" w:hint="cs"/>
          <w:rtl/>
        </w:rPr>
        <w:t xml:space="preserve"> ד'המלח והחול – הר</w:t>
      </w:r>
      <w:r w:rsidRPr="00C35A2C">
        <w:rPr>
          <w:rFonts w:ascii="Fb Fontext" w:hAnsi="Fb Fontext"/>
          <w:rtl/>
        </w:rPr>
        <w:t>"</w:t>
      </w:r>
      <w:r w:rsidRPr="00C35A2C">
        <w:rPr>
          <w:rFonts w:ascii="Fb Fontext" w:hAnsi="Fb Fontext" w:hint="cs"/>
          <w:rtl/>
        </w:rPr>
        <w:t>ז פירות;</w:t>
      </w:r>
    </w:p>
    <w:p w14:paraId="4D7827AD" w14:textId="77777777" w:rsidR="00E07CC2" w:rsidRPr="00C35A2C" w:rsidRDefault="00E07CC2" w:rsidP="00E07CC2">
      <w:pPr>
        <w:rPr>
          <w:rtl/>
        </w:rPr>
      </w:pPr>
      <w:r>
        <w:rPr>
          <w:rFonts w:ascii="Fb Fontext" w:hAnsi="Fb Fontext"/>
          <w:rtl/>
        </w:rPr>
        <w:t xml:space="preserve">• </w:t>
      </w:r>
      <w:r w:rsidRPr="00C35A2C">
        <w:rPr>
          <w:rFonts w:hint="cs"/>
          <w:rtl/>
        </w:rPr>
        <w:t xml:space="preserve">פיר גפרית, מחפורת צריף - </w:t>
      </w:r>
      <w:r w:rsidRPr="003E3BE6">
        <w:rPr>
          <w:rStyle w:val="affffe"/>
          <w:rFonts w:hint="cs"/>
          <w:rtl/>
        </w:rPr>
        <w:t>ר"מ:</w:t>
      </w:r>
      <w:r w:rsidRPr="00C35A2C">
        <w:rPr>
          <w:rFonts w:hint="cs"/>
          <w:rtl/>
        </w:rPr>
        <w:t xml:space="preserve"> קרן | </w:t>
      </w:r>
      <w:r w:rsidRPr="003E3BE6">
        <w:rPr>
          <w:rStyle w:val="affffe"/>
          <w:rFonts w:hint="cs"/>
          <w:rtl/>
        </w:rPr>
        <w:t>וחכ</w:t>
      </w:r>
      <w:r w:rsidRPr="003E3BE6">
        <w:rPr>
          <w:rStyle w:val="affffe"/>
          <w:rtl/>
        </w:rPr>
        <w:t>"</w:t>
      </w:r>
      <w:r w:rsidRPr="003E3BE6">
        <w:rPr>
          <w:rStyle w:val="affffe"/>
          <w:rFonts w:hint="cs"/>
          <w:rtl/>
        </w:rPr>
        <w:t>א:</w:t>
      </w:r>
      <w:r w:rsidRPr="00C35A2C">
        <w:rPr>
          <w:rFonts w:hint="cs"/>
          <w:rtl/>
        </w:rPr>
        <w:t xml:space="preserve"> </w:t>
      </w:r>
      <w:r w:rsidRPr="003E3BE6">
        <w:rPr>
          <w:rFonts w:hint="cs"/>
          <w:rtl/>
        </w:rPr>
        <w:t>פירות</w:t>
      </w:r>
      <w:r w:rsidRPr="00C35A2C">
        <w:rPr>
          <w:rFonts w:hint="cs"/>
          <w:rtl/>
        </w:rPr>
        <w:t>.</w:t>
      </w:r>
    </w:p>
    <w:p w14:paraId="59D9E915" w14:textId="77777777" w:rsidR="00E07CC2" w:rsidRPr="00C54C7E" w:rsidRDefault="00E07CC2" w:rsidP="00E07CC2">
      <w:pPr>
        <w:rPr>
          <w:rStyle w:val="afffe"/>
          <w:rtl/>
        </w:rPr>
      </w:pPr>
      <w:bookmarkStart w:id="610" w:name="_Toc119353402"/>
      <w:r>
        <w:rPr>
          <w:rStyle w:val="affffe"/>
          <w:rFonts w:hint="cs"/>
          <w:rtl/>
          <w:rPrChange w:id="9263" w:author="מנוע אמוראים" w:date="2026-10-05T16:41:40Z">
            <w:rPr>
              <w:rStyle w:val="afffe"/>
              <w:rFonts w:hint="cs"/>
              <w:rtl/>
            </w:rPr>
          </w:rPrChange>
        </w:rPr>
        <w:t xml:space="preserve">ר"ש</w:t>
      </w:r>
      <w:r>
        <w:rPr>
          <w:rStyle w:val="afffe"/>
          <w:rFonts w:hint="cs"/>
          <w:rtl/>
        </w:rPr>
        <w:t xml:space="preserve"> אומר: מקו</w:t>
      </w:r>
      <w:bookmarkEnd w:id="610"/>
      <w:r w:rsidRPr="00CA108A">
        <w:rPr>
          <w:rFonts w:cs="PFT_Frank" w:hint="cs"/>
          <w:b/>
          <w:bCs/>
          <w:szCs w:val="14"/>
          <w:rtl/>
        </w:rPr>
        <w:t>ם</w:t>
      </w:r>
      <w:r w:rsidRPr="00C54C7E">
        <w:rPr>
          <w:rStyle w:val="afffe"/>
          <w:rFonts w:hint="cs"/>
          <w:rtl/>
        </w:rPr>
        <w:t xml:space="preserve"> שיפה כחו.</w:t>
      </w:r>
    </w:p>
    <w:p w14:paraId="17CFBEEC" w14:textId="3500C29E" w:rsidR="00E07CC2" w:rsidRPr="00730169" w:rsidRDefault="00E07CC2" w:rsidP="00E07CC2">
      <w:pPr>
        <w:rPr>
          <w:rFonts w:ascii="Fb Fontext" w:hAnsi="Fb Fontext"/>
          <w:spacing w:val="-2"/>
          <w:rtl/>
        </w:rPr>
      </w:pPr>
      <w:r w:rsidRPr="00730169">
        <w:rPr>
          <w:rStyle w:val="affffe"/>
          <w:rFonts w:hint="cs"/>
          <w:rtl/>
        </w:rPr>
        <w:t>ונפק</w:t>
      </w:r>
      <w:r w:rsidR="002B7BCC">
        <w:rPr>
          <w:rStyle w:val="affffe"/>
          <w:rtl/>
        </w:rPr>
        <w:t>"</w:t>
      </w:r>
      <w:r w:rsidRPr="00730169">
        <w:rPr>
          <w:rStyle w:val="affffe"/>
          <w:rFonts w:hint="cs"/>
          <w:rtl/>
        </w:rPr>
        <w:t xml:space="preserve">מ: </w:t>
      </w:r>
      <w:r w:rsidRPr="00730169">
        <w:rPr>
          <w:rFonts w:ascii="Fb Fontext" w:hAnsi="Fb Fontext" w:hint="cs"/>
          <w:spacing w:val="-2"/>
          <w:rtl/>
        </w:rPr>
        <w:t xml:space="preserve">מחוברין בשעת יציאה. </w:t>
      </w:r>
      <w:r w:rsidRPr="00730169">
        <w:rPr>
          <w:rStyle w:val="afffff0"/>
          <w:rFonts w:hint="cs"/>
          <w:spacing w:val="-2"/>
          <w:rtl/>
        </w:rPr>
        <w:t>דלחכמים: שייכים לבעל שגדלו ברשותו</w:t>
      </w:r>
    </w:p>
    <w:p w14:paraId="17DC139E" w14:textId="77777777" w:rsidR="00E07CC2" w:rsidRDefault="00E07CC2" w:rsidP="003156E1">
      <w:pPr>
        <w:pStyle w:val="aff9"/>
        <w:rPr>
          <w:rtl/>
        </w:rPr>
      </w:pPr>
      <w:r w:rsidRPr="003156E1">
        <w:rPr>
          <w:rFonts w:hint="cs"/>
          <w:rtl/>
        </w:rPr>
        <w:t>׹</w:t>
      </w:r>
    </w:p>
    <w:p w14:paraId="70E94A7E" w14:textId="77777777" w:rsidR="00E07CC2" w:rsidRDefault="00E07CC2" w:rsidP="00F1680A">
      <w:pPr>
        <w:pStyle w:val="afffff4"/>
        <w:rPr>
          <w:rtl/>
        </w:rPr>
      </w:pPr>
      <w:ins w:id="9964" w:author="מספור קטעי משנה" w:date="2026-10-06T06:45:30Z">
        <w:r>
          <w:rPr>
            <w:rStyle w:val="MisparKeta"/>
          </w:rPr>
          <w:t xml:space="preserve">א. </w:t>
        </w:r>
      </w:ins>
      <w:bookmarkStart w:id="611" w:name="_Toc119353403"/>
      <w:r w:rsidRPr="00117D5E">
        <w:rPr>
          <w:rFonts w:hint="cs"/>
          <w:rtl/>
        </w:rPr>
        <w:t>נפלו לה עבדים ושפחות זקנים</w:t>
      </w:r>
      <w:bookmarkEnd w:id="611"/>
    </w:p>
    <w:p>
      <w:pPr>
        <w:pStyle w:val="MishnaBatzad"/>
        <w:rPr>
          <w:ins w:id="20486" w:author="קלוד" w:date="2026-10-06T10:09:07Z"/>
        </w:rPr>
      </w:pPr>
      <w:ins w:id="20485" w:author="קלוד" w:date="2026-10-06T10:09:07Z">
        <w:r>
          <w:t xml:space="preserve">משנה ה</w:t>
        </w:r>
      </w:ins>
    </w:p>
    <w:p w14:paraId="40DBC985" w14:textId="4DC17822" w:rsidR="00E07CC2" w:rsidRPr="00117D5E" w:rsidRDefault="00E07CC2" w:rsidP="00E07CC2">
      <w:pPr>
        <w:pStyle w:val="afff5"/>
        <w:rPr>
          <w:b/>
          <w:rtl/>
        </w:rPr>
      </w:pPr>
      <w:r w:rsidRPr="003E3BE6">
        <w:rPr>
          <w:rStyle w:val="TanaimMishna"/>
          <w:rFonts w:hint="cs"/>
          <w:rtl/>
          <w:rPrChange w:id="20238" w:author="קלוד" w:date="2026-10-06T10:09:07Z">
            <w:rPr>
              <w:rStyle w:val="affffe"/>
              <w:rFonts w:hint="cs"/>
              <w:rtl/>
            </w:rPr>
          </w:rPrChange>
        </w:rPr>
        <w:t>ת</w:t>
      </w:r>
      <w:r w:rsidR="002B7BCC">
        <w:rPr>
          <w:rStyle w:val="TanaimMishna"/>
          <w:rtl/>
          <w:rPrChange w:id="20239" w:author="קלוד" w:date="2026-10-06T10:09:07Z">
            <w:rPr>
              <w:rStyle w:val="affffe"/>
              <w:rtl/>
            </w:rPr>
          </w:rPrChange>
        </w:rPr>
        <w:t>"</w:t>
      </w:r>
      <w:r w:rsidRPr="003E3BE6">
        <w:rPr>
          <w:rStyle w:val="TanaimMishna"/>
          <w:rFonts w:hint="cs"/>
          <w:rtl/>
          <w:rPrChange w:id="20240" w:author="קלוד" w:date="2026-10-06T10:09:07Z">
            <w:rPr>
              <w:rStyle w:val="affffe"/>
              <w:rFonts w:hint="cs"/>
              <w:rtl/>
            </w:rPr>
          </w:rPrChange>
        </w:rPr>
        <w:t xml:space="preserve">ק </w:t>
      </w:r>
      <w:r w:rsidRPr="00117D5E">
        <w:rPr>
          <w:rFonts w:hint="cs"/>
          <w:b/>
          <w:rtl/>
        </w:rPr>
        <w:t>- ימכרו, וילקח מהן קרקע והוא אוכל פירות;</w:t>
      </w:r>
    </w:p>
    <w:p w14:paraId="4ACED5FF" w14:textId="77777777" w:rsidR="00E07CC2" w:rsidRPr="00C35A2C" w:rsidRDefault="00E07CC2" w:rsidP="00E07CC2">
      <w:pPr>
        <w:pStyle w:val="afff5"/>
        <w:rPr>
          <w:b/>
          <w:rtl/>
        </w:rPr>
      </w:pPr>
      <w:r w:rsidRPr="003E3BE6">
        <w:rPr>
          <w:rStyle w:val="TanaimMishna"/>
          <w:rFonts w:hint="cs"/>
          <w:rtl/>
          <w:rPrChange w:id="20241" w:author="קלוד" w:date="2026-10-06T10:09:07Z">
            <w:rPr>
              <w:rStyle w:val="affffe"/>
              <w:rFonts w:hint="cs"/>
              <w:rtl/>
            </w:rPr>
          </w:rPrChange>
        </w:rPr>
        <w:t>רשב"ג:</w:t>
      </w:r>
      <w:r w:rsidRPr="00C35A2C">
        <w:rPr>
          <w:rFonts w:hint="cs"/>
          <w:b/>
          <w:rtl/>
        </w:rPr>
        <w:t xml:space="preserve"> לא תמכור, מפני שהן שבח בית אביה.</w:t>
      </w:r>
    </w:p>
    <w:p w14:paraId="7BF479F0" w14:textId="77777777" w:rsidR="00E07CC2" w:rsidRDefault="00E07CC2" w:rsidP="00E07CC2">
      <w:pPr>
        <w:pStyle w:val="afff5"/>
        <w:jc w:val="center"/>
        <w:rPr>
          <w:b/>
          <w:rtl/>
        </w:rPr>
      </w:pPr>
      <w:r w:rsidRPr="00C35A2C">
        <w:rPr>
          <w:rFonts w:hint="cs"/>
          <w:b/>
          <w:rtl/>
        </w:rPr>
        <w:t>נפלו לה זיתים וגפנים זקנים</w:t>
      </w:r>
    </w:p>
    <w:p w14:paraId="6CF6F860" w14:textId="0748F15A" w:rsidR="00E07CC2" w:rsidRDefault="00E07CC2" w:rsidP="00E07CC2">
      <w:pPr>
        <w:pStyle w:val="afff5"/>
        <w:rPr>
          <w:b/>
          <w:rtl/>
        </w:rPr>
      </w:pPr>
      <w:r w:rsidRPr="003E3BE6">
        <w:rPr>
          <w:rStyle w:val="TanaimMishna"/>
          <w:rFonts w:hint="cs"/>
          <w:rtl/>
          <w:rPrChange w:id="20242" w:author="קלוד" w:date="2026-10-06T10:09:07Z">
            <w:rPr>
              <w:rStyle w:val="affffe"/>
              <w:rFonts w:hint="cs"/>
              <w:rtl/>
            </w:rPr>
          </w:rPrChange>
        </w:rPr>
        <w:t>ת</w:t>
      </w:r>
      <w:r w:rsidR="002B7BCC">
        <w:rPr>
          <w:rStyle w:val="TanaimMishna"/>
          <w:rtl/>
          <w:rPrChange w:id="20243" w:author="קלוד" w:date="2026-10-06T10:09:07Z">
            <w:rPr>
              <w:rStyle w:val="affffe"/>
              <w:rtl/>
            </w:rPr>
          </w:rPrChange>
        </w:rPr>
        <w:t>"</w:t>
      </w:r>
      <w:r w:rsidRPr="003E3BE6">
        <w:rPr>
          <w:rStyle w:val="TanaimMishna"/>
          <w:rFonts w:hint="cs"/>
          <w:rtl/>
          <w:rPrChange w:id="20244" w:author="קלוד" w:date="2026-10-06T10:09:07Z">
            <w:rPr>
              <w:rStyle w:val="affffe"/>
              <w:rFonts w:hint="cs"/>
              <w:rtl/>
            </w:rPr>
          </w:rPrChange>
        </w:rPr>
        <w:t>ק</w:t>
      </w:r>
      <w:r>
        <w:rPr>
          <w:rStyle w:val="TanaimMishna"/>
          <w:rFonts w:hint="cs"/>
          <w:rtl/>
          <w:rPrChange w:id="20245" w:author="קלוד" w:date="2026-10-06T10:09:07Z">
            <w:rPr>
              <w:rStyle w:val="affffe"/>
              <w:rFonts w:hint="cs"/>
              <w:rtl/>
            </w:rPr>
          </w:rPrChange>
        </w:rPr>
        <w:t>:</w:t>
      </w:r>
      <w:r w:rsidRPr="003E3BE6">
        <w:rPr>
          <w:rStyle w:val="TanaimMishna"/>
          <w:rFonts w:hint="cs"/>
          <w:rtl/>
          <w:rPrChange w:id="20246" w:author="קלוד" w:date="2026-10-06T10:09:07Z">
            <w:rPr>
              <w:rStyle w:val="affffe"/>
              <w:rFonts w:hint="cs"/>
              <w:rtl/>
            </w:rPr>
          </w:rPrChange>
        </w:rPr>
        <w:t xml:space="preserve"> </w:t>
      </w:r>
      <w:r w:rsidRPr="00C35A2C">
        <w:rPr>
          <w:rFonts w:hint="cs"/>
          <w:b/>
          <w:rtl/>
        </w:rPr>
        <w:t xml:space="preserve"> ימכרו, וילקח בהן קרקע והוא אוכל פירות;</w:t>
      </w:r>
    </w:p>
    <w:p w14:paraId="59A37562" w14:textId="39927F84" w:rsidR="00E07CC2" w:rsidRPr="00C35A2C" w:rsidRDefault="00E07CC2" w:rsidP="00E07CC2">
      <w:pPr>
        <w:pStyle w:val="afff5"/>
        <w:rPr>
          <w:b/>
          <w:rtl/>
        </w:rPr>
      </w:pPr>
      <w:r w:rsidRPr="003E3BE6">
        <w:rPr>
          <w:rStyle w:val="TanaimMishna"/>
          <w:rFonts w:hint="cs"/>
          <w:rtl/>
          <w:rPrChange w:id="20247" w:author="קלוד" w:date="2026-10-06T10:09:07Z">
            <w:rPr>
              <w:rStyle w:val="affffe"/>
              <w:rFonts w:hint="cs"/>
              <w:rtl/>
            </w:rPr>
          </w:rPrChange>
        </w:rPr>
        <w:t>ר</w:t>
      </w:r>
      <w:r w:rsidR="002B7BCC">
        <w:rPr>
          <w:rStyle w:val="TanaimMishna"/>
          <w:rtl/>
          <w:rPrChange w:id="20248" w:author="קלוד" w:date="2026-10-06T10:09:07Z">
            <w:rPr>
              <w:rStyle w:val="affffe"/>
              <w:rtl/>
            </w:rPr>
          </w:rPrChange>
        </w:rPr>
        <w:t>"</w:t>
      </w:r>
      <w:r w:rsidRPr="003E3BE6">
        <w:rPr>
          <w:rStyle w:val="TanaimMishna"/>
          <w:rFonts w:hint="cs"/>
          <w:rtl/>
          <w:rPrChange w:id="20249" w:author="קלוד" w:date="2026-10-06T10:09:07Z">
            <w:rPr>
              <w:rStyle w:val="affffe"/>
              <w:rFonts w:hint="cs"/>
              <w:rtl/>
            </w:rPr>
          </w:rPrChange>
        </w:rPr>
        <w:t>י:</w:t>
      </w:r>
      <w:r w:rsidRPr="00C35A2C">
        <w:rPr>
          <w:rFonts w:hint="cs"/>
          <w:b/>
          <w:rtl/>
        </w:rPr>
        <w:t xml:space="preserve"> לא תמכור, מפני שהן שבח בית אביה.</w:t>
      </w:r>
    </w:p>
    <w:p w14:paraId="25C79BCB" w14:textId="3C77FD86" w:rsidR="00E268F4" w:rsidRDefault="00E07CC2" w:rsidP="00E07CC2">
      <w:pPr>
        <w:rPr>
          <w:rFonts w:ascii="Fb Fontext" w:hAnsi="Fb Fontext"/>
          <w:spacing w:val="-4"/>
          <w:rtl/>
        </w:rPr>
      </w:pPr>
      <w:r w:rsidRPr="003E3BE6">
        <w:rPr>
          <w:rStyle w:val="affffe"/>
          <w:rFonts w:hint="cs"/>
          <w:rtl/>
        </w:rPr>
        <w:t>ר</w:t>
      </w:r>
      <w:r w:rsidRPr="003E3BE6">
        <w:rPr>
          <w:rStyle w:val="affffe"/>
          <w:rtl/>
        </w:rPr>
        <w:t>"</w:t>
      </w:r>
      <w:r w:rsidRPr="003E3BE6">
        <w:rPr>
          <w:rStyle w:val="affffe"/>
          <w:rFonts w:hint="cs"/>
          <w:rtl/>
        </w:rPr>
        <w:t xml:space="preserve">כ מרב: מחלוקת </w:t>
      </w:r>
      <w:r w:rsidRPr="00F5539C">
        <w:rPr>
          <w:rFonts w:ascii="Fb Fontext" w:hAnsi="Fb Fontext" w:hint="cs"/>
          <w:spacing w:val="-4"/>
          <w:rtl/>
        </w:rPr>
        <w:t>- בשדה שאינה שלה</w:t>
      </w:r>
      <w:r w:rsidR="00E268F4">
        <w:rPr>
          <w:rFonts w:ascii="Fb Fontext" w:hAnsi="Fb Fontext" w:hint="cs"/>
          <w:spacing w:val="-4"/>
          <w:rtl/>
        </w:rPr>
        <w:t>,</w:t>
      </w:r>
    </w:p>
    <w:p w14:paraId="641563C1" w14:textId="1894F6AA" w:rsidR="00E07CC2" w:rsidRPr="00F5539C" w:rsidRDefault="00E07CC2" w:rsidP="00E07CC2">
      <w:pPr>
        <w:ind w:left="453" w:firstLine="57"/>
        <w:rPr>
          <w:rFonts w:ascii="Fb Fontext" w:hAnsi="Fb Fontext"/>
          <w:spacing w:val="-4"/>
          <w:rtl/>
        </w:rPr>
      </w:pPr>
      <w:r>
        <w:rPr>
          <w:rStyle w:val="affffe"/>
          <w:rFonts w:hint="cs"/>
          <w:rtl/>
        </w:rPr>
        <w:t>ולכו</w:t>
      </w:r>
      <w:r w:rsidR="002B7BCC">
        <w:rPr>
          <w:rStyle w:val="affffe"/>
          <w:rtl/>
        </w:rPr>
        <w:t>"</w:t>
      </w:r>
      <w:r>
        <w:rPr>
          <w:rStyle w:val="affffe"/>
          <w:rFonts w:hint="cs"/>
          <w:rtl/>
        </w:rPr>
        <w:t xml:space="preserve">ע: </w:t>
      </w:r>
      <w:r w:rsidRPr="00F5539C">
        <w:rPr>
          <w:rFonts w:ascii="Fb Fontext" w:hAnsi="Fb Fontext" w:hint="cs"/>
          <w:spacing w:val="-4"/>
          <w:rtl/>
        </w:rPr>
        <w:t>בשדה שלה לא תמכור, מפני שבח בית אביה.</w:t>
      </w:r>
    </w:p>
    <w:p w14:paraId="23A0DDA0" w14:textId="77777777" w:rsidR="00E07CC2" w:rsidRDefault="00E07CC2" w:rsidP="003156E1">
      <w:pPr>
        <w:pStyle w:val="aff9"/>
        <w:rPr>
          <w:rtl/>
        </w:rPr>
      </w:pPr>
      <w:r w:rsidRPr="003156E1">
        <w:rPr>
          <w:rFonts w:hint="cs"/>
          <w:rtl/>
        </w:rPr>
        <w:t>׹</w:t>
      </w:r>
    </w:p>
    <w:p w14:paraId="6D62F5ED" w14:textId="77777777" w:rsidR="00E07CC2" w:rsidRDefault="00E07CC2" w:rsidP="00F1680A">
      <w:pPr>
        <w:pStyle w:val="afffff4"/>
        <w:rPr>
          <w:rtl/>
        </w:rPr>
      </w:pPr>
      <w:ins w:id="9824" w:author="מספור קטעי משנה" w:date="2026-10-06T10:04:27Z">
        <w:r>
          <w:rPr>
            <w:rStyle w:val="MisparKeta"/>
          </w:rPr>
          <w:t xml:space="preserve">ד. </w:t>
        </w:r>
      </w:ins>
      <w:bookmarkStart w:id="612" w:name="_Toc119353404"/>
      <w:r w:rsidRPr="00117D5E">
        <w:rPr>
          <w:rFonts w:hint="cs"/>
          <w:rtl/>
        </w:rPr>
        <w:t>המוציא הוצאות על נכסי אשתו,</w:t>
      </w:r>
      <w:bookmarkEnd w:id="612"/>
    </w:p>
    <w:p>
      <w:pPr>
        <w:pStyle w:val="MishnaBatzad"/>
        <w:rPr>
          <w:ins w:id="20488" w:author="קלוד" w:date="2026-10-06T10:09:07Z"/>
        </w:rPr>
      </w:pPr>
      <w:ins w:id="20487" w:author="קלוד" w:date="2026-10-06T10:09:07Z">
        <w:r>
          <w:t xml:space="preserve">משנה ה</w:t>
        </w:r>
      </w:ins>
    </w:p>
    <w:p w14:paraId="088164C9" w14:textId="77777777" w:rsidR="00E07CC2" w:rsidRPr="00117D5E" w:rsidRDefault="00E07CC2" w:rsidP="00E07CC2">
      <w:pPr>
        <w:pStyle w:val="afff5"/>
        <w:rPr>
          <w:b/>
          <w:rtl/>
        </w:rPr>
      </w:pPr>
      <w:r w:rsidRPr="00117D5E">
        <w:rPr>
          <w:rFonts w:hint="cs"/>
          <w:b/>
          <w:rtl/>
        </w:rPr>
        <w:t>הוציא הרבה ואכל קימעא, קימעא ואכל הרבה</w:t>
      </w:r>
    </w:p>
    <w:p w14:paraId="670424D8" w14:textId="77777777" w:rsidR="00E07CC2" w:rsidRDefault="00E07CC2" w:rsidP="00E07CC2">
      <w:pPr>
        <w:pStyle w:val="afff5"/>
        <w:rPr>
          <w:b/>
          <w:rtl/>
        </w:rPr>
      </w:pPr>
      <w:r w:rsidRPr="00C35A2C">
        <w:rPr>
          <w:rFonts w:hint="cs"/>
          <w:b/>
          <w:rtl/>
        </w:rPr>
        <w:t>- מה שהוציא הוציא, ומה שאכל אכל;</w:t>
      </w:r>
    </w:p>
    <w:p w14:paraId="25066AA8" w14:textId="77777777" w:rsidR="00E07CC2" w:rsidRPr="00C35A2C" w:rsidRDefault="00E07CC2" w:rsidP="00E07CC2">
      <w:pPr>
        <w:pStyle w:val="afff5"/>
        <w:rPr>
          <w:b/>
          <w:rtl/>
        </w:rPr>
      </w:pPr>
      <w:r w:rsidRPr="00C35A2C">
        <w:rPr>
          <w:rFonts w:hint="cs"/>
          <w:b/>
          <w:rtl/>
        </w:rPr>
        <w:t>הוציא ולא אכל - ישבע כמה הוציא ויטול.</w:t>
      </w:r>
    </w:p>
    <w:p w14:paraId="7D734F9E" w14:textId="7444BC08" w:rsidR="00E07CC2" w:rsidRPr="00C35A2C" w:rsidRDefault="00E07CC2" w:rsidP="00E07CC2">
      <w:pPr>
        <w:rPr>
          <w:rFonts w:ascii="Fb Fontext" w:hAnsi="Fb Fontext"/>
          <w:rtl/>
        </w:rPr>
      </w:pPr>
      <w:r w:rsidRPr="00CA108A">
        <w:rPr>
          <w:rFonts w:ascii="Fb Fontext" w:hAnsi="Fb Fontext" w:cs="PFT_Frank" w:hint="cs"/>
          <w:b/>
          <w:bCs/>
          <w:szCs w:val="14"/>
          <w:rtl/>
        </w:rPr>
        <w:t>קימעא</w:t>
      </w:r>
      <w:r w:rsidRPr="00C35A2C">
        <w:rPr>
          <w:rFonts w:ascii="Fb Fontext" w:hAnsi="Fb Fontext" w:hint="cs"/>
          <w:rtl/>
        </w:rPr>
        <w:t xml:space="preserve"> </w:t>
      </w:r>
      <w:r w:rsidRPr="00B22E89">
        <w:rPr>
          <w:rStyle w:val="affffe"/>
          <w:rFonts w:hint="cs"/>
          <w:rtl/>
        </w:rPr>
        <w:t xml:space="preserve">רבי אסי: </w:t>
      </w:r>
      <w:r w:rsidRPr="00C35A2C">
        <w:rPr>
          <w:rFonts w:ascii="Fb Fontext" w:hAnsi="Fb Fontext" w:hint="cs"/>
          <w:rtl/>
        </w:rPr>
        <w:t>אפילו גרוגרת אחת, והוא שאכלה דרך כבוד.</w:t>
      </w:r>
    </w:p>
    <w:p w14:paraId="4BC25344" w14:textId="1D4CD963" w:rsidR="00E07CC2" w:rsidRPr="00C35A2C" w:rsidRDefault="00E07CC2" w:rsidP="00E07CC2">
      <w:pPr>
        <w:rPr>
          <w:rFonts w:ascii="Fb Fontext" w:hAnsi="Fb Fontext"/>
          <w:rtl/>
        </w:rPr>
      </w:pPr>
      <w:r w:rsidRPr="00B22E89">
        <w:rPr>
          <w:rStyle w:val="affffe"/>
          <w:rFonts w:hint="cs"/>
          <w:rtl/>
        </w:rPr>
        <w:t>ר</w:t>
      </w:r>
      <w:r w:rsidRPr="00B22E89">
        <w:rPr>
          <w:rStyle w:val="affffe"/>
          <w:rtl/>
        </w:rPr>
        <w:t>"</w:t>
      </w:r>
      <w:r w:rsidRPr="00B22E89">
        <w:rPr>
          <w:rStyle w:val="affffe"/>
          <w:rFonts w:hint="cs"/>
          <w:rtl/>
        </w:rPr>
        <w:t>א בי רב:</w:t>
      </w:r>
      <w:r w:rsidRPr="00C35A2C">
        <w:rPr>
          <w:rFonts w:ascii="Fb Fontext" w:hAnsi="Fb Fontext" w:hint="cs"/>
          <w:rtl/>
        </w:rPr>
        <w:t xml:space="preserve"> </w:t>
      </w:r>
      <w:r w:rsidR="00BD4EEB">
        <w:rPr>
          <w:rFonts w:ascii="Fb Fontext" w:hAnsi="Fb Fontext" w:hint="cs"/>
          <w:rtl/>
        </w:rPr>
        <w:t>אף</w:t>
      </w:r>
      <w:r w:rsidRPr="00C35A2C">
        <w:rPr>
          <w:rFonts w:ascii="Fb Fontext" w:hAnsi="Fb Fontext" w:hint="cs"/>
          <w:rtl/>
        </w:rPr>
        <w:t xml:space="preserve"> שיגרא דתמרי.</w:t>
      </w:r>
      <w:r>
        <w:rPr>
          <w:rFonts w:ascii="Fb Fontext" w:hAnsi="Fb Fontext" w:hint="cs"/>
          <w:rtl/>
        </w:rPr>
        <w:t xml:space="preserve"> </w:t>
      </w:r>
      <w:r w:rsidRPr="00B22E89">
        <w:rPr>
          <w:rStyle w:val="afffff0"/>
          <w:rFonts w:hint="cs"/>
          <w:rtl/>
        </w:rPr>
        <w:t>[קבוצין יחד]</w:t>
      </w:r>
    </w:p>
    <w:p w14:paraId="790133A3" w14:textId="20FECCDF" w:rsidR="00E07CC2" w:rsidRPr="00C35A2C" w:rsidRDefault="00E07CC2" w:rsidP="00E07CC2">
      <w:pPr>
        <w:rPr>
          <w:rFonts w:ascii="Fb Fontext" w:hAnsi="Fb Fontext"/>
          <w:rtl/>
        </w:rPr>
      </w:pPr>
      <w:r w:rsidRPr="00F1680A">
        <w:rPr>
          <w:rStyle w:val="affffe"/>
          <w:rFonts w:hint="cs"/>
          <w:spacing w:val="-4"/>
          <w:rtl/>
        </w:rPr>
        <w:t>בעי ר</w:t>
      </w:r>
      <w:r w:rsidR="00F1680A" w:rsidRPr="00F1680A">
        <w:rPr>
          <w:rStyle w:val="affffe"/>
          <w:rFonts w:hint="cs"/>
          <w:spacing w:val="-4"/>
          <w:rtl/>
        </w:rPr>
        <w:t>"ב</w:t>
      </w:r>
      <w:r w:rsidR="00F1680A" w:rsidRPr="00F1680A">
        <w:rPr>
          <w:rFonts w:ascii="Fb Fontext" w:hAnsi="Fb Fontext" w:hint="cs"/>
          <w:spacing w:val="-4"/>
          <w:rtl/>
        </w:rPr>
        <w:t xml:space="preserve">: </w:t>
      </w:r>
      <w:r w:rsidRPr="00F1680A">
        <w:rPr>
          <w:rFonts w:ascii="Fb Fontext" w:hAnsi="Fb Fontext" w:hint="cs"/>
          <w:spacing w:val="-4"/>
          <w:rtl/>
        </w:rPr>
        <w:t xml:space="preserve">חובצא דתמרי </w:t>
      </w:r>
      <w:r w:rsidRPr="00F1680A">
        <w:rPr>
          <w:rStyle w:val="afffff0"/>
          <w:rFonts w:hint="cs"/>
          <w:spacing w:val="-4"/>
          <w:rtl/>
        </w:rPr>
        <w:t xml:space="preserve">פסולת שאחר השכר או שנידוכו הרבה </w:t>
      </w:r>
      <w:r w:rsidRPr="00F1680A">
        <w:rPr>
          <w:rFonts w:ascii="Fb Fontext" w:hAnsi="Fb Fontext" w:hint="cs"/>
          <w:spacing w:val="-4"/>
          <w:rtl/>
        </w:rPr>
        <w:t xml:space="preserve">מאי? </w:t>
      </w:r>
      <w:r w:rsidRPr="00F1680A">
        <w:rPr>
          <w:rFonts w:ascii="Fb Fontext" w:hAnsi="Fb Fontext" w:cs="PFT_Frank" w:hint="cs"/>
          <w:b/>
          <w:bCs/>
          <w:spacing w:val="-4"/>
          <w:szCs w:val="14"/>
          <w:rtl/>
        </w:rPr>
        <w:t>תיקו</w:t>
      </w:r>
      <w:r w:rsidRPr="00C35A2C">
        <w:rPr>
          <w:rFonts w:ascii="Fb Fontext" w:hAnsi="Fb Fontext" w:hint="cs"/>
          <w:rtl/>
        </w:rPr>
        <w:t>.</w:t>
      </w:r>
    </w:p>
    <w:p w14:paraId="11D994D3" w14:textId="77777777" w:rsidR="00E268F4" w:rsidRDefault="00E07CC2" w:rsidP="00E07CC2">
      <w:pPr>
        <w:rPr>
          <w:rFonts w:ascii="Fb Fontext" w:hAnsi="Fb Fontext"/>
          <w:spacing w:val="-4"/>
          <w:rtl/>
        </w:rPr>
      </w:pPr>
      <w:r w:rsidRPr="00F5539C">
        <w:rPr>
          <w:rFonts w:ascii="Fb Fontext" w:hAnsi="Fb Fontext" w:hint="cs"/>
          <w:spacing w:val="-4"/>
          <w:rtl/>
        </w:rPr>
        <w:t>• לא אכלה דרך כבוד</w:t>
      </w:r>
      <w:r w:rsidR="00E268F4">
        <w:rPr>
          <w:rFonts w:ascii="Fb Fontext" w:hAnsi="Fb Fontext" w:hint="cs"/>
          <w:spacing w:val="-4"/>
          <w:rtl/>
        </w:rPr>
        <w:t>,</w:t>
      </w:r>
    </w:p>
    <w:p w14:paraId="76C0A719" w14:textId="75B091E2" w:rsidR="00E07CC2" w:rsidRPr="00F5539C" w:rsidRDefault="00E07CC2" w:rsidP="00E07CC2">
      <w:pPr>
        <w:rPr>
          <w:rFonts w:ascii="Fb Fontext" w:hAnsi="Fb Fontext"/>
          <w:spacing w:val="-4"/>
          <w:rtl/>
        </w:rPr>
      </w:pPr>
      <w:r w:rsidRPr="00B22E89">
        <w:rPr>
          <w:rStyle w:val="affffe"/>
          <w:rFonts w:hint="cs"/>
          <w:rtl/>
        </w:rPr>
        <w:lastRenderedPageBreak/>
        <w:t>- עולא:</w:t>
      </w:r>
      <w:r w:rsidRPr="00CA108A">
        <w:rPr>
          <w:rFonts w:ascii="Fb Fontext" w:hAnsi="Fb Fontext" w:cs="PFT_Frank" w:hint="cs"/>
          <w:b/>
          <w:bCs/>
          <w:spacing w:val="-4"/>
          <w:szCs w:val="14"/>
          <w:rtl/>
        </w:rPr>
        <w:t xml:space="preserve"> </w:t>
      </w:r>
      <w:r w:rsidRPr="00B22E89">
        <w:rPr>
          <w:rStyle w:val="affffe"/>
          <w:rFonts w:hint="cs"/>
          <w:rtl/>
        </w:rPr>
        <w:t>חלקו ב' אמוראי במערבא</w:t>
      </w:r>
      <w:r w:rsidRPr="00F5539C">
        <w:rPr>
          <w:rFonts w:ascii="Fb Fontext" w:hAnsi="Fb Fontext" w:hint="cs"/>
          <w:spacing w:val="-4"/>
          <w:rtl/>
        </w:rPr>
        <w:t>,</w:t>
      </w:r>
      <w:r>
        <w:rPr>
          <w:rFonts w:ascii="Fb Fontext" w:hAnsi="Fb Fontext" w:hint="cs"/>
          <w:spacing w:val="-4"/>
          <w:rtl/>
        </w:rPr>
        <w:t xml:space="preserve"> </w:t>
      </w:r>
      <w:r w:rsidRPr="00B22E89">
        <w:rPr>
          <w:rStyle w:val="affffe"/>
          <w:rFonts w:hint="cs"/>
          <w:rtl/>
        </w:rPr>
        <w:t>לחד:</w:t>
      </w:r>
      <w:r w:rsidRPr="00F5539C">
        <w:rPr>
          <w:rFonts w:ascii="Fb Fontext" w:hAnsi="Fb Fontext" w:hint="cs"/>
          <w:spacing w:val="-4"/>
          <w:rtl/>
        </w:rPr>
        <w:t xml:space="preserve"> בכאיסר, </w:t>
      </w:r>
      <w:r w:rsidRPr="00B22E89">
        <w:rPr>
          <w:rStyle w:val="affffe"/>
          <w:rFonts w:hint="cs"/>
          <w:rtl/>
        </w:rPr>
        <w:t>ו</w:t>
      </w:r>
      <w:r>
        <w:rPr>
          <w:rStyle w:val="affffe"/>
          <w:rFonts w:hint="cs"/>
          <w:rtl/>
        </w:rPr>
        <w:t>ל</w:t>
      </w:r>
      <w:r w:rsidRPr="00B22E89">
        <w:rPr>
          <w:rStyle w:val="affffe"/>
          <w:rFonts w:hint="cs"/>
          <w:rtl/>
        </w:rPr>
        <w:t>חד</w:t>
      </w:r>
      <w:r w:rsidRPr="00F5539C">
        <w:rPr>
          <w:rFonts w:ascii="Fb Fontext" w:hAnsi="Fb Fontext" w:hint="cs"/>
          <w:spacing w:val="-4"/>
          <w:rtl/>
        </w:rPr>
        <w:t>: בכדינר</w:t>
      </w:r>
      <w:r w:rsidR="001F2143">
        <w:rPr>
          <w:rFonts w:ascii="Fb Fontext" w:hAnsi="Fb Fontext" w:hint="cs"/>
          <w:spacing w:val="-4"/>
          <w:rtl/>
        </w:rPr>
        <w:t>,</w:t>
      </w:r>
    </w:p>
    <w:p w14:paraId="57D750BC" w14:textId="23F114F8" w:rsidR="00E07CC2" w:rsidRPr="00C35A2C" w:rsidRDefault="00E07CC2" w:rsidP="00E07CC2">
      <w:pPr>
        <w:rPr>
          <w:rFonts w:ascii="Fb Fontext" w:hAnsi="Fb Fontext"/>
          <w:rtl/>
        </w:rPr>
      </w:pPr>
      <w:r w:rsidRPr="00B22E89">
        <w:rPr>
          <w:rStyle w:val="affffe"/>
          <w:rFonts w:hint="cs"/>
          <w:rtl/>
        </w:rPr>
        <w:t>• דייני דפומבדיתא:</w:t>
      </w:r>
      <w:r w:rsidRPr="00C35A2C">
        <w:rPr>
          <w:rFonts w:ascii="Fb Fontext" w:hAnsi="Fb Fontext" w:hint="cs"/>
          <w:rtl/>
        </w:rPr>
        <w:t xml:space="preserve"> </w:t>
      </w:r>
      <w:r w:rsidRPr="00B22E89">
        <w:rPr>
          <w:rStyle w:val="affffe"/>
          <w:rFonts w:hint="cs"/>
          <w:rtl/>
        </w:rPr>
        <w:t>עשה ר</w:t>
      </w:r>
      <w:r w:rsidR="002B7BCC">
        <w:rPr>
          <w:rStyle w:val="affffe"/>
          <w:rtl/>
        </w:rPr>
        <w:t>"</w:t>
      </w:r>
      <w:r w:rsidRPr="00B22E89">
        <w:rPr>
          <w:rStyle w:val="affffe"/>
          <w:rFonts w:hint="cs"/>
          <w:rtl/>
        </w:rPr>
        <w:t>י מעשה</w:t>
      </w:r>
      <w:r>
        <w:rPr>
          <w:rFonts w:ascii="Fb Fontext" w:hAnsi="Fb Fontext" w:hint="cs"/>
          <w:rtl/>
        </w:rPr>
        <w:t xml:space="preserve"> </w:t>
      </w:r>
      <w:r w:rsidRPr="00C35A2C">
        <w:rPr>
          <w:rFonts w:ascii="Fb Fontext" w:hAnsi="Fb Fontext" w:hint="cs"/>
          <w:rtl/>
        </w:rPr>
        <w:t xml:space="preserve">בחבילי זמורות. </w:t>
      </w:r>
      <w:r w:rsidRPr="00B22E89">
        <w:rPr>
          <w:rStyle w:val="afffff0"/>
          <w:rFonts w:hint="cs"/>
          <w:rtl/>
        </w:rPr>
        <w:t>[דנקרא שאכל]</w:t>
      </w:r>
    </w:p>
    <w:p w14:paraId="7A411070" w14:textId="77777777" w:rsidR="00E07CC2" w:rsidRPr="00C35A2C" w:rsidRDefault="00E07CC2" w:rsidP="00E07CC2">
      <w:pPr>
        <w:rPr>
          <w:rFonts w:ascii="Fb Fontext" w:hAnsi="Fb Fontext"/>
          <w:rtl/>
        </w:rPr>
      </w:pPr>
      <w:r w:rsidRPr="00B22E89">
        <w:rPr>
          <w:rStyle w:val="affffe"/>
          <w:rFonts w:hint="cs"/>
          <w:rtl/>
        </w:rPr>
        <w:t>ור</w:t>
      </w:r>
      <w:r w:rsidRPr="00B22E89">
        <w:rPr>
          <w:rStyle w:val="affffe"/>
          <w:rtl/>
        </w:rPr>
        <w:t>"</w:t>
      </w:r>
      <w:r w:rsidRPr="00B22E89">
        <w:rPr>
          <w:rStyle w:val="affffe"/>
          <w:rFonts w:hint="cs"/>
          <w:rtl/>
        </w:rPr>
        <w:t>י לטעמ</w:t>
      </w:r>
      <w:r>
        <w:rPr>
          <w:rStyle w:val="affffe"/>
          <w:rFonts w:hint="cs"/>
          <w:rtl/>
        </w:rPr>
        <w:t>ו</w:t>
      </w:r>
      <w:r w:rsidRPr="00B22E89">
        <w:rPr>
          <w:rStyle w:val="affffe"/>
          <w:rFonts w:hint="cs"/>
          <w:rtl/>
        </w:rPr>
        <w:t>:</w:t>
      </w:r>
      <w:r w:rsidRPr="00C35A2C">
        <w:rPr>
          <w:rFonts w:ascii="Fb Fontext" w:hAnsi="Fb Fontext" w:hint="cs"/>
          <w:rtl/>
        </w:rPr>
        <w:t xml:space="preserve"> דאכלה ערלה שביעית וכלאים - ה"ז חזקה.</w:t>
      </w:r>
    </w:p>
    <w:p w14:paraId="2D209838" w14:textId="77777777" w:rsidR="00E07CC2" w:rsidRPr="00C35A2C" w:rsidRDefault="00E07CC2" w:rsidP="00E07CC2">
      <w:pPr>
        <w:rPr>
          <w:rFonts w:ascii="Fb Fontext" w:hAnsi="Fb Fontext"/>
          <w:rtl/>
        </w:rPr>
      </w:pPr>
      <w:r w:rsidRPr="00C35F2A">
        <w:rPr>
          <w:rStyle w:val="affffe"/>
          <w:rFonts w:hint="cs"/>
          <w:rtl/>
        </w:rPr>
        <w:t>• ר</w:t>
      </w:r>
      <w:r w:rsidRPr="00C35F2A">
        <w:rPr>
          <w:rStyle w:val="affffe"/>
          <w:rtl/>
        </w:rPr>
        <w:t>"</w:t>
      </w:r>
      <w:r w:rsidRPr="00C35F2A">
        <w:rPr>
          <w:rStyle w:val="affffe"/>
          <w:rFonts w:hint="cs"/>
          <w:rtl/>
        </w:rPr>
        <w:t>יע מר</w:t>
      </w:r>
      <w:r w:rsidRPr="00C35F2A">
        <w:rPr>
          <w:rStyle w:val="affffe"/>
          <w:rtl/>
        </w:rPr>
        <w:t>"</w:t>
      </w:r>
      <w:r w:rsidRPr="00C35F2A">
        <w:rPr>
          <w:rStyle w:val="affffe"/>
          <w:rFonts w:hint="cs"/>
          <w:rtl/>
        </w:rPr>
        <w:t>ח:</w:t>
      </w:r>
      <w:r w:rsidRPr="00C35A2C">
        <w:rPr>
          <w:rFonts w:ascii="Fb Fontext" w:hAnsi="Fb Fontext" w:hint="cs"/>
          <w:rtl/>
        </w:rPr>
        <w:t xml:space="preserve"> המוציא הוצאות על נכסי אשתו קטנה, כמוציא על נכסי אחר דמי כדי שלא יפסיד לקרקע מפחד שמא תמאן</w:t>
      </w:r>
    </w:p>
    <w:p w14:paraId="567C55D0" w14:textId="3C94CAB7" w:rsidR="00E07CC2" w:rsidRDefault="00E07CC2" w:rsidP="00E07CC2">
      <w:pPr>
        <w:rPr>
          <w:rFonts w:ascii="Fb Fontext" w:hAnsi="Fb Fontext"/>
          <w:rtl/>
        </w:rPr>
      </w:pPr>
      <w:r w:rsidRPr="00C35F2A">
        <w:rPr>
          <w:rStyle w:val="affffe"/>
          <w:rFonts w:hint="cs"/>
          <w:rtl/>
        </w:rPr>
        <w:t>• אותה אשה שירשה</w:t>
      </w:r>
      <w:r w:rsidRPr="00C35F2A">
        <w:rPr>
          <w:rFonts w:hint="cs"/>
          <w:rtl/>
        </w:rPr>
        <w:t xml:space="preserve"> ד' מאות זוזי מבי חוזאי הלך בעלה הוציא </w:t>
      </w:r>
      <w:r w:rsidRPr="00CC78E3">
        <w:rPr>
          <w:rStyle w:val="affffa"/>
          <w:rFonts w:hint="cs"/>
          <w:rtl/>
        </w:rPr>
        <w:t xml:space="preserve">ו' </w:t>
      </w:r>
      <w:r w:rsidRPr="00C35A2C">
        <w:rPr>
          <w:rFonts w:ascii="Fb Fontext" w:hAnsi="Fb Fontext" w:hint="cs"/>
          <w:rtl/>
        </w:rPr>
        <w:t>מאות והביא ד' מאות</w:t>
      </w:r>
      <w:r>
        <w:rPr>
          <w:rFonts w:ascii="Fb Fontext" w:hAnsi="Fb Fontext" w:hint="cs"/>
          <w:rtl/>
        </w:rPr>
        <w:t xml:space="preserve"> </w:t>
      </w:r>
      <w:r w:rsidRPr="00C35A2C">
        <w:rPr>
          <w:rFonts w:ascii="Fb Fontext" w:hAnsi="Fb Fontext" w:hint="cs"/>
          <w:rtl/>
        </w:rPr>
        <w:t>כשהגיע למקום השתמש בזוז אחד מתוך הד' מאות</w:t>
      </w:r>
      <w:r w:rsidR="001F2143">
        <w:rPr>
          <w:rFonts w:ascii="Fb Fontext" w:hAnsi="Fb Fontext" w:hint="cs"/>
          <w:rtl/>
        </w:rPr>
        <w:t>,</w:t>
      </w:r>
    </w:p>
    <w:p w14:paraId="7AF4F29D" w14:textId="09A25C03" w:rsidR="00E07CC2" w:rsidRPr="00C35A2C" w:rsidRDefault="00E07CC2" w:rsidP="00E07CC2">
      <w:pPr>
        <w:rPr>
          <w:rFonts w:ascii="Fb Fontext" w:hAnsi="Fb Fontext"/>
          <w:rtl/>
        </w:rPr>
      </w:pPr>
      <w:r w:rsidRPr="00C35F2A">
        <w:rPr>
          <w:rStyle w:val="affffe"/>
          <w:rFonts w:hint="cs"/>
          <w:rtl/>
        </w:rPr>
        <w:t>ר</w:t>
      </w:r>
      <w:r w:rsidRPr="00C35F2A">
        <w:rPr>
          <w:rStyle w:val="affffe"/>
          <w:rtl/>
        </w:rPr>
        <w:t>"</w:t>
      </w:r>
      <w:r w:rsidRPr="00C35F2A">
        <w:rPr>
          <w:rStyle w:val="affffe"/>
          <w:rFonts w:hint="cs"/>
          <w:rtl/>
        </w:rPr>
        <w:t xml:space="preserve">א: </w:t>
      </w:r>
      <w:r w:rsidRPr="00C35A2C">
        <w:rPr>
          <w:rFonts w:ascii="Fb Fontext" w:hAnsi="Fb Fontext" w:hint="cs"/>
          <w:rtl/>
        </w:rPr>
        <w:t>מה שהוציא הוציא ומה שאכל אכל ולא יוכל לתבוע השש מאות שהוציא על הדרך</w:t>
      </w:r>
      <w:r w:rsidR="001F2143">
        <w:rPr>
          <w:rFonts w:ascii="Fb Fontext" w:hAnsi="Fb Fontext" w:hint="cs"/>
          <w:rtl/>
        </w:rPr>
        <w:t>,</w:t>
      </w:r>
    </w:p>
    <w:p w14:paraId="220C5A03" w14:textId="23D3A36F" w:rsidR="00E07CC2" w:rsidRPr="00F5539C" w:rsidRDefault="00E07CC2" w:rsidP="00E07CC2">
      <w:pPr>
        <w:rPr>
          <w:spacing w:val="-2"/>
          <w:rtl/>
        </w:rPr>
      </w:pPr>
      <w:r w:rsidRPr="00C35F2A">
        <w:rPr>
          <w:rStyle w:val="affffe"/>
          <w:rFonts w:hint="cs"/>
          <w:rtl/>
        </w:rPr>
        <w:t>ורבנן: ה</w:t>
      </w:r>
      <w:r w:rsidRPr="00C35F2A">
        <w:rPr>
          <w:rStyle w:val="affffe"/>
          <w:rtl/>
        </w:rPr>
        <w:t>"</w:t>
      </w:r>
      <w:r w:rsidRPr="00C35F2A">
        <w:rPr>
          <w:rStyle w:val="affffe"/>
          <w:rFonts w:hint="cs"/>
          <w:rtl/>
        </w:rPr>
        <w:t xml:space="preserve">מ </w:t>
      </w:r>
      <w:r>
        <w:rPr>
          <w:rFonts w:hint="cs"/>
          <w:spacing w:val="-2"/>
          <w:rtl/>
        </w:rPr>
        <w:t>כ</w:t>
      </w:r>
      <w:r w:rsidRPr="00F5539C">
        <w:rPr>
          <w:rFonts w:hint="cs"/>
          <w:spacing w:val="-2"/>
          <w:rtl/>
        </w:rPr>
        <w:t>שאכל פירות אבל כאן אכל מהקרן -</w:t>
      </w:r>
      <w:r w:rsidRPr="00F1680A">
        <w:rPr>
          <w:rFonts w:hint="cs"/>
          <w:rtl/>
        </w:rPr>
        <w:t>והוציא</w:t>
      </w:r>
      <w:r w:rsidRPr="00F5539C">
        <w:rPr>
          <w:rFonts w:hint="cs"/>
          <w:spacing w:val="-2"/>
          <w:rtl/>
        </w:rPr>
        <w:t xml:space="preserve"> ולא אכל ישבע כמה הוציא ויטול</w:t>
      </w:r>
      <w:r w:rsidR="001F2143">
        <w:rPr>
          <w:rFonts w:hint="cs"/>
          <w:spacing w:val="-2"/>
          <w:rtl/>
        </w:rPr>
        <w:t>,</w:t>
      </w:r>
    </w:p>
    <w:p w14:paraId="65752488" w14:textId="77777777" w:rsidR="00E07CC2" w:rsidRPr="00C54C7E" w:rsidRDefault="00E07CC2" w:rsidP="00E07CC2">
      <w:pPr>
        <w:pStyle w:val="afffd"/>
        <w:ind w:end="0"/>
        <w:rPr>
          <w:rtl/>
        </w:rPr>
      </w:pPr>
      <w:bookmarkStart w:id="613" w:name="_Toc119353405"/>
      <w:r w:rsidRPr="00C54C7E">
        <w:rPr>
          <w:rFonts w:hint="cs"/>
          <w:rtl/>
        </w:rPr>
        <w:t>ישבע כמה הוציא ויטול.</w:t>
      </w:r>
      <w:bookmarkEnd w:id="613"/>
    </w:p>
    <w:p w14:paraId="5A0764D3" w14:textId="77777777" w:rsidR="00E07CC2" w:rsidRPr="00C35A2C" w:rsidRDefault="00E07CC2" w:rsidP="00E07CC2">
      <w:pPr>
        <w:rPr>
          <w:rFonts w:ascii="Fb Fontext" w:hAnsi="Fb Fontext"/>
          <w:rtl/>
        </w:rPr>
      </w:pPr>
      <w:r w:rsidRPr="00C35F2A">
        <w:rPr>
          <w:rStyle w:val="affffe"/>
          <w:rFonts w:hint="cs"/>
          <w:rtl/>
        </w:rPr>
        <w:t>א"ר אסי:</w:t>
      </w:r>
      <w:r w:rsidRPr="00C35A2C">
        <w:rPr>
          <w:rFonts w:ascii="Fb Fontext" w:hAnsi="Fb Fontext" w:hint="cs"/>
          <w:rtl/>
        </w:rPr>
        <w:t xml:space="preserve"> והוא, שיש שבח כנגד הוצאה.</w:t>
      </w:r>
    </w:p>
    <w:p w14:paraId="1FA1CAF9" w14:textId="1B1A5088" w:rsidR="00E268F4" w:rsidRPr="00F1680A" w:rsidRDefault="00E07CC2" w:rsidP="00E07CC2">
      <w:pPr>
        <w:rPr>
          <w:rFonts w:ascii="Fb Fontext" w:hAnsi="Fb Fontext"/>
          <w:spacing w:val="-2"/>
          <w:rtl/>
        </w:rPr>
      </w:pPr>
      <w:r w:rsidRPr="00F1680A">
        <w:rPr>
          <w:rFonts w:cs="PFT_Frank" w:hint="cs"/>
          <w:b/>
          <w:bCs/>
          <w:spacing w:val="-2"/>
          <w:szCs w:val="14"/>
          <w:rtl/>
        </w:rPr>
        <w:t>הלכ</w:t>
      </w:r>
      <w:r w:rsidR="00F1680A" w:rsidRPr="00F1680A">
        <w:rPr>
          <w:rFonts w:cs="PFT_Frank" w:hint="cs"/>
          <w:b/>
          <w:bCs/>
          <w:spacing w:val="-2"/>
          <w:szCs w:val="14"/>
          <w:rtl/>
        </w:rPr>
        <w:t xml:space="preserve">ה </w:t>
      </w:r>
      <w:r w:rsidRPr="00F1680A">
        <w:rPr>
          <w:rStyle w:val="affffe"/>
          <w:rFonts w:hint="cs"/>
          <w:rtl/>
        </w:rPr>
        <w:t xml:space="preserve">אביי: </w:t>
      </w:r>
      <w:r w:rsidR="00F1680A" w:rsidRPr="00F1680A">
        <w:rPr>
          <w:rFonts w:hint="cs"/>
          <w:spacing w:val="-2"/>
          <w:rtl/>
        </w:rPr>
        <w:t>ב</w:t>
      </w:r>
      <w:r w:rsidRPr="00F1680A">
        <w:rPr>
          <w:rFonts w:hint="cs"/>
          <w:spacing w:val="-2"/>
          <w:rtl/>
        </w:rPr>
        <w:t xml:space="preserve">שבח </w:t>
      </w:r>
      <w:r w:rsidR="00F1680A" w:rsidRPr="00F1680A">
        <w:rPr>
          <w:rFonts w:hint="cs"/>
          <w:spacing w:val="-2"/>
          <w:rtl/>
        </w:rPr>
        <w:t>ה</w:t>
      </w:r>
      <w:r w:rsidRPr="00F1680A">
        <w:rPr>
          <w:rFonts w:hint="cs"/>
          <w:spacing w:val="-2"/>
          <w:rtl/>
        </w:rPr>
        <w:t>יתר על הוצאה, נוטל ההוצאה בלא שבועה</w:t>
      </w:r>
      <w:r w:rsidR="00E268F4" w:rsidRPr="00F1680A">
        <w:rPr>
          <w:rFonts w:hint="cs"/>
          <w:spacing w:val="-2"/>
          <w:rtl/>
        </w:rPr>
        <w:t>.</w:t>
      </w:r>
    </w:p>
    <w:p w14:paraId="49023A3A" w14:textId="7FC2C1EF" w:rsidR="00E07CC2" w:rsidRDefault="00E07CC2" w:rsidP="00F1680A">
      <w:pPr>
        <w:rPr>
          <w:rFonts w:ascii="Fb Fontext" w:hAnsi="Fb Fontext"/>
          <w:rtl/>
        </w:rPr>
      </w:pPr>
      <w:r w:rsidRPr="00C35F2A">
        <w:rPr>
          <w:rStyle w:val="affffe"/>
          <w:rFonts w:hint="cs"/>
          <w:rtl/>
        </w:rPr>
        <w:t>א"ל רבא:</w:t>
      </w:r>
      <w:r w:rsidRPr="00C35A2C">
        <w:rPr>
          <w:rFonts w:ascii="Fb Fontext" w:hAnsi="Fb Fontext" w:hint="cs"/>
          <w:rtl/>
        </w:rPr>
        <w:t xml:space="preserve"> א"כ, </w:t>
      </w:r>
      <w:r>
        <w:rPr>
          <w:rFonts w:ascii="Fb Fontext" w:hAnsi="Fb Fontext" w:hint="cs"/>
          <w:rtl/>
        </w:rPr>
        <w:t>יבוא להערים,</w:t>
      </w:r>
      <w:r w:rsidRPr="00481DBA">
        <w:rPr>
          <w:rStyle w:val="affffe"/>
          <w:rFonts w:hint="cs"/>
          <w:rtl/>
        </w:rPr>
        <w:t xml:space="preserve"> אלא רבא: </w:t>
      </w:r>
      <w:r w:rsidRPr="00C35A2C">
        <w:rPr>
          <w:rFonts w:ascii="Fb Fontext" w:hAnsi="Fb Fontext" w:hint="cs"/>
          <w:rtl/>
        </w:rPr>
        <w:t xml:space="preserve">שאם היתה הוצאה יתירה על השבח, אין לו אלא הוצאה שיעור שבח, </w:t>
      </w:r>
      <w:r w:rsidRPr="00CA108A">
        <w:rPr>
          <w:rFonts w:cs="PFT_Frank" w:hint="cs"/>
          <w:b/>
          <w:bCs/>
          <w:szCs w:val="14"/>
          <w:rtl/>
        </w:rPr>
        <w:t>ובשבועה.</w:t>
      </w:r>
    </w:p>
    <w:p w14:paraId="6B1EE3A5" w14:textId="4F595CEF" w:rsidR="00E268F4" w:rsidRPr="008C28D0" w:rsidRDefault="00E07CC2" w:rsidP="00F1680A">
      <w:pPr>
        <w:pStyle w:val="affffb"/>
        <w:rPr>
          <w:rFonts w:ascii="Fb Fontext" w:hAnsi="Fb Fontext"/>
          <w:spacing w:val="0"/>
          <w:rtl/>
        </w:rPr>
      </w:pPr>
      <w:r w:rsidRPr="008C28D0">
        <w:rPr>
          <w:rStyle w:val="affffe"/>
          <w:rFonts w:hint="cs"/>
          <w:spacing w:val="0"/>
          <w:rtl/>
        </w:rPr>
        <w:t xml:space="preserve"> </w:t>
      </w:r>
      <w:bookmarkStart w:id="614" w:name="_Toc119353406"/>
      <w:r w:rsidRPr="008C28D0">
        <w:rPr>
          <w:rStyle w:val="affffe"/>
          <w:rFonts w:hint="cs"/>
          <w:spacing w:val="0"/>
          <w:rtl/>
        </w:rPr>
        <w:t xml:space="preserve">איבעיא להו: </w:t>
      </w:r>
      <w:r w:rsidRPr="008C28D0">
        <w:rPr>
          <w:rFonts w:hint="cs"/>
          <w:spacing w:val="0"/>
          <w:rtl/>
        </w:rPr>
        <w:t>בעל שהוריד אריסין תחתיו, מהו</w:t>
      </w:r>
      <w:r w:rsidR="00E268F4" w:rsidRPr="008C28D0">
        <w:rPr>
          <w:rFonts w:ascii="Fb Fontext" w:hAnsi="Fb Fontext" w:hint="cs"/>
          <w:spacing w:val="0"/>
          <w:rtl/>
        </w:rPr>
        <w:t>?</w:t>
      </w:r>
      <w:bookmarkEnd w:id="614"/>
    </w:p>
    <w:p w14:paraId="632FDB62" w14:textId="1CF481A9" w:rsidR="00E07CC2" w:rsidRPr="00F5539C" w:rsidRDefault="00E07CC2" w:rsidP="00E07CC2">
      <w:pPr>
        <w:ind w:firstLine="0"/>
        <w:rPr>
          <w:rFonts w:ascii="Fb Fontext" w:hAnsi="Fb Fontext"/>
          <w:spacing w:val="-2"/>
          <w:rtl/>
        </w:rPr>
      </w:pPr>
      <w:r w:rsidRPr="00F5539C">
        <w:rPr>
          <w:rFonts w:ascii="Fb Fontext" w:hAnsi="Fb Fontext" w:hint="cs"/>
          <w:spacing w:val="-2"/>
          <w:rtl/>
        </w:rPr>
        <w:t>אי ע</w:t>
      </w:r>
      <w:r w:rsidRPr="00F5539C">
        <w:rPr>
          <w:rFonts w:ascii="Fb Fontext" w:hAnsi="Fb Fontext"/>
          <w:spacing w:val="-2"/>
          <w:rtl/>
        </w:rPr>
        <w:t>"</w:t>
      </w:r>
      <w:r w:rsidRPr="00F5539C">
        <w:rPr>
          <w:rFonts w:ascii="Fb Fontext" w:hAnsi="Fb Fontext" w:hint="cs"/>
          <w:spacing w:val="-2"/>
          <w:rtl/>
        </w:rPr>
        <w:t>ד בעל ירד וכשהולך הבעל נסתלק הוא</w:t>
      </w:r>
      <w:r w:rsidR="001F2143">
        <w:rPr>
          <w:rFonts w:ascii="Fb Fontext" w:hAnsi="Fb Fontext" w:hint="cs"/>
          <w:spacing w:val="-2"/>
          <w:rtl/>
        </w:rPr>
        <w:t>,</w:t>
      </w:r>
    </w:p>
    <w:p w14:paraId="3E002208" w14:textId="3A02F4F3" w:rsidR="00E07CC2" w:rsidRDefault="00E07CC2" w:rsidP="00E07CC2">
      <w:pPr>
        <w:ind w:firstLine="0"/>
        <w:rPr>
          <w:rFonts w:ascii="Fb Fontext" w:hAnsi="Fb Fontext"/>
          <w:rtl/>
        </w:rPr>
      </w:pPr>
      <w:r w:rsidRPr="00C35A2C">
        <w:rPr>
          <w:rFonts w:ascii="Fb Fontext" w:hAnsi="Fb Fontext" w:hint="cs"/>
          <w:rtl/>
        </w:rPr>
        <w:t>או ע</w:t>
      </w:r>
      <w:r w:rsidRPr="00C35A2C">
        <w:rPr>
          <w:rFonts w:ascii="Fb Fontext" w:hAnsi="Fb Fontext"/>
          <w:rtl/>
        </w:rPr>
        <w:t>"</w:t>
      </w:r>
      <w:r w:rsidRPr="00C35A2C">
        <w:rPr>
          <w:rFonts w:ascii="Fb Fontext" w:hAnsi="Fb Fontext" w:hint="cs"/>
          <w:rtl/>
        </w:rPr>
        <w:t>ד הקרקע ירד ואי קרקע קיימת האריס קיים</w:t>
      </w:r>
      <w:r w:rsidR="001F2143">
        <w:rPr>
          <w:rFonts w:ascii="Fb Fontext" w:hAnsi="Fb Fontext" w:hint="cs"/>
          <w:rtl/>
        </w:rPr>
        <w:t>,</w:t>
      </w:r>
    </w:p>
    <w:p w14:paraId="2626682C" w14:textId="77777777" w:rsidR="00E07CC2" w:rsidRDefault="00E07CC2" w:rsidP="00E07CC2">
      <w:pPr>
        <w:rPr>
          <w:rFonts w:ascii="Fb Fontext" w:hAnsi="Fb Fontext"/>
          <w:rtl/>
        </w:rPr>
      </w:pPr>
      <w:r w:rsidRPr="00481DBA">
        <w:rPr>
          <w:rStyle w:val="affffe"/>
          <w:rFonts w:hint="cs"/>
          <w:rtl/>
        </w:rPr>
        <w:t xml:space="preserve">ולא דמי </w:t>
      </w:r>
      <w:r w:rsidRPr="00C35A2C">
        <w:rPr>
          <w:rFonts w:ascii="Fb Fontext" w:hAnsi="Fb Fontext" w:hint="cs"/>
          <w:rtl/>
        </w:rPr>
        <w:t xml:space="preserve">ליורד לשדה חבירו ונטע שלא ברשות דשמין לו וידו </w:t>
      </w:r>
      <w:r w:rsidRPr="00730169">
        <w:rPr>
          <w:rFonts w:ascii="Fb Fontext" w:hAnsi="Fb Fontext" w:hint="cs"/>
          <w:spacing w:val="-2"/>
          <w:rtl/>
        </w:rPr>
        <w:t>על התחתונה, דכאן אילולי האריס הבעל היה טורח [משביח]</w:t>
      </w:r>
    </w:p>
    <w:p w14:paraId="2A771C9A" w14:textId="77777777" w:rsidR="00E07CC2" w:rsidRPr="00C54C7E" w:rsidRDefault="00E07CC2" w:rsidP="00E07CC2">
      <w:pPr>
        <w:rPr>
          <w:rStyle w:val="afffe"/>
          <w:rtl/>
        </w:rPr>
      </w:pPr>
      <w:r w:rsidRPr="00481DBA">
        <w:rPr>
          <w:rStyle w:val="affffe"/>
          <w:rFonts w:hint="cs"/>
          <w:rtl/>
        </w:rPr>
        <w:t>ולמעשה רהבדר</w:t>
      </w:r>
      <w:r w:rsidRPr="00481DBA">
        <w:rPr>
          <w:rStyle w:val="affffe"/>
          <w:rtl/>
        </w:rPr>
        <w:t>"</w:t>
      </w:r>
      <w:r w:rsidRPr="00481DBA">
        <w:rPr>
          <w:rStyle w:val="affffe"/>
          <w:rFonts w:hint="cs"/>
          <w:rtl/>
        </w:rPr>
        <w:t>י:</w:t>
      </w:r>
      <w:r w:rsidRPr="00C35A2C">
        <w:rPr>
          <w:rFonts w:ascii="Fb Fontext" w:hAnsi="Fb Fontext" w:hint="cs"/>
          <w:rtl/>
        </w:rPr>
        <w:t xml:space="preserve"> אי בעל אריס הוא, איסתלק ליה בעל אסתלקו להו, אי בעל </w:t>
      </w:r>
      <w:r>
        <w:rPr>
          <w:rFonts w:ascii="Fb Fontext" w:hAnsi="Fb Fontext" w:hint="cs"/>
          <w:rtl/>
        </w:rPr>
        <w:t>אינו אריס</w:t>
      </w:r>
      <w:r w:rsidRPr="00C35A2C">
        <w:rPr>
          <w:rFonts w:ascii="Fb Fontext" w:hAnsi="Fb Fontext" w:hint="cs"/>
          <w:rtl/>
        </w:rPr>
        <w:t xml:space="preserve">, </w:t>
      </w:r>
      <w:r>
        <w:rPr>
          <w:rFonts w:ascii="Fb Fontext" w:hAnsi="Fb Fontext" w:hint="cs"/>
          <w:rtl/>
        </w:rPr>
        <w:t>קרקע לאריסעומדת.</w:t>
      </w:r>
    </w:p>
    <w:p w14:paraId="369117C3" w14:textId="77777777" w:rsidR="00E07CC2" w:rsidRPr="00C35A2C" w:rsidRDefault="00E07CC2" w:rsidP="00E26091">
      <w:pPr>
        <w:pStyle w:val="afff"/>
        <w:framePr w:wrap="around"/>
        <w:rPr>
          <w:rtl/>
        </w:rPr>
      </w:pPr>
      <w:bookmarkStart w:id="615" w:name="_Toc119353407"/>
      <w:r w:rsidRPr="00C35A2C">
        <w:rPr>
          <w:rFonts w:hint="cs"/>
          <w:rtl/>
        </w:rPr>
        <w:lastRenderedPageBreak/>
        <w:t>פ:</w:t>
      </w:r>
      <w:bookmarkEnd w:id="615"/>
    </w:p>
    <w:p w14:paraId="52DEDC5E" w14:textId="4F67DA28" w:rsidR="00E268F4" w:rsidRPr="008C28D0" w:rsidRDefault="00E07CC2" w:rsidP="00F1680A">
      <w:pPr>
        <w:pStyle w:val="affffb"/>
        <w:rPr>
          <w:rFonts w:ascii="Fb Fontext" w:hAnsi="Fb Fontext"/>
          <w:spacing w:val="0"/>
          <w:rtl/>
        </w:rPr>
      </w:pPr>
      <w:bookmarkStart w:id="616" w:name="_Toc119353408"/>
      <w:r w:rsidRPr="008C28D0">
        <w:rPr>
          <w:rStyle w:val="affffe"/>
          <w:rFonts w:hint="cs"/>
          <w:spacing w:val="0"/>
          <w:rtl/>
        </w:rPr>
        <w:t>איבעיא:</w:t>
      </w:r>
      <w:r w:rsidRPr="008C28D0">
        <w:rPr>
          <w:rStyle w:val="affffc"/>
          <w:rFonts w:hint="cs"/>
          <w:spacing w:val="0"/>
          <w:rtl/>
        </w:rPr>
        <w:t xml:space="preserve"> </w:t>
      </w:r>
      <w:r w:rsidRPr="008C28D0">
        <w:rPr>
          <w:rStyle w:val="affffc"/>
          <w:rFonts w:hint="cs"/>
          <w:b/>
          <w:bCs/>
          <w:spacing w:val="0"/>
          <w:rtl/>
        </w:rPr>
        <w:t>בעל שמכר קרקע לפירות</w:t>
      </w:r>
      <w:r w:rsidR="00E268F4" w:rsidRPr="008C28D0">
        <w:rPr>
          <w:rStyle w:val="affffc"/>
          <w:rFonts w:hint="cs"/>
          <w:spacing w:val="0"/>
          <w:rtl/>
        </w:rPr>
        <w:t>,</w:t>
      </w:r>
      <w:bookmarkEnd w:id="616"/>
    </w:p>
    <w:p w14:paraId="2FFEF48B" w14:textId="77777777" w:rsidR="00E268F4" w:rsidRDefault="00E07CC2" w:rsidP="00E07CC2">
      <w:pPr>
        <w:rPr>
          <w:rFonts w:ascii="Fb Fontext" w:hAnsi="Fb Fontext"/>
          <w:spacing w:val="-2"/>
          <w:rtl/>
        </w:rPr>
      </w:pPr>
      <w:r w:rsidRPr="005D7219">
        <w:rPr>
          <w:rFonts w:ascii="Fb Fontext" w:hAnsi="Fb Fontext" w:hint="cs"/>
          <w:spacing w:val="-2"/>
          <w:rtl/>
        </w:rPr>
        <w:t>אי מה שקנה מכר, או תקנו פירות לבעל לרווח הבית ולא למכור</w:t>
      </w:r>
      <w:r w:rsidR="00E268F4">
        <w:rPr>
          <w:rFonts w:ascii="Fb Fontext" w:hAnsi="Fb Fontext" w:hint="cs"/>
          <w:spacing w:val="-2"/>
          <w:rtl/>
        </w:rPr>
        <w:t>,</w:t>
      </w:r>
    </w:p>
    <w:p w14:paraId="50D94393" w14:textId="4AB8D638" w:rsidR="00E07CC2" w:rsidRPr="00C35A2C" w:rsidRDefault="00E07CC2" w:rsidP="00E07CC2">
      <w:pPr>
        <w:rPr>
          <w:rFonts w:ascii="Fb Fontext" w:hAnsi="Fb Fontext"/>
          <w:rtl/>
        </w:rPr>
      </w:pPr>
      <w:r w:rsidRPr="00503326">
        <w:rPr>
          <w:rStyle w:val="affffe"/>
          <w:rFonts w:hint="cs"/>
          <w:rtl/>
        </w:rPr>
        <w:t>ימב</w:t>
      </w:r>
      <w:r w:rsidRPr="00503326">
        <w:rPr>
          <w:rStyle w:val="affffe"/>
          <w:rtl/>
        </w:rPr>
        <w:t>"</w:t>
      </w:r>
      <w:r w:rsidRPr="00503326">
        <w:rPr>
          <w:rStyle w:val="affffe"/>
          <w:rFonts w:hint="cs"/>
          <w:rtl/>
        </w:rPr>
        <w:t xml:space="preserve">מ מדרבא: </w:t>
      </w:r>
      <w:r w:rsidRPr="00C35A2C">
        <w:rPr>
          <w:rFonts w:ascii="Fb Fontext" w:hAnsi="Fb Fontext" w:hint="cs"/>
          <w:rtl/>
        </w:rPr>
        <w:t>מה שעשה עשוי,</w:t>
      </w:r>
      <w:r>
        <w:rPr>
          <w:rFonts w:ascii="Fb Fontext" w:hAnsi="Fb Fontext" w:hint="cs"/>
          <w:rtl/>
        </w:rPr>
        <w:t xml:space="preserve"> </w:t>
      </w:r>
      <w:r w:rsidRPr="00503326">
        <w:rPr>
          <w:rStyle w:val="affffe"/>
          <w:rFonts w:hint="cs"/>
          <w:rtl/>
        </w:rPr>
        <w:t>ר</w:t>
      </w:r>
      <w:r w:rsidRPr="00503326">
        <w:rPr>
          <w:rStyle w:val="affffe"/>
          <w:rtl/>
        </w:rPr>
        <w:t>"</w:t>
      </w:r>
      <w:r>
        <w:rPr>
          <w:rStyle w:val="affffe"/>
          <w:rFonts w:hint="cs"/>
          <w:rtl/>
        </w:rPr>
        <w:t xml:space="preserve">פ מדרבא</w:t>
      </w:r>
      <w:del w:id="41027" w:author="Claude" w:date="2026-10-07T09:24:54Z">
        <w:r>
          <w:rPr>
            <w:rStyle w:val="affffe"/>
            <w:rFonts w:hint="cs"/>
            <w:rtl/>
          </w:rPr>
          <w:delText xml:space="preserve"> </w:delText>
        </w:r>
      </w:del>
      <w:r>
        <w:rPr>
          <w:rStyle w:val="affffe"/>
          <w:rFonts w:hint="cs"/>
          <w:rtl/>
        </w:rPr>
        <w:t xml:space="preserve">: </w:t>
      </w:r>
      <w:r w:rsidRPr="00C35A2C">
        <w:rPr>
          <w:rFonts w:ascii="Fb Fontext" w:hAnsi="Fb Fontext" w:hint="cs"/>
          <w:rtl/>
        </w:rPr>
        <w:t>לא עשה ולא כלום.</w:t>
      </w:r>
    </w:p>
    <w:p w14:paraId="673A0FED" w14:textId="79E3AE3A" w:rsidR="00E268F4" w:rsidRDefault="00E07CC2" w:rsidP="00E07CC2">
      <w:pPr>
        <w:rPr>
          <w:rFonts w:ascii="Fb Fontext" w:hAnsi="Fb Fontext"/>
          <w:rtl/>
        </w:rPr>
      </w:pPr>
      <w:r w:rsidRPr="00503326">
        <w:rPr>
          <w:rStyle w:val="affffe"/>
          <w:rFonts w:hint="cs"/>
          <w:rtl/>
        </w:rPr>
        <w:t>ר</w:t>
      </w:r>
      <w:r w:rsidRPr="00503326">
        <w:rPr>
          <w:rStyle w:val="affffe"/>
          <w:rtl/>
        </w:rPr>
        <w:t>"</w:t>
      </w:r>
      <w:r w:rsidRPr="00503326">
        <w:rPr>
          <w:rStyle w:val="affffe"/>
          <w:rFonts w:hint="cs"/>
          <w:rtl/>
        </w:rPr>
        <w:t>פ: הא דימב</w:t>
      </w:r>
      <w:r w:rsidRPr="00503326">
        <w:rPr>
          <w:rStyle w:val="affffe"/>
          <w:rtl/>
        </w:rPr>
        <w:t>"</w:t>
      </w:r>
      <w:r w:rsidRPr="00503326">
        <w:rPr>
          <w:rStyle w:val="affffe"/>
          <w:rFonts w:hint="cs"/>
          <w:rtl/>
        </w:rPr>
        <w:t>מ</w:t>
      </w:r>
      <w:r w:rsidRPr="00C35A2C">
        <w:rPr>
          <w:rFonts w:ascii="Fb Fontext" w:hAnsi="Fb Fontext" w:hint="cs"/>
          <w:rtl/>
        </w:rPr>
        <w:t xml:space="preserve"> לאו בפירוש אלא מכלל אמר, דאותה אשה שהעלתה לבעלה ב' שפחות והלך בעלה ונשא אשה נוספת והעלה לה שפחת אחת, </w:t>
      </w:r>
      <w:r>
        <w:rPr>
          <w:rStyle w:val="affffe"/>
          <w:rFonts w:hint="cs"/>
          <w:rtl/>
        </w:rPr>
        <w:t>וצווחה לרבא ולא השגיח בה</w:t>
      </w:r>
      <w:r w:rsidR="00E268F4">
        <w:rPr>
          <w:rFonts w:ascii="Fb Fontext" w:hAnsi="Fb Fontext" w:hint="cs"/>
          <w:rtl/>
        </w:rPr>
        <w:t>,</w:t>
      </w:r>
    </w:p>
    <w:p w14:paraId="48414A6E" w14:textId="468F64BA" w:rsidR="00E268F4" w:rsidRDefault="00E07CC2" w:rsidP="00E07CC2">
      <w:pPr>
        <w:rPr>
          <w:rtl/>
        </w:rPr>
      </w:pPr>
      <w:r>
        <w:rPr>
          <w:rStyle w:val="affffe"/>
          <w:rFonts w:hint="cs"/>
          <w:rtl/>
        </w:rPr>
        <w:t>הרואה</w:t>
      </w:r>
      <w:r w:rsidRPr="00503326">
        <w:rPr>
          <w:rStyle w:val="affffe"/>
          <w:rFonts w:hint="cs"/>
          <w:rtl/>
        </w:rPr>
        <w:t xml:space="preserve"> סבר </w:t>
      </w:r>
      <w:r w:rsidRPr="00C35A2C">
        <w:rPr>
          <w:rFonts w:ascii="Fb Fontext" w:hAnsi="Fb Fontext" w:hint="cs"/>
          <w:rtl/>
        </w:rPr>
        <w:t>דמחמת</w:t>
      </w:r>
      <w:r w:rsidRPr="00503326">
        <w:rPr>
          <w:rFonts w:hint="cs"/>
          <w:rtl/>
        </w:rPr>
        <w:t xml:space="preserve"> מה שעשה עשוי</w:t>
      </w:r>
      <w:r w:rsidRPr="006B2A7E">
        <w:rPr>
          <w:rStyle w:val="affffa"/>
          <w:rFonts w:hint="cs"/>
          <w:rtl/>
        </w:rPr>
        <w:t xml:space="preserve"> </w:t>
      </w:r>
      <w:r w:rsidRPr="00503326">
        <w:rPr>
          <w:rStyle w:val="affffe"/>
          <w:rFonts w:hint="cs"/>
          <w:rtl/>
        </w:rPr>
        <w:t>והאמת</w:t>
      </w:r>
      <w:r w:rsidRPr="00C35A2C">
        <w:rPr>
          <w:rFonts w:ascii="Fb Fontext" w:hAnsi="Fb Fontext" w:hint="cs"/>
          <w:rtl/>
        </w:rPr>
        <w:t xml:space="preserve"> </w:t>
      </w:r>
      <w:r>
        <w:rPr>
          <w:rFonts w:ascii="Fb Fontext" w:hAnsi="Fb Fontext" w:hint="cs"/>
          <w:rtl/>
        </w:rPr>
        <w:t>ש</w:t>
      </w:r>
      <w:r w:rsidRPr="00C35A2C">
        <w:rPr>
          <w:rFonts w:ascii="Fb Fontext" w:hAnsi="Fb Fontext" w:hint="cs"/>
          <w:rtl/>
        </w:rPr>
        <w:t xml:space="preserve">מטעם </w:t>
      </w:r>
      <w:r w:rsidRPr="00C54C7E">
        <w:rPr>
          <w:rStyle w:val="afffe"/>
          <w:rFonts w:hint="cs"/>
          <w:rtl/>
        </w:rPr>
        <w:t>ד</w:t>
      </w:r>
      <w:r w:rsidRPr="00503326">
        <w:rPr>
          <w:rFonts w:hint="cs"/>
          <w:rtl/>
        </w:rPr>
        <w:t>רווח בית</w:t>
      </w:r>
      <w:r w:rsidR="00E268F4">
        <w:rPr>
          <w:rFonts w:hint="cs"/>
          <w:rtl/>
        </w:rPr>
        <w:t>,</w:t>
      </w:r>
    </w:p>
    <w:p w14:paraId="52E6C3B5" w14:textId="3981EBD6" w:rsidR="00E07CC2" w:rsidRPr="00C54C7E" w:rsidRDefault="00E07CC2" w:rsidP="00E07CC2">
      <w:pPr>
        <w:rPr>
          <w:rtl/>
        </w:rPr>
      </w:pPr>
      <w:r w:rsidRPr="00CA108A">
        <w:rPr>
          <w:rFonts w:cs="PFT_Frank" w:hint="cs"/>
          <w:b/>
          <w:bCs/>
          <w:szCs w:val="14"/>
          <w:rtl/>
        </w:rPr>
        <w:t xml:space="preserve">והלכה: </w:t>
      </w:r>
      <w:r w:rsidRPr="00503326">
        <w:rPr>
          <w:rStyle w:val="affffe"/>
          <w:rFonts w:hint="cs"/>
          <w:rtl/>
        </w:rPr>
        <w:t>[כר</w:t>
      </w:r>
      <w:r w:rsidRPr="00503326">
        <w:rPr>
          <w:rStyle w:val="affffe"/>
          <w:rtl/>
        </w:rPr>
        <w:t>"</w:t>
      </w:r>
      <w:r w:rsidRPr="00503326">
        <w:rPr>
          <w:rStyle w:val="affffe"/>
          <w:rFonts w:hint="cs"/>
          <w:rtl/>
        </w:rPr>
        <w:t>פ מדרבא]</w:t>
      </w:r>
      <w:r w:rsidRPr="00C35A2C">
        <w:rPr>
          <w:rFonts w:hint="cs"/>
          <w:rtl/>
        </w:rPr>
        <w:t xml:space="preserve"> בעל שמכר קרקע לפירות לא עשה כלום.</w:t>
      </w:r>
    </w:p>
    <w:p w14:paraId="79EEDD1B" w14:textId="77777777" w:rsidR="00E07CC2" w:rsidRPr="00730169" w:rsidRDefault="00E07CC2" w:rsidP="00E07CC2">
      <w:pPr>
        <w:rPr>
          <w:spacing w:val="-2"/>
          <w:rtl/>
        </w:rPr>
      </w:pPr>
      <w:r w:rsidRPr="00730169">
        <w:rPr>
          <w:rStyle w:val="affffe"/>
          <w:rFonts w:hint="cs"/>
          <w:rtl/>
        </w:rPr>
        <w:t xml:space="preserve">והטעם: אביי: </w:t>
      </w:r>
      <w:r w:rsidRPr="00730169">
        <w:rPr>
          <w:rFonts w:hint="cs"/>
          <w:spacing w:val="-2"/>
          <w:rtl/>
        </w:rPr>
        <w:t>חיישינן שמא תכסיף</w:t>
      </w:r>
      <w:r w:rsidRPr="00730169">
        <w:rPr>
          <w:rStyle w:val="afffff0"/>
          <w:rFonts w:hint="cs"/>
          <w:spacing w:val="-2"/>
          <w:rtl/>
        </w:rPr>
        <w:t xml:space="preserve"> [ותיפסד],</w:t>
      </w:r>
      <w:r w:rsidRPr="00730169">
        <w:rPr>
          <w:rFonts w:hint="cs"/>
          <w:spacing w:val="-2"/>
          <w:rtl/>
        </w:rPr>
        <w:t xml:space="preserve"> </w:t>
      </w:r>
      <w:r w:rsidRPr="00730169">
        <w:rPr>
          <w:rStyle w:val="affffe"/>
          <w:rFonts w:hint="cs"/>
          <w:rtl/>
        </w:rPr>
        <w:t xml:space="preserve">| רבא: </w:t>
      </w:r>
      <w:r w:rsidRPr="00730169">
        <w:rPr>
          <w:rFonts w:hint="cs"/>
          <w:spacing w:val="-2"/>
          <w:rtl/>
        </w:rPr>
        <w:t>משום רוח בית.</w:t>
      </w:r>
    </w:p>
    <w:p w14:paraId="5BA54A4B" w14:textId="06848866" w:rsidR="00E07CC2" w:rsidRPr="00730169" w:rsidRDefault="00E07CC2" w:rsidP="00E07CC2">
      <w:pPr>
        <w:rPr>
          <w:rStyle w:val="afffff0"/>
          <w:spacing w:val="-4"/>
          <w:rtl/>
        </w:rPr>
      </w:pPr>
      <w:r w:rsidRPr="00730169">
        <w:rPr>
          <w:rStyle w:val="affffe"/>
          <w:rFonts w:hint="cs"/>
          <w:spacing w:val="-4"/>
          <w:rtl/>
        </w:rPr>
        <w:t>נפק</w:t>
      </w:r>
      <w:r w:rsidR="002B7BCC">
        <w:rPr>
          <w:rStyle w:val="affffe"/>
          <w:spacing w:val="-4"/>
          <w:rtl/>
        </w:rPr>
        <w:t>"</w:t>
      </w:r>
      <w:r w:rsidRPr="00730169">
        <w:rPr>
          <w:rStyle w:val="affffe"/>
          <w:rFonts w:hint="cs"/>
          <w:spacing w:val="-4"/>
          <w:rtl/>
        </w:rPr>
        <w:t xml:space="preserve">מ: </w:t>
      </w:r>
      <w:r w:rsidRPr="00730169">
        <w:rPr>
          <w:rFonts w:ascii="Fb Fontext" w:hAnsi="Fb Fontext" w:hint="cs"/>
          <w:spacing w:val="-4"/>
          <w:rtl/>
        </w:rPr>
        <w:t>קרקע קרובה לעיר</w:t>
      </w:r>
      <w:r w:rsidRPr="00730169">
        <w:rPr>
          <w:rStyle w:val="afffff0"/>
          <w:rFonts w:hint="cs"/>
          <w:spacing w:val="-4"/>
          <w:rtl/>
        </w:rPr>
        <w:t xml:space="preserve"> [שאין תכסיף] </w:t>
      </w:r>
      <w:r w:rsidRPr="00730169">
        <w:rPr>
          <w:rStyle w:val="affffe"/>
          <w:rFonts w:hint="cs"/>
          <w:spacing w:val="-4"/>
          <w:rtl/>
        </w:rPr>
        <w:t>ב.</w:t>
      </w:r>
      <w:r w:rsidRPr="00730169">
        <w:rPr>
          <w:rFonts w:ascii="Fb Fontext" w:hAnsi="Fb Fontext" w:hint="cs"/>
          <w:spacing w:val="-4"/>
          <w:rtl/>
        </w:rPr>
        <w:t xml:space="preserve"> בעל אריס, </w:t>
      </w:r>
      <w:r w:rsidRPr="00730169">
        <w:rPr>
          <w:rStyle w:val="afffff0"/>
          <w:rFonts w:hint="cs"/>
          <w:spacing w:val="-4"/>
          <w:rtl/>
        </w:rPr>
        <w:t>[הפירות מזומנים]</w:t>
      </w:r>
    </w:p>
    <w:p w14:paraId="6F201841" w14:textId="0644169B" w:rsidR="00E07CC2" w:rsidRDefault="00E07CC2" w:rsidP="00E07CC2">
      <w:pPr>
        <w:rPr>
          <w:rFonts w:ascii="Fb Fontext" w:hAnsi="Fb Fontext"/>
          <w:rtl/>
        </w:rPr>
      </w:pPr>
      <w:r w:rsidRPr="00A677A5">
        <w:rPr>
          <w:rStyle w:val="affffe"/>
          <w:rFonts w:hint="cs"/>
          <w:rtl/>
        </w:rPr>
        <w:t>ג.</w:t>
      </w:r>
      <w:r w:rsidRPr="00C35A2C">
        <w:rPr>
          <w:rFonts w:ascii="Fb Fontext" w:hAnsi="Fb Fontext" w:hint="cs"/>
          <w:rtl/>
        </w:rPr>
        <w:t xml:space="preserve"> עיסק</w:t>
      </w:r>
      <w:r>
        <w:rPr>
          <w:rFonts w:ascii="Fb Fontext" w:hAnsi="Fb Fontext" w:hint="cs"/>
          <w:rtl/>
        </w:rPr>
        <w:t>ה</w:t>
      </w:r>
      <w:r w:rsidRPr="00C35A2C">
        <w:rPr>
          <w:rFonts w:ascii="Fb Fontext" w:hAnsi="Fb Fontext" w:hint="cs"/>
          <w:rtl/>
        </w:rPr>
        <w:t xml:space="preserve"> </w:t>
      </w:r>
      <w:r>
        <w:rPr>
          <w:rFonts w:ascii="Fb Fontext" w:hAnsi="Fb Fontext" w:hint="cs"/>
          <w:rtl/>
        </w:rPr>
        <w:t>שיש</w:t>
      </w:r>
      <w:r w:rsidRPr="00C35A2C">
        <w:rPr>
          <w:rFonts w:ascii="Fb Fontext" w:hAnsi="Fb Fontext" w:hint="cs"/>
          <w:rtl/>
        </w:rPr>
        <w:t xml:space="preserve"> רווח ביתא</w:t>
      </w:r>
      <w:r w:rsidR="001F2143">
        <w:rPr>
          <w:rFonts w:ascii="Fb Fontext" w:hAnsi="Fb Fontext" w:hint="cs"/>
          <w:rtl/>
        </w:rPr>
        <w:t>,</w:t>
      </w:r>
    </w:p>
    <w:p w14:paraId="3D4F5CDD" w14:textId="77777777" w:rsidR="00E07CC2" w:rsidRDefault="00E07CC2" w:rsidP="00F1680A">
      <w:pPr>
        <w:pStyle w:val="afffff4"/>
        <w:rPr>
          <w:rtl/>
        </w:rPr>
      </w:pPr>
      <w:ins w:id="9965" w:author="מספור קטעי משנה" w:date="2026-10-06T06:45:30Z">
        <w:r>
          <w:rPr>
            <w:rStyle w:val="MisparKeta"/>
          </w:rPr>
          <w:t xml:space="preserve">א. </w:t>
        </w:r>
      </w:ins>
      <w:bookmarkStart w:id="617" w:name="_Toc119353409"/>
      <w:r w:rsidRPr="00C35A2C">
        <w:rPr>
          <w:rFonts w:hint="cs"/>
          <w:rtl/>
        </w:rPr>
        <w:t>שומרת יבם שנפלו לה נכסים,</w:t>
      </w:r>
      <w:bookmarkEnd w:id="617"/>
    </w:p>
    <w:p>
      <w:pPr>
        <w:pStyle w:val="MishnaBatzad"/>
        <w:rPr>
          <w:ins w:id="20490" w:author="קלוד" w:date="2026-10-06T10:09:07Z"/>
        </w:rPr>
      </w:pPr>
      <w:ins w:id="20489" w:author="קלוד" w:date="2026-10-06T10:09:07Z">
        <w:r>
          <w:t xml:space="preserve">משנה ו</w:t>
        </w:r>
      </w:ins>
    </w:p>
    <w:p w14:paraId="28AA6FD1" w14:textId="77777777" w:rsidR="00E07CC2" w:rsidRPr="00C35A2C" w:rsidRDefault="00E07CC2" w:rsidP="00E07CC2">
      <w:pPr>
        <w:pStyle w:val="afff5"/>
        <w:rPr>
          <w:b/>
          <w:rtl/>
        </w:rPr>
      </w:pPr>
      <w:r w:rsidRPr="00A677A5">
        <w:rPr>
          <w:rStyle w:val="TanaimMishna"/>
          <w:rFonts w:hint="cs"/>
          <w:rtl/>
          <w:rPrChange w:id="20250" w:author="קלוד" w:date="2026-10-06T10:09:07Z">
            <w:rPr>
              <w:rStyle w:val="affffe"/>
              <w:rFonts w:hint="cs"/>
              <w:rtl/>
            </w:rPr>
          </w:rPrChange>
        </w:rPr>
        <w:t>מודים ב"ש וב"ה,</w:t>
      </w:r>
      <w:r w:rsidRPr="00C35A2C">
        <w:rPr>
          <w:rFonts w:hint="cs"/>
          <w:b/>
          <w:rtl/>
        </w:rPr>
        <w:t xml:space="preserve"> שמוכרת ונותנת וקיים.</w:t>
      </w:r>
    </w:p>
    <w:p w14:paraId="2D905D20" w14:textId="6B2379E7" w:rsidR="00E07CC2" w:rsidRDefault="00E07CC2" w:rsidP="00E07CC2">
      <w:pPr>
        <w:pStyle w:val="afff5"/>
        <w:rPr>
          <w:b/>
          <w:rtl/>
        </w:rPr>
      </w:pPr>
      <w:bookmarkStart w:id="618" w:name="_Toc119353410"/>
      <w:r w:rsidRPr="00F1680A">
        <w:rPr>
          <w:rStyle w:val="afffff5"/>
          <w:rFonts w:hint="cs"/>
          <w:rtl/>
        </w:rPr>
        <w:t>מתה,</w:t>
      </w:r>
      <w:bookmarkEnd w:id="618"/>
      <w:r w:rsidRPr="00C35A2C">
        <w:rPr>
          <w:rFonts w:hint="cs"/>
          <w:b/>
          <w:rtl/>
        </w:rPr>
        <w:t xml:space="preserve"> מה יעשו בכתובתה ובנכסים הנכנסין והיוצאין עמה?</w:t>
      </w:r>
    </w:p>
    <w:p w14:paraId="165150F2" w14:textId="77777777" w:rsidR="00E07CC2" w:rsidRDefault="00E07CC2" w:rsidP="00E07CC2">
      <w:pPr>
        <w:pStyle w:val="afff5"/>
        <w:rPr>
          <w:b/>
          <w:rtl/>
        </w:rPr>
      </w:pPr>
      <w:r w:rsidRPr="00F1680A">
        <w:rPr>
          <w:rStyle w:val="TanaimMishna"/>
          <w:rFonts w:hint="cs"/>
          <w:rtl/>
          <w:rPrChange w:id="20251" w:author="קלוד" w:date="2026-10-06T10:09:07Z">
            <w:rPr>
              <w:rStyle w:val="affffe"/>
              <w:rFonts w:hint="cs"/>
              <w:rtl/>
            </w:rPr>
          </w:rPrChange>
        </w:rPr>
        <w:t xml:space="preserve">ב"ש: </w:t>
      </w:r>
      <w:r w:rsidRPr="00C35A2C">
        <w:rPr>
          <w:rFonts w:hint="cs"/>
          <w:b/>
          <w:rtl/>
        </w:rPr>
        <w:t>יחלקו יורשי הבעל עם יורשי האב,</w:t>
      </w:r>
    </w:p>
    <w:p w14:paraId="489B0FDB" w14:textId="77777777" w:rsidR="00E07CC2" w:rsidRDefault="00E07CC2" w:rsidP="00E07CC2">
      <w:pPr>
        <w:pStyle w:val="afff5"/>
        <w:rPr>
          <w:b/>
          <w:rtl/>
        </w:rPr>
      </w:pPr>
      <w:r w:rsidRPr="00F1680A">
        <w:rPr>
          <w:rStyle w:val="TanaimMishna"/>
          <w:rFonts w:hint="cs"/>
          <w:rtl/>
          <w:rPrChange w:id="20252" w:author="קלוד" w:date="2026-10-06T10:09:07Z">
            <w:rPr>
              <w:rStyle w:val="affffe"/>
              <w:rFonts w:hint="cs"/>
              <w:rtl/>
            </w:rPr>
          </w:rPrChange>
        </w:rPr>
        <w:t>וב"ה:</w:t>
      </w:r>
      <w:r w:rsidRPr="00C35A2C">
        <w:rPr>
          <w:rFonts w:hint="cs"/>
          <w:b/>
          <w:rtl/>
        </w:rPr>
        <w:t xml:space="preserve"> נכסים - בחזקתן, וכתובה - בחזקת יורשי הבעל,</w:t>
      </w:r>
    </w:p>
    <w:p w14:paraId="7FBC2A62" w14:textId="77777777" w:rsidR="00E07CC2" w:rsidRPr="00C35A2C" w:rsidRDefault="00E07CC2" w:rsidP="00E07CC2">
      <w:pPr>
        <w:pStyle w:val="afff5"/>
        <w:rPr>
          <w:b/>
          <w:rtl/>
        </w:rPr>
      </w:pPr>
      <w:r w:rsidRPr="00C35A2C">
        <w:rPr>
          <w:rFonts w:hint="cs"/>
          <w:b/>
          <w:rtl/>
        </w:rPr>
        <w:t>נכסים הנכנסים והיוצאים עמה - בחזקת יורשי האב.</w:t>
      </w:r>
    </w:p>
    <w:p w14:paraId="70B2EC08" w14:textId="77777777" w:rsidR="00E07CC2" w:rsidRPr="00C35A2C" w:rsidRDefault="00E07CC2" w:rsidP="00E07CC2">
      <w:pPr>
        <w:pStyle w:val="afff5"/>
        <w:rPr>
          <w:b/>
          <w:rtl/>
        </w:rPr>
      </w:pPr>
      <w:r w:rsidRPr="00C35A2C">
        <w:rPr>
          <w:rFonts w:hint="cs"/>
          <w:b/>
          <w:rtl/>
        </w:rPr>
        <w:t>הניח אחיו מעות - ילקח בהן קרקע והוא אוכל פירות.</w:t>
      </w:r>
    </w:p>
    <w:p w14:paraId="1B15E79E" w14:textId="77777777" w:rsidR="00E07CC2" w:rsidRPr="005D7219" w:rsidRDefault="00E07CC2" w:rsidP="00E07CC2">
      <w:pPr>
        <w:pStyle w:val="afff5"/>
        <w:rPr>
          <w:b/>
          <w:spacing w:val="6"/>
          <w:rtl/>
        </w:rPr>
      </w:pPr>
      <w:bookmarkStart w:id="619" w:name="_Toc119353411"/>
      <w:r w:rsidRPr="00F1680A">
        <w:rPr>
          <w:rStyle w:val="afffff5"/>
          <w:rFonts w:hint="cs"/>
          <w:rtl/>
        </w:rPr>
        <w:t>פירות התלושין מן הקרקע</w:t>
      </w:r>
      <w:bookmarkEnd w:id="619"/>
      <w:r w:rsidRPr="005D7219">
        <w:rPr>
          <w:rFonts w:hint="cs"/>
          <w:b/>
          <w:spacing w:val="6"/>
          <w:rtl/>
        </w:rPr>
        <w:t xml:space="preserve"> ילקח בהן קרקע והוא אוכל פירות,</w:t>
      </w:r>
    </w:p>
    <w:p w14:paraId="326363DA" w14:textId="29989082" w:rsidR="00E07CC2" w:rsidRPr="005D7219" w:rsidRDefault="00E07CC2" w:rsidP="00F1680A">
      <w:pPr>
        <w:pStyle w:val="afffff4"/>
        <w:rPr>
          <w:rtl/>
        </w:rPr>
      </w:pPr>
      <w:ins w:id="9966" w:author="מספור קטעי משנה" w:date="2026-10-06T06:45:30Z">
        <w:r>
          <w:rPr>
            <w:rStyle w:val="MisparKeta"/>
          </w:rPr>
          <w:t xml:space="preserve">א. </w:t>
        </w:r>
      </w:ins>
      <w:bookmarkStart w:id="620" w:name="_Toc119353412"/>
      <w:r w:rsidRPr="005D7219">
        <w:rPr>
          <w:rFonts w:hint="cs"/>
          <w:rtl/>
        </w:rPr>
        <w:t>המחוברין בקרקע</w:t>
      </w:r>
      <w:bookmarkEnd w:id="620"/>
    </w:p>
    <w:p>
      <w:pPr>
        <w:pStyle w:val="MishnaBatzad"/>
        <w:rPr>
          <w:ins w:id="20492" w:author="קלוד" w:date="2026-10-06T10:09:07Z"/>
        </w:rPr>
      </w:pPr>
      <w:ins w:id="20491" w:author="קלוד" w:date="2026-10-06T10:09:07Z">
        <w:r>
          <w:t xml:space="preserve">משנה ז</w:t>
        </w:r>
      </w:ins>
    </w:p>
    <w:p w14:paraId="29FA78AA" w14:textId="77777777" w:rsidR="00E07CC2" w:rsidRPr="00FC54B9" w:rsidRDefault="00E07CC2" w:rsidP="00E07CC2">
      <w:pPr>
        <w:pStyle w:val="afff5"/>
        <w:rPr>
          <w:b/>
          <w:spacing w:val="-2"/>
          <w:rtl/>
        </w:rPr>
      </w:pPr>
      <w:r w:rsidRPr="00A677A5">
        <w:rPr>
          <w:rStyle w:val="TanaimMishna"/>
          <w:rFonts w:hint="cs"/>
          <w:rtl/>
          <w:rPrChange w:id="20253" w:author="קלוד" w:date="2026-10-06T10:09:07Z">
            <w:rPr>
              <w:rStyle w:val="affffe"/>
              <w:rFonts w:hint="cs"/>
              <w:rtl/>
            </w:rPr>
          </w:rPrChange>
        </w:rPr>
        <w:t>ר"מ</w:t>
      </w:r>
      <w:r w:rsidRPr="00F1680A">
        <w:rPr>
          <w:rStyle w:val="TanaimMishna"/>
          <w:rFonts w:hint="cs"/>
          <w:spacing w:val="4"/>
          <w:rtl/>
          <w:rPrChange w:id="20254" w:author="קלוד" w:date="2026-10-06T10:09:07Z">
            <w:rPr>
              <w:rStyle w:val="affffe"/>
              <w:rFonts w:hint="cs"/>
              <w:spacing w:val="4"/>
              <w:rtl/>
            </w:rPr>
          </w:rPrChange>
        </w:rPr>
        <w:t>:</w:t>
      </w:r>
      <w:r w:rsidRPr="00F1680A">
        <w:rPr>
          <w:rFonts w:hint="cs"/>
          <w:b/>
          <w:spacing w:val="4"/>
          <w:rtl/>
        </w:rPr>
        <w:t xml:space="preserve"> שמין אותן כמה הן יפין בפירות וכמה הן יפין בלא פירות</w:t>
      </w:r>
      <w:r w:rsidRPr="00FC54B9">
        <w:rPr>
          <w:rFonts w:hint="cs"/>
          <w:b/>
          <w:spacing w:val="-2"/>
          <w:rtl/>
        </w:rPr>
        <w:t>,</w:t>
      </w:r>
    </w:p>
    <w:p w14:paraId="08F3DCC4" w14:textId="77777777" w:rsidR="00E07CC2" w:rsidRDefault="00E07CC2" w:rsidP="00E07CC2">
      <w:pPr>
        <w:pStyle w:val="afff5"/>
        <w:rPr>
          <w:b/>
          <w:rtl/>
        </w:rPr>
      </w:pPr>
      <w:r>
        <w:rPr>
          <w:rFonts w:hint="cs"/>
          <w:b/>
          <w:rtl/>
        </w:rPr>
        <w:t xml:space="preserve">       </w:t>
      </w:r>
      <w:r w:rsidRPr="00C35A2C">
        <w:rPr>
          <w:rFonts w:hint="cs"/>
          <w:b/>
          <w:rtl/>
        </w:rPr>
        <w:t>והמותר ילקח בהן קרקע והוא אוכל פירות;</w:t>
      </w:r>
    </w:p>
    <w:p w14:paraId="0E68F7DD" w14:textId="158480A5" w:rsidR="00E07CC2" w:rsidRDefault="00E07CC2" w:rsidP="00E07CC2">
      <w:pPr>
        <w:pStyle w:val="afff5"/>
        <w:rPr>
          <w:b/>
          <w:rtl/>
        </w:rPr>
      </w:pPr>
      <w:r w:rsidRPr="00A677A5">
        <w:rPr>
          <w:rStyle w:val="TanaimMishna"/>
          <w:rFonts w:hint="cs"/>
          <w:rtl/>
          <w:rPrChange w:id="20255" w:author="קלוד" w:date="2026-10-06T10:09:07Z">
            <w:rPr>
              <w:rStyle w:val="affffe"/>
              <w:rFonts w:hint="cs"/>
              <w:rtl/>
            </w:rPr>
          </w:rPrChange>
        </w:rPr>
        <w:t xml:space="preserve">וחכ"א: </w:t>
      </w:r>
      <w:r w:rsidRPr="00C35A2C">
        <w:rPr>
          <w:rFonts w:hint="cs"/>
          <w:b/>
          <w:rtl/>
        </w:rPr>
        <w:t>המחוברין בקרקע שלו, התלושין כל הקודם זכה בהן,</w:t>
      </w:r>
    </w:p>
    <w:p w14:paraId="6BF996A6" w14:textId="77777777" w:rsidR="00E07CC2" w:rsidRPr="00C35A2C" w:rsidRDefault="00E07CC2" w:rsidP="00E07CC2">
      <w:pPr>
        <w:pStyle w:val="afff5"/>
        <w:rPr>
          <w:b/>
          <w:rtl/>
        </w:rPr>
      </w:pPr>
      <w:bookmarkStart w:id="621" w:name="_Toc119353413"/>
      <w:r w:rsidRPr="00F1680A">
        <w:rPr>
          <w:rStyle w:val="afffff5"/>
          <w:rFonts w:hint="cs"/>
          <w:rtl/>
        </w:rPr>
        <w:t>קדם הוא זכה, קדמה היא</w:t>
      </w:r>
      <w:bookmarkEnd w:id="621"/>
      <w:r w:rsidRPr="00F1680A">
        <w:rPr>
          <w:rStyle w:val="afffff5"/>
          <w:rFonts w:hint="cs"/>
          <w:rtl/>
        </w:rPr>
        <w:t xml:space="preserve"> </w:t>
      </w:r>
      <w:r w:rsidRPr="00C35A2C">
        <w:rPr>
          <w:rFonts w:hint="cs"/>
          <w:b/>
          <w:rtl/>
        </w:rPr>
        <w:t>ילקח בהן קרקע והוא אוכל פירות.</w:t>
      </w:r>
    </w:p>
    <w:p w14:paraId="61155570" w14:textId="77777777" w:rsidR="00E07CC2" w:rsidRPr="00C35A2C" w:rsidRDefault="00E07CC2" w:rsidP="00E07CC2">
      <w:pPr>
        <w:pStyle w:val="afff5"/>
        <w:rPr>
          <w:b/>
          <w:rtl/>
        </w:rPr>
      </w:pPr>
      <w:bookmarkStart w:id="622" w:name="_Toc119353414"/>
      <w:r w:rsidRPr="00F1680A">
        <w:rPr>
          <w:rStyle w:val="afffff5"/>
          <w:rFonts w:hint="cs"/>
          <w:rtl/>
        </w:rPr>
        <w:lastRenderedPageBreak/>
        <w:t>כנסה</w:t>
      </w:r>
      <w:bookmarkEnd w:id="622"/>
      <w:r w:rsidRPr="00C35A2C">
        <w:rPr>
          <w:rFonts w:hint="cs"/>
          <w:b/>
          <w:rtl/>
        </w:rPr>
        <w:t xml:space="preserve"> - כאשתו לכל דבר, בלבד שתהא כתובתה על נכסי בעלה הראשון.</w:t>
      </w:r>
    </w:p>
    <w:p w14:paraId="0A7BA2B3" w14:textId="77777777" w:rsidR="00E07CC2" w:rsidRPr="00F5539C" w:rsidRDefault="00E07CC2" w:rsidP="00E07CC2">
      <w:pPr>
        <w:pStyle w:val="afff5"/>
        <w:rPr>
          <w:b/>
          <w:rtl/>
        </w:rPr>
      </w:pPr>
      <w:r w:rsidRPr="00F5539C">
        <w:rPr>
          <w:rFonts w:hint="cs"/>
          <w:b/>
          <w:rtl/>
        </w:rPr>
        <w:t>לא יאמר לה הרי כתובתיך מונחת על השלחן, אלא כל נכסיו אחראין לכתובתה.</w:t>
      </w:r>
    </w:p>
    <w:p w14:paraId="441D6DEA" w14:textId="77777777" w:rsidR="00E07CC2" w:rsidRPr="00FC54B9" w:rsidRDefault="00E07CC2" w:rsidP="00E07CC2">
      <w:pPr>
        <w:pStyle w:val="afff5"/>
        <w:rPr>
          <w:b/>
          <w:spacing w:val="-2"/>
          <w:rtl/>
        </w:rPr>
      </w:pPr>
      <w:r w:rsidRPr="005D7219">
        <w:rPr>
          <w:rFonts w:hint="cs"/>
          <w:b/>
          <w:rtl/>
        </w:rPr>
        <w:t>וכן לא יאמר אדם לאשתו הרי כתובתיך מונחת על השלחן, אלא כל נכסיו אחראין לכתובתה</w:t>
      </w:r>
      <w:r w:rsidRPr="00FC54B9">
        <w:rPr>
          <w:rFonts w:hint="cs"/>
          <w:b/>
          <w:spacing w:val="-2"/>
          <w:rtl/>
        </w:rPr>
        <w:t>.</w:t>
      </w:r>
    </w:p>
    <w:p w14:paraId="380E8F63" w14:textId="77777777" w:rsidR="00E07CC2" w:rsidRPr="00C35A2C" w:rsidRDefault="00E07CC2" w:rsidP="00E07CC2">
      <w:pPr>
        <w:pStyle w:val="afff5"/>
        <w:rPr>
          <w:b/>
          <w:rtl/>
        </w:rPr>
      </w:pPr>
      <w:bookmarkStart w:id="623" w:name="_Toc119353415"/>
      <w:r w:rsidRPr="00F1680A">
        <w:rPr>
          <w:rStyle w:val="afffff5"/>
          <w:rFonts w:hint="cs"/>
          <w:rtl/>
        </w:rPr>
        <w:t>גירשה</w:t>
      </w:r>
      <w:bookmarkEnd w:id="623"/>
      <w:r w:rsidRPr="00F1680A">
        <w:rPr>
          <w:rStyle w:val="afffff5"/>
          <w:rFonts w:hint="cs"/>
          <w:rtl/>
        </w:rPr>
        <w:t xml:space="preserve"> </w:t>
      </w:r>
      <w:r w:rsidRPr="00C35A2C">
        <w:rPr>
          <w:rFonts w:hint="cs"/>
          <w:b/>
          <w:rtl/>
        </w:rPr>
        <w:t>- אין לה אלא כתובה.</w:t>
      </w:r>
    </w:p>
    <w:p w14:paraId="02D3FA6B" w14:textId="483909EF" w:rsidR="00E07CC2" w:rsidRDefault="00E07CC2" w:rsidP="005D7219">
      <w:pPr>
        <w:pStyle w:val="afff5"/>
        <w:rPr>
          <w:rtl/>
        </w:rPr>
      </w:pPr>
      <w:bookmarkStart w:id="624" w:name="_Toc119353416"/>
      <w:r w:rsidRPr="00F1680A">
        <w:rPr>
          <w:rStyle w:val="afffff5"/>
          <w:rFonts w:hint="cs"/>
          <w:rtl/>
        </w:rPr>
        <w:t>החזירה</w:t>
      </w:r>
      <w:bookmarkEnd w:id="624"/>
      <w:r w:rsidRPr="00C35A2C">
        <w:rPr>
          <w:rFonts w:hint="cs"/>
          <w:b/>
          <w:rtl/>
        </w:rPr>
        <w:t xml:space="preserve"> הרי היא ככל הנשים, ואין לה אלא כתובה בלבד.</w:t>
      </w:r>
    </w:p>
    <w:p w14:paraId="193A9611" w14:textId="77777777" w:rsidR="00E07CC2" w:rsidRDefault="00E07CC2" w:rsidP="00E26091">
      <w:pPr>
        <w:pStyle w:val="afff"/>
        <w:framePr w:wrap="around"/>
        <w:rPr>
          <w:rtl/>
        </w:rPr>
      </w:pPr>
      <w:bookmarkStart w:id="625" w:name="_Toc119353417"/>
      <w:r w:rsidRPr="00C35A2C">
        <w:rPr>
          <w:rFonts w:hint="cs"/>
          <w:rtl/>
        </w:rPr>
        <w:t>פא.</w:t>
      </w:r>
      <w:bookmarkEnd w:id="625"/>
    </w:p>
    <w:p w14:paraId="76C64914" w14:textId="5A397CAC" w:rsidR="00E268F4" w:rsidRPr="008C28D0" w:rsidRDefault="00E07CC2" w:rsidP="00F1680A">
      <w:pPr>
        <w:pStyle w:val="affffb"/>
        <w:rPr>
          <w:spacing w:val="0"/>
          <w:rtl/>
        </w:rPr>
      </w:pPr>
      <w:bookmarkStart w:id="626" w:name="_Toc119353418"/>
      <w:r w:rsidRPr="008C28D0">
        <w:rPr>
          <w:spacing w:val="0"/>
          <w:rtl/>
        </w:rPr>
        <w:t>איבעיא</w:t>
      </w:r>
      <w:r w:rsidRPr="008C28D0">
        <w:rPr>
          <w:rFonts w:hint="cs"/>
          <w:spacing w:val="0"/>
          <w:rtl/>
        </w:rPr>
        <w:t>: שומרת יבם שמתה מי קוברה</w:t>
      </w:r>
      <w:r w:rsidR="00E268F4" w:rsidRPr="008C28D0">
        <w:rPr>
          <w:rFonts w:hint="cs"/>
          <w:spacing w:val="0"/>
          <w:rtl/>
        </w:rPr>
        <w:t>?</w:t>
      </w:r>
      <w:bookmarkEnd w:id="626"/>
    </w:p>
    <w:p w14:paraId="2FA1B77F" w14:textId="706E492D" w:rsidR="00E07CC2" w:rsidRPr="00730169" w:rsidRDefault="00E07CC2" w:rsidP="00F1680A">
      <w:pPr>
        <w:rPr>
          <w:rFonts w:ascii="Fb Fontext" w:hAnsi="Fb Fontext"/>
          <w:spacing w:val="-2"/>
          <w:rtl/>
        </w:rPr>
      </w:pPr>
      <w:r w:rsidRPr="00C35A2C">
        <w:rPr>
          <w:rFonts w:ascii="Fb Fontext" w:hAnsi="Fb Fontext" w:hint="cs"/>
          <w:rtl/>
        </w:rPr>
        <w:t xml:space="preserve">יורשי הבעל, </w:t>
      </w:r>
      <w:r w:rsidR="005D7219">
        <w:rPr>
          <w:rFonts w:ascii="Fb Fontext" w:hAnsi="Fb Fontext" w:hint="cs"/>
          <w:rtl/>
        </w:rPr>
        <w:t>שיורשים כתובתה</w:t>
      </w:r>
      <w:r w:rsidRPr="00C35A2C">
        <w:rPr>
          <w:rFonts w:ascii="Fb Fontext" w:hAnsi="Fb Fontext" w:hint="cs"/>
          <w:rtl/>
        </w:rPr>
        <w:t>,</w:t>
      </w:r>
      <w:r w:rsidR="00F1680A">
        <w:rPr>
          <w:rFonts w:ascii="Fb Fontext" w:hAnsi="Fb Fontext" w:hint="cs"/>
          <w:rtl/>
        </w:rPr>
        <w:t xml:space="preserve"> א</w:t>
      </w:r>
      <w:r w:rsidRPr="00730169">
        <w:rPr>
          <w:rFonts w:ascii="Fb Fontext" w:hAnsi="Fb Fontext" w:cs="PFT_Frank" w:hint="cs"/>
          <w:b/>
          <w:bCs/>
          <w:spacing w:val="-2"/>
          <w:szCs w:val="14"/>
          <w:rtl/>
        </w:rPr>
        <w:t>ו</w:t>
      </w:r>
      <w:r w:rsidRPr="00730169">
        <w:rPr>
          <w:rFonts w:ascii="Fb Fontext" w:hAnsi="Fb Fontext" w:hint="cs"/>
          <w:spacing w:val="-2"/>
          <w:rtl/>
        </w:rPr>
        <w:t xml:space="preserve"> יורשי האב </w:t>
      </w:r>
      <w:r w:rsidR="00F1680A">
        <w:rPr>
          <w:rFonts w:ascii="Fb Fontext" w:hAnsi="Fb Fontext" w:hint="cs"/>
          <w:spacing w:val="-2"/>
          <w:rtl/>
        </w:rPr>
        <w:t>שיורשים</w:t>
      </w:r>
      <w:r w:rsidRPr="00730169">
        <w:rPr>
          <w:rFonts w:ascii="Fb Fontext" w:hAnsi="Fb Fontext" w:hint="cs"/>
          <w:spacing w:val="-2"/>
          <w:rtl/>
        </w:rPr>
        <w:t xml:space="preserve"> נכסים הנכנסין והיוצאין עמה?</w:t>
      </w:r>
    </w:p>
    <w:p w14:paraId="6A094898" w14:textId="382C121B" w:rsidR="00E07CC2" w:rsidRPr="00C35A2C" w:rsidRDefault="00E07CC2" w:rsidP="00E07CC2">
      <w:pPr>
        <w:rPr>
          <w:rFonts w:ascii="Fb Fontext" w:hAnsi="Fb Fontext"/>
          <w:rtl/>
        </w:rPr>
      </w:pPr>
      <w:r w:rsidRPr="00F1680A">
        <w:rPr>
          <w:rStyle w:val="affffe"/>
          <w:rFonts w:hint="cs"/>
          <w:rtl/>
        </w:rPr>
        <w:t>ר</w:t>
      </w:r>
      <w:r w:rsidRPr="00F1680A">
        <w:rPr>
          <w:rStyle w:val="affffe"/>
          <w:rtl/>
        </w:rPr>
        <w:t>"</w:t>
      </w:r>
      <w:r w:rsidRPr="00F1680A">
        <w:rPr>
          <w:rStyle w:val="affffe"/>
          <w:rFonts w:hint="cs"/>
          <w:rtl/>
        </w:rPr>
        <w:t>עמ ת</w:t>
      </w:r>
      <w:r w:rsidRPr="00F1680A">
        <w:rPr>
          <w:rStyle w:val="affffe"/>
          <w:rtl/>
        </w:rPr>
        <w:t>"</w:t>
      </w:r>
      <w:r w:rsidRPr="00F1680A">
        <w:rPr>
          <w:rStyle w:val="affffe"/>
          <w:rFonts w:hint="cs"/>
          <w:rtl/>
        </w:rPr>
        <w:t xml:space="preserve">ש </w:t>
      </w:r>
      <w:r w:rsidRPr="005D7219">
        <w:rPr>
          <w:rStyle w:val="affffe"/>
          <w:rFonts w:hint="cs"/>
          <w:rtl/>
        </w:rPr>
        <w:t xml:space="preserve">דתניא: </w:t>
      </w:r>
      <w:r w:rsidRPr="00C35A2C">
        <w:rPr>
          <w:rFonts w:ascii="Fb Fontext" w:hAnsi="Fb Fontext" w:hint="cs"/>
          <w:rtl/>
        </w:rPr>
        <w:t>שומרת יבם שמתה, יורשיה</w:t>
      </w:r>
      <w:r w:rsidRPr="00224771">
        <w:rPr>
          <w:rFonts w:cs="PFT_Frank" w:hint="cs"/>
          <w:b/>
          <w:bCs/>
          <w:szCs w:val="14"/>
          <w:rtl/>
        </w:rPr>
        <w:t xml:space="preserve"> יורשי כתובתה חייבין בקבורתה.</w:t>
      </w:r>
    </w:p>
    <w:p w14:paraId="0132D7AC" w14:textId="138CB05C" w:rsidR="00E07CC2" w:rsidRPr="00C35A2C" w:rsidRDefault="00E07CC2" w:rsidP="00E07CC2">
      <w:pPr>
        <w:rPr>
          <w:rFonts w:ascii="Fb Fontext" w:hAnsi="Fb Fontext"/>
          <w:rtl/>
        </w:rPr>
      </w:pPr>
      <w:r w:rsidRPr="005D7219">
        <w:rPr>
          <w:rStyle w:val="affffe"/>
          <w:rFonts w:hint="cs"/>
          <w:rtl/>
        </w:rPr>
        <w:t>אביי</w:t>
      </w:r>
      <w:r w:rsidR="00F1680A">
        <w:rPr>
          <w:rStyle w:val="affffe"/>
          <w:rFonts w:hint="cs"/>
          <w:rtl/>
        </w:rPr>
        <w:t>:</w:t>
      </w:r>
      <w:r w:rsidRPr="005D7219">
        <w:rPr>
          <w:rStyle w:val="affffe"/>
          <w:rFonts w:hint="cs"/>
          <w:rtl/>
        </w:rPr>
        <w:t xml:space="preserve"> אף אנן תנינא:</w:t>
      </w:r>
      <w:r w:rsidRPr="00C35A2C">
        <w:rPr>
          <w:rFonts w:ascii="Fb Fontext" w:hAnsi="Fb Fontext" w:hint="cs"/>
          <w:rtl/>
        </w:rPr>
        <w:t xml:space="preserve"> אלמנה ניזונת מנכסי יתומין, ומעשה ידיה שלהן, ואין חייבין בקבורתה, יורשיה יורשי כתובתה חייבין בקבורתה, ואלמנה שיש לה שני יורשין- הוי אומר: זו שומרת יבם.</w:t>
      </w:r>
    </w:p>
    <w:p w14:paraId="16889CE8" w14:textId="77777777" w:rsidR="00E07CC2" w:rsidRDefault="00E07CC2" w:rsidP="00E07CC2">
      <w:pPr>
        <w:rPr>
          <w:rFonts w:ascii="Fb Fontext" w:hAnsi="Fb Fontext"/>
          <w:rtl/>
        </w:rPr>
      </w:pPr>
      <w:r w:rsidRPr="005D7219">
        <w:rPr>
          <w:rStyle w:val="affffe"/>
          <w:rFonts w:hint="cs"/>
          <w:rtl/>
        </w:rPr>
        <w:t>רבא, ולימא:</w:t>
      </w:r>
      <w:r w:rsidRPr="00C35A2C">
        <w:rPr>
          <w:rFonts w:ascii="Fb Fontext" w:hAnsi="Fb Fontext" w:hint="cs"/>
          <w:rtl/>
        </w:rPr>
        <w:t xml:space="preserve"> אח אני יורש, אשתו אין אני קובר!</w:t>
      </w:r>
    </w:p>
    <w:p w14:paraId="5DF7B5B8" w14:textId="77777777" w:rsidR="009E1DB3" w:rsidRDefault="00E07CC2" w:rsidP="00E07CC2">
      <w:pPr>
        <w:rPr>
          <w:rFonts w:ascii="Fb Fontext" w:hAnsi="Fb Fontext"/>
          <w:spacing w:val="-2"/>
          <w:rtl/>
        </w:rPr>
      </w:pPr>
      <w:r w:rsidRPr="005D7219">
        <w:rPr>
          <w:rStyle w:val="affffe"/>
          <w:rFonts w:hint="cs"/>
          <w:rtl/>
        </w:rPr>
        <w:t>א</w:t>
      </w:r>
      <w:r w:rsidRPr="005D7219">
        <w:rPr>
          <w:rStyle w:val="affffe"/>
          <w:rtl/>
        </w:rPr>
        <w:t>"</w:t>
      </w:r>
      <w:r w:rsidRPr="005D7219">
        <w:rPr>
          <w:rStyle w:val="affffe"/>
          <w:rFonts w:hint="cs"/>
          <w:rtl/>
        </w:rPr>
        <w:t xml:space="preserve">ל אביי: </w:t>
      </w:r>
      <w:r w:rsidRPr="00F5539C">
        <w:rPr>
          <w:rFonts w:ascii="Fb Fontext" w:hAnsi="Fb Fontext" w:hint="cs"/>
          <w:spacing w:val="-2"/>
          <w:rtl/>
        </w:rPr>
        <w:t xml:space="preserve">משום דבאין עליו משני צדדין, </w:t>
      </w:r>
    </w:p>
    <w:p w14:paraId="11F82556" w14:textId="15BF10E4" w:rsidR="00E07CC2" w:rsidRPr="00F5539C" w:rsidRDefault="00E07CC2" w:rsidP="009E1DB3">
      <w:pPr>
        <w:ind w:left="453" w:firstLine="57"/>
        <w:rPr>
          <w:rFonts w:ascii="Fb Fontext" w:hAnsi="Fb Fontext"/>
          <w:spacing w:val="-2"/>
          <w:rtl/>
        </w:rPr>
      </w:pPr>
      <w:r w:rsidRPr="00F5539C">
        <w:rPr>
          <w:rFonts w:ascii="Fb Fontext" w:hAnsi="Fb Fontext" w:hint="cs"/>
          <w:spacing w:val="-2"/>
          <w:rtl/>
        </w:rPr>
        <w:t>אם אחיו יורש יקבור אשתו, אם אין קובר יתן כתובתה</w:t>
      </w:r>
      <w:r w:rsidR="001F2143">
        <w:rPr>
          <w:rFonts w:ascii="Fb Fontext" w:hAnsi="Fb Fontext" w:hint="cs"/>
          <w:spacing w:val="-2"/>
          <w:rtl/>
        </w:rPr>
        <w:t>,</w:t>
      </w:r>
    </w:p>
    <w:p w14:paraId="77BD03EE" w14:textId="2462FAE8" w:rsidR="00E07CC2" w:rsidRDefault="00E07CC2" w:rsidP="00E07CC2">
      <w:pPr>
        <w:rPr>
          <w:rFonts w:ascii="Fb Fontext" w:hAnsi="Fb Fontext"/>
          <w:rtl/>
        </w:rPr>
      </w:pPr>
      <w:r w:rsidRPr="005D7219">
        <w:rPr>
          <w:rStyle w:val="affffe"/>
          <w:rFonts w:hint="cs"/>
          <w:rtl/>
        </w:rPr>
        <w:t>א</w:t>
      </w:r>
      <w:r w:rsidRPr="005D7219">
        <w:rPr>
          <w:rStyle w:val="affffe"/>
          <w:rtl/>
        </w:rPr>
        <w:t>"</w:t>
      </w:r>
      <w:r w:rsidRPr="005D7219">
        <w:rPr>
          <w:rStyle w:val="affffe"/>
          <w:rFonts w:hint="cs"/>
          <w:rtl/>
        </w:rPr>
        <w:t xml:space="preserve">ל רבא: </w:t>
      </w:r>
      <w:r w:rsidRPr="00C35A2C">
        <w:rPr>
          <w:rFonts w:ascii="Fb Fontext" w:hAnsi="Fb Fontext" w:hint="cs"/>
          <w:rtl/>
        </w:rPr>
        <w:t>יאמר שאח יורש ואינו קובר אשתו מדין כתובה דלא ניתנה כתובה לגבות מחיים!</w:t>
      </w:r>
      <w:r w:rsidR="009E1DB3">
        <w:rPr>
          <w:rFonts w:ascii="Fb Fontext" w:hAnsi="Fb Fontext" w:hint="cs"/>
          <w:rtl/>
        </w:rPr>
        <w:t xml:space="preserve"> </w:t>
      </w:r>
    </w:p>
    <w:p w14:paraId="178AEC5A" w14:textId="70040F39" w:rsidR="005D7219" w:rsidRDefault="00E07CC2" w:rsidP="009E1DB3">
      <w:pPr>
        <w:rPr>
          <w:rStyle w:val="affffe"/>
          <w:rtl/>
        </w:rPr>
      </w:pPr>
      <w:r w:rsidRPr="005D7219">
        <w:rPr>
          <w:rStyle w:val="affffe"/>
          <w:rFonts w:hint="cs"/>
          <w:rtl/>
        </w:rPr>
        <w:t xml:space="preserve">ויקשה על רבא </w:t>
      </w:r>
      <w:r w:rsidRPr="00C35A2C">
        <w:rPr>
          <w:rFonts w:ascii="Fb Fontext" w:hAnsi="Fb Fontext" w:hint="cs"/>
          <w:rtl/>
        </w:rPr>
        <w:t>דלהדיא לא ס</w:t>
      </w:r>
      <w:r w:rsidRPr="00C35A2C">
        <w:rPr>
          <w:rFonts w:ascii="Fb Fontext" w:hAnsi="Fb Fontext"/>
          <w:rtl/>
        </w:rPr>
        <w:t>"</w:t>
      </w:r>
      <w:r w:rsidRPr="00C35A2C">
        <w:rPr>
          <w:rFonts w:ascii="Fb Fontext" w:hAnsi="Fb Fontext" w:hint="cs"/>
          <w:rtl/>
        </w:rPr>
        <w:t>ל הכי</w:t>
      </w:r>
      <w:r w:rsidR="00E268F4">
        <w:rPr>
          <w:rFonts w:ascii="Fb Fontext" w:hAnsi="Fb Fontext" w:hint="cs"/>
          <w:rtl/>
        </w:rPr>
        <w:t>,</w:t>
      </w:r>
      <w:r w:rsidR="009E1DB3">
        <w:rPr>
          <w:rFonts w:ascii="Fb Fontext" w:hAnsi="Fb Fontext" w:hint="cs"/>
          <w:rtl/>
        </w:rPr>
        <w:t xml:space="preserve"> </w:t>
      </w:r>
      <w:r w:rsidRPr="005D7219">
        <w:rPr>
          <w:rStyle w:val="affffe"/>
          <w:rFonts w:hint="cs"/>
          <w:rtl/>
        </w:rPr>
        <w:t>ואדרבה לב</w:t>
      </w:r>
      <w:r w:rsidRPr="005D7219">
        <w:rPr>
          <w:rStyle w:val="affffe"/>
          <w:rtl/>
        </w:rPr>
        <w:t>"</w:t>
      </w:r>
      <w:r w:rsidRPr="005D7219">
        <w:rPr>
          <w:rStyle w:val="affffe"/>
          <w:rFonts w:hint="cs"/>
          <w:rtl/>
        </w:rPr>
        <w:t>ש ס</w:t>
      </w:r>
      <w:r w:rsidRPr="005D7219">
        <w:rPr>
          <w:rStyle w:val="affffe"/>
          <w:rtl/>
        </w:rPr>
        <w:t>"</w:t>
      </w:r>
      <w:r w:rsidRPr="005D7219">
        <w:rPr>
          <w:rStyle w:val="affffe"/>
          <w:rFonts w:hint="cs"/>
          <w:rtl/>
        </w:rPr>
        <w:t xml:space="preserve">ל: </w:t>
      </w:r>
      <w:r w:rsidRPr="00C35A2C">
        <w:rPr>
          <w:rFonts w:ascii="Fb Fontext" w:hAnsi="Fb Fontext" w:hint="cs"/>
          <w:rtl/>
        </w:rPr>
        <w:t>דשטר העומד לגבות כגבוי דמי;</w:t>
      </w:r>
      <w:r w:rsidR="009E1DB3">
        <w:rPr>
          <w:rStyle w:val="affffe"/>
          <w:rFonts w:hint="cs"/>
          <w:rtl/>
        </w:rPr>
        <w:t xml:space="preserve"> </w:t>
      </w:r>
      <w:r w:rsidRPr="005D7219">
        <w:rPr>
          <w:rStyle w:val="affffe"/>
          <w:rFonts w:hint="cs"/>
          <w:rtl/>
        </w:rPr>
        <w:t xml:space="preserve">דתנן: </w:t>
      </w:r>
      <w:r w:rsidRPr="00C35A2C">
        <w:rPr>
          <w:rFonts w:ascii="Fb Fontext" w:hAnsi="Fb Fontext" w:hint="cs"/>
          <w:rtl/>
        </w:rPr>
        <w:t>מתו בעליהן עד שלא שתו,</w:t>
      </w:r>
    </w:p>
    <w:p w14:paraId="015690E8" w14:textId="7E7F737E" w:rsidR="00E07CC2" w:rsidRPr="00C35A2C" w:rsidRDefault="00E07CC2" w:rsidP="005D7219">
      <w:pPr>
        <w:ind w:firstLine="57"/>
        <w:rPr>
          <w:rFonts w:ascii="Fb Fontext" w:hAnsi="Fb Fontext"/>
          <w:rtl/>
        </w:rPr>
      </w:pPr>
      <w:r w:rsidRPr="005D7219">
        <w:rPr>
          <w:rStyle w:val="affffe"/>
          <w:rFonts w:hint="cs"/>
          <w:rtl/>
        </w:rPr>
        <w:t xml:space="preserve">בש"א: </w:t>
      </w:r>
      <w:r w:rsidRPr="00C35A2C">
        <w:rPr>
          <w:rFonts w:ascii="Fb Fontext" w:hAnsi="Fb Fontext" w:hint="cs"/>
          <w:rtl/>
        </w:rPr>
        <w:t xml:space="preserve">נוטלות כתובתה ולא שותות, </w:t>
      </w:r>
      <w:r w:rsidRPr="009E1DB3">
        <w:rPr>
          <w:rStyle w:val="afffff0"/>
          <w:rFonts w:hint="cs"/>
          <w:rtl/>
        </w:rPr>
        <w:t>[והיינו דכגבוי]</w:t>
      </w:r>
    </w:p>
    <w:p w14:paraId="7101BFE3" w14:textId="77777777" w:rsidR="00E07CC2" w:rsidRDefault="00E07CC2" w:rsidP="005D7219">
      <w:pPr>
        <w:ind w:firstLine="57"/>
        <w:rPr>
          <w:rFonts w:ascii="Fb Fontext" w:hAnsi="Fb Fontext"/>
          <w:rtl/>
        </w:rPr>
      </w:pPr>
      <w:r w:rsidRPr="005D7219">
        <w:rPr>
          <w:rStyle w:val="affffe"/>
          <w:rFonts w:hint="cs"/>
          <w:rtl/>
        </w:rPr>
        <w:lastRenderedPageBreak/>
        <w:t>ובה"א:</w:t>
      </w:r>
      <w:r w:rsidRPr="00C35A2C">
        <w:rPr>
          <w:rFonts w:ascii="Fb Fontext" w:hAnsi="Fb Fontext" w:hint="cs"/>
          <w:rtl/>
        </w:rPr>
        <w:t xml:space="preserve"> או שותות או לא נוטלות כתובה.</w:t>
      </w:r>
    </w:p>
    <w:p w14:paraId="6B2B5CBA" w14:textId="77777777" w:rsidR="00E07CC2" w:rsidRPr="00C35A2C" w:rsidRDefault="00E07CC2" w:rsidP="00E07CC2">
      <w:pPr>
        <w:rPr>
          <w:rFonts w:ascii="Fb Fontext" w:hAnsi="Fb Fontext"/>
          <w:rtl/>
        </w:rPr>
      </w:pPr>
      <w:r w:rsidRPr="00C35A2C">
        <w:rPr>
          <w:rFonts w:ascii="Fb Fontext" w:hAnsi="Fb Fontext" w:hint="cs"/>
          <w:rtl/>
        </w:rPr>
        <w:t xml:space="preserve">והיות ואין שותות </w:t>
      </w:r>
      <w:r w:rsidRPr="006B2A7E">
        <w:rPr>
          <w:rStyle w:val="affffa"/>
          <w:rFonts w:hint="cs"/>
          <w:rtl/>
        </w:rPr>
        <w:t xml:space="preserve">ד'והביא האיש' </w:t>
      </w:r>
      <w:r w:rsidRPr="00C35A2C">
        <w:rPr>
          <w:rFonts w:ascii="Fb Fontext" w:hAnsi="Fb Fontext" w:hint="cs"/>
          <w:rtl/>
        </w:rPr>
        <w:t>וליכא – לא נוטלות כתובה.</w:t>
      </w:r>
    </w:p>
    <w:p w14:paraId="79913B49" w14:textId="51BC50B4" w:rsidR="00E07CC2" w:rsidRDefault="00E07CC2" w:rsidP="00E07CC2">
      <w:pPr>
        <w:rPr>
          <w:rFonts w:ascii="Fb Fontext" w:hAnsi="Fb Fontext"/>
          <w:rtl/>
        </w:rPr>
      </w:pPr>
      <w:r w:rsidRPr="00EA4F6A">
        <w:rPr>
          <w:rStyle w:val="affffe"/>
          <w:rFonts w:hint="cs"/>
          <w:rtl/>
        </w:rPr>
        <w:t>וטעמא דב</w:t>
      </w:r>
      <w:r w:rsidRPr="00EA4F6A">
        <w:rPr>
          <w:rStyle w:val="affffe"/>
          <w:rtl/>
        </w:rPr>
        <w:t>"</w:t>
      </w:r>
      <w:r w:rsidRPr="00EA4F6A">
        <w:rPr>
          <w:rStyle w:val="affffe"/>
          <w:rFonts w:hint="cs"/>
          <w:rtl/>
        </w:rPr>
        <w:t>ש:</w:t>
      </w:r>
      <w:r w:rsidRPr="00C35A2C">
        <w:rPr>
          <w:rFonts w:ascii="Fb Fontext" w:hAnsi="Fb Fontext" w:hint="cs"/>
          <w:rtl/>
        </w:rPr>
        <w:t xml:space="preserve"> </w:t>
      </w:r>
      <w:r w:rsidR="0061471E">
        <w:rPr>
          <w:rFonts w:ascii="Fb Fontext" w:hAnsi="Fb Fontext" w:hint="cs"/>
          <w:rtl/>
        </w:rPr>
        <w:t>אף</w:t>
      </w:r>
      <w:r w:rsidRPr="00C35A2C">
        <w:rPr>
          <w:rFonts w:ascii="Fb Fontext" w:hAnsi="Fb Fontext" w:hint="cs"/>
          <w:rtl/>
        </w:rPr>
        <w:t xml:space="preserve"> דאין ספק מוציא מידי וודאי – דכגבוי הוא</w:t>
      </w:r>
      <w:r w:rsidR="001F2143">
        <w:rPr>
          <w:rFonts w:ascii="Fb Fontext" w:hAnsi="Fb Fontext" w:hint="cs"/>
          <w:rtl/>
        </w:rPr>
        <w:t>,</w:t>
      </w:r>
    </w:p>
    <w:p w14:paraId="539C5921" w14:textId="77777777" w:rsidR="00E07CC2" w:rsidRPr="00C35A2C" w:rsidRDefault="00E07CC2" w:rsidP="005D7219">
      <w:pPr>
        <w:pStyle w:val="afffff"/>
        <w:ind w:left="510" w:firstLine="170"/>
        <w:rPr>
          <w:rFonts w:cs="Guttman Vilna"/>
          <w:b/>
          <w:bCs/>
          <w:rtl/>
        </w:rPr>
      </w:pPr>
      <w:r w:rsidRPr="00C35A2C">
        <w:rPr>
          <w:rFonts w:hint="cs"/>
          <w:rtl/>
        </w:rPr>
        <w:t>[ומתקיים תנאי זה דתנשאי לאחר טלי דיבם כנישואי אחר הוא]</w:t>
      </w:r>
    </w:p>
    <w:p w14:paraId="30141956" w14:textId="77777777" w:rsidR="00E07CC2" w:rsidRPr="00C35A2C" w:rsidRDefault="00E07CC2" w:rsidP="00E26091">
      <w:pPr>
        <w:pStyle w:val="afff"/>
        <w:framePr w:wrap="around"/>
        <w:rPr>
          <w:rtl/>
        </w:rPr>
      </w:pPr>
      <w:bookmarkStart w:id="627" w:name="_Toc119353419"/>
      <w:r w:rsidRPr="00C35A2C">
        <w:rPr>
          <w:rFonts w:hint="cs"/>
          <w:rtl/>
        </w:rPr>
        <w:t>פא:</w:t>
      </w:r>
      <w:bookmarkEnd w:id="627"/>
    </w:p>
    <w:p w14:paraId="0E1CC3A0" w14:textId="378CC206" w:rsidR="00E07CC2" w:rsidRDefault="00E07CC2" w:rsidP="00E07CC2">
      <w:pPr>
        <w:rPr>
          <w:rFonts w:ascii="Fb Fontext" w:hAnsi="Fb Fontext"/>
          <w:rtl/>
        </w:rPr>
      </w:pPr>
      <w:r w:rsidRPr="00EA4F6A">
        <w:rPr>
          <w:rStyle w:val="affffe"/>
          <w:rFonts w:hint="cs"/>
          <w:rtl/>
        </w:rPr>
        <w:t>שלח רבא לאביי ביד רשב</w:t>
      </w:r>
      <w:r w:rsidRPr="00EA4F6A">
        <w:rPr>
          <w:rStyle w:val="affffe"/>
          <w:rtl/>
        </w:rPr>
        <w:t>"</w:t>
      </w:r>
      <w:r w:rsidRPr="00EA4F6A">
        <w:rPr>
          <w:rStyle w:val="affffe"/>
          <w:rFonts w:hint="cs"/>
          <w:rtl/>
        </w:rPr>
        <w:t>ז:</w:t>
      </w:r>
      <w:r w:rsidRPr="00C35A2C">
        <w:rPr>
          <w:rFonts w:ascii="Fb Fontext" w:hAnsi="Fb Fontext" w:hint="cs"/>
          <w:rtl/>
        </w:rPr>
        <w:t xml:space="preserve"> ומי נתנה כתובה לגבות מחיים?</w:t>
      </w:r>
    </w:p>
    <w:p w14:paraId="00897A44" w14:textId="1028806B" w:rsidR="00E07CC2" w:rsidRPr="00730169" w:rsidRDefault="00E07CC2" w:rsidP="00E07CC2">
      <w:pPr>
        <w:rPr>
          <w:rFonts w:ascii="Fb Fontext" w:hAnsi="Fb Fontext"/>
          <w:spacing w:val="-4"/>
          <w:rtl/>
        </w:rPr>
      </w:pPr>
      <w:r w:rsidRPr="00730169">
        <w:rPr>
          <w:rStyle w:val="affffe"/>
          <w:rFonts w:hint="cs"/>
          <w:spacing w:val="-4"/>
          <w:rtl/>
        </w:rPr>
        <w:t xml:space="preserve">והתניא: </w:t>
      </w:r>
      <w:r w:rsidR="005D7219">
        <w:rPr>
          <w:rStyle w:val="affffe"/>
          <w:rFonts w:hint="cs"/>
          <w:spacing w:val="-4"/>
          <w:rtl/>
        </w:rPr>
        <w:t>מר''א שאלתי לסומכוס</w:t>
      </w:r>
      <w:r w:rsidRPr="00730169">
        <w:rPr>
          <w:rStyle w:val="affffe"/>
          <w:rFonts w:hint="cs"/>
          <w:spacing w:val="-4"/>
          <w:rtl/>
        </w:rPr>
        <w:t>:</w:t>
      </w:r>
      <w:r w:rsidRPr="00730169">
        <w:rPr>
          <w:rFonts w:ascii="Fb Fontext" w:hAnsi="Fb Fontext" w:hint="cs"/>
          <w:spacing w:val="-4"/>
          <w:rtl/>
        </w:rPr>
        <w:t xml:space="preserve"> הרוצה שימכור בנכסי אחיו,</w:t>
      </w:r>
    </w:p>
    <w:p w14:paraId="35242B77" w14:textId="588849B2" w:rsidR="00E07CC2" w:rsidRDefault="00E07CC2" w:rsidP="00E07CC2">
      <w:pPr>
        <w:rPr>
          <w:rFonts w:ascii="Fb Fontext" w:hAnsi="Fb Fontext"/>
          <w:rtl/>
        </w:rPr>
      </w:pPr>
      <w:r w:rsidRPr="00C35A2C">
        <w:rPr>
          <w:rFonts w:ascii="Fb Fontext" w:hAnsi="Fb Fontext" w:hint="cs"/>
          <w:rtl/>
        </w:rPr>
        <w:t>אם כהן יעשה סעודה ויפייס, אם ישראל מגרש בגט ויחזיר;</w:t>
      </w:r>
    </w:p>
    <w:p w14:paraId="043FF222" w14:textId="59A54C02" w:rsidR="00E07CC2" w:rsidRDefault="00E07CC2" w:rsidP="00EA4F6A">
      <w:pPr>
        <w:rPr>
          <w:rFonts w:ascii="Fb Fontext" w:hAnsi="Fb Fontext"/>
          <w:rtl/>
        </w:rPr>
      </w:pPr>
      <w:r w:rsidRPr="005D7219">
        <w:rPr>
          <w:rStyle w:val="affffe"/>
          <w:rFonts w:hint="cs"/>
          <w:rtl/>
        </w:rPr>
        <w:t>ואס</w:t>
      </w:r>
      <w:r w:rsidRPr="005D7219">
        <w:rPr>
          <w:rStyle w:val="affffe"/>
          <w:rtl/>
        </w:rPr>
        <w:t>"</w:t>
      </w:r>
      <w:r w:rsidRPr="005D7219">
        <w:rPr>
          <w:rStyle w:val="affffe"/>
          <w:rFonts w:hint="cs"/>
          <w:rtl/>
        </w:rPr>
        <w:t xml:space="preserve">ד </w:t>
      </w:r>
      <w:r w:rsidRPr="00C35A2C">
        <w:rPr>
          <w:rFonts w:ascii="Fb Fontext" w:hAnsi="Fb Fontext" w:hint="cs"/>
          <w:rtl/>
        </w:rPr>
        <w:t>אפשר לגבות כתובה מחיים למה לגרש ולמכור שייחד לה שיעור כתובה והשאר ימכור</w:t>
      </w:r>
      <w:r w:rsidR="00EA4F6A">
        <w:rPr>
          <w:rFonts w:ascii="Fb Fontext" w:hAnsi="Fb Fontext" w:hint="cs"/>
          <w:rtl/>
        </w:rPr>
        <w:t xml:space="preserve">,    -   </w:t>
      </w:r>
      <w:r w:rsidRPr="00C35A2C">
        <w:rPr>
          <w:rFonts w:ascii="Fb Fontext" w:hAnsi="Fb Fontext" w:hint="cs"/>
          <w:rtl/>
        </w:rPr>
        <w:t>משום איבה</w:t>
      </w:r>
      <w:r w:rsidR="001F2143">
        <w:rPr>
          <w:rFonts w:ascii="Fb Fontext" w:hAnsi="Fb Fontext" w:hint="cs"/>
          <w:rtl/>
        </w:rPr>
        <w:t>,</w:t>
      </w:r>
    </w:p>
    <w:p w14:paraId="2898B445" w14:textId="289A2848" w:rsidR="00E268F4" w:rsidRDefault="00E07CC2" w:rsidP="00E07CC2">
      <w:pPr>
        <w:rPr>
          <w:rFonts w:ascii="Fb Fontext" w:hAnsi="Fb Fontext"/>
          <w:rtl/>
        </w:rPr>
      </w:pPr>
      <w:r w:rsidRPr="00EA4F6A">
        <w:rPr>
          <w:rStyle w:val="affffe"/>
          <w:rFonts w:hint="cs"/>
          <w:rtl/>
        </w:rPr>
        <w:t>ומה שלא הקשה ממתני' דידן</w:t>
      </w:r>
      <w:r>
        <w:rPr>
          <w:rFonts w:ascii="Fb Fontext" w:hAnsi="Fb Fontext" w:hint="cs"/>
          <w:rtl/>
        </w:rPr>
        <w:t xml:space="preserve"> </w:t>
      </w:r>
      <w:r>
        <w:rPr>
          <w:rStyle w:val="affffa"/>
          <w:rFonts w:ascii="Fb Fontext" w:hAnsi="Fb Fontext" w:hint="cs"/>
          <w:rtl/>
          <w:rPrChange w:id="9008" w:author="מנוע פסוקים" w:date="2026-10-05T16:38:26Z">
            <w:rPr>
              <w:rFonts w:ascii="Fb Fontext" w:hAnsi="Fb Fontext" w:hint="cs"/>
              <w:rtl/>
            </w:rPr>
          </w:rPrChange>
        </w:rPr>
        <w:t xml:space="preserve">ד'לא יאמר</w:t>
      </w:r>
      <w:r>
        <w:rPr>
          <w:rFonts w:ascii="Fb Fontext" w:hAnsi="Fb Fontext" w:hint="cs"/>
          <w:rtl/>
        </w:rPr>
        <w:t xml:space="preserve"> לה הרי כתובתיך מונחת לך על השלחן, אלא כל נכסיו אחראין לכתובתה'</w:t>
      </w:r>
      <w:r w:rsidR="00E268F4">
        <w:rPr>
          <w:rFonts w:ascii="Fb Fontext" w:hAnsi="Fb Fontext" w:hint="cs"/>
          <w:rtl/>
        </w:rPr>
        <w:t>!</w:t>
      </w:r>
    </w:p>
    <w:p w14:paraId="2438A99E" w14:textId="2A12A6E0" w:rsidR="00E07CC2" w:rsidRDefault="005D7219" w:rsidP="00E07CC2">
      <w:pPr>
        <w:rPr>
          <w:rFonts w:ascii="Fb Fontext" w:hAnsi="Fb Fontext"/>
          <w:rtl/>
        </w:rPr>
      </w:pPr>
      <w:r>
        <w:rPr>
          <w:rStyle w:val="affffe"/>
          <w:rFonts w:hint="cs"/>
          <w:rtl/>
        </w:rPr>
        <w:t xml:space="preserve">- </w:t>
      </w:r>
      <w:r w:rsidR="00E07CC2" w:rsidRPr="00C35A2C">
        <w:rPr>
          <w:rFonts w:ascii="Fb Fontext" w:hAnsi="Fb Fontext" w:hint="cs"/>
          <w:rtl/>
        </w:rPr>
        <w:t>ד</w:t>
      </w:r>
      <w:r w:rsidR="00E07CC2">
        <w:rPr>
          <w:rFonts w:ascii="Fb Fontext" w:hAnsi="Fb Fontext" w:hint="cs"/>
          <w:rtl/>
        </w:rPr>
        <w:t>שם</w:t>
      </w:r>
      <w:r w:rsidR="00E07CC2" w:rsidRPr="00C35A2C">
        <w:rPr>
          <w:rFonts w:ascii="Fb Fontext" w:hAnsi="Fb Fontext" w:hint="cs"/>
          <w:rtl/>
        </w:rPr>
        <w:t xml:space="preserve"> פשוט דעצה טובה קמ</w:t>
      </w:r>
      <w:r w:rsidR="00E07CC2" w:rsidRPr="00C35A2C">
        <w:rPr>
          <w:rFonts w:ascii="Fb Fontext" w:hAnsi="Fb Fontext"/>
          <w:rtl/>
        </w:rPr>
        <w:t>"</w:t>
      </w:r>
      <w:r w:rsidR="00E07CC2" w:rsidRPr="00C35A2C">
        <w:rPr>
          <w:rFonts w:ascii="Fb Fontext" w:hAnsi="Fb Fontext" w:hint="cs"/>
          <w:rtl/>
        </w:rPr>
        <w:t>ל</w:t>
      </w:r>
      <w:r w:rsidR="00EA4F6A">
        <w:rPr>
          <w:rFonts w:ascii="Fb Fontext" w:hAnsi="Fb Fontext" w:hint="cs"/>
          <w:rtl/>
        </w:rPr>
        <w:t>.</w:t>
      </w:r>
    </w:p>
    <w:p w14:paraId="2CCFCCC5" w14:textId="0B913B2D" w:rsidR="00E07CC2" w:rsidRPr="005D7219" w:rsidRDefault="00E07CC2" w:rsidP="00E07CC2">
      <w:pPr>
        <w:rPr>
          <w:rFonts w:ascii="Fb Fontext" w:hAnsi="Fb Fontext"/>
          <w:spacing w:val="-6"/>
          <w:rtl/>
        </w:rPr>
      </w:pPr>
      <w:r w:rsidRPr="005D7219">
        <w:rPr>
          <w:rStyle w:val="affffe"/>
          <w:rFonts w:hint="cs"/>
          <w:spacing w:val="-6"/>
          <w:rtl/>
        </w:rPr>
        <w:t>וכן מוכח מסיפא</w:t>
      </w:r>
      <w:r w:rsidRPr="005D7219">
        <w:rPr>
          <w:rFonts w:ascii="Fb Fontext" w:hAnsi="Fb Fontext" w:hint="cs"/>
          <w:spacing w:val="-6"/>
          <w:rtl/>
        </w:rPr>
        <w:t xml:space="preserve"> דכל נכסיו אחראין לכתובת אשתו </w:t>
      </w:r>
      <w:r w:rsidR="0061471E" w:rsidRPr="005D7219">
        <w:rPr>
          <w:rStyle w:val="afffff0"/>
          <w:rFonts w:hint="cs"/>
          <w:spacing w:val="-6"/>
          <w:rtl/>
        </w:rPr>
        <w:t>אף</w:t>
      </w:r>
      <w:r w:rsidRPr="005D7219">
        <w:rPr>
          <w:rStyle w:val="afffff0"/>
          <w:rFonts w:hint="cs"/>
          <w:spacing w:val="-6"/>
          <w:rtl/>
        </w:rPr>
        <w:t xml:space="preserve"> דשם וודאי יכול למכור</w:t>
      </w:r>
    </w:p>
    <w:p w14:paraId="3AEF6826" w14:textId="77777777" w:rsidR="00E07CC2" w:rsidRPr="00F97732" w:rsidRDefault="00E07CC2" w:rsidP="003156E1">
      <w:pPr>
        <w:pStyle w:val="aff9"/>
        <w:rPr>
          <w:rtl/>
        </w:rPr>
      </w:pPr>
      <w:r w:rsidRPr="003156E1">
        <w:rPr>
          <w:rFonts w:hint="cs"/>
          <w:rtl/>
        </w:rPr>
        <w:t>׹</w:t>
      </w:r>
    </w:p>
    <w:p w14:paraId="0D7B57B1" w14:textId="375A7E3C" w:rsidR="00E07CC2" w:rsidRDefault="00E07CC2" w:rsidP="00E07CC2">
      <w:pPr>
        <w:rPr>
          <w:rFonts w:ascii="Fb Fontext" w:hAnsi="Fb Fontext"/>
          <w:rtl/>
        </w:rPr>
      </w:pPr>
      <w:r w:rsidRPr="00C35A2C">
        <w:rPr>
          <w:rFonts w:ascii="Fb Fontext" w:hAnsi="Fb Fontext" w:hint="cs"/>
          <w:rtl/>
        </w:rPr>
        <w:t>יבמה שנפלה ו</w:t>
      </w:r>
      <w:r w:rsidR="009E1DB3">
        <w:rPr>
          <w:rFonts w:ascii="Fb Fontext" w:hAnsi="Fb Fontext" w:hint="cs"/>
          <w:rtl/>
        </w:rPr>
        <w:t>רצה</w:t>
      </w:r>
      <w:r w:rsidRPr="00C35A2C">
        <w:rPr>
          <w:rFonts w:ascii="Fb Fontext" w:hAnsi="Fb Fontext" w:hint="cs"/>
          <w:rtl/>
        </w:rPr>
        <w:t xml:space="preserve"> האח הקטן לפוסלה ע</w:t>
      </w:r>
      <w:r w:rsidRPr="00C35A2C">
        <w:rPr>
          <w:rFonts w:ascii="Fb Fontext" w:hAnsi="Fb Fontext"/>
          <w:rtl/>
        </w:rPr>
        <w:t>"</w:t>
      </w:r>
      <w:r w:rsidRPr="00C35A2C">
        <w:rPr>
          <w:rFonts w:ascii="Fb Fontext" w:hAnsi="Fb Fontext" w:hint="cs"/>
          <w:rtl/>
        </w:rPr>
        <w:t xml:space="preserve">י גט </w:t>
      </w:r>
      <w:r w:rsidRPr="009E1DB3">
        <w:rPr>
          <w:rStyle w:val="affffe"/>
          <w:rFonts w:hint="cs"/>
          <w:rtl/>
        </w:rPr>
        <w:t>א</w:t>
      </w:r>
      <w:r w:rsidRPr="009E1DB3">
        <w:rPr>
          <w:rStyle w:val="affffe"/>
          <w:rtl/>
        </w:rPr>
        <w:t>"</w:t>
      </w:r>
      <w:r w:rsidRPr="009E1DB3">
        <w:rPr>
          <w:rStyle w:val="affffe"/>
          <w:rFonts w:hint="cs"/>
          <w:rtl/>
        </w:rPr>
        <w:t xml:space="preserve">ל </w:t>
      </w:r>
      <w:r w:rsidRPr="00C35A2C">
        <w:rPr>
          <w:rFonts w:ascii="Fb Fontext" w:hAnsi="Fb Fontext" w:hint="cs"/>
          <w:rtl/>
        </w:rPr>
        <w:t>אחיו הגדול אם מצד הנכסים אכפת לו הוא יחלוץ לה ויתן לו חצי מן הנכסים</w:t>
      </w:r>
      <w:r w:rsidR="001F2143">
        <w:rPr>
          <w:rFonts w:ascii="Fb Fontext" w:hAnsi="Fb Fontext" w:hint="cs"/>
          <w:rtl/>
        </w:rPr>
        <w:t>,</w:t>
      </w:r>
    </w:p>
    <w:p w14:paraId="4FDFEBA1" w14:textId="36AB2B93" w:rsidR="00E07CC2" w:rsidRDefault="00E07CC2" w:rsidP="00E07CC2">
      <w:pPr>
        <w:rPr>
          <w:rFonts w:ascii="Fb Fontext" w:hAnsi="Fb Fontext"/>
          <w:rtl/>
        </w:rPr>
      </w:pPr>
      <w:r w:rsidRPr="00EA4F6A">
        <w:rPr>
          <w:rStyle w:val="affffe"/>
          <w:rFonts w:hint="cs"/>
          <w:rtl/>
        </w:rPr>
        <w:t>רב יוסף</w:t>
      </w:r>
      <w:r w:rsidR="009E1DB3">
        <w:rPr>
          <w:rStyle w:val="affffe"/>
          <w:rFonts w:hint="cs"/>
          <w:rtl/>
        </w:rPr>
        <w:t>:</w:t>
      </w:r>
      <w:r w:rsidRPr="00EA4F6A">
        <w:rPr>
          <w:rStyle w:val="affffe"/>
          <w:rFonts w:hint="cs"/>
          <w:rtl/>
        </w:rPr>
        <w:t xml:space="preserve"> </w:t>
      </w:r>
      <w:r w:rsidRPr="00C35A2C">
        <w:rPr>
          <w:rFonts w:ascii="Fb Fontext" w:hAnsi="Fb Fontext" w:hint="cs"/>
          <w:rtl/>
        </w:rPr>
        <w:t xml:space="preserve">כיוון </w:t>
      </w:r>
      <w:r w:rsidR="009E1DB3">
        <w:rPr>
          <w:rFonts w:ascii="Fb Fontext" w:hAnsi="Fb Fontext" w:hint="cs"/>
          <w:rtl/>
        </w:rPr>
        <w:t>ש</w:t>
      </w:r>
      <w:r w:rsidRPr="00C35A2C">
        <w:rPr>
          <w:rFonts w:ascii="Fb Fontext" w:hAnsi="Fb Fontext" w:hint="cs"/>
          <w:rtl/>
        </w:rPr>
        <w:t>אמרו רבנן לא למכור</w:t>
      </w:r>
      <w:r w:rsidR="009E1DB3">
        <w:rPr>
          <w:rFonts w:ascii="Fb Fontext" w:hAnsi="Fb Fontext" w:hint="cs"/>
          <w:rtl/>
        </w:rPr>
        <w:t>,</w:t>
      </w:r>
      <w:r w:rsidRPr="00C35A2C">
        <w:rPr>
          <w:rFonts w:ascii="Fb Fontext" w:hAnsi="Fb Fontext" w:hint="cs"/>
          <w:rtl/>
        </w:rPr>
        <w:t xml:space="preserve"> א</w:t>
      </w:r>
      <w:r w:rsidR="009E1DB3">
        <w:rPr>
          <w:rFonts w:ascii="Fb Fontext" w:hAnsi="Fb Fontext" w:hint="cs"/>
          <w:rtl/>
        </w:rPr>
        <w:t>ף</w:t>
      </w:r>
      <w:r w:rsidRPr="00C35A2C">
        <w:rPr>
          <w:rFonts w:ascii="Fb Fontext" w:hAnsi="Fb Fontext" w:hint="cs"/>
          <w:rtl/>
        </w:rPr>
        <w:t xml:space="preserve"> שמכר לא מהני</w:t>
      </w:r>
      <w:r w:rsidR="009E1DB3">
        <w:rPr>
          <w:rFonts w:ascii="Fb Fontext" w:hAnsi="Fb Fontext" w:hint="cs"/>
          <w:rtl/>
        </w:rPr>
        <w:t>,</w:t>
      </w:r>
    </w:p>
    <w:p w14:paraId="5C5F6085" w14:textId="2CA55C20" w:rsidR="00E07CC2" w:rsidRPr="005D7219" w:rsidRDefault="00E07CC2" w:rsidP="005D7219">
      <w:pPr>
        <w:rPr>
          <w:rtl/>
        </w:rPr>
      </w:pPr>
      <w:r w:rsidRPr="005D7219">
        <w:rPr>
          <w:rStyle w:val="affffe"/>
          <w:rFonts w:hint="cs"/>
          <w:spacing w:val="-8"/>
          <w:rtl/>
        </w:rPr>
        <w:t xml:space="preserve">כדתניא </w:t>
      </w:r>
      <w:r w:rsidRPr="005D7219">
        <w:rPr>
          <w:rFonts w:hint="cs"/>
          <w:rtl/>
        </w:rPr>
        <w:t xml:space="preserve">דמי שמת, והניח שומרת יבם והניח נכסים ק' מנה, </w:t>
      </w:r>
      <w:r w:rsidR="0061471E" w:rsidRPr="005D7219">
        <w:rPr>
          <w:rFonts w:hint="cs"/>
          <w:rtl/>
        </w:rPr>
        <w:t>אף</w:t>
      </w:r>
      <w:r w:rsidRPr="005D7219">
        <w:rPr>
          <w:rFonts w:hint="cs"/>
          <w:rtl/>
        </w:rPr>
        <w:t xml:space="preserve"> שכתובתה </w:t>
      </w:r>
      <w:r w:rsidR="005D7219">
        <w:rPr>
          <w:rFonts w:hint="cs"/>
          <w:spacing w:val="-2"/>
          <w:rtl/>
        </w:rPr>
        <w:t>רק</w:t>
      </w:r>
      <w:r w:rsidRPr="005D7219">
        <w:rPr>
          <w:rFonts w:hint="cs"/>
          <w:spacing w:val="-2"/>
          <w:rtl/>
        </w:rPr>
        <w:t xml:space="preserve"> מנה לא ימכור, שכל נכסיו אחראין לכתובתה.</w:t>
      </w:r>
    </w:p>
    <w:p w14:paraId="5206B0C5" w14:textId="77777777" w:rsidR="00E07CC2" w:rsidRPr="00F97732" w:rsidRDefault="00E07CC2" w:rsidP="003156E1">
      <w:pPr>
        <w:pStyle w:val="aff9"/>
        <w:rPr>
          <w:rtl/>
        </w:rPr>
      </w:pPr>
      <w:r w:rsidRPr="003156E1">
        <w:rPr>
          <w:rFonts w:hint="cs"/>
          <w:rtl/>
        </w:rPr>
        <w:t>׹</w:t>
      </w:r>
    </w:p>
    <w:p w14:paraId="65B86954" w14:textId="678E2F67" w:rsidR="00E07CC2" w:rsidRPr="009E1DB3" w:rsidRDefault="00E07CC2" w:rsidP="00E07CC2">
      <w:pPr>
        <w:rPr>
          <w:rFonts w:ascii="Fb Fontext" w:hAnsi="Fb Fontext"/>
          <w:spacing w:val="-8"/>
          <w:rtl/>
        </w:rPr>
      </w:pPr>
      <w:r w:rsidRPr="009E1DB3">
        <w:rPr>
          <w:rStyle w:val="affffe"/>
          <w:rFonts w:hint="cs"/>
          <w:spacing w:val="-8"/>
          <w:rtl/>
        </w:rPr>
        <w:t>אביי:</w:t>
      </w:r>
      <w:r w:rsidRPr="009E1DB3">
        <w:rPr>
          <w:rFonts w:ascii="Fb Fontext" w:hAnsi="Fb Fontext" w:hint="cs"/>
          <w:spacing w:val="-8"/>
          <w:rtl/>
        </w:rPr>
        <w:t xml:space="preserve"> וכל </w:t>
      </w:r>
      <w:r w:rsidR="005D7219" w:rsidRPr="009E1DB3">
        <w:rPr>
          <w:rFonts w:ascii="Fb Fontext" w:hAnsi="Fb Fontext" w:hint="cs"/>
          <w:spacing w:val="-8"/>
          <w:rtl/>
        </w:rPr>
        <w:t xml:space="preserve">מקום </w:t>
      </w:r>
      <w:r w:rsidRPr="009E1DB3">
        <w:rPr>
          <w:rFonts w:ascii="Fb Fontext" w:hAnsi="Fb Fontext" w:hint="cs"/>
          <w:spacing w:val="-8"/>
          <w:rtl/>
        </w:rPr>
        <w:t>שאמר</w:t>
      </w:r>
      <w:r w:rsidR="009E1DB3" w:rsidRPr="009E1DB3">
        <w:rPr>
          <w:rFonts w:ascii="Fb Fontext" w:hAnsi="Fb Fontext" w:hint="cs"/>
          <w:spacing w:val="-8"/>
          <w:rtl/>
        </w:rPr>
        <w:t>ו</w:t>
      </w:r>
      <w:r w:rsidRPr="009E1DB3">
        <w:rPr>
          <w:rFonts w:ascii="Fb Fontext" w:hAnsi="Fb Fontext" w:hint="cs"/>
          <w:spacing w:val="-8"/>
          <w:rtl/>
        </w:rPr>
        <w:t xml:space="preserve"> רבנן לא </w:t>
      </w:r>
      <w:r w:rsidR="005D7219" w:rsidRPr="009E1DB3">
        <w:rPr>
          <w:rFonts w:ascii="Fb Fontext" w:hAnsi="Fb Fontext" w:hint="cs"/>
          <w:spacing w:val="-8"/>
          <w:rtl/>
        </w:rPr>
        <w:t>ימכור</w:t>
      </w:r>
      <w:r w:rsidRPr="009E1DB3">
        <w:rPr>
          <w:rFonts w:ascii="Fb Fontext" w:hAnsi="Fb Fontext" w:hint="cs"/>
          <w:spacing w:val="-8"/>
          <w:rtl/>
        </w:rPr>
        <w:t xml:space="preserve">, </w:t>
      </w:r>
      <w:r w:rsidR="005D7219" w:rsidRPr="009E1DB3">
        <w:rPr>
          <w:rFonts w:ascii="Fb Fontext" w:hAnsi="Fb Fontext" w:hint="cs"/>
          <w:spacing w:val="-8"/>
          <w:rtl/>
        </w:rPr>
        <w:t xml:space="preserve">אף שמכר </w:t>
      </w:r>
      <w:r w:rsidRPr="009E1DB3">
        <w:rPr>
          <w:rFonts w:ascii="Fb Fontext" w:hAnsi="Fb Fontext" w:hint="cs"/>
          <w:spacing w:val="-8"/>
          <w:rtl/>
        </w:rPr>
        <w:t>אין מכירתו מכירה</w:t>
      </w:r>
      <w:r w:rsidR="009E1DB3" w:rsidRPr="009E1DB3">
        <w:rPr>
          <w:rFonts w:ascii="Fb Fontext" w:hAnsi="Fb Fontext" w:hint="cs"/>
          <w:spacing w:val="-8"/>
          <w:rtl/>
        </w:rPr>
        <w:t>?</w:t>
      </w:r>
    </w:p>
    <w:p w14:paraId="6EADADB4" w14:textId="0609DA84" w:rsidR="00E07CC2" w:rsidRDefault="00E07CC2" w:rsidP="009E1DB3">
      <w:pPr>
        <w:rPr>
          <w:rFonts w:ascii="Fb Fontext" w:hAnsi="Fb Fontext"/>
          <w:rtl/>
        </w:rPr>
      </w:pPr>
      <w:r w:rsidRPr="00EA4F6A">
        <w:rPr>
          <w:rStyle w:val="affffe"/>
          <w:rFonts w:hint="cs"/>
          <w:rtl/>
        </w:rPr>
        <w:t>והתנן</w:t>
      </w:r>
      <w:r w:rsidR="009E1DB3">
        <w:rPr>
          <w:rStyle w:val="affffe"/>
          <w:rFonts w:hint="cs"/>
          <w:rtl/>
        </w:rPr>
        <w:t xml:space="preserve">: </w:t>
      </w:r>
      <w:r w:rsidRPr="00EA4F6A">
        <w:rPr>
          <w:rStyle w:val="affffe"/>
          <w:rFonts w:hint="cs"/>
          <w:rtl/>
        </w:rPr>
        <w:t xml:space="preserve"> </w:t>
      </w:r>
      <w:r w:rsidR="009E1DB3">
        <w:rPr>
          <w:rStyle w:val="affffe"/>
          <w:rFonts w:hint="cs"/>
          <w:rtl/>
        </w:rPr>
        <w:t xml:space="preserve">אף </w:t>
      </w:r>
      <w:r w:rsidRPr="00EA4F6A">
        <w:rPr>
          <w:rStyle w:val="affffe"/>
          <w:rFonts w:hint="cs"/>
          <w:rtl/>
        </w:rPr>
        <w:t>ב</w:t>
      </w:r>
      <w:r w:rsidRPr="00EA4F6A">
        <w:rPr>
          <w:rStyle w:val="affffe"/>
          <w:rtl/>
        </w:rPr>
        <w:t>"</w:t>
      </w:r>
      <w:r w:rsidRPr="00EA4F6A">
        <w:rPr>
          <w:rStyle w:val="affffe"/>
          <w:rFonts w:hint="cs"/>
          <w:rtl/>
        </w:rPr>
        <w:t>ה:</w:t>
      </w:r>
      <w:r w:rsidRPr="00C35A2C">
        <w:rPr>
          <w:rFonts w:ascii="Fb Fontext" w:hAnsi="Fb Fontext" w:hint="cs"/>
          <w:rtl/>
        </w:rPr>
        <w:t xml:space="preserve"> לא תמכור,</w:t>
      </w:r>
      <w:r w:rsidR="009E1DB3">
        <w:rPr>
          <w:rFonts w:ascii="Fb Fontext" w:hAnsi="Fb Fontext" w:hint="cs"/>
          <w:rtl/>
        </w:rPr>
        <w:t xml:space="preserve"> </w:t>
      </w:r>
      <w:r w:rsidRPr="00C35A2C">
        <w:rPr>
          <w:rFonts w:ascii="Fb Fontext" w:hAnsi="Fb Fontext" w:hint="cs"/>
          <w:rtl/>
        </w:rPr>
        <w:t xml:space="preserve">מודים, </w:t>
      </w:r>
      <w:r w:rsidRPr="00FD1F0A">
        <w:rPr>
          <w:rFonts w:cs="PFT_Frank" w:hint="cs"/>
          <w:b/>
          <w:bCs/>
          <w:szCs w:val="14"/>
          <w:rtl/>
        </w:rPr>
        <w:t>שאם מכרה ונתנה - קיים!</w:t>
      </w:r>
    </w:p>
    <w:p w14:paraId="17EDCBB4" w14:textId="1DACABFB" w:rsidR="00E07CC2" w:rsidRPr="00C35A2C" w:rsidRDefault="00E07CC2" w:rsidP="00E07CC2">
      <w:pPr>
        <w:rPr>
          <w:rFonts w:ascii="Fb Fontext" w:hAnsi="Fb Fontext"/>
          <w:rtl/>
        </w:rPr>
      </w:pPr>
      <w:r w:rsidRPr="00A07818">
        <w:rPr>
          <w:rStyle w:val="affffe"/>
          <w:rFonts w:hint="cs"/>
          <w:rtl/>
        </w:rPr>
        <w:t>שלחו לפני רחב</w:t>
      </w:r>
      <w:r w:rsidRPr="00A07818">
        <w:rPr>
          <w:rStyle w:val="affffe"/>
          <w:rtl/>
        </w:rPr>
        <w:t>"</w:t>
      </w:r>
      <w:r w:rsidRPr="00A07818">
        <w:rPr>
          <w:rStyle w:val="affffe"/>
          <w:rFonts w:hint="cs"/>
          <w:rtl/>
        </w:rPr>
        <w:t>פ וענה</w:t>
      </w:r>
      <w:r w:rsidRPr="00C35A2C">
        <w:rPr>
          <w:rFonts w:ascii="Fb Fontext" w:hAnsi="Fb Fontext" w:hint="cs"/>
          <w:rtl/>
        </w:rPr>
        <w:t xml:space="preserve"> דהדין עם </w:t>
      </w:r>
      <w:r w:rsidRPr="005D7219">
        <w:rPr>
          <w:rStyle w:val="affffe"/>
          <w:rFonts w:hint="cs"/>
          <w:rtl/>
        </w:rPr>
        <w:t>רב יוסף</w:t>
      </w:r>
      <w:r w:rsidRPr="00C35A2C">
        <w:rPr>
          <w:rFonts w:ascii="Fb Fontext" w:hAnsi="Fb Fontext" w:hint="cs"/>
          <w:rtl/>
        </w:rPr>
        <w:t xml:space="preserve"> </w:t>
      </w:r>
      <w:r w:rsidRPr="00A07818">
        <w:rPr>
          <w:rStyle w:val="afffff0"/>
          <w:rFonts w:hint="cs"/>
          <w:rtl/>
        </w:rPr>
        <w:t>[דא</w:t>
      </w:r>
      <w:r w:rsidRPr="00A07818">
        <w:rPr>
          <w:rStyle w:val="afffff0"/>
          <w:rtl/>
        </w:rPr>
        <w:t>"</w:t>
      </w:r>
      <w:r w:rsidRPr="00A07818">
        <w:rPr>
          <w:rStyle w:val="afffff0"/>
          <w:rFonts w:hint="cs"/>
          <w:rtl/>
        </w:rPr>
        <w:t>ג שמכר לא מהני]</w:t>
      </w:r>
    </w:p>
    <w:p w14:paraId="18AC6EDE" w14:textId="77777777" w:rsidR="00E07CC2" w:rsidRPr="00730169" w:rsidRDefault="00E07CC2" w:rsidP="00E07CC2">
      <w:pPr>
        <w:rPr>
          <w:rFonts w:ascii="Fb Fontext" w:hAnsi="Fb Fontext"/>
          <w:spacing w:val="-6"/>
          <w:rtl/>
        </w:rPr>
      </w:pPr>
      <w:r w:rsidRPr="00730169">
        <w:rPr>
          <w:rStyle w:val="affffe"/>
          <w:rFonts w:hint="cs"/>
          <w:spacing w:val="-6"/>
          <w:rtl/>
        </w:rPr>
        <w:t xml:space="preserve">ענה אביי: אטו רחב'פ </w:t>
      </w:r>
      <w:r w:rsidRPr="00730169">
        <w:rPr>
          <w:rFonts w:ascii="Fb Fontext" w:hAnsi="Fb Fontext" w:hint="cs"/>
          <w:spacing w:val="-6"/>
          <w:rtl/>
        </w:rPr>
        <w:t>נזמים תלה בשמועתו ליפותה וכו'</w:t>
      </w:r>
      <w:r w:rsidRPr="00730169">
        <w:rPr>
          <w:rStyle w:val="afffff0"/>
          <w:rFonts w:hint="cs"/>
          <w:spacing w:val="-6"/>
          <w:rtl/>
        </w:rPr>
        <w:t xml:space="preserve"> [שלא הביא ראייה]</w:t>
      </w:r>
    </w:p>
    <w:p w14:paraId="4B5D4746" w14:textId="77777777" w:rsidR="00E268F4" w:rsidRDefault="00E07CC2" w:rsidP="00E07CC2">
      <w:pPr>
        <w:rPr>
          <w:rStyle w:val="afffff0"/>
          <w:rtl/>
        </w:rPr>
      </w:pPr>
      <w:r w:rsidRPr="00A07818">
        <w:rPr>
          <w:rStyle w:val="affffe"/>
          <w:rFonts w:hint="cs"/>
          <w:rtl/>
        </w:rPr>
        <w:lastRenderedPageBreak/>
        <w:t>• שלחו לרמבדר</w:t>
      </w:r>
      <w:r w:rsidRPr="00A07818">
        <w:rPr>
          <w:rStyle w:val="affffe"/>
          <w:rtl/>
        </w:rPr>
        <w:t>"</w:t>
      </w:r>
      <w:r w:rsidRPr="00A07818">
        <w:rPr>
          <w:rStyle w:val="affffe"/>
          <w:rFonts w:hint="cs"/>
          <w:rtl/>
        </w:rPr>
        <w:t>נ וענה</w:t>
      </w:r>
      <w:r w:rsidRPr="00C35A2C">
        <w:rPr>
          <w:rFonts w:ascii="Fb Fontext" w:hAnsi="Fb Fontext" w:hint="cs"/>
          <w:rtl/>
        </w:rPr>
        <w:t xml:space="preserve"> דהדין </w:t>
      </w:r>
      <w:r w:rsidRPr="005D7219">
        <w:rPr>
          <w:rStyle w:val="affffe"/>
          <w:rFonts w:hint="cs"/>
          <w:rtl/>
        </w:rPr>
        <w:t>עם אביי</w:t>
      </w:r>
      <w:r w:rsidRPr="00C35A2C">
        <w:rPr>
          <w:rFonts w:ascii="Fb Fontext" w:hAnsi="Fb Fontext" w:hint="cs"/>
          <w:rtl/>
        </w:rPr>
        <w:t xml:space="preserve"> </w:t>
      </w:r>
      <w:r w:rsidRPr="00A07818">
        <w:rPr>
          <w:rStyle w:val="afffff0"/>
          <w:rFonts w:hint="cs"/>
          <w:rtl/>
        </w:rPr>
        <w:t>[דמהני מכירתו]</w:t>
      </w:r>
      <w:r w:rsidR="00E268F4">
        <w:rPr>
          <w:rStyle w:val="afffff0"/>
          <w:rFonts w:hint="cs"/>
          <w:rtl/>
        </w:rPr>
        <w:t>,</w:t>
      </w:r>
    </w:p>
    <w:p w14:paraId="2A25F026" w14:textId="05488D31" w:rsidR="00E07CC2" w:rsidRDefault="00E07CC2" w:rsidP="00A07818">
      <w:pPr>
        <w:ind w:firstLine="0"/>
        <w:rPr>
          <w:rFonts w:ascii="Fb Fontext" w:hAnsi="Fb Fontext"/>
          <w:rtl/>
        </w:rPr>
      </w:pPr>
      <w:r w:rsidRPr="00A07818">
        <w:rPr>
          <w:rStyle w:val="affffe"/>
          <w:rFonts w:hint="cs"/>
          <w:rtl/>
        </w:rPr>
        <w:t>ואם יאמר רב יוסף</w:t>
      </w:r>
      <w:r w:rsidRPr="00C35A2C">
        <w:rPr>
          <w:rFonts w:ascii="Fb Fontext" w:hAnsi="Fb Fontext" w:hint="cs"/>
          <w:rtl/>
        </w:rPr>
        <w:t xml:space="preserve"> טעם בדבריו שלחו לי</w:t>
      </w:r>
      <w:r w:rsidR="001F2143">
        <w:rPr>
          <w:rFonts w:ascii="Fb Fontext" w:hAnsi="Fb Fontext" w:hint="cs"/>
          <w:rtl/>
        </w:rPr>
        <w:t>,</w:t>
      </w:r>
    </w:p>
    <w:p w14:paraId="0C7AAFCF" w14:textId="77777777" w:rsidR="00E07CC2" w:rsidRPr="00C35A2C" w:rsidRDefault="00E07CC2" w:rsidP="00E07CC2">
      <w:pPr>
        <w:rPr>
          <w:rFonts w:ascii="Fb Fontext" w:hAnsi="Fb Fontext"/>
          <w:rtl/>
        </w:rPr>
      </w:pPr>
      <w:r w:rsidRPr="00A07818">
        <w:rPr>
          <w:rStyle w:val="affffe"/>
          <w:rFonts w:hint="cs"/>
          <w:rtl/>
        </w:rPr>
        <w:t xml:space="preserve">עד שהביא רב יוסף </w:t>
      </w:r>
      <w:r w:rsidRPr="00C35A2C">
        <w:rPr>
          <w:rFonts w:ascii="Fb Fontext" w:hAnsi="Fb Fontext" w:hint="cs"/>
          <w:rtl/>
        </w:rPr>
        <w:t xml:space="preserve">ראייתא מברייתא ד'הרי שהיה נושה באחיו ומת, והניח שומרת יבם, לא </w:t>
      </w:r>
      <w:r w:rsidRPr="00F5539C">
        <w:rPr>
          <w:rFonts w:ascii="Fb Fontext" w:hAnsi="Fb Fontext" w:hint="cs"/>
          <w:spacing w:val="-2"/>
          <w:rtl/>
        </w:rPr>
        <w:t xml:space="preserve">יאמר הואיל ושאני יורש החזקתי, אלא </w:t>
      </w:r>
      <w:r w:rsidRPr="00FD1F0A">
        <w:rPr>
          <w:rFonts w:cs="PFT_Frank" w:hint="cs"/>
          <w:b/>
          <w:bCs/>
          <w:szCs w:val="14"/>
          <w:rtl/>
        </w:rPr>
        <w:t xml:space="preserve">מוציאין </w:t>
      </w:r>
      <w:r w:rsidRPr="00A07818">
        <w:rPr>
          <w:rFonts w:hint="cs"/>
          <w:rtl/>
        </w:rPr>
        <w:t>מ</w:t>
      </w:r>
      <w:r w:rsidRPr="00F5539C">
        <w:rPr>
          <w:rFonts w:ascii="Fb Fontext" w:hAnsi="Fb Fontext" w:hint="cs"/>
          <w:spacing w:val="-2"/>
          <w:rtl/>
        </w:rPr>
        <w:t>יבם ויקח בהן קרקע והוא אוכל פירות'.</w:t>
      </w:r>
    </w:p>
    <w:p w14:paraId="59B74F0C" w14:textId="77777777" w:rsidR="00E07CC2" w:rsidRPr="00F5539C" w:rsidRDefault="00E07CC2" w:rsidP="00E07CC2">
      <w:pPr>
        <w:rPr>
          <w:rFonts w:ascii="Fb Fontext" w:hAnsi="Fb Fontext"/>
          <w:spacing w:val="-4"/>
          <w:rtl/>
        </w:rPr>
      </w:pPr>
      <w:r w:rsidRPr="00F5539C">
        <w:rPr>
          <w:rFonts w:ascii="Fb Fontext" w:hAnsi="Fb Fontext" w:hint="cs"/>
          <w:spacing w:val="-4"/>
          <w:rtl/>
        </w:rPr>
        <w:t>א</w:t>
      </w:r>
      <w:r w:rsidRPr="00F5539C">
        <w:rPr>
          <w:rFonts w:ascii="Fb Fontext" w:hAnsi="Fb Fontext"/>
          <w:spacing w:val="-4"/>
          <w:rtl/>
        </w:rPr>
        <w:t>"</w:t>
      </w:r>
      <w:r w:rsidRPr="00F5539C">
        <w:rPr>
          <w:rFonts w:ascii="Fb Fontext" w:hAnsi="Fb Fontext" w:hint="cs"/>
          <w:spacing w:val="-4"/>
          <w:rtl/>
        </w:rPr>
        <w:t>כ להדיא הוא דעושים בע'כ ולא מהני מכירתו וא</w:t>
      </w:r>
      <w:r w:rsidRPr="00F5539C">
        <w:rPr>
          <w:rFonts w:ascii="Fb Fontext" w:hAnsi="Fb Fontext"/>
          <w:spacing w:val="-4"/>
          <w:rtl/>
        </w:rPr>
        <w:t>"</w:t>
      </w:r>
      <w:r w:rsidRPr="00F5539C">
        <w:rPr>
          <w:rFonts w:ascii="Fb Fontext" w:hAnsi="Fb Fontext" w:hint="cs"/>
          <w:spacing w:val="-4"/>
          <w:rtl/>
        </w:rPr>
        <w:t>א לומר דטובה עושים לו שהרי</w:t>
      </w:r>
      <w:r w:rsidRPr="00F5539C">
        <w:rPr>
          <w:rStyle w:val="affffa"/>
          <w:rFonts w:hint="cs"/>
          <w:spacing w:val="-4"/>
          <w:rtl/>
        </w:rPr>
        <w:t xml:space="preserve"> 'מוציאין' </w:t>
      </w:r>
      <w:r w:rsidRPr="00F5539C">
        <w:rPr>
          <w:rFonts w:ascii="Fb Fontext" w:hAnsi="Fb Fontext" w:hint="cs"/>
          <w:spacing w:val="-4"/>
          <w:rtl/>
        </w:rPr>
        <w:t>כתיב</w:t>
      </w:r>
      <w:r w:rsidRPr="00F5539C">
        <w:rPr>
          <w:rFonts w:ascii="Fb Fontext" w:hAnsi="Fb Fontext"/>
          <w:spacing w:val="-4"/>
          <w:rtl/>
        </w:rPr>
        <w:t>'</w:t>
      </w:r>
      <w:r w:rsidRPr="00F5539C">
        <w:rPr>
          <w:rFonts w:ascii="Fb Fontext" w:hAnsi="Fb Fontext" w:hint="cs"/>
          <w:spacing w:val="-4"/>
          <w:rtl/>
        </w:rPr>
        <w:t>,</w:t>
      </w:r>
    </w:p>
    <w:p w14:paraId="686057B3" w14:textId="00A618E0" w:rsidR="00E07CC2" w:rsidRPr="00C35A2C" w:rsidRDefault="00E07CC2" w:rsidP="00E07CC2">
      <w:pPr>
        <w:rPr>
          <w:rFonts w:ascii="Fb Fontext" w:hAnsi="Fb Fontext"/>
          <w:rtl/>
        </w:rPr>
      </w:pPr>
      <w:r w:rsidRPr="00A07818">
        <w:rPr>
          <w:rStyle w:val="affffe"/>
          <w:rFonts w:hint="cs"/>
          <w:rtl/>
        </w:rPr>
        <w:t>• וכששלחו לפני רמבדר</w:t>
      </w:r>
      <w:r w:rsidRPr="00A07818">
        <w:rPr>
          <w:rStyle w:val="affffe"/>
          <w:rtl/>
        </w:rPr>
        <w:t>"</w:t>
      </w:r>
      <w:r w:rsidRPr="00A07818">
        <w:rPr>
          <w:rStyle w:val="affffe"/>
          <w:rFonts w:hint="cs"/>
          <w:rtl/>
        </w:rPr>
        <w:t xml:space="preserve">נ </w:t>
      </w:r>
      <w:r w:rsidRPr="00C35A2C">
        <w:rPr>
          <w:rFonts w:ascii="Fb Fontext" w:hAnsi="Fb Fontext" w:hint="cs"/>
          <w:rtl/>
        </w:rPr>
        <w:t xml:space="preserve">משנה זו אמר </w:t>
      </w:r>
      <w:r w:rsidRPr="00A07818">
        <w:rPr>
          <w:rStyle w:val="affffe"/>
          <w:rFonts w:hint="cs"/>
          <w:rtl/>
        </w:rPr>
        <w:t>מדר</w:t>
      </w:r>
      <w:r w:rsidRPr="00A07818">
        <w:rPr>
          <w:rStyle w:val="affffe"/>
          <w:rtl/>
        </w:rPr>
        <w:t>"</w:t>
      </w:r>
      <w:r w:rsidRPr="00A07818">
        <w:rPr>
          <w:rStyle w:val="affffe"/>
          <w:rFonts w:hint="cs"/>
          <w:rtl/>
        </w:rPr>
        <w:t xml:space="preserve">נ </w:t>
      </w:r>
      <w:r w:rsidRPr="00C35A2C">
        <w:rPr>
          <w:rFonts w:ascii="Fb Fontext" w:hAnsi="Fb Fontext" w:hint="cs"/>
          <w:rtl/>
        </w:rPr>
        <w:t>דזו</w:t>
      </w:r>
      <w:r w:rsidRPr="00C54C7E">
        <w:rPr>
          <w:rStyle w:val="afffe"/>
          <w:rFonts w:hint="cs"/>
          <w:rtl/>
        </w:rPr>
        <w:t xml:space="preserve"> </w:t>
      </w:r>
      <w:r w:rsidRPr="00A07818">
        <w:rPr>
          <w:rFonts w:hint="cs"/>
          <w:rtl/>
        </w:rPr>
        <w:t>אינה משנה.</w:t>
      </w:r>
    </w:p>
    <w:p w14:paraId="53114DC9" w14:textId="4707E0AA" w:rsidR="00E07CC2" w:rsidRPr="005D7219" w:rsidRDefault="00E07CC2" w:rsidP="005D7219">
      <w:pPr>
        <w:rPr>
          <w:rFonts w:ascii="Fb Fontext" w:hAnsi="Fb Fontext"/>
          <w:spacing w:val="-6"/>
          <w:rtl/>
        </w:rPr>
      </w:pPr>
      <w:r w:rsidRPr="005D7219">
        <w:rPr>
          <w:rStyle w:val="affffe"/>
          <w:rFonts w:hint="cs"/>
          <w:spacing w:val="-6"/>
          <w:rtl/>
        </w:rPr>
        <w:t>ולא משום</w:t>
      </w:r>
      <w:r w:rsidRPr="005D7219">
        <w:rPr>
          <w:rFonts w:ascii="Fb Fontext" w:hAnsi="Fb Fontext" w:hint="cs"/>
          <w:spacing w:val="-6"/>
          <w:rtl/>
        </w:rPr>
        <w:t xml:space="preserve"> דהו</w:t>
      </w:r>
      <w:r w:rsidRPr="005D7219">
        <w:rPr>
          <w:rFonts w:ascii="Fb Fontext" w:hAnsi="Fb Fontext"/>
          <w:spacing w:val="-6"/>
          <w:rtl/>
        </w:rPr>
        <w:t>"</w:t>
      </w:r>
      <w:r w:rsidRPr="005D7219">
        <w:rPr>
          <w:rFonts w:ascii="Fb Fontext" w:hAnsi="Fb Fontext" w:hint="cs"/>
          <w:spacing w:val="-6"/>
          <w:rtl/>
        </w:rPr>
        <w:t>ל מטלטלי דלא משעבדי לכתובה</w:t>
      </w:r>
      <w:r w:rsidR="005D7219" w:rsidRPr="005D7219">
        <w:rPr>
          <w:rStyle w:val="affffe"/>
          <w:rFonts w:hint="cs"/>
          <w:spacing w:val="-6"/>
          <w:rtl/>
        </w:rPr>
        <w:t xml:space="preserve"> </w:t>
      </w:r>
      <w:r w:rsidRPr="005D7219">
        <w:rPr>
          <w:rStyle w:val="affffe"/>
          <w:rFonts w:hint="cs"/>
          <w:spacing w:val="-6"/>
          <w:rtl/>
        </w:rPr>
        <w:t>ד</w:t>
      </w:r>
      <w:r w:rsidR="00A07818" w:rsidRPr="005D7219">
        <w:rPr>
          <w:rStyle w:val="affffe"/>
          <w:rFonts w:hint="cs"/>
          <w:spacing w:val="-6"/>
          <w:rtl/>
        </w:rPr>
        <w:t>שמא</w:t>
      </w:r>
      <w:r w:rsidRPr="005D7219">
        <w:rPr>
          <w:rStyle w:val="affffe"/>
          <w:rFonts w:hint="cs"/>
          <w:spacing w:val="-6"/>
          <w:rtl/>
        </w:rPr>
        <w:t xml:space="preserve"> </w:t>
      </w:r>
      <w:r w:rsidR="005D7219" w:rsidRPr="005D7219">
        <w:rPr>
          <w:rStyle w:val="affffe"/>
          <w:rFonts w:hint="cs"/>
          <w:spacing w:val="-6"/>
          <w:rtl/>
        </w:rPr>
        <w:t>כ</w:t>
      </w:r>
      <w:r w:rsidRPr="005D7219">
        <w:rPr>
          <w:rStyle w:val="affffe"/>
          <w:rFonts w:hint="cs"/>
          <w:spacing w:val="-6"/>
          <w:rtl/>
        </w:rPr>
        <w:t>ר</w:t>
      </w:r>
      <w:r w:rsidRPr="005D7219">
        <w:rPr>
          <w:rStyle w:val="affffe"/>
          <w:spacing w:val="-6"/>
          <w:rtl/>
        </w:rPr>
        <w:t>"</w:t>
      </w:r>
      <w:r w:rsidRPr="005D7219">
        <w:rPr>
          <w:rStyle w:val="affffe"/>
          <w:rFonts w:hint="cs"/>
          <w:spacing w:val="-6"/>
          <w:rtl/>
        </w:rPr>
        <w:t xml:space="preserve">מ </w:t>
      </w:r>
      <w:r w:rsidR="005D7219" w:rsidRPr="005D7219">
        <w:rPr>
          <w:rStyle w:val="affffe"/>
          <w:rFonts w:hint="cs"/>
          <w:spacing w:val="-6"/>
          <w:rtl/>
        </w:rPr>
        <w:t>דמשעבדי</w:t>
      </w:r>
    </w:p>
    <w:p w14:paraId="6C711F3E" w14:textId="77777777" w:rsidR="00E268F4" w:rsidRDefault="00E07CC2" w:rsidP="00E07CC2">
      <w:pPr>
        <w:rPr>
          <w:rFonts w:ascii="Fb Fontext" w:hAnsi="Fb Fontext"/>
          <w:rtl/>
        </w:rPr>
      </w:pPr>
      <w:r w:rsidRPr="00C35A2C">
        <w:rPr>
          <w:rFonts w:ascii="Fb Fontext" w:hAnsi="Fb Fontext" w:hint="cs"/>
          <w:rtl/>
        </w:rPr>
        <w:t>ולא משום דלאו בעל דברים דידי את</w:t>
      </w:r>
      <w:r w:rsidR="00E268F4">
        <w:rPr>
          <w:rFonts w:ascii="Fb Fontext" w:hAnsi="Fb Fontext" w:hint="cs"/>
          <w:rtl/>
        </w:rPr>
        <w:t>,</w:t>
      </w:r>
    </w:p>
    <w:p w14:paraId="4CD18D8A" w14:textId="5484244A" w:rsidR="00E07CC2" w:rsidRDefault="00E07CC2" w:rsidP="00E07CC2">
      <w:pPr>
        <w:rPr>
          <w:rFonts w:ascii="Fb Fontext" w:hAnsi="Fb Fontext"/>
          <w:rtl/>
        </w:rPr>
      </w:pPr>
      <w:r>
        <w:rPr>
          <w:rFonts w:ascii="Fb Fontext" w:hAnsi="Fb Fontext" w:hint="cs"/>
          <w:rtl/>
        </w:rPr>
        <w:t>-</w:t>
      </w:r>
      <w:r w:rsidRPr="00A07818">
        <w:rPr>
          <w:rStyle w:val="affffe"/>
          <w:rFonts w:hint="cs"/>
          <w:rtl/>
        </w:rPr>
        <w:t xml:space="preserve"> ד</w:t>
      </w:r>
      <w:r w:rsidR="00A07818" w:rsidRPr="00A07818">
        <w:rPr>
          <w:rStyle w:val="affffe"/>
          <w:rFonts w:hint="cs"/>
          <w:rtl/>
        </w:rPr>
        <w:t>שמא</w:t>
      </w:r>
      <w:r w:rsidRPr="00A07818">
        <w:rPr>
          <w:rStyle w:val="affffe"/>
          <w:rFonts w:hint="cs"/>
          <w:rtl/>
        </w:rPr>
        <w:t xml:space="preserve"> כר</w:t>
      </w:r>
      <w:r w:rsidRPr="00A07818">
        <w:rPr>
          <w:rStyle w:val="affffe"/>
          <w:rtl/>
        </w:rPr>
        <w:t>"</w:t>
      </w:r>
      <w:r w:rsidRPr="00A07818">
        <w:rPr>
          <w:rStyle w:val="affffe"/>
          <w:rFonts w:hint="cs"/>
          <w:rtl/>
        </w:rPr>
        <w:t>נ</w:t>
      </w:r>
      <w:r w:rsidRPr="00C35A2C">
        <w:rPr>
          <w:rFonts w:ascii="Fb Fontext" w:hAnsi="Fb Fontext" w:hint="cs"/>
          <w:rtl/>
        </w:rPr>
        <w:t xml:space="preserve"> ד</w:t>
      </w:r>
      <w:r w:rsidRPr="00117D5E">
        <w:rPr>
          <w:rStyle w:val="affffa"/>
          <w:rFonts w:hint="cs"/>
          <w:rtl/>
        </w:rPr>
        <w:t>ונתן לאשר אשם לו</w:t>
      </w:r>
      <w:r w:rsidRPr="00C35A2C">
        <w:rPr>
          <w:rFonts w:ascii="Fb Fontext" w:hAnsi="Fb Fontext" w:hint="cs"/>
          <w:rtl/>
        </w:rPr>
        <w:t xml:space="preserve"> שמוציאין מזה ונותנין לזה</w:t>
      </w:r>
      <w:r w:rsidR="001F2143">
        <w:rPr>
          <w:rFonts w:ascii="Fb Fontext" w:hAnsi="Fb Fontext" w:hint="cs"/>
          <w:rtl/>
        </w:rPr>
        <w:t>,</w:t>
      </w:r>
    </w:p>
    <w:p w14:paraId="1E2FD2F5" w14:textId="0511AF99" w:rsidR="00E07CC2" w:rsidRDefault="00E07CC2" w:rsidP="00E07CC2">
      <w:pPr>
        <w:rPr>
          <w:rFonts w:ascii="Fb Fontext" w:hAnsi="Fb Fontext"/>
          <w:rtl/>
        </w:rPr>
      </w:pPr>
      <w:r w:rsidRPr="00A07818">
        <w:rPr>
          <w:rStyle w:val="affffe"/>
          <w:rFonts w:hint="cs"/>
          <w:rtl/>
        </w:rPr>
        <w:t>אלא משום דלא</w:t>
      </w:r>
      <w:r w:rsidR="00A07818">
        <w:rPr>
          <w:rStyle w:val="affffe"/>
          <w:rFonts w:hint="cs"/>
          <w:rtl/>
        </w:rPr>
        <w:t xml:space="preserve"> מצינו</w:t>
      </w:r>
      <w:r w:rsidRPr="00A07818">
        <w:rPr>
          <w:rStyle w:val="affffe"/>
          <w:rFonts w:hint="cs"/>
          <w:rtl/>
        </w:rPr>
        <w:t xml:space="preserve"> תנא</w:t>
      </w:r>
      <w:r w:rsidRPr="00C35A2C">
        <w:rPr>
          <w:rFonts w:ascii="Fb Fontext" w:hAnsi="Fb Fontext" w:hint="cs"/>
          <w:rtl/>
        </w:rPr>
        <w:t xml:space="preserve"> דמחמיר תרי חומרי בכתובה, אלא או </w:t>
      </w:r>
      <w:r w:rsidRPr="00A07818">
        <w:rPr>
          <w:rStyle w:val="affffe"/>
          <w:rFonts w:hint="cs"/>
          <w:rtl/>
        </w:rPr>
        <w:t>כר</w:t>
      </w:r>
      <w:r w:rsidRPr="00A07818">
        <w:rPr>
          <w:rStyle w:val="affffe"/>
          <w:rtl/>
        </w:rPr>
        <w:t>"</w:t>
      </w:r>
      <w:r w:rsidRPr="00A07818">
        <w:rPr>
          <w:rStyle w:val="affffe"/>
          <w:rFonts w:hint="cs"/>
          <w:rtl/>
        </w:rPr>
        <w:t>מ או כר</w:t>
      </w:r>
      <w:r w:rsidRPr="00A07818">
        <w:rPr>
          <w:rStyle w:val="affffe"/>
          <w:rtl/>
        </w:rPr>
        <w:t>"</w:t>
      </w:r>
      <w:r w:rsidRPr="00A07818">
        <w:rPr>
          <w:rStyle w:val="affffe"/>
          <w:rFonts w:hint="cs"/>
          <w:rtl/>
        </w:rPr>
        <w:t>נ</w:t>
      </w:r>
    </w:p>
    <w:p w14:paraId="2BBCC318" w14:textId="7B4075BC" w:rsidR="00E07CC2" w:rsidRPr="00C35A2C" w:rsidRDefault="00E07CC2" w:rsidP="00E07CC2">
      <w:pPr>
        <w:rPr>
          <w:rFonts w:ascii="Fb Fontext" w:hAnsi="Fb Fontext"/>
          <w:rtl/>
        </w:rPr>
      </w:pPr>
      <w:r w:rsidRPr="00A07818">
        <w:rPr>
          <w:rStyle w:val="affffe"/>
          <w:rFonts w:hint="cs"/>
          <w:rtl/>
        </w:rPr>
        <w:t>רבא: א"כ היינו דשמענא לאביי</w:t>
      </w:r>
      <w:r w:rsidRPr="00C35A2C">
        <w:rPr>
          <w:rFonts w:ascii="Fb Fontext" w:hAnsi="Fb Fontext" w:hint="cs"/>
          <w:rtl/>
        </w:rPr>
        <w:t xml:space="preserve"> דאמר זו אינה משנה, ולא ידענא מאי היא.</w:t>
      </w:r>
    </w:p>
    <w:p w14:paraId="03952B24" w14:textId="77777777" w:rsidR="00E07CC2" w:rsidRPr="00F97732" w:rsidRDefault="00E07CC2" w:rsidP="003156E1">
      <w:pPr>
        <w:pStyle w:val="aff9"/>
        <w:rPr>
          <w:rtl/>
        </w:rPr>
      </w:pPr>
      <w:r w:rsidRPr="003156E1">
        <w:rPr>
          <w:rFonts w:hint="cs"/>
          <w:rtl/>
        </w:rPr>
        <w:t>׹</w:t>
      </w:r>
    </w:p>
    <w:p w14:paraId="0CA4B921" w14:textId="77777777" w:rsidR="00E07CC2" w:rsidRDefault="00E07CC2" w:rsidP="00E26091">
      <w:pPr>
        <w:pStyle w:val="afff"/>
        <w:framePr w:wrap="around"/>
        <w:rPr>
          <w:rtl/>
        </w:rPr>
      </w:pPr>
      <w:bookmarkStart w:id="628" w:name="_Toc119353420"/>
      <w:r w:rsidRPr="00C35A2C">
        <w:rPr>
          <w:rFonts w:hint="cs"/>
          <w:rtl/>
        </w:rPr>
        <w:t>פב.</w:t>
      </w:r>
      <w:bookmarkEnd w:id="628"/>
    </w:p>
    <w:p w14:paraId="265EF18B" w14:textId="623FC0B0" w:rsidR="00E07CC2" w:rsidRDefault="00E07CC2" w:rsidP="00E07CC2">
      <w:pPr>
        <w:rPr>
          <w:rFonts w:ascii="Fb Fontext" w:hAnsi="Fb Fontext"/>
          <w:rtl/>
        </w:rPr>
      </w:pPr>
      <w:r w:rsidRPr="00C35A2C">
        <w:rPr>
          <w:rFonts w:ascii="Fb Fontext" w:hAnsi="Fb Fontext" w:hint="cs"/>
          <w:rtl/>
        </w:rPr>
        <w:t xml:space="preserve">אותו שנפלה לו יבמה במתא מחסיא ורצה אחיו לפוסלה בגט ממנו א'ל דאי משום נכסים יתן לו חצי </w:t>
      </w:r>
      <w:r w:rsidRPr="00A07818">
        <w:rPr>
          <w:rStyle w:val="affffe"/>
          <w:rFonts w:hint="cs"/>
          <w:rtl/>
        </w:rPr>
        <w:t>א</w:t>
      </w:r>
      <w:r w:rsidRPr="00A07818">
        <w:rPr>
          <w:rStyle w:val="affffe"/>
          <w:rtl/>
        </w:rPr>
        <w:t>"</w:t>
      </w:r>
      <w:r w:rsidRPr="00A07818">
        <w:rPr>
          <w:rStyle w:val="affffe"/>
          <w:rFonts w:hint="cs"/>
          <w:rtl/>
        </w:rPr>
        <w:t xml:space="preserve">ל </w:t>
      </w:r>
      <w:r w:rsidRPr="00C35A2C">
        <w:rPr>
          <w:rFonts w:ascii="Fb Fontext" w:hAnsi="Fb Fontext" w:hint="cs"/>
          <w:rtl/>
        </w:rPr>
        <w:t xml:space="preserve">שמפחד דיעשה לו כפי שעשו רמאי פומפדיתאה </w:t>
      </w:r>
      <w:r w:rsidRPr="00A07818">
        <w:rPr>
          <w:rStyle w:val="affffe"/>
          <w:rFonts w:hint="cs"/>
          <w:rtl/>
        </w:rPr>
        <w:t>א</w:t>
      </w:r>
      <w:r w:rsidRPr="00A07818">
        <w:rPr>
          <w:rStyle w:val="affffe"/>
          <w:rtl/>
        </w:rPr>
        <w:t>"</w:t>
      </w:r>
      <w:r w:rsidRPr="00A07818">
        <w:rPr>
          <w:rStyle w:val="affffe"/>
          <w:rFonts w:hint="cs"/>
          <w:rtl/>
        </w:rPr>
        <w:t>ל</w:t>
      </w:r>
      <w:r w:rsidRPr="00C35A2C">
        <w:rPr>
          <w:rFonts w:ascii="Fb Fontext" w:hAnsi="Fb Fontext" w:hint="cs"/>
          <w:rtl/>
        </w:rPr>
        <w:t xml:space="preserve"> שיתן לו מעכשיו</w:t>
      </w:r>
      <w:r w:rsidR="00A07818">
        <w:rPr>
          <w:rFonts w:ascii="Fb Fontext" w:hAnsi="Fb Fontext" w:hint="cs"/>
          <w:rtl/>
        </w:rPr>
        <w:t>,</w:t>
      </w:r>
    </w:p>
    <w:p w14:paraId="23653112" w14:textId="53AF3A76" w:rsidR="00E07CC2" w:rsidRPr="00F5539C" w:rsidRDefault="00E07CC2" w:rsidP="00E07CC2">
      <w:pPr>
        <w:rPr>
          <w:rFonts w:ascii="Fb Fontext" w:hAnsi="Fb Fontext"/>
          <w:spacing w:val="-2"/>
          <w:rtl/>
        </w:rPr>
      </w:pPr>
      <w:r w:rsidRPr="00A07818">
        <w:rPr>
          <w:rStyle w:val="affffe"/>
          <w:rFonts w:hint="cs"/>
          <w:rtl/>
        </w:rPr>
        <w:t>מבר</w:t>
      </w:r>
      <w:r w:rsidRPr="00A07818">
        <w:rPr>
          <w:rStyle w:val="affffe"/>
          <w:rtl/>
        </w:rPr>
        <w:t>"</w:t>
      </w:r>
      <w:r w:rsidRPr="00A07818">
        <w:rPr>
          <w:rStyle w:val="affffe"/>
          <w:rFonts w:hint="cs"/>
          <w:rtl/>
        </w:rPr>
        <w:t>א: א</w:t>
      </w:r>
      <w:r w:rsidR="00A07818">
        <w:rPr>
          <w:rStyle w:val="affffe"/>
          <w:rFonts w:hint="cs"/>
          <w:rtl/>
        </w:rPr>
        <w:t>ף</w:t>
      </w:r>
      <w:r w:rsidRPr="00A07818">
        <w:rPr>
          <w:rStyle w:val="affffe"/>
          <w:rFonts w:hint="cs"/>
          <w:rtl/>
        </w:rPr>
        <w:t xml:space="preserve"> דרי</w:t>
      </w:r>
      <w:r w:rsidRPr="00A07818">
        <w:rPr>
          <w:rStyle w:val="affffe"/>
          <w:rtl/>
        </w:rPr>
        <w:t>"</w:t>
      </w:r>
      <w:r w:rsidRPr="00A07818">
        <w:rPr>
          <w:rStyle w:val="affffe"/>
          <w:rFonts w:hint="cs"/>
          <w:rtl/>
        </w:rPr>
        <w:t xml:space="preserve">ו: </w:t>
      </w:r>
      <w:r w:rsidRPr="00F5539C">
        <w:rPr>
          <w:rFonts w:ascii="Fb Fontext" w:hAnsi="Fb Fontext" w:hint="cs"/>
          <w:spacing w:val="-2"/>
          <w:rtl/>
        </w:rPr>
        <w:t>האומר לחבירו לך ומשוך פרה זו, ולא תהיה קנויה לך אלא לאחר ל' יום</w:t>
      </w:r>
      <w:r w:rsidR="001F2143">
        <w:rPr>
          <w:rFonts w:ascii="Fb Fontext" w:hAnsi="Fb Fontext" w:hint="cs"/>
          <w:spacing w:val="-2"/>
          <w:rtl/>
        </w:rPr>
        <w:t>,</w:t>
      </w:r>
    </w:p>
    <w:p w14:paraId="7C1855A1" w14:textId="321C22E7" w:rsidR="00E07CC2" w:rsidRPr="00C35A2C" w:rsidRDefault="00E07CC2" w:rsidP="00E07CC2">
      <w:pPr>
        <w:rPr>
          <w:rFonts w:ascii="Fb Fontext" w:hAnsi="Fb Fontext"/>
          <w:rtl/>
        </w:rPr>
      </w:pPr>
      <w:r w:rsidRPr="00C35A2C">
        <w:rPr>
          <w:rFonts w:ascii="Fb Fontext" w:hAnsi="Fb Fontext" w:hint="cs"/>
          <w:rtl/>
        </w:rPr>
        <w:t>- לאחר ל' יום קנה ו</w:t>
      </w:r>
      <w:r w:rsidR="00BD4EEB">
        <w:rPr>
          <w:rFonts w:ascii="Fb Fontext" w:hAnsi="Fb Fontext" w:hint="cs"/>
          <w:rtl/>
        </w:rPr>
        <w:t>אף</w:t>
      </w:r>
      <w:r w:rsidRPr="00C35A2C">
        <w:rPr>
          <w:rFonts w:ascii="Fb Fontext" w:hAnsi="Fb Fontext" w:hint="cs"/>
          <w:rtl/>
        </w:rPr>
        <w:t xml:space="preserve"> עומדת באגם, </w:t>
      </w:r>
      <w:r>
        <w:rPr>
          <w:rFonts w:ascii="Fb Fontext" w:hAnsi="Fb Fontext" w:hint="cs"/>
          <w:rtl/>
        </w:rPr>
        <w:t>שם</w:t>
      </w:r>
      <w:r w:rsidRPr="00C35A2C">
        <w:rPr>
          <w:rFonts w:ascii="Fb Fontext" w:hAnsi="Fb Fontext" w:hint="cs"/>
          <w:rtl/>
        </w:rPr>
        <w:t xml:space="preserve"> בידו, הכי לאו בידו. ולהכי לא מהני.</w:t>
      </w:r>
    </w:p>
    <w:p w14:paraId="4C99F660" w14:textId="7B6C5262" w:rsidR="00E07CC2" w:rsidRDefault="00E07CC2" w:rsidP="00E07CC2">
      <w:pPr>
        <w:rPr>
          <w:rFonts w:ascii="Fb Fontext" w:hAnsi="Fb Fontext"/>
          <w:rtl/>
        </w:rPr>
      </w:pPr>
      <w:r w:rsidRPr="00A07818">
        <w:rPr>
          <w:rStyle w:val="affffe"/>
          <w:rFonts w:hint="cs"/>
          <w:rtl/>
        </w:rPr>
        <w:t>והא דרבין מרי</w:t>
      </w:r>
      <w:r w:rsidRPr="00A07818">
        <w:rPr>
          <w:rStyle w:val="affffe"/>
          <w:rtl/>
        </w:rPr>
        <w:t>"</w:t>
      </w:r>
      <w:r w:rsidRPr="00A07818">
        <w:rPr>
          <w:rStyle w:val="affffe"/>
          <w:rFonts w:hint="cs"/>
          <w:rtl/>
        </w:rPr>
        <w:t xml:space="preserve">ו </w:t>
      </w:r>
      <w:r w:rsidRPr="00C35A2C">
        <w:rPr>
          <w:rFonts w:ascii="Fb Fontext" w:hAnsi="Fb Fontext" w:hint="cs"/>
          <w:rtl/>
        </w:rPr>
        <w:t>דלא קנה היינו דלא אמר מעכשיו</w:t>
      </w:r>
      <w:r w:rsidR="001F2143">
        <w:rPr>
          <w:rFonts w:ascii="Fb Fontext" w:hAnsi="Fb Fontext" w:hint="cs"/>
          <w:rtl/>
        </w:rPr>
        <w:t>,</w:t>
      </w:r>
    </w:p>
    <w:p w14:paraId="498DA880" w14:textId="77777777" w:rsidR="00E07CC2" w:rsidRPr="00F97732" w:rsidRDefault="00E07CC2" w:rsidP="003156E1">
      <w:pPr>
        <w:pStyle w:val="aff9"/>
        <w:rPr>
          <w:rtl/>
        </w:rPr>
      </w:pPr>
      <w:r w:rsidRPr="003156E1">
        <w:rPr>
          <w:rFonts w:hint="cs"/>
          <w:rtl/>
        </w:rPr>
        <w:t>׹</w:t>
      </w:r>
    </w:p>
    <w:p w14:paraId="5A86185B" w14:textId="77777777" w:rsidR="00E07CC2" w:rsidRDefault="00E07CC2" w:rsidP="00E07CC2">
      <w:pPr>
        <w:rPr>
          <w:rFonts w:ascii="Fb Fontext" w:hAnsi="Fb Fontext"/>
          <w:rtl/>
        </w:rPr>
      </w:pPr>
      <w:r w:rsidRPr="00CA108A">
        <w:rPr>
          <w:rFonts w:ascii="Fb Fontext" w:hAnsi="Fb Fontext" w:cs="PFT_Frank" w:hint="cs"/>
          <w:b/>
          <w:bCs/>
          <w:szCs w:val="14"/>
          <w:rtl/>
        </w:rPr>
        <w:lastRenderedPageBreak/>
        <w:t>בעו מעולא: יבם ואח"כ חילק</w:t>
      </w:r>
      <w:r w:rsidRPr="00C35A2C">
        <w:rPr>
          <w:rFonts w:ascii="Fb Fontext" w:hAnsi="Fb Fontext" w:hint="cs"/>
          <w:rtl/>
        </w:rPr>
        <w:t>, מהו? לא עשה ולא כלום;</w:t>
      </w:r>
    </w:p>
    <w:p w14:paraId="65613D70" w14:textId="77777777" w:rsidR="00E07CC2" w:rsidRPr="00C35A2C" w:rsidRDefault="00E07CC2" w:rsidP="00E07CC2">
      <w:pPr>
        <w:ind w:firstLine="340"/>
        <w:rPr>
          <w:rFonts w:cs="Guttman Vilna"/>
          <w:b/>
          <w:bCs/>
          <w:rtl/>
        </w:rPr>
      </w:pPr>
      <w:r w:rsidRPr="00CA108A">
        <w:rPr>
          <w:rFonts w:ascii="Fb Fontext" w:hAnsi="Fb Fontext" w:cs="PFT_Frank" w:hint="cs"/>
          <w:b/>
          <w:bCs/>
          <w:szCs w:val="14"/>
          <w:rtl/>
        </w:rPr>
        <w:t>חילק ואח"כ יבם</w:t>
      </w:r>
      <w:r w:rsidRPr="00C35A2C">
        <w:rPr>
          <w:rFonts w:ascii="Fb Fontext" w:hAnsi="Fb Fontext" w:hint="cs"/>
          <w:rtl/>
        </w:rPr>
        <w:t>, מהו? לא עשה ולא כלום.</w:t>
      </w:r>
    </w:p>
    <w:p w14:paraId="5E7EDE7B" w14:textId="13DEECA8" w:rsidR="00E07CC2" w:rsidRDefault="00E07CC2" w:rsidP="00E07CC2">
      <w:pPr>
        <w:rPr>
          <w:rFonts w:ascii="Fb Fontext" w:hAnsi="Fb Fontext"/>
          <w:rtl/>
        </w:rPr>
      </w:pPr>
      <w:r w:rsidRPr="00A07818">
        <w:rPr>
          <w:rStyle w:val="affffe"/>
          <w:rFonts w:hint="cs"/>
          <w:rtl/>
        </w:rPr>
        <w:t xml:space="preserve">ואין לומר </w:t>
      </w:r>
      <w:r w:rsidRPr="00C35A2C">
        <w:rPr>
          <w:rFonts w:ascii="Fb Fontext" w:hAnsi="Fb Fontext" w:hint="cs"/>
          <w:rtl/>
        </w:rPr>
        <w:t>ק</w:t>
      </w:r>
      <w:r w:rsidRPr="00C35A2C">
        <w:rPr>
          <w:rFonts w:ascii="Fb Fontext" w:hAnsi="Fb Fontext"/>
          <w:rtl/>
        </w:rPr>
        <w:t>"</w:t>
      </w:r>
      <w:r w:rsidRPr="00C35A2C">
        <w:rPr>
          <w:rFonts w:ascii="Fb Fontext" w:hAnsi="Fb Fontext" w:hint="cs"/>
          <w:rtl/>
        </w:rPr>
        <w:t>ו מיבם ואח</w:t>
      </w:r>
      <w:r w:rsidRPr="00C35A2C">
        <w:rPr>
          <w:rFonts w:ascii="Fb Fontext" w:hAnsi="Fb Fontext"/>
          <w:rtl/>
        </w:rPr>
        <w:t>"</w:t>
      </w:r>
      <w:r w:rsidRPr="00C35A2C">
        <w:rPr>
          <w:rFonts w:ascii="Fb Fontext" w:hAnsi="Fb Fontext" w:hint="cs"/>
          <w:rtl/>
        </w:rPr>
        <w:t>כ חילק לחילק ואח</w:t>
      </w:r>
      <w:r w:rsidRPr="00C35A2C">
        <w:rPr>
          <w:rFonts w:ascii="Fb Fontext" w:hAnsi="Fb Fontext"/>
          <w:rtl/>
        </w:rPr>
        <w:t>"</w:t>
      </w:r>
      <w:r w:rsidRPr="00C35A2C">
        <w:rPr>
          <w:rFonts w:ascii="Fb Fontext" w:hAnsi="Fb Fontext" w:hint="cs"/>
          <w:rtl/>
        </w:rPr>
        <w:t>כ יבם דלא עשה כלום – דתרי מעשים הוו</w:t>
      </w:r>
      <w:r w:rsidR="001F2143">
        <w:rPr>
          <w:rFonts w:ascii="Fb Fontext" w:hAnsi="Fb Fontext" w:hint="cs"/>
          <w:rtl/>
        </w:rPr>
        <w:t>,</w:t>
      </w:r>
    </w:p>
    <w:p w14:paraId="1BF4AB36" w14:textId="6900221F" w:rsidR="00E07CC2" w:rsidRPr="00C35A2C" w:rsidRDefault="00E07CC2" w:rsidP="00EF03E8">
      <w:pPr>
        <w:rPr>
          <w:rFonts w:cs="Guttman Vilna"/>
          <w:b/>
          <w:bCs/>
          <w:rtl/>
        </w:rPr>
      </w:pPr>
      <w:r w:rsidRPr="00A07818">
        <w:rPr>
          <w:rStyle w:val="affffe"/>
          <w:rFonts w:hint="cs"/>
          <w:rtl/>
        </w:rPr>
        <w:t>• רבין מר</w:t>
      </w:r>
      <w:r w:rsidRPr="00A07818">
        <w:rPr>
          <w:rStyle w:val="affffe"/>
          <w:rtl/>
        </w:rPr>
        <w:t>"</w:t>
      </w:r>
      <w:r w:rsidRPr="00A07818">
        <w:rPr>
          <w:rStyle w:val="affffe"/>
          <w:rFonts w:hint="cs"/>
          <w:rtl/>
        </w:rPr>
        <w:t>ל:</w:t>
      </w:r>
      <w:r w:rsidRPr="00C35A2C">
        <w:rPr>
          <w:rFonts w:ascii="Fb Fontext" w:hAnsi="Fb Fontext" w:hint="cs"/>
          <w:rtl/>
        </w:rPr>
        <w:t xml:space="preserve"> בין יבם ואח"כ חילק, בין חילק ואח"כ יבם - לא עשה ולא כלום.</w:t>
      </w:r>
      <w:r w:rsidR="00EF03E8">
        <w:rPr>
          <w:rFonts w:cs="Guttman Vilna" w:hint="cs"/>
          <w:b/>
          <w:bCs/>
          <w:rtl/>
        </w:rPr>
        <w:t xml:space="preserve"> </w:t>
      </w:r>
      <w:r w:rsidRPr="00A07818">
        <w:rPr>
          <w:rStyle w:val="affffe"/>
          <w:rFonts w:hint="cs"/>
          <w:rtl/>
        </w:rPr>
        <w:t>ו</w:t>
      </w:r>
      <w:r w:rsidRPr="00CA108A">
        <w:rPr>
          <w:rFonts w:ascii="Fb Fontext" w:hAnsi="Fb Fontext" w:cs="PFT_Frank" w:hint="cs"/>
          <w:b/>
          <w:bCs/>
          <w:szCs w:val="14"/>
          <w:rtl/>
        </w:rPr>
        <w:t>הלכתא</w:t>
      </w:r>
      <w:r w:rsidRPr="00C35A2C">
        <w:rPr>
          <w:rFonts w:ascii="Fb Fontext" w:hAnsi="Fb Fontext" w:hint="cs"/>
          <w:rtl/>
        </w:rPr>
        <w:t>: לא עשה ולא כלום.</w:t>
      </w:r>
    </w:p>
    <w:p w14:paraId="3310A145" w14:textId="77777777" w:rsidR="00E07CC2" w:rsidRPr="00C54C7E" w:rsidRDefault="00E07CC2" w:rsidP="00E07CC2">
      <w:pPr>
        <w:pStyle w:val="afffd"/>
        <w:rPr>
          <w:rtl/>
        </w:rPr>
      </w:pPr>
      <w:ins w:id="9967" w:author="מספור קטעי משנה" w:date="2026-10-06T06:45:30Z">
        <w:r>
          <w:rPr>
            <w:rStyle w:val="MisparKeta"/>
          </w:rPr>
          <w:t xml:space="preserve">א. </w:t>
        </w:r>
      </w:ins>
      <w:bookmarkStart w:id="629" w:name="_Toc119353421"/>
      <w:r w:rsidRPr="00C54C7E">
        <w:rPr>
          <w:rFonts w:hint="cs"/>
          <w:rtl/>
        </w:rPr>
        <w:t>וחכ"א פירות המחוברים לקרקע - שלו.</w:t>
      </w:r>
      <w:bookmarkEnd w:id="629"/>
    </w:p>
    <w:p w14:paraId="2007A451" w14:textId="77777777" w:rsidR="00E07CC2" w:rsidRPr="00730169" w:rsidRDefault="00E07CC2" w:rsidP="00E07CC2">
      <w:pPr>
        <w:rPr>
          <w:rFonts w:cs="Guttman Vilna"/>
          <w:b/>
          <w:bCs/>
          <w:spacing w:val="-4"/>
          <w:rtl/>
        </w:rPr>
      </w:pPr>
      <w:r>
        <w:rPr>
          <w:rStyle w:val="affffe"/>
          <w:rFonts w:ascii="Fb Fontext" w:hAnsi="Fb Fontext" w:hint="cs"/>
          <w:spacing w:val="-4"/>
          <w:rtl/>
          <w:rPrChange w:id="9264" w:author="מנוע אמוראים" w:date="2026-10-05T16:41:40Z">
            <w:rPr>
              <w:rFonts w:ascii="Fb Fontext" w:hAnsi="Fb Fontext" w:hint="cs"/>
              <w:spacing w:val="-4"/>
              <w:rtl/>
            </w:rPr>
          </w:rPrChange>
        </w:rPr>
        <w:t xml:space="preserve">ר</w:t>
      </w:r>
      <w:r>
        <w:rPr>
          <w:rStyle w:val="affffe"/>
          <w:rFonts w:ascii="Fb Fontext" w:hAnsi="Fb Fontext"/>
          <w:spacing w:val="-4"/>
          <w:rtl/>
          <w:rPrChange w:id="9265" w:author="מנוע אמוראים" w:date="2026-10-05T16:41:40Z">
            <w:rPr>
              <w:rFonts w:ascii="Fb Fontext" w:hAnsi="Fb Fontext"/>
              <w:spacing w:val="-4"/>
              <w:rtl/>
            </w:rPr>
          </w:rPrChange>
        </w:rPr>
        <w:t xml:space="preserve">"</w:t>
      </w:r>
      <w:r>
        <w:rPr>
          <w:rStyle w:val="affffe"/>
          <w:rFonts w:ascii="Fb Fontext" w:hAnsi="Fb Fontext" w:hint="cs"/>
          <w:spacing w:val="-4"/>
          <w:rtl/>
          <w:rPrChange w:id="9266" w:author="מנוע אמוראים" w:date="2026-10-05T16:41:40Z">
            <w:rPr>
              <w:rFonts w:ascii="Fb Fontext" w:hAnsi="Fb Fontext" w:hint="cs"/>
              <w:spacing w:val="-4"/>
              <w:rtl/>
            </w:rPr>
          </w:rPrChange>
        </w:rPr>
        <w:t xml:space="preserve">ל</w:t>
      </w:r>
      <w:r>
        <w:rPr>
          <w:rFonts w:ascii="Fb Fontext" w:hAnsi="Fb Fontext" w:hint="cs"/>
          <w:spacing w:val="-4"/>
          <w:rtl/>
        </w:rPr>
        <w:t xml:space="preserve">: צריך לגרוס שלה כיון דכל נכסיו אחראין וערבאין לכתובתה.</w:t>
      </w:r>
    </w:p>
    <w:p w14:paraId="4C236E06" w14:textId="77777777" w:rsidR="00E07CC2" w:rsidRPr="00C54C7E" w:rsidRDefault="00E07CC2" w:rsidP="00E07CC2">
      <w:pPr>
        <w:pStyle w:val="afffd"/>
        <w:rPr>
          <w:rtl/>
        </w:rPr>
      </w:pPr>
      <w:ins w:id="9968" w:author="מספור קטעי משנה" w:date="2026-10-06T06:45:30Z">
        <w:r>
          <w:rPr>
            <w:rStyle w:val="MisparKeta"/>
          </w:rPr>
          <w:t xml:space="preserve">ב. </w:t>
        </w:r>
      </w:ins>
      <w:bookmarkStart w:id="630" w:name="_Toc119353422"/>
      <w:r w:rsidRPr="00C54C7E">
        <w:rPr>
          <w:rFonts w:hint="cs"/>
          <w:rtl/>
        </w:rPr>
        <w:t>כנסה - הרי היא כאשתו.</w:t>
      </w:r>
      <w:bookmarkEnd w:id="630"/>
    </w:p>
    <w:p w14:paraId="0B73446D" w14:textId="67FBB075" w:rsidR="00E268F4" w:rsidRDefault="00E07CC2" w:rsidP="00E07CC2">
      <w:pPr>
        <w:rPr>
          <w:rFonts w:ascii="Fb Fontext" w:hAnsi="Fb Fontext"/>
          <w:rtl/>
        </w:rPr>
      </w:pPr>
      <w:r w:rsidRPr="00CA108A">
        <w:rPr>
          <w:rFonts w:ascii="Fb Fontext" w:hAnsi="Fb Fontext" w:cs="PFT_Frank" w:hint="cs"/>
          <w:b/>
          <w:bCs/>
          <w:szCs w:val="14"/>
          <w:rtl/>
        </w:rPr>
        <w:t>הלכתא</w:t>
      </w:r>
      <w:r w:rsidRPr="00C35A2C">
        <w:rPr>
          <w:rFonts w:ascii="Fb Fontext" w:hAnsi="Fb Fontext" w:hint="cs"/>
          <w:rtl/>
        </w:rPr>
        <w:t xml:space="preserve"> </w:t>
      </w:r>
      <w:r w:rsidRPr="00A07818">
        <w:rPr>
          <w:rStyle w:val="affffe"/>
          <w:rFonts w:hint="cs"/>
          <w:rtl/>
        </w:rPr>
        <w:t>ריב</w:t>
      </w:r>
      <w:r w:rsidRPr="00A07818">
        <w:rPr>
          <w:rStyle w:val="affffe"/>
          <w:rtl/>
        </w:rPr>
        <w:t>"</w:t>
      </w:r>
      <w:r w:rsidRPr="00A07818">
        <w:rPr>
          <w:rStyle w:val="affffe"/>
          <w:rFonts w:hint="cs"/>
          <w:rtl/>
        </w:rPr>
        <w:t>ח:</w:t>
      </w:r>
      <w:r w:rsidRPr="00C35A2C">
        <w:rPr>
          <w:rFonts w:ascii="Fb Fontext" w:hAnsi="Fb Fontext" w:hint="cs"/>
          <w:rtl/>
        </w:rPr>
        <w:t xml:space="preserve"> שמגרשה בגט ומחזירה</w:t>
      </w:r>
      <w:r w:rsidR="00E268F4">
        <w:rPr>
          <w:rFonts w:ascii="Fb Fontext" w:hAnsi="Fb Fontext" w:hint="cs"/>
          <w:rtl/>
        </w:rPr>
        <w:t>.</w:t>
      </w:r>
    </w:p>
    <w:p w14:paraId="10BCE0C4" w14:textId="4AC89119" w:rsidR="00E07CC2" w:rsidRPr="00730169" w:rsidRDefault="00E07CC2" w:rsidP="00A07818">
      <w:pPr>
        <w:rPr>
          <w:spacing w:val="-2"/>
          <w:rtl/>
        </w:rPr>
      </w:pPr>
      <w:r w:rsidRPr="00730169">
        <w:rPr>
          <w:rFonts w:ascii="Fb Fontext" w:hAnsi="Fb Fontext" w:cs="PFT_Frank" w:hint="cs"/>
          <w:b/>
          <w:bCs/>
          <w:spacing w:val="-2"/>
          <w:szCs w:val="14"/>
          <w:rtl/>
        </w:rPr>
        <w:t>וקמ</w:t>
      </w:r>
      <w:r w:rsidRPr="00730169">
        <w:rPr>
          <w:rFonts w:ascii="Fb Fontext" w:hAnsi="Fb Fontext" w:cs="PFT_Frank"/>
          <w:b/>
          <w:bCs/>
          <w:spacing w:val="-2"/>
          <w:szCs w:val="14"/>
          <w:rtl/>
        </w:rPr>
        <w:t>"</w:t>
      </w:r>
      <w:r w:rsidRPr="00730169">
        <w:rPr>
          <w:rFonts w:ascii="Fb Fontext" w:hAnsi="Fb Fontext" w:cs="PFT_Frank" w:hint="cs"/>
          <w:b/>
          <w:bCs/>
          <w:spacing w:val="-2"/>
          <w:szCs w:val="14"/>
          <w:rtl/>
        </w:rPr>
        <w:t>ל</w:t>
      </w:r>
      <w:r w:rsidRPr="00730169">
        <w:rPr>
          <w:rFonts w:ascii="Fb Fontext" w:hAnsi="Fb Fontext" w:hint="cs"/>
          <w:spacing w:val="-2"/>
          <w:rtl/>
        </w:rPr>
        <w:t xml:space="preserve"> דלא נימא</w:t>
      </w:r>
      <w:r w:rsidRPr="00730169">
        <w:rPr>
          <w:rStyle w:val="affffa"/>
          <w:rFonts w:hint="cs"/>
          <w:spacing w:val="-2"/>
          <w:rtl/>
        </w:rPr>
        <w:t xml:space="preserve"> 'ויבמה' </w:t>
      </w:r>
      <w:r w:rsidRPr="00730169">
        <w:rPr>
          <w:rFonts w:ascii="Fb Fontext" w:hAnsi="Fb Fontext" w:hint="cs"/>
          <w:spacing w:val="-2"/>
          <w:rtl/>
        </w:rPr>
        <w:t>דיבומין הראשונים עליה ליסגי בחליצה</w:t>
      </w:r>
      <w:r w:rsidR="00A07818" w:rsidRPr="00730169">
        <w:rPr>
          <w:rFonts w:hint="cs"/>
          <w:spacing w:val="-2"/>
          <w:rtl/>
        </w:rPr>
        <w:t>,</w:t>
      </w:r>
    </w:p>
    <w:p w14:paraId="39077048" w14:textId="77777777" w:rsidR="00E07CC2" w:rsidRPr="00C35A2C" w:rsidRDefault="00E07CC2" w:rsidP="00E26091">
      <w:pPr>
        <w:pStyle w:val="afff"/>
        <w:framePr w:wrap="around"/>
        <w:rPr>
          <w:rtl/>
        </w:rPr>
      </w:pPr>
      <w:bookmarkStart w:id="631" w:name="_Toc119353423"/>
      <w:r w:rsidRPr="00C35A2C">
        <w:rPr>
          <w:rFonts w:hint="cs"/>
          <w:rtl/>
        </w:rPr>
        <w:t>פב:</w:t>
      </w:r>
      <w:bookmarkEnd w:id="631"/>
    </w:p>
    <w:p w14:paraId="6D6B5305" w14:textId="77777777" w:rsidR="00E07CC2" w:rsidRPr="00C54C7E" w:rsidRDefault="00E07CC2" w:rsidP="00E07CC2">
      <w:pPr>
        <w:pStyle w:val="afffd"/>
        <w:rPr>
          <w:rtl/>
        </w:rPr>
      </w:pPr>
      <w:ins w:id="9825" w:author="מספור קטעי משנה" w:date="2026-10-06T10:04:27Z">
        <w:r>
          <w:rPr>
            <w:rStyle w:val="MisparKeta"/>
          </w:rPr>
          <w:t xml:space="preserve">ב. </w:t>
        </w:r>
      </w:ins>
      <w:bookmarkStart w:id="632" w:name="_Toc119353424"/>
      <w:r w:rsidRPr="00C54C7E">
        <w:rPr>
          <w:rFonts w:hint="cs"/>
          <w:rtl/>
        </w:rPr>
        <w:t>מחזירה,</w:t>
      </w:r>
      <w:bookmarkEnd w:id="632"/>
    </w:p>
    <w:p w14:paraId="495CD0FD" w14:textId="7DD923F8" w:rsidR="00E07CC2" w:rsidRPr="00F5539C" w:rsidRDefault="00E07CC2" w:rsidP="00E07CC2">
      <w:pPr>
        <w:rPr>
          <w:rFonts w:ascii="Fb Fontext" w:hAnsi="Fb Fontext"/>
          <w:spacing w:val="-4"/>
          <w:rtl/>
        </w:rPr>
      </w:pPr>
      <w:r w:rsidRPr="00F5539C">
        <w:rPr>
          <w:rFonts w:ascii="Fb Fontext" w:hAnsi="Fb Fontext" w:hint="cs"/>
          <w:spacing w:val="-4"/>
          <w:rtl/>
        </w:rPr>
        <w:t>קמ</w:t>
      </w:r>
      <w:r w:rsidRPr="00F5539C">
        <w:rPr>
          <w:rFonts w:ascii="Fb Fontext" w:hAnsi="Fb Fontext"/>
          <w:spacing w:val="-4"/>
          <w:rtl/>
        </w:rPr>
        <w:t>"</w:t>
      </w:r>
      <w:r w:rsidRPr="00F5539C">
        <w:rPr>
          <w:rFonts w:ascii="Fb Fontext" w:hAnsi="Fb Fontext" w:hint="cs"/>
          <w:spacing w:val="-4"/>
          <w:rtl/>
        </w:rPr>
        <w:t>ל ד</w:t>
      </w:r>
      <w:r w:rsidR="00BD4EEB">
        <w:rPr>
          <w:rFonts w:ascii="Fb Fontext" w:hAnsi="Fb Fontext" w:hint="cs"/>
          <w:spacing w:val="-4"/>
          <w:rtl/>
        </w:rPr>
        <w:t>אף</w:t>
      </w:r>
      <w:r w:rsidRPr="00F5539C">
        <w:rPr>
          <w:rFonts w:ascii="Fb Fontext" w:hAnsi="Fb Fontext" w:hint="cs"/>
          <w:spacing w:val="-4"/>
          <w:rtl/>
        </w:rPr>
        <w:t xml:space="preserve"> דהתורה חייבתו לא עומדת עליו באיסור אשת אח אלא וכיון שלקחה נעשית כאשתו.</w:t>
      </w:r>
    </w:p>
    <w:p w14:paraId="5734E4D0" w14:textId="77777777" w:rsidR="00E07CC2" w:rsidRPr="00C54C7E" w:rsidRDefault="00E07CC2" w:rsidP="00E07CC2">
      <w:pPr>
        <w:pStyle w:val="afffd"/>
        <w:ind w:end="0"/>
        <w:rPr>
          <w:rtl/>
        </w:rPr>
      </w:pPr>
      <w:bookmarkStart w:id="633" w:name="_Toc119353425"/>
      <w:r w:rsidRPr="00C54C7E">
        <w:rPr>
          <w:rFonts w:hint="cs"/>
          <w:rtl/>
        </w:rPr>
        <w:t>בלבד שתהא כתובתה על נכסי בעלה הראשון.</w:t>
      </w:r>
      <w:bookmarkEnd w:id="633"/>
    </w:p>
    <w:p w14:paraId="233AF4FA" w14:textId="77777777" w:rsidR="00E07CC2" w:rsidRPr="00C35A2C" w:rsidRDefault="00E07CC2" w:rsidP="00E07CC2">
      <w:pPr>
        <w:rPr>
          <w:rFonts w:ascii="Fb Fontext" w:hAnsi="Fb Fontext"/>
          <w:rtl/>
        </w:rPr>
      </w:pPr>
      <w:r w:rsidRPr="00C35A2C">
        <w:rPr>
          <w:rFonts w:ascii="Fb Fontext" w:hAnsi="Fb Fontext" w:hint="cs"/>
          <w:rtl/>
        </w:rPr>
        <w:t>דאשה הקנו לו מן השמים.</w:t>
      </w:r>
    </w:p>
    <w:p w14:paraId="27D4E680" w14:textId="7B9A356E" w:rsidR="00E07CC2" w:rsidRPr="00730169" w:rsidRDefault="00E07CC2" w:rsidP="00E07CC2">
      <w:pPr>
        <w:rPr>
          <w:rFonts w:ascii="Fb Fontext" w:hAnsi="Fb Fontext"/>
          <w:spacing w:val="-8"/>
          <w:rtl/>
        </w:rPr>
      </w:pPr>
      <w:r w:rsidRPr="00730169">
        <w:rPr>
          <w:rFonts w:ascii="Fb Fontext" w:hAnsi="Fb Fontext" w:hint="cs"/>
          <w:spacing w:val="-8"/>
          <w:rtl/>
        </w:rPr>
        <w:t xml:space="preserve">ואי לית לה מראשון </w:t>
      </w:r>
      <w:r w:rsidR="008208A3">
        <w:rPr>
          <w:rFonts w:ascii="Fb Fontext" w:hAnsi="Fb Fontext" w:hint="cs"/>
          <w:spacing w:val="-8"/>
          <w:rtl/>
        </w:rPr>
        <w:t xml:space="preserve">יש </w:t>
      </w:r>
      <w:r w:rsidRPr="00730169">
        <w:rPr>
          <w:rFonts w:ascii="Fb Fontext" w:hAnsi="Fb Fontext" w:hint="cs"/>
          <w:spacing w:val="-8"/>
          <w:rtl/>
        </w:rPr>
        <w:t>לה משני, כדי שלא תהא קלה בעיניו להוציאה.</w:t>
      </w:r>
    </w:p>
    <w:p w14:paraId="2D9B8183" w14:textId="77777777" w:rsidR="00E07CC2" w:rsidRPr="00C54C7E" w:rsidRDefault="00E07CC2" w:rsidP="00E07CC2">
      <w:pPr>
        <w:pStyle w:val="afffd"/>
        <w:ind w:end="0"/>
        <w:rPr>
          <w:rtl/>
        </w:rPr>
      </w:pPr>
      <w:bookmarkStart w:id="634" w:name="_Toc119353426"/>
      <w:r w:rsidRPr="00C54C7E">
        <w:rPr>
          <w:rFonts w:hint="cs"/>
          <w:rtl/>
        </w:rPr>
        <w:t>לא יאמר לה הרי כתובתיך.</w:t>
      </w:r>
      <w:bookmarkEnd w:id="634"/>
    </w:p>
    <w:p w14:paraId="206DD495" w14:textId="50DB9B71" w:rsidR="00E07CC2" w:rsidRDefault="00E07CC2" w:rsidP="009419B6">
      <w:pPr>
        <w:rPr>
          <w:rtl/>
        </w:rPr>
      </w:pPr>
      <w:r w:rsidRPr="00C54C7E">
        <w:rPr>
          <w:rFonts w:hint="cs"/>
          <w:rtl/>
        </w:rPr>
        <w:t>וכן</w:t>
      </w:r>
      <w:r w:rsidRPr="00C35A2C">
        <w:rPr>
          <w:rFonts w:hint="cs"/>
          <w:rtl/>
        </w:rPr>
        <w:t xml:space="preserve"> – קמ</w:t>
      </w:r>
      <w:r w:rsidRPr="00C35A2C">
        <w:rPr>
          <w:rtl/>
        </w:rPr>
        <w:t>"</w:t>
      </w:r>
      <w:r w:rsidRPr="00C35A2C">
        <w:rPr>
          <w:rFonts w:hint="cs"/>
          <w:rtl/>
        </w:rPr>
        <w:t>ל דאע</w:t>
      </w:r>
      <w:r w:rsidRPr="00C35A2C">
        <w:rPr>
          <w:rtl/>
        </w:rPr>
        <w:t>"</w:t>
      </w:r>
      <w:r w:rsidRPr="00C35A2C">
        <w:rPr>
          <w:rFonts w:hint="cs"/>
          <w:rtl/>
        </w:rPr>
        <w:t>ג דכתב קנאי וקנינא – לא סמכה דעתה</w:t>
      </w:r>
      <w:r w:rsidR="001F2143">
        <w:rPr>
          <w:rFonts w:hint="cs"/>
          <w:rtl/>
        </w:rPr>
        <w:t>,</w:t>
      </w:r>
    </w:p>
    <w:p w14:paraId="30810AEE" w14:textId="77777777" w:rsidR="00E07CC2" w:rsidRPr="009419B6" w:rsidRDefault="00E07CC2" w:rsidP="00E07CC2">
      <w:pPr>
        <w:rPr>
          <w:rtl/>
        </w:rPr>
      </w:pPr>
      <w:r w:rsidRPr="009419B6">
        <w:rPr>
          <w:rFonts w:cs="BA Vilna Bold" w:hint="cs"/>
          <w:spacing w:val="8"/>
          <w:sz w:val="32"/>
          <w:rtl/>
        </w:rPr>
        <w:t>גרשה - אין לה אלא כתובתה.</w:t>
      </w:r>
    </w:p>
    <w:p w14:paraId="618D2C25" w14:textId="2B12B6D2" w:rsidR="00E07CC2" w:rsidRPr="00C35A2C" w:rsidRDefault="00E07CC2" w:rsidP="00E07CC2">
      <w:pPr>
        <w:rPr>
          <w:rFonts w:ascii="Fb Fontext" w:hAnsi="Fb Fontext"/>
          <w:rtl/>
        </w:rPr>
      </w:pPr>
      <w:r w:rsidRPr="00C35A2C">
        <w:rPr>
          <w:rFonts w:ascii="Fb Fontext" w:hAnsi="Fb Fontext" w:hint="cs"/>
          <w:rtl/>
        </w:rPr>
        <w:t>לא גרשה לא,</w:t>
      </w:r>
      <w:r>
        <w:rPr>
          <w:rFonts w:ascii="Fb Fontext" w:hAnsi="Fb Fontext" w:hint="cs"/>
          <w:rtl/>
        </w:rPr>
        <w:t xml:space="preserve"> </w:t>
      </w:r>
      <w:r w:rsidRPr="00C35A2C">
        <w:rPr>
          <w:rFonts w:ascii="Fb Fontext" w:hAnsi="Fb Fontext" w:hint="cs"/>
          <w:rtl/>
        </w:rPr>
        <w:t xml:space="preserve">משמע </w:t>
      </w:r>
      <w:r w:rsidRPr="00EF03E8">
        <w:rPr>
          <w:rStyle w:val="affffe"/>
          <w:rFonts w:hint="cs"/>
          <w:rtl/>
        </w:rPr>
        <w:t>כדר</w:t>
      </w:r>
      <w:r w:rsidR="00EF03E8" w:rsidRPr="00EF03E8">
        <w:rPr>
          <w:rStyle w:val="affffe"/>
          <w:rFonts w:hint="cs"/>
          <w:rtl/>
        </w:rPr>
        <w:t>"א</w:t>
      </w:r>
      <w:r w:rsidRPr="00C35A2C">
        <w:rPr>
          <w:rFonts w:ascii="Fb Fontext" w:hAnsi="Fb Fontext" w:hint="cs"/>
          <w:rtl/>
        </w:rPr>
        <w:t xml:space="preserve"> </w:t>
      </w:r>
      <w:r w:rsidRPr="00EF03E8">
        <w:rPr>
          <w:rStyle w:val="afffff0"/>
          <w:rFonts w:hint="cs"/>
          <w:rtl/>
        </w:rPr>
        <w:t>דצריך לגרש קודם אם רוצה למכור</w:t>
      </w:r>
    </w:p>
    <w:p w14:paraId="7FE35F8E" w14:textId="77777777" w:rsidR="00E07CC2" w:rsidRDefault="00E07CC2" w:rsidP="003156E1">
      <w:pPr>
        <w:pStyle w:val="aff9"/>
        <w:rPr>
          <w:rtl/>
        </w:rPr>
      </w:pPr>
      <w:r w:rsidRPr="003156E1">
        <w:rPr>
          <w:rFonts w:hint="cs"/>
          <w:rtl/>
        </w:rPr>
        <w:t>׹</w:t>
      </w:r>
    </w:p>
    <w:p w14:paraId="50D5BBCD" w14:textId="77777777" w:rsidR="00E07CC2" w:rsidRPr="00C35A2C" w:rsidRDefault="00E07CC2" w:rsidP="00E07CC2">
      <w:pPr>
        <w:rPr>
          <w:rFonts w:ascii="Fb Fontext" w:hAnsi="Fb Fontext"/>
          <w:rtl/>
        </w:rPr>
      </w:pPr>
      <w:r w:rsidRPr="00C35A2C">
        <w:rPr>
          <w:rFonts w:ascii="Fb Fontext" w:hAnsi="Fb Fontext" w:hint="cs"/>
          <w:rtl/>
        </w:rPr>
        <w:lastRenderedPageBreak/>
        <w:t>החזירה - הרי היא ככל הנשים, ואין לה אלא כתובתה.</w:t>
      </w:r>
    </w:p>
    <w:p w14:paraId="329292FF" w14:textId="76432D32" w:rsidR="00E07CC2" w:rsidRPr="00F5539C" w:rsidRDefault="00E07CC2" w:rsidP="00E07CC2">
      <w:pPr>
        <w:rPr>
          <w:rFonts w:ascii="Fb Fontext" w:hAnsi="Fb Fontext"/>
          <w:spacing w:val="-4"/>
          <w:rtl/>
        </w:rPr>
      </w:pPr>
      <w:bookmarkStart w:id="635" w:name="_Toc119353427"/>
      <w:r w:rsidRPr="00C54C7E">
        <w:rPr>
          <w:rStyle w:val="afffe"/>
          <w:rFonts w:hint="cs"/>
          <w:rtl/>
        </w:rPr>
        <w:t>החזירה</w:t>
      </w:r>
      <w:bookmarkEnd w:id="635"/>
      <w:r w:rsidRPr="00F5539C">
        <w:rPr>
          <w:rFonts w:ascii="Fb Fontext" w:hAnsi="Fb Fontext" w:hint="cs"/>
          <w:spacing w:val="-4"/>
          <w:rtl/>
        </w:rPr>
        <w:t xml:space="preserve"> הוו</w:t>
      </w:r>
      <w:r w:rsidRPr="00F5539C">
        <w:rPr>
          <w:rFonts w:ascii="Fb Fontext" w:hAnsi="Fb Fontext"/>
          <w:spacing w:val="-4"/>
          <w:rtl/>
        </w:rPr>
        <w:t>"</w:t>
      </w:r>
      <w:r w:rsidRPr="00F5539C">
        <w:rPr>
          <w:rFonts w:ascii="Fb Fontext" w:hAnsi="Fb Fontext" w:hint="cs"/>
          <w:spacing w:val="-4"/>
          <w:rtl/>
        </w:rPr>
        <w:t>א ד</w:t>
      </w:r>
      <w:r w:rsidR="00BD4EEB">
        <w:rPr>
          <w:rFonts w:ascii="Fb Fontext" w:hAnsi="Fb Fontext" w:hint="cs"/>
          <w:spacing w:val="-4"/>
          <w:rtl/>
        </w:rPr>
        <w:t>אף</w:t>
      </w:r>
      <w:r w:rsidRPr="00F5539C">
        <w:rPr>
          <w:rFonts w:ascii="Fb Fontext" w:hAnsi="Fb Fontext" w:hint="cs"/>
          <w:spacing w:val="-4"/>
          <w:rtl/>
        </w:rPr>
        <w:t xml:space="preserve"> דיבמתו דלא הוא כתב לה, מ</w:t>
      </w:r>
      <w:r w:rsidRPr="00F5539C">
        <w:rPr>
          <w:rFonts w:ascii="Fb Fontext" w:hAnsi="Fb Fontext"/>
          <w:spacing w:val="-4"/>
          <w:rtl/>
        </w:rPr>
        <w:t>"</w:t>
      </w:r>
      <w:r w:rsidRPr="00F5539C">
        <w:rPr>
          <w:rFonts w:ascii="Fb Fontext" w:hAnsi="Fb Fontext" w:hint="cs"/>
          <w:spacing w:val="-4"/>
          <w:rtl/>
        </w:rPr>
        <w:t>מ היכן שגירשה והחזירה כתובתה ממנו קמ</w:t>
      </w:r>
      <w:r w:rsidRPr="00F5539C">
        <w:rPr>
          <w:rFonts w:ascii="Fb Fontext" w:hAnsi="Fb Fontext"/>
          <w:spacing w:val="-4"/>
          <w:rtl/>
        </w:rPr>
        <w:t>"</w:t>
      </w:r>
      <w:r w:rsidRPr="00F5539C">
        <w:rPr>
          <w:rFonts w:ascii="Fb Fontext" w:hAnsi="Fb Fontext" w:hint="cs"/>
          <w:spacing w:val="-4"/>
          <w:rtl/>
        </w:rPr>
        <w:t>ל</w:t>
      </w:r>
      <w:r w:rsidR="001F2143">
        <w:rPr>
          <w:rFonts w:ascii="Fb Fontext" w:hAnsi="Fb Fontext" w:hint="cs"/>
          <w:spacing w:val="-4"/>
          <w:rtl/>
        </w:rPr>
        <w:t>,</w:t>
      </w:r>
    </w:p>
    <w:p w14:paraId="3C1E0D37" w14:textId="23CBC4C9" w:rsidR="00E07CC2" w:rsidRPr="00C35A2C" w:rsidRDefault="00E07CC2" w:rsidP="00E07CC2">
      <w:pPr>
        <w:rPr>
          <w:rFonts w:cs="Guttman Vilna"/>
          <w:b/>
          <w:bCs/>
          <w:rtl/>
        </w:rPr>
      </w:pPr>
      <w:r w:rsidRPr="00EF03E8">
        <w:rPr>
          <w:rStyle w:val="affffe"/>
          <w:rtl/>
        </w:rPr>
        <w:sym w:font="Wingdings 2" w:char="F096"/>
      </w:r>
      <w:r w:rsidRPr="00EF03E8">
        <w:rPr>
          <w:rStyle w:val="affffe"/>
          <w:rtl/>
        </w:rPr>
        <w:t xml:space="preserve"> </w:t>
      </w:r>
      <w:r w:rsidRPr="00EF03E8">
        <w:rPr>
          <w:rStyle w:val="affffe"/>
          <w:rFonts w:hint="cs"/>
          <w:rtl/>
        </w:rPr>
        <w:t>אר</w:t>
      </w:r>
      <w:r w:rsidRPr="00EF03E8">
        <w:rPr>
          <w:rStyle w:val="affffe"/>
          <w:rtl/>
        </w:rPr>
        <w:t>"</w:t>
      </w:r>
      <w:r w:rsidRPr="00EF03E8">
        <w:rPr>
          <w:rStyle w:val="affffe"/>
          <w:rFonts w:hint="cs"/>
          <w:rtl/>
        </w:rPr>
        <w:t>י</w:t>
      </w:r>
      <w:r w:rsidR="009E1DB3">
        <w:rPr>
          <w:rStyle w:val="affffe"/>
          <w:rFonts w:hint="cs"/>
          <w:rtl/>
        </w:rPr>
        <w:t>:</w:t>
      </w:r>
      <w:r w:rsidRPr="00C35A2C">
        <w:rPr>
          <w:rFonts w:ascii="Fb Fontext" w:hAnsi="Fb Fontext" w:hint="cs"/>
          <w:rtl/>
        </w:rPr>
        <w:t xml:space="preserve"> בראשונה היו כותבין לבתולה מאתים ולאלמנה מנה, והיו מזקינין ולא היו נושאין נשים, עד שבא שמעון בן שטח ותיקן: כל נכסיו אחראין לכתובתה.</w:t>
      </w:r>
    </w:p>
    <w:p w14:paraId="67EDC2E1" w14:textId="77777777" w:rsidR="00E07CC2" w:rsidRDefault="00E07CC2" w:rsidP="00E07CC2">
      <w:pPr>
        <w:rPr>
          <w:rFonts w:ascii="Fb Fontext" w:hAnsi="Fb Fontext"/>
          <w:rtl/>
        </w:rPr>
      </w:pPr>
      <w:r w:rsidRPr="00C35A2C">
        <w:rPr>
          <w:rFonts w:ascii="Fb Fontext" w:hAnsi="Fb Fontext" w:hint="cs"/>
          <w:rtl/>
        </w:rPr>
        <w:t>ו</w:t>
      </w:r>
      <w:r w:rsidRPr="00CA108A">
        <w:rPr>
          <w:rFonts w:ascii="Fb Fontext" w:hAnsi="Fb Fontext" w:cs="PFT_Frank" w:hint="cs"/>
          <w:b/>
          <w:bCs/>
          <w:szCs w:val="14"/>
          <w:rtl/>
        </w:rPr>
        <w:t>תנ</w:t>
      </w:r>
      <w:r w:rsidRPr="00CA108A">
        <w:rPr>
          <w:rFonts w:ascii="Fb Fontext" w:hAnsi="Fb Fontext" w:cs="PFT_Frank"/>
          <w:b/>
          <w:bCs/>
          <w:szCs w:val="14"/>
          <w:rtl/>
        </w:rPr>
        <w:t>"</w:t>
      </w:r>
      <w:r w:rsidRPr="00CA108A">
        <w:rPr>
          <w:rFonts w:ascii="Fb Fontext" w:hAnsi="Fb Fontext" w:cs="PFT_Frank" w:hint="cs"/>
          <w:b/>
          <w:bCs/>
          <w:szCs w:val="14"/>
          <w:rtl/>
        </w:rPr>
        <w:t>ה</w:t>
      </w:r>
      <w:r w:rsidRPr="00C35A2C">
        <w:rPr>
          <w:rFonts w:ascii="Fb Fontext" w:hAnsi="Fb Fontext" w:hint="cs"/>
          <w:rtl/>
        </w:rPr>
        <w:t>: בראשונה היו כותבין לבתולה מאתים ולאלמנה מנה, והיו מזקינין ולא היו נושאין נשים, התקינו שיהיו מניחין אותה בבית אביה; ועדיין כשהוא כועס עליה, אומר לה לכי אצל כתובתיך, התקינו שיהיו מניחין אותה בבית חמיה, עשירות עושות אותה קלתות של כסף ושל זהב, עניות היו עושות אותה עביט של מימי רגלים; ועדיין כשכועס עליה, אומר לה טלי כתובתיך וצאי,</w:t>
      </w:r>
    </w:p>
    <w:p w14:paraId="275A3204" w14:textId="3FE530E9" w:rsidR="00E07CC2" w:rsidRPr="00EF03E8" w:rsidRDefault="00E07CC2" w:rsidP="00E07CC2">
      <w:pPr>
        <w:rPr>
          <w:rFonts w:cs="Guttman Vilna"/>
          <w:b/>
          <w:bCs/>
          <w:spacing w:val="-4"/>
          <w:rtl/>
        </w:rPr>
      </w:pPr>
      <w:r w:rsidRPr="00EF03E8">
        <w:rPr>
          <w:rStyle w:val="affffe"/>
          <w:rFonts w:hint="cs"/>
          <w:spacing w:val="-4"/>
          <w:rtl/>
        </w:rPr>
        <w:t xml:space="preserve">עד שבא שמעון בן שטח </w:t>
      </w:r>
      <w:r w:rsidRPr="00EF03E8">
        <w:rPr>
          <w:rFonts w:ascii="Fb Fontext" w:hAnsi="Fb Fontext" w:hint="cs"/>
          <w:spacing w:val="-4"/>
          <w:rtl/>
        </w:rPr>
        <w:t>ותיקן, שי</w:t>
      </w:r>
      <w:r w:rsidR="00EF03E8" w:rsidRPr="00EF03E8">
        <w:rPr>
          <w:rFonts w:ascii="Fb Fontext" w:hAnsi="Fb Fontext" w:hint="cs"/>
          <w:spacing w:val="-4"/>
          <w:rtl/>
        </w:rPr>
        <w:t>כתוב</w:t>
      </w:r>
      <w:r w:rsidRPr="00EF03E8">
        <w:rPr>
          <w:rFonts w:ascii="Fb Fontext" w:hAnsi="Fb Fontext" w:hint="cs"/>
          <w:spacing w:val="-4"/>
          <w:rtl/>
        </w:rPr>
        <w:t xml:space="preserve"> לה כל נכסי אחראין לכתובתה.</w:t>
      </w:r>
    </w:p>
    <w:p w14:paraId="5A67E638" w14:textId="77777777" w:rsidR="00E07CC2" w:rsidRDefault="00E07CC2" w:rsidP="001401BD">
      <w:pPr>
        <w:pStyle w:val="afffd"/>
        <w:ind w:end="0"/>
        <w:jc w:val="center"/>
        <w:rPr>
          <w:rtl/>
        </w:rPr>
      </w:pPr>
      <w:bookmarkStart w:id="636" w:name="_Toc119353428"/>
      <w:r w:rsidRPr="00F97732">
        <w:rPr>
          <w:rFonts w:hint="cs"/>
          <w:rtl/>
        </w:rPr>
        <w:t>הדרן עלך האשה.</w:t>
      </w:r>
      <w:bookmarkEnd w:id="636"/>
    </w:p>
    <w:p w14:paraId="73BD7006" w14:textId="77777777" w:rsidR="00E07CC2" w:rsidRDefault="00E07CC2" w:rsidP="00E07CC2">
      <w:pPr>
        <w:pStyle w:val="afff2"/>
        <w:framePr w:wrap="around"/>
        <w:spacing w:line="276" w:lineRule="auto"/>
        <w:rPr>
          <w:del w:id="41084" w:author="Claude" w:date="2026-10-07T09:24:54Z"/>
          <w:rFonts w:ascii="Fb Fontext" w:hAnsi="Fb Fontext"/>
          <w:rtl/>
        </w:rPr>
      </w:pPr>
      <w:del w:id="41083" w:author="Claude" w:date="2026-10-07T09:24:54Z">
        <w:r w:rsidRPr="00C35A2C">
          <w:rPr>
            <w:rFonts w:ascii="Fb Fontext" w:hAnsi="Fb Fontext" w:hint="cs"/>
            <w:rtl/>
          </w:rPr>
          <w:lastRenderedPageBreak/>
          <w:delText xml:space="preserve">פרק תשיעי</w:delText>
        </w:r>
      </w:del>
    </w:p>
    <w:p w14:paraId="457F78EF" w14:textId="77777777" w:rsidR="00E07CC2" w:rsidRPr="00C35A2C" w:rsidRDefault="00E07CC2" w:rsidP="00E26091">
      <w:pPr>
        <w:pStyle w:val="afff"/>
        <w:framePr w:wrap="around"/>
        <w:rPr>
          <w:rtl/>
        </w:rPr>
      </w:pPr>
      <w:bookmarkStart w:id="637" w:name="_Toc119353429"/>
      <w:r w:rsidRPr="00C35A2C">
        <w:rPr>
          <w:rFonts w:hint="cs"/>
          <w:rtl/>
        </w:rPr>
        <w:t>פג.</w:t>
      </w:r>
      <w:bookmarkEnd w:id="637"/>
    </w:p>
    <w:p w14:paraId="464F5240" w14:textId="77777777" w:rsidR="00E07CC2" w:rsidRPr="00C54C7E" w:rsidRDefault="00E07CC2" w:rsidP="00A07818">
      <w:pPr>
        <w:pStyle w:val="afff3"/>
        <w:framePr w:wrap="around"/>
        <w:rPr>
          <w:del w:id="41086" w:author="Claude" w:date="2026-10-07T09:24:54Z"/>
          <w:rtl/>
        </w:rPr>
      </w:pPr>
      <w:del w:id="41085" w:author="Claude" w:date="2026-10-07T09:24:54Z">
        <w:r w:rsidRPr="00C54C7E">
          <w:rPr>
            <w:rFonts w:hint="cs"/>
            <w:rtl/>
          </w:rPr>
          <w:delText xml:space="preserve">הכותב לאשתו</w:delText>
        </w:r>
      </w:del>
    </w:p>
    <w:p w14:paraId="6C132A87" w14:textId="77777777" w:rsidR="00E07CC2" w:rsidRPr="00C54C7E" w:rsidRDefault="00E07CC2" w:rsidP="00A07818">
      <w:pPr>
        <w:pStyle w:val="afff4"/>
        <w:framePr w:wrap="around"/>
        <w:rPr>
          <w:rtl/>
        </w:rPr>
      </w:pPr>
      <w:r w:rsidRPr="00C54C7E">
        <w:rPr>
          <w:rFonts w:hint="cs"/>
          <w:rtl/>
        </w:rPr>
        <w:t>פג.- צ.</w:t>
      </w:r>
    </w:p>
    <w:p w14:paraId="443FE8EE" w14:textId="77777777" w:rsidR="009E1DB3" w:rsidRDefault="00E07CC2" w:rsidP="009E1DB3">
      <w:pPr>
        <w:pStyle w:val="afffff4"/>
        <w:rPr>
          <w:rtl/>
        </w:rPr>
      </w:pPr>
      <w:ins w:id="9969" w:author="מספור קטעי משנה" w:date="2026-10-06T06:45:30Z">
        <w:r>
          <w:rPr>
            <w:rStyle w:val="MisparKeta"/>
          </w:rPr>
          <w:t xml:space="preserve">ב. </w:t>
        </w:r>
      </w:ins>
      <w:bookmarkStart w:id="638" w:name="_Toc119353430"/>
      <w:r w:rsidRPr="00C54C7E">
        <w:rPr>
          <w:rFonts w:hint="cs"/>
          <w:rtl/>
        </w:rPr>
        <w:t>הכותב לאשתו דין ודברים אין לי בנכסיך</w:t>
      </w:r>
      <w:bookmarkEnd w:id="638"/>
      <w:r w:rsidRPr="00C54C7E">
        <w:rPr>
          <w:rFonts w:hint="cs"/>
          <w:rtl/>
        </w:rPr>
        <w:t xml:space="preserve"> </w:t>
      </w:r>
    </w:p>
    <w:p>
      <w:pPr>
        <w:pStyle w:val="PetichatPerek"/>
        <w:rPr>
          <w:ins w:id="41082" w:author="Claude" w:date="2026-10-07T09:24:54Z"/>
        </w:rPr>
      </w:pPr>
      <w:ins w:id="41081" w:author="Claude" w:date="2026-10-07T09:24:54Z">
        <w:r>
          <w:rPr>
            <w:rFonts w:ascii="Fb Fontext" w:hAnsi="Fb Fontext" w:hint="cs"/>
            <w:rtl/>
          </w:rPr>
          <w:t xml:space="preserve">פרק תשיעי</w:t>
        </w:r>
        <w:r>
          <w:rPr>
            <w:rFonts w:ascii="Fb Fontext" w:hAnsi="Fb Fontext" w:hint="cs"/>
            <w:rtl/>
          </w:rPr>
          <w:t xml:space="preserve"> - </w:t>
        </w:r>
        <w:r>
          <w:rPr>
            <w:rFonts w:hint="cs"/>
            <w:rtl/>
          </w:rPr>
          <w:t xml:space="preserve">הכותב לאשתו</w:t>
        </w:r>
      </w:ins>
    </w:p>
    <w:p>
      <w:pPr>
        <w:pStyle w:val="MishnaBatzad"/>
        <w:rPr>
          <w:ins w:id="20494" w:author="קלוד" w:date="2026-10-06T10:09:07Z"/>
        </w:rPr>
      </w:pPr>
      <w:ins w:id="20493" w:author="קלוד" w:date="2026-10-06T10:09:07Z">
        <w:r>
          <w:t xml:space="preserve">משנה א</w:t>
        </w:r>
      </w:ins>
    </w:p>
    <w:p w14:paraId="39ED832C" w14:textId="1AD3A3CE" w:rsidR="00E07CC2" w:rsidRPr="00C54C7E" w:rsidRDefault="00E07CC2" w:rsidP="00E07CC2">
      <w:pPr>
        <w:pStyle w:val="afff5"/>
        <w:rPr>
          <w:rtl/>
        </w:rPr>
      </w:pPr>
      <w:r w:rsidRPr="00C54C7E">
        <w:rPr>
          <w:rFonts w:hint="cs"/>
          <w:rtl/>
        </w:rPr>
        <w:t>- הרי זה אוכל פירות בחייה, ואם מתה יורשה.</w:t>
      </w:r>
    </w:p>
    <w:p w14:paraId="4B2D109A" w14:textId="77777777" w:rsidR="009E1DB3" w:rsidRDefault="00E07CC2" w:rsidP="00E07CC2">
      <w:pPr>
        <w:pStyle w:val="afff5"/>
        <w:rPr>
          <w:rtl/>
        </w:rPr>
      </w:pPr>
      <w:r w:rsidRPr="00C54C7E">
        <w:rPr>
          <w:rFonts w:hint="cs"/>
          <w:rtl/>
        </w:rPr>
        <w:t xml:space="preserve">אם כן, למה כתב לה דין ודברים אין לי בנכסיך? </w:t>
      </w:r>
    </w:p>
    <w:p w14:paraId="67CDFE1B" w14:textId="1C7735C7" w:rsidR="00E07CC2" w:rsidRPr="00C54C7E" w:rsidRDefault="009E1DB3" w:rsidP="00E07CC2">
      <w:pPr>
        <w:pStyle w:val="afff5"/>
        <w:rPr>
          <w:rtl/>
        </w:rPr>
      </w:pPr>
      <w:r>
        <w:rPr>
          <w:rFonts w:hint="cs"/>
          <w:rtl/>
        </w:rPr>
        <w:t xml:space="preserve"> </w:t>
      </w:r>
      <w:r>
        <w:rPr>
          <w:rtl/>
        </w:rPr>
        <w:tab/>
      </w:r>
      <w:r>
        <w:rPr>
          <w:rtl/>
        </w:rPr>
        <w:tab/>
      </w:r>
      <w:r>
        <w:rPr>
          <w:rtl/>
        </w:rPr>
        <w:tab/>
      </w:r>
      <w:r>
        <w:rPr>
          <w:rFonts w:hint="cs"/>
          <w:rtl/>
        </w:rPr>
        <w:t xml:space="preserve">  </w:t>
      </w:r>
      <w:r w:rsidR="00E07CC2" w:rsidRPr="00C54C7E">
        <w:rPr>
          <w:rFonts w:hint="cs"/>
          <w:rtl/>
        </w:rPr>
        <w:t>שאם מכרה ונתנה - קיים.</w:t>
      </w:r>
    </w:p>
    <w:p w14:paraId="1789695C" w14:textId="77777777" w:rsidR="00E268F4" w:rsidRDefault="00E07CC2" w:rsidP="00E07CC2">
      <w:pPr>
        <w:pStyle w:val="afff5"/>
        <w:rPr>
          <w:rtl/>
        </w:rPr>
      </w:pPr>
      <w:r w:rsidRPr="00C54C7E">
        <w:rPr>
          <w:rFonts w:hint="cs"/>
          <w:rtl/>
        </w:rPr>
        <w:t>כתב לה דין ודברים אין לי בנכסיך ובפירותיהן</w:t>
      </w:r>
      <w:r w:rsidR="00E268F4">
        <w:rPr>
          <w:rFonts w:hint="cs"/>
          <w:rtl/>
        </w:rPr>
        <w:t>,</w:t>
      </w:r>
    </w:p>
    <w:p w14:paraId="0E351B2E" w14:textId="6014C2FE" w:rsidR="00E07CC2" w:rsidRPr="00C54C7E" w:rsidRDefault="00E07CC2" w:rsidP="00E07CC2">
      <w:pPr>
        <w:pStyle w:val="afff5"/>
        <w:rPr>
          <w:rtl/>
        </w:rPr>
      </w:pPr>
      <w:r w:rsidRPr="00C54C7E">
        <w:rPr>
          <w:rFonts w:hint="cs"/>
          <w:rtl/>
        </w:rPr>
        <w:t xml:space="preserve"> </w:t>
      </w:r>
      <w:r w:rsidRPr="00C54C7E">
        <w:rPr>
          <w:rFonts w:hint="cs"/>
          <w:rtl/>
        </w:rPr>
        <w:tab/>
        <w:t>- הרי זה אינו אוכל פירות בחייה, ואם מתה - יורשה;</w:t>
      </w:r>
    </w:p>
    <w:p w14:paraId="298184FE" w14:textId="77777777" w:rsidR="00E268F4" w:rsidRDefault="00E07CC2" w:rsidP="00E07CC2">
      <w:pPr>
        <w:pStyle w:val="afff5"/>
        <w:rPr>
          <w:rtl/>
        </w:rPr>
      </w:pPr>
      <w:r w:rsidRPr="00A07818">
        <w:rPr>
          <w:rStyle w:val="TanaimMishna"/>
          <w:rFonts w:hint="cs"/>
          <w:rtl/>
          <w:rPrChange w:id="20256" w:author="קלוד" w:date="2026-10-06T10:09:07Z">
            <w:rPr>
              <w:rStyle w:val="affffe"/>
              <w:rFonts w:hint="cs"/>
              <w:rtl/>
            </w:rPr>
          </w:rPrChange>
        </w:rPr>
        <w:t>ר</w:t>
      </w:r>
      <w:r w:rsidR="00A07818">
        <w:rPr>
          <w:rStyle w:val="TanaimMishna"/>
          <w:rFonts w:hint="cs"/>
          <w:rtl/>
          <w:rPrChange w:id="20257" w:author="קלוד" w:date="2026-10-06T10:09:07Z">
            <w:rPr>
              <w:rStyle w:val="affffe"/>
              <w:rFonts w:hint="cs"/>
              <w:rtl/>
            </w:rPr>
          </w:rPrChange>
        </w:rPr>
        <w:t>"י</w:t>
      </w:r>
      <w:r w:rsidRPr="00A07818">
        <w:rPr>
          <w:rStyle w:val="TanaimMishna"/>
          <w:rFonts w:hint="cs"/>
          <w:rtl/>
          <w:rPrChange w:id="20258" w:author="קלוד" w:date="2026-10-06T10:09:07Z">
            <w:rPr>
              <w:rStyle w:val="affffe"/>
              <w:rFonts w:hint="cs"/>
              <w:rtl/>
            </w:rPr>
          </w:rPrChange>
        </w:rPr>
        <w:t>:</w:t>
      </w:r>
      <w:r w:rsidRPr="00C54C7E">
        <w:rPr>
          <w:rFonts w:hint="cs"/>
          <w:rtl/>
        </w:rPr>
        <w:t xml:space="preserve"> לעולם אוכל פירי פירות, עד שיכתוב לה דין ודברים</w:t>
      </w:r>
      <w:r w:rsidR="00E268F4">
        <w:rPr>
          <w:rFonts w:hint="cs"/>
          <w:rtl/>
        </w:rPr>
        <w:t>,</w:t>
      </w:r>
    </w:p>
    <w:p w14:paraId="266072BA" w14:textId="0D9BB528" w:rsidR="00E07CC2" w:rsidRPr="00C54C7E" w:rsidRDefault="00212190" w:rsidP="00212190">
      <w:pPr>
        <w:pStyle w:val="afff5"/>
        <w:rPr>
          <w:rtl/>
        </w:rPr>
      </w:pPr>
      <w:r>
        <w:rPr>
          <w:rStyle w:val="TanaimMishna"/>
          <w:rFonts w:hint="cs"/>
          <w:rtl/>
          <w:rPrChange w:id="20259" w:author="קלוד" w:date="2026-10-06T10:09:07Z">
            <w:rPr>
              <w:rStyle w:val="affffe"/>
              <w:rFonts w:hint="cs"/>
              <w:rtl/>
            </w:rPr>
          </w:rPrChange>
        </w:rPr>
        <w:t xml:space="preserve"> </w:t>
      </w:r>
      <w:r>
        <w:rPr>
          <w:rStyle w:val="TanaimMishna"/>
          <w:rtl/>
          <w:rPrChange w:id="20260" w:author="קלוד" w:date="2026-10-06T10:09:07Z">
            <w:rPr>
              <w:rStyle w:val="affffe"/>
              <w:rtl/>
            </w:rPr>
          </w:rPrChange>
        </w:rPr>
        <w:tab/>
      </w:r>
      <w:r>
        <w:rPr>
          <w:rStyle w:val="TanaimMishna"/>
          <w:rtl/>
          <w:rPrChange w:id="20261" w:author="קלוד" w:date="2026-10-06T10:09:07Z">
            <w:rPr>
              <w:rStyle w:val="affffe"/>
              <w:rtl/>
            </w:rPr>
          </w:rPrChange>
        </w:rPr>
        <w:tab/>
      </w:r>
      <w:r>
        <w:rPr>
          <w:rStyle w:val="TanaimMishna"/>
          <w:rtl/>
          <w:rPrChange w:id="20262" w:author="קלוד" w:date="2026-10-06T10:09:07Z">
            <w:rPr>
              <w:rStyle w:val="affffe"/>
              <w:rtl/>
            </w:rPr>
          </w:rPrChange>
        </w:rPr>
        <w:tab/>
      </w:r>
      <w:r w:rsidR="00E07CC2" w:rsidRPr="00C54C7E">
        <w:rPr>
          <w:rFonts w:hint="cs"/>
          <w:rtl/>
        </w:rPr>
        <w:t>אין לי בנכסיך ובפירותיהן ובפירי פירותיהן עד עולם.</w:t>
      </w:r>
    </w:p>
    <w:p w14:paraId="5D1E1A31" w14:textId="61F7E955" w:rsidR="00E07CC2" w:rsidRPr="00C54C7E" w:rsidRDefault="00E07CC2" w:rsidP="00E07CC2">
      <w:pPr>
        <w:pStyle w:val="afff5"/>
        <w:rPr>
          <w:rtl/>
        </w:rPr>
      </w:pPr>
      <w:r w:rsidRPr="00C54C7E">
        <w:rPr>
          <w:rFonts w:hint="cs"/>
          <w:rtl/>
        </w:rPr>
        <w:t>כתב לה דין ודברים אין לי בנכסיך ובפירותיהן ובפירי פירותיהן בחייך ובמותך אינו אוכל פירות בחייה, ואם מתה - אינו יורשה;</w:t>
      </w:r>
    </w:p>
    <w:p w14:paraId="66DFB4B9" w14:textId="708A2F04" w:rsidR="00E07CC2" w:rsidRPr="00C54C7E" w:rsidRDefault="00E07CC2" w:rsidP="00E07CC2">
      <w:pPr>
        <w:pStyle w:val="afff5"/>
        <w:rPr>
          <w:rtl/>
        </w:rPr>
      </w:pPr>
      <w:r w:rsidRPr="00A07818">
        <w:rPr>
          <w:rStyle w:val="TanaimMishna"/>
          <w:rFonts w:hint="cs"/>
          <w:rtl/>
          <w:rPrChange w:id="20263" w:author="קלוד" w:date="2026-10-06T10:09:07Z">
            <w:rPr>
              <w:rStyle w:val="affffe"/>
              <w:rFonts w:hint="cs"/>
              <w:rtl/>
            </w:rPr>
          </w:rPrChange>
        </w:rPr>
        <w:t xml:space="preserve">רשב"ג: </w:t>
      </w:r>
      <w:r w:rsidRPr="00C54C7E">
        <w:rPr>
          <w:rFonts w:hint="cs"/>
          <w:rtl/>
        </w:rPr>
        <w:t>אם מתה יירשנה, ש</w:t>
      </w:r>
      <w:r>
        <w:rPr>
          <w:rFonts w:hint="cs"/>
          <w:rtl/>
        </w:rPr>
        <w:t>ה</w:t>
      </w:r>
      <w:r w:rsidRPr="00C54C7E">
        <w:rPr>
          <w:rFonts w:hint="cs"/>
          <w:rtl/>
        </w:rPr>
        <w:t>מתנה על מה שכתוב בתורה תנאו בטל.</w:t>
      </w:r>
    </w:p>
    <w:p w14:paraId="394E6BB6" w14:textId="77777777" w:rsidR="00E07CC2" w:rsidRPr="00C35A2C" w:rsidRDefault="00E07CC2" w:rsidP="00E07CC2">
      <w:pPr>
        <w:rPr>
          <w:rFonts w:ascii="Fb Fontext" w:hAnsi="Fb Fontext"/>
          <w:rtl/>
        </w:rPr>
      </w:pPr>
      <w:r w:rsidRPr="00212190">
        <w:rPr>
          <w:rStyle w:val="affffe"/>
          <w:rtl/>
        </w:rPr>
        <w:t>תני רבי חייא:</w:t>
      </w:r>
      <w:r w:rsidRPr="00C35A2C">
        <w:rPr>
          <w:rFonts w:ascii="Fb Fontext" w:hAnsi="Fb Fontext"/>
          <w:sz w:val="32"/>
          <w:rtl/>
        </w:rPr>
        <w:t xml:space="preserve"> </w:t>
      </w:r>
      <w:r w:rsidRPr="00CA108A">
        <w:rPr>
          <w:rFonts w:ascii="Fb Fontext" w:hAnsi="Fb Fontext" w:cs="PFT_Frank"/>
          <w:b/>
          <w:bCs/>
          <w:sz w:val="32"/>
          <w:szCs w:val="14"/>
          <w:rtl/>
        </w:rPr>
        <w:t>האומר</w:t>
      </w:r>
      <w:r w:rsidRPr="00C35A2C">
        <w:rPr>
          <w:rFonts w:ascii="Fb Fontext" w:hAnsi="Fb Fontext"/>
          <w:sz w:val="32"/>
          <w:rtl/>
        </w:rPr>
        <w:t xml:space="preserve"> לאשתו.</w:t>
      </w:r>
    </w:p>
    <w:p w14:paraId="2F1E7A81" w14:textId="765777AF" w:rsidR="00E07CC2" w:rsidRPr="009E1DB3" w:rsidRDefault="009E1DB3" w:rsidP="009E1DB3">
      <w:pPr>
        <w:rPr>
          <w:rFonts w:ascii="Fb Fontext" w:hAnsi="Fb Fontext"/>
          <w:spacing w:val="-2"/>
          <w:rtl/>
        </w:rPr>
      </w:pPr>
      <w:r w:rsidRPr="009E1DB3">
        <w:rPr>
          <w:rStyle w:val="affffe"/>
          <w:rFonts w:hint="cs"/>
          <w:rtl/>
        </w:rPr>
        <w:t>ו</w:t>
      </w:r>
      <w:r w:rsidR="00E07CC2" w:rsidRPr="009E1DB3">
        <w:rPr>
          <w:rStyle w:val="affffe"/>
          <w:rtl/>
        </w:rPr>
        <w:t xml:space="preserve">מהני </w:t>
      </w:r>
      <w:r w:rsidR="00E07CC2" w:rsidRPr="009E1DB3">
        <w:rPr>
          <w:rFonts w:ascii="Fb Fontext" w:hAnsi="Fb Fontext"/>
          <w:spacing w:val="-2"/>
          <w:sz w:val="32"/>
          <w:rtl/>
        </w:rPr>
        <w:t xml:space="preserve">כאן בכותב </w:t>
      </w:r>
      <w:r w:rsidR="0061471E" w:rsidRPr="009E1DB3">
        <w:rPr>
          <w:rFonts w:ascii="Fb Fontext" w:hAnsi="Fb Fontext"/>
          <w:spacing w:val="-2"/>
          <w:sz w:val="32"/>
          <w:rtl/>
        </w:rPr>
        <w:t>אף</w:t>
      </w:r>
      <w:r w:rsidR="00E07CC2" w:rsidRPr="009E1DB3">
        <w:rPr>
          <w:rFonts w:ascii="Fb Fontext" w:hAnsi="Fb Fontext"/>
          <w:spacing w:val="-2"/>
          <w:sz w:val="32"/>
          <w:rtl/>
        </w:rPr>
        <w:t xml:space="preserve"> דבאומר לחבירו דין ודברים אין לי על שדה זו וכו' לא אמר כלום</w:t>
      </w:r>
      <w:r w:rsidR="001F2143" w:rsidRPr="009E1DB3">
        <w:rPr>
          <w:rFonts w:ascii="Fb Fontext" w:hAnsi="Fb Fontext" w:hint="cs"/>
          <w:spacing w:val="-2"/>
          <w:sz w:val="32"/>
          <w:rtl/>
        </w:rPr>
        <w:t>,</w:t>
      </w:r>
      <w:r w:rsidRPr="009E1DB3">
        <w:rPr>
          <w:rStyle w:val="affffe"/>
          <w:rFonts w:hint="cs"/>
          <w:rtl/>
        </w:rPr>
        <w:t xml:space="preserve"> ש</w:t>
      </w:r>
      <w:r w:rsidR="00E07CC2" w:rsidRPr="009E1DB3">
        <w:rPr>
          <w:rStyle w:val="affffe"/>
          <w:rFonts w:hint="cs"/>
          <w:rtl/>
        </w:rPr>
        <w:t xml:space="preserve">כאן מיירי </w:t>
      </w:r>
      <w:r w:rsidR="00E07CC2" w:rsidRPr="009E1DB3">
        <w:rPr>
          <w:rFonts w:hint="cs"/>
          <w:spacing w:val="-2"/>
          <w:rtl/>
        </w:rPr>
        <w:t>בכותב ועודה ארוסה וכנחלה הבאה לאדם ממקום אחר אדם מתנה עליה שלא יירשנה</w:t>
      </w:r>
      <w:r w:rsidR="001F2143" w:rsidRPr="009E1DB3">
        <w:rPr>
          <w:rFonts w:hint="cs"/>
          <w:spacing w:val="-2"/>
          <w:rtl/>
        </w:rPr>
        <w:t>,</w:t>
      </w:r>
    </w:p>
    <w:p w14:paraId="3F4E667A" w14:textId="66ABE99C" w:rsidR="00E07CC2" w:rsidRPr="00C35A2C" w:rsidRDefault="00E07CC2" w:rsidP="00E07CC2">
      <w:pPr>
        <w:rPr>
          <w:rFonts w:ascii="Fb Fontext" w:hAnsi="Fb Fontext"/>
          <w:rtl/>
        </w:rPr>
      </w:pPr>
      <w:r w:rsidRPr="00212190">
        <w:rPr>
          <w:rStyle w:val="affffe"/>
          <w:rtl/>
        </w:rPr>
        <w:t>וכרבא</w:t>
      </w:r>
      <w:r w:rsidR="009E1DB3">
        <w:rPr>
          <w:rStyle w:val="affffe"/>
          <w:rFonts w:hint="cs"/>
          <w:rtl/>
        </w:rPr>
        <w:t>:</w:t>
      </w:r>
      <w:r w:rsidRPr="00212190">
        <w:rPr>
          <w:rStyle w:val="affffe"/>
          <w:rtl/>
        </w:rPr>
        <w:t xml:space="preserve"> </w:t>
      </w:r>
      <w:r w:rsidRPr="00C35A2C">
        <w:rPr>
          <w:rFonts w:ascii="Fb Fontext" w:hAnsi="Fb Fontext"/>
          <w:sz w:val="32"/>
          <w:rtl/>
        </w:rPr>
        <w:t>דהאומר אי אפשי בתקנת חכמים כגון זו - שומעין לו.</w:t>
      </w:r>
    </w:p>
    <w:p w14:paraId="3DBE3854" w14:textId="3F0EDE0B" w:rsidR="00E07CC2" w:rsidRPr="009E1DB3" w:rsidRDefault="00E07CC2" w:rsidP="00E07CC2">
      <w:pPr>
        <w:rPr>
          <w:rFonts w:ascii="Fb Fontext" w:hAnsi="Fb Fontext" w:cs="Guttman Vilna"/>
          <w:b/>
          <w:bCs/>
          <w:spacing w:val="-2"/>
          <w:rtl/>
        </w:rPr>
      </w:pPr>
      <w:bookmarkStart w:id="639" w:name="_Toc119353431"/>
      <w:r w:rsidRPr="009E1DB3">
        <w:rPr>
          <w:rStyle w:val="afffe"/>
          <w:spacing w:val="-2"/>
          <w:rtl/>
        </w:rPr>
        <w:t>כגון זו</w:t>
      </w:r>
      <w:bookmarkEnd w:id="639"/>
      <w:r w:rsidRPr="009E1DB3">
        <w:rPr>
          <w:rStyle w:val="affffe"/>
          <w:rtl/>
        </w:rPr>
        <w:t xml:space="preserve"> </w:t>
      </w:r>
      <w:r w:rsidR="009E1DB3" w:rsidRPr="009E1DB3">
        <w:rPr>
          <w:rStyle w:val="affffe"/>
          <w:rFonts w:hint="cs"/>
          <w:rtl/>
        </w:rPr>
        <w:t>מ</w:t>
      </w:r>
      <w:r w:rsidRPr="009E1DB3">
        <w:rPr>
          <w:rStyle w:val="affffe"/>
          <w:rtl/>
        </w:rPr>
        <w:t>רב:</w:t>
      </w:r>
      <w:r w:rsidRPr="009E1DB3">
        <w:rPr>
          <w:rFonts w:ascii="Fb Fontext" w:hAnsi="Fb Fontext"/>
          <w:spacing w:val="-2"/>
          <w:rtl/>
        </w:rPr>
        <w:t xml:space="preserve"> דיכולה אשה שתאמר לבעלה איני ניזונת ואיני עושה.</w:t>
      </w:r>
    </w:p>
    <w:p w14:paraId="4583B878" w14:textId="77777777" w:rsidR="00E07CC2" w:rsidRPr="00C35A2C" w:rsidRDefault="00E07CC2" w:rsidP="009E1DB3">
      <w:pPr>
        <w:ind w:left="283" w:firstLine="57"/>
        <w:rPr>
          <w:rFonts w:ascii="Fb Fontext" w:hAnsi="Fb Fontext"/>
          <w:rtl/>
        </w:rPr>
      </w:pPr>
      <w:r w:rsidRPr="00C35A2C">
        <w:rPr>
          <w:rFonts w:ascii="Fb Fontext" w:hAnsi="Fb Fontext"/>
          <w:sz w:val="32"/>
          <w:rtl/>
        </w:rPr>
        <w:t xml:space="preserve">אבל בנשואה- </w:t>
      </w:r>
      <w:r w:rsidRPr="00212190">
        <w:rPr>
          <w:rStyle w:val="affffe"/>
          <w:rtl/>
        </w:rPr>
        <w:t>לאביי:</w:t>
      </w:r>
      <w:r w:rsidRPr="00C35A2C">
        <w:rPr>
          <w:rFonts w:ascii="Fb Fontext" w:hAnsi="Fb Fontext"/>
          <w:sz w:val="32"/>
          <w:rtl/>
        </w:rPr>
        <w:t xml:space="preserve"> ידו כידה. </w:t>
      </w:r>
      <w:r w:rsidRPr="00212190">
        <w:rPr>
          <w:rStyle w:val="affffe"/>
          <w:rtl/>
        </w:rPr>
        <w:t xml:space="preserve">ולרבא: </w:t>
      </w:r>
      <w:r w:rsidRPr="00C35A2C">
        <w:rPr>
          <w:rFonts w:ascii="Fb Fontext" w:hAnsi="Fb Fontext"/>
          <w:sz w:val="32"/>
          <w:rtl/>
        </w:rPr>
        <w:t>ידו עדיפא מידה.</w:t>
      </w:r>
    </w:p>
    <w:p w14:paraId="25CD5A81" w14:textId="260FF505" w:rsidR="00E07CC2" w:rsidRPr="00F97732" w:rsidRDefault="00E07CC2" w:rsidP="009E1DB3">
      <w:pPr>
        <w:ind w:left="226" w:firstLine="57"/>
        <w:rPr>
          <w:rtl/>
        </w:rPr>
      </w:pPr>
      <w:r w:rsidRPr="009E1DB3">
        <w:rPr>
          <w:rStyle w:val="affffe"/>
          <w:rtl/>
        </w:rPr>
        <w:t>נפק"מ</w:t>
      </w:r>
      <w:r w:rsidRPr="00C35A2C">
        <w:rPr>
          <w:rFonts w:ascii="Fb Fontext" w:hAnsi="Fb Fontext"/>
          <w:rtl/>
        </w:rPr>
        <w:t xml:space="preserve"> לשומרת יבם </w:t>
      </w:r>
      <w:r w:rsidRPr="00212190">
        <w:rPr>
          <w:rStyle w:val="afffff0"/>
          <w:rtl/>
        </w:rPr>
        <w:t>[ליורשי הבעל].</w:t>
      </w:r>
    </w:p>
    <w:p w14:paraId="5215D264" w14:textId="77777777" w:rsidR="00E07CC2" w:rsidRDefault="00E07CC2" w:rsidP="00E26091">
      <w:pPr>
        <w:pStyle w:val="afff"/>
        <w:framePr w:wrap="around"/>
        <w:rPr>
          <w:rtl/>
        </w:rPr>
      </w:pPr>
      <w:bookmarkStart w:id="640" w:name="_Toc119353432"/>
      <w:r w:rsidRPr="00C35A2C">
        <w:rPr>
          <w:rFonts w:hint="cs"/>
          <w:rtl/>
        </w:rPr>
        <w:t>פג:</w:t>
      </w:r>
      <w:bookmarkEnd w:id="640"/>
    </w:p>
    <w:p w14:paraId="2A3523C4" w14:textId="7770E96D" w:rsidR="00E07CC2" w:rsidRPr="008C28D0" w:rsidRDefault="00E07CC2" w:rsidP="009E1DB3">
      <w:pPr>
        <w:pStyle w:val="affffb"/>
        <w:rPr>
          <w:spacing w:val="0"/>
          <w:rtl/>
        </w:rPr>
      </w:pPr>
      <w:bookmarkStart w:id="641" w:name="_Toc119353433"/>
      <w:r w:rsidRPr="008C28D0">
        <w:rPr>
          <w:spacing w:val="0"/>
          <w:szCs w:val="14"/>
          <w:rtl/>
        </w:rPr>
        <w:t>איבעיא להו</w:t>
      </w:r>
      <w:r w:rsidRPr="008C28D0">
        <w:rPr>
          <w:spacing w:val="0"/>
          <w:rtl/>
        </w:rPr>
        <w:t>: קנו מידו, מהו?</w:t>
      </w:r>
      <w:bookmarkEnd w:id="641"/>
    </w:p>
    <w:p w14:paraId="53A9DD16" w14:textId="77777777" w:rsidR="00E07CC2" w:rsidRPr="00730169" w:rsidRDefault="00E07CC2" w:rsidP="00212190">
      <w:pPr>
        <w:rPr>
          <w:rFonts w:cs="Guttman Vilna"/>
          <w:b/>
          <w:bCs/>
          <w:rtl/>
        </w:rPr>
      </w:pPr>
      <w:r w:rsidRPr="00212190">
        <w:rPr>
          <w:rStyle w:val="affffe"/>
          <w:rtl/>
        </w:rPr>
        <w:t>רב יוסף:</w:t>
      </w:r>
      <w:r w:rsidRPr="00730169">
        <w:rPr>
          <w:rtl/>
        </w:rPr>
        <w:t xml:space="preserve"> מדין ודברים קנו מידו [ולא מהני].</w:t>
      </w:r>
    </w:p>
    <w:p w14:paraId="36936863" w14:textId="77777777" w:rsidR="00E07CC2" w:rsidRPr="00C35A2C" w:rsidRDefault="00E07CC2" w:rsidP="00212190">
      <w:pPr>
        <w:rPr>
          <w:rFonts w:ascii="Fb Fontext" w:hAnsi="Fb Fontext" w:cs="Guttman Vilna"/>
          <w:b/>
          <w:bCs/>
          <w:sz w:val="32"/>
          <w:rtl/>
        </w:rPr>
      </w:pPr>
      <w:r w:rsidRPr="00212190">
        <w:rPr>
          <w:rStyle w:val="affffe"/>
          <w:rtl/>
        </w:rPr>
        <w:t xml:space="preserve">רב נחמן: </w:t>
      </w:r>
      <w:r w:rsidRPr="00C35A2C">
        <w:rPr>
          <w:rFonts w:ascii="Fb Fontext" w:hAnsi="Fb Fontext"/>
          <w:sz w:val="32"/>
          <w:rtl/>
        </w:rPr>
        <w:t>מגופה של קרקע קנו מידו [ומהני].</w:t>
      </w:r>
    </w:p>
    <w:p w14:paraId="50187E2C" w14:textId="2613253E" w:rsidR="00E07CC2" w:rsidRPr="00C35A2C" w:rsidRDefault="00E07CC2" w:rsidP="00E07CC2">
      <w:pPr>
        <w:rPr>
          <w:rFonts w:ascii="Fb Fontext" w:hAnsi="Fb Fontext"/>
          <w:rtl/>
        </w:rPr>
      </w:pPr>
      <w:r w:rsidRPr="00212190">
        <w:rPr>
          <w:rStyle w:val="affffe"/>
          <w:rtl/>
        </w:rPr>
        <w:lastRenderedPageBreak/>
        <w:t>אביי:</w:t>
      </w:r>
      <w:r w:rsidRPr="00C35A2C">
        <w:rPr>
          <w:rFonts w:ascii="Fb Fontext" w:hAnsi="Fb Fontext"/>
          <w:sz w:val="32"/>
          <w:rtl/>
        </w:rPr>
        <w:t xml:space="preserve"> מסתברא </w:t>
      </w:r>
      <w:r w:rsidR="00212190">
        <w:rPr>
          <w:rFonts w:ascii="Fb Fontext" w:hAnsi="Fb Fontext" w:hint="cs"/>
          <w:sz w:val="32"/>
          <w:rtl/>
        </w:rPr>
        <w:t xml:space="preserve"> דברי </w:t>
      </w:r>
      <w:r w:rsidRPr="00C35A2C">
        <w:rPr>
          <w:rFonts w:ascii="Fb Fontext" w:hAnsi="Fb Fontext"/>
          <w:sz w:val="32"/>
          <w:rtl/>
        </w:rPr>
        <w:t>רב יוסף  בעורר, אבל בעומד [ולא מערר] מגופה של קרקע קנו מידו.</w:t>
      </w:r>
    </w:p>
    <w:p w14:paraId="56AD4084" w14:textId="77777777" w:rsidR="00E07CC2" w:rsidRPr="00C35A2C" w:rsidRDefault="00E07CC2" w:rsidP="00E07CC2">
      <w:pPr>
        <w:rPr>
          <w:rFonts w:ascii="Fb Fontext" w:hAnsi="Fb Fontext"/>
          <w:rtl/>
        </w:rPr>
      </w:pPr>
      <w:r w:rsidRPr="00212190">
        <w:rPr>
          <w:rStyle w:val="affffe"/>
          <w:rtl/>
        </w:rPr>
        <w:t>אמימר:</w:t>
      </w:r>
      <w:r w:rsidRPr="00C35A2C">
        <w:rPr>
          <w:rFonts w:ascii="Fb Fontext" w:hAnsi="Fb Fontext"/>
          <w:rtl/>
        </w:rPr>
        <w:t xml:space="preserve"> </w:t>
      </w:r>
      <w:r w:rsidRPr="00CA108A">
        <w:rPr>
          <w:rFonts w:ascii="Fb Fontext" w:hAnsi="Fb Fontext" w:cs="PFT_Frank"/>
          <w:b/>
          <w:bCs/>
          <w:szCs w:val="14"/>
          <w:rtl/>
        </w:rPr>
        <w:t>הלכתא</w:t>
      </w:r>
      <w:r w:rsidRPr="00C35A2C">
        <w:rPr>
          <w:rFonts w:ascii="Fb Fontext" w:hAnsi="Fb Fontext"/>
          <w:rtl/>
        </w:rPr>
        <w:t>: מגופה של קרקע קנו מידו.</w:t>
      </w:r>
    </w:p>
    <w:p w14:paraId="38E19934" w14:textId="7B40B3ED" w:rsidR="00E268F4" w:rsidRDefault="00E07CC2" w:rsidP="00212190">
      <w:pPr>
        <w:rPr>
          <w:rtl/>
        </w:rPr>
      </w:pPr>
      <w:r w:rsidRPr="00212190">
        <w:rPr>
          <w:rStyle w:val="affffe"/>
          <w:rtl/>
        </w:rPr>
        <w:t xml:space="preserve">ר"א שאל לאמימר: </w:t>
      </w:r>
      <w:r w:rsidRPr="00F71179">
        <w:rPr>
          <w:rtl/>
        </w:rPr>
        <w:t>אי בעורר או בעומד</w:t>
      </w:r>
      <w:r w:rsidR="00E268F4">
        <w:rPr>
          <w:rtl/>
        </w:rPr>
        <w:t>?</w:t>
      </w:r>
    </w:p>
    <w:p w14:paraId="4F90DC52" w14:textId="68D7C65C" w:rsidR="00E07CC2" w:rsidRPr="00F71179" w:rsidRDefault="00E07CC2" w:rsidP="00212190">
      <w:pPr>
        <w:rPr>
          <w:rtl/>
        </w:rPr>
      </w:pPr>
      <w:r w:rsidRPr="00212190">
        <w:rPr>
          <w:rStyle w:val="affffe"/>
          <w:rtl/>
        </w:rPr>
        <w:t xml:space="preserve">ונפק"מ לכדרב יוסף, א"ל </w:t>
      </w:r>
      <w:r w:rsidRPr="00F71179">
        <w:rPr>
          <w:rtl/>
        </w:rPr>
        <w:t>לא שמיע לי, כלומר, לא ס"ל.</w:t>
      </w:r>
    </w:p>
    <w:p w14:paraId="40A9823E" w14:textId="77777777" w:rsidR="00E07CC2" w:rsidRPr="00C54C7E" w:rsidRDefault="00E07CC2" w:rsidP="00E07CC2">
      <w:pPr>
        <w:pStyle w:val="afffd"/>
        <w:rPr>
          <w:rtl/>
        </w:rPr>
      </w:pPr>
      <w:ins w:id="9970" w:author="מספור קטעי משנה" w:date="2026-10-06T06:45:30Z">
        <w:r>
          <w:rPr>
            <w:rStyle w:val="MisparKeta"/>
          </w:rPr>
          <w:t xml:space="preserve">א. </w:t>
        </w:r>
      </w:ins>
      <w:bookmarkStart w:id="642" w:name="_Toc119353434"/>
      <w:r w:rsidRPr="00C54C7E">
        <w:rPr>
          <w:rFonts w:hint="cs"/>
          <w:rtl/>
        </w:rPr>
        <w:t>אם כן, למה כתב לה וכו'.</w:t>
      </w:r>
      <w:bookmarkEnd w:id="642"/>
    </w:p>
    <w:p w14:paraId="41F65DC3" w14:textId="46D0DE16" w:rsidR="00E07CC2" w:rsidRDefault="00E07CC2" w:rsidP="00E07CC2">
      <w:pPr>
        <w:rPr>
          <w:rFonts w:ascii="Fb Fontext" w:hAnsi="Fb Fontext"/>
          <w:rtl/>
        </w:rPr>
      </w:pPr>
      <w:r w:rsidRPr="00C35A2C">
        <w:rPr>
          <w:rFonts w:ascii="Fb Fontext" w:hAnsi="Fb Fontext" w:hint="cs"/>
          <w:rtl/>
        </w:rPr>
        <w:t>והסילוק מועיל לגבי הקרן אחר מיתתה שאם מכרה קיים</w:t>
      </w:r>
      <w:r w:rsidR="001F2143">
        <w:rPr>
          <w:rFonts w:ascii="Fb Fontext" w:hAnsi="Fb Fontext" w:hint="cs"/>
          <w:rtl/>
        </w:rPr>
        <w:t>,</w:t>
      </w:r>
    </w:p>
    <w:p w14:paraId="2377E87E" w14:textId="77777777" w:rsidR="00E07CC2" w:rsidRPr="00730169" w:rsidRDefault="00E07CC2" w:rsidP="00E07CC2">
      <w:pPr>
        <w:rPr>
          <w:rFonts w:ascii="Fb Fontext" w:hAnsi="Fb Fontext"/>
          <w:spacing w:val="-4"/>
          <w:rtl/>
        </w:rPr>
      </w:pPr>
      <w:r w:rsidRPr="00212190">
        <w:rPr>
          <w:rStyle w:val="affffe"/>
          <w:rFonts w:hint="cs"/>
          <w:rtl/>
        </w:rPr>
        <w:t>א. אביי:</w:t>
      </w:r>
      <w:r w:rsidRPr="00730169">
        <w:rPr>
          <w:rFonts w:ascii="Fb Fontext" w:hAnsi="Fb Fontext" w:hint="cs"/>
          <w:spacing w:val="-4"/>
          <w:rtl/>
        </w:rPr>
        <w:t xml:space="preserve"> דיד בעל השטר על התחתונה </w:t>
      </w:r>
      <w:r w:rsidRPr="00212190">
        <w:rPr>
          <w:rStyle w:val="afffff0"/>
          <w:rFonts w:hint="cs"/>
          <w:rtl/>
        </w:rPr>
        <w:t>[שמסתלק מהמועט ביותר]</w:t>
      </w:r>
    </w:p>
    <w:p w14:paraId="4A1EFDC5" w14:textId="7FC0F22A" w:rsidR="00E07CC2" w:rsidRPr="00CA7D65" w:rsidRDefault="00E07CC2" w:rsidP="00212190">
      <w:pPr>
        <w:rPr>
          <w:rFonts w:ascii="Fb Fontext" w:hAnsi="Fb Fontext"/>
          <w:spacing w:val="-4"/>
          <w:sz w:val="32"/>
          <w:rtl/>
        </w:rPr>
      </w:pPr>
      <w:r w:rsidRPr="00CA7D65">
        <w:rPr>
          <w:rFonts w:ascii="Fb Fontext" w:hAnsi="Fb Fontext"/>
          <w:spacing w:val="-4"/>
          <w:sz w:val="32"/>
          <w:rtl/>
        </w:rPr>
        <w:t>והמועט ביותר אינו הפירות דטוב דלעת קטנה כעת מגדולה אח"כ</w:t>
      </w:r>
      <w:r w:rsidR="001F2143">
        <w:rPr>
          <w:rFonts w:ascii="Fb Fontext" w:hAnsi="Fb Fontext" w:hint="cs"/>
          <w:spacing w:val="-4"/>
          <w:sz w:val="32"/>
          <w:rtl/>
        </w:rPr>
        <w:t>,</w:t>
      </w:r>
    </w:p>
    <w:p w14:paraId="21FA39CC" w14:textId="77777777" w:rsidR="00E07CC2" w:rsidRPr="00F71179" w:rsidRDefault="00E07CC2" w:rsidP="00212190">
      <w:pPr>
        <w:rPr>
          <w:rFonts w:ascii="Fb Fontext" w:hAnsi="Fb Fontext"/>
          <w:spacing w:val="-2"/>
          <w:sz w:val="32"/>
          <w:rtl/>
        </w:rPr>
      </w:pPr>
      <w:r w:rsidRPr="00212190">
        <w:rPr>
          <w:rStyle w:val="affffe"/>
          <w:rtl/>
        </w:rPr>
        <w:t xml:space="preserve">ולא מירושה כאביי: </w:t>
      </w:r>
      <w:r w:rsidRPr="00F71179">
        <w:rPr>
          <w:rFonts w:ascii="Fb Fontext" w:hAnsi="Fb Fontext"/>
          <w:spacing w:val="-2"/>
          <w:sz w:val="32"/>
          <w:rtl/>
        </w:rPr>
        <w:t>דאדם מסלק עצמו מדבר שאינו שכיח כמכירה ולא ממיתה דשכיחא,</w:t>
      </w:r>
    </w:p>
    <w:p w14:paraId="178808AD" w14:textId="79C2F5C8" w:rsidR="00E07CC2" w:rsidRPr="00CA7D65" w:rsidRDefault="00E07CC2" w:rsidP="00E07CC2">
      <w:pPr>
        <w:rPr>
          <w:rFonts w:ascii="Fb Fontext" w:hAnsi="Fb Fontext"/>
          <w:spacing w:val="-4"/>
          <w:rtl/>
        </w:rPr>
      </w:pPr>
      <w:r w:rsidRPr="00CA7D65">
        <w:rPr>
          <w:rStyle w:val="affffe"/>
          <w:spacing w:val="-4"/>
          <w:rtl/>
        </w:rPr>
        <w:t>ב. ר</w:t>
      </w:r>
      <w:r w:rsidR="00212190" w:rsidRPr="00CA7D65">
        <w:rPr>
          <w:rStyle w:val="affffe"/>
          <w:rFonts w:hint="cs"/>
          <w:spacing w:val="-4"/>
          <w:rtl/>
        </w:rPr>
        <w:t>"א</w:t>
      </w:r>
      <w:r w:rsidRPr="00CA7D65">
        <w:rPr>
          <w:rStyle w:val="affffe"/>
          <w:spacing w:val="-4"/>
          <w:rtl/>
        </w:rPr>
        <w:t xml:space="preserve">: </w:t>
      </w:r>
      <w:r w:rsidRPr="00CA7D65">
        <w:rPr>
          <w:rFonts w:ascii="Fb Fontext" w:hAnsi="Fb Fontext"/>
          <w:spacing w:val="-4"/>
          <w:sz w:val="32"/>
          <w:rtl/>
        </w:rPr>
        <w:t>הסילוק בנכסייך ולא בפירותיהן, בנכסייך ולא לאחר מיתה.</w:t>
      </w:r>
    </w:p>
    <w:p w14:paraId="1338CE18" w14:textId="77777777" w:rsidR="00E07CC2" w:rsidRPr="00C54C7E" w:rsidRDefault="00E07CC2" w:rsidP="00E07CC2">
      <w:pPr>
        <w:pStyle w:val="afffd"/>
        <w:rPr>
          <w:rtl/>
        </w:rPr>
      </w:pPr>
      <w:ins w:id="9971" w:author="מספור קטעי משנה" w:date="2026-10-06T06:45:30Z">
        <w:r>
          <w:rPr>
            <w:rStyle w:val="MisparKeta"/>
          </w:rPr>
          <w:t xml:space="preserve">ב. </w:t>
        </w:r>
      </w:ins>
      <w:bookmarkStart w:id="643" w:name="_Toc119353435"/>
      <w:r w:rsidRPr="00C54C7E">
        <w:rPr>
          <w:rFonts w:hint="cs"/>
          <w:rtl/>
        </w:rPr>
        <w:t>רבי יהודה אומר: לעולם הוא אוכל פירי פירות.</w:t>
      </w:r>
      <w:bookmarkEnd w:id="643"/>
    </w:p>
    <w:p w14:paraId="054736A7" w14:textId="77777777" w:rsidR="00E07CC2" w:rsidRPr="008C28D0" w:rsidRDefault="00E07CC2" w:rsidP="00736F6A">
      <w:pPr>
        <w:pStyle w:val="affffb"/>
        <w:rPr>
          <w:spacing w:val="0"/>
          <w:rtl/>
        </w:rPr>
      </w:pPr>
      <w:bookmarkStart w:id="644" w:name="_Toc119353436"/>
      <w:r w:rsidRPr="008C28D0">
        <w:rPr>
          <w:spacing w:val="0"/>
          <w:rtl/>
        </w:rPr>
        <w:t>אלו הן פירות, ואלו הן פירי פירות?</w:t>
      </w:r>
      <w:bookmarkEnd w:id="644"/>
    </w:p>
    <w:p w14:paraId="18086688" w14:textId="77777777" w:rsidR="00E07CC2" w:rsidRDefault="00E07CC2" w:rsidP="00736F6A">
      <w:pPr>
        <w:rPr>
          <w:rFonts w:ascii="Fb Fontext" w:hAnsi="Fb Fontext"/>
          <w:sz w:val="32"/>
          <w:rtl/>
        </w:rPr>
      </w:pPr>
      <w:r w:rsidRPr="00C35A2C">
        <w:rPr>
          <w:rFonts w:ascii="Fb Fontext" w:hAnsi="Fb Fontext"/>
          <w:sz w:val="32"/>
          <w:rtl/>
        </w:rPr>
        <w:t>הכניסה לו קרקע ועשתה פירות - הרי הן פירות,</w:t>
      </w:r>
    </w:p>
    <w:p w14:paraId="15523C49" w14:textId="77777777" w:rsidR="00E07CC2" w:rsidRPr="00730169" w:rsidRDefault="00E07CC2" w:rsidP="00E07CC2">
      <w:pPr>
        <w:rPr>
          <w:rFonts w:ascii="Fb Fontext" w:hAnsi="Fb Fontext" w:cs="Guttman Vilna"/>
          <w:b/>
          <w:bCs/>
          <w:spacing w:val="-2"/>
          <w:rtl/>
        </w:rPr>
      </w:pPr>
      <w:r w:rsidRPr="00730169">
        <w:rPr>
          <w:rFonts w:ascii="Fb Fontext" w:hAnsi="Fb Fontext"/>
          <w:spacing w:val="-2"/>
          <w:rtl/>
        </w:rPr>
        <w:t>מכר פירות ולקח מהן קרקע ועשתה פירות - הרי הן פירי פירות.</w:t>
      </w:r>
    </w:p>
    <w:p w14:paraId="0EDF7DEF" w14:textId="4299D61E" w:rsidR="00E07CC2" w:rsidRDefault="00E07CC2" w:rsidP="00E07CC2">
      <w:pPr>
        <w:rPr>
          <w:rFonts w:ascii="Fb Fontext" w:hAnsi="Fb Fontext"/>
          <w:sz w:val="32"/>
          <w:rtl/>
        </w:rPr>
      </w:pPr>
      <w:r w:rsidRPr="00212190">
        <w:rPr>
          <w:rStyle w:val="affffe"/>
          <w:rtl/>
        </w:rPr>
        <w:t xml:space="preserve">הך דר"י </w:t>
      </w:r>
      <w:r w:rsidRPr="00C35A2C">
        <w:rPr>
          <w:rFonts w:ascii="Fb Fontext" w:hAnsi="Fb Fontext"/>
          <w:sz w:val="32"/>
          <w:rtl/>
        </w:rPr>
        <w:t>דפירי פירות, ועד עולם תרוויהו צריכא</w:t>
      </w:r>
      <w:r w:rsidR="001F2143">
        <w:rPr>
          <w:rFonts w:ascii="Fb Fontext" w:hAnsi="Fb Fontext" w:hint="cs"/>
          <w:sz w:val="32"/>
          <w:rtl/>
        </w:rPr>
        <w:t>,</w:t>
      </w:r>
    </w:p>
    <w:p w14:paraId="2EEF0341" w14:textId="77777777" w:rsidR="00E07CC2" w:rsidRDefault="00E07CC2" w:rsidP="00E07CC2">
      <w:pPr>
        <w:rPr>
          <w:rFonts w:ascii="Fb Fontext" w:hAnsi="Fb Fontext"/>
          <w:rtl/>
        </w:rPr>
      </w:pPr>
      <w:r w:rsidRPr="00C35A2C">
        <w:rPr>
          <w:rFonts w:ascii="Fb Fontext" w:hAnsi="Fb Fontext"/>
          <w:rtl/>
        </w:rPr>
        <w:t>דאי כתב לה</w:t>
      </w:r>
      <w:r w:rsidRPr="006B2A7E">
        <w:rPr>
          <w:rStyle w:val="affffa"/>
          <w:rtl/>
        </w:rPr>
        <w:t xml:space="preserve"> 'פירי פירות' </w:t>
      </w:r>
      <w:r w:rsidRPr="00C35A2C">
        <w:rPr>
          <w:rFonts w:ascii="Fb Fontext" w:hAnsi="Fb Fontext"/>
          <w:rtl/>
        </w:rPr>
        <w:t>ולא</w:t>
      </w:r>
      <w:r w:rsidRPr="00CC78E3">
        <w:rPr>
          <w:rStyle w:val="affffa"/>
          <w:rtl/>
        </w:rPr>
        <w:t xml:space="preserve"> 'עד עולם',</w:t>
      </w:r>
      <w:r w:rsidRPr="00C35A2C">
        <w:rPr>
          <w:rFonts w:ascii="Fb Fontext" w:hAnsi="Fb Fontext"/>
          <w:rtl/>
        </w:rPr>
        <w:t xml:space="preserve"> הוו"א אבל פירא דפירי פירות אכיל קמ"ל</w:t>
      </w:r>
      <w:r w:rsidRPr="009C12DE">
        <w:rPr>
          <w:rStyle w:val="affffa"/>
          <w:rtl/>
        </w:rPr>
        <w:t xml:space="preserve"> 'עד עולם',</w:t>
      </w:r>
    </w:p>
    <w:p w14:paraId="225CAEC1" w14:textId="77777777" w:rsidR="00E07CC2" w:rsidRPr="00F71179" w:rsidRDefault="00E07CC2" w:rsidP="00212190">
      <w:pPr>
        <w:rPr>
          <w:rFonts w:cs="Guttman Vilna"/>
          <w:b/>
          <w:bCs/>
          <w:rtl/>
        </w:rPr>
      </w:pPr>
      <w:r w:rsidRPr="00F71179">
        <w:rPr>
          <w:rtl/>
        </w:rPr>
        <w:t>ואי כתב לה</w:t>
      </w:r>
      <w:r w:rsidRPr="00F71179">
        <w:rPr>
          <w:rStyle w:val="affffa"/>
          <w:spacing w:val="-2"/>
          <w:rtl/>
        </w:rPr>
        <w:t xml:space="preserve"> 'עד עולם' </w:t>
      </w:r>
      <w:r w:rsidRPr="00F71179">
        <w:rPr>
          <w:rtl/>
        </w:rPr>
        <w:t>ולא כתב לה</w:t>
      </w:r>
      <w:r w:rsidRPr="00F71179">
        <w:rPr>
          <w:rStyle w:val="affffa"/>
          <w:spacing w:val="-2"/>
          <w:rtl/>
        </w:rPr>
        <w:t xml:space="preserve"> 'פירי פירות',</w:t>
      </w:r>
      <w:r w:rsidRPr="00F71179">
        <w:rPr>
          <w:rtl/>
        </w:rPr>
        <w:t xml:space="preserve"> הו"א לעולם אפירות קאי, להכי צריך פירי פירות.</w:t>
      </w:r>
    </w:p>
    <w:p w14:paraId="6052E9E3" w14:textId="6414E353" w:rsidR="00E268F4" w:rsidRDefault="00E07CC2" w:rsidP="00F1680A">
      <w:pPr>
        <w:pStyle w:val="affffb"/>
        <w:rPr>
          <w:rtl/>
        </w:rPr>
      </w:pPr>
      <w:bookmarkStart w:id="645" w:name="_Toc119353437"/>
      <w:r w:rsidRPr="00CA108A">
        <w:rPr>
          <w:szCs w:val="14"/>
          <w:rtl/>
        </w:rPr>
        <w:t>איבעיא</w:t>
      </w:r>
      <w:r w:rsidRPr="00C35A2C">
        <w:rPr>
          <w:rtl/>
        </w:rPr>
        <w:t>: כתב לה דין ודברים אין לי בנכסייך ובפירי פירות</w:t>
      </w:r>
      <w:r w:rsidR="00E268F4">
        <w:rPr>
          <w:rtl/>
        </w:rPr>
        <w:t>,</w:t>
      </w:r>
      <w:bookmarkEnd w:id="645"/>
    </w:p>
    <w:p w14:paraId="630AD183" w14:textId="41BF3B4E" w:rsidR="00E07CC2" w:rsidRPr="00212190" w:rsidRDefault="00E07CC2" w:rsidP="00212190">
      <w:pPr>
        <w:rPr>
          <w:rFonts w:ascii="Fb Fontext" w:hAnsi="Fb Fontext"/>
          <w:spacing w:val="-8"/>
          <w:sz w:val="32"/>
          <w:rtl/>
        </w:rPr>
      </w:pPr>
      <w:r w:rsidRPr="00212190">
        <w:rPr>
          <w:rFonts w:ascii="Fb Fontext" w:hAnsi="Fb Fontext"/>
          <w:spacing w:val="-8"/>
          <w:sz w:val="32"/>
          <w:rtl/>
        </w:rPr>
        <w:t>מהו שיאכל פירות</w:t>
      </w:r>
      <w:r w:rsidR="00212190" w:rsidRPr="00212190">
        <w:rPr>
          <w:rFonts w:ascii="Fb Fontext" w:hAnsi="Fb Fontext" w:hint="cs"/>
          <w:spacing w:val="-8"/>
          <w:sz w:val="32"/>
          <w:rtl/>
        </w:rPr>
        <w:t xml:space="preserve"> ש</w:t>
      </w:r>
      <w:r w:rsidRPr="00212190">
        <w:rPr>
          <w:rFonts w:ascii="Fb Fontext" w:hAnsi="Fb Fontext"/>
          <w:spacing w:val="-8"/>
          <w:sz w:val="32"/>
          <w:rtl/>
        </w:rPr>
        <w:t xml:space="preserve">מפירות לא סילק עצמו </w:t>
      </w:r>
      <w:r w:rsidRPr="00212190">
        <w:rPr>
          <w:rStyle w:val="affffe"/>
          <w:spacing w:val="-8"/>
          <w:rtl/>
        </w:rPr>
        <w:t>או</w:t>
      </w:r>
      <w:r w:rsidRPr="00212190">
        <w:rPr>
          <w:rFonts w:ascii="Fb Fontext" w:hAnsi="Fb Fontext"/>
          <w:spacing w:val="-8"/>
          <w:sz w:val="32"/>
          <w:rtl/>
        </w:rPr>
        <w:t xml:space="preserve"> שסילק עצמו מכל דב</w:t>
      </w:r>
      <w:r w:rsidR="00212190" w:rsidRPr="00212190">
        <w:rPr>
          <w:rFonts w:ascii="Fb Fontext" w:hAnsi="Fb Fontext" w:hint="cs"/>
          <w:spacing w:val="-8"/>
          <w:sz w:val="32"/>
          <w:rtl/>
        </w:rPr>
        <w:t>ר</w:t>
      </w:r>
    </w:p>
    <w:p w14:paraId="7B32C4E0" w14:textId="759107D8" w:rsidR="00E07CC2" w:rsidRDefault="00E07CC2" w:rsidP="00212190">
      <w:pPr>
        <w:rPr>
          <w:rtl/>
        </w:rPr>
      </w:pPr>
      <w:r w:rsidRPr="00212190">
        <w:rPr>
          <w:rStyle w:val="affffe"/>
          <w:rtl/>
        </w:rPr>
        <w:lastRenderedPageBreak/>
        <w:t xml:space="preserve">אין להוכיח </w:t>
      </w:r>
      <w:r w:rsidRPr="00C35A2C">
        <w:rPr>
          <w:rtl/>
        </w:rPr>
        <w:t xml:space="preserve">דאי יאכל הפירות איך יאכל הפירי פירות </w:t>
      </w:r>
      <w:r w:rsidRPr="00212190">
        <w:rPr>
          <w:rStyle w:val="affffe"/>
          <w:rtl/>
        </w:rPr>
        <w:t>דהא לר"י</w:t>
      </w:r>
      <w:r w:rsidRPr="00C35A2C">
        <w:rPr>
          <w:rtl/>
        </w:rPr>
        <w:t xml:space="preserve"> דאוכל לפירי פירות כיון </w:t>
      </w:r>
      <w:r w:rsidRPr="00F71179">
        <w:rPr>
          <w:rtl/>
        </w:rPr>
        <w:t>שאכל פירות היאך יהיה פירי פירות אם לא נעמיד בששייר, וא"כ ה"נ אפשר להעמיד בששייר</w:t>
      </w:r>
    </w:p>
    <w:p w14:paraId="65B7B205" w14:textId="77777777" w:rsidR="00E07CC2" w:rsidRPr="00C35A2C" w:rsidRDefault="00E07CC2" w:rsidP="00E26091">
      <w:pPr>
        <w:pStyle w:val="afff"/>
        <w:framePr w:wrap="around"/>
        <w:rPr>
          <w:rtl/>
        </w:rPr>
      </w:pPr>
      <w:bookmarkStart w:id="646" w:name="_Toc119353438"/>
      <w:r w:rsidRPr="00C35A2C">
        <w:rPr>
          <w:rFonts w:hint="cs"/>
          <w:rtl/>
        </w:rPr>
        <w:t>פד.</w:t>
      </w:r>
      <w:bookmarkEnd w:id="646"/>
    </w:p>
    <w:p w14:paraId="22670883" w14:textId="77777777" w:rsidR="00E268F4" w:rsidRDefault="00E07CC2" w:rsidP="00E07CC2">
      <w:pPr>
        <w:pStyle w:val="afffd"/>
        <w:rPr>
          <w:spacing w:val="-2"/>
          <w:rtl/>
        </w:rPr>
      </w:pPr>
      <w:ins w:id="9972" w:author="מספור קטעי משנה" w:date="2026-10-06T06:45:30Z">
        <w:r>
          <w:rPr>
            <w:rStyle w:val="MisparKeta"/>
          </w:rPr>
          <w:t xml:space="preserve">ג. </w:t>
        </w:r>
      </w:ins>
      <w:bookmarkStart w:id="647" w:name="_Toc119353439"/>
      <w:r w:rsidRPr="00730169">
        <w:rPr>
          <w:rFonts w:hint="cs"/>
          <w:spacing w:val="-2"/>
          <w:rtl/>
        </w:rPr>
        <w:t>רשב</w:t>
      </w:r>
      <w:r w:rsidR="002B7BCC">
        <w:rPr>
          <w:spacing w:val="-2"/>
          <w:rtl/>
        </w:rPr>
        <w:t>"</w:t>
      </w:r>
      <w:r w:rsidRPr="00730169">
        <w:rPr>
          <w:rFonts w:hint="cs"/>
          <w:spacing w:val="-2"/>
          <w:rtl/>
        </w:rPr>
        <w:t>ג: מתה יירשנה שהמתנה על מה שכתוב בתורה ותנאו בטל</w:t>
      </w:r>
      <w:r w:rsidR="00E268F4">
        <w:rPr>
          <w:rFonts w:hint="cs"/>
          <w:spacing w:val="-2"/>
          <w:rtl/>
        </w:rPr>
        <w:t>,</w:t>
      </w:r>
      <w:bookmarkEnd w:id="647"/>
    </w:p>
    <w:p w14:paraId="3FA4BC5B" w14:textId="67E39F66" w:rsidR="00E07CC2" w:rsidRPr="00C54C7E" w:rsidRDefault="00E07CC2" w:rsidP="00E07CC2">
      <w:pPr>
        <w:rPr>
          <w:rtl/>
        </w:rPr>
      </w:pPr>
      <w:r w:rsidRPr="00215CD2">
        <w:rPr>
          <w:rStyle w:val="affffe"/>
          <w:rtl/>
        </w:rPr>
        <w:t xml:space="preserve">רב: הלכה כרשב"ג </w:t>
      </w:r>
      <w:r w:rsidRPr="00215CD2">
        <w:rPr>
          <w:rStyle w:val="afffff0"/>
          <w:rtl/>
        </w:rPr>
        <w:t>[דיורשה]</w:t>
      </w:r>
      <w:r w:rsidRPr="00C54C7E">
        <w:rPr>
          <w:rtl/>
        </w:rPr>
        <w:t xml:space="preserve"> ולא מטע</w:t>
      </w:r>
      <w:r>
        <w:rPr>
          <w:rFonts w:hint="cs"/>
          <w:rtl/>
        </w:rPr>
        <w:t>מו</w:t>
      </w:r>
      <w:r w:rsidRPr="00C54C7E">
        <w:rPr>
          <w:rtl/>
        </w:rPr>
        <w:t>.</w:t>
      </w:r>
    </w:p>
    <w:p w14:paraId="1B4BF4DD" w14:textId="68DC7022" w:rsidR="00736F6A" w:rsidRDefault="00E07CC2" w:rsidP="00E07CC2">
      <w:pPr>
        <w:rPr>
          <w:rFonts w:ascii="Fb Fontext" w:hAnsi="Fb Fontext"/>
          <w:rtl/>
        </w:rPr>
      </w:pPr>
      <w:r w:rsidRPr="002D624C">
        <w:rPr>
          <w:rStyle w:val="affffe"/>
          <w:rtl/>
        </w:rPr>
        <w:t xml:space="preserve">א. </w:t>
      </w:r>
      <w:r w:rsidRPr="002D624C">
        <w:rPr>
          <w:rStyle w:val="affffe"/>
          <w:rFonts w:hint="cs"/>
          <w:rtl/>
        </w:rPr>
        <w:t>לרב</w:t>
      </w:r>
      <w:r w:rsidR="00736F6A">
        <w:rPr>
          <w:rFonts w:hint="cs"/>
          <w:rtl/>
        </w:rPr>
        <w:t>:</w:t>
      </w:r>
      <w:r>
        <w:rPr>
          <w:rFonts w:hint="cs"/>
          <w:rtl/>
        </w:rPr>
        <w:t xml:space="preserve"> לא מצד דתנאו קיים וכאן ירושת הבעל דרבנן,</w:t>
      </w:r>
      <w:r>
        <w:rPr>
          <w:rFonts w:ascii="Fb Fontext" w:hAnsi="Fb Fontext" w:hint="cs"/>
          <w:rtl/>
        </w:rPr>
        <w:t xml:space="preserve"> </w:t>
      </w:r>
    </w:p>
    <w:p w14:paraId="2DDAC65A" w14:textId="5C574702" w:rsidR="00E07CC2" w:rsidRPr="00C35A2C" w:rsidRDefault="00E07CC2" w:rsidP="00736F6A">
      <w:pPr>
        <w:ind w:left="283" w:firstLine="57"/>
        <w:rPr>
          <w:rFonts w:ascii="Fb Fontext" w:hAnsi="Fb Fontext"/>
          <w:rtl/>
        </w:rPr>
      </w:pPr>
      <w:r w:rsidRPr="00C35A2C">
        <w:rPr>
          <w:rFonts w:ascii="Fb Fontext" w:hAnsi="Fb Fontext" w:hint="cs"/>
          <w:rtl/>
        </w:rPr>
        <w:t>וחכמים עשו חיזוק לדבריהם יותר משל תורה,</w:t>
      </w:r>
    </w:p>
    <w:p w14:paraId="52473829" w14:textId="77777777" w:rsidR="00E268F4" w:rsidRDefault="00E07CC2" w:rsidP="00E07CC2">
      <w:pPr>
        <w:rPr>
          <w:rtl/>
        </w:rPr>
      </w:pPr>
      <w:r w:rsidRPr="00EA126A">
        <w:rPr>
          <w:rStyle w:val="affffe"/>
          <w:rtl/>
        </w:rPr>
        <w:t>דלרב</w:t>
      </w:r>
      <w:r>
        <w:rPr>
          <w:rStyle w:val="affffe"/>
          <w:rFonts w:hint="cs"/>
          <w:rtl/>
        </w:rPr>
        <w:t>:</w:t>
      </w:r>
      <w:r w:rsidRPr="00F71179">
        <w:rPr>
          <w:rFonts w:ascii="Fb Fontext" w:hAnsi="Fb Fontext"/>
          <w:spacing w:val="-2"/>
          <w:sz w:val="32"/>
          <w:rtl/>
        </w:rPr>
        <w:t xml:space="preserve"> תנאו בטל כדחזי' </w:t>
      </w:r>
      <w:r w:rsidRPr="00EA126A">
        <w:rPr>
          <w:rtl/>
        </w:rPr>
        <w:t>'דבע"מ שאין לך עלי אונאה'</w:t>
      </w:r>
      <w:r w:rsidR="00E268F4">
        <w:rPr>
          <w:rtl/>
        </w:rPr>
        <w:t>,</w:t>
      </w:r>
    </w:p>
    <w:p w14:paraId="192E072E" w14:textId="37504223" w:rsidR="00E07CC2" w:rsidRPr="00F71179" w:rsidRDefault="00E07CC2" w:rsidP="00736F6A">
      <w:pPr>
        <w:ind w:left="283" w:firstLine="57"/>
        <w:rPr>
          <w:rFonts w:ascii="Fb Fontext" w:hAnsi="Fb Fontext"/>
          <w:spacing w:val="-2"/>
          <w:sz w:val="32"/>
          <w:rtl/>
        </w:rPr>
      </w:pPr>
      <w:r w:rsidRPr="00EA126A">
        <w:rPr>
          <w:rStyle w:val="affffe"/>
          <w:rtl/>
        </w:rPr>
        <w:t>לרב</w:t>
      </w:r>
      <w:r w:rsidR="00736F6A">
        <w:rPr>
          <w:rStyle w:val="affffe"/>
          <w:rFonts w:hint="cs"/>
          <w:rtl/>
        </w:rPr>
        <w:t>:</w:t>
      </w:r>
      <w:r w:rsidRPr="00EA126A">
        <w:rPr>
          <w:rStyle w:val="affffe"/>
          <w:rtl/>
        </w:rPr>
        <w:t xml:space="preserve"> </w:t>
      </w:r>
      <w:r w:rsidRPr="00F71179">
        <w:rPr>
          <w:rFonts w:ascii="Fb Fontext" w:hAnsi="Fb Fontext"/>
          <w:spacing w:val="-2"/>
          <w:sz w:val="32"/>
          <w:rtl/>
        </w:rPr>
        <w:t xml:space="preserve">יש לו אונאה </w:t>
      </w:r>
      <w:r w:rsidRPr="00EA126A">
        <w:rPr>
          <w:rStyle w:val="affffe"/>
          <w:rtl/>
        </w:rPr>
        <w:t xml:space="preserve">ולשמואל </w:t>
      </w:r>
      <w:r w:rsidRPr="00F71179">
        <w:rPr>
          <w:rFonts w:ascii="Fb Fontext" w:hAnsi="Fb Fontext"/>
          <w:spacing w:val="-2"/>
          <w:sz w:val="32"/>
          <w:rtl/>
        </w:rPr>
        <w:t>אין לו אונאה</w:t>
      </w:r>
      <w:r w:rsidR="001F2143">
        <w:rPr>
          <w:rFonts w:ascii="Fb Fontext" w:hAnsi="Fb Fontext" w:hint="cs"/>
          <w:spacing w:val="-2"/>
          <w:sz w:val="32"/>
          <w:rtl/>
        </w:rPr>
        <w:t>,</w:t>
      </w:r>
    </w:p>
    <w:p w14:paraId="15D63133" w14:textId="77777777" w:rsidR="00E07CC2" w:rsidRPr="00730169" w:rsidRDefault="00E07CC2" w:rsidP="00E07CC2">
      <w:pPr>
        <w:rPr>
          <w:rFonts w:ascii="Fb Fontext" w:hAnsi="Fb Fontext"/>
          <w:spacing w:val="-2"/>
          <w:sz w:val="32"/>
          <w:rtl/>
        </w:rPr>
      </w:pPr>
      <w:r w:rsidRPr="00730169">
        <w:rPr>
          <w:rStyle w:val="affffe"/>
          <w:rtl/>
        </w:rPr>
        <w:t xml:space="preserve">ב. ואין הכוונה </w:t>
      </w:r>
      <w:r w:rsidRPr="00730169">
        <w:rPr>
          <w:rStyle w:val="affffe"/>
          <w:rFonts w:hint="cs"/>
          <w:rtl/>
        </w:rPr>
        <w:t xml:space="preserve">שחלקו </w:t>
      </w:r>
      <w:r w:rsidRPr="00730169">
        <w:rPr>
          <w:rStyle w:val="affffe"/>
          <w:rtl/>
        </w:rPr>
        <w:t>בדין</w:t>
      </w:r>
      <w:r w:rsidRPr="00730169">
        <w:rPr>
          <w:rStyle w:val="affffe"/>
          <w:rFonts w:hint="cs"/>
          <w:rtl/>
        </w:rPr>
        <w:t>,</w:t>
      </w:r>
      <w:r w:rsidRPr="00730169">
        <w:rPr>
          <w:rStyle w:val="affffe"/>
          <w:rtl/>
        </w:rPr>
        <w:t xml:space="preserve"> דלרשב'ג</w:t>
      </w:r>
      <w:r w:rsidRPr="00730169">
        <w:rPr>
          <w:rStyle w:val="affffe"/>
          <w:rFonts w:hint="cs"/>
          <w:rtl/>
        </w:rPr>
        <w:t>:</w:t>
      </w:r>
      <w:r w:rsidRPr="00730169">
        <w:rPr>
          <w:rFonts w:ascii="Fb Fontext" w:hAnsi="Fb Fontext"/>
          <w:spacing w:val="-2"/>
          <w:sz w:val="32"/>
          <w:rtl/>
        </w:rPr>
        <w:t xml:space="preserve"> ירשנה </w:t>
      </w:r>
      <w:r w:rsidRPr="00730169">
        <w:rPr>
          <w:rStyle w:val="affffe"/>
          <w:rtl/>
        </w:rPr>
        <w:t xml:space="preserve">ולרב </w:t>
      </w:r>
      <w:r w:rsidRPr="00730169">
        <w:rPr>
          <w:rFonts w:ascii="Fb Fontext" w:hAnsi="Fb Fontext"/>
          <w:spacing w:val="-2"/>
          <w:sz w:val="32"/>
          <w:rtl/>
        </w:rPr>
        <w:t>לא</w:t>
      </w:r>
      <w:r w:rsidRPr="00730169">
        <w:rPr>
          <w:rFonts w:ascii="Fb Fontext" w:hAnsi="Fb Fontext" w:hint="cs"/>
          <w:spacing w:val="-2"/>
          <w:sz w:val="32"/>
          <w:rtl/>
        </w:rPr>
        <w:t>,</w:t>
      </w:r>
      <w:r w:rsidRPr="00730169">
        <w:rPr>
          <w:rFonts w:ascii="Fb Fontext" w:hAnsi="Fb Fontext"/>
          <w:spacing w:val="-2"/>
          <w:sz w:val="32"/>
          <w:rtl/>
        </w:rPr>
        <w:t xml:space="preserve"> </w:t>
      </w:r>
      <w:r w:rsidRPr="00730169">
        <w:rPr>
          <w:rFonts w:ascii="Fb Fontext" w:hAnsi="Fb Fontext" w:hint="cs"/>
          <w:spacing w:val="-2"/>
          <w:sz w:val="32"/>
          <w:rtl/>
        </w:rPr>
        <w:t>-</w:t>
      </w:r>
      <w:r w:rsidRPr="00730169">
        <w:rPr>
          <w:rFonts w:ascii="Fb Fontext" w:hAnsi="Fb Fontext"/>
          <w:spacing w:val="-2"/>
          <w:sz w:val="32"/>
          <w:rtl/>
        </w:rPr>
        <w:t>ד</w:t>
      </w:r>
      <w:r w:rsidRPr="00730169">
        <w:rPr>
          <w:rFonts w:ascii="Fb Fontext" w:hAnsi="Fb Fontext" w:hint="cs"/>
          <w:spacing w:val="-2"/>
          <w:sz w:val="32"/>
          <w:rtl/>
        </w:rPr>
        <w:t>אין הלכה כן</w:t>
      </w:r>
    </w:p>
    <w:p w14:paraId="3A39CE22" w14:textId="77777777" w:rsidR="00E268F4" w:rsidRDefault="00E07CC2" w:rsidP="00135676">
      <w:pPr>
        <w:rPr>
          <w:rFonts w:ascii="Fb Fontext" w:hAnsi="Fb Fontext"/>
          <w:rtl/>
        </w:rPr>
      </w:pPr>
      <w:r w:rsidRPr="00135676">
        <w:rPr>
          <w:rStyle w:val="affffe"/>
          <w:rFonts w:hint="cs"/>
          <w:rtl/>
        </w:rPr>
        <w:t>ג. ולא חלקו דלרשב</w:t>
      </w:r>
      <w:r w:rsidR="002B7BCC">
        <w:rPr>
          <w:rStyle w:val="affffe"/>
          <w:rtl/>
        </w:rPr>
        <w:t>"</w:t>
      </w:r>
      <w:r w:rsidRPr="00135676">
        <w:rPr>
          <w:rStyle w:val="affffe"/>
          <w:rFonts w:hint="cs"/>
          <w:rtl/>
        </w:rPr>
        <w:t xml:space="preserve">ג </w:t>
      </w:r>
      <w:r w:rsidRPr="00135676">
        <w:rPr>
          <w:rFonts w:hint="cs"/>
          <w:rtl/>
        </w:rPr>
        <w:t xml:space="preserve">מדרבנן </w:t>
      </w:r>
      <w:r>
        <w:rPr>
          <w:rFonts w:ascii="Fb Fontext" w:hAnsi="Fb Fontext" w:hint="cs"/>
          <w:rtl/>
        </w:rPr>
        <w:t>קיים</w:t>
      </w:r>
      <w:r w:rsidR="00135676">
        <w:rPr>
          <w:rFonts w:ascii="Fb Fontext" w:hAnsi="Fb Fontext" w:hint="cs"/>
          <w:rtl/>
        </w:rPr>
        <w:t>,</w:t>
      </w:r>
      <w:r>
        <w:rPr>
          <w:rFonts w:ascii="Fb Fontext" w:hAnsi="Fb Fontext" w:hint="cs"/>
          <w:rtl/>
        </w:rPr>
        <w:t xml:space="preserve"> </w:t>
      </w:r>
      <w:r w:rsidRPr="00135676">
        <w:rPr>
          <w:rStyle w:val="affffe"/>
          <w:rFonts w:hint="cs"/>
          <w:rtl/>
        </w:rPr>
        <w:t>ולרב</w:t>
      </w:r>
      <w:r>
        <w:rPr>
          <w:rFonts w:ascii="Fb Fontext" w:hAnsi="Fb Fontext" w:hint="cs"/>
          <w:rtl/>
        </w:rPr>
        <w:t xml:space="preserve"> אף בדרבנן תנאו בטל</w:t>
      </w:r>
      <w:r w:rsidR="00E268F4">
        <w:rPr>
          <w:rFonts w:ascii="Fb Fontext" w:hAnsi="Fb Fontext" w:hint="cs"/>
          <w:rtl/>
        </w:rPr>
        <w:t>,</w:t>
      </w:r>
    </w:p>
    <w:p w14:paraId="512FF71D" w14:textId="11425EC1" w:rsidR="00E07CC2" w:rsidRDefault="00E07CC2" w:rsidP="00E07CC2">
      <w:pPr>
        <w:rPr>
          <w:rFonts w:ascii="Fb Fontext" w:hAnsi="Fb Fontext"/>
          <w:rtl/>
        </w:rPr>
      </w:pPr>
      <w:r>
        <w:rPr>
          <w:rStyle w:val="affffe"/>
          <w:rFonts w:hint="cs"/>
          <w:rtl/>
        </w:rPr>
        <w:t xml:space="preserve">- </w:t>
      </w:r>
      <w:r w:rsidRPr="00EA126A">
        <w:rPr>
          <w:rStyle w:val="affffe"/>
          <w:rFonts w:hint="cs"/>
          <w:rtl/>
        </w:rPr>
        <w:t>דא</w:t>
      </w:r>
      <w:r w:rsidRPr="00EA126A">
        <w:rPr>
          <w:rStyle w:val="affffe"/>
          <w:rtl/>
        </w:rPr>
        <w:t>"</w:t>
      </w:r>
      <w:r w:rsidRPr="00EA126A">
        <w:rPr>
          <w:rStyle w:val="affffe"/>
          <w:rFonts w:hint="cs"/>
          <w:rtl/>
        </w:rPr>
        <w:t>ה</w:t>
      </w:r>
      <w:r w:rsidRPr="00C35A2C">
        <w:rPr>
          <w:rFonts w:ascii="Fb Fontext" w:hAnsi="Fb Fontext" w:hint="cs"/>
          <w:rtl/>
        </w:rPr>
        <w:t xml:space="preserve"> כטעמו וכהלכתו הוא</w:t>
      </w:r>
      <w:r>
        <w:rPr>
          <w:rFonts w:ascii="Fb Fontext" w:hAnsi="Fb Fontext" w:hint="cs"/>
          <w:rtl/>
        </w:rPr>
        <w:t>,</w:t>
      </w:r>
      <w:r w:rsidRPr="00C35A2C">
        <w:rPr>
          <w:rFonts w:ascii="Fb Fontext" w:hAnsi="Fb Fontext" w:hint="cs"/>
          <w:rtl/>
        </w:rPr>
        <w:t xml:space="preserve"> </w:t>
      </w:r>
      <w:r w:rsidRPr="00565366">
        <w:rPr>
          <w:rStyle w:val="affffe"/>
          <w:rFonts w:hint="cs"/>
          <w:rtl/>
        </w:rPr>
        <w:t xml:space="preserve">ורב </w:t>
      </w:r>
      <w:r>
        <w:rPr>
          <w:rFonts w:ascii="Fb Fontext" w:hAnsi="Fb Fontext" w:hint="cs"/>
          <w:rtl/>
        </w:rPr>
        <w:t xml:space="preserve">רק </w:t>
      </w:r>
      <w:r w:rsidRPr="00C35A2C">
        <w:rPr>
          <w:rFonts w:ascii="Fb Fontext" w:hAnsi="Fb Fontext" w:hint="cs"/>
          <w:rtl/>
        </w:rPr>
        <w:t>מוסיף על דבריו</w:t>
      </w:r>
      <w:r>
        <w:rPr>
          <w:rFonts w:ascii="Fb Fontext" w:hAnsi="Fb Fontext" w:hint="cs"/>
          <w:rtl/>
        </w:rPr>
        <w:t>,</w:t>
      </w:r>
    </w:p>
    <w:p w14:paraId="38280175" w14:textId="77777777" w:rsidR="00E07CC2" w:rsidRDefault="00E07CC2" w:rsidP="00E07CC2">
      <w:pPr>
        <w:rPr>
          <w:rFonts w:ascii="Fb Fontext" w:hAnsi="Fb Fontext"/>
          <w:sz w:val="32"/>
          <w:rtl/>
        </w:rPr>
      </w:pPr>
      <w:r w:rsidRPr="00EA126A">
        <w:rPr>
          <w:rStyle w:val="affffe"/>
          <w:rtl/>
        </w:rPr>
        <w:t xml:space="preserve">ד. אלא הלכה רשב"ג: </w:t>
      </w:r>
      <w:r w:rsidRPr="00565366">
        <w:rPr>
          <w:rStyle w:val="afffff0"/>
          <w:rtl/>
        </w:rPr>
        <w:t>דמתה יירשנה,</w:t>
      </w:r>
      <w:r w:rsidRPr="00C35A2C">
        <w:rPr>
          <w:rFonts w:ascii="Fb Fontext" w:hAnsi="Fb Fontext"/>
          <w:sz w:val="32"/>
          <w:rtl/>
        </w:rPr>
        <w:t xml:space="preserve"> </w:t>
      </w:r>
      <w:r w:rsidRPr="00565366">
        <w:rPr>
          <w:rStyle w:val="affffe"/>
          <w:rtl/>
        </w:rPr>
        <w:t xml:space="preserve">דלרשב"ג </w:t>
      </w:r>
      <w:r w:rsidRPr="00C35A2C">
        <w:rPr>
          <w:rFonts w:ascii="Fb Fontext" w:hAnsi="Fb Fontext"/>
          <w:sz w:val="32"/>
          <w:rtl/>
        </w:rPr>
        <w:t>ירושת הבעל דאוריתא</w:t>
      </w:r>
    </w:p>
    <w:p w14:paraId="71CCAAE3" w14:textId="77777777" w:rsidR="00E07CC2" w:rsidRPr="00730169" w:rsidRDefault="00E07CC2" w:rsidP="00E07CC2">
      <w:pPr>
        <w:rPr>
          <w:rFonts w:ascii="Fb Fontext" w:hAnsi="Fb Fontext" w:cs="Guttman Vilna"/>
          <w:b/>
          <w:bCs/>
          <w:spacing w:val="-6"/>
          <w:rtl/>
        </w:rPr>
      </w:pPr>
      <w:r w:rsidRPr="00730169">
        <w:rPr>
          <w:rStyle w:val="affffe"/>
          <w:spacing w:val="-6"/>
          <w:rtl/>
        </w:rPr>
        <w:t xml:space="preserve">ולרב: </w:t>
      </w:r>
      <w:r w:rsidRPr="00730169">
        <w:rPr>
          <w:spacing w:val="-6"/>
          <w:rtl/>
        </w:rPr>
        <w:t>ירושת הבעל דרבנן,</w:t>
      </w:r>
      <w:r w:rsidRPr="00730169">
        <w:rPr>
          <w:rFonts w:ascii="Fb Fontext" w:hAnsi="Fb Fontext"/>
          <w:spacing w:val="-6"/>
          <w:rtl/>
        </w:rPr>
        <w:t xml:space="preserve"> וחכמים עשו חיזוק לדבריהם כשל תורה.</w:t>
      </w:r>
    </w:p>
    <w:p w14:paraId="53C4A7F2" w14:textId="77777777" w:rsidR="00E07CC2" w:rsidRDefault="00E07CC2" w:rsidP="00E07CC2">
      <w:pPr>
        <w:rPr>
          <w:rFonts w:ascii="Fb Fontext" w:hAnsi="Fb Fontext"/>
          <w:rtl/>
        </w:rPr>
      </w:pPr>
      <w:r w:rsidRPr="00565366">
        <w:rPr>
          <w:rStyle w:val="affffe"/>
          <w:rtl/>
        </w:rPr>
        <w:t>והך דלרב חזי'</w:t>
      </w:r>
      <w:r w:rsidRPr="00C35A2C">
        <w:rPr>
          <w:rFonts w:ascii="Fb Fontext" w:hAnsi="Fb Fontext"/>
          <w:sz w:val="32"/>
          <w:rtl/>
        </w:rPr>
        <w:t xml:space="preserve"> </w:t>
      </w:r>
      <w:r w:rsidRPr="00135676">
        <w:rPr>
          <w:rStyle w:val="affffe"/>
          <w:rtl/>
        </w:rPr>
        <w:t xml:space="preserve">'דלריב"ב </w:t>
      </w:r>
      <w:r w:rsidRPr="00C35A2C">
        <w:rPr>
          <w:rFonts w:ascii="Fb Fontext" w:hAnsi="Fb Fontext"/>
          <w:sz w:val="32"/>
          <w:rtl/>
        </w:rPr>
        <w:t>היורש אשתו יחזיר לבני משפחה וינכה להן מן הדמים</w:t>
      </w:r>
      <w:r>
        <w:rPr>
          <w:rFonts w:ascii="Fb Fontext" w:hAnsi="Fb Fontext"/>
          <w:sz w:val="32"/>
          <w:rtl/>
        </w:rPr>
        <w:t>',</w:t>
      </w:r>
      <w:r>
        <w:rPr>
          <w:rFonts w:ascii="Fb Fontext" w:hAnsi="Fb Fontext" w:hint="cs"/>
          <w:sz w:val="32"/>
          <w:rtl/>
        </w:rPr>
        <w:t xml:space="preserve"> </w:t>
      </w:r>
      <w:r w:rsidRPr="00C35A2C">
        <w:rPr>
          <w:rFonts w:ascii="Fb Fontext" w:hAnsi="Fb Fontext"/>
          <w:rtl/>
        </w:rPr>
        <w:t>כיון דירושת הבעל דאורייתא</w:t>
      </w:r>
      <w:r>
        <w:rPr>
          <w:rFonts w:ascii="Fb Fontext" w:hAnsi="Fb Fontext" w:hint="cs"/>
          <w:rtl/>
        </w:rPr>
        <w:t>,</w:t>
      </w:r>
    </w:p>
    <w:p w14:paraId="3A6BD4E4" w14:textId="77777777" w:rsidR="00E07CC2" w:rsidRDefault="00E07CC2" w:rsidP="00E07CC2">
      <w:pPr>
        <w:ind w:firstLine="0"/>
        <w:rPr>
          <w:rFonts w:ascii="Fb Fontext" w:hAnsi="Fb Fontext"/>
          <w:rtl/>
        </w:rPr>
      </w:pPr>
      <w:r>
        <w:rPr>
          <w:rFonts w:ascii="Fb Fontext" w:hAnsi="Fb Fontext" w:hint="cs"/>
          <w:rtl/>
        </w:rPr>
        <w:t>-</w:t>
      </w:r>
      <w:r w:rsidRPr="00C35A2C">
        <w:rPr>
          <w:rFonts w:ascii="Fb Fontext" w:hAnsi="Fb Fontext"/>
          <w:rtl/>
        </w:rPr>
        <w:t xml:space="preserve">כגון שהורישתו אשתו בית הקברות, </w:t>
      </w:r>
      <w:r>
        <w:rPr>
          <w:rFonts w:ascii="Fb Fontext" w:hAnsi="Fb Fontext" w:hint="cs"/>
          <w:rtl/>
        </w:rPr>
        <w:t>ו</w:t>
      </w:r>
      <w:r w:rsidRPr="00C35A2C">
        <w:rPr>
          <w:rFonts w:ascii="Fb Fontext" w:hAnsi="Fb Fontext"/>
          <w:rtl/>
        </w:rPr>
        <w:t xml:space="preserve">משום פגם משפחה אמור רבנן </w:t>
      </w:r>
      <w:r>
        <w:rPr>
          <w:rFonts w:ascii="Fb Fontext" w:hAnsi="Fb Fontext" w:hint="cs"/>
          <w:rtl/>
        </w:rPr>
        <w:t>יקח המעות ויחזירם</w:t>
      </w:r>
      <w:r w:rsidRPr="00C35A2C">
        <w:rPr>
          <w:rFonts w:ascii="Fb Fontext" w:hAnsi="Fb Fontext"/>
          <w:rtl/>
        </w:rPr>
        <w:t>,</w:t>
      </w:r>
    </w:p>
    <w:p w14:paraId="55D310D5" w14:textId="2DADD25C" w:rsidR="00E07CC2" w:rsidRPr="00F71179" w:rsidRDefault="00E07CC2" w:rsidP="00E07CC2">
      <w:pPr>
        <w:rPr>
          <w:rtl/>
        </w:rPr>
      </w:pPr>
      <w:r w:rsidRPr="00565366">
        <w:rPr>
          <w:rStyle w:val="affffe"/>
          <w:rtl/>
        </w:rPr>
        <w:t xml:space="preserve">והך </w:t>
      </w:r>
      <w:r w:rsidRPr="00C35A2C">
        <w:rPr>
          <w:rtl/>
        </w:rPr>
        <w:t>ד'ינכה להן מן הדמים' היינו את דמי קבר אשתו,</w:t>
      </w:r>
      <w:r>
        <w:rPr>
          <w:rFonts w:hint="cs"/>
          <w:rtl/>
        </w:rPr>
        <w:t xml:space="preserve"> </w:t>
      </w:r>
      <w:r w:rsidRPr="00F71179">
        <w:rPr>
          <w:rFonts w:hint="cs"/>
          <w:rtl/>
        </w:rPr>
        <w:t>דהמוכר קברו ודרך קברו, מעמדו ומקום הספידו בני משפחה קוברין אותו בע</w:t>
      </w:r>
      <w:r w:rsidRPr="00F71179">
        <w:rPr>
          <w:rtl/>
        </w:rPr>
        <w:t>"</w:t>
      </w:r>
      <w:r w:rsidRPr="00F71179">
        <w:rPr>
          <w:rFonts w:hint="cs"/>
          <w:rtl/>
        </w:rPr>
        <w:t>כ, משום פגם משפחה</w:t>
      </w:r>
      <w:r w:rsidR="001F2143">
        <w:rPr>
          <w:rFonts w:hint="cs"/>
          <w:rtl/>
        </w:rPr>
        <w:t>,</w:t>
      </w:r>
    </w:p>
    <w:p w14:paraId="1D39ABB3" w14:textId="64CB9355" w:rsidR="00E07CC2" w:rsidRPr="00C35A2C" w:rsidRDefault="00E07CC2" w:rsidP="00E07CC2">
      <w:pPr>
        <w:rPr>
          <w:rFonts w:ascii="Fb Fontext" w:hAnsi="Fb Fontext"/>
          <w:rtl/>
        </w:rPr>
      </w:pPr>
      <w:r w:rsidRPr="00135676">
        <w:rPr>
          <w:rStyle w:val="affffe"/>
          <w:rtl/>
        </w:rPr>
        <w:t xml:space="preserve">- רב </w:t>
      </w:r>
      <w:r w:rsidRPr="00135676">
        <w:rPr>
          <w:rStyle w:val="affffe"/>
          <w:rFonts w:hint="cs"/>
          <w:rtl/>
        </w:rPr>
        <w:t>בטעם ריב</w:t>
      </w:r>
      <w:r w:rsidR="002B7BCC">
        <w:rPr>
          <w:rStyle w:val="affffe"/>
          <w:rtl/>
        </w:rPr>
        <w:t>"</w:t>
      </w:r>
      <w:r w:rsidRPr="00135676">
        <w:rPr>
          <w:rStyle w:val="affffe"/>
          <w:rFonts w:hint="cs"/>
          <w:rtl/>
        </w:rPr>
        <w:t xml:space="preserve">ב </w:t>
      </w:r>
      <w:r w:rsidRPr="00135676">
        <w:rPr>
          <w:rStyle w:val="affffe"/>
          <w:rtl/>
        </w:rPr>
        <w:t>אמר,</w:t>
      </w:r>
      <w:r w:rsidRPr="00C35A2C">
        <w:rPr>
          <w:rFonts w:ascii="Fb Fontext" w:hAnsi="Fb Fontext"/>
          <w:sz w:val="32"/>
          <w:rtl/>
        </w:rPr>
        <w:t xml:space="preserve"> </w:t>
      </w:r>
      <w:r>
        <w:rPr>
          <w:rFonts w:ascii="Fb Fontext" w:hAnsi="Fb Fontext" w:hint="cs"/>
          <w:sz w:val="32"/>
          <w:rtl/>
        </w:rPr>
        <w:t>ולא ס</w:t>
      </w:r>
      <w:r w:rsidR="002B7BCC">
        <w:rPr>
          <w:rFonts w:ascii="Fb Fontext" w:hAnsi="Fb Fontext"/>
          <w:sz w:val="32"/>
          <w:rtl/>
        </w:rPr>
        <w:t>"</w:t>
      </w:r>
      <w:r>
        <w:rPr>
          <w:rFonts w:ascii="Fb Fontext" w:hAnsi="Fb Fontext" w:hint="cs"/>
          <w:sz w:val="32"/>
          <w:rtl/>
        </w:rPr>
        <w:t>ל כך</w:t>
      </w:r>
      <w:r w:rsidRPr="00C35A2C">
        <w:rPr>
          <w:rFonts w:ascii="Fb Fontext" w:hAnsi="Fb Fontext"/>
          <w:sz w:val="32"/>
          <w:rtl/>
        </w:rPr>
        <w:t xml:space="preserve"> </w:t>
      </w:r>
      <w:r w:rsidRPr="007428E7">
        <w:rPr>
          <w:rStyle w:val="afffff0"/>
          <w:rtl/>
        </w:rPr>
        <w:t>[אלא ס"ל דרבנן הוא].</w:t>
      </w:r>
    </w:p>
    <w:p w14:paraId="487CB038" w14:textId="77777777" w:rsidR="00E07CC2" w:rsidRDefault="00E07CC2" w:rsidP="003156E1">
      <w:pPr>
        <w:pStyle w:val="aff9"/>
        <w:rPr>
          <w:rtl/>
        </w:rPr>
      </w:pPr>
      <w:r w:rsidRPr="003156E1">
        <w:rPr>
          <w:rFonts w:hint="cs"/>
          <w:rtl/>
        </w:rPr>
        <w:t>׹</w:t>
      </w:r>
    </w:p>
    <w:p>
      <w:pPr>
        <w:pStyle w:val="MishnaBatzad"/>
        <w:rPr>
          <w:ins w:id="20496" w:author="קלוד" w:date="2026-10-06T10:09:07Z"/>
        </w:rPr>
      </w:pPr>
      <w:ins w:id="20495" w:author="קלוד" w:date="2026-10-06T10:09:07Z">
        <w:r>
          <w:t xml:space="preserve">משנה ב</w:t>
        </w:r>
      </w:ins>
    </w:p>
    <w:p w14:paraId="7281250A" w14:textId="6E58B3AF" w:rsidR="00E07CC2" w:rsidRPr="00730169" w:rsidRDefault="00E07CC2" w:rsidP="00E07CC2">
      <w:pPr>
        <w:pStyle w:val="afff5"/>
        <w:rPr>
          <w:b/>
          <w:spacing w:val="-6"/>
          <w:rtl/>
        </w:rPr>
      </w:pPr>
      <w:bookmarkStart w:id="648" w:name="_Toc119353440"/>
      <w:r w:rsidRPr="00736F6A">
        <w:rPr>
          <w:rStyle w:val="afffff5"/>
          <w:rFonts w:hint="cs"/>
          <w:spacing w:val="0"/>
          <w:rtl/>
        </w:rPr>
        <w:t>מי שמת, והניח אשה ובע</w:t>
      </w:r>
      <w:r w:rsidR="00736F6A" w:rsidRPr="00736F6A">
        <w:rPr>
          <w:rStyle w:val="afffff5"/>
          <w:rFonts w:hint="cs"/>
          <w:spacing w:val="0"/>
          <w:rtl/>
        </w:rPr>
        <w:t>"ח</w:t>
      </w:r>
      <w:r w:rsidRPr="00736F6A">
        <w:rPr>
          <w:rStyle w:val="afffff5"/>
          <w:rFonts w:hint="cs"/>
          <w:spacing w:val="0"/>
          <w:rtl/>
        </w:rPr>
        <w:t xml:space="preserve"> ויורשין,</w:t>
      </w:r>
      <w:bookmarkEnd w:id="648"/>
      <w:r w:rsidRPr="00730169">
        <w:rPr>
          <w:rFonts w:hint="cs"/>
          <w:b/>
          <w:spacing w:val="-6"/>
          <w:rtl/>
        </w:rPr>
        <w:t xml:space="preserve"> והיה לו פקדון או מלוה ביד אחרים,</w:t>
      </w:r>
    </w:p>
    <w:p w14:paraId="5F76E286" w14:textId="61B28CDA" w:rsidR="00E07CC2" w:rsidRDefault="00E07CC2" w:rsidP="00E07CC2">
      <w:pPr>
        <w:pStyle w:val="afff5"/>
        <w:rPr>
          <w:b/>
          <w:rtl/>
        </w:rPr>
      </w:pPr>
      <w:r w:rsidRPr="007428E7">
        <w:rPr>
          <w:rStyle w:val="TanaimMishna"/>
          <w:rFonts w:hint="cs"/>
          <w:rtl/>
          <w:rPrChange w:id="20264" w:author="קלוד" w:date="2026-10-06T10:09:07Z">
            <w:rPr>
              <w:rStyle w:val="affffe"/>
              <w:rFonts w:hint="cs"/>
              <w:rtl/>
            </w:rPr>
          </w:rPrChange>
        </w:rPr>
        <w:t>ר</w:t>
      </w:r>
      <w:r w:rsidR="002B7BCC">
        <w:rPr>
          <w:rStyle w:val="TanaimMishna"/>
          <w:rtl/>
          <w:rPrChange w:id="20265" w:author="קלוד" w:date="2026-10-06T10:09:07Z">
            <w:rPr>
              <w:rStyle w:val="affffe"/>
              <w:rtl/>
            </w:rPr>
          </w:rPrChange>
        </w:rPr>
        <w:t>"</w:t>
      </w:r>
      <w:r w:rsidRPr="007428E7">
        <w:rPr>
          <w:rStyle w:val="TanaimMishna"/>
          <w:rFonts w:hint="cs"/>
          <w:rtl/>
          <w:rPrChange w:id="20266" w:author="קלוד" w:date="2026-10-06T10:09:07Z">
            <w:rPr>
              <w:rStyle w:val="affffe"/>
              <w:rFonts w:hint="cs"/>
              <w:rtl/>
            </w:rPr>
          </w:rPrChange>
        </w:rPr>
        <w:t>ט:</w:t>
      </w:r>
      <w:r w:rsidRPr="00C35A2C">
        <w:rPr>
          <w:rFonts w:hint="cs"/>
          <w:b/>
          <w:rtl/>
        </w:rPr>
        <w:t xml:space="preserve"> ינתנו לכושל שבהן,</w:t>
      </w:r>
    </w:p>
    <w:p w14:paraId="6EDD0C1D" w14:textId="387F5552" w:rsidR="00E07CC2" w:rsidRPr="00C35A2C" w:rsidRDefault="00E07CC2" w:rsidP="00E07CC2">
      <w:pPr>
        <w:pStyle w:val="afff5"/>
        <w:rPr>
          <w:rtl/>
        </w:rPr>
      </w:pPr>
      <w:r w:rsidRPr="007428E7">
        <w:rPr>
          <w:rStyle w:val="TanaimMishna"/>
          <w:rFonts w:hint="cs"/>
          <w:rtl/>
          <w:rPrChange w:id="20267" w:author="קלוד" w:date="2026-10-06T10:09:07Z">
            <w:rPr>
              <w:rStyle w:val="affffe"/>
              <w:rFonts w:hint="cs"/>
              <w:rtl/>
            </w:rPr>
          </w:rPrChange>
        </w:rPr>
        <w:lastRenderedPageBreak/>
        <w:t>ר</w:t>
      </w:r>
      <w:r w:rsidR="002B7BCC">
        <w:rPr>
          <w:rStyle w:val="TanaimMishna"/>
          <w:rtl/>
          <w:rPrChange w:id="20268" w:author="קלוד" w:date="2026-10-06T10:09:07Z">
            <w:rPr>
              <w:rStyle w:val="affffe"/>
              <w:rtl/>
            </w:rPr>
          </w:rPrChange>
        </w:rPr>
        <w:t>"</w:t>
      </w:r>
      <w:r w:rsidRPr="007428E7">
        <w:rPr>
          <w:rStyle w:val="TanaimMishna"/>
          <w:rFonts w:hint="cs"/>
          <w:rtl/>
          <w:rPrChange w:id="20269" w:author="קלוד" w:date="2026-10-06T10:09:07Z">
            <w:rPr>
              <w:rStyle w:val="affffe"/>
              <w:rFonts w:hint="cs"/>
              <w:rtl/>
            </w:rPr>
          </w:rPrChange>
        </w:rPr>
        <w:t>ע:</w:t>
      </w:r>
      <w:r w:rsidRPr="00C35A2C">
        <w:rPr>
          <w:rFonts w:hint="cs"/>
          <w:rtl/>
        </w:rPr>
        <w:t xml:space="preserve"> אין מרחמין בדין, אלא ינתנו ליורשין, שכולן צריכין שבועה ואין היורשין צריכין שבועה.</w:t>
      </w:r>
    </w:p>
    <w:p w14:paraId="3126A1C8" w14:textId="77777777" w:rsidR="00E07CC2" w:rsidRPr="00C35A2C" w:rsidRDefault="00E07CC2" w:rsidP="00E07CC2">
      <w:pPr>
        <w:pStyle w:val="afff5"/>
        <w:rPr>
          <w:b/>
          <w:rtl/>
        </w:rPr>
      </w:pPr>
      <w:bookmarkStart w:id="649" w:name="_Toc119353441"/>
      <w:r w:rsidRPr="00736F6A">
        <w:rPr>
          <w:rStyle w:val="afffff5"/>
          <w:rFonts w:hint="cs"/>
          <w:rtl/>
        </w:rPr>
        <w:t>הניח פירות תלושין מן הקרקע</w:t>
      </w:r>
      <w:bookmarkEnd w:id="649"/>
      <w:r w:rsidRPr="00C35A2C">
        <w:rPr>
          <w:rFonts w:hint="cs"/>
          <w:b/>
          <w:rtl/>
        </w:rPr>
        <w:t xml:space="preserve"> - כל הקודם בהן זכה בהן.</w:t>
      </w:r>
    </w:p>
    <w:p w14:paraId="32194934" w14:textId="77777777" w:rsidR="00E07CC2" w:rsidRDefault="00E07CC2" w:rsidP="00E07CC2">
      <w:pPr>
        <w:pStyle w:val="afff5"/>
        <w:rPr>
          <w:b/>
          <w:rtl/>
        </w:rPr>
      </w:pPr>
      <w:r w:rsidRPr="00C35A2C">
        <w:rPr>
          <w:rFonts w:hint="cs"/>
          <w:b/>
          <w:rtl/>
        </w:rPr>
        <w:t>זכתה אשה יותר מכתובתה, ובעל חוב יותר על חובו,</w:t>
      </w:r>
    </w:p>
    <w:p w14:paraId="0F1A17AD" w14:textId="747045F9" w:rsidR="00E07CC2" w:rsidRDefault="00E07CC2" w:rsidP="00E07CC2">
      <w:pPr>
        <w:pStyle w:val="afff5"/>
        <w:rPr>
          <w:b/>
          <w:rtl/>
        </w:rPr>
      </w:pPr>
      <w:r w:rsidRPr="00C35A2C">
        <w:rPr>
          <w:rFonts w:hint="cs"/>
          <w:b/>
          <w:rtl/>
        </w:rPr>
        <w:t>המותר -</w:t>
      </w:r>
      <w:r w:rsidRPr="007428E7">
        <w:rPr>
          <w:rStyle w:val="TanaimMishna"/>
          <w:rFonts w:hint="cs"/>
          <w:rtl/>
          <w:rPrChange w:id="20270" w:author="קלוד" w:date="2026-10-06T10:09:07Z">
            <w:rPr>
              <w:rStyle w:val="affffe"/>
              <w:rFonts w:hint="cs"/>
              <w:rtl/>
            </w:rPr>
          </w:rPrChange>
        </w:rPr>
        <w:t>ר</w:t>
      </w:r>
      <w:r w:rsidR="002B7BCC">
        <w:rPr>
          <w:rStyle w:val="TanaimMishna"/>
          <w:rtl/>
          <w:rPrChange w:id="20271" w:author="קלוד" w:date="2026-10-06T10:09:07Z">
            <w:rPr>
              <w:rStyle w:val="affffe"/>
              <w:rtl/>
            </w:rPr>
          </w:rPrChange>
        </w:rPr>
        <w:t>"</w:t>
      </w:r>
      <w:r w:rsidRPr="007428E7">
        <w:rPr>
          <w:rStyle w:val="TanaimMishna"/>
          <w:rFonts w:hint="cs"/>
          <w:rtl/>
          <w:rPrChange w:id="20272" w:author="קלוד" w:date="2026-10-06T10:09:07Z">
            <w:rPr>
              <w:rStyle w:val="affffe"/>
              <w:rFonts w:hint="cs"/>
              <w:rtl/>
            </w:rPr>
          </w:rPrChange>
        </w:rPr>
        <w:t>ט:</w:t>
      </w:r>
      <w:r w:rsidRPr="00C35A2C">
        <w:rPr>
          <w:rFonts w:hint="cs"/>
          <w:b/>
          <w:rtl/>
        </w:rPr>
        <w:t xml:space="preserve"> ינתנו לכושל שבהן,</w:t>
      </w:r>
    </w:p>
    <w:p w14:paraId="1639A65F" w14:textId="77777777" w:rsidR="00736F6A" w:rsidRDefault="00E07CC2" w:rsidP="00E07CC2">
      <w:pPr>
        <w:pStyle w:val="afff5"/>
        <w:rPr>
          <w:rtl/>
        </w:rPr>
      </w:pPr>
      <w:r w:rsidRPr="007428E7">
        <w:rPr>
          <w:rStyle w:val="TanaimMishna"/>
          <w:rFonts w:hint="cs"/>
          <w:rtl/>
          <w:rPrChange w:id="20273" w:author="קלוד" w:date="2026-10-06T10:09:07Z">
            <w:rPr>
              <w:rStyle w:val="affffe"/>
              <w:rFonts w:hint="cs"/>
              <w:rtl/>
            </w:rPr>
          </w:rPrChange>
        </w:rPr>
        <w:t>ר</w:t>
      </w:r>
      <w:r w:rsidR="002B7BCC">
        <w:rPr>
          <w:rStyle w:val="TanaimMishna"/>
          <w:rtl/>
          <w:rPrChange w:id="20274" w:author="קלוד" w:date="2026-10-06T10:09:07Z">
            <w:rPr>
              <w:rStyle w:val="affffe"/>
              <w:rtl/>
            </w:rPr>
          </w:rPrChange>
        </w:rPr>
        <w:t>"</w:t>
      </w:r>
      <w:r w:rsidRPr="007428E7">
        <w:rPr>
          <w:rStyle w:val="TanaimMishna"/>
          <w:rFonts w:hint="cs"/>
          <w:rtl/>
          <w:rPrChange w:id="20275" w:author="קלוד" w:date="2026-10-06T10:09:07Z">
            <w:rPr>
              <w:rStyle w:val="affffe"/>
              <w:rFonts w:hint="cs"/>
              <w:rtl/>
            </w:rPr>
          </w:rPrChange>
        </w:rPr>
        <w:t>ע:</w:t>
      </w:r>
      <w:r w:rsidRPr="00C35A2C">
        <w:rPr>
          <w:rFonts w:hint="cs"/>
          <w:rtl/>
        </w:rPr>
        <w:t xml:space="preserve"> אין מרחמין בדין, אלא ינתנו ליורשין, </w:t>
      </w:r>
    </w:p>
    <w:p w14:paraId="770AFBC5" w14:textId="0F321DD7" w:rsidR="00E07CC2" w:rsidRPr="009E3897" w:rsidRDefault="00736F6A" w:rsidP="00E07CC2">
      <w:pPr>
        <w:pStyle w:val="afff5"/>
        <w:rPr>
          <w:rtl/>
        </w:rPr>
      </w:pPr>
      <w:r>
        <w:rPr>
          <w:rStyle w:val="TanaimMishna"/>
          <w:rFonts w:hint="cs"/>
          <w:rtl/>
          <w:rPrChange w:id="20276" w:author="קלוד" w:date="2026-10-06T10:09:07Z">
            <w:rPr>
              <w:rStyle w:val="affffe"/>
              <w:rFonts w:hint="cs"/>
              <w:rtl/>
            </w:rPr>
          </w:rPrChange>
        </w:rPr>
        <w:t xml:space="preserve"> </w:t>
      </w:r>
      <w:r>
        <w:rPr>
          <w:rStyle w:val="TanaimMishna"/>
          <w:rtl/>
          <w:rPrChange w:id="20277" w:author="קלוד" w:date="2026-10-06T10:09:07Z">
            <w:rPr>
              <w:rStyle w:val="affffe"/>
              <w:rtl/>
            </w:rPr>
          </w:rPrChange>
        </w:rPr>
        <w:tab/>
      </w:r>
      <w:r>
        <w:rPr>
          <w:rStyle w:val="TanaimMishna"/>
          <w:rtl/>
          <w:rPrChange w:id="20278" w:author="קלוד" w:date="2026-10-06T10:09:07Z">
            <w:rPr>
              <w:rStyle w:val="affffe"/>
              <w:rtl/>
            </w:rPr>
          </w:rPrChange>
        </w:rPr>
        <w:tab/>
      </w:r>
      <w:r>
        <w:rPr>
          <w:rStyle w:val="TanaimMishna"/>
          <w:rtl/>
          <w:rPrChange w:id="20279" w:author="קלוד" w:date="2026-10-06T10:09:07Z">
            <w:rPr>
              <w:rStyle w:val="affffe"/>
              <w:rtl/>
            </w:rPr>
          </w:rPrChange>
        </w:rPr>
        <w:tab/>
      </w:r>
      <w:r w:rsidR="00E07CC2" w:rsidRPr="00C35A2C">
        <w:rPr>
          <w:rFonts w:hint="cs"/>
          <w:rtl/>
        </w:rPr>
        <w:t xml:space="preserve">שכולם צריכין שבועה ואין היורשין צריכין </w:t>
      </w:r>
      <w:r w:rsidR="00E07CC2" w:rsidRPr="009E3897">
        <w:rPr>
          <w:rFonts w:hint="cs"/>
          <w:rtl/>
        </w:rPr>
        <w:t>שבועה.</w:t>
      </w:r>
    </w:p>
    <w:p w14:paraId="7B69B00C" w14:textId="77777777" w:rsidR="00E07CC2" w:rsidRDefault="00E07CC2" w:rsidP="003156E1">
      <w:pPr>
        <w:pStyle w:val="aff9"/>
        <w:rPr>
          <w:rtl/>
        </w:rPr>
      </w:pPr>
      <w:r w:rsidRPr="003156E1">
        <w:rPr>
          <w:rFonts w:hint="cs"/>
          <w:rtl/>
        </w:rPr>
        <w:t>׹</w:t>
      </w:r>
    </w:p>
    <w:p w14:paraId="2E1552F8" w14:textId="11B6FC21" w:rsidR="00E268F4" w:rsidRDefault="00E07CC2" w:rsidP="00E07CC2">
      <w:pPr>
        <w:rPr>
          <w:rFonts w:ascii="Fb Fontext" w:hAnsi="Fb Fontext"/>
          <w:spacing w:val="-4"/>
          <w:sz w:val="32"/>
          <w:rtl/>
        </w:rPr>
      </w:pPr>
      <w:r w:rsidRPr="00CA108A">
        <w:rPr>
          <w:rFonts w:ascii="Fb Fontext" w:hAnsi="Fb Fontext" w:cs="PFT_Frank"/>
          <w:b/>
          <w:bCs/>
          <w:spacing w:val="-4"/>
          <w:sz w:val="32"/>
          <w:szCs w:val="14"/>
          <w:rtl/>
        </w:rPr>
        <w:t>וצריכא</w:t>
      </w:r>
      <w:r w:rsidRPr="00F71179">
        <w:rPr>
          <w:rFonts w:ascii="Fb Fontext" w:hAnsi="Fb Fontext"/>
          <w:spacing w:val="-4"/>
          <w:sz w:val="32"/>
          <w:rtl/>
        </w:rPr>
        <w:t xml:space="preserve"> </w:t>
      </w:r>
      <w:r w:rsidRPr="00CA108A">
        <w:rPr>
          <w:rFonts w:ascii="Fb Fontext" w:hAnsi="Fb Fontext" w:cs="PFT_Frank"/>
          <w:b/>
          <w:bCs/>
          <w:spacing w:val="-4"/>
          <w:sz w:val="32"/>
          <w:szCs w:val="14"/>
          <w:rtl/>
        </w:rPr>
        <w:t>מלווה</w:t>
      </w:r>
      <w:r w:rsidRPr="00F71179">
        <w:rPr>
          <w:rFonts w:ascii="Fb Fontext" w:hAnsi="Fb Fontext"/>
          <w:spacing w:val="-4"/>
          <w:sz w:val="32"/>
          <w:rtl/>
        </w:rPr>
        <w:t xml:space="preserve"> להודיעך </w:t>
      </w:r>
      <w:r w:rsidRPr="005773EB">
        <w:rPr>
          <w:rStyle w:val="affffe"/>
          <w:rtl/>
        </w:rPr>
        <w:t xml:space="preserve">דר"ע </w:t>
      </w:r>
      <w:r w:rsidRPr="00F71179">
        <w:rPr>
          <w:rFonts w:ascii="Fb Fontext" w:hAnsi="Fb Fontext"/>
          <w:spacing w:val="-4"/>
          <w:sz w:val="32"/>
          <w:rtl/>
        </w:rPr>
        <w:t xml:space="preserve">לא מודה </w:t>
      </w:r>
      <w:r w:rsidRPr="005773EB">
        <w:rPr>
          <w:rStyle w:val="affffe"/>
          <w:rtl/>
        </w:rPr>
        <w:t>לר"ט</w:t>
      </w:r>
      <w:r w:rsidR="00E268F4">
        <w:rPr>
          <w:rStyle w:val="affffe"/>
          <w:rtl/>
        </w:rPr>
        <w:t>,</w:t>
      </w:r>
    </w:p>
    <w:p w14:paraId="5AEFDD83" w14:textId="56A5B4C8" w:rsidR="00E07CC2" w:rsidRPr="00F71179" w:rsidRDefault="00E07CC2" w:rsidP="00E07CC2">
      <w:pPr>
        <w:tabs>
          <w:tab w:val="left" w:pos="170"/>
        </w:tabs>
        <w:ind w:firstLine="0"/>
        <w:rPr>
          <w:rFonts w:ascii="Fb Fontext" w:hAnsi="Fb Fontext"/>
          <w:spacing w:val="-4"/>
          <w:sz w:val="32"/>
          <w:rtl/>
        </w:rPr>
      </w:pPr>
      <w:r>
        <w:rPr>
          <w:rFonts w:ascii="Fb Fontext" w:hAnsi="Fb Fontext"/>
          <w:spacing w:val="-4"/>
          <w:sz w:val="32"/>
          <w:rtl/>
        </w:rPr>
        <w:tab/>
      </w:r>
      <w:r w:rsidRPr="00CA108A">
        <w:rPr>
          <w:rFonts w:ascii="Fb Fontext" w:hAnsi="Fb Fontext" w:cs="PFT_Frank"/>
          <w:b/>
          <w:bCs/>
          <w:spacing w:val="-4"/>
          <w:sz w:val="32"/>
          <w:szCs w:val="14"/>
          <w:rtl/>
        </w:rPr>
        <w:t>פקדון</w:t>
      </w:r>
      <w:r>
        <w:rPr>
          <w:rFonts w:ascii="Fb Fontext" w:hAnsi="Fb Fontext"/>
          <w:spacing w:val="-4"/>
          <w:sz w:val="32"/>
          <w:rtl/>
        </w:rPr>
        <w:t xml:space="preserve"> להודיעך </w:t>
      </w:r>
      <w:r>
        <w:rPr>
          <w:rStyle w:val="affffe"/>
          <w:rFonts w:ascii="Fb Fontext" w:hAnsi="Fb Fontext"/>
          <w:spacing w:val="-4"/>
          <w:sz w:val="32"/>
          <w:rtl/>
          <w:rPrChange w:id="9267" w:author="מנוע אמוראים" w:date="2026-10-05T16:41:40Z">
            <w:rPr>
              <w:rFonts w:ascii="Fb Fontext" w:hAnsi="Fb Fontext"/>
              <w:spacing w:val="-4"/>
              <w:sz w:val="32"/>
              <w:rtl/>
            </w:rPr>
          </w:rPrChange>
        </w:rPr>
        <w:t xml:space="preserve">דר"ט</w:t>
      </w:r>
      <w:r>
        <w:rPr>
          <w:rFonts w:ascii="Fb Fontext" w:hAnsi="Fb Fontext"/>
          <w:spacing w:val="-4"/>
          <w:sz w:val="32"/>
          <w:rtl/>
        </w:rPr>
        <w:t xml:space="preserve"> לא מודה </w:t>
      </w:r>
      <w:r>
        <w:rPr>
          <w:rStyle w:val="affffe"/>
          <w:rFonts w:ascii="Fb Fontext" w:hAnsi="Fb Fontext"/>
          <w:spacing w:val="-4"/>
          <w:sz w:val="32"/>
          <w:rtl/>
          <w:rPrChange w:id="9268" w:author="מנוע אמוראים" w:date="2026-10-05T16:41:40Z">
            <w:rPr>
              <w:rFonts w:ascii="Fb Fontext" w:hAnsi="Fb Fontext"/>
              <w:spacing w:val="-4"/>
              <w:sz w:val="32"/>
              <w:rtl/>
            </w:rPr>
          </w:rPrChange>
        </w:rPr>
        <w:t xml:space="preserve">לר"ע</w:t>
      </w:r>
      <w:r w:rsidR="001F2143">
        <w:rPr>
          <w:rFonts w:ascii="Fb Fontext" w:hAnsi="Fb Fontext" w:hint="cs"/>
          <w:spacing w:val="-4"/>
          <w:sz w:val="32"/>
          <w:rtl/>
        </w:rPr>
        <w:t>,</w:t>
      </w:r>
    </w:p>
    <w:p w14:paraId="3F11CE8B" w14:textId="77777777" w:rsidR="00E07CC2" w:rsidRPr="00F97732" w:rsidRDefault="00E07CC2" w:rsidP="003156E1">
      <w:pPr>
        <w:pStyle w:val="aff9"/>
        <w:rPr>
          <w:rtl/>
        </w:rPr>
      </w:pPr>
      <w:r w:rsidRPr="003156E1">
        <w:rPr>
          <w:rFonts w:hint="cs"/>
          <w:rtl/>
        </w:rPr>
        <w:t>׹</w:t>
      </w:r>
    </w:p>
    <w:p w14:paraId="292D902D" w14:textId="77777777" w:rsidR="00E07CC2" w:rsidRPr="00C35A2C" w:rsidRDefault="00E07CC2" w:rsidP="00E07CC2">
      <w:pPr>
        <w:rPr>
          <w:rFonts w:ascii="Fb Fontext" w:hAnsi="Fb Fontext"/>
          <w:rtl/>
        </w:rPr>
      </w:pPr>
      <w:bookmarkStart w:id="650" w:name="_Toc119353442"/>
      <w:r w:rsidRPr="00C54C7E">
        <w:rPr>
          <w:rStyle w:val="afffe"/>
          <w:rFonts w:hint="cs"/>
          <w:rtl/>
        </w:rPr>
        <w:t>כושל</w:t>
      </w:r>
      <w:bookmarkEnd w:id="650"/>
      <w:r w:rsidRPr="00C35A2C">
        <w:rPr>
          <w:rFonts w:ascii="Fb Fontext" w:hAnsi="Fb Fontext"/>
          <w:sz w:val="32"/>
          <w:rtl/>
        </w:rPr>
        <w:t xml:space="preserve">- </w:t>
      </w:r>
      <w:r w:rsidRPr="005773EB">
        <w:rPr>
          <w:rStyle w:val="affffe"/>
          <w:rtl/>
        </w:rPr>
        <w:t>ריב"ח:</w:t>
      </w:r>
      <w:r w:rsidRPr="00C35A2C">
        <w:rPr>
          <w:rFonts w:ascii="Fb Fontext" w:hAnsi="Fb Fontext"/>
          <w:sz w:val="32"/>
          <w:rtl/>
        </w:rPr>
        <w:t xml:space="preserve"> לכושל שבראיה, </w:t>
      </w:r>
      <w:r w:rsidRPr="005773EB">
        <w:rPr>
          <w:rStyle w:val="affffe"/>
          <w:rtl/>
        </w:rPr>
        <w:t xml:space="preserve">רי"ו: </w:t>
      </w:r>
      <w:r w:rsidRPr="00C35A2C">
        <w:rPr>
          <w:rFonts w:ascii="Fb Fontext" w:hAnsi="Fb Fontext"/>
          <w:sz w:val="32"/>
          <w:rtl/>
        </w:rPr>
        <w:t>לכתובת אשה, משום ח</w:t>
      </w:r>
      <w:r>
        <w:rPr>
          <w:rFonts w:ascii="Fb Fontext" w:hAnsi="Fb Fontext" w:hint="cs"/>
          <w:sz w:val="32"/>
          <w:rtl/>
        </w:rPr>
        <w:t>ן</w:t>
      </w:r>
      <w:r w:rsidRPr="00C35A2C">
        <w:rPr>
          <w:rFonts w:ascii="Fb Fontext" w:hAnsi="Fb Fontext"/>
          <w:sz w:val="32"/>
          <w:rtl/>
        </w:rPr>
        <w:t>.</w:t>
      </w:r>
    </w:p>
    <w:p w14:paraId="3EE44D1F" w14:textId="5A76229E" w:rsidR="00E07CC2" w:rsidRPr="00730169" w:rsidRDefault="00E07CC2" w:rsidP="00135676">
      <w:pPr>
        <w:rPr>
          <w:spacing w:val="-4"/>
          <w:rtl/>
        </w:rPr>
      </w:pPr>
      <w:r w:rsidRPr="00730169">
        <w:rPr>
          <w:rStyle w:val="affffe"/>
          <w:spacing w:val="-4"/>
          <w:rtl/>
        </w:rPr>
        <w:t>כתנאי, ר</w:t>
      </w:r>
      <w:r w:rsidRPr="00730169">
        <w:rPr>
          <w:rStyle w:val="affffe"/>
          <w:rFonts w:hint="cs"/>
          <w:spacing w:val="-4"/>
          <w:rtl/>
        </w:rPr>
        <w:t>"ב</w:t>
      </w:r>
      <w:r w:rsidRPr="00730169">
        <w:rPr>
          <w:rStyle w:val="affffe"/>
          <w:spacing w:val="-4"/>
          <w:rtl/>
        </w:rPr>
        <w:t xml:space="preserve">: </w:t>
      </w:r>
      <w:r w:rsidRPr="00730169">
        <w:rPr>
          <w:rFonts w:ascii="Fb Fontext" w:hAnsi="Fb Fontext"/>
          <w:spacing w:val="-4"/>
          <w:rtl/>
        </w:rPr>
        <w:t>לכושל שבראיה, וכשר;</w:t>
      </w:r>
      <w:r w:rsidRPr="00730169">
        <w:rPr>
          <w:rFonts w:ascii="Fb Fontext" w:hAnsi="Fb Fontext" w:hint="cs"/>
          <w:spacing w:val="-4"/>
          <w:sz w:val="32"/>
          <w:rtl/>
        </w:rPr>
        <w:t xml:space="preserve"> </w:t>
      </w:r>
      <w:r w:rsidRPr="00730169">
        <w:rPr>
          <w:rStyle w:val="affffe"/>
          <w:spacing w:val="-4"/>
          <w:rtl/>
        </w:rPr>
        <w:t xml:space="preserve">ר"א: </w:t>
      </w:r>
      <w:r w:rsidRPr="00730169">
        <w:rPr>
          <w:rFonts w:ascii="Fb Fontext" w:hAnsi="Fb Fontext"/>
          <w:spacing w:val="-4"/>
          <w:sz w:val="32"/>
          <w:rtl/>
        </w:rPr>
        <w:t>לכתובת אשה, משום ח</w:t>
      </w:r>
      <w:r w:rsidRPr="00730169">
        <w:rPr>
          <w:rFonts w:ascii="Fb Fontext" w:hAnsi="Fb Fontext" w:hint="cs"/>
          <w:spacing w:val="-4"/>
          <w:sz w:val="32"/>
          <w:rtl/>
        </w:rPr>
        <w:t>ן</w:t>
      </w:r>
      <w:r w:rsidRPr="00730169">
        <w:rPr>
          <w:rFonts w:ascii="Fb Fontext" w:hAnsi="Fb Fontext"/>
          <w:spacing w:val="-4"/>
          <w:sz w:val="32"/>
          <w:rtl/>
        </w:rPr>
        <w:t>.</w:t>
      </w:r>
    </w:p>
    <w:p w14:paraId="576F8151" w14:textId="77777777" w:rsidR="00E07CC2" w:rsidRPr="00C35A2C" w:rsidRDefault="00E07CC2" w:rsidP="00E26091">
      <w:pPr>
        <w:pStyle w:val="afff"/>
        <w:framePr w:wrap="around"/>
        <w:rPr>
          <w:rtl/>
        </w:rPr>
      </w:pPr>
      <w:bookmarkStart w:id="651" w:name="_Toc119353443"/>
      <w:r w:rsidRPr="00C35A2C">
        <w:rPr>
          <w:rFonts w:hint="cs"/>
          <w:rtl/>
        </w:rPr>
        <w:t>פד:</w:t>
      </w:r>
      <w:bookmarkEnd w:id="651"/>
    </w:p>
    <w:p w14:paraId="6BC0DF35" w14:textId="77777777" w:rsidR="00E07CC2" w:rsidRPr="00C54C7E" w:rsidRDefault="00E07CC2" w:rsidP="00E07CC2">
      <w:pPr>
        <w:pStyle w:val="afffd"/>
        <w:rPr>
          <w:rtl/>
        </w:rPr>
      </w:pPr>
      <w:ins w:id="9974" w:author="מספור קטעי משנה" w:date="2026-10-06T06:45:30Z">
        <w:r>
          <w:rPr>
            <w:rStyle w:val="MisparKeta"/>
          </w:rPr>
          <w:t xml:space="preserve">ד. </w:t>
        </w:r>
      </w:ins>
      <w:bookmarkStart w:id="652" w:name="_Toc119353444"/>
      <w:r w:rsidRPr="00C54C7E">
        <w:rPr>
          <w:rFonts w:hint="cs"/>
          <w:rtl/>
        </w:rPr>
        <w:t>הניח פירות התלושין.</w:t>
      </w:r>
      <w:bookmarkEnd w:id="652"/>
    </w:p>
    <w:p w14:paraId="613FEBD6" w14:textId="2F941492" w:rsidR="00E07CC2" w:rsidRDefault="00E07CC2" w:rsidP="00E07CC2">
      <w:pPr>
        <w:rPr>
          <w:rFonts w:ascii="Fb Fontext" w:hAnsi="Fb Fontext"/>
          <w:rtl/>
        </w:rPr>
      </w:pPr>
      <w:r w:rsidRPr="005773EB">
        <w:rPr>
          <w:rStyle w:val="affffe"/>
          <w:rtl/>
        </w:rPr>
        <w:t xml:space="preserve">הך מותר דר"ע </w:t>
      </w:r>
      <w:r w:rsidR="00BD4EEB">
        <w:rPr>
          <w:rFonts w:ascii="Fb Fontext" w:hAnsi="Fb Fontext"/>
          <w:rtl/>
        </w:rPr>
        <w:t>אף</w:t>
      </w:r>
      <w:r w:rsidRPr="00C35A2C">
        <w:rPr>
          <w:rFonts w:ascii="Fb Fontext" w:hAnsi="Fb Fontext"/>
          <w:rtl/>
        </w:rPr>
        <w:t xml:space="preserve"> דכולהו יורשין </w:t>
      </w:r>
      <w:r>
        <w:rPr>
          <w:rFonts w:ascii="Fb Fontext" w:hAnsi="Fb Fontext" w:hint="cs"/>
          <w:rtl/>
        </w:rPr>
        <w:t>הן,</w:t>
      </w:r>
      <w:r w:rsidRPr="00C35A2C">
        <w:rPr>
          <w:rFonts w:ascii="Fb Fontext" w:hAnsi="Fb Fontext"/>
          <w:rtl/>
        </w:rPr>
        <w:t xml:space="preserve"> איידי </w:t>
      </w:r>
      <w:r w:rsidRPr="005773EB">
        <w:rPr>
          <w:rStyle w:val="affffe"/>
          <w:rtl/>
        </w:rPr>
        <w:t xml:space="preserve">דר"ט </w:t>
      </w:r>
      <w:r w:rsidRPr="00C35A2C">
        <w:rPr>
          <w:rFonts w:ascii="Fb Fontext" w:hAnsi="Fb Fontext"/>
          <w:rtl/>
        </w:rPr>
        <w:t>תנא מותר</w:t>
      </w:r>
      <w:r w:rsidR="001F2143">
        <w:rPr>
          <w:rFonts w:ascii="Fb Fontext" w:hAnsi="Fb Fontext" w:hint="cs"/>
          <w:rtl/>
        </w:rPr>
        <w:t>,</w:t>
      </w:r>
    </w:p>
    <w:p w14:paraId="6C476D0C" w14:textId="77777777" w:rsidR="00E07CC2" w:rsidRDefault="00E07CC2" w:rsidP="00E07CC2">
      <w:pPr>
        <w:rPr>
          <w:rFonts w:ascii="Fb Fontext" w:hAnsi="Fb Fontext"/>
          <w:sz w:val="32"/>
          <w:rtl/>
        </w:rPr>
      </w:pPr>
      <w:r w:rsidRPr="00491770">
        <w:rPr>
          <w:rStyle w:val="affffe"/>
          <w:rtl/>
        </w:rPr>
        <w:t xml:space="preserve">ור"ע </w:t>
      </w:r>
      <w:r w:rsidRPr="00C35A2C">
        <w:rPr>
          <w:rFonts w:ascii="Fb Fontext" w:hAnsi="Fb Fontext"/>
          <w:sz w:val="32"/>
          <w:rtl/>
        </w:rPr>
        <w:t xml:space="preserve">תפיסה לא מהניא אא"כ תפס מחיים </w:t>
      </w:r>
      <w:r w:rsidRPr="00491770">
        <w:rPr>
          <w:rStyle w:val="affffe"/>
          <w:rtl/>
        </w:rPr>
        <w:t>כרבא מר"נ</w:t>
      </w:r>
    </w:p>
    <w:p w14:paraId="0B2F4C50" w14:textId="77777777" w:rsidR="00E07CC2" w:rsidRDefault="00E07CC2" w:rsidP="00E07CC2">
      <w:pPr>
        <w:rPr>
          <w:rFonts w:ascii="Fb Fontext" w:hAnsi="Fb Fontext"/>
          <w:rtl/>
        </w:rPr>
      </w:pPr>
      <w:r w:rsidRPr="00491770">
        <w:rPr>
          <w:rStyle w:val="affffe"/>
          <w:rtl/>
        </w:rPr>
        <w:t>ולר"ט</w:t>
      </w:r>
      <w:r>
        <w:rPr>
          <w:rStyle w:val="affffe"/>
          <w:rFonts w:hint="cs"/>
          <w:rtl/>
        </w:rPr>
        <w:t>:</w:t>
      </w:r>
      <w:r w:rsidRPr="00491770">
        <w:rPr>
          <w:rStyle w:val="affffe"/>
          <w:rtl/>
        </w:rPr>
        <w:t xml:space="preserve"> מנחי לרב ולשמואל</w:t>
      </w:r>
      <w:r>
        <w:rPr>
          <w:rStyle w:val="affffe"/>
          <w:rFonts w:hint="cs"/>
          <w:rtl/>
        </w:rPr>
        <w:t>:</w:t>
      </w:r>
      <w:r w:rsidRPr="00C35A2C">
        <w:rPr>
          <w:rFonts w:ascii="Fb Fontext" w:hAnsi="Fb Fontext"/>
          <w:rtl/>
        </w:rPr>
        <w:t xml:space="preserve"> דווקא במונחים ברה"ר ולא בסימטא</w:t>
      </w:r>
    </w:p>
    <w:p w14:paraId="308F62B8" w14:textId="77777777" w:rsidR="00E07CC2" w:rsidRDefault="00E07CC2" w:rsidP="00E07CC2">
      <w:pPr>
        <w:ind w:left="1440"/>
        <w:rPr>
          <w:rFonts w:ascii="Fb Fontext" w:hAnsi="Fb Fontext"/>
          <w:sz w:val="32"/>
          <w:rtl/>
        </w:rPr>
      </w:pPr>
      <w:r w:rsidRPr="00491770">
        <w:rPr>
          <w:rStyle w:val="affffe"/>
          <w:rtl/>
        </w:rPr>
        <w:t>ולריב"ל ורי"ו</w:t>
      </w:r>
      <w:r>
        <w:rPr>
          <w:rStyle w:val="affffe"/>
          <w:rFonts w:hint="cs"/>
          <w:rtl/>
        </w:rPr>
        <w:t>:</w:t>
      </w:r>
      <w:r w:rsidRPr="00491770">
        <w:rPr>
          <w:rStyle w:val="affffe"/>
          <w:rtl/>
        </w:rPr>
        <w:t xml:space="preserve"> </w:t>
      </w:r>
      <w:r w:rsidRPr="00C35A2C">
        <w:rPr>
          <w:rFonts w:ascii="Fb Fontext" w:hAnsi="Fb Fontext"/>
          <w:sz w:val="32"/>
          <w:rtl/>
        </w:rPr>
        <w:t>א</w:t>
      </w:r>
      <w:r>
        <w:rPr>
          <w:rFonts w:ascii="Fb Fontext" w:hAnsi="Fb Fontext" w:hint="cs"/>
          <w:sz w:val="32"/>
          <w:rtl/>
        </w:rPr>
        <w:t>ף</w:t>
      </w:r>
      <w:r w:rsidRPr="00C35A2C">
        <w:rPr>
          <w:rFonts w:ascii="Fb Fontext" w:hAnsi="Fb Fontext"/>
          <w:sz w:val="32"/>
          <w:rtl/>
        </w:rPr>
        <w:t xml:space="preserve"> בסימטא</w:t>
      </w:r>
      <w:r>
        <w:rPr>
          <w:rFonts w:ascii="Fb Fontext" w:hAnsi="Fb Fontext" w:hint="cs"/>
          <w:sz w:val="32"/>
          <w:rtl/>
        </w:rPr>
        <w:t>,</w:t>
      </w:r>
    </w:p>
    <w:p w14:paraId="01FE480B" w14:textId="14A089B0" w:rsidR="00E268F4" w:rsidRPr="008C28D0" w:rsidRDefault="00E07CC2" w:rsidP="00A362BB">
      <w:pPr>
        <w:pStyle w:val="affffb"/>
        <w:rPr>
          <w:spacing w:val="0"/>
          <w:rtl/>
        </w:rPr>
      </w:pPr>
      <w:bookmarkStart w:id="653" w:name="_Toc119353445"/>
      <w:r w:rsidRPr="008C28D0">
        <w:rPr>
          <w:rFonts w:hint="cs"/>
          <w:spacing w:val="0"/>
          <w:rtl/>
        </w:rPr>
        <w:t>דנו הדינים כר</w:t>
      </w:r>
      <w:r w:rsidRPr="008C28D0">
        <w:rPr>
          <w:spacing w:val="0"/>
          <w:rtl/>
        </w:rPr>
        <w:t>"</w:t>
      </w:r>
      <w:r w:rsidRPr="008C28D0">
        <w:rPr>
          <w:rFonts w:hint="cs"/>
          <w:spacing w:val="0"/>
          <w:rtl/>
        </w:rPr>
        <w:t>ט, ור</w:t>
      </w:r>
      <w:r w:rsidR="002B7BCC" w:rsidRPr="008C28D0">
        <w:rPr>
          <w:spacing w:val="0"/>
          <w:rtl/>
        </w:rPr>
        <w:t>"</w:t>
      </w:r>
      <w:r w:rsidRPr="008C28D0">
        <w:rPr>
          <w:rFonts w:hint="cs"/>
          <w:spacing w:val="0"/>
          <w:rtl/>
        </w:rPr>
        <w:t>ל החזיר הדין [כר</w:t>
      </w:r>
      <w:r w:rsidR="002B7BCC" w:rsidRPr="008C28D0">
        <w:rPr>
          <w:spacing w:val="0"/>
          <w:rtl/>
        </w:rPr>
        <w:t>"</w:t>
      </w:r>
      <w:r w:rsidRPr="008C28D0">
        <w:rPr>
          <w:rFonts w:hint="cs"/>
          <w:spacing w:val="0"/>
          <w:rtl/>
        </w:rPr>
        <w:t>ע]</w:t>
      </w:r>
      <w:r w:rsidR="00E268F4" w:rsidRPr="008C28D0">
        <w:rPr>
          <w:rFonts w:hint="cs"/>
          <w:spacing w:val="0"/>
          <w:rtl/>
        </w:rPr>
        <w:t>,</w:t>
      </w:r>
      <w:bookmarkEnd w:id="653"/>
    </w:p>
    <w:p w14:paraId="1AC04651" w14:textId="031CC6AB" w:rsidR="00E07CC2" w:rsidRPr="00F71179" w:rsidRDefault="00E07CC2" w:rsidP="00E07CC2">
      <w:pPr>
        <w:ind w:firstLine="0"/>
        <w:rPr>
          <w:rFonts w:ascii="Fb Fontext" w:hAnsi="Fb Fontext"/>
          <w:spacing w:val="-4"/>
          <w:rtl/>
        </w:rPr>
      </w:pPr>
      <w:r>
        <w:rPr>
          <w:rStyle w:val="affffe"/>
          <w:rFonts w:hint="cs"/>
          <w:rtl/>
        </w:rPr>
        <w:t>א</w:t>
      </w:r>
      <w:r w:rsidR="002B7BCC">
        <w:rPr>
          <w:rStyle w:val="affffe"/>
          <w:rtl/>
        </w:rPr>
        <w:t>"</w:t>
      </w:r>
      <w:r>
        <w:rPr>
          <w:rStyle w:val="affffe"/>
          <w:rFonts w:hint="cs"/>
          <w:rtl/>
        </w:rPr>
        <w:t xml:space="preserve">ל </w:t>
      </w:r>
      <w:r w:rsidRPr="003721A7">
        <w:rPr>
          <w:rStyle w:val="affffe"/>
          <w:rFonts w:hint="cs"/>
          <w:rtl/>
        </w:rPr>
        <w:t>רי</w:t>
      </w:r>
      <w:r w:rsidRPr="003721A7">
        <w:rPr>
          <w:rStyle w:val="affffe"/>
          <w:rtl/>
        </w:rPr>
        <w:t>"</w:t>
      </w:r>
      <w:r w:rsidRPr="003721A7">
        <w:rPr>
          <w:rStyle w:val="affffe"/>
          <w:rFonts w:hint="cs"/>
          <w:rtl/>
        </w:rPr>
        <w:t>ו:</w:t>
      </w:r>
      <w:r w:rsidRPr="00F71179">
        <w:rPr>
          <w:rFonts w:ascii="Fb Fontext" w:hAnsi="Fb Fontext" w:hint="cs"/>
          <w:spacing w:val="-4"/>
          <w:rtl/>
        </w:rPr>
        <w:t xml:space="preserve"> עשית כשל תורה</w:t>
      </w:r>
      <w:r w:rsidRPr="00F71179">
        <w:rPr>
          <w:rFonts w:ascii="Fb Fontext" w:hAnsi="Fb Fontext"/>
          <w:spacing w:val="-4"/>
          <w:rtl/>
        </w:rPr>
        <w:t xml:space="preserve"> </w:t>
      </w:r>
      <w:r w:rsidRPr="003721A7">
        <w:rPr>
          <w:rStyle w:val="afffff0"/>
          <w:rFonts w:hint="cs"/>
          <w:rtl/>
        </w:rPr>
        <w:t>[ולא היה לך להחזיר].</w:t>
      </w:r>
    </w:p>
    <w:p w14:paraId="16B2AC9A" w14:textId="77777777" w:rsidR="00E268F4" w:rsidRDefault="00E07CC2" w:rsidP="00E07CC2">
      <w:pPr>
        <w:rPr>
          <w:rStyle w:val="affffe"/>
          <w:rtl/>
        </w:rPr>
      </w:pPr>
      <w:r>
        <w:rPr>
          <w:rStyle w:val="affffe"/>
          <w:rFonts w:hint="cs"/>
          <w:rtl/>
        </w:rPr>
        <w:t>לימא חלקו אי טעה בדבר משנה חוזר או לא</w:t>
      </w:r>
      <w:r w:rsidR="00E268F4">
        <w:rPr>
          <w:rStyle w:val="affffe"/>
          <w:rFonts w:hint="cs"/>
          <w:rtl/>
        </w:rPr>
        <w:t>,</w:t>
      </w:r>
    </w:p>
    <w:p w14:paraId="54448511" w14:textId="131E9123" w:rsidR="00E07CC2" w:rsidRPr="00730169" w:rsidRDefault="00E07CC2" w:rsidP="00E07CC2">
      <w:pPr>
        <w:rPr>
          <w:spacing w:val="-6"/>
          <w:rtl/>
        </w:rPr>
      </w:pPr>
      <w:r w:rsidRPr="00730169">
        <w:rPr>
          <w:rStyle w:val="affffe"/>
          <w:rFonts w:hint="cs"/>
          <w:spacing w:val="-6"/>
          <w:rtl/>
        </w:rPr>
        <w:t xml:space="preserve">א. </w:t>
      </w:r>
      <w:r w:rsidRPr="00730169">
        <w:rPr>
          <w:rStyle w:val="affffe"/>
          <w:spacing w:val="-6"/>
          <w:rtl/>
        </w:rPr>
        <w:t xml:space="preserve">כ"ע </w:t>
      </w:r>
      <w:r w:rsidRPr="00730169">
        <w:rPr>
          <w:spacing w:val="-6"/>
          <w:rtl/>
        </w:rPr>
        <w:t xml:space="preserve">טעה בדבר משנה חוזר, </w:t>
      </w:r>
      <w:r w:rsidRPr="00730169">
        <w:rPr>
          <w:rStyle w:val="affffe"/>
          <w:spacing w:val="-6"/>
          <w:rtl/>
        </w:rPr>
        <w:t>ו</w:t>
      </w:r>
      <w:r w:rsidRPr="00730169">
        <w:rPr>
          <w:rStyle w:val="affffe"/>
          <w:rFonts w:hint="cs"/>
          <w:spacing w:val="-6"/>
          <w:rtl/>
        </w:rPr>
        <w:t>חלקו אי הלכה כר</w:t>
      </w:r>
      <w:r w:rsidR="002B7BCC">
        <w:rPr>
          <w:rStyle w:val="affffe"/>
          <w:spacing w:val="-6"/>
          <w:rtl/>
        </w:rPr>
        <w:t>"</w:t>
      </w:r>
      <w:r w:rsidRPr="00730169">
        <w:rPr>
          <w:rStyle w:val="affffe"/>
          <w:rFonts w:hint="cs"/>
          <w:spacing w:val="-6"/>
          <w:rtl/>
        </w:rPr>
        <w:t xml:space="preserve">ע </w:t>
      </w:r>
      <w:r w:rsidRPr="00730169">
        <w:rPr>
          <w:rFonts w:hint="cs"/>
          <w:spacing w:val="-6"/>
          <w:rtl/>
        </w:rPr>
        <w:t>מחבירו ואף מרבו</w:t>
      </w:r>
      <w:r w:rsidRPr="00730169">
        <w:rPr>
          <w:spacing w:val="-6"/>
          <w:rtl/>
        </w:rPr>
        <w:t>.</w:t>
      </w:r>
    </w:p>
    <w:p w14:paraId="56818926" w14:textId="45CD6105" w:rsidR="00E268F4" w:rsidRDefault="00E07CC2" w:rsidP="00E07CC2">
      <w:pPr>
        <w:rPr>
          <w:spacing w:val="-4"/>
          <w:rtl/>
        </w:rPr>
      </w:pPr>
      <w:r w:rsidRPr="00730169">
        <w:rPr>
          <w:rStyle w:val="affffe"/>
          <w:spacing w:val="-4"/>
          <w:rtl/>
        </w:rPr>
        <w:t xml:space="preserve">ב. כו"ע </w:t>
      </w:r>
      <w:r>
        <w:rPr>
          <w:spacing w:val="-4"/>
          <w:rtl/>
        </w:rPr>
        <w:t xml:space="preserve">הלכה </w:t>
      </w:r>
      <w:r>
        <w:rPr>
          <w:rStyle w:val="affffe"/>
          <w:spacing w:val="-4"/>
          <w:rtl/>
          <w:rPrChange w:id="9269" w:author="מנוע אמוראים" w:date="2026-10-05T16:41:40Z">
            <w:rPr>
              <w:spacing w:val="-4"/>
              <w:rtl/>
            </w:rPr>
          </w:rPrChange>
        </w:rPr>
        <w:t xml:space="preserve">כר"ע</w:t>
      </w:r>
      <w:r>
        <w:rPr>
          <w:spacing w:val="-4"/>
          <w:rtl/>
        </w:rPr>
        <w:t xml:space="preserve"> מחבירו ולא מרבו, ו</w:t>
      </w:r>
      <w:r>
        <w:rPr>
          <w:rFonts w:hint="cs"/>
          <w:spacing w:val="-4"/>
          <w:rtl/>
        </w:rPr>
        <w:t xml:space="preserve">חלקו אי </w:t>
      </w:r>
      <w:r>
        <w:rPr>
          <w:rStyle w:val="affffe"/>
          <w:rFonts w:hint="cs"/>
          <w:spacing w:val="-4"/>
          <w:rtl/>
          <w:rPrChange w:id="9270" w:author="מנוע אמוראים" w:date="2026-10-05T16:41:40Z">
            <w:rPr>
              <w:rFonts w:hint="cs"/>
              <w:spacing w:val="-4"/>
              <w:rtl/>
            </w:rPr>
          </w:rPrChange>
        </w:rPr>
        <w:t xml:space="preserve">ר</w:t>
      </w:r>
      <w:r>
        <w:rPr>
          <w:rStyle w:val="affffe"/>
          <w:spacing w:val="-4"/>
          <w:rtl/>
          <w:rPrChange w:id="9271" w:author="מנוע אמוראים" w:date="2026-10-05T16:41:40Z">
            <w:rPr>
              <w:spacing w:val="-4"/>
              <w:rtl/>
            </w:rPr>
          </w:rPrChange>
        </w:rPr>
        <w:t xml:space="preserve">"</w:t>
      </w:r>
      <w:r>
        <w:rPr>
          <w:rStyle w:val="affffe"/>
          <w:rFonts w:hint="cs"/>
          <w:spacing w:val="-4"/>
          <w:rtl/>
          <w:rPrChange w:id="9272" w:author="מנוע אמוראים" w:date="2026-10-05T16:41:40Z">
            <w:rPr>
              <w:rFonts w:hint="cs"/>
              <w:spacing w:val="-4"/>
              <w:rtl/>
            </w:rPr>
          </w:rPrChange>
        </w:rPr>
        <w:t xml:space="preserve">ט</w:t>
      </w:r>
      <w:r>
        <w:rPr>
          <w:rFonts w:hint="cs"/>
          <w:spacing w:val="-4"/>
          <w:rtl/>
        </w:rPr>
        <w:t xml:space="preserve"> רבו או חבירו</w:t>
      </w:r>
    </w:p>
    <w:p w14:paraId="376FFBF7" w14:textId="5F944756" w:rsidR="00E07CC2" w:rsidRPr="00C35A2C" w:rsidRDefault="00E07CC2" w:rsidP="00E07CC2">
      <w:pPr>
        <w:rPr>
          <w:rFonts w:ascii="Fb Fontext" w:hAnsi="Fb Fontext"/>
          <w:rtl/>
        </w:rPr>
      </w:pPr>
      <w:r w:rsidRPr="003721A7">
        <w:rPr>
          <w:rStyle w:val="affffe"/>
          <w:rtl/>
        </w:rPr>
        <w:t>ג. ר"ט חבירו ה</w:t>
      </w:r>
      <w:r>
        <w:rPr>
          <w:rStyle w:val="affffe"/>
          <w:rFonts w:hint="cs"/>
          <w:rtl/>
        </w:rPr>
        <w:t>י</w:t>
      </w:r>
      <w:r w:rsidRPr="003721A7">
        <w:rPr>
          <w:rStyle w:val="affffe"/>
          <w:rtl/>
        </w:rPr>
        <w:t>ה,</w:t>
      </w:r>
      <w:r w:rsidRPr="00C35A2C">
        <w:rPr>
          <w:rFonts w:ascii="Fb Fontext" w:hAnsi="Fb Fontext"/>
          <w:rtl/>
        </w:rPr>
        <w:t xml:space="preserve"> </w:t>
      </w:r>
      <w:r>
        <w:rPr>
          <w:rFonts w:ascii="Fb Fontext" w:hAnsi="Fb Fontext" w:hint="cs"/>
          <w:rtl/>
        </w:rPr>
        <w:t xml:space="preserve">וחלקו </w:t>
      </w:r>
      <w:r w:rsidRPr="00C35A2C">
        <w:rPr>
          <w:rFonts w:ascii="Fb Fontext" w:hAnsi="Fb Fontext"/>
          <w:rtl/>
        </w:rPr>
        <w:t>אי הלכה איתמר, אי: מטין איתמר.</w:t>
      </w:r>
    </w:p>
    <w:p w14:paraId="5B1B10C7" w14:textId="1EA6164B" w:rsidR="00E07CC2" w:rsidRDefault="00E07CC2" w:rsidP="00E07CC2">
      <w:pPr>
        <w:rPr>
          <w:rFonts w:ascii="Fb Fontext" w:hAnsi="Fb Fontext"/>
          <w:sz w:val="32"/>
          <w:rtl/>
        </w:rPr>
      </w:pPr>
      <w:r w:rsidRPr="003721A7">
        <w:rPr>
          <w:rStyle w:val="affffe"/>
          <w:rtl/>
        </w:rPr>
        <w:lastRenderedPageBreak/>
        <w:t>קר</w:t>
      </w:r>
      <w:r w:rsidRPr="003721A7">
        <w:rPr>
          <w:rStyle w:val="affffe"/>
          <w:rFonts w:hint="cs"/>
          <w:rtl/>
        </w:rPr>
        <w:t>ובי רי</w:t>
      </w:r>
      <w:r w:rsidR="002B7BCC">
        <w:rPr>
          <w:rStyle w:val="affffe"/>
          <w:rtl/>
        </w:rPr>
        <w:t>"</w:t>
      </w:r>
      <w:r w:rsidRPr="003721A7">
        <w:rPr>
          <w:rStyle w:val="affffe"/>
          <w:rFonts w:hint="cs"/>
          <w:rtl/>
        </w:rPr>
        <w:t xml:space="preserve">ו </w:t>
      </w:r>
      <w:r>
        <w:rPr>
          <w:rFonts w:ascii="Fb Fontext" w:hAnsi="Fb Fontext" w:hint="cs"/>
          <w:sz w:val="32"/>
          <w:rtl/>
        </w:rPr>
        <w:t xml:space="preserve">תפסו פרה דיתמי מסימטא </w:t>
      </w:r>
      <w:r w:rsidRPr="003721A7">
        <w:rPr>
          <w:rStyle w:val="affffe"/>
          <w:rFonts w:hint="cs"/>
          <w:rtl/>
        </w:rPr>
        <w:t>וא</w:t>
      </w:r>
      <w:r w:rsidR="002B7BCC">
        <w:rPr>
          <w:rStyle w:val="affffe"/>
          <w:rtl/>
        </w:rPr>
        <w:t>"</w:t>
      </w:r>
      <w:r w:rsidRPr="003721A7">
        <w:rPr>
          <w:rStyle w:val="affffe"/>
          <w:rFonts w:hint="cs"/>
          <w:rtl/>
        </w:rPr>
        <w:t>ל רי</w:t>
      </w:r>
      <w:r w:rsidR="002B7BCC">
        <w:rPr>
          <w:rStyle w:val="affffe"/>
          <w:rtl/>
        </w:rPr>
        <w:t>"</w:t>
      </w:r>
      <w:r w:rsidRPr="003721A7">
        <w:rPr>
          <w:rStyle w:val="affffe"/>
          <w:rFonts w:hint="cs"/>
          <w:rtl/>
        </w:rPr>
        <w:t xml:space="preserve">ו </w:t>
      </w:r>
      <w:r w:rsidRPr="00C35A2C">
        <w:rPr>
          <w:rFonts w:ascii="Fb Fontext" w:hAnsi="Fb Fontext"/>
          <w:sz w:val="32"/>
          <w:rtl/>
        </w:rPr>
        <w:t>שפיר תפסתם</w:t>
      </w:r>
      <w:r w:rsidR="001F2143">
        <w:rPr>
          <w:rFonts w:ascii="Fb Fontext" w:hAnsi="Fb Fontext" w:hint="cs"/>
          <w:sz w:val="32"/>
          <w:rtl/>
        </w:rPr>
        <w:t>,</w:t>
      </w:r>
    </w:p>
    <w:p w14:paraId="385F9742" w14:textId="783300BA" w:rsidR="00E07CC2" w:rsidRPr="00C35A2C" w:rsidRDefault="00E07CC2" w:rsidP="00E07CC2">
      <w:pPr>
        <w:rPr>
          <w:rFonts w:ascii="Fb Fontext" w:hAnsi="Fb Fontext"/>
          <w:rtl/>
        </w:rPr>
      </w:pPr>
      <w:r w:rsidRPr="003721A7">
        <w:rPr>
          <w:rStyle w:val="affffe"/>
          <w:rtl/>
        </w:rPr>
        <w:t xml:space="preserve">רשב"ג א"ל </w:t>
      </w:r>
      <w:r w:rsidRPr="00C35A2C">
        <w:rPr>
          <w:rFonts w:ascii="Fb Fontext" w:hAnsi="Fb Fontext"/>
          <w:rtl/>
        </w:rPr>
        <w:t>לכו החזירו</w:t>
      </w:r>
      <w:r>
        <w:rPr>
          <w:rFonts w:ascii="Fb Fontext" w:hAnsi="Fb Fontext" w:hint="cs"/>
          <w:rtl/>
        </w:rPr>
        <w:t xml:space="preserve">, </w:t>
      </w:r>
      <w:r w:rsidRPr="003721A7">
        <w:rPr>
          <w:rStyle w:val="affffe"/>
          <w:rFonts w:hint="cs"/>
          <w:rtl/>
        </w:rPr>
        <w:t>א</w:t>
      </w:r>
      <w:r w:rsidR="002B7BCC">
        <w:rPr>
          <w:rStyle w:val="affffe"/>
          <w:rtl/>
        </w:rPr>
        <w:t>"</w:t>
      </w:r>
      <w:r w:rsidRPr="003721A7">
        <w:rPr>
          <w:rStyle w:val="affffe"/>
          <w:rFonts w:hint="cs"/>
          <w:rtl/>
        </w:rPr>
        <w:t>ל</w:t>
      </w:r>
      <w:r w:rsidRPr="003721A7">
        <w:rPr>
          <w:rStyle w:val="affffe"/>
          <w:rtl/>
        </w:rPr>
        <w:t xml:space="preserve"> רי"ו</w:t>
      </w:r>
      <w:r w:rsidRPr="00C35A2C">
        <w:rPr>
          <w:rFonts w:ascii="Fb Fontext" w:hAnsi="Fb Fontext"/>
          <w:rtl/>
        </w:rPr>
        <w:t>: מה אעשה, שכנגדי חלוק עלי.</w:t>
      </w:r>
    </w:p>
    <w:p w14:paraId="77159355" w14:textId="3633EAF2" w:rsidR="00E268F4" w:rsidRPr="008C28D0" w:rsidRDefault="00E07CC2" w:rsidP="00F1680A">
      <w:pPr>
        <w:pStyle w:val="affffb"/>
        <w:rPr>
          <w:spacing w:val="0"/>
          <w:rtl/>
        </w:rPr>
      </w:pPr>
      <w:bookmarkStart w:id="654" w:name="_Toc119353446"/>
      <w:r w:rsidRPr="008C28D0">
        <w:rPr>
          <w:rFonts w:hint="cs"/>
          <w:spacing w:val="0"/>
          <w:rtl/>
        </w:rPr>
        <w:t>בע</w:t>
      </w:r>
      <w:r w:rsidR="002B7BCC" w:rsidRPr="008C28D0">
        <w:rPr>
          <w:spacing w:val="0"/>
          <w:rtl/>
        </w:rPr>
        <w:t>"</w:t>
      </w:r>
      <w:r w:rsidRPr="008C28D0">
        <w:rPr>
          <w:rFonts w:hint="cs"/>
          <w:spacing w:val="0"/>
          <w:rtl/>
        </w:rPr>
        <w:t>ח תפסו שור מרועה בהמות יתומים</w:t>
      </w:r>
      <w:r w:rsidR="00E268F4" w:rsidRPr="008C28D0">
        <w:rPr>
          <w:rFonts w:hint="cs"/>
          <w:spacing w:val="0"/>
          <w:rtl/>
        </w:rPr>
        <w:t>,</w:t>
      </w:r>
      <w:bookmarkEnd w:id="654"/>
    </w:p>
    <w:p w14:paraId="1AF4A1AB" w14:textId="42775570" w:rsidR="00E07CC2" w:rsidRDefault="00E07CC2" w:rsidP="00E07CC2">
      <w:pPr>
        <w:rPr>
          <w:rFonts w:ascii="Fb Fontext" w:hAnsi="Fb Fontext"/>
          <w:rtl/>
        </w:rPr>
      </w:pPr>
      <w:r w:rsidRPr="003721A7">
        <w:rPr>
          <w:rStyle w:val="affffe"/>
          <w:rtl/>
        </w:rPr>
        <w:t>בע"ח אמר:</w:t>
      </w:r>
      <w:r w:rsidRPr="00C35A2C">
        <w:rPr>
          <w:rFonts w:ascii="Fb Fontext" w:hAnsi="Fb Fontext"/>
          <w:rtl/>
        </w:rPr>
        <w:t xml:space="preserve"> מחיים תפ</w:t>
      </w:r>
      <w:r>
        <w:rPr>
          <w:rFonts w:ascii="Fb Fontext" w:hAnsi="Fb Fontext" w:hint="cs"/>
          <w:rtl/>
        </w:rPr>
        <w:t>סתי</w:t>
      </w:r>
      <w:r w:rsidRPr="00C35A2C">
        <w:rPr>
          <w:rFonts w:ascii="Fb Fontext" w:hAnsi="Fb Fontext"/>
          <w:rtl/>
        </w:rPr>
        <w:t xml:space="preserve">, </w:t>
      </w:r>
      <w:r w:rsidRPr="003721A7">
        <w:rPr>
          <w:rStyle w:val="affffe"/>
          <w:rtl/>
        </w:rPr>
        <w:t>ו</w:t>
      </w:r>
      <w:r w:rsidRPr="003721A7">
        <w:rPr>
          <w:rStyle w:val="affffe"/>
          <w:rFonts w:hint="cs"/>
          <w:rtl/>
        </w:rPr>
        <w:t>רועה אמ</w:t>
      </w:r>
      <w:r w:rsidRPr="003721A7">
        <w:rPr>
          <w:rStyle w:val="affffe"/>
          <w:rtl/>
        </w:rPr>
        <w:t>ר:</w:t>
      </w:r>
      <w:r w:rsidRPr="00C35A2C">
        <w:rPr>
          <w:rFonts w:ascii="Fb Fontext" w:hAnsi="Fb Fontext"/>
          <w:rtl/>
        </w:rPr>
        <w:t xml:space="preserve"> לאחר מיתה תפס,</w:t>
      </w:r>
    </w:p>
    <w:p w14:paraId="35EAE008" w14:textId="68ACF9EC" w:rsidR="00E07CC2" w:rsidRDefault="00E07CC2" w:rsidP="00E07CC2">
      <w:pPr>
        <w:rPr>
          <w:rFonts w:ascii="Fb Fontext" w:hAnsi="Fb Fontext"/>
          <w:rtl/>
        </w:rPr>
      </w:pPr>
      <w:r w:rsidRPr="00A362BB">
        <w:rPr>
          <w:rStyle w:val="affffe"/>
          <w:rFonts w:hint="cs"/>
          <w:rtl/>
        </w:rPr>
        <w:t>ר</w:t>
      </w:r>
      <w:r w:rsidR="002B7BCC" w:rsidRPr="00A362BB">
        <w:rPr>
          <w:rStyle w:val="affffe"/>
          <w:rtl/>
        </w:rPr>
        <w:t>"</w:t>
      </w:r>
      <w:r w:rsidRPr="00A362BB">
        <w:rPr>
          <w:rStyle w:val="affffe"/>
          <w:rFonts w:hint="cs"/>
          <w:rtl/>
        </w:rPr>
        <w:t xml:space="preserve">נ: </w:t>
      </w:r>
      <w:r w:rsidRPr="00C35A2C">
        <w:rPr>
          <w:rFonts w:ascii="Fb Fontext" w:hAnsi="Fb Fontext"/>
          <w:rtl/>
        </w:rPr>
        <w:t xml:space="preserve">שאלם אם יש להם 'עדי תפיסה' וכשאמרו שאין, </w:t>
      </w:r>
      <w:r w:rsidRPr="00272FC4">
        <w:rPr>
          <w:rStyle w:val="affffe"/>
          <w:rtl/>
        </w:rPr>
        <w:t>א"ל</w:t>
      </w:r>
      <w:r w:rsidRPr="00C35A2C">
        <w:rPr>
          <w:rFonts w:ascii="Fb Fontext" w:hAnsi="Fb Fontext"/>
          <w:rtl/>
        </w:rPr>
        <w:t xml:space="preserve"> שנאמנים מגו דיכול לומר לקוח הוא בידי שיכולים לומר שתפסוהו מחיים</w:t>
      </w:r>
      <w:r w:rsidR="001F2143">
        <w:rPr>
          <w:rFonts w:ascii="Fb Fontext" w:hAnsi="Fb Fontext" w:hint="cs"/>
          <w:rtl/>
        </w:rPr>
        <w:t>,</w:t>
      </w:r>
    </w:p>
    <w:p w14:paraId="0EA1749E" w14:textId="77777777" w:rsidR="00E07CC2" w:rsidRPr="00F71179" w:rsidRDefault="00E07CC2" w:rsidP="00E07CC2">
      <w:pPr>
        <w:rPr>
          <w:rFonts w:ascii="Fb Fontext" w:hAnsi="Fb Fontext"/>
          <w:spacing w:val="-4"/>
          <w:rtl/>
        </w:rPr>
      </w:pPr>
      <w:r w:rsidRPr="00F71179">
        <w:rPr>
          <w:rFonts w:ascii="Fb Fontext" w:hAnsi="Fb Fontext" w:hint="cs"/>
          <w:spacing w:val="-4"/>
          <w:rtl/>
        </w:rPr>
        <w:t>וא</w:t>
      </w:r>
      <w:r>
        <w:rPr>
          <w:rFonts w:ascii="Fb Fontext" w:hAnsi="Fb Fontext" w:hint="cs"/>
          <w:spacing w:val="-4"/>
          <w:rtl/>
        </w:rPr>
        <w:t>ף</w:t>
      </w:r>
      <w:r>
        <w:rPr>
          <w:rFonts w:ascii="Fb Fontext" w:hAnsi="Fb Fontext" w:hint="cs"/>
          <w:spacing w:val="-4"/>
          <w:rtl/>
        </w:rPr>
        <w:t xml:space="preserve"> </w:t>
      </w:r>
      <w:r>
        <w:rPr>
          <w:rStyle w:val="affffe"/>
          <w:rFonts w:ascii="Fb Fontext" w:hAnsi="Fb Fontext" w:hint="cs"/>
          <w:spacing w:val="-4"/>
          <w:rtl/>
          <w:rPrChange w:id="9273" w:author="מנוע אמוראים" w:date="2026-10-05T16:41:40Z">
            <w:rPr>
              <w:rFonts w:ascii="Fb Fontext" w:hAnsi="Fb Fontext" w:hint="cs"/>
              <w:spacing w:val="-4"/>
              <w:rtl/>
            </w:rPr>
          </w:rPrChange>
        </w:rPr>
        <w:t xml:space="preserve">דלר</w:t>
      </w:r>
      <w:r>
        <w:rPr>
          <w:rStyle w:val="affffe"/>
          <w:rFonts w:ascii="Fb Fontext" w:hAnsi="Fb Fontext"/>
          <w:spacing w:val="-4"/>
          <w:rtl/>
          <w:rPrChange w:id="9274" w:author="מנוע אמוראים" w:date="2026-10-05T16:41:40Z">
            <w:rPr>
              <w:rFonts w:ascii="Fb Fontext" w:hAnsi="Fb Fontext"/>
              <w:spacing w:val="-4"/>
              <w:rtl/>
            </w:rPr>
          </w:rPrChange>
        </w:rPr>
        <w:t xml:space="preserve">"</w:t>
      </w:r>
      <w:r>
        <w:rPr>
          <w:rStyle w:val="affffe"/>
          <w:rFonts w:ascii="Fb Fontext" w:hAnsi="Fb Fontext" w:hint="cs"/>
          <w:spacing w:val="-4"/>
          <w:rtl/>
          <w:rPrChange w:id="9275" w:author="מנוע אמוראים" w:date="2026-10-05T16:41:40Z">
            <w:rPr>
              <w:rFonts w:ascii="Fb Fontext" w:hAnsi="Fb Fontext" w:hint="cs"/>
              <w:spacing w:val="-4"/>
              <w:rtl/>
            </w:rPr>
          </w:rPrChange>
        </w:rPr>
        <w:t xml:space="preserve">ל</w:t>
      </w:r>
      <w:r>
        <w:rPr>
          <w:rFonts w:ascii="Fb Fontext" w:hAnsi="Fb Fontext" w:hint="cs"/>
          <w:spacing w:val="-4"/>
          <w:rtl/>
        </w:rPr>
        <w:t xml:space="preserve"> גודרות אין להם חזקה שאני </w:t>
      </w:r>
      <w:r>
        <w:rPr>
          <w:rFonts w:ascii="Fb Fontext" w:hAnsi="Fb Fontext" w:hint="cs"/>
          <w:spacing w:val="-4"/>
          <w:rtl/>
        </w:rPr>
        <w:t>שור</w:t>
      </w:r>
      <w:r w:rsidRPr="00F71179">
        <w:rPr>
          <w:rFonts w:ascii="Fb Fontext" w:hAnsi="Fb Fontext" w:hint="cs"/>
          <w:spacing w:val="-4"/>
          <w:rtl/>
        </w:rPr>
        <w:t xml:space="preserve"> שנמסר לרועה </w:t>
      </w:r>
      <w:r w:rsidRPr="00272FC4">
        <w:rPr>
          <w:rStyle w:val="afffff0"/>
          <w:rFonts w:hint="cs"/>
          <w:rtl/>
        </w:rPr>
        <w:t>[וא</w:t>
      </w:r>
      <w:r w:rsidRPr="00272FC4">
        <w:rPr>
          <w:rStyle w:val="afffff0"/>
          <w:rtl/>
        </w:rPr>
        <w:t>"</w:t>
      </w:r>
      <w:r w:rsidRPr="00272FC4">
        <w:rPr>
          <w:rStyle w:val="afffff0"/>
          <w:rFonts w:hint="cs"/>
          <w:rtl/>
        </w:rPr>
        <w:t>כ בנמצא ברשות אחרת נאמן]</w:t>
      </w:r>
    </w:p>
    <w:p w14:paraId="6095C3E0" w14:textId="77777777" w:rsidR="00E268F4" w:rsidRPr="008C28D0" w:rsidRDefault="00E07CC2" w:rsidP="00F1680A">
      <w:pPr>
        <w:pStyle w:val="affffb"/>
        <w:rPr>
          <w:spacing w:val="0"/>
          <w:rtl/>
        </w:rPr>
      </w:pPr>
      <w:bookmarkStart w:id="655" w:name="_Toc119353447"/>
      <w:r w:rsidRPr="008C28D0">
        <w:rPr>
          <w:rFonts w:hint="cs"/>
          <w:spacing w:val="0"/>
          <w:rtl/>
        </w:rPr>
        <w:t>בית הנשיא תפסו שפחת יתומים מסימטא</w:t>
      </w:r>
      <w:r w:rsidR="00E268F4" w:rsidRPr="008C28D0">
        <w:rPr>
          <w:rFonts w:hint="cs"/>
          <w:spacing w:val="0"/>
          <w:rtl/>
        </w:rPr>
        <w:t>,</w:t>
      </w:r>
      <w:bookmarkEnd w:id="655"/>
    </w:p>
    <w:p w14:paraId="2C03789F" w14:textId="11C2286E" w:rsidR="00E07CC2" w:rsidRPr="00C35A2C" w:rsidRDefault="00E07CC2" w:rsidP="00E07CC2">
      <w:pPr>
        <w:rPr>
          <w:rFonts w:ascii="Fb Fontext" w:hAnsi="Fb Fontext"/>
          <w:rtl/>
        </w:rPr>
      </w:pPr>
      <w:r w:rsidRPr="00272FC4">
        <w:rPr>
          <w:rStyle w:val="affffe"/>
          <w:rFonts w:hint="cs"/>
          <w:rtl/>
        </w:rPr>
        <w:t>ר</w:t>
      </w:r>
      <w:r w:rsidR="002B7BCC">
        <w:rPr>
          <w:rStyle w:val="affffe"/>
          <w:rtl/>
        </w:rPr>
        <w:t>"</w:t>
      </w:r>
      <w:r w:rsidRPr="00272FC4">
        <w:rPr>
          <w:rStyle w:val="affffe"/>
          <w:rFonts w:hint="cs"/>
          <w:rtl/>
        </w:rPr>
        <w:t>א ורחב</w:t>
      </w:r>
      <w:r w:rsidR="002B7BCC">
        <w:rPr>
          <w:rStyle w:val="affffe"/>
          <w:rtl/>
        </w:rPr>
        <w:t>"</w:t>
      </w:r>
      <w:r w:rsidRPr="00272FC4">
        <w:rPr>
          <w:rStyle w:val="affffe"/>
          <w:rFonts w:hint="cs"/>
          <w:rtl/>
        </w:rPr>
        <w:t>פ ורי</w:t>
      </w:r>
      <w:r w:rsidR="002B7BCC">
        <w:rPr>
          <w:rStyle w:val="affffe"/>
          <w:rtl/>
        </w:rPr>
        <w:t>"</w:t>
      </w:r>
      <w:r w:rsidRPr="00272FC4">
        <w:rPr>
          <w:rStyle w:val="affffe"/>
          <w:rFonts w:hint="cs"/>
          <w:rtl/>
        </w:rPr>
        <w:t>נ ור</w:t>
      </w:r>
      <w:r w:rsidR="002B7BCC">
        <w:rPr>
          <w:rStyle w:val="affffe"/>
          <w:rtl/>
        </w:rPr>
        <w:t>"</w:t>
      </w:r>
      <w:r w:rsidRPr="00272FC4">
        <w:rPr>
          <w:rStyle w:val="affffe"/>
          <w:rFonts w:hint="cs"/>
          <w:rtl/>
        </w:rPr>
        <w:t xml:space="preserve"> אבא אצלם א</w:t>
      </w:r>
      <w:r w:rsidR="002B7BCC">
        <w:rPr>
          <w:rStyle w:val="affffe"/>
          <w:rtl/>
        </w:rPr>
        <w:t>"</w:t>
      </w:r>
      <w:r w:rsidRPr="00272FC4">
        <w:rPr>
          <w:rStyle w:val="affffe"/>
          <w:rFonts w:hint="cs"/>
          <w:rtl/>
        </w:rPr>
        <w:t>ל</w:t>
      </w:r>
      <w:r w:rsidRPr="00272FC4">
        <w:rPr>
          <w:rStyle w:val="affffe"/>
          <w:rtl/>
        </w:rPr>
        <w:t>:</w:t>
      </w:r>
      <w:r w:rsidRPr="00C35A2C">
        <w:rPr>
          <w:rFonts w:ascii="Fb Fontext" w:hAnsi="Fb Fontext"/>
          <w:rtl/>
        </w:rPr>
        <w:t xml:space="preserve"> </w:t>
      </w:r>
      <w:r>
        <w:rPr>
          <w:rFonts w:ascii="Fb Fontext" w:hAnsi="Fb Fontext" w:hint="cs"/>
          <w:rtl/>
        </w:rPr>
        <w:t>יפה תפסתם,</w:t>
      </w:r>
    </w:p>
    <w:p w14:paraId="4207EDA9" w14:textId="3B47A9A7" w:rsidR="00E268F4" w:rsidRDefault="00E07CC2" w:rsidP="00135676">
      <w:pPr>
        <w:rPr>
          <w:rFonts w:ascii="Fb Fontext" w:hAnsi="Fb Fontext"/>
          <w:rtl/>
        </w:rPr>
      </w:pPr>
      <w:r w:rsidRPr="00272FC4">
        <w:rPr>
          <w:rStyle w:val="affffe"/>
          <w:rtl/>
        </w:rPr>
        <w:t>א"ל ר"א</w:t>
      </w:r>
      <w:r>
        <w:rPr>
          <w:rStyle w:val="affffe"/>
          <w:rFonts w:hint="cs"/>
          <w:rtl/>
        </w:rPr>
        <w:t>:</w:t>
      </w:r>
      <w:r w:rsidRPr="00C35A2C">
        <w:rPr>
          <w:rFonts w:ascii="Fb Fontext" w:hAnsi="Fb Fontext"/>
          <w:rtl/>
        </w:rPr>
        <w:t xml:space="preserve"> משום כבוד בית הנשיא אתם מחניפים</w:t>
      </w:r>
      <w:r>
        <w:rPr>
          <w:rFonts w:ascii="Fb Fontext" w:hAnsi="Fb Fontext" w:hint="cs"/>
          <w:rtl/>
        </w:rPr>
        <w:t xml:space="preserve">, שכבר דנו </w:t>
      </w:r>
      <w:r>
        <w:rPr>
          <w:rStyle w:val="affffe"/>
          <w:rFonts w:ascii="Fb Fontext" w:hAnsi="Fb Fontext" w:hint="cs"/>
          <w:rtl/>
          <w:rPrChange w:id="9276" w:author="מנוע אמוראים" w:date="2026-10-05T16:41:40Z">
            <w:rPr>
              <w:rFonts w:ascii="Fb Fontext" w:hAnsi="Fb Fontext" w:hint="cs"/>
              <w:rtl/>
            </w:rPr>
          </w:rPrChange>
        </w:rPr>
        <w:t xml:space="preserve">כר</w:t>
      </w:r>
      <w:r>
        <w:rPr>
          <w:rStyle w:val="affffe"/>
          <w:rFonts w:ascii="Fb Fontext" w:hAnsi="Fb Fontext"/>
          <w:rtl/>
          <w:rPrChange w:id="9277" w:author="מנוע אמוראים" w:date="2026-10-05T16:41:40Z">
            <w:rPr>
              <w:rFonts w:ascii="Fb Fontext" w:hAnsi="Fb Fontext"/>
              <w:rtl/>
            </w:rPr>
          </w:rPrChange>
        </w:rPr>
        <w:t xml:space="preserve">"</w:t>
      </w:r>
      <w:r>
        <w:rPr>
          <w:rStyle w:val="affffe"/>
          <w:rFonts w:ascii="Fb Fontext" w:hAnsi="Fb Fontext" w:hint="cs"/>
          <w:rtl/>
          <w:rPrChange w:id="9278" w:author="מנוע אמוראים" w:date="2026-10-05T16:41:40Z">
            <w:rPr>
              <w:rFonts w:ascii="Fb Fontext" w:hAnsi="Fb Fontext" w:hint="cs"/>
              <w:rtl/>
            </w:rPr>
          </w:rPrChange>
        </w:rPr>
        <w:t xml:space="preserve">ט</w:t>
      </w:r>
      <w:r>
        <w:rPr>
          <w:rFonts w:ascii="Fb Fontext" w:hAnsi="Fb Fontext" w:hint="cs"/>
          <w:rtl/>
        </w:rPr>
        <w:t xml:space="preserve">,  </w:t>
      </w:r>
      <w:r w:rsidRPr="008D4A15">
        <w:rPr>
          <w:rStyle w:val="affffe"/>
          <w:rFonts w:hint="cs"/>
          <w:rtl/>
        </w:rPr>
        <w:t>והשיב ר</w:t>
      </w:r>
      <w:r w:rsidR="002B7BCC">
        <w:rPr>
          <w:rStyle w:val="affffe"/>
          <w:rtl/>
        </w:rPr>
        <w:t>"</w:t>
      </w:r>
      <w:r w:rsidRPr="008D4A15">
        <w:rPr>
          <w:rStyle w:val="affffe"/>
          <w:rFonts w:hint="cs"/>
          <w:rtl/>
        </w:rPr>
        <w:t>ל</w:t>
      </w:r>
      <w:r>
        <w:rPr>
          <w:rStyle w:val="affffe"/>
          <w:rFonts w:hint="cs"/>
          <w:rtl/>
        </w:rPr>
        <w:t>:</w:t>
      </w:r>
      <w:r>
        <w:rPr>
          <w:rFonts w:ascii="Fb Fontext" w:hAnsi="Fb Fontext" w:hint="cs"/>
          <w:rtl/>
        </w:rPr>
        <w:t xml:space="preserve"> את הדין </w:t>
      </w:r>
      <w:r w:rsidRPr="008D4A15">
        <w:rPr>
          <w:rStyle w:val="affffe"/>
          <w:rFonts w:hint="cs"/>
          <w:rtl/>
        </w:rPr>
        <w:t>כר</w:t>
      </w:r>
      <w:r w:rsidR="002B7BCC">
        <w:rPr>
          <w:rStyle w:val="affffe"/>
          <w:rtl/>
        </w:rPr>
        <w:t>"</w:t>
      </w:r>
      <w:r w:rsidRPr="008D4A15">
        <w:rPr>
          <w:rStyle w:val="affffe"/>
          <w:rFonts w:hint="cs"/>
          <w:rtl/>
        </w:rPr>
        <w:t>ע</w:t>
      </w:r>
      <w:r w:rsidR="00E268F4">
        <w:rPr>
          <w:rStyle w:val="affffe"/>
          <w:rFonts w:hint="cs"/>
          <w:rtl/>
        </w:rPr>
        <w:t>,</w:t>
      </w:r>
    </w:p>
    <w:p w14:paraId="70AFA71D" w14:textId="6C883FE4" w:rsidR="00E07CC2" w:rsidRPr="00C35A2C" w:rsidRDefault="00E07CC2" w:rsidP="00E26091">
      <w:pPr>
        <w:pStyle w:val="afff"/>
        <w:framePr w:wrap="around"/>
        <w:rPr>
          <w:rtl/>
        </w:rPr>
      </w:pPr>
      <w:bookmarkStart w:id="656" w:name="_Toc119353448"/>
      <w:r w:rsidRPr="00C35A2C">
        <w:rPr>
          <w:rFonts w:hint="cs"/>
          <w:rtl/>
        </w:rPr>
        <w:t>פה.</w:t>
      </w:r>
      <w:bookmarkEnd w:id="656"/>
    </w:p>
    <w:p w14:paraId="29ABA843" w14:textId="77777777" w:rsidR="00E268F4" w:rsidRPr="008C28D0" w:rsidRDefault="00E07CC2" w:rsidP="00F1680A">
      <w:pPr>
        <w:pStyle w:val="affffb"/>
        <w:rPr>
          <w:spacing w:val="0"/>
          <w:rtl/>
        </w:rPr>
      </w:pPr>
      <w:bookmarkStart w:id="657" w:name="_Toc119353449"/>
      <w:r w:rsidRPr="008C28D0">
        <w:rPr>
          <w:rFonts w:hint="cs"/>
          <w:spacing w:val="0"/>
          <w:rtl/>
        </w:rPr>
        <w:t>נשה</w:t>
      </w:r>
      <w:r w:rsidRPr="008C28D0">
        <w:rPr>
          <w:spacing w:val="0"/>
          <w:rtl/>
        </w:rPr>
        <w:t xml:space="preserve"> באחד וכשנפטר הניח ספינה</w:t>
      </w:r>
      <w:r w:rsidR="00E268F4" w:rsidRPr="008C28D0">
        <w:rPr>
          <w:spacing w:val="0"/>
          <w:rtl/>
        </w:rPr>
        <w:t>,</w:t>
      </w:r>
      <w:bookmarkEnd w:id="657"/>
    </w:p>
    <w:p w14:paraId="42D29164" w14:textId="45355286" w:rsidR="00E07CC2" w:rsidRDefault="00E07CC2" w:rsidP="00E07CC2">
      <w:pPr>
        <w:rPr>
          <w:rFonts w:ascii="Fb Fontext" w:hAnsi="Fb Fontext"/>
          <w:sz w:val="32"/>
          <w:rtl/>
        </w:rPr>
      </w:pPr>
      <w:r w:rsidRPr="001E5D0B">
        <w:rPr>
          <w:rStyle w:val="affffe"/>
          <w:rtl/>
        </w:rPr>
        <w:t>י</w:t>
      </w:r>
      <w:r>
        <w:rPr>
          <w:rStyle w:val="affffe"/>
          <w:rFonts w:hint="cs"/>
          <w:rtl/>
        </w:rPr>
        <w:t>ב</w:t>
      </w:r>
      <w:r w:rsidR="002B7BCC">
        <w:rPr>
          <w:rStyle w:val="affffe"/>
          <w:rtl/>
        </w:rPr>
        <w:t>"</w:t>
      </w:r>
      <w:r>
        <w:rPr>
          <w:rStyle w:val="affffe"/>
          <w:rFonts w:hint="cs"/>
          <w:rtl/>
        </w:rPr>
        <w:t>ח</w:t>
      </w:r>
      <w:r w:rsidRPr="001E5D0B">
        <w:rPr>
          <w:rStyle w:val="affffe"/>
          <w:rtl/>
        </w:rPr>
        <w:t xml:space="preserve"> א"ל </w:t>
      </w:r>
      <w:r w:rsidRPr="00C35A2C">
        <w:rPr>
          <w:rFonts w:ascii="Fb Fontext" w:hAnsi="Fb Fontext"/>
          <w:sz w:val="32"/>
          <w:rtl/>
        </w:rPr>
        <w:t>לשלוחו שיתפסה</w:t>
      </w:r>
      <w:r>
        <w:rPr>
          <w:rFonts w:ascii="Fb Fontext" w:hAnsi="Fb Fontext" w:hint="cs"/>
          <w:sz w:val="32"/>
          <w:rtl/>
        </w:rPr>
        <w:t>,</w:t>
      </w:r>
    </w:p>
    <w:p w14:paraId="232093BA" w14:textId="0BC121F9" w:rsidR="00E07CC2" w:rsidRPr="00730169" w:rsidRDefault="00E07CC2" w:rsidP="00E07CC2">
      <w:pPr>
        <w:rPr>
          <w:rFonts w:ascii="Fb Fontext" w:hAnsi="Fb Fontext"/>
          <w:spacing w:val="-2"/>
          <w:rtl/>
        </w:rPr>
      </w:pPr>
      <w:r w:rsidRPr="00730169">
        <w:rPr>
          <w:rStyle w:val="affffe"/>
          <w:rFonts w:hint="cs"/>
          <w:rtl/>
        </w:rPr>
        <w:t>א</w:t>
      </w:r>
      <w:r w:rsidR="002B7BCC">
        <w:rPr>
          <w:rStyle w:val="affffe"/>
          <w:rtl/>
        </w:rPr>
        <w:t>"</w:t>
      </w:r>
      <w:r w:rsidRPr="00730169">
        <w:rPr>
          <w:rStyle w:val="affffe"/>
          <w:rFonts w:hint="cs"/>
          <w:rtl/>
        </w:rPr>
        <w:t xml:space="preserve">ל </w:t>
      </w:r>
      <w:r w:rsidRPr="00730169">
        <w:rPr>
          <w:rStyle w:val="affffe"/>
          <w:rtl/>
        </w:rPr>
        <w:t>ר"פ ורבדר"י</w:t>
      </w:r>
      <w:r w:rsidRPr="00730169">
        <w:rPr>
          <w:rStyle w:val="affffe"/>
          <w:rFonts w:hint="cs"/>
          <w:rtl/>
        </w:rPr>
        <w:t>:</w:t>
      </w:r>
      <w:r w:rsidRPr="00730169">
        <w:rPr>
          <w:rFonts w:ascii="Fb Fontext" w:hAnsi="Fb Fontext"/>
          <w:spacing w:val="-2"/>
          <w:rtl/>
        </w:rPr>
        <w:t xml:space="preserve"> תופס לב"ח במקום שחב לאחרים, </w:t>
      </w:r>
      <w:r w:rsidRPr="00730169">
        <w:rPr>
          <w:rStyle w:val="affffe"/>
          <w:rtl/>
        </w:rPr>
        <w:t xml:space="preserve">לרי"ו </w:t>
      </w:r>
      <w:r w:rsidRPr="00730169">
        <w:rPr>
          <w:rFonts w:ascii="Fb Fontext" w:hAnsi="Fb Fontext"/>
          <w:spacing w:val="-2"/>
          <w:rtl/>
        </w:rPr>
        <w:t>לא קנה</w:t>
      </w:r>
    </w:p>
    <w:p w14:paraId="33D01DB7" w14:textId="77777777" w:rsidR="00E07CC2" w:rsidRDefault="00E07CC2" w:rsidP="00E07CC2">
      <w:pPr>
        <w:rPr>
          <w:rFonts w:ascii="Fb Fontext" w:hAnsi="Fb Fontext"/>
          <w:rtl/>
        </w:rPr>
      </w:pPr>
      <w:r w:rsidRPr="00CA108A">
        <w:rPr>
          <w:rFonts w:ascii="Fb Fontext" w:hAnsi="Fb Fontext" w:cs="PFT_Frank" w:hint="cs"/>
          <w:b/>
          <w:bCs/>
          <w:szCs w:val="14"/>
          <w:rtl/>
        </w:rPr>
        <w:t>ו</w:t>
      </w:r>
      <w:r w:rsidRPr="00CA108A">
        <w:rPr>
          <w:rFonts w:ascii="Fb Fontext" w:hAnsi="Fb Fontext" w:cs="PFT_Frank"/>
          <w:b/>
          <w:bCs/>
          <w:szCs w:val="14"/>
          <w:rtl/>
        </w:rPr>
        <w:t>תפסוה</w:t>
      </w:r>
      <w:r w:rsidRPr="001E5D0B">
        <w:rPr>
          <w:rStyle w:val="affffe"/>
          <w:rtl/>
        </w:rPr>
        <w:t xml:space="preserve"> ר"פ </w:t>
      </w:r>
      <w:r w:rsidRPr="00C35A2C">
        <w:rPr>
          <w:rFonts w:ascii="Fb Fontext" w:hAnsi="Fb Fontext"/>
          <w:rtl/>
        </w:rPr>
        <w:t xml:space="preserve">חתר במשוטים, </w:t>
      </w:r>
      <w:r w:rsidRPr="00272FC4">
        <w:rPr>
          <w:rStyle w:val="affffe"/>
          <w:rtl/>
        </w:rPr>
        <w:t xml:space="preserve">ורהבדר"י </w:t>
      </w:r>
      <w:r w:rsidRPr="00C35A2C">
        <w:rPr>
          <w:rFonts w:ascii="Fb Fontext" w:hAnsi="Fb Fontext"/>
          <w:rtl/>
        </w:rPr>
        <w:t>מתח החבל</w:t>
      </w:r>
      <w:r>
        <w:rPr>
          <w:rFonts w:ascii="Fb Fontext" w:hAnsi="Fb Fontext" w:hint="cs"/>
          <w:rtl/>
        </w:rPr>
        <w:t>,</w:t>
      </w:r>
      <w:r w:rsidRPr="00C35A2C">
        <w:rPr>
          <w:rFonts w:ascii="Fb Fontext" w:hAnsi="Fb Fontext"/>
          <w:rtl/>
        </w:rPr>
        <w:t xml:space="preserve"> וכ</w:t>
      </w:r>
      <w:r>
        <w:rPr>
          <w:rFonts w:ascii="Fb Fontext" w:hAnsi="Fb Fontext" w:hint="cs"/>
          <w:rtl/>
        </w:rPr>
        <w:t>ל אחד א</w:t>
      </w:r>
      <w:r w:rsidRPr="00C35A2C">
        <w:rPr>
          <w:rFonts w:ascii="Fb Fontext" w:hAnsi="Fb Fontext"/>
          <w:rtl/>
        </w:rPr>
        <w:t>מר שקנה הכל,</w:t>
      </w:r>
    </w:p>
    <w:p w14:paraId="5210B279" w14:textId="56B3EF2B" w:rsidR="00E07CC2" w:rsidRDefault="00E07CC2" w:rsidP="00E07CC2">
      <w:pPr>
        <w:rPr>
          <w:rFonts w:ascii="Fb Fontext" w:hAnsi="Fb Fontext"/>
          <w:sz w:val="32"/>
          <w:rtl/>
        </w:rPr>
      </w:pPr>
      <w:r>
        <w:rPr>
          <w:rStyle w:val="affffe"/>
          <w:rFonts w:hint="cs"/>
          <w:rtl/>
        </w:rPr>
        <w:t>א</w:t>
      </w:r>
      <w:r w:rsidR="002B7BCC">
        <w:rPr>
          <w:rStyle w:val="affffe"/>
          <w:rtl/>
        </w:rPr>
        <w:t>"</w:t>
      </w:r>
      <w:r>
        <w:rPr>
          <w:rStyle w:val="affffe"/>
          <w:rFonts w:hint="cs"/>
          <w:rtl/>
        </w:rPr>
        <w:t xml:space="preserve">ל </w:t>
      </w:r>
      <w:r w:rsidRPr="001E5D0B">
        <w:rPr>
          <w:rStyle w:val="affffe"/>
          <w:rtl/>
        </w:rPr>
        <w:t>רפב"א</w:t>
      </w:r>
      <w:r>
        <w:rPr>
          <w:rStyle w:val="affffe"/>
          <w:rFonts w:hint="cs"/>
          <w:rtl/>
        </w:rPr>
        <w:t>:</w:t>
      </w:r>
      <w:r w:rsidRPr="00272FC4">
        <w:rPr>
          <w:rStyle w:val="affffe"/>
          <w:rtl/>
        </w:rPr>
        <w:t xml:space="preserve"> והא לרב ושמואל </w:t>
      </w:r>
      <w:r w:rsidRPr="00C35A2C">
        <w:rPr>
          <w:rFonts w:ascii="Fb Fontext" w:hAnsi="Fb Fontext"/>
          <w:sz w:val="32"/>
          <w:rtl/>
        </w:rPr>
        <w:t>דווקא שצבורין ומונחין ברה"ר!</w:t>
      </w:r>
    </w:p>
    <w:p w14:paraId="659BA040" w14:textId="77777777" w:rsidR="00E07CC2" w:rsidRDefault="00E07CC2" w:rsidP="00E07CC2">
      <w:pPr>
        <w:rPr>
          <w:rFonts w:ascii="Fb Fontext" w:hAnsi="Fb Fontext"/>
          <w:sz w:val="32"/>
          <w:rtl/>
        </w:rPr>
      </w:pPr>
      <w:r w:rsidRPr="001E5D0B">
        <w:rPr>
          <w:rStyle w:val="affffe"/>
          <w:rFonts w:hint="cs"/>
          <w:rtl/>
        </w:rPr>
        <w:t>אמרו לו:</w:t>
      </w:r>
      <w:r>
        <w:rPr>
          <w:rFonts w:ascii="Fb Fontext" w:hAnsi="Fb Fontext" w:hint="cs"/>
          <w:sz w:val="32"/>
          <w:rtl/>
        </w:rPr>
        <w:t xml:space="preserve"> </w:t>
      </w:r>
      <w:r>
        <w:rPr>
          <w:rFonts w:ascii="Fb Fontext" w:hAnsi="Fb Fontext"/>
          <w:sz w:val="32"/>
          <w:rtl/>
        </w:rPr>
        <w:t xml:space="preserve">שגם הם לקחו מאמצע הנהר שהוא </w:t>
      </w:r>
      <w:r>
        <w:rPr>
          <w:rStyle w:val="affffe"/>
          <w:rFonts w:ascii="Fb Fontext" w:hAnsi="Fb Fontext"/>
          <w:sz w:val="32"/>
          <w:rtl/>
          <w:rPrChange w:id="9279" w:author="מנוע אמוראים" w:date="2026-10-05T16:41:40Z">
            <w:rPr>
              <w:rFonts w:ascii="Fb Fontext" w:hAnsi="Fb Fontext"/>
              <w:sz w:val="32"/>
              <w:rtl/>
            </w:rPr>
          </w:rPrChange>
        </w:rPr>
        <w:t xml:space="preserve">כרה"ר</w:t>
      </w:r>
    </w:p>
    <w:p w14:paraId="1F6DDC07" w14:textId="77777777" w:rsidR="00E268F4" w:rsidRDefault="00E07CC2" w:rsidP="00E07CC2">
      <w:pPr>
        <w:rPr>
          <w:rFonts w:ascii="Fb Fontext" w:hAnsi="Fb Fontext"/>
          <w:sz w:val="32"/>
          <w:rtl/>
        </w:rPr>
      </w:pPr>
      <w:r w:rsidRPr="00272FC4">
        <w:rPr>
          <w:rStyle w:val="affffe"/>
          <w:rtl/>
        </w:rPr>
        <w:t>כשהגיעו לרבא א"ל</w:t>
      </w:r>
      <w:r w:rsidRPr="00272FC4">
        <w:rPr>
          <w:rStyle w:val="affffe"/>
          <w:rFonts w:hint="cs"/>
          <w:rtl/>
        </w:rPr>
        <w:t>:</w:t>
      </w:r>
      <w:r w:rsidRPr="00272FC4">
        <w:rPr>
          <w:rStyle w:val="affffe"/>
          <w:rtl/>
        </w:rPr>
        <w:t xml:space="preserve"> </w:t>
      </w:r>
      <w:r>
        <w:rPr>
          <w:rFonts w:ascii="Fb Fontext" w:hAnsi="Fb Fontext" w:hint="cs"/>
          <w:sz w:val="32"/>
          <w:rtl/>
        </w:rPr>
        <w:t>'</w:t>
      </w:r>
      <w:r w:rsidRPr="00C35A2C">
        <w:rPr>
          <w:rFonts w:ascii="Fb Fontext" w:hAnsi="Fb Fontext"/>
          <w:sz w:val="32"/>
          <w:rtl/>
        </w:rPr>
        <w:t>אווזים לבנים הפושטים גלימות אנשים</w:t>
      </w:r>
      <w:r>
        <w:rPr>
          <w:rFonts w:ascii="Fb Fontext" w:hAnsi="Fb Fontext" w:hint="cs"/>
          <w:sz w:val="32"/>
          <w:rtl/>
        </w:rPr>
        <w:t>'</w:t>
      </w:r>
      <w:r w:rsidR="00E268F4">
        <w:rPr>
          <w:rFonts w:ascii="Fb Fontext" w:hAnsi="Fb Fontext"/>
          <w:sz w:val="32"/>
          <w:rtl/>
        </w:rPr>
        <w:t>,</w:t>
      </w:r>
    </w:p>
    <w:p w14:paraId="554ABA23" w14:textId="3962D40D" w:rsidR="00E07CC2" w:rsidRDefault="00E07CC2" w:rsidP="00E07CC2">
      <w:pPr>
        <w:ind w:firstLine="0"/>
        <w:rPr>
          <w:rFonts w:ascii="Fb Fontext" w:hAnsi="Fb Fontext"/>
          <w:sz w:val="32"/>
          <w:rtl/>
        </w:rPr>
      </w:pPr>
      <w:r>
        <w:rPr>
          <w:rStyle w:val="affffe"/>
          <w:rtl/>
        </w:rPr>
        <w:tab/>
      </w:r>
      <w:r>
        <w:rPr>
          <w:rStyle w:val="affffe"/>
          <w:rtl/>
        </w:rPr>
        <w:tab/>
      </w:r>
      <w:r>
        <w:rPr>
          <w:rStyle w:val="affffe"/>
          <w:rtl/>
        </w:rPr>
        <w:tab/>
      </w:r>
      <w:r>
        <w:rPr>
          <w:rStyle w:val="affffe"/>
          <w:rFonts w:hint="cs"/>
          <w:rtl/>
        </w:rPr>
        <w:t xml:space="preserve">כך </w:t>
      </w:r>
      <w:r w:rsidRPr="00272FC4">
        <w:rPr>
          <w:rStyle w:val="affffe"/>
          <w:rtl/>
        </w:rPr>
        <w:t xml:space="preserve"> אר"נ</w:t>
      </w:r>
      <w:r w:rsidRPr="00272FC4">
        <w:rPr>
          <w:rStyle w:val="affffe"/>
          <w:rFonts w:hint="cs"/>
          <w:rtl/>
        </w:rPr>
        <w:t>:</w:t>
      </w:r>
      <w:r w:rsidRPr="00272FC4">
        <w:rPr>
          <w:rStyle w:val="affffe"/>
          <w:rtl/>
        </w:rPr>
        <w:t xml:space="preserve"> </w:t>
      </w:r>
      <w:r w:rsidRPr="00C35A2C">
        <w:rPr>
          <w:rFonts w:ascii="Fb Fontext" w:hAnsi="Fb Fontext"/>
          <w:sz w:val="32"/>
          <w:rtl/>
        </w:rPr>
        <w:t xml:space="preserve">והוא שתפסה מחיים </w:t>
      </w:r>
      <w:r w:rsidRPr="001E5D0B">
        <w:rPr>
          <w:rStyle w:val="afffff0"/>
          <w:rtl/>
        </w:rPr>
        <w:t>[ותפיסתם לא מועלת]</w:t>
      </w:r>
    </w:p>
    <w:p w14:paraId="091D7CF1" w14:textId="77777777" w:rsidR="00E07CC2" w:rsidRPr="008C28D0" w:rsidRDefault="00E07CC2" w:rsidP="00F1680A">
      <w:pPr>
        <w:pStyle w:val="affffb"/>
        <w:rPr>
          <w:spacing w:val="0"/>
          <w:rtl/>
        </w:rPr>
      </w:pPr>
      <w:bookmarkStart w:id="658" w:name="_Toc119353450"/>
      <w:r w:rsidRPr="008C28D0">
        <w:rPr>
          <w:rFonts w:hint="cs"/>
          <w:spacing w:val="0"/>
          <w:rtl/>
        </w:rPr>
        <w:t>שלח כסף אחר ואמר שהוא עבור חוב אחר שלא בשטר</w:t>
      </w:r>
      <w:bookmarkEnd w:id="658"/>
    </w:p>
    <w:p w14:paraId="4B4EEBC9" w14:textId="77777777" w:rsidR="00E07CC2" w:rsidRDefault="00E07CC2" w:rsidP="00E07CC2">
      <w:pPr>
        <w:rPr>
          <w:rFonts w:ascii="Fb Fontext" w:hAnsi="Fb Fontext"/>
          <w:sz w:val="32"/>
          <w:rtl/>
        </w:rPr>
      </w:pPr>
      <w:r w:rsidRPr="001E5D0B">
        <w:rPr>
          <w:rStyle w:val="affffe"/>
          <w:rtl/>
        </w:rPr>
        <w:sym w:font="Wingdings 2" w:char="F096"/>
      </w:r>
      <w:r w:rsidRPr="001E5D0B">
        <w:rPr>
          <w:rStyle w:val="affffe"/>
          <w:rtl/>
        </w:rPr>
        <w:t xml:space="preserve"> אבימי בר"א </w:t>
      </w:r>
      <w:r>
        <w:rPr>
          <w:rStyle w:val="affffe"/>
          <w:rFonts w:hint="cs"/>
          <w:rtl/>
        </w:rPr>
        <w:t xml:space="preserve">שלח כסף שחייב </w:t>
      </w:r>
      <w:r w:rsidRPr="001E5D0B">
        <w:rPr>
          <w:rStyle w:val="affffe"/>
          <w:rtl/>
        </w:rPr>
        <w:t>לאנשי חוזאי</w:t>
      </w:r>
      <w:r w:rsidRPr="00C35A2C">
        <w:rPr>
          <w:rFonts w:ascii="Fb Fontext" w:hAnsi="Fb Fontext"/>
          <w:sz w:val="32"/>
          <w:rtl/>
        </w:rPr>
        <w:t xml:space="preserve"> ביד </w:t>
      </w:r>
      <w:r w:rsidRPr="001E5D0B">
        <w:rPr>
          <w:rStyle w:val="affffe"/>
          <w:rtl/>
        </w:rPr>
        <w:t xml:space="preserve">חמא ב'א </w:t>
      </w:r>
      <w:r w:rsidRPr="00C35A2C">
        <w:rPr>
          <w:rFonts w:ascii="Fb Fontext" w:hAnsi="Fb Fontext"/>
          <w:sz w:val="32"/>
          <w:rtl/>
        </w:rPr>
        <w:t>ופרעם</w:t>
      </w:r>
    </w:p>
    <w:p w14:paraId="698CE735" w14:textId="20C9ADC3" w:rsidR="00E268F4" w:rsidRDefault="00E07CC2" w:rsidP="00E07CC2">
      <w:pPr>
        <w:rPr>
          <w:rFonts w:ascii="Fb Fontext" w:hAnsi="Fb Fontext"/>
          <w:rtl/>
        </w:rPr>
      </w:pPr>
      <w:r>
        <w:rPr>
          <w:rFonts w:ascii="Fb Fontext" w:hAnsi="Fb Fontext"/>
          <w:rtl/>
        </w:rPr>
        <w:lastRenderedPageBreak/>
        <w:tab/>
      </w:r>
      <w:r w:rsidRPr="00C35A2C">
        <w:rPr>
          <w:rFonts w:ascii="Fb Fontext" w:hAnsi="Fb Fontext"/>
          <w:rtl/>
        </w:rPr>
        <w:t>וכשביקש שטר על הפירעון</w:t>
      </w:r>
      <w:r w:rsidR="00E268F4">
        <w:rPr>
          <w:rFonts w:ascii="Fb Fontext" w:hAnsi="Fb Fontext" w:hint="cs"/>
          <w:rtl/>
        </w:rPr>
        <w:t>,</w:t>
      </w:r>
    </w:p>
    <w:p w14:paraId="1756BED5" w14:textId="549EC232" w:rsidR="00E07CC2" w:rsidRDefault="00E07CC2" w:rsidP="00E07CC2">
      <w:pPr>
        <w:rPr>
          <w:rFonts w:ascii="Fb Fontext" w:hAnsi="Fb Fontext"/>
          <w:rtl/>
        </w:rPr>
      </w:pPr>
      <w:r w:rsidRPr="00C866E5">
        <w:rPr>
          <w:rStyle w:val="affffe"/>
          <w:rtl/>
        </w:rPr>
        <w:t xml:space="preserve">א"ל </w:t>
      </w:r>
      <w:r w:rsidRPr="00C35A2C">
        <w:rPr>
          <w:rFonts w:ascii="Fb Fontext" w:hAnsi="Fb Fontext"/>
          <w:rtl/>
        </w:rPr>
        <w:t>שזהו עבור חוב אחר שהיה חייב עבורם שלא בשטר</w:t>
      </w:r>
      <w:r>
        <w:rPr>
          <w:rFonts w:ascii="Fb Fontext" w:hAnsi="Fb Fontext" w:hint="cs"/>
          <w:rtl/>
        </w:rPr>
        <w:t>,</w:t>
      </w:r>
    </w:p>
    <w:p w14:paraId="75E3BCAE" w14:textId="5C0ADE5B" w:rsidR="00E07CC2" w:rsidRDefault="00E07CC2" w:rsidP="00E07CC2">
      <w:pPr>
        <w:rPr>
          <w:rFonts w:ascii="Fb Fontext" w:hAnsi="Fb Fontext"/>
          <w:rtl/>
        </w:rPr>
      </w:pPr>
      <w:r w:rsidRPr="001E5D0B">
        <w:rPr>
          <w:rStyle w:val="affffe"/>
          <w:rFonts w:hint="cs"/>
          <w:rtl/>
        </w:rPr>
        <w:t>בא</w:t>
      </w:r>
      <w:r w:rsidRPr="001E5D0B">
        <w:rPr>
          <w:rStyle w:val="affffe"/>
          <w:rtl/>
        </w:rPr>
        <w:t xml:space="preserve"> לפני ר"א</w:t>
      </w:r>
      <w:r w:rsidRPr="00C35A2C">
        <w:rPr>
          <w:rFonts w:ascii="Fb Fontext" w:hAnsi="Fb Fontext"/>
          <w:rtl/>
        </w:rPr>
        <w:t xml:space="preserve"> ושאלו אם יש לו עדים שפרעם </w:t>
      </w:r>
      <w:r w:rsidRPr="001E5D0B">
        <w:rPr>
          <w:rStyle w:val="affffe"/>
          <w:rtl/>
        </w:rPr>
        <w:t xml:space="preserve">א"ל </w:t>
      </w:r>
      <w:r w:rsidRPr="00C35A2C">
        <w:rPr>
          <w:rFonts w:ascii="Fb Fontext" w:hAnsi="Fb Fontext"/>
          <w:rtl/>
        </w:rPr>
        <w:t>שלא</w:t>
      </w:r>
      <w:r w:rsidR="001F2143">
        <w:rPr>
          <w:rFonts w:ascii="Fb Fontext" w:hAnsi="Fb Fontext" w:hint="cs"/>
          <w:rtl/>
        </w:rPr>
        <w:t>,</w:t>
      </w:r>
    </w:p>
    <w:p w14:paraId="3CCA4E1B" w14:textId="1822D769" w:rsidR="00E07CC2" w:rsidRDefault="00E07CC2" w:rsidP="00E07CC2">
      <w:pPr>
        <w:rPr>
          <w:rFonts w:ascii="Fb Fontext" w:hAnsi="Fb Fontext"/>
          <w:rtl/>
        </w:rPr>
      </w:pPr>
      <w:r w:rsidRPr="001E5D0B">
        <w:rPr>
          <w:rStyle w:val="affffe"/>
          <w:rtl/>
        </w:rPr>
        <w:t xml:space="preserve">א"ל </w:t>
      </w:r>
      <w:r w:rsidRPr="00C35A2C">
        <w:rPr>
          <w:rFonts w:ascii="Fb Fontext" w:hAnsi="Fb Fontext"/>
          <w:rtl/>
        </w:rPr>
        <w:t>מיגו דיכולים לומר להד"ם יכולים לומר סטראי</w:t>
      </w:r>
      <w:r w:rsidR="001F2143">
        <w:rPr>
          <w:rFonts w:ascii="Fb Fontext" w:hAnsi="Fb Fontext" w:hint="cs"/>
          <w:rtl/>
        </w:rPr>
        <w:t>,</w:t>
      </w:r>
    </w:p>
    <w:p w14:paraId="3823350E" w14:textId="6455A23B" w:rsidR="00E07CC2" w:rsidRDefault="00E07CC2" w:rsidP="00E07CC2">
      <w:pPr>
        <w:rPr>
          <w:rFonts w:ascii="Fb Fontext" w:hAnsi="Fb Fontext"/>
          <w:rtl/>
        </w:rPr>
      </w:pPr>
      <w:r w:rsidRPr="00C35A2C">
        <w:rPr>
          <w:rFonts w:ascii="Fb Fontext" w:hAnsi="Fb Fontext" w:hint="cs"/>
          <w:rtl/>
        </w:rPr>
        <w:t>לענין אם השליח חייב לשלם</w:t>
      </w:r>
      <w:r w:rsidR="001F2143">
        <w:rPr>
          <w:rFonts w:ascii="Fb Fontext" w:hAnsi="Fb Fontext" w:hint="cs"/>
          <w:rtl/>
        </w:rPr>
        <w:t>,</w:t>
      </w:r>
    </w:p>
    <w:p w14:paraId="39B72C5C" w14:textId="77777777" w:rsidR="00E07CC2" w:rsidRPr="00730169" w:rsidRDefault="00E07CC2" w:rsidP="00E07CC2">
      <w:pPr>
        <w:rPr>
          <w:rFonts w:ascii="Fb Fontext" w:hAnsi="Fb Fontext"/>
          <w:spacing w:val="-2"/>
          <w:sz w:val="32"/>
          <w:rtl/>
        </w:rPr>
      </w:pPr>
      <w:r w:rsidRPr="00730169">
        <w:rPr>
          <w:rStyle w:val="affffe"/>
          <w:rtl/>
        </w:rPr>
        <w:t xml:space="preserve">ר"א: </w:t>
      </w:r>
      <w:r w:rsidRPr="00730169">
        <w:rPr>
          <w:rFonts w:ascii="Fb Fontext" w:hAnsi="Fb Fontext"/>
          <w:spacing w:val="-2"/>
          <w:sz w:val="32"/>
          <w:rtl/>
        </w:rPr>
        <w:t>אם א"ל קח שטר ושלם</w:t>
      </w:r>
      <w:r w:rsidRPr="00730169">
        <w:rPr>
          <w:rFonts w:ascii="Fb Fontext" w:hAnsi="Fb Fontext" w:hint="cs"/>
          <w:spacing w:val="-2"/>
          <w:sz w:val="32"/>
          <w:rtl/>
        </w:rPr>
        <w:t>-</w:t>
      </w:r>
      <w:r w:rsidRPr="00730169">
        <w:rPr>
          <w:rFonts w:ascii="Fb Fontext" w:hAnsi="Fb Fontext"/>
          <w:spacing w:val="-2"/>
          <w:sz w:val="32"/>
          <w:rtl/>
        </w:rPr>
        <w:t xml:space="preserve"> חייב</w:t>
      </w:r>
      <w:r w:rsidRPr="00730169">
        <w:rPr>
          <w:rFonts w:ascii="Fb Fontext" w:hAnsi="Fb Fontext" w:hint="cs"/>
          <w:spacing w:val="-2"/>
          <w:sz w:val="32"/>
          <w:rtl/>
        </w:rPr>
        <w:t>,</w:t>
      </w:r>
      <w:r w:rsidRPr="00730169">
        <w:rPr>
          <w:rFonts w:ascii="Fb Fontext" w:hAnsi="Fb Fontext"/>
          <w:spacing w:val="-2"/>
          <w:sz w:val="32"/>
          <w:rtl/>
        </w:rPr>
        <w:t xml:space="preserve"> שהביא קודם שקיבל השטר</w:t>
      </w:r>
    </w:p>
    <w:p w14:paraId="432D89D5" w14:textId="77777777" w:rsidR="00E07CC2" w:rsidRPr="00C35A2C" w:rsidRDefault="00E07CC2" w:rsidP="00E07CC2">
      <w:pPr>
        <w:rPr>
          <w:rFonts w:ascii="Fb Fontext" w:hAnsi="Fb Fontext" w:cs="Guttman Vilna"/>
          <w:b/>
          <w:bCs/>
          <w:rtl/>
        </w:rPr>
      </w:pPr>
      <w:r w:rsidRPr="00C35A2C">
        <w:rPr>
          <w:rFonts w:ascii="Fb Fontext" w:hAnsi="Fb Fontext"/>
          <w:rtl/>
        </w:rPr>
        <w:t xml:space="preserve">   ואם א"ל תן המעות וקח השטר</w:t>
      </w:r>
      <w:r>
        <w:rPr>
          <w:rFonts w:ascii="Fb Fontext" w:hAnsi="Fb Fontext" w:hint="cs"/>
          <w:rtl/>
        </w:rPr>
        <w:t>-</w:t>
      </w:r>
      <w:r w:rsidRPr="00C35A2C">
        <w:rPr>
          <w:rFonts w:ascii="Fb Fontext" w:hAnsi="Fb Fontext"/>
          <w:rtl/>
        </w:rPr>
        <w:t xml:space="preserve"> לא משלם </w:t>
      </w:r>
      <w:r w:rsidRPr="001E5D0B">
        <w:rPr>
          <w:rStyle w:val="afffff0"/>
          <w:rtl/>
        </w:rPr>
        <w:t>[שנהג כ</w:t>
      </w:r>
      <w:r>
        <w:rPr>
          <w:rStyle w:val="afffff0"/>
          <w:rFonts w:hint="cs"/>
          <w:rtl/>
        </w:rPr>
        <w:t>נדרש</w:t>
      </w:r>
      <w:r w:rsidRPr="001E5D0B">
        <w:rPr>
          <w:rStyle w:val="afffff0"/>
          <w:rtl/>
        </w:rPr>
        <w:t>]</w:t>
      </w:r>
    </w:p>
    <w:p w14:paraId="450D8400" w14:textId="77777777" w:rsidR="00E07CC2" w:rsidRPr="00730169" w:rsidRDefault="00E07CC2" w:rsidP="00E07CC2">
      <w:pPr>
        <w:rPr>
          <w:rFonts w:ascii="Fb Fontext" w:hAnsi="Fb Fontext"/>
          <w:spacing w:val="-2"/>
          <w:rtl/>
        </w:rPr>
      </w:pPr>
      <w:r w:rsidRPr="00730169">
        <w:rPr>
          <w:rStyle w:val="affffe"/>
          <w:rtl/>
        </w:rPr>
        <w:t>ולא היא</w:t>
      </w:r>
      <w:r w:rsidRPr="00730169">
        <w:rPr>
          <w:rStyle w:val="affffe"/>
          <w:rFonts w:hint="cs"/>
          <w:rtl/>
        </w:rPr>
        <w:t>-</w:t>
      </w:r>
      <w:r w:rsidRPr="00730169">
        <w:rPr>
          <w:rStyle w:val="affffe"/>
          <w:rtl/>
        </w:rPr>
        <w:t xml:space="preserve"> </w:t>
      </w:r>
      <w:r w:rsidRPr="00730169">
        <w:rPr>
          <w:rFonts w:ascii="Fb Fontext" w:hAnsi="Fb Fontext"/>
          <w:spacing w:val="-2"/>
          <w:sz w:val="32"/>
          <w:rtl/>
        </w:rPr>
        <w:t xml:space="preserve">בין כך ובין כך משלם, </w:t>
      </w:r>
      <w:r w:rsidRPr="00730169">
        <w:rPr>
          <w:rStyle w:val="affffe"/>
          <w:rtl/>
        </w:rPr>
        <w:t xml:space="preserve">דא"ל: </w:t>
      </w:r>
      <w:r w:rsidRPr="00730169">
        <w:rPr>
          <w:rFonts w:ascii="Fb Fontext" w:hAnsi="Fb Fontext"/>
          <w:spacing w:val="-2"/>
          <w:sz w:val="32"/>
          <w:rtl/>
        </w:rPr>
        <w:t>לתק</w:t>
      </w:r>
      <w:r w:rsidRPr="00730169">
        <w:rPr>
          <w:rFonts w:ascii="Fb Fontext" w:hAnsi="Fb Fontext" w:hint="cs"/>
          <w:spacing w:val="-2"/>
          <w:sz w:val="32"/>
          <w:rtl/>
        </w:rPr>
        <w:t>ן שלחתיך ולא לעוות.</w:t>
      </w:r>
    </w:p>
    <w:p w14:paraId="037515EC" w14:textId="77777777" w:rsidR="00E07CC2" w:rsidRPr="008C28D0" w:rsidRDefault="00E07CC2" w:rsidP="00F1680A">
      <w:pPr>
        <w:pStyle w:val="affffb"/>
        <w:rPr>
          <w:spacing w:val="0"/>
          <w:rtl/>
        </w:rPr>
      </w:pPr>
      <w:bookmarkStart w:id="659" w:name="_Toc119353451"/>
      <w:r w:rsidRPr="008C28D0">
        <w:rPr>
          <w:spacing w:val="0"/>
          <w:rtl/>
        </w:rPr>
        <w:t>אשה שהפקידו אצלה תיק שטרות</w:t>
      </w:r>
      <w:bookmarkEnd w:id="659"/>
    </w:p>
    <w:p w14:paraId="3DD6ADDD" w14:textId="77777777" w:rsidR="00E07CC2" w:rsidRDefault="00E07CC2" w:rsidP="00E07CC2">
      <w:pPr>
        <w:rPr>
          <w:rFonts w:ascii="Fb Fontext" w:hAnsi="Fb Fontext"/>
          <w:sz w:val="32"/>
          <w:rtl/>
        </w:rPr>
      </w:pPr>
      <w:r w:rsidRPr="00C35A2C">
        <w:rPr>
          <w:rFonts w:ascii="Fb Fontext" w:hAnsi="Fb Fontext"/>
          <w:sz w:val="32"/>
          <w:rtl/>
        </w:rPr>
        <w:t xml:space="preserve">וכשהגיעו היורשים לגבותו </w:t>
      </w:r>
      <w:r w:rsidRPr="001E5D0B">
        <w:rPr>
          <w:rStyle w:val="affffe"/>
          <w:rtl/>
        </w:rPr>
        <w:t xml:space="preserve">א"ל </w:t>
      </w:r>
      <w:r w:rsidRPr="00C35A2C">
        <w:rPr>
          <w:rFonts w:ascii="Fb Fontext" w:hAnsi="Fb Fontext"/>
          <w:sz w:val="32"/>
          <w:rtl/>
        </w:rPr>
        <w:t>שתפסה מחיים</w:t>
      </w:r>
      <w:r>
        <w:rPr>
          <w:rFonts w:ascii="Fb Fontext" w:hAnsi="Fb Fontext" w:hint="cs"/>
          <w:sz w:val="32"/>
          <w:rtl/>
        </w:rPr>
        <w:t>,</w:t>
      </w:r>
    </w:p>
    <w:p w14:paraId="6FD8DACA" w14:textId="0CF34467" w:rsidR="00E07CC2" w:rsidRPr="00C35A2C" w:rsidRDefault="00E07CC2" w:rsidP="00E07CC2">
      <w:pPr>
        <w:rPr>
          <w:rFonts w:ascii="Fb Fontext" w:hAnsi="Fb Fontext"/>
          <w:rtl/>
        </w:rPr>
      </w:pPr>
      <w:r w:rsidRPr="001E5D0B">
        <w:rPr>
          <w:rStyle w:val="affffe"/>
          <w:rtl/>
        </w:rPr>
        <w:t>ר</w:t>
      </w:r>
      <w:r w:rsidR="002B7BCC">
        <w:rPr>
          <w:rStyle w:val="affffe"/>
          <w:rtl/>
        </w:rPr>
        <w:t>"</w:t>
      </w:r>
      <w:r w:rsidRPr="001E5D0B">
        <w:rPr>
          <w:rStyle w:val="affffe"/>
          <w:rtl/>
        </w:rPr>
        <w:t>נ</w:t>
      </w:r>
      <w:r>
        <w:rPr>
          <w:rStyle w:val="affffe"/>
          <w:rFonts w:hint="cs"/>
          <w:rtl/>
        </w:rPr>
        <w:t>:</w:t>
      </w:r>
      <w:r>
        <w:rPr>
          <w:rFonts w:ascii="Fb Fontext" w:hAnsi="Fb Fontext" w:hint="cs"/>
          <w:rtl/>
        </w:rPr>
        <w:t xml:space="preserve"> </w:t>
      </w:r>
      <w:r w:rsidRPr="00C35A2C">
        <w:rPr>
          <w:rFonts w:ascii="Fb Fontext" w:hAnsi="Fb Fontext"/>
          <w:rtl/>
        </w:rPr>
        <w:t>היות ואין לה עדים שתבעוה ולא נתנה</w:t>
      </w:r>
      <w:r>
        <w:rPr>
          <w:rFonts w:ascii="Fb Fontext" w:hAnsi="Fb Fontext" w:hint="cs"/>
          <w:rtl/>
        </w:rPr>
        <w:t>,</w:t>
      </w:r>
      <w:r w:rsidRPr="00C35A2C">
        <w:rPr>
          <w:rFonts w:ascii="Fb Fontext" w:hAnsi="Fb Fontext"/>
          <w:rtl/>
        </w:rPr>
        <w:t xml:space="preserve"> הר"ז בתורת פקדון כל עוד ולא חידשה תפיסתה</w:t>
      </w:r>
      <w:r>
        <w:rPr>
          <w:rFonts w:ascii="Fb Fontext" w:hAnsi="Fb Fontext" w:hint="cs"/>
          <w:rtl/>
        </w:rPr>
        <w:t>,</w:t>
      </w:r>
      <w:r w:rsidRPr="00C35A2C">
        <w:rPr>
          <w:rFonts w:ascii="Fb Fontext" w:hAnsi="Fb Fontext"/>
          <w:rtl/>
        </w:rPr>
        <w:t xml:space="preserve"> ולפיכך תפיסה דלאחר מיתה </w:t>
      </w:r>
      <w:r>
        <w:rPr>
          <w:rFonts w:ascii="Fb Fontext" w:hAnsi="Fb Fontext" w:hint="cs"/>
          <w:rtl/>
        </w:rPr>
        <w:t>אינה</w:t>
      </w:r>
      <w:r w:rsidRPr="00C35A2C">
        <w:rPr>
          <w:rFonts w:ascii="Fb Fontext" w:hAnsi="Fb Fontext"/>
          <w:rtl/>
        </w:rPr>
        <w:t xml:space="preserve"> כלום.</w:t>
      </w:r>
    </w:p>
    <w:p w14:paraId="71D0BAF7" w14:textId="77777777" w:rsidR="00E07CC2" w:rsidRDefault="00E07CC2" w:rsidP="00E07CC2">
      <w:pPr>
        <w:jc w:val="center"/>
        <w:rPr>
          <w:rFonts w:ascii="Fb Fontext" w:hAnsi="Fb Fontext"/>
          <w:sz w:val="32"/>
          <w:rtl/>
        </w:rPr>
      </w:pPr>
      <w:bookmarkStart w:id="660" w:name="_Toc119353452"/>
      <w:r>
        <w:rPr>
          <w:rStyle w:val="affffc"/>
          <w:rFonts w:hint="cs"/>
          <w:rtl/>
        </w:rPr>
        <w:t>כש</w:t>
      </w:r>
      <w:r w:rsidRPr="00B6478E">
        <w:rPr>
          <w:rStyle w:val="affffc"/>
          <w:rtl/>
        </w:rPr>
        <w:t xml:space="preserve">ב"ד </w:t>
      </w:r>
      <w:r w:rsidRPr="00B6478E">
        <w:rPr>
          <w:rStyle w:val="affffc"/>
          <w:rFonts w:hint="cs"/>
          <w:rtl/>
        </w:rPr>
        <w:t>ד</w:t>
      </w:r>
      <w:r w:rsidRPr="00B6478E">
        <w:rPr>
          <w:rStyle w:val="affffc"/>
          <w:rtl/>
        </w:rPr>
        <w:t xml:space="preserve">רבא </w:t>
      </w:r>
      <w:r w:rsidRPr="00B6478E">
        <w:rPr>
          <w:rStyle w:val="affffc"/>
          <w:rFonts w:hint="cs"/>
          <w:rtl/>
        </w:rPr>
        <w:t>חייב</w:t>
      </w:r>
      <w:r w:rsidRPr="0076374B">
        <w:rPr>
          <w:rStyle w:val="affffc"/>
          <w:rFonts w:hint="cs"/>
          <w:rtl/>
        </w:rPr>
        <w:t xml:space="preserve"> אשה בשבועה,</w:t>
      </w:r>
      <w:bookmarkEnd w:id="660"/>
    </w:p>
    <w:p w14:paraId="6FA19B53" w14:textId="77777777" w:rsidR="00E07CC2" w:rsidRPr="00C35A2C" w:rsidRDefault="00E07CC2" w:rsidP="00E07CC2">
      <w:pPr>
        <w:rPr>
          <w:rFonts w:ascii="Fb Fontext" w:hAnsi="Fb Fontext"/>
          <w:rtl/>
        </w:rPr>
      </w:pPr>
      <w:r w:rsidRPr="001E5D0B">
        <w:rPr>
          <w:rStyle w:val="affffe"/>
          <w:rtl/>
        </w:rPr>
        <w:t>אמרה בת ר"ח</w:t>
      </w:r>
      <w:r>
        <w:rPr>
          <w:rStyle w:val="affffe"/>
          <w:rFonts w:hint="cs"/>
          <w:rtl/>
        </w:rPr>
        <w:t>:</w:t>
      </w:r>
      <w:r w:rsidRPr="001E5D0B">
        <w:rPr>
          <w:rStyle w:val="affffe"/>
          <w:rtl/>
        </w:rPr>
        <w:t xml:space="preserve"> </w:t>
      </w:r>
      <w:r w:rsidRPr="00C35A2C">
        <w:rPr>
          <w:rFonts w:ascii="Fb Fontext" w:hAnsi="Fb Fontext"/>
          <w:sz w:val="32"/>
          <w:rtl/>
        </w:rPr>
        <w:t xml:space="preserve">שחשודה אשבועה </w:t>
      </w:r>
      <w:r w:rsidRPr="001E5D0B">
        <w:rPr>
          <w:rStyle w:val="affffe"/>
          <w:rtl/>
        </w:rPr>
        <w:t xml:space="preserve">והפכה רבא </w:t>
      </w:r>
      <w:r w:rsidRPr="00C35A2C">
        <w:rPr>
          <w:rFonts w:ascii="Fb Fontext" w:hAnsi="Fb Fontext"/>
          <w:sz w:val="32"/>
          <w:rtl/>
        </w:rPr>
        <w:t>לשבועה אבע"ד</w:t>
      </w:r>
      <w:r>
        <w:rPr>
          <w:rFonts w:ascii="Fb Fontext" w:hAnsi="Fb Fontext" w:hint="cs"/>
          <w:rtl/>
        </w:rPr>
        <w:t>,</w:t>
      </w:r>
    </w:p>
    <w:p w14:paraId="48063BB7" w14:textId="6AE8C984" w:rsidR="00E268F4" w:rsidRDefault="00E07CC2" w:rsidP="00E07CC2">
      <w:pPr>
        <w:rPr>
          <w:rFonts w:ascii="Fb Fontext" w:hAnsi="Fb Fontext"/>
          <w:rtl/>
        </w:rPr>
      </w:pPr>
      <w:r w:rsidRPr="001E5D0B">
        <w:rPr>
          <w:rStyle w:val="affffe"/>
          <w:rtl/>
        </w:rPr>
        <w:t>בפעם אחרת ישבו לפניו ר"פ וראב"מ</w:t>
      </w:r>
      <w:r w:rsidRPr="00C35A2C">
        <w:rPr>
          <w:rFonts w:ascii="Fb Fontext" w:hAnsi="Fb Fontext"/>
          <w:rtl/>
        </w:rPr>
        <w:t xml:space="preserve"> והביאו שטר לפניהם</w:t>
      </w:r>
      <w:r w:rsidR="00E268F4">
        <w:rPr>
          <w:rFonts w:ascii="Fb Fontext" w:hAnsi="Fb Fontext" w:hint="cs"/>
          <w:rtl/>
        </w:rPr>
        <w:t>,</w:t>
      </w:r>
    </w:p>
    <w:p w14:paraId="21383DF1" w14:textId="13867AF1" w:rsidR="00E268F4" w:rsidRDefault="00E07CC2" w:rsidP="00E07CC2">
      <w:pPr>
        <w:rPr>
          <w:rFonts w:ascii="Fb Fontext" w:hAnsi="Fb Fontext"/>
          <w:rtl/>
        </w:rPr>
      </w:pPr>
      <w:r w:rsidRPr="001E5D0B">
        <w:rPr>
          <w:rStyle w:val="affffe"/>
          <w:rtl/>
        </w:rPr>
        <w:t>ואמר ר"פ</w:t>
      </w:r>
      <w:r>
        <w:rPr>
          <w:rStyle w:val="affffe"/>
          <w:rFonts w:hint="cs"/>
          <w:rtl/>
        </w:rPr>
        <w:t>:</w:t>
      </w:r>
      <w:r w:rsidRPr="001E5D0B">
        <w:rPr>
          <w:rStyle w:val="affffe"/>
          <w:rtl/>
        </w:rPr>
        <w:t xml:space="preserve"> </w:t>
      </w:r>
      <w:r w:rsidRPr="00C35A2C">
        <w:rPr>
          <w:rFonts w:ascii="Fb Fontext" w:hAnsi="Fb Fontext"/>
          <w:rtl/>
        </w:rPr>
        <w:t>דיודע בשטר שהוא פרוע</w:t>
      </w:r>
      <w:r w:rsidR="00E268F4">
        <w:rPr>
          <w:rFonts w:ascii="Fb Fontext" w:hAnsi="Fb Fontext" w:hint="cs"/>
          <w:rtl/>
        </w:rPr>
        <w:t>,</w:t>
      </w:r>
    </w:p>
    <w:p w14:paraId="5BA9C60E" w14:textId="5FE47947" w:rsidR="00E268F4" w:rsidRDefault="00E07CC2" w:rsidP="00E07CC2">
      <w:pPr>
        <w:rPr>
          <w:rFonts w:ascii="Fb Fontext" w:hAnsi="Fb Fontext"/>
          <w:rtl/>
        </w:rPr>
      </w:pPr>
      <w:r w:rsidRPr="001E5D0B">
        <w:rPr>
          <w:rStyle w:val="affffe"/>
          <w:rtl/>
        </w:rPr>
        <w:t>שאלו רבא</w:t>
      </w:r>
      <w:r>
        <w:rPr>
          <w:rStyle w:val="affffe"/>
          <w:rFonts w:hint="cs"/>
          <w:rtl/>
        </w:rPr>
        <w:t>:</w:t>
      </w:r>
      <w:r w:rsidRPr="001E5D0B">
        <w:rPr>
          <w:rStyle w:val="affffe"/>
          <w:rtl/>
        </w:rPr>
        <w:t xml:space="preserve"> </w:t>
      </w:r>
      <w:r w:rsidRPr="00C35A2C">
        <w:rPr>
          <w:rFonts w:ascii="Fb Fontext" w:hAnsi="Fb Fontext"/>
          <w:rtl/>
        </w:rPr>
        <w:t xml:space="preserve">דאם אין עד אחד עמו אזי </w:t>
      </w:r>
      <w:r>
        <w:rPr>
          <w:rFonts w:ascii="Fb Fontext" w:hAnsi="Fb Fontext" w:hint="cs"/>
          <w:rtl/>
        </w:rPr>
        <w:t>עדותו אינה כלום</w:t>
      </w:r>
      <w:r w:rsidR="00E268F4">
        <w:rPr>
          <w:rFonts w:ascii="Fb Fontext" w:hAnsi="Fb Fontext" w:hint="cs"/>
          <w:rtl/>
        </w:rPr>
        <w:t>,</w:t>
      </w:r>
    </w:p>
    <w:p w14:paraId="30D6B7D7" w14:textId="77777777" w:rsidR="00E268F4" w:rsidRDefault="00E07CC2" w:rsidP="00E07CC2">
      <w:pPr>
        <w:rPr>
          <w:rFonts w:ascii="Fb Fontext" w:hAnsi="Fb Fontext"/>
          <w:rtl/>
        </w:rPr>
      </w:pPr>
      <w:r w:rsidRPr="001E5D0B">
        <w:rPr>
          <w:rStyle w:val="affffe"/>
          <w:rtl/>
        </w:rPr>
        <w:t>א"ל ראב"א</w:t>
      </w:r>
      <w:r>
        <w:rPr>
          <w:rStyle w:val="affffe"/>
          <w:rFonts w:hint="cs"/>
          <w:rtl/>
        </w:rPr>
        <w:t>:</w:t>
      </w:r>
      <w:r w:rsidRPr="001E5D0B">
        <w:rPr>
          <w:rStyle w:val="affffe"/>
          <w:rtl/>
        </w:rPr>
        <w:t xml:space="preserve"> </w:t>
      </w:r>
      <w:r w:rsidRPr="00C35A2C">
        <w:rPr>
          <w:rFonts w:ascii="Fb Fontext" w:hAnsi="Fb Fontext"/>
          <w:rtl/>
        </w:rPr>
        <w:t xml:space="preserve">דלא גרע </w:t>
      </w:r>
      <w:r w:rsidRPr="008D4A15">
        <w:rPr>
          <w:rStyle w:val="affffe"/>
          <w:rtl/>
        </w:rPr>
        <w:t>מבת ר"ח</w:t>
      </w:r>
      <w:r>
        <w:rPr>
          <w:rStyle w:val="affffe"/>
          <w:rFonts w:hint="cs"/>
          <w:rtl/>
        </w:rPr>
        <w:t>,</w:t>
      </w:r>
      <w:r w:rsidRPr="008D4A15">
        <w:rPr>
          <w:rStyle w:val="affffe"/>
          <w:rtl/>
        </w:rPr>
        <w:t xml:space="preserve"> </w:t>
      </w:r>
      <w:r w:rsidRPr="00C35A2C">
        <w:rPr>
          <w:rFonts w:ascii="Fb Fontext" w:hAnsi="Fb Fontext"/>
          <w:rtl/>
        </w:rPr>
        <w:t>שהאמינה לגבי שבועת האשה</w:t>
      </w:r>
      <w:r w:rsidR="00E268F4">
        <w:rPr>
          <w:rFonts w:ascii="Fb Fontext" w:hAnsi="Fb Fontext"/>
          <w:rtl/>
        </w:rPr>
        <w:t>,</w:t>
      </w:r>
    </w:p>
    <w:p w14:paraId="5E31401A" w14:textId="1B1FDFBB" w:rsidR="00E07CC2" w:rsidRPr="008D4A15" w:rsidRDefault="00E07CC2" w:rsidP="00E07CC2">
      <w:pPr>
        <w:rPr>
          <w:rStyle w:val="affffe"/>
          <w:rtl/>
        </w:rPr>
      </w:pPr>
      <w:r w:rsidRPr="001E5D0B">
        <w:rPr>
          <w:rStyle w:val="affffe"/>
          <w:rtl/>
        </w:rPr>
        <w:t>א"ל דבת ר"ח</w:t>
      </w:r>
      <w:r>
        <w:rPr>
          <w:rFonts w:ascii="Fb Fontext" w:hAnsi="Fb Fontext" w:hint="cs"/>
          <w:rtl/>
        </w:rPr>
        <w:t>:</w:t>
      </w:r>
      <w:r w:rsidRPr="00C35A2C">
        <w:rPr>
          <w:rFonts w:ascii="Fb Fontext" w:hAnsi="Fb Fontext"/>
          <w:rtl/>
        </w:rPr>
        <w:t xml:space="preserve"> קים בגווה </w:t>
      </w:r>
      <w:r w:rsidRPr="008D4A15">
        <w:rPr>
          <w:rStyle w:val="affffe"/>
          <w:rtl/>
        </w:rPr>
        <w:t>משא"כ ר"פ</w:t>
      </w:r>
      <w:r>
        <w:rPr>
          <w:rStyle w:val="affffe"/>
          <w:rFonts w:hint="cs"/>
          <w:rtl/>
        </w:rPr>
        <w:t>,</w:t>
      </w:r>
    </w:p>
    <w:p w14:paraId="227501FC" w14:textId="7F709457" w:rsidR="00E07CC2" w:rsidRPr="00C35A2C" w:rsidRDefault="00E07CC2" w:rsidP="00E07CC2">
      <w:pPr>
        <w:rPr>
          <w:rFonts w:ascii="Fb Fontext" w:hAnsi="Fb Fontext"/>
          <w:rtl/>
        </w:rPr>
      </w:pPr>
      <w:r w:rsidRPr="00C35A2C">
        <w:rPr>
          <w:rFonts w:ascii="Fb Fontext" w:hAnsi="Fb Fontext"/>
          <w:rtl/>
        </w:rPr>
        <w:t xml:space="preserve">והשתא דקים בגווה </w:t>
      </w:r>
      <w:r>
        <w:rPr>
          <w:rFonts w:ascii="Fb Fontext" w:hAnsi="Fb Fontext" w:hint="cs"/>
          <w:rtl/>
        </w:rPr>
        <w:t>דבר הוא,</w:t>
      </w:r>
      <w:r w:rsidRPr="00C35A2C">
        <w:rPr>
          <w:rFonts w:ascii="Fb Fontext" w:hAnsi="Fb Fontext"/>
          <w:rtl/>
        </w:rPr>
        <w:t xml:space="preserve"> </w:t>
      </w:r>
      <w:r w:rsidRPr="0076374B">
        <w:rPr>
          <w:rStyle w:val="affffe"/>
          <w:rFonts w:hint="cs"/>
          <w:rtl/>
        </w:rPr>
        <w:t xml:space="preserve">אזי </w:t>
      </w:r>
      <w:r w:rsidRPr="0076374B">
        <w:rPr>
          <w:rStyle w:val="affffe"/>
          <w:rtl/>
        </w:rPr>
        <w:t>אבא</w:t>
      </w:r>
      <w:r w:rsidRPr="001E5D0B">
        <w:rPr>
          <w:rStyle w:val="affffe"/>
          <w:rtl/>
        </w:rPr>
        <w:t xml:space="preserve"> מר ברי </w:t>
      </w:r>
      <w:r w:rsidRPr="00C35A2C">
        <w:rPr>
          <w:rFonts w:ascii="Fb Fontext" w:hAnsi="Fb Fontext"/>
          <w:rtl/>
        </w:rPr>
        <w:t>מרע שטר</w:t>
      </w:r>
      <w:r>
        <w:rPr>
          <w:rFonts w:ascii="Fb Fontext" w:hAnsi="Fb Fontext" w:hint="cs"/>
          <w:rtl/>
        </w:rPr>
        <w:t xml:space="preserve"> על פיו</w:t>
      </w:r>
      <w:r w:rsidRPr="00C35A2C">
        <w:rPr>
          <w:rFonts w:ascii="Fb Fontext" w:hAnsi="Fb Fontext"/>
          <w:rtl/>
        </w:rPr>
        <w:t xml:space="preserve"> </w:t>
      </w:r>
      <w:r w:rsidRPr="001E5D0B">
        <w:rPr>
          <w:rStyle w:val="afffff0"/>
          <w:rtl/>
        </w:rPr>
        <w:t>ולא קרענא</w:t>
      </w:r>
    </w:p>
    <w:p w14:paraId="2A87C641" w14:textId="77777777" w:rsidR="00E07CC2" w:rsidRDefault="00E07CC2" w:rsidP="00E07CC2">
      <w:pPr>
        <w:jc w:val="center"/>
        <w:rPr>
          <w:rStyle w:val="affffe"/>
          <w:rtl/>
        </w:rPr>
      </w:pPr>
      <w:bookmarkStart w:id="661" w:name="_Toc119353453"/>
      <w:r>
        <w:rPr>
          <w:rStyle w:val="affffc"/>
          <w:rFonts w:hint="cs"/>
          <w:rtl/>
        </w:rPr>
        <w:t>כש</w:t>
      </w:r>
      <w:r w:rsidRPr="00B6478E">
        <w:rPr>
          <w:rStyle w:val="affffc"/>
          <w:rtl/>
        </w:rPr>
        <w:t xml:space="preserve">ב"ד </w:t>
      </w:r>
      <w:r>
        <w:rPr>
          <w:rStyle w:val="affffe"/>
          <w:rFonts w:hint="cs"/>
          <w:rtl/>
          <w:rPrChange w:id="9280" w:author="מנוע אמוראים" w:date="2026-10-05T16:41:40Z">
            <w:rPr>
              <w:rStyle w:val="affffc"/>
              <w:rFonts w:hint="cs"/>
              <w:rtl/>
            </w:rPr>
          </w:rPrChange>
        </w:rPr>
        <w:t xml:space="preserve">ד</w:t>
      </w:r>
      <w:r>
        <w:rPr>
          <w:rStyle w:val="affffe"/>
          <w:rtl/>
          <w:rPrChange w:id="9281" w:author="מנוע אמוראים" w:date="2026-10-05T16:41:40Z">
            <w:rPr>
              <w:rStyle w:val="affffc"/>
              <w:rtl/>
            </w:rPr>
          </w:rPrChange>
        </w:rPr>
        <w:t xml:space="preserve">רבב"א</w:t>
      </w:r>
      <w:r>
        <w:rPr>
          <w:rStyle w:val="affffc"/>
          <w:rtl/>
        </w:rPr>
        <w:t xml:space="preserve"> </w:t>
      </w:r>
      <w:r w:rsidRPr="00B6478E">
        <w:rPr>
          <w:rStyle w:val="affffc"/>
          <w:rFonts w:hint="cs"/>
          <w:rtl/>
        </w:rPr>
        <w:t>חייב אשה בשבועה</w:t>
      </w:r>
      <w:bookmarkEnd w:id="661"/>
      <w:r>
        <w:rPr>
          <w:rStyle w:val="affffe"/>
          <w:rFonts w:hint="cs"/>
          <w:rtl/>
        </w:rPr>
        <w:t>,</w:t>
      </w:r>
    </w:p>
    <w:p w14:paraId="1017C4FD" w14:textId="32770E89" w:rsidR="00E268F4" w:rsidRDefault="00E07CC2" w:rsidP="00E07CC2">
      <w:pPr>
        <w:rPr>
          <w:rFonts w:ascii="Fb Fontext" w:hAnsi="Fb Fontext"/>
          <w:sz w:val="32"/>
          <w:rtl/>
        </w:rPr>
      </w:pPr>
      <w:r w:rsidRPr="008D4A15">
        <w:rPr>
          <w:rStyle w:val="affffe"/>
          <w:rtl/>
        </w:rPr>
        <w:t>ואמר הבע"ד</w:t>
      </w:r>
      <w:r w:rsidR="002D624C">
        <w:rPr>
          <w:rStyle w:val="affffe"/>
          <w:rFonts w:hint="cs"/>
          <w:rtl/>
        </w:rPr>
        <w:t>:</w:t>
      </w:r>
      <w:r w:rsidRPr="008D4A15">
        <w:rPr>
          <w:rStyle w:val="affffe"/>
          <w:rtl/>
        </w:rPr>
        <w:t xml:space="preserve"> </w:t>
      </w:r>
      <w:r w:rsidRPr="00C35A2C">
        <w:rPr>
          <w:rFonts w:ascii="Fb Fontext" w:hAnsi="Fb Fontext"/>
          <w:sz w:val="32"/>
          <w:rtl/>
        </w:rPr>
        <w:t>שתבוא ותשבע שאפשר תתבייש ותודה</w:t>
      </w:r>
      <w:r w:rsidR="00E268F4">
        <w:rPr>
          <w:rFonts w:ascii="Fb Fontext" w:hAnsi="Fb Fontext"/>
          <w:sz w:val="32"/>
          <w:rtl/>
        </w:rPr>
        <w:t>,</w:t>
      </w:r>
    </w:p>
    <w:p w14:paraId="28D04174" w14:textId="385781B5" w:rsidR="00E07CC2" w:rsidRDefault="00E07CC2" w:rsidP="00E07CC2">
      <w:pPr>
        <w:rPr>
          <w:rFonts w:ascii="Fb Fontext" w:hAnsi="Fb Fontext"/>
          <w:sz w:val="32"/>
          <w:rtl/>
        </w:rPr>
      </w:pPr>
      <w:r w:rsidRPr="005A22BC">
        <w:rPr>
          <w:rStyle w:val="affffe"/>
          <w:rtl/>
        </w:rPr>
        <w:lastRenderedPageBreak/>
        <w:t>אמרה האשה</w:t>
      </w:r>
      <w:r w:rsidR="002D624C">
        <w:rPr>
          <w:rStyle w:val="affffe"/>
          <w:rFonts w:hint="cs"/>
          <w:rtl/>
        </w:rPr>
        <w:t>:</w:t>
      </w:r>
      <w:r w:rsidRPr="005A22BC">
        <w:rPr>
          <w:rStyle w:val="affffe"/>
          <w:rtl/>
        </w:rPr>
        <w:t xml:space="preserve"> </w:t>
      </w:r>
      <w:r w:rsidRPr="00C35A2C">
        <w:rPr>
          <w:rFonts w:ascii="Fb Fontext" w:hAnsi="Fb Fontext"/>
          <w:sz w:val="32"/>
          <w:rtl/>
        </w:rPr>
        <w:t xml:space="preserve">שמוכנה להודות אלא שיכתבו לה הזכות שאם תשבע תיטול </w:t>
      </w:r>
      <w:r w:rsidRPr="001E5D0B">
        <w:rPr>
          <w:rStyle w:val="affffe"/>
          <w:rtl/>
        </w:rPr>
        <w:t>וארב"א</w:t>
      </w:r>
      <w:r w:rsidR="002D624C">
        <w:rPr>
          <w:rStyle w:val="affffe"/>
          <w:rFonts w:hint="cs"/>
          <w:rtl/>
        </w:rPr>
        <w:t>:</w:t>
      </w:r>
      <w:r w:rsidRPr="00C35A2C">
        <w:rPr>
          <w:rFonts w:ascii="Fb Fontext" w:hAnsi="Fb Fontext"/>
          <w:sz w:val="32"/>
          <w:rtl/>
        </w:rPr>
        <w:t xml:space="preserve"> שיכתבו.</w:t>
      </w:r>
    </w:p>
    <w:p w14:paraId="586BBA1C" w14:textId="3DE8F588" w:rsidR="00E07CC2" w:rsidRDefault="00E07CC2" w:rsidP="00E07CC2">
      <w:pPr>
        <w:rPr>
          <w:rFonts w:ascii="Fb Fontext" w:hAnsi="Fb Fontext"/>
          <w:rtl/>
        </w:rPr>
      </w:pPr>
      <w:r w:rsidRPr="001E5D0B">
        <w:rPr>
          <w:rStyle w:val="affffe"/>
          <w:rtl/>
        </w:rPr>
        <w:t xml:space="preserve">ר"פ: </w:t>
      </w:r>
      <w:r w:rsidRPr="00C35A2C">
        <w:rPr>
          <w:rFonts w:ascii="Fb Fontext" w:hAnsi="Fb Fontext"/>
          <w:rtl/>
        </w:rPr>
        <w:t>משום ד</w:t>
      </w:r>
      <w:r>
        <w:rPr>
          <w:rFonts w:ascii="Fb Fontext" w:hAnsi="Fb Fontext" w:hint="cs"/>
          <w:rtl/>
        </w:rPr>
        <w:t>באתם</w:t>
      </w:r>
      <w:r w:rsidRPr="00C35A2C">
        <w:rPr>
          <w:rFonts w:ascii="Fb Fontext" w:hAnsi="Fb Fontext"/>
          <w:rtl/>
        </w:rPr>
        <w:t xml:space="preserve"> ממולאי אמר</w:t>
      </w:r>
      <w:r>
        <w:rPr>
          <w:rFonts w:ascii="Fb Fontext" w:hAnsi="Fb Fontext" w:hint="cs"/>
          <w:rtl/>
        </w:rPr>
        <w:t>תם</w:t>
      </w:r>
      <w:r w:rsidRPr="00C35A2C">
        <w:rPr>
          <w:rFonts w:ascii="Fb Fontext" w:hAnsi="Fb Fontext"/>
          <w:rtl/>
        </w:rPr>
        <w:t xml:space="preserve"> מילי מוליתא?</w:t>
      </w:r>
    </w:p>
    <w:p w14:paraId="37CF9C23" w14:textId="77777777" w:rsidR="00E07CC2" w:rsidRPr="00F71179" w:rsidRDefault="00E07CC2" w:rsidP="00E07CC2">
      <w:pPr>
        <w:rPr>
          <w:rFonts w:ascii="Fb Fontext" w:hAnsi="Fb Fontext"/>
          <w:spacing w:val="-2"/>
          <w:rtl/>
        </w:rPr>
      </w:pPr>
      <w:r w:rsidRPr="001E5D0B">
        <w:rPr>
          <w:rStyle w:val="affffe"/>
          <w:rtl/>
        </w:rPr>
        <w:t xml:space="preserve">הא אמר רבא: </w:t>
      </w:r>
      <w:r w:rsidRPr="0076374B">
        <w:rPr>
          <w:rStyle w:val="affffc"/>
          <w:rtl/>
        </w:rPr>
        <w:t>דאשרתא דדייני שנכתבה קודם חתימת העדים</w:t>
      </w:r>
      <w:r w:rsidRPr="00F71179">
        <w:rPr>
          <w:rFonts w:ascii="Fb Fontext" w:hAnsi="Fb Fontext"/>
          <w:spacing w:val="-2"/>
          <w:rtl/>
        </w:rPr>
        <w:t xml:space="preserve"> פסולה ד</w:t>
      </w:r>
      <w:r>
        <w:rPr>
          <w:rFonts w:ascii="Fb Fontext" w:hAnsi="Fb Fontext" w:hint="cs"/>
          <w:spacing w:val="-2"/>
          <w:rtl/>
        </w:rPr>
        <w:t>נראה קשר,</w:t>
      </w:r>
      <w:r w:rsidRPr="00F71179">
        <w:rPr>
          <w:rFonts w:ascii="Fb Fontext" w:hAnsi="Fb Fontext"/>
          <w:spacing w:val="-2"/>
          <w:rtl/>
        </w:rPr>
        <w:t xml:space="preserve"> וה"נ </w:t>
      </w:r>
      <w:r>
        <w:rPr>
          <w:rFonts w:ascii="Fb Fontext" w:hAnsi="Fb Fontext"/>
          <w:spacing w:val="-2"/>
          <w:rtl/>
        </w:rPr>
        <w:t>כאן</w:t>
      </w:r>
      <w:r>
        <w:rPr>
          <w:rFonts w:ascii="Fb Fontext" w:hAnsi="Fb Fontext" w:hint="cs"/>
          <w:spacing w:val="-2"/>
          <w:rtl/>
        </w:rPr>
        <w:t>,</w:t>
      </w:r>
    </w:p>
    <w:p w14:paraId="32A5CDFF" w14:textId="5421E3D1" w:rsidR="00E07CC2" w:rsidRDefault="00E07CC2" w:rsidP="00E07CC2">
      <w:pPr>
        <w:rPr>
          <w:rFonts w:ascii="Fb Fontext" w:hAnsi="Fb Fontext"/>
          <w:sz w:val="32"/>
          <w:rtl/>
        </w:rPr>
      </w:pPr>
      <w:r w:rsidRPr="001E5D0B">
        <w:rPr>
          <w:rStyle w:val="affffe"/>
          <w:rtl/>
        </w:rPr>
        <w:t>וליתא, מדר"נ ד</w:t>
      </w:r>
      <w:r>
        <w:rPr>
          <w:rStyle w:val="affffe"/>
          <w:rFonts w:hint="cs"/>
          <w:rtl/>
        </w:rPr>
        <w:t>ל</w:t>
      </w:r>
      <w:r w:rsidRPr="001E5D0B">
        <w:rPr>
          <w:rStyle w:val="affffe"/>
          <w:rtl/>
        </w:rPr>
        <w:t xml:space="preserve">ר"מ: </w:t>
      </w:r>
      <w:r w:rsidR="00BD4EEB">
        <w:rPr>
          <w:rFonts w:ascii="Fb Fontext" w:hAnsi="Fb Fontext"/>
          <w:sz w:val="32"/>
          <w:rtl/>
        </w:rPr>
        <w:t>אף</w:t>
      </w:r>
      <w:r w:rsidRPr="00C35A2C">
        <w:rPr>
          <w:rFonts w:ascii="Fb Fontext" w:hAnsi="Fb Fontext"/>
          <w:sz w:val="32"/>
          <w:rtl/>
        </w:rPr>
        <w:t xml:space="preserve"> מצאו באשפה, וחתמו ונתנו לה כשר,</w:t>
      </w:r>
    </w:p>
    <w:p w14:paraId="1DDC7CF7" w14:textId="77C476A4" w:rsidR="00E07CC2" w:rsidRDefault="00E07CC2" w:rsidP="00E07CC2">
      <w:pPr>
        <w:rPr>
          <w:rFonts w:ascii="Fb Fontext" w:hAnsi="Fb Fontext"/>
          <w:rtl/>
        </w:rPr>
      </w:pPr>
      <w:r w:rsidRPr="001E5D0B">
        <w:rPr>
          <w:rStyle w:val="affffe"/>
          <w:rtl/>
        </w:rPr>
        <w:t>ו</w:t>
      </w:r>
      <w:r w:rsidR="00BD4EEB">
        <w:rPr>
          <w:rStyle w:val="affffe"/>
          <w:rtl/>
        </w:rPr>
        <w:t>אף</w:t>
      </w:r>
      <w:r w:rsidRPr="001E5D0B">
        <w:rPr>
          <w:rStyle w:val="affffe"/>
          <w:rtl/>
        </w:rPr>
        <w:t xml:space="preserve"> רבנן ד</w:t>
      </w:r>
      <w:r>
        <w:rPr>
          <w:rStyle w:val="affffe"/>
          <w:rFonts w:hint="cs"/>
          <w:rtl/>
        </w:rPr>
        <w:t>חלקו</w:t>
      </w:r>
      <w:r w:rsidRPr="001E5D0B">
        <w:rPr>
          <w:rStyle w:val="affffe"/>
          <w:rtl/>
        </w:rPr>
        <w:t xml:space="preserve"> אר"מ</w:t>
      </w:r>
      <w:r w:rsidRPr="00C35A2C">
        <w:rPr>
          <w:rFonts w:ascii="Fb Fontext" w:hAnsi="Fb Fontext"/>
          <w:rtl/>
        </w:rPr>
        <w:t xml:space="preserve"> רק בגיטי נשים דבעי' כתיבה לשמה אבל בשאר שטרות מודו,</w:t>
      </w:r>
    </w:p>
    <w:p w14:paraId="1D927BED" w14:textId="695F1CC8" w:rsidR="00E07CC2" w:rsidRPr="00F97732" w:rsidRDefault="00E07CC2" w:rsidP="00135676">
      <w:pPr>
        <w:rPr>
          <w:rtl/>
        </w:rPr>
      </w:pPr>
      <w:r w:rsidRPr="001E5D0B">
        <w:rPr>
          <w:rStyle w:val="affffe"/>
          <w:rtl/>
        </w:rPr>
        <w:t xml:space="preserve">דאר"א מרי"ו: </w:t>
      </w:r>
      <w:r w:rsidRPr="00C35A2C">
        <w:rPr>
          <w:rFonts w:ascii="Fb Fontext" w:hAnsi="Fb Fontext"/>
          <w:rtl/>
        </w:rPr>
        <w:t xml:space="preserve">שטר שלוה בו ופרעו אינו חוזר ולוה בו, שכבר </w:t>
      </w:r>
      <w:r w:rsidRPr="00730169">
        <w:rPr>
          <w:rFonts w:ascii="Fb Fontext" w:hAnsi="Fb Fontext"/>
          <w:spacing w:val="-6"/>
          <w:rtl/>
        </w:rPr>
        <w:t>נמחל שיעבודו</w:t>
      </w:r>
      <w:r w:rsidRPr="00730169">
        <w:rPr>
          <w:rFonts w:hint="cs"/>
          <w:spacing w:val="-6"/>
          <w:rtl/>
        </w:rPr>
        <w:t xml:space="preserve"> </w:t>
      </w:r>
      <w:r w:rsidRPr="00730169">
        <w:rPr>
          <w:rStyle w:val="afffff0"/>
          <w:spacing w:val="-6"/>
          <w:rtl/>
        </w:rPr>
        <w:t xml:space="preserve">ומשמע דרק מצד דנמחל שיעבודו, אבל </w:t>
      </w:r>
      <w:r w:rsidRPr="00730169">
        <w:rPr>
          <w:rStyle w:val="afffff0"/>
          <w:rFonts w:hint="cs"/>
          <w:spacing w:val="-6"/>
          <w:rtl/>
        </w:rPr>
        <w:t>לא חיישי' לנראה כשקר</w:t>
      </w:r>
      <w:r w:rsidRPr="00730169">
        <w:rPr>
          <w:spacing w:val="-6"/>
          <w:rtl/>
        </w:rPr>
        <w:t>.</w:t>
      </w:r>
    </w:p>
    <w:p w14:paraId="17A8E920" w14:textId="77777777" w:rsidR="00E07CC2" w:rsidRPr="00C35A2C" w:rsidRDefault="00E07CC2" w:rsidP="00E26091">
      <w:pPr>
        <w:pStyle w:val="afff"/>
        <w:framePr w:wrap="around"/>
        <w:rPr>
          <w:rtl/>
        </w:rPr>
      </w:pPr>
      <w:bookmarkStart w:id="662" w:name="_Toc119353454"/>
      <w:r w:rsidRPr="00C35A2C">
        <w:rPr>
          <w:rtl/>
        </w:rPr>
        <w:t>פה:</w:t>
      </w:r>
      <w:bookmarkEnd w:id="662"/>
    </w:p>
    <w:p w14:paraId="460422AD" w14:textId="77777777" w:rsidR="00E07CC2" w:rsidRPr="008C28D0" w:rsidRDefault="00E07CC2" w:rsidP="00F1680A">
      <w:pPr>
        <w:pStyle w:val="affffb"/>
        <w:rPr>
          <w:spacing w:val="0"/>
          <w:rtl/>
        </w:rPr>
      </w:pPr>
      <w:bookmarkStart w:id="663" w:name="_Toc119353455"/>
      <w:r w:rsidRPr="008C28D0">
        <w:rPr>
          <w:spacing w:val="0"/>
          <w:rtl/>
        </w:rPr>
        <w:t>דברים התלויים בידיעת הדיין</w:t>
      </w:r>
      <w:bookmarkEnd w:id="663"/>
    </w:p>
    <w:p w14:paraId="27B32D93" w14:textId="77777777" w:rsidR="00E07CC2" w:rsidRPr="00730169" w:rsidRDefault="00E07CC2" w:rsidP="00E07CC2">
      <w:pPr>
        <w:rPr>
          <w:rFonts w:ascii="Fb Fontext" w:hAnsi="Fb Fontext"/>
          <w:spacing w:val="-8"/>
          <w:sz w:val="32"/>
          <w:rtl/>
        </w:rPr>
      </w:pPr>
      <w:r w:rsidRPr="00730169">
        <w:rPr>
          <w:rStyle w:val="affffe"/>
          <w:spacing w:val="-8"/>
          <w:rtl/>
        </w:rPr>
        <w:t xml:space="preserve">אחד </w:t>
      </w:r>
      <w:r w:rsidRPr="00730169">
        <w:rPr>
          <w:rFonts w:ascii="Fb Fontext" w:hAnsi="Fb Fontext"/>
          <w:spacing w:val="-8"/>
          <w:sz w:val="32"/>
          <w:rtl/>
        </w:rPr>
        <w:t xml:space="preserve">שהפקיד ז' מרגליות עטופות בסדין </w:t>
      </w:r>
      <w:r w:rsidRPr="00730169">
        <w:rPr>
          <w:rStyle w:val="affffe"/>
          <w:spacing w:val="-8"/>
          <w:rtl/>
        </w:rPr>
        <w:t xml:space="preserve">אצל ר"מ </w:t>
      </w:r>
      <w:r w:rsidRPr="00730169">
        <w:rPr>
          <w:rFonts w:ascii="Fb Fontext" w:hAnsi="Fb Fontext"/>
          <w:spacing w:val="-8"/>
          <w:sz w:val="32"/>
          <w:rtl/>
        </w:rPr>
        <w:t>נפטר ולא ציוה אחריו.</w:t>
      </w:r>
    </w:p>
    <w:p w14:paraId="1FE83B5E" w14:textId="77777777" w:rsidR="00E07CC2" w:rsidRDefault="00E07CC2" w:rsidP="00E07CC2">
      <w:pPr>
        <w:rPr>
          <w:rFonts w:ascii="Fb Fontext" w:hAnsi="Fb Fontext"/>
          <w:sz w:val="32"/>
          <w:rtl/>
        </w:rPr>
      </w:pPr>
      <w:r w:rsidRPr="001E5D0B">
        <w:rPr>
          <w:rStyle w:val="affffe"/>
          <w:rtl/>
        </w:rPr>
        <w:t>וכשהגיעו ל</w:t>
      </w:r>
      <w:r>
        <w:rPr>
          <w:rStyle w:val="affffe"/>
          <w:rFonts w:hint="cs"/>
          <w:rtl/>
        </w:rPr>
        <w:t>ר"א:</w:t>
      </w:r>
      <w:r w:rsidRPr="001E5D0B">
        <w:rPr>
          <w:rStyle w:val="affffe"/>
          <w:rtl/>
        </w:rPr>
        <w:t xml:space="preserve"> </w:t>
      </w:r>
      <w:r w:rsidRPr="00C35A2C">
        <w:rPr>
          <w:rFonts w:ascii="Fb Fontext" w:hAnsi="Fb Fontext"/>
          <w:sz w:val="32"/>
          <w:rtl/>
        </w:rPr>
        <w:t xml:space="preserve">משום שהיורשים סברו שאולי </w:t>
      </w:r>
      <w:r>
        <w:rPr>
          <w:rFonts w:ascii="Fb Fontext" w:hAnsi="Fb Fontext" w:hint="cs"/>
          <w:sz w:val="32"/>
          <w:rtl/>
        </w:rPr>
        <w:t xml:space="preserve">היה </w:t>
      </w:r>
      <w:r w:rsidRPr="00C35A2C">
        <w:rPr>
          <w:rFonts w:ascii="Fb Fontext" w:hAnsi="Fb Fontext"/>
          <w:sz w:val="32"/>
          <w:rtl/>
        </w:rPr>
        <w:t>של אביהם</w:t>
      </w:r>
      <w:r>
        <w:rPr>
          <w:rFonts w:ascii="Fb Fontext" w:hAnsi="Fb Fontext" w:hint="cs"/>
          <w:sz w:val="32"/>
          <w:rtl/>
        </w:rPr>
        <w:t>,</w:t>
      </w:r>
    </w:p>
    <w:p w14:paraId="2B3A4C42" w14:textId="77777777" w:rsidR="00E07CC2" w:rsidRPr="00730169" w:rsidRDefault="00E07CC2" w:rsidP="00E07CC2">
      <w:pPr>
        <w:rPr>
          <w:rFonts w:ascii="Fb Fontext" w:hAnsi="Fb Fontext"/>
          <w:spacing w:val="-4"/>
          <w:sz w:val="32"/>
          <w:rtl/>
        </w:rPr>
      </w:pPr>
      <w:r w:rsidRPr="00730169">
        <w:rPr>
          <w:rStyle w:val="affffe"/>
          <w:spacing w:val="-4"/>
          <w:rtl/>
        </w:rPr>
        <w:t xml:space="preserve">א"ל א. ידענא בר"מ </w:t>
      </w:r>
      <w:r w:rsidRPr="00730169">
        <w:rPr>
          <w:rFonts w:ascii="Fb Fontext" w:hAnsi="Fb Fontext" w:hint="cs"/>
          <w:spacing w:val="-4"/>
          <w:sz w:val="32"/>
          <w:rtl/>
        </w:rPr>
        <w:t>ש</w:t>
      </w:r>
      <w:r w:rsidRPr="00730169">
        <w:rPr>
          <w:rFonts w:ascii="Fb Fontext" w:hAnsi="Fb Fontext"/>
          <w:spacing w:val="-4"/>
          <w:sz w:val="32"/>
          <w:rtl/>
        </w:rPr>
        <w:t>אינו אמיד</w:t>
      </w:r>
      <w:r w:rsidRPr="00730169">
        <w:rPr>
          <w:rStyle w:val="affffe"/>
          <w:spacing w:val="-4"/>
          <w:rtl/>
        </w:rPr>
        <w:t xml:space="preserve"> ועוד </w:t>
      </w:r>
      <w:r w:rsidRPr="00730169">
        <w:rPr>
          <w:rFonts w:ascii="Fb Fontext" w:hAnsi="Fb Fontext"/>
          <w:spacing w:val="-4"/>
          <w:sz w:val="32"/>
          <w:rtl/>
        </w:rPr>
        <w:t>שהתובע נותן סימן שהיו בסדין</w:t>
      </w:r>
    </w:p>
    <w:p w14:paraId="768C41E9" w14:textId="77777777" w:rsidR="00E07CC2" w:rsidRDefault="00E07CC2" w:rsidP="00E07CC2">
      <w:pPr>
        <w:rPr>
          <w:rFonts w:ascii="Fb Fontext" w:hAnsi="Fb Fontext"/>
          <w:sz w:val="32"/>
          <w:rtl/>
        </w:rPr>
      </w:pPr>
      <w:r w:rsidRPr="001E5D0B">
        <w:rPr>
          <w:rStyle w:val="affffe"/>
          <w:rtl/>
        </w:rPr>
        <w:t xml:space="preserve">וה"מ </w:t>
      </w:r>
      <w:r>
        <w:rPr>
          <w:rFonts w:hint="cs"/>
          <w:rtl/>
        </w:rPr>
        <w:t xml:space="preserve">שהתובע </w:t>
      </w:r>
      <w:r w:rsidRPr="00F94127">
        <w:rPr>
          <w:rtl/>
        </w:rPr>
        <w:t xml:space="preserve">לא רגיל </w:t>
      </w:r>
      <w:r w:rsidRPr="00C35A2C">
        <w:rPr>
          <w:rFonts w:ascii="Fb Fontext" w:hAnsi="Fb Fontext"/>
          <w:sz w:val="32"/>
          <w:rtl/>
        </w:rPr>
        <w:t>שם</w:t>
      </w:r>
      <w:r>
        <w:rPr>
          <w:rFonts w:ascii="Fb Fontext" w:hAnsi="Fb Fontext" w:hint="cs"/>
          <w:sz w:val="32"/>
          <w:rtl/>
        </w:rPr>
        <w:t>,</w:t>
      </w:r>
      <w:r w:rsidRPr="00C35A2C">
        <w:rPr>
          <w:rFonts w:ascii="Fb Fontext" w:hAnsi="Fb Fontext"/>
          <w:sz w:val="32"/>
          <w:rtl/>
        </w:rPr>
        <w:t xml:space="preserve"> דברגיל </w:t>
      </w:r>
      <w:r>
        <w:rPr>
          <w:rFonts w:ascii="Fb Fontext" w:hAnsi="Fb Fontext" w:hint="cs"/>
          <w:sz w:val="32"/>
          <w:rtl/>
        </w:rPr>
        <w:t>נאמר</w:t>
      </w:r>
      <w:r w:rsidRPr="00C35A2C">
        <w:rPr>
          <w:rFonts w:ascii="Fb Fontext" w:hAnsi="Fb Fontext"/>
          <w:sz w:val="32"/>
          <w:rtl/>
        </w:rPr>
        <w:t xml:space="preserve"> שראה אחר שהפקיד</w:t>
      </w:r>
    </w:p>
    <w:p w14:paraId="7DC981D9" w14:textId="77777777" w:rsidR="00E07CC2" w:rsidRDefault="00E07CC2" w:rsidP="00E07CC2">
      <w:pPr>
        <w:rPr>
          <w:rFonts w:ascii="Fb Fontext" w:hAnsi="Fb Fontext"/>
          <w:sz w:val="32"/>
          <w:rtl/>
        </w:rPr>
      </w:pPr>
      <w:r w:rsidRPr="00976F01">
        <w:rPr>
          <w:rStyle w:val="affffe"/>
          <w:rtl/>
        </w:rPr>
        <w:t>•</w:t>
      </w:r>
      <w:r w:rsidRPr="001E5D0B">
        <w:rPr>
          <w:rStyle w:val="affffe"/>
          <w:rtl/>
        </w:rPr>
        <w:t xml:space="preserve"> וכן מעשה שהפקיד כוס כסף</w:t>
      </w:r>
      <w:r w:rsidRPr="00C35A2C">
        <w:rPr>
          <w:rFonts w:ascii="Fb Fontext" w:hAnsi="Fb Fontext"/>
          <w:sz w:val="32"/>
          <w:rtl/>
        </w:rPr>
        <w:t xml:space="preserve"> </w:t>
      </w:r>
      <w:r w:rsidRPr="00F94127">
        <w:rPr>
          <w:rStyle w:val="affffe"/>
          <w:rtl/>
        </w:rPr>
        <w:t>אצל חסא</w:t>
      </w:r>
      <w:r>
        <w:rPr>
          <w:rFonts w:ascii="Fb Fontext" w:hAnsi="Fb Fontext" w:hint="cs"/>
          <w:sz w:val="32"/>
          <w:rtl/>
        </w:rPr>
        <w:t>,</w:t>
      </w:r>
      <w:r w:rsidRPr="00C35A2C">
        <w:rPr>
          <w:rFonts w:ascii="Fb Fontext" w:hAnsi="Fb Fontext"/>
          <w:sz w:val="32"/>
          <w:rtl/>
        </w:rPr>
        <w:t xml:space="preserve"> </w:t>
      </w:r>
      <w:r w:rsidRPr="00F94127">
        <w:rPr>
          <w:rStyle w:val="affffe"/>
          <w:rtl/>
        </w:rPr>
        <w:t>וכך הורה להם ר"נ</w:t>
      </w:r>
    </w:p>
    <w:p w14:paraId="36876BED" w14:textId="77777777" w:rsidR="00E07CC2" w:rsidRDefault="00E07CC2" w:rsidP="00E07CC2">
      <w:pPr>
        <w:rPr>
          <w:rFonts w:ascii="Fb Fontext" w:hAnsi="Fb Fontext"/>
          <w:rtl/>
        </w:rPr>
      </w:pPr>
      <w:r w:rsidRPr="001E5D0B">
        <w:rPr>
          <w:rStyle w:val="affffe"/>
          <w:rtl/>
        </w:rPr>
        <w:t>• וכן מעשה שהפקיד בגד משי אצל אחי ר"ס</w:t>
      </w:r>
      <w:r w:rsidRPr="001E5D0B">
        <w:rPr>
          <w:rStyle w:val="affffe"/>
          <w:rFonts w:hint="cs"/>
          <w:rtl/>
        </w:rPr>
        <w:t>,</w:t>
      </w:r>
      <w:r w:rsidRPr="001E5D0B">
        <w:rPr>
          <w:rStyle w:val="affffe"/>
          <w:rtl/>
        </w:rPr>
        <w:t xml:space="preserve"> </w:t>
      </w:r>
      <w:r w:rsidRPr="00F94127">
        <w:rPr>
          <w:rStyle w:val="affffe"/>
          <w:rtl/>
        </w:rPr>
        <w:t>וכך הורה להם ר"א</w:t>
      </w:r>
    </w:p>
    <w:p w14:paraId="4789A461" w14:textId="77777777" w:rsidR="00E07CC2" w:rsidRDefault="00E07CC2" w:rsidP="00E07CC2">
      <w:pPr>
        <w:jc w:val="center"/>
        <w:rPr>
          <w:rFonts w:ascii="Fb Fontext" w:hAnsi="Fb Fontext"/>
          <w:sz w:val="32"/>
          <w:rtl/>
        </w:rPr>
      </w:pPr>
      <w:bookmarkStart w:id="664" w:name="_Toc119353456"/>
      <w:r w:rsidRPr="00976F01">
        <w:rPr>
          <w:rStyle w:val="affffc"/>
          <w:rtl/>
        </w:rPr>
        <w:t>נכסיי לטוביה</w:t>
      </w:r>
      <w:bookmarkEnd w:id="664"/>
      <w:r w:rsidRPr="001E5D0B">
        <w:rPr>
          <w:rStyle w:val="affffe"/>
          <w:rtl/>
        </w:rPr>
        <w:t>,</w:t>
      </w:r>
    </w:p>
    <w:p w14:paraId="0673F270" w14:textId="77777777" w:rsidR="00E07CC2" w:rsidRDefault="00E07CC2" w:rsidP="00E07CC2">
      <w:pPr>
        <w:rPr>
          <w:rFonts w:ascii="Fb Fontext" w:hAnsi="Fb Fontext"/>
          <w:sz w:val="32"/>
          <w:rtl/>
        </w:rPr>
      </w:pPr>
      <w:r w:rsidRPr="001E5D0B">
        <w:rPr>
          <w:rStyle w:val="affffe"/>
          <w:rtl/>
        </w:rPr>
        <w:t xml:space="preserve">אותו שאמר </w:t>
      </w:r>
      <w:r w:rsidRPr="00976F01">
        <w:rPr>
          <w:rStyle w:val="affffc"/>
          <w:rtl/>
        </w:rPr>
        <w:t>נכסיי לטוביה</w:t>
      </w:r>
      <w:r w:rsidRPr="001E5D0B">
        <w:rPr>
          <w:rStyle w:val="affffe"/>
          <w:rtl/>
        </w:rPr>
        <w:t>,</w:t>
      </w:r>
      <w:r w:rsidRPr="00C35A2C">
        <w:rPr>
          <w:rFonts w:ascii="Fb Fontext" w:hAnsi="Fb Fontext"/>
          <w:sz w:val="32"/>
          <w:rtl/>
        </w:rPr>
        <w:t xml:space="preserve"> ומת ו</w:t>
      </w:r>
      <w:r>
        <w:rPr>
          <w:rFonts w:ascii="Fb Fontext" w:hAnsi="Fb Fontext" w:hint="cs"/>
          <w:sz w:val="32"/>
          <w:rtl/>
        </w:rPr>
        <w:t>בא</w:t>
      </w:r>
      <w:r w:rsidRPr="00C35A2C">
        <w:rPr>
          <w:rFonts w:ascii="Fb Fontext" w:hAnsi="Fb Fontext"/>
          <w:sz w:val="32"/>
          <w:rtl/>
        </w:rPr>
        <w:t xml:space="preserve"> טוביה</w:t>
      </w:r>
      <w:r>
        <w:rPr>
          <w:rFonts w:ascii="Fb Fontext" w:hAnsi="Fb Fontext" w:hint="cs"/>
          <w:sz w:val="32"/>
          <w:rtl/>
        </w:rPr>
        <w:t>,</w:t>
      </w:r>
      <w:r w:rsidRPr="00C35A2C">
        <w:rPr>
          <w:rFonts w:ascii="Fb Fontext" w:hAnsi="Fb Fontext"/>
          <w:sz w:val="32"/>
          <w:rtl/>
        </w:rPr>
        <w:t xml:space="preserve"> </w:t>
      </w:r>
      <w:r w:rsidRPr="00F94127">
        <w:rPr>
          <w:rStyle w:val="affffe"/>
          <w:rtl/>
        </w:rPr>
        <w:t xml:space="preserve">ארי"ו </w:t>
      </w:r>
      <w:r w:rsidRPr="00C35A2C">
        <w:rPr>
          <w:rFonts w:ascii="Fb Fontext" w:hAnsi="Fb Fontext"/>
          <w:sz w:val="32"/>
          <w:rtl/>
        </w:rPr>
        <w:t>הרי בא טובי</w:t>
      </w:r>
      <w:r>
        <w:rPr>
          <w:rFonts w:ascii="Fb Fontext" w:hAnsi="Fb Fontext" w:hint="cs"/>
          <w:sz w:val="32"/>
          <w:rtl/>
        </w:rPr>
        <w:t>ה</w:t>
      </w:r>
    </w:p>
    <w:p w14:paraId="292853F5" w14:textId="77777777" w:rsidR="00E07CC2" w:rsidRDefault="00E07CC2" w:rsidP="00E07CC2">
      <w:pPr>
        <w:rPr>
          <w:rtl/>
        </w:rPr>
      </w:pPr>
      <w:r w:rsidRPr="001E5D0B">
        <w:rPr>
          <w:rStyle w:val="affffe"/>
          <w:rtl/>
        </w:rPr>
        <w:t>ב.</w:t>
      </w:r>
      <w:r w:rsidRPr="00C35A2C">
        <w:rPr>
          <w:rFonts w:ascii="Fb Fontext" w:hAnsi="Fb Fontext"/>
          <w:sz w:val="32"/>
          <w:rtl/>
        </w:rPr>
        <w:t xml:space="preserve">  ו</w:t>
      </w:r>
      <w:r>
        <w:rPr>
          <w:rFonts w:ascii="Fb Fontext" w:hAnsi="Fb Fontext" w:hint="cs"/>
          <w:sz w:val="32"/>
          <w:rtl/>
        </w:rPr>
        <w:t xml:space="preserve">באמר </w:t>
      </w:r>
      <w:r w:rsidRPr="00CA108A">
        <w:rPr>
          <w:rFonts w:ascii="Fb Fontext" w:hAnsi="Fb Fontext" w:cs="PFT_Frank"/>
          <w:b/>
          <w:bCs/>
          <w:sz w:val="32"/>
          <w:szCs w:val="14"/>
          <w:rtl/>
        </w:rPr>
        <w:t>טוביה</w:t>
      </w:r>
      <w:r w:rsidRPr="00C35A2C">
        <w:rPr>
          <w:rFonts w:ascii="Fb Fontext" w:hAnsi="Fb Fontext"/>
          <w:sz w:val="32"/>
          <w:rtl/>
        </w:rPr>
        <w:t xml:space="preserve"> והגיע </w:t>
      </w:r>
      <w:r w:rsidRPr="001E5D0B">
        <w:rPr>
          <w:rStyle w:val="affffe"/>
          <w:rtl/>
        </w:rPr>
        <w:t xml:space="preserve">רב טוביה </w:t>
      </w:r>
      <w:r w:rsidRPr="00C35A2C">
        <w:rPr>
          <w:rFonts w:ascii="Fb Fontext" w:hAnsi="Fb Fontext"/>
          <w:sz w:val="32"/>
          <w:rtl/>
        </w:rPr>
        <w:t>אינו מקבל</w:t>
      </w:r>
      <w:r>
        <w:rPr>
          <w:rFonts w:ascii="Fb Fontext" w:hAnsi="Fb Fontext" w:hint="cs"/>
          <w:sz w:val="32"/>
          <w:rtl/>
        </w:rPr>
        <w:t>,</w:t>
      </w:r>
      <w:r w:rsidRPr="00C35A2C">
        <w:rPr>
          <w:rFonts w:ascii="Fb Fontext" w:hAnsi="Fb Fontext"/>
          <w:sz w:val="32"/>
          <w:rtl/>
        </w:rPr>
        <w:t xml:space="preserve"> </w:t>
      </w:r>
      <w:r>
        <w:rPr>
          <w:rFonts w:hint="cs"/>
          <w:rtl/>
        </w:rPr>
        <w:t>וב</w:t>
      </w:r>
      <w:r w:rsidRPr="00C35A2C">
        <w:rPr>
          <w:rtl/>
        </w:rPr>
        <w:t xml:space="preserve">ליבו גס בו </w:t>
      </w:r>
      <w:r w:rsidRPr="00976F01">
        <w:rPr>
          <w:rStyle w:val="afffff0"/>
          <w:rtl/>
        </w:rPr>
        <w:t>שכך קוראהו</w:t>
      </w:r>
      <w:r w:rsidRPr="00C35A2C">
        <w:rPr>
          <w:rtl/>
        </w:rPr>
        <w:t xml:space="preserve"> מקבל</w:t>
      </w:r>
    </w:p>
    <w:p w14:paraId="0B29AA5C" w14:textId="1F85B970" w:rsidR="00E07CC2" w:rsidRPr="00C54C7E" w:rsidRDefault="00E07CC2" w:rsidP="00E07CC2">
      <w:pPr>
        <w:rPr>
          <w:rtl/>
        </w:rPr>
      </w:pPr>
      <w:r w:rsidRPr="001E5D0B">
        <w:rPr>
          <w:rStyle w:val="affffe"/>
          <w:rtl/>
        </w:rPr>
        <w:t>ג.</w:t>
      </w:r>
      <w:r w:rsidRPr="00C35A2C">
        <w:rPr>
          <w:rtl/>
        </w:rPr>
        <w:t xml:space="preserve"> </w:t>
      </w:r>
      <w:r>
        <w:rPr>
          <w:rFonts w:hint="cs"/>
          <w:rtl/>
        </w:rPr>
        <w:t>שת</w:t>
      </w:r>
      <w:r w:rsidR="002B7BCC">
        <w:rPr>
          <w:rtl/>
        </w:rPr>
        <w:t>"</w:t>
      </w:r>
      <w:r>
        <w:rPr>
          <w:rFonts w:hint="cs"/>
          <w:rtl/>
        </w:rPr>
        <w:t>ח קודם לשכן ולקרוב</w:t>
      </w:r>
      <w:r w:rsidRPr="00C35A2C">
        <w:rPr>
          <w:rtl/>
        </w:rPr>
        <w:t>.</w:t>
      </w:r>
    </w:p>
    <w:p w14:paraId="5879426B" w14:textId="77777777" w:rsidR="00E07CC2" w:rsidRPr="00C54C7E" w:rsidRDefault="00E07CC2" w:rsidP="00E07CC2">
      <w:pPr>
        <w:rPr>
          <w:rtl/>
        </w:rPr>
      </w:pPr>
      <w:r w:rsidRPr="001E5D0B">
        <w:rPr>
          <w:rStyle w:val="affffe"/>
          <w:rtl/>
        </w:rPr>
        <w:t>ד.</w:t>
      </w:r>
      <w:r w:rsidRPr="00C35A2C">
        <w:rPr>
          <w:rtl/>
        </w:rPr>
        <w:t xml:space="preserve"> שכן וקרוב, - טוב שכן קרוב מאח רחוק.</w:t>
      </w:r>
    </w:p>
    <w:p w14:paraId="3EF5E926" w14:textId="77777777" w:rsidR="00E07CC2" w:rsidRPr="00C35A2C" w:rsidRDefault="00E07CC2" w:rsidP="00E07CC2">
      <w:pPr>
        <w:rPr>
          <w:rFonts w:cs="Guttman Vilna"/>
          <w:rtl/>
        </w:rPr>
      </w:pPr>
      <w:r w:rsidRPr="001E5D0B">
        <w:rPr>
          <w:rStyle w:val="affffe"/>
          <w:rtl/>
        </w:rPr>
        <w:t xml:space="preserve">ה. </w:t>
      </w:r>
      <w:r w:rsidRPr="00C35A2C">
        <w:rPr>
          <w:rtl/>
        </w:rPr>
        <w:t>שניהם קרובים</w:t>
      </w:r>
      <w:r>
        <w:rPr>
          <w:rFonts w:hint="cs"/>
          <w:rtl/>
        </w:rPr>
        <w:t>,</w:t>
      </w:r>
      <w:r w:rsidRPr="00C35A2C">
        <w:rPr>
          <w:rtl/>
        </w:rPr>
        <w:t xml:space="preserve"> שכנים</w:t>
      </w:r>
      <w:r>
        <w:rPr>
          <w:rFonts w:hint="cs"/>
          <w:rtl/>
        </w:rPr>
        <w:t>,</w:t>
      </w:r>
      <w:r w:rsidRPr="00C35A2C">
        <w:rPr>
          <w:rtl/>
        </w:rPr>
        <w:t xml:space="preserve"> </w:t>
      </w:r>
      <w:r>
        <w:rPr>
          <w:rFonts w:hint="cs"/>
          <w:rtl/>
        </w:rPr>
        <w:t>ו</w:t>
      </w:r>
      <w:r w:rsidRPr="00C35A2C">
        <w:rPr>
          <w:rtl/>
        </w:rPr>
        <w:t>חכמים - שודא דדייני.</w:t>
      </w:r>
    </w:p>
    <w:p w14:paraId="0443DFA0" w14:textId="77777777" w:rsidR="00E07CC2" w:rsidRPr="00F97732" w:rsidRDefault="00E07CC2" w:rsidP="00F1680A">
      <w:pPr>
        <w:pStyle w:val="affffb"/>
        <w:rPr>
          <w:rtl/>
        </w:rPr>
      </w:pPr>
      <w:bookmarkStart w:id="665" w:name="_Toc119353457"/>
      <w:r w:rsidRPr="00C35A2C">
        <w:rPr>
          <w:rtl/>
        </w:rPr>
        <w:lastRenderedPageBreak/>
        <w:t>דמוכר שט"ח לחבירו וחז</w:t>
      </w:r>
      <w:r>
        <w:rPr>
          <w:rtl/>
        </w:rPr>
        <w:t>ר ומחלו</w:t>
      </w:r>
      <w:r>
        <w:rPr>
          <w:rFonts w:hint="cs"/>
          <w:rtl/>
        </w:rPr>
        <w:t xml:space="preserve"> </w:t>
      </w:r>
      <w:r w:rsidRPr="00B31C92">
        <w:rPr>
          <w:rStyle w:val="afffff0"/>
          <w:rFonts w:cs="PFT_Frank" w:hint="cs"/>
          <w:szCs w:val="10"/>
          <w:rtl/>
        </w:rPr>
        <w:t>אף יורש</w:t>
      </w:r>
      <w:r>
        <w:rPr>
          <w:rtl/>
        </w:rPr>
        <w:t xml:space="preserve"> דמחול</w:t>
      </w:r>
      <w:bookmarkEnd w:id="665"/>
    </w:p>
    <w:p w14:paraId="3AE6BCE4" w14:textId="28A60721" w:rsidR="00E07CC2" w:rsidRPr="00C35A2C" w:rsidRDefault="00E07CC2" w:rsidP="00E07CC2">
      <w:pPr>
        <w:rPr>
          <w:rFonts w:ascii="Fb Fontext" w:hAnsi="Fb Fontext"/>
          <w:rtl/>
        </w:rPr>
      </w:pPr>
      <w:r w:rsidRPr="001E5D0B">
        <w:rPr>
          <w:rStyle w:val="affffe"/>
          <w:rtl/>
        </w:rPr>
        <w:t>רבא לבן רחב"א</w:t>
      </w:r>
      <w:r w:rsidRPr="001E5D0B">
        <w:rPr>
          <w:rStyle w:val="affffe"/>
          <w:rFonts w:hint="cs"/>
          <w:rtl/>
        </w:rPr>
        <w:t>:</w:t>
      </w:r>
      <w:r w:rsidRPr="001E5D0B">
        <w:rPr>
          <w:rStyle w:val="affffe"/>
          <w:rtl/>
        </w:rPr>
        <w:t xml:space="preserve"> </w:t>
      </w:r>
      <w:r w:rsidRPr="00C35A2C">
        <w:rPr>
          <w:rFonts w:ascii="Fb Fontext" w:hAnsi="Fb Fontext"/>
          <w:sz w:val="32"/>
          <w:rtl/>
        </w:rPr>
        <w:t xml:space="preserve">אומר לך דבר נעלה </w:t>
      </w:r>
      <w:r w:rsidRPr="00F94127">
        <w:rPr>
          <w:rStyle w:val="affffe"/>
          <w:rtl/>
        </w:rPr>
        <w:t>שהיה אומר אביך על שמואל</w:t>
      </w:r>
      <w:r w:rsidRPr="00F94127">
        <w:rPr>
          <w:rStyle w:val="affffe"/>
          <w:rFonts w:hint="cs"/>
          <w:rtl/>
        </w:rPr>
        <w:t>,</w:t>
      </w:r>
      <w:r w:rsidRPr="00F94127">
        <w:rPr>
          <w:rStyle w:val="affffe"/>
          <w:rtl/>
        </w:rPr>
        <w:t xml:space="preserve"> </w:t>
      </w:r>
      <w:r w:rsidRPr="00C35A2C">
        <w:rPr>
          <w:rFonts w:ascii="Fb Fontext" w:hAnsi="Fb Fontext"/>
          <w:sz w:val="32"/>
          <w:rtl/>
        </w:rPr>
        <w:t>דמוכר שט"ח לחבירו וחז</w:t>
      </w:r>
      <w:r>
        <w:rPr>
          <w:rFonts w:ascii="Fb Fontext" w:hAnsi="Fb Fontext"/>
          <w:sz w:val="32"/>
          <w:rtl/>
        </w:rPr>
        <w:t>ר ומחלו דמחול ו</w:t>
      </w:r>
      <w:r w:rsidR="00BD4EEB">
        <w:rPr>
          <w:rFonts w:ascii="Fb Fontext" w:hAnsi="Fb Fontext"/>
          <w:sz w:val="32"/>
          <w:rtl/>
        </w:rPr>
        <w:t>אף</w:t>
      </w:r>
      <w:r>
        <w:rPr>
          <w:rFonts w:ascii="Fb Fontext" w:hAnsi="Fb Fontext"/>
          <w:sz w:val="32"/>
          <w:rtl/>
        </w:rPr>
        <w:t xml:space="preserve"> יורש מוחל </w:t>
      </w:r>
      <w:r w:rsidRPr="00C35A2C">
        <w:rPr>
          <w:rFonts w:ascii="Fb Fontext" w:hAnsi="Fb Fontext"/>
          <w:sz w:val="32"/>
          <w:rtl/>
        </w:rPr>
        <w:t>מודה במכנסת שט"ח לבעלה וחזרה ומחלתו שאינו מחול, מפני שידו כידה.</w:t>
      </w:r>
    </w:p>
    <w:p w14:paraId="40E94068" w14:textId="48A08974" w:rsidR="00E07CC2" w:rsidRDefault="00E07CC2" w:rsidP="00E07CC2">
      <w:pPr>
        <w:rPr>
          <w:rFonts w:ascii="Fb Fontext" w:hAnsi="Fb Fontext"/>
          <w:rtl/>
        </w:rPr>
      </w:pPr>
      <w:r w:rsidRPr="001E5D0B">
        <w:rPr>
          <w:rStyle w:val="affffe"/>
          <w:rtl/>
        </w:rPr>
        <w:t>קרובת ר"נ מכרה כתובתה</w:t>
      </w:r>
      <w:r w:rsidRPr="00C35A2C">
        <w:rPr>
          <w:rFonts w:ascii="Fb Fontext" w:hAnsi="Fb Fontext"/>
          <w:rtl/>
        </w:rPr>
        <w:t xml:space="preserve"> בטובת הנאה נתגרשה ומתה הגיעו ותבעו לביתה </w:t>
      </w:r>
      <w:r w:rsidRPr="00F94127">
        <w:rPr>
          <w:rStyle w:val="affffe"/>
          <w:rtl/>
        </w:rPr>
        <w:t xml:space="preserve">א"ל ר"נ </w:t>
      </w:r>
      <w:r>
        <w:rPr>
          <w:rFonts w:ascii="Fb Fontext" w:hAnsi="Fb Fontext" w:hint="cs"/>
          <w:rtl/>
        </w:rPr>
        <w:t>אין</w:t>
      </w:r>
      <w:r w:rsidRPr="00C35A2C">
        <w:rPr>
          <w:rFonts w:ascii="Fb Fontext" w:hAnsi="Fb Fontext"/>
          <w:rtl/>
        </w:rPr>
        <w:t xml:space="preserve"> למי שישיאה עצה? שתמחל על כתובת אמה ותירשה מאביה לאח"ז ואכן נהגה כן</w:t>
      </w:r>
      <w:r w:rsidR="001F2143">
        <w:rPr>
          <w:rFonts w:ascii="Fb Fontext" w:hAnsi="Fb Fontext" w:hint="cs"/>
          <w:rtl/>
        </w:rPr>
        <w:t>,</w:t>
      </w:r>
    </w:p>
    <w:p w14:paraId="4F58BDDB" w14:textId="65F59385" w:rsidR="00E07CC2" w:rsidRDefault="00E07CC2" w:rsidP="00E07CC2">
      <w:pPr>
        <w:rPr>
          <w:rFonts w:ascii="Fb Fontext" w:hAnsi="Fb Fontext"/>
          <w:rtl/>
        </w:rPr>
      </w:pPr>
      <w:r w:rsidRPr="001E5D0B">
        <w:rPr>
          <w:rStyle w:val="affffe"/>
          <w:rtl/>
        </w:rPr>
        <w:t>לבסוף נתחרט ר"נ</w:t>
      </w:r>
      <w:r w:rsidRPr="00C35A2C">
        <w:rPr>
          <w:rFonts w:ascii="Fb Fontext" w:hAnsi="Fb Fontext"/>
          <w:rtl/>
        </w:rPr>
        <w:t xml:space="preserve"> שעשה עצמו כעורכי הדיינין</w:t>
      </w:r>
      <w:r w:rsidR="001F2143">
        <w:rPr>
          <w:rFonts w:ascii="Fb Fontext" w:hAnsi="Fb Fontext" w:hint="cs"/>
          <w:rtl/>
        </w:rPr>
        <w:t>,</w:t>
      </w:r>
    </w:p>
    <w:p w14:paraId="1A785FDD" w14:textId="77777777" w:rsidR="00E07CC2" w:rsidRPr="00C35A2C" w:rsidRDefault="00E07CC2" w:rsidP="00E07CC2">
      <w:pPr>
        <w:rPr>
          <w:rFonts w:ascii="Fb Fontext" w:hAnsi="Fb Fontext"/>
          <w:rtl/>
        </w:rPr>
      </w:pPr>
      <w:r>
        <w:rPr>
          <w:rStyle w:val="affffe"/>
          <w:rFonts w:hint="cs"/>
          <w:rtl/>
        </w:rPr>
        <w:t>בתחילה</w:t>
      </w:r>
      <w:r w:rsidRPr="001E5D0B">
        <w:rPr>
          <w:rStyle w:val="affffe"/>
          <w:rtl/>
        </w:rPr>
        <w:t xml:space="preserve"> סבר: </w:t>
      </w:r>
      <w:r w:rsidRPr="00F60760">
        <w:rPr>
          <w:rStyle w:val="affffa"/>
          <w:rtl/>
        </w:rPr>
        <w:t>ומבשרך לא תתעלם,</w:t>
      </w:r>
      <w:r w:rsidRPr="00C35A2C">
        <w:rPr>
          <w:rFonts w:ascii="Fb Fontext" w:hAnsi="Fb Fontext"/>
          <w:rtl/>
        </w:rPr>
        <w:t xml:space="preserve"> </w:t>
      </w:r>
      <w:r w:rsidRPr="001E5D0B">
        <w:rPr>
          <w:rStyle w:val="affffe"/>
          <w:rtl/>
        </w:rPr>
        <w:t xml:space="preserve">ולבסוף סבר: </w:t>
      </w:r>
      <w:r w:rsidRPr="00C35A2C">
        <w:rPr>
          <w:rFonts w:ascii="Fb Fontext" w:hAnsi="Fb Fontext"/>
          <w:rtl/>
        </w:rPr>
        <w:t>אדם חשוב שאני.</w:t>
      </w:r>
    </w:p>
    <w:p w14:paraId="52CD683B" w14:textId="77777777" w:rsidR="00E07CC2" w:rsidRPr="00B6478E" w:rsidRDefault="00E07CC2" w:rsidP="00980C1C">
      <w:pPr>
        <w:pStyle w:val="afff"/>
        <w:framePr w:wrap="around"/>
        <w:rPr>
          <w:rtl/>
        </w:rPr>
      </w:pPr>
      <w:bookmarkStart w:id="666" w:name="_Toc119353458"/>
      <w:r w:rsidRPr="00B6478E">
        <w:rPr>
          <w:rFonts w:hint="cs"/>
          <w:rtl/>
        </w:rPr>
        <w:t>פו.</w:t>
      </w:r>
      <w:bookmarkEnd w:id="666"/>
    </w:p>
    <w:p w14:paraId="2D24809E" w14:textId="77777777" w:rsidR="00E07CC2" w:rsidRPr="00730169" w:rsidRDefault="00E07CC2" w:rsidP="00F1680A">
      <w:pPr>
        <w:pStyle w:val="affffb"/>
        <w:rPr>
          <w:rtl/>
        </w:rPr>
      </w:pPr>
      <w:bookmarkStart w:id="667" w:name="_Toc119353459"/>
      <w:r w:rsidRPr="00730169">
        <w:rPr>
          <w:rStyle w:val="affffe"/>
          <w:rtl/>
        </w:rPr>
        <w:t>שמואל:</w:t>
      </w:r>
      <w:r w:rsidRPr="00730169">
        <w:rPr>
          <w:rtl/>
        </w:rPr>
        <w:t xml:space="preserve"> המוכר שטר חוב לחבירו וחזר ומחלו</w:t>
      </w:r>
      <w:r w:rsidRPr="00730169">
        <w:rPr>
          <w:rStyle w:val="afffff0"/>
          <w:rFonts w:cs="PFT_Frank" w:hint="cs"/>
          <w:szCs w:val="10"/>
          <w:rtl/>
        </w:rPr>
        <w:t xml:space="preserve"> אף יורש</w:t>
      </w:r>
      <w:r w:rsidRPr="00730169">
        <w:rPr>
          <w:rtl/>
        </w:rPr>
        <w:t xml:space="preserve"> - מחול,</w:t>
      </w:r>
      <w:bookmarkEnd w:id="667"/>
    </w:p>
    <w:p w14:paraId="6C66F76D" w14:textId="77777777" w:rsidR="00E07CC2" w:rsidRPr="00C35A2C" w:rsidRDefault="00E07CC2" w:rsidP="00E07CC2">
      <w:pPr>
        <w:rPr>
          <w:rFonts w:ascii="Fb Fontext" w:hAnsi="Fb Fontext"/>
          <w:rtl/>
        </w:rPr>
      </w:pPr>
      <w:r w:rsidRPr="00F94127">
        <w:rPr>
          <w:rStyle w:val="affffe"/>
          <w:rtl/>
        </w:rPr>
        <w:t>רהבדר"י:</w:t>
      </w:r>
      <w:r w:rsidRPr="00C35A2C">
        <w:rPr>
          <w:rFonts w:ascii="Fb Fontext" w:hAnsi="Fb Fontext"/>
          <w:rtl/>
        </w:rPr>
        <w:t xml:space="preserve"> אי פקח הוא, מקרקש זוזי וכתב לו שטר ע</w:t>
      </w:r>
      <w:r>
        <w:rPr>
          <w:rFonts w:ascii="Fb Fontext" w:hAnsi="Fb Fontext" w:hint="cs"/>
          <w:rtl/>
        </w:rPr>
        <w:t>"ש</w:t>
      </w:r>
      <w:r w:rsidRPr="00C35A2C">
        <w:rPr>
          <w:rFonts w:ascii="Fb Fontext" w:hAnsi="Fb Fontext"/>
          <w:rtl/>
        </w:rPr>
        <w:t xml:space="preserve"> הלוקח.</w:t>
      </w:r>
      <w:r>
        <w:rPr>
          <w:rFonts w:ascii="Fb Fontext" w:hAnsi="Fb Fontext" w:hint="cs"/>
          <w:rtl/>
        </w:rPr>
        <w:t xml:space="preserve"> </w:t>
      </w:r>
      <w:r w:rsidRPr="00F94127">
        <w:rPr>
          <w:rStyle w:val="afffff0"/>
          <w:rtl/>
        </w:rPr>
        <w:t>[חלף המעות הנוספות]</w:t>
      </w:r>
    </w:p>
    <w:p w14:paraId="452EFC1F" w14:textId="77777777" w:rsidR="00E07CC2" w:rsidRDefault="00E07CC2" w:rsidP="00E07CC2">
      <w:pPr>
        <w:rPr>
          <w:rFonts w:ascii="Fb Fontext" w:hAnsi="Fb Fontext"/>
          <w:rtl/>
        </w:rPr>
      </w:pPr>
      <w:r w:rsidRPr="00F94127">
        <w:rPr>
          <w:rStyle w:val="affffe"/>
          <w:rtl/>
        </w:rPr>
        <w:t xml:space="preserve">אמימר: </w:t>
      </w:r>
      <w:r>
        <w:rPr>
          <w:rFonts w:ascii="Fb Fontext" w:hAnsi="Fb Fontext" w:hint="cs"/>
          <w:rtl/>
        </w:rPr>
        <w:t>הדן</w:t>
      </w:r>
      <w:r w:rsidRPr="00C35A2C">
        <w:rPr>
          <w:rFonts w:ascii="Fb Fontext" w:hAnsi="Fb Fontext"/>
          <w:rtl/>
        </w:rPr>
        <w:t xml:space="preserve"> די</w:t>
      </w:r>
      <w:r>
        <w:rPr>
          <w:rFonts w:ascii="Fb Fontext" w:hAnsi="Fb Fontext" w:hint="cs"/>
          <w:rtl/>
        </w:rPr>
        <w:t xml:space="preserve">ן </w:t>
      </w:r>
      <w:r w:rsidRPr="00C35A2C">
        <w:rPr>
          <w:rFonts w:ascii="Fb Fontext" w:hAnsi="Fb Fontext"/>
          <w:rtl/>
        </w:rPr>
        <w:t xml:space="preserve">דגרמי </w:t>
      </w:r>
      <w:r>
        <w:rPr>
          <w:rFonts w:ascii="Fb Fontext" w:hAnsi="Fb Fontext" w:hint="cs"/>
          <w:rtl/>
        </w:rPr>
        <w:t>גובה בו</w:t>
      </w:r>
      <w:r w:rsidRPr="00C35A2C">
        <w:rPr>
          <w:rFonts w:ascii="Fb Fontext" w:hAnsi="Fb Fontext"/>
          <w:rtl/>
        </w:rPr>
        <w:t xml:space="preserve"> </w:t>
      </w:r>
      <w:r>
        <w:rPr>
          <w:rFonts w:ascii="Fb Fontext" w:hAnsi="Fb Fontext" w:hint="cs"/>
          <w:rtl/>
        </w:rPr>
        <w:t xml:space="preserve">מהמוחל </w:t>
      </w:r>
      <w:r w:rsidRPr="00C35A2C">
        <w:rPr>
          <w:rFonts w:ascii="Fb Fontext" w:hAnsi="Fb Fontext"/>
          <w:rtl/>
        </w:rPr>
        <w:t>דמי שטר מעליא</w:t>
      </w:r>
      <w:r>
        <w:rPr>
          <w:rFonts w:ascii="Fb Fontext" w:hAnsi="Fb Fontext" w:hint="cs"/>
          <w:rtl/>
        </w:rPr>
        <w:t>.</w:t>
      </w:r>
    </w:p>
    <w:p w14:paraId="368AFDEA" w14:textId="77777777" w:rsidR="00E07CC2" w:rsidRPr="00C35A2C" w:rsidRDefault="00E07CC2" w:rsidP="00E07CC2">
      <w:pPr>
        <w:ind w:firstLine="0"/>
        <w:rPr>
          <w:rFonts w:ascii="Fb Fontext" w:hAnsi="Fb Fontext" w:cs="Guttman Vilna"/>
          <w:b/>
          <w:bCs/>
          <w:sz w:val="32"/>
          <w:rtl/>
        </w:rPr>
      </w:pPr>
      <w:r>
        <w:rPr>
          <w:rFonts w:ascii="Fb Fontext" w:hAnsi="Fb Fontext"/>
          <w:sz w:val="32"/>
          <w:rtl/>
        </w:rPr>
        <w:tab/>
      </w:r>
      <w:r>
        <w:rPr>
          <w:rFonts w:ascii="Fb Fontext" w:hAnsi="Fb Fontext"/>
          <w:sz w:val="32"/>
          <w:rtl/>
        </w:rPr>
        <w:tab/>
      </w:r>
      <w:r>
        <w:rPr>
          <w:rFonts w:ascii="Fb Fontext" w:hAnsi="Fb Fontext" w:hint="cs"/>
          <w:sz w:val="32"/>
          <w:rtl/>
        </w:rPr>
        <w:t xml:space="preserve">ושאינו דן </w:t>
      </w:r>
      <w:r w:rsidRPr="00C35A2C">
        <w:rPr>
          <w:rFonts w:ascii="Fb Fontext" w:hAnsi="Fb Fontext"/>
          <w:sz w:val="32"/>
          <w:rtl/>
        </w:rPr>
        <w:t>די</w:t>
      </w:r>
      <w:r>
        <w:rPr>
          <w:rFonts w:ascii="Fb Fontext" w:hAnsi="Fb Fontext" w:hint="cs"/>
          <w:sz w:val="32"/>
          <w:rtl/>
        </w:rPr>
        <w:t>ן</w:t>
      </w:r>
      <w:r w:rsidRPr="00C35A2C">
        <w:rPr>
          <w:rFonts w:ascii="Fb Fontext" w:hAnsi="Fb Fontext"/>
          <w:sz w:val="32"/>
          <w:rtl/>
        </w:rPr>
        <w:t xml:space="preserve"> דגרמי </w:t>
      </w:r>
      <w:r>
        <w:rPr>
          <w:rFonts w:ascii="Fb Fontext" w:hAnsi="Fb Fontext"/>
          <w:sz w:val="32"/>
          <w:rtl/>
        </w:rPr>
        <w:t>–</w:t>
      </w:r>
      <w:r w:rsidRPr="00C35A2C">
        <w:rPr>
          <w:rFonts w:ascii="Fb Fontext" w:hAnsi="Fb Fontext"/>
          <w:sz w:val="32"/>
          <w:rtl/>
        </w:rPr>
        <w:t xml:space="preserve"> </w:t>
      </w:r>
      <w:r>
        <w:rPr>
          <w:rFonts w:ascii="Fb Fontext" w:hAnsi="Fb Fontext" w:hint="cs"/>
          <w:sz w:val="32"/>
          <w:rtl/>
        </w:rPr>
        <w:t>גובה בו</w:t>
      </w:r>
      <w:r w:rsidRPr="00C35A2C">
        <w:rPr>
          <w:rFonts w:ascii="Fb Fontext" w:hAnsi="Fb Fontext"/>
          <w:sz w:val="32"/>
          <w:rtl/>
        </w:rPr>
        <w:t xml:space="preserve"> דמי נייר בעלמא.</w:t>
      </w:r>
    </w:p>
    <w:p w14:paraId="0D3BCCE2" w14:textId="77777777" w:rsidR="00E07CC2" w:rsidRPr="00976F01" w:rsidRDefault="00E07CC2" w:rsidP="00E07CC2">
      <w:pPr>
        <w:rPr>
          <w:rStyle w:val="afffff0"/>
          <w:rtl/>
        </w:rPr>
      </w:pPr>
      <w:r>
        <w:rPr>
          <w:rStyle w:val="affffe"/>
          <w:rFonts w:hint="cs"/>
          <w:rtl/>
        </w:rPr>
        <w:t xml:space="preserve">רפרם </w:t>
      </w:r>
      <w:r w:rsidRPr="00F94127">
        <w:rPr>
          <w:rStyle w:val="affffe"/>
          <w:rtl/>
        </w:rPr>
        <w:t>כפאו לר"א</w:t>
      </w:r>
      <w:r w:rsidRPr="00C35A2C">
        <w:rPr>
          <w:rFonts w:ascii="Fb Fontext" w:hAnsi="Fb Fontext"/>
          <w:sz w:val="32"/>
          <w:rtl/>
        </w:rPr>
        <w:t xml:space="preserve"> והגבהו כקורה לחקיקת צורות </w:t>
      </w:r>
      <w:r w:rsidRPr="00976F01">
        <w:rPr>
          <w:rStyle w:val="afffff0"/>
          <w:rtl/>
        </w:rPr>
        <w:t>כלומר על כל דבר.</w:t>
      </w:r>
    </w:p>
    <w:p w14:paraId="6ABF0DE9" w14:textId="605AFA46" w:rsidR="00E268F4" w:rsidRDefault="00E07CC2" w:rsidP="00E07CC2">
      <w:pPr>
        <w:rPr>
          <w:rFonts w:ascii="Fb Fontext" w:hAnsi="Fb Fontext"/>
          <w:sz w:val="32"/>
          <w:rtl/>
        </w:rPr>
      </w:pPr>
      <w:r w:rsidRPr="00F94127">
        <w:rPr>
          <w:rStyle w:val="affffe"/>
          <w:rtl/>
        </w:rPr>
        <w:t xml:space="preserve">מדר"ח: </w:t>
      </w:r>
      <w:r w:rsidRPr="00506B80">
        <w:rPr>
          <w:rStyle w:val="affffc"/>
          <w:rtl/>
        </w:rPr>
        <w:t>יש עליו כתובת אשה ובע"ח ויש לו קרקע ומעות</w:t>
      </w:r>
      <w:r w:rsidR="00E268F4">
        <w:rPr>
          <w:rFonts w:ascii="Fb Fontext" w:hAnsi="Fb Fontext" w:hint="cs"/>
          <w:sz w:val="32"/>
          <w:rtl/>
        </w:rPr>
        <w:t>,</w:t>
      </w:r>
    </w:p>
    <w:p w14:paraId="6AFBC3FB" w14:textId="7AECD547" w:rsidR="00E07CC2" w:rsidRDefault="00E07CC2" w:rsidP="00E07CC2">
      <w:pPr>
        <w:rPr>
          <w:rFonts w:ascii="Fb Fontext" w:hAnsi="Fb Fontext"/>
          <w:rtl/>
        </w:rPr>
      </w:pPr>
      <w:r>
        <w:rPr>
          <w:rFonts w:ascii="Fb Fontext" w:hAnsi="Fb Fontext"/>
          <w:rtl/>
        </w:rPr>
        <w:tab/>
      </w:r>
      <w:r>
        <w:rPr>
          <w:rFonts w:ascii="Fb Fontext" w:hAnsi="Fb Fontext"/>
          <w:rtl/>
        </w:rPr>
        <w:tab/>
      </w:r>
      <w:r>
        <w:rPr>
          <w:rFonts w:ascii="Fb Fontext" w:hAnsi="Fb Fontext"/>
          <w:rtl/>
        </w:rPr>
        <w:tab/>
      </w:r>
      <w:r w:rsidRPr="00C35A2C">
        <w:rPr>
          <w:rFonts w:ascii="Fb Fontext" w:hAnsi="Fb Fontext"/>
          <w:rtl/>
        </w:rPr>
        <w:t>מסלק לכ'א כדינו</w:t>
      </w:r>
      <w:r>
        <w:rPr>
          <w:rFonts w:ascii="Fb Fontext" w:hAnsi="Fb Fontext" w:hint="cs"/>
          <w:rtl/>
        </w:rPr>
        <w:t>,</w:t>
      </w:r>
      <w:r w:rsidRPr="00C35A2C">
        <w:rPr>
          <w:rFonts w:ascii="Fb Fontext" w:hAnsi="Fb Fontext"/>
          <w:rtl/>
        </w:rPr>
        <w:t xml:space="preserve"> לב"ח במעות, לאשה בקרקע,</w:t>
      </w:r>
    </w:p>
    <w:p w14:paraId="579A548A" w14:textId="77777777" w:rsidR="00E07CC2" w:rsidRPr="00C35A2C" w:rsidRDefault="00E07CC2" w:rsidP="00E07CC2">
      <w:pPr>
        <w:rPr>
          <w:rtl/>
        </w:rPr>
      </w:pPr>
      <w:r w:rsidRPr="00F71179">
        <w:rPr>
          <w:rtl/>
        </w:rPr>
        <w:t xml:space="preserve">ואי יש לו רק </w:t>
      </w:r>
      <w:r>
        <w:rPr>
          <w:rFonts w:hint="cs"/>
          <w:rtl/>
        </w:rPr>
        <w:t xml:space="preserve">קרקע אחת יביא </w:t>
      </w:r>
      <w:r w:rsidRPr="00F71179">
        <w:rPr>
          <w:rtl/>
        </w:rPr>
        <w:t>לבע"ח</w:t>
      </w:r>
      <w:r>
        <w:rPr>
          <w:rFonts w:hint="cs"/>
          <w:rtl/>
        </w:rPr>
        <w:t xml:space="preserve"> </w:t>
      </w:r>
      <w:r w:rsidRPr="00F71179">
        <w:rPr>
          <w:rtl/>
        </w:rPr>
        <w:t>ולא לאשה</w:t>
      </w:r>
      <w:r>
        <w:rPr>
          <w:rFonts w:hint="cs"/>
          <w:rtl/>
        </w:rPr>
        <w:t>,</w:t>
      </w:r>
      <w:r w:rsidRPr="00F71179">
        <w:rPr>
          <w:rtl/>
        </w:rPr>
        <w:t xml:space="preserve"> דיותר ממה </w:t>
      </w:r>
      <w:r w:rsidRPr="00730169">
        <w:rPr>
          <w:spacing w:val="-6"/>
          <w:rtl/>
        </w:rPr>
        <w:t>שהאיש רוצה לישא האשה רוצה לינשא</w:t>
      </w:r>
      <w:r w:rsidRPr="00730169">
        <w:rPr>
          <w:rFonts w:hint="cs"/>
          <w:spacing w:val="-6"/>
          <w:rtl/>
        </w:rPr>
        <w:t xml:space="preserve">, </w:t>
      </w:r>
      <w:r w:rsidRPr="00730169">
        <w:rPr>
          <w:rStyle w:val="afffff0"/>
          <w:spacing w:val="-6"/>
          <w:rtl/>
        </w:rPr>
        <w:t>[ולכן תירצה בכל אופן לינשא]</w:t>
      </w:r>
    </w:p>
    <w:p w14:paraId="2481B4D2" w14:textId="77777777" w:rsidR="00E268F4" w:rsidRDefault="00E07CC2" w:rsidP="00F1680A">
      <w:pPr>
        <w:pStyle w:val="affffb"/>
        <w:rPr>
          <w:rFonts w:ascii="Fb Fontext" w:hAnsi="Fb Fontext"/>
          <w:sz w:val="32"/>
          <w:rtl/>
        </w:rPr>
      </w:pPr>
      <w:bookmarkStart w:id="668" w:name="_Toc119353460"/>
      <w:r w:rsidRPr="00980C1C">
        <w:rPr>
          <w:rStyle w:val="affffe"/>
          <w:b w:val="0"/>
          <w:bCs/>
          <w:rtl/>
        </w:rPr>
        <w:t>ר"פ לר"ח:</w:t>
      </w:r>
      <w:r w:rsidRPr="00980C1C">
        <w:rPr>
          <w:rFonts w:ascii="Fb Fontext" w:hAnsi="Fb Fontext"/>
          <w:sz w:val="32"/>
          <w:rtl/>
        </w:rPr>
        <w:t xml:space="preserve"> </w:t>
      </w:r>
      <w:r w:rsidRPr="00980C1C">
        <w:rPr>
          <w:rStyle w:val="affffc"/>
          <w:b/>
          <w:bCs/>
          <w:rtl/>
        </w:rPr>
        <w:t>נשו בו מעות והיה לו קרקע ותבעו הבע"ח ממנו</w:t>
      </w:r>
      <w:r w:rsidR="00E268F4">
        <w:rPr>
          <w:rFonts w:ascii="Fb Fontext" w:hAnsi="Fb Fontext"/>
          <w:sz w:val="32"/>
          <w:rtl/>
        </w:rPr>
        <w:t>,</w:t>
      </w:r>
      <w:bookmarkEnd w:id="668"/>
    </w:p>
    <w:p w14:paraId="2B938724" w14:textId="3E858D12" w:rsidR="00E07CC2" w:rsidRDefault="00E07CC2" w:rsidP="00E07CC2">
      <w:pPr>
        <w:rPr>
          <w:rFonts w:ascii="Fb Fontext" w:hAnsi="Fb Fontext"/>
          <w:sz w:val="32"/>
          <w:rtl/>
        </w:rPr>
      </w:pPr>
      <w:r w:rsidRPr="00F703A2">
        <w:rPr>
          <w:rStyle w:val="affffe"/>
          <w:rtl/>
        </w:rPr>
        <w:t>וא'ל</w:t>
      </w:r>
      <w:r>
        <w:rPr>
          <w:rStyle w:val="affffe"/>
          <w:rFonts w:hint="cs"/>
          <w:rtl/>
        </w:rPr>
        <w:t>:</w:t>
      </w:r>
      <w:r w:rsidRPr="00F703A2">
        <w:rPr>
          <w:rStyle w:val="affffe"/>
          <w:rtl/>
        </w:rPr>
        <w:t xml:space="preserve"> </w:t>
      </w:r>
      <w:r w:rsidRPr="00C35A2C">
        <w:rPr>
          <w:rFonts w:ascii="Fb Fontext" w:hAnsi="Fb Fontext"/>
          <w:sz w:val="32"/>
          <w:rtl/>
        </w:rPr>
        <w:t>שיקח הקרקע וימכור וממנה יביא מעות</w:t>
      </w:r>
      <w:r w:rsidR="001F2143">
        <w:rPr>
          <w:rFonts w:ascii="Fb Fontext" w:hAnsi="Fb Fontext" w:hint="cs"/>
          <w:sz w:val="32"/>
          <w:rtl/>
        </w:rPr>
        <w:t>,</w:t>
      </w:r>
    </w:p>
    <w:p w14:paraId="55B43D1A" w14:textId="2C00E851" w:rsidR="00E07CC2" w:rsidRPr="00C35A2C" w:rsidRDefault="00E07CC2" w:rsidP="00E07CC2">
      <w:pPr>
        <w:rPr>
          <w:rFonts w:ascii="Fb Fontext" w:hAnsi="Fb Fontext"/>
          <w:rtl/>
        </w:rPr>
      </w:pPr>
      <w:r w:rsidRPr="00CD2732">
        <w:rPr>
          <w:rStyle w:val="affffe"/>
          <w:rtl/>
        </w:rPr>
        <w:t>ו</w:t>
      </w:r>
      <w:r>
        <w:rPr>
          <w:rStyle w:val="affffe"/>
          <w:rFonts w:hint="cs"/>
          <w:rtl/>
        </w:rPr>
        <w:t>ה</w:t>
      </w:r>
      <w:r w:rsidRPr="00CD2732">
        <w:rPr>
          <w:rStyle w:val="affffe"/>
          <w:rtl/>
        </w:rPr>
        <w:t>טעם</w:t>
      </w:r>
      <w:r>
        <w:rPr>
          <w:rStyle w:val="affffe"/>
          <w:rFonts w:hint="cs"/>
          <w:rtl/>
        </w:rPr>
        <w:t>:</w:t>
      </w:r>
      <w:r w:rsidRPr="00C35A2C">
        <w:rPr>
          <w:rFonts w:ascii="Fb Fontext" w:hAnsi="Fb Fontext"/>
          <w:rtl/>
        </w:rPr>
        <w:t xml:space="preserve"> שאותו אחד היה לו מעות אלא שאמר שהם של עכו"ם ומתוך שעשה שלא כהוגן עשו בו ג"כ שלא כהוגן שהכריחוהו למכור הקרקע</w:t>
      </w:r>
      <w:r w:rsidR="001F2143">
        <w:rPr>
          <w:rFonts w:ascii="Fb Fontext" w:hAnsi="Fb Fontext" w:hint="cs"/>
          <w:rtl/>
        </w:rPr>
        <w:t>,</w:t>
      </w:r>
    </w:p>
    <w:p w14:paraId="4F415A15" w14:textId="580ECF8C" w:rsidR="00E07CC2" w:rsidRPr="008C28D0" w:rsidRDefault="00E07CC2" w:rsidP="00F1680A">
      <w:pPr>
        <w:pStyle w:val="affffb"/>
        <w:rPr>
          <w:spacing w:val="0"/>
          <w:rtl/>
        </w:rPr>
      </w:pPr>
      <w:bookmarkStart w:id="669" w:name="_Toc119353461"/>
      <w:r w:rsidRPr="008C28D0">
        <w:rPr>
          <w:rFonts w:hint="cs"/>
          <w:spacing w:val="0"/>
          <w:rtl/>
        </w:rPr>
        <w:lastRenderedPageBreak/>
        <w:t>במ</w:t>
      </w:r>
      <w:r w:rsidR="002B7BCC" w:rsidRPr="008C28D0">
        <w:rPr>
          <w:spacing w:val="0"/>
          <w:rtl/>
        </w:rPr>
        <w:t>"</w:t>
      </w:r>
      <w:r w:rsidRPr="008C28D0">
        <w:rPr>
          <w:rFonts w:hint="cs"/>
          <w:spacing w:val="0"/>
          <w:rtl/>
        </w:rPr>
        <w:t>ע כופין אותו עד שתצא נפשו</w:t>
      </w:r>
      <w:bookmarkEnd w:id="669"/>
    </w:p>
    <w:p w14:paraId="1929B2AB" w14:textId="77777777" w:rsidR="00E07CC2" w:rsidRPr="00730169" w:rsidRDefault="00E07CC2" w:rsidP="00E07CC2">
      <w:pPr>
        <w:rPr>
          <w:rFonts w:ascii="Fb Fontext" w:hAnsi="Fb Fontext"/>
          <w:spacing w:val="-6"/>
          <w:sz w:val="32"/>
          <w:rtl/>
        </w:rPr>
      </w:pPr>
      <w:r w:rsidRPr="00730169">
        <w:rPr>
          <w:rFonts w:ascii="Fb Fontext" w:hAnsi="Fb Fontext"/>
          <w:spacing w:val="-6"/>
          <w:sz w:val="32"/>
          <w:rtl/>
        </w:rPr>
        <w:t>לא אמרי' שיכול אדם לומר דלא ניח"ל ל</w:t>
      </w:r>
      <w:r w:rsidRPr="00730169">
        <w:rPr>
          <w:rFonts w:ascii="Fb Fontext" w:hAnsi="Fb Fontext" w:hint="cs"/>
          <w:spacing w:val="-6"/>
          <w:sz w:val="32"/>
          <w:rtl/>
        </w:rPr>
        <w:t>עשות</w:t>
      </w:r>
      <w:r w:rsidRPr="00730169">
        <w:rPr>
          <w:rFonts w:ascii="Fb Fontext" w:hAnsi="Fb Fontext"/>
          <w:spacing w:val="-6"/>
          <w:sz w:val="32"/>
          <w:rtl/>
        </w:rPr>
        <w:t xml:space="preserve"> מצווה דה"מ בל"ת</w:t>
      </w:r>
      <w:r w:rsidRPr="00730169">
        <w:rPr>
          <w:rFonts w:ascii="Fb Fontext" w:hAnsi="Fb Fontext" w:hint="cs"/>
          <w:spacing w:val="-6"/>
          <w:sz w:val="32"/>
          <w:rtl/>
        </w:rPr>
        <w:t>,</w:t>
      </w:r>
    </w:p>
    <w:p w14:paraId="04851A59" w14:textId="57E0575B" w:rsidR="00E07CC2" w:rsidRPr="00F97732" w:rsidRDefault="00E07CC2" w:rsidP="00980C1C">
      <w:pPr>
        <w:rPr>
          <w:rtl/>
        </w:rPr>
      </w:pPr>
      <w:r w:rsidRPr="00F71179">
        <w:rPr>
          <w:rFonts w:ascii="Fb Fontext" w:hAnsi="Fb Fontext"/>
          <w:spacing w:val="-4"/>
          <w:rtl/>
        </w:rPr>
        <w:t>אבל במ"ע כגון שאומרין לו עשה סוכה ואינו עושה, לולב ואינו עושה,  מכין אותו עד שתצא נפשו.</w:t>
      </w:r>
    </w:p>
    <w:p w14:paraId="01507644" w14:textId="77777777" w:rsidR="00E07CC2" w:rsidRPr="00C35A2C" w:rsidRDefault="00E07CC2" w:rsidP="00E26091">
      <w:pPr>
        <w:pStyle w:val="afff"/>
        <w:framePr w:wrap="around"/>
        <w:rPr>
          <w:rtl/>
        </w:rPr>
      </w:pPr>
      <w:bookmarkStart w:id="670" w:name="_Toc119353462"/>
      <w:r w:rsidRPr="00C35A2C">
        <w:rPr>
          <w:rtl/>
        </w:rPr>
        <w:t>פו:</w:t>
      </w:r>
      <w:bookmarkEnd w:id="670"/>
    </w:p>
    <w:p w14:paraId="06D5CF72" w14:textId="77777777" w:rsidR="00E07CC2" w:rsidRDefault="00E07CC2" w:rsidP="00F1680A">
      <w:pPr>
        <w:pStyle w:val="affffb"/>
        <w:rPr>
          <w:rtl/>
        </w:rPr>
      </w:pPr>
      <w:bookmarkStart w:id="671" w:name="_Toc119353463"/>
      <w:r w:rsidRPr="005E56FF">
        <w:rPr>
          <w:rStyle w:val="affffe"/>
          <w:rtl/>
        </w:rPr>
        <w:t xml:space="preserve">בעא רב"ח: </w:t>
      </w:r>
      <w:r w:rsidRPr="00F60760">
        <w:rPr>
          <w:rtl/>
        </w:rPr>
        <w:t>הרי זה גיטיך ולא תתגרשי בו אלא לאחר ל' יום</w:t>
      </w:r>
      <w:r w:rsidRPr="00C35A2C">
        <w:rPr>
          <w:rtl/>
        </w:rPr>
        <w:t xml:space="preserve"> והניחתו בצידי רה"ר</w:t>
      </w:r>
      <w:bookmarkEnd w:id="671"/>
    </w:p>
    <w:p w14:paraId="3AF17D43" w14:textId="77777777" w:rsidR="00A362BB" w:rsidRDefault="00E07CC2" w:rsidP="00E07CC2">
      <w:pPr>
        <w:rPr>
          <w:rFonts w:ascii="Fb Fontext" w:hAnsi="Fb Fontext"/>
          <w:rtl/>
        </w:rPr>
      </w:pPr>
      <w:r w:rsidRPr="005E56FF">
        <w:rPr>
          <w:rStyle w:val="affffe"/>
          <w:rtl/>
        </w:rPr>
        <w:t xml:space="preserve">א"ל: </w:t>
      </w:r>
      <w:r w:rsidRPr="00C35A2C">
        <w:rPr>
          <w:rFonts w:ascii="Fb Fontext" w:hAnsi="Fb Fontext"/>
          <w:rtl/>
        </w:rPr>
        <w:t xml:space="preserve">אינה מגורשת </w:t>
      </w:r>
    </w:p>
    <w:p w14:paraId="5383F97E" w14:textId="20074B81" w:rsidR="00E07CC2" w:rsidRPr="00A362BB" w:rsidRDefault="00E07CC2" w:rsidP="00E07CC2">
      <w:pPr>
        <w:rPr>
          <w:rFonts w:ascii="Fb Fontext" w:hAnsi="Fb Fontext" w:cs="Guttman Vilna"/>
          <w:b/>
          <w:bCs/>
          <w:spacing w:val="-2"/>
          <w:rtl/>
        </w:rPr>
      </w:pPr>
      <w:r w:rsidRPr="00A362BB">
        <w:rPr>
          <w:rStyle w:val="affffe"/>
          <w:rtl/>
        </w:rPr>
        <w:t>מדרב ושמואל</w:t>
      </w:r>
      <w:r w:rsidRPr="00A362BB">
        <w:rPr>
          <w:rFonts w:ascii="Fb Fontext" w:hAnsi="Fb Fontext" w:hint="cs"/>
          <w:spacing w:val="-2"/>
          <w:rtl/>
        </w:rPr>
        <w:t>:</w:t>
      </w:r>
      <w:r>
        <w:rPr>
          <w:rFonts w:ascii="Fb Fontext" w:hAnsi="Fb Fontext"/>
          <w:spacing w:val="-2"/>
          <w:rtl/>
        </w:rPr>
        <w:t xml:space="preserve"> דוהוא שצבורין ומונחין ברה"ר וצידי רה"ר </w:t>
      </w:r>
      <w:r>
        <w:rPr>
          <w:rStyle w:val="affffe"/>
          <w:rFonts w:ascii="Fb Fontext" w:hAnsi="Fb Fontext"/>
          <w:spacing w:val="-2"/>
          <w:rtl/>
          <w:rPrChange w:id="9282" w:author="מנוע אמוראים" w:date="2026-10-05T16:41:40Z">
            <w:rPr>
              <w:rFonts w:ascii="Fb Fontext" w:hAnsi="Fb Fontext"/>
              <w:spacing w:val="-2"/>
              <w:rtl/>
            </w:rPr>
          </w:rPrChange>
        </w:rPr>
        <w:t xml:space="preserve">כרה"ר</w:t>
      </w:r>
    </w:p>
    <w:p w14:paraId="09073B25" w14:textId="478E9FC1" w:rsidR="00E07CC2" w:rsidRDefault="00E07CC2" w:rsidP="00E07CC2">
      <w:pPr>
        <w:rPr>
          <w:rFonts w:ascii="Fb Fontext" w:hAnsi="Fb Fontext"/>
          <w:rtl/>
        </w:rPr>
      </w:pPr>
      <w:r w:rsidRPr="005E56FF">
        <w:rPr>
          <w:rStyle w:val="affffe"/>
          <w:rtl/>
        </w:rPr>
        <w:t xml:space="preserve">ואין לומר </w:t>
      </w:r>
      <w:r w:rsidRPr="00F5539C">
        <w:rPr>
          <w:rtl/>
        </w:rPr>
        <w:t xml:space="preserve">דמגורשת </w:t>
      </w:r>
      <w:r w:rsidRPr="00665A6D">
        <w:rPr>
          <w:rStyle w:val="affffe"/>
          <w:rtl/>
        </w:rPr>
        <w:t xml:space="preserve">מדר"נ </w:t>
      </w:r>
      <w:r w:rsidRPr="00F5539C">
        <w:rPr>
          <w:rtl/>
        </w:rPr>
        <w:t>דמשוך פרה זו ות</w:t>
      </w:r>
      <w:r>
        <w:rPr>
          <w:rFonts w:hint="cs"/>
          <w:rtl/>
        </w:rPr>
        <w:t>קנה</w:t>
      </w:r>
      <w:r w:rsidRPr="00F5539C">
        <w:rPr>
          <w:rtl/>
        </w:rPr>
        <w:t xml:space="preserve"> רק אחר ל' יום קנה</w:t>
      </w:r>
      <w:r>
        <w:rPr>
          <w:rFonts w:hint="cs"/>
          <w:rtl/>
        </w:rPr>
        <w:t>,</w:t>
      </w:r>
      <w:r w:rsidRPr="00F5539C">
        <w:rPr>
          <w:rtl/>
        </w:rPr>
        <w:t xml:space="preserve"> ו</w:t>
      </w:r>
      <w:r w:rsidR="00BD4EEB">
        <w:rPr>
          <w:rtl/>
        </w:rPr>
        <w:t>אף</w:t>
      </w:r>
      <w:r w:rsidRPr="00F5539C">
        <w:rPr>
          <w:rtl/>
        </w:rPr>
        <w:t xml:space="preserve"> עומדת באגם</w:t>
      </w:r>
      <w:r>
        <w:rPr>
          <w:rFonts w:hint="cs"/>
          <w:rtl/>
        </w:rPr>
        <w:t xml:space="preserve">, </w:t>
      </w:r>
      <w:r w:rsidRPr="005E56FF">
        <w:rPr>
          <w:rStyle w:val="affffe"/>
          <w:rtl/>
        </w:rPr>
        <w:t xml:space="preserve">דיש לחלק </w:t>
      </w:r>
      <w:r w:rsidRPr="00C35A2C">
        <w:rPr>
          <w:rFonts w:ascii="Fb Fontext" w:hAnsi="Fb Fontext"/>
          <w:rtl/>
        </w:rPr>
        <w:t>בין אגם לצידי רה"ר</w:t>
      </w:r>
      <w:r>
        <w:rPr>
          <w:rFonts w:ascii="Fb Fontext" w:hAnsi="Fb Fontext" w:hint="cs"/>
          <w:rtl/>
        </w:rPr>
        <w:t>,</w:t>
      </w:r>
    </w:p>
    <w:p w14:paraId="4406B933" w14:textId="45AF1D5F" w:rsidR="00E268F4" w:rsidRDefault="00E07CC2" w:rsidP="00E07CC2">
      <w:pPr>
        <w:pStyle w:val="afffff"/>
        <w:rPr>
          <w:rStyle w:val="affffe"/>
          <w:rtl/>
        </w:rPr>
      </w:pPr>
      <w:r>
        <w:rPr>
          <w:rStyle w:val="affffe"/>
          <w:rtl/>
        </w:rPr>
        <w:tab/>
      </w:r>
      <w:r w:rsidRPr="005E56FF">
        <w:rPr>
          <w:rStyle w:val="affffe"/>
          <w:rtl/>
        </w:rPr>
        <w:t xml:space="preserve">א"ד </w:t>
      </w:r>
      <w:r w:rsidRPr="00C35A2C">
        <w:rPr>
          <w:rtl/>
        </w:rPr>
        <w:t xml:space="preserve">דא"ל מגורשת </w:t>
      </w:r>
      <w:r w:rsidRPr="00665A6D">
        <w:rPr>
          <w:rStyle w:val="affffe"/>
          <w:rtl/>
        </w:rPr>
        <w:t xml:space="preserve">מדר"נ </w:t>
      </w:r>
      <w:r w:rsidRPr="00C35A2C">
        <w:rPr>
          <w:rtl/>
        </w:rPr>
        <w:t>וצידי רה"ר כאגם</w:t>
      </w:r>
      <w:r w:rsidR="00E268F4">
        <w:rPr>
          <w:rFonts w:hint="cs"/>
          <w:rtl/>
        </w:rPr>
        <w:t>,</w:t>
      </w:r>
    </w:p>
    <w:p w14:paraId="60768D57" w14:textId="77777777" w:rsidR="00E268F4" w:rsidRDefault="00E07CC2" w:rsidP="00E07CC2">
      <w:pPr>
        <w:pStyle w:val="afffff"/>
        <w:rPr>
          <w:rtl/>
        </w:rPr>
      </w:pPr>
      <w:r>
        <w:rPr>
          <w:rStyle w:val="affffe"/>
          <w:rtl/>
        </w:rPr>
        <w:tab/>
      </w:r>
      <w:r w:rsidRPr="005E56FF">
        <w:rPr>
          <w:rStyle w:val="affffe"/>
          <w:rtl/>
        </w:rPr>
        <w:t xml:space="preserve">והקשה מדרב ושמואל </w:t>
      </w:r>
      <w:r>
        <w:rPr>
          <w:rStyle w:val="affffe"/>
          <w:rtl/>
          <w:rPrChange w:id="9283" w:author="מנוע אמוראים" w:date="2026-10-05T16:41:40Z">
            <w:rPr>
              <w:rtl/>
            </w:rPr>
          </w:rPrChange>
        </w:rPr>
        <w:t xml:space="preserve">דרה"ר</w:t>
      </w:r>
      <w:r>
        <w:rPr>
          <w:rtl/>
        </w:rPr>
        <w:t xml:space="preserve"> וצידי רה"ר היינו הך</w:t>
      </w:r>
      <w:r>
        <w:rPr>
          <w:rFonts w:hint="cs"/>
          <w:rtl/>
        </w:rPr>
        <w:t>,</w:t>
      </w:r>
      <w:r w:rsidRPr="00C35A2C">
        <w:rPr>
          <w:rtl/>
        </w:rPr>
        <w:t xml:space="preserve"> </w:t>
      </w:r>
      <w:r w:rsidRPr="005E56FF">
        <w:rPr>
          <w:rStyle w:val="affffe"/>
          <w:rtl/>
        </w:rPr>
        <w:t>וא</w:t>
      </w:r>
      <w:r>
        <w:rPr>
          <w:rStyle w:val="affffe"/>
          <w:rFonts w:hint="cs"/>
          <w:rtl/>
        </w:rPr>
        <w:t>"ל</w:t>
      </w:r>
      <w:r w:rsidRPr="005E56FF">
        <w:rPr>
          <w:rStyle w:val="affffe"/>
          <w:rtl/>
        </w:rPr>
        <w:t xml:space="preserve"> </w:t>
      </w:r>
      <w:r w:rsidRPr="00C35A2C">
        <w:rPr>
          <w:rtl/>
        </w:rPr>
        <w:t>דלא דמי</w:t>
      </w:r>
      <w:r w:rsidR="00E268F4">
        <w:rPr>
          <w:rtl/>
        </w:rPr>
        <w:t>,</w:t>
      </w:r>
    </w:p>
    <w:p>
      <w:pPr>
        <w:pStyle w:val="MishnaBatzad"/>
        <w:rPr>
          <w:ins w:id="20498" w:author="קלוד" w:date="2026-10-06T10:09:07Z"/>
        </w:rPr>
      </w:pPr>
      <w:ins w:id="20497" w:author="קלוד" w:date="2026-10-06T10:09:07Z">
        <w:r>
          <w:t xml:space="preserve">משנה ד</w:t>
        </w:r>
      </w:ins>
    </w:p>
    <w:p w14:paraId="5F8514FC" w14:textId="77777777" w:rsidR="00E07CC2" w:rsidRDefault="00E07CC2" w:rsidP="00E07CC2">
      <w:pPr>
        <w:pStyle w:val="afff5"/>
        <w:jc w:val="center"/>
        <w:rPr>
          <w:rtl/>
        </w:rPr>
      </w:pPr>
      <w:bookmarkStart w:id="672" w:name="_Toc119353464"/>
      <w:r w:rsidRPr="00A362BB">
        <w:rPr>
          <w:rStyle w:val="afffff5"/>
          <w:rFonts w:hint="cs"/>
          <w:rtl/>
        </w:rPr>
        <w:t>המושיב את אשתו חנוונית,</w:t>
      </w:r>
      <w:bookmarkEnd w:id="672"/>
      <w:r w:rsidRPr="00A362BB">
        <w:rPr>
          <w:rStyle w:val="afffff5"/>
          <w:rFonts w:hint="cs"/>
          <w:rtl/>
        </w:rPr>
        <w:t xml:space="preserve"> </w:t>
      </w:r>
      <w:r w:rsidRPr="00C54C7E">
        <w:rPr>
          <w:rFonts w:hint="cs"/>
          <w:rtl/>
        </w:rPr>
        <w:t>או שמינה אפוטרופיא</w:t>
      </w:r>
      <w:r>
        <w:rPr>
          <w:rFonts w:hint="cs"/>
          <w:rtl/>
        </w:rPr>
        <w:t>,</w:t>
      </w:r>
    </w:p>
    <w:p w14:paraId="0F82F8EB" w14:textId="77777777" w:rsidR="00E07CC2" w:rsidRPr="00C35A2C" w:rsidRDefault="00E07CC2" w:rsidP="00E07CC2">
      <w:pPr>
        <w:pStyle w:val="afff5"/>
        <w:rPr>
          <w:b/>
          <w:sz w:val="32"/>
          <w:rtl/>
        </w:rPr>
      </w:pPr>
      <w:r w:rsidRPr="00C54C7E">
        <w:rPr>
          <w:rFonts w:hint="cs"/>
          <w:rtl/>
        </w:rPr>
        <w:t>משביעה כל זמן שירצה;</w:t>
      </w:r>
      <w:r>
        <w:rPr>
          <w:rFonts w:hint="cs"/>
          <w:rtl/>
        </w:rPr>
        <w:t xml:space="preserve"> </w:t>
      </w:r>
      <w:r w:rsidRPr="00690DB3">
        <w:rPr>
          <w:rStyle w:val="TanaimMishna"/>
          <w:rFonts w:hint="cs"/>
          <w:rtl/>
          <w:rPrChange w:id="20280" w:author="קלוד" w:date="2026-10-06T10:09:07Z">
            <w:rPr>
              <w:rStyle w:val="affffe"/>
              <w:rFonts w:hint="cs"/>
              <w:rtl/>
            </w:rPr>
          </w:rPrChange>
        </w:rPr>
        <w:t>ר' אליעז</w:t>
      </w:r>
      <w:r>
        <w:rPr>
          <w:rStyle w:val="TanaimMishna"/>
          <w:rFonts w:hint="cs"/>
          <w:rtl/>
          <w:rPrChange w:id="20281" w:author="קלוד" w:date="2026-10-06T10:09:07Z">
            <w:rPr>
              <w:rStyle w:val="affffe"/>
              <w:rFonts w:hint="cs"/>
              <w:rtl/>
            </w:rPr>
          </w:rPrChange>
        </w:rPr>
        <w:t>ר</w:t>
      </w:r>
      <w:r>
        <w:rPr>
          <w:rStyle w:val="TanaimMishna"/>
          <w:rFonts w:hint="cs"/>
          <w:rtl/>
          <w:rPrChange w:id="41028" w:author="Claude" w:date="2026-10-07T09:24:54Z">
            <w:rPr>
              <w:rFonts w:hint="cs"/>
              <w:rtl/>
            </w:rPr>
          </w:rPrChange>
        </w:rPr>
        <w:t xml:space="preserve">:</w:t>
      </w:r>
      <w:r w:rsidRPr="00C54C7E">
        <w:rPr>
          <w:rFonts w:hint="cs"/>
          <w:rtl/>
        </w:rPr>
        <w:t xml:space="preserve"> </w:t>
      </w:r>
      <w:r>
        <w:rPr>
          <w:rFonts w:hint="cs"/>
          <w:rtl/>
        </w:rPr>
        <w:t xml:space="preserve">אף </w:t>
      </w:r>
      <w:r w:rsidRPr="00C54C7E">
        <w:rPr>
          <w:rFonts w:hint="cs"/>
          <w:rtl/>
        </w:rPr>
        <w:t xml:space="preserve">על פילכה </w:t>
      </w:r>
      <w:r>
        <w:rPr>
          <w:rFonts w:hint="cs"/>
          <w:rtl/>
        </w:rPr>
        <w:t>ו</w:t>
      </w:r>
      <w:r w:rsidRPr="00C54C7E">
        <w:rPr>
          <w:rFonts w:hint="cs"/>
          <w:rtl/>
        </w:rPr>
        <w:t>עיסתה</w:t>
      </w:r>
      <w:r w:rsidRPr="00C35A2C">
        <w:rPr>
          <w:b/>
          <w:rtl/>
          <w:rPrChange w:id="40009" w:author="Claude" w:date="2026-10-06T13:34:40Z">
            <w:rPr>
              <w:b/>
              <w:sz w:val="32"/>
              <w:rtl/>
            </w:rPr>
          </w:rPrChange>
        </w:rPr>
        <w:t>.</w:t>
      </w:r>
    </w:p>
    <w:p w14:paraId="2E93FC08" w14:textId="036B2694" w:rsidR="00E07CC2" w:rsidRPr="008C28D0" w:rsidRDefault="00E07CC2" w:rsidP="00F1680A">
      <w:pPr>
        <w:pStyle w:val="affffb"/>
        <w:rPr>
          <w:spacing w:val="0"/>
          <w:rtl/>
        </w:rPr>
      </w:pPr>
      <w:bookmarkStart w:id="673" w:name="_Toc119353465"/>
      <w:r w:rsidRPr="008C28D0">
        <w:rPr>
          <w:spacing w:val="0"/>
          <w:rtl/>
        </w:rPr>
        <w:t xml:space="preserve">איבעיא: </w:t>
      </w:r>
      <w:r w:rsidRPr="008C28D0">
        <w:rPr>
          <w:rFonts w:hint="cs"/>
          <w:spacing w:val="0"/>
          <w:rtl/>
        </w:rPr>
        <w:t>ר</w:t>
      </w:r>
      <w:r w:rsidR="002B7BCC" w:rsidRPr="008C28D0">
        <w:rPr>
          <w:spacing w:val="0"/>
          <w:rtl/>
        </w:rPr>
        <w:t>"</w:t>
      </w:r>
      <w:r w:rsidRPr="008C28D0">
        <w:rPr>
          <w:rFonts w:hint="cs"/>
          <w:spacing w:val="0"/>
          <w:rtl/>
        </w:rPr>
        <w:t>א</w:t>
      </w:r>
      <w:r w:rsidRPr="008C28D0">
        <w:rPr>
          <w:spacing w:val="0"/>
          <w:rtl/>
        </w:rPr>
        <w:t xml:space="preserve"> על ידי גלגול</w:t>
      </w:r>
      <w:r w:rsidRPr="008C28D0">
        <w:rPr>
          <w:rFonts w:hint="cs"/>
          <w:spacing w:val="0"/>
          <w:rtl/>
        </w:rPr>
        <w:t>,</w:t>
      </w:r>
      <w:r w:rsidRPr="008C28D0">
        <w:rPr>
          <w:spacing w:val="0"/>
          <w:rtl/>
        </w:rPr>
        <w:t xml:space="preserve"> או לכתחלה אמר?</w:t>
      </w:r>
      <w:bookmarkEnd w:id="673"/>
    </w:p>
    <w:p w14:paraId="7E387C45" w14:textId="77777777" w:rsidR="00E07CC2" w:rsidRDefault="00E07CC2" w:rsidP="00E07CC2">
      <w:pPr>
        <w:rPr>
          <w:rFonts w:ascii="Fb Fontext" w:hAnsi="Fb Fontext"/>
          <w:rtl/>
        </w:rPr>
      </w:pPr>
      <w:r w:rsidRPr="00690DB3">
        <w:rPr>
          <w:rStyle w:val="affffe"/>
          <w:rtl/>
        </w:rPr>
        <w:t>אין להוכיח מדאמרו לר"א</w:t>
      </w:r>
      <w:r w:rsidRPr="00C35A2C">
        <w:rPr>
          <w:rFonts w:ascii="Fb Fontext" w:hAnsi="Fb Fontext"/>
          <w:rtl/>
        </w:rPr>
        <w:t>: אין אדם דר עם נחש בכפיפה;</w:t>
      </w:r>
    </w:p>
    <w:p w14:paraId="58045A34" w14:textId="4B97C3A5" w:rsidR="00E07CC2" w:rsidRDefault="00E07CC2" w:rsidP="00E07CC2">
      <w:pPr>
        <w:rPr>
          <w:rFonts w:ascii="Fb Fontext" w:hAnsi="Fb Fontext"/>
          <w:rtl/>
        </w:rPr>
      </w:pPr>
      <w:r w:rsidRPr="00C35A2C">
        <w:rPr>
          <w:rFonts w:ascii="Fb Fontext" w:hAnsi="Fb Fontext"/>
          <w:rtl/>
        </w:rPr>
        <w:t>ד</w:t>
      </w:r>
      <w:r w:rsidR="00BD4EEB">
        <w:rPr>
          <w:rFonts w:ascii="Fb Fontext" w:hAnsi="Fb Fontext"/>
          <w:rtl/>
        </w:rPr>
        <w:t>אף</w:t>
      </w:r>
      <w:r w:rsidRPr="00C35A2C">
        <w:rPr>
          <w:rFonts w:ascii="Fb Fontext" w:hAnsi="Fb Fontext"/>
          <w:rtl/>
        </w:rPr>
        <w:t xml:space="preserve"> ע"י גלגול</w:t>
      </w:r>
      <w:r>
        <w:rPr>
          <w:rFonts w:ascii="Fb Fontext" w:hAnsi="Fb Fontext" w:hint="cs"/>
          <w:rtl/>
        </w:rPr>
        <w:t>,</w:t>
      </w:r>
      <w:r w:rsidRPr="00C35A2C">
        <w:rPr>
          <w:rFonts w:ascii="Fb Fontext" w:hAnsi="Fb Fontext"/>
          <w:rtl/>
        </w:rPr>
        <w:t xml:space="preserve"> יכולה לומר שאם מדייק אחריה כ"כ אינה יכולה לגור עמו</w:t>
      </w:r>
      <w:r w:rsidR="001F2143">
        <w:rPr>
          <w:rFonts w:ascii="Fb Fontext" w:hAnsi="Fb Fontext" w:hint="cs"/>
          <w:rtl/>
        </w:rPr>
        <w:t>,</w:t>
      </w:r>
    </w:p>
    <w:p w14:paraId="43593C95" w14:textId="1A081DC9" w:rsidR="00E268F4" w:rsidRDefault="00E07CC2" w:rsidP="00E07CC2">
      <w:pPr>
        <w:rPr>
          <w:rtl/>
        </w:rPr>
      </w:pPr>
      <w:r>
        <w:rPr>
          <w:rStyle w:val="affffe"/>
          <w:rFonts w:hint="cs"/>
          <w:rtl/>
        </w:rPr>
        <w:t xml:space="preserve">ב. </w:t>
      </w:r>
      <w:r w:rsidRPr="00690DB3">
        <w:rPr>
          <w:rStyle w:val="affffe"/>
          <w:rtl/>
        </w:rPr>
        <w:t xml:space="preserve">ת"ש: </w:t>
      </w:r>
      <w:r w:rsidRPr="00C35A2C">
        <w:rPr>
          <w:rtl/>
        </w:rPr>
        <w:t>לא פטר את אשתו מהנדר ומהשבועה, והושיבה חנוונית או שמינה אפוטרופיא</w:t>
      </w:r>
      <w:r>
        <w:rPr>
          <w:rFonts w:hint="cs"/>
          <w:rtl/>
        </w:rPr>
        <w:t xml:space="preserve">- </w:t>
      </w:r>
      <w:r w:rsidRPr="00690DB3">
        <w:rPr>
          <w:rtl/>
        </w:rPr>
        <w:t>משביעה כ</w:t>
      </w:r>
      <w:r w:rsidRPr="00690DB3">
        <w:rPr>
          <w:rFonts w:hint="cs"/>
          <w:rtl/>
        </w:rPr>
        <w:t>"ז</w:t>
      </w:r>
      <w:r w:rsidRPr="00690DB3">
        <w:rPr>
          <w:rtl/>
        </w:rPr>
        <w:t xml:space="preserve"> שירצה</w:t>
      </w:r>
      <w:r w:rsidR="00E268F4">
        <w:rPr>
          <w:rtl/>
        </w:rPr>
        <w:t>,</w:t>
      </w:r>
    </w:p>
    <w:p w14:paraId="37B85D1C" w14:textId="7B35F6F7" w:rsidR="00E268F4" w:rsidRDefault="00E07CC2" w:rsidP="00E07CC2">
      <w:pPr>
        <w:rPr>
          <w:spacing w:val="-2"/>
          <w:rtl/>
        </w:rPr>
      </w:pPr>
      <w:r w:rsidRPr="00730169">
        <w:rPr>
          <w:spacing w:val="-2"/>
          <w:rtl/>
        </w:rPr>
        <w:t>לא הושיבה חנוונית ולא מינה אפוטרופיא אינו יכול להשביעה</w:t>
      </w:r>
      <w:r w:rsidR="00E268F4">
        <w:rPr>
          <w:spacing w:val="-2"/>
          <w:rtl/>
        </w:rPr>
        <w:t>,</w:t>
      </w:r>
    </w:p>
    <w:p w14:paraId="572AFF31" w14:textId="5176055B" w:rsidR="00E07CC2" w:rsidRDefault="00E07CC2" w:rsidP="00E07CC2">
      <w:pPr>
        <w:ind w:firstLine="0"/>
        <w:rPr>
          <w:rFonts w:ascii="Fb Fontext" w:hAnsi="Fb Fontext"/>
          <w:rtl/>
        </w:rPr>
      </w:pPr>
      <w:r w:rsidRPr="00690DB3">
        <w:rPr>
          <w:rStyle w:val="affffe"/>
          <w:rtl/>
        </w:rPr>
        <w:t xml:space="preserve">ר"א: </w:t>
      </w:r>
      <w:r w:rsidR="0061471E">
        <w:rPr>
          <w:rFonts w:ascii="Fb Fontext" w:hAnsi="Fb Fontext" w:hint="cs"/>
          <w:rtl/>
        </w:rPr>
        <w:t>אף</w:t>
      </w:r>
      <w:r w:rsidRPr="00C35A2C">
        <w:rPr>
          <w:rFonts w:ascii="Fb Fontext" w:hAnsi="Fb Fontext"/>
          <w:rtl/>
        </w:rPr>
        <w:t xml:space="preserve"> שלא הושיבה חנוונית ולא מינה אפוטרופיא - </w:t>
      </w:r>
      <w:r w:rsidRPr="00CA108A">
        <w:rPr>
          <w:rFonts w:ascii="Fb Fontext" w:hAnsi="Fb Fontext" w:cs="PFT_Frank"/>
          <w:b/>
          <w:bCs/>
          <w:szCs w:val="14"/>
          <w:rtl/>
        </w:rPr>
        <w:t xml:space="preserve">משביעה </w:t>
      </w:r>
      <w:r w:rsidRPr="00CA108A">
        <w:rPr>
          <w:rFonts w:ascii="Fb Fontext" w:hAnsi="Fb Fontext" w:cs="PFT_Frank" w:hint="cs"/>
          <w:b/>
          <w:bCs/>
          <w:szCs w:val="14"/>
          <w:rtl/>
        </w:rPr>
        <w:t>כ</w:t>
      </w:r>
      <w:r w:rsidR="002B7BCC">
        <w:rPr>
          <w:rFonts w:ascii="Fb Fontext" w:hAnsi="Fb Fontext" w:cs="PFT_Frank"/>
          <w:b/>
          <w:bCs/>
          <w:szCs w:val="14"/>
          <w:rtl/>
        </w:rPr>
        <w:t>"</w:t>
      </w:r>
      <w:r w:rsidRPr="00CA108A">
        <w:rPr>
          <w:rFonts w:ascii="Fb Fontext" w:hAnsi="Fb Fontext" w:cs="PFT_Frank" w:hint="cs"/>
          <w:b/>
          <w:bCs/>
          <w:szCs w:val="14"/>
          <w:rtl/>
        </w:rPr>
        <w:t>ז</w:t>
      </w:r>
      <w:r w:rsidRPr="00CA108A">
        <w:rPr>
          <w:rFonts w:ascii="Fb Fontext" w:hAnsi="Fb Fontext" w:cs="PFT_Frank"/>
          <w:b/>
          <w:bCs/>
          <w:szCs w:val="14"/>
          <w:rtl/>
        </w:rPr>
        <w:t xml:space="preserve"> שירצה,</w:t>
      </w:r>
      <w:r>
        <w:rPr>
          <w:rFonts w:ascii="Fb Fontext" w:hAnsi="Fb Fontext" w:hint="cs"/>
          <w:rtl/>
        </w:rPr>
        <w:t xml:space="preserve"> </w:t>
      </w:r>
      <w:r w:rsidRPr="00C35A2C">
        <w:rPr>
          <w:rFonts w:ascii="Fb Fontext" w:hAnsi="Fb Fontext"/>
          <w:rtl/>
        </w:rPr>
        <w:t>שאין לך אשה שלא נעשית אפוטרופיא שעה אחת בחיי בעלה על פילכה ועל עיסתה,</w:t>
      </w:r>
    </w:p>
    <w:p w14:paraId="278CF1DD" w14:textId="77777777" w:rsidR="00E07CC2" w:rsidRDefault="00E07CC2" w:rsidP="00E07CC2">
      <w:pPr>
        <w:rPr>
          <w:rFonts w:ascii="Fb Fontext" w:hAnsi="Fb Fontext"/>
          <w:rtl/>
        </w:rPr>
      </w:pPr>
      <w:r w:rsidRPr="00690DB3">
        <w:rPr>
          <w:rStyle w:val="affffe"/>
          <w:rtl/>
        </w:rPr>
        <w:lastRenderedPageBreak/>
        <w:t>אמרו לו:</w:t>
      </w:r>
      <w:r w:rsidRPr="00C35A2C">
        <w:rPr>
          <w:rFonts w:ascii="Fb Fontext" w:hAnsi="Fb Fontext"/>
          <w:rtl/>
        </w:rPr>
        <w:t xml:space="preserve"> אין אדם דר עם נחש בכפיפה; </w:t>
      </w:r>
      <w:r w:rsidRPr="00CA108A">
        <w:rPr>
          <w:rFonts w:ascii="Fb Fontext" w:hAnsi="Fb Fontext" w:cs="PFT_Frank"/>
          <w:b/>
          <w:bCs/>
          <w:szCs w:val="14"/>
          <w:rtl/>
        </w:rPr>
        <w:t>ש"מ</w:t>
      </w:r>
      <w:r w:rsidRPr="00C35A2C">
        <w:rPr>
          <w:rFonts w:ascii="Fb Fontext" w:hAnsi="Fb Fontext"/>
          <w:rtl/>
        </w:rPr>
        <w:t xml:space="preserve"> לכתחלה,</w:t>
      </w:r>
    </w:p>
    <w:p w14:paraId="652776D0" w14:textId="77777777" w:rsidR="00E07CC2" w:rsidRDefault="00E07CC2" w:rsidP="003156E1">
      <w:pPr>
        <w:pStyle w:val="aff9"/>
        <w:rPr>
          <w:rtl/>
        </w:rPr>
      </w:pPr>
      <w:r w:rsidRPr="003156E1">
        <w:rPr>
          <w:rFonts w:hint="cs"/>
          <w:rtl/>
        </w:rPr>
        <w:t>׹</w:t>
      </w:r>
    </w:p>
    <w:p w14:paraId="3605E700" w14:textId="77777777" w:rsidR="00E07CC2" w:rsidRPr="00C54C7E" w:rsidRDefault="00E07CC2" w:rsidP="00A362BB">
      <w:pPr>
        <w:pStyle w:val="afffff4"/>
        <w:rPr>
          <w:rtl/>
        </w:rPr>
      </w:pPr>
      <w:ins w:id="9976" w:author="מספור קטעי משנה" w:date="2026-10-06T06:45:30Z">
        <w:r>
          <w:rPr>
            <w:rStyle w:val="MisparKeta"/>
          </w:rPr>
          <w:t xml:space="preserve">ד. </w:t>
        </w:r>
      </w:ins>
      <w:bookmarkStart w:id="674" w:name="_Toc119353466"/>
      <w:r w:rsidRPr="00C54C7E">
        <w:rPr>
          <w:rFonts w:hint="cs"/>
          <w:rtl/>
        </w:rPr>
        <w:t>כתב לה נדר ושבועה אין לי עליך</w:t>
      </w:r>
      <w:bookmarkEnd w:id="674"/>
    </w:p>
    <w:p>
      <w:pPr>
        <w:pStyle w:val="MishnaBatzad"/>
        <w:rPr>
          <w:ins w:id="20500" w:author="קלוד" w:date="2026-10-06T10:09:07Z"/>
        </w:rPr>
      </w:pPr>
      <w:ins w:id="20499" w:author="קלוד" w:date="2026-10-06T10:09:07Z">
        <w:r>
          <w:t xml:space="preserve">משנה ה</w:t>
        </w:r>
      </w:ins>
    </w:p>
    <w:p w14:paraId="1B7BB1E2" w14:textId="77777777" w:rsidR="00E07CC2" w:rsidRPr="00C54C7E" w:rsidRDefault="00E07CC2" w:rsidP="00E07CC2">
      <w:pPr>
        <w:pStyle w:val="afff5"/>
        <w:rPr>
          <w:rtl/>
        </w:rPr>
      </w:pPr>
      <w:r w:rsidRPr="00C54C7E">
        <w:rPr>
          <w:rFonts w:hint="cs"/>
          <w:rtl/>
        </w:rPr>
        <w:t>אין יכול להשביעה, אבל משביע הוא את יורשיה ואת הבאים ברשותה.</w:t>
      </w:r>
    </w:p>
    <w:p w14:paraId="7363FE7E" w14:textId="77777777" w:rsidR="00E07CC2" w:rsidRPr="00C54C7E" w:rsidRDefault="00E07CC2" w:rsidP="00E07CC2">
      <w:pPr>
        <w:pStyle w:val="afff5"/>
        <w:rPr>
          <w:rtl/>
        </w:rPr>
      </w:pPr>
      <w:r w:rsidRPr="00C54C7E">
        <w:rPr>
          <w:rFonts w:hint="cs"/>
          <w:rtl/>
        </w:rPr>
        <w:t>נדר ושבועה אין לי עליך ועל יורשיך ועל הבאים ברשותך</w:t>
      </w:r>
    </w:p>
    <w:p w14:paraId="5E272E58" w14:textId="77777777" w:rsidR="00E07CC2" w:rsidRPr="00A362BB" w:rsidRDefault="00E07CC2" w:rsidP="00E07CC2">
      <w:pPr>
        <w:pStyle w:val="afff5"/>
        <w:rPr>
          <w:spacing w:val="2"/>
          <w:rtl/>
        </w:rPr>
      </w:pPr>
      <w:r w:rsidRPr="00A362BB">
        <w:rPr>
          <w:rFonts w:hint="cs"/>
          <w:spacing w:val="2"/>
          <w:rtl/>
        </w:rPr>
        <w:t>אינו יכול להשביעה לא היא ולא יורשיה ולא את הבאים ברשותה,</w:t>
      </w:r>
    </w:p>
    <w:p w14:paraId="2029C880" w14:textId="77777777" w:rsidR="00E07CC2" w:rsidRPr="00730169" w:rsidRDefault="00E07CC2" w:rsidP="00E07CC2">
      <w:pPr>
        <w:pStyle w:val="afff5"/>
        <w:rPr>
          <w:spacing w:val="-2"/>
          <w:rtl/>
        </w:rPr>
      </w:pPr>
      <w:r w:rsidRPr="00A362BB">
        <w:rPr>
          <w:rFonts w:hint="cs"/>
          <w:spacing w:val="4"/>
          <w:rtl/>
        </w:rPr>
        <w:t>אבל יורשיו משביעין אותה ואת יורשיה ואת הבאים ברשותה.</w:t>
      </w:r>
    </w:p>
    <w:p w14:paraId="357C7C44" w14:textId="77777777" w:rsidR="00E268F4" w:rsidRDefault="00E07CC2" w:rsidP="00E07CC2">
      <w:pPr>
        <w:pStyle w:val="afff5"/>
        <w:rPr>
          <w:rtl/>
        </w:rPr>
      </w:pPr>
      <w:r w:rsidRPr="00C54C7E">
        <w:rPr>
          <w:rFonts w:hint="cs"/>
          <w:rtl/>
        </w:rPr>
        <w:t>נדר ושבועה אין לי ולא ליורשי ולא לבאים ברשותי עליך ועל יורשיך ועל הבאים ברשותיך</w:t>
      </w:r>
      <w:r w:rsidR="00E268F4">
        <w:rPr>
          <w:rFonts w:hint="cs"/>
          <w:rtl/>
        </w:rPr>
        <w:t>,</w:t>
      </w:r>
    </w:p>
    <w:p w14:paraId="0790F4B9" w14:textId="36D8C7F9" w:rsidR="00E07CC2" w:rsidRPr="00C54C7E" w:rsidRDefault="00E07CC2" w:rsidP="00E07CC2">
      <w:pPr>
        <w:pStyle w:val="afff5"/>
        <w:rPr>
          <w:rtl/>
        </w:rPr>
      </w:pPr>
      <w:r w:rsidRPr="00C54C7E">
        <w:rPr>
          <w:rFonts w:hint="cs"/>
          <w:rtl/>
        </w:rPr>
        <w:t>- אינו יכול להשביעה לא הוא ולא יורשיו ולא הבאים ברשותו לא אותה ולא יורשיה ולא הבאים ברשותה.</w:t>
      </w:r>
    </w:p>
    <w:p w14:paraId="5F090A3D" w14:textId="77777777" w:rsidR="00E07CC2" w:rsidRPr="00C54C7E" w:rsidRDefault="00E07CC2" w:rsidP="00E07CC2">
      <w:pPr>
        <w:pStyle w:val="afff5"/>
        <w:rPr>
          <w:rtl/>
        </w:rPr>
      </w:pPr>
      <w:r w:rsidRPr="00C54C7E">
        <w:rPr>
          <w:rFonts w:hint="cs"/>
          <w:rtl/>
        </w:rPr>
        <w:t>הלכה מקבר בעלה לבית אביה, או שחזרה לבית חמיה ולא נעשית אפוטרופיא - אין היורשין משביעין אותה,</w:t>
      </w:r>
    </w:p>
    <w:p w14:paraId="78DAA65D" w14:textId="77777777" w:rsidR="00E07CC2" w:rsidRPr="00C54C7E" w:rsidRDefault="00E07CC2" w:rsidP="00E07CC2">
      <w:pPr>
        <w:pStyle w:val="afff5"/>
        <w:rPr>
          <w:rtl/>
        </w:rPr>
      </w:pPr>
      <w:r w:rsidRPr="00C54C7E">
        <w:rPr>
          <w:rFonts w:hint="cs"/>
          <w:rtl/>
        </w:rPr>
        <w:t>ואם נעשית אפוטרופיא היורשין משביעין אותה על העתיד לבא, ואין משביעין אותה על מה שעבר.</w:t>
      </w:r>
    </w:p>
    <w:p w14:paraId="772D46AD" w14:textId="77777777" w:rsidR="00E07CC2" w:rsidRDefault="00E07CC2" w:rsidP="003156E1">
      <w:pPr>
        <w:pStyle w:val="aff9"/>
        <w:rPr>
          <w:rtl/>
        </w:rPr>
      </w:pPr>
      <w:r w:rsidRPr="003156E1">
        <w:rPr>
          <w:rFonts w:hint="cs"/>
          <w:rtl/>
        </w:rPr>
        <w:t>׹</w:t>
      </w:r>
    </w:p>
    <w:p w14:paraId="1EFD55A8" w14:textId="77777777" w:rsidR="00E07CC2" w:rsidRPr="00C35A2C" w:rsidRDefault="00E07CC2" w:rsidP="00E26091">
      <w:pPr>
        <w:pStyle w:val="afff"/>
        <w:framePr w:wrap="around"/>
        <w:rPr>
          <w:rtl/>
        </w:rPr>
      </w:pPr>
      <w:bookmarkStart w:id="675" w:name="_Toc119353467"/>
      <w:r w:rsidRPr="00C35A2C">
        <w:rPr>
          <w:rtl/>
        </w:rPr>
        <w:t>פז.</w:t>
      </w:r>
      <w:bookmarkEnd w:id="675"/>
    </w:p>
    <w:p w14:paraId="77CBDCC7" w14:textId="77777777" w:rsidR="00E07CC2" w:rsidRPr="00730169" w:rsidRDefault="00E07CC2" w:rsidP="00E07CC2">
      <w:pPr>
        <w:rPr>
          <w:rFonts w:ascii="Fb Fontext" w:hAnsi="Fb Fontext"/>
          <w:spacing w:val="-4"/>
          <w:sz w:val="32"/>
          <w:rtl/>
        </w:rPr>
      </w:pPr>
      <w:bookmarkStart w:id="676" w:name="_Toc119353468"/>
      <w:r w:rsidRPr="00730169">
        <w:rPr>
          <w:rStyle w:val="afffe"/>
          <w:spacing w:val="-4"/>
          <w:rtl/>
        </w:rPr>
        <w:t>שבועה</w:t>
      </w:r>
      <w:bookmarkEnd w:id="676"/>
      <w:r w:rsidRPr="00730169">
        <w:rPr>
          <w:rStyle w:val="afffe"/>
          <w:spacing w:val="-4"/>
          <w:rtl/>
        </w:rPr>
        <w:t xml:space="preserve"> </w:t>
      </w:r>
      <w:r w:rsidRPr="00730169">
        <w:rPr>
          <w:rStyle w:val="afffff0"/>
          <w:spacing w:val="-4"/>
          <w:rtl/>
        </w:rPr>
        <w:t>שהבעל פוטר את אשתו</w:t>
      </w:r>
      <w:r w:rsidRPr="00730169">
        <w:rPr>
          <w:rFonts w:ascii="Fb Fontext" w:hAnsi="Fb Fontext"/>
          <w:spacing w:val="-4"/>
          <w:sz w:val="32"/>
          <w:rtl/>
        </w:rPr>
        <w:t xml:space="preserve"> </w:t>
      </w:r>
      <w:r w:rsidRPr="00730169">
        <w:rPr>
          <w:rStyle w:val="affffe"/>
          <w:spacing w:val="-4"/>
          <w:rtl/>
        </w:rPr>
        <w:t>כר</w:t>
      </w:r>
      <w:r w:rsidRPr="00730169">
        <w:rPr>
          <w:rStyle w:val="affffe"/>
          <w:rFonts w:hint="cs"/>
          <w:spacing w:val="-4"/>
          <w:rtl/>
        </w:rPr>
        <w:t>ב</w:t>
      </w:r>
      <w:r w:rsidRPr="00730169">
        <w:rPr>
          <w:rStyle w:val="affffe"/>
          <w:spacing w:val="-4"/>
          <w:rtl/>
        </w:rPr>
        <w:t>:</w:t>
      </w:r>
      <w:r w:rsidRPr="00730169">
        <w:rPr>
          <w:rFonts w:ascii="Fb Fontext" w:hAnsi="Fb Fontext"/>
          <w:spacing w:val="-4"/>
          <w:sz w:val="32"/>
          <w:rtl/>
        </w:rPr>
        <w:t xml:space="preserve"> על אפוטרופיא שנעשית בחיי בעלה</w:t>
      </w:r>
    </w:p>
    <w:p w14:paraId="62E1BAD2" w14:textId="77777777" w:rsidR="00E07CC2" w:rsidRPr="00C35A2C" w:rsidRDefault="00E07CC2" w:rsidP="00E07CC2">
      <w:pPr>
        <w:rPr>
          <w:rFonts w:ascii="Fb Fontext" w:hAnsi="Fb Fontext" w:cs="Guttman Vilna"/>
          <w:b/>
          <w:bCs/>
          <w:rtl/>
        </w:rPr>
      </w:pPr>
      <w:r w:rsidRPr="00C96774">
        <w:rPr>
          <w:rStyle w:val="affffe"/>
          <w:rtl/>
        </w:rPr>
        <w:t>ר"נ מרב"א:</w:t>
      </w:r>
      <w:r w:rsidRPr="00C35A2C">
        <w:rPr>
          <w:rFonts w:ascii="Fb Fontext" w:hAnsi="Fb Fontext"/>
          <w:rtl/>
        </w:rPr>
        <w:t xml:space="preserve"> על הפוגמת כתובתה.</w:t>
      </w:r>
    </w:p>
    <w:p w14:paraId="466E3961" w14:textId="77777777" w:rsidR="00E268F4" w:rsidRDefault="00E07CC2" w:rsidP="00E07CC2">
      <w:pPr>
        <w:pStyle w:val="affffd"/>
        <w:rPr>
          <w:rtl/>
        </w:rPr>
      </w:pPr>
      <w:r>
        <w:rPr>
          <w:rStyle w:val="affffe"/>
          <w:rFonts w:hint="cs"/>
          <w:rtl/>
          <w:rPrChange w:id="9284" w:author="מנוע אמוראים" w:date="2026-10-05T16:41:40Z">
            <w:rPr>
              <w:rFonts w:hint="cs"/>
              <w:rtl/>
            </w:rPr>
          </w:rPrChange>
        </w:rPr>
        <w:t xml:space="preserve">ר</w:t>
      </w:r>
      <w:r>
        <w:rPr>
          <w:rStyle w:val="affffe"/>
          <w:rtl/>
          <w:rPrChange w:id="9285" w:author="מנוע אמוראים" w:date="2026-10-05T16:41:40Z">
            <w:rPr>
              <w:rtl/>
            </w:rPr>
          </w:rPrChange>
        </w:rPr>
        <w:t xml:space="preserve">"</w:t>
      </w:r>
      <w:r>
        <w:rPr>
          <w:rStyle w:val="affffe"/>
          <w:rFonts w:hint="cs"/>
          <w:rtl/>
          <w:rPrChange w:id="9286" w:author="מנוע אמוראים" w:date="2026-10-05T16:41:40Z">
            <w:rPr>
              <w:rFonts w:hint="cs"/>
              <w:rtl/>
            </w:rPr>
          </w:rPrChange>
        </w:rPr>
        <w:t xml:space="preserve">מ</w:t>
      </w:r>
      <w:r>
        <w:rPr>
          <w:rFonts w:hint="cs"/>
          <w:rtl/>
        </w:rPr>
        <w:t xml:space="preserve"> אמרה לזה לפני </w:t>
      </w:r>
      <w:r>
        <w:rPr>
          <w:rStyle w:val="affffe"/>
          <w:rFonts w:hint="cs"/>
          <w:rtl/>
          <w:rPrChange w:id="9287" w:author="מנוע אמוראים" w:date="2026-10-05T16:41:40Z">
            <w:rPr>
              <w:rFonts w:hint="cs"/>
              <w:rtl/>
            </w:rPr>
          </w:rPrChange>
        </w:rPr>
        <w:t xml:space="preserve">ר</w:t>
      </w:r>
      <w:r>
        <w:rPr>
          <w:rStyle w:val="affffe"/>
          <w:rtl/>
          <w:rPrChange w:id="9288" w:author="מנוע אמוראים" w:date="2026-10-05T16:41:40Z">
            <w:rPr>
              <w:rtl/>
            </w:rPr>
          </w:rPrChange>
        </w:rPr>
        <w:t xml:space="preserve">"</w:t>
      </w:r>
      <w:r>
        <w:rPr>
          <w:rStyle w:val="affffe"/>
          <w:rFonts w:hint="cs"/>
          <w:rtl/>
          <w:rPrChange w:id="9289" w:author="מנוע אמוראים" w:date="2026-10-05T16:41:40Z">
            <w:rPr>
              <w:rFonts w:hint="cs"/>
              <w:rtl/>
            </w:rPr>
          </w:rPrChange>
        </w:rPr>
        <w:t xml:space="preserve">א</w:t>
      </w:r>
      <w:r w:rsidR="00E268F4">
        <w:rPr>
          <w:rFonts w:hint="cs"/>
          <w:rtl/>
        </w:rPr>
        <w:t>,</w:t>
      </w:r>
    </w:p>
    <w:p w14:paraId="23035CB1" w14:textId="03B80A42" w:rsidR="00E07CC2" w:rsidRDefault="00E07CC2" w:rsidP="00E07CC2">
      <w:pPr>
        <w:rPr>
          <w:rFonts w:ascii="Fb Fontext" w:hAnsi="Fb Fontext"/>
          <w:rtl/>
        </w:rPr>
      </w:pPr>
      <w:r w:rsidRPr="00C96774">
        <w:rPr>
          <w:rStyle w:val="affffe"/>
          <w:rtl/>
        </w:rPr>
        <w:t>למ"ד על הפוגמת כתובתה,</w:t>
      </w:r>
      <w:r w:rsidRPr="00C35A2C">
        <w:rPr>
          <w:rFonts w:ascii="Fb Fontext" w:hAnsi="Fb Fontext"/>
          <w:rtl/>
        </w:rPr>
        <w:t xml:space="preserve"> שחוששת שמא תרצה מעות על חשבון כתובתה העתידית ולפיכך מבקשת ממנו שלא להשביעה</w:t>
      </w:r>
      <w:r w:rsidR="001F2143">
        <w:rPr>
          <w:rFonts w:ascii="Fb Fontext" w:hAnsi="Fb Fontext" w:hint="cs"/>
          <w:rtl/>
        </w:rPr>
        <w:t>,</w:t>
      </w:r>
    </w:p>
    <w:p w14:paraId="5307A5ED" w14:textId="77777777" w:rsidR="00E07CC2" w:rsidRPr="00C35A2C" w:rsidRDefault="00E07CC2" w:rsidP="00E07CC2">
      <w:pPr>
        <w:rPr>
          <w:rFonts w:cs="Guttman Vilna"/>
          <w:b/>
          <w:bCs/>
          <w:rtl/>
        </w:rPr>
      </w:pPr>
      <w:r w:rsidRPr="00A362BB">
        <w:rPr>
          <w:rStyle w:val="affffe"/>
          <w:rtl/>
        </w:rPr>
        <w:t>אבל למ"ד על אפוטרופיא שנעשית בחיי בעלה</w:t>
      </w:r>
      <w:r w:rsidRPr="00C35A2C">
        <w:rPr>
          <w:rtl/>
        </w:rPr>
        <w:t>,</w:t>
      </w:r>
      <w:r w:rsidRPr="00C35A2C">
        <w:rPr>
          <w:rFonts w:hint="cs"/>
          <w:rtl/>
        </w:rPr>
        <w:t xml:space="preserve"> ו</w:t>
      </w:r>
      <w:r w:rsidRPr="00C35A2C">
        <w:rPr>
          <w:rtl/>
        </w:rPr>
        <w:t>כי ידעה שיושיבוה אפוטרפא כדי לבקש הימנו שלא להשביעה?</w:t>
      </w:r>
    </w:p>
    <w:p w14:paraId="677554B4" w14:textId="58FF5058" w:rsidR="00E07CC2" w:rsidRDefault="00E07CC2" w:rsidP="00E07CC2">
      <w:pPr>
        <w:rPr>
          <w:rFonts w:ascii="Fb Fontext" w:hAnsi="Fb Fontext"/>
          <w:sz w:val="32"/>
          <w:rtl/>
        </w:rPr>
      </w:pPr>
      <w:r w:rsidRPr="00A362BB">
        <w:rPr>
          <w:rStyle w:val="affffe"/>
          <w:rtl/>
        </w:rPr>
        <w:lastRenderedPageBreak/>
        <w:t xml:space="preserve">א"ל </w:t>
      </w:r>
      <w:r w:rsidR="00A362BB">
        <w:rPr>
          <w:rFonts w:ascii="Fb Fontext" w:hAnsi="Fb Fontext" w:hint="cs"/>
          <w:sz w:val="32"/>
          <w:rtl/>
        </w:rPr>
        <w:t>ששנה</w:t>
      </w:r>
      <w:r w:rsidRPr="00C35A2C">
        <w:rPr>
          <w:rFonts w:ascii="Fb Fontext" w:hAnsi="Fb Fontext"/>
          <w:sz w:val="32"/>
          <w:rtl/>
        </w:rPr>
        <w:t xml:space="preserve"> על חלק אחר במתני' דאמרי' דאין היורשין משביעין אותה על שעבר</w:t>
      </w:r>
      <w:r w:rsidR="001F2143">
        <w:rPr>
          <w:rFonts w:ascii="Fb Fontext" w:hAnsi="Fb Fontext" w:hint="cs"/>
          <w:sz w:val="32"/>
          <w:rtl/>
        </w:rPr>
        <w:t>,</w:t>
      </w:r>
    </w:p>
    <w:p w14:paraId="76031096" w14:textId="77777777" w:rsidR="00A362BB" w:rsidRDefault="00E07CC2" w:rsidP="00E07CC2">
      <w:pPr>
        <w:rPr>
          <w:rFonts w:ascii="Fb Fontext" w:hAnsi="Fb Fontext"/>
          <w:rtl/>
        </w:rPr>
      </w:pPr>
      <w:r w:rsidRPr="00C96774">
        <w:rPr>
          <w:rStyle w:val="affffe"/>
          <w:rtl/>
        </w:rPr>
        <w:t xml:space="preserve">דהא </w:t>
      </w:r>
      <w:r w:rsidRPr="00C96774">
        <w:rPr>
          <w:rStyle w:val="affffe"/>
          <w:rFonts w:hint="cs"/>
          <w:rtl/>
        </w:rPr>
        <w:t>רב</w:t>
      </w:r>
      <w:r w:rsidRPr="00C96774">
        <w:rPr>
          <w:rStyle w:val="affffe"/>
          <w:rtl/>
        </w:rPr>
        <w:t xml:space="preserve">: </w:t>
      </w:r>
      <w:r w:rsidRPr="00C35A2C">
        <w:rPr>
          <w:rFonts w:ascii="Fb Fontext" w:hAnsi="Fb Fontext"/>
          <w:rtl/>
        </w:rPr>
        <w:t xml:space="preserve">על אפוטרופיא שנעשית בחיי הבעל, </w:t>
      </w:r>
    </w:p>
    <w:p w14:paraId="1B3F74E7" w14:textId="4762094A" w:rsidR="00E07CC2" w:rsidRDefault="00A362BB" w:rsidP="00A362BB">
      <w:pPr>
        <w:ind w:left="283" w:firstLine="57"/>
        <w:rPr>
          <w:rFonts w:ascii="Fb Fontext" w:hAnsi="Fb Fontext"/>
          <w:rtl/>
        </w:rPr>
      </w:pPr>
      <w:r>
        <w:rPr>
          <w:rFonts w:ascii="Fb Fontext" w:hAnsi="Fb Fontext" w:hint="cs"/>
          <w:rtl/>
        </w:rPr>
        <w:t xml:space="preserve">  </w:t>
      </w:r>
      <w:r w:rsidR="00E07CC2" w:rsidRPr="00C35A2C">
        <w:rPr>
          <w:rFonts w:ascii="Fb Fontext" w:hAnsi="Fb Fontext"/>
          <w:rtl/>
        </w:rPr>
        <w:t>אבל בין מיתה לקבורה - משבעינן לה;</w:t>
      </w:r>
    </w:p>
    <w:p w14:paraId="6C7490E4" w14:textId="444F0B41" w:rsidR="00E07CC2" w:rsidRDefault="00E07CC2" w:rsidP="00E07CC2">
      <w:pPr>
        <w:rPr>
          <w:rFonts w:ascii="Fb Fontext" w:hAnsi="Fb Fontext"/>
          <w:rtl/>
        </w:rPr>
      </w:pPr>
      <w:r w:rsidRPr="00C96774">
        <w:rPr>
          <w:rStyle w:val="affffe"/>
          <w:rtl/>
        </w:rPr>
        <w:t xml:space="preserve">ור'מ: </w:t>
      </w:r>
      <w:r w:rsidRPr="00C35A2C">
        <w:rPr>
          <w:rFonts w:ascii="Fb Fontext" w:hAnsi="Fb Fontext"/>
          <w:rtl/>
        </w:rPr>
        <w:t>אפילו בין מיתה לקבורה - לא משב</w:t>
      </w:r>
      <w:r w:rsidR="00A362BB">
        <w:rPr>
          <w:rFonts w:ascii="Fb Fontext" w:hAnsi="Fb Fontext" w:hint="cs"/>
          <w:rtl/>
        </w:rPr>
        <w:t>י</w:t>
      </w:r>
      <w:r w:rsidRPr="00C35A2C">
        <w:rPr>
          <w:rFonts w:ascii="Fb Fontext" w:hAnsi="Fb Fontext"/>
          <w:rtl/>
        </w:rPr>
        <w:t>עי</w:t>
      </w:r>
      <w:r w:rsidR="00A362BB">
        <w:rPr>
          <w:rFonts w:ascii="Fb Fontext" w:hAnsi="Fb Fontext" w:hint="cs"/>
          <w:rtl/>
        </w:rPr>
        <w:t>ם</w:t>
      </w:r>
      <w:r w:rsidRPr="00C35A2C">
        <w:rPr>
          <w:rFonts w:ascii="Fb Fontext" w:hAnsi="Fb Fontext"/>
          <w:rtl/>
        </w:rPr>
        <w:t>,</w:t>
      </w:r>
    </w:p>
    <w:p w14:paraId="4EE765E6" w14:textId="77777777" w:rsidR="00E07CC2" w:rsidRPr="00C35A2C" w:rsidRDefault="00E07CC2" w:rsidP="00E07CC2">
      <w:pPr>
        <w:rPr>
          <w:rFonts w:ascii="Fb Fontext" w:hAnsi="Fb Fontext"/>
          <w:rtl/>
        </w:rPr>
      </w:pPr>
      <w:r w:rsidRPr="00C96774">
        <w:rPr>
          <w:rStyle w:val="affffe"/>
          <w:rtl/>
        </w:rPr>
        <w:t xml:space="preserve">דאמרי נהרדעי: </w:t>
      </w:r>
      <w:r w:rsidRPr="00C35A2C">
        <w:rPr>
          <w:rFonts w:ascii="Fb Fontext" w:hAnsi="Fb Fontext"/>
          <w:rtl/>
        </w:rPr>
        <w:t xml:space="preserve">לכרגא, ולמזוני, ולקבורה </w:t>
      </w:r>
      <w:r>
        <w:rPr>
          <w:rFonts w:ascii="Fb Fontext" w:hAnsi="Fb Fontext"/>
          <w:rtl/>
        </w:rPr>
        <w:t>–</w:t>
      </w:r>
      <w:r w:rsidRPr="00C35A2C">
        <w:rPr>
          <w:rFonts w:ascii="Fb Fontext" w:hAnsi="Fb Fontext"/>
          <w:rtl/>
        </w:rPr>
        <w:t xml:space="preserve"> </w:t>
      </w:r>
      <w:r>
        <w:rPr>
          <w:rFonts w:ascii="Fb Fontext" w:hAnsi="Fb Fontext" w:hint="cs"/>
          <w:rtl/>
        </w:rPr>
        <w:t>מוכרים בלא הכרזה.</w:t>
      </w:r>
    </w:p>
    <w:p w14:paraId="1E3D1820" w14:textId="057651F4" w:rsidR="00E07CC2" w:rsidRPr="008C28D0" w:rsidRDefault="00A362BB" w:rsidP="00A362BB">
      <w:pPr>
        <w:pStyle w:val="affffb"/>
        <w:rPr>
          <w:spacing w:val="0"/>
          <w:rtl/>
        </w:rPr>
      </w:pPr>
      <w:bookmarkStart w:id="677" w:name="_Toc119353469"/>
      <w:r w:rsidRPr="008C28D0">
        <w:rPr>
          <w:rFonts w:hint="cs"/>
          <w:spacing w:val="0"/>
          <w:rtl/>
        </w:rPr>
        <w:t>אם גם יורשין משביעין אותה</w:t>
      </w:r>
      <w:bookmarkEnd w:id="677"/>
    </w:p>
    <w:p w14:paraId="28D348DC" w14:textId="77777777" w:rsidR="00E07CC2" w:rsidRDefault="00E07CC2" w:rsidP="00E07CC2">
      <w:pPr>
        <w:rPr>
          <w:rFonts w:ascii="Fb Fontext" w:hAnsi="Fb Fontext"/>
          <w:sz w:val="32"/>
          <w:rtl/>
        </w:rPr>
      </w:pPr>
      <w:r w:rsidRPr="00C96774">
        <w:rPr>
          <w:rStyle w:val="affffe"/>
          <w:rtl/>
        </w:rPr>
        <w:t>רבה מר"ח:</w:t>
      </w:r>
      <w:r w:rsidRPr="00CA108A">
        <w:rPr>
          <w:rFonts w:cs="PFT_Frank"/>
          <w:b/>
          <w:bCs/>
          <w:szCs w:val="14"/>
          <w:rtl/>
        </w:rPr>
        <w:t xml:space="preserve"> 'דלא נדר ודלא שבועה'</w:t>
      </w:r>
      <w:r w:rsidRPr="00C96774">
        <w:rPr>
          <w:rtl/>
        </w:rPr>
        <w:t xml:space="preserve"> -</w:t>
      </w:r>
      <w:r w:rsidRPr="00C35A2C">
        <w:rPr>
          <w:rFonts w:ascii="Fb Fontext" w:hAnsi="Fb Fontext"/>
          <w:sz w:val="32"/>
          <w:rtl/>
        </w:rPr>
        <w:t xml:space="preserve"> הוא אינו יכול להשביעה, אבל יורשין משביעין אותה,</w:t>
      </w:r>
    </w:p>
    <w:p w14:paraId="4C9EF377" w14:textId="77777777" w:rsidR="00E07CC2" w:rsidRDefault="00E07CC2" w:rsidP="00A362BB">
      <w:pPr>
        <w:ind w:firstLine="0"/>
        <w:rPr>
          <w:rFonts w:ascii="Fb Fontext" w:hAnsi="Fb Fontext"/>
          <w:sz w:val="32"/>
          <w:rtl/>
        </w:rPr>
      </w:pPr>
      <w:r w:rsidRPr="00CA108A">
        <w:rPr>
          <w:rFonts w:cs="PFT_Frank"/>
          <w:b/>
          <w:bCs/>
          <w:szCs w:val="14"/>
          <w:rtl/>
        </w:rPr>
        <w:t>'נקי נדר נקי שבועה'</w:t>
      </w:r>
      <w:r w:rsidRPr="00041161">
        <w:rPr>
          <w:rStyle w:val="affffa"/>
          <w:rtl/>
        </w:rPr>
        <w:t xml:space="preserve"> </w:t>
      </w:r>
      <w:r w:rsidRPr="00C35A2C">
        <w:rPr>
          <w:rFonts w:ascii="Fb Fontext" w:hAnsi="Fb Fontext"/>
          <w:sz w:val="32"/>
          <w:rtl/>
        </w:rPr>
        <w:t xml:space="preserve">בין הוא ובין יורשין אין משביעין אותה, </w:t>
      </w:r>
      <w:r w:rsidRPr="00C96774">
        <w:rPr>
          <w:rStyle w:val="affffe"/>
          <w:rtl/>
        </w:rPr>
        <w:t>ה"ק לה:</w:t>
      </w:r>
      <w:r w:rsidRPr="00C35A2C">
        <w:rPr>
          <w:rFonts w:ascii="Fb Fontext" w:hAnsi="Fb Fontext"/>
          <w:sz w:val="32"/>
          <w:rtl/>
        </w:rPr>
        <w:t xml:space="preserve"> מנקית משבועתא;</w:t>
      </w:r>
    </w:p>
    <w:p w14:paraId="08EF0A61" w14:textId="77777777" w:rsidR="00E07CC2" w:rsidRPr="00F5539C" w:rsidRDefault="00E07CC2" w:rsidP="00E07CC2">
      <w:pPr>
        <w:rPr>
          <w:rFonts w:ascii="Fb Fontext" w:hAnsi="Fb Fontext"/>
          <w:spacing w:val="-2"/>
          <w:sz w:val="32"/>
          <w:rtl/>
        </w:rPr>
      </w:pPr>
      <w:r w:rsidRPr="00C96774">
        <w:rPr>
          <w:rStyle w:val="affffe"/>
          <w:rtl/>
        </w:rPr>
        <w:t xml:space="preserve">ורב יוסף מר"ח: </w:t>
      </w:r>
      <w:r w:rsidRPr="00224771">
        <w:rPr>
          <w:rFonts w:ascii="Fb Fontext" w:hAnsi="Fb Fontext" w:cs="PFT_Frank"/>
          <w:b/>
          <w:bCs/>
          <w:spacing w:val="-2"/>
          <w:sz w:val="32"/>
          <w:szCs w:val="14"/>
          <w:rtl/>
        </w:rPr>
        <w:t>דלא נדר ולא שבועה</w:t>
      </w:r>
      <w:r w:rsidRPr="00F5539C">
        <w:rPr>
          <w:rFonts w:ascii="Fb Fontext" w:hAnsi="Fb Fontext"/>
          <w:spacing w:val="-2"/>
          <w:sz w:val="32"/>
          <w:rtl/>
        </w:rPr>
        <w:t xml:space="preserve"> - הוא אינו יכול להשביעה, אבל יורשין משביעין אותה,</w:t>
      </w:r>
    </w:p>
    <w:p w14:paraId="5E46B05E" w14:textId="77777777" w:rsidR="002E6CDF" w:rsidRDefault="00E07CC2" w:rsidP="002E6CDF">
      <w:pPr>
        <w:ind w:firstLine="0"/>
        <w:rPr>
          <w:rStyle w:val="affffe"/>
          <w:rtl/>
        </w:rPr>
      </w:pPr>
      <w:r w:rsidRPr="00224771">
        <w:rPr>
          <w:rFonts w:ascii="Fb Fontext" w:hAnsi="Fb Fontext" w:cs="PFT_Frank"/>
          <w:b/>
          <w:bCs/>
          <w:szCs w:val="14"/>
          <w:rtl/>
        </w:rPr>
        <w:t>נקי נדר נקי שבועה -</w:t>
      </w:r>
      <w:r w:rsidRPr="00C35A2C">
        <w:rPr>
          <w:rFonts w:ascii="Fb Fontext" w:hAnsi="Fb Fontext"/>
          <w:rtl/>
        </w:rPr>
        <w:t xml:space="preserve"> בין הוא ובין יורשין משביעין אותה, </w:t>
      </w:r>
    </w:p>
    <w:p w14:paraId="556DDF2A" w14:textId="3A2D00BF" w:rsidR="00E07CC2" w:rsidRPr="00C35A2C" w:rsidRDefault="00E07CC2" w:rsidP="002E6CDF">
      <w:pPr>
        <w:ind w:firstLine="0"/>
        <w:rPr>
          <w:rFonts w:ascii="Fb Fontext" w:hAnsi="Fb Fontext" w:cs="Guttman Vilna"/>
          <w:b/>
          <w:bCs/>
          <w:rtl/>
        </w:rPr>
      </w:pPr>
      <w:r w:rsidRPr="00C96774">
        <w:rPr>
          <w:rStyle w:val="affffe"/>
          <w:rtl/>
        </w:rPr>
        <w:t xml:space="preserve">ה"ק לה: </w:t>
      </w:r>
      <w:r w:rsidRPr="00C35A2C">
        <w:rPr>
          <w:rFonts w:ascii="Fb Fontext" w:hAnsi="Fb Fontext"/>
          <w:rtl/>
        </w:rPr>
        <w:t xml:space="preserve">נקי </w:t>
      </w:r>
      <w:r w:rsidRPr="00CA108A">
        <w:rPr>
          <w:rFonts w:cs="PFT_Frank" w:hint="cs"/>
          <w:b/>
          <w:bCs/>
          <w:szCs w:val="14"/>
          <w:rtl/>
        </w:rPr>
        <w:t>עצמך</w:t>
      </w:r>
      <w:r w:rsidRPr="00C35A2C">
        <w:rPr>
          <w:rFonts w:ascii="Fb Fontext" w:hAnsi="Fb Fontext"/>
          <w:rtl/>
        </w:rPr>
        <w:t xml:space="preserve"> בשבוע</w:t>
      </w:r>
      <w:r>
        <w:rPr>
          <w:rFonts w:ascii="Fb Fontext" w:hAnsi="Fb Fontext" w:hint="cs"/>
          <w:rtl/>
        </w:rPr>
        <w:t>ה</w:t>
      </w:r>
      <w:r w:rsidRPr="00C35A2C">
        <w:rPr>
          <w:rFonts w:ascii="Fb Fontext" w:hAnsi="Fb Fontext"/>
          <w:rtl/>
        </w:rPr>
        <w:t>.</w:t>
      </w:r>
    </w:p>
    <w:p w14:paraId="73172360" w14:textId="3A16EECC" w:rsidR="00E07CC2" w:rsidRDefault="00E07CC2" w:rsidP="00E07CC2">
      <w:pPr>
        <w:rPr>
          <w:rFonts w:ascii="Fb Fontext" w:hAnsi="Fb Fontext"/>
          <w:sz w:val="32"/>
          <w:rtl/>
        </w:rPr>
      </w:pPr>
      <w:r w:rsidRPr="00D769F9">
        <w:rPr>
          <w:rStyle w:val="affffe"/>
          <w:rtl/>
        </w:rPr>
        <w:t xml:space="preserve">שלח ר"ז למ"ע: </w:t>
      </w:r>
      <w:r w:rsidRPr="00C35A2C">
        <w:rPr>
          <w:rFonts w:ascii="Fb Fontext" w:hAnsi="Fb Fontext"/>
          <w:sz w:val="32"/>
          <w:rtl/>
        </w:rPr>
        <w:t>דלא שבועה</w:t>
      </w:r>
      <w:r w:rsidR="00A362BB">
        <w:rPr>
          <w:rFonts w:ascii="Fb Fontext" w:hAnsi="Fb Fontext" w:hint="cs"/>
          <w:sz w:val="32"/>
          <w:rtl/>
        </w:rPr>
        <w:t>,</w:t>
      </w:r>
      <w:r w:rsidRPr="00C35A2C">
        <w:rPr>
          <w:rFonts w:ascii="Fb Fontext" w:hAnsi="Fb Fontext"/>
          <w:sz w:val="32"/>
          <w:rtl/>
        </w:rPr>
        <w:t xml:space="preserve"> דנקי שבועה, דלא נדר</w:t>
      </w:r>
      <w:r w:rsidR="00A362BB">
        <w:rPr>
          <w:rFonts w:ascii="Fb Fontext" w:hAnsi="Fb Fontext" w:hint="cs"/>
          <w:sz w:val="32"/>
          <w:rtl/>
        </w:rPr>
        <w:t>,</w:t>
      </w:r>
      <w:r w:rsidRPr="00C35A2C">
        <w:rPr>
          <w:rFonts w:ascii="Fb Fontext" w:hAnsi="Fb Fontext"/>
          <w:sz w:val="32"/>
          <w:rtl/>
        </w:rPr>
        <w:t xml:space="preserve"> דנקי נדר,</w:t>
      </w:r>
    </w:p>
    <w:p w14:paraId="59B500E6" w14:textId="77777777" w:rsidR="00E07CC2" w:rsidRDefault="00E07CC2" w:rsidP="00E07CC2">
      <w:pPr>
        <w:rPr>
          <w:rFonts w:ascii="Fb Fontext" w:hAnsi="Fb Fontext"/>
          <w:sz w:val="32"/>
          <w:rtl/>
        </w:rPr>
      </w:pPr>
      <w:r w:rsidRPr="00224771">
        <w:rPr>
          <w:rFonts w:ascii="Fb Fontext" w:hAnsi="Fb Fontext" w:cs="PFT_Frank"/>
          <w:b/>
          <w:bCs/>
          <w:sz w:val="32"/>
          <w:szCs w:val="14"/>
          <w:rtl/>
        </w:rPr>
        <w:t>בנכסי</w:t>
      </w:r>
      <w:r w:rsidRPr="00224771">
        <w:rPr>
          <w:rFonts w:ascii="Fb Fontext" w:hAnsi="Fb Fontext" w:cs="PFT_Frank" w:hint="cs"/>
          <w:b/>
          <w:bCs/>
          <w:sz w:val="32"/>
          <w:szCs w:val="14"/>
          <w:rtl/>
        </w:rPr>
        <w:t>-</w:t>
      </w:r>
      <w:r w:rsidRPr="00C35A2C">
        <w:rPr>
          <w:rFonts w:ascii="Fb Fontext" w:hAnsi="Fb Fontext"/>
          <w:sz w:val="32"/>
          <w:rtl/>
        </w:rPr>
        <w:t xml:space="preserve"> הוא אינו יכול להשביעה, אבל יורשין משביעין אותה,</w:t>
      </w:r>
    </w:p>
    <w:p w14:paraId="0FF06E78" w14:textId="77777777" w:rsidR="00E07CC2" w:rsidRPr="00C35A2C" w:rsidRDefault="00E07CC2" w:rsidP="00E07CC2">
      <w:pPr>
        <w:rPr>
          <w:rFonts w:ascii="Fb Fontext" w:hAnsi="Fb Fontext" w:cs="Guttman Vilna"/>
          <w:b/>
          <w:bCs/>
          <w:rtl/>
        </w:rPr>
      </w:pPr>
      <w:r w:rsidRPr="00224771">
        <w:rPr>
          <w:rFonts w:ascii="Fb Fontext" w:hAnsi="Fb Fontext" w:cs="PFT_Frank"/>
          <w:b/>
          <w:bCs/>
          <w:szCs w:val="14"/>
          <w:rtl/>
        </w:rPr>
        <w:t>מנכסיא אילין</w:t>
      </w:r>
      <w:r w:rsidRPr="00C35A2C">
        <w:rPr>
          <w:rFonts w:ascii="Fb Fontext" w:hAnsi="Fb Fontext"/>
          <w:rtl/>
        </w:rPr>
        <w:t xml:space="preserve"> - בין הוא ובין יורשיו אין משביעין אותה.</w:t>
      </w:r>
    </w:p>
    <w:p w14:paraId="360FE310" w14:textId="675C94E4" w:rsidR="00E268F4" w:rsidRDefault="00E07CC2" w:rsidP="00E07CC2">
      <w:pPr>
        <w:rPr>
          <w:rFonts w:ascii="Fb Fontext" w:hAnsi="Fb Fontext"/>
          <w:sz w:val="32"/>
          <w:rtl/>
        </w:rPr>
      </w:pPr>
      <w:r w:rsidRPr="00D769F9">
        <w:rPr>
          <w:rStyle w:val="affffe"/>
          <w:rtl/>
        </w:rPr>
        <w:t>מ</w:t>
      </w:r>
      <w:r>
        <w:rPr>
          <w:rStyle w:val="affffe"/>
          <w:rFonts w:hint="cs"/>
          <w:rtl/>
        </w:rPr>
        <w:t>א</w:t>
      </w:r>
      <w:r w:rsidRPr="00D769F9">
        <w:rPr>
          <w:rStyle w:val="affffe"/>
          <w:rtl/>
        </w:rPr>
        <w:t xml:space="preserve">בא שאול בן אימא מרים: </w:t>
      </w:r>
      <w:r w:rsidRPr="00C35A2C">
        <w:rPr>
          <w:rFonts w:ascii="Fb Fontext" w:hAnsi="Fb Fontext"/>
          <w:sz w:val="32"/>
          <w:rtl/>
        </w:rPr>
        <w:t>בין דלא שבועה בין דנקי שבועה</w:t>
      </w:r>
      <w:r w:rsidR="00E268F4">
        <w:rPr>
          <w:rFonts w:ascii="Fb Fontext" w:hAnsi="Fb Fontext"/>
          <w:sz w:val="32"/>
          <w:rtl/>
        </w:rPr>
        <w:t>,</w:t>
      </w:r>
    </w:p>
    <w:p w14:paraId="3B4E0B08" w14:textId="77777777" w:rsidR="00E268F4" w:rsidRDefault="00E07CC2" w:rsidP="002D624C">
      <w:pPr>
        <w:ind w:firstLine="57"/>
        <w:rPr>
          <w:rtl/>
        </w:rPr>
      </w:pPr>
      <w:r w:rsidRPr="00C35A2C">
        <w:rPr>
          <w:rFonts w:ascii="Fb Fontext" w:hAnsi="Fb Fontext"/>
          <w:sz w:val="32"/>
          <w:rtl/>
        </w:rPr>
        <w:t xml:space="preserve">בין </w:t>
      </w:r>
      <w:r w:rsidRPr="00F71179">
        <w:rPr>
          <w:rtl/>
        </w:rPr>
        <w:t>דלא נדר ובין דנקי נדר, בין מנכסי ובין מנכסיא אילין</w:t>
      </w:r>
      <w:r w:rsidR="00E268F4">
        <w:rPr>
          <w:rtl/>
        </w:rPr>
        <w:t>,</w:t>
      </w:r>
    </w:p>
    <w:p w14:paraId="1BAF83C1" w14:textId="1A86AAAA" w:rsidR="00E07CC2" w:rsidRPr="00F71179" w:rsidRDefault="00E07CC2" w:rsidP="002D624C">
      <w:pPr>
        <w:ind w:firstLine="0"/>
        <w:rPr>
          <w:rtl/>
        </w:rPr>
      </w:pPr>
      <w:r w:rsidRPr="00F71179">
        <w:rPr>
          <w:rtl/>
        </w:rPr>
        <w:t>- בין הוא ובין יורשיו אין משביעין אותה,</w:t>
      </w:r>
    </w:p>
    <w:p w14:paraId="375E493F" w14:textId="77777777" w:rsidR="00E07CC2" w:rsidRPr="00730169" w:rsidRDefault="00E07CC2" w:rsidP="00E07CC2">
      <w:pPr>
        <w:rPr>
          <w:rFonts w:ascii="Fb Fontext" w:hAnsi="Fb Fontext" w:cs="Guttman Vilna"/>
          <w:b/>
          <w:bCs/>
          <w:spacing w:val="-4"/>
          <w:rtl/>
        </w:rPr>
      </w:pPr>
      <w:r w:rsidRPr="00730169">
        <w:rPr>
          <w:rStyle w:val="affffe"/>
          <w:spacing w:val="-4"/>
          <w:rtl/>
        </w:rPr>
        <w:t>אבל מה אעשה שאמרו חכמים:</w:t>
      </w:r>
      <w:r w:rsidRPr="00730169">
        <w:rPr>
          <w:rFonts w:ascii="Fb Fontext" w:hAnsi="Fb Fontext"/>
          <w:spacing w:val="-4"/>
          <w:rtl/>
        </w:rPr>
        <w:t xml:space="preserve"> הבא ליפרע מנכסי יתומים </w:t>
      </w:r>
      <w:r w:rsidRPr="00730169">
        <w:rPr>
          <w:rFonts w:ascii="Fb Fontext" w:hAnsi="Fb Fontext" w:hint="cs"/>
          <w:spacing w:val="-4"/>
          <w:rtl/>
        </w:rPr>
        <w:t>רק</w:t>
      </w:r>
      <w:r w:rsidRPr="00730169">
        <w:rPr>
          <w:rFonts w:ascii="Fb Fontext" w:hAnsi="Fb Fontext"/>
          <w:spacing w:val="-4"/>
          <w:rtl/>
        </w:rPr>
        <w:t xml:space="preserve"> בשבועה.</w:t>
      </w:r>
    </w:p>
    <w:p w14:paraId="6974246B" w14:textId="65567C4E" w:rsidR="00E268F4" w:rsidRDefault="00E07CC2" w:rsidP="00E07CC2">
      <w:pPr>
        <w:rPr>
          <w:rFonts w:ascii="Fb Fontext" w:hAnsi="Fb Fontext"/>
          <w:sz w:val="32"/>
          <w:rtl/>
        </w:rPr>
      </w:pPr>
      <w:r>
        <w:rPr>
          <w:rStyle w:val="affffe"/>
          <w:rFonts w:hint="cs"/>
          <w:rtl/>
        </w:rPr>
        <w:t>וא</w:t>
      </w:r>
      <w:r w:rsidR="002B7BCC">
        <w:rPr>
          <w:rStyle w:val="affffe"/>
          <w:rtl/>
        </w:rPr>
        <w:t>"</w:t>
      </w:r>
      <w:r>
        <w:rPr>
          <w:rStyle w:val="affffe"/>
          <w:rFonts w:hint="cs"/>
          <w:rtl/>
        </w:rPr>
        <w:t>ד</w:t>
      </w:r>
      <w:r w:rsidRPr="00D769F9">
        <w:rPr>
          <w:rStyle w:val="affffe"/>
          <w:rtl/>
        </w:rPr>
        <w:t xml:space="preserve"> מתניתא,</w:t>
      </w:r>
      <w:r w:rsidRPr="00C35A2C">
        <w:rPr>
          <w:rFonts w:ascii="Fb Fontext" w:hAnsi="Fb Fontext"/>
          <w:sz w:val="32"/>
          <w:rtl/>
        </w:rPr>
        <w:t xml:space="preserve"> </w:t>
      </w:r>
      <w:r w:rsidRPr="00D769F9">
        <w:rPr>
          <w:rStyle w:val="affffe"/>
          <w:rtl/>
        </w:rPr>
        <w:t>א</w:t>
      </w:r>
      <w:r>
        <w:rPr>
          <w:rStyle w:val="affffe"/>
          <w:rFonts w:hint="cs"/>
          <w:rtl/>
        </w:rPr>
        <w:t>שב</w:t>
      </w:r>
      <w:r w:rsidR="002B7BCC">
        <w:rPr>
          <w:rStyle w:val="affffe"/>
          <w:rtl/>
        </w:rPr>
        <w:t>"</w:t>
      </w:r>
      <w:r>
        <w:rPr>
          <w:rStyle w:val="affffe"/>
          <w:rFonts w:hint="cs"/>
          <w:rtl/>
        </w:rPr>
        <w:t>מ</w:t>
      </w:r>
      <w:r w:rsidRPr="00D769F9">
        <w:rPr>
          <w:rStyle w:val="affffe"/>
          <w:rtl/>
        </w:rPr>
        <w:t xml:space="preserve">: </w:t>
      </w:r>
      <w:r w:rsidRPr="00C35A2C">
        <w:rPr>
          <w:rFonts w:ascii="Fb Fontext" w:hAnsi="Fb Fontext"/>
          <w:sz w:val="32"/>
          <w:rtl/>
        </w:rPr>
        <w:t>בין דלא שבועה בין דנקי שבועה, בין דלא נדר ובין נקי נדר, בין מנכסי ובין מנכסיא אילין בין הוא ובין יורשיו אין משביעין אותה</w:t>
      </w:r>
      <w:r w:rsidR="00E268F4">
        <w:rPr>
          <w:rFonts w:ascii="Fb Fontext" w:hAnsi="Fb Fontext"/>
          <w:sz w:val="32"/>
          <w:rtl/>
        </w:rPr>
        <w:t>,</w:t>
      </w:r>
    </w:p>
    <w:p w14:paraId="4D40E335" w14:textId="3C0A127D" w:rsidR="00E07CC2" w:rsidRPr="00730169" w:rsidRDefault="00E07CC2" w:rsidP="00E07CC2">
      <w:pPr>
        <w:rPr>
          <w:rFonts w:ascii="Fb Fontext" w:hAnsi="Fb Fontext"/>
          <w:spacing w:val="-4"/>
          <w:rtl/>
        </w:rPr>
      </w:pPr>
      <w:r w:rsidRPr="00730169">
        <w:rPr>
          <w:rStyle w:val="affffe"/>
          <w:spacing w:val="-4"/>
          <w:rtl/>
        </w:rPr>
        <w:lastRenderedPageBreak/>
        <w:t xml:space="preserve">אבל מה אעשה שאמרו חכמים: </w:t>
      </w:r>
      <w:r w:rsidRPr="00730169">
        <w:rPr>
          <w:rFonts w:ascii="Fb Fontext" w:hAnsi="Fb Fontext"/>
          <w:spacing w:val="-4"/>
          <w:sz w:val="32"/>
          <w:rtl/>
        </w:rPr>
        <w:t xml:space="preserve">הבא ליפרע מנכסי יתומים </w:t>
      </w:r>
      <w:r w:rsidRPr="00730169">
        <w:rPr>
          <w:rFonts w:ascii="Fb Fontext" w:hAnsi="Fb Fontext" w:hint="cs"/>
          <w:spacing w:val="-4"/>
          <w:sz w:val="32"/>
          <w:rtl/>
        </w:rPr>
        <w:t>רק</w:t>
      </w:r>
      <w:r w:rsidRPr="00730169">
        <w:rPr>
          <w:rFonts w:ascii="Fb Fontext" w:hAnsi="Fb Fontext"/>
          <w:spacing w:val="-4"/>
          <w:sz w:val="32"/>
          <w:rtl/>
        </w:rPr>
        <w:t xml:space="preserve"> בשבועה.</w:t>
      </w:r>
    </w:p>
    <w:p w14:paraId="4D59470A" w14:textId="77777777" w:rsidR="00E07CC2" w:rsidRPr="00C35A2C" w:rsidRDefault="00E07CC2" w:rsidP="00E07CC2">
      <w:pPr>
        <w:rPr>
          <w:rFonts w:ascii="Fb Fontext" w:hAnsi="Fb Fontext"/>
          <w:rtl/>
        </w:rPr>
      </w:pPr>
      <w:r w:rsidRPr="00D769F9">
        <w:rPr>
          <w:rStyle w:val="affffe"/>
          <w:rtl/>
        </w:rPr>
        <w:t>ר"נ משמואל:</w:t>
      </w:r>
      <w:r w:rsidRPr="00C35A2C">
        <w:rPr>
          <w:rFonts w:ascii="Fb Fontext" w:hAnsi="Fb Fontext"/>
          <w:rtl/>
        </w:rPr>
        <w:t xml:space="preserve"> הלכה כבן אימא מרים.</w:t>
      </w:r>
    </w:p>
    <w:p w14:paraId="75071BDA" w14:textId="77777777" w:rsidR="00E07CC2" w:rsidRDefault="00E07CC2" w:rsidP="003156E1">
      <w:pPr>
        <w:pStyle w:val="aff9"/>
        <w:rPr>
          <w:rtl/>
        </w:rPr>
      </w:pPr>
      <w:r w:rsidRPr="003156E1">
        <w:rPr>
          <w:rFonts w:hint="cs"/>
          <w:rtl/>
        </w:rPr>
        <w:t>׹</w:t>
      </w:r>
    </w:p>
    <w:p w14:paraId="2CC47681" w14:textId="77777777" w:rsidR="00E07CC2" w:rsidRPr="00C54C7E" w:rsidRDefault="00E07CC2" w:rsidP="00A362BB">
      <w:pPr>
        <w:pStyle w:val="afffff4"/>
        <w:rPr>
          <w:rtl/>
        </w:rPr>
      </w:pPr>
      <w:ins w:id="9977" w:author="מספור קטעי משנה" w:date="2026-10-06T06:45:30Z">
        <w:r>
          <w:rPr>
            <w:rStyle w:val="MisparKeta"/>
          </w:rPr>
          <w:t xml:space="preserve">ב. </w:t>
        </w:r>
      </w:ins>
      <w:bookmarkStart w:id="678" w:name="_Toc119353470"/>
      <w:r w:rsidRPr="00C54C7E">
        <w:rPr>
          <w:rFonts w:hint="cs"/>
          <w:rtl/>
        </w:rPr>
        <w:t>הפוגמת כתובתה - לא תפרע אלא בשבועה.</w:t>
      </w:r>
      <w:bookmarkEnd w:id="678"/>
    </w:p>
    <w:p>
      <w:pPr>
        <w:pStyle w:val="MishnaBatzad"/>
        <w:rPr>
          <w:ins w:id="20502" w:author="קלוד" w:date="2026-10-06T10:09:07Z"/>
        </w:rPr>
      </w:pPr>
      <w:ins w:id="20501" w:author="קלוד" w:date="2026-10-06T10:09:07Z">
        <w:r>
          <w:t xml:space="preserve">משנה ז</w:t>
        </w:r>
      </w:ins>
    </w:p>
    <w:p w14:paraId="0802F388" w14:textId="77777777" w:rsidR="00E07CC2" w:rsidRPr="00C54C7E" w:rsidRDefault="00E07CC2" w:rsidP="00E07CC2">
      <w:pPr>
        <w:pStyle w:val="afff5"/>
        <w:rPr>
          <w:rtl/>
        </w:rPr>
      </w:pPr>
      <w:r w:rsidRPr="00C54C7E">
        <w:rPr>
          <w:rFonts w:hint="cs"/>
          <w:rtl/>
        </w:rPr>
        <w:t>עד אחד מעידה שהיא פרועה - לא תפרע אלא בשבועה.</w:t>
      </w:r>
    </w:p>
    <w:p w14:paraId="74455283" w14:textId="77777777" w:rsidR="00E07CC2" w:rsidRPr="00D769F9" w:rsidRDefault="00E07CC2" w:rsidP="00980C1C">
      <w:pPr>
        <w:pStyle w:val="afff5"/>
        <w:rPr>
          <w:rtl/>
        </w:rPr>
      </w:pPr>
      <w:r w:rsidRPr="00D769F9">
        <w:rPr>
          <w:rFonts w:hint="cs"/>
          <w:rtl/>
        </w:rPr>
        <w:t>מנכסי יתומים, ומנכסים משועבדים, ושלא בפניו לא תפרע אלא בשבועה.</w:t>
      </w:r>
    </w:p>
    <w:p w14:paraId="227B6EF1" w14:textId="77777777" w:rsidR="00E07CC2" w:rsidRDefault="00E07CC2" w:rsidP="00A362BB">
      <w:pPr>
        <w:pStyle w:val="afffff4"/>
        <w:rPr>
          <w:rtl/>
        </w:rPr>
      </w:pPr>
      <w:ins w:id="9979" w:author="מספור קטעי משנה" w:date="2026-10-06T06:45:30Z">
        <w:r>
          <w:rPr>
            <w:rStyle w:val="MisparKeta"/>
          </w:rPr>
          <w:t xml:space="preserve">ב. </w:t>
        </w:r>
      </w:ins>
      <w:bookmarkStart w:id="679" w:name="_Toc119353471"/>
      <w:r w:rsidRPr="00C54C7E">
        <w:rPr>
          <w:rFonts w:hint="cs"/>
          <w:rtl/>
        </w:rPr>
        <w:t>הפוגמת כתובתה כיצד?</w:t>
      </w:r>
      <w:bookmarkEnd w:id="679"/>
    </w:p>
    <w:p>
      <w:pPr>
        <w:pStyle w:val="MishnaBatzad"/>
        <w:rPr>
          <w:ins w:id="20504" w:author="קלוד" w:date="2026-10-06T10:09:07Z"/>
        </w:rPr>
      </w:pPr>
      <w:ins w:id="20503" w:author="קלוד" w:date="2026-10-06T10:09:07Z">
        <w:r>
          <w:t xml:space="preserve">משנה ח</w:t>
        </w:r>
      </w:ins>
    </w:p>
    <w:p w14:paraId="745BD70F" w14:textId="77777777" w:rsidR="00E07CC2" w:rsidRPr="00C54C7E" w:rsidRDefault="00E07CC2" w:rsidP="00E07CC2">
      <w:pPr>
        <w:pStyle w:val="afff5"/>
        <w:rPr>
          <w:rtl/>
        </w:rPr>
      </w:pPr>
      <w:r w:rsidRPr="00C54C7E">
        <w:rPr>
          <w:rFonts w:hint="cs"/>
          <w:rtl/>
        </w:rPr>
        <w:t>היתה כתובתה אלף זוז, ואמר לה התקבלת כתובתיך והיא אומרת לא התקבלתי אלא מנה לא תפרע אלא בשבועה.</w:t>
      </w:r>
    </w:p>
    <w:p w14:paraId="02564D8B" w14:textId="77777777" w:rsidR="00E07CC2" w:rsidRDefault="00E07CC2" w:rsidP="00A362BB">
      <w:pPr>
        <w:pStyle w:val="afffff4"/>
        <w:rPr>
          <w:rtl/>
        </w:rPr>
      </w:pPr>
      <w:ins w:id="9980" w:author="מספור קטעי משנה" w:date="2026-10-06T06:45:30Z">
        <w:r>
          <w:rPr>
            <w:rStyle w:val="MisparKeta"/>
          </w:rPr>
          <w:t xml:space="preserve">ב. </w:t>
        </w:r>
      </w:ins>
      <w:bookmarkStart w:id="680" w:name="_Toc119353472"/>
      <w:r w:rsidRPr="00C54C7E">
        <w:rPr>
          <w:rFonts w:hint="cs"/>
          <w:rtl/>
        </w:rPr>
        <w:t>עד אחד מעידה שהיא פרועה כיצד?</w:t>
      </w:r>
      <w:bookmarkEnd w:id="680"/>
    </w:p>
    <w:p>
      <w:pPr>
        <w:pStyle w:val="MishnaBatzad"/>
        <w:rPr>
          <w:ins w:id="20506" w:author="קלוד" w:date="2026-10-06T10:09:07Z"/>
        </w:rPr>
      </w:pPr>
      <w:ins w:id="20505" w:author="קלוד" w:date="2026-10-06T10:09:07Z">
        <w:r>
          <w:t xml:space="preserve">משנה ח</w:t>
        </w:r>
      </w:ins>
    </w:p>
    <w:p w14:paraId="43E980F9" w14:textId="77777777" w:rsidR="00E07CC2" w:rsidRPr="00C54C7E" w:rsidRDefault="00E07CC2" w:rsidP="00E07CC2">
      <w:pPr>
        <w:pStyle w:val="afff5"/>
        <w:rPr>
          <w:rtl/>
        </w:rPr>
      </w:pPr>
      <w:r w:rsidRPr="00C54C7E">
        <w:rPr>
          <w:rFonts w:hint="cs"/>
          <w:rtl/>
        </w:rPr>
        <w:t>היתה כתובתה אלף זוז, ואמר לה, התקבלת כתובתיך והיא אומרת לא התקבלתי, ועד אחד מעידה שהיא פרועה - לא תפרע אלא בשבועה.</w:t>
      </w:r>
    </w:p>
    <w:p w14:paraId="7005A221" w14:textId="77777777" w:rsidR="00E07CC2" w:rsidRDefault="00E07CC2" w:rsidP="00A362BB">
      <w:pPr>
        <w:pStyle w:val="afffff4"/>
        <w:rPr>
          <w:rtl/>
        </w:rPr>
      </w:pPr>
      <w:ins w:id="9981" w:author="מספור קטעי משנה" w:date="2026-10-06T06:45:30Z">
        <w:r>
          <w:rPr>
            <w:rStyle w:val="MisparKeta"/>
          </w:rPr>
          <w:t xml:space="preserve">ב. </w:t>
        </w:r>
      </w:ins>
      <w:bookmarkStart w:id="681" w:name="_Toc119353473"/>
      <w:r w:rsidRPr="00C54C7E">
        <w:rPr>
          <w:rFonts w:hint="cs"/>
          <w:rtl/>
        </w:rPr>
        <w:t>מנכסים משועבדים כיצד?</w:t>
      </w:r>
      <w:bookmarkEnd w:id="681"/>
    </w:p>
    <w:p>
      <w:pPr>
        <w:pStyle w:val="MishnaBatzad"/>
        <w:rPr>
          <w:ins w:id="20508" w:author="קלוד" w:date="2026-10-06T10:09:07Z"/>
        </w:rPr>
      </w:pPr>
      <w:ins w:id="20507" w:author="קלוד" w:date="2026-10-06T10:09:07Z">
        <w:r>
          <w:t xml:space="preserve">משנה ח</w:t>
        </w:r>
      </w:ins>
    </w:p>
    <w:p w14:paraId="2329BC62" w14:textId="0E53F1EC" w:rsidR="00E07CC2" w:rsidRPr="00C54C7E" w:rsidRDefault="00E07CC2" w:rsidP="00E07CC2">
      <w:pPr>
        <w:pStyle w:val="afff5"/>
        <w:rPr>
          <w:rtl/>
        </w:rPr>
      </w:pPr>
      <w:r w:rsidRPr="00C54C7E">
        <w:rPr>
          <w:rFonts w:hint="cs"/>
          <w:rtl/>
        </w:rPr>
        <w:t xml:space="preserve">מכר נכסיו לאחרים, </w:t>
      </w:r>
      <w:r w:rsidR="002D624C">
        <w:rPr>
          <w:rFonts w:hint="cs"/>
          <w:rtl/>
        </w:rPr>
        <w:t>נפרעת מהלקוחות רק</w:t>
      </w:r>
      <w:r w:rsidRPr="00C54C7E">
        <w:rPr>
          <w:rFonts w:hint="cs"/>
          <w:rtl/>
        </w:rPr>
        <w:t xml:space="preserve"> בשבועה.</w:t>
      </w:r>
    </w:p>
    <w:p w14:paraId="132CC0C3" w14:textId="77777777" w:rsidR="00E07CC2" w:rsidRDefault="00E07CC2" w:rsidP="00A362BB">
      <w:pPr>
        <w:pStyle w:val="afffff4"/>
        <w:rPr>
          <w:rtl/>
        </w:rPr>
      </w:pPr>
      <w:ins w:id="9982" w:author="מספור קטעי משנה" w:date="2026-10-06T06:45:30Z">
        <w:r>
          <w:rPr>
            <w:rStyle w:val="MisparKeta"/>
          </w:rPr>
          <w:t xml:space="preserve">ב. </w:t>
        </w:r>
      </w:ins>
      <w:bookmarkStart w:id="682" w:name="_Toc119353474"/>
      <w:r w:rsidRPr="00C54C7E">
        <w:rPr>
          <w:rFonts w:hint="cs"/>
          <w:rtl/>
        </w:rPr>
        <w:t>מנכסי יתומים כיצד?</w:t>
      </w:r>
      <w:bookmarkEnd w:id="682"/>
    </w:p>
    <w:p>
      <w:pPr>
        <w:pStyle w:val="MishnaBatzad"/>
        <w:rPr>
          <w:ins w:id="20510" w:author="קלוד" w:date="2026-10-06T10:09:07Z"/>
        </w:rPr>
      </w:pPr>
      <w:ins w:id="20509" w:author="קלוד" w:date="2026-10-06T10:09:07Z">
        <w:r>
          <w:t xml:space="preserve">משנה ח</w:t>
        </w:r>
      </w:ins>
    </w:p>
    <w:p w14:paraId="36EBC56B" w14:textId="77777777" w:rsidR="00E07CC2" w:rsidRPr="00C54C7E" w:rsidRDefault="00E07CC2" w:rsidP="00E07CC2">
      <w:pPr>
        <w:pStyle w:val="afff5"/>
        <w:rPr>
          <w:rtl/>
        </w:rPr>
      </w:pPr>
      <w:r w:rsidRPr="00C54C7E">
        <w:rPr>
          <w:rFonts w:hint="cs"/>
          <w:rtl/>
        </w:rPr>
        <w:t>מת והניח נכסיו ליתומים, והיא נפרעת מן היתומים לא תפרע אלא בשבועה.</w:t>
      </w:r>
    </w:p>
    <w:p w14:paraId="0E0165C7" w14:textId="77777777" w:rsidR="00E07CC2" w:rsidRDefault="00E07CC2" w:rsidP="00A362BB">
      <w:pPr>
        <w:pStyle w:val="afffff4"/>
        <w:rPr>
          <w:rtl/>
        </w:rPr>
      </w:pPr>
      <w:ins w:id="9983" w:author="מספור קטעי משנה" w:date="2026-10-06T06:45:30Z">
        <w:r>
          <w:rPr>
            <w:rStyle w:val="MisparKeta"/>
          </w:rPr>
          <w:t xml:space="preserve">ב. </w:t>
        </w:r>
      </w:ins>
      <w:bookmarkStart w:id="683" w:name="_Toc119353475"/>
      <w:r w:rsidRPr="00C54C7E">
        <w:rPr>
          <w:rFonts w:hint="cs"/>
          <w:rtl/>
        </w:rPr>
        <w:t>ושלא בפניו כיצד?</w:t>
      </w:r>
      <w:bookmarkEnd w:id="683"/>
    </w:p>
    <w:p>
      <w:pPr>
        <w:pStyle w:val="MishnaBatzad"/>
        <w:rPr>
          <w:ins w:id="20512" w:author="קלוד" w:date="2026-10-06T10:09:07Z"/>
        </w:rPr>
      </w:pPr>
      <w:ins w:id="20511" w:author="קלוד" w:date="2026-10-06T10:09:07Z">
        <w:r>
          <w:t xml:space="preserve">משנה ח</w:t>
        </w:r>
      </w:ins>
    </w:p>
    <w:p w14:paraId="66AA36D7" w14:textId="19006E90" w:rsidR="00E07CC2" w:rsidRPr="00C54C7E" w:rsidRDefault="00E07CC2" w:rsidP="00E07CC2">
      <w:pPr>
        <w:pStyle w:val="afff5"/>
        <w:rPr>
          <w:rtl/>
        </w:rPr>
      </w:pPr>
      <w:r w:rsidRPr="00C54C7E">
        <w:rPr>
          <w:rFonts w:hint="cs"/>
          <w:rtl/>
        </w:rPr>
        <w:t xml:space="preserve">הלך </w:t>
      </w:r>
      <w:r>
        <w:rPr>
          <w:rFonts w:hint="cs"/>
          <w:rtl/>
        </w:rPr>
        <w:t>למה</w:t>
      </w:r>
      <w:r w:rsidR="002B7BCC">
        <w:rPr>
          <w:rtl/>
        </w:rPr>
        <w:t>"</w:t>
      </w:r>
      <w:r>
        <w:rPr>
          <w:rFonts w:hint="cs"/>
          <w:rtl/>
        </w:rPr>
        <w:t>י</w:t>
      </w:r>
      <w:r w:rsidRPr="00C54C7E">
        <w:rPr>
          <w:rFonts w:hint="cs"/>
          <w:rtl/>
        </w:rPr>
        <w:t xml:space="preserve"> ונפרעת שלא בפניו אינה נפרעת אלא בשבועה.</w:t>
      </w:r>
    </w:p>
    <w:p w14:paraId="2B06D51C" w14:textId="1287169E" w:rsidR="00E07CC2" w:rsidRPr="00C54C7E" w:rsidRDefault="00E07CC2" w:rsidP="00E07CC2">
      <w:pPr>
        <w:pStyle w:val="afff5"/>
        <w:rPr>
          <w:rtl/>
        </w:rPr>
      </w:pPr>
      <w:r w:rsidRPr="00D769F9">
        <w:rPr>
          <w:rStyle w:val="TanaimMishna"/>
          <w:rFonts w:hint="cs"/>
          <w:rtl/>
          <w:rPrChange w:id="20282" w:author="קלוד" w:date="2026-10-06T10:09:07Z">
            <w:rPr>
              <w:rStyle w:val="affffe"/>
              <w:rFonts w:hint="cs"/>
              <w:rtl/>
            </w:rPr>
          </w:rPrChange>
        </w:rPr>
        <w:t>ר</w:t>
      </w:r>
      <w:r w:rsidR="002B7BCC">
        <w:rPr>
          <w:rStyle w:val="TanaimMishna"/>
          <w:rtl/>
          <w:rPrChange w:id="20283" w:author="קלוד" w:date="2026-10-06T10:09:07Z">
            <w:rPr>
              <w:rStyle w:val="affffe"/>
              <w:rtl/>
            </w:rPr>
          </w:rPrChange>
        </w:rPr>
        <w:t>"</w:t>
      </w:r>
      <w:r w:rsidRPr="00D769F9">
        <w:rPr>
          <w:rStyle w:val="TanaimMishna"/>
          <w:rFonts w:hint="cs"/>
          <w:rtl/>
          <w:rPrChange w:id="20284" w:author="קלוד" w:date="2026-10-06T10:09:07Z">
            <w:rPr>
              <w:rStyle w:val="affffe"/>
              <w:rFonts w:hint="cs"/>
              <w:rtl/>
            </w:rPr>
          </w:rPrChange>
        </w:rPr>
        <w:t xml:space="preserve">ש: </w:t>
      </w:r>
      <w:r w:rsidRPr="00C54C7E">
        <w:rPr>
          <w:rFonts w:hint="cs"/>
          <w:rtl/>
        </w:rPr>
        <w:t>כל זמן שתובעת כתובתה  היורשין משביעין אותה,</w:t>
      </w:r>
    </w:p>
    <w:p w14:paraId="402A6871" w14:textId="77777777" w:rsidR="00E07CC2" w:rsidRPr="00C35A2C" w:rsidRDefault="00E07CC2" w:rsidP="00E07CC2">
      <w:pPr>
        <w:pStyle w:val="afff5"/>
        <w:rPr>
          <w:b/>
          <w:sz w:val="32"/>
          <w:rtl/>
        </w:rPr>
      </w:pPr>
      <w:r>
        <w:rPr>
          <w:rFonts w:hint="cs"/>
          <w:rtl/>
        </w:rPr>
        <w:t xml:space="preserve"> </w:t>
      </w:r>
      <w:r>
        <w:rPr>
          <w:rtl/>
        </w:rPr>
        <w:tab/>
      </w:r>
      <w:r w:rsidRPr="00C54C7E">
        <w:rPr>
          <w:rFonts w:hint="cs"/>
          <w:rtl/>
        </w:rPr>
        <w:t>ואם אינה תובעת כתובתה אין היורשין משביעין אותה</w:t>
      </w:r>
      <w:r w:rsidRPr="00C35A2C">
        <w:rPr>
          <w:b/>
          <w:rtl/>
          <w:rPrChange w:id="40010" w:author="Claude" w:date="2026-10-06T13:34:40Z">
            <w:rPr>
              <w:b/>
              <w:sz w:val="32"/>
              <w:rtl/>
            </w:rPr>
          </w:rPrChange>
        </w:rPr>
        <w:t>.</w:t>
      </w:r>
    </w:p>
    <w:p w14:paraId="35F585A7" w14:textId="77777777" w:rsidR="00E07CC2" w:rsidRDefault="00E07CC2" w:rsidP="003156E1">
      <w:pPr>
        <w:pStyle w:val="aff9"/>
        <w:rPr>
          <w:del w:id="90004" w:author="מנוע עיצוב" w:date="2026-10-08T11:01:28Z"/>
          <w:rtl/>
        </w:rPr>
      </w:pPr>
      <w:del w:id="90003" w:author="מנוע עיצוב" w:date="2026-10-08T11:01:28Z">
        <w:r w:rsidRPr="003156E1">
          <w:rPr>
            <w:rFonts w:hint="cs"/>
            <w:rtl/>
          </w:rPr>
          <w:delText xml:space="preserve">׹</w:delText>
        </w:r>
      </w:del>
    </w:p>
    <w:p w14:paraId="27151FE7" w14:textId="77777777" w:rsidR="00E07CC2" w:rsidRPr="00C35A2C" w:rsidRDefault="00E07CC2" w:rsidP="00E26091">
      <w:pPr>
        <w:pStyle w:val="afff"/>
        <w:framePr w:wrap="around"/>
        <w:rPr>
          <w:rtl/>
        </w:rPr>
      </w:pPr>
      <w:bookmarkStart w:id="684" w:name="_Toc119353476"/>
      <w:r w:rsidRPr="00C35A2C">
        <w:rPr>
          <w:rFonts w:hint="cs"/>
          <w:rtl/>
        </w:rPr>
        <w:lastRenderedPageBreak/>
        <w:t>פז:</w:t>
      </w:r>
      <w:bookmarkEnd w:id="684"/>
    </w:p>
    <w:p w14:paraId="6DB602D0" w14:textId="09949BD6" w:rsidR="00DD103D" w:rsidRPr="008C28D0" w:rsidRDefault="00DD103D" w:rsidP="00DD103D">
      <w:pPr>
        <w:pStyle w:val="affffb"/>
        <w:rPr>
          <w:spacing w:val="0"/>
          <w:rtl/>
        </w:rPr>
      </w:pPr>
      <w:bookmarkStart w:id="685" w:name="_Toc119353477"/>
      <w:r w:rsidRPr="008C28D0">
        <w:rPr>
          <w:rFonts w:hint="cs"/>
          <w:spacing w:val="0"/>
          <w:rtl/>
        </w:rPr>
        <w:t>שבועה דאו' או דרבנן</w:t>
      </w:r>
      <w:bookmarkEnd w:id="685"/>
    </w:p>
    <w:p w14:paraId="7075984A" w14:textId="0A54AE79" w:rsidR="00E07CC2" w:rsidRDefault="00E07CC2" w:rsidP="00E07CC2">
      <w:pPr>
        <w:rPr>
          <w:rFonts w:ascii="Fb Fontext" w:hAnsi="Fb Fontext"/>
          <w:sz w:val="32"/>
          <w:rtl/>
        </w:rPr>
      </w:pPr>
      <w:r w:rsidRPr="00D769F9">
        <w:rPr>
          <w:rStyle w:val="affffe"/>
          <w:rtl/>
        </w:rPr>
        <w:t>סבר רב"ח:</w:t>
      </w:r>
      <w:r w:rsidRPr="00C35A2C">
        <w:rPr>
          <w:rFonts w:ascii="Fb Fontext" w:hAnsi="Fb Fontext"/>
          <w:sz w:val="32"/>
          <w:rtl/>
        </w:rPr>
        <w:t xml:space="preserve"> שהיא שבועה דאורייתא שהרי טוען מאתים ומודה מאה ומודה במקצת ישבע</w:t>
      </w:r>
      <w:r>
        <w:rPr>
          <w:rFonts w:ascii="Fb Fontext" w:hAnsi="Fb Fontext" w:hint="cs"/>
          <w:sz w:val="32"/>
          <w:rtl/>
        </w:rPr>
        <w:t>,</w:t>
      </w:r>
    </w:p>
    <w:p w14:paraId="26CDE095" w14:textId="4E50F021" w:rsidR="00E268F4" w:rsidRDefault="00E07CC2" w:rsidP="00E07CC2">
      <w:pPr>
        <w:rPr>
          <w:rStyle w:val="affffe"/>
          <w:rtl/>
        </w:rPr>
      </w:pPr>
      <w:r w:rsidRPr="00D769F9">
        <w:rPr>
          <w:rStyle w:val="affffe"/>
          <w:rtl/>
        </w:rPr>
        <w:t>רבא שתי תשובות בדבר</w:t>
      </w:r>
      <w:r w:rsidR="00E268F4">
        <w:rPr>
          <w:rStyle w:val="affffe"/>
          <w:rtl/>
        </w:rPr>
        <w:t>,</w:t>
      </w:r>
    </w:p>
    <w:p w14:paraId="6A6031A3" w14:textId="27A60300" w:rsidR="00E07CC2" w:rsidRPr="002D624C" w:rsidRDefault="00E07CC2" w:rsidP="00E07CC2">
      <w:pPr>
        <w:rPr>
          <w:spacing w:val="-8"/>
          <w:rtl/>
        </w:rPr>
      </w:pPr>
      <w:r w:rsidRPr="002D624C">
        <w:rPr>
          <w:rStyle w:val="affffe"/>
          <w:rFonts w:hint="cs"/>
          <w:spacing w:val="-8"/>
          <w:rtl/>
        </w:rPr>
        <w:t>א.</w:t>
      </w:r>
      <w:r w:rsidRPr="002D624C">
        <w:rPr>
          <w:rStyle w:val="affffe"/>
          <w:spacing w:val="-8"/>
          <w:rtl/>
        </w:rPr>
        <w:t xml:space="preserve"> </w:t>
      </w:r>
      <w:r w:rsidRPr="002D624C">
        <w:rPr>
          <w:spacing w:val="-8"/>
          <w:rtl/>
        </w:rPr>
        <w:t>דכל הנשבעין שבתורה נשבעין ולא משלמין, והיא נשבעת ונוטלת</w:t>
      </w:r>
      <w:r w:rsidRPr="002D624C">
        <w:rPr>
          <w:rFonts w:hint="cs"/>
          <w:spacing w:val="-8"/>
          <w:rtl/>
        </w:rPr>
        <w:t>,</w:t>
      </w:r>
    </w:p>
    <w:p w14:paraId="075D23A5" w14:textId="77777777" w:rsidR="00E07CC2" w:rsidRDefault="00E07CC2" w:rsidP="002D624C">
      <w:pPr>
        <w:rPr>
          <w:rFonts w:ascii="Fb Fontext" w:hAnsi="Fb Fontext"/>
          <w:sz w:val="32"/>
          <w:rtl/>
        </w:rPr>
      </w:pPr>
      <w:r w:rsidRPr="00D769F9">
        <w:rPr>
          <w:rStyle w:val="affffe"/>
          <w:rFonts w:hint="cs"/>
          <w:rtl/>
        </w:rPr>
        <w:t>ב.</w:t>
      </w:r>
      <w:r w:rsidRPr="00D769F9">
        <w:rPr>
          <w:rStyle w:val="affffe"/>
          <w:rtl/>
        </w:rPr>
        <w:t xml:space="preserve"> </w:t>
      </w:r>
      <w:r w:rsidRPr="00C35A2C">
        <w:rPr>
          <w:rFonts w:ascii="Fb Fontext" w:hAnsi="Fb Fontext"/>
          <w:sz w:val="32"/>
          <w:rtl/>
        </w:rPr>
        <w:t>אין נשבעין על כפירת שעבוד קרקעות!</w:t>
      </w:r>
    </w:p>
    <w:p w14:paraId="420E9E69" w14:textId="08C72D2D" w:rsidR="00E268F4" w:rsidRDefault="00E07CC2" w:rsidP="00E07CC2">
      <w:pPr>
        <w:rPr>
          <w:rFonts w:ascii="Fb Fontext" w:hAnsi="Fb Fontext"/>
          <w:sz w:val="32"/>
          <w:rtl/>
        </w:rPr>
      </w:pPr>
      <w:r w:rsidRPr="00D769F9">
        <w:rPr>
          <w:rStyle w:val="affffe"/>
          <w:rtl/>
        </w:rPr>
        <w:t xml:space="preserve">אלא רבא: </w:t>
      </w:r>
      <w:r w:rsidRPr="00C35A2C">
        <w:rPr>
          <w:rFonts w:ascii="Fb Fontext" w:hAnsi="Fb Fontext"/>
          <w:sz w:val="32"/>
          <w:rtl/>
        </w:rPr>
        <w:t>מדרבנן, דפרע דייק, דמיפרע לא דייק</w:t>
      </w:r>
      <w:r w:rsidR="00E268F4">
        <w:rPr>
          <w:rFonts w:ascii="Fb Fontext" w:hAnsi="Fb Fontext"/>
          <w:sz w:val="32"/>
          <w:rtl/>
        </w:rPr>
        <w:t>,</w:t>
      </w:r>
    </w:p>
    <w:p w14:paraId="2B5FAB20" w14:textId="432D75D7" w:rsidR="00E07CC2" w:rsidRPr="00C35A2C" w:rsidRDefault="00E07CC2" w:rsidP="00E07CC2">
      <w:pPr>
        <w:rPr>
          <w:rFonts w:ascii="Fb Fontext" w:hAnsi="Fb Fontext"/>
          <w:rtl/>
        </w:rPr>
      </w:pPr>
      <w:r w:rsidRPr="00D769F9">
        <w:rPr>
          <w:rStyle w:val="affffe"/>
          <w:rtl/>
        </w:rPr>
        <w:t>ורמו רבנן</w:t>
      </w:r>
      <w:r>
        <w:rPr>
          <w:rStyle w:val="affffe"/>
          <w:rFonts w:hint="cs"/>
          <w:rtl/>
        </w:rPr>
        <w:t>:</w:t>
      </w:r>
      <w:r w:rsidRPr="00C35A2C">
        <w:rPr>
          <w:rFonts w:ascii="Fb Fontext" w:hAnsi="Fb Fontext"/>
          <w:sz w:val="32"/>
          <w:rtl/>
        </w:rPr>
        <w:t xml:space="preserve"> שבועה עלה כי היכי דתידוק.</w:t>
      </w:r>
    </w:p>
    <w:p w14:paraId="1034BA0D" w14:textId="77777777" w:rsidR="00E07CC2" w:rsidRPr="00F97732" w:rsidRDefault="00E07CC2" w:rsidP="003156E1">
      <w:pPr>
        <w:pStyle w:val="aff9"/>
        <w:rPr>
          <w:rtl/>
        </w:rPr>
      </w:pPr>
      <w:r w:rsidRPr="003156E1">
        <w:rPr>
          <w:rFonts w:hint="cs"/>
          <w:rtl/>
        </w:rPr>
        <w:t>׹</w:t>
      </w:r>
    </w:p>
    <w:p w14:paraId="51D24CE1" w14:textId="77777777" w:rsidR="00E07CC2" w:rsidRPr="00730169" w:rsidRDefault="00E07CC2" w:rsidP="00E07CC2">
      <w:pPr>
        <w:rPr>
          <w:rFonts w:ascii="Fb Fontext" w:hAnsi="Fb Fontext"/>
          <w:spacing w:val="-6"/>
          <w:rtl/>
        </w:rPr>
      </w:pPr>
      <w:r w:rsidRPr="00730169">
        <w:rPr>
          <w:rFonts w:ascii="Fb Fontext" w:hAnsi="Fb Fontext" w:cs="PFT_Frank"/>
          <w:b/>
          <w:bCs/>
          <w:spacing w:val="-6"/>
          <w:sz w:val="32"/>
          <w:szCs w:val="14"/>
          <w:rtl/>
        </w:rPr>
        <w:t>איבעיא</w:t>
      </w:r>
      <w:r w:rsidRPr="00730169">
        <w:rPr>
          <w:rFonts w:ascii="Fb Fontext" w:hAnsi="Fb Fontext"/>
          <w:spacing w:val="-6"/>
          <w:sz w:val="32"/>
          <w:rtl/>
        </w:rPr>
        <w:t xml:space="preserve">: </w:t>
      </w:r>
      <w:r w:rsidRPr="00730169">
        <w:rPr>
          <w:rStyle w:val="affffc"/>
          <w:spacing w:val="-6"/>
          <w:rtl/>
        </w:rPr>
        <w:t>פוגמת כתובתה בעדים,</w:t>
      </w:r>
      <w:r w:rsidRPr="00730169">
        <w:rPr>
          <w:rFonts w:ascii="Fb Fontext" w:hAnsi="Fb Fontext"/>
          <w:spacing w:val="-6"/>
          <w:sz w:val="32"/>
          <w:rtl/>
        </w:rPr>
        <w:t xml:space="preserve"> מהו? </w:t>
      </w:r>
      <w:r w:rsidRPr="00730169">
        <w:rPr>
          <w:rStyle w:val="afffff0"/>
          <w:spacing w:val="-6"/>
          <w:rtl/>
        </w:rPr>
        <w:t>[והוא טוען שפרע עוד שלא בעדים]</w:t>
      </w:r>
    </w:p>
    <w:p w14:paraId="0BDC2A82" w14:textId="77777777" w:rsidR="00E07CC2" w:rsidRPr="00730169" w:rsidRDefault="00E07CC2" w:rsidP="00E07CC2">
      <w:pPr>
        <w:rPr>
          <w:rFonts w:ascii="Fb Fontext" w:hAnsi="Fb Fontext"/>
          <w:spacing w:val="-6"/>
          <w:rtl/>
        </w:rPr>
      </w:pPr>
      <w:r w:rsidRPr="00730169">
        <w:rPr>
          <w:rFonts w:ascii="Fb Fontext" w:hAnsi="Fb Fontext"/>
          <w:spacing w:val="-6"/>
          <w:rtl/>
        </w:rPr>
        <w:t xml:space="preserve">אם </w:t>
      </w:r>
      <w:r w:rsidRPr="00730169">
        <w:rPr>
          <w:rFonts w:ascii="Fb Fontext" w:hAnsi="Fb Fontext" w:hint="cs"/>
          <w:spacing w:val="-6"/>
          <w:rtl/>
        </w:rPr>
        <w:t>פרע</w:t>
      </w:r>
      <w:r w:rsidRPr="00730169">
        <w:rPr>
          <w:rFonts w:ascii="Fb Fontext" w:hAnsi="Fb Fontext"/>
          <w:spacing w:val="-6"/>
          <w:rtl/>
        </w:rPr>
        <w:t xml:space="preserve"> בעדים היה פורע </w:t>
      </w:r>
      <w:r w:rsidRPr="00730169">
        <w:rPr>
          <w:rStyle w:val="affffe"/>
          <w:spacing w:val="-6"/>
          <w:rtl/>
        </w:rPr>
        <w:t>או</w:t>
      </w:r>
      <w:r w:rsidRPr="00730169">
        <w:rPr>
          <w:rFonts w:ascii="Fb Fontext" w:hAnsi="Fb Fontext" w:cs="PFT_Frank" w:hint="cs"/>
          <w:b/>
          <w:bCs/>
          <w:spacing w:val="-6"/>
          <w:szCs w:val="14"/>
          <w:rtl/>
        </w:rPr>
        <w:t xml:space="preserve"> </w:t>
      </w:r>
      <w:r w:rsidRPr="00730169">
        <w:rPr>
          <w:rFonts w:ascii="Fb Fontext" w:hAnsi="Fb Fontext"/>
          <w:spacing w:val="-6"/>
          <w:rtl/>
        </w:rPr>
        <w:t>רק בתחילה נזדמנו לו לכן פרע בפניהם,</w:t>
      </w:r>
    </w:p>
    <w:p w14:paraId="18577DBE" w14:textId="77777777" w:rsidR="00E07CC2" w:rsidRDefault="00E07CC2" w:rsidP="00E07CC2">
      <w:pPr>
        <w:rPr>
          <w:rFonts w:ascii="Fb Fontext" w:hAnsi="Fb Fontext"/>
          <w:rtl/>
        </w:rPr>
      </w:pPr>
      <w:r w:rsidRPr="00401F17">
        <w:rPr>
          <w:rStyle w:val="affffe"/>
          <w:rtl/>
        </w:rPr>
        <w:t>אין להוכיח</w:t>
      </w:r>
      <w:r>
        <w:rPr>
          <w:rFonts w:ascii="Fb Fontext" w:hAnsi="Fb Fontext" w:hint="cs"/>
          <w:rtl/>
        </w:rPr>
        <w:t>: מ</w:t>
      </w:r>
      <w:r w:rsidRPr="00C35A2C">
        <w:rPr>
          <w:rFonts w:ascii="Fb Fontext" w:hAnsi="Fb Fontext"/>
          <w:rtl/>
        </w:rPr>
        <w:t>ד'כל הנשבעין שבתורה - נשבעין ולא משלמין;</w:t>
      </w:r>
    </w:p>
    <w:p w14:paraId="6F7FA48F" w14:textId="72A1B0BC" w:rsidR="00E07CC2" w:rsidRDefault="00E07CC2" w:rsidP="00E07CC2">
      <w:pPr>
        <w:rPr>
          <w:rFonts w:ascii="Fb Fontext" w:hAnsi="Fb Fontext"/>
          <w:rtl/>
        </w:rPr>
      </w:pPr>
      <w:r w:rsidRPr="00C35A2C">
        <w:rPr>
          <w:rFonts w:ascii="Fb Fontext" w:hAnsi="Fb Fontext"/>
          <w:rtl/>
        </w:rPr>
        <w:t>ואלו נשבעין ונוטלין: השכיר, והנגזל, והנחבל, ושכנגדו חשוד על השבועה, וחנוני על פנקסו, והפוגם שטר</w:t>
      </w:r>
      <w:r w:rsidRPr="00401F17">
        <w:rPr>
          <w:rtl/>
        </w:rPr>
        <w:t xml:space="preserve">ו </w:t>
      </w:r>
      <w:r w:rsidRPr="00CA108A">
        <w:rPr>
          <w:rFonts w:cs="PFT_Frank"/>
          <w:b/>
          <w:bCs/>
          <w:szCs w:val="14"/>
          <w:rtl/>
        </w:rPr>
        <w:t>שלא בעדים';</w:t>
      </w:r>
      <w:r w:rsidRPr="00401F17">
        <w:rPr>
          <w:rtl/>
        </w:rPr>
        <w:t>-  ו</w:t>
      </w:r>
      <w:r w:rsidRPr="00C35A2C">
        <w:rPr>
          <w:rFonts w:ascii="Fb Fontext" w:hAnsi="Fb Fontext"/>
          <w:rtl/>
        </w:rPr>
        <w:t>משמע דבעדים אין נוטל</w:t>
      </w:r>
      <w:r w:rsidR="001F2143">
        <w:rPr>
          <w:rFonts w:ascii="Fb Fontext" w:hAnsi="Fb Fontext" w:hint="cs"/>
          <w:rtl/>
        </w:rPr>
        <w:t>,</w:t>
      </w:r>
    </w:p>
    <w:p w14:paraId="0ED8E72E" w14:textId="77777777" w:rsidR="00E07CC2" w:rsidRPr="00C35A2C" w:rsidRDefault="00E07CC2" w:rsidP="00E07CC2">
      <w:pPr>
        <w:rPr>
          <w:rFonts w:ascii="Fb Fontext" w:hAnsi="Fb Fontext"/>
          <w:rtl/>
        </w:rPr>
      </w:pPr>
      <w:r w:rsidRPr="00CA108A">
        <w:rPr>
          <w:rFonts w:cs="PFT_Frank"/>
          <w:b/>
          <w:bCs/>
          <w:szCs w:val="14"/>
          <w:rtl/>
        </w:rPr>
        <w:t xml:space="preserve">דדחי' </w:t>
      </w:r>
      <w:r w:rsidRPr="00401F17">
        <w:rPr>
          <w:rtl/>
        </w:rPr>
        <w:t>ד</w:t>
      </w:r>
      <w:r w:rsidRPr="00C35A2C">
        <w:rPr>
          <w:rFonts w:ascii="Fb Fontext" w:hAnsi="Fb Fontext"/>
          <w:rtl/>
        </w:rPr>
        <w:t>א</w:t>
      </w:r>
      <w:r>
        <w:rPr>
          <w:rFonts w:ascii="Fb Fontext" w:hAnsi="Fb Fontext" w:hint="cs"/>
          <w:rtl/>
        </w:rPr>
        <w:t>ף</w:t>
      </w:r>
      <w:r w:rsidRPr="00C35A2C">
        <w:rPr>
          <w:rFonts w:ascii="Fb Fontext" w:hAnsi="Fb Fontext"/>
          <w:rtl/>
        </w:rPr>
        <w:t xml:space="preserve"> שלא בעדים צריך שבועה </w:t>
      </w:r>
      <w:r w:rsidRPr="00401F17">
        <w:rPr>
          <w:rStyle w:val="afffff0"/>
          <w:rtl/>
        </w:rPr>
        <w:t xml:space="preserve">ולא אמרי' </w:t>
      </w:r>
      <w:r w:rsidRPr="00401F17">
        <w:rPr>
          <w:rStyle w:val="afffff0"/>
          <w:rFonts w:hint="cs"/>
          <w:rtl/>
        </w:rPr>
        <w:t>שיהא</w:t>
      </w:r>
      <w:r w:rsidRPr="00401F17">
        <w:rPr>
          <w:rStyle w:val="afffff0"/>
          <w:rtl/>
        </w:rPr>
        <w:t xml:space="preserve"> כמשיב אבידה ותטול בלי שבועה</w:t>
      </w:r>
    </w:p>
    <w:p w14:paraId="3A65E027" w14:textId="463B3B08" w:rsidR="00E268F4" w:rsidRDefault="00E07CC2" w:rsidP="00F1680A">
      <w:pPr>
        <w:pStyle w:val="affffb"/>
        <w:rPr>
          <w:rFonts w:ascii="Fb Fontext" w:hAnsi="Fb Fontext"/>
          <w:sz w:val="32"/>
          <w:rtl/>
        </w:rPr>
      </w:pPr>
      <w:bookmarkStart w:id="686" w:name="_Toc119353478"/>
      <w:r w:rsidRPr="00980C1C">
        <w:rPr>
          <w:rStyle w:val="affffe"/>
          <w:b w:val="0"/>
          <w:bCs/>
          <w:rtl/>
        </w:rPr>
        <w:t>איבעיא:</w:t>
      </w:r>
      <w:r w:rsidRPr="00980C1C">
        <w:rPr>
          <w:rFonts w:ascii="Fb Fontext" w:hAnsi="Fb Fontext"/>
          <w:sz w:val="32"/>
          <w:rtl/>
        </w:rPr>
        <w:t xml:space="preserve"> </w:t>
      </w:r>
      <w:r w:rsidRPr="00980C1C">
        <w:rPr>
          <w:rStyle w:val="affffc"/>
          <w:b/>
          <w:bCs/>
          <w:rtl/>
        </w:rPr>
        <w:t>הפוגמת כתובתה פחות פחות משוה פרוטה,</w:t>
      </w:r>
      <w:r w:rsidRPr="00980C1C">
        <w:rPr>
          <w:rFonts w:ascii="Fb Fontext" w:hAnsi="Fb Fontext"/>
          <w:sz w:val="32"/>
          <w:rtl/>
        </w:rPr>
        <w:t xml:space="preserve"> מהו</w:t>
      </w:r>
      <w:r w:rsidR="00E268F4">
        <w:rPr>
          <w:rFonts w:ascii="Fb Fontext" w:hAnsi="Fb Fontext"/>
          <w:sz w:val="32"/>
          <w:rtl/>
        </w:rPr>
        <w:t>?</w:t>
      </w:r>
      <w:bookmarkEnd w:id="686"/>
    </w:p>
    <w:p w14:paraId="0F335F43" w14:textId="45DFEBCD" w:rsidR="00E07CC2" w:rsidRPr="00C35A2C" w:rsidRDefault="00E07CC2" w:rsidP="00E07CC2">
      <w:pPr>
        <w:rPr>
          <w:rFonts w:ascii="Fb Fontext" w:hAnsi="Fb Fontext"/>
          <w:rtl/>
        </w:rPr>
      </w:pPr>
      <w:r w:rsidRPr="00C35A2C">
        <w:rPr>
          <w:rFonts w:ascii="Fb Fontext" w:hAnsi="Fb Fontext"/>
          <w:sz w:val="32"/>
          <w:rtl/>
        </w:rPr>
        <w:t xml:space="preserve">מי אמרינן כיון </w:t>
      </w:r>
      <w:r>
        <w:rPr>
          <w:rFonts w:ascii="Fb Fontext" w:hAnsi="Fb Fontext"/>
          <w:sz w:val="32"/>
          <w:rtl/>
        </w:rPr>
        <w:t>ד</w:t>
      </w:r>
      <w:r w:rsidRPr="00C35A2C">
        <w:rPr>
          <w:rFonts w:ascii="Fb Fontext" w:hAnsi="Fb Fontext"/>
          <w:sz w:val="32"/>
          <w:rtl/>
        </w:rPr>
        <w:t>דייק</w:t>
      </w:r>
      <w:r>
        <w:rPr>
          <w:rFonts w:ascii="Fb Fontext" w:hAnsi="Fb Fontext" w:hint="cs"/>
          <w:sz w:val="32"/>
          <w:rtl/>
        </w:rPr>
        <w:t xml:space="preserve"> כ</w:t>
      </w:r>
      <w:r w:rsidR="002B7BCC">
        <w:rPr>
          <w:rFonts w:ascii="Fb Fontext" w:hAnsi="Fb Fontext"/>
          <w:sz w:val="32"/>
          <w:rtl/>
        </w:rPr>
        <w:t>"</w:t>
      </w:r>
      <w:r>
        <w:rPr>
          <w:rFonts w:ascii="Fb Fontext" w:hAnsi="Fb Fontext" w:hint="cs"/>
          <w:sz w:val="32"/>
          <w:rtl/>
        </w:rPr>
        <w:t>כ אמת אמרה או שמערימה</w:t>
      </w:r>
      <w:r w:rsidRPr="00C35A2C">
        <w:rPr>
          <w:rFonts w:ascii="Fb Fontext" w:hAnsi="Fb Fontext"/>
          <w:sz w:val="32"/>
          <w:rtl/>
        </w:rPr>
        <w:t xml:space="preserve">? </w:t>
      </w:r>
      <w:r w:rsidRPr="00CA108A">
        <w:rPr>
          <w:rFonts w:ascii="Fb Fontext" w:hAnsi="Fb Fontext" w:cs="PFT_Frank"/>
          <w:b/>
          <w:bCs/>
          <w:sz w:val="32"/>
          <w:szCs w:val="14"/>
          <w:rtl/>
        </w:rPr>
        <w:t>תיקו</w:t>
      </w:r>
      <w:r w:rsidRPr="00C35A2C">
        <w:rPr>
          <w:rFonts w:ascii="Fb Fontext" w:hAnsi="Fb Fontext"/>
          <w:sz w:val="32"/>
          <w:rtl/>
        </w:rPr>
        <w:t>.</w:t>
      </w:r>
    </w:p>
    <w:p w14:paraId="0E2F3809" w14:textId="77777777" w:rsidR="00E07CC2" w:rsidRPr="008C28D0" w:rsidRDefault="00E07CC2" w:rsidP="00F1680A">
      <w:pPr>
        <w:pStyle w:val="affffb"/>
        <w:rPr>
          <w:rFonts w:ascii="Fb Fontext" w:hAnsi="Fb Fontext"/>
          <w:spacing w:val="0"/>
          <w:sz w:val="32"/>
          <w:rtl/>
        </w:rPr>
      </w:pPr>
      <w:bookmarkStart w:id="687" w:name="_Toc119353479"/>
      <w:r w:rsidRPr="008C28D0">
        <w:rPr>
          <w:rStyle w:val="affffe"/>
          <w:b w:val="0"/>
          <w:bCs/>
          <w:spacing w:val="0"/>
          <w:rtl/>
        </w:rPr>
        <w:t>איבעיא</w:t>
      </w:r>
      <w:r w:rsidRPr="008C28D0">
        <w:rPr>
          <w:rStyle w:val="affffe"/>
          <w:rFonts w:hint="cs"/>
          <w:b w:val="0"/>
          <w:bCs/>
          <w:spacing w:val="0"/>
          <w:rtl/>
        </w:rPr>
        <w:t>:</w:t>
      </w:r>
      <w:r w:rsidRPr="008C28D0">
        <w:rPr>
          <w:rStyle w:val="affffe"/>
          <w:b w:val="0"/>
          <w:bCs/>
          <w:spacing w:val="0"/>
          <w:rtl/>
        </w:rPr>
        <w:t xml:space="preserve"> </w:t>
      </w:r>
      <w:r w:rsidRPr="008C28D0">
        <w:rPr>
          <w:rStyle w:val="affffc"/>
          <w:b/>
          <w:bCs/>
          <w:spacing w:val="0"/>
          <w:rtl/>
        </w:rPr>
        <w:t>פוחתת כתובתה,</w:t>
      </w:r>
      <w:r w:rsidRPr="008C28D0">
        <w:rPr>
          <w:rFonts w:ascii="Fb Fontext" w:hAnsi="Fb Fontext"/>
          <w:spacing w:val="0"/>
          <w:sz w:val="32"/>
          <w:rtl/>
        </w:rPr>
        <w:t xml:space="preserve"> </w:t>
      </w:r>
      <w:r w:rsidRPr="008C28D0">
        <w:rPr>
          <w:rStyle w:val="affffc"/>
          <w:b/>
          <w:bCs/>
          <w:spacing w:val="0"/>
          <w:rtl/>
        </w:rPr>
        <w:t>מהו?</w:t>
      </w:r>
      <w:bookmarkEnd w:id="687"/>
    </w:p>
    <w:p w14:paraId="4485633F" w14:textId="77777777" w:rsidR="00E07CC2" w:rsidRDefault="00E07CC2" w:rsidP="00E07CC2">
      <w:pPr>
        <w:rPr>
          <w:rFonts w:ascii="Fb Fontext" w:hAnsi="Fb Fontext"/>
          <w:sz w:val="32"/>
          <w:rtl/>
        </w:rPr>
      </w:pPr>
      <w:r>
        <w:rPr>
          <w:rFonts w:ascii="Fb Fontext" w:hAnsi="Fb Fontext" w:hint="cs"/>
          <w:sz w:val="32"/>
          <w:rtl/>
        </w:rPr>
        <w:t>א</w:t>
      </w:r>
      <w:r w:rsidRPr="00C35A2C">
        <w:rPr>
          <w:rFonts w:ascii="Fb Fontext" w:hAnsi="Fb Fontext"/>
          <w:sz w:val="32"/>
          <w:rtl/>
        </w:rPr>
        <w:t xml:space="preserve">י דינה כפוגמת </w:t>
      </w:r>
      <w:r w:rsidRPr="00CA108A">
        <w:rPr>
          <w:rFonts w:ascii="Fb Fontext" w:hAnsi="Fb Fontext" w:cs="PFT_Frank"/>
          <w:b/>
          <w:bCs/>
          <w:sz w:val="32"/>
          <w:szCs w:val="14"/>
          <w:rtl/>
        </w:rPr>
        <w:t>או</w:t>
      </w:r>
      <w:r w:rsidRPr="00C35A2C">
        <w:rPr>
          <w:rFonts w:ascii="Fb Fontext" w:hAnsi="Fb Fontext"/>
          <w:sz w:val="32"/>
          <w:rtl/>
        </w:rPr>
        <w:t xml:space="preserve"> פוגמת מודה במקצת והיא לא</w:t>
      </w:r>
      <w:r>
        <w:rPr>
          <w:rFonts w:ascii="Fb Fontext" w:hAnsi="Fb Fontext" w:hint="cs"/>
          <w:sz w:val="32"/>
          <w:rtl/>
        </w:rPr>
        <w:t>,</w:t>
      </w:r>
    </w:p>
    <w:p w14:paraId="4C3D47A5" w14:textId="77777777" w:rsidR="00E07CC2" w:rsidRPr="00C35A2C" w:rsidRDefault="00E07CC2" w:rsidP="00E07CC2">
      <w:pPr>
        <w:rPr>
          <w:rFonts w:ascii="Fb Fontext" w:hAnsi="Fb Fontext" w:cs="Guttman Vilna"/>
          <w:b/>
          <w:bCs/>
          <w:sz w:val="32"/>
          <w:rtl/>
        </w:rPr>
      </w:pPr>
      <w:r w:rsidRPr="00401F17">
        <w:rPr>
          <w:rStyle w:val="affffe"/>
          <w:rtl/>
        </w:rPr>
        <w:t>ת"ש:</w:t>
      </w:r>
      <w:r w:rsidRPr="00F71179">
        <w:rPr>
          <w:rFonts w:ascii="Fb Fontext" w:hAnsi="Fb Fontext"/>
          <w:spacing w:val="-2"/>
          <w:rtl/>
        </w:rPr>
        <w:t xml:space="preserve"> פוחתת כתובתה </w:t>
      </w:r>
      <w:r w:rsidRPr="002151DD">
        <w:rPr>
          <w:rStyle w:val="afffff0"/>
          <w:rFonts w:hint="cs"/>
          <w:rtl/>
        </w:rPr>
        <w:t xml:space="preserve">שהיתה </w:t>
      </w:r>
      <w:r w:rsidRPr="002151DD">
        <w:rPr>
          <w:rStyle w:val="afffff0"/>
          <w:rtl/>
        </w:rPr>
        <w:t>אלף זוז, וא</w:t>
      </w:r>
      <w:r w:rsidRPr="002151DD">
        <w:rPr>
          <w:rStyle w:val="afffff0"/>
          <w:rFonts w:hint="cs"/>
          <w:rtl/>
        </w:rPr>
        <w:t>"ל</w:t>
      </w:r>
      <w:r w:rsidRPr="002151DD">
        <w:rPr>
          <w:rStyle w:val="afffff0"/>
          <w:rtl/>
        </w:rPr>
        <w:t xml:space="preserve"> התקבלת כתובתיך</w:t>
      </w:r>
      <w:r w:rsidRPr="002151DD">
        <w:rPr>
          <w:rStyle w:val="afffff0"/>
          <w:rFonts w:hint="cs"/>
          <w:rtl/>
        </w:rPr>
        <w:t xml:space="preserve">, </w:t>
      </w:r>
      <w:r w:rsidRPr="002151DD">
        <w:rPr>
          <w:rStyle w:val="afffff0"/>
          <w:rtl/>
        </w:rPr>
        <w:t>והיא אומרת לא התקבלתי</w:t>
      </w:r>
      <w:r w:rsidRPr="002151DD">
        <w:rPr>
          <w:rStyle w:val="afffff0"/>
          <w:rFonts w:hint="cs"/>
          <w:rtl/>
        </w:rPr>
        <w:t>,</w:t>
      </w:r>
      <w:r w:rsidRPr="002151DD">
        <w:rPr>
          <w:rStyle w:val="afffff0"/>
          <w:rtl/>
        </w:rPr>
        <w:t xml:space="preserve"> ואינה אלא מנה </w:t>
      </w:r>
      <w:r w:rsidRPr="002151DD">
        <w:rPr>
          <w:rStyle w:val="afffff0"/>
          <w:rFonts w:hint="cs"/>
          <w:rtl/>
        </w:rPr>
        <w:t>-</w:t>
      </w:r>
      <w:r>
        <w:rPr>
          <w:rFonts w:ascii="Fb Fontext" w:hAnsi="Fb Fontext" w:hint="cs"/>
          <w:sz w:val="32"/>
          <w:rtl/>
        </w:rPr>
        <w:t xml:space="preserve"> </w:t>
      </w:r>
      <w:r w:rsidRPr="00C35A2C">
        <w:rPr>
          <w:rFonts w:ascii="Fb Fontext" w:hAnsi="Fb Fontext"/>
          <w:sz w:val="32"/>
          <w:rtl/>
        </w:rPr>
        <w:t>נפרעת שלא בשבועה.</w:t>
      </w:r>
    </w:p>
    <w:p w14:paraId="65F26406" w14:textId="77777777" w:rsidR="00E07CC2" w:rsidRPr="00730169" w:rsidRDefault="00E07CC2" w:rsidP="00E07CC2">
      <w:pPr>
        <w:rPr>
          <w:rFonts w:ascii="Fb Fontext" w:hAnsi="Fb Fontext"/>
          <w:spacing w:val="-2"/>
          <w:rtl/>
        </w:rPr>
      </w:pPr>
      <w:r w:rsidRPr="00730169">
        <w:rPr>
          <w:rFonts w:ascii="Fb Fontext" w:hAnsi="Fb Fontext"/>
          <w:spacing w:val="-2"/>
          <w:sz w:val="32"/>
          <w:rtl/>
        </w:rPr>
        <w:t xml:space="preserve">ולא שהשטר אינו נכון </w:t>
      </w:r>
      <w:r w:rsidRPr="00730169">
        <w:rPr>
          <w:rStyle w:val="affffe"/>
          <w:rFonts w:hint="cs"/>
          <w:rtl/>
        </w:rPr>
        <w:t>-</w:t>
      </w:r>
      <w:r w:rsidRPr="00730169">
        <w:rPr>
          <w:rFonts w:ascii="Fb Fontext" w:hAnsi="Fb Fontext"/>
          <w:spacing w:val="-2"/>
          <w:sz w:val="32"/>
          <w:rtl/>
        </w:rPr>
        <w:t>שאומרת</w:t>
      </w:r>
      <w:r w:rsidRPr="00730169">
        <w:rPr>
          <w:spacing w:val="-2"/>
          <w:rtl/>
        </w:rPr>
        <w:t xml:space="preserve"> </w:t>
      </w:r>
      <w:r w:rsidRPr="00730169">
        <w:rPr>
          <w:rFonts w:cs="PFT_Frank"/>
          <w:b/>
          <w:bCs/>
          <w:spacing w:val="-2"/>
          <w:szCs w:val="14"/>
          <w:rtl/>
        </w:rPr>
        <w:t>אמנה</w:t>
      </w:r>
      <w:r w:rsidRPr="00730169">
        <w:rPr>
          <w:spacing w:val="-2"/>
          <w:rtl/>
        </w:rPr>
        <w:t xml:space="preserve"> הי</w:t>
      </w:r>
      <w:r w:rsidRPr="00730169">
        <w:rPr>
          <w:rFonts w:ascii="Fb Fontext" w:hAnsi="Fb Fontext"/>
          <w:spacing w:val="-2"/>
          <w:sz w:val="32"/>
          <w:rtl/>
        </w:rPr>
        <w:t>תה ב</w:t>
      </w:r>
      <w:r w:rsidRPr="00730169">
        <w:rPr>
          <w:rFonts w:ascii="Fb Fontext" w:hAnsi="Fb Fontext" w:hint="cs"/>
          <w:spacing w:val="-2"/>
          <w:sz w:val="32"/>
          <w:rtl/>
        </w:rPr>
        <w:t>יננו</w:t>
      </w:r>
      <w:r w:rsidRPr="00730169">
        <w:rPr>
          <w:rFonts w:ascii="Fb Fontext" w:hAnsi="Fb Fontext"/>
          <w:spacing w:val="-2"/>
          <w:sz w:val="32"/>
          <w:rtl/>
        </w:rPr>
        <w:t xml:space="preserve">. </w:t>
      </w:r>
      <w:r w:rsidRPr="00730169">
        <w:rPr>
          <w:rStyle w:val="afffff0"/>
          <w:spacing w:val="-2"/>
          <w:rtl/>
        </w:rPr>
        <w:t xml:space="preserve">שאתבעו </w:t>
      </w:r>
      <w:r w:rsidRPr="00730169">
        <w:rPr>
          <w:rStyle w:val="afffff0"/>
          <w:rFonts w:hint="cs"/>
          <w:spacing w:val="-2"/>
          <w:rtl/>
        </w:rPr>
        <w:t>רק</w:t>
      </w:r>
      <w:r w:rsidRPr="00730169">
        <w:rPr>
          <w:rStyle w:val="afffff0"/>
          <w:spacing w:val="-2"/>
          <w:rtl/>
        </w:rPr>
        <w:t xml:space="preserve"> מנה</w:t>
      </w:r>
    </w:p>
    <w:p w14:paraId="17939441" w14:textId="77777777" w:rsidR="00E07CC2" w:rsidRPr="00C54C7E" w:rsidRDefault="00E07CC2" w:rsidP="00E07CC2">
      <w:pPr>
        <w:pStyle w:val="afffd"/>
        <w:rPr>
          <w:rtl/>
        </w:rPr>
      </w:pPr>
      <w:ins w:id="9984" w:author="מספור קטעי משנה" w:date="2026-10-06T06:45:30Z">
        <w:r>
          <w:rPr>
            <w:rStyle w:val="MisparKeta"/>
          </w:rPr>
          <w:t xml:space="preserve">ג. </w:t>
        </w:r>
      </w:ins>
      <w:bookmarkStart w:id="688" w:name="_Toc119353480"/>
      <w:r w:rsidRPr="00C54C7E">
        <w:rPr>
          <w:rFonts w:hint="cs"/>
          <w:rtl/>
        </w:rPr>
        <w:lastRenderedPageBreak/>
        <w:t>עד אחד מעידה שהיא פרועה.</w:t>
      </w:r>
      <w:bookmarkEnd w:id="688"/>
    </w:p>
    <w:p w14:paraId="13AB43B4" w14:textId="77777777" w:rsidR="00E07CC2" w:rsidRPr="00730169" w:rsidRDefault="00E07CC2" w:rsidP="00E07CC2">
      <w:pPr>
        <w:rPr>
          <w:rFonts w:ascii="Fb Fontext" w:hAnsi="Fb Fontext"/>
          <w:spacing w:val="-6"/>
          <w:sz w:val="32"/>
          <w:rtl/>
        </w:rPr>
      </w:pPr>
      <w:r w:rsidRPr="00730169">
        <w:rPr>
          <w:rStyle w:val="affffe"/>
          <w:spacing w:val="-6"/>
          <w:rtl/>
        </w:rPr>
        <w:t>סבר רב"ח</w:t>
      </w:r>
      <w:r w:rsidRPr="00730169">
        <w:rPr>
          <w:rStyle w:val="affffe"/>
          <w:rFonts w:hint="cs"/>
          <w:spacing w:val="-6"/>
          <w:rtl/>
        </w:rPr>
        <w:t>:</w:t>
      </w:r>
      <w:r w:rsidRPr="00730169">
        <w:rPr>
          <w:rFonts w:ascii="Fb Fontext" w:hAnsi="Fb Fontext"/>
          <w:spacing w:val="-6"/>
          <w:sz w:val="32"/>
          <w:rtl/>
        </w:rPr>
        <w:t>שבועה דאורייתא, ד</w:t>
      </w:r>
      <w:r w:rsidRPr="00730169">
        <w:rPr>
          <w:rStyle w:val="affffa"/>
          <w:spacing w:val="-6"/>
          <w:rtl/>
        </w:rPr>
        <w:t>'לא יקום עד אחד באיש לכל עון ולכל חטאת',</w:t>
      </w:r>
    </w:p>
    <w:p w14:paraId="2C510BCF" w14:textId="77777777" w:rsidR="00E07CC2" w:rsidRDefault="00E07CC2" w:rsidP="00E07CC2">
      <w:pPr>
        <w:rPr>
          <w:rFonts w:ascii="Fb Fontext" w:hAnsi="Fb Fontext"/>
          <w:sz w:val="32"/>
          <w:rtl/>
        </w:rPr>
      </w:pPr>
      <w:r w:rsidRPr="00041161">
        <w:rPr>
          <w:rStyle w:val="affffa"/>
          <w:rtl/>
        </w:rPr>
        <w:t xml:space="preserve">'לכל עון ולכל חטאת' </w:t>
      </w:r>
      <w:r>
        <w:rPr>
          <w:rFonts w:ascii="Fb Fontext" w:hAnsi="Fb Fontext" w:hint="cs"/>
          <w:sz w:val="32"/>
          <w:rtl/>
        </w:rPr>
        <w:t>-</w:t>
      </w:r>
      <w:r w:rsidRPr="00C35A2C">
        <w:rPr>
          <w:rFonts w:ascii="Fb Fontext" w:hAnsi="Fb Fontext"/>
          <w:sz w:val="32"/>
          <w:rtl/>
        </w:rPr>
        <w:t>אינו קם</w:t>
      </w:r>
      <w:r>
        <w:rPr>
          <w:rFonts w:ascii="Fb Fontext" w:hAnsi="Fb Fontext" w:hint="cs"/>
          <w:sz w:val="32"/>
          <w:rtl/>
        </w:rPr>
        <w:t>,</w:t>
      </w:r>
      <w:r w:rsidRPr="00C35A2C">
        <w:rPr>
          <w:rFonts w:ascii="Fb Fontext" w:hAnsi="Fb Fontext"/>
          <w:sz w:val="32"/>
          <w:rtl/>
        </w:rPr>
        <w:t xml:space="preserve"> אבל קם הו</w:t>
      </w:r>
      <w:r w:rsidRPr="002151DD">
        <w:rPr>
          <w:rtl/>
        </w:rPr>
        <w:t xml:space="preserve">א </w:t>
      </w:r>
      <w:r w:rsidRPr="00CA108A">
        <w:rPr>
          <w:rFonts w:cs="PFT_Frank"/>
          <w:b/>
          <w:bCs/>
          <w:szCs w:val="14"/>
          <w:rtl/>
        </w:rPr>
        <w:t>לשבועה,</w:t>
      </w:r>
    </w:p>
    <w:p w14:paraId="3C3EDF9D" w14:textId="77777777" w:rsidR="00E07CC2" w:rsidRPr="00730169" w:rsidRDefault="00E07CC2" w:rsidP="00E07CC2">
      <w:pPr>
        <w:rPr>
          <w:rFonts w:ascii="Fb Fontext" w:hAnsi="Fb Fontext" w:cs="Guttman Vilna"/>
          <w:b/>
          <w:bCs/>
          <w:spacing w:val="-6"/>
          <w:sz w:val="32"/>
          <w:rtl/>
        </w:rPr>
      </w:pPr>
      <w:r w:rsidRPr="00730169">
        <w:rPr>
          <w:rStyle w:val="affffe"/>
          <w:spacing w:val="-6"/>
          <w:rtl/>
        </w:rPr>
        <w:t xml:space="preserve">ואמר מר: </w:t>
      </w:r>
      <w:r w:rsidRPr="00730169">
        <w:rPr>
          <w:rFonts w:ascii="Fb Fontext" w:hAnsi="Fb Fontext" w:cs="PFT_Frank"/>
          <w:b/>
          <w:bCs/>
          <w:spacing w:val="-6"/>
          <w:sz w:val="32"/>
          <w:szCs w:val="14"/>
          <w:rtl/>
        </w:rPr>
        <w:t>כל מקום שהשנים מחייבין אותו ממון, אחד מחייבו שבועה.</w:t>
      </w:r>
    </w:p>
    <w:p w14:paraId="68BA5BB9" w14:textId="65EEA9C0" w:rsidR="00E268F4" w:rsidRDefault="00E07CC2" w:rsidP="00E07CC2">
      <w:pPr>
        <w:rPr>
          <w:rStyle w:val="affffe"/>
          <w:rtl/>
        </w:rPr>
      </w:pPr>
      <w:r w:rsidRPr="002151DD">
        <w:rPr>
          <w:rStyle w:val="affffe"/>
          <w:rtl/>
        </w:rPr>
        <w:t>רבא, שתי תשובות בדבר</w:t>
      </w:r>
      <w:r w:rsidR="00E268F4">
        <w:rPr>
          <w:rStyle w:val="affffe"/>
          <w:rtl/>
        </w:rPr>
        <w:t>,</w:t>
      </w:r>
    </w:p>
    <w:p w14:paraId="53155497" w14:textId="71551959" w:rsidR="00E07CC2" w:rsidRPr="002D624C" w:rsidRDefault="00E07CC2" w:rsidP="00E07CC2">
      <w:pPr>
        <w:rPr>
          <w:spacing w:val="-8"/>
          <w:rtl/>
        </w:rPr>
      </w:pPr>
      <w:r w:rsidRPr="002D624C">
        <w:rPr>
          <w:rStyle w:val="affffe"/>
          <w:rFonts w:hint="cs"/>
          <w:spacing w:val="-8"/>
          <w:rtl/>
        </w:rPr>
        <w:t>א.</w:t>
      </w:r>
      <w:r w:rsidRPr="002D624C">
        <w:rPr>
          <w:spacing w:val="-8"/>
          <w:rtl/>
        </w:rPr>
        <w:t xml:space="preserve"> דכל הנשבעין שבתורה  נשבעין ולא משלמין, והיא נשבעת ונוטלת</w:t>
      </w:r>
    </w:p>
    <w:p w14:paraId="745AF46D" w14:textId="77777777" w:rsidR="00E07CC2" w:rsidRPr="002151DD" w:rsidRDefault="00E07CC2" w:rsidP="00E07CC2">
      <w:pPr>
        <w:rPr>
          <w:rStyle w:val="afffff0"/>
          <w:rtl/>
        </w:rPr>
      </w:pPr>
      <w:r w:rsidRPr="002151DD">
        <w:rPr>
          <w:rStyle w:val="affffe"/>
          <w:rFonts w:hint="cs"/>
          <w:rtl/>
        </w:rPr>
        <w:t>ב.</w:t>
      </w:r>
      <w:r w:rsidRPr="002151DD">
        <w:rPr>
          <w:rStyle w:val="affffe"/>
          <w:rtl/>
        </w:rPr>
        <w:t xml:space="preserve"> </w:t>
      </w:r>
      <w:r w:rsidRPr="00C35A2C">
        <w:rPr>
          <w:rFonts w:ascii="Fb Fontext" w:hAnsi="Fb Fontext"/>
          <w:sz w:val="32"/>
          <w:rtl/>
        </w:rPr>
        <w:t xml:space="preserve">אין נשבעין על כפירת שיעבוד קרקעות </w:t>
      </w:r>
      <w:r w:rsidRPr="002151DD">
        <w:rPr>
          <w:rStyle w:val="afffff0"/>
          <w:rtl/>
        </w:rPr>
        <w:t>[שמשועבדים לכתובה]</w:t>
      </w:r>
    </w:p>
    <w:p w14:paraId="605FF60D" w14:textId="77777777" w:rsidR="00E07CC2" w:rsidRPr="00C35A2C" w:rsidRDefault="00E07CC2" w:rsidP="00E07CC2">
      <w:pPr>
        <w:rPr>
          <w:rFonts w:ascii="Fb Fontext" w:hAnsi="Fb Fontext"/>
          <w:rtl/>
        </w:rPr>
      </w:pPr>
      <w:r w:rsidRPr="002151DD">
        <w:rPr>
          <w:rStyle w:val="affffe"/>
          <w:rtl/>
        </w:rPr>
        <w:t xml:space="preserve">אלא רבא: </w:t>
      </w:r>
      <w:r w:rsidRPr="00C35A2C">
        <w:rPr>
          <w:rFonts w:ascii="Fb Fontext" w:hAnsi="Fb Fontext"/>
          <w:sz w:val="32"/>
          <w:rtl/>
        </w:rPr>
        <w:t>מדרבנן, כדי להפיס דעת</w:t>
      </w:r>
      <w:r>
        <w:rPr>
          <w:rFonts w:ascii="Fb Fontext" w:hAnsi="Fb Fontext" w:hint="cs"/>
          <w:sz w:val="32"/>
          <w:rtl/>
        </w:rPr>
        <w:t xml:space="preserve"> ה</w:t>
      </w:r>
      <w:r w:rsidRPr="00C35A2C">
        <w:rPr>
          <w:rFonts w:ascii="Fb Fontext" w:hAnsi="Fb Fontext"/>
          <w:sz w:val="32"/>
          <w:rtl/>
        </w:rPr>
        <w:t>בעל.</w:t>
      </w:r>
    </w:p>
    <w:p w14:paraId="5C6F45AF" w14:textId="77777777" w:rsidR="00E07CC2" w:rsidRPr="00C35A2C" w:rsidRDefault="00E07CC2" w:rsidP="00E26091">
      <w:pPr>
        <w:pStyle w:val="afff"/>
        <w:framePr w:wrap="around"/>
        <w:rPr>
          <w:rtl/>
        </w:rPr>
      </w:pPr>
      <w:bookmarkStart w:id="689" w:name="_Toc119353481"/>
      <w:r w:rsidRPr="00C35A2C">
        <w:rPr>
          <w:rtl/>
        </w:rPr>
        <w:t>פח.</w:t>
      </w:r>
      <w:bookmarkEnd w:id="689"/>
    </w:p>
    <w:p w14:paraId="33D1392B" w14:textId="77777777" w:rsidR="00E07CC2" w:rsidRDefault="00E07CC2" w:rsidP="00E07CC2">
      <w:pPr>
        <w:rPr>
          <w:rFonts w:ascii="Fb Fontext" w:hAnsi="Fb Fontext"/>
          <w:sz w:val="32"/>
          <w:rtl/>
        </w:rPr>
      </w:pPr>
      <w:r w:rsidRPr="002151DD">
        <w:rPr>
          <w:rStyle w:val="affffe"/>
          <w:rtl/>
        </w:rPr>
        <w:t xml:space="preserve">ר"פ: </w:t>
      </w:r>
      <w:r w:rsidRPr="00C35A2C">
        <w:rPr>
          <w:rFonts w:ascii="Fb Fontext" w:hAnsi="Fb Fontext"/>
          <w:sz w:val="32"/>
          <w:rtl/>
        </w:rPr>
        <w:t xml:space="preserve">אי פיקח הוא, </w:t>
      </w:r>
      <w:r>
        <w:rPr>
          <w:rFonts w:ascii="Fb Fontext" w:hAnsi="Fb Fontext" w:hint="cs"/>
          <w:sz w:val="32"/>
          <w:rtl/>
        </w:rPr>
        <w:t>יביאה</w:t>
      </w:r>
      <w:r w:rsidRPr="00C35A2C">
        <w:rPr>
          <w:rFonts w:ascii="Fb Fontext" w:hAnsi="Fb Fontext"/>
          <w:sz w:val="32"/>
          <w:rtl/>
        </w:rPr>
        <w:t xml:space="preserve"> לידי שבועה דאורייתא,</w:t>
      </w:r>
    </w:p>
    <w:p w14:paraId="35C4D983" w14:textId="55E8E5FB" w:rsidR="00E268F4" w:rsidRDefault="00E07CC2" w:rsidP="00E07CC2">
      <w:pPr>
        <w:rPr>
          <w:rtl/>
        </w:rPr>
      </w:pPr>
      <w:r w:rsidRPr="002151DD">
        <w:rPr>
          <w:rStyle w:val="affffe"/>
          <w:rtl/>
        </w:rPr>
        <w:t xml:space="preserve">א. </w:t>
      </w:r>
      <w:r w:rsidRPr="00F5539C">
        <w:rPr>
          <w:rtl/>
        </w:rPr>
        <w:t>יתן כתובה בפני ע"א ויתן שוב בפני עוד ע"א</w:t>
      </w:r>
      <w:r w:rsidR="00E268F4">
        <w:rPr>
          <w:rFonts w:hint="cs"/>
          <w:rtl/>
        </w:rPr>
        <w:t>,</w:t>
      </w:r>
    </w:p>
    <w:p w14:paraId="7C32F9D0" w14:textId="505DB3BA" w:rsidR="00E07CC2" w:rsidRPr="00F5539C" w:rsidRDefault="00E07CC2" w:rsidP="00E07CC2">
      <w:pPr>
        <w:rPr>
          <w:rtl/>
        </w:rPr>
      </w:pPr>
      <w:r>
        <w:rPr>
          <w:rtl/>
        </w:rPr>
        <w:tab/>
      </w:r>
      <w:r w:rsidRPr="00F5539C">
        <w:rPr>
          <w:rtl/>
        </w:rPr>
        <w:t>ויעמיד ההלואה הראשונה במלוה ותתחייב בשבועה</w:t>
      </w:r>
    </w:p>
    <w:p w14:paraId="4AA689FC" w14:textId="1AAEB29B" w:rsidR="00E07CC2" w:rsidRDefault="00E07CC2" w:rsidP="00E07CC2">
      <w:pPr>
        <w:rPr>
          <w:rtl/>
        </w:rPr>
      </w:pPr>
      <w:r w:rsidRPr="002151DD">
        <w:rPr>
          <w:rStyle w:val="affffe"/>
          <w:rtl/>
        </w:rPr>
        <w:t xml:space="preserve">והקשה רשבד"א </w:t>
      </w:r>
      <w:r w:rsidRPr="00C35A2C">
        <w:rPr>
          <w:rtl/>
        </w:rPr>
        <w:t xml:space="preserve">דהא א"א לצרף שני הע"א על </w:t>
      </w:r>
      <w:r>
        <w:rPr>
          <w:rFonts w:hint="cs"/>
          <w:rtl/>
        </w:rPr>
        <w:t>ב'</w:t>
      </w:r>
      <w:r w:rsidRPr="00C35A2C">
        <w:rPr>
          <w:rtl/>
        </w:rPr>
        <w:t xml:space="preserve"> מעשים</w:t>
      </w:r>
      <w:r w:rsidR="001F2143">
        <w:rPr>
          <w:rFonts w:hint="cs"/>
          <w:rtl/>
        </w:rPr>
        <w:t>,</w:t>
      </w:r>
    </w:p>
    <w:p w14:paraId="72087843" w14:textId="504DA68C" w:rsidR="00E07CC2" w:rsidRDefault="00E07CC2" w:rsidP="00E07CC2">
      <w:pPr>
        <w:rPr>
          <w:rtl/>
        </w:rPr>
      </w:pPr>
      <w:r w:rsidRPr="002151DD">
        <w:rPr>
          <w:rStyle w:val="affffe"/>
          <w:rtl/>
        </w:rPr>
        <w:t>אלא רשבדר"א:</w:t>
      </w:r>
      <w:r w:rsidRPr="00C35A2C">
        <w:rPr>
          <w:rtl/>
        </w:rPr>
        <w:t xml:space="preserve"> יתן כתובה בפני עד ראשון ואחרון ויעמיד הפרעון הראשון בהלוואה ותתחייב שבועה</w:t>
      </w:r>
      <w:r w:rsidR="001F2143">
        <w:rPr>
          <w:rFonts w:hint="cs"/>
          <w:rtl/>
        </w:rPr>
        <w:t>,</w:t>
      </w:r>
    </w:p>
    <w:p w14:paraId="49FA9BE0" w14:textId="77777777" w:rsidR="00E07CC2" w:rsidRPr="00F5539C" w:rsidRDefault="00E07CC2" w:rsidP="00E07CC2">
      <w:pPr>
        <w:rPr>
          <w:rFonts w:ascii="Fb Fontext" w:hAnsi="Fb Fontext"/>
          <w:spacing w:val="-2"/>
          <w:sz w:val="32"/>
          <w:rtl/>
        </w:rPr>
      </w:pPr>
      <w:r w:rsidRPr="00F5539C">
        <w:rPr>
          <w:rFonts w:ascii="Fb Fontext" w:hAnsi="Fb Fontext"/>
          <w:spacing w:val="-2"/>
          <w:sz w:val="32"/>
          <w:rtl/>
        </w:rPr>
        <w:t>ולא תוכל לומר דשני כתובות היו</w:t>
      </w:r>
      <w:r>
        <w:rPr>
          <w:rFonts w:ascii="Fb Fontext" w:hAnsi="Fb Fontext" w:hint="cs"/>
          <w:spacing w:val="-2"/>
          <w:sz w:val="32"/>
          <w:rtl/>
        </w:rPr>
        <w:t>,</w:t>
      </w:r>
      <w:r w:rsidRPr="00F5539C">
        <w:rPr>
          <w:rFonts w:ascii="Fb Fontext" w:hAnsi="Fb Fontext"/>
          <w:spacing w:val="-2"/>
          <w:sz w:val="32"/>
          <w:rtl/>
        </w:rPr>
        <w:t xml:space="preserve"> שיודיע להם קודם הפרעון השני שפורע את אותה הכתובה</w:t>
      </w:r>
      <w:r>
        <w:rPr>
          <w:rFonts w:ascii="Fb Fontext" w:hAnsi="Fb Fontext" w:hint="cs"/>
          <w:spacing w:val="-2"/>
          <w:sz w:val="32"/>
          <w:rtl/>
        </w:rPr>
        <w:t>,</w:t>
      </w:r>
    </w:p>
    <w:p w14:paraId="1BDEBA7C" w14:textId="77777777" w:rsidR="00E07CC2" w:rsidRPr="00C54C7E" w:rsidRDefault="00E07CC2" w:rsidP="00E07CC2">
      <w:pPr>
        <w:pStyle w:val="afffd"/>
        <w:rPr>
          <w:rtl/>
        </w:rPr>
      </w:pPr>
      <w:ins w:id="9985" w:author="מספור קטעי משנה" w:date="2026-10-06T06:45:30Z">
        <w:r>
          <w:rPr>
            <w:rStyle w:val="MisparKeta"/>
          </w:rPr>
          <w:t xml:space="preserve">א. </w:t>
        </w:r>
      </w:ins>
      <w:bookmarkStart w:id="690" w:name="_Toc119353482"/>
      <w:r>
        <w:rPr>
          <w:rFonts w:hint="cs"/>
          <w:rtl/>
        </w:rPr>
        <w:t xml:space="preserve">פורעת כתובתה </w:t>
      </w:r>
      <w:r w:rsidRPr="00C54C7E">
        <w:rPr>
          <w:rFonts w:hint="cs"/>
          <w:rtl/>
        </w:rPr>
        <w:t>מנכסים משועבדים</w:t>
      </w:r>
      <w:r>
        <w:rPr>
          <w:rFonts w:hint="cs"/>
          <w:rtl/>
        </w:rPr>
        <w:t xml:space="preserve"> רק בשבועה</w:t>
      </w:r>
      <w:r w:rsidRPr="00C54C7E">
        <w:rPr>
          <w:rFonts w:hint="cs"/>
          <w:rtl/>
        </w:rPr>
        <w:t>.</w:t>
      </w:r>
      <w:bookmarkEnd w:id="690"/>
    </w:p>
    <w:p w14:paraId="4AA4F20D" w14:textId="77777777" w:rsidR="00E07CC2" w:rsidRPr="00730169" w:rsidRDefault="00E07CC2" w:rsidP="00E07CC2">
      <w:pPr>
        <w:rPr>
          <w:rFonts w:ascii="Fb Fontext" w:hAnsi="Fb Fontext"/>
          <w:spacing w:val="-2"/>
          <w:sz w:val="32"/>
          <w:rtl/>
        </w:rPr>
      </w:pPr>
      <w:r w:rsidRPr="00730169">
        <w:rPr>
          <w:rStyle w:val="affffe"/>
          <w:rFonts w:hint="cs"/>
          <w:rtl/>
        </w:rPr>
        <w:t>והך ד</w:t>
      </w:r>
      <w:r w:rsidRPr="00730169">
        <w:rPr>
          <w:rStyle w:val="affffe"/>
          <w:rtl/>
        </w:rPr>
        <w:t>תנן</w:t>
      </w:r>
      <w:r w:rsidRPr="00730169">
        <w:rPr>
          <w:rStyle w:val="affffe"/>
          <w:rFonts w:hint="cs"/>
          <w:rtl/>
        </w:rPr>
        <w:t>:</w:t>
      </w:r>
      <w:r w:rsidRPr="00730169">
        <w:rPr>
          <w:rStyle w:val="affffe"/>
          <w:rtl/>
        </w:rPr>
        <w:t xml:space="preserve"> </w:t>
      </w:r>
      <w:r w:rsidRPr="00730169">
        <w:rPr>
          <w:rFonts w:ascii="Fb Fontext" w:hAnsi="Fb Fontext"/>
          <w:spacing w:val="-2"/>
          <w:sz w:val="32"/>
          <w:rtl/>
        </w:rPr>
        <w:t xml:space="preserve">היתומים </w:t>
      </w:r>
      <w:r w:rsidRPr="00730169">
        <w:rPr>
          <w:rFonts w:ascii="Fb Fontext" w:hAnsi="Fb Fontext" w:hint="cs"/>
          <w:spacing w:val="-2"/>
          <w:sz w:val="32"/>
          <w:rtl/>
        </w:rPr>
        <w:t>י</w:t>
      </w:r>
      <w:r w:rsidRPr="00730169">
        <w:rPr>
          <w:rFonts w:ascii="Fb Fontext" w:hAnsi="Fb Fontext"/>
          <w:spacing w:val="-2"/>
          <w:sz w:val="32"/>
          <w:rtl/>
        </w:rPr>
        <w:t xml:space="preserve">פרעו </w:t>
      </w:r>
      <w:r w:rsidRPr="00730169">
        <w:rPr>
          <w:rFonts w:ascii="Fb Fontext" w:hAnsi="Fb Fontext" w:hint="cs"/>
          <w:spacing w:val="-2"/>
          <w:sz w:val="32"/>
          <w:rtl/>
        </w:rPr>
        <w:t>רק</w:t>
      </w:r>
      <w:r w:rsidRPr="00730169">
        <w:rPr>
          <w:rFonts w:ascii="Fb Fontext" w:hAnsi="Fb Fontext"/>
          <w:spacing w:val="-2"/>
          <w:sz w:val="32"/>
          <w:rtl/>
        </w:rPr>
        <w:t xml:space="preserve"> בשבועה- היינו יתומים מן היתומים</w:t>
      </w:r>
    </w:p>
    <w:p w14:paraId="34E6AFBF" w14:textId="77777777" w:rsidR="00E07CC2" w:rsidRDefault="00E07CC2" w:rsidP="00E07CC2">
      <w:pPr>
        <w:ind w:firstLine="0"/>
        <w:rPr>
          <w:rFonts w:ascii="Fb Fontext" w:hAnsi="Fb Fontext"/>
          <w:rtl/>
        </w:rPr>
      </w:pPr>
      <w:r w:rsidRPr="00C35A2C">
        <w:rPr>
          <w:rFonts w:ascii="Fb Fontext" w:hAnsi="Fb Fontext"/>
          <w:rtl/>
        </w:rPr>
        <w:t>'ולאו מלוה דהא גם אביהם לא היה חייב בשבועה</w:t>
      </w:r>
      <w:r>
        <w:rPr>
          <w:rFonts w:ascii="Fb Fontext" w:hAnsi="Fb Fontext"/>
          <w:rtl/>
        </w:rPr>
        <w:t>',</w:t>
      </w:r>
    </w:p>
    <w:p w14:paraId="10F0EFC2" w14:textId="53B0952F" w:rsidR="00E07CC2" w:rsidRDefault="00E07CC2" w:rsidP="00E07CC2">
      <w:pPr>
        <w:rPr>
          <w:rFonts w:ascii="Fb Fontext" w:hAnsi="Fb Fontext"/>
          <w:sz w:val="32"/>
          <w:rtl/>
        </w:rPr>
      </w:pPr>
      <w:r>
        <w:rPr>
          <w:rStyle w:val="affffe"/>
          <w:rFonts w:hint="cs"/>
          <w:rtl/>
        </w:rPr>
        <w:t>ר</w:t>
      </w:r>
      <w:r w:rsidR="002B7BCC">
        <w:rPr>
          <w:rStyle w:val="affffe"/>
          <w:rtl/>
        </w:rPr>
        <w:t>"</w:t>
      </w:r>
      <w:r>
        <w:rPr>
          <w:rStyle w:val="affffe"/>
          <w:rFonts w:hint="cs"/>
          <w:rtl/>
        </w:rPr>
        <w:t>ז מ</w:t>
      </w:r>
      <w:r w:rsidRPr="00D919A7">
        <w:rPr>
          <w:rStyle w:val="affffe"/>
          <w:rtl/>
        </w:rPr>
        <w:t>ר"י</w:t>
      </w:r>
      <w:r>
        <w:rPr>
          <w:rStyle w:val="affffe"/>
          <w:rFonts w:hint="cs"/>
          <w:rtl/>
        </w:rPr>
        <w:t>:</w:t>
      </w:r>
      <w:r w:rsidRPr="00C35A2C">
        <w:rPr>
          <w:rFonts w:ascii="Fb Fontext" w:hAnsi="Fb Fontext"/>
          <w:sz w:val="32"/>
          <w:rtl/>
        </w:rPr>
        <w:t xml:space="preserve"> דווקא שאמרו י</w:t>
      </w:r>
      <w:r>
        <w:rPr>
          <w:rFonts w:ascii="Fb Fontext" w:hAnsi="Fb Fontext"/>
          <w:sz w:val="32"/>
          <w:rtl/>
        </w:rPr>
        <w:t>תומים 'אמר לנו אבא לויתי ופרעתי</w:t>
      </w:r>
      <w:r w:rsidRPr="00C35A2C">
        <w:rPr>
          <w:rFonts w:ascii="Fb Fontext" w:hAnsi="Fb Fontext"/>
          <w:sz w:val="32"/>
          <w:rtl/>
        </w:rPr>
        <w:t>,</w:t>
      </w:r>
    </w:p>
    <w:p w14:paraId="38D8B5B0" w14:textId="3BCB6AE7" w:rsidR="00E268F4" w:rsidRDefault="00E07CC2" w:rsidP="00E07CC2">
      <w:pPr>
        <w:rPr>
          <w:rFonts w:ascii="Fb Fontext" w:hAnsi="Fb Fontext"/>
          <w:rtl/>
        </w:rPr>
      </w:pPr>
      <w:r w:rsidRPr="00D919A7">
        <w:rPr>
          <w:rStyle w:val="affffe"/>
          <w:rFonts w:hint="cs"/>
          <w:rtl/>
        </w:rPr>
        <w:t xml:space="preserve">אבל אמרו: </w:t>
      </w:r>
      <w:r w:rsidRPr="00C35A2C">
        <w:rPr>
          <w:rFonts w:ascii="Fb Fontext" w:hAnsi="Fb Fontext" w:hint="cs"/>
          <w:rtl/>
        </w:rPr>
        <w:t xml:space="preserve">אמר לנו אבא </w:t>
      </w:r>
      <w:r w:rsidRPr="00CA108A">
        <w:rPr>
          <w:rFonts w:ascii="Fb Fontext" w:hAnsi="Fb Fontext" w:cs="PFT_Frank" w:hint="cs"/>
          <w:b/>
          <w:bCs/>
          <w:szCs w:val="14"/>
          <w:rtl/>
        </w:rPr>
        <w:t>לא לויתי</w:t>
      </w:r>
      <w:r w:rsidRPr="00C35A2C">
        <w:rPr>
          <w:rFonts w:ascii="Fb Fontext" w:hAnsi="Fb Fontext" w:hint="cs"/>
          <w:rtl/>
        </w:rPr>
        <w:t xml:space="preserve"> נפרעין שלא בשבועה</w:t>
      </w:r>
      <w:r w:rsidR="00E268F4">
        <w:rPr>
          <w:rFonts w:ascii="Fb Fontext" w:hAnsi="Fb Fontext" w:hint="cs"/>
          <w:rtl/>
        </w:rPr>
        <w:t>,</w:t>
      </w:r>
    </w:p>
    <w:p w14:paraId="29DEC9F6" w14:textId="5BD9427E" w:rsidR="00E07CC2" w:rsidRPr="00C35A2C" w:rsidRDefault="00E07CC2" w:rsidP="00E07CC2">
      <w:pPr>
        <w:ind w:left="453" w:firstLine="57"/>
        <w:rPr>
          <w:rFonts w:ascii="Fb Fontext" w:hAnsi="Fb Fontext"/>
          <w:rtl/>
        </w:rPr>
      </w:pPr>
      <w:r w:rsidRPr="00C35A2C">
        <w:rPr>
          <w:rFonts w:ascii="Fb Fontext" w:hAnsi="Fb Fontext" w:hint="cs"/>
          <w:rtl/>
        </w:rPr>
        <w:t>שכל האומר לא לויתי כאומר לא פרעתי דמי.</w:t>
      </w:r>
    </w:p>
    <w:p w14:paraId="2E8AEFD5" w14:textId="77777777" w:rsidR="00E07CC2" w:rsidRPr="00C54C7E" w:rsidRDefault="00E07CC2" w:rsidP="00E07CC2">
      <w:pPr>
        <w:pStyle w:val="afffd"/>
        <w:rPr>
          <w:rtl/>
        </w:rPr>
      </w:pPr>
      <w:ins w:id="9986" w:author="מספור קטעי משנה" w:date="2026-10-06T06:45:30Z">
        <w:r>
          <w:rPr>
            <w:rStyle w:val="MisparKeta"/>
          </w:rPr>
          <w:t xml:space="preserve">ג. </w:t>
        </w:r>
      </w:ins>
      <w:bookmarkStart w:id="691" w:name="_Toc119353483"/>
      <w:r w:rsidRPr="00C54C7E">
        <w:rPr>
          <w:rFonts w:hint="cs"/>
          <w:rtl/>
        </w:rPr>
        <w:t xml:space="preserve">ונפרעת שלא בפניו </w:t>
      </w:r>
      <w:r>
        <w:rPr>
          <w:rtl/>
        </w:rPr>
        <w:t>–</w:t>
      </w:r>
      <w:r w:rsidRPr="00C54C7E">
        <w:rPr>
          <w:rFonts w:hint="cs"/>
          <w:rtl/>
        </w:rPr>
        <w:t xml:space="preserve"> </w:t>
      </w:r>
      <w:r>
        <w:rPr>
          <w:rFonts w:hint="cs"/>
          <w:rtl/>
        </w:rPr>
        <w:t xml:space="preserve">רק </w:t>
      </w:r>
      <w:r w:rsidRPr="00C54C7E">
        <w:rPr>
          <w:rFonts w:hint="cs"/>
          <w:rtl/>
        </w:rPr>
        <w:t>בשבועה.</w:t>
      </w:r>
      <w:bookmarkEnd w:id="691"/>
    </w:p>
    <w:p w14:paraId="231F8E41" w14:textId="77777777" w:rsidR="00E07CC2" w:rsidRPr="00730169" w:rsidRDefault="00E07CC2" w:rsidP="00E07CC2">
      <w:pPr>
        <w:rPr>
          <w:rStyle w:val="afffff0"/>
          <w:spacing w:val="-2"/>
          <w:rtl/>
        </w:rPr>
      </w:pPr>
      <w:r w:rsidRPr="00730169">
        <w:rPr>
          <w:rStyle w:val="affffe"/>
          <w:rFonts w:hint="cs"/>
          <w:rtl/>
        </w:rPr>
        <w:t>רי'צ:</w:t>
      </w:r>
      <w:r w:rsidRPr="00730169">
        <w:rPr>
          <w:rFonts w:hint="cs"/>
          <w:spacing w:val="-2"/>
          <w:rtl/>
        </w:rPr>
        <w:t xml:space="preserve"> </w:t>
      </w:r>
      <w:r w:rsidRPr="00730169">
        <w:rPr>
          <w:rFonts w:cs="PFT_Frank" w:hint="cs"/>
          <w:b/>
          <w:bCs/>
          <w:spacing w:val="-2"/>
          <w:szCs w:val="14"/>
          <w:rtl/>
        </w:rPr>
        <w:t xml:space="preserve">רק </w:t>
      </w:r>
      <w:r w:rsidRPr="00730169">
        <w:rPr>
          <w:rFonts w:cs="PFT_Frank"/>
          <w:b/>
          <w:bCs/>
          <w:spacing w:val="-2"/>
          <w:szCs w:val="14"/>
          <w:rtl/>
        </w:rPr>
        <w:t>לכתובת אשה</w:t>
      </w:r>
      <w:r w:rsidRPr="00730169">
        <w:rPr>
          <w:spacing w:val="-2"/>
          <w:rtl/>
        </w:rPr>
        <w:t xml:space="preserve"> </w:t>
      </w:r>
      <w:r w:rsidRPr="00730169">
        <w:rPr>
          <w:rStyle w:val="afffff0"/>
          <w:spacing w:val="-2"/>
          <w:rtl/>
        </w:rPr>
        <w:t>משום ח</w:t>
      </w:r>
      <w:r w:rsidRPr="00730169">
        <w:rPr>
          <w:rStyle w:val="afffff0"/>
          <w:rFonts w:hint="cs"/>
          <w:spacing w:val="-2"/>
          <w:rtl/>
        </w:rPr>
        <w:t>ן</w:t>
      </w:r>
      <w:r w:rsidRPr="00730169">
        <w:rPr>
          <w:rStyle w:val="afffff0"/>
          <w:spacing w:val="-2"/>
          <w:rtl/>
        </w:rPr>
        <w:t>,</w:t>
      </w:r>
      <w:r w:rsidRPr="00730169">
        <w:rPr>
          <w:spacing w:val="-2"/>
          <w:rtl/>
        </w:rPr>
        <w:t xml:space="preserve"> אבל בע"ח לא</w:t>
      </w:r>
      <w:r w:rsidRPr="00730169">
        <w:rPr>
          <w:rFonts w:hint="cs"/>
          <w:spacing w:val="-2"/>
          <w:rtl/>
        </w:rPr>
        <w:t xml:space="preserve"> </w:t>
      </w:r>
      <w:r w:rsidRPr="00730169">
        <w:rPr>
          <w:rStyle w:val="afffff0"/>
          <w:spacing w:val="-2"/>
          <w:rtl/>
        </w:rPr>
        <w:t>דאין יורדין לשדה הלווה</w:t>
      </w:r>
    </w:p>
    <w:p w14:paraId="1C376563" w14:textId="46EFAEBA" w:rsidR="00E07CC2" w:rsidRDefault="00E07CC2" w:rsidP="00E9724A">
      <w:pPr>
        <w:rPr>
          <w:rtl/>
        </w:rPr>
      </w:pPr>
      <w:r>
        <w:rPr>
          <w:rStyle w:val="affffe"/>
          <w:rFonts w:hint="cs"/>
          <w:rtl/>
        </w:rPr>
        <w:lastRenderedPageBreak/>
        <w:t>מ</w:t>
      </w:r>
      <w:r w:rsidRPr="00D919A7">
        <w:rPr>
          <w:rStyle w:val="affffe"/>
          <w:rtl/>
        </w:rPr>
        <w:t xml:space="preserve">ר"נ: </w:t>
      </w:r>
      <w:r w:rsidRPr="00CA108A">
        <w:rPr>
          <w:rFonts w:ascii="Fb Fontext" w:hAnsi="Fb Fontext" w:cs="PFT_Frank"/>
          <w:b/>
          <w:bCs/>
          <w:sz w:val="32"/>
          <w:szCs w:val="14"/>
          <w:rtl/>
        </w:rPr>
        <w:t>א</w:t>
      </w:r>
      <w:r w:rsidRPr="00CA108A">
        <w:rPr>
          <w:rFonts w:ascii="Fb Fontext" w:hAnsi="Fb Fontext" w:cs="PFT_Frank" w:hint="cs"/>
          <w:b/>
          <w:bCs/>
          <w:sz w:val="32"/>
          <w:szCs w:val="14"/>
          <w:rtl/>
        </w:rPr>
        <w:t>ף</w:t>
      </w:r>
      <w:r w:rsidRPr="00CA108A">
        <w:rPr>
          <w:rFonts w:ascii="Fb Fontext" w:hAnsi="Fb Fontext" w:cs="PFT_Frank"/>
          <w:b/>
          <w:bCs/>
          <w:sz w:val="32"/>
          <w:szCs w:val="14"/>
          <w:rtl/>
        </w:rPr>
        <w:t xml:space="preserve"> בע"ח,</w:t>
      </w:r>
      <w:r w:rsidRPr="00C35A2C">
        <w:rPr>
          <w:rFonts w:ascii="Fb Fontext" w:hAnsi="Fb Fontext"/>
          <w:sz w:val="32"/>
          <w:rtl/>
        </w:rPr>
        <w:t xml:space="preserve"> שלא י</w:t>
      </w:r>
      <w:r>
        <w:rPr>
          <w:rFonts w:ascii="Fb Fontext" w:hAnsi="Fb Fontext" w:hint="cs"/>
          <w:sz w:val="32"/>
          <w:rtl/>
        </w:rPr>
        <w:t>טול</w:t>
      </w:r>
      <w:r w:rsidRPr="00C35A2C">
        <w:rPr>
          <w:rFonts w:ascii="Fb Fontext" w:hAnsi="Fb Fontext"/>
          <w:sz w:val="32"/>
          <w:rtl/>
        </w:rPr>
        <w:t xml:space="preserve"> מעות חברו ויושב במדה"י ואתה נועל דלת בפני לווין.</w:t>
      </w:r>
    </w:p>
    <w:p w14:paraId="143949BB" w14:textId="77777777" w:rsidR="00E07CC2" w:rsidRPr="00C35A2C" w:rsidRDefault="00E07CC2" w:rsidP="00E26091">
      <w:pPr>
        <w:pStyle w:val="afff"/>
        <w:framePr w:wrap="around"/>
        <w:rPr>
          <w:rtl/>
        </w:rPr>
      </w:pPr>
      <w:bookmarkStart w:id="692" w:name="_Toc119353484"/>
      <w:r w:rsidRPr="00C35A2C">
        <w:rPr>
          <w:rFonts w:hint="cs"/>
          <w:rtl/>
        </w:rPr>
        <w:t>פח:</w:t>
      </w:r>
      <w:bookmarkEnd w:id="692"/>
    </w:p>
    <w:p w14:paraId="74CE3856" w14:textId="77777777" w:rsidR="00E07CC2" w:rsidRPr="00C54C7E" w:rsidRDefault="00E07CC2" w:rsidP="00E07CC2">
      <w:pPr>
        <w:pStyle w:val="afffd"/>
        <w:rPr>
          <w:rtl/>
        </w:rPr>
      </w:pPr>
      <w:ins w:id="9987" w:author="מספור קטעי משנה" w:date="2026-10-06T06:45:30Z">
        <w:r>
          <w:rPr>
            <w:rStyle w:val="MisparKeta"/>
          </w:rPr>
          <w:t xml:space="preserve">ג. </w:t>
        </w:r>
      </w:ins>
      <w:bookmarkStart w:id="693" w:name="_Toc119353485"/>
      <w:r w:rsidRPr="00C54C7E">
        <w:rPr>
          <w:rFonts w:hint="cs"/>
          <w:rtl/>
        </w:rPr>
        <w:t xml:space="preserve">ר"ש: כל זמן שתובעת כתובתה </w:t>
      </w:r>
      <w:r>
        <w:rPr>
          <w:rFonts w:hint="cs"/>
          <w:rtl/>
        </w:rPr>
        <w:t>יורשין משביעין אותה</w:t>
      </w:r>
      <w:r w:rsidRPr="00C54C7E">
        <w:rPr>
          <w:rFonts w:hint="cs"/>
          <w:rtl/>
        </w:rPr>
        <w:t>.</w:t>
      </w:r>
      <w:bookmarkEnd w:id="693"/>
    </w:p>
    <w:p w14:paraId="26543E4B" w14:textId="663A0F37" w:rsidR="00E07CC2" w:rsidRPr="008C28D0" w:rsidRDefault="00E07CC2" w:rsidP="00F1680A">
      <w:pPr>
        <w:pStyle w:val="affffb"/>
        <w:rPr>
          <w:spacing w:val="0"/>
          <w:rtl/>
        </w:rPr>
      </w:pPr>
      <w:bookmarkStart w:id="694" w:name="_Toc119353486"/>
      <w:r w:rsidRPr="008C28D0">
        <w:rPr>
          <w:rFonts w:hint="cs"/>
          <w:spacing w:val="0"/>
          <w:rtl/>
        </w:rPr>
        <w:t>ד' ה</w:t>
      </w:r>
      <w:r w:rsidR="002B7BCC" w:rsidRPr="008C28D0">
        <w:rPr>
          <w:spacing w:val="0"/>
          <w:rtl/>
        </w:rPr>
        <w:t>"</w:t>
      </w:r>
      <w:r w:rsidRPr="008C28D0">
        <w:rPr>
          <w:rFonts w:hint="cs"/>
          <w:spacing w:val="0"/>
          <w:rtl/>
        </w:rPr>
        <w:t>ת לבאר על מה נסובו דברי ר</w:t>
      </w:r>
      <w:r w:rsidR="002B7BCC" w:rsidRPr="008C28D0">
        <w:rPr>
          <w:spacing w:val="0"/>
          <w:rtl/>
        </w:rPr>
        <w:t>"</w:t>
      </w:r>
      <w:r w:rsidRPr="008C28D0">
        <w:rPr>
          <w:rFonts w:hint="cs"/>
          <w:spacing w:val="0"/>
          <w:rtl/>
        </w:rPr>
        <w:t>ש במתני</w:t>
      </w:r>
      <w:bookmarkEnd w:id="694"/>
    </w:p>
    <w:p w14:paraId="08E69140" w14:textId="77777777" w:rsidR="00E07CC2" w:rsidRPr="00730169" w:rsidRDefault="00E07CC2" w:rsidP="00E07CC2">
      <w:pPr>
        <w:rPr>
          <w:spacing w:val="-2"/>
          <w:rtl/>
        </w:rPr>
      </w:pPr>
      <w:r w:rsidRPr="00730169">
        <w:rPr>
          <w:rStyle w:val="affffe"/>
          <w:rtl/>
        </w:rPr>
        <w:t>א. ר"ש</w:t>
      </w:r>
      <w:r w:rsidRPr="00730169">
        <w:rPr>
          <w:spacing w:val="-2"/>
          <w:rtl/>
        </w:rPr>
        <w:t xml:space="preserve"> אהך דנפרעת שלא בפניו </w:t>
      </w:r>
      <w:r w:rsidRPr="00730169">
        <w:rPr>
          <w:rFonts w:hint="cs"/>
          <w:spacing w:val="-2"/>
          <w:rtl/>
        </w:rPr>
        <w:t>רק</w:t>
      </w:r>
      <w:r w:rsidRPr="00730169">
        <w:rPr>
          <w:spacing w:val="-2"/>
          <w:rtl/>
        </w:rPr>
        <w:t xml:space="preserve"> בשבועה,</w:t>
      </w:r>
      <w:r w:rsidRPr="00730169">
        <w:rPr>
          <w:rFonts w:hint="cs"/>
          <w:spacing w:val="-2"/>
          <w:rtl/>
        </w:rPr>
        <w:t xml:space="preserve"> </w:t>
      </w:r>
      <w:r w:rsidRPr="00730169">
        <w:rPr>
          <w:spacing w:val="-2"/>
          <w:rtl/>
        </w:rPr>
        <w:t>למזונ</w:t>
      </w:r>
      <w:r w:rsidRPr="00730169">
        <w:rPr>
          <w:rFonts w:hint="cs"/>
          <w:spacing w:val="-2"/>
          <w:rtl/>
        </w:rPr>
        <w:t>ות</w:t>
      </w:r>
      <w:r w:rsidRPr="00730169">
        <w:rPr>
          <w:spacing w:val="-2"/>
          <w:rtl/>
        </w:rPr>
        <w:t xml:space="preserve"> </w:t>
      </w:r>
      <w:r w:rsidRPr="00730169">
        <w:rPr>
          <w:rFonts w:hint="cs"/>
          <w:spacing w:val="-2"/>
          <w:rtl/>
        </w:rPr>
        <w:t>ול</w:t>
      </w:r>
      <w:r w:rsidRPr="00730169">
        <w:rPr>
          <w:spacing w:val="-2"/>
          <w:rtl/>
        </w:rPr>
        <w:t>כתובה,</w:t>
      </w:r>
    </w:p>
    <w:p w14:paraId="105EFB1A" w14:textId="77777777" w:rsidR="00E07CC2" w:rsidRDefault="00E07CC2" w:rsidP="00E07CC2">
      <w:pPr>
        <w:rPr>
          <w:rFonts w:ascii="Fb Fontext" w:hAnsi="Fb Fontext"/>
          <w:sz w:val="32"/>
          <w:rtl/>
        </w:rPr>
      </w:pPr>
      <w:r w:rsidRPr="00D919A7">
        <w:rPr>
          <w:rStyle w:val="affffe"/>
          <w:rtl/>
        </w:rPr>
        <w:t>ואהך אר"ש:</w:t>
      </w:r>
      <w:r w:rsidRPr="00C35A2C">
        <w:rPr>
          <w:rFonts w:ascii="Fb Fontext" w:hAnsi="Fb Fontext"/>
          <w:sz w:val="32"/>
          <w:rtl/>
        </w:rPr>
        <w:t xml:space="preserve"> ד</w:t>
      </w:r>
      <w:r>
        <w:rPr>
          <w:rFonts w:ascii="Fb Fontext" w:hAnsi="Fb Fontext" w:hint="cs"/>
          <w:sz w:val="32"/>
          <w:rtl/>
        </w:rPr>
        <w:t>ב</w:t>
      </w:r>
      <w:r w:rsidRPr="00C35A2C">
        <w:rPr>
          <w:rFonts w:ascii="Fb Fontext" w:hAnsi="Fb Fontext"/>
          <w:sz w:val="32"/>
          <w:rtl/>
        </w:rPr>
        <w:t>זמן שתובעת כתובתה יורשיה משביעין אותה,</w:t>
      </w:r>
    </w:p>
    <w:p w14:paraId="75797808" w14:textId="3AA8F491" w:rsidR="00E268F4" w:rsidRDefault="00E07CC2" w:rsidP="00E07CC2">
      <w:pPr>
        <w:rPr>
          <w:rFonts w:ascii="Fb Fontext" w:hAnsi="Fb Fontext"/>
          <w:sz w:val="32"/>
          <w:rtl/>
        </w:rPr>
      </w:pPr>
      <w:r w:rsidRPr="00CA108A">
        <w:rPr>
          <w:rFonts w:ascii="Fb Fontext" w:hAnsi="Fb Fontext" w:cs="PFT_Frank" w:hint="cs"/>
          <w:b/>
          <w:bCs/>
          <w:sz w:val="32"/>
          <w:szCs w:val="14"/>
          <w:rtl/>
        </w:rPr>
        <w:t>וחלקו</w:t>
      </w:r>
      <w:r>
        <w:rPr>
          <w:rFonts w:ascii="Fb Fontext" w:hAnsi="Fb Fontext" w:hint="cs"/>
          <w:sz w:val="32"/>
          <w:rtl/>
        </w:rPr>
        <w:t xml:space="preserve"> </w:t>
      </w:r>
      <w:r w:rsidRPr="00D919A7">
        <w:rPr>
          <w:rStyle w:val="affffe"/>
          <w:rFonts w:hint="cs"/>
          <w:rtl/>
        </w:rPr>
        <w:t xml:space="preserve">במחלוקת </w:t>
      </w:r>
      <w:r w:rsidRPr="00D919A7">
        <w:rPr>
          <w:rStyle w:val="affffe"/>
          <w:rtl/>
        </w:rPr>
        <w:t>דחנן ובני כהנים גדולים</w:t>
      </w:r>
      <w:r w:rsidR="00E268F4">
        <w:rPr>
          <w:rStyle w:val="affffe"/>
          <w:rtl/>
        </w:rPr>
        <w:t>,</w:t>
      </w:r>
    </w:p>
    <w:p w14:paraId="256FFCFF" w14:textId="6CBEF993" w:rsidR="00E07CC2" w:rsidRDefault="00E07CC2" w:rsidP="00E07CC2">
      <w:pPr>
        <w:rPr>
          <w:rFonts w:ascii="Fb Fontext" w:hAnsi="Fb Fontext"/>
          <w:sz w:val="32"/>
          <w:rtl/>
        </w:rPr>
      </w:pPr>
      <w:r w:rsidRPr="00D919A7">
        <w:rPr>
          <w:rStyle w:val="affffe"/>
          <w:rtl/>
        </w:rPr>
        <w:t xml:space="preserve">דתנן: </w:t>
      </w:r>
      <w:r w:rsidRPr="00C35A2C">
        <w:rPr>
          <w:rFonts w:ascii="Fb Fontext" w:hAnsi="Fb Fontext"/>
          <w:sz w:val="32"/>
          <w:rtl/>
        </w:rPr>
        <w:t>מי שהלך למדינת הים ואשתו תובעת מזונות,</w:t>
      </w:r>
    </w:p>
    <w:p w14:paraId="7B19560E" w14:textId="06C6FFC7" w:rsidR="00E268F4" w:rsidRDefault="00E07CC2" w:rsidP="00E07CC2">
      <w:pPr>
        <w:rPr>
          <w:rFonts w:ascii="Fb Fontext" w:hAnsi="Fb Fontext"/>
          <w:spacing w:val="-4"/>
          <w:rtl/>
        </w:rPr>
      </w:pPr>
      <w:r w:rsidRPr="00D919A7">
        <w:rPr>
          <w:rStyle w:val="affffe"/>
          <w:rtl/>
        </w:rPr>
        <w:t>חנן:</w:t>
      </w:r>
      <w:r w:rsidRPr="00C35A2C">
        <w:rPr>
          <w:rFonts w:ascii="Fb Fontext" w:hAnsi="Fb Fontext"/>
          <w:rtl/>
        </w:rPr>
        <w:t xml:space="preserve"> תשבע בסוף ולא בתחלה,</w:t>
      </w:r>
      <w:r>
        <w:rPr>
          <w:rFonts w:ascii="Fb Fontext" w:hAnsi="Fb Fontext" w:hint="cs"/>
          <w:rtl/>
        </w:rPr>
        <w:t xml:space="preserve"> </w:t>
      </w:r>
      <w:r w:rsidRPr="00D919A7">
        <w:rPr>
          <w:rStyle w:val="affffe"/>
          <w:rtl/>
        </w:rPr>
        <w:t>בני כה</w:t>
      </w:r>
      <w:r>
        <w:rPr>
          <w:rStyle w:val="affffe"/>
          <w:rFonts w:hint="cs"/>
          <w:rtl/>
        </w:rPr>
        <w:t>"ג</w:t>
      </w:r>
      <w:r w:rsidRPr="00F71179">
        <w:rPr>
          <w:rFonts w:ascii="Fb Fontext" w:hAnsi="Fb Fontext"/>
          <w:spacing w:val="-4"/>
          <w:rtl/>
        </w:rPr>
        <w:t>: תשבע בתחלה ובסוף</w:t>
      </w:r>
      <w:r w:rsidR="00E268F4">
        <w:rPr>
          <w:rFonts w:ascii="Fb Fontext" w:hAnsi="Fb Fontext"/>
          <w:spacing w:val="-4"/>
          <w:rtl/>
        </w:rPr>
        <w:t>,</w:t>
      </w:r>
    </w:p>
    <w:p w14:paraId="220E3F28" w14:textId="4FFEC005" w:rsidR="00E07CC2" w:rsidRPr="00F71179" w:rsidRDefault="00E07CC2" w:rsidP="00E07CC2">
      <w:pPr>
        <w:pStyle w:val="afffff"/>
        <w:ind w:left="170"/>
        <w:rPr>
          <w:rtl/>
        </w:rPr>
      </w:pPr>
      <w:r>
        <w:rPr>
          <w:rFonts w:hint="cs"/>
          <w:rtl/>
        </w:rPr>
        <w:t xml:space="preserve">   </w:t>
      </w:r>
      <w:r>
        <w:rPr>
          <w:rStyle w:val="affffe"/>
          <w:rtl/>
          <w:rPrChange w:id="9290" w:author="מנוע אמוראים" w:date="2026-10-05T16:41:40Z">
            <w:rPr>
              <w:rtl/>
            </w:rPr>
          </w:rPrChange>
        </w:rPr>
        <w:t xml:space="preserve">ר"ש</w:t>
      </w:r>
      <w:r>
        <w:rPr>
          <w:rtl/>
        </w:rPr>
        <w:t xml:space="preserve"> כחנן, רבנן כבני כהנים גדולים.</w:t>
      </w:r>
    </w:p>
    <w:p w14:paraId="33111F2E" w14:textId="77777777" w:rsidR="00E268F4" w:rsidRDefault="00E07CC2" w:rsidP="00E07CC2">
      <w:pPr>
        <w:rPr>
          <w:rFonts w:ascii="Fb Fontext" w:hAnsi="Fb Fontext"/>
          <w:rtl/>
        </w:rPr>
      </w:pPr>
      <w:r w:rsidRPr="00D919A7">
        <w:rPr>
          <w:rStyle w:val="affffe"/>
          <w:rtl/>
        </w:rPr>
        <w:t>והקשה ר"ש</w:t>
      </w:r>
      <w:r>
        <w:rPr>
          <w:rStyle w:val="affffe"/>
          <w:rFonts w:hint="cs"/>
          <w:rtl/>
        </w:rPr>
        <w:t>:</w:t>
      </w:r>
      <w:r w:rsidRPr="00C35A2C">
        <w:rPr>
          <w:rFonts w:ascii="Fb Fontext" w:hAnsi="Fb Fontext"/>
          <w:rtl/>
        </w:rPr>
        <w:t xml:space="preserve"> דא"כ </w:t>
      </w:r>
      <w:r>
        <w:rPr>
          <w:rFonts w:ascii="Fb Fontext" w:hAnsi="Fb Fontext" w:hint="cs"/>
          <w:rtl/>
        </w:rPr>
        <w:t>ב</w:t>
      </w:r>
      <w:r w:rsidR="002B7BCC">
        <w:rPr>
          <w:rFonts w:ascii="Fb Fontext" w:hAnsi="Fb Fontext"/>
          <w:rtl/>
        </w:rPr>
        <w:t>"</w:t>
      </w:r>
      <w:r>
        <w:rPr>
          <w:rFonts w:ascii="Fb Fontext" w:hAnsi="Fb Fontext" w:hint="cs"/>
          <w:rtl/>
        </w:rPr>
        <w:t xml:space="preserve">ד הם שמשביעים אותה </w:t>
      </w:r>
      <w:r w:rsidRPr="00D919A7">
        <w:rPr>
          <w:rStyle w:val="afffff0"/>
          <w:rFonts w:hint="cs"/>
          <w:rtl/>
        </w:rPr>
        <w:t>ו</w:t>
      </w:r>
      <w:r w:rsidRPr="00D919A7">
        <w:rPr>
          <w:rStyle w:val="afffff0"/>
          <w:rtl/>
        </w:rPr>
        <w:t>לא יתומים</w:t>
      </w:r>
      <w:r w:rsidR="00E268F4">
        <w:rPr>
          <w:rFonts w:ascii="Fb Fontext" w:hAnsi="Fb Fontext"/>
          <w:rtl/>
        </w:rPr>
        <w:t>,</w:t>
      </w:r>
    </w:p>
    <w:p w14:paraId="7CA8205B" w14:textId="160759EA" w:rsidR="00E07CC2" w:rsidRDefault="00E07CC2" w:rsidP="00E07CC2">
      <w:pPr>
        <w:rPr>
          <w:rFonts w:ascii="Fb Fontext" w:hAnsi="Fb Fontext"/>
          <w:sz w:val="32"/>
          <w:rtl/>
        </w:rPr>
      </w:pPr>
      <w:r w:rsidRPr="00D919A7">
        <w:rPr>
          <w:rStyle w:val="affffe"/>
          <w:rtl/>
        </w:rPr>
        <w:t>ב. אלא אר"ש</w:t>
      </w:r>
      <w:r>
        <w:rPr>
          <w:rFonts w:ascii="Fb Fontext" w:hAnsi="Fb Fontext"/>
          <w:sz w:val="32"/>
          <w:rtl/>
        </w:rPr>
        <w:t xml:space="preserve"> הך </w:t>
      </w:r>
      <w:r>
        <w:rPr>
          <w:rStyle w:val="affffe"/>
          <w:rFonts w:ascii="Fb Fontext" w:hAnsi="Fb Fontext"/>
          <w:sz w:val="32"/>
          <w:rtl/>
          <w:rPrChange w:id="9291" w:author="מנוע אמוראים" w:date="2026-10-05T16:41:40Z">
            <w:rPr>
              <w:rFonts w:ascii="Fb Fontext" w:hAnsi="Fb Fontext"/>
              <w:sz w:val="32"/>
              <w:rtl/>
            </w:rPr>
          </w:rPrChange>
        </w:rPr>
        <w:t xml:space="preserve">דר"ש</w:t>
      </w:r>
      <w:r>
        <w:rPr>
          <w:rFonts w:ascii="Fb Fontext" w:hAnsi="Fb Fontext"/>
          <w:sz w:val="32"/>
          <w:rtl/>
        </w:rPr>
        <w:t xml:space="preserve"> אהך ד'הלכה מקבר בעלה לבית אביה,</w:t>
      </w:r>
    </w:p>
    <w:p w14:paraId="48C7E561" w14:textId="480DA422" w:rsidR="00E07CC2" w:rsidRPr="00F71179" w:rsidRDefault="00E07CC2" w:rsidP="00DD103D">
      <w:pPr>
        <w:rPr>
          <w:rFonts w:ascii="Fb Fontext" w:hAnsi="Fb Fontext"/>
          <w:spacing w:val="-4"/>
          <w:sz w:val="32"/>
          <w:rtl/>
        </w:rPr>
      </w:pPr>
      <w:r w:rsidRPr="00C35A2C">
        <w:rPr>
          <w:rFonts w:ascii="Fb Fontext" w:hAnsi="Fb Fontext"/>
          <w:sz w:val="32"/>
          <w:rtl/>
        </w:rPr>
        <w:t xml:space="preserve">או שחזרה </w:t>
      </w:r>
      <w:r>
        <w:rPr>
          <w:rFonts w:ascii="Fb Fontext" w:hAnsi="Fb Fontext"/>
          <w:sz w:val="32"/>
          <w:rtl/>
        </w:rPr>
        <w:t>לבית ח</w:t>
      </w:r>
      <w:r w:rsidRPr="00DD103D">
        <w:rPr>
          <w:rtl/>
        </w:rPr>
        <w:t>מיה ולא נעשית אפוטרופיא אין היורשים משביעין אותה,</w:t>
      </w:r>
      <w:r w:rsidR="00DD103D" w:rsidRPr="00DD103D">
        <w:rPr>
          <w:rFonts w:hint="cs"/>
          <w:rtl/>
        </w:rPr>
        <w:t xml:space="preserve"> </w:t>
      </w:r>
      <w:r w:rsidRPr="00DD103D">
        <w:rPr>
          <w:rtl/>
        </w:rPr>
        <w:t>ואם נעשית אפוטרופיא - יורשין משביעין אותה על העתיד לבא ואין משביעין אותה על מה שעבר</w:t>
      </w:r>
      <w:r w:rsidRPr="00F71179">
        <w:rPr>
          <w:rFonts w:ascii="Fb Fontext" w:hAnsi="Fb Fontext"/>
          <w:spacing w:val="-4"/>
          <w:sz w:val="32"/>
          <w:rtl/>
        </w:rPr>
        <w:t>,</w:t>
      </w:r>
    </w:p>
    <w:p w14:paraId="37B78BC3" w14:textId="77777777" w:rsidR="00E07CC2" w:rsidRPr="00730169" w:rsidRDefault="00E07CC2" w:rsidP="00E07CC2">
      <w:pPr>
        <w:rPr>
          <w:rFonts w:ascii="Fb Fontext" w:hAnsi="Fb Fontext"/>
          <w:spacing w:val="-2"/>
          <w:rtl/>
        </w:rPr>
      </w:pPr>
      <w:r w:rsidRPr="00730169">
        <w:rPr>
          <w:rStyle w:val="affffe"/>
          <w:rtl/>
        </w:rPr>
        <w:t>ובא ר"ש ל</w:t>
      </w:r>
      <w:r w:rsidRPr="00730169">
        <w:rPr>
          <w:rStyle w:val="affffe"/>
          <w:rFonts w:hint="cs"/>
          <w:rtl/>
        </w:rPr>
        <w:t>ומר</w:t>
      </w:r>
      <w:r w:rsidRPr="00730169">
        <w:rPr>
          <w:rStyle w:val="affffe"/>
          <w:rtl/>
        </w:rPr>
        <w:t>:</w:t>
      </w:r>
      <w:r w:rsidRPr="00730169">
        <w:rPr>
          <w:rFonts w:ascii="Fb Fontext" w:hAnsi="Fb Fontext"/>
          <w:spacing w:val="-2"/>
          <w:rtl/>
        </w:rPr>
        <w:t xml:space="preserve"> כל זמן שתובעת כתובתה - יורשין משביעין אותה,</w:t>
      </w:r>
    </w:p>
    <w:p w14:paraId="1779834C" w14:textId="77777777" w:rsidR="00E07CC2" w:rsidRDefault="00E07CC2" w:rsidP="00DD103D">
      <w:pPr>
        <w:ind w:left="453" w:firstLine="57"/>
        <w:rPr>
          <w:rFonts w:ascii="Fb Fontext" w:hAnsi="Fb Fontext"/>
          <w:sz w:val="32"/>
          <w:rtl/>
        </w:rPr>
      </w:pPr>
      <w:r w:rsidRPr="00C35A2C">
        <w:rPr>
          <w:rFonts w:ascii="Fb Fontext" w:hAnsi="Fb Fontext"/>
          <w:sz w:val="32"/>
          <w:rtl/>
        </w:rPr>
        <w:t>אינה תובעת כתובתה - אין היורשין משביעין אותה;</w:t>
      </w:r>
    </w:p>
    <w:p w14:paraId="3A7D8AED" w14:textId="77777777" w:rsidR="00E268F4" w:rsidRDefault="00E07CC2" w:rsidP="00E07CC2">
      <w:pPr>
        <w:rPr>
          <w:rFonts w:ascii="Fb Fontext" w:hAnsi="Fb Fontext"/>
          <w:sz w:val="32"/>
          <w:rtl/>
        </w:rPr>
      </w:pPr>
      <w:r w:rsidRPr="00961E90">
        <w:rPr>
          <w:rStyle w:val="affffe"/>
          <w:rtl/>
        </w:rPr>
        <w:t>ו</w:t>
      </w:r>
      <w:r>
        <w:rPr>
          <w:rStyle w:val="affffe"/>
          <w:rFonts w:hint="cs"/>
          <w:rtl/>
        </w:rPr>
        <w:t>חלקו</w:t>
      </w:r>
      <w:r w:rsidRPr="00961E90">
        <w:rPr>
          <w:rStyle w:val="affffe"/>
          <w:rtl/>
        </w:rPr>
        <w:t xml:space="preserve"> באבא שאול ורבנן</w:t>
      </w:r>
      <w:r w:rsidR="00E268F4">
        <w:rPr>
          <w:rFonts w:ascii="Fb Fontext" w:hAnsi="Fb Fontext"/>
          <w:sz w:val="32"/>
          <w:rtl/>
        </w:rPr>
        <w:t>,</w:t>
      </w:r>
    </w:p>
    <w:p w14:paraId="66D7F97B" w14:textId="32E5F1E4" w:rsidR="00E07CC2" w:rsidRPr="00730169" w:rsidRDefault="00E07CC2" w:rsidP="00E07CC2">
      <w:pPr>
        <w:rPr>
          <w:rFonts w:ascii="Fb Fontext" w:hAnsi="Fb Fontext"/>
          <w:spacing w:val="-2"/>
          <w:sz w:val="32"/>
          <w:rtl/>
        </w:rPr>
      </w:pPr>
      <w:r w:rsidRPr="00730169">
        <w:rPr>
          <w:rFonts w:ascii="Fb Fontext" w:hAnsi="Fb Fontext"/>
          <w:spacing w:val="-2"/>
          <w:sz w:val="32"/>
          <w:rtl/>
        </w:rPr>
        <w:t>ד'אפוטרופוס שמינהו אבי יתומים ישבע, מינוהו ב</w:t>
      </w:r>
      <w:r w:rsidR="002B7BCC">
        <w:rPr>
          <w:rFonts w:ascii="Fb Fontext" w:hAnsi="Fb Fontext"/>
          <w:spacing w:val="-2"/>
          <w:sz w:val="32"/>
          <w:rtl/>
        </w:rPr>
        <w:t>"</w:t>
      </w:r>
      <w:r w:rsidRPr="00730169">
        <w:rPr>
          <w:rFonts w:ascii="Fb Fontext" w:hAnsi="Fb Fontext" w:hint="cs"/>
          <w:spacing w:val="-2"/>
          <w:sz w:val="32"/>
          <w:rtl/>
        </w:rPr>
        <w:t>ד</w:t>
      </w:r>
      <w:r w:rsidRPr="00730169">
        <w:rPr>
          <w:rFonts w:ascii="Fb Fontext" w:hAnsi="Fb Fontext"/>
          <w:spacing w:val="-2"/>
          <w:sz w:val="32"/>
          <w:rtl/>
        </w:rPr>
        <w:t xml:space="preserve"> לא ישבע,</w:t>
      </w:r>
    </w:p>
    <w:p w14:paraId="068ADD12" w14:textId="77777777" w:rsidR="00E07CC2" w:rsidRPr="00730169" w:rsidRDefault="00E07CC2" w:rsidP="00E07CC2">
      <w:pPr>
        <w:rPr>
          <w:rFonts w:ascii="Fb Fontext" w:hAnsi="Fb Fontext"/>
          <w:spacing w:val="-4"/>
          <w:sz w:val="32"/>
          <w:rtl/>
        </w:rPr>
      </w:pPr>
      <w:r w:rsidRPr="00730169">
        <w:rPr>
          <w:rStyle w:val="affffe"/>
          <w:spacing w:val="-4"/>
          <w:rtl/>
        </w:rPr>
        <w:t xml:space="preserve">אבא שאול: </w:t>
      </w:r>
      <w:r w:rsidRPr="00730169">
        <w:rPr>
          <w:rFonts w:ascii="Fb Fontext" w:hAnsi="Fb Fontext" w:hint="cs"/>
          <w:spacing w:val="-4"/>
          <w:sz w:val="32"/>
          <w:rtl/>
        </w:rPr>
        <w:t xml:space="preserve">להיפך: </w:t>
      </w:r>
      <w:r w:rsidRPr="00730169">
        <w:rPr>
          <w:rFonts w:ascii="Fb Fontext" w:hAnsi="Fb Fontext"/>
          <w:spacing w:val="-4"/>
          <w:sz w:val="32"/>
          <w:rtl/>
        </w:rPr>
        <w:t>מינוהו ב"ד ישבע</w:t>
      </w:r>
      <w:r w:rsidRPr="00730169">
        <w:rPr>
          <w:rFonts w:ascii="Fb Fontext" w:hAnsi="Fb Fontext" w:hint="cs"/>
          <w:spacing w:val="-4"/>
          <w:sz w:val="32"/>
          <w:rtl/>
        </w:rPr>
        <w:t>,</w:t>
      </w:r>
      <w:r w:rsidRPr="00730169">
        <w:rPr>
          <w:rFonts w:ascii="Fb Fontext" w:hAnsi="Fb Fontext"/>
          <w:spacing w:val="-4"/>
          <w:sz w:val="32"/>
          <w:rtl/>
        </w:rPr>
        <w:t xml:space="preserve"> מינהו אבי יתומים לא ישבע</w:t>
      </w:r>
      <w:r w:rsidRPr="00730169">
        <w:rPr>
          <w:rFonts w:ascii="Fb Fontext" w:hAnsi="Fb Fontext" w:hint="cs"/>
          <w:spacing w:val="-4"/>
          <w:sz w:val="32"/>
          <w:rtl/>
        </w:rPr>
        <w:t>,</w:t>
      </w:r>
    </w:p>
    <w:p w14:paraId="184FB8E8" w14:textId="77777777" w:rsidR="00E07CC2" w:rsidRPr="00C35A2C" w:rsidRDefault="00E07CC2" w:rsidP="00E07CC2">
      <w:pPr>
        <w:pStyle w:val="afffff"/>
        <w:rPr>
          <w:rtl/>
        </w:rPr>
      </w:pPr>
      <w:r>
        <w:rPr>
          <w:rStyle w:val="affffe"/>
          <w:rtl/>
          <w:rPrChange w:id="9292" w:author="מנוע אמוראים" w:date="2026-10-05T16:41:40Z">
            <w:rPr>
              <w:rtl/>
            </w:rPr>
          </w:rPrChange>
        </w:rPr>
        <w:t xml:space="preserve">ר"ש</w:t>
      </w:r>
      <w:r>
        <w:rPr>
          <w:rtl/>
        </w:rPr>
        <w:t xml:space="preserve"> כאבא שאול, ורבנן כרבנן.</w:t>
      </w:r>
    </w:p>
    <w:p w14:paraId="45756D0E" w14:textId="77777777" w:rsidR="00E07CC2" w:rsidRPr="00730169" w:rsidRDefault="00E07CC2" w:rsidP="00E07CC2">
      <w:pPr>
        <w:rPr>
          <w:rFonts w:ascii="Fb Fontext" w:hAnsi="Fb Fontext"/>
          <w:spacing w:val="-4"/>
          <w:rtl/>
        </w:rPr>
      </w:pPr>
      <w:r w:rsidRPr="00730169">
        <w:rPr>
          <w:rStyle w:val="affffe"/>
          <w:spacing w:val="-4"/>
          <w:rtl/>
        </w:rPr>
        <w:t>מתקיף  אביי:</w:t>
      </w:r>
      <w:r w:rsidRPr="00730169">
        <w:rPr>
          <w:rFonts w:ascii="Fb Fontext" w:hAnsi="Fb Fontext"/>
          <w:spacing w:val="-4"/>
          <w:rtl/>
        </w:rPr>
        <w:t xml:space="preserve"> האי </w:t>
      </w:r>
      <w:r w:rsidRPr="00730169">
        <w:rPr>
          <w:rFonts w:cs="PFT_Frank"/>
          <w:b/>
          <w:bCs/>
          <w:spacing w:val="-4"/>
          <w:szCs w:val="14"/>
          <w:rtl/>
        </w:rPr>
        <w:t>כל זמן</w:t>
      </w:r>
      <w:r w:rsidRPr="00730169">
        <w:rPr>
          <w:rFonts w:ascii="Fb Fontext" w:hAnsi="Fb Fontext"/>
          <w:spacing w:val="-4"/>
          <w:rtl/>
        </w:rPr>
        <w:t xml:space="preserve"> שתובעת כתובתה? </w:t>
      </w:r>
      <w:r w:rsidRPr="00730169">
        <w:rPr>
          <w:rFonts w:cs="PFT_Frank"/>
          <w:b/>
          <w:bCs/>
          <w:spacing w:val="-4"/>
          <w:szCs w:val="14"/>
          <w:rtl/>
        </w:rPr>
        <w:t xml:space="preserve">אם </w:t>
      </w:r>
      <w:r w:rsidRPr="00730169">
        <w:rPr>
          <w:rFonts w:ascii="Fb Fontext" w:hAnsi="Fb Fontext"/>
          <w:spacing w:val="-4"/>
          <w:rtl/>
        </w:rPr>
        <w:t>תובעת מיבעי ליה!</w:t>
      </w:r>
    </w:p>
    <w:p w14:paraId="44E58495" w14:textId="77777777" w:rsidR="00E07CC2" w:rsidRDefault="00E07CC2" w:rsidP="00E07CC2">
      <w:pPr>
        <w:rPr>
          <w:rFonts w:ascii="Fb Fontext" w:hAnsi="Fb Fontext"/>
          <w:sz w:val="32"/>
          <w:rtl/>
        </w:rPr>
      </w:pPr>
      <w:r w:rsidRPr="00961E90">
        <w:rPr>
          <w:rStyle w:val="affffe"/>
          <w:rtl/>
        </w:rPr>
        <w:t>ג. אלא אמר אביי, אהא:</w:t>
      </w:r>
      <w:r w:rsidRPr="00C35A2C">
        <w:rPr>
          <w:rFonts w:ascii="Fb Fontext" w:hAnsi="Fb Fontext"/>
          <w:sz w:val="32"/>
          <w:rtl/>
        </w:rPr>
        <w:t xml:space="preserve"> כתב לה נדר ושבועה אין לי עליך - אינו יכול להשביעה כו',</w:t>
      </w:r>
    </w:p>
    <w:p w14:paraId="341C2172" w14:textId="77777777" w:rsidR="00E07CC2" w:rsidRDefault="00E07CC2" w:rsidP="00E07CC2">
      <w:pPr>
        <w:rPr>
          <w:rFonts w:ascii="Fb Fontext" w:hAnsi="Fb Fontext"/>
          <w:rtl/>
        </w:rPr>
      </w:pPr>
      <w:r w:rsidRPr="00C35A2C">
        <w:rPr>
          <w:rFonts w:ascii="Fb Fontext" w:hAnsi="Fb Fontext"/>
          <w:rtl/>
        </w:rPr>
        <w:lastRenderedPageBreak/>
        <w:t>נדר ושבועה אין לי ולא ליורשי ולא לבאים ברשותי עליך ועל יורשיך ועל הבאין ברשותך - אין יכול להשביעה לא הוא ולא יורשיו ולא הבאין ברשותו לא היא ולא יורשיה ולא הבאין ברשותה,</w:t>
      </w:r>
    </w:p>
    <w:p w14:paraId="363BD9AC" w14:textId="77777777" w:rsidR="00E07CC2" w:rsidRPr="00730169" w:rsidRDefault="00E07CC2" w:rsidP="00E07CC2">
      <w:pPr>
        <w:rPr>
          <w:rFonts w:ascii="Fb Fontext" w:hAnsi="Fb Fontext"/>
          <w:spacing w:val="-2"/>
          <w:rtl/>
        </w:rPr>
      </w:pPr>
      <w:r w:rsidRPr="00730169">
        <w:rPr>
          <w:rStyle w:val="affffe"/>
          <w:rtl/>
        </w:rPr>
        <w:t>ובא ר"ש ל</w:t>
      </w:r>
      <w:r w:rsidRPr="00730169">
        <w:rPr>
          <w:rStyle w:val="affffe"/>
          <w:rFonts w:hint="cs"/>
          <w:rtl/>
        </w:rPr>
        <w:t>ומר</w:t>
      </w:r>
      <w:r w:rsidRPr="00730169">
        <w:rPr>
          <w:rStyle w:val="affffe"/>
          <w:rtl/>
        </w:rPr>
        <w:t>:</w:t>
      </w:r>
      <w:r w:rsidRPr="00730169">
        <w:rPr>
          <w:rFonts w:ascii="Fb Fontext" w:hAnsi="Fb Fontext"/>
          <w:spacing w:val="-2"/>
          <w:rtl/>
        </w:rPr>
        <w:t xml:space="preserve"> כל זמן שתובעת כתובתה - יורשין משביעין אותה;</w:t>
      </w:r>
    </w:p>
    <w:p w14:paraId="311A6B5C" w14:textId="5143EB15" w:rsidR="00E07CC2" w:rsidRPr="00C35A2C" w:rsidRDefault="00E07CC2" w:rsidP="00E07CC2">
      <w:pPr>
        <w:rPr>
          <w:rFonts w:ascii="Fb Fontext" w:hAnsi="Fb Fontext"/>
          <w:rtl/>
        </w:rPr>
      </w:pPr>
      <w:r>
        <w:rPr>
          <w:rFonts w:ascii="Fb Fontext" w:hAnsi="Fb Fontext" w:hint="cs"/>
          <w:rtl/>
        </w:rPr>
        <w:t>וחלקו ב</w:t>
      </w:r>
      <w:r w:rsidRPr="00C35A2C">
        <w:rPr>
          <w:rFonts w:ascii="Fb Fontext" w:hAnsi="Fb Fontext"/>
          <w:rtl/>
        </w:rPr>
        <w:t xml:space="preserve">אבא שאול </w:t>
      </w:r>
      <w:r>
        <w:rPr>
          <w:rFonts w:ascii="Fb Fontext" w:hAnsi="Fb Fontext" w:hint="cs"/>
          <w:rtl/>
        </w:rPr>
        <w:t>בא</w:t>
      </w:r>
      <w:r w:rsidR="002B7BCC">
        <w:rPr>
          <w:rFonts w:ascii="Fb Fontext" w:hAnsi="Fb Fontext"/>
          <w:rtl/>
        </w:rPr>
        <w:t>"</w:t>
      </w:r>
      <w:r>
        <w:rPr>
          <w:rFonts w:ascii="Fb Fontext" w:hAnsi="Fb Fontext" w:hint="cs"/>
          <w:rtl/>
        </w:rPr>
        <w:t>מ</w:t>
      </w:r>
      <w:r w:rsidRPr="00C35A2C">
        <w:rPr>
          <w:rFonts w:ascii="Fb Fontext" w:hAnsi="Fb Fontext"/>
          <w:rtl/>
        </w:rPr>
        <w:t xml:space="preserve"> ורבנן, </w:t>
      </w:r>
      <w:r>
        <w:rPr>
          <w:rStyle w:val="affffe"/>
          <w:rtl/>
          <w:rPrChange w:id="9293" w:author="מנוע אמוראים" w:date="2026-10-05T16:41:40Z">
            <w:rPr>
              <w:rStyle w:val="afffff0"/>
              <w:rtl/>
            </w:rPr>
          </w:rPrChange>
        </w:rPr>
        <w:t xml:space="preserve">ר"ש</w:t>
      </w:r>
      <w:r>
        <w:rPr>
          <w:rStyle w:val="afffff0"/>
          <w:rtl/>
        </w:rPr>
        <w:t xml:space="preserve"> כאבא שאול, ורבנן כרבנן.</w:t>
      </w:r>
    </w:p>
    <w:p w14:paraId="5D957406" w14:textId="77777777" w:rsidR="00E07CC2" w:rsidRPr="00730169" w:rsidRDefault="00E07CC2" w:rsidP="00E07CC2">
      <w:pPr>
        <w:rPr>
          <w:rFonts w:ascii="Fb Fontext" w:hAnsi="Fb Fontext"/>
          <w:spacing w:val="-6"/>
          <w:rtl/>
        </w:rPr>
      </w:pPr>
      <w:r w:rsidRPr="00730169">
        <w:rPr>
          <w:rStyle w:val="affffe"/>
          <w:spacing w:val="-6"/>
          <w:rtl/>
        </w:rPr>
        <w:t xml:space="preserve">מתקיף  ר"פ: </w:t>
      </w:r>
      <w:r w:rsidRPr="00730169">
        <w:rPr>
          <w:rFonts w:ascii="Fb Fontext" w:hAnsi="Fb Fontext"/>
          <w:spacing w:val="-6"/>
          <w:rtl/>
        </w:rPr>
        <w:t xml:space="preserve">תינח </w:t>
      </w:r>
      <w:r w:rsidRPr="00730169">
        <w:rPr>
          <w:rFonts w:ascii="Fb Fontext" w:hAnsi="Fb Fontext" w:hint="cs"/>
          <w:spacing w:val="-6"/>
          <w:rtl/>
        </w:rPr>
        <w:t>כ</w:t>
      </w:r>
      <w:r w:rsidRPr="00730169">
        <w:rPr>
          <w:rFonts w:ascii="Fb Fontext" w:hAnsi="Fb Fontext"/>
          <w:spacing w:val="-6"/>
          <w:rtl/>
        </w:rPr>
        <w:t xml:space="preserve">שתובעת כתובתה, </w:t>
      </w:r>
      <w:r w:rsidRPr="00730169">
        <w:rPr>
          <w:rFonts w:ascii="Fb Fontext" w:hAnsi="Fb Fontext" w:hint="cs"/>
          <w:spacing w:val="-6"/>
          <w:rtl/>
        </w:rPr>
        <w:t>אבל ב</w:t>
      </w:r>
      <w:r w:rsidRPr="00730169">
        <w:rPr>
          <w:rFonts w:ascii="Fb Fontext" w:hAnsi="Fb Fontext"/>
          <w:spacing w:val="-6"/>
          <w:rtl/>
        </w:rPr>
        <w:t>אינה תובעת כתובתה</w:t>
      </w:r>
      <w:r w:rsidRPr="00730169">
        <w:rPr>
          <w:rFonts w:ascii="Fb Fontext" w:hAnsi="Fb Fontext" w:hint="cs"/>
          <w:spacing w:val="-6"/>
          <w:rtl/>
        </w:rPr>
        <w:t>?</w:t>
      </w:r>
    </w:p>
    <w:p w14:paraId="4990EE95" w14:textId="1630C390" w:rsidR="00E07CC2" w:rsidRPr="00730169" w:rsidRDefault="00E07CC2" w:rsidP="00E07CC2">
      <w:pPr>
        <w:rPr>
          <w:rFonts w:ascii="Fb Fontext" w:hAnsi="Fb Fontext"/>
          <w:spacing w:val="-6"/>
          <w:rtl/>
        </w:rPr>
      </w:pPr>
      <w:r w:rsidRPr="00730169">
        <w:rPr>
          <w:rStyle w:val="affffe"/>
          <w:rFonts w:hint="cs"/>
          <w:spacing w:val="-6"/>
          <w:rtl/>
        </w:rPr>
        <w:t xml:space="preserve">ד. </w:t>
      </w:r>
      <w:r w:rsidRPr="00730169">
        <w:rPr>
          <w:rStyle w:val="affffe"/>
          <w:spacing w:val="-6"/>
          <w:rtl/>
        </w:rPr>
        <w:t xml:space="preserve">אלא אר"פ: לאפוקי מדר"א ומחלוקתו- </w:t>
      </w:r>
      <w:r w:rsidRPr="00730169">
        <w:rPr>
          <w:rFonts w:ascii="Fb Fontext" w:hAnsi="Fb Fontext" w:hint="cs"/>
          <w:spacing w:val="-6"/>
          <w:rtl/>
        </w:rPr>
        <w:t>שאין י</w:t>
      </w:r>
      <w:r w:rsidRPr="00730169">
        <w:rPr>
          <w:rFonts w:ascii="Fb Fontext" w:hAnsi="Fb Fontext"/>
          <w:spacing w:val="-6"/>
          <w:rtl/>
        </w:rPr>
        <w:t xml:space="preserve">כול להשביע </w:t>
      </w:r>
      <w:r w:rsidRPr="00730169">
        <w:rPr>
          <w:rFonts w:ascii="Fb Fontext" w:hAnsi="Fb Fontext" w:hint="cs"/>
          <w:spacing w:val="-6"/>
          <w:rtl/>
        </w:rPr>
        <w:t>כ</w:t>
      </w:r>
      <w:r w:rsidR="002B7BCC">
        <w:rPr>
          <w:rFonts w:ascii="Fb Fontext" w:hAnsi="Fb Fontext"/>
          <w:spacing w:val="-6"/>
          <w:rtl/>
        </w:rPr>
        <w:t>"</w:t>
      </w:r>
      <w:r w:rsidRPr="00730169">
        <w:rPr>
          <w:rFonts w:ascii="Fb Fontext" w:hAnsi="Fb Fontext" w:hint="cs"/>
          <w:spacing w:val="-6"/>
          <w:rtl/>
        </w:rPr>
        <w:t>ז</w:t>
      </w:r>
      <w:r w:rsidRPr="00730169">
        <w:rPr>
          <w:rFonts w:ascii="Fb Fontext" w:hAnsi="Fb Fontext"/>
          <w:spacing w:val="-6"/>
          <w:rtl/>
        </w:rPr>
        <w:t xml:space="preserve"> שרוצה.</w:t>
      </w:r>
    </w:p>
    <w:p w14:paraId="581DB341" w14:textId="77777777" w:rsidR="00E07CC2" w:rsidRDefault="00E07CC2" w:rsidP="003156E1">
      <w:pPr>
        <w:pStyle w:val="aff9"/>
        <w:rPr>
          <w:rtl/>
        </w:rPr>
      </w:pPr>
      <w:r w:rsidRPr="003156E1">
        <w:rPr>
          <w:rFonts w:hint="cs"/>
          <w:rtl/>
        </w:rPr>
        <w:t>׹</w:t>
      </w:r>
    </w:p>
    <w:p w14:paraId="06729863" w14:textId="77777777" w:rsidR="00E07CC2" w:rsidRPr="00C35A2C" w:rsidRDefault="00E07CC2" w:rsidP="00E26091">
      <w:pPr>
        <w:pStyle w:val="afff"/>
        <w:framePr w:wrap="around"/>
        <w:rPr>
          <w:rtl/>
        </w:rPr>
      </w:pPr>
      <w:bookmarkStart w:id="695" w:name="_Toc119353487"/>
      <w:r w:rsidRPr="00C35A2C">
        <w:rPr>
          <w:rFonts w:hint="cs"/>
          <w:rtl/>
        </w:rPr>
        <w:t>פט.</w:t>
      </w:r>
      <w:bookmarkEnd w:id="695"/>
    </w:p>
    <w:p w14:paraId="754CC449" w14:textId="77777777" w:rsidR="00E07CC2" w:rsidRPr="00C35A2C" w:rsidRDefault="00E07CC2" w:rsidP="00DD103D">
      <w:pPr>
        <w:pStyle w:val="afffff4"/>
        <w:rPr>
          <w:rtl/>
        </w:rPr>
      </w:pPr>
      <w:ins w:id="9988" w:author="מספור קטעי משנה" w:date="2026-10-06T06:45:30Z">
        <w:r>
          <w:rPr>
            <w:rStyle w:val="MisparKeta"/>
          </w:rPr>
          <w:t xml:space="preserve">א. </w:t>
        </w:r>
      </w:ins>
      <w:bookmarkStart w:id="696" w:name="_Toc119353488"/>
      <w:r w:rsidRPr="00C35A2C">
        <w:rPr>
          <w:rFonts w:hint="cs"/>
          <w:rtl/>
        </w:rPr>
        <w:t>הוציאה גט ואין עמו כתובה - גובה כתובתה.</w:t>
      </w:r>
      <w:bookmarkEnd w:id="696"/>
    </w:p>
    <w:p>
      <w:pPr>
        <w:pStyle w:val="MishnaBatzad"/>
        <w:rPr>
          <w:ins w:id="20514" w:author="קלוד" w:date="2026-10-06T10:09:07Z"/>
        </w:rPr>
      </w:pPr>
      <w:ins w:id="20513" w:author="קלוד" w:date="2026-10-06T10:09:07Z">
        <w:r>
          <w:t xml:space="preserve">משנה ט</w:t>
        </w:r>
      </w:ins>
    </w:p>
    <w:p w14:paraId="1D1318D0" w14:textId="7227B257" w:rsidR="00E07CC2" w:rsidRPr="002D624C" w:rsidRDefault="00E07CC2" w:rsidP="00E07CC2">
      <w:pPr>
        <w:pStyle w:val="afff5"/>
        <w:rPr>
          <w:b/>
          <w:spacing w:val="2"/>
          <w:rtl/>
        </w:rPr>
      </w:pPr>
      <w:r w:rsidRPr="002D624C">
        <w:rPr>
          <w:rFonts w:hint="cs"/>
          <w:b/>
          <w:spacing w:val="2"/>
          <w:rtl/>
        </w:rPr>
        <w:t>כתובה ואין עמה גט היא אומרת אבד גיטי והוא אומר אבד שוברי,</w:t>
      </w:r>
    </w:p>
    <w:p w14:paraId="00AB9372" w14:textId="3F008986" w:rsidR="00E07CC2" w:rsidRDefault="00E07CC2" w:rsidP="00E07CC2">
      <w:pPr>
        <w:pStyle w:val="afff5"/>
        <w:rPr>
          <w:b/>
          <w:rtl/>
        </w:rPr>
      </w:pPr>
      <w:r w:rsidRPr="00C35A2C">
        <w:rPr>
          <w:rFonts w:hint="cs"/>
          <w:b/>
          <w:rtl/>
        </w:rPr>
        <w:t>וכן ב</w:t>
      </w:r>
      <w:r w:rsidR="00DD103D">
        <w:rPr>
          <w:rFonts w:hint="cs"/>
          <w:b/>
          <w:rtl/>
        </w:rPr>
        <w:t>ע"ח</w:t>
      </w:r>
      <w:r w:rsidRPr="00C35A2C">
        <w:rPr>
          <w:rFonts w:hint="cs"/>
          <w:b/>
          <w:rtl/>
        </w:rPr>
        <w:t xml:space="preserve"> שהוציא שטר חוב ואין עמו פרוזבול - לא יפרעו;</w:t>
      </w:r>
    </w:p>
    <w:p w14:paraId="37CAF0FA" w14:textId="6E154166" w:rsidR="00E268F4" w:rsidRDefault="00E07CC2" w:rsidP="00E07CC2">
      <w:pPr>
        <w:pStyle w:val="afff5"/>
        <w:rPr>
          <w:b/>
          <w:spacing w:val="6"/>
          <w:rtl/>
        </w:rPr>
      </w:pPr>
      <w:r w:rsidRPr="002D624C">
        <w:rPr>
          <w:rStyle w:val="TanaimMishna"/>
          <w:rFonts w:hint="cs"/>
          <w:rtl/>
          <w:rPrChange w:id="20285" w:author="קלוד" w:date="2026-10-06T10:09:07Z">
            <w:rPr>
              <w:rStyle w:val="affffe"/>
              <w:rFonts w:hint="cs"/>
              <w:rtl/>
            </w:rPr>
          </w:rPrChange>
        </w:rPr>
        <w:t>רשב"ג:</w:t>
      </w:r>
      <w:r w:rsidRPr="002D624C">
        <w:rPr>
          <w:rFonts w:hint="cs"/>
          <w:b/>
          <w:spacing w:val="6"/>
          <w:rtl/>
        </w:rPr>
        <w:t xml:space="preserve"> מן הסכנה ואילך, אשה גובה כתובתה שלא בגט</w:t>
      </w:r>
      <w:r w:rsidR="00E268F4">
        <w:rPr>
          <w:rFonts w:hint="cs"/>
          <w:b/>
          <w:spacing w:val="6"/>
          <w:rtl/>
        </w:rPr>
        <w:t>,</w:t>
      </w:r>
    </w:p>
    <w:p w14:paraId="4052AAFA" w14:textId="7D476A6E" w:rsidR="00E07CC2" w:rsidRPr="00FC54B9" w:rsidRDefault="00E07CC2" w:rsidP="002D624C">
      <w:pPr>
        <w:pStyle w:val="afff5"/>
        <w:jc w:val="center"/>
        <w:rPr>
          <w:b/>
          <w:spacing w:val="-2"/>
          <w:rtl/>
        </w:rPr>
      </w:pPr>
      <w:r w:rsidRPr="002D624C">
        <w:rPr>
          <w:rFonts w:hint="cs"/>
          <w:b/>
          <w:spacing w:val="6"/>
          <w:rtl/>
        </w:rPr>
        <w:t>ובע</w:t>
      </w:r>
      <w:r w:rsidRPr="002D624C">
        <w:rPr>
          <w:b/>
          <w:spacing w:val="6"/>
          <w:rtl/>
        </w:rPr>
        <w:t>"</w:t>
      </w:r>
      <w:r w:rsidRPr="002D624C">
        <w:rPr>
          <w:rFonts w:hint="cs"/>
          <w:b/>
          <w:spacing w:val="6"/>
          <w:rtl/>
        </w:rPr>
        <w:t>ח גובה שלא בפרוזבול.</w:t>
      </w:r>
    </w:p>
    <w:p w14:paraId="3E760087" w14:textId="77777777" w:rsidR="00E07CC2" w:rsidRDefault="00E07CC2" w:rsidP="003156E1">
      <w:pPr>
        <w:pStyle w:val="aff9"/>
        <w:rPr>
          <w:rtl/>
        </w:rPr>
      </w:pPr>
      <w:r w:rsidRPr="003156E1">
        <w:rPr>
          <w:rFonts w:hint="cs"/>
          <w:rtl/>
        </w:rPr>
        <w:t>׹</w:t>
      </w:r>
    </w:p>
    <w:p w14:paraId="4FFF0E5D" w14:textId="1747B8B3" w:rsidR="00E07CC2" w:rsidRPr="002E6CDF" w:rsidRDefault="00E07CC2" w:rsidP="00E07CC2">
      <w:pPr>
        <w:rPr>
          <w:rFonts w:ascii="Fb Fontext" w:hAnsi="Fb Fontext"/>
          <w:spacing w:val="-4"/>
          <w:rtl/>
        </w:rPr>
      </w:pPr>
      <w:bookmarkStart w:id="697" w:name="_Toc119353489"/>
      <w:r w:rsidRPr="00DD103D">
        <w:rPr>
          <w:rStyle w:val="affffc"/>
          <w:rtl/>
        </w:rPr>
        <w:t>ש"מ: כותבין שובר</w:t>
      </w:r>
      <w:bookmarkEnd w:id="697"/>
      <w:r w:rsidRPr="002E6CDF">
        <w:rPr>
          <w:rFonts w:ascii="Fb Fontext" w:hAnsi="Fb Fontext"/>
          <w:spacing w:val="-4"/>
          <w:rtl/>
        </w:rPr>
        <w:t xml:space="preserve"> דאי </w:t>
      </w:r>
      <w:r w:rsidRPr="002E6CDF">
        <w:rPr>
          <w:rFonts w:ascii="Fb Fontext" w:hAnsi="Fb Fontext" w:hint="cs"/>
          <w:spacing w:val="-4"/>
          <w:rtl/>
        </w:rPr>
        <w:t>לא</w:t>
      </w:r>
      <w:r w:rsidRPr="002E6CDF">
        <w:rPr>
          <w:rFonts w:ascii="Fb Fontext" w:hAnsi="Fb Fontext"/>
          <w:spacing w:val="-4"/>
          <w:rtl/>
        </w:rPr>
        <w:t xml:space="preserve">, ליחוש </w:t>
      </w:r>
      <w:r w:rsidR="002E6CDF" w:rsidRPr="002E6CDF">
        <w:rPr>
          <w:rFonts w:ascii="Fb Fontext" w:hAnsi="Fb Fontext" w:hint="cs"/>
          <w:spacing w:val="-4"/>
          <w:rtl/>
        </w:rPr>
        <w:t>שמא</w:t>
      </w:r>
      <w:r w:rsidRPr="002E6CDF">
        <w:rPr>
          <w:rFonts w:ascii="Fb Fontext" w:hAnsi="Fb Fontext"/>
          <w:spacing w:val="-4"/>
          <w:rtl/>
        </w:rPr>
        <w:t xml:space="preserve"> </w:t>
      </w:r>
      <w:r w:rsidR="002E6CDF" w:rsidRPr="002E6CDF">
        <w:rPr>
          <w:rFonts w:ascii="Fb Fontext" w:hAnsi="Fb Fontext" w:hint="cs"/>
          <w:spacing w:val="-4"/>
          <w:rtl/>
        </w:rPr>
        <w:t xml:space="preserve">תוציא </w:t>
      </w:r>
      <w:r w:rsidRPr="002E6CDF">
        <w:rPr>
          <w:rFonts w:ascii="Fb Fontext" w:hAnsi="Fb Fontext"/>
          <w:spacing w:val="-4"/>
          <w:rtl/>
        </w:rPr>
        <w:t>כתובתה</w:t>
      </w:r>
      <w:r w:rsidR="002E6CDF" w:rsidRPr="002E6CDF">
        <w:rPr>
          <w:rFonts w:ascii="Fb Fontext" w:hAnsi="Fb Fontext" w:hint="cs"/>
          <w:spacing w:val="-4"/>
          <w:rtl/>
        </w:rPr>
        <w:t xml:space="preserve"> לגבות</w:t>
      </w:r>
    </w:p>
    <w:p w14:paraId="24CB30F7" w14:textId="466A3D84" w:rsidR="00E268F4" w:rsidRDefault="00E07CC2" w:rsidP="00E07CC2">
      <w:pPr>
        <w:rPr>
          <w:rFonts w:ascii="Fb Fontext" w:hAnsi="Fb Fontext"/>
          <w:sz w:val="32"/>
          <w:rtl/>
        </w:rPr>
      </w:pPr>
      <w:r w:rsidRPr="005A6B98">
        <w:rPr>
          <w:rStyle w:val="affffe"/>
          <w:rtl/>
        </w:rPr>
        <w:t xml:space="preserve">רב: </w:t>
      </w:r>
      <w:r>
        <w:rPr>
          <w:rFonts w:ascii="Fb Fontext" w:hAnsi="Fb Fontext" w:hint="cs"/>
          <w:sz w:val="32"/>
          <w:rtl/>
        </w:rPr>
        <w:t xml:space="preserve">מיירי </w:t>
      </w:r>
      <w:r w:rsidRPr="00C35A2C">
        <w:rPr>
          <w:rFonts w:ascii="Fb Fontext" w:hAnsi="Fb Fontext"/>
          <w:sz w:val="32"/>
          <w:rtl/>
        </w:rPr>
        <w:t>במקום שאין כותבין כתובה</w:t>
      </w:r>
      <w:r w:rsidR="00E268F4">
        <w:rPr>
          <w:rFonts w:ascii="Fb Fontext" w:hAnsi="Fb Fontext"/>
          <w:sz w:val="32"/>
          <w:rtl/>
        </w:rPr>
        <w:t>,</w:t>
      </w:r>
    </w:p>
    <w:p w14:paraId="7C36CFD4" w14:textId="7F8B79C3" w:rsidR="00E07CC2" w:rsidRPr="00C35A2C" w:rsidRDefault="00E07CC2" w:rsidP="00E07CC2">
      <w:pPr>
        <w:rPr>
          <w:rFonts w:ascii="Fb Fontext" w:hAnsi="Fb Fontext"/>
          <w:rtl/>
        </w:rPr>
      </w:pPr>
      <w:r w:rsidRPr="005A6B98">
        <w:rPr>
          <w:rStyle w:val="affffe"/>
          <w:rtl/>
        </w:rPr>
        <w:t>ושמואל</w:t>
      </w:r>
      <w:r w:rsidRPr="00C35A2C">
        <w:rPr>
          <w:rFonts w:ascii="Fb Fontext" w:hAnsi="Fb Fontext"/>
          <w:sz w:val="32"/>
          <w:rtl/>
        </w:rPr>
        <w:t>: אף במקום שכותבין כתובה.</w:t>
      </w:r>
    </w:p>
    <w:p w14:paraId="5DCFF25F" w14:textId="77777777" w:rsidR="00E07CC2" w:rsidRDefault="00E07CC2" w:rsidP="00E07CC2">
      <w:pPr>
        <w:rPr>
          <w:rFonts w:ascii="Fb Fontext" w:hAnsi="Fb Fontext"/>
          <w:rtl/>
        </w:rPr>
      </w:pPr>
      <w:r w:rsidRPr="005A6B98">
        <w:rPr>
          <w:rStyle w:val="affffe"/>
          <w:rtl/>
        </w:rPr>
        <w:t>ולשמואל</w:t>
      </w:r>
      <w:r>
        <w:rPr>
          <w:rStyle w:val="affffe"/>
          <w:rFonts w:hint="cs"/>
          <w:rtl/>
        </w:rPr>
        <w:t>:</w:t>
      </w:r>
      <w:r w:rsidRPr="00C35A2C">
        <w:rPr>
          <w:rFonts w:ascii="Fb Fontext" w:hAnsi="Fb Fontext"/>
          <w:rtl/>
        </w:rPr>
        <w:t xml:space="preserve"> כותבין שובר?</w:t>
      </w:r>
    </w:p>
    <w:p w14:paraId="0D92182E" w14:textId="77777777" w:rsidR="00E07CC2" w:rsidRPr="00730169" w:rsidRDefault="00E07CC2" w:rsidP="00E07CC2">
      <w:pPr>
        <w:rPr>
          <w:rFonts w:ascii="Fb Fontext" w:hAnsi="Fb Fontext"/>
          <w:spacing w:val="-4"/>
          <w:rtl/>
        </w:rPr>
      </w:pPr>
      <w:r w:rsidRPr="00730169">
        <w:rPr>
          <w:rStyle w:val="affffe"/>
          <w:rFonts w:hint="cs"/>
          <w:spacing w:val="-4"/>
          <w:rtl/>
        </w:rPr>
        <w:t>ר"ע משמואל:</w:t>
      </w:r>
      <w:r w:rsidRPr="00730169">
        <w:rPr>
          <w:rFonts w:ascii="Fb Fontext" w:hAnsi="Fb Fontext" w:hint="cs"/>
          <w:spacing w:val="-4"/>
          <w:rtl/>
        </w:rPr>
        <w:t xml:space="preserve"> במקום שאין כותבין ואמר כתבתי -עליו להביא ראיה,</w:t>
      </w:r>
    </w:p>
    <w:p w14:paraId="38B6653E" w14:textId="77777777" w:rsidR="00E07CC2" w:rsidRPr="00C35A2C" w:rsidRDefault="00E07CC2" w:rsidP="00E07CC2">
      <w:pPr>
        <w:rPr>
          <w:rFonts w:ascii="Fb Fontext" w:hAnsi="Fb Fontext" w:cs="Guttman Vilna"/>
          <w:b/>
          <w:bCs/>
          <w:rtl/>
        </w:rPr>
      </w:pPr>
      <w:r w:rsidRPr="00C35A2C">
        <w:rPr>
          <w:rFonts w:ascii="Fb Fontext" w:hAnsi="Fb Fontext" w:hint="cs"/>
          <w:rtl/>
        </w:rPr>
        <w:t xml:space="preserve">     במקום שכותבין ואמרה לא כתב לי - עליה להביא ראיה.</w:t>
      </w:r>
    </w:p>
    <w:p w14:paraId="45472DD6" w14:textId="078C759D" w:rsidR="00E07CC2" w:rsidRPr="00DD103D" w:rsidRDefault="00E07CC2" w:rsidP="00DD103D">
      <w:pPr>
        <w:rPr>
          <w:rFonts w:ascii="Fb Fontext" w:hAnsi="Fb Fontext" w:cs="Guttman Vilna"/>
          <w:b/>
          <w:bCs/>
          <w:spacing w:val="-4"/>
          <w:rtl/>
        </w:rPr>
      </w:pPr>
      <w:r w:rsidRPr="00DD103D">
        <w:rPr>
          <w:rStyle w:val="affffe"/>
          <w:spacing w:val="-4"/>
          <w:rtl/>
        </w:rPr>
        <w:t xml:space="preserve">ורב </w:t>
      </w:r>
      <w:r w:rsidRPr="00DD103D">
        <w:rPr>
          <w:rStyle w:val="affffe"/>
          <w:rFonts w:hint="cs"/>
          <w:spacing w:val="-4"/>
          <w:rtl/>
        </w:rPr>
        <w:t xml:space="preserve">חזר בו </w:t>
      </w:r>
      <w:r w:rsidRPr="00DD103D">
        <w:rPr>
          <w:rFonts w:ascii="Fb Fontext" w:hAnsi="Fb Fontext"/>
          <w:spacing w:val="-4"/>
          <w:sz w:val="32"/>
          <w:rtl/>
        </w:rPr>
        <w:t xml:space="preserve"> </w:t>
      </w:r>
      <w:r w:rsidRPr="00DD103D">
        <w:rPr>
          <w:rFonts w:ascii="Fb Fontext" w:hAnsi="Fb Fontext" w:hint="cs"/>
          <w:spacing w:val="-4"/>
          <w:sz w:val="32"/>
          <w:rtl/>
        </w:rPr>
        <w:t>ד</w:t>
      </w:r>
      <w:r w:rsidRPr="00DD103D">
        <w:rPr>
          <w:rFonts w:ascii="Fb Fontext" w:hAnsi="Fb Fontext"/>
          <w:spacing w:val="-4"/>
          <w:sz w:val="32"/>
          <w:rtl/>
        </w:rPr>
        <w:t xml:space="preserve">במקום שכותבין, </w:t>
      </w:r>
      <w:r w:rsidRPr="00DD103D">
        <w:rPr>
          <w:rFonts w:ascii="Fb Fontext" w:hAnsi="Fb Fontext" w:hint="cs"/>
          <w:spacing w:val="-4"/>
          <w:sz w:val="32"/>
          <w:rtl/>
        </w:rPr>
        <w:t xml:space="preserve">ובין </w:t>
      </w:r>
      <w:r w:rsidRPr="00DD103D">
        <w:rPr>
          <w:rFonts w:ascii="Fb Fontext" w:hAnsi="Fb Fontext"/>
          <w:spacing w:val="-4"/>
          <w:sz w:val="32"/>
          <w:rtl/>
        </w:rPr>
        <w:t>במקום שאין כותבין,</w:t>
      </w:r>
      <w:r w:rsidR="00DD103D" w:rsidRPr="00DD103D">
        <w:rPr>
          <w:rFonts w:ascii="Fb Fontext" w:hAnsi="Fb Fontext" w:hint="cs"/>
          <w:spacing w:val="-4"/>
          <w:rtl/>
        </w:rPr>
        <w:t xml:space="preserve"> </w:t>
      </w:r>
      <w:r w:rsidRPr="00DD103D">
        <w:rPr>
          <w:rFonts w:ascii="Fb Fontext" w:hAnsi="Fb Fontext" w:hint="cs"/>
          <w:spacing w:val="-4"/>
          <w:rtl/>
        </w:rPr>
        <w:t>גט גובה עיקר, כתובה גובה תוספת, וכל הרוצה להשיב יבא וישיב.</w:t>
      </w:r>
    </w:p>
    <w:p w14:paraId="56B65584" w14:textId="2A5FFD66" w:rsidR="00E07CC2" w:rsidRPr="00DD103D" w:rsidRDefault="00E07CC2" w:rsidP="00E07CC2">
      <w:pPr>
        <w:rPr>
          <w:rFonts w:ascii="Fb Fontext" w:hAnsi="Fb Fontext"/>
          <w:spacing w:val="-8"/>
          <w:sz w:val="32"/>
          <w:rtl/>
        </w:rPr>
      </w:pPr>
      <w:r w:rsidRPr="00DD103D">
        <w:rPr>
          <w:rStyle w:val="affffe"/>
          <w:spacing w:val="-8"/>
          <w:rtl/>
        </w:rPr>
        <w:t>תנן:</w:t>
      </w:r>
      <w:r w:rsidRPr="00DD103D">
        <w:rPr>
          <w:rFonts w:ascii="Fb Fontext" w:hAnsi="Fb Fontext"/>
          <w:spacing w:val="-8"/>
          <w:sz w:val="32"/>
          <w:rtl/>
        </w:rPr>
        <w:t xml:space="preserve"> כתובה ואין עמה גט היא אומרת אבד גיטי והוא אומר אבד שוברי,</w:t>
      </w:r>
    </w:p>
    <w:p w14:paraId="2BFB7C93" w14:textId="796B5A64" w:rsidR="00E07CC2" w:rsidRDefault="00E07CC2" w:rsidP="00E07CC2">
      <w:pPr>
        <w:ind w:firstLine="0"/>
        <w:rPr>
          <w:rFonts w:ascii="Fb Fontext" w:hAnsi="Fb Fontext"/>
          <w:rtl/>
        </w:rPr>
      </w:pPr>
      <w:r w:rsidRPr="00C35A2C">
        <w:rPr>
          <w:rFonts w:ascii="Fb Fontext" w:hAnsi="Fb Fontext"/>
          <w:rtl/>
        </w:rPr>
        <w:t>וכן בע"ח שהוציא ש</w:t>
      </w:r>
      <w:r>
        <w:rPr>
          <w:rFonts w:ascii="Fb Fontext" w:hAnsi="Fb Fontext" w:hint="cs"/>
          <w:rtl/>
        </w:rPr>
        <w:t>ט</w:t>
      </w:r>
      <w:r w:rsidR="002B7BCC">
        <w:rPr>
          <w:rFonts w:ascii="Fb Fontext" w:hAnsi="Fb Fontext"/>
          <w:rtl/>
        </w:rPr>
        <w:t>"</w:t>
      </w:r>
      <w:r>
        <w:rPr>
          <w:rFonts w:ascii="Fb Fontext" w:hAnsi="Fb Fontext" w:hint="cs"/>
          <w:rtl/>
        </w:rPr>
        <w:t>ח</w:t>
      </w:r>
      <w:r w:rsidRPr="00C35A2C">
        <w:rPr>
          <w:rFonts w:ascii="Fb Fontext" w:hAnsi="Fb Fontext"/>
          <w:rtl/>
        </w:rPr>
        <w:t xml:space="preserve"> ואין עמו פרוזבול -  לא יפרעו;</w:t>
      </w:r>
    </w:p>
    <w:p w14:paraId="184EB3FE" w14:textId="0972BE84" w:rsidR="00E268F4" w:rsidRDefault="00E07CC2" w:rsidP="00E07CC2">
      <w:pPr>
        <w:rPr>
          <w:rFonts w:ascii="Fb Fontext" w:hAnsi="Fb Fontext"/>
          <w:rtl/>
        </w:rPr>
      </w:pPr>
      <w:r w:rsidRPr="005A6B98">
        <w:rPr>
          <w:rStyle w:val="affffe"/>
          <w:rtl/>
        </w:rPr>
        <w:lastRenderedPageBreak/>
        <w:t>לשמואל</w:t>
      </w:r>
      <w:r>
        <w:rPr>
          <w:rStyle w:val="affffe"/>
          <w:rFonts w:hint="cs"/>
          <w:rtl/>
        </w:rPr>
        <w:t>:</w:t>
      </w:r>
      <w:r w:rsidRPr="005A6B98">
        <w:rPr>
          <w:rStyle w:val="affffe"/>
          <w:rtl/>
        </w:rPr>
        <w:t xml:space="preserve"> </w:t>
      </w:r>
      <w:r>
        <w:rPr>
          <w:rFonts w:ascii="Fb Fontext" w:hAnsi="Fb Fontext" w:hint="cs"/>
          <w:rtl/>
        </w:rPr>
        <w:t>מייר</w:t>
      </w:r>
      <w:r w:rsidRPr="00C35A2C">
        <w:rPr>
          <w:rFonts w:ascii="Fb Fontext" w:hAnsi="Fb Fontext"/>
          <w:rtl/>
        </w:rPr>
        <w:t xml:space="preserve"> במקום שאין כותבין ואמר כתבתי, דצריך להביא ראיה</w:t>
      </w:r>
      <w:r>
        <w:rPr>
          <w:rFonts w:ascii="Fb Fontext" w:hAnsi="Fb Fontext" w:hint="cs"/>
          <w:rtl/>
        </w:rPr>
        <w:t>,</w:t>
      </w:r>
      <w:r w:rsidRPr="00C35A2C">
        <w:rPr>
          <w:rFonts w:ascii="Fb Fontext" w:hAnsi="Fb Fontext"/>
          <w:rtl/>
        </w:rPr>
        <w:t xml:space="preserve"> ואי לא א"ל שיפרע</w:t>
      </w:r>
      <w:r w:rsidR="00E268F4">
        <w:rPr>
          <w:rFonts w:ascii="Fb Fontext" w:hAnsi="Fb Fontext" w:hint="cs"/>
          <w:rtl/>
        </w:rPr>
        <w:t>,</w:t>
      </w:r>
    </w:p>
    <w:p w14:paraId="41B4C27A" w14:textId="2CE7DADB" w:rsidR="00E268F4" w:rsidRDefault="00E07CC2" w:rsidP="00E07CC2">
      <w:pPr>
        <w:rPr>
          <w:rtl/>
        </w:rPr>
      </w:pPr>
      <w:r w:rsidRPr="004105DC">
        <w:rPr>
          <w:rStyle w:val="affffe"/>
          <w:rtl/>
        </w:rPr>
        <w:t>לרב</w:t>
      </w:r>
      <w:r>
        <w:rPr>
          <w:rStyle w:val="affffe"/>
          <w:rFonts w:hint="cs"/>
          <w:rtl/>
        </w:rPr>
        <w:t xml:space="preserve">: </w:t>
      </w:r>
      <w:r w:rsidRPr="00F71179">
        <w:rPr>
          <w:rtl/>
        </w:rPr>
        <w:t>גם את התוספת לא תגבה דמ</w:t>
      </w:r>
      <w:r>
        <w:rPr>
          <w:rFonts w:hint="cs"/>
          <w:rtl/>
        </w:rPr>
        <w:t>י</w:t>
      </w:r>
      <w:r w:rsidRPr="00F71179">
        <w:rPr>
          <w:rtl/>
        </w:rPr>
        <w:t xml:space="preserve">ירי </w:t>
      </w:r>
      <w:r w:rsidRPr="00CA108A">
        <w:rPr>
          <w:rFonts w:cs="PFT_Frank"/>
          <w:b/>
          <w:bCs/>
          <w:szCs w:val="14"/>
          <w:rtl/>
        </w:rPr>
        <w:t>שאין</w:t>
      </w:r>
      <w:r w:rsidRPr="00F71179">
        <w:rPr>
          <w:rtl/>
        </w:rPr>
        <w:t xml:space="preserve"> עדי גירושין</w:t>
      </w:r>
      <w:r w:rsidR="00E268F4">
        <w:rPr>
          <w:rFonts w:hint="cs"/>
          <w:rtl/>
        </w:rPr>
        <w:t>,</w:t>
      </w:r>
    </w:p>
    <w:p w14:paraId="6FD860BC" w14:textId="1E5BC582" w:rsidR="00E07CC2" w:rsidRDefault="00E07CC2" w:rsidP="00E07CC2">
      <w:pPr>
        <w:rPr>
          <w:rtl/>
        </w:rPr>
      </w:pPr>
      <w:r>
        <w:rPr>
          <w:rFonts w:hint="cs"/>
          <w:rtl/>
        </w:rPr>
        <w:t xml:space="preserve"> </w:t>
      </w:r>
      <w:r>
        <w:rPr>
          <w:rtl/>
        </w:rPr>
        <w:tab/>
      </w:r>
      <w:r>
        <w:rPr>
          <w:rtl/>
        </w:rPr>
        <w:tab/>
      </w:r>
      <w:r>
        <w:rPr>
          <w:rtl/>
        </w:rPr>
        <w:tab/>
      </w:r>
      <w:r w:rsidRPr="00F71179">
        <w:rPr>
          <w:rtl/>
        </w:rPr>
        <w:t>ומיגו דלא גרשתי נאמן בגרשתי ונתתי</w:t>
      </w:r>
    </w:p>
    <w:p w14:paraId="59C04328" w14:textId="5564EB7C" w:rsidR="00E268F4" w:rsidRDefault="00E07CC2" w:rsidP="00E07CC2">
      <w:pPr>
        <w:rPr>
          <w:rFonts w:ascii="Fb Fontext" w:hAnsi="Fb Fontext"/>
          <w:rtl/>
        </w:rPr>
      </w:pPr>
      <w:r w:rsidRPr="004105DC">
        <w:rPr>
          <w:rStyle w:val="affffe"/>
          <w:rtl/>
        </w:rPr>
        <w:t>ודחי' מדסיפא</w:t>
      </w:r>
      <w:r>
        <w:rPr>
          <w:rStyle w:val="affffe"/>
          <w:rFonts w:hint="cs"/>
          <w:rtl/>
        </w:rPr>
        <w:t>:</w:t>
      </w:r>
      <w:r w:rsidRPr="004105DC">
        <w:rPr>
          <w:rStyle w:val="affffe"/>
          <w:rtl/>
        </w:rPr>
        <w:t xml:space="preserve"> </w:t>
      </w:r>
      <w:r>
        <w:rPr>
          <w:rStyle w:val="affffe"/>
          <w:rFonts w:ascii="Fb Fontext" w:hAnsi="Fb Fontext"/>
          <w:rtl/>
          <w:rPrChange w:id="9294" w:author="מנוע אמוראים" w:date="2026-10-05T16:41:40Z">
            <w:rPr>
              <w:rFonts w:ascii="Fb Fontext" w:hAnsi="Fb Fontext"/>
              <w:rtl/>
            </w:rPr>
          </w:rPrChange>
        </w:rPr>
        <w:t xml:space="preserve">דרשב</w:t>
      </w:r>
      <w:r>
        <w:rPr>
          <w:rStyle w:val="affffe"/>
          <w:rFonts w:ascii="Fb Fontext" w:hAnsi="Fb Fontext" w:hint="cs"/>
          <w:rtl/>
          <w:rPrChange w:id="9295" w:author="מנוע אמוראים" w:date="2026-10-05T16:41:40Z">
            <w:rPr>
              <w:rFonts w:ascii="Fb Fontext" w:hAnsi="Fb Fontext" w:hint="cs"/>
              <w:rtl/>
            </w:rPr>
          </w:rPrChange>
        </w:rPr>
        <w:t xml:space="preserve">"</w:t>
      </w:r>
      <w:r>
        <w:rPr>
          <w:rStyle w:val="affffe"/>
          <w:rFonts w:ascii="Fb Fontext" w:hAnsi="Fb Fontext"/>
          <w:rtl/>
          <w:rPrChange w:id="9296" w:author="מנוע אמוראים" w:date="2026-10-05T16:41:40Z">
            <w:rPr>
              <w:rFonts w:ascii="Fb Fontext" w:hAnsi="Fb Fontext"/>
              <w:rtl/>
            </w:rPr>
          </w:rPrChange>
        </w:rPr>
        <w:t xml:space="preserve">ג</w:t>
      </w:r>
      <w:r>
        <w:rPr>
          <w:rFonts w:ascii="Fb Fontext" w:hAnsi="Fb Fontext"/>
          <w:rtl/>
        </w:rPr>
        <w:t xml:space="preserve"> מן הסכנה ואילך אשה גובה כתוב</w:t>
      </w:r>
      <w:r w:rsidRPr="00C35A2C">
        <w:rPr>
          <w:rFonts w:ascii="Fb Fontext" w:hAnsi="Fb Fontext"/>
          <w:rtl/>
        </w:rPr>
        <w:t>תה שלא בגט ובע"ח בלא בפרוזבול</w:t>
      </w:r>
      <w:r w:rsidR="00E268F4">
        <w:rPr>
          <w:rFonts w:ascii="Fb Fontext" w:hAnsi="Fb Fontext" w:hint="cs"/>
          <w:rtl/>
        </w:rPr>
        <w:t>,</w:t>
      </w:r>
    </w:p>
    <w:p w14:paraId="23C55D4E" w14:textId="40282A04" w:rsidR="00E268F4" w:rsidRDefault="00E07CC2" w:rsidP="00E07CC2">
      <w:pPr>
        <w:ind w:firstLine="0"/>
        <w:rPr>
          <w:rFonts w:ascii="Fb Fontext" w:hAnsi="Fb Fontext"/>
          <w:rtl/>
        </w:rPr>
      </w:pPr>
      <w:r w:rsidRPr="00C35A2C">
        <w:rPr>
          <w:rFonts w:ascii="Fb Fontext" w:hAnsi="Fb Fontext"/>
          <w:rtl/>
        </w:rPr>
        <w:t>ובהכרח דהוא ע"י עדי גירושין דאל"ה במ</w:t>
      </w:r>
      <w:r>
        <w:rPr>
          <w:rFonts w:ascii="Fb Fontext" w:hAnsi="Fb Fontext" w:hint="cs"/>
          <w:rtl/>
        </w:rPr>
        <w:t>ה גובה</w:t>
      </w:r>
      <w:r w:rsidR="00E268F4">
        <w:rPr>
          <w:rFonts w:ascii="Fb Fontext" w:hAnsi="Fb Fontext" w:hint="cs"/>
          <w:rtl/>
        </w:rPr>
        <w:t>.</w:t>
      </w:r>
    </w:p>
    <w:p w14:paraId="21647141" w14:textId="3FDD319E" w:rsidR="00E07CC2" w:rsidRDefault="00E07CC2" w:rsidP="00E07CC2">
      <w:pPr>
        <w:rPr>
          <w:rFonts w:ascii="Fb Fontext" w:hAnsi="Fb Fontext"/>
          <w:rtl/>
        </w:rPr>
      </w:pPr>
      <w:r w:rsidRPr="004105DC">
        <w:rPr>
          <w:rStyle w:val="affffe"/>
          <w:rtl/>
        </w:rPr>
        <w:t>אלא כולה רשב"ג</w:t>
      </w:r>
      <w:r>
        <w:rPr>
          <w:rStyle w:val="affffe"/>
          <w:rFonts w:hint="cs"/>
          <w:rtl/>
        </w:rPr>
        <w:t>,</w:t>
      </w:r>
      <w:r w:rsidRPr="00C35A2C">
        <w:rPr>
          <w:rFonts w:ascii="Fb Fontext" w:hAnsi="Fb Fontext"/>
          <w:rtl/>
        </w:rPr>
        <w:t xml:space="preserve"> </w:t>
      </w:r>
      <w:r w:rsidRPr="004105DC">
        <w:rPr>
          <w:rStyle w:val="affffe"/>
          <w:rtl/>
        </w:rPr>
        <w:t xml:space="preserve">וה"ק: </w:t>
      </w:r>
      <w:r w:rsidRPr="00C35A2C">
        <w:rPr>
          <w:rFonts w:ascii="Fb Fontext" w:hAnsi="Fb Fontext"/>
          <w:rtl/>
        </w:rPr>
        <w:t>לא יפרעו, כשאין שם עדי גירושין,</w:t>
      </w:r>
    </w:p>
    <w:p w14:paraId="44BFC68A" w14:textId="77777777" w:rsidR="00E268F4" w:rsidRDefault="00E07CC2" w:rsidP="00E07CC2">
      <w:pPr>
        <w:ind w:firstLine="0"/>
        <w:rPr>
          <w:rFonts w:ascii="Fb Fontext" w:hAnsi="Fb Fontext"/>
          <w:spacing w:val="-4"/>
          <w:rtl/>
        </w:rPr>
      </w:pPr>
      <w:r w:rsidRPr="00730169">
        <w:rPr>
          <w:rFonts w:ascii="Fb Fontext" w:hAnsi="Fb Fontext"/>
          <w:spacing w:val="-4"/>
          <w:rtl/>
        </w:rPr>
        <w:t>אבל יש שם עדי גירושין ג</w:t>
      </w:r>
      <w:r w:rsidRPr="00730169">
        <w:rPr>
          <w:rFonts w:ascii="Fb Fontext" w:hAnsi="Fb Fontext" w:hint="cs"/>
          <w:spacing w:val="-4"/>
          <w:rtl/>
        </w:rPr>
        <w:t xml:space="preserve">ובה </w:t>
      </w:r>
      <w:r w:rsidRPr="00730169">
        <w:rPr>
          <w:rFonts w:ascii="Fb Fontext" w:hAnsi="Fb Fontext"/>
          <w:spacing w:val="-4"/>
          <w:rtl/>
        </w:rPr>
        <w:t>תוספת,</w:t>
      </w:r>
      <w:r w:rsidRPr="00730169">
        <w:rPr>
          <w:rFonts w:ascii="Fb Fontext" w:hAnsi="Fb Fontext" w:hint="cs"/>
          <w:spacing w:val="-4"/>
          <w:rtl/>
        </w:rPr>
        <w:t xml:space="preserve"> והעיקר רק אם יש לה גט</w:t>
      </w:r>
      <w:r w:rsidR="00E268F4">
        <w:rPr>
          <w:rFonts w:ascii="Fb Fontext" w:hAnsi="Fb Fontext"/>
          <w:spacing w:val="-4"/>
          <w:rtl/>
        </w:rPr>
        <w:t>,</w:t>
      </w:r>
    </w:p>
    <w:p w14:paraId="7507CCDF" w14:textId="65994A2E" w:rsidR="00E07CC2" w:rsidRDefault="00E07CC2" w:rsidP="00E07CC2">
      <w:pPr>
        <w:ind w:firstLine="0"/>
        <w:rPr>
          <w:rFonts w:ascii="Fb Fontext" w:hAnsi="Fb Fontext"/>
          <w:rtl/>
        </w:rPr>
      </w:pPr>
      <w:r>
        <w:rPr>
          <w:rFonts w:ascii="Fb Fontext" w:hAnsi="Fb Fontext" w:hint="cs"/>
          <w:rtl/>
        </w:rPr>
        <w:t>ו</w:t>
      </w:r>
      <w:r w:rsidRPr="00C35A2C">
        <w:rPr>
          <w:rFonts w:ascii="Fb Fontext" w:hAnsi="Fb Fontext"/>
          <w:rtl/>
        </w:rPr>
        <w:t xml:space="preserve">מן הסכנה ואילך, אף דלא </w:t>
      </w:r>
      <w:r>
        <w:rPr>
          <w:rFonts w:ascii="Fb Fontext" w:hAnsi="Fb Fontext" w:hint="cs"/>
          <w:rtl/>
        </w:rPr>
        <w:t xml:space="preserve">מוציאה גיטה- </w:t>
      </w:r>
      <w:r w:rsidRPr="00C35A2C">
        <w:rPr>
          <w:rFonts w:ascii="Fb Fontext" w:hAnsi="Fb Fontext"/>
          <w:rtl/>
        </w:rPr>
        <w:t>ג</w:t>
      </w:r>
      <w:r>
        <w:rPr>
          <w:rFonts w:ascii="Fb Fontext" w:hAnsi="Fb Fontext" w:hint="cs"/>
          <w:rtl/>
        </w:rPr>
        <w:t>ובה</w:t>
      </w:r>
      <w:r w:rsidRPr="00C35A2C">
        <w:rPr>
          <w:rFonts w:ascii="Fb Fontext" w:hAnsi="Fb Fontext"/>
          <w:rtl/>
        </w:rPr>
        <w:t>,</w:t>
      </w:r>
      <w:r>
        <w:rPr>
          <w:rFonts w:ascii="Fb Fontext" w:hAnsi="Fb Fontext" w:hint="cs"/>
          <w:rtl/>
        </w:rPr>
        <w:t xml:space="preserve"> וכן בע</w:t>
      </w:r>
      <w:r w:rsidR="002B7BCC">
        <w:rPr>
          <w:rFonts w:ascii="Fb Fontext" w:hAnsi="Fb Fontext"/>
          <w:rtl/>
        </w:rPr>
        <w:t>"</w:t>
      </w:r>
      <w:r>
        <w:rPr>
          <w:rFonts w:ascii="Fb Fontext" w:hAnsi="Fb Fontext" w:hint="cs"/>
          <w:rtl/>
        </w:rPr>
        <w:t>ח</w:t>
      </w:r>
      <w:r w:rsidR="001F2143">
        <w:rPr>
          <w:rFonts w:ascii="Fb Fontext" w:hAnsi="Fb Fontext" w:hint="cs"/>
          <w:rtl/>
        </w:rPr>
        <w:t>,</w:t>
      </w:r>
    </w:p>
    <w:p w14:paraId="33D4C5AA" w14:textId="0FA442D5" w:rsidR="00E07CC2" w:rsidRPr="00C35A2C" w:rsidRDefault="00E07CC2" w:rsidP="00E07CC2">
      <w:pPr>
        <w:rPr>
          <w:rFonts w:ascii="Fb Fontext" w:hAnsi="Fb Fontext"/>
          <w:rtl/>
        </w:rPr>
      </w:pPr>
      <w:r w:rsidRPr="004105DC">
        <w:rPr>
          <w:rStyle w:val="affffe"/>
          <w:rtl/>
        </w:rPr>
        <w:t>אמרי ר</w:t>
      </w:r>
      <w:r>
        <w:rPr>
          <w:rStyle w:val="affffe"/>
          <w:rFonts w:hint="cs"/>
          <w:rtl/>
        </w:rPr>
        <w:t>"כ ור</w:t>
      </w:r>
      <w:r w:rsidR="002B7BCC">
        <w:rPr>
          <w:rStyle w:val="affffe"/>
          <w:rtl/>
        </w:rPr>
        <w:t>"</w:t>
      </w:r>
      <w:r>
        <w:rPr>
          <w:rStyle w:val="affffe"/>
          <w:rFonts w:hint="cs"/>
          <w:rtl/>
        </w:rPr>
        <w:t>א לרב</w:t>
      </w:r>
      <w:r w:rsidRPr="004105DC">
        <w:rPr>
          <w:rStyle w:val="affffe"/>
          <w:rtl/>
        </w:rPr>
        <w:t>:</w:t>
      </w:r>
      <w:r w:rsidRPr="00C35A2C">
        <w:rPr>
          <w:rFonts w:ascii="Fb Fontext" w:hAnsi="Fb Fontext"/>
          <w:sz w:val="32"/>
          <w:rtl/>
        </w:rPr>
        <w:t xml:space="preserve"> לדידך דאמרת גט גובה עיקר,</w:t>
      </w:r>
    </w:p>
    <w:p w14:paraId="4D79D54C" w14:textId="1FB95B23" w:rsidR="00E07CC2" w:rsidRPr="00C35A2C" w:rsidRDefault="00E07CC2" w:rsidP="00DD103D">
      <w:pPr>
        <w:rPr>
          <w:rFonts w:cs="Guttman Vilna"/>
          <w:b/>
          <w:bCs/>
          <w:rtl/>
        </w:rPr>
      </w:pPr>
      <w:r w:rsidRPr="00CA108A">
        <w:rPr>
          <w:rFonts w:cs="PFT_Frank"/>
          <w:b/>
          <w:bCs/>
          <w:szCs w:val="14"/>
          <w:rtl/>
        </w:rPr>
        <w:t xml:space="preserve">אלמנה מהנשואין: </w:t>
      </w:r>
      <w:r w:rsidRPr="00C35A2C">
        <w:rPr>
          <w:rFonts w:ascii="Fb Fontext" w:hAnsi="Fb Fontext"/>
          <w:rtl/>
        </w:rPr>
        <w:t>גובה בעדי מיתה</w:t>
      </w:r>
      <w:r w:rsidR="00E268F4">
        <w:rPr>
          <w:rFonts w:ascii="Fb Fontext" w:hAnsi="Fb Fontext" w:hint="cs"/>
          <w:rtl/>
        </w:rPr>
        <w:t>.</w:t>
      </w:r>
      <w:r w:rsidR="00DD103D">
        <w:rPr>
          <w:rFonts w:hint="cs"/>
          <w:rtl/>
        </w:rPr>
        <w:t xml:space="preserve"> </w:t>
      </w:r>
      <w:r w:rsidRPr="00DD103D">
        <w:rPr>
          <w:rStyle w:val="afffff0"/>
          <w:rtl/>
        </w:rPr>
        <w:t xml:space="preserve">ולא חיש' לגירשה </w:t>
      </w:r>
      <w:r w:rsidRPr="00DD103D">
        <w:rPr>
          <w:rStyle w:val="afffff0"/>
          <w:rFonts w:hint="cs"/>
          <w:rtl/>
        </w:rPr>
        <w:t>ש</w:t>
      </w:r>
      <w:r w:rsidRPr="00DD103D">
        <w:rPr>
          <w:rStyle w:val="afffff0"/>
          <w:rtl/>
        </w:rPr>
        <w:t xml:space="preserve">תגבה בו </w:t>
      </w:r>
      <w:r w:rsidRPr="00DD103D">
        <w:rPr>
          <w:rStyle w:val="afffff0"/>
          <w:rFonts w:hint="cs"/>
          <w:rtl/>
        </w:rPr>
        <w:t>-</w:t>
      </w:r>
      <w:r w:rsidRPr="00DD103D">
        <w:rPr>
          <w:rStyle w:val="afffff0"/>
          <w:rtl/>
        </w:rPr>
        <w:t>דיושבת תחת בעלה</w:t>
      </w:r>
      <w:r w:rsidR="00E268F4" w:rsidRPr="00DD103D">
        <w:rPr>
          <w:rStyle w:val="afffff0"/>
          <w:rFonts w:hint="cs"/>
          <w:rtl/>
        </w:rPr>
        <w:t>,</w:t>
      </w:r>
      <w:r w:rsidR="00DD103D" w:rsidRPr="00DD103D">
        <w:rPr>
          <w:rStyle w:val="afffff0"/>
          <w:rFonts w:hint="cs"/>
          <w:rtl/>
        </w:rPr>
        <w:t xml:space="preserve"> </w:t>
      </w:r>
      <w:r w:rsidRPr="00DD103D">
        <w:rPr>
          <w:rStyle w:val="afffff0"/>
          <w:rtl/>
        </w:rPr>
        <w:t xml:space="preserve">ואי גירשה סמוך למיתתו </w:t>
      </w:r>
      <w:r w:rsidRPr="00DD103D">
        <w:rPr>
          <w:rStyle w:val="afffff0"/>
          <w:rFonts w:hint="cs"/>
          <w:rtl/>
        </w:rPr>
        <w:t>הוא</w:t>
      </w:r>
      <w:r w:rsidRPr="00DD103D">
        <w:rPr>
          <w:rStyle w:val="afffff0"/>
          <w:rtl/>
        </w:rPr>
        <w:t xml:space="preserve"> דאפסיד אנפשיה.</w:t>
      </w:r>
    </w:p>
    <w:p w14:paraId="55F8995A" w14:textId="77777777" w:rsidR="00E07CC2" w:rsidRDefault="00E07CC2" w:rsidP="00E07CC2">
      <w:pPr>
        <w:rPr>
          <w:rFonts w:ascii="Fb Fontext" w:hAnsi="Fb Fontext"/>
          <w:sz w:val="32"/>
          <w:rtl/>
        </w:rPr>
      </w:pPr>
      <w:r w:rsidRPr="00CA108A">
        <w:rPr>
          <w:rFonts w:cs="PFT_Frank"/>
          <w:b/>
          <w:bCs/>
          <w:szCs w:val="14"/>
          <w:rtl/>
        </w:rPr>
        <w:t>אלמנה מהאירוסין</w:t>
      </w:r>
      <w:r w:rsidRPr="004105DC">
        <w:rPr>
          <w:rtl/>
        </w:rPr>
        <w:t>:</w:t>
      </w:r>
      <w:r w:rsidRPr="004105DC">
        <w:rPr>
          <w:rStyle w:val="afffff0"/>
          <w:rtl/>
        </w:rPr>
        <w:t xml:space="preserve"> </w:t>
      </w:r>
      <w:r>
        <w:rPr>
          <w:rFonts w:ascii="Fb Fontext" w:hAnsi="Fb Fontext" w:hint="cs"/>
          <w:sz w:val="32"/>
          <w:rtl/>
        </w:rPr>
        <w:t xml:space="preserve"> כותבין שובר </w:t>
      </w:r>
      <w:r w:rsidRPr="00C35A2C">
        <w:rPr>
          <w:rFonts w:ascii="Fb Fontext" w:hAnsi="Fb Fontext"/>
          <w:sz w:val="32"/>
          <w:rtl/>
        </w:rPr>
        <w:t>במקום דלא אפשר</w:t>
      </w:r>
      <w:r>
        <w:rPr>
          <w:rFonts w:ascii="Fb Fontext" w:hAnsi="Fb Fontext" w:hint="cs"/>
          <w:sz w:val="32"/>
          <w:rtl/>
        </w:rPr>
        <w:t>,</w:t>
      </w:r>
    </w:p>
    <w:p w14:paraId="3D1FFC3E" w14:textId="5FC79262" w:rsidR="00E07CC2" w:rsidRDefault="00E07CC2" w:rsidP="00E07CC2">
      <w:pPr>
        <w:rPr>
          <w:rFonts w:ascii="Fb Fontext" w:hAnsi="Fb Fontext"/>
          <w:rtl/>
        </w:rPr>
      </w:pPr>
      <w:r w:rsidRPr="004105DC">
        <w:rPr>
          <w:rStyle w:val="affffe"/>
          <w:rFonts w:hint="cs"/>
          <w:rtl/>
        </w:rPr>
        <w:t>דאל</w:t>
      </w:r>
      <w:r w:rsidRPr="004105DC">
        <w:rPr>
          <w:rStyle w:val="affffe"/>
          <w:rtl/>
        </w:rPr>
        <w:t>"</w:t>
      </w:r>
      <w:r w:rsidRPr="004105DC">
        <w:rPr>
          <w:rStyle w:val="affffe"/>
          <w:rFonts w:hint="cs"/>
          <w:rtl/>
        </w:rPr>
        <w:t xml:space="preserve">ה </w:t>
      </w:r>
      <w:r>
        <w:rPr>
          <w:rFonts w:ascii="Fb Fontext" w:hAnsi="Fb Fontext" w:hint="cs"/>
          <w:rtl/>
        </w:rPr>
        <w:t>נחשוש שה</w:t>
      </w:r>
      <w:r w:rsidRPr="00C35A2C">
        <w:rPr>
          <w:rFonts w:ascii="Fb Fontext" w:hAnsi="Fb Fontext" w:hint="cs"/>
          <w:rtl/>
        </w:rPr>
        <w:t>עדי מיתה עצמם יוציאו שוב בב</w:t>
      </w:r>
      <w:r w:rsidRPr="00C35A2C">
        <w:rPr>
          <w:rFonts w:ascii="Fb Fontext" w:hAnsi="Fb Fontext"/>
          <w:rtl/>
        </w:rPr>
        <w:t>"</w:t>
      </w:r>
      <w:r w:rsidRPr="00C35A2C">
        <w:rPr>
          <w:rFonts w:ascii="Fb Fontext" w:hAnsi="Fb Fontext" w:hint="cs"/>
          <w:rtl/>
        </w:rPr>
        <w:t>ד אחר</w:t>
      </w:r>
      <w:r w:rsidR="001F2143">
        <w:rPr>
          <w:rFonts w:ascii="Fb Fontext" w:hAnsi="Fb Fontext" w:hint="cs"/>
          <w:rtl/>
        </w:rPr>
        <w:t>,</w:t>
      </w:r>
    </w:p>
    <w:p w14:paraId="5C55DE0F" w14:textId="77777777" w:rsidR="00E07CC2" w:rsidRPr="008C28D0" w:rsidRDefault="00E07CC2" w:rsidP="00F1680A">
      <w:pPr>
        <w:pStyle w:val="affffb"/>
        <w:rPr>
          <w:spacing w:val="0"/>
          <w:rtl/>
        </w:rPr>
      </w:pPr>
      <w:bookmarkStart w:id="698" w:name="_Toc119353490"/>
      <w:r w:rsidRPr="008C28D0">
        <w:rPr>
          <w:rStyle w:val="affffe"/>
          <w:spacing w:val="0"/>
          <w:rtl/>
        </w:rPr>
        <w:t xml:space="preserve">מקבדר"ח לר"א: </w:t>
      </w:r>
      <w:r w:rsidRPr="008C28D0">
        <w:rPr>
          <w:spacing w:val="0"/>
          <w:rtl/>
        </w:rPr>
        <w:t xml:space="preserve">אלמנה מהאירוסין </w:t>
      </w:r>
      <w:r w:rsidRPr="008C28D0">
        <w:rPr>
          <w:rFonts w:hint="cs"/>
          <w:spacing w:val="0"/>
          <w:rtl/>
        </w:rPr>
        <w:t>יש</w:t>
      </w:r>
      <w:r w:rsidRPr="008C28D0">
        <w:rPr>
          <w:spacing w:val="0"/>
          <w:rtl/>
        </w:rPr>
        <w:t xml:space="preserve"> לה כתובה</w:t>
      </w:r>
      <w:bookmarkEnd w:id="698"/>
    </w:p>
    <w:p w14:paraId="6534BA7E" w14:textId="31E8FAD8" w:rsidR="00E07CC2" w:rsidRPr="002E6CDF" w:rsidRDefault="00E07CC2" w:rsidP="00E07CC2">
      <w:pPr>
        <w:rPr>
          <w:rFonts w:ascii="Fb Fontext" w:hAnsi="Fb Fontext"/>
          <w:spacing w:val="-4"/>
          <w:rtl/>
        </w:rPr>
      </w:pPr>
      <w:r w:rsidRPr="002E6CDF">
        <w:rPr>
          <w:rStyle w:val="affffe"/>
          <w:spacing w:val="-4"/>
          <w:rtl/>
        </w:rPr>
        <w:t>לא מ</w:t>
      </w:r>
      <w:r w:rsidRPr="002E6CDF">
        <w:rPr>
          <w:rFonts w:ascii="Fb Fontext" w:hAnsi="Fb Fontext"/>
          <w:spacing w:val="-4"/>
          <w:rtl/>
        </w:rPr>
        <w:t>ד'נתארמלה או נתגרשה, מהאירוסין</w:t>
      </w:r>
      <w:r w:rsidRPr="002E6CDF">
        <w:rPr>
          <w:rFonts w:ascii="Fb Fontext" w:hAnsi="Fb Fontext" w:hint="cs"/>
          <w:spacing w:val="-4"/>
          <w:rtl/>
        </w:rPr>
        <w:t xml:space="preserve"> או</w:t>
      </w:r>
      <w:r w:rsidRPr="002E6CDF">
        <w:rPr>
          <w:rFonts w:ascii="Fb Fontext" w:hAnsi="Fb Fontext"/>
          <w:spacing w:val="-4"/>
          <w:rtl/>
        </w:rPr>
        <w:t xml:space="preserve"> מהנשואין גובה הכל</w:t>
      </w:r>
    </w:p>
    <w:p w14:paraId="32E353D5" w14:textId="5ECD1ADE" w:rsidR="00E07CC2" w:rsidRPr="00F5539C" w:rsidRDefault="00E07CC2" w:rsidP="00E07CC2">
      <w:pPr>
        <w:rPr>
          <w:rFonts w:ascii="Fb Fontext" w:hAnsi="Fb Fontext"/>
          <w:spacing w:val="-2"/>
          <w:rtl/>
        </w:rPr>
      </w:pPr>
      <w:r w:rsidRPr="00F5539C">
        <w:rPr>
          <w:rFonts w:ascii="Fb Fontext" w:hAnsi="Fb Fontext"/>
          <w:spacing w:val="-2"/>
          <w:rtl/>
        </w:rPr>
        <w:t>ד</w:t>
      </w:r>
      <w:r>
        <w:rPr>
          <w:rFonts w:ascii="Fb Fontext" w:hAnsi="Fb Fontext" w:hint="cs"/>
          <w:spacing w:val="-2"/>
          <w:rtl/>
        </w:rPr>
        <w:t>ש</w:t>
      </w:r>
      <w:r w:rsidRPr="00F5539C">
        <w:rPr>
          <w:rFonts w:ascii="Fb Fontext" w:hAnsi="Fb Fontext"/>
          <w:spacing w:val="-2"/>
          <w:rtl/>
        </w:rPr>
        <w:t xml:space="preserve">מא כתב לה ואשמעי' </w:t>
      </w:r>
      <w:r w:rsidRPr="004105DC">
        <w:rPr>
          <w:rStyle w:val="affffe"/>
          <w:rtl/>
        </w:rPr>
        <w:t>לאפוקי מדראב"ע</w:t>
      </w:r>
      <w:r w:rsidRPr="00F5539C">
        <w:rPr>
          <w:rFonts w:ascii="Fb Fontext" w:hAnsi="Fb Fontext"/>
          <w:spacing w:val="-2"/>
          <w:rtl/>
        </w:rPr>
        <w:t xml:space="preserve"> דשלא כתב לה אלא ע"מ לכונסה. </w:t>
      </w:r>
      <w:r w:rsidRPr="004105DC">
        <w:rPr>
          <w:rStyle w:val="afffff0"/>
          <w:rtl/>
        </w:rPr>
        <w:t>ויפטר קמ"ל</w:t>
      </w:r>
      <w:r w:rsidR="001F2143">
        <w:rPr>
          <w:rStyle w:val="afffff0"/>
          <w:rFonts w:hint="cs"/>
          <w:rtl/>
        </w:rPr>
        <w:t>,</w:t>
      </w:r>
    </w:p>
    <w:p w14:paraId="5490BB11" w14:textId="6080E520" w:rsidR="00E07CC2" w:rsidRPr="00C35A2C" w:rsidRDefault="00E07CC2" w:rsidP="00DD103D">
      <w:pPr>
        <w:rPr>
          <w:rFonts w:cs="Guttman Vilna"/>
          <w:b/>
          <w:bCs/>
          <w:rtl/>
        </w:rPr>
      </w:pPr>
      <w:r w:rsidRPr="004105DC">
        <w:rPr>
          <w:rStyle w:val="affffe"/>
          <w:rtl/>
        </w:rPr>
        <w:t xml:space="preserve">ומדוייק </w:t>
      </w:r>
      <w:r w:rsidRPr="00C35A2C">
        <w:rPr>
          <w:rFonts w:ascii="Fb Fontext" w:hAnsi="Fb Fontext"/>
          <w:rtl/>
        </w:rPr>
        <w:t>שכתב לה מדגובה הכל</w:t>
      </w:r>
      <w:r w:rsidR="00E268F4">
        <w:rPr>
          <w:rFonts w:ascii="Fb Fontext" w:hAnsi="Fb Fontext" w:hint="cs"/>
          <w:rtl/>
        </w:rPr>
        <w:t>,</w:t>
      </w:r>
      <w:r w:rsidR="00DD103D">
        <w:rPr>
          <w:rStyle w:val="afffff0"/>
          <w:rFonts w:hint="cs"/>
          <w:rtl/>
        </w:rPr>
        <w:t xml:space="preserve"> </w:t>
      </w:r>
      <w:r w:rsidRPr="00DD103D">
        <w:rPr>
          <w:rStyle w:val="afffff0"/>
          <w:rtl/>
        </w:rPr>
        <w:t xml:space="preserve">דאל"ה רק </w:t>
      </w:r>
      <w:r w:rsidR="00DD103D">
        <w:rPr>
          <w:rStyle w:val="afffff0"/>
          <w:rFonts w:hint="cs"/>
          <w:rtl/>
        </w:rPr>
        <w:t>ק'</w:t>
      </w:r>
      <w:r w:rsidRPr="00DD103D">
        <w:rPr>
          <w:rStyle w:val="afffff0"/>
          <w:rtl/>
        </w:rPr>
        <w:t xml:space="preserve"> או </w:t>
      </w:r>
      <w:r w:rsidR="00DD103D">
        <w:rPr>
          <w:rStyle w:val="afffff0"/>
          <w:rFonts w:hint="cs"/>
          <w:rtl/>
        </w:rPr>
        <w:t>ר'</w:t>
      </w:r>
      <w:r w:rsidRPr="00DD103D">
        <w:rPr>
          <w:rStyle w:val="afffff0"/>
          <w:rtl/>
        </w:rPr>
        <w:t xml:space="preserve"> יש לה ולא תוספת</w:t>
      </w:r>
      <w:r w:rsidRPr="00DD103D">
        <w:rPr>
          <w:rStyle w:val="afffff0"/>
          <w:rFonts w:hint="cs"/>
          <w:rtl/>
        </w:rPr>
        <w:t>,</w:t>
      </w:r>
    </w:p>
    <w:p w14:paraId="7E05D099" w14:textId="45A74963" w:rsidR="00E268F4" w:rsidRDefault="00E07CC2" w:rsidP="00E07CC2">
      <w:pPr>
        <w:rPr>
          <w:rFonts w:ascii="Fb Fontext" w:hAnsi="Fb Fontext"/>
          <w:sz w:val="32"/>
          <w:rtl/>
        </w:rPr>
      </w:pPr>
      <w:r w:rsidRPr="004105DC">
        <w:rPr>
          <w:rStyle w:val="affffe"/>
          <w:rtl/>
        </w:rPr>
        <w:t xml:space="preserve">ולאו מהך דרחב"א: </w:t>
      </w:r>
      <w:r w:rsidRPr="004105DC">
        <w:rPr>
          <w:rtl/>
        </w:rPr>
        <w:t>'אשתו ארוסה לא אונן ולא מיטמא לה</w:t>
      </w:r>
      <w:r w:rsidR="00E268F4">
        <w:rPr>
          <w:rtl/>
        </w:rPr>
        <w:t>,</w:t>
      </w:r>
    </w:p>
    <w:p w14:paraId="0066AA81" w14:textId="23BF53FD" w:rsidR="00E07CC2" w:rsidRDefault="00E07CC2" w:rsidP="00E07CC2">
      <w:pPr>
        <w:ind w:firstLine="57"/>
        <w:rPr>
          <w:rFonts w:ascii="Fb Fontext" w:hAnsi="Fb Fontext"/>
          <w:sz w:val="32"/>
          <w:rtl/>
        </w:rPr>
      </w:pPr>
      <w:r w:rsidRPr="00C35A2C">
        <w:rPr>
          <w:rFonts w:ascii="Fb Fontext" w:hAnsi="Fb Fontext"/>
          <w:sz w:val="32"/>
          <w:rtl/>
        </w:rPr>
        <w:t>וכן היא לא אוננת ולא מיטמאה לו,</w:t>
      </w:r>
    </w:p>
    <w:p w14:paraId="7DA7CC95" w14:textId="77777777" w:rsidR="00E07CC2" w:rsidRDefault="00E07CC2" w:rsidP="00E07CC2">
      <w:pPr>
        <w:ind w:firstLine="57"/>
        <w:rPr>
          <w:rFonts w:ascii="Fb Fontext" w:hAnsi="Fb Fontext"/>
          <w:sz w:val="32"/>
          <w:rtl/>
        </w:rPr>
      </w:pPr>
      <w:r w:rsidRPr="00C35A2C">
        <w:rPr>
          <w:rFonts w:ascii="Fb Fontext" w:hAnsi="Fb Fontext"/>
          <w:sz w:val="32"/>
          <w:rtl/>
        </w:rPr>
        <w:t>מתה - אינו יורשה, מת הוא - גובה כתובתה;</w:t>
      </w:r>
    </w:p>
    <w:p w14:paraId="29607967" w14:textId="77777777" w:rsidR="00E07CC2" w:rsidRPr="00C35A2C" w:rsidRDefault="00E07CC2" w:rsidP="00E07CC2">
      <w:pPr>
        <w:ind w:firstLine="57"/>
        <w:rPr>
          <w:rFonts w:ascii="Fb Fontext" w:hAnsi="Fb Fontext"/>
          <w:rtl/>
        </w:rPr>
      </w:pPr>
      <w:r>
        <w:rPr>
          <w:rFonts w:ascii="Fb Fontext" w:hAnsi="Fb Fontext" w:hint="cs"/>
          <w:sz w:val="32"/>
          <w:rtl/>
        </w:rPr>
        <w:t>דשמא</w:t>
      </w:r>
      <w:r w:rsidRPr="00C35A2C">
        <w:rPr>
          <w:rFonts w:ascii="Fb Fontext" w:hAnsi="Fb Fontext"/>
          <w:sz w:val="32"/>
          <w:rtl/>
        </w:rPr>
        <w:t xml:space="preserve"> דכתב לה! ואשמעי' דמתה אינו יורשה.</w:t>
      </w:r>
    </w:p>
    <w:p w14:paraId="751E1D49" w14:textId="77777777" w:rsidR="00E07CC2" w:rsidRPr="00F97732" w:rsidRDefault="00E07CC2" w:rsidP="003156E1">
      <w:pPr>
        <w:pStyle w:val="aff9"/>
        <w:rPr>
          <w:rtl/>
        </w:rPr>
      </w:pPr>
      <w:r w:rsidRPr="003156E1">
        <w:rPr>
          <w:rFonts w:hint="cs"/>
          <w:rtl/>
        </w:rPr>
        <w:t>׹</w:t>
      </w:r>
    </w:p>
    <w:p w14:paraId="1F56748E" w14:textId="3ACD6009" w:rsidR="00E07CC2" w:rsidRPr="00C35A2C" w:rsidRDefault="00E07CC2" w:rsidP="00E07CC2">
      <w:pPr>
        <w:rPr>
          <w:rFonts w:ascii="Fb Fontext" w:hAnsi="Fb Fontext"/>
          <w:rtl/>
        </w:rPr>
      </w:pPr>
      <w:r w:rsidRPr="004105DC">
        <w:rPr>
          <w:rStyle w:val="affffe"/>
          <w:rtl/>
        </w:rPr>
        <w:lastRenderedPageBreak/>
        <w:t>ר"נ לר"ה: לרב</w:t>
      </w:r>
      <w:r w:rsidRPr="00C35A2C">
        <w:rPr>
          <w:rFonts w:ascii="Fb Fontext" w:hAnsi="Fb Fontext"/>
          <w:sz w:val="32"/>
          <w:rtl/>
        </w:rPr>
        <w:t xml:space="preserve"> דאמר גט גובה עיקר, לא חוששים שתגבה בב"ד אחר שוב פעם כיוון שקורעים השטר וכותבים שגט זה קרענוהו לא משום שפסול</w:t>
      </w:r>
      <w:r>
        <w:rPr>
          <w:rFonts w:ascii="Fb Fontext" w:hAnsi="Fb Fontext" w:hint="cs"/>
          <w:sz w:val="32"/>
          <w:rtl/>
        </w:rPr>
        <w:t>,</w:t>
      </w:r>
      <w:r w:rsidRPr="00C35A2C">
        <w:rPr>
          <w:rFonts w:ascii="Fb Fontext" w:hAnsi="Fb Fontext"/>
          <w:sz w:val="32"/>
          <w:rtl/>
        </w:rPr>
        <w:t xml:space="preserve"> אלא שלא תשוב ותגבה בו שנית</w:t>
      </w:r>
    </w:p>
    <w:p>
      <w:pPr>
        <w:pStyle w:val="MishnaBatzad"/>
        <w:rPr>
          <w:ins w:id="20516" w:author="קלוד" w:date="2026-10-06T10:09:07Z"/>
        </w:rPr>
      </w:pPr>
      <w:ins w:id="20515" w:author="קלוד" w:date="2026-10-06T10:09:07Z">
        <w:r>
          <w:t xml:space="preserve">משנה ט</w:t>
        </w:r>
      </w:ins>
    </w:p>
    <w:p w14:paraId="52C228F4" w14:textId="77777777" w:rsidR="00E07CC2" w:rsidRDefault="00E07CC2" w:rsidP="00E07CC2">
      <w:pPr>
        <w:pStyle w:val="afff5"/>
        <w:rPr>
          <w:b/>
          <w:rtl/>
        </w:rPr>
      </w:pPr>
      <w:bookmarkStart w:id="699" w:name="_Toc119353491"/>
      <w:r w:rsidRPr="00DD103D">
        <w:rPr>
          <w:rStyle w:val="afffff5"/>
          <w:rFonts w:hint="cs"/>
          <w:rtl/>
        </w:rPr>
        <w:t>שני גיטין ושתי כתובות</w:t>
      </w:r>
      <w:bookmarkEnd w:id="699"/>
      <w:r w:rsidRPr="00C35A2C">
        <w:rPr>
          <w:rFonts w:hint="cs"/>
          <w:b/>
          <w:rtl/>
        </w:rPr>
        <w:t xml:space="preserve"> - גובה שתי כתובות;</w:t>
      </w:r>
    </w:p>
    <w:p w14:paraId="360B41DC" w14:textId="389412F5" w:rsidR="00E268F4" w:rsidRDefault="00E07CC2" w:rsidP="00E07CC2">
      <w:pPr>
        <w:pStyle w:val="afff5"/>
        <w:rPr>
          <w:b/>
          <w:rtl/>
        </w:rPr>
      </w:pPr>
      <w:bookmarkStart w:id="700" w:name="_Toc119353492"/>
      <w:r w:rsidRPr="00DD103D">
        <w:rPr>
          <w:rStyle w:val="afffff5"/>
          <w:rFonts w:hint="cs"/>
          <w:rtl/>
        </w:rPr>
        <w:t>שתי כתובות וגט אחד,</w:t>
      </w:r>
      <w:bookmarkEnd w:id="700"/>
      <w:r w:rsidRPr="00C35A2C">
        <w:rPr>
          <w:rFonts w:hint="cs"/>
          <w:b/>
          <w:rtl/>
        </w:rPr>
        <w:t xml:space="preserve"> או כתובה ושני גטין, או כתובה וגט ומיתה אינה גובה אלא כתובה אחת</w:t>
      </w:r>
      <w:r w:rsidR="00E268F4">
        <w:rPr>
          <w:rFonts w:hint="cs"/>
          <w:b/>
          <w:rtl/>
        </w:rPr>
        <w:t>,</w:t>
      </w:r>
    </w:p>
    <w:p w14:paraId="7A6C5A00" w14:textId="4020668F" w:rsidR="00E07CC2" w:rsidRPr="00C35A2C" w:rsidRDefault="00E07CC2" w:rsidP="00E07CC2">
      <w:pPr>
        <w:pStyle w:val="afff5"/>
        <w:rPr>
          <w:b/>
          <w:rtl/>
        </w:rPr>
      </w:pPr>
      <w:r w:rsidRPr="00C35A2C">
        <w:rPr>
          <w:rFonts w:hint="cs"/>
          <w:b/>
          <w:rtl/>
        </w:rPr>
        <w:t>שהמגרש את אשתו והחזירה, ע"מ כתובה הראשונה מחזירה.</w:t>
      </w:r>
    </w:p>
    <w:p w14:paraId="019D0390" w14:textId="48A2DFD5" w:rsidR="00E268F4" w:rsidRPr="008C28D0" w:rsidRDefault="00E07CC2" w:rsidP="00323A1B">
      <w:pPr>
        <w:pStyle w:val="affffb"/>
        <w:rPr>
          <w:spacing w:val="0"/>
          <w:rtl/>
        </w:rPr>
      </w:pPr>
      <w:bookmarkStart w:id="701" w:name="_Toc119353493"/>
      <w:r w:rsidRPr="008C28D0">
        <w:rPr>
          <w:spacing w:val="0"/>
          <w:rtl/>
        </w:rPr>
        <w:t>א</w:t>
      </w:r>
      <w:r w:rsidRPr="008C28D0">
        <w:rPr>
          <w:rFonts w:hint="cs"/>
          <w:spacing w:val="0"/>
          <w:rtl/>
        </w:rPr>
        <w:t xml:space="preserve">ם רוצה גובה </w:t>
      </w:r>
      <w:r w:rsidR="0071176A" w:rsidRPr="008C28D0">
        <w:rPr>
          <w:rFonts w:hint="cs"/>
          <w:spacing w:val="0"/>
          <w:rtl/>
        </w:rPr>
        <w:t>ב</w:t>
      </w:r>
      <w:r w:rsidRPr="008C28D0">
        <w:rPr>
          <w:rFonts w:hint="cs"/>
          <w:spacing w:val="0"/>
          <w:rtl/>
        </w:rPr>
        <w:t>זה ואם רוצה בזה</w:t>
      </w:r>
      <w:r w:rsidR="00E268F4" w:rsidRPr="008C28D0">
        <w:rPr>
          <w:rFonts w:hint="cs"/>
          <w:spacing w:val="0"/>
          <w:rtl/>
        </w:rPr>
        <w:t>.</w:t>
      </w:r>
      <w:bookmarkEnd w:id="701"/>
    </w:p>
    <w:p w14:paraId="459ADF4A" w14:textId="6BC5A680" w:rsidR="00E07CC2" w:rsidRPr="00323A1B" w:rsidRDefault="00E07CC2" w:rsidP="00323A1B">
      <w:pPr>
        <w:rPr>
          <w:rFonts w:ascii="Fb Fontext" w:hAnsi="Fb Fontext"/>
          <w:spacing w:val="-4"/>
          <w:rtl/>
        </w:rPr>
      </w:pPr>
      <w:r w:rsidRPr="00323A1B">
        <w:rPr>
          <w:rStyle w:val="affffe"/>
          <w:spacing w:val="-4"/>
          <w:rtl/>
        </w:rPr>
        <w:t>ולא קשה על ר"נ משמואל</w:t>
      </w:r>
      <w:r w:rsidRPr="00323A1B">
        <w:rPr>
          <w:rFonts w:ascii="Fb Fontext" w:hAnsi="Fb Fontext"/>
          <w:spacing w:val="-4"/>
          <w:rtl/>
        </w:rPr>
        <w:t xml:space="preserve"> דס"ל שני שטרות היוצאין בז</w:t>
      </w:r>
      <w:r w:rsidR="00323A1B">
        <w:rPr>
          <w:rFonts w:ascii="Fb Fontext" w:hAnsi="Fb Fontext" w:hint="cs"/>
          <w:spacing w:val="-4"/>
          <w:rtl/>
        </w:rPr>
        <w:t>א"ז</w:t>
      </w:r>
      <w:r w:rsidR="00323A1B" w:rsidRPr="00323A1B">
        <w:rPr>
          <w:rFonts w:ascii="Fb Fontext" w:hAnsi="Fb Fontext" w:hint="cs"/>
          <w:spacing w:val="-4"/>
          <w:rtl/>
        </w:rPr>
        <w:t xml:space="preserve"> </w:t>
      </w:r>
      <w:r w:rsidRPr="00323A1B">
        <w:rPr>
          <w:rFonts w:ascii="Fb Fontext" w:hAnsi="Fb Fontext"/>
          <w:spacing w:val="-4"/>
          <w:rtl/>
        </w:rPr>
        <w:t>ביטל שני את הראשון</w:t>
      </w:r>
      <w:r w:rsidRPr="00323A1B">
        <w:rPr>
          <w:rFonts w:ascii="Fb Fontext" w:hAnsi="Fb Fontext" w:hint="cs"/>
          <w:spacing w:val="-4"/>
          <w:rtl/>
        </w:rPr>
        <w:t>,</w:t>
      </w:r>
      <w:r w:rsidR="00323A1B" w:rsidRPr="00323A1B">
        <w:rPr>
          <w:rStyle w:val="affffe"/>
          <w:rFonts w:hint="cs"/>
          <w:spacing w:val="-4"/>
          <w:rtl/>
        </w:rPr>
        <w:t xml:space="preserve"> </w:t>
      </w:r>
      <w:r w:rsidRPr="00323A1B">
        <w:rPr>
          <w:rStyle w:val="affffe"/>
          <w:spacing w:val="-4"/>
          <w:rtl/>
        </w:rPr>
        <w:t>דמודה ר"נ</w:t>
      </w:r>
      <w:r w:rsidRPr="00323A1B">
        <w:rPr>
          <w:rStyle w:val="affffe"/>
          <w:rFonts w:hint="cs"/>
          <w:spacing w:val="-4"/>
          <w:rtl/>
        </w:rPr>
        <w:t>:</w:t>
      </w:r>
      <w:r w:rsidRPr="00323A1B">
        <w:rPr>
          <w:rStyle w:val="affffe"/>
          <w:spacing w:val="-4"/>
          <w:rtl/>
        </w:rPr>
        <w:t xml:space="preserve"> </w:t>
      </w:r>
      <w:r w:rsidRPr="00323A1B">
        <w:rPr>
          <w:rFonts w:ascii="Fb Fontext" w:hAnsi="Fb Fontext"/>
          <w:spacing w:val="-4"/>
          <w:rtl/>
        </w:rPr>
        <w:t>בהוסיף בה משהו דלתוספת כתבו</w:t>
      </w:r>
    </w:p>
    <w:p w14:paraId="5FD644F2" w14:textId="77777777" w:rsidR="00E07CC2" w:rsidRPr="008C28D0" w:rsidRDefault="00E07CC2" w:rsidP="00F1680A">
      <w:pPr>
        <w:pStyle w:val="affffb"/>
        <w:rPr>
          <w:rStyle w:val="affffc"/>
          <w:b/>
          <w:bCs/>
          <w:spacing w:val="0"/>
          <w:rtl/>
        </w:rPr>
      </w:pPr>
      <w:bookmarkStart w:id="702" w:name="_Toc119353494"/>
      <w:r w:rsidRPr="008C28D0">
        <w:rPr>
          <w:rStyle w:val="affffc"/>
          <w:b/>
          <w:bCs/>
          <w:spacing w:val="0"/>
          <w:rtl/>
        </w:rPr>
        <w:t>הוציאה גט וכתובה ומיתה</w:t>
      </w:r>
      <w:bookmarkEnd w:id="702"/>
    </w:p>
    <w:p w14:paraId="7A39D675" w14:textId="015FF610" w:rsidR="00E268F4" w:rsidRDefault="00E07CC2" w:rsidP="00E07CC2">
      <w:pPr>
        <w:rPr>
          <w:rFonts w:ascii="Fb Fontext" w:hAnsi="Fb Fontext"/>
          <w:sz w:val="32"/>
          <w:rtl/>
        </w:rPr>
      </w:pPr>
      <w:r w:rsidRPr="00C35A2C">
        <w:rPr>
          <w:rFonts w:ascii="Fb Fontext" w:hAnsi="Fb Fontext"/>
          <w:sz w:val="32"/>
          <w:rtl/>
        </w:rPr>
        <w:t>אם גט קודם לכתובה - גובה שתי כתובות</w:t>
      </w:r>
      <w:r w:rsidR="00E268F4">
        <w:rPr>
          <w:rFonts w:ascii="Fb Fontext" w:hAnsi="Fb Fontext"/>
          <w:sz w:val="32"/>
          <w:rtl/>
        </w:rPr>
        <w:t>,</w:t>
      </w:r>
    </w:p>
    <w:p w14:paraId="50C26BEA" w14:textId="218E4299" w:rsidR="00E268F4" w:rsidRDefault="00E07CC2" w:rsidP="00E07CC2">
      <w:pPr>
        <w:rPr>
          <w:rFonts w:ascii="Fb Fontext" w:hAnsi="Fb Fontext"/>
          <w:sz w:val="32"/>
          <w:rtl/>
        </w:rPr>
      </w:pPr>
      <w:r w:rsidRPr="00C35A2C">
        <w:rPr>
          <w:rFonts w:ascii="Fb Fontext" w:hAnsi="Fb Fontext"/>
          <w:sz w:val="32"/>
          <w:rtl/>
        </w:rPr>
        <w:t>כתובה קודמת לגט - אינה גובה אלא כתובה אחת</w:t>
      </w:r>
      <w:r w:rsidR="00E268F4">
        <w:rPr>
          <w:rFonts w:ascii="Fb Fontext" w:hAnsi="Fb Fontext"/>
          <w:sz w:val="32"/>
          <w:rtl/>
        </w:rPr>
        <w:t>,</w:t>
      </w:r>
    </w:p>
    <w:p w14:paraId="0152D8A3" w14:textId="17E53F84" w:rsidR="00E07CC2" w:rsidRPr="00C35A2C" w:rsidRDefault="00E07CC2" w:rsidP="00E07CC2">
      <w:pPr>
        <w:rPr>
          <w:rFonts w:ascii="Fb Fontext" w:hAnsi="Fb Fontext"/>
          <w:rtl/>
        </w:rPr>
      </w:pPr>
      <w:r w:rsidRPr="00C35A2C">
        <w:rPr>
          <w:rFonts w:ascii="Fb Fontext" w:hAnsi="Fb Fontext"/>
          <w:sz w:val="32"/>
          <w:rtl/>
        </w:rPr>
        <w:t xml:space="preserve">שהמגרש את אשתו והחזירה, </w:t>
      </w:r>
      <w:r>
        <w:rPr>
          <w:rFonts w:ascii="Fb Fontext" w:hAnsi="Fb Fontext" w:hint="cs"/>
          <w:sz w:val="32"/>
          <w:rtl/>
        </w:rPr>
        <w:t>ע</w:t>
      </w:r>
      <w:r w:rsidR="002B7BCC">
        <w:rPr>
          <w:rFonts w:ascii="Fb Fontext" w:hAnsi="Fb Fontext"/>
          <w:sz w:val="32"/>
          <w:rtl/>
        </w:rPr>
        <w:t>"</w:t>
      </w:r>
      <w:r>
        <w:rPr>
          <w:rFonts w:ascii="Fb Fontext" w:hAnsi="Fb Fontext" w:hint="cs"/>
          <w:sz w:val="32"/>
          <w:rtl/>
        </w:rPr>
        <w:t>מ</w:t>
      </w:r>
      <w:r w:rsidRPr="00C35A2C">
        <w:rPr>
          <w:rFonts w:ascii="Fb Fontext" w:hAnsi="Fb Fontext"/>
          <w:sz w:val="32"/>
          <w:rtl/>
        </w:rPr>
        <w:t xml:space="preserve"> כתובה הראשונה החזירה.</w:t>
      </w:r>
    </w:p>
    <w:p w14:paraId="558014A1" w14:textId="77777777" w:rsidR="00E07CC2" w:rsidRPr="00C35A2C" w:rsidRDefault="00E07CC2" w:rsidP="00E26091">
      <w:pPr>
        <w:pStyle w:val="afff"/>
        <w:framePr w:wrap="around"/>
        <w:rPr>
          <w:rtl/>
        </w:rPr>
      </w:pPr>
      <w:bookmarkStart w:id="703" w:name="_Toc119353495"/>
      <w:r w:rsidRPr="00C35A2C">
        <w:rPr>
          <w:rFonts w:hint="cs"/>
          <w:rtl/>
        </w:rPr>
        <w:t>צ.</w:t>
      </w:r>
      <w:bookmarkEnd w:id="703"/>
    </w:p>
    <w:p>
      <w:pPr>
        <w:pStyle w:val="MishnaBatzad"/>
        <w:rPr>
          <w:ins w:id="20004" w:author="קלוד" w:date="2026-10-06T10:43:33Z"/>
        </w:rPr>
      </w:pPr>
      <w:ins w:id="20003" w:author="קלוד" w:date="2026-10-06T10:43:33Z">
        <w:r>
          <w:t xml:space="preserve">משנה ט</w:t>
        </w:r>
      </w:ins>
    </w:p>
    <w:p w14:paraId="2DA44440" w14:textId="77777777" w:rsidR="00E07CC2" w:rsidRDefault="00E07CC2" w:rsidP="00E07CC2">
      <w:pPr>
        <w:pStyle w:val="afff5"/>
        <w:rPr>
          <w:b/>
          <w:rtl/>
        </w:rPr>
      </w:pPr>
      <w:bookmarkStart w:id="704" w:name="_Toc119353496"/>
      <w:r w:rsidRPr="00DD103D">
        <w:rPr>
          <w:rStyle w:val="afffff5"/>
          <w:rFonts w:hint="cs"/>
          <w:rtl/>
        </w:rPr>
        <w:t>קטן שהשיאו אביו -</w:t>
      </w:r>
      <w:bookmarkEnd w:id="704"/>
      <w:r w:rsidRPr="00C35A2C">
        <w:rPr>
          <w:rFonts w:hint="cs"/>
          <w:b/>
          <w:rtl/>
        </w:rPr>
        <w:t xml:space="preserve"> כתובתה קיימת, שע"מ כן קיימה,</w:t>
      </w:r>
    </w:p>
    <w:p w14:paraId="11DB03F9" w14:textId="77777777" w:rsidR="00E07CC2" w:rsidRPr="00730169" w:rsidRDefault="00E07CC2" w:rsidP="00E07CC2">
      <w:pPr>
        <w:pStyle w:val="afff5"/>
        <w:rPr>
          <w:b/>
          <w:spacing w:val="-2"/>
          <w:rtl/>
        </w:rPr>
      </w:pPr>
      <w:bookmarkStart w:id="705" w:name="_Toc119353497"/>
      <w:r w:rsidRPr="00DD103D">
        <w:rPr>
          <w:rStyle w:val="afffff5"/>
          <w:rFonts w:hint="cs"/>
          <w:rtl/>
        </w:rPr>
        <w:t>גר שנתגיירה אשתו עמו -</w:t>
      </w:r>
      <w:bookmarkEnd w:id="705"/>
      <w:r w:rsidRPr="00730169">
        <w:rPr>
          <w:rFonts w:hint="cs"/>
          <w:b/>
          <w:spacing w:val="-2"/>
          <w:rtl/>
        </w:rPr>
        <w:t xml:space="preserve"> כתובתה קיימת, שעל מנת כן קיימה.</w:t>
      </w:r>
    </w:p>
    <w:p w14:paraId="1A342E31" w14:textId="77777777" w:rsidR="00E07CC2" w:rsidRPr="00C35A2C" w:rsidRDefault="00E07CC2" w:rsidP="00E07CC2">
      <w:pPr>
        <w:rPr>
          <w:rFonts w:ascii="Fb Fontext" w:hAnsi="Fb Fontext"/>
          <w:rtl/>
        </w:rPr>
      </w:pPr>
      <w:r w:rsidRPr="0097720E">
        <w:rPr>
          <w:rStyle w:val="affffe"/>
          <w:rtl/>
        </w:rPr>
        <w:t>ר"ה:</w:t>
      </w:r>
      <w:r w:rsidRPr="00C35A2C">
        <w:rPr>
          <w:rFonts w:ascii="Fb Fontext" w:hAnsi="Fb Fontext"/>
          <w:sz w:val="32"/>
          <w:rtl/>
        </w:rPr>
        <w:t xml:space="preserve"> מנה מאתים, </w:t>
      </w:r>
      <w:r>
        <w:rPr>
          <w:rFonts w:ascii="Fb Fontext" w:hAnsi="Fb Fontext" w:hint="cs"/>
          <w:sz w:val="32"/>
          <w:rtl/>
        </w:rPr>
        <w:t>ולא תוספת</w:t>
      </w:r>
      <w:r w:rsidRPr="00C35A2C">
        <w:rPr>
          <w:rFonts w:ascii="Fb Fontext" w:hAnsi="Fb Fontext"/>
          <w:sz w:val="32"/>
          <w:rtl/>
        </w:rPr>
        <w:t>,</w:t>
      </w:r>
      <w:r>
        <w:rPr>
          <w:rFonts w:ascii="Fb Fontext" w:hAnsi="Fb Fontext" w:hint="cs"/>
          <w:sz w:val="32"/>
          <w:rtl/>
        </w:rPr>
        <w:t xml:space="preserve"> </w:t>
      </w:r>
      <w:r w:rsidRPr="0097720E">
        <w:rPr>
          <w:rStyle w:val="affffe"/>
          <w:rtl/>
        </w:rPr>
        <w:t>ו</w:t>
      </w:r>
      <w:r>
        <w:rPr>
          <w:rStyle w:val="affffe"/>
          <w:rFonts w:hint="cs"/>
          <w:rtl/>
        </w:rPr>
        <w:t>ל</w:t>
      </w:r>
      <w:r w:rsidRPr="0097720E">
        <w:rPr>
          <w:rStyle w:val="affffe"/>
          <w:rtl/>
        </w:rPr>
        <w:t>ר"י:</w:t>
      </w:r>
      <w:r>
        <w:rPr>
          <w:rStyle w:val="affffe"/>
          <w:rFonts w:hint="cs"/>
          <w:rtl/>
        </w:rPr>
        <w:t xml:space="preserve"> </w:t>
      </w:r>
      <w:r w:rsidRPr="0097720E">
        <w:rPr>
          <w:rStyle w:val="afffff0"/>
          <w:rtl/>
        </w:rPr>
        <w:t>בהוו'א</w:t>
      </w:r>
      <w:r w:rsidRPr="00C35A2C">
        <w:rPr>
          <w:rFonts w:ascii="Fb Fontext" w:hAnsi="Fb Fontext"/>
          <w:sz w:val="32"/>
          <w:rtl/>
        </w:rPr>
        <w:t xml:space="preserve"> א</w:t>
      </w:r>
      <w:r>
        <w:rPr>
          <w:rFonts w:ascii="Fb Fontext" w:hAnsi="Fb Fontext" w:hint="cs"/>
          <w:sz w:val="32"/>
          <w:rtl/>
        </w:rPr>
        <w:t>ף</w:t>
      </w:r>
      <w:r w:rsidRPr="00C35A2C">
        <w:rPr>
          <w:rFonts w:ascii="Fb Fontext" w:hAnsi="Fb Fontext"/>
          <w:sz w:val="32"/>
          <w:rtl/>
        </w:rPr>
        <w:t xml:space="preserve"> תוספת יש לה.</w:t>
      </w:r>
    </w:p>
    <w:p w14:paraId="5EDCD342" w14:textId="77777777" w:rsidR="00E07CC2" w:rsidRDefault="00E07CC2" w:rsidP="00E07CC2">
      <w:pPr>
        <w:rPr>
          <w:rFonts w:ascii="Fb Fontext" w:hAnsi="Fb Fontext"/>
          <w:rtl/>
        </w:rPr>
      </w:pPr>
      <w:r w:rsidRPr="00C35A2C">
        <w:rPr>
          <w:rFonts w:ascii="Fb Fontext" w:hAnsi="Fb Fontext"/>
          <w:rtl/>
        </w:rPr>
        <w:t>והא דחידשו - נוטלת מה שחידשו; היינו אף מה שחידשו בנוסף לתוספת הראשונה</w:t>
      </w:r>
      <w:r>
        <w:rPr>
          <w:rFonts w:ascii="Fb Fontext" w:hAnsi="Fb Fontext" w:hint="cs"/>
          <w:rtl/>
        </w:rPr>
        <w:t>,</w:t>
      </w:r>
    </w:p>
    <w:p w14:paraId="58A1736D" w14:textId="7103AD6D" w:rsidR="00E07CC2" w:rsidRPr="00CA108A" w:rsidRDefault="00E07CC2" w:rsidP="00E07CC2">
      <w:pPr>
        <w:rPr>
          <w:rFonts w:cs="PFT_Frank"/>
          <w:b/>
          <w:bCs/>
          <w:szCs w:val="14"/>
          <w:rtl/>
        </w:rPr>
      </w:pPr>
      <w:r w:rsidRPr="0097720E">
        <w:rPr>
          <w:rStyle w:val="affffe"/>
          <w:rtl/>
        </w:rPr>
        <w:t>ובאמת דאינו כן</w:t>
      </w:r>
      <w:r>
        <w:rPr>
          <w:rStyle w:val="affffe"/>
          <w:rFonts w:hint="cs"/>
          <w:rtl/>
        </w:rPr>
        <w:t>:</w:t>
      </w:r>
      <w:r w:rsidRPr="00C35A2C">
        <w:rPr>
          <w:rFonts w:ascii="Fb Fontext" w:hAnsi="Fb Fontext"/>
          <w:rtl/>
        </w:rPr>
        <w:t xml:space="preserve"> </w:t>
      </w:r>
      <w:r w:rsidRPr="00765FBA">
        <w:rPr>
          <w:rStyle w:val="affffe"/>
          <w:rtl/>
        </w:rPr>
        <w:t xml:space="preserve">דלהדיא תני </w:t>
      </w:r>
      <w:r w:rsidRPr="00C35A2C">
        <w:rPr>
          <w:rFonts w:ascii="Fb Fontext" w:hAnsi="Fb Fontext"/>
          <w:rtl/>
        </w:rPr>
        <w:t xml:space="preserve">דבלא חידשו בתולה גובה מאתים ואלמנה מנה, </w:t>
      </w:r>
      <w:r w:rsidRPr="00765FBA">
        <w:rPr>
          <w:rStyle w:val="afffff0"/>
          <w:rtl/>
        </w:rPr>
        <w:t>[ולא תוספת]</w:t>
      </w:r>
      <w:r>
        <w:rPr>
          <w:rStyle w:val="afffff0"/>
          <w:rFonts w:hint="cs"/>
          <w:rtl/>
        </w:rPr>
        <w:t xml:space="preserve"> </w:t>
      </w:r>
      <w:r w:rsidRPr="00CA108A">
        <w:rPr>
          <w:rFonts w:cs="PFT_Frank"/>
          <w:b/>
          <w:bCs/>
          <w:szCs w:val="14"/>
          <w:rtl/>
        </w:rPr>
        <w:t>- תיובתא דרב יהודה</w:t>
      </w:r>
      <w:r w:rsidR="001F2143">
        <w:rPr>
          <w:rFonts w:cs="PFT_Frank" w:hint="cs"/>
          <w:b/>
          <w:bCs/>
          <w:szCs w:val="14"/>
          <w:rtl/>
        </w:rPr>
        <w:t>.</w:t>
      </w:r>
    </w:p>
    <w:p w14:paraId="44D5FE61" w14:textId="239BAFA5" w:rsidR="00E07CC2" w:rsidRDefault="00E07CC2" w:rsidP="00E07CC2">
      <w:pPr>
        <w:rPr>
          <w:rFonts w:ascii="Fb Fontext" w:hAnsi="Fb Fontext"/>
          <w:sz w:val="32"/>
          <w:rtl/>
        </w:rPr>
      </w:pPr>
      <w:r w:rsidRPr="00765FBA">
        <w:rPr>
          <w:rStyle w:val="affffe"/>
          <w:rtl/>
        </w:rPr>
        <w:t xml:space="preserve">ור"י- </w:t>
      </w:r>
      <w:r w:rsidRPr="00C35A2C">
        <w:rPr>
          <w:rFonts w:ascii="Fb Fontext" w:hAnsi="Fb Fontext"/>
          <w:sz w:val="32"/>
          <w:rtl/>
        </w:rPr>
        <w:t>המשנה הטעתו שסבר שכתובתה קיימת אף על התוספת ולא היא אלא רק אעיקר כתובה</w:t>
      </w:r>
      <w:r>
        <w:rPr>
          <w:rFonts w:ascii="Fb Fontext" w:hAnsi="Fb Fontext" w:hint="cs"/>
          <w:sz w:val="32"/>
          <w:rtl/>
        </w:rPr>
        <w:t>.</w:t>
      </w:r>
    </w:p>
    <w:p w14:paraId="79389CDB" w14:textId="632A91B6" w:rsidR="00A9406C" w:rsidRDefault="00426657" w:rsidP="00D96913">
      <w:pPr>
        <w:pStyle w:val="afffb"/>
        <w:rPr>
          <w:b w:val="0"/>
          <w:bCs w:val="0"/>
          <w:rtl/>
        </w:rPr>
      </w:pPr>
      <w:r w:rsidRPr="002D624C">
        <w:rPr>
          <w:rFonts w:hint="cs"/>
          <w:rtl/>
        </w:rPr>
        <w:t>הדרך עלך הכותב לאשתו</w:t>
      </w:r>
      <w:r w:rsidR="00E268F4">
        <w:rPr>
          <w:rFonts w:hint="cs"/>
          <w:rtl/>
        </w:rPr>
        <w:t>,</w:t>
      </w:r>
    </w:p>
    <w:p w14:paraId="4D17EF21" w14:textId="77777777" w:rsidR="00A9406C" w:rsidRPr="00C54C7E" w:rsidRDefault="00A9406C" w:rsidP="007146D3">
      <w:pPr>
        <w:pStyle w:val="afff3"/>
        <w:framePr w:wrap="around"/>
        <w:rPr>
          <w:del w:id="41092" w:author="Claude" w:date="2026-10-07T09:24:54Z"/>
          <w:rtl/>
        </w:rPr>
      </w:pPr>
      <w:del w:id="41091" w:author="Claude" w:date="2026-10-07T09:24:54Z">
        <w:r w:rsidRPr="00C54C7E">
          <w:rPr>
            <w:rFonts w:hint="cs"/>
            <w:rtl/>
          </w:rPr>
          <w:delText xml:space="preserve">מי שהיה נשוי</w:delText>
        </w:r>
      </w:del>
    </w:p>
    <w:p w14:paraId="2A3D9995" w14:textId="77777777" w:rsidR="00A9406C" w:rsidRPr="00C54C7E" w:rsidRDefault="00A9406C" w:rsidP="007146D3">
      <w:pPr>
        <w:pStyle w:val="afff4"/>
        <w:framePr w:wrap="around"/>
        <w:rPr>
          <w:rtl/>
        </w:rPr>
      </w:pPr>
      <w:r w:rsidRPr="00C54C7E">
        <w:rPr>
          <w:rFonts w:hint="cs"/>
          <w:rtl/>
        </w:rPr>
        <w:t>צ. צה:</w:t>
      </w:r>
    </w:p>
    <w:p w14:paraId="12ADE6D8" w14:textId="77777777" w:rsidR="00D96913" w:rsidRDefault="00D96913" w:rsidP="00D96913">
      <w:pPr>
        <w:pStyle w:val="afff2"/>
        <w:framePr w:wrap="around"/>
        <w:rPr>
          <w:del w:id="41090" w:author="Claude" w:date="2026-10-07T09:24:54Z"/>
          <w:rtl/>
        </w:rPr>
      </w:pPr>
      <w:bookmarkStart w:id="706" w:name="_Toc119353498"/>
      <w:del w:id="41089" w:author="Claude" w:date="2026-10-07T09:24:54Z">
        <w:r>
          <w:rPr>
            <w:rFonts w:hint="cs"/>
            <w:rtl/>
          </w:rPr>
          <w:lastRenderedPageBreak/>
          <w:delText xml:space="preserve">פרק עשירי </w:delText>
        </w:r>
      </w:del>
    </w:p>
    <w:p w14:paraId="40D916EC" w14:textId="28F323B7" w:rsidR="00E268F4" w:rsidRDefault="00A9406C" w:rsidP="00323A1B">
      <w:pPr>
        <w:pStyle w:val="afffff4"/>
        <w:rPr>
          <w:rtl/>
        </w:rPr>
      </w:pPr>
      <w:ins w:id="9990" w:author="מספור קטעי משנה" w:date="2026-10-06T06:45:30Z">
        <w:r>
          <w:rPr>
            <w:rStyle w:val="MisparKeta"/>
          </w:rPr>
          <w:t xml:space="preserve">א. </w:t>
        </w:r>
      </w:ins>
      <w:r w:rsidRPr="00C54C7E">
        <w:rPr>
          <w:rFonts w:hint="cs"/>
          <w:rtl/>
        </w:rPr>
        <w:t>מי שהיה נשוי שתי נשים ומת</w:t>
      </w:r>
      <w:r w:rsidR="00E268F4">
        <w:rPr>
          <w:rFonts w:hint="cs"/>
          <w:rtl/>
        </w:rPr>
        <w:t>,</w:t>
      </w:r>
      <w:bookmarkEnd w:id="706"/>
    </w:p>
    <w:p>
      <w:pPr>
        <w:pStyle w:val="PetichatPerek"/>
        <w:rPr>
          <w:ins w:id="41088" w:author="Claude" w:date="2026-10-07T09:24:54Z"/>
        </w:rPr>
      </w:pPr>
      <w:ins w:id="41087" w:author="Claude" w:date="2026-10-07T09:24:54Z">
        <w:r>
          <w:rPr>
            <w:rFonts w:hint="cs"/>
            <w:rtl/>
          </w:rPr>
          <w:t xml:space="preserve">פרק עשירי</w:t>
        </w:r>
        <w:r>
          <w:rPr>
            <w:rFonts w:hint="cs"/>
            <w:rtl/>
          </w:rPr>
          <w:t xml:space="preserve"> - </w:t>
        </w:r>
        <w:r>
          <w:rPr>
            <w:rFonts w:hint="cs"/>
            <w:rtl/>
          </w:rPr>
          <w:t xml:space="preserve">מי שהיה נשוי</w:t>
        </w:r>
      </w:ins>
    </w:p>
    <w:p>
      <w:pPr>
        <w:pStyle w:val="MishnaBatzad"/>
        <w:rPr>
          <w:ins w:id="20518" w:author="קלוד" w:date="2026-10-06T10:09:07Z"/>
        </w:rPr>
      </w:pPr>
      <w:ins w:id="20517" w:author="קלוד" w:date="2026-10-06T10:09:07Z">
        <w:r>
          <w:t xml:space="preserve">משנה א</w:t>
        </w:r>
      </w:ins>
    </w:p>
    <w:p w14:paraId="3F55078C" w14:textId="12116840" w:rsidR="00A9406C" w:rsidRPr="006902C7" w:rsidRDefault="00A9406C" w:rsidP="00A9406C">
      <w:pPr>
        <w:pStyle w:val="afff5"/>
        <w:rPr>
          <w:spacing w:val="2"/>
          <w:rtl/>
        </w:rPr>
      </w:pPr>
      <w:r w:rsidRPr="006902C7">
        <w:rPr>
          <w:rFonts w:hint="cs"/>
          <w:spacing w:val="2"/>
          <w:rtl/>
        </w:rPr>
        <w:t>הראשונה קודמת לשניה, ויורשי הראשונה קודמין ליורשי שניה.</w:t>
      </w:r>
    </w:p>
    <w:p w14:paraId="3D44BCCA" w14:textId="77777777" w:rsidR="00E268F4" w:rsidRDefault="00A9406C" w:rsidP="00A9406C">
      <w:pPr>
        <w:pStyle w:val="afff5"/>
        <w:rPr>
          <w:rtl/>
        </w:rPr>
      </w:pPr>
      <w:r w:rsidRPr="00C54C7E">
        <w:rPr>
          <w:rFonts w:hint="cs"/>
          <w:rtl/>
        </w:rPr>
        <w:t>נשא את הראשונה ומתה, נשא שניה ומת הוא</w:t>
      </w:r>
      <w:r w:rsidR="00E268F4">
        <w:rPr>
          <w:rFonts w:hint="cs"/>
          <w:rtl/>
        </w:rPr>
        <w:t>,</w:t>
      </w:r>
    </w:p>
    <w:p w14:paraId="35332390" w14:textId="63513400" w:rsidR="00A9406C" w:rsidRPr="00C54C7E" w:rsidRDefault="00A9406C" w:rsidP="00A9406C">
      <w:pPr>
        <w:pStyle w:val="afff5"/>
        <w:rPr>
          <w:rtl/>
        </w:rPr>
      </w:pPr>
      <w:r w:rsidRPr="00C54C7E">
        <w:rPr>
          <w:rFonts w:hint="cs"/>
          <w:rtl/>
        </w:rPr>
        <w:t>- שניה ויורשיה קודמין ליורשי הראשונה.</w:t>
      </w:r>
    </w:p>
    <w:p w14:paraId="05E813EC" w14:textId="77777777" w:rsidR="00A9406C" w:rsidRDefault="00A9406C" w:rsidP="00A9406C">
      <w:pPr>
        <w:rPr>
          <w:rFonts w:ascii="Fb Fontext" w:hAnsi="Fb Fontext"/>
          <w:sz w:val="32"/>
          <w:rtl/>
        </w:rPr>
      </w:pPr>
      <w:bookmarkStart w:id="707" w:name="_Toc119353499"/>
      <w:r w:rsidRPr="00C54C7E">
        <w:rPr>
          <w:rStyle w:val="afffe"/>
          <w:rFonts w:hint="cs"/>
          <w:rtl/>
        </w:rPr>
        <w:t>קודמת</w:t>
      </w:r>
      <w:bookmarkEnd w:id="707"/>
      <w:r w:rsidRPr="00C35A2C">
        <w:rPr>
          <w:rFonts w:ascii="Fb Fontext" w:hAnsi="Fb Fontext" w:hint="cs"/>
          <w:sz w:val="32"/>
          <w:rtl/>
        </w:rPr>
        <w:t xml:space="preserve"> ולא תני אין לה</w:t>
      </w:r>
      <w:r>
        <w:rPr>
          <w:rFonts w:ascii="Fb Fontext" w:hAnsi="Fb Fontext" w:hint="cs"/>
          <w:sz w:val="32"/>
          <w:rtl/>
        </w:rPr>
        <w:t>,</w:t>
      </w:r>
      <w:r w:rsidRPr="00C35A2C">
        <w:rPr>
          <w:rFonts w:ascii="Fb Fontext" w:hAnsi="Fb Fontext" w:hint="cs"/>
          <w:sz w:val="32"/>
          <w:rtl/>
        </w:rPr>
        <w:t xml:space="preserve"> משמע דאי קדמה שניה ותפסה לא </w:t>
      </w:r>
      <w:r w:rsidRPr="00730169">
        <w:rPr>
          <w:rFonts w:ascii="Fb Fontext" w:hAnsi="Fb Fontext" w:hint="cs"/>
          <w:spacing w:val="-8"/>
          <w:sz w:val="32"/>
          <w:rtl/>
        </w:rPr>
        <w:t xml:space="preserve">מוציאים ממנה, - </w:t>
      </w:r>
      <w:r w:rsidRPr="00730169">
        <w:rPr>
          <w:rFonts w:ascii="Fb Fontext" w:hAnsi="Fb Fontext" w:cs="PFT_Frank" w:hint="cs"/>
          <w:b/>
          <w:bCs/>
          <w:spacing w:val="-8"/>
          <w:sz w:val="32"/>
          <w:szCs w:val="14"/>
          <w:rtl/>
        </w:rPr>
        <w:t>ש</w:t>
      </w:r>
      <w:r w:rsidRPr="00730169">
        <w:rPr>
          <w:rFonts w:ascii="Fb Fontext" w:hAnsi="Fb Fontext" w:cs="PFT_Frank"/>
          <w:b/>
          <w:bCs/>
          <w:spacing w:val="-8"/>
          <w:sz w:val="32"/>
          <w:szCs w:val="14"/>
          <w:rtl/>
        </w:rPr>
        <w:t>"</w:t>
      </w:r>
      <w:r w:rsidRPr="00730169">
        <w:rPr>
          <w:rFonts w:ascii="Fb Fontext" w:hAnsi="Fb Fontext" w:cs="PFT_Frank" w:hint="cs"/>
          <w:b/>
          <w:bCs/>
          <w:spacing w:val="-8"/>
          <w:sz w:val="32"/>
          <w:szCs w:val="14"/>
          <w:rtl/>
        </w:rPr>
        <w:t>מ</w:t>
      </w:r>
      <w:r w:rsidRPr="00730169">
        <w:rPr>
          <w:rFonts w:ascii="Fb Fontext" w:hAnsi="Fb Fontext" w:hint="cs"/>
          <w:spacing w:val="-8"/>
          <w:sz w:val="32"/>
          <w:rtl/>
        </w:rPr>
        <w:t xml:space="preserve"> </w:t>
      </w:r>
      <w:r w:rsidRPr="00730169">
        <w:rPr>
          <w:rFonts w:ascii="Fb Fontext" w:hAnsi="Fb Fontext"/>
          <w:spacing w:val="-8"/>
          <w:sz w:val="32"/>
          <w:rtl/>
        </w:rPr>
        <w:t>בע</w:t>
      </w:r>
      <w:r w:rsidRPr="00730169">
        <w:rPr>
          <w:rFonts w:ascii="Fb Fontext" w:hAnsi="Fb Fontext" w:hint="cs"/>
          <w:spacing w:val="-8"/>
          <w:sz w:val="32"/>
          <w:rtl/>
        </w:rPr>
        <w:t>"ח</w:t>
      </w:r>
      <w:r w:rsidRPr="00730169">
        <w:rPr>
          <w:rFonts w:ascii="Fb Fontext" w:hAnsi="Fb Fontext"/>
          <w:spacing w:val="-8"/>
          <w:sz w:val="32"/>
          <w:rtl/>
        </w:rPr>
        <w:t xml:space="preserve"> מאוחר שקדם וגבה, מה שגבה גבה!</w:t>
      </w:r>
    </w:p>
    <w:p w14:paraId="7F848B36" w14:textId="77777777" w:rsidR="00E268F4" w:rsidRDefault="00A9406C" w:rsidP="00A9406C">
      <w:pPr>
        <w:rPr>
          <w:rFonts w:ascii="Fb Fontext" w:hAnsi="Fb Fontext"/>
          <w:rtl/>
        </w:rPr>
      </w:pPr>
      <w:r w:rsidRPr="00765FBA">
        <w:rPr>
          <w:rStyle w:val="affffe"/>
          <w:rFonts w:hint="cs"/>
          <w:rtl/>
        </w:rPr>
        <w:t>אין להוכיח</w:t>
      </w:r>
      <w:r w:rsidRPr="00C35A2C">
        <w:rPr>
          <w:rFonts w:ascii="Fb Fontext" w:hAnsi="Fb Fontext" w:hint="cs"/>
          <w:rtl/>
        </w:rPr>
        <w:t xml:space="preserve"> דבע</w:t>
      </w:r>
      <w:r w:rsidRPr="00C35A2C">
        <w:rPr>
          <w:rFonts w:ascii="Fb Fontext" w:hAnsi="Fb Fontext"/>
          <w:rtl/>
        </w:rPr>
        <w:t>"</w:t>
      </w:r>
      <w:r w:rsidRPr="00C35A2C">
        <w:rPr>
          <w:rFonts w:ascii="Fb Fontext" w:hAnsi="Fb Fontext" w:hint="cs"/>
          <w:rtl/>
        </w:rPr>
        <w:t>ח מאוחר שקדם וגבה גבוי דאפשר דלא מהני</w:t>
      </w:r>
      <w:r w:rsidR="00E268F4">
        <w:rPr>
          <w:rFonts w:ascii="Fb Fontext" w:hAnsi="Fb Fontext" w:hint="cs"/>
          <w:rtl/>
        </w:rPr>
        <w:t>,</w:t>
      </w:r>
    </w:p>
    <w:p w14:paraId="445D60A4" w14:textId="110B7497" w:rsidR="00A9406C" w:rsidRPr="00C35A2C" w:rsidRDefault="00A9406C" w:rsidP="00A9406C">
      <w:pPr>
        <w:rPr>
          <w:rFonts w:ascii="Fb Fontext" w:hAnsi="Fb Fontext" w:cs="Guttman Vilna"/>
          <w:b/>
          <w:bCs/>
          <w:rtl/>
        </w:rPr>
      </w:pPr>
      <w:r w:rsidRPr="00765FBA">
        <w:rPr>
          <w:rStyle w:val="affffe"/>
          <w:rFonts w:hint="cs"/>
          <w:rtl/>
        </w:rPr>
        <w:t>והך</w:t>
      </w:r>
      <w:r w:rsidRPr="00C35A2C">
        <w:rPr>
          <w:rFonts w:ascii="Fb Fontext" w:hAnsi="Fb Fontext" w:hint="cs"/>
          <w:rtl/>
        </w:rPr>
        <w:t xml:space="preserve"> </w:t>
      </w:r>
      <w:r w:rsidRPr="00CA108A">
        <w:rPr>
          <w:rFonts w:cs="PFT_Frank" w:hint="cs"/>
          <w:b/>
          <w:bCs/>
          <w:szCs w:val="14"/>
          <w:rtl/>
        </w:rPr>
        <w:t>קודמת</w:t>
      </w:r>
      <w:r w:rsidRPr="00765FBA">
        <w:rPr>
          <w:rFonts w:hint="cs"/>
          <w:rtl/>
        </w:rPr>
        <w:t xml:space="preserve"> </w:t>
      </w:r>
      <w:r w:rsidRPr="00C35A2C">
        <w:rPr>
          <w:rFonts w:ascii="Fb Fontext" w:hAnsi="Fb Fontext" w:hint="cs"/>
          <w:rtl/>
        </w:rPr>
        <w:t>היינו לגמרי</w:t>
      </w:r>
      <w:r>
        <w:rPr>
          <w:rFonts w:ascii="Fb Fontext" w:hAnsi="Fb Fontext" w:hint="cs"/>
          <w:rtl/>
        </w:rPr>
        <w:t>,</w:t>
      </w:r>
      <w:r w:rsidRPr="00C35A2C">
        <w:rPr>
          <w:rFonts w:ascii="Fb Fontext" w:hAnsi="Fb Fontext" w:hint="cs"/>
          <w:rtl/>
        </w:rPr>
        <w:t xml:space="preserve"> כדתנן </w:t>
      </w:r>
      <w:r w:rsidRPr="00C35A2C">
        <w:rPr>
          <w:rFonts w:ascii="Fb Fontext" w:hAnsi="Fb Fontext"/>
          <w:rtl/>
        </w:rPr>
        <w:t>בן קודם לבת.</w:t>
      </w:r>
    </w:p>
    <w:p w14:paraId="4D515EBA" w14:textId="77777777" w:rsidR="00A9406C" w:rsidRDefault="00A9406C" w:rsidP="00A9406C">
      <w:pPr>
        <w:rPr>
          <w:rFonts w:ascii="Fb Fontext" w:hAnsi="Fb Fontext"/>
          <w:sz w:val="32"/>
          <w:rtl/>
        </w:rPr>
      </w:pPr>
      <w:r w:rsidRPr="00765FBA">
        <w:rPr>
          <w:rStyle w:val="affffe"/>
          <w:rFonts w:hint="cs"/>
          <w:rtl/>
        </w:rPr>
        <w:t>וא</w:t>
      </w:r>
      <w:r w:rsidRPr="00765FBA">
        <w:rPr>
          <w:rStyle w:val="affffe"/>
          <w:rtl/>
        </w:rPr>
        <w:t>"</w:t>
      </w:r>
      <w:r w:rsidRPr="00765FBA">
        <w:rPr>
          <w:rStyle w:val="affffe"/>
          <w:rFonts w:hint="cs"/>
          <w:rtl/>
        </w:rPr>
        <w:t xml:space="preserve">ד למידק </w:t>
      </w:r>
      <w:r>
        <w:rPr>
          <w:rStyle w:val="affffe"/>
          <w:rFonts w:hint="cs"/>
          <w:rtl/>
        </w:rPr>
        <w:t>להיפך</w:t>
      </w:r>
      <w:r w:rsidRPr="00C35A2C">
        <w:rPr>
          <w:rFonts w:ascii="Fb Fontext" w:hAnsi="Fb Fontext" w:hint="cs"/>
          <w:sz w:val="32"/>
          <w:rtl/>
        </w:rPr>
        <w:t xml:space="preserve"> דמדלא קתני דבתפסה אין מוציאין מידה משמע דאי תפסה </w:t>
      </w:r>
      <w:r>
        <w:rPr>
          <w:rFonts w:ascii="Fb Fontext" w:hAnsi="Fb Fontext" w:hint="cs"/>
          <w:sz w:val="32"/>
          <w:rtl/>
        </w:rPr>
        <w:t>מוציאים</w:t>
      </w:r>
      <w:r w:rsidRPr="00C35A2C">
        <w:rPr>
          <w:rFonts w:ascii="Fb Fontext" w:hAnsi="Fb Fontext" w:hint="cs"/>
          <w:sz w:val="32"/>
          <w:rtl/>
        </w:rPr>
        <w:t xml:space="preserve"> מינה</w:t>
      </w:r>
      <w:r>
        <w:rPr>
          <w:rFonts w:ascii="Fb Fontext" w:hAnsi="Fb Fontext" w:hint="cs"/>
          <w:sz w:val="32"/>
          <w:rtl/>
        </w:rPr>
        <w:t>,</w:t>
      </w:r>
    </w:p>
    <w:p w14:paraId="45ABD5AB" w14:textId="1C5BB7A0" w:rsidR="00A9406C" w:rsidRDefault="00A9406C" w:rsidP="00A9406C">
      <w:pPr>
        <w:ind w:firstLine="0"/>
        <w:rPr>
          <w:rFonts w:ascii="Fb Fontext" w:hAnsi="Fb Fontext"/>
          <w:sz w:val="32"/>
          <w:rtl/>
        </w:rPr>
      </w:pPr>
      <w:r w:rsidRPr="00C35A2C">
        <w:rPr>
          <w:rFonts w:ascii="Fb Fontext" w:hAnsi="Fb Fontext" w:hint="cs"/>
          <w:sz w:val="32"/>
          <w:rtl/>
        </w:rPr>
        <w:t xml:space="preserve">-   </w:t>
      </w:r>
      <w:r w:rsidRPr="00CA108A">
        <w:rPr>
          <w:rFonts w:ascii="Fb Fontext" w:hAnsi="Fb Fontext" w:cs="PFT_Frank" w:hint="cs"/>
          <w:b/>
          <w:bCs/>
          <w:sz w:val="32"/>
          <w:szCs w:val="14"/>
          <w:rtl/>
        </w:rPr>
        <w:t>ש</w:t>
      </w:r>
      <w:r w:rsidRPr="00CA108A">
        <w:rPr>
          <w:rFonts w:ascii="Fb Fontext" w:hAnsi="Fb Fontext" w:cs="PFT_Frank"/>
          <w:b/>
          <w:bCs/>
          <w:sz w:val="32"/>
          <w:szCs w:val="14"/>
          <w:rtl/>
        </w:rPr>
        <w:t>"</w:t>
      </w:r>
      <w:r w:rsidRPr="00CA108A">
        <w:rPr>
          <w:rFonts w:ascii="Fb Fontext" w:hAnsi="Fb Fontext" w:cs="PFT_Frank" w:hint="cs"/>
          <w:b/>
          <w:bCs/>
          <w:sz w:val="32"/>
          <w:szCs w:val="14"/>
          <w:rtl/>
        </w:rPr>
        <w:t>מ</w:t>
      </w:r>
      <w:r w:rsidRPr="00C35A2C">
        <w:rPr>
          <w:rFonts w:ascii="Fb Fontext" w:hAnsi="Fb Fontext" w:hint="cs"/>
          <w:sz w:val="32"/>
          <w:rtl/>
        </w:rPr>
        <w:t xml:space="preserve"> בע</w:t>
      </w:r>
      <w:r w:rsidRPr="00C35A2C">
        <w:rPr>
          <w:rFonts w:ascii="Fb Fontext" w:hAnsi="Fb Fontext"/>
          <w:sz w:val="32"/>
          <w:rtl/>
        </w:rPr>
        <w:t>"</w:t>
      </w:r>
      <w:r w:rsidRPr="00C35A2C">
        <w:rPr>
          <w:rFonts w:ascii="Fb Fontext" w:hAnsi="Fb Fontext" w:hint="cs"/>
          <w:sz w:val="32"/>
          <w:rtl/>
        </w:rPr>
        <w:t xml:space="preserve">ח </w:t>
      </w:r>
      <w:r w:rsidRPr="00C35A2C">
        <w:rPr>
          <w:rFonts w:ascii="Fb Fontext" w:hAnsi="Fb Fontext"/>
          <w:sz w:val="32"/>
          <w:rtl/>
        </w:rPr>
        <w:t>מאוחר שקדם וגבה, מה שגבה לא גבה</w:t>
      </w:r>
      <w:r w:rsidR="001F2143">
        <w:rPr>
          <w:rFonts w:ascii="Fb Fontext" w:hAnsi="Fb Fontext" w:hint="cs"/>
          <w:sz w:val="32"/>
          <w:rtl/>
        </w:rPr>
        <w:t>,</w:t>
      </w:r>
    </w:p>
    <w:p w14:paraId="2A4CB588" w14:textId="3B1E35F7" w:rsidR="00A9406C" w:rsidRDefault="00A9406C" w:rsidP="007146D3">
      <w:pPr>
        <w:rPr>
          <w:rtl/>
        </w:rPr>
      </w:pPr>
      <w:r w:rsidRPr="00765FBA">
        <w:rPr>
          <w:rStyle w:val="affffe"/>
          <w:rFonts w:hint="cs"/>
          <w:rtl/>
        </w:rPr>
        <w:t xml:space="preserve">ודחי' </w:t>
      </w:r>
      <w:r w:rsidRPr="00C35A2C">
        <w:rPr>
          <w:rFonts w:ascii="Fb Fontext" w:hAnsi="Fb Fontext" w:hint="cs"/>
          <w:sz w:val="32"/>
          <w:rtl/>
        </w:rPr>
        <w:t>דלעולם</w:t>
      </w:r>
      <w:r w:rsidRPr="00C35A2C">
        <w:rPr>
          <w:rFonts w:ascii="Fb Fontext" w:hAnsi="Fb Fontext"/>
          <w:sz w:val="32"/>
          <w:rtl/>
        </w:rPr>
        <w:t xml:space="preserve"> מה שגבה גבה, איידי דתנא שניה ויורשיה קודמין ליורשי הראשונה, </w:t>
      </w:r>
      <w:r w:rsidRPr="00C35A2C">
        <w:rPr>
          <w:rFonts w:ascii="Fb Fontext" w:hAnsi="Fb Fontext" w:hint="cs"/>
          <w:sz w:val="32"/>
          <w:rtl/>
        </w:rPr>
        <w:t>ת</w:t>
      </w:r>
      <w:r w:rsidRPr="00C35A2C">
        <w:rPr>
          <w:rFonts w:ascii="Fb Fontext" w:hAnsi="Fb Fontext"/>
          <w:sz w:val="32"/>
          <w:rtl/>
        </w:rPr>
        <w:t>"</w:t>
      </w:r>
      <w:r w:rsidRPr="00C35A2C">
        <w:rPr>
          <w:rFonts w:ascii="Fb Fontext" w:hAnsi="Fb Fontext" w:hint="cs"/>
          <w:sz w:val="32"/>
          <w:rtl/>
        </w:rPr>
        <w:t xml:space="preserve">נ ראשונה </w:t>
      </w:r>
      <w:r w:rsidRPr="00C35A2C">
        <w:rPr>
          <w:rFonts w:ascii="Fb Fontext" w:hAnsi="Fb Fontext"/>
          <w:sz w:val="32"/>
          <w:rtl/>
        </w:rPr>
        <w:t>קודמת לשניה.</w:t>
      </w:r>
    </w:p>
    <w:p w14:paraId="5BDCE65D" w14:textId="77777777" w:rsidR="00A9406C" w:rsidRPr="00C35A2C" w:rsidRDefault="00A9406C" w:rsidP="00E26091">
      <w:pPr>
        <w:pStyle w:val="afff"/>
        <w:framePr w:wrap="around"/>
        <w:rPr>
          <w:rtl/>
        </w:rPr>
      </w:pPr>
      <w:bookmarkStart w:id="708" w:name="_Toc119353500"/>
      <w:r w:rsidRPr="00C35A2C">
        <w:rPr>
          <w:rFonts w:hint="cs"/>
          <w:rtl/>
        </w:rPr>
        <w:t>צ:</w:t>
      </w:r>
      <w:bookmarkEnd w:id="708"/>
    </w:p>
    <w:p w14:paraId="447E7452" w14:textId="77777777" w:rsidR="00A9406C" w:rsidRPr="00C54C7E" w:rsidRDefault="00A9406C" w:rsidP="00A9406C">
      <w:pPr>
        <w:pStyle w:val="afffd"/>
        <w:rPr>
          <w:rtl/>
        </w:rPr>
      </w:pPr>
      <w:ins w:id="9992" w:author="מספור קטעי משנה" w:date="2026-10-06T06:45:30Z">
        <w:r>
          <w:rPr>
            <w:rStyle w:val="MisparKeta"/>
          </w:rPr>
          <w:t xml:space="preserve">ב. </w:t>
        </w:r>
      </w:ins>
      <w:bookmarkStart w:id="709" w:name="_Toc119353501"/>
      <w:r w:rsidRPr="00C54C7E">
        <w:rPr>
          <w:rFonts w:hint="cs"/>
          <w:rtl/>
        </w:rPr>
        <w:t>נשא את הראשונה.</w:t>
      </w:r>
      <w:bookmarkEnd w:id="709"/>
    </w:p>
    <w:p w14:paraId="42415544" w14:textId="77777777" w:rsidR="00A9406C" w:rsidRDefault="00A9406C" w:rsidP="00A9406C">
      <w:pPr>
        <w:rPr>
          <w:rFonts w:ascii="Fb Fontext" w:hAnsi="Fb Fontext"/>
          <w:sz w:val="32"/>
          <w:rtl/>
        </w:rPr>
      </w:pPr>
      <w:r w:rsidRPr="00765FBA">
        <w:rPr>
          <w:rStyle w:val="affffe"/>
          <w:rFonts w:hint="cs"/>
          <w:rtl/>
        </w:rPr>
        <w:t>ש</w:t>
      </w:r>
      <w:r w:rsidRPr="00765FBA">
        <w:rPr>
          <w:rStyle w:val="affffe"/>
          <w:rtl/>
        </w:rPr>
        <w:t>"</w:t>
      </w:r>
      <w:r w:rsidRPr="00765FBA">
        <w:rPr>
          <w:rStyle w:val="affffe"/>
          <w:rFonts w:hint="cs"/>
          <w:rtl/>
        </w:rPr>
        <w:t>מ-</w:t>
      </w:r>
      <w:r w:rsidRPr="00765FBA">
        <w:rPr>
          <w:rStyle w:val="affffe"/>
          <w:rtl/>
        </w:rPr>
        <w:t xml:space="preserve"> </w:t>
      </w:r>
      <w:r w:rsidRPr="00765FBA">
        <w:rPr>
          <w:rStyle w:val="affffe"/>
          <w:rFonts w:hint="cs"/>
          <w:rtl/>
        </w:rPr>
        <w:t>א.</w:t>
      </w:r>
      <w:r w:rsidRPr="00765FBA">
        <w:rPr>
          <w:rStyle w:val="affffe"/>
          <w:rtl/>
        </w:rPr>
        <w:t xml:space="preserve"> </w:t>
      </w:r>
      <w:r w:rsidRPr="00C35A2C">
        <w:rPr>
          <w:rFonts w:ascii="Fb Fontext" w:hAnsi="Fb Fontext"/>
          <w:sz w:val="32"/>
          <w:rtl/>
        </w:rPr>
        <w:t>אחת בחייו ואחת במותו - יש להן כתובת בנין דכרין, ולא חיישינן ל</w:t>
      </w:r>
      <w:r>
        <w:rPr>
          <w:rFonts w:ascii="Fb Fontext" w:hAnsi="Fb Fontext" w:hint="cs"/>
          <w:sz w:val="32"/>
          <w:rtl/>
        </w:rPr>
        <w:t>מריבה בינהם</w:t>
      </w:r>
      <w:r w:rsidRPr="00C35A2C">
        <w:rPr>
          <w:rFonts w:ascii="Fb Fontext" w:hAnsi="Fb Fontext"/>
          <w:sz w:val="32"/>
          <w:rtl/>
        </w:rPr>
        <w:t>,</w:t>
      </w:r>
    </w:p>
    <w:p w14:paraId="5F70E59F" w14:textId="52A4AC8D" w:rsidR="00A9406C" w:rsidRDefault="00A9406C" w:rsidP="00A9406C">
      <w:pPr>
        <w:ind w:firstLine="0"/>
        <w:rPr>
          <w:rFonts w:ascii="Fb Fontext" w:hAnsi="Fb Fontext"/>
          <w:sz w:val="32"/>
          <w:rtl/>
        </w:rPr>
      </w:pPr>
      <w:r w:rsidRPr="00765FBA">
        <w:rPr>
          <w:rStyle w:val="affffe"/>
          <w:rFonts w:hint="cs"/>
          <w:rtl/>
        </w:rPr>
        <w:t xml:space="preserve">מדתני </w:t>
      </w:r>
      <w:r w:rsidRPr="00CA108A">
        <w:rPr>
          <w:rFonts w:ascii="Fb Fontext" w:hAnsi="Fb Fontext" w:cs="PFT_Frank" w:hint="cs"/>
          <w:b/>
          <w:bCs/>
          <w:sz w:val="32"/>
          <w:szCs w:val="14"/>
          <w:rtl/>
        </w:rPr>
        <w:t>'ד</w:t>
      </w:r>
      <w:r w:rsidRPr="00CA108A">
        <w:rPr>
          <w:rFonts w:ascii="Fb Fontext" w:hAnsi="Fb Fontext" w:cs="PFT_Frank"/>
          <w:b/>
          <w:bCs/>
          <w:sz w:val="32"/>
          <w:szCs w:val="14"/>
          <w:rtl/>
        </w:rPr>
        <w:t>קודמים</w:t>
      </w:r>
      <w:r w:rsidRPr="00C35A2C">
        <w:rPr>
          <w:rFonts w:ascii="Fb Fontext" w:hAnsi="Fb Fontext"/>
          <w:sz w:val="32"/>
          <w:rtl/>
        </w:rPr>
        <w:t xml:space="preserve"> ליורשי ראשונה</w:t>
      </w:r>
      <w:r w:rsidRPr="00C35A2C">
        <w:rPr>
          <w:rFonts w:ascii="Fb Fontext" w:hAnsi="Fb Fontext" w:hint="cs"/>
          <w:sz w:val="32"/>
          <w:rtl/>
        </w:rPr>
        <w:t>'</w:t>
      </w:r>
      <w:r w:rsidRPr="00C35A2C">
        <w:rPr>
          <w:rFonts w:ascii="Fb Fontext" w:hAnsi="Fb Fontext"/>
          <w:sz w:val="32"/>
          <w:rtl/>
        </w:rPr>
        <w:t xml:space="preserve"> </w:t>
      </w:r>
      <w:r>
        <w:rPr>
          <w:rFonts w:ascii="Fb Fontext" w:hAnsi="Fb Fontext" w:hint="cs"/>
          <w:sz w:val="32"/>
          <w:rtl/>
        </w:rPr>
        <w:t>משמע דיש שלוקחים</w:t>
      </w:r>
      <w:r w:rsidR="001F2143">
        <w:rPr>
          <w:rFonts w:ascii="Fb Fontext" w:hAnsi="Fb Fontext" w:hint="cs"/>
          <w:sz w:val="32"/>
          <w:rtl/>
        </w:rPr>
        <w:t>,</w:t>
      </w:r>
    </w:p>
    <w:p w14:paraId="0925EF63" w14:textId="77777777" w:rsidR="00A9406C" w:rsidRPr="00730169" w:rsidRDefault="00A9406C" w:rsidP="00A9406C">
      <w:pPr>
        <w:rPr>
          <w:spacing w:val="-4"/>
          <w:rtl/>
        </w:rPr>
      </w:pPr>
      <w:r w:rsidRPr="00730169">
        <w:rPr>
          <w:rStyle w:val="affffe"/>
          <w:rFonts w:hint="cs"/>
          <w:spacing w:val="-4"/>
          <w:rtl/>
        </w:rPr>
        <w:t xml:space="preserve">ב. </w:t>
      </w:r>
      <w:r w:rsidRPr="00730169">
        <w:rPr>
          <w:spacing w:val="-4"/>
          <w:rtl/>
        </w:rPr>
        <w:t xml:space="preserve">כתובה נעשית מותר לחברתה, </w:t>
      </w:r>
      <w:r w:rsidRPr="00730169">
        <w:rPr>
          <w:rFonts w:hint="cs"/>
          <w:spacing w:val="-4"/>
          <w:rtl/>
        </w:rPr>
        <w:t>-</w:t>
      </w:r>
      <w:r w:rsidRPr="00730169">
        <w:rPr>
          <w:spacing w:val="-4"/>
          <w:rtl/>
        </w:rPr>
        <w:t>מדלא תני אם יש שם מותר דינר</w:t>
      </w:r>
      <w:r w:rsidRPr="00730169">
        <w:rPr>
          <w:rFonts w:hint="cs"/>
          <w:spacing w:val="-4"/>
          <w:rtl/>
        </w:rPr>
        <w:t>.</w:t>
      </w:r>
    </w:p>
    <w:p w14:paraId="0F5D6EA7" w14:textId="77777777" w:rsidR="00A9406C" w:rsidRPr="00C35A2C" w:rsidRDefault="00A9406C" w:rsidP="00A9406C">
      <w:pPr>
        <w:rPr>
          <w:rFonts w:cs="Guttman Vilna"/>
          <w:rtl/>
        </w:rPr>
      </w:pPr>
      <w:r w:rsidRPr="00765FBA">
        <w:rPr>
          <w:rStyle w:val="affffe"/>
          <w:rFonts w:hint="cs"/>
          <w:rtl/>
        </w:rPr>
        <w:t>ג. וש</w:t>
      </w:r>
      <w:r w:rsidRPr="00765FBA">
        <w:rPr>
          <w:rStyle w:val="affffe"/>
          <w:rtl/>
        </w:rPr>
        <w:t>"</w:t>
      </w:r>
      <w:r w:rsidRPr="00765FBA">
        <w:rPr>
          <w:rStyle w:val="affffe"/>
          <w:rFonts w:hint="cs"/>
          <w:rtl/>
        </w:rPr>
        <w:t>מ</w:t>
      </w:r>
      <w:r w:rsidRPr="00C35A2C">
        <w:rPr>
          <w:rtl/>
        </w:rPr>
        <w:t xml:space="preserve"> כתובת בנין דכרין לא טרפה ממשעבדי, דאי טרפה </w:t>
      </w:r>
      <w:r w:rsidRPr="00C35A2C">
        <w:rPr>
          <w:rFonts w:hint="cs"/>
          <w:rtl/>
        </w:rPr>
        <w:t>ליטרפו בני ראשונה מב</w:t>
      </w:r>
      <w:r w:rsidRPr="00C35A2C">
        <w:rPr>
          <w:rtl/>
        </w:rPr>
        <w:t>ני שניה.</w:t>
      </w:r>
    </w:p>
    <w:p w14:paraId="0E6AAD4D" w14:textId="5AD3FAA8" w:rsidR="00A9406C" w:rsidRDefault="00A9406C" w:rsidP="00A9406C">
      <w:pPr>
        <w:rPr>
          <w:rFonts w:ascii="Fb Fontext" w:hAnsi="Fb Fontext"/>
          <w:sz w:val="32"/>
          <w:rtl/>
        </w:rPr>
      </w:pPr>
      <w:r w:rsidRPr="00765FBA">
        <w:rPr>
          <w:rStyle w:val="affffe"/>
          <w:rFonts w:hint="cs"/>
          <w:rtl/>
        </w:rPr>
        <w:t>והקשה ר</w:t>
      </w:r>
      <w:r>
        <w:rPr>
          <w:rStyle w:val="affffe"/>
          <w:rFonts w:hint="cs"/>
          <w:rtl/>
        </w:rPr>
        <w:t>"א</w:t>
      </w:r>
      <w:r w:rsidRPr="00765FBA">
        <w:rPr>
          <w:rStyle w:val="affffe"/>
          <w:rFonts w:hint="cs"/>
          <w:rtl/>
        </w:rPr>
        <w:t>:</w:t>
      </w:r>
      <w:r w:rsidRPr="00C35A2C">
        <w:rPr>
          <w:rFonts w:ascii="Fb Fontext" w:hAnsi="Fb Fontext" w:hint="cs"/>
          <w:sz w:val="32"/>
          <w:rtl/>
        </w:rPr>
        <w:t xml:space="preserve"> דאפשר </w:t>
      </w:r>
      <w:r w:rsidRPr="00C35A2C">
        <w:rPr>
          <w:rFonts w:ascii="Fb Fontext" w:hAnsi="Fb Fontext"/>
          <w:sz w:val="32"/>
          <w:rtl/>
        </w:rPr>
        <w:t>אחת בחייו ואחת במותו</w:t>
      </w:r>
      <w:r w:rsidR="005D3EAD">
        <w:rPr>
          <w:rFonts w:ascii="Fb Fontext" w:hAnsi="Fb Fontext" w:hint="cs"/>
          <w:sz w:val="32"/>
          <w:rtl/>
        </w:rPr>
        <w:t>-</w:t>
      </w:r>
      <w:r w:rsidRPr="00C35A2C">
        <w:rPr>
          <w:rFonts w:ascii="Fb Fontext" w:hAnsi="Fb Fontext"/>
          <w:sz w:val="32"/>
          <w:rtl/>
        </w:rPr>
        <w:t xml:space="preserve"> אין להן כתובת בנין דכרין,</w:t>
      </w:r>
    </w:p>
    <w:p w14:paraId="2D871207" w14:textId="77777777" w:rsidR="00A9406C" w:rsidRPr="00730169" w:rsidRDefault="00A9406C" w:rsidP="00A9406C">
      <w:pPr>
        <w:rPr>
          <w:spacing w:val="-6"/>
          <w:rtl/>
        </w:rPr>
      </w:pPr>
      <w:r w:rsidRPr="00730169">
        <w:rPr>
          <w:spacing w:val="-6"/>
          <w:rtl/>
        </w:rPr>
        <w:t>ו</w:t>
      </w:r>
      <w:r w:rsidRPr="00730169">
        <w:rPr>
          <w:rFonts w:hint="cs"/>
          <w:spacing w:val="-6"/>
          <w:rtl/>
        </w:rPr>
        <w:t>'</w:t>
      </w:r>
      <w:r w:rsidRPr="00730169">
        <w:rPr>
          <w:spacing w:val="-6"/>
          <w:rtl/>
        </w:rPr>
        <w:t>קודמין</w:t>
      </w:r>
      <w:r w:rsidRPr="00730169">
        <w:rPr>
          <w:rFonts w:hint="cs"/>
          <w:spacing w:val="-6"/>
          <w:rtl/>
        </w:rPr>
        <w:t xml:space="preserve">' היינו </w:t>
      </w:r>
      <w:r w:rsidRPr="00730169">
        <w:rPr>
          <w:spacing w:val="-6"/>
          <w:rtl/>
        </w:rPr>
        <w:t>לנחלה</w:t>
      </w:r>
      <w:r w:rsidRPr="00730169">
        <w:rPr>
          <w:rFonts w:hint="cs"/>
          <w:spacing w:val="-6"/>
          <w:rtl/>
        </w:rPr>
        <w:t xml:space="preserve">. 'ויורשי הראשונה' </w:t>
      </w:r>
      <w:r w:rsidRPr="00730169">
        <w:rPr>
          <w:spacing w:val="-6"/>
          <w:rtl/>
        </w:rPr>
        <w:t>איידי דתנא שניה ויורשיה,</w:t>
      </w:r>
    </w:p>
    <w:p w14:paraId="31CB7315" w14:textId="7D8C8311" w:rsidR="00A9406C" w:rsidRPr="00C54C7E" w:rsidRDefault="00A9406C" w:rsidP="00A9406C">
      <w:pPr>
        <w:rPr>
          <w:rtl/>
        </w:rPr>
      </w:pPr>
      <w:r w:rsidRPr="00765FBA">
        <w:rPr>
          <w:rStyle w:val="affffe"/>
          <w:rFonts w:hint="cs"/>
          <w:rtl/>
        </w:rPr>
        <w:lastRenderedPageBreak/>
        <w:t>ב.</w:t>
      </w:r>
      <w:r w:rsidRPr="00C35A2C">
        <w:rPr>
          <w:rFonts w:hint="cs"/>
          <w:rtl/>
        </w:rPr>
        <w:t xml:space="preserve"> והך ד</w:t>
      </w:r>
      <w:r w:rsidRPr="00C35A2C">
        <w:rPr>
          <w:rtl/>
        </w:rPr>
        <w:t xml:space="preserve">כתובה נעשית מותר לחברתה, </w:t>
      </w:r>
      <w:r w:rsidRPr="00C35A2C">
        <w:rPr>
          <w:rFonts w:hint="cs"/>
          <w:rtl/>
        </w:rPr>
        <w:t xml:space="preserve">אפשר </w:t>
      </w:r>
      <w:r w:rsidRPr="00C35A2C">
        <w:rPr>
          <w:rtl/>
        </w:rPr>
        <w:t>אין נעשית מותר לחברתה, ו</w:t>
      </w:r>
      <w:r>
        <w:rPr>
          <w:rtl/>
        </w:rPr>
        <w:t>כאן</w:t>
      </w:r>
      <w:r w:rsidRPr="00C35A2C">
        <w:rPr>
          <w:rtl/>
        </w:rPr>
        <w:t xml:space="preserve"> הוא </w:t>
      </w:r>
      <w:r>
        <w:rPr>
          <w:rtl/>
        </w:rPr>
        <w:t>דיש</w:t>
      </w:r>
      <w:r w:rsidRPr="00C35A2C">
        <w:rPr>
          <w:rtl/>
        </w:rPr>
        <w:t xml:space="preserve"> מותר דינר</w:t>
      </w:r>
      <w:r w:rsidR="001F2143">
        <w:rPr>
          <w:rFonts w:hint="cs"/>
          <w:rtl/>
        </w:rPr>
        <w:t>.</w:t>
      </w:r>
    </w:p>
    <w:p w14:paraId="3F690536" w14:textId="77777777" w:rsidR="00E268F4" w:rsidRDefault="00A9406C" w:rsidP="00A9406C">
      <w:pPr>
        <w:rPr>
          <w:rtl/>
        </w:rPr>
      </w:pPr>
      <w:r w:rsidRPr="00765FBA">
        <w:rPr>
          <w:rStyle w:val="affffe"/>
          <w:rFonts w:hint="cs"/>
          <w:rtl/>
        </w:rPr>
        <w:t>ג.</w:t>
      </w:r>
      <w:r w:rsidRPr="00C54C7E">
        <w:rPr>
          <w:rFonts w:hint="cs"/>
          <w:rtl/>
        </w:rPr>
        <w:t xml:space="preserve"> </w:t>
      </w:r>
      <w:r w:rsidRPr="00C54C7E">
        <w:rPr>
          <w:rtl/>
        </w:rPr>
        <w:t>ואחת בחייו ואחת במותו</w:t>
      </w:r>
      <w:r w:rsidR="00E268F4">
        <w:rPr>
          <w:rtl/>
        </w:rPr>
        <w:t>,</w:t>
      </w:r>
    </w:p>
    <w:p w14:paraId="658D07E2" w14:textId="1ADD85F7" w:rsidR="00A9406C" w:rsidRPr="00C35A2C" w:rsidRDefault="00A9406C" w:rsidP="00A9406C">
      <w:pPr>
        <w:ind w:firstLine="0"/>
        <w:rPr>
          <w:rFonts w:cs="Guttman Vilna"/>
          <w:rtl/>
        </w:rPr>
      </w:pPr>
      <w:r w:rsidRPr="00765FBA">
        <w:rPr>
          <w:rStyle w:val="affffe"/>
          <w:rtl/>
        </w:rPr>
        <w:t>תנאי היא:</w:t>
      </w:r>
      <w:r w:rsidRPr="00C35A2C">
        <w:rPr>
          <w:rtl/>
        </w:rPr>
        <w:t xml:space="preserve"> מתו אחת בחייו ואחת במותו,</w:t>
      </w:r>
    </w:p>
    <w:p w14:paraId="6E7444D0" w14:textId="77777777" w:rsidR="00A9406C" w:rsidRPr="00F5539C" w:rsidRDefault="00A9406C" w:rsidP="00A9406C">
      <w:pPr>
        <w:ind w:firstLine="0"/>
        <w:rPr>
          <w:rtl/>
        </w:rPr>
      </w:pPr>
      <w:r w:rsidRPr="00765FBA">
        <w:rPr>
          <w:rStyle w:val="affffe"/>
          <w:rFonts w:hint="cs"/>
          <w:rtl/>
        </w:rPr>
        <w:t>ל</w:t>
      </w:r>
      <w:r w:rsidRPr="00765FBA">
        <w:rPr>
          <w:rStyle w:val="affffe"/>
          <w:rtl/>
        </w:rPr>
        <w:t xml:space="preserve">בן ננס: </w:t>
      </w:r>
      <w:r w:rsidRPr="00F5539C">
        <w:rPr>
          <w:rtl/>
        </w:rPr>
        <w:t>יכולין בני הראשונה לומר לבני השניה בני בעלת חוב אתם, טלו כתובת אמכם וצאו,</w:t>
      </w:r>
    </w:p>
    <w:p w14:paraId="7D80C5FC" w14:textId="5FF11CDF" w:rsidR="00A9406C" w:rsidRPr="00730169" w:rsidRDefault="00A9406C" w:rsidP="00A9406C">
      <w:pPr>
        <w:ind w:firstLine="0"/>
        <w:rPr>
          <w:rFonts w:ascii="Fb Fontext" w:hAnsi="Fb Fontext"/>
          <w:spacing w:val="-6"/>
          <w:sz w:val="32"/>
          <w:rtl/>
        </w:rPr>
      </w:pPr>
      <w:r w:rsidRPr="00730169">
        <w:rPr>
          <w:rStyle w:val="affffe"/>
          <w:rFonts w:hint="cs"/>
          <w:spacing w:val="-6"/>
          <w:rtl/>
        </w:rPr>
        <w:t>ר</w:t>
      </w:r>
      <w:r w:rsidR="002B7BCC">
        <w:rPr>
          <w:rStyle w:val="affffe"/>
          <w:spacing w:val="-6"/>
          <w:rtl/>
        </w:rPr>
        <w:t>"</w:t>
      </w:r>
      <w:r w:rsidRPr="00730169">
        <w:rPr>
          <w:rStyle w:val="affffe"/>
          <w:rFonts w:hint="cs"/>
          <w:spacing w:val="-6"/>
          <w:rtl/>
        </w:rPr>
        <w:t>ע:</w:t>
      </w:r>
      <w:r w:rsidRPr="00730169">
        <w:rPr>
          <w:rFonts w:ascii="Fb Fontext" w:hAnsi="Fb Fontext"/>
          <w:spacing w:val="-6"/>
          <w:sz w:val="32"/>
          <w:rtl/>
        </w:rPr>
        <w:t xml:space="preserve"> כבר קפצה נחלה מלפני בני הראשונה ונפלה לפני בני השניה;</w:t>
      </w:r>
    </w:p>
    <w:p w14:paraId="50386070" w14:textId="77777777" w:rsidR="00A9406C" w:rsidRPr="00730169" w:rsidRDefault="00A9406C" w:rsidP="00A9406C">
      <w:pPr>
        <w:rPr>
          <w:rFonts w:ascii="Fb Fontext" w:hAnsi="Fb Fontext" w:cs="Guttman Vilna"/>
          <w:b/>
          <w:bCs/>
          <w:spacing w:val="-4"/>
          <w:sz w:val="32"/>
          <w:rtl/>
        </w:rPr>
      </w:pPr>
      <w:r w:rsidRPr="00730169">
        <w:rPr>
          <w:rStyle w:val="affffe"/>
          <w:rFonts w:hint="cs"/>
          <w:spacing w:val="-4"/>
          <w:rtl/>
        </w:rPr>
        <w:t>וחלקו:</w:t>
      </w:r>
      <w:r w:rsidRPr="00730169">
        <w:rPr>
          <w:rFonts w:ascii="Fb Fontext" w:hAnsi="Fb Fontext" w:hint="cs"/>
          <w:spacing w:val="-4"/>
          <w:sz w:val="32"/>
          <w:rtl/>
        </w:rPr>
        <w:t xml:space="preserve"> ד</w:t>
      </w:r>
      <w:r w:rsidRPr="00730169">
        <w:rPr>
          <w:rFonts w:ascii="Fb Fontext" w:hAnsi="Fb Fontext"/>
          <w:spacing w:val="-4"/>
          <w:sz w:val="32"/>
          <w:rtl/>
        </w:rPr>
        <w:t xml:space="preserve">אחת בחייו ואחת במותו יש </w:t>
      </w:r>
      <w:r w:rsidRPr="00730169">
        <w:rPr>
          <w:rFonts w:ascii="Fb Fontext" w:hAnsi="Fb Fontext" w:hint="cs"/>
          <w:spacing w:val="-4"/>
          <w:sz w:val="32"/>
          <w:rtl/>
        </w:rPr>
        <w:t xml:space="preserve">או אין </w:t>
      </w:r>
      <w:r w:rsidRPr="00730169">
        <w:rPr>
          <w:rFonts w:ascii="Fb Fontext" w:hAnsi="Fb Fontext"/>
          <w:spacing w:val="-4"/>
          <w:sz w:val="32"/>
          <w:rtl/>
        </w:rPr>
        <w:t>להן כתובת בנין דכרין,</w:t>
      </w:r>
    </w:p>
    <w:p w14:paraId="1DD88753" w14:textId="77777777" w:rsidR="00A9406C" w:rsidRPr="00F97732" w:rsidRDefault="00A9406C" w:rsidP="003156E1">
      <w:pPr>
        <w:pStyle w:val="aff9"/>
        <w:rPr>
          <w:rtl/>
        </w:rPr>
      </w:pPr>
      <w:r w:rsidRPr="003156E1">
        <w:rPr>
          <w:rFonts w:hint="cs"/>
          <w:rtl/>
        </w:rPr>
        <w:t>׹</w:t>
      </w:r>
    </w:p>
    <w:p w14:paraId="36BFCE3C" w14:textId="491D8AB5" w:rsidR="005D3EAD" w:rsidRDefault="005D3EAD" w:rsidP="00A9406C">
      <w:pPr>
        <w:rPr>
          <w:rFonts w:ascii="Fb Fontext" w:hAnsi="Fb Fontext"/>
          <w:spacing w:val="-2"/>
          <w:sz w:val="32"/>
          <w:rtl/>
        </w:rPr>
      </w:pPr>
      <w:bookmarkStart w:id="710" w:name="_Toc119353502"/>
      <w:r w:rsidRPr="005D3EAD">
        <w:rPr>
          <w:rStyle w:val="affffc"/>
          <w:rFonts w:hint="cs"/>
          <w:rtl/>
        </w:rPr>
        <w:t>ה</w:t>
      </w:r>
      <w:r>
        <w:rPr>
          <w:rStyle w:val="affffc"/>
          <w:rFonts w:hint="cs"/>
          <w:rtl/>
        </w:rPr>
        <w:t>'</w:t>
      </w:r>
      <w:bookmarkEnd w:id="710"/>
      <w:r w:rsidRPr="005D3EAD">
        <w:rPr>
          <w:rStyle w:val="affffc"/>
          <w:rFonts w:hint="cs"/>
          <w:rtl/>
        </w:rPr>
        <w:t xml:space="preserve"> </w:t>
      </w:r>
      <w:r w:rsidR="00A9406C" w:rsidRPr="00765FBA">
        <w:rPr>
          <w:rStyle w:val="affffe"/>
          <w:rtl/>
        </w:rPr>
        <w:t>רבה</w:t>
      </w:r>
      <w:r w:rsidR="00A9406C" w:rsidRPr="00765FBA">
        <w:rPr>
          <w:rStyle w:val="affffe"/>
          <w:rFonts w:hint="cs"/>
          <w:rtl/>
        </w:rPr>
        <w:t>:</w:t>
      </w:r>
      <w:r w:rsidR="00A9406C" w:rsidRPr="00765FBA">
        <w:rPr>
          <w:rStyle w:val="affffe"/>
          <w:rtl/>
        </w:rPr>
        <w:t xml:space="preserve"> </w:t>
      </w:r>
      <w:r w:rsidR="00A9406C" w:rsidRPr="00765FBA">
        <w:rPr>
          <w:rStyle w:val="affffe"/>
          <w:rFonts w:hint="cs"/>
          <w:rtl/>
        </w:rPr>
        <w:t>מצאנו</w:t>
      </w:r>
      <w:r w:rsidR="00A9406C" w:rsidRPr="00765FBA">
        <w:rPr>
          <w:rStyle w:val="affffe"/>
          <w:rtl/>
        </w:rPr>
        <w:t xml:space="preserve"> לרבנן דרב </w:t>
      </w:r>
      <w:r w:rsidR="007146D3">
        <w:rPr>
          <w:rStyle w:val="affffe"/>
          <w:rFonts w:hint="cs"/>
          <w:rtl/>
        </w:rPr>
        <w:t>ש</w:t>
      </w:r>
      <w:r w:rsidR="00A9406C" w:rsidRPr="00765FBA">
        <w:rPr>
          <w:rStyle w:val="affffe"/>
          <w:rFonts w:hint="cs"/>
          <w:rtl/>
        </w:rPr>
        <w:t>אמרו</w:t>
      </w:r>
      <w:r w:rsidR="00A9406C" w:rsidRPr="00765FBA">
        <w:rPr>
          <w:rStyle w:val="affffe"/>
          <w:rtl/>
        </w:rPr>
        <w:t>:</w:t>
      </w:r>
      <w:r w:rsidR="00A9406C" w:rsidRPr="00F5539C">
        <w:rPr>
          <w:rFonts w:ascii="Fb Fontext" w:hAnsi="Fb Fontext"/>
          <w:spacing w:val="-2"/>
          <w:sz w:val="32"/>
          <w:rtl/>
        </w:rPr>
        <w:t xml:space="preserve"> </w:t>
      </w:r>
    </w:p>
    <w:p w14:paraId="16CC3E71" w14:textId="719A96C9" w:rsidR="00A9406C" w:rsidRPr="00F5539C" w:rsidRDefault="005D3EAD" w:rsidP="00A9406C">
      <w:pPr>
        <w:rPr>
          <w:rFonts w:ascii="Fb Fontext" w:hAnsi="Fb Fontext"/>
          <w:spacing w:val="-2"/>
          <w:sz w:val="32"/>
          <w:rtl/>
        </w:rPr>
      </w:pPr>
      <w:r>
        <w:rPr>
          <w:rStyle w:val="affffe"/>
          <w:rFonts w:hint="cs"/>
          <w:rtl/>
        </w:rPr>
        <w:t xml:space="preserve">א. </w:t>
      </w:r>
      <w:r w:rsidR="00A9406C" w:rsidRPr="005D3EAD">
        <w:rPr>
          <w:rStyle w:val="affffe"/>
          <w:rtl/>
        </w:rPr>
        <w:t>ד</w:t>
      </w:r>
      <w:r w:rsidR="00A9406C" w:rsidRPr="005D3EAD">
        <w:rPr>
          <w:rStyle w:val="affffe"/>
          <w:rFonts w:hint="cs"/>
          <w:rtl/>
        </w:rPr>
        <w:t>לכו"ע</w:t>
      </w:r>
      <w:r w:rsidR="00A9406C" w:rsidRPr="00F5539C">
        <w:rPr>
          <w:rFonts w:ascii="Fb Fontext" w:hAnsi="Fb Fontext"/>
          <w:spacing w:val="-2"/>
          <w:sz w:val="32"/>
          <w:rtl/>
        </w:rPr>
        <w:t xml:space="preserve"> אחת בחייו ואחת במותו יש להן כתובת בנין דכרין,</w:t>
      </w:r>
    </w:p>
    <w:p w14:paraId="17E593DD" w14:textId="77777777" w:rsidR="00E268F4" w:rsidRDefault="00A9406C" w:rsidP="00A9406C">
      <w:pPr>
        <w:rPr>
          <w:rFonts w:ascii="Fb Fontext" w:hAnsi="Fb Fontext"/>
          <w:rtl/>
        </w:rPr>
      </w:pPr>
      <w:r w:rsidRPr="00765FBA">
        <w:rPr>
          <w:rStyle w:val="affffe"/>
          <w:rtl/>
        </w:rPr>
        <w:t>וכאן</w:t>
      </w:r>
      <w:r w:rsidRPr="00C35A2C">
        <w:rPr>
          <w:rFonts w:ascii="Fb Fontext" w:hAnsi="Fb Fontext"/>
          <w:rtl/>
        </w:rPr>
        <w:t xml:space="preserve"> בכתובה נעשית מותר לחברתה וה"</w:t>
      </w:r>
      <w:r w:rsidRPr="00C35A2C">
        <w:rPr>
          <w:rFonts w:ascii="Fb Fontext" w:hAnsi="Fb Fontext" w:hint="cs"/>
          <w:rtl/>
        </w:rPr>
        <w:t>ה לבע</w:t>
      </w:r>
      <w:r w:rsidRPr="00C35A2C">
        <w:rPr>
          <w:rFonts w:ascii="Fb Fontext" w:hAnsi="Fb Fontext"/>
          <w:rtl/>
        </w:rPr>
        <w:t>"</w:t>
      </w:r>
      <w:r w:rsidRPr="00C35A2C">
        <w:rPr>
          <w:rFonts w:ascii="Fb Fontext" w:hAnsi="Fb Fontext" w:hint="cs"/>
          <w:rtl/>
        </w:rPr>
        <w:t>ח</w:t>
      </w:r>
      <w:r w:rsidR="00E268F4">
        <w:rPr>
          <w:rFonts w:ascii="Fb Fontext" w:hAnsi="Fb Fontext" w:hint="cs"/>
          <w:rtl/>
        </w:rPr>
        <w:t>,</w:t>
      </w:r>
    </w:p>
    <w:p w14:paraId="4DBA4D37" w14:textId="3AF9B019" w:rsidR="00A9406C" w:rsidRDefault="00A9406C" w:rsidP="00A9406C">
      <w:pPr>
        <w:rPr>
          <w:rFonts w:ascii="Fb Fontext" w:hAnsi="Fb Fontext"/>
          <w:rtl/>
        </w:rPr>
      </w:pPr>
      <w:r w:rsidRPr="00765FBA">
        <w:rPr>
          <w:rStyle w:val="affffe"/>
          <w:rFonts w:hint="cs"/>
          <w:rtl/>
        </w:rPr>
        <w:t xml:space="preserve">חלקו </w:t>
      </w:r>
      <w:r w:rsidRPr="00C35A2C">
        <w:rPr>
          <w:rFonts w:ascii="Fb Fontext" w:hAnsi="Fb Fontext" w:hint="cs"/>
          <w:rtl/>
        </w:rPr>
        <w:t>אי נעשית או לא וה</w:t>
      </w:r>
      <w:r w:rsidRPr="00C35A2C">
        <w:rPr>
          <w:rFonts w:ascii="Fb Fontext" w:hAnsi="Fb Fontext"/>
          <w:rtl/>
        </w:rPr>
        <w:t>"</w:t>
      </w:r>
      <w:r w:rsidRPr="00C35A2C">
        <w:rPr>
          <w:rFonts w:ascii="Fb Fontext" w:hAnsi="Fb Fontext" w:hint="cs"/>
          <w:rtl/>
        </w:rPr>
        <w:t>ה לבע</w:t>
      </w:r>
      <w:r w:rsidRPr="00C35A2C">
        <w:rPr>
          <w:rFonts w:ascii="Fb Fontext" w:hAnsi="Fb Fontext"/>
          <w:rtl/>
        </w:rPr>
        <w:t>"</w:t>
      </w:r>
      <w:r w:rsidRPr="00C35A2C">
        <w:rPr>
          <w:rFonts w:ascii="Fb Fontext" w:hAnsi="Fb Fontext" w:hint="cs"/>
          <w:rtl/>
        </w:rPr>
        <w:t>ח</w:t>
      </w:r>
      <w:r w:rsidR="001F2143">
        <w:rPr>
          <w:rFonts w:ascii="Fb Fontext" w:hAnsi="Fb Fontext" w:hint="cs"/>
          <w:rtl/>
        </w:rPr>
        <w:t>.</w:t>
      </w:r>
    </w:p>
    <w:p w14:paraId="7F310786" w14:textId="77777777" w:rsidR="00A9406C" w:rsidRPr="00C35A2C" w:rsidRDefault="00A9406C" w:rsidP="00A9406C">
      <w:pPr>
        <w:rPr>
          <w:rFonts w:ascii="Fb Fontext" w:hAnsi="Fb Fontext"/>
          <w:rtl/>
        </w:rPr>
      </w:pPr>
      <w:r w:rsidRPr="00765FBA">
        <w:rPr>
          <w:rStyle w:val="affffe"/>
          <w:rtl/>
        </w:rPr>
        <w:t>ואמינא להו אנא:</w:t>
      </w:r>
      <w:r w:rsidRPr="00C35A2C">
        <w:rPr>
          <w:rFonts w:ascii="Fb Fontext" w:hAnsi="Fb Fontext"/>
          <w:rtl/>
        </w:rPr>
        <w:t xml:space="preserve"> </w:t>
      </w:r>
      <w:r w:rsidRPr="00C35A2C">
        <w:rPr>
          <w:rFonts w:ascii="Fb Fontext" w:hAnsi="Fb Fontext" w:hint="cs"/>
          <w:rtl/>
        </w:rPr>
        <w:t>דבע</w:t>
      </w:r>
      <w:r w:rsidRPr="00C35A2C">
        <w:rPr>
          <w:rFonts w:ascii="Fb Fontext" w:hAnsi="Fb Fontext"/>
          <w:rtl/>
        </w:rPr>
        <w:t>"</w:t>
      </w:r>
      <w:r w:rsidRPr="00C35A2C">
        <w:rPr>
          <w:rFonts w:ascii="Fb Fontext" w:hAnsi="Fb Fontext" w:hint="cs"/>
          <w:rtl/>
        </w:rPr>
        <w:t>ח</w:t>
      </w:r>
      <w:r w:rsidRPr="00C35A2C">
        <w:rPr>
          <w:rFonts w:ascii="Fb Fontext" w:hAnsi="Fb Fontext"/>
          <w:rtl/>
        </w:rPr>
        <w:t xml:space="preserve"> </w:t>
      </w:r>
      <w:r w:rsidRPr="00C35A2C">
        <w:rPr>
          <w:rFonts w:ascii="Fb Fontext" w:hAnsi="Fb Fontext" w:hint="cs"/>
          <w:rtl/>
        </w:rPr>
        <w:t xml:space="preserve">לכו'ע </w:t>
      </w:r>
      <w:r w:rsidRPr="00C35A2C">
        <w:rPr>
          <w:rFonts w:ascii="Fb Fontext" w:hAnsi="Fb Fontext"/>
          <w:rtl/>
        </w:rPr>
        <w:t xml:space="preserve">מותר, </w:t>
      </w:r>
      <w:r w:rsidRPr="00765FBA">
        <w:rPr>
          <w:rStyle w:val="affffe"/>
          <w:rFonts w:hint="cs"/>
          <w:rtl/>
        </w:rPr>
        <w:t>ו</w:t>
      </w:r>
      <w:r>
        <w:rPr>
          <w:rStyle w:val="affffe"/>
          <w:rFonts w:hint="cs"/>
          <w:rtl/>
        </w:rPr>
        <w:t>חלקו</w:t>
      </w:r>
      <w:r w:rsidRPr="00765FBA">
        <w:rPr>
          <w:rStyle w:val="affffe"/>
          <w:rtl/>
        </w:rPr>
        <w:t xml:space="preserve"> -</w:t>
      </w:r>
      <w:r w:rsidRPr="00C35A2C">
        <w:rPr>
          <w:rFonts w:ascii="Fb Fontext" w:hAnsi="Fb Fontext"/>
          <w:rtl/>
        </w:rPr>
        <w:t xml:space="preserve"> בכתובה.</w:t>
      </w:r>
    </w:p>
    <w:p w14:paraId="16FAAA00" w14:textId="29DAFBD8" w:rsidR="00A9406C" w:rsidRPr="006902C7" w:rsidRDefault="00A9406C" w:rsidP="00A9406C">
      <w:pPr>
        <w:rPr>
          <w:rFonts w:ascii="Fb Fontext" w:hAnsi="Fb Fontext"/>
          <w:spacing w:val="-4"/>
          <w:rtl/>
        </w:rPr>
      </w:pPr>
      <w:r w:rsidRPr="006902C7">
        <w:rPr>
          <w:rStyle w:val="affffe"/>
          <w:spacing w:val="-4"/>
          <w:rtl/>
        </w:rPr>
        <w:t>מתקיף רב יוסף:</w:t>
      </w:r>
      <w:r w:rsidRPr="006902C7">
        <w:rPr>
          <w:rFonts w:ascii="Fb Fontext" w:hAnsi="Fb Fontext"/>
          <w:spacing w:val="-4"/>
          <w:rtl/>
        </w:rPr>
        <w:t xml:space="preserve"> </w:t>
      </w:r>
      <w:r w:rsidRPr="006902C7">
        <w:rPr>
          <w:rStyle w:val="affffe"/>
          <w:rFonts w:hint="cs"/>
          <w:spacing w:val="-4"/>
          <w:rtl/>
        </w:rPr>
        <w:t>א</w:t>
      </w:r>
      <w:r w:rsidR="002B7BCC" w:rsidRPr="006902C7">
        <w:rPr>
          <w:rStyle w:val="affffe"/>
          <w:spacing w:val="-4"/>
          <w:rtl/>
        </w:rPr>
        <w:t>"</w:t>
      </w:r>
      <w:r w:rsidRPr="006902C7">
        <w:rPr>
          <w:rStyle w:val="affffe"/>
          <w:rFonts w:hint="cs"/>
          <w:spacing w:val="-4"/>
          <w:rtl/>
        </w:rPr>
        <w:t>ה</w:t>
      </w:r>
      <w:r w:rsidRPr="006902C7">
        <w:rPr>
          <w:rStyle w:val="affffe"/>
          <w:spacing w:val="-4"/>
          <w:rtl/>
        </w:rPr>
        <w:t xml:space="preserve"> ר"</w:t>
      </w:r>
      <w:r w:rsidRPr="006902C7">
        <w:rPr>
          <w:rStyle w:val="affffe"/>
          <w:rFonts w:hint="cs"/>
          <w:spacing w:val="-4"/>
          <w:rtl/>
        </w:rPr>
        <w:t>ע</w:t>
      </w:r>
      <w:r w:rsidRPr="006902C7">
        <w:rPr>
          <w:rFonts w:ascii="Fb Fontext" w:hAnsi="Fb Fontext"/>
          <w:spacing w:val="-4"/>
          <w:rtl/>
        </w:rPr>
        <w:t xml:space="preserve">: כבר קפצה נחלה, אם יש מותר דינר מיבעי </w:t>
      </w:r>
    </w:p>
    <w:p w14:paraId="375FAE35" w14:textId="77777777" w:rsidR="00E268F4" w:rsidRDefault="00A9406C" w:rsidP="00A9406C">
      <w:pPr>
        <w:rPr>
          <w:rFonts w:ascii="Fb Fontext" w:hAnsi="Fb Fontext"/>
          <w:rtl/>
        </w:rPr>
      </w:pPr>
      <w:r w:rsidRPr="00765FBA">
        <w:rPr>
          <w:rStyle w:val="affffe"/>
          <w:rFonts w:hint="cs"/>
          <w:rtl/>
        </w:rPr>
        <w:t xml:space="preserve">ב. </w:t>
      </w:r>
      <w:r w:rsidRPr="00765FBA">
        <w:rPr>
          <w:rStyle w:val="affffe"/>
          <w:rtl/>
        </w:rPr>
        <w:t>אלא רב יוסף:</w:t>
      </w:r>
      <w:r w:rsidRPr="00C35A2C">
        <w:rPr>
          <w:rFonts w:ascii="Fb Fontext" w:hAnsi="Fb Fontext"/>
          <w:rtl/>
        </w:rPr>
        <w:t xml:space="preserve"> </w:t>
      </w:r>
      <w:r>
        <w:rPr>
          <w:rFonts w:ascii="Fb Fontext" w:hAnsi="Fb Fontext" w:hint="cs"/>
          <w:rtl/>
        </w:rPr>
        <w:t xml:space="preserve">חלקו </w:t>
      </w:r>
      <w:r w:rsidRPr="00C35A2C">
        <w:rPr>
          <w:rFonts w:ascii="Fb Fontext" w:hAnsi="Fb Fontext"/>
          <w:rtl/>
        </w:rPr>
        <w:t>באחת בחייו ואחת במותו</w:t>
      </w:r>
      <w:r w:rsidR="00E268F4">
        <w:rPr>
          <w:rFonts w:ascii="Fb Fontext" w:hAnsi="Fb Fontext"/>
          <w:rtl/>
        </w:rPr>
        <w:t>,</w:t>
      </w:r>
    </w:p>
    <w:p w14:paraId="436B864D" w14:textId="5D664486" w:rsidR="00A9406C" w:rsidRPr="00C35A2C" w:rsidRDefault="00A9406C" w:rsidP="00A9406C">
      <w:pPr>
        <w:rPr>
          <w:rFonts w:ascii="Fb Fontext" w:hAnsi="Fb Fontext" w:cs="Guttman Vilna"/>
          <w:b/>
          <w:bCs/>
          <w:rtl/>
        </w:rPr>
      </w:pPr>
      <w:r w:rsidRPr="00765FBA">
        <w:rPr>
          <w:rStyle w:val="affffe"/>
          <w:rFonts w:hint="cs"/>
          <w:rtl/>
        </w:rPr>
        <w:t xml:space="preserve">וכהני תנאי </w:t>
      </w:r>
      <w:r w:rsidRPr="00765FBA">
        <w:rPr>
          <w:rStyle w:val="affffe"/>
          <w:rtl/>
        </w:rPr>
        <w:t xml:space="preserve">דתניא: </w:t>
      </w:r>
      <w:r w:rsidRPr="00C35A2C">
        <w:rPr>
          <w:rFonts w:ascii="Fb Fontext" w:hAnsi="Fb Fontext"/>
          <w:rtl/>
        </w:rPr>
        <w:t>נשא את הראשונה ומתה, השניה ומת, באין בניה של זו לאחר מיתה ונוטלין כתובת אמן</w:t>
      </w:r>
      <w:r>
        <w:rPr>
          <w:rFonts w:ascii="Fb Fontext" w:hAnsi="Fb Fontext" w:cs="Guttman Vilna" w:hint="cs"/>
          <w:b/>
          <w:bCs/>
          <w:rtl/>
        </w:rPr>
        <w:t>,</w:t>
      </w:r>
    </w:p>
    <w:p w14:paraId="0F0C0A2C" w14:textId="7C9466D7" w:rsidR="00A9406C" w:rsidRPr="00F5539C" w:rsidRDefault="00A9406C" w:rsidP="00A9406C">
      <w:pPr>
        <w:rPr>
          <w:rFonts w:ascii="Fb Fontext" w:hAnsi="Fb Fontext" w:cs="Guttman Vilna"/>
          <w:b/>
          <w:bCs/>
          <w:spacing w:val="-2"/>
          <w:rtl/>
        </w:rPr>
      </w:pPr>
      <w:r w:rsidRPr="00765FBA">
        <w:rPr>
          <w:rStyle w:val="affffe"/>
          <w:rtl/>
        </w:rPr>
        <w:t>ר"ש:</w:t>
      </w:r>
      <w:r w:rsidRPr="00F5539C">
        <w:rPr>
          <w:rFonts w:ascii="Fb Fontext" w:hAnsi="Fb Fontext"/>
          <w:spacing w:val="-2"/>
          <w:rtl/>
        </w:rPr>
        <w:t xml:space="preserve"> אם יש מותר דינר אלו נוטלין כתובת אמן ואלו נוטלין כתובת אמן, ואם לאו חולקין בשוה</w:t>
      </w:r>
      <w:r w:rsidR="001F2143">
        <w:rPr>
          <w:rFonts w:ascii="Fb Fontext" w:hAnsi="Fb Fontext" w:hint="cs"/>
          <w:spacing w:val="-2"/>
          <w:rtl/>
        </w:rPr>
        <w:t>,</w:t>
      </w:r>
    </w:p>
    <w:p w14:paraId="780ADF3D" w14:textId="1D6EE5FF" w:rsidR="00E268F4" w:rsidRDefault="00A9406C" w:rsidP="00A9406C">
      <w:pPr>
        <w:rPr>
          <w:rFonts w:ascii="Fb Fontext" w:hAnsi="Fb Fontext"/>
          <w:sz w:val="32"/>
          <w:rtl/>
        </w:rPr>
      </w:pPr>
      <w:r w:rsidRPr="00765FBA">
        <w:rPr>
          <w:rStyle w:val="affffe"/>
          <w:rFonts w:hint="cs"/>
          <w:rtl/>
        </w:rPr>
        <w:t>ו</w:t>
      </w:r>
      <w:r w:rsidRPr="00765FBA">
        <w:rPr>
          <w:rStyle w:val="affffe"/>
          <w:rtl/>
        </w:rPr>
        <w:t>ב</w:t>
      </w:r>
      <w:r w:rsidRPr="00765FBA">
        <w:rPr>
          <w:rStyle w:val="affffe"/>
          <w:rFonts w:hint="cs"/>
          <w:rtl/>
        </w:rPr>
        <w:t xml:space="preserve">זה חלקו </w:t>
      </w:r>
      <w:r w:rsidRPr="00765FBA">
        <w:rPr>
          <w:rStyle w:val="affffe"/>
          <w:rtl/>
        </w:rPr>
        <w:t>דמר סבר:</w:t>
      </w:r>
      <w:r w:rsidRPr="00C35A2C">
        <w:rPr>
          <w:rFonts w:ascii="Fb Fontext" w:hAnsi="Fb Fontext"/>
          <w:sz w:val="32"/>
          <w:rtl/>
        </w:rPr>
        <w:t xml:space="preserve"> </w:t>
      </w:r>
      <w:r>
        <w:rPr>
          <w:rFonts w:ascii="Fb Fontext" w:hAnsi="Fb Fontext" w:hint="cs"/>
          <w:sz w:val="32"/>
          <w:rtl/>
        </w:rPr>
        <w:t>בחייו או במותו אי יש להן כתובת בנין דכרין</w:t>
      </w:r>
    </w:p>
    <w:p w14:paraId="7996E856" w14:textId="6CAB05D0" w:rsidR="00A9406C" w:rsidRDefault="00A9406C" w:rsidP="00A9406C">
      <w:pPr>
        <w:rPr>
          <w:rFonts w:ascii="Fb Fontext" w:hAnsi="Fb Fontext"/>
          <w:sz w:val="32"/>
          <w:rtl/>
        </w:rPr>
      </w:pPr>
      <w:r w:rsidRPr="00765FBA">
        <w:rPr>
          <w:rStyle w:val="affffe"/>
          <w:rFonts w:hint="cs"/>
          <w:rtl/>
        </w:rPr>
        <w:t>דחי'</w:t>
      </w:r>
      <w:r w:rsidRPr="00C35A2C">
        <w:rPr>
          <w:rFonts w:ascii="Fb Fontext" w:hAnsi="Fb Fontext" w:hint="cs"/>
          <w:sz w:val="32"/>
          <w:rtl/>
        </w:rPr>
        <w:t xml:space="preserve"> דל</w:t>
      </w:r>
      <w:r w:rsidRPr="00C35A2C">
        <w:rPr>
          <w:rFonts w:ascii="Fb Fontext" w:hAnsi="Fb Fontext"/>
          <w:sz w:val="32"/>
          <w:rtl/>
        </w:rPr>
        <w:t>כ"ע - יש להן כתובת בנין דכרין,</w:t>
      </w:r>
    </w:p>
    <w:p w14:paraId="4243BA06" w14:textId="04A5800A" w:rsidR="00A9406C" w:rsidRPr="00F97732" w:rsidRDefault="00A9406C" w:rsidP="006902C7">
      <w:pPr>
        <w:rPr>
          <w:rtl/>
        </w:rPr>
      </w:pPr>
      <w:r w:rsidRPr="002D30D8">
        <w:rPr>
          <w:rStyle w:val="affffe"/>
          <w:rFonts w:hint="cs"/>
          <w:rtl/>
        </w:rPr>
        <w:t>ג.</w:t>
      </w:r>
      <w:r w:rsidRPr="00C35A2C">
        <w:rPr>
          <w:rFonts w:ascii="Fb Fontext" w:hAnsi="Fb Fontext" w:hint="cs"/>
          <w:sz w:val="32"/>
          <w:rtl/>
        </w:rPr>
        <w:t xml:space="preserve"> </w:t>
      </w:r>
      <w:r w:rsidRPr="00C35A2C">
        <w:rPr>
          <w:rFonts w:ascii="Fb Fontext" w:hAnsi="Fb Fontext"/>
          <w:sz w:val="32"/>
          <w:rtl/>
        </w:rPr>
        <w:t>ו</w:t>
      </w:r>
      <w:r>
        <w:rPr>
          <w:rFonts w:ascii="Fb Fontext" w:hAnsi="Fb Fontext"/>
          <w:sz w:val="32"/>
          <w:rtl/>
        </w:rPr>
        <w:t>כאן</w:t>
      </w:r>
      <w:r w:rsidRPr="00C35A2C">
        <w:rPr>
          <w:rFonts w:ascii="Fb Fontext" w:hAnsi="Fb Fontext"/>
          <w:sz w:val="32"/>
          <w:rtl/>
        </w:rPr>
        <w:t xml:space="preserve"> </w:t>
      </w:r>
      <w:r>
        <w:rPr>
          <w:rFonts w:ascii="Fb Fontext" w:hAnsi="Fb Fontext" w:hint="cs"/>
          <w:sz w:val="32"/>
          <w:rtl/>
        </w:rPr>
        <w:t xml:space="preserve">חלקו </w:t>
      </w:r>
      <w:r w:rsidRPr="00C35A2C">
        <w:rPr>
          <w:rFonts w:ascii="Fb Fontext" w:hAnsi="Fb Fontext"/>
          <w:sz w:val="32"/>
          <w:rtl/>
        </w:rPr>
        <w:t>בדינר מקרקעי</w:t>
      </w:r>
      <w:r>
        <w:rPr>
          <w:rFonts w:ascii="Fb Fontext" w:hAnsi="Fb Fontext" w:hint="cs"/>
          <w:sz w:val="32"/>
          <w:rtl/>
        </w:rPr>
        <w:t>,</w:t>
      </w:r>
      <w:r w:rsidRPr="00C35A2C">
        <w:rPr>
          <w:rFonts w:ascii="Fb Fontext" w:hAnsi="Fb Fontext"/>
          <w:sz w:val="32"/>
          <w:rtl/>
        </w:rPr>
        <w:t xml:space="preserve"> </w:t>
      </w:r>
      <w:r>
        <w:rPr>
          <w:rFonts w:ascii="Fb Fontext" w:hAnsi="Fb Fontext" w:hint="cs"/>
          <w:sz w:val="32"/>
          <w:rtl/>
        </w:rPr>
        <w:t>אי</w:t>
      </w:r>
      <w:r w:rsidRPr="00C35A2C">
        <w:rPr>
          <w:rFonts w:ascii="Fb Fontext" w:hAnsi="Fb Fontext"/>
          <w:sz w:val="32"/>
          <w:rtl/>
        </w:rPr>
        <w:t xml:space="preserve"> מקרקעי </w:t>
      </w:r>
      <w:r>
        <w:rPr>
          <w:rFonts w:ascii="Fb Fontext" w:hAnsi="Fb Fontext" w:hint="cs"/>
          <w:sz w:val="32"/>
          <w:rtl/>
        </w:rPr>
        <w:t xml:space="preserve">ולא מטלטלי או </w:t>
      </w:r>
      <w:r w:rsidR="00BD4EEB">
        <w:rPr>
          <w:rFonts w:ascii="Fb Fontext" w:hAnsi="Fb Fontext" w:hint="cs"/>
          <w:sz w:val="32"/>
          <w:rtl/>
        </w:rPr>
        <w:t>אף</w:t>
      </w:r>
      <w:r>
        <w:rPr>
          <w:rFonts w:ascii="Fb Fontext" w:hAnsi="Fb Fontext" w:hint="cs"/>
          <w:sz w:val="32"/>
          <w:rtl/>
        </w:rPr>
        <w:t>.</w:t>
      </w:r>
    </w:p>
    <w:p w14:paraId="3B4449DA" w14:textId="77777777" w:rsidR="00A9406C" w:rsidRPr="002D30D8" w:rsidRDefault="00A9406C" w:rsidP="00E26091">
      <w:pPr>
        <w:pStyle w:val="afff"/>
        <w:framePr w:wrap="around"/>
        <w:rPr>
          <w:rtl/>
        </w:rPr>
      </w:pPr>
      <w:bookmarkStart w:id="711" w:name="_Toc119353503"/>
      <w:r w:rsidRPr="002D30D8">
        <w:rPr>
          <w:rFonts w:hint="cs"/>
          <w:rtl/>
        </w:rPr>
        <w:t>צא.</w:t>
      </w:r>
      <w:bookmarkEnd w:id="711"/>
    </w:p>
    <w:p w14:paraId="45D20996" w14:textId="77777777" w:rsidR="00A9406C" w:rsidRDefault="00A9406C" w:rsidP="00A9406C">
      <w:pPr>
        <w:rPr>
          <w:rFonts w:ascii="Fb Fontext" w:hAnsi="Fb Fontext"/>
          <w:sz w:val="32"/>
          <w:rtl/>
        </w:rPr>
      </w:pPr>
      <w:r w:rsidRPr="002D30D8">
        <w:rPr>
          <w:rStyle w:val="affffe"/>
          <w:rFonts w:hint="cs"/>
          <w:rtl/>
        </w:rPr>
        <w:t>ומקשי' דלר</w:t>
      </w:r>
      <w:r w:rsidRPr="002D30D8">
        <w:rPr>
          <w:rStyle w:val="affffe"/>
          <w:rtl/>
        </w:rPr>
        <w:t>"</w:t>
      </w:r>
      <w:r w:rsidRPr="002D30D8">
        <w:rPr>
          <w:rStyle w:val="affffe"/>
          <w:rFonts w:hint="cs"/>
          <w:rtl/>
        </w:rPr>
        <w:t xml:space="preserve">ש </w:t>
      </w:r>
      <w:r w:rsidRPr="00C35A2C">
        <w:rPr>
          <w:rFonts w:ascii="Fb Fontext" w:hAnsi="Fb Fontext" w:hint="cs"/>
          <w:sz w:val="32"/>
          <w:rtl/>
        </w:rPr>
        <w:t xml:space="preserve">בעי' שיהא שם נכסים שיש </w:t>
      </w:r>
      <w:r w:rsidRPr="00C35A2C">
        <w:rPr>
          <w:rFonts w:ascii="Fb Fontext" w:hAnsi="Fb Fontext"/>
          <w:sz w:val="32"/>
          <w:rtl/>
        </w:rPr>
        <w:t>להן אחריות יתר על ב' כתובות דינר!</w:t>
      </w:r>
    </w:p>
    <w:p w14:paraId="64F19DC9" w14:textId="77777777" w:rsidR="00E268F4" w:rsidRDefault="00A9406C" w:rsidP="00A9406C">
      <w:pPr>
        <w:rPr>
          <w:rFonts w:ascii="Fb Fontext" w:hAnsi="Fb Fontext"/>
          <w:spacing w:val="-6"/>
          <w:sz w:val="32"/>
          <w:rtl/>
        </w:rPr>
      </w:pPr>
      <w:r w:rsidRPr="002D30D8">
        <w:rPr>
          <w:rStyle w:val="affffe"/>
          <w:rFonts w:hint="cs"/>
          <w:rtl/>
        </w:rPr>
        <w:lastRenderedPageBreak/>
        <w:t>ד.</w:t>
      </w:r>
      <w:r w:rsidRPr="00F5539C">
        <w:rPr>
          <w:rFonts w:ascii="Fb Fontext" w:hAnsi="Fb Fontext" w:hint="cs"/>
          <w:spacing w:val="-6"/>
          <w:sz w:val="32"/>
          <w:rtl/>
        </w:rPr>
        <w:t xml:space="preserve"> </w:t>
      </w:r>
      <w:r w:rsidRPr="00F5539C">
        <w:rPr>
          <w:rFonts w:ascii="Fb Fontext" w:hAnsi="Fb Fontext"/>
          <w:spacing w:val="-6"/>
          <w:sz w:val="32"/>
          <w:rtl/>
        </w:rPr>
        <w:t xml:space="preserve">אלא </w:t>
      </w:r>
      <w:r>
        <w:rPr>
          <w:rFonts w:ascii="Fb Fontext" w:hAnsi="Fb Fontext"/>
          <w:spacing w:val="-6"/>
          <w:sz w:val="32"/>
          <w:rtl/>
        </w:rPr>
        <w:t>כאן</w:t>
      </w:r>
      <w:r w:rsidRPr="00F5539C">
        <w:rPr>
          <w:rFonts w:ascii="Fb Fontext" w:hAnsi="Fb Fontext"/>
          <w:spacing w:val="-6"/>
          <w:sz w:val="32"/>
          <w:rtl/>
        </w:rPr>
        <w:t xml:space="preserve"> </w:t>
      </w:r>
      <w:r>
        <w:rPr>
          <w:rFonts w:ascii="Fb Fontext" w:hAnsi="Fb Fontext" w:hint="cs"/>
          <w:spacing w:val="-6"/>
          <w:sz w:val="32"/>
          <w:rtl/>
        </w:rPr>
        <w:t>חלקו אם גם מדינר ממשעבדי</w:t>
      </w:r>
      <w:r w:rsidR="00E268F4">
        <w:rPr>
          <w:rFonts w:ascii="Fb Fontext" w:hAnsi="Fb Fontext" w:hint="cs"/>
          <w:spacing w:val="-6"/>
          <w:sz w:val="32"/>
          <w:rtl/>
        </w:rPr>
        <w:t>,</w:t>
      </w:r>
    </w:p>
    <w:p w14:paraId="4D379799" w14:textId="54232FE7" w:rsidR="00A9406C" w:rsidRPr="00730169" w:rsidRDefault="00A9406C" w:rsidP="00A9406C">
      <w:pPr>
        <w:rPr>
          <w:rFonts w:ascii="Fb Fontext" w:hAnsi="Fb Fontext"/>
          <w:spacing w:val="-2"/>
          <w:sz w:val="32"/>
          <w:rtl/>
        </w:rPr>
      </w:pPr>
      <w:r w:rsidRPr="00730169">
        <w:rPr>
          <w:rStyle w:val="affffe"/>
          <w:rtl/>
        </w:rPr>
        <w:t>א</w:t>
      </w:r>
      <w:r w:rsidRPr="00730169">
        <w:rPr>
          <w:rStyle w:val="affffe"/>
          <w:rFonts w:hint="cs"/>
          <w:rtl/>
        </w:rPr>
        <w:t>"ה</w:t>
      </w:r>
      <w:r w:rsidRPr="00730169">
        <w:rPr>
          <w:rStyle w:val="affffe"/>
          <w:rtl/>
        </w:rPr>
        <w:t xml:space="preserve"> ר"ש:</w:t>
      </w:r>
      <w:r w:rsidRPr="00730169">
        <w:rPr>
          <w:rFonts w:ascii="Fb Fontext" w:hAnsi="Fb Fontext"/>
          <w:spacing w:val="-2"/>
          <w:sz w:val="32"/>
          <w:rtl/>
        </w:rPr>
        <w:t xml:space="preserve"> אם יש שם מותר דינר, </w:t>
      </w:r>
      <w:r w:rsidRPr="00730169">
        <w:rPr>
          <w:rFonts w:ascii="Fb Fontext" w:hAnsi="Fb Fontext" w:cs="PFT_Frank"/>
          <w:b/>
          <w:bCs/>
          <w:spacing w:val="-2"/>
          <w:sz w:val="32"/>
          <w:szCs w:val="14"/>
          <w:rtl/>
        </w:rPr>
        <w:t>כיון</w:t>
      </w:r>
      <w:r w:rsidRPr="00730169">
        <w:rPr>
          <w:rFonts w:ascii="Fb Fontext" w:hAnsi="Fb Fontext"/>
          <w:spacing w:val="-2"/>
          <w:sz w:val="32"/>
          <w:rtl/>
        </w:rPr>
        <w:t xml:space="preserve"> שיש שם מותר דינר מיבעי</w:t>
      </w:r>
      <w:r w:rsidRPr="00730169">
        <w:rPr>
          <w:rFonts w:ascii="Fb Fontext" w:hAnsi="Fb Fontext" w:hint="cs"/>
          <w:spacing w:val="-2"/>
          <w:sz w:val="32"/>
          <w:rtl/>
        </w:rPr>
        <w:t>,</w:t>
      </w:r>
    </w:p>
    <w:p w14:paraId="68BF948F" w14:textId="77777777" w:rsidR="00A9406C" w:rsidRPr="00C35A2C" w:rsidRDefault="00A9406C" w:rsidP="00A9406C">
      <w:pPr>
        <w:rPr>
          <w:rFonts w:ascii="Fb Fontext" w:hAnsi="Fb Fontext" w:cs="Guttman Vilna"/>
          <w:b/>
          <w:bCs/>
          <w:sz w:val="32"/>
          <w:rtl/>
        </w:rPr>
      </w:pPr>
      <w:r w:rsidRPr="002D30D8">
        <w:rPr>
          <w:rStyle w:val="affffe"/>
          <w:rFonts w:hint="cs"/>
          <w:rtl/>
        </w:rPr>
        <w:t xml:space="preserve">ה. </w:t>
      </w:r>
      <w:r w:rsidRPr="002D30D8">
        <w:rPr>
          <w:rStyle w:val="affffe"/>
          <w:rtl/>
        </w:rPr>
        <w:t xml:space="preserve">אלא </w:t>
      </w:r>
      <w:r>
        <w:rPr>
          <w:rStyle w:val="affffe"/>
          <w:rFonts w:hint="cs"/>
          <w:rtl/>
        </w:rPr>
        <w:t xml:space="preserve">חלקו </w:t>
      </w:r>
      <w:r w:rsidRPr="002D30D8">
        <w:rPr>
          <w:rFonts w:hint="cs"/>
          <w:rtl/>
        </w:rPr>
        <w:t>אי אפי בפחות מדינר</w:t>
      </w:r>
      <w:r w:rsidRPr="00C35A2C">
        <w:rPr>
          <w:rFonts w:ascii="Fb Fontext" w:hAnsi="Fb Fontext"/>
          <w:sz w:val="32"/>
          <w:rtl/>
        </w:rPr>
        <w:t>.</w:t>
      </w:r>
    </w:p>
    <w:p w14:paraId="18B312D6" w14:textId="77777777" w:rsidR="00A9406C" w:rsidRPr="00730169" w:rsidRDefault="00A9406C" w:rsidP="00A9406C">
      <w:pPr>
        <w:rPr>
          <w:rFonts w:ascii="Fb Fontext" w:hAnsi="Fb Fontext"/>
          <w:spacing w:val="-4"/>
          <w:sz w:val="32"/>
          <w:rtl/>
        </w:rPr>
      </w:pPr>
      <w:r>
        <w:rPr>
          <w:rFonts w:ascii="Fb Fontext" w:hAnsi="Fb Fontext" w:hint="cs"/>
          <w:spacing w:val="-4"/>
          <w:sz w:val="32"/>
          <w:rtl/>
        </w:rPr>
        <w:t xml:space="preserve">ואף </w:t>
      </w:r>
      <w:r>
        <w:rPr>
          <w:rStyle w:val="affffe"/>
          <w:rFonts w:ascii="Fb Fontext" w:hAnsi="Fb Fontext" w:hint="cs"/>
          <w:spacing w:val="-4"/>
          <w:sz w:val="32"/>
          <w:rtl/>
          <w:rPrChange w:id="9297" w:author="מנוע אמוראים" w:date="2026-10-05T16:41:40Z">
            <w:rPr>
              <w:rFonts w:ascii="Fb Fontext" w:hAnsi="Fb Fontext" w:hint="cs"/>
              <w:spacing w:val="-4"/>
              <w:sz w:val="32"/>
              <w:rtl/>
            </w:rPr>
          </w:rPrChange>
        </w:rPr>
        <w:t xml:space="preserve">ד</w:t>
      </w:r>
      <w:r>
        <w:rPr>
          <w:rStyle w:val="affffe"/>
          <w:rFonts w:ascii="Fb Fontext" w:hAnsi="Fb Fontext"/>
          <w:spacing w:val="-4"/>
          <w:sz w:val="32"/>
          <w:rtl/>
          <w:rPrChange w:id="9298" w:author="מנוע אמוראים" w:date="2026-10-05T16:41:40Z">
            <w:rPr>
              <w:rFonts w:ascii="Fb Fontext" w:hAnsi="Fb Fontext"/>
              <w:spacing w:val="-4"/>
              <w:sz w:val="32"/>
              <w:rtl/>
            </w:rPr>
          </w:rPrChange>
        </w:rPr>
        <w:t xml:space="preserve">ר"ש</w:t>
      </w:r>
      <w:r>
        <w:rPr>
          <w:rFonts w:ascii="Fb Fontext" w:hAnsi="Fb Fontext"/>
          <w:spacing w:val="-4"/>
          <w:sz w:val="32"/>
          <w:rtl/>
        </w:rPr>
        <w:t xml:space="preserve"> </w:t>
      </w:r>
      <w:r w:rsidRPr="00730169">
        <w:rPr>
          <w:rFonts w:ascii="Fb Fontext" w:hAnsi="Fb Fontext" w:hint="cs"/>
          <w:spacing w:val="-4"/>
          <w:sz w:val="32"/>
          <w:rtl/>
        </w:rPr>
        <w:t xml:space="preserve">אמר </w:t>
      </w:r>
      <w:r w:rsidRPr="00730169">
        <w:rPr>
          <w:rFonts w:ascii="Fb Fontext" w:hAnsi="Fb Fontext"/>
          <w:spacing w:val="-4"/>
          <w:sz w:val="32"/>
          <w:rtl/>
        </w:rPr>
        <w:t>דינר</w:t>
      </w:r>
      <w:r w:rsidRPr="00730169">
        <w:rPr>
          <w:rFonts w:ascii="Fb Fontext" w:hAnsi="Fb Fontext" w:hint="cs"/>
          <w:spacing w:val="-4"/>
          <w:sz w:val="32"/>
          <w:rtl/>
        </w:rPr>
        <w:t xml:space="preserve">, </w:t>
      </w:r>
      <w:r w:rsidRPr="00730169">
        <w:rPr>
          <w:rFonts w:ascii="Fb Fontext" w:hAnsi="Fb Fontext"/>
          <w:spacing w:val="-4"/>
          <w:sz w:val="32"/>
          <w:rtl/>
        </w:rPr>
        <w:t>וכי תימא איפוך, ת"ק דמתני' גם דינר קאמר!</w:t>
      </w:r>
    </w:p>
    <w:p w14:paraId="2586C96D" w14:textId="657CB6A1" w:rsidR="00E268F4" w:rsidRDefault="00A9406C" w:rsidP="00A9406C">
      <w:pPr>
        <w:rPr>
          <w:rFonts w:ascii="Fb Fontext" w:hAnsi="Fb Fontext"/>
          <w:sz w:val="32"/>
          <w:rtl/>
        </w:rPr>
      </w:pPr>
      <w:r w:rsidRPr="002D30D8">
        <w:rPr>
          <w:rStyle w:val="affffe"/>
          <w:rtl/>
        </w:rPr>
        <w:t>אלא כי הנך תרי לישנאי קמאי ואיפוך</w:t>
      </w:r>
      <w:r w:rsidR="00E268F4">
        <w:rPr>
          <w:rStyle w:val="affffe"/>
          <w:rtl/>
        </w:rPr>
        <w:t>.</w:t>
      </w:r>
    </w:p>
    <w:p w14:paraId="25ADD233" w14:textId="243F254D" w:rsidR="00A9406C" w:rsidRPr="002D30D8" w:rsidRDefault="00A9406C" w:rsidP="00A9406C">
      <w:pPr>
        <w:ind w:left="226"/>
        <w:rPr>
          <w:rStyle w:val="afffff0"/>
          <w:rtl/>
        </w:rPr>
      </w:pPr>
      <w:r w:rsidRPr="002D30D8">
        <w:rPr>
          <w:rStyle w:val="afffff0"/>
          <w:rFonts w:hint="cs"/>
          <w:rtl/>
        </w:rPr>
        <w:t>[והיינו אם כתובה נעשית מותר או בע</w:t>
      </w:r>
      <w:r w:rsidRPr="002D30D8">
        <w:rPr>
          <w:rStyle w:val="afffff0"/>
          <w:rtl/>
        </w:rPr>
        <w:t>"</w:t>
      </w:r>
      <w:r w:rsidRPr="002D30D8">
        <w:rPr>
          <w:rStyle w:val="afffff0"/>
          <w:rFonts w:hint="cs"/>
          <w:rtl/>
        </w:rPr>
        <w:t>ח נעשית מותר</w:t>
      </w:r>
      <w:r w:rsidR="001F2143">
        <w:rPr>
          <w:rStyle w:val="afffff0"/>
          <w:rFonts w:hint="cs"/>
          <w:rtl/>
        </w:rPr>
        <w:t>.</w:t>
      </w:r>
    </w:p>
    <w:p w14:paraId="1865B99C" w14:textId="77777777" w:rsidR="00A9406C" w:rsidRPr="00F5539C" w:rsidRDefault="00A9406C" w:rsidP="00A9406C">
      <w:pPr>
        <w:pStyle w:val="afffff"/>
        <w:ind w:left="113"/>
        <w:rPr>
          <w:rFonts w:cs="Guttman Vilna"/>
          <w:b/>
          <w:bCs/>
          <w:rtl/>
        </w:rPr>
      </w:pPr>
      <w:r w:rsidRPr="002D30D8">
        <w:rPr>
          <w:rStyle w:val="affffe"/>
          <w:rFonts w:hint="cs"/>
          <w:rtl/>
        </w:rPr>
        <w:t>ות</w:t>
      </w:r>
      <w:r w:rsidRPr="002D30D8">
        <w:rPr>
          <w:rStyle w:val="affffe"/>
          <w:rtl/>
        </w:rPr>
        <w:t>"</w:t>
      </w:r>
      <w:r w:rsidRPr="002D30D8">
        <w:rPr>
          <w:rStyle w:val="affffe"/>
          <w:rFonts w:hint="cs"/>
          <w:rtl/>
        </w:rPr>
        <w:t>ק מקל ור</w:t>
      </w:r>
      <w:r w:rsidRPr="002D30D8">
        <w:rPr>
          <w:rStyle w:val="affffe"/>
          <w:rtl/>
        </w:rPr>
        <w:t>"</w:t>
      </w:r>
      <w:r w:rsidRPr="002D30D8">
        <w:rPr>
          <w:rStyle w:val="affffe"/>
          <w:rFonts w:hint="cs"/>
          <w:rtl/>
        </w:rPr>
        <w:t>ש מחמיר</w:t>
      </w:r>
      <w:r w:rsidRPr="00F5539C">
        <w:rPr>
          <w:rFonts w:hint="cs"/>
          <w:rtl/>
        </w:rPr>
        <w:t xml:space="preserve"> דבעי' דינר מקרקע שאינה משועבדת לבע</w:t>
      </w:r>
      <w:r w:rsidRPr="00F5539C">
        <w:rPr>
          <w:rtl/>
        </w:rPr>
        <w:t>"</w:t>
      </w:r>
      <w:r w:rsidRPr="00F5539C">
        <w:rPr>
          <w:rFonts w:hint="cs"/>
          <w:rtl/>
        </w:rPr>
        <w:t>ח וממילא אין הכרח לרב יוסף]</w:t>
      </w:r>
    </w:p>
    <w:p w14:paraId="118E494D" w14:textId="77777777" w:rsidR="00A9406C" w:rsidRPr="00C35A2C" w:rsidRDefault="00A9406C" w:rsidP="00A9406C">
      <w:pPr>
        <w:rPr>
          <w:rFonts w:ascii="Fb Fontext" w:hAnsi="Fb Fontext"/>
          <w:rtl/>
        </w:rPr>
      </w:pPr>
      <w:r w:rsidRPr="002D30D8">
        <w:rPr>
          <w:rStyle w:val="affffe"/>
          <w:rFonts w:hint="cs"/>
          <w:rtl/>
        </w:rPr>
        <w:t>מ</w:t>
      </w:r>
      <w:r w:rsidRPr="002D30D8">
        <w:rPr>
          <w:rStyle w:val="affffe"/>
          <w:rtl/>
        </w:rPr>
        <w:t>"</w:t>
      </w:r>
      <w:r w:rsidRPr="002D30D8">
        <w:rPr>
          <w:rStyle w:val="affffe"/>
          <w:rFonts w:hint="cs"/>
          <w:rtl/>
        </w:rPr>
        <w:t>ז מדר</w:t>
      </w:r>
      <w:r w:rsidRPr="002D30D8">
        <w:rPr>
          <w:rStyle w:val="affffe"/>
          <w:rtl/>
        </w:rPr>
        <w:t>"</w:t>
      </w:r>
      <w:r w:rsidRPr="002D30D8">
        <w:rPr>
          <w:rStyle w:val="affffe"/>
          <w:rFonts w:hint="cs"/>
          <w:rtl/>
        </w:rPr>
        <w:t>פ</w:t>
      </w:r>
      <w:r w:rsidRPr="002D30D8">
        <w:rPr>
          <w:rStyle w:val="affffe"/>
          <w:rtl/>
        </w:rPr>
        <w:t xml:space="preserve"> הלכתא: </w:t>
      </w:r>
      <w:r w:rsidRPr="002D30D8">
        <w:rPr>
          <w:rStyle w:val="affffe"/>
          <w:rFonts w:hint="cs"/>
          <w:rtl/>
        </w:rPr>
        <w:t>א.</w:t>
      </w:r>
      <w:r w:rsidRPr="00C35A2C">
        <w:rPr>
          <w:rFonts w:ascii="Fb Fontext" w:hAnsi="Fb Fontext" w:hint="cs"/>
          <w:sz w:val="32"/>
          <w:rtl/>
        </w:rPr>
        <w:t xml:space="preserve"> </w:t>
      </w:r>
      <w:r w:rsidRPr="00C35A2C">
        <w:rPr>
          <w:rFonts w:ascii="Fb Fontext" w:hAnsi="Fb Fontext"/>
          <w:sz w:val="32"/>
          <w:rtl/>
        </w:rPr>
        <w:t>אחת בחייו ואחת במותו יש להן כתובת בנין דכרין</w:t>
      </w:r>
      <w:r w:rsidRPr="00C54C7E">
        <w:rPr>
          <w:rStyle w:val="afffe"/>
          <w:rtl/>
        </w:rPr>
        <w:t xml:space="preserve"> </w:t>
      </w:r>
      <w:r w:rsidRPr="002D30D8">
        <w:rPr>
          <w:rStyle w:val="affffe"/>
          <w:rFonts w:hint="cs"/>
          <w:rtl/>
        </w:rPr>
        <w:t>ב.</w:t>
      </w:r>
      <w:r w:rsidRPr="00C35A2C">
        <w:rPr>
          <w:rFonts w:ascii="Fb Fontext" w:hAnsi="Fb Fontext" w:hint="cs"/>
          <w:sz w:val="32"/>
          <w:rtl/>
        </w:rPr>
        <w:t xml:space="preserve"> </w:t>
      </w:r>
      <w:r w:rsidRPr="00C35A2C">
        <w:rPr>
          <w:rFonts w:ascii="Fb Fontext" w:hAnsi="Fb Fontext"/>
          <w:sz w:val="32"/>
          <w:rtl/>
        </w:rPr>
        <w:t>וכתובה נעשית מותר לחברתה.</w:t>
      </w:r>
    </w:p>
    <w:p w14:paraId="1A9EC838" w14:textId="603AC967" w:rsidR="00A9406C" w:rsidRPr="00730169" w:rsidRDefault="00A9406C" w:rsidP="00A9406C">
      <w:pPr>
        <w:ind w:firstLine="0"/>
        <w:rPr>
          <w:rFonts w:ascii="Fb Fontext" w:hAnsi="Fb Fontext"/>
          <w:spacing w:val="-6"/>
          <w:sz w:val="32"/>
          <w:rtl/>
        </w:rPr>
      </w:pPr>
      <w:r w:rsidRPr="00730169">
        <w:rPr>
          <w:rStyle w:val="affffe"/>
          <w:rFonts w:hint="cs"/>
          <w:spacing w:val="-6"/>
          <w:rtl/>
        </w:rPr>
        <w:t xml:space="preserve">הך דאשמעי': </w:t>
      </w:r>
      <w:r w:rsidRPr="00730169">
        <w:rPr>
          <w:rFonts w:ascii="Fb Fontext" w:hAnsi="Fb Fontext" w:hint="cs"/>
          <w:spacing w:val="-6"/>
          <w:sz w:val="32"/>
          <w:rtl/>
        </w:rPr>
        <w:t>גם שכתובה נעשית לחבריתה -</w:t>
      </w:r>
      <w:r w:rsidR="00BD4EEB">
        <w:rPr>
          <w:rFonts w:ascii="Fb Fontext" w:hAnsi="Fb Fontext" w:hint="cs"/>
          <w:spacing w:val="-6"/>
          <w:sz w:val="32"/>
          <w:rtl/>
        </w:rPr>
        <w:t>אף</w:t>
      </w:r>
      <w:r w:rsidRPr="00730169">
        <w:rPr>
          <w:rFonts w:ascii="Fb Fontext" w:hAnsi="Fb Fontext" w:hint="cs"/>
          <w:spacing w:val="-6"/>
          <w:sz w:val="32"/>
          <w:rtl/>
        </w:rPr>
        <w:t xml:space="preserve"> דאין מותר דינר,</w:t>
      </w:r>
    </w:p>
    <w:p w14:paraId="5873DD7D" w14:textId="77A99C15" w:rsidR="00A9406C" w:rsidRDefault="00A9406C" w:rsidP="00A9406C">
      <w:pPr>
        <w:ind w:firstLine="0"/>
        <w:rPr>
          <w:rFonts w:ascii="Fb Fontext" w:hAnsi="Fb Fontext"/>
          <w:sz w:val="32"/>
          <w:rtl/>
        </w:rPr>
      </w:pPr>
      <w:r w:rsidRPr="002D30D8">
        <w:rPr>
          <w:rStyle w:val="affffe"/>
          <w:rFonts w:hint="cs"/>
          <w:rtl/>
        </w:rPr>
        <w:t>והך דאשמעי'</w:t>
      </w:r>
      <w:r>
        <w:rPr>
          <w:rStyle w:val="affffe"/>
          <w:rFonts w:hint="cs"/>
          <w:rtl/>
        </w:rPr>
        <w:t>:</w:t>
      </w:r>
      <w:r w:rsidRPr="00C54C7E">
        <w:rPr>
          <w:rStyle w:val="afffe"/>
          <w:rFonts w:hint="cs"/>
          <w:rtl/>
        </w:rPr>
        <w:t xml:space="preserve"> </w:t>
      </w:r>
      <w:r>
        <w:rPr>
          <w:rFonts w:ascii="Fb Fontext" w:hAnsi="Fb Fontext" w:hint="cs"/>
          <w:sz w:val="32"/>
          <w:rtl/>
        </w:rPr>
        <w:t>גם</w:t>
      </w:r>
      <w:r w:rsidRPr="00C35A2C">
        <w:rPr>
          <w:rFonts w:ascii="Fb Fontext" w:hAnsi="Fb Fontext" w:hint="cs"/>
          <w:sz w:val="32"/>
          <w:rtl/>
        </w:rPr>
        <w:t xml:space="preserve"> להא דיש להן כתובת בנין דיכרין דלא לימא דבכה</w:t>
      </w:r>
      <w:r w:rsidRPr="00C35A2C">
        <w:rPr>
          <w:rFonts w:ascii="Fb Fontext" w:hAnsi="Fb Fontext"/>
          <w:sz w:val="32"/>
          <w:rtl/>
        </w:rPr>
        <w:t>"</w:t>
      </w:r>
      <w:r w:rsidRPr="00C35A2C">
        <w:rPr>
          <w:rFonts w:ascii="Fb Fontext" w:hAnsi="Fb Fontext" w:hint="cs"/>
          <w:sz w:val="32"/>
          <w:rtl/>
        </w:rPr>
        <w:t>ג</w:t>
      </w:r>
      <w:r w:rsidRPr="00C35A2C">
        <w:rPr>
          <w:rFonts w:ascii="Fb Fontext" w:hAnsi="Fb Fontext"/>
          <w:sz w:val="32"/>
          <w:rtl/>
        </w:rPr>
        <w:t xml:space="preserve"> שנשא שלש נשים ומתו שתים בחייו ואחת במותו, והך דמת לאחר מיתה יולדת נקבה היא, ולאו בת ירושה היא,</w:t>
      </w:r>
    </w:p>
    <w:p w14:paraId="7004F9BF" w14:textId="77777777" w:rsidR="00A9406C" w:rsidRPr="00F5539C" w:rsidRDefault="00A9406C" w:rsidP="00A9406C">
      <w:pPr>
        <w:ind w:firstLine="0"/>
        <w:rPr>
          <w:rFonts w:cs="Guttman Vilna"/>
          <w:b/>
          <w:bCs/>
          <w:rtl/>
        </w:rPr>
      </w:pPr>
      <w:r w:rsidRPr="00F5539C">
        <w:rPr>
          <w:rtl/>
        </w:rPr>
        <w:t>אבל אחת בחייו ואחת במותו והא דלאחר מיתה יולדת זכר היא, אימא ליחוש לאינצויי, קמ"ל.</w:t>
      </w:r>
    </w:p>
    <w:p w14:paraId="09EDFF76" w14:textId="77777777" w:rsidR="00A9406C" w:rsidRDefault="00A9406C" w:rsidP="003156E1">
      <w:pPr>
        <w:pStyle w:val="aff9"/>
        <w:rPr>
          <w:rtl/>
        </w:rPr>
      </w:pPr>
      <w:r w:rsidRPr="003156E1">
        <w:rPr>
          <w:rFonts w:hint="cs"/>
          <w:rtl/>
        </w:rPr>
        <w:t>׹</w:t>
      </w:r>
    </w:p>
    <w:p>
      <w:pPr>
        <w:pStyle w:val="MishnaBatzad"/>
        <w:rPr>
          <w:ins w:id="20520" w:author="קלוד" w:date="2026-10-06T10:09:07Z"/>
        </w:rPr>
      </w:pPr>
      <w:ins w:id="20519" w:author="קלוד" w:date="2026-10-06T10:09:07Z">
        <w:r>
          <w:t xml:space="preserve">משנה ב</w:t>
        </w:r>
      </w:ins>
    </w:p>
    <w:p w14:paraId="0A6E1B13" w14:textId="77777777" w:rsidR="00A9406C" w:rsidRDefault="00A9406C" w:rsidP="00A9406C">
      <w:pPr>
        <w:pStyle w:val="afff5"/>
        <w:rPr>
          <w:b/>
          <w:rtl/>
        </w:rPr>
      </w:pPr>
      <w:bookmarkStart w:id="712" w:name="_Toc119353504"/>
      <w:r w:rsidRPr="00497CAF">
        <w:rPr>
          <w:rStyle w:val="afffff5"/>
          <w:rFonts w:hint="cs"/>
          <w:rtl/>
        </w:rPr>
        <w:t>מי שהיה נשוי שתי נשים ומתו, ואחר כך מת הוא,</w:t>
      </w:r>
      <w:bookmarkEnd w:id="712"/>
      <w:r w:rsidRPr="00C35A2C">
        <w:rPr>
          <w:rFonts w:hint="cs"/>
          <w:b/>
          <w:rtl/>
        </w:rPr>
        <w:t xml:space="preserve"> ויתומים </w:t>
      </w:r>
      <w:r w:rsidRPr="00730169">
        <w:rPr>
          <w:rFonts w:hint="cs"/>
          <w:b/>
          <w:spacing w:val="-2"/>
          <w:rtl/>
        </w:rPr>
        <w:t>מבקשין כתובת אמן ואין שם אלא שתי כתובות - חולקין בשוה;</w:t>
      </w:r>
    </w:p>
    <w:p w14:paraId="353054CE" w14:textId="5EB6FB98" w:rsidR="00E268F4" w:rsidRDefault="00A9406C" w:rsidP="00A9406C">
      <w:pPr>
        <w:pStyle w:val="afff5"/>
        <w:rPr>
          <w:b/>
          <w:rtl/>
        </w:rPr>
      </w:pPr>
      <w:r w:rsidRPr="00C35A2C">
        <w:rPr>
          <w:rFonts w:hint="cs"/>
          <w:b/>
          <w:rtl/>
        </w:rPr>
        <w:t xml:space="preserve">היה שם מותר דינר - אלו </w:t>
      </w:r>
      <w:r>
        <w:rPr>
          <w:rFonts w:hint="cs"/>
          <w:b/>
          <w:rtl/>
        </w:rPr>
        <w:t xml:space="preserve">ואלו </w:t>
      </w:r>
      <w:r w:rsidRPr="00C35A2C">
        <w:rPr>
          <w:rFonts w:hint="cs"/>
          <w:b/>
          <w:rtl/>
        </w:rPr>
        <w:t>נוטלים כתובת אמן</w:t>
      </w:r>
      <w:r w:rsidR="00E268F4">
        <w:rPr>
          <w:rFonts w:hint="cs"/>
          <w:b/>
          <w:rtl/>
        </w:rPr>
        <w:t>,</w:t>
      </w:r>
    </w:p>
    <w:p w14:paraId="6094AB42" w14:textId="3EEA14E4" w:rsidR="00A9406C" w:rsidRPr="00C35A2C" w:rsidRDefault="00A9406C" w:rsidP="00A9406C">
      <w:pPr>
        <w:pStyle w:val="afff5"/>
        <w:rPr>
          <w:b/>
          <w:rtl/>
        </w:rPr>
      </w:pPr>
      <w:r w:rsidRPr="00C35A2C">
        <w:rPr>
          <w:rFonts w:hint="cs"/>
          <w:b/>
          <w:rtl/>
        </w:rPr>
        <w:t>אם אמרו יתומים אנחנו מעלים על נכסי אבינו יפה דינר, כדי שיטלו כתובת אמן - אין שומעין להן, אלא שמין את הנכסים בבית דין.</w:t>
      </w:r>
    </w:p>
    <w:p w14:paraId="427AF11F" w14:textId="77777777" w:rsidR="00A9406C" w:rsidRPr="00C35A2C" w:rsidRDefault="00A9406C" w:rsidP="00A9406C">
      <w:pPr>
        <w:pStyle w:val="afff5"/>
        <w:rPr>
          <w:b/>
          <w:rtl/>
        </w:rPr>
      </w:pPr>
      <w:r w:rsidRPr="00C35A2C">
        <w:rPr>
          <w:rFonts w:hint="cs"/>
          <w:b/>
          <w:rtl/>
        </w:rPr>
        <w:t>היו שם נכסים בראוי - אינן כבמוחזק.</w:t>
      </w:r>
    </w:p>
    <w:p w14:paraId="1587DC6D" w14:textId="7C30F1FD" w:rsidR="00E268F4" w:rsidRDefault="00A9406C" w:rsidP="00A9406C">
      <w:pPr>
        <w:pStyle w:val="afff5"/>
        <w:rPr>
          <w:b/>
          <w:rtl/>
        </w:rPr>
      </w:pPr>
      <w:r w:rsidRPr="00497CAF">
        <w:rPr>
          <w:rStyle w:val="TanaimMishna"/>
          <w:rFonts w:hint="cs"/>
          <w:rtl/>
          <w:rPrChange w:id="20286" w:author="קלוד" w:date="2026-10-06T10:09:07Z">
            <w:rPr>
              <w:rStyle w:val="affffe"/>
              <w:rFonts w:hint="cs"/>
              <w:rtl/>
            </w:rPr>
          </w:rPrChange>
        </w:rPr>
        <w:t>ר"ש:</w:t>
      </w:r>
      <w:r w:rsidRPr="00C35A2C">
        <w:rPr>
          <w:rFonts w:hint="cs"/>
          <w:b/>
          <w:rtl/>
        </w:rPr>
        <w:t xml:space="preserve"> </w:t>
      </w:r>
      <w:r w:rsidR="00BD4EEB">
        <w:rPr>
          <w:rFonts w:hint="cs"/>
          <w:b/>
          <w:rtl/>
        </w:rPr>
        <w:t>אף</w:t>
      </w:r>
      <w:r w:rsidRPr="00C35A2C">
        <w:rPr>
          <w:rFonts w:hint="cs"/>
          <w:b/>
          <w:rtl/>
        </w:rPr>
        <w:t xml:space="preserve"> יש שם נכסים שאין להם אחריות - אינן כלום</w:t>
      </w:r>
      <w:r w:rsidR="00E268F4">
        <w:rPr>
          <w:rFonts w:hint="cs"/>
          <w:b/>
          <w:rtl/>
        </w:rPr>
        <w:t>,</w:t>
      </w:r>
    </w:p>
    <w:p w14:paraId="4ECB5257" w14:textId="1A3244D8" w:rsidR="00A9406C" w:rsidRPr="00C35A2C" w:rsidRDefault="00A9406C" w:rsidP="00A9406C">
      <w:pPr>
        <w:pStyle w:val="afff5"/>
        <w:rPr>
          <w:b/>
          <w:rtl/>
        </w:rPr>
      </w:pPr>
      <w:r w:rsidRPr="00C35A2C">
        <w:rPr>
          <w:rFonts w:hint="cs"/>
          <w:b/>
          <w:rtl/>
        </w:rPr>
        <w:lastRenderedPageBreak/>
        <w:t>עד שיהיו שם נכסים שיש להן אחריות יותר על שתי הכתובות דינר.</w:t>
      </w:r>
    </w:p>
    <w:p w14:paraId="745EB4C9" w14:textId="77777777" w:rsidR="00A9406C" w:rsidRPr="00F71179" w:rsidRDefault="00A9406C" w:rsidP="00A9406C">
      <w:pPr>
        <w:rPr>
          <w:rFonts w:ascii="Fb Fontext" w:hAnsi="Fb Fontext"/>
          <w:spacing w:val="-2"/>
          <w:rtl/>
        </w:rPr>
      </w:pPr>
      <w:r w:rsidRPr="00F71179">
        <w:rPr>
          <w:rFonts w:ascii="Fb Fontext" w:hAnsi="Fb Fontext"/>
          <w:spacing w:val="-2"/>
          <w:sz w:val="32"/>
          <w:rtl/>
        </w:rPr>
        <w:t xml:space="preserve">• לזו אלף ולזו </w:t>
      </w:r>
      <w:r w:rsidRPr="00F71179">
        <w:rPr>
          <w:rFonts w:ascii="Fb Fontext" w:hAnsi="Fb Fontext" w:hint="cs"/>
          <w:spacing w:val="-2"/>
          <w:sz w:val="32"/>
          <w:rtl/>
        </w:rPr>
        <w:t>ת</w:t>
      </w:r>
      <w:r w:rsidRPr="00F71179">
        <w:rPr>
          <w:rFonts w:ascii="Fb Fontext" w:hAnsi="Fb Fontext"/>
          <w:spacing w:val="-2"/>
          <w:sz w:val="32"/>
          <w:rtl/>
        </w:rPr>
        <w:t>"</w:t>
      </w:r>
      <w:r w:rsidRPr="00F71179">
        <w:rPr>
          <w:rFonts w:ascii="Fb Fontext" w:hAnsi="Fb Fontext" w:hint="cs"/>
          <w:spacing w:val="-2"/>
          <w:sz w:val="32"/>
          <w:rtl/>
        </w:rPr>
        <w:t>ק</w:t>
      </w:r>
      <w:r w:rsidRPr="00F71179">
        <w:rPr>
          <w:rFonts w:ascii="Fb Fontext" w:hAnsi="Fb Fontext"/>
          <w:spacing w:val="-2"/>
          <w:sz w:val="32"/>
          <w:rtl/>
        </w:rPr>
        <w:t xml:space="preserve">, אם יש שם מותר דינר אלו </w:t>
      </w:r>
      <w:r w:rsidRPr="00F71179">
        <w:rPr>
          <w:rFonts w:ascii="Fb Fontext" w:hAnsi="Fb Fontext" w:hint="cs"/>
          <w:spacing w:val="-2"/>
          <w:sz w:val="32"/>
          <w:rtl/>
        </w:rPr>
        <w:t xml:space="preserve">ואלו </w:t>
      </w:r>
      <w:r w:rsidRPr="00F71179">
        <w:rPr>
          <w:rFonts w:ascii="Fb Fontext" w:hAnsi="Fb Fontext"/>
          <w:spacing w:val="-2"/>
          <w:sz w:val="32"/>
          <w:rtl/>
        </w:rPr>
        <w:t>נוטלין כתובת אמן</w:t>
      </w:r>
      <w:r w:rsidRPr="00F71179">
        <w:rPr>
          <w:rFonts w:ascii="Fb Fontext" w:hAnsi="Fb Fontext" w:hint="cs"/>
          <w:spacing w:val="-2"/>
          <w:sz w:val="32"/>
          <w:rtl/>
        </w:rPr>
        <w:t>,</w:t>
      </w:r>
      <w:r w:rsidRPr="00F71179">
        <w:rPr>
          <w:rFonts w:ascii="Fb Fontext" w:hAnsi="Fb Fontext"/>
          <w:spacing w:val="-2"/>
          <w:sz w:val="32"/>
          <w:rtl/>
        </w:rPr>
        <w:t xml:space="preserve">  ואם לאו יחלקו בשוה.</w:t>
      </w:r>
    </w:p>
    <w:p w14:paraId="704A7E59" w14:textId="69FB6867" w:rsidR="00A9406C" w:rsidRDefault="00A9406C" w:rsidP="00A9406C">
      <w:pPr>
        <w:rPr>
          <w:rFonts w:ascii="Fb Fontext" w:hAnsi="Fb Fontext"/>
          <w:rtl/>
        </w:rPr>
      </w:pPr>
      <w:r w:rsidRPr="00C35A2C">
        <w:rPr>
          <w:rFonts w:ascii="Fb Fontext" w:hAnsi="Fb Fontext"/>
          <w:rtl/>
        </w:rPr>
        <w:t xml:space="preserve">• פשיטא </w:t>
      </w:r>
      <w:r w:rsidRPr="00497CAF">
        <w:rPr>
          <w:rStyle w:val="affffc"/>
          <w:rtl/>
        </w:rPr>
        <w:t>מרובין ונתמעטו</w:t>
      </w:r>
      <w:r w:rsidRPr="00C35A2C">
        <w:rPr>
          <w:rFonts w:ascii="Fb Fontext" w:hAnsi="Fb Fontext"/>
          <w:rtl/>
        </w:rPr>
        <w:t xml:space="preserve"> - כבר זכו בהן יורשין,</w:t>
      </w:r>
    </w:p>
    <w:p w14:paraId="74DE1BEF" w14:textId="1CC7C61B" w:rsidR="00A9406C" w:rsidRDefault="00497CAF" w:rsidP="00A9406C">
      <w:pPr>
        <w:ind w:firstLine="0"/>
        <w:rPr>
          <w:rFonts w:ascii="Fb Fontext" w:hAnsi="Fb Fontext"/>
          <w:sz w:val="32"/>
          <w:rtl/>
        </w:rPr>
      </w:pPr>
      <w:r>
        <w:rPr>
          <w:rStyle w:val="affffc"/>
          <w:rFonts w:hint="cs"/>
          <w:rtl/>
        </w:rPr>
        <w:t xml:space="preserve">        </w:t>
      </w:r>
      <w:bookmarkStart w:id="713" w:name="_Toc119353505"/>
      <w:r w:rsidR="00A9406C" w:rsidRPr="00497CAF">
        <w:rPr>
          <w:rStyle w:val="affffc"/>
          <w:rtl/>
        </w:rPr>
        <w:t>מועטין ונתרבו</w:t>
      </w:r>
      <w:bookmarkEnd w:id="713"/>
      <w:r w:rsidR="00A9406C" w:rsidRPr="00C35A2C">
        <w:rPr>
          <w:rFonts w:ascii="Fb Fontext" w:hAnsi="Fb Fontext" w:hint="cs"/>
          <w:sz w:val="32"/>
          <w:rtl/>
        </w:rPr>
        <w:t xml:space="preserve">- </w:t>
      </w:r>
      <w:r w:rsidR="00A9406C" w:rsidRPr="008F4306">
        <w:rPr>
          <w:rStyle w:val="affffe"/>
          <w:rtl/>
        </w:rPr>
        <w:t>ת"ש</w:t>
      </w:r>
      <w:r w:rsidR="00A9406C">
        <w:rPr>
          <w:rStyle w:val="affffe"/>
          <w:rFonts w:hint="cs"/>
          <w:rtl/>
        </w:rPr>
        <w:t>:</w:t>
      </w:r>
      <w:r w:rsidR="00A9406C" w:rsidRPr="008F4306">
        <w:rPr>
          <w:rStyle w:val="affffe"/>
          <w:rFonts w:hint="cs"/>
          <w:rtl/>
        </w:rPr>
        <w:t xml:space="preserve"> </w:t>
      </w:r>
      <w:r w:rsidR="00A9406C" w:rsidRPr="008F4306">
        <w:rPr>
          <w:rStyle w:val="affffe"/>
          <w:rtl/>
        </w:rPr>
        <w:t>דניכסי דבי בר צרצור</w:t>
      </w:r>
      <w:r w:rsidR="00A9406C" w:rsidRPr="00C35A2C">
        <w:rPr>
          <w:rFonts w:ascii="Fb Fontext" w:hAnsi="Fb Fontext"/>
          <w:sz w:val="32"/>
          <w:rtl/>
        </w:rPr>
        <w:t xml:space="preserve"> מועטין ונתרבו</w:t>
      </w:r>
      <w:r w:rsidR="00A9406C">
        <w:rPr>
          <w:rFonts w:ascii="Fb Fontext" w:hAnsi="Fb Fontext" w:hint="cs"/>
          <w:sz w:val="32"/>
          <w:rtl/>
        </w:rPr>
        <w:t>,</w:t>
      </w:r>
    </w:p>
    <w:p w14:paraId="07E2868E" w14:textId="34F493BA" w:rsidR="00A9406C" w:rsidRDefault="00A9406C" w:rsidP="00A9406C">
      <w:pPr>
        <w:rPr>
          <w:rtl/>
        </w:rPr>
      </w:pPr>
      <w:r>
        <w:rPr>
          <w:rStyle w:val="affffe"/>
          <w:rFonts w:hint="cs"/>
          <w:rtl/>
        </w:rPr>
        <w:t>ר</w:t>
      </w:r>
      <w:r w:rsidR="002B7BCC">
        <w:rPr>
          <w:rStyle w:val="affffe"/>
          <w:rtl/>
        </w:rPr>
        <w:t>"</w:t>
      </w:r>
      <w:r>
        <w:rPr>
          <w:rStyle w:val="affffe"/>
          <w:rFonts w:hint="cs"/>
          <w:rtl/>
        </w:rPr>
        <w:t>ע</w:t>
      </w:r>
      <w:r w:rsidRPr="008F4306">
        <w:rPr>
          <w:rStyle w:val="affffe"/>
          <w:rFonts w:hint="cs"/>
          <w:rtl/>
        </w:rPr>
        <w:t xml:space="preserve"> בלני</w:t>
      </w:r>
      <w:r w:rsidRPr="00C35A2C">
        <w:rPr>
          <w:rFonts w:hint="cs"/>
          <w:rtl/>
        </w:rPr>
        <w:t xml:space="preserve"> </w:t>
      </w:r>
      <w:r w:rsidRPr="00F71179">
        <w:rPr>
          <w:rFonts w:hint="cs"/>
          <w:rtl/>
        </w:rPr>
        <w:t>כתובה קטנה שיפייסו את הגדולה ולא השגיחו בו</w:t>
      </w:r>
      <w:r w:rsidR="001F2143">
        <w:rPr>
          <w:rFonts w:hint="cs"/>
          <w:rtl/>
        </w:rPr>
        <w:t>,</w:t>
      </w:r>
    </w:p>
    <w:p w14:paraId="1850AA43" w14:textId="77777777" w:rsidR="00A9406C" w:rsidRDefault="00A9406C" w:rsidP="00A9406C">
      <w:pPr>
        <w:rPr>
          <w:rtl/>
        </w:rPr>
      </w:pPr>
      <w:r w:rsidRPr="008F4306">
        <w:rPr>
          <w:rStyle w:val="affffe"/>
          <w:rFonts w:hint="cs"/>
          <w:rtl/>
        </w:rPr>
        <w:t xml:space="preserve"> א</w:t>
      </w:r>
      <w:r w:rsidRPr="008F4306">
        <w:rPr>
          <w:rStyle w:val="affffe"/>
          <w:rtl/>
        </w:rPr>
        <w:t>"</w:t>
      </w:r>
      <w:r w:rsidRPr="008F4306">
        <w:rPr>
          <w:rStyle w:val="affffe"/>
          <w:rFonts w:hint="cs"/>
          <w:rtl/>
        </w:rPr>
        <w:t>ל</w:t>
      </w:r>
      <w:r>
        <w:rPr>
          <w:rStyle w:val="affffe"/>
          <w:rFonts w:hint="cs"/>
          <w:rtl/>
        </w:rPr>
        <w:t>:</w:t>
      </w:r>
      <w:r w:rsidRPr="00F71179">
        <w:rPr>
          <w:rFonts w:hint="cs"/>
          <w:rtl/>
        </w:rPr>
        <w:t xml:space="preserve"> שיכם במכה שאינה מוציאה דם</w:t>
      </w:r>
      <w:r>
        <w:rPr>
          <w:rFonts w:hint="cs"/>
          <w:rtl/>
        </w:rPr>
        <w:t xml:space="preserve"> </w:t>
      </w:r>
      <w:r w:rsidRPr="008F4306">
        <w:rPr>
          <w:rStyle w:val="afffff0"/>
          <w:rFonts w:hint="cs"/>
          <w:rtl/>
        </w:rPr>
        <w:t>[נידוי]</w:t>
      </w:r>
    </w:p>
    <w:p w14:paraId="1EA4B915" w14:textId="7B50ABC3" w:rsidR="00E268F4" w:rsidRDefault="00A9406C" w:rsidP="00A9406C">
      <w:pPr>
        <w:rPr>
          <w:rFonts w:ascii="Fb Fontext" w:hAnsi="Fb Fontext"/>
          <w:sz w:val="32"/>
          <w:rtl/>
        </w:rPr>
      </w:pPr>
      <w:r w:rsidRPr="008F4306">
        <w:rPr>
          <w:rStyle w:val="affffe"/>
          <w:rFonts w:hint="cs"/>
          <w:rtl/>
        </w:rPr>
        <w:t>שלחו לר</w:t>
      </w:r>
      <w:r w:rsidRPr="008F4306">
        <w:rPr>
          <w:rStyle w:val="affffe"/>
          <w:rtl/>
        </w:rPr>
        <w:t>"</w:t>
      </w:r>
      <w:r w:rsidRPr="008F4306">
        <w:rPr>
          <w:rStyle w:val="affffe"/>
          <w:rFonts w:hint="cs"/>
          <w:rtl/>
        </w:rPr>
        <w:t>נ וא</w:t>
      </w:r>
      <w:r w:rsidRPr="008F4306">
        <w:rPr>
          <w:rStyle w:val="affffe"/>
          <w:rtl/>
        </w:rPr>
        <w:t>"</w:t>
      </w:r>
      <w:r w:rsidRPr="008F4306">
        <w:rPr>
          <w:rStyle w:val="affffe"/>
          <w:rFonts w:hint="cs"/>
          <w:rtl/>
        </w:rPr>
        <w:t>ל</w:t>
      </w:r>
      <w:r w:rsidRPr="00C35A2C">
        <w:rPr>
          <w:rFonts w:ascii="Fb Fontext" w:hAnsi="Fb Fontext" w:hint="cs"/>
          <w:sz w:val="32"/>
          <w:rtl/>
        </w:rPr>
        <w:t xml:space="preserve"> </w:t>
      </w:r>
      <w:r w:rsidRPr="00C35A2C">
        <w:rPr>
          <w:rFonts w:ascii="Fb Fontext" w:hAnsi="Fb Fontext"/>
          <w:sz w:val="32"/>
          <w:rtl/>
        </w:rPr>
        <w:t xml:space="preserve">כשם שמרובין ונתמעטו </w:t>
      </w:r>
      <w:r w:rsidRPr="00C35A2C">
        <w:rPr>
          <w:rFonts w:ascii="Fb Fontext" w:hAnsi="Fb Fontext" w:hint="cs"/>
          <w:sz w:val="32"/>
          <w:rtl/>
        </w:rPr>
        <w:t>ז</w:t>
      </w:r>
      <w:r w:rsidRPr="00C35A2C">
        <w:rPr>
          <w:rFonts w:ascii="Fb Fontext" w:hAnsi="Fb Fontext"/>
          <w:sz w:val="32"/>
          <w:rtl/>
        </w:rPr>
        <w:t>כו בהן יורשין</w:t>
      </w:r>
      <w:r w:rsidR="00E268F4">
        <w:rPr>
          <w:rFonts w:ascii="Fb Fontext" w:hAnsi="Fb Fontext"/>
          <w:sz w:val="32"/>
          <w:rtl/>
        </w:rPr>
        <w:t>,</w:t>
      </w:r>
    </w:p>
    <w:p w14:paraId="5150B8B0" w14:textId="181FFFCA" w:rsidR="00A9406C" w:rsidRPr="00C35A2C" w:rsidRDefault="00A9406C" w:rsidP="00A9406C">
      <w:pPr>
        <w:ind w:left="793" w:firstLine="57"/>
        <w:rPr>
          <w:rFonts w:ascii="Fb Fontext" w:hAnsi="Fb Fontext"/>
          <w:rtl/>
        </w:rPr>
      </w:pPr>
      <w:r w:rsidRPr="00C35A2C">
        <w:rPr>
          <w:rFonts w:ascii="Fb Fontext" w:hAnsi="Fb Fontext"/>
          <w:sz w:val="32"/>
          <w:rtl/>
        </w:rPr>
        <w:t>כך מועטין ונתרבו זכו בהן יורשי</w:t>
      </w:r>
      <w:r w:rsidRPr="00C35A2C">
        <w:rPr>
          <w:rFonts w:ascii="Fb Fontext" w:hAnsi="Fb Fontext" w:hint="cs"/>
          <w:sz w:val="32"/>
          <w:rtl/>
        </w:rPr>
        <w:t>ן</w:t>
      </w:r>
      <w:r w:rsidRPr="008F4306">
        <w:rPr>
          <w:rStyle w:val="afffff0"/>
          <w:rFonts w:hint="cs"/>
          <w:rtl/>
        </w:rPr>
        <w:t xml:space="preserve"> [קטנה]</w:t>
      </w:r>
      <w:r w:rsidRPr="008F4306">
        <w:rPr>
          <w:rStyle w:val="afffff0"/>
          <w:rtl/>
        </w:rPr>
        <w:t>.</w:t>
      </w:r>
    </w:p>
    <w:p w14:paraId="20CA0C29" w14:textId="77777777" w:rsidR="00A9406C" w:rsidRPr="00F97732" w:rsidRDefault="00A9406C" w:rsidP="003156E1">
      <w:pPr>
        <w:pStyle w:val="aff9"/>
        <w:rPr>
          <w:rtl/>
        </w:rPr>
      </w:pPr>
      <w:r w:rsidRPr="003156E1">
        <w:rPr>
          <w:rFonts w:hint="cs"/>
          <w:rtl/>
        </w:rPr>
        <w:t>׹</w:t>
      </w:r>
    </w:p>
    <w:p w14:paraId="02413AAB" w14:textId="77777777" w:rsidR="00A9406C" w:rsidRPr="008F4306" w:rsidRDefault="00A9406C" w:rsidP="00A9406C">
      <w:pPr>
        <w:pStyle w:val="afffff"/>
        <w:jc w:val="center"/>
        <w:rPr>
          <w:rtl/>
        </w:rPr>
      </w:pPr>
      <w:r w:rsidRPr="008F4306">
        <w:rPr>
          <w:rtl/>
        </w:rPr>
        <w:t>(סימן: אלף ומאה מצוה בכתובה יעקב זקף שדותיו בדברים עסיקין).</w:t>
      </w:r>
    </w:p>
    <w:p w14:paraId="1B746753" w14:textId="77777777" w:rsidR="00A9406C" w:rsidRDefault="00A9406C" w:rsidP="00A9406C">
      <w:pPr>
        <w:rPr>
          <w:rFonts w:ascii="Fb Fontext" w:hAnsi="Fb Fontext"/>
          <w:rtl/>
        </w:rPr>
      </w:pPr>
      <w:r w:rsidRPr="00C35A2C">
        <w:rPr>
          <w:rFonts w:ascii="Fb Fontext" w:hAnsi="Fb Fontext"/>
          <w:rtl/>
        </w:rPr>
        <w:t xml:space="preserve">• </w:t>
      </w:r>
      <w:r w:rsidRPr="00C35A2C">
        <w:rPr>
          <w:rFonts w:ascii="Fb Fontext" w:hAnsi="Fb Fontext" w:hint="cs"/>
          <w:rtl/>
        </w:rPr>
        <w:t>אחד שנשו בו אלף זוז והיה לו שני בתים כ</w:t>
      </w:r>
      <w:r w:rsidRPr="00C35A2C">
        <w:rPr>
          <w:rFonts w:ascii="Fb Fontext" w:hAnsi="Fb Fontext"/>
          <w:rtl/>
        </w:rPr>
        <w:t>"</w:t>
      </w:r>
      <w:r w:rsidRPr="00C35A2C">
        <w:rPr>
          <w:rFonts w:ascii="Fb Fontext" w:hAnsi="Fb Fontext" w:hint="cs"/>
          <w:rtl/>
        </w:rPr>
        <w:t>א שוה חמש מאות ומכרם, והגיע בע</w:t>
      </w:r>
      <w:r w:rsidRPr="00C35A2C">
        <w:rPr>
          <w:rFonts w:ascii="Fb Fontext" w:hAnsi="Fb Fontext"/>
          <w:rtl/>
        </w:rPr>
        <w:t>"</w:t>
      </w:r>
      <w:r w:rsidRPr="00C35A2C">
        <w:rPr>
          <w:rFonts w:ascii="Fb Fontext" w:hAnsi="Fb Fontext" w:hint="cs"/>
          <w:rtl/>
        </w:rPr>
        <w:t>ח ולקח אחד מהם, הגיע הלוקח וא</w:t>
      </w:r>
      <w:r w:rsidRPr="00C35A2C">
        <w:rPr>
          <w:rFonts w:ascii="Fb Fontext" w:hAnsi="Fb Fontext"/>
          <w:rtl/>
        </w:rPr>
        <w:t>"</w:t>
      </w:r>
      <w:r w:rsidRPr="00C35A2C">
        <w:rPr>
          <w:rFonts w:ascii="Fb Fontext" w:hAnsi="Fb Fontext" w:hint="cs"/>
          <w:rtl/>
        </w:rPr>
        <w:t>ל אם שווה לך האחד אלף השאר ואם לאו קח אלף וצא</w:t>
      </w:r>
      <w:r>
        <w:rPr>
          <w:rFonts w:ascii="Fb Fontext" w:hAnsi="Fb Fontext" w:hint="cs"/>
          <w:rtl/>
        </w:rPr>
        <w:t>.</w:t>
      </w:r>
    </w:p>
    <w:p w14:paraId="5BAC8D48" w14:textId="77777777" w:rsidR="00A9406C" w:rsidRDefault="00A9406C" w:rsidP="00A9406C">
      <w:pPr>
        <w:rPr>
          <w:rFonts w:ascii="Fb Fontext" w:hAnsi="Fb Fontext"/>
          <w:sz w:val="32"/>
          <w:rtl/>
        </w:rPr>
      </w:pPr>
      <w:r w:rsidRPr="008F4306">
        <w:rPr>
          <w:rStyle w:val="affffe"/>
          <w:rtl/>
        </w:rPr>
        <w:t>סבר ר</w:t>
      </w:r>
      <w:r w:rsidRPr="008F4306">
        <w:rPr>
          <w:rStyle w:val="affffe"/>
          <w:rFonts w:hint="cs"/>
          <w:rtl/>
        </w:rPr>
        <w:t>ב</w:t>
      </w:r>
      <w:r w:rsidRPr="008F4306">
        <w:rPr>
          <w:rStyle w:val="affffe"/>
          <w:rtl/>
        </w:rPr>
        <w:t>"</w:t>
      </w:r>
      <w:r w:rsidRPr="008F4306">
        <w:rPr>
          <w:rStyle w:val="affffe"/>
          <w:rFonts w:hint="cs"/>
          <w:rtl/>
        </w:rPr>
        <w:t xml:space="preserve">ח </w:t>
      </w:r>
      <w:r w:rsidRPr="008F4306">
        <w:rPr>
          <w:rStyle w:val="affffe"/>
          <w:rtl/>
        </w:rPr>
        <w:t>היינו מתני':</w:t>
      </w:r>
      <w:r w:rsidRPr="00C35A2C">
        <w:rPr>
          <w:rFonts w:ascii="Fb Fontext" w:hAnsi="Fb Fontext"/>
          <w:sz w:val="32"/>
          <w:rtl/>
        </w:rPr>
        <w:t xml:space="preserve"> </w:t>
      </w:r>
      <w:r w:rsidRPr="00C35A2C">
        <w:rPr>
          <w:rFonts w:ascii="Fb Fontext" w:hAnsi="Fb Fontext" w:hint="cs"/>
          <w:sz w:val="32"/>
          <w:rtl/>
        </w:rPr>
        <w:t>ד</w:t>
      </w:r>
      <w:r w:rsidRPr="00C35A2C">
        <w:rPr>
          <w:rFonts w:ascii="Fb Fontext" w:hAnsi="Fb Fontext"/>
          <w:sz w:val="32"/>
          <w:rtl/>
        </w:rPr>
        <w:t>יתומים</w:t>
      </w:r>
      <w:r w:rsidRPr="00C35A2C">
        <w:rPr>
          <w:rFonts w:ascii="Fb Fontext" w:hAnsi="Fb Fontext" w:hint="cs"/>
          <w:sz w:val="32"/>
          <w:rtl/>
        </w:rPr>
        <w:t xml:space="preserve"> אמרו</w:t>
      </w:r>
      <w:r w:rsidRPr="00C35A2C">
        <w:rPr>
          <w:rFonts w:ascii="Fb Fontext" w:hAnsi="Fb Fontext"/>
          <w:sz w:val="32"/>
          <w:rtl/>
        </w:rPr>
        <w:t xml:space="preserve"> הרי אנו מעלין על נכסי אבינו יפה דינר,</w:t>
      </w:r>
    </w:p>
    <w:p w14:paraId="05B4E17F" w14:textId="77777777" w:rsidR="00A9406C" w:rsidRPr="00730169" w:rsidRDefault="00A9406C" w:rsidP="00A9406C">
      <w:pPr>
        <w:rPr>
          <w:rFonts w:ascii="Fb Fontext" w:hAnsi="Fb Fontext" w:cs="Guttman Vilna"/>
          <w:b/>
          <w:bCs/>
          <w:spacing w:val="-2"/>
          <w:rtl/>
        </w:rPr>
      </w:pPr>
      <w:r w:rsidRPr="00730169">
        <w:rPr>
          <w:rStyle w:val="affffe"/>
          <w:rFonts w:hint="cs"/>
          <w:rtl/>
        </w:rPr>
        <w:t>ודחאו</w:t>
      </w:r>
      <w:r w:rsidRPr="00730169">
        <w:rPr>
          <w:rStyle w:val="affffe"/>
          <w:rtl/>
        </w:rPr>
        <w:t xml:space="preserve"> רבא:</w:t>
      </w:r>
      <w:r w:rsidRPr="00730169">
        <w:rPr>
          <w:rFonts w:ascii="Fb Fontext" w:hAnsi="Fb Fontext"/>
          <w:spacing w:val="-2"/>
          <w:rtl/>
        </w:rPr>
        <w:t xml:space="preserve"> </w:t>
      </w:r>
      <w:r w:rsidRPr="00730169">
        <w:rPr>
          <w:rFonts w:ascii="Fb Fontext" w:hAnsi="Fb Fontext" w:hint="cs"/>
          <w:spacing w:val="-2"/>
          <w:rtl/>
        </w:rPr>
        <w:t>ד</w:t>
      </w:r>
      <w:r w:rsidRPr="00730169">
        <w:rPr>
          <w:rFonts w:ascii="Fb Fontext" w:hAnsi="Fb Fontext"/>
          <w:spacing w:val="-2"/>
          <w:rtl/>
        </w:rPr>
        <w:t>שם</w:t>
      </w:r>
      <w:r w:rsidRPr="00730169">
        <w:rPr>
          <w:rFonts w:ascii="Fb Fontext" w:hAnsi="Fb Fontext" w:hint="cs"/>
          <w:spacing w:val="-2"/>
          <w:rtl/>
        </w:rPr>
        <w:t xml:space="preserve"> יש הפסד</w:t>
      </w:r>
      <w:r w:rsidRPr="00730169">
        <w:rPr>
          <w:rFonts w:ascii="Fb Fontext" w:hAnsi="Fb Fontext"/>
          <w:spacing w:val="-2"/>
          <w:rtl/>
        </w:rPr>
        <w:t xml:space="preserve"> ליתמי, </w:t>
      </w:r>
      <w:r w:rsidRPr="00730169">
        <w:rPr>
          <w:rFonts w:ascii="Fb Fontext" w:hAnsi="Fb Fontext" w:hint="cs"/>
          <w:spacing w:val="-2"/>
          <w:rtl/>
        </w:rPr>
        <w:t>וכאן לא דאלף לקח ואלף נתן</w:t>
      </w:r>
      <w:r w:rsidRPr="00730169">
        <w:rPr>
          <w:rFonts w:ascii="Fb Fontext" w:hAnsi="Fb Fontext"/>
          <w:spacing w:val="-2"/>
          <w:rtl/>
        </w:rPr>
        <w:t>.</w:t>
      </w:r>
    </w:p>
    <w:p w14:paraId="073B6C8E" w14:textId="6486BE50" w:rsidR="00A9406C" w:rsidRDefault="00A9406C" w:rsidP="00A9406C">
      <w:pPr>
        <w:rPr>
          <w:rtl/>
        </w:rPr>
      </w:pPr>
      <w:r w:rsidRPr="00C35A2C">
        <w:rPr>
          <w:rFonts w:hint="cs"/>
          <w:rtl/>
        </w:rPr>
        <w:t>השטר אחריות שכותבים ללוקח</w:t>
      </w:r>
      <w:r w:rsidR="00B909D8">
        <w:rPr>
          <w:rFonts w:hint="cs"/>
          <w:rtl/>
        </w:rPr>
        <w:t>,</w:t>
      </w:r>
    </w:p>
    <w:p w14:paraId="0DC02588" w14:textId="77777777" w:rsidR="00A9406C" w:rsidRPr="00C35A2C" w:rsidRDefault="00A9406C" w:rsidP="00A9406C">
      <w:pPr>
        <w:rPr>
          <w:rtl/>
        </w:rPr>
      </w:pPr>
      <w:r w:rsidRPr="008F4306">
        <w:rPr>
          <w:rStyle w:val="affffe"/>
          <w:rtl/>
        </w:rPr>
        <w:t>רבינא:</w:t>
      </w:r>
      <w:r w:rsidRPr="00C35A2C">
        <w:rPr>
          <w:rtl/>
        </w:rPr>
        <w:t xml:space="preserve"> באל</w:t>
      </w:r>
      <w:r w:rsidRPr="00C35A2C">
        <w:rPr>
          <w:rFonts w:hint="cs"/>
          <w:rtl/>
        </w:rPr>
        <w:t>ף</w:t>
      </w:r>
      <w:r w:rsidRPr="00C35A2C">
        <w:rPr>
          <w:rtl/>
        </w:rPr>
        <w:t>,</w:t>
      </w:r>
      <w:r w:rsidRPr="00C35A2C">
        <w:rPr>
          <w:rFonts w:hint="cs"/>
          <w:rtl/>
        </w:rPr>
        <w:t xml:space="preserve"> </w:t>
      </w:r>
      <w:r w:rsidRPr="008F4306">
        <w:rPr>
          <w:rStyle w:val="affffe"/>
          <w:rFonts w:hint="cs"/>
          <w:rtl/>
        </w:rPr>
        <w:t>ול</w:t>
      </w:r>
      <w:r w:rsidRPr="008F4306">
        <w:rPr>
          <w:rStyle w:val="affffe"/>
          <w:rtl/>
        </w:rPr>
        <w:t>ר</w:t>
      </w:r>
      <w:r>
        <w:rPr>
          <w:rStyle w:val="affffe"/>
          <w:rFonts w:hint="cs"/>
          <w:rtl/>
        </w:rPr>
        <w:t>"ע</w:t>
      </w:r>
      <w:r w:rsidRPr="008F4306">
        <w:rPr>
          <w:rStyle w:val="affffe"/>
          <w:rtl/>
        </w:rPr>
        <w:t>:</w:t>
      </w:r>
      <w:r w:rsidRPr="00C35A2C">
        <w:rPr>
          <w:rtl/>
        </w:rPr>
        <w:t xml:space="preserve"> בחמש</w:t>
      </w:r>
      <w:r>
        <w:rPr>
          <w:rFonts w:hint="cs"/>
          <w:rtl/>
        </w:rPr>
        <w:t xml:space="preserve"> </w:t>
      </w:r>
      <w:r w:rsidRPr="00C35A2C">
        <w:rPr>
          <w:rFonts w:hint="cs"/>
          <w:rtl/>
        </w:rPr>
        <w:t>מאות</w:t>
      </w:r>
      <w:r w:rsidRPr="00C35A2C">
        <w:rPr>
          <w:rtl/>
        </w:rPr>
        <w:t>.</w:t>
      </w:r>
      <w:r w:rsidRPr="00C54C7E">
        <w:rPr>
          <w:rStyle w:val="afffe"/>
          <w:rFonts w:hint="cs"/>
          <w:rtl/>
        </w:rPr>
        <w:t xml:space="preserve"> </w:t>
      </w:r>
      <w:r w:rsidRPr="008F4306">
        <w:rPr>
          <w:rStyle w:val="affffe"/>
          <w:rtl/>
        </w:rPr>
        <w:t xml:space="preserve">והלכתא: </w:t>
      </w:r>
      <w:r w:rsidRPr="00C35A2C">
        <w:rPr>
          <w:rtl/>
        </w:rPr>
        <w:t>בחמש מאה.</w:t>
      </w:r>
    </w:p>
    <w:p w14:paraId="1F6C90C0" w14:textId="11AA7E41" w:rsidR="00A9406C" w:rsidRDefault="00A9406C" w:rsidP="00A9406C">
      <w:pPr>
        <w:rPr>
          <w:rFonts w:ascii="Fb Fontext" w:hAnsi="Fb Fontext"/>
          <w:rtl/>
        </w:rPr>
      </w:pPr>
      <w:r w:rsidRPr="00C35A2C">
        <w:rPr>
          <w:rFonts w:ascii="Fb Fontext" w:hAnsi="Fb Fontext"/>
          <w:rtl/>
        </w:rPr>
        <w:t xml:space="preserve">• </w:t>
      </w:r>
      <w:r w:rsidRPr="00C35A2C">
        <w:rPr>
          <w:rFonts w:ascii="Fb Fontext" w:hAnsi="Fb Fontext" w:hint="cs"/>
          <w:rtl/>
        </w:rPr>
        <w:t>ואותו מעשה ואותה המחלוקת היה בשדה קטנה</w:t>
      </w:r>
      <w:r w:rsidR="00B909D8">
        <w:rPr>
          <w:rFonts w:ascii="Fb Fontext" w:hAnsi="Fb Fontext" w:hint="cs"/>
          <w:rtl/>
        </w:rPr>
        <w:t>.</w:t>
      </w:r>
    </w:p>
    <w:p w14:paraId="008DA9F9" w14:textId="34EBDEAC" w:rsidR="00E268F4" w:rsidRDefault="00A9406C" w:rsidP="00A9406C">
      <w:pPr>
        <w:rPr>
          <w:rFonts w:ascii="Fb Fontext" w:hAnsi="Fb Fontext"/>
          <w:rtl/>
        </w:rPr>
      </w:pPr>
      <w:r w:rsidRPr="00C35A2C">
        <w:rPr>
          <w:rFonts w:ascii="Fb Fontext" w:hAnsi="Fb Fontext"/>
          <w:rtl/>
        </w:rPr>
        <w:t xml:space="preserve">• </w:t>
      </w:r>
      <w:r w:rsidRPr="00C35A2C">
        <w:rPr>
          <w:rFonts w:ascii="Fb Fontext" w:hAnsi="Fb Fontext" w:hint="cs"/>
          <w:rtl/>
        </w:rPr>
        <w:t>אחד שהיה חייב מאה זוז ומת והשאיר קרקע קטנה שוה חמישים וכשגבה בע</w:t>
      </w:r>
      <w:r w:rsidRPr="00C35A2C">
        <w:rPr>
          <w:rFonts w:ascii="Fb Fontext" w:hAnsi="Fb Fontext"/>
          <w:rtl/>
        </w:rPr>
        <w:t>"</w:t>
      </w:r>
      <w:r w:rsidRPr="00C35A2C">
        <w:rPr>
          <w:rFonts w:ascii="Fb Fontext" w:hAnsi="Fb Fontext" w:hint="cs"/>
          <w:rtl/>
        </w:rPr>
        <w:t>'ח שילמו לו היתומים חמישים,  ושוב טרף מהם בדמי החמישים הנותרים</w:t>
      </w:r>
      <w:r w:rsidR="00E268F4">
        <w:rPr>
          <w:rFonts w:ascii="Fb Fontext" w:hAnsi="Fb Fontext" w:hint="cs"/>
          <w:rtl/>
        </w:rPr>
        <w:t>,</w:t>
      </w:r>
    </w:p>
    <w:p w14:paraId="64617F77" w14:textId="305D2628" w:rsidR="00A9406C" w:rsidRPr="00C35A2C" w:rsidRDefault="00A9406C" w:rsidP="00A9406C">
      <w:pPr>
        <w:rPr>
          <w:rFonts w:ascii="Fb Fontext" w:hAnsi="Fb Fontext" w:cs="Guttman Vilna"/>
          <w:b/>
          <w:bCs/>
          <w:rtl/>
        </w:rPr>
      </w:pPr>
      <w:r w:rsidRPr="008F4306">
        <w:rPr>
          <w:rStyle w:val="affffe"/>
          <w:rFonts w:hint="cs"/>
          <w:rtl/>
        </w:rPr>
        <w:lastRenderedPageBreak/>
        <w:t xml:space="preserve">ופסק אביי </w:t>
      </w:r>
      <w:r w:rsidRPr="00C35A2C">
        <w:rPr>
          <w:rFonts w:ascii="Fb Fontext" w:hAnsi="Fb Fontext" w:hint="cs"/>
          <w:rtl/>
        </w:rPr>
        <w:t>דמצווה על היתומים לפרוע חוב אביהם, והוא בדין טרף שנית, ואם אמרו דהני חמישים עבור דמי הקרקע סלקוהו לגמרי.</w:t>
      </w:r>
    </w:p>
    <w:p w14:paraId="01F52B39" w14:textId="77777777" w:rsidR="00E268F4" w:rsidRDefault="00A9406C" w:rsidP="00A9406C">
      <w:pPr>
        <w:rPr>
          <w:rFonts w:ascii="Fb Fontext" w:hAnsi="Fb Fontext"/>
          <w:sz w:val="32"/>
          <w:rtl/>
        </w:rPr>
      </w:pPr>
      <w:r w:rsidRPr="00C35A2C">
        <w:rPr>
          <w:rFonts w:ascii="Fb Fontext" w:hAnsi="Fb Fontext"/>
          <w:sz w:val="32"/>
          <w:rtl/>
        </w:rPr>
        <w:t xml:space="preserve">• </w:t>
      </w:r>
      <w:r w:rsidRPr="00C35A2C">
        <w:rPr>
          <w:rFonts w:ascii="Fb Fontext" w:hAnsi="Fb Fontext" w:hint="cs"/>
          <w:sz w:val="32"/>
          <w:rtl/>
        </w:rPr>
        <w:t>אחד שמכר לכתובת אמו בטובת הנאה והתנה שאם תערער אמי לא אפצך וכשמת ולא ערערה והוא עצמו ערער</w:t>
      </w:r>
      <w:r w:rsidR="00E268F4">
        <w:rPr>
          <w:rFonts w:ascii="Fb Fontext" w:hAnsi="Fb Fontext" w:hint="cs"/>
          <w:sz w:val="32"/>
          <w:rtl/>
        </w:rPr>
        <w:t>,</w:t>
      </w:r>
    </w:p>
    <w:p w14:paraId="102586B7" w14:textId="55BE55FA" w:rsidR="00A9406C" w:rsidRDefault="00A9406C" w:rsidP="00A9406C">
      <w:pPr>
        <w:rPr>
          <w:rFonts w:ascii="Fb Fontext" w:hAnsi="Fb Fontext"/>
          <w:sz w:val="32"/>
          <w:rtl/>
        </w:rPr>
      </w:pPr>
      <w:r w:rsidRPr="008F4306">
        <w:rPr>
          <w:rStyle w:val="affffe"/>
          <w:rFonts w:hint="cs"/>
          <w:rtl/>
        </w:rPr>
        <w:t>-  סבר רמב</w:t>
      </w:r>
      <w:r w:rsidRPr="008F4306">
        <w:rPr>
          <w:rStyle w:val="affffe"/>
          <w:rtl/>
        </w:rPr>
        <w:t>"</w:t>
      </w:r>
      <w:r w:rsidRPr="008F4306">
        <w:rPr>
          <w:rStyle w:val="affffe"/>
          <w:rFonts w:hint="cs"/>
          <w:rtl/>
        </w:rPr>
        <w:t>ח:</w:t>
      </w:r>
      <w:r w:rsidRPr="00C35A2C">
        <w:rPr>
          <w:rFonts w:ascii="Fb Fontext" w:hAnsi="Fb Fontext" w:hint="cs"/>
          <w:sz w:val="32"/>
          <w:rtl/>
        </w:rPr>
        <w:t xml:space="preserve"> דהוא במקום אמו ויכול לערער,</w:t>
      </w:r>
    </w:p>
    <w:p w14:paraId="0AADC4AB" w14:textId="77777777" w:rsidR="00A9406C" w:rsidRPr="00730169" w:rsidRDefault="00A9406C" w:rsidP="00A9406C">
      <w:pPr>
        <w:rPr>
          <w:rFonts w:ascii="Fb Fontext" w:hAnsi="Fb Fontext"/>
          <w:spacing w:val="-4"/>
          <w:rtl/>
        </w:rPr>
      </w:pPr>
      <w:r w:rsidRPr="00730169">
        <w:rPr>
          <w:rFonts w:ascii="Fb Fontext" w:hAnsi="Fb Fontext" w:hint="cs"/>
          <w:spacing w:val="-4"/>
          <w:rtl/>
        </w:rPr>
        <w:t xml:space="preserve">   </w:t>
      </w:r>
      <w:r w:rsidRPr="00730169">
        <w:rPr>
          <w:rStyle w:val="affffe"/>
          <w:rFonts w:hint="cs"/>
          <w:spacing w:val="-4"/>
          <w:rtl/>
        </w:rPr>
        <w:t xml:space="preserve">ורבא חלק: </w:t>
      </w:r>
      <w:r w:rsidRPr="00730169">
        <w:rPr>
          <w:rFonts w:ascii="Fb Fontext" w:hAnsi="Fb Fontext" w:hint="cs"/>
          <w:spacing w:val="-4"/>
          <w:rtl/>
        </w:rPr>
        <w:t>דאחריות אמו לא קיבל אבל אחריותו שלו וודאי קיבל.</w:t>
      </w:r>
    </w:p>
    <w:p w14:paraId="475E91B6" w14:textId="77777777" w:rsidR="00A9406C" w:rsidRDefault="00A9406C" w:rsidP="00A9406C">
      <w:pPr>
        <w:rPr>
          <w:rFonts w:ascii="Fb Fontext" w:hAnsi="Fb Fontext"/>
          <w:rtl/>
        </w:rPr>
      </w:pPr>
    </w:p>
    <w:p w14:paraId="1208D8CC" w14:textId="77777777" w:rsidR="00A9406C" w:rsidRDefault="00A9406C" w:rsidP="00E26091">
      <w:pPr>
        <w:pStyle w:val="afff"/>
        <w:framePr w:wrap="around"/>
        <w:rPr>
          <w:rtl/>
        </w:rPr>
      </w:pPr>
      <w:bookmarkStart w:id="714" w:name="_Toc119353506"/>
      <w:r w:rsidRPr="00C35A2C">
        <w:rPr>
          <w:rFonts w:hint="cs"/>
          <w:rtl/>
        </w:rPr>
        <w:t>צב.</w:t>
      </w:r>
      <w:bookmarkEnd w:id="714"/>
    </w:p>
    <w:p w14:paraId="6CD2412D" w14:textId="77777777" w:rsidR="00497CAF" w:rsidRDefault="00A9406C" w:rsidP="00A9406C">
      <w:pPr>
        <w:rPr>
          <w:rFonts w:ascii="Fb Fontext" w:hAnsi="Fb Fontext"/>
          <w:sz w:val="32"/>
          <w:rtl/>
        </w:rPr>
      </w:pPr>
      <w:r w:rsidRPr="002D624C">
        <w:rPr>
          <w:rStyle w:val="affffe"/>
          <w:rtl/>
        </w:rPr>
        <w:t xml:space="preserve">• </w:t>
      </w:r>
      <w:r w:rsidRPr="002D624C">
        <w:rPr>
          <w:rStyle w:val="affffe"/>
          <w:rFonts w:hint="cs"/>
          <w:rtl/>
        </w:rPr>
        <w:t>רב</w:t>
      </w:r>
      <w:r w:rsidRPr="002D624C">
        <w:rPr>
          <w:rStyle w:val="affffe"/>
          <w:rtl/>
        </w:rPr>
        <w:t>"</w:t>
      </w:r>
      <w:r w:rsidRPr="002D624C">
        <w:rPr>
          <w:rStyle w:val="affffe"/>
          <w:rFonts w:hint="cs"/>
          <w:rtl/>
        </w:rPr>
        <w:t xml:space="preserve">ח: </w:t>
      </w:r>
      <w:r w:rsidRPr="00C35A2C">
        <w:rPr>
          <w:rFonts w:ascii="Fb Fontext" w:hAnsi="Fb Fontext"/>
          <w:sz w:val="32"/>
          <w:rtl/>
        </w:rPr>
        <w:t xml:space="preserve">ראובן שמכר שדה לשמעון שלא באחריות, </w:t>
      </w:r>
    </w:p>
    <w:p w14:paraId="7871D03D" w14:textId="1B8F8AF3" w:rsidR="00A9406C" w:rsidRDefault="00A9406C" w:rsidP="00497CAF">
      <w:pPr>
        <w:ind w:firstLine="0"/>
        <w:rPr>
          <w:rFonts w:ascii="Fb Fontext" w:hAnsi="Fb Fontext"/>
          <w:sz w:val="32"/>
          <w:rtl/>
        </w:rPr>
      </w:pPr>
      <w:r w:rsidRPr="00C35A2C">
        <w:rPr>
          <w:rFonts w:ascii="Fb Fontext" w:hAnsi="Fb Fontext"/>
          <w:sz w:val="32"/>
          <w:rtl/>
        </w:rPr>
        <w:t>ו</w:t>
      </w:r>
      <w:r>
        <w:rPr>
          <w:rFonts w:ascii="Fb Fontext" w:hAnsi="Fb Fontext" w:hint="cs"/>
          <w:sz w:val="32"/>
          <w:rtl/>
        </w:rPr>
        <w:t xml:space="preserve">בא שמעון </w:t>
      </w:r>
      <w:r w:rsidRPr="00C35A2C">
        <w:rPr>
          <w:rFonts w:ascii="Fb Fontext" w:hAnsi="Fb Fontext"/>
          <w:sz w:val="32"/>
          <w:rtl/>
        </w:rPr>
        <w:t>ומכרה לראובן באחריות,</w:t>
      </w:r>
    </w:p>
    <w:p w14:paraId="414EB4F6" w14:textId="60E903F4" w:rsidR="00A9406C" w:rsidRPr="00C35A2C" w:rsidRDefault="00497CAF" w:rsidP="00A9406C">
      <w:pPr>
        <w:rPr>
          <w:rFonts w:ascii="Fb Fontext" w:hAnsi="Fb Fontext"/>
          <w:rtl/>
        </w:rPr>
      </w:pPr>
      <w:r>
        <w:rPr>
          <w:rFonts w:ascii="Fb Fontext" w:hAnsi="Fb Fontext" w:hint="cs"/>
          <w:rtl/>
        </w:rPr>
        <w:t xml:space="preserve">   </w:t>
      </w:r>
      <w:r w:rsidR="00A9406C" w:rsidRPr="00C35A2C">
        <w:rPr>
          <w:rFonts w:ascii="Fb Fontext" w:hAnsi="Fb Fontext" w:hint="cs"/>
          <w:rtl/>
        </w:rPr>
        <w:t>ובא בע</w:t>
      </w:r>
      <w:r w:rsidR="00A9406C" w:rsidRPr="00C35A2C">
        <w:rPr>
          <w:rFonts w:ascii="Fb Fontext" w:hAnsi="Fb Fontext"/>
          <w:rtl/>
        </w:rPr>
        <w:t>"</w:t>
      </w:r>
      <w:r w:rsidR="00A9406C" w:rsidRPr="00C35A2C">
        <w:rPr>
          <w:rFonts w:ascii="Fb Fontext" w:hAnsi="Fb Fontext" w:hint="cs"/>
          <w:rtl/>
        </w:rPr>
        <w:t xml:space="preserve">ח </w:t>
      </w:r>
      <w:r w:rsidR="00A9406C">
        <w:rPr>
          <w:rFonts w:ascii="Fb Fontext" w:hAnsi="Fb Fontext"/>
          <w:rtl/>
        </w:rPr>
        <w:t>דראובן ו</w:t>
      </w:r>
      <w:r w:rsidR="00A9406C" w:rsidRPr="00C35A2C">
        <w:rPr>
          <w:rFonts w:ascii="Fb Fontext" w:hAnsi="Fb Fontext"/>
          <w:rtl/>
        </w:rPr>
        <w:t xml:space="preserve">טריף מיניה, דינא הוא, דשמעון </w:t>
      </w:r>
      <w:r w:rsidR="00A9406C">
        <w:rPr>
          <w:rFonts w:ascii="Fb Fontext" w:hAnsi="Fb Fontext" w:hint="cs"/>
          <w:rtl/>
        </w:rPr>
        <w:t>מפצהו</w:t>
      </w:r>
      <w:r w:rsidR="00A9406C" w:rsidRPr="00C35A2C">
        <w:rPr>
          <w:rFonts w:ascii="Fb Fontext" w:hAnsi="Fb Fontext"/>
          <w:rtl/>
        </w:rPr>
        <w:t>.</w:t>
      </w:r>
    </w:p>
    <w:p w14:paraId="03812480" w14:textId="1028AA13" w:rsidR="00A9406C" w:rsidRPr="002D624C" w:rsidRDefault="00A9406C" w:rsidP="00A9406C">
      <w:pPr>
        <w:rPr>
          <w:rFonts w:ascii="Fb Fontext" w:hAnsi="Fb Fontext"/>
          <w:spacing w:val="-4"/>
          <w:rtl/>
        </w:rPr>
      </w:pPr>
      <w:r w:rsidRPr="002D624C">
        <w:rPr>
          <w:rStyle w:val="affffe"/>
          <w:spacing w:val="-4"/>
          <w:rtl/>
        </w:rPr>
        <w:t xml:space="preserve">א"ל רבא: </w:t>
      </w:r>
      <w:r w:rsidRPr="002D624C">
        <w:rPr>
          <w:rFonts w:ascii="Fb Fontext" w:hAnsi="Fb Fontext"/>
          <w:spacing w:val="-4"/>
          <w:rtl/>
        </w:rPr>
        <w:t xml:space="preserve">נהי דאחריות דעלמא </w:t>
      </w:r>
      <w:r w:rsidR="002D624C" w:rsidRPr="002D624C">
        <w:rPr>
          <w:rFonts w:ascii="Fb Fontext" w:hAnsi="Fb Fontext" w:hint="cs"/>
          <w:spacing w:val="-4"/>
          <w:rtl/>
        </w:rPr>
        <w:t>קיבל ע''ע</w:t>
      </w:r>
      <w:r w:rsidRPr="002D624C">
        <w:rPr>
          <w:rFonts w:ascii="Fb Fontext" w:hAnsi="Fb Fontext"/>
          <w:spacing w:val="-4"/>
          <w:rtl/>
        </w:rPr>
        <w:t xml:space="preserve"> אחריות </w:t>
      </w:r>
      <w:r w:rsidR="002D624C" w:rsidRPr="002D624C">
        <w:rPr>
          <w:rFonts w:ascii="Fb Fontext" w:hAnsi="Fb Fontext" w:hint="cs"/>
          <w:spacing w:val="-4"/>
          <w:rtl/>
        </w:rPr>
        <w:t>עצמו מי קיבל</w:t>
      </w:r>
      <w:r w:rsidRPr="002D624C">
        <w:rPr>
          <w:rFonts w:ascii="Fb Fontext" w:hAnsi="Fb Fontext"/>
          <w:spacing w:val="-4"/>
          <w:rtl/>
        </w:rPr>
        <w:t>?</w:t>
      </w:r>
    </w:p>
    <w:p w14:paraId="0C6201E5" w14:textId="77777777" w:rsidR="00A9406C" w:rsidRPr="00C35A2C" w:rsidRDefault="00A9406C" w:rsidP="00A9406C">
      <w:pPr>
        <w:rPr>
          <w:rFonts w:ascii="Fb Fontext" w:hAnsi="Fb Fontext" w:cs="Guttman Vilna"/>
          <w:b/>
          <w:bCs/>
          <w:rtl/>
        </w:rPr>
      </w:pPr>
      <w:r w:rsidRPr="002D624C">
        <w:rPr>
          <w:rStyle w:val="affffe"/>
          <w:rtl/>
        </w:rPr>
        <w:t>ומודה רבא</w:t>
      </w:r>
      <w:r w:rsidRPr="002D624C">
        <w:rPr>
          <w:rStyle w:val="affffe"/>
          <w:rFonts w:hint="cs"/>
          <w:rtl/>
        </w:rPr>
        <w:t>:</w:t>
      </w:r>
      <w:r w:rsidRPr="002D624C">
        <w:rPr>
          <w:rStyle w:val="affffe"/>
          <w:rtl/>
        </w:rPr>
        <w:t xml:space="preserve"> </w:t>
      </w:r>
      <w:r w:rsidRPr="00C35A2C">
        <w:rPr>
          <w:rFonts w:ascii="Fb Fontext" w:hAnsi="Fb Fontext"/>
          <w:rtl/>
        </w:rPr>
        <w:t xml:space="preserve">בראובן שירש שדה מיעקב ומכרה לשמעון שלא באחריות, </w:t>
      </w:r>
      <w:r>
        <w:rPr>
          <w:rFonts w:ascii="Fb Fontext" w:hAnsi="Fb Fontext" w:hint="cs"/>
          <w:rtl/>
        </w:rPr>
        <w:t>ובא שמעון</w:t>
      </w:r>
      <w:r w:rsidRPr="00C35A2C">
        <w:rPr>
          <w:rFonts w:ascii="Fb Fontext" w:hAnsi="Fb Fontext"/>
          <w:rtl/>
        </w:rPr>
        <w:t xml:space="preserve"> ומכרה לראובן באחריות, </w:t>
      </w:r>
      <w:r>
        <w:rPr>
          <w:rFonts w:ascii="Fb Fontext" w:hAnsi="Fb Fontext"/>
          <w:rtl/>
        </w:rPr>
        <w:t>ובא</w:t>
      </w:r>
      <w:r w:rsidRPr="00C35A2C">
        <w:rPr>
          <w:rFonts w:ascii="Fb Fontext" w:hAnsi="Fb Fontext"/>
          <w:rtl/>
        </w:rPr>
        <w:t xml:space="preserve"> בע"</w:t>
      </w:r>
      <w:r w:rsidRPr="00C35A2C">
        <w:rPr>
          <w:rFonts w:ascii="Fb Fontext" w:hAnsi="Fb Fontext" w:hint="cs"/>
          <w:rtl/>
        </w:rPr>
        <w:t xml:space="preserve">ח </w:t>
      </w:r>
      <w:r w:rsidRPr="00C35A2C">
        <w:rPr>
          <w:rFonts w:ascii="Fb Fontext" w:hAnsi="Fb Fontext"/>
          <w:rtl/>
        </w:rPr>
        <w:t xml:space="preserve">דיעקב וקטריף מיניה, דינא הוא, דשמעון </w:t>
      </w:r>
      <w:r>
        <w:rPr>
          <w:rFonts w:ascii="Fb Fontext" w:hAnsi="Fb Fontext" w:hint="cs"/>
          <w:rtl/>
        </w:rPr>
        <w:t>מפצהו</w:t>
      </w:r>
      <w:r w:rsidRPr="00C35A2C">
        <w:rPr>
          <w:rFonts w:ascii="Fb Fontext" w:hAnsi="Fb Fontext"/>
          <w:rtl/>
        </w:rPr>
        <w:t xml:space="preserve"> </w:t>
      </w:r>
      <w:r w:rsidRPr="00C35A2C">
        <w:rPr>
          <w:rFonts w:ascii="Fb Fontext" w:hAnsi="Fb Fontext" w:hint="cs"/>
          <w:rtl/>
        </w:rPr>
        <w:t>- דבע</w:t>
      </w:r>
      <w:r w:rsidRPr="00C35A2C">
        <w:rPr>
          <w:rFonts w:ascii="Fb Fontext" w:hAnsi="Fb Fontext"/>
          <w:rtl/>
        </w:rPr>
        <w:t>"</w:t>
      </w:r>
      <w:r w:rsidRPr="00C35A2C">
        <w:rPr>
          <w:rFonts w:ascii="Fb Fontext" w:hAnsi="Fb Fontext" w:hint="cs"/>
          <w:rtl/>
        </w:rPr>
        <w:t xml:space="preserve">ח </w:t>
      </w:r>
      <w:r w:rsidRPr="00C35A2C">
        <w:rPr>
          <w:rFonts w:ascii="Fb Fontext" w:hAnsi="Fb Fontext"/>
          <w:rtl/>
        </w:rPr>
        <w:t>דיעקב כבע"</w:t>
      </w:r>
      <w:r w:rsidRPr="00C35A2C">
        <w:rPr>
          <w:rFonts w:ascii="Fb Fontext" w:hAnsi="Fb Fontext" w:hint="cs"/>
          <w:rtl/>
        </w:rPr>
        <w:t>ח</w:t>
      </w:r>
      <w:r w:rsidRPr="00C35A2C">
        <w:rPr>
          <w:rFonts w:ascii="Fb Fontext" w:hAnsi="Fb Fontext"/>
          <w:rtl/>
        </w:rPr>
        <w:t xml:space="preserve"> דעלמא דמי.</w:t>
      </w:r>
    </w:p>
    <w:p w14:paraId="26EF54EE" w14:textId="77777777" w:rsidR="00A9406C" w:rsidRDefault="00A9406C" w:rsidP="00A9406C">
      <w:pPr>
        <w:rPr>
          <w:rFonts w:ascii="Fb Fontext" w:hAnsi="Fb Fontext"/>
          <w:sz w:val="32"/>
          <w:rtl/>
        </w:rPr>
      </w:pPr>
      <w:r w:rsidRPr="002D624C">
        <w:rPr>
          <w:rStyle w:val="affffe"/>
          <w:rtl/>
        </w:rPr>
        <w:t xml:space="preserve">• </w:t>
      </w:r>
      <w:r w:rsidRPr="002D624C">
        <w:rPr>
          <w:rStyle w:val="affffe"/>
          <w:rFonts w:hint="cs"/>
          <w:rtl/>
        </w:rPr>
        <w:t>רב</w:t>
      </w:r>
      <w:r w:rsidRPr="002D624C">
        <w:rPr>
          <w:rStyle w:val="affffe"/>
          <w:rtl/>
        </w:rPr>
        <w:t>"</w:t>
      </w:r>
      <w:r w:rsidRPr="002D624C">
        <w:rPr>
          <w:rStyle w:val="affffe"/>
          <w:rFonts w:hint="cs"/>
          <w:rtl/>
        </w:rPr>
        <w:t>ח</w:t>
      </w:r>
      <w:r w:rsidRPr="002D624C">
        <w:rPr>
          <w:rStyle w:val="affffe"/>
          <w:rtl/>
        </w:rPr>
        <w:t xml:space="preserve">: </w:t>
      </w:r>
      <w:r w:rsidRPr="00C35A2C">
        <w:rPr>
          <w:rFonts w:ascii="Fb Fontext" w:hAnsi="Fb Fontext"/>
          <w:sz w:val="32"/>
          <w:rtl/>
        </w:rPr>
        <w:t xml:space="preserve">ראובן שמכר שדה לשמעון באחריות וזקף עליו במלוה, ומת ראובן, </w:t>
      </w:r>
      <w:r>
        <w:rPr>
          <w:rFonts w:ascii="Fb Fontext" w:hAnsi="Fb Fontext"/>
          <w:sz w:val="32"/>
          <w:rtl/>
        </w:rPr>
        <w:t>ובא</w:t>
      </w:r>
      <w:r w:rsidRPr="00C35A2C">
        <w:rPr>
          <w:rFonts w:ascii="Fb Fontext" w:hAnsi="Fb Fontext"/>
          <w:sz w:val="32"/>
          <w:rtl/>
        </w:rPr>
        <w:t xml:space="preserve"> ב</w:t>
      </w:r>
      <w:r w:rsidRPr="00C35A2C">
        <w:rPr>
          <w:rFonts w:ascii="Fb Fontext" w:hAnsi="Fb Fontext" w:hint="cs"/>
          <w:sz w:val="32"/>
          <w:rtl/>
        </w:rPr>
        <w:t>ע</w:t>
      </w:r>
      <w:r w:rsidRPr="00C35A2C">
        <w:rPr>
          <w:rFonts w:ascii="Fb Fontext" w:hAnsi="Fb Fontext"/>
          <w:sz w:val="32"/>
          <w:rtl/>
        </w:rPr>
        <w:t>"</w:t>
      </w:r>
      <w:r w:rsidRPr="00C35A2C">
        <w:rPr>
          <w:rFonts w:ascii="Fb Fontext" w:hAnsi="Fb Fontext" w:hint="cs"/>
          <w:sz w:val="32"/>
          <w:rtl/>
        </w:rPr>
        <w:t xml:space="preserve">ח </w:t>
      </w:r>
      <w:r w:rsidRPr="00C35A2C">
        <w:rPr>
          <w:rFonts w:ascii="Fb Fontext" w:hAnsi="Fb Fontext"/>
          <w:sz w:val="32"/>
          <w:rtl/>
        </w:rPr>
        <w:t xml:space="preserve">דראובן וטריף משמעון ופייסיה בזוזי, דינא הוא, </w:t>
      </w:r>
      <w:r w:rsidRPr="00C35A2C">
        <w:rPr>
          <w:rFonts w:ascii="Fb Fontext" w:hAnsi="Fb Fontext" w:hint="cs"/>
          <w:sz w:val="32"/>
          <w:rtl/>
        </w:rPr>
        <w:t>שיאמרו לו בני ראובן שאביהם השאיר להם מטלטלין</w:t>
      </w:r>
      <w:r w:rsidRPr="00C35A2C">
        <w:rPr>
          <w:rFonts w:ascii="Fb Fontext" w:hAnsi="Fb Fontext"/>
          <w:sz w:val="32"/>
          <w:rtl/>
        </w:rPr>
        <w:t xml:space="preserve"> </w:t>
      </w:r>
      <w:r w:rsidRPr="00C35A2C">
        <w:rPr>
          <w:rFonts w:ascii="Fb Fontext" w:hAnsi="Fb Fontext" w:hint="cs"/>
          <w:sz w:val="32"/>
          <w:rtl/>
        </w:rPr>
        <w:t>[מעות] אצלו</w:t>
      </w:r>
      <w:r w:rsidRPr="00C35A2C">
        <w:rPr>
          <w:rFonts w:ascii="Fb Fontext" w:hAnsi="Fb Fontext"/>
          <w:sz w:val="32"/>
          <w:rtl/>
        </w:rPr>
        <w:t xml:space="preserve"> </w:t>
      </w:r>
      <w:r w:rsidRPr="00C35A2C">
        <w:rPr>
          <w:rFonts w:ascii="Fb Fontext" w:hAnsi="Fb Fontext" w:hint="cs"/>
          <w:sz w:val="32"/>
          <w:rtl/>
        </w:rPr>
        <w:t xml:space="preserve">[שמעון] </w:t>
      </w:r>
      <w:r w:rsidRPr="00C35A2C">
        <w:rPr>
          <w:rFonts w:ascii="Fb Fontext" w:hAnsi="Fb Fontext"/>
          <w:sz w:val="32"/>
          <w:rtl/>
        </w:rPr>
        <w:t>ומטלטלי דיתמי לבע"</w:t>
      </w:r>
      <w:r w:rsidRPr="00C35A2C">
        <w:rPr>
          <w:rFonts w:ascii="Fb Fontext" w:hAnsi="Fb Fontext" w:hint="cs"/>
          <w:sz w:val="32"/>
          <w:rtl/>
        </w:rPr>
        <w:t>ח</w:t>
      </w:r>
      <w:r w:rsidRPr="00C35A2C">
        <w:rPr>
          <w:rFonts w:ascii="Fb Fontext" w:hAnsi="Fb Fontext"/>
          <w:sz w:val="32"/>
          <w:rtl/>
        </w:rPr>
        <w:t xml:space="preserve"> לא משתעבדי.</w:t>
      </w:r>
      <w:r w:rsidRPr="00C35A2C">
        <w:rPr>
          <w:rFonts w:ascii="Fb Fontext" w:hAnsi="Fb Fontext" w:hint="cs"/>
          <w:sz w:val="32"/>
          <w:rtl/>
        </w:rPr>
        <w:t xml:space="preserve"> ואין צריכין לשלם לו.</w:t>
      </w:r>
    </w:p>
    <w:p w14:paraId="1DB629BA" w14:textId="4B547F38" w:rsidR="00A9406C" w:rsidRPr="00C35A2C" w:rsidRDefault="00A9406C" w:rsidP="002D624C">
      <w:pPr>
        <w:rPr>
          <w:rFonts w:ascii="Fb Fontext" w:hAnsi="Fb Fontext" w:cs="Guttman Vilna"/>
          <w:b/>
          <w:bCs/>
          <w:rtl/>
        </w:rPr>
      </w:pPr>
      <w:r w:rsidRPr="002D624C">
        <w:rPr>
          <w:rStyle w:val="affffe"/>
          <w:rtl/>
        </w:rPr>
        <w:t xml:space="preserve">רבא: </w:t>
      </w:r>
      <w:r w:rsidRPr="00C35A2C">
        <w:rPr>
          <w:rFonts w:ascii="Fb Fontext" w:hAnsi="Fb Fontext"/>
          <w:rtl/>
        </w:rPr>
        <w:t xml:space="preserve">אי פקח </w:t>
      </w:r>
      <w:r w:rsidRPr="00C35A2C">
        <w:rPr>
          <w:rFonts w:ascii="Fb Fontext" w:hAnsi="Fb Fontext" w:hint="cs"/>
          <w:rtl/>
        </w:rPr>
        <w:t>שמעון יתנם הקרקע בחובם ושוב יקח הקרקע באחריות המכר</w:t>
      </w:r>
      <w:r w:rsidR="002D624C">
        <w:rPr>
          <w:rFonts w:ascii="Fb Fontext" w:hAnsi="Fb Fontext" w:hint="cs"/>
          <w:rtl/>
        </w:rPr>
        <w:t xml:space="preserve">, </w:t>
      </w:r>
      <w:r w:rsidR="002D624C">
        <w:rPr>
          <w:rStyle w:val="affffe"/>
          <w:rFonts w:hint="cs"/>
          <w:rtl/>
        </w:rPr>
        <w:t>-</w:t>
      </w:r>
      <w:r w:rsidRPr="002D624C">
        <w:rPr>
          <w:rStyle w:val="affffe"/>
          <w:rFonts w:hint="cs"/>
          <w:rtl/>
        </w:rPr>
        <w:t>וכר</w:t>
      </w:r>
      <w:r w:rsidRPr="002D624C">
        <w:rPr>
          <w:rStyle w:val="affffe"/>
          <w:rtl/>
        </w:rPr>
        <w:t>"</w:t>
      </w:r>
      <w:r w:rsidRPr="002D624C">
        <w:rPr>
          <w:rStyle w:val="affffe"/>
          <w:rFonts w:hint="cs"/>
          <w:rtl/>
        </w:rPr>
        <w:t>נ מרב</w:t>
      </w:r>
      <w:r w:rsidRPr="002D624C">
        <w:rPr>
          <w:rStyle w:val="affffe"/>
          <w:rtl/>
        </w:rPr>
        <w:t>"</w:t>
      </w:r>
      <w:r w:rsidRPr="002D624C">
        <w:rPr>
          <w:rStyle w:val="affffe"/>
          <w:rFonts w:hint="cs"/>
          <w:rtl/>
        </w:rPr>
        <w:t xml:space="preserve">א </w:t>
      </w:r>
      <w:r w:rsidRPr="00C35A2C">
        <w:rPr>
          <w:rFonts w:ascii="Fb Fontext" w:hAnsi="Fb Fontext" w:hint="cs"/>
          <w:rtl/>
        </w:rPr>
        <w:t>ד</w:t>
      </w:r>
      <w:r w:rsidRPr="00C35A2C">
        <w:rPr>
          <w:rFonts w:ascii="Fb Fontext" w:hAnsi="Fb Fontext"/>
          <w:rtl/>
        </w:rPr>
        <w:t>יתומים שגבו קרקע בחובת אביהן, בע"</w:t>
      </w:r>
      <w:r w:rsidRPr="00C35A2C">
        <w:rPr>
          <w:rFonts w:ascii="Fb Fontext" w:hAnsi="Fb Fontext" w:hint="cs"/>
          <w:rtl/>
        </w:rPr>
        <w:t>ח</w:t>
      </w:r>
      <w:r w:rsidRPr="00C35A2C">
        <w:rPr>
          <w:rFonts w:ascii="Fb Fontext" w:hAnsi="Fb Fontext"/>
          <w:rtl/>
        </w:rPr>
        <w:t xml:space="preserve"> חוזר וגובה אותה מהן.</w:t>
      </w:r>
    </w:p>
    <w:p w14:paraId="706B7978" w14:textId="77777777" w:rsidR="00A9406C" w:rsidRPr="00C35A2C" w:rsidRDefault="00A9406C" w:rsidP="00A9406C">
      <w:pPr>
        <w:rPr>
          <w:rFonts w:ascii="Fb Fontext" w:hAnsi="Fb Fontext"/>
          <w:rtl/>
        </w:rPr>
      </w:pPr>
      <w:r w:rsidRPr="002D624C">
        <w:rPr>
          <w:rStyle w:val="affffe"/>
          <w:rtl/>
        </w:rPr>
        <w:lastRenderedPageBreak/>
        <w:t xml:space="preserve">• רבה: </w:t>
      </w:r>
      <w:r w:rsidRPr="00C35A2C">
        <w:rPr>
          <w:rFonts w:ascii="Fb Fontext" w:hAnsi="Fb Fontext"/>
          <w:sz w:val="32"/>
          <w:rtl/>
        </w:rPr>
        <w:t xml:space="preserve">ראובן שמכר כל שדותיו לשמעון, וחזר שמעון ומכר שדה אחת ללוי, </w:t>
      </w:r>
      <w:r>
        <w:rPr>
          <w:rFonts w:ascii="Fb Fontext" w:hAnsi="Fb Fontext"/>
          <w:sz w:val="32"/>
          <w:rtl/>
        </w:rPr>
        <w:t>ובא</w:t>
      </w:r>
      <w:r w:rsidRPr="00C35A2C">
        <w:rPr>
          <w:rFonts w:ascii="Fb Fontext" w:hAnsi="Fb Fontext"/>
          <w:sz w:val="32"/>
          <w:rtl/>
        </w:rPr>
        <w:t xml:space="preserve"> בע"</w:t>
      </w:r>
      <w:r w:rsidRPr="00C35A2C">
        <w:rPr>
          <w:rFonts w:ascii="Fb Fontext" w:hAnsi="Fb Fontext" w:hint="cs"/>
          <w:sz w:val="32"/>
          <w:rtl/>
        </w:rPr>
        <w:t>ח</w:t>
      </w:r>
      <w:r w:rsidRPr="00C35A2C">
        <w:rPr>
          <w:rFonts w:ascii="Fb Fontext" w:hAnsi="Fb Fontext"/>
          <w:sz w:val="32"/>
          <w:rtl/>
        </w:rPr>
        <w:t xml:space="preserve"> דראובן, רצה - מזה גובה, רצה - מזה גובה.</w:t>
      </w:r>
      <w:r w:rsidRPr="00C35A2C">
        <w:rPr>
          <w:rFonts w:ascii="Fb Fontext" w:hAnsi="Fb Fontext" w:hint="cs"/>
          <w:sz w:val="32"/>
          <w:rtl/>
        </w:rPr>
        <w:t xml:space="preserve"> ודווקא בקנה בינונית אבל בקנה עידית וזיבורית יכול לומר לו שלכך דקדק לקחת קרקע שלא ראויה לבע</w:t>
      </w:r>
      <w:r w:rsidRPr="00C35A2C">
        <w:rPr>
          <w:rFonts w:ascii="Fb Fontext" w:hAnsi="Fb Fontext"/>
          <w:sz w:val="32"/>
          <w:rtl/>
        </w:rPr>
        <w:t>"</w:t>
      </w:r>
      <w:r w:rsidRPr="00C35A2C">
        <w:rPr>
          <w:rFonts w:ascii="Fb Fontext" w:hAnsi="Fb Fontext" w:hint="cs"/>
          <w:sz w:val="32"/>
          <w:rtl/>
        </w:rPr>
        <w:t>ח</w:t>
      </w:r>
    </w:p>
    <w:p w14:paraId="661FD392" w14:textId="4B5D4148" w:rsidR="00A9406C" w:rsidRPr="00C35A2C" w:rsidRDefault="00A9406C" w:rsidP="00A9406C">
      <w:pPr>
        <w:rPr>
          <w:rFonts w:ascii="Fb Fontext" w:hAnsi="Fb Fontext" w:cs="Guttman Vilna"/>
          <w:b/>
          <w:bCs/>
          <w:rtl/>
        </w:rPr>
      </w:pPr>
      <w:r w:rsidRPr="00C35A2C">
        <w:rPr>
          <w:rFonts w:ascii="Fb Fontext" w:hAnsi="Fb Fontext"/>
          <w:rtl/>
        </w:rPr>
        <w:t>ו</w:t>
      </w:r>
      <w:r w:rsidRPr="00C35A2C">
        <w:rPr>
          <w:rFonts w:ascii="Fb Fontext" w:hAnsi="Fb Fontext" w:hint="cs"/>
          <w:rtl/>
        </w:rPr>
        <w:t xml:space="preserve">גם </w:t>
      </w:r>
      <w:r w:rsidRPr="00C35A2C">
        <w:rPr>
          <w:rFonts w:ascii="Fb Fontext" w:hAnsi="Fb Fontext"/>
          <w:rtl/>
        </w:rPr>
        <w:t xml:space="preserve">בינונית </w:t>
      </w:r>
      <w:r w:rsidRPr="00C35A2C">
        <w:rPr>
          <w:rFonts w:ascii="Fb Fontext" w:hAnsi="Fb Fontext" w:hint="cs"/>
          <w:rtl/>
        </w:rPr>
        <w:t>דוקא בשלא השאיר בינונית כמותה אבל בהשאיר כמותה א</w:t>
      </w:r>
      <w:r w:rsidRPr="00C35A2C">
        <w:rPr>
          <w:rFonts w:ascii="Fb Fontext" w:hAnsi="Fb Fontext"/>
          <w:rtl/>
        </w:rPr>
        <w:t>"</w:t>
      </w:r>
      <w:r w:rsidRPr="00C35A2C">
        <w:rPr>
          <w:rFonts w:ascii="Fb Fontext" w:hAnsi="Fb Fontext" w:hint="cs"/>
          <w:rtl/>
        </w:rPr>
        <w:t>ל הנחתי לך מקום לגבות ממנו</w:t>
      </w:r>
      <w:r w:rsidR="00B909D8">
        <w:rPr>
          <w:rFonts w:ascii="Fb Fontext" w:hAnsi="Fb Fontext" w:hint="cs"/>
          <w:rtl/>
        </w:rPr>
        <w:t>,</w:t>
      </w:r>
    </w:p>
    <w:p w14:paraId="6E04864A" w14:textId="77777777" w:rsidR="00A9406C" w:rsidRPr="00C35A2C" w:rsidRDefault="00A9406C" w:rsidP="00E26091">
      <w:pPr>
        <w:pStyle w:val="afff"/>
        <w:framePr w:wrap="around"/>
        <w:rPr>
          <w:rtl/>
        </w:rPr>
      </w:pPr>
      <w:bookmarkStart w:id="715" w:name="_Toc119353507"/>
      <w:r w:rsidRPr="00C35A2C">
        <w:rPr>
          <w:rFonts w:hint="cs"/>
          <w:rtl/>
        </w:rPr>
        <w:t>צב:</w:t>
      </w:r>
      <w:bookmarkEnd w:id="715"/>
    </w:p>
    <w:p w14:paraId="3EA0C78F" w14:textId="25FADB46" w:rsidR="00A9406C" w:rsidRDefault="00A9406C" w:rsidP="00A9406C">
      <w:pPr>
        <w:rPr>
          <w:rFonts w:ascii="Fb Fontext" w:hAnsi="Fb Fontext"/>
          <w:sz w:val="32"/>
          <w:rtl/>
        </w:rPr>
      </w:pPr>
      <w:r w:rsidRPr="002D624C">
        <w:rPr>
          <w:rStyle w:val="affffe"/>
          <w:rtl/>
        </w:rPr>
        <w:t xml:space="preserve">• אביי: </w:t>
      </w:r>
      <w:r w:rsidRPr="00C35A2C">
        <w:rPr>
          <w:rFonts w:ascii="Fb Fontext" w:hAnsi="Fb Fontext"/>
          <w:sz w:val="32"/>
          <w:rtl/>
        </w:rPr>
        <w:t xml:space="preserve">ראובן שמכר שדה לשמעון באחריות, </w:t>
      </w:r>
      <w:r>
        <w:rPr>
          <w:rFonts w:ascii="Fb Fontext" w:hAnsi="Fb Fontext"/>
          <w:sz w:val="32"/>
          <w:rtl/>
        </w:rPr>
        <w:t>ובא</w:t>
      </w:r>
      <w:r w:rsidRPr="00C35A2C">
        <w:rPr>
          <w:rFonts w:ascii="Fb Fontext" w:hAnsi="Fb Fontext"/>
          <w:sz w:val="32"/>
          <w:rtl/>
        </w:rPr>
        <w:t xml:space="preserve"> בע"</w:t>
      </w:r>
      <w:r w:rsidRPr="00C35A2C">
        <w:rPr>
          <w:rFonts w:ascii="Fb Fontext" w:hAnsi="Fb Fontext" w:hint="cs"/>
          <w:sz w:val="32"/>
          <w:rtl/>
        </w:rPr>
        <w:t>ח</w:t>
      </w:r>
      <w:r w:rsidRPr="00C35A2C">
        <w:rPr>
          <w:rFonts w:ascii="Fb Fontext" w:hAnsi="Fb Fontext"/>
          <w:sz w:val="32"/>
          <w:rtl/>
        </w:rPr>
        <w:t xml:space="preserve"> דראובן ו</w:t>
      </w:r>
      <w:r w:rsidRPr="00C35A2C">
        <w:rPr>
          <w:rFonts w:ascii="Fb Fontext" w:hAnsi="Fb Fontext" w:hint="cs"/>
          <w:sz w:val="32"/>
          <w:rtl/>
        </w:rPr>
        <w:t>טרף ממנו יכול ראובן לטעון עבור שמעון ולא יכול בע</w:t>
      </w:r>
      <w:r w:rsidRPr="00C35A2C">
        <w:rPr>
          <w:rFonts w:ascii="Fb Fontext" w:hAnsi="Fb Fontext"/>
          <w:sz w:val="32"/>
          <w:rtl/>
        </w:rPr>
        <w:t>"</w:t>
      </w:r>
      <w:r w:rsidRPr="00C35A2C">
        <w:rPr>
          <w:rFonts w:ascii="Fb Fontext" w:hAnsi="Fb Fontext" w:hint="cs"/>
          <w:sz w:val="32"/>
          <w:rtl/>
        </w:rPr>
        <w:t>ח לומר לראובן לאו בעל דברים דידי את כיוון דא</w:t>
      </w:r>
      <w:r w:rsidRPr="00C35A2C">
        <w:rPr>
          <w:rFonts w:ascii="Fb Fontext" w:hAnsi="Fb Fontext"/>
          <w:sz w:val="32"/>
          <w:rtl/>
        </w:rPr>
        <w:t>"</w:t>
      </w:r>
      <w:r w:rsidRPr="00C35A2C">
        <w:rPr>
          <w:rFonts w:ascii="Fb Fontext" w:hAnsi="Fb Fontext" w:hint="cs"/>
          <w:sz w:val="32"/>
          <w:rtl/>
        </w:rPr>
        <w:t>ל ששמעון ישוב אליו</w:t>
      </w:r>
      <w:r w:rsidR="00B909D8">
        <w:rPr>
          <w:rFonts w:ascii="Fb Fontext" w:hAnsi="Fb Fontext" w:hint="cs"/>
          <w:sz w:val="32"/>
          <w:rtl/>
        </w:rPr>
        <w:t>,</w:t>
      </w:r>
    </w:p>
    <w:p w14:paraId="39148A66" w14:textId="407C160A" w:rsidR="00A9406C" w:rsidRPr="00C35A2C" w:rsidRDefault="00A9406C" w:rsidP="00A9406C">
      <w:pPr>
        <w:rPr>
          <w:rFonts w:ascii="Fb Fontext" w:hAnsi="Fb Fontext" w:cs="Guttman Vilna"/>
          <w:b/>
          <w:bCs/>
          <w:rtl/>
        </w:rPr>
      </w:pPr>
      <w:r w:rsidRPr="002D624C">
        <w:rPr>
          <w:rStyle w:val="affffe"/>
          <w:rFonts w:hint="cs"/>
          <w:rtl/>
        </w:rPr>
        <w:t>וא</w:t>
      </w:r>
      <w:r w:rsidRPr="002D624C">
        <w:rPr>
          <w:rStyle w:val="affffe"/>
          <w:rtl/>
        </w:rPr>
        <w:t>"</w:t>
      </w:r>
      <w:r w:rsidRPr="002D624C">
        <w:rPr>
          <w:rStyle w:val="affffe"/>
          <w:rFonts w:hint="cs"/>
          <w:rtl/>
        </w:rPr>
        <w:t>ד</w:t>
      </w:r>
      <w:r w:rsidRPr="002D624C">
        <w:rPr>
          <w:rStyle w:val="affffe"/>
          <w:rtl/>
        </w:rPr>
        <w:t xml:space="preserve">: </w:t>
      </w:r>
      <w:r w:rsidRPr="00C35A2C">
        <w:rPr>
          <w:rFonts w:ascii="Fb Fontext" w:hAnsi="Fb Fontext"/>
          <w:rtl/>
        </w:rPr>
        <w:t>א</w:t>
      </w:r>
      <w:r w:rsidR="002D624C">
        <w:rPr>
          <w:rFonts w:ascii="Fb Fontext" w:hAnsi="Fb Fontext" w:hint="cs"/>
          <w:rtl/>
        </w:rPr>
        <w:t>ף</w:t>
      </w:r>
      <w:r w:rsidRPr="00C35A2C">
        <w:rPr>
          <w:rFonts w:ascii="Fb Fontext" w:hAnsi="Fb Fontext"/>
          <w:rtl/>
        </w:rPr>
        <w:t xml:space="preserve"> שלא באחריות </w:t>
      </w:r>
      <w:r>
        <w:rPr>
          <w:rFonts w:ascii="Fb Fontext" w:hAnsi="Fb Fontext"/>
          <w:rtl/>
        </w:rPr>
        <w:t>גם</w:t>
      </w:r>
      <w:r w:rsidRPr="00C35A2C">
        <w:rPr>
          <w:rFonts w:ascii="Fb Fontext" w:hAnsi="Fb Fontext"/>
          <w:rtl/>
        </w:rPr>
        <w:t xml:space="preserve">, </w:t>
      </w:r>
      <w:r w:rsidRPr="002D624C">
        <w:rPr>
          <w:rStyle w:val="affffe"/>
          <w:rtl/>
        </w:rPr>
        <w:t>דא"</w:t>
      </w:r>
      <w:r w:rsidRPr="002D624C">
        <w:rPr>
          <w:rStyle w:val="affffe"/>
          <w:rFonts w:hint="cs"/>
          <w:rtl/>
        </w:rPr>
        <w:t>ל</w:t>
      </w:r>
      <w:r w:rsidRPr="002D624C">
        <w:rPr>
          <w:rStyle w:val="affffe"/>
          <w:rtl/>
        </w:rPr>
        <w:t xml:space="preserve">: </w:t>
      </w:r>
      <w:r w:rsidRPr="00C35A2C">
        <w:rPr>
          <w:rFonts w:ascii="Fb Fontext" w:hAnsi="Fb Fontext"/>
          <w:rtl/>
        </w:rPr>
        <w:t>לא ניח"</w:t>
      </w:r>
      <w:r w:rsidRPr="00C35A2C">
        <w:rPr>
          <w:rFonts w:ascii="Fb Fontext" w:hAnsi="Fb Fontext" w:hint="cs"/>
          <w:rtl/>
        </w:rPr>
        <w:t>ל שלשמעון תהא</w:t>
      </w:r>
      <w:r w:rsidRPr="00C35A2C">
        <w:rPr>
          <w:rFonts w:ascii="Fb Fontext" w:hAnsi="Fb Fontext"/>
          <w:rtl/>
        </w:rPr>
        <w:t xml:space="preserve"> תרעומת עלי.</w:t>
      </w:r>
    </w:p>
    <w:p w14:paraId="640E2F8A" w14:textId="77777777" w:rsidR="00A9406C" w:rsidRPr="00C35A2C" w:rsidRDefault="00A9406C" w:rsidP="00E26091">
      <w:pPr>
        <w:pStyle w:val="afff"/>
        <w:framePr w:wrap="around"/>
        <w:rPr>
          <w:rtl/>
        </w:rPr>
      </w:pPr>
      <w:bookmarkStart w:id="716" w:name="_Toc119353508"/>
      <w:r w:rsidRPr="00C35A2C">
        <w:rPr>
          <w:rFonts w:hint="cs"/>
          <w:rtl/>
        </w:rPr>
        <w:t>צג.</w:t>
      </w:r>
      <w:bookmarkEnd w:id="716"/>
    </w:p>
    <w:p w14:paraId="3529892F" w14:textId="05EA507A" w:rsidR="00E268F4" w:rsidRDefault="00A9406C" w:rsidP="00A9406C">
      <w:pPr>
        <w:rPr>
          <w:rFonts w:ascii="Fb Fontext" w:hAnsi="Fb Fontext"/>
          <w:spacing w:val="-6"/>
          <w:sz w:val="32"/>
          <w:rtl/>
        </w:rPr>
      </w:pPr>
      <w:r w:rsidRPr="002D624C">
        <w:rPr>
          <w:rStyle w:val="affffe"/>
          <w:spacing w:val="-6"/>
          <w:rtl/>
        </w:rPr>
        <w:t xml:space="preserve">אביי: </w:t>
      </w:r>
      <w:r w:rsidRPr="002D624C">
        <w:rPr>
          <w:rFonts w:ascii="Fb Fontext" w:hAnsi="Fb Fontext"/>
          <w:spacing w:val="-6"/>
          <w:sz w:val="32"/>
          <w:rtl/>
        </w:rPr>
        <w:t>ראובן שמכר שדה לשמעון שלא באחריות, ויצאו עליו  עסיקין</w:t>
      </w:r>
      <w:r w:rsidR="00E268F4">
        <w:rPr>
          <w:rFonts w:ascii="Fb Fontext" w:hAnsi="Fb Fontext"/>
          <w:spacing w:val="-6"/>
          <w:sz w:val="32"/>
          <w:rtl/>
        </w:rPr>
        <w:t>,</w:t>
      </w:r>
    </w:p>
    <w:p w14:paraId="0F429BB9" w14:textId="3587C8A7" w:rsidR="00A9406C" w:rsidRDefault="00A9406C" w:rsidP="00A9406C">
      <w:pPr>
        <w:rPr>
          <w:rFonts w:ascii="Fb Fontext" w:hAnsi="Fb Fontext"/>
          <w:sz w:val="32"/>
          <w:rtl/>
        </w:rPr>
      </w:pPr>
      <w:bookmarkStart w:id="717" w:name="_Toc119353509"/>
      <w:r w:rsidRPr="00C54C7E">
        <w:rPr>
          <w:rStyle w:val="afffe"/>
          <w:rtl/>
        </w:rPr>
        <w:t>עד שלא החזיק</w:t>
      </w:r>
      <w:bookmarkEnd w:id="717"/>
      <w:r w:rsidRPr="00C35A2C">
        <w:rPr>
          <w:rFonts w:ascii="Fb Fontext" w:hAnsi="Fb Fontext"/>
          <w:sz w:val="32"/>
          <w:rtl/>
        </w:rPr>
        <w:t xml:space="preserve"> יכול לחזור בו,</w:t>
      </w:r>
    </w:p>
    <w:p w14:paraId="095CD2D7" w14:textId="7786932F" w:rsidR="00A9406C" w:rsidRPr="002D624C" w:rsidRDefault="00A9406C" w:rsidP="002D624C">
      <w:pPr>
        <w:ind w:left="0" w:firstLine="0"/>
        <w:rPr>
          <w:rFonts w:ascii="Fb Fontext" w:hAnsi="Fb Fontext" w:cs="Guttman Vilna"/>
          <w:b/>
          <w:bCs/>
          <w:spacing w:val="-2"/>
          <w:sz w:val="32"/>
          <w:rtl/>
        </w:rPr>
      </w:pPr>
      <w:bookmarkStart w:id="718" w:name="_Toc119353510"/>
      <w:r w:rsidRPr="002D624C">
        <w:rPr>
          <w:rStyle w:val="afffe"/>
          <w:spacing w:val="-2"/>
          <w:rtl/>
        </w:rPr>
        <w:t>משהחזיק</w:t>
      </w:r>
      <w:bookmarkEnd w:id="718"/>
      <w:r w:rsidRPr="002D624C">
        <w:rPr>
          <w:rFonts w:ascii="Fb Fontext" w:hAnsi="Fb Fontext"/>
          <w:spacing w:val="-2"/>
          <w:sz w:val="32"/>
          <w:rtl/>
        </w:rPr>
        <w:t xml:space="preserve"> - אי</w:t>
      </w:r>
      <w:r w:rsidR="002D624C" w:rsidRPr="002D624C">
        <w:rPr>
          <w:rFonts w:ascii="Fb Fontext" w:hAnsi="Fb Fontext" w:hint="cs"/>
          <w:spacing w:val="-2"/>
          <w:sz w:val="32"/>
          <w:rtl/>
        </w:rPr>
        <w:t>ן</w:t>
      </w:r>
      <w:r w:rsidRPr="002D624C">
        <w:rPr>
          <w:rFonts w:ascii="Fb Fontext" w:hAnsi="Fb Fontext"/>
          <w:spacing w:val="-2"/>
          <w:sz w:val="32"/>
          <w:rtl/>
        </w:rPr>
        <w:t xml:space="preserve"> יכול לחזור בו,</w:t>
      </w:r>
      <w:r w:rsidRPr="002D624C">
        <w:rPr>
          <w:rStyle w:val="affffe"/>
          <w:rtl/>
        </w:rPr>
        <w:t xml:space="preserve"> </w:t>
      </w:r>
      <w:r w:rsidRPr="002D624C">
        <w:rPr>
          <w:rStyle w:val="affffe"/>
          <w:rFonts w:hint="cs"/>
          <w:rtl/>
        </w:rPr>
        <w:t>דא</w:t>
      </w:r>
      <w:r w:rsidRPr="002D624C">
        <w:rPr>
          <w:rStyle w:val="affffe"/>
          <w:rtl/>
        </w:rPr>
        <w:t>"</w:t>
      </w:r>
      <w:r w:rsidRPr="002D624C">
        <w:rPr>
          <w:rStyle w:val="affffe"/>
          <w:rFonts w:hint="cs"/>
          <w:rtl/>
        </w:rPr>
        <w:t>ל</w:t>
      </w:r>
      <w:r w:rsidRPr="002D624C">
        <w:rPr>
          <w:rStyle w:val="affffe"/>
          <w:rtl/>
        </w:rPr>
        <w:t xml:space="preserve">: </w:t>
      </w:r>
      <w:r w:rsidRPr="002D624C">
        <w:rPr>
          <w:rFonts w:hint="cs"/>
          <w:spacing w:val="-2"/>
          <w:rtl/>
        </w:rPr>
        <w:t>'שק קשרים'</w:t>
      </w:r>
      <w:r w:rsidRPr="002D624C">
        <w:rPr>
          <w:spacing w:val="-2"/>
          <w:rtl/>
        </w:rPr>
        <w:t xml:space="preserve"> סב</w:t>
      </w:r>
      <w:r w:rsidRPr="002D624C">
        <w:rPr>
          <w:rFonts w:ascii="Fb Fontext" w:hAnsi="Fb Fontext"/>
          <w:spacing w:val="-2"/>
          <w:sz w:val="32"/>
          <w:rtl/>
        </w:rPr>
        <w:t>רת וק</w:t>
      </w:r>
      <w:r w:rsidR="002D624C" w:rsidRPr="002D624C">
        <w:rPr>
          <w:rFonts w:ascii="Fb Fontext" w:hAnsi="Fb Fontext" w:hint="cs"/>
          <w:spacing w:val="-2"/>
          <w:sz w:val="32"/>
          <w:rtl/>
        </w:rPr>
        <w:t>י</w:t>
      </w:r>
      <w:r w:rsidRPr="002D624C">
        <w:rPr>
          <w:rFonts w:ascii="Fb Fontext" w:hAnsi="Fb Fontext"/>
          <w:spacing w:val="-2"/>
          <w:sz w:val="32"/>
          <w:rtl/>
        </w:rPr>
        <w:t>בלת.</w:t>
      </w:r>
    </w:p>
    <w:p w14:paraId="49113249" w14:textId="77777777" w:rsidR="00A9406C" w:rsidRPr="00C35A2C" w:rsidRDefault="00A9406C" w:rsidP="00A9406C">
      <w:pPr>
        <w:rPr>
          <w:rFonts w:ascii="Fb Fontext" w:hAnsi="Fb Fontext"/>
          <w:rtl/>
        </w:rPr>
      </w:pPr>
      <w:r w:rsidRPr="00C35A2C">
        <w:rPr>
          <w:rFonts w:ascii="Fb Fontext" w:hAnsi="Fb Fontext" w:hint="cs"/>
          <w:sz w:val="32"/>
          <w:rtl/>
        </w:rPr>
        <w:t>וחזקה- היינו משידרוך על גבולות השדה לחזקם</w:t>
      </w:r>
      <w:r w:rsidRPr="00C35A2C">
        <w:rPr>
          <w:rFonts w:ascii="Fb Fontext" w:hAnsi="Fb Fontext"/>
          <w:sz w:val="32"/>
          <w:rtl/>
        </w:rPr>
        <w:t>.</w:t>
      </w:r>
    </w:p>
    <w:p w14:paraId="33C2EC7E" w14:textId="0BB6368C" w:rsidR="00A9406C" w:rsidRPr="006902C7" w:rsidRDefault="00A9406C" w:rsidP="00A9406C">
      <w:pPr>
        <w:rPr>
          <w:rFonts w:ascii="Fb Fontext" w:hAnsi="Fb Fontext"/>
          <w:spacing w:val="-4"/>
          <w:rtl/>
        </w:rPr>
      </w:pPr>
      <w:r w:rsidRPr="006902C7">
        <w:rPr>
          <w:rStyle w:val="affffe"/>
          <w:rFonts w:hint="cs"/>
          <w:spacing w:val="-4"/>
          <w:rtl/>
        </w:rPr>
        <w:t>א</w:t>
      </w:r>
      <w:r w:rsidRPr="006902C7">
        <w:rPr>
          <w:rStyle w:val="affffe"/>
          <w:spacing w:val="-4"/>
          <w:rtl/>
        </w:rPr>
        <w:t>"</w:t>
      </w:r>
      <w:r w:rsidRPr="006902C7">
        <w:rPr>
          <w:rStyle w:val="affffe"/>
          <w:rFonts w:hint="cs"/>
          <w:spacing w:val="-4"/>
          <w:rtl/>
        </w:rPr>
        <w:t>ד</w:t>
      </w:r>
      <w:r w:rsidRPr="006902C7">
        <w:rPr>
          <w:rStyle w:val="affffe"/>
          <w:spacing w:val="-4"/>
          <w:rtl/>
        </w:rPr>
        <w:t xml:space="preserve">: </w:t>
      </w:r>
      <w:r w:rsidR="00BD4EEB" w:rsidRPr="006902C7">
        <w:rPr>
          <w:rFonts w:ascii="Fb Fontext" w:hAnsi="Fb Fontext"/>
          <w:spacing w:val="-4"/>
          <w:rtl/>
        </w:rPr>
        <w:t>אף</w:t>
      </w:r>
      <w:r w:rsidRPr="006902C7">
        <w:rPr>
          <w:rFonts w:ascii="Fb Fontext" w:hAnsi="Fb Fontext"/>
          <w:spacing w:val="-4"/>
          <w:rtl/>
        </w:rPr>
        <w:t xml:space="preserve"> באחריות </w:t>
      </w:r>
      <w:r w:rsidR="006902C7" w:rsidRPr="006902C7">
        <w:rPr>
          <w:rFonts w:ascii="Fb Fontext" w:hAnsi="Fb Fontext" w:hint="cs"/>
          <w:spacing w:val="-4"/>
          <w:rtl/>
        </w:rPr>
        <w:t>ב</w:t>
      </w:r>
      <w:r w:rsidRPr="006902C7">
        <w:rPr>
          <w:rFonts w:ascii="Fb Fontext" w:hAnsi="Fb Fontext" w:hint="cs"/>
          <w:spacing w:val="-4"/>
          <w:rtl/>
        </w:rPr>
        <w:t>אומר לו הראה לי שטר בעל חובך ואשלם לך,</w:t>
      </w:r>
    </w:p>
    <w:p w14:paraId="57F76CAC" w14:textId="77777777" w:rsidR="00A9406C" w:rsidRDefault="00A9406C" w:rsidP="003156E1">
      <w:pPr>
        <w:pStyle w:val="aff9"/>
        <w:rPr>
          <w:rtl/>
        </w:rPr>
      </w:pPr>
      <w:r w:rsidRPr="003156E1">
        <w:rPr>
          <w:rFonts w:hint="cs"/>
          <w:rtl/>
        </w:rPr>
        <w:t>׹</w:t>
      </w:r>
    </w:p>
    <w:p>
      <w:pPr>
        <w:pStyle w:val="MishnaBatzad"/>
        <w:rPr>
          <w:ins w:id="20522" w:author="קלוד" w:date="2026-10-06T10:09:07Z"/>
        </w:rPr>
      </w:pPr>
      <w:ins w:id="20521" w:author="קלוד" w:date="2026-10-06T10:09:07Z">
        <w:r>
          <w:t xml:space="preserve">משנה ד</w:t>
        </w:r>
      </w:ins>
    </w:p>
    <w:p w14:paraId="056AFC1C" w14:textId="77777777" w:rsidR="00A9406C" w:rsidRPr="00C54C7E" w:rsidRDefault="00A9406C" w:rsidP="00A9406C">
      <w:pPr>
        <w:pStyle w:val="afff5"/>
        <w:rPr>
          <w:rtl/>
        </w:rPr>
      </w:pPr>
      <w:bookmarkStart w:id="719" w:name="_Toc119353511"/>
      <w:r w:rsidRPr="00497CAF">
        <w:rPr>
          <w:rStyle w:val="afffff5"/>
          <w:rFonts w:hint="cs"/>
          <w:rtl/>
        </w:rPr>
        <w:t>מי שהיה נשוי שלש נשים ומת,</w:t>
      </w:r>
      <w:bookmarkEnd w:id="719"/>
      <w:r w:rsidRPr="00C54C7E">
        <w:rPr>
          <w:rFonts w:hint="cs"/>
          <w:rtl/>
        </w:rPr>
        <w:t xml:space="preserve"> כתובתה של זו מנה ושל זו </w:t>
      </w:r>
      <w:r w:rsidRPr="002D624C">
        <w:rPr>
          <w:rFonts w:hint="cs"/>
          <w:spacing w:val="2"/>
          <w:rtl/>
        </w:rPr>
        <w:t>מאתים ושל זו שלש מאות, ואין שם אלא מנה - חולקין בשוה.</w:t>
      </w:r>
    </w:p>
    <w:p w14:paraId="74567C0F" w14:textId="77777777" w:rsidR="00A9406C" w:rsidRPr="00C35A2C" w:rsidRDefault="00A9406C" w:rsidP="00A9406C">
      <w:pPr>
        <w:pStyle w:val="afff5"/>
        <w:rPr>
          <w:b/>
          <w:rtl/>
        </w:rPr>
      </w:pPr>
      <w:r w:rsidRPr="00C35A2C">
        <w:rPr>
          <w:rFonts w:hint="cs"/>
          <w:b/>
          <w:rtl/>
        </w:rPr>
        <w:t>היו שם מאתים, של מנה נוטלת חמשים, של מאתים ושל שלש מאות שלשה שלשה של זהב.</w:t>
      </w:r>
    </w:p>
    <w:p w14:paraId="34E24D00" w14:textId="77777777" w:rsidR="00A9406C" w:rsidRPr="00C35A2C" w:rsidRDefault="00A9406C" w:rsidP="00A9406C">
      <w:pPr>
        <w:pStyle w:val="afff5"/>
        <w:rPr>
          <w:b/>
          <w:rtl/>
        </w:rPr>
      </w:pPr>
      <w:r w:rsidRPr="00C35A2C">
        <w:rPr>
          <w:rFonts w:hint="cs"/>
          <w:b/>
          <w:rtl/>
        </w:rPr>
        <w:t>היו שם שלש מאות, של מנה נוטלת חמשים, ושל מאתים מנה, ושל שלש מאות ששה של זהב.</w:t>
      </w:r>
    </w:p>
    <w:p w14:paraId="68B0D516" w14:textId="77777777" w:rsidR="00A9406C" w:rsidRPr="00C54C7E" w:rsidRDefault="00A9406C" w:rsidP="00A9406C">
      <w:pPr>
        <w:pStyle w:val="afff5"/>
        <w:rPr>
          <w:rtl/>
        </w:rPr>
      </w:pPr>
      <w:r w:rsidRPr="00C54C7E">
        <w:rPr>
          <w:rFonts w:hint="cs"/>
          <w:rtl/>
        </w:rPr>
        <w:t>וכן שלושה שהטילו לכיס, פיחתו או הותירו כך הן חולקין.</w:t>
      </w:r>
    </w:p>
    <w:p w14:paraId="01FC3B68" w14:textId="77777777" w:rsidR="00A9406C" w:rsidRDefault="00A9406C" w:rsidP="00A9406C">
      <w:pPr>
        <w:pStyle w:val="afffd"/>
        <w:rPr>
          <w:rtl/>
        </w:rPr>
      </w:pPr>
      <w:ins w:id="9995" w:author="מספור קטעי משנה" w:date="2026-10-06T06:45:30Z">
        <w:r>
          <w:rPr>
            <w:rStyle w:val="MisparKeta"/>
          </w:rPr>
          <w:t xml:space="preserve">ב. </w:t>
        </w:r>
      </w:ins>
      <w:bookmarkStart w:id="720" w:name="_Toc119353512"/>
      <w:r w:rsidRPr="00C54C7E">
        <w:rPr>
          <w:rtl/>
        </w:rPr>
        <w:lastRenderedPageBreak/>
        <w:t>של מנה נוטלת חמשים</w:t>
      </w:r>
      <w:r w:rsidRPr="00C35A2C">
        <w:rPr>
          <w:rtl/>
        </w:rPr>
        <w:t>,</w:t>
      </w:r>
      <w:bookmarkEnd w:id="720"/>
    </w:p>
    <w:p w14:paraId="6260291E" w14:textId="6E1F4ED4" w:rsidR="00786FDB" w:rsidRDefault="00BD4EEB" w:rsidP="00A9406C">
      <w:pPr>
        <w:rPr>
          <w:rFonts w:ascii="Fb Fontext" w:hAnsi="Fb Fontext"/>
          <w:rtl/>
        </w:rPr>
      </w:pPr>
      <w:r>
        <w:rPr>
          <w:rFonts w:ascii="Fb Fontext" w:hAnsi="Fb Fontext" w:hint="cs"/>
          <w:rtl/>
        </w:rPr>
        <w:t>אף</w:t>
      </w:r>
      <w:r w:rsidR="00A9406C" w:rsidRPr="00C35A2C">
        <w:rPr>
          <w:rFonts w:ascii="Fb Fontext" w:hAnsi="Fb Fontext" w:hint="cs"/>
          <w:rtl/>
        </w:rPr>
        <w:t xml:space="preserve"> דמגיע לה שליש</w:t>
      </w:r>
      <w:r w:rsidR="00B909D8">
        <w:rPr>
          <w:rFonts w:ascii="Fb Fontext" w:hAnsi="Fb Fontext" w:hint="cs"/>
          <w:rtl/>
        </w:rPr>
        <w:t>,</w:t>
      </w:r>
    </w:p>
    <w:p w14:paraId="447FB7E2" w14:textId="2440AEEC" w:rsidR="00A9406C" w:rsidRPr="00C35A2C" w:rsidRDefault="00A9406C" w:rsidP="00A9406C">
      <w:pPr>
        <w:rPr>
          <w:rFonts w:ascii="Fb Fontext" w:hAnsi="Fb Fontext"/>
          <w:rtl/>
        </w:rPr>
      </w:pPr>
      <w:r w:rsidRPr="002D624C">
        <w:rPr>
          <w:rStyle w:val="affffe"/>
          <w:rFonts w:hint="cs"/>
          <w:rtl/>
        </w:rPr>
        <w:t>שמואל:</w:t>
      </w:r>
      <w:r w:rsidRPr="00C35A2C">
        <w:rPr>
          <w:rFonts w:ascii="Fb Fontext" w:hAnsi="Fb Fontext" w:hint="cs"/>
          <w:rtl/>
        </w:rPr>
        <w:t xml:space="preserve"> בכותבת </w:t>
      </w:r>
      <w:r w:rsidRPr="00C35A2C">
        <w:rPr>
          <w:rFonts w:ascii="Fb Fontext" w:hAnsi="Fb Fontext"/>
          <w:rtl/>
        </w:rPr>
        <w:t xml:space="preserve">בעלת </w:t>
      </w:r>
      <w:r w:rsidR="00786FDB">
        <w:rPr>
          <w:rFonts w:ascii="Fb Fontext" w:hAnsi="Fb Fontext" w:hint="cs"/>
          <w:rtl/>
        </w:rPr>
        <w:t>ר'</w:t>
      </w:r>
      <w:r w:rsidRPr="00C35A2C">
        <w:rPr>
          <w:rFonts w:ascii="Fb Fontext" w:hAnsi="Fb Fontext"/>
          <w:rtl/>
        </w:rPr>
        <w:t xml:space="preserve"> לבעלת </w:t>
      </w:r>
      <w:r w:rsidR="00786FDB">
        <w:rPr>
          <w:rFonts w:ascii="Fb Fontext" w:hAnsi="Fb Fontext" w:hint="cs"/>
          <w:rtl/>
        </w:rPr>
        <w:t>ק'</w:t>
      </w:r>
      <w:r w:rsidRPr="00C35A2C">
        <w:rPr>
          <w:rFonts w:ascii="Fb Fontext" w:hAnsi="Fb Fontext"/>
          <w:rtl/>
        </w:rPr>
        <w:t xml:space="preserve">, </w:t>
      </w:r>
      <w:r w:rsidR="00786FDB">
        <w:rPr>
          <w:rFonts w:ascii="Fb Fontext" w:hAnsi="Fb Fontext" w:hint="cs"/>
          <w:rtl/>
        </w:rPr>
        <w:t>דו''ד</w:t>
      </w:r>
      <w:r w:rsidRPr="00C35A2C">
        <w:rPr>
          <w:rFonts w:ascii="Fb Fontext" w:hAnsi="Fb Fontext"/>
          <w:rtl/>
        </w:rPr>
        <w:t xml:space="preserve"> אין לי עמך במנה</w:t>
      </w:r>
      <w:r w:rsidRPr="00C35A2C">
        <w:rPr>
          <w:rFonts w:ascii="Fb Fontext" w:hAnsi="Fb Fontext" w:hint="cs"/>
          <w:rtl/>
        </w:rPr>
        <w:t>.</w:t>
      </w:r>
    </w:p>
    <w:p w14:paraId="72BE2E4B" w14:textId="391D65FC" w:rsidR="00A9406C" w:rsidRPr="00786FDB" w:rsidRDefault="00A9406C" w:rsidP="00A9406C">
      <w:pPr>
        <w:rPr>
          <w:rFonts w:ascii="Fb Fontext" w:hAnsi="Fb Fontext"/>
          <w:spacing w:val="-4"/>
          <w:rtl/>
        </w:rPr>
      </w:pPr>
      <w:r w:rsidRPr="00786FDB">
        <w:rPr>
          <w:rStyle w:val="affffe"/>
          <w:rFonts w:hint="cs"/>
          <w:spacing w:val="-4"/>
          <w:rtl/>
        </w:rPr>
        <w:t>והך ד</w:t>
      </w:r>
      <w:r w:rsidRPr="00786FDB">
        <w:rPr>
          <w:rStyle w:val="affffe"/>
          <w:spacing w:val="-4"/>
          <w:rtl/>
        </w:rPr>
        <w:t xml:space="preserve">סיפא: </w:t>
      </w:r>
      <w:r w:rsidRPr="00786FDB">
        <w:rPr>
          <w:rFonts w:ascii="Fb Fontext" w:hAnsi="Fb Fontext"/>
          <w:spacing w:val="-4"/>
          <w:rtl/>
        </w:rPr>
        <w:t xml:space="preserve">של </w:t>
      </w:r>
      <w:r w:rsidR="00786FDB" w:rsidRPr="00786FDB">
        <w:rPr>
          <w:rFonts w:ascii="Fb Fontext" w:hAnsi="Fb Fontext" w:hint="cs"/>
          <w:spacing w:val="-4"/>
          <w:rtl/>
        </w:rPr>
        <w:t>ר'</w:t>
      </w:r>
      <w:r w:rsidRPr="00786FDB">
        <w:rPr>
          <w:rFonts w:ascii="Fb Fontext" w:hAnsi="Fb Fontext"/>
          <w:spacing w:val="-4"/>
          <w:rtl/>
        </w:rPr>
        <w:t xml:space="preserve"> ושל </w:t>
      </w:r>
      <w:r w:rsidR="00786FDB" w:rsidRPr="00786FDB">
        <w:rPr>
          <w:rFonts w:ascii="Fb Fontext" w:hAnsi="Fb Fontext" w:hint="cs"/>
          <w:spacing w:val="-4"/>
          <w:rtl/>
        </w:rPr>
        <w:t>ש'</w:t>
      </w:r>
      <w:r w:rsidRPr="00786FDB">
        <w:rPr>
          <w:rFonts w:ascii="Fb Fontext" w:hAnsi="Fb Fontext"/>
          <w:spacing w:val="-4"/>
          <w:rtl/>
        </w:rPr>
        <w:t xml:space="preserve"> שלש שלש של זהב, </w:t>
      </w:r>
      <w:r w:rsidRPr="00786FDB">
        <w:rPr>
          <w:rFonts w:ascii="Fb Fontext" w:hAnsi="Fb Fontext" w:hint="cs"/>
          <w:spacing w:val="-4"/>
          <w:rtl/>
        </w:rPr>
        <w:t>דרק מד</w:t>
      </w:r>
      <w:r w:rsidR="00786FDB" w:rsidRPr="00786FDB">
        <w:rPr>
          <w:rFonts w:ascii="Fb Fontext" w:hAnsi="Fb Fontext" w:hint="cs"/>
          <w:spacing w:val="-4"/>
          <w:rtl/>
        </w:rPr>
        <w:t>ו''ד</w:t>
      </w:r>
      <w:r w:rsidRPr="00786FDB">
        <w:rPr>
          <w:rFonts w:ascii="Fb Fontext" w:hAnsi="Fb Fontext" w:hint="cs"/>
          <w:spacing w:val="-4"/>
          <w:rtl/>
        </w:rPr>
        <w:t xml:space="preserve"> הסתלקה</w:t>
      </w:r>
    </w:p>
    <w:p w14:paraId="0502F83F" w14:textId="77777777" w:rsidR="00A9406C" w:rsidRPr="00C54C7E" w:rsidRDefault="00A9406C" w:rsidP="00A9406C">
      <w:pPr>
        <w:pStyle w:val="afffd"/>
        <w:rPr>
          <w:rtl/>
        </w:rPr>
      </w:pPr>
      <w:ins w:id="9996" w:author="מספור קטעי משנה" w:date="2026-10-06T06:45:30Z">
        <w:r>
          <w:rPr>
            <w:rStyle w:val="MisparKeta"/>
          </w:rPr>
          <w:t xml:space="preserve">ג. </w:t>
        </w:r>
      </w:ins>
      <w:bookmarkStart w:id="721" w:name="_Toc119353513"/>
      <w:r w:rsidRPr="00C54C7E">
        <w:rPr>
          <w:rtl/>
        </w:rPr>
        <w:t>היו שם שלש מאות ו</w:t>
      </w:r>
      <w:r w:rsidRPr="00C54C7E">
        <w:rPr>
          <w:rFonts w:hint="cs"/>
          <w:rtl/>
        </w:rPr>
        <w:t>כו'.</w:t>
      </w:r>
      <w:bookmarkEnd w:id="721"/>
    </w:p>
    <w:p w14:paraId="0422E643" w14:textId="5DD3C5D7" w:rsidR="00E268F4" w:rsidRDefault="00A9406C" w:rsidP="002D624C">
      <w:pPr>
        <w:rPr>
          <w:rStyle w:val="affffe"/>
          <w:rtl/>
        </w:rPr>
      </w:pPr>
      <w:r>
        <w:rPr>
          <w:rtl/>
        </w:rPr>
        <w:t xml:space="preserve">של מאתים </w:t>
      </w:r>
      <w:r w:rsidRPr="00C35A2C">
        <w:rPr>
          <w:rtl/>
        </w:rPr>
        <w:t xml:space="preserve">מנה, </w:t>
      </w:r>
      <w:r w:rsidRPr="00C35A2C">
        <w:rPr>
          <w:rFonts w:hint="cs"/>
          <w:rtl/>
        </w:rPr>
        <w:t>ולא ע</w:t>
      </w:r>
      <w:r w:rsidRPr="00C35A2C">
        <w:rPr>
          <w:rtl/>
        </w:rPr>
        <w:t>"</w:t>
      </w:r>
      <w:r w:rsidRPr="00C35A2C">
        <w:rPr>
          <w:rFonts w:hint="cs"/>
          <w:rtl/>
        </w:rPr>
        <w:t>ה</w:t>
      </w:r>
      <w:r w:rsidR="00497CAF">
        <w:rPr>
          <w:rFonts w:hint="cs"/>
          <w:rtl/>
        </w:rPr>
        <w:t>-</w:t>
      </w:r>
    </w:p>
    <w:p w14:paraId="5DFA4C3F" w14:textId="1580AABE" w:rsidR="00A9406C" w:rsidRPr="00C54C7E" w:rsidRDefault="00786FDB" w:rsidP="002D624C">
      <w:pPr>
        <w:rPr>
          <w:rtl/>
        </w:rPr>
      </w:pPr>
      <w:r>
        <w:rPr>
          <w:rStyle w:val="affffe"/>
          <w:rFonts w:hint="cs"/>
          <w:rtl/>
        </w:rPr>
        <w:t xml:space="preserve">א. </w:t>
      </w:r>
      <w:r w:rsidR="00A9406C" w:rsidRPr="002D624C">
        <w:rPr>
          <w:rStyle w:val="affffe"/>
          <w:rFonts w:hint="cs"/>
          <w:rtl/>
        </w:rPr>
        <w:t>כשמואל:</w:t>
      </w:r>
      <w:r>
        <w:rPr>
          <w:rStyle w:val="affffe"/>
          <w:rFonts w:hint="cs"/>
          <w:rtl/>
        </w:rPr>
        <w:t xml:space="preserve"> </w:t>
      </w:r>
      <w:r w:rsidR="00A9406C" w:rsidRPr="00C35A2C">
        <w:rPr>
          <w:rtl/>
        </w:rPr>
        <w:t xml:space="preserve">בכותבת בעלת </w:t>
      </w:r>
      <w:r w:rsidR="00A9406C" w:rsidRPr="00C35A2C">
        <w:rPr>
          <w:rFonts w:hint="cs"/>
          <w:rtl/>
        </w:rPr>
        <w:t>ש' לבעלת ר' ובעלת ק'</w:t>
      </w:r>
      <w:r>
        <w:rPr>
          <w:rFonts w:hint="cs"/>
          <w:rtl/>
        </w:rPr>
        <w:t>,</w:t>
      </w:r>
      <w:r w:rsidR="00A9406C" w:rsidRPr="00C35A2C">
        <w:rPr>
          <w:rFonts w:hint="cs"/>
          <w:rtl/>
        </w:rPr>
        <w:t xml:space="preserve"> ד</w:t>
      </w:r>
      <w:r>
        <w:rPr>
          <w:rFonts w:hint="cs"/>
          <w:rtl/>
        </w:rPr>
        <w:t>ו''ד</w:t>
      </w:r>
      <w:r w:rsidR="00A9406C" w:rsidRPr="00C35A2C">
        <w:rPr>
          <w:rtl/>
        </w:rPr>
        <w:t xml:space="preserve"> אין לי עמכם במנה.</w:t>
      </w:r>
    </w:p>
    <w:p w14:paraId="6649D852" w14:textId="77777777" w:rsidR="00786FDB" w:rsidRDefault="00A9406C" w:rsidP="002D624C">
      <w:pPr>
        <w:rPr>
          <w:rStyle w:val="affffe"/>
          <w:rtl/>
        </w:rPr>
      </w:pPr>
      <w:r w:rsidRPr="00786FDB">
        <w:rPr>
          <w:rStyle w:val="affffe"/>
          <w:rFonts w:hint="cs"/>
          <w:rtl/>
        </w:rPr>
        <w:t>ב. ר</w:t>
      </w:r>
      <w:r w:rsidRPr="00786FDB">
        <w:rPr>
          <w:rStyle w:val="affffe"/>
          <w:rtl/>
        </w:rPr>
        <w:t>"</w:t>
      </w:r>
      <w:r w:rsidRPr="00786FDB">
        <w:rPr>
          <w:rStyle w:val="affffe"/>
          <w:rFonts w:hint="cs"/>
          <w:rtl/>
        </w:rPr>
        <w:t xml:space="preserve">י </w:t>
      </w:r>
      <w:r w:rsidRPr="00786FDB">
        <w:rPr>
          <w:rStyle w:val="affffe"/>
          <w:rtl/>
        </w:rPr>
        <w:t>מנהר פקוד מדרבינא</w:t>
      </w:r>
      <w:r w:rsidRPr="00786FDB">
        <w:rPr>
          <w:rStyle w:val="affffe"/>
          <w:rFonts w:hint="cs"/>
          <w:rtl/>
        </w:rPr>
        <w:t>-</w:t>
      </w:r>
    </w:p>
    <w:p w14:paraId="664BF20A" w14:textId="069E6F01" w:rsidR="00A9406C" w:rsidRDefault="00A9406C" w:rsidP="002D624C">
      <w:pPr>
        <w:rPr>
          <w:rtl/>
        </w:rPr>
      </w:pPr>
      <w:r w:rsidRPr="00224771">
        <w:rPr>
          <w:rFonts w:cs="PFT_Frank"/>
          <w:b/>
          <w:bCs/>
          <w:szCs w:val="14"/>
          <w:rtl/>
        </w:rPr>
        <w:t xml:space="preserve"> רישא</w:t>
      </w:r>
      <w:r w:rsidRPr="00C35A2C">
        <w:rPr>
          <w:rtl/>
        </w:rPr>
        <w:t xml:space="preserve"> בשתי תפיסות - דנפלו </w:t>
      </w:r>
      <w:r w:rsidRPr="00C35A2C">
        <w:rPr>
          <w:rFonts w:hint="cs"/>
          <w:rtl/>
        </w:rPr>
        <w:t>עה' באחת</w:t>
      </w:r>
      <w:r w:rsidRPr="00C35A2C">
        <w:rPr>
          <w:rtl/>
        </w:rPr>
        <w:t xml:space="preserve">, </w:t>
      </w:r>
      <w:r w:rsidRPr="00C35A2C">
        <w:rPr>
          <w:rFonts w:hint="cs"/>
          <w:rtl/>
        </w:rPr>
        <w:t>וקכה'  בפעם אחרת</w:t>
      </w:r>
      <w:r w:rsidR="00B909D8">
        <w:rPr>
          <w:rFonts w:hint="cs"/>
          <w:rtl/>
        </w:rPr>
        <w:t>,</w:t>
      </w:r>
    </w:p>
    <w:p w14:paraId="0A914BB8" w14:textId="01232790" w:rsidR="00A9406C" w:rsidRDefault="00A9406C" w:rsidP="00786FDB">
      <w:pPr>
        <w:rPr>
          <w:rFonts w:ascii="Fb Fontext" w:hAnsi="Fb Fontext"/>
          <w:sz w:val="32"/>
          <w:rtl/>
        </w:rPr>
      </w:pPr>
      <w:r w:rsidRPr="00C35A2C">
        <w:rPr>
          <w:rFonts w:ascii="Fb Fontext" w:hAnsi="Fb Fontext" w:hint="cs"/>
          <w:sz w:val="32"/>
          <w:rtl/>
        </w:rPr>
        <w:t xml:space="preserve"> </w:t>
      </w:r>
      <w:r w:rsidRPr="00CA108A">
        <w:rPr>
          <w:rFonts w:ascii="Fb Fontext" w:hAnsi="Fb Fontext" w:cs="PFT_Frank"/>
          <w:b/>
          <w:bCs/>
          <w:sz w:val="32"/>
          <w:szCs w:val="14"/>
          <w:rtl/>
        </w:rPr>
        <w:t>סיפא</w:t>
      </w:r>
      <w:r w:rsidRPr="00C35A2C">
        <w:rPr>
          <w:rFonts w:ascii="Fb Fontext" w:hAnsi="Fb Fontext"/>
          <w:sz w:val="32"/>
          <w:rtl/>
        </w:rPr>
        <w:t xml:space="preserve"> בשתי תפיסות - דנפלו </w:t>
      </w:r>
      <w:r w:rsidRPr="00C35A2C">
        <w:rPr>
          <w:rFonts w:ascii="Fb Fontext" w:hAnsi="Fb Fontext" w:hint="cs"/>
          <w:sz w:val="32"/>
          <w:rtl/>
        </w:rPr>
        <w:t>עה' באחת ורכה' באחרת</w:t>
      </w:r>
      <w:r w:rsidR="00B909D8">
        <w:rPr>
          <w:rFonts w:ascii="Fb Fontext" w:hAnsi="Fb Fontext" w:hint="cs"/>
          <w:sz w:val="32"/>
          <w:rtl/>
        </w:rPr>
        <w:t>,</w:t>
      </w:r>
    </w:p>
    <w:p w14:paraId="773B5BD9" w14:textId="64A69BB8" w:rsidR="00A9406C" w:rsidRDefault="00A9406C" w:rsidP="00786FDB">
      <w:pPr>
        <w:rPr>
          <w:rtl/>
        </w:rPr>
      </w:pPr>
      <w:r w:rsidRPr="00786FDB">
        <w:rPr>
          <w:rStyle w:val="affffe"/>
          <w:rtl/>
        </w:rPr>
        <w:t xml:space="preserve">תניא: </w:t>
      </w:r>
      <w:r>
        <w:rPr>
          <w:rFonts w:ascii="Fb Fontext" w:hAnsi="Fb Fontext"/>
          <w:sz w:val="32"/>
          <w:rtl/>
        </w:rPr>
        <w:t xml:space="preserve">זו משנת </w:t>
      </w:r>
      <w:r>
        <w:rPr>
          <w:rStyle w:val="affffe"/>
          <w:rFonts w:ascii="Fb Fontext" w:hAnsi="Fb Fontext"/>
          <w:sz w:val="32"/>
          <w:rtl/>
          <w:rPrChange w:id="9299" w:author="מנוע אמוראים" w:date="2026-10-05T16:41:40Z">
            <w:rPr>
              <w:rFonts w:ascii="Fb Fontext" w:hAnsi="Fb Fontext"/>
              <w:sz w:val="32"/>
              <w:rtl/>
            </w:rPr>
          </w:rPrChange>
        </w:rPr>
        <w:t xml:space="preserve">ר"</w:t>
      </w:r>
      <w:r>
        <w:rPr>
          <w:rStyle w:val="affffe"/>
          <w:rFonts w:ascii="Fb Fontext" w:hAnsi="Fb Fontext" w:hint="cs"/>
          <w:sz w:val="32"/>
          <w:rtl/>
          <w:rPrChange w:id="9300" w:author="מנוע אמוראים" w:date="2026-10-05T16:41:40Z">
            <w:rPr>
              <w:rFonts w:ascii="Fb Fontext" w:hAnsi="Fb Fontext" w:hint="cs"/>
              <w:sz w:val="32"/>
              <w:rtl/>
            </w:rPr>
          </w:rPrChange>
        </w:rPr>
        <w:t xml:space="preserve">נ</w:t>
      </w:r>
      <w:r>
        <w:rPr>
          <w:rFonts w:ascii="Fb Fontext" w:hAnsi="Fb Fontext" w:hint="cs"/>
          <w:sz w:val="32"/>
          <w:rtl/>
        </w:rPr>
        <w:t xml:space="preserve">.</w:t>
      </w:r>
      <w:r w:rsidR="00786FDB">
        <w:rPr>
          <w:rFonts w:ascii="Fb Fontext" w:hAnsi="Fb Fontext" w:hint="cs"/>
          <w:sz w:val="32"/>
          <w:rtl/>
        </w:rPr>
        <w:t xml:space="preserve"> </w:t>
      </w:r>
      <w:r w:rsidRPr="00786FDB">
        <w:rPr>
          <w:rStyle w:val="affffe"/>
          <w:rFonts w:hint="cs"/>
          <w:rtl/>
        </w:rPr>
        <w:t>ו</w:t>
      </w:r>
      <w:r w:rsidRPr="00786FDB">
        <w:rPr>
          <w:rStyle w:val="affffe"/>
          <w:rtl/>
        </w:rPr>
        <w:t xml:space="preserve">רבי </w:t>
      </w:r>
      <w:r w:rsidR="00786FDB">
        <w:rPr>
          <w:rStyle w:val="affffe"/>
          <w:rFonts w:hint="cs"/>
          <w:rtl/>
        </w:rPr>
        <w:t>חלק</w:t>
      </w:r>
      <w:r w:rsidRPr="00786FDB">
        <w:rPr>
          <w:rStyle w:val="affffe"/>
          <w:rtl/>
        </w:rPr>
        <w:t>:</w:t>
      </w:r>
      <w:r w:rsidR="00786FDB">
        <w:rPr>
          <w:rFonts w:ascii="Fb Fontext" w:hAnsi="Fb Fontext" w:hint="cs"/>
          <w:sz w:val="32"/>
          <w:rtl/>
        </w:rPr>
        <w:t xml:space="preserve"> ד</w:t>
      </w:r>
      <w:r w:rsidRPr="00C35A2C">
        <w:rPr>
          <w:rFonts w:ascii="Fb Fontext" w:hAnsi="Fb Fontext"/>
          <w:sz w:val="32"/>
          <w:rtl/>
        </w:rPr>
        <w:t>חולקות בשוה.</w:t>
      </w:r>
    </w:p>
    <w:p w14:paraId="3B3F8B45" w14:textId="77777777" w:rsidR="00A9406C" w:rsidRPr="00C35A2C" w:rsidRDefault="00A9406C" w:rsidP="00E26091">
      <w:pPr>
        <w:pStyle w:val="afff"/>
        <w:framePr w:wrap="around"/>
        <w:rPr>
          <w:rtl/>
        </w:rPr>
      </w:pPr>
      <w:bookmarkStart w:id="722" w:name="_Toc119353514"/>
      <w:r w:rsidRPr="00C35A2C">
        <w:rPr>
          <w:rFonts w:hint="cs"/>
          <w:rtl/>
        </w:rPr>
        <w:t>צג:</w:t>
      </w:r>
      <w:bookmarkEnd w:id="722"/>
    </w:p>
    <w:p w14:paraId="0FCEB527" w14:textId="77777777" w:rsidR="00A9406C" w:rsidRPr="00C54C7E" w:rsidRDefault="00A9406C" w:rsidP="00A9406C">
      <w:pPr>
        <w:pStyle w:val="afffd"/>
        <w:rPr>
          <w:rtl/>
        </w:rPr>
      </w:pPr>
      <w:ins w:id="9997" w:author="מספור קטעי משנה" w:date="2026-10-06T06:45:30Z">
        <w:r>
          <w:rPr>
            <w:rStyle w:val="MisparKeta"/>
          </w:rPr>
          <w:t xml:space="preserve">ג. </w:t>
        </w:r>
      </w:ins>
      <w:bookmarkStart w:id="723" w:name="_Toc119353515"/>
      <w:r w:rsidRPr="00C54C7E">
        <w:rPr>
          <w:rFonts w:hint="cs"/>
          <w:rtl/>
        </w:rPr>
        <w:t>וכן שלשה שהטילו.</w:t>
      </w:r>
      <w:bookmarkEnd w:id="723"/>
    </w:p>
    <w:p w14:paraId="08085FE7" w14:textId="77777777" w:rsidR="00A9406C" w:rsidRPr="00CA7D65" w:rsidRDefault="00A9406C" w:rsidP="00A9406C">
      <w:pPr>
        <w:rPr>
          <w:rFonts w:ascii="Fb Fontext" w:hAnsi="Fb Fontext" w:cs="Guttman Vilna"/>
          <w:b/>
          <w:bCs/>
          <w:spacing w:val="-4"/>
          <w:sz w:val="32"/>
          <w:rtl/>
        </w:rPr>
      </w:pPr>
      <w:r w:rsidRPr="00CA7D65">
        <w:rPr>
          <w:rStyle w:val="affffe"/>
          <w:spacing w:val="-4"/>
          <w:rtl/>
        </w:rPr>
        <w:t xml:space="preserve">• שמואל: </w:t>
      </w:r>
      <w:r w:rsidRPr="00CA7D65">
        <w:rPr>
          <w:rFonts w:ascii="Fb Fontext" w:hAnsi="Fb Fontext"/>
          <w:spacing w:val="-4"/>
          <w:sz w:val="32"/>
          <w:rtl/>
        </w:rPr>
        <w:t>שנים שהטילו לכיס, זה מנה וזה מאתים -השכר לאמצע.</w:t>
      </w:r>
    </w:p>
    <w:p w14:paraId="4453E660" w14:textId="77777777" w:rsidR="00A9406C" w:rsidRPr="00730169" w:rsidRDefault="00A9406C" w:rsidP="00A9406C">
      <w:pPr>
        <w:rPr>
          <w:rFonts w:ascii="Fb Fontext" w:hAnsi="Fb Fontext"/>
          <w:spacing w:val="-4"/>
          <w:sz w:val="32"/>
          <w:rtl/>
        </w:rPr>
      </w:pPr>
      <w:r w:rsidRPr="00786FDB">
        <w:rPr>
          <w:rStyle w:val="affffe"/>
          <w:rtl/>
        </w:rPr>
        <w:t xml:space="preserve">רבה: </w:t>
      </w:r>
      <w:r w:rsidRPr="00730169">
        <w:rPr>
          <w:rFonts w:ascii="Fb Fontext" w:hAnsi="Fb Fontext"/>
          <w:spacing w:val="-4"/>
          <w:sz w:val="32"/>
          <w:rtl/>
        </w:rPr>
        <w:t>מסתברא מילתיה דשמואל - בשור לחרישה ועומד לחרישה,</w:t>
      </w:r>
    </w:p>
    <w:p w14:paraId="61B9D953" w14:textId="1F3B0F27" w:rsidR="00A9406C" w:rsidRDefault="00A9406C" w:rsidP="00A9406C">
      <w:pPr>
        <w:rPr>
          <w:rFonts w:ascii="Fb Fontext" w:hAnsi="Fb Fontext"/>
          <w:sz w:val="32"/>
          <w:rtl/>
        </w:rPr>
      </w:pPr>
      <w:r w:rsidRPr="00C35A2C">
        <w:rPr>
          <w:rFonts w:ascii="Fb Fontext" w:hAnsi="Fb Fontext"/>
          <w:sz w:val="32"/>
          <w:rtl/>
        </w:rPr>
        <w:t>אבל בשור לחרישה ועומד לטביחה  זה נוטל לפי מעותיו וזה נוטל לפי מעותיו</w:t>
      </w:r>
      <w:r w:rsidR="00B909D8">
        <w:rPr>
          <w:rFonts w:ascii="Fb Fontext" w:hAnsi="Fb Fontext" w:hint="cs"/>
          <w:sz w:val="32"/>
          <w:rtl/>
        </w:rPr>
        <w:t>,</w:t>
      </w:r>
    </w:p>
    <w:p w14:paraId="31D326EF" w14:textId="7EDE6D96" w:rsidR="00A9406C" w:rsidRPr="00730169" w:rsidRDefault="00786FDB" w:rsidP="00A9406C">
      <w:pPr>
        <w:rPr>
          <w:rFonts w:ascii="Fb Fontext" w:hAnsi="Fb Fontext" w:cs="Guttman Vilna"/>
          <w:b/>
          <w:bCs/>
          <w:rtl/>
        </w:rPr>
      </w:pPr>
      <w:r w:rsidRPr="00786FDB">
        <w:rPr>
          <w:rStyle w:val="affffe"/>
          <w:rFonts w:hint="cs"/>
          <w:rtl/>
        </w:rPr>
        <w:t>ורה''מ</w:t>
      </w:r>
      <w:r w:rsidR="00A9406C" w:rsidRPr="00786FDB">
        <w:rPr>
          <w:rStyle w:val="affffe"/>
          <w:rtl/>
        </w:rPr>
        <w:t xml:space="preserve">: </w:t>
      </w:r>
      <w:r w:rsidR="00A9406C" w:rsidRPr="00730169">
        <w:rPr>
          <w:rFonts w:ascii="Fb Fontext" w:hAnsi="Fb Fontext"/>
          <w:rtl/>
        </w:rPr>
        <w:t>אפילו שור לחרישה ועומד לטביחה - השכר לאמצע.</w:t>
      </w:r>
    </w:p>
    <w:p w14:paraId="0C897A3D" w14:textId="4C7C1E2F" w:rsidR="00A9406C" w:rsidRPr="00C35A2C" w:rsidRDefault="00A9406C" w:rsidP="00A9406C">
      <w:pPr>
        <w:rPr>
          <w:rFonts w:ascii="Fb Fontext" w:hAnsi="Fb Fontext"/>
          <w:rtl/>
        </w:rPr>
      </w:pPr>
      <w:r w:rsidRPr="00786FDB">
        <w:rPr>
          <w:rStyle w:val="affffe"/>
          <w:rtl/>
        </w:rPr>
        <w:t xml:space="preserve">• </w:t>
      </w:r>
      <w:r w:rsidRPr="00786FDB">
        <w:rPr>
          <w:rStyle w:val="affffe"/>
          <w:rFonts w:hint="cs"/>
          <w:rtl/>
        </w:rPr>
        <w:t xml:space="preserve">ואין להקשות </w:t>
      </w:r>
      <w:r w:rsidRPr="00C35A2C">
        <w:rPr>
          <w:rFonts w:ascii="Fb Fontext" w:hAnsi="Fb Fontext" w:hint="cs"/>
          <w:sz w:val="32"/>
          <w:rtl/>
        </w:rPr>
        <w:t xml:space="preserve">מדשנים </w:t>
      </w:r>
      <w:r w:rsidRPr="00C35A2C">
        <w:rPr>
          <w:rFonts w:ascii="Fb Fontext" w:hAnsi="Fb Fontext"/>
          <w:sz w:val="32"/>
          <w:rtl/>
        </w:rPr>
        <w:t>שהטילו לכיס, זה מנה וזה מאתים - השכר לאמצע</w:t>
      </w:r>
      <w:r w:rsidR="00B909D8">
        <w:rPr>
          <w:rFonts w:ascii="Fb Fontext" w:hAnsi="Fb Fontext" w:hint="cs"/>
          <w:sz w:val="32"/>
          <w:rtl/>
        </w:rPr>
        <w:t>,</w:t>
      </w:r>
    </w:p>
    <w:p w14:paraId="6E94CF66" w14:textId="03A77541" w:rsidR="00E268F4" w:rsidRDefault="00A9406C" w:rsidP="00A9406C">
      <w:pPr>
        <w:rPr>
          <w:rFonts w:ascii="Fb Fontext" w:hAnsi="Fb Fontext"/>
          <w:spacing w:val="-2"/>
          <w:rtl/>
        </w:rPr>
      </w:pPr>
      <w:r w:rsidRPr="00786FDB">
        <w:rPr>
          <w:rStyle w:val="affffe"/>
          <w:rFonts w:hint="cs"/>
          <w:rtl/>
        </w:rPr>
        <w:t xml:space="preserve">דאף לרבה </w:t>
      </w:r>
      <w:r w:rsidRPr="00F71179">
        <w:rPr>
          <w:rFonts w:ascii="Fb Fontext" w:hAnsi="Fb Fontext" w:hint="cs"/>
          <w:spacing w:val="-2"/>
          <w:rtl/>
        </w:rPr>
        <w:t xml:space="preserve">מיירי </w:t>
      </w:r>
      <w:r w:rsidRPr="00F71179">
        <w:rPr>
          <w:rFonts w:ascii="Fb Fontext" w:hAnsi="Fb Fontext"/>
          <w:spacing w:val="-2"/>
          <w:rtl/>
        </w:rPr>
        <w:t>בשור לחרישה ועומד לחרישה</w:t>
      </w:r>
      <w:r w:rsidR="00E268F4">
        <w:rPr>
          <w:rFonts w:ascii="Fb Fontext" w:hAnsi="Fb Fontext"/>
          <w:spacing w:val="-2"/>
          <w:rtl/>
        </w:rPr>
        <w:t>.</w:t>
      </w:r>
    </w:p>
    <w:p w14:paraId="112340B8" w14:textId="49E84466" w:rsidR="00A9406C" w:rsidRPr="00F71179" w:rsidRDefault="00A9406C" w:rsidP="00786FDB">
      <w:pPr>
        <w:pStyle w:val="afffff"/>
        <w:ind w:left="340" w:firstLine="170"/>
        <w:rPr>
          <w:rtl/>
        </w:rPr>
      </w:pPr>
      <w:r w:rsidRPr="00F71179">
        <w:rPr>
          <w:rFonts w:hint="cs"/>
          <w:rtl/>
        </w:rPr>
        <w:t>אבל בעומד לטביחה זה וזה נוטלים לפי מעותיו</w:t>
      </w:r>
    </w:p>
    <w:p w14:paraId="10767C0F" w14:textId="77777777" w:rsidR="00A9406C" w:rsidRPr="00C35A2C" w:rsidRDefault="00A9406C" w:rsidP="00A9406C">
      <w:pPr>
        <w:rPr>
          <w:rFonts w:ascii="Fb Fontext" w:hAnsi="Fb Fontext" w:cs="Guttman Vilna"/>
          <w:b/>
          <w:bCs/>
          <w:rtl/>
        </w:rPr>
      </w:pPr>
      <w:bookmarkStart w:id="724" w:name="_Toc119353516"/>
      <w:r w:rsidRPr="00C54C7E">
        <w:rPr>
          <w:rStyle w:val="afffe"/>
          <w:rFonts w:hint="cs"/>
          <w:rtl/>
        </w:rPr>
        <w:lastRenderedPageBreak/>
        <w:t>וה</w:t>
      </w:r>
      <w:r w:rsidRPr="00C54C7E">
        <w:rPr>
          <w:rStyle w:val="afffe"/>
          <w:rtl/>
        </w:rPr>
        <w:t>"</w:t>
      </w:r>
      <w:r w:rsidRPr="00C54C7E">
        <w:rPr>
          <w:rStyle w:val="afffe"/>
          <w:rFonts w:hint="cs"/>
          <w:rtl/>
        </w:rPr>
        <w:t>נ בסיפא</w:t>
      </w:r>
      <w:bookmarkEnd w:id="724"/>
      <w:r w:rsidRPr="00C35A2C">
        <w:rPr>
          <w:rFonts w:ascii="Fb Fontext" w:hAnsi="Fb Fontext" w:hint="cs"/>
          <w:rtl/>
        </w:rPr>
        <w:t xml:space="preserve"> ה'ק -ה</w:t>
      </w:r>
      <w:r w:rsidRPr="00C35A2C">
        <w:rPr>
          <w:rFonts w:ascii="Fb Fontext" w:hAnsi="Fb Fontext"/>
          <w:rtl/>
        </w:rPr>
        <w:t>"</w:t>
      </w:r>
      <w:r w:rsidRPr="00C35A2C">
        <w:rPr>
          <w:rFonts w:ascii="Fb Fontext" w:hAnsi="Fb Fontext" w:hint="cs"/>
          <w:rtl/>
        </w:rPr>
        <w:t xml:space="preserve">מ בשור לחרישה ועומד לחרישה אבל בעומד לטביחה </w:t>
      </w:r>
      <w:r w:rsidRPr="00C35A2C">
        <w:rPr>
          <w:rFonts w:ascii="Fb Fontext" w:hAnsi="Fb Fontext"/>
          <w:rtl/>
        </w:rPr>
        <w:t>נעשה כמי שלקח זה בשלו וזה בשלו ונתערבו, זה נוטל לפי מעותיו וזה נוטל לפי מעותיו.</w:t>
      </w:r>
    </w:p>
    <w:p w14:paraId="2C81FB2E" w14:textId="77777777" w:rsidR="00A9406C" w:rsidRPr="00F71179" w:rsidRDefault="00A9406C" w:rsidP="00A9406C">
      <w:pPr>
        <w:rPr>
          <w:rFonts w:ascii="Fb Fontext" w:hAnsi="Fb Fontext"/>
          <w:spacing w:val="-2"/>
          <w:sz w:val="32"/>
          <w:rtl/>
        </w:rPr>
      </w:pPr>
      <w:r w:rsidRPr="00786FDB">
        <w:rPr>
          <w:rStyle w:val="affffe"/>
          <w:rtl/>
        </w:rPr>
        <w:t xml:space="preserve">• תנן: </w:t>
      </w:r>
      <w:r w:rsidRPr="00F71179">
        <w:rPr>
          <w:rFonts w:ascii="Fb Fontext" w:hAnsi="Fb Fontext"/>
          <w:spacing w:val="-2"/>
          <w:sz w:val="32"/>
          <w:rtl/>
        </w:rPr>
        <w:t>וכן שלשה שהטילו לכיס, פחתו או הותירו כך הן חולקין;</w:t>
      </w:r>
      <w:r w:rsidRPr="00F71179">
        <w:rPr>
          <w:rFonts w:ascii="Fb Fontext" w:hAnsi="Fb Fontext" w:hint="cs"/>
          <w:spacing w:val="-2"/>
          <w:sz w:val="32"/>
          <w:rtl/>
        </w:rPr>
        <w:t xml:space="preserve"> </w:t>
      </w:r>
      <w:r w:rsidRPr="00786FDB">
        <w:rPr>
          <w:rStyle w:val="affffe"/>
          <w:rFonts w:hint="cs"/>
          <w:rtl/>
        </w:rPr>
        <w:t>אין להקשות מכאן על שמואל-</w:t>
      </w:r>
    </w:p>
    <w:p w14:paraId="45B1FAC2" w14:textId="5DFCE235" w:rsidR="00E268F4" w:rsidRDefault="00A9406C" w:rsidP="00A9406C">
      <w:pPr>
        <w:rPr>
          <w:rStyle w:val="affffa"/>
          <w:rtl/>
        </w:rPr>
      </w:pPr>
      <w:r w:rsidRPr="00786FDB">
        <w:rPr>
          <w:rStyle w:val="affffe"/>
          <w:rFonts w:hint="cs"/>
          <w:rtl/>
        </w:rPr>
        <w:t xml:space="preserve">דהך </w:t>
      </w:r>
      <w:r w:rsidRPr="00224771">
        <w:rPr>
          <w:rFonts w:cs="PFT_Frank" w:hint="cs"/>
          <w:b/>
          <w:bCs/>
          <w:szCs w:val="14"/>
          <w:rtl/>
        </w:rPr>
        <w:t xml:space="preserve">'הותירו' </w:t>
      </w:r>
      <w:r w:rsidRPr="00C35A2C">
        <w:rPr>
          <w:rFonts w:ascii="Fb Fontext" w:hAnsi="Fb Fontext" w:hint="cs"/>
          <w:rtl/>
        </w:rPr>
        <w:t>היינו זוזים חדשים</w:t>
      </w:r>
      <w:r w:rsidR="00E268F4">
        <w:rPr>
          <w:rFonts w:ascii="Fb Fontext" w:hAnsi="Fb Fontext" w:hint="cs"/>
          <w:rtl/>
        </w:rPr>
        <w:t>,</w:t>
      </w:r>
    </w:p>
    <w:p w14:paraId="118DE23D" w14:textId="5DE56DCB" w:rsidR="00A9406C" w:rsidRPr="00C35A2C" w:rsidRDefault="00786FDB" w:rsidP="00786FDB">
      <w:pPr>
        <w:ind w:firstLine="57"/>
        <w:rPr>
          <w:rFonts w:ascii="Fb Fontext" w:hAnsi="Fb Fontext"/>
          <w:rtl/>
        </w:rPr>
      </w:pPr>
      <w:r>
        <w:rPr>
          <w:rStyle w:val="affffa"/>
          <w:rFonts w:hint="cs"/>
          <w:rtl/>
        </w:rPr>
        <w:t xml:space="preserve">  </w:t>
      </w:r>
      <w:r w:rsidR="00A9406C" w:rsidRPr="00224771">
        <w:rPr>
          <w:rFonts w:cs="PFT_Frank" w:hint="cs"/>
          <w:b/>
          <w:bCs/>
          <w:szCs w:val="14"/>
          <w:rtl/>
        </w:rPr>
        <w:t>'ופחתו'</w:t>
      </w:r>
      <w:r w:rsidR="00A9406C" w:rsidRPr="006B2A7E">
        <w:rPr>
          <w:rStyle w:val="affffa"/>
          <w:rFonts w:hint="cs"/>
          <w:rtl/>
        </w:rPr>
        <w:t xml:space="preserve"> </w:t>
      </w:r>
      <w:r w:rsidR="00A9406C" w:rsidRPr="00C35A2C">
        <w:rPr>
          <w:rFonts w:ascii="Fb Fontext" w:hAnsi="Fb Fontext" w:hint="cs"/>
          <w:rtl/>
        </w:rPr>
        <w:t>היינו שנפסלה המטבע וראויה צורתה לרפואה</w:t>
      </w:r>
      <w:r w:rsidR="00B909D8">
        <w:rPr>
          <w:rFonts w:ascii="Fb Fontext" w:hAnsi="Fb Fontext" w:hint="cs"/>
          <w:rtl/>
        </w:rPr>
        <w:t>,</w:t>
      </w:r>
    </w:p>
    <w:p w14:paraId="0B2CFF6D" w14:textId="77777777" w:rsidR="00A9406C" w:rsidRPr="00C35A2C" w:rsidRDefault="00A9406C" w:rsidP="00A9406C">
      <w:pPr>
        <w:rPr>
          <w:rFonts w:ascii="Fb Fontext" w:hAnsi="Fb Fontext"/>
          <w:rtl/>
        </w:rPr>
      </w:pPr>
      <w:r w:rsidRPr="00C35A2C">
        <w:rPr>
          <w:rFonts w:ascii="Fb Fontext" w:hAnsi="Fb Fontext" w:hint="cs"/>
          <w:rtl/>
        </w:rPr>
        <w:t>- ובאמת לשמואל אם פחתו או הותירו ממש השכר לאמצע</w:t>
      </w:r>
    </w:p>
    <w:p w14:paraId="584FB417" w14:textId="77777777" w:rsidR="00A9406C" w:rsidRDefault="00A9406C" w:rsidP="003156E1">
      <w:pPr>
        <w:pStyle w:val="aff9"/>
        <w:rPr>
          <w:rtl/>
        </w:rPr>
      </w:pPr>
      <w:r w:rsidRPr="003156E1">
        <w:rPr>
          <w:rFonts w:hint="cs"/>
          <w:rtl/>
        </w:rPr>
        <w:t>׹</w:t>
      </w:r>
    </w:p>
    <w:p>
      <w:pPr>
        <w:pStyle w:val="MishnaBatzad"/>
        <w:rPr>
          <w:ins w:id="20524" w:author="קלוד" w:date="2026-10-06T10:09:07Z"/>
        </w:rPr>
      </w:pPr>
      <w:ins w:id="20523" w:author="קלוד" w:date="2026-10-06T10:09:07Z">
        <w:r>
          <w:t xml:space="preserve">משנה ה</w:t>
        </w:r>
      </w:ins>
    </w:p>
    <w:p w14:paraId="5707F117" w14:textId="77777777" w:rsidR="00A9406C" w:rsidRDefault="00A9406C" w:rsidP="00A9406C">
      <w:pPr>
        <w:pStyle w:val="afff5"/>
        <w:rPr>
          <w:b/>
          <w:rtl/>
        </w:rPr>
      </w:pPr>
      <w:bookmarkStart w:id="725" w:name="_Toc119353517"/>
      <w:r w:rsidRPr="00497CAF">
        <w:rPr>
          <w:rStyle w:val="affffc"/>
          <w:rFonts w:hint="cs"/>
          <w:rtl/>
        </w:rPr>
        <w:t>מי שהיה נשוי ד' נשים ומת</w:t>
      </w:r>
      <w:bookmarkEnd w:id="725"/>
      <w:r w:rsidRPr="00497CAF">
        <w:rPr>
          <w:rStyle w:val="affffc"/>
          <w:rFonts w:hint="cs"/>
          <w:rtl/>
        </w:rPr>
        <w:t xml:space="preserve"> </w:t>
      </w:r>
      <w:r w:rsidRPr="00C35A2C">
        <w:rPr>
          <w:rFonts w:hint="cs"/>
          <w:b/>
          <w:rtl/>
        </w:rPr>
        <w:t>- הראשונה קודמת לשניה, ושניה לשלישית, ושלישית לרביעית, וראשונה נשבעת לשניה, ושניה לשלישית, ושלישית לרביעית, והרביעית נפרעת שלא בשבועה;</w:t>
      </w:r>
    </w:p>
    <w:p w14:paraId="66B8F5AA" w14:textId="7540CDC4" w:rsidR="00A9406C" w:rsidRPr="00F5539C" w:rsidRDefault="00A9406C" w:rsidP="00A9406C">
      <w:pPr>
        <w:pStyle w:val="afff5"/>
        <w:rPr>
          <w:b/>
          <w:rtl/>
        </w:rPr>
      </w:pPr>
      <w:r w:rsidRPr="00786FDB">
        <w:rPr>
          <w:rStyle w:val="TanaimMishna"/>
          <w:rFonts w:hint="cs"/>
          <w:rtl/>
          <w:rPrChange w:id="20287" w:author="קלוד" w:date="2026-10-06T10:09:07Z">
            <w:rPr>
              <w:rStyle w:val="affffe"/>
              <w:rFonts w:hint="cs"/>
              <w:rtl/>
            </w:rPr>
          </w:rPrChange>
        </w:rPr>
        <w:t xml:space="preserve">בן ננס: </w:t>
      </w:r>
      <w:r w:rsidRPr="00F5539C">
        <w:rPr>
          <w:rFonts w:hint="cs"/>
          <w:b/>
          <w:rtl/>
        </w:rPr>
        <w:t>וכי מפני שהיא אחרונה נשכרת? אף היא לא תפרע אלא בשבועה.</w:t>
      </w:r>
    </w:p>
    <w:p w14:paraId="60B573B1" w14:textId="01A34C69" w:rsidR="00A9406C" w:rsidRPr="006902C7" w:rsidRDefault="00A9406C" w:rsidP="00A9406C">
      <w:pPr>
        <w:pStyle w:val="afff5"/>
        <w:rPr>
          <w:b/>
          <w:spacing w:val="0"/>
          <w:rtl/>
        </w:rPr>
      </w:pPr>
      <w:r w:rsidRPr="006902C7">
        <w:rPr>
          <w:rFonts w:hint="cs"/>
          <w:b/>
          <w:spacing w:val="0"/>
          <w:rtl/>
        </w:rPr>
        <w:t xml:space="preserve">היו יוצאות כולן ביום אחד כל הקודמת לחברתה </w:t>
      </w:r>
      <w:r w:rsidRPr="006902C7">
        <w:rPr>
          <w:rStyle w:val="HesberMishna"/>
          <w:rFonts w:hint="cs"/>
          <w:spacing w:val="-4"/>
          <w:rtl/>
          <w:rPrChange w:id="20288" w:author="קלוד" w:date="2026-10-06T10:09:07Z">
            <w:rPr>
              <w:rStyle w:val="afffff0"/>
              <w:rFonts w:hint="cs"/>
              <w:spacing w:val="-4"/>
              <w:rtl/>
            </w:rPr>
          </w:rPrChange>
        </w:rPr>
        <w:t>א</w:t>
      </w:r>
      <w:r w:rsidR="00786FDB" w:rsidRPr="006902C7">
        <w:rPr>
          <w:rStyle w:val="HesberMishna"/>
          <w:rFonts w:hint="cs"/>
          <w:spacing w:val="-4"/>
          <w:rtl/>
          <w:rPrChange w:id="20289" w:author="קלוד" w:date="2026-10-06T10:09:07Z">
            <w:rPr>
              <w:rStyle w:val="afffff0"/>
              <w:rFonts w:hint="cs"/>
              <w:spacing w:val="-4"/>
              <w:rtl/>
            </w:rPr>
          </w:rPrChange>
        </w:rPr>
        <w:t>ף</w:t>
      </w:r>
      <w:r w:rsidRPr="006902C7">
        <w:rPr>
          <w:rStyle w:val="HesberMishna"/>
          <w:rFonts w:hint="cs"/>
          <w:spacing w:val="-4"/>
          <w:rtl/>
          <w:rPrChange w:id="20290" w:author="קלוד" w:date="2026-10-06T10:09:07Z">
            <w:rPr>
              <w:rStyle w:val="afffff0"/>
              <w:rFonts w:hint="cs"/>
              <w:spacing w:val="-4"/>
              <w:rtl/>
            </w:rPr>
          </w:rPrChange>
        </w:rPr>
        <w:t xml:space="preserve"> שעה אחת </w:t>
      </w:r>
      <w:r w:rsidRPr="006902C7">
        <w:rPr>
          <w:rFonts w:hint="cs"/>
          <w:b/>
          <w:spacing w:val="0"/>
          <w:rtl/>
        </w:rPr>
        <w:t xml:space="preserve"> זכתה</w:t>
      </w:r>
    </w:p>
    <w:p w14:paraId="2C242D96" w14:textId="77777777" w:rsidR="00A9406C" w:rsidRPr="00C35A2C" w:rsidRDefault="00A9406C" w:rsidP="00A9406C">
      <w:pPr>
        <w:pStyle w:val="afff5"/>
        <w:rPr>
          <w:b/>
          <w:rtl/>
        </w:rPr>
      </w:pPr>
      <w:r w:rsidRPr="00C35A2C">
        <w:rPr>
          <w:rFonts w:hint="cs"/>
          <w:b/>
          <w:rtl/>
        </w:rPr>
        <w:t>וכך היו כותבין בירושלים שעות.</w:t>
      </w:r>
    </w:p>
    <w:p w14:paraId="02F596A2" w14:textId="77777777" w:rsidR="00A9406C" w:rsidRPr="00786FDB" w:rsidRDefault="00A9406C" w:rsidP="00A9406C">
      <w:pPr>
        <w:pStyle w:val="afff5"/>
        <w:rPr>
          <w:b/>
          <w:spacing w:val="2"/>
          <w:rtl/>
        </w:rPr>
      </w:pPr>
      <w:r w:rsidRPr="00786FDB">
        <w:rPr>
          <w:rFonts w:hint="cs"/>
          <w:b/>
          <w:spacing w:val="2"/>
          <w:rtl/>
        </w:rPr>
        <w:t>היו כולן יוצאות בשעה אחת, ואין שם אלא מנה - חולקות בשוה.</w:t>
      </w:r>
    </w:p>
    <w:p w14:paraId="22A06EBD" w14:textId="77777777" w:rsidR="00A9406C" w:rsidRDefault="00A9406C" w:rsidP="003156E1">
      <w:pPr>
        <w:pStyle w:val="aff9"/>
        <w:rPr>
          <w:rtl/>
        </w:rPr>
      </w:pPr>
      <w:r w:rsidRPr="003156E1">
        <w:rPr>
          <w:rFonts w:hint="cs"/>
          <w:rtl/>
        </w:rPr>
        <w:t>׹</w:t>
      </w:r>
    </w:p>
    <w:p w14:paraId="7FC510BD" w14:textId="77777777" w:rsidR="00A9406C" w:rsidRDefault="00A9406C" w:rsidP="00E26091">
      <w:pPr>
        <w:pStyle w:val="afff"/>
        <w:framePr w:wrap="around"/>
        <w:rPr>
          <w:rtl/>
        </w:rPr>
      </w:pPr>
      <w:bookmarkStart w:id="726" w:name="_Toc119353518"/>
      <w:r w:rsidRPr="00C35A2C">
        <w:rPr>
          <w:rFonts w:hint="cs"/>
          <w:rtl/>
        </w:rPr>
        <w:t>צד.</w:t>
      </w:r>
      <w:bookmarkEnd w:id="726"/>
    </w:p>
    <w:p w14:paraId="1A529194" w14:textId="1AD4D6F6" w:rsidR="00497CAF" w:rsidRDefault="00A9406C" w:rsidP="00A9406C">
      <w:pPr>
        <w:rPr>
          <w:rFonts w:ascii="Fb Fontext" w:hAnsi="Fb Fontext"/>
          <w:sz w:val="32"/>
          <w:rtl/>
        </w:rPr>
      </w:pPr>
      <w:r w:rsidRPr="00786FDB">
        <w:rPr>
          <w:rStyle w:val="affffe"/>
          <w:rFonts w:hint="cs"/>
          <w:rtl/>
        </w:rPr>
        <w:t>א. שמואל:</w:t>
      </w:r>
      <w:r w:rsidR="00786FDB">
        <w:rPr>
          <w:rStyle w:val="affffe"/>
          <w:rFonts w:hint="cs"/>
          <w:rtl/>
        </w:rPr>
        <w:t xml:space="preserve"> </w:t>
      </w:r>
      <w:r w:rsidRPr="00786FDB">
        <w:rPr>
          <w:rStyle w:val="affffe"/>
          <w:rFonts w:hint="cs"/>
          <w:rtl/>
        </w:rPr>
        <w:t>חלקו</w:t>
      </w:r>
      <w:r w:rsidRPr="00C35A2C">
        <w:rPr>
          <w:rFonts w:ascii="Fb Fontext" w:hAnsi="Fb Fontext" w:hint="cs"/>
          <w:sz w:val="32"/>
          <w:rtl/>
        </w:rPr>
        <w:t xml:space="preserve"> ב</w:t>
      </w:r>
      <w:r w:rsidRPr="00C35A2C">
        <w:rPr>
          <w:rFonts w:ascii="Fb Fontext" w:hAnsi="Fb Fontext"/>
          <w:sz w:val="32"/>
          <w:rtl/>
        </w:rPr>
        <w:t xml:space="preserve">שנמצאת אחת מהן שדה שאינה שלו, </w:t>
      </w:r>
    </w:p>
    <w:p w14:paraId="46202FD3" w14:textId="6512B910" w:rsidR="00A9406C" w:rsidRDefault="00A9406C" w:rsidP="00497CAF">
      <w:pPr>
        <w:ind w:left="793" w:firstLine="57"/>
        <w:rPr>
          <w:rFonts w:ascii="Fb Fontext" w:hAnsi="Fb Fontext"/>
          <w:sz w:val="32"/>
          <w:rtl/>
        </w:rPr>
      </w:pPr>
      <w:r w:rsidRPr="00C35A2C">
        <w:rPr>
          <w:rFonts w:ascii="Fb Fontext" w:hAnsi="Fb Fontext"/>
          <w:sz w:val="32"/>
          <w:rtl/>
        </w:rPr>
        <w:t>ובבע"</w:t>
      </w:r>
      <w:r w:rsidRPr="00C35A2C">
        <w:rPr>
          <w:rFonts w:ascii="Fb Fontext" w:hAnsi="Fb Fontext" w:hint="cs"/>
          <w:sz w:val="32"/>
          <w:rtl/>
        </w:rPr>
        <w:t>ח</w:t>
      </w:r>
      <w:r w:rsidRPr="00C35A2C">
        <w:rPr>
          <w:rFonts w:ascii="Fb Fontext" w:hAnsi="Fb Fontext"/>
          <w:sz w:val="32"/>
          <w:rtl/>
        </w:rPr>
        <w:t xml:space="preserve"> מאוחר שקדם וגבה</w:t>
      </w:r>
      <w:r w:rsidR="00B909D8">
        <w:rPr>
          <w:rFonts w:ascii="Fb Fontext" w:hAnsi="Fb Fontext" w:hint="cs"/>
          <w:sz w:val="32"/>
          <w:rtl/>
        </w:rPr>
        <w:t>,</w:t>
      </w:r>
    </w:p>
    <w:p w14:paraId="5BD79395" w14:textId="77777777" w:rsidR="00A9406C" w:rsidRPr="00C54C7E" w:rsidRDefault="00A9406C" w:rsidP="00497CAF">
      <w:pPr>
        <w:ind w:firstLine="0"/>
        <w:rPr>
          <w:rtl/>
        </w:rPr>
      </w:pPr>
      <w:r w:rsidRPr="00786FDB">
        <w:rPr>
          <w:rStyle w:val="affffe"/>
          <w:rFonts w:hint="cs"/>
          <w:rtl/>
        </w:rPr>
        <w:t>ל</w:t>
      </w:r>
      <w:r w:rsidRPr="00786FDB">
        <w:rPr>
          <w:rStyle w:val="affffe"/>
          <w:rtl/>
        </w:rPr>
        <w:t>ת"ק:</w:t>
      </w:r>
      <w:r w:rsidRPr="00C35A2C">
        <w:rPr>
          <w:rtl/>
        </w:rPr>
        <w:t xml:space="preserve"> מה שגבה לא גבה, ו</w:t>
      </w:r>
      <w:r w:rsidRPr="00C35A2C">
        <w:rPr>
          <w:rFonts w:hint="cs"/>
          <w:rtl/>
        </w:rPr>
        <w:t>ל</w:t>
      </w:r>
      <w:r w:rsidRPr="00C35A2C">
        <w:rPr>
          <w:rtl/>
        </w:rPr>
        <w:t>בן ננס: מה שגבה גבה.</w:t>
      </w:r>
    </w:p>
    <w:p w14:paraId="7845A47A" w14:textId="77777777" w:rsidR="00A9406C" w:rsidRPr="00CA7D65" w:rsidRDefault="00A9406C" w:rsidP="00786FDB">
      <w:pPr>
        <w:rPr>
          <w:spacing w:val="-4"/>
          <w:rtl/>
        </w:rPr>
      </w:pPr>
      <w:r w:rsidRPr="00CA7D65">
        <w:rPr>
          <w:rStyle w:val="affffe"/>
          <w:rFonts w:hint="cs"/>
          <w:spacing w:val="-4"/>
          <w:rtl/>
        </w:rPr>
        <w:t>ב. רנב</w:t>
      </w:r>
      <w:r w:rsidRPr="00CA7D65">
        <w:rPr>
          <w:rStyle w:val="affffe"/>
          <w:spacing w:val="-4"/>
          <w:rtl/>
        </w:rPr>
        <w:t>"</w:t>
      </w:r>
      <w:r w:rsidRPr="00CA7D65">
        <w:rPr>
          <w:rStyle w:val="affffe"/>
          <w:rFonts w:hint="cs"/>
          <w:spacing w:val="-4"/>
          <w:rtl/>
        </w:rPr>
        <w:t>א</w:t>
      </w:r>
      <w:r w:rsidRPr="00CA7D65">
        <w:rPr>
          <w:rStyle w:val="affffe"/>
          <w:spacing w:val="-4"/>
          <w:rtl/>
        </w:rPr>
        <w:t xml:space="preserve">: </w:t>
      </w:r>
      <w:r w:rsidRPr="00CA7D65">
        <w:rPr>
          <w:rStyle w:val="affffe"/>
          <w:rFonts w:hint="cs"/>
          <w:spacing w:val="-4"/>
          <w:rtl/>
        </w:rPr>
        <w:t>לכו</w:t>
      </w:r>
      <w:r w:rsidRPr="00CA7D65">
        <w:rPr>
          <w:rStyle w:val="affffe"/>
          <w:spacing w:val="-4"/>
          <w:rtl/>
        </w:rPr>
        <w:t>"</w:t>
      </w:r>
      <w:r w:rsidRPr="00CA7D65">
        <w:rPr>
          <w:rStyle w:val="affffe"/>
          <w:rFonts w:hint="cs"/>
          <w:spacing w:val="-4"/>
          <w:rtl/>
        </w:rPr>
        <w:t xml:space="preserve">ע </w:t>
      </w:r>
      <w:r w:rsidRPr="00CA7D65">
        <w:rPr>
          <w:spacing w:val="-4"/>
          <w:rtl/>
        </w:rPr>
        <w:t xml:space="preserve">מה שגבה לא גבה, </w:t>
      </w:r>
      <w:r w:rsidRPr="00CA7D65">
        <w:rPr>
          <w:rStyle w:val="affffe"/>
          <w:spacing w:val="-4"/>
          <w:rtl/>
        </w:rPr>
        <w:t xml:space="preserve">וכאן </w:t>
      </w:r>
      <w:r w:rsidRPr="00CA7D65">
        <w:rPr>
          <w:rStyle w:val="affffe"/>
          <w:rFonts w:hint="cs"/>
          <w:spacing w:val="-4"/>
          <w:rtl/>
        </w:rPr>
        <w:t xml:space="preserve">חלקו </w:t>
      </w:r>
      <w:r w:rsidRPr="00CA7D65">
        <w:rPr>
          <w:rFonts w:hint="cs"/>
          <w:spacing w:val="-4"/>
          <w:rtl/>
        </w:rPr>
        <w:t>אי חיישי' ש</w:t>
      </w:r>
      <w:r w:rsidRPr="00CA7D65">
        <w:rPr>
          <w:spacing w:val="-4"/>
          <w:rtl/>
        </w:rPr>
        <w:t>מא תכסיף</w:t>
      </w:r>
    </w:p>
    <w:p w14:paraId="22C3C4FF" w14:textId="2EBC270C" w:rsidR="00A9406C" w:rsidRPr="00CA7D65" w:rsidRDefault="00A9406C" w:rsidP="00A9406C">
      <w:pPr>
        <w:rPr>
          <w:rFonts w:ascii="Fb Fontext" w:hAnsi="Fb Fontext"/>
          <w:spacing w:val="-8"/>
          <w:rtl/>
        </w:rPr>
      </w:pPr>
      <w:r w:rsidRPr="00CA7D65">
        <w:rPr>
          <w:rStyle w:val="affffe"/>
          <w:rFonts w:hint="cs"/>
          <w:spacing w:val="-8"/>
          <w:rtl/>
        </w:rPr>
        <w:t xml:space="preserve">ג. </w:t>
      </w:r>
      <w:r w:rsidRPr="00CA7D65">
        <w:rPr>
          <w:rStyle w:val="affffe"/>
          <w:spacing w:val="-8"/>
          <w:rtl/>
        </w:rPr>
        <w:t xml:space="preserve">אביי: </w:t>
      </w:r>
      <w:r w:rsidRPr="00CA7D65">
        <w:rPr>
          <w:rStyle w:val="affffe"/>
          <w:rFonts w:hint="cs"/>
          <w:spacing w:val="-8"/>
          <w:rtl/>
        </w:rPr>
        <w:t>חלקו ב</w:t>
      </w:r>
      <w:r w:rsidRPr="00CA7D65">
        <w:rPr>
          <w:rStyle w:val="affffe"/>
          <w:spacing w:val="-8"/>
          <w:rtl/>
        </w:rPr>
        <w:t xml:space="preserve">דאביי קשישא </w:t>
      </w:r>
      <w:r w:rsidRPr="00CA7D65">
        <w:rPr>
          <w:rStyle w:val="affffe"/>
          <w:rFonts w:hint="cs"/>
          <w:spacing w:val="-8"/>
          <w:rtl/>
        </w:rPr>
        <w:t>דתני</w:t>
      </w:r>
      <w:r w:rsidRPr="00CA7D65">
        <w:rPr>
          <w:rStyle w:val="affffe"/>
          <w:spacing w:val="-8"/>
          <w:rtl/>
        </w:rPr>
        <w:t xml:space="preserve">: </w:t>
      </w:r>
      <w:r w:rsidRPr="00CA7D65">
        <w:rPr>
          <w:rFonts w:ascii="Fb Fontext" w:hAnsi="Fb Fontext"/>
          <w:spacing w:val="-8"/>
          <w:rtl/>
        </w:rPr>
        <w:t>יתומים שאמרו גדולים ואין צ"ל קטנים,</w:t>
      </w:r>
    </w:p>
    <w:p w14:paraId="4B693B09" w14:textId="77777777" w:rsidR="00A9406C" w:rsidRPr="00C35A2C" w:rsidRDefault="00A9406C" w:rsidP="00A9406C">
      <w:pPr>
        <w:ind w:firstLine="0"/>
        <w:rPr>
          <w:rFonts w:ascii="Fb Fontext" w:hAnsi="Fb Fontext" w:cs="Guttman Vilna"/>
          <w:b/>
          <w:bCs/>
          <w:rtl/>
        </w:rPr>
      </w:pPr>
      <w:r w:rsidRPr="00786FDB">
        <w:rPr>
          <w:rStyle w:val="affffe"/>
          <w:rFonts w:hint="cs"/>
          <w:rtl/>
        </w:rPr>
        <w:t>ל</w:t>
      </w:r>
      <w:r w:rsidRPr="00786FDB">
        <w:rPr>
          <w:rStyle w:val="affffe"/>
          <w:rtl/>
        </w:rPr>
        <w:t xml:space="preserve">ת"ק </w:t>
      </w:r>
      <w:r>
        <w:rPr>
          <w:rFonts w:ascii="Fb Fontext" w:hAnsi="Fb Fontext"/>
          <w:rtl/>
        </w:rPr>
        <w:t>אין לו</w:t>
      </w:r>
      <w:r w:rsidRPr="00C35A2C">
        <w:rPr>
          <w:rFonts w:ascii="Fb Fontext" w:hAnsi="Fb Fontext" w:hint="cs"/>
          <w:rtl/>
        </w:rPr>
        <w:t xml:space="preserve"> דאביי קשישא,</w:t>
      </w:r>
      <w:r w:rsidRPr="00C35A2C">
        <w:rPr>
          <w:rFonts w:ascii="Fb Fontext" w:hAnsi="Fb Fontext"/>
          <w:rtl/>
        </w:rPr>
        <w:t xml:space="preserve"> ובן ננס </w:t>
      </w:r>
      <w:r>
        <w:rPr>
          <w:rFonts w:ascii="Fb Fontext" w:hAnsi="Fb Fontext"/>
          <w:rtl/>
        </w:rPr>
        <w:t xml:space="preserve">יש לו </w:t>
      </w:r>
      <w:r w:rsidRPr="00C35A2C">
        <w:rPr>
          <w:rFonts w:ascii="Fb Fontext" w:hAnsi="Fb Fontext" w:hint="cs"/>
          <w:rtl/>
        </w:rPr>
        <w:t>.</w:t>
      </w:r>
    </w:p>
    <w:p w14:paraId="75674470" w14:textId="797379A3" w:rsidR="00A9406C" w:rsidRPr="00C35A2C" w:rsidRDefault="00A9406C" w:rsidP="00786FDB">
      <w:pPr>
        <w:rPr>
          <w:rFonts w:ascii="Fb Fontext" w:hAnsi="Fb Fontext" w:cs="Guttman Vilna"/>
          <w:b/>
          <w:bCs/>
          <w:rtl/>
        </w:rPr>
      </w:pPr>
      <w:r w:rsidRPr="00786FDB">
        <w:rPr>
          <w:rStyle w:val="affffe"/>
          <w:rtl/>
        </w:rPr>
        <w:lastRenderedPageBreak/>
        <w:t xml:space="preserve">• </w:t>
      </w:r>
      <w:r w:rsidRPr="00786FDB">
        <w:rPr>
          <w:rStyle w:val="affffe"/>
          <w:rFonts w:hint="cs"/>
          <w:rtl/>
        </w:rPr>
        <w:t>ר</w:t>
      </w:r>
      <w:r w:rsidRPr="00786FDB">
        <w:rPr>
          <w:rStyle w:val="affffe"/>
          <w:rtl/>
        </w:rPr>
        <w:t>"</w:t>
      </w:r>
      <w:r w:rsidRPr="00786FDB">
        <w:rPr>
          <w:rStyle w:val="affffe"/>
          <w:rFonts w:hint="cs"/>
          <w:rtl/>
        </w:rPr>
        <w:t>ה</w:t>
      </w:r>
      <w:r w:rsidRPr="00786FDB">
        <w:rPr>
          <w:rStyle w:val="affffe"/>
          <w:rtl/>
        </w:rPr>
        <w:t xml:space="preserve">: </w:t>
      </w:r>
      <w:r w:rsidRPr="00C35A2C">
        <w:rPr>
          <w:rFonts w:ascii="Fb Fontext" w:hAnsi="Fb Fontext"/>
          <w:sz w:val="32"/>
          <w:rtl/>
        </w:rPr>
        <w:t xml:space="preserve">הני תרי אחי ותרי שותפי </w:t>
      </w:r>
      <w:r>
        <w:rPr>
          <w:rFonts w:ascii="Fb Fontext" w:hAnsi="Fb Fontext" w:hint="cs"/>
          <w:sz w:val="32"/>
          <w:rtl/>
        </w:rPr>
        <w:t>דיש</w:t>
      </w:r>
      <w:r>
        <w:rPr>
          <w:rFonts w:ascii="Fb Fontext" w:hAnsi="Fb Fontext"/>
          <w:sz w:val="32"/>
          <w:rtl/>
        </w:rPr>
        <w:t xml:space="preserve"> לה</w:t>
      </w:r>
      <w:r>
        <w:rPr>
          <w:rFonts w:ascii="Fb Fontext" w:hAnsi="Fb Fontext" w:hint="cs"/>
          <w:sz w:val="32"/>
          <w:rtl/>
        </w:rPr>
        <w:t>ם</w:t>
      </w:r>
      <w:r w:rsidRPr="00C35A2C">
        <w:rPr>
          <w:rFonts w:ascii="Fb Fontext" w:hAnsi="Fb Fontext"/>
          <w:sz w:val="32"/>
          <w:rtl/>
        </w:rPr>
        <w:t xml:space="preserve"> די</w:t>
      </w:r>
      <w:r>
        <w:rPr>
          <w:rFonts w:ascii="Fb Fontext" w:hAnsi="Fb Fontext" w:hint="cs"/>
          <w:sz w:val="32"/>
          <w:rtl/>
        </w:rPr>
        <w:t>ן</w:t>
      </w:r>
      <w:r w:rsidRPr="00C35A2C">
        <w:rPr>
          <w:rFonts w:ascii="Fb Fontext" w:hAnsi="Fb Fontext"/>
          <w:sz w:val="32"/>
          <w:rtl/>
        </w:rPr>
        <w:t xml:space="preserve"> </w:t>
      </w:r>
      <w:r>
        <w:rPr>
          <w:rFonts w:ascii="Fb Fontext" w:hAnsi="Fb Fontext" w:hint="cs"/>
          <w:sz w:val="32"/>
          <w:rtl/>
        </w:rPr>
        <w:t>עם</w:t>
      </w:r>
      <w:r w:rsidRPr="00C35A2C">
        <w:rPr>
          <w:rFonts w:ascii="Fb Fontext" w:hAnsi="Fb Fontext"/>
          <w:sz w:val="32"/>
          <w:rtl/>
        </w:rPr>
        <w:t xml:space="preserve"> </w:t>
      </w:r>
      <w:r>
        <w:rPr>
          <w:rFonts w:ascii="Fb Fontext" w:hAnsi="Fb Fontext" w:hint="cs"/>
          <w:sz w:val="32"/>
          <w:rtl/>
        </w:rPr>
        <w:t>א</w:t>
      </w:r>
      <w:r w:rsidRPr="00C35A2C">
        <w:rPr>
          <w:rFonts w:ascii="Fb Fontext" w:hAnsi="Fb Fontext"/>
          <w:sz w:val="32"/>
          <w:rtl/>
        </w:rPr>
        <w:t>חד, ו</w:t>
      </w:r>
      <w:r w:rsidR="00786FDB">
        <w:rPr>
          <w:rFonts w:ascii="Fb Fontext" w:hAnsi="Fb Fontext" w:hint="cs"/>
          <w:sz w:val="32"/>
          <w:rtl/>
        </w:rPr>
        <w:t xml:space="preserve">הלך חד מהם </w:t>
      </w:r>
      <w:r w:rsidRPr="00C35A2C">
        <w:rPr>
          <w:rFonts w:ascii="Fb Fontext" w:hAnsi="Fb Fontext"/>
          <w:sz w:val="32"/>
          <w:rtl/>
        </w:rPr>
        <w:t>בהדיה לדינא,</w:t>
      </w:r>
      <w:r w:rsidR="00786FDB">
        <w:rPr>
          <w:rFonts w:ascii="Fb Fontext" w:hAnsi="Fb Fontext" w:hint="cs"/>
          <w:sz w:val="32"/>
          <w:rtl/>
        </w:rPr>
        <w:t xml:space="preserve"> </w:t>
      </w:r>
      <w:r w:rsidR="00786FDB">
        <w:rPr>
          <w:rFonts w:ascii="Fb Fontext" w:hAnsi="Fb Fontext" w:hint="cs"/>
          <w:rtl/>
        </w:rPr>
        <w:t>אין השני</w:t>
      </w:r>
      <w:r w:rsidRPr="00C35A2C">
        <w:rPr>
          <w:rFonts w:ascii="Fb Fontext" w:hAnsi="Fb Fontext"/>
          <w:rtl/>
        </w:rPr>
        <w:t xml:space="preserve"> </w:t>
      </w:r>
      <w:r w:rsidR="00786FDB">
        <w:rPr>
          <w:rFonts w:ascii="Fb Fontext" w:hAnsi="Fb Fontext" w:hint="cs"/>
          <w:rtl/>
        </w:rPr>
        <w:t xml:space="preserve">יכול </w:t>
      </w:r>
      <w:r w:rsidRPr="00C35A2C">
        <w:rPr>
          <w:rFonts w:ascii="Fb Fontext" w:hAnsi="Fb Fontext"/>
          <w:rtl/>
        </w:rPr>
        <w:t>ל</w:t>
      </w:r>
      <w:r>
        <w:rPr>
          <w:rFonts w:ascii="Fb Fontext" w:hAnsi="Fb Fontext" w:hint="cs"/>
          <w:rtl/>
        </w:rPr>
        <w:t xml:space="preserve">ומר, </w:t>
      </w:r>
      <w:r w:rsidRPr="00C35A2C">
        <w:rPr>
          <w:rFonts w:ascii="Fb Fontext" w:hAnsi="Fb Fontext"/>
          <w:rtl/>
        </w:rPr>
        <w:t>את לאו בעל דברים דידי את, אלא שליחות</w:t>
      </w:r>
      <w:r w:rsidR="00786FDB">
        <w:rPr>
          <w:rFonts w:ascii="Fb Fontext" w:hAnsi="Fb Fontext" w:hint="cs"/>
          <w:rtl/>
        </w:rPr>
        <w:t>ו</w:t>
      </w:r>
      <w:r w:rsidRPr="00C35A2C">
        <w:rPr>
          <w:rFonts w:ascii="Fb Fontext" w:hAnsi="Fb Fontext"/>
          <w:rtl/>
        </w:rPr>
        <w:t xml:space="preserve"> עבד.</w:t>
      </w:r>
    </w:p>
    <w:p w14:paraId="15B96870" w14:textId="4629EBAF" w:rsidR="00A9406C" w:rsidRPr="00786FDB" w:rsidRDefault="00A9406C" w:rsidP="00A9406C">
      <w:pPr>
        <w:rPr>
          <w:rFonts w:ascii="Fb Fontext" w:hAnsi="Fb Fontext"/>
          <w:spacing w:val="-4"/>
          <w:rtl/>
        </w:rPr>
      </w:pPr>
      <w:r w:rsidRPr="00786FDB">
        <w:rPr>
          <w:rStyle w:val="affffe"/>
          <w:spacing w:val="-4"/>
          <w:rtl/>
        </w:rPr>
        <w:t xml:space="preserve">• אקלע ר"נ לסורא, </w:t>
      </w:r>
      <w:r w:rsidRPr="00786FDB">
        <w:rPr>
          <w:rStyle w:val="affffe"/>
          <w:rFonts w:hint="cs"/>
          <w:spacing w:val="-4"/>
          <w:rtl/>
        </w:rPr>
        <w:t xml:space="preserve">ושאלוהו </w:t>
      </w:r>
      <w:r w:rsidRPr="00786FDB">
        <w:rPr>
          <w:rFonts w:ascii="Fb Fontext" w:hAnsi="Fb Fontext" w:hint="cs"/>
          <w:spacing w:val="-4"/>
          <w:sz w:val="32"/>
          <w:rtl/>
        </w:rPr>
        <w:t>איך הדין בכה</w:t>
      </w:r>
      <w:r w:rsidRPr="00786FDB">
        <w:rPr>
          <w:rFonts w:ascii="Fb Fontext" w:hAnsi="Fb Fontext"/>
          <w:spacing w:val="-4"/>
          <w:sz w:val="32"/>
          <w:rtl/>
        </w:rPr>
        <w:t>"</w:t>
      </w:r>
      <w:r w:rsidRPr="00786FDB">
        <w:rPr>
          <w:rFonts w:ascii="Fb Fontext" w:hAnsi="Fb Fontext" w:hint="cs"/>
          <w:spacing w:val="-4"/>
          <w:sz w:val="32"/>
          <w:rtl/>
        </w:rPr>
        <w:t>ג</w:t>
      </w:r>
      <w:r w:rsidRPr="00786FDB">
        <w:rPr>
          <w:rFonts w:ascii="Fb Fontext" w:hAnsi="Fb Fontext"/>
          <w:spacing w:val="-4"/>
          <w:sz w:val="32"/>
          <w:rtl/>
        </w:rPr>
        <w:t xml:space="preserve"> </w:t>
      </w:r>
      <w:r w:rsidRPr="00786FDB">
        <w:rPr>
          <w:rStyle w:val="affffe"/>
          <w:spacing w:val="-4"/>
          <w:rtl/>
        </w:rPr>
        <w:t>–</w:t>
      </w:r>
      <w:r w:rsidRPr="00786FDB">
        <w:rPr>
          <w:rStyle w:val="affffe"/>
          <w:rFonts w:hint="cs"/>
          <w:spacing w:val="-4"/>
          <w:rtl/>
        </w:rPr>
        <w:t xml:space="preserve"> א</w:t>
      </w:r>
      <w:r w:rsidRPr="00786FDB">
        <w:rPr>
          <w:rStyle w:val="affffe"/>
          <w:spacing w:val="-4"/>
          <w:rtl/>
        </w:rPr>
        <w:t>"</w:t>
      </w:r>
      <w:r w:rsidRPr="00786FDB">
        <w:rPr>
          <w:rStyle w:val="affffe"/>
          <w:rFonts w:hint="cs"/>
          <w:spacing w:val="-4"/>
          <w:rtl/>
        </w:rPr>
        <w:t>ל</w:t>
      </w:r>
      <w:r w:rsidRPr="00786FDB">
        <w:rPr>
          <w:rStyle w:val="affffe"/>
          <w:spacing w:val="-4"/>
          <w:rtl/>
        </w:rPr>
        <w:t xml:space="preserve"> מתני' היא:</w:t>
      </w:r>
      <w:r w:rsidRPr="00786FDB">
        <w:rPr>
          <w:rFonts w:ascii="Fb Fontext" w:hAnsi="Fb Fontext"/>
          <w:spacing w:val="-4"/>
          <w:sz w:val="32"/>
          <w:rtl/>
        </w:rPr>
        <w:t xml:space="preserve"> הראשונה נשבעת לשניה, ושניה לשלישית, ושלישית לרביעית, ואילו ראשונה לשלישית לא קתני, </w:t>
      </w:r>
      <w:r w:rsidR="00786FDB" w:rsidRPr="00786FDB">
        <w:rPr>
          <w:rFonts w:ascii="Fb Fontext" w:hAnsi="Fb Fontext" w:hint="cs"/>
          <w:spacing w:val="-4"/>
          <w:sz w:val="32"/>
          <w:rtl/>
        </w:rPr>
        <w:t>-</w:t>
      </w:r>
      <w:r w:rsidRPr="00786FDB">
        <w:rPr>
          <w:rFonts w:ascii="Fb Fontext" w:hAnsi="Fb Fontext"/>
          <w:spacing w:val="-4"/>
          <w:sz w:val="32"/>
          <w:rtl/>
        </w:rPr>
        <w:t>משום דשליחותה ע</w:t>
      </w:r>
      <w:r w:rsidR="00786FDB" w:rsidRPr="00786FDB">
        <w:rPr>
          <w:rFonts w:ascii="Fb Fontext" w:hAnsi="Fb Fontext" w:hint="cs"/>
          <w:spacing w:val="-4"/>
          <w:sz w:val="32"/>
          <w:rtl/>
        </w:rPr>
        <w:t>ושה</w:t>
      </w:r>
      <w:r w:rsidRPr="00786FDB">
        <w:rPr>
          <w:rFonts w:ascii="Fb Fontext" w:hAnsi="Fb Fontext"/>
          <w:spacing w:val="-4"/>
          <w:sz w:val="32"/>
          <w:rtl/>
        </w:rPr>
        <w:t>.</w:t>
      </w:r>
    </w:p>
    <w:p w14:paraId="04E84BF6" w14:textId="35CEE669" w:rsidR="00A9406C" w:rsidRPr="00C35A2C" w:rsidRDefault="00A9406C" w:rsidP="00786FDB">
      <w:pPr>
        <w:rPr>
          <w:rFonts w:ascii="Fb Fontext" w:hAnsi="Fb Fontext"/>
          <w:rtl/>
        </w:rPr>
      </w:pPr>
      <w:r w:rsidRPr="00786FDB">
        <w:rPr>
          <w:rStyle w:val="affffe"/>
          <w:rFonts w:hint="cs"/>
          <w:rtl/>
        </w:rPr>
        <w:t>ודחוהו</w:t>
      </w:r>
      <w:r w:rsidR="00786FDB">
        <w:rPr>
          <w:rStyle w:val="affffe"/>
          <w:rFonts w:hint="cs"/>
          <w:rtl/>
        </w:rPr>
        <w:t>:</w:t>
      </w:r>
      <w:r w:rsidRPr="00786FDB">
        <w:rPr>
          <w:rStyle w:val="affffe"/>
          <w:rFonts w:hint="cs"/>
          <w:rtl/>
        </w:rPr>
        <w:t xml:space="preserve"> </w:t>
      </w:r>
      <w:r w:rsidRPr="00C35A2C">
        <w:rPr>
          <w:rFonts w:ascii="Fb Fontext" w:hAnsi="Fb Fontext" w:hint="cs"/>
          <w:rtl/>
        </w:rPr>
        <w:t>ד</w:t>
      </w:r>
      <w:r>
        <w:rPr>
          <w:rFonts w:ascii="Fb Fontext" w:hAnsi="Fb Fontext"/>
          <w:rtl/>
        </w:rPr>
        <w:t>שם</w:t>
      </w:r>
      <w:r w:rsidRPr="00C35A2C">
        <w:rPr>
          <w:rFonts w:ascii="Fb Fontext" w:hAnsi="Fb Fontext"/>
          <w:rtl/>
        </w:rPr>
        <w:t xml:space="preserve"> שבועה לאחד ושבועה למאה,</w:t>
      </w:r>
      <w:r w:rsidRPr="00786FDB">
        <w:rPr>
          <w:rStyle w:val="affffe"/>
          <w:rtl/>
        </w:rPr>
        <w:t xml:space="preserve"> </w:t>
      </w:r>
      <w:r w:rsidRPr="00786FDB">
        <w:rPr>
          <w:rStyle w:val="affffe"/>
          <w:rFonts w:hint="cs"/>
          <w:rtl/>
        </w:rPr>
        <w:t>ו</w:t>
      </w:r>
      <w:r w:rsidRPr="00786FDB">
        <w:rPr>
          <w:rStyle w:val="affffe"/>
          <w:rtl/>
        </w:rPr>
        <w:t xml:space="preserve">כאן אמר: </w:t>
      </w:r>
      <w:r w:rsidRPr="00C35A2C">
        <w:rPr>
          <w:rFonts w:ascii="Fb Fontext" w:hAnsi="Fb Fontext"/>
          <w:rtl/>
        </w:rPr>
        <w:t xml:space="preserve">אילו </w:t>
      </w:r>
      <w:r w:rsidR="00786FDB">
        <w:rPr>
          <w:rFonts w:ascii="Fb Fontext" w:hAnsi="Fb Fontext" w:hint="cs"/>
          <w:rtl/>
        </w:rPr>
        <w:t>אני הייתי טוען יותר</w:t>
      </w:r>
      <w:r w:rsidRPr="00C35A2C">
        <w:rPr>
          <w:rFonts w:ascii="Fb Fontext" w:hAnsi="Fb Fontext"/>
          <w:rtl/>
        </w:rPr>
        <w:t>.</w:t>
      </w:r>
    </w:p>
    <w:p w14:paraId="5EB6C37A" w14:textId="77777777" w:rsidR="00A9406C" w:rsidRPr="00730169" w:rsidRDefault="00A9406C" w:rsidP="00A9406C">
      <w:pPr>
        <w:rPr>
          <w:rFonts w:ascii="Fb Fontext" w:hAnsi="Fb Fontext"/>
          <w:spacing w:val="-2"/>
          <w:rtl/>
        </w:rPr>
      </w:pPr>
      <w:r w:rsidRPr="00786FDB">
        <w:rPr>
          <w:rStyle w:val="affffe"/>
          <w:rtl/>
        </w:rPr>
        <w:t>ולא אמרן</w:t>
      </w:r>
      <w:r w:rsidRPr="00730169">
        <w:rPr>
          <w:rFonts w:ascii="Fb Fontext" w:hAnsi="Fb Fontext"/>
          <w:spacing w:val="-2"/>
          <w:rtl/>
        </w:rPr>
        <w:t xml:space="preserve"> אלא </w:t>
      </w:r>
      <w:r w:rsidRPr="00730169">
        <w:rPr>
          <w:rFonts w:ascii="Fb Fontext" w:hAnsi="Fb Fontext" w:hint="cs"/>
          <w:spacing w:val="-2"/>
          <w:rtl/>
        </w:rPr>
        <w:t>שלא נמצא בעיר אבל בנמצא בעיר היה לו להגיע</w:t>
      </w:r>
    </w:p>
    <w:p w14:paraId="2476187B" w14:textId="77777777" w:rsidR="00A9406C" w:rsidRPr="00C35A2C" w:rsidRDefault="00A9406C" w:rsidP="00E26091">
      <w:pPr>
        <w:pStyle w:val="afff"/>
        <w:framePr w:wrap="around"/>
        <w:rPr>
          <w:rtl/>
        </w:rPr>
      </w:pPr>
      <w:bookmarkStart w:id="727" w:name="_Toc119353519"/>
      <w:r w:rsidRPr="00C35A2C">
        <w:rPr>
          <w:rFonts w:hint="cs"/>
          <w:rtl/>
        </w:rPr>
        <w:t>צד:</w:t>
      </w:r>
      <w:bookmarkEnd w:id="727"/>
    </w:p>
    <w:p w14:paraId="57269589" w14:textId="24AEB550" w:rsidR="00E268F4" w:rsidRPr="008C28D0" w:rsidRDefault="00A9406C" w:rsidP="00F1680A">
      <w:pPr>
        <w:pStyle w:val="affffb"/>
        <w:rPr>
          <w:spacing w:val="0"/>
          <w:rtl/>
        </w:rPr>
      </w:pPr>
      <w:bookmarkStart w:id="728" w:name="_Toc119353520"/>
      <w:r w:rsidRPr="008C28D0">
        <w:rPr>
          <w:spacing w:val="0"/>
          <w:rtl/>
        </w:rPr>
        <w:t>אתמר: ב' שטרות היוצאים ביום אחד</w:t>
      </w:r>
      <w:r w:rsidR="00E268F4" w:rsidRPr="008C28D0">
        <w:rPr>
          <w:spacing w:val="0"/>
          <w:rtl/>
        </w:rPr>
        <w:t>,</w:t>
      </w:r>
      <w:bookmarkEnd w:id="728"/>
    </w:p>
    <w:p w14:paraId="62891628" w14:textId="57EDC189" w:rsidR="00A9406C" w:rsidRPr="00C35A2C" w:rsidRDefault="00A9406C" w:rsidP="00A9406C">
      <w:pPr>
        <w:rPr>
          <w:rFonts w:ascii="Fb Fontext" w:hAnsi="Fb Fontext"/>
          <w:rtl/>
        </w:rPr>
      </w:pPr>
      <w:r w:rsidRPr="00786FDB">
        <w:rPr>
          <w:rStyle w:val="affffe"/>
          <w:rtl/>
        </w:rPr>
        <w:t>רב</w:t>
      </w:r>
      <w:r w:rsidRPr="00C35A2C">
        <w:rPr>
          <w:rFonts w:ascii="Fb Fontext" w:hAnsi="Fb Fontext"/>
          <w:sz w:val="32"/>
          <w:rtl/>
        </w:rPr>
        <w:t>: חולקין,</w:t>
      </w:r>
      <w:r w:rsidRPr="00786FDB">
        <w:rPr>
          <w:rStyle w:val="affffe"/>
          <w:rtl/>
        </w:rPr>
        <w:t xml:space="preserve"> ושמואל</w:t>
      </w:r>
      <w:r w:rsidRPr="00C35A2C">
        <w:rPr>
          <w:rFonts w:ascii="Fb Fontext" w:hAnsi="Fb Fontext"/>
          <w:sz w:val="32"/>
          <w:rtl/>
        </w:rPr>
        <w:t>: שודא דדייני.</w:t>
      </w:r>
    </w:p>
    <w:p w14:paraId="4023E069" w14:textId="7D0A9EF6" w:rsidR="00A9406C" w:rsidRDefault="00A9406C" w:rsidP="00A9406C">
      <w:pPr>
        <w:rPr>
          <w:rFonts w:ascii="Fb Fontext" w:hAnsi="Fb Fontext"/>
          <w:rtl/>
        </w:rPr>
      </w:pPr>
      <w:r w:rsidRPr="00786FDB">
        <w:rPr>
          <w:rStyle w:val="affffe"/>
          <w:rFonts w:hint="cs"/>
          <w:rtl/>
        </w:rPr>
        <w:t xml:space="preserve">רב כר'מ </w:t>
      </w:r>
      <w:r w:rsidRPr="00C35A2C">
        <w:rPr>
          <w:rFonts w:ascii="Fb Fontext" w:hAnsi="Fb Fontext" w:hint="cs"/>
          <w:rtl/>
        </w:rPr>
        <w:t>דעדי חתימה</w:t>
      </w:r>
      <w:r w:rsidR="00786FDB">
        <w:rPr>
          <w:rFonts w:ascii="Fb Fontext" w:hAnsi="Fb Fontext" w:hint="cs"/>
          <w:rtl/>
        </w:rPr>
        <w:t>,</w:t>
      </w:r>
      <w:r w:rsidRPr="00C35A2C">
        <w:rPr>
          <w:rFonts w:ascii="Fb Fontext" w:hAnsi="Fb Fontext" w:hint="cs"/>
          <w:rtl/>
        </w:rPr>
        <w:t xml:space="preserve"> </w:t>
      </w:r>
      <w:r w:rsidRPr="00786FDB">
        <w:rPr>
          <w:rStyle w:val="affffe"/>
          <w:rFonts w:hint="cs"/>
          <w:rtl/>
        </w:rPr>
        <w:t>ושמואל כר</w:t>
      </w:r>
      <w:r w:rsidRPr="00786FDB">
        <w:rPr>
          <w:rStyle w:val="affffe"/>
          <w:rtl/>
        </w:rPr>
        <w:t>"</w:t>
      </w:r>
      <w:r w:rsidRPr="00786FDB">
        <w:rPr>
          <w:rStyle w:val="affffe"/>
          <w:rFonts w:hint="cs"/>
          <w:rtl/>
        </w:rPr>
        <w:t xml:space="preserve">א </w:t>
      </w:r>
      <w:r w:rsidRPr="00C35A2C">
        <w:rPr>
          <w:rFonts w:ascii="Fb Fontext" w:hAnsi="Fb Fontext" w:hint="cs"/>
          <w:rtl/>
        </w:rPr>
        <w:t>דעדי מסירה כרתי</w:t>
      </w:r>
    </w:p>
    <w:p w14:paraId="3B64FADB" w14:textId="2E42C478" w:rsidR="00A9406C" w:rsidRPr="00CA7D65" w:rsidRDefault="00A9406C" w:rsidP="00786FDB">
      <w:pPr>
        <w:rPr>
          <w:rFonts w:ascii="Fb Fontext" w:hAnsi="Fb Fontext" w:cs="Guttman Vilna"/>
          <w:b/>
          <w:bCs/>
          <w:spacing w:val="-4"/>
          <w:sz w:val="32"/>
          <w:rtl/>
        </w:rPr>
      </w:pPr>
      <w:r w:rsidRPr="00CA7D65">
        <w:rPr>
          <w:rStyle w:val="affffe"/>
          <w:rFonts w:hint="cs"/>
          <w:spacing w:val="-4"/>
          <w:rtl/>
        </w:rPr>
        <w:t>ואין לדחות דכו</w:t>
      </w:r>
      <w:r w:rsidRPr="00CA7D65">
        <w:rPr>
          <w:rStyle w:val="affffe"/>
          <w:spacing w:val="-4"/>
          <w:rtl/>
        </w:rPr>
        <w:t>"</w:t>
      </w:r>
      <w:r w:rsidRPr="00CA7D65">
        <w:rPr>
          <w:rStyle w:val="affffe"/>
          <w:rFonts w:hint="cs"/>
          <w:spacing w:val="-4"/>
          <w:rtl/>
        </w:rPr>
        <w:t>ע כר</w:t>
      </w:r>
      <w:r w:rsidRPr="00CA7D65">
        <w:rPr>
          <w:rStyle w:val="affffe"/>
          <w:spacing w:val="-4"/>
          <w:rtl/>
        </w:rPr>
        <w:t>"</w:t>
      </w:r>
      <w:r w:rsidRPr="00CA7D65">
        <w:rPr>
          <w:rStyle w:val="affffe"/>
          <w:rFonts w:hint="cs"/>
          <w:spacing w:val="-4"/>
          <w:rtl/>
        </w:rPr>
        <w:t>א</w:t>
      </w:r>
      <w:r w:rsidR="00786FDB" w:rsidRPr="00CA7D65">
        <w:rPr>
          <w:rStyle w:val="affffe"/>
          <w:rFonts w:hint="cs"/>
          <w:spacing w:val="-4"/>
          <w:rtl/>
        </w:rPr>
        <w:t>:</w:t>
      </w:r>
      <w:r w:rsidRPr="00CA7D65">
        <w:rPr>
          <w:rFonts w:ascii="Fb Fontext" w:hAnsi="Fb Fontext" w:hint="cs"/>
          <w:spacing w:val="-4"/>
          <w:sz w:val="32"/>
          <w:rtl/>
        </w:rPr>
        <w:t xml:space="preserve"> </w:t>
      </w:r>
      <w:r w:rsidRPr="00CA7D65">
        <w:rPr>
          <w:rStyle w:val="affffe"/>
          <w:rFonts w:hint="cs"/>
          <w:spacing w:val="-4"/>
          <w:rtl/>
        </w:rPr>
        <w:t xml:space="preserve">וכאן חלקו </w:t>
      </w:r>
      <w:r w:rsidRPr="00CA7D65">
        <w:rPr>
          <w:rFonts w:ascii="Fb Fontext" w:hAnsi="Fb Fontext" w:hint="cs"/>
          <w:spacing w:val="-4"/>
          <w:sz w:val="32"/>
          <w:rtl/>
        </w:rPr>
        <w:t>אי חלוקה עדיפא על שודא דדייני</w:t>
      </w:r>
      <w:r w:rsidR="00B909D8">
        <w:rPr>
          <w:rFonts w:ascii="Fb Fontext" w:hAnsi="Fb Fontext" w:hint="cs"/>
          <w:spacing w:val="-4"/>
          <w:sz w:val="32"/>
          <w:rtl/>
        </w:rPr>
        <w:t>,</w:t>
      </w:r>
    </w:p>
    <w:p w14:paraId="0115B3E8" w14:textId="766D2E99" w:rsidR="00E268F4" w:rsidRDefault="00A9406C" w:rsidP="00A9406C">
      <w:pPr>
        <w:rPr>
          <w:rFonts w:ascii="Fb Fontext" w:hAnsi="Fb Fontext"/>
          <w:rtl/>
        </w:rPr>
      </w:pPr>
      <w:r w:rsidRPr="00C35A2C">
        <w:rPr>
          <w:rFonts w:ascii="Fb Fontext" w:hAnsi="Fb Fontext" w:hint="cs"/>
          <w:rtl/>
        </w:rPr>
        <w:t>- דא</w:t>
      </w:r>
      <w:r w:rsidRPr="00C35A2C">
        <w:rPr>
          <w:rFonts w:ascii="Fb Fontext" w:hAnsi="Fb Fontext"/>
          <w:rtl/>
        </w:rPr>
        <w:t>"</w:t>
      </w:r>
      <w:r w:rsidRPr="00C35A2C">
        <w:rPr>
          <w:rFonts w:ascii="Fb Fontext" w:hAnsi="Fb Fontext" w:hint="cs"/>
          <w:rtl/>
        </w:rPr>
        <w:t xml:space="preserve">א להעמיד </w:t>
      </w:r>
      <w:r w:rsidRPr="00786FDB">
        <w:rPr>
          <w:rStyle w:val="affffe"/>
          <w:rFonts w:hint="cs"/>
          <w:rtl/>
        </w:rPr>
        <w:t>כר</w:t>
      </w:r>
      <w:r w:rsidRPr="00786FDB">
        <w:rPr>
          <w:rStyle w:val="affffe"/>
          <w:rtl/>
        </w:rPr>
        <w:t>"</w:t>
      </w:r>
      <w:r w:rsidRPr="00786FDB">
        <w:rPr>
          <w:rStyle w:val="affffe"/>
          <w:rFonts w:hint="cs"/>
          <w:rtl/>
        </w:rPr>
        <w:t>א</w:t>
      </w:r>
      <w:r w:rsidR="00786FDB">
        <w:rPr>
          <w:rStyle w:val="affffe"/>
          <w:rFonts w:hint="cs"/>
          <w:rtl/>
        </w:rPr>
        <w:t>,</w:t>
      </w:r>
      <w:r w:rsidRPr="00786FDB">
        <w:rPr>
          <w:rStyle w:val="affffe"/>
          <w:rFonts w:hint="cs"/>
          <w:rtl/>
        </w:rPr>
        <w:t xml:space="preserve"> דאריא</w:t>
      </w:r>
      <w:r w:rsidRPr="00786FDB">
        <w:rPr>
          <w:rStyle w:val="affffe"/>
          <w:rtl/>
        </w:rPr>
        <w:t>"</w:t>
      </w:r>
      <w:r w:rsidRPr="00786FDB">
        <w:rPr>
          <w:rStyle w:val="affffe"/>
          <w:rFonts w:hint="cs"/>
          <w:rtl/>
        </w:rPr>
        <w:t>ר</w:t>
      </w:r>
      <w:r w:rsidR="00786FDB">
        <w:rPr>
          <w:rStyle w:val="affffe"/>
          <w:rFonts w:hint="cs"/>
          <w:rtl/>
        </w:rPr>
        <w:t>:</w:t>
      </w:r>
      <w:r w:rsidRPr="00786FDB">
        <w:rPr>
          <w:rStyle w:val="affffe"/>
          <w:rFonts w:hint="cs"/>
          <w:rtl/>
        </w:rPr>
        <w:t xml:space="preserve"> הלכה כר</w:t>
      </w:r>
      <w:r w:rsidRPr="00786FDB">
        <w:rPr>
          <w:rStyle w:val="affffe"/>
          <w:rtl/>
        </w:rPr>
        <w:t>"</w:t>
      </w:r>
      <w:r w:rsidRPr="00786FDB">
        <w:rPr>
          <w:rStyle w:val="affffe"/>
          <w:rFonts w:hint="cs"/>
          <w:rtl/>
        </w:rPr>
        <w:t>א</w:t>
      </w:r>
      <w:r w:rsidRPr="00C35A2C">
        <w:rPr>
          <w:rFonts w:ascii="Fb Fontext" w:hAnsi="Fb Fontext" w:hint="cs"/>
          <w:rtl/>
        </w:rPr>
        <w:t xml:space="preserve"> בגיטין</w:t>
      </w:r>
      <w:r w:rsidR="00E268F4">
        <w:rPr>
          <w:rFonts w:ascii="Fb Fontext" w:hAnsi="Fb Fontext" w:hint="cs"/>
          <w:rtl/>
        </w:rPr>
        <w:t>,</w:t>
      </w:r>
    </w:p>
    <w:p w14:paraId="2BF86DD0" w14:textId="7E4390C4" w:rsidR="00A9406C" w:rsidRPr="00C35A2C" w:rsidRDefault="00A9406C" w:rsidP="00786FDB">
      <w:pPr>
        <w:ind w:firstLine="0"/>
        <w:rPr>
          <w:rFonts w:ascii="Fb Fontext" w:hAnsi="Fb Fontext" w:cs="Guttman Vilna"/>
          <w:b/>
          <w:bCs/>
          <w:rtl/>
        </w:rPr>
      </w:pPr>
      <w:r w:rsidRPr="00786FDB">
        <w:rPr>
          <w:rStyle w:val="affffe"/>
          <w:rFonts w:hint="cs"/>
          <w:rtl/>
        </w:rPr>
        <w:t xml:space="preserve">ושמואל הוסיף </w:t>
      </w:r>
      <w:r w:rsidRPr="00C35A2C">
        <w:rPr>
          <w:rFonts w:ascii="Fb Fontext" w:hAnsi="Fb Fontext" w:hint="cs"/>
          <w:rtl/>
        </w:rPr>
        <w:t>ד</w:t>
      </w:r>
      <w:r w:rsidRPr="00C35A2C">
        <w:rPr>
          <w:rFonts w:ascii="Fb Fontext" w:hAnsi="Fb Fontext"/>
          <w:rtl/>
        </w:rPr>
        <w:t xml:space="preserve">אף בשטרות, </w:t>
      </w:r>
      <w:r w:rsidRPr="00786FDB">
        <w:rPr>
          <w:rStyle w:val="affffe"/>
          <w:rtl/>
        </w:rPr>
        <w:t>מכלל ד</w:t>
      </w:r>
      <w:r w:rsidR="00786FDB">
        <w:rPr>
          <w:rStyle w:val="affffe"/>
          <w:rFonts w:hint="cs"/>
          <w:rtl/>
        </w:rPr>
        <w:t>ל</w:t>
      </w:r>
      <w:r w:rsidRPr="00786FDB">
        <w:rPr>
          <w:rStyle w:val="affffe"/>
          <w:rtl/>
        </w:rPr>
        <w:t>רב</w:t>
      </w:r>
      <w:r w:rsidRPr="00C35A2C">
        <w:rPr>
          <w:rFonts w:ascii="Fb Fontext" w:hAnsi="Fb Fontext"/>
          <w:rtl/>
        </w:rPr>
        <w:t xml:space="preserve"> </w:t>
      </w:r>
      <w:r w:rsidRPr="00C35A2C">
        <w:rPr>
          <w:rFonts w:ascii="Fb Fontext" w:hAnsi="Fb Fontext" w:hint="cs"/>
          <w:rtl/>
        </w:rPr>
        <w:t>בשטרות לא</w:t>
      </w:r>
      <w:r w:rsidR="00786FDB">
        <w:rPr>
          <w:rFonts w:ascii="Fb Fontext" w:hAnsi="Fb Fontext" w:hint="cs"/>
          <w:rtl/>
        </w:rPr>
        <w:t>,</w:t>
      </w:r>
    </w:p>
    <w:p w14:paraId="74999EA0" w14:textId="77777777" w:rsidR="00A9406C" w:rsidRDefault="00A9406C" w:rsidP="00A9406C">
      <w:pPr>
        <w:rPr>
          <w:rFonts w:ascii="Fb Fontext" w:hAnsi="Fb Fontext"/>
          <w:sz w:val="32"/>
          <w:rtl/>
        </w:rPr>
      </w:pPr>
      <w:r w:rsidRPr="00C35A2C">
        <w:rPr>
          <w:rFonts w:ascii="Fb Fontext" w:hAnsi="Fb Fontext"/>
          <w:sz w:val="32"/>
          <w:rtl/>
        </w:rPr>
        <w:t xml:space="preserve">• </w:t>
      </w:r>
      <w:r w:rsidRPr="00C35A2C">
        <w:rPr>
          <w:rFonts w:ascii="Fb Fontext" w:hAnsi="Fb Fontext" w:hint="cs"/>
          <w:sz w:val="32"/>
          <w:rtl/>
        </w:rPr>
        <w:t>הך ד'</w:t>
      </w:r>
      <w:r w:rsidRPr="00C35A2C">
        <w:rPr>
          <w:rFonts w:ascii="Fb Fontext" w:hAnsi="Fb Fontext"/>
          <w:sz w:val="32"/>
          <w:rtl/>
        </w:rPr>
        <w:t>שני שטרות היוצאים ביום אחד חולקין</w:t>
      </w:r>
      <w:r>
        <w:rPr>
          <w:rFonts w:ascii="Fb Fontext" w:hAnsi="Fb Fontext"/>
          <w:sz w:val="32"/>
          <w:rtl/>
        </w:rPr>
        <w:t>'</w:t>
      </w:r>
      <w:r>
        <w:rPr>
          <w:rFonts w:ascii="Fb Fontext" w:hAnsi="Fb Fontext" w:hint="cs"/>
          <w:sz w:val="32"/>
          <w:rtl/>
        </w:rPr>
        <w:t>,</w:t>
      </w:r>
    </w:p>
    <w:p w14:paraId="446746B4" w14:textId="77777777" w:rsidR="00A9406C" w:rsidRPr="00C35A2C" w:rsidRDefault="00A9406C" w:rsidP="00A9406C">
      <w:pPr>
        <w:rPr>
          <w:rFonts w:ascii="Fb Fontext" w:hAnsi="Fb Fontext"/>
          <w:rtl/>
        </w:rPr>
      </w:pPr>
      <w:r w:rsidRPr="00786FDB">
        <w:rPr>
          <w:rStyle w:val="affffe"/>
          <w:rFonts w:hint="cs"/>
          <w:rtl/>
        </w:rPr>
        <w:t xml:space="preserve">אין לתרץ את שמואל </w:t>
      </w:r>
      <w:r>
        <w:rPr>
          <w:rFonts w:ascii="Fb Fontext" w:hAnsi="Fb Fontext" w:hint="cs"/>
          <w:rtl/>
        </w:rPr>
        <w:t xml:space="preserve">דמתני' </w:t>
      </w:r>
      <w:r>
        <w:rPr>
          <w:rStyle w:val="affffe"/>
          <w:rFonts w:ascii="Fb Fontext" w:hAnsi="Fb Fontext" w:hint="cs"/>
          <w:rtl/>
          <w:rPrChange w:id="9301" w:author="מנוע אמוראים" w:date="2026-10-05T16:41:40Z">
            <w:rPr>
              <w:rFonts w:ascii="Fb Fontext" w:hAnsi="Fb Fontext" w:hint="cs"/>
              <w:rtl/>
            </w:rPr>
          </w:rPrChange>
        </w:rPr>
        <w:t xml:space="preserve">כר</w:t>
      </w:r>
      <w:r>
        <w:rPr>
          <w:rStyle w:val="affffe"/>
          <w:rFonts w:ascii="Fb Fontext" w:hAnsi="Fb Fontext"/>
          <w:rtl/>
          <w:rPrChange w:id="9302" w:author="מנוע אמוראים" w:date="2026-10-05T16:41:40Z">
            <w:rPr>
              <w:rFonts w:ascii="Fb Fontext" w:hAnsi="Fb Fontext"/>
              <w:rtl/>
            </w:rPr>
          </w:rPrChange>
        </w:rPr>
        <w:t xml:space="preserve">"</w:t>
      </w:r>
      <w:r>
        <w:rPr>
          <w:rStyle w:val="affffe"/>
          <w:rFonts w:ascii="Fb Fontext" w:hAnsi="Fb Fontext" w:hint="cs"/>
          <w:rtl/>
          <w:rPrChange w:id="9303" w:author="מנוע אמוראים" w:date="2026-10-05T16:41:40Z">
            <w:rPr>
              <w:rFonts w:ascii="Fb Fontext" w:hAnsi="Fb Fontext" w:hint="cs"/>
              <w:rtl/>
            </w:rPr>
          </w:rPrChange>
        </w:rPr>
        <w:t xml:space="preserve">מ</w:t>
      </w:r>
      <w:r>
        <w:rPr>
          <w:rFonts w:ascii="Fb Fontext" w:hAnsi="Fb Fontext" w:hint="cs"/>
          <w:rtl/>
        </w:rPr>
        <w:t xml:space="preserve"> והוא ס</w:t>
      </w:r>
      <w:r w:rsidRPr="00C35A2C">
        <w:rPr>
          <w:rFonts w:ascii="Fb Fontext" w:hAnsi="Fb Fontext"/>
          <w:rtl/>
        </w:rPr>
        <w:t>"</w:t>
      </w:r>
      <w:r>
        <w:rPr>
          <w:rFonts w:ascii="Fb Fontext" w:hAnsi="Fb Fontext" w:hint="cs"/>
          <w:rtl/>
        </w:rPr>
        <w:t xml:space="preserve">ל </w:t>
      </w:r>
      <w:r>
        <w:rPr>
          <w:rStyle w:val="affffe"/>
          <w:rFonts w:ascii="Fb Fontext" w:hAnsi="Fb Fontext" w:hint="cs"/>
          <w:rtl/>
          <w:rPrChange w:id="9304" w:author="מנוע אמוראים" w:date="2026-10-05T16:41:40Z">
            <w:rPr>
              <w:rFonts w:ascii="Fb Fontext" w:hAnsi="Fb Fontext" w:hint="cs"/>
              <w:rtl/>
            </w:rPr>
          </w:rPrChange>
        </w:rPr>
        <w:t xml:space="preserve">כר</w:t>
      </w:r>
      <w:r>
        <w:rPr>
          <w:rStyle w:val="affffe"/>
          <w:rFonts w:ascii="Fb Fontext" w:hAnsi="Fb Fontext"/>
          <w:rtl/>
          <w:rPrChange w:id="9305" w:author="מנוע אמוראים" w:date="2026-10-05T16:41:40Z">
            <w:rPr>
              <w:rFonts w:ascii="Fb Fontext" w:hAnsi="Fb Fontext"/>
              <w:rtl/>
            </w:rPr>
          </w:rPrChange>
        </w:rPr>
        <w:t xml:space="preserve">"</w:t>
      </w:r>
      <w:r>
        <w:rPr>
          <w:rStyle w:val="affffe"/>
          <w:rFonts w:ascii="Fb Fontext" w:hAnsi="Fb Fontext" w:hint="cs"/>
          <w:rtl/>
          <w:rPrChange w:id="9306" w:author="מנוע אמוראים" w:date="2026-10-05T16:41:40Z">
            <w:rPr>
              <w:rFonts w:ascii="Fb Fontext" w:hAnsi="Fb Fontext" w:hint="cs"/>
              <w:rtl/>
            </w:rPr>
          </w:rPrChange>
        </w:rPr>
        <w:t xml:space="preserve">א</w:t>
      </w:r>
      <w:r w:rsidRPr="00C35A2C">
        <w:rPr>
          <w:rFonts w:ascii="Fb Fontext" w:hAnsi="Fb Fontext"/>
          <w:rtl/>
        </w:rPr>
        <w:t>,</w:t>
      </w:r>
    </w:p>
    <w:p w14:paraId="4910347E" w14:textId="77777777" w:rsidR="00A9406C" w:rsidRDefault="00A9406C" w:rsidP="00A9406C">
      <w:pPr>
        <w:rPr>
          <w:rFonts w:ascii="Fb Fontext" w:hAnsi="Fb Fontext"/>
          <w:rtl/>
        </w:rPr>
      </w:pPr>
      <w:r w:rsidRPr="00C35A2C">
        <w:rPr>
          <w:rFonts w:ascii="Fb Fontext" w:hAnsi="Fb Fontext" w:hint="cs"/>
          <w:rtl/>
        </w:rPr>
        <w:t>דהא בסיפא תני דכ</w:t>
      </w:r>
      <w:r>
        <w:rPr>
          <w:rFonts w:ascii="Fb Fontext" w:hAnsi="Fb Fontext"/>
          <w:rtl/>
        </w:rPr>
        <w:t xml:space="preserve">תב לאחד ומסר לאחר זה שמסר לו קנה, ואי </w:t>
      </w:r>
      <w:r>
        <w:rPr>
          <w:rStyle w:val="affffe"/>
          <w:rFonts w:ascii="Fb Fontext" w:hAnsi="Fb Fontext"/>
          <w:rtl/>
          <w:rPrChange w:id="9307" w:author="מנוע אמוראים" w:date="2026-10-05T16:41:40Z">
            <w:rPr>
              <w:rFonts w:ascii="Fb Fontext" w:hAnsi="Fb Fontext"/>
              <w:rtl/>
            </w:rPr>
          </w:rPrChange>
        </w:rPr>
        <w:t xml:space="preserve">ר"</w:t>
      </w:r>
      <w:r>
        <w:rPr>
          <w:rStyle w:val="affffe"/>
          <w:rFonts w:ascii="Fb Fontext" w:hAnsi="Fb Fontext" w:hint="cs"/>
          <w:rtl/>
          <w:rPrChange w:id="9308" w:author="מנוע אמוראים" w:date="2026-10-05T16:41:40Z">
            <w:rPr>
              <w:rFonts w:ascii="Fb Fontext" w:hAnsi="Fb Fontext" w:hint="cs"/>
              <w:rtl/>
            </w:rPr>
          </w:rPrChange>
        </w:rPr>
        <w:t xml:space="preserve">מ</w:t>
      </w:r>
      <w:r>
        <w:rPr>
          <w:rFonts w:ascii="Fb Fontext" w:hAnsi="Fb Fontext" w:hint="cs"/>
          <w:rtl/>
        </w:rPr>
        <w:t xml:space="preserve"> דעדי חתימה</w:t>
      </w:r>
      <w:r w:rsidRPr="00C35A2C">
        <w:rPr>
          <w:rFonts w:ascii="Fb Fontext" w:hAnsi="Fb Fontext"/>
          <w:rtl/>
        </w:rPr>
        <w:t xml:space="preserve"> אמאי קנה?</w:t>
      </w:r>
    </w:p>
    <w:p w14:paraId="0DBA9C18" w14:textId="77777777" w:rsidR="00A9406C" w:rsidRPr="00CA7D65" w:rsidRDefault="00A9406C" w:rsidP="00A9406C">
      <w:pPr>
        <w:rPr>
          <w:rFonts w:ascii="Fb Fontext" w:hAnsi="Fb Fontext"/>
          <w:spacing w:val="-4"/>
          <w:rtl/>
        </w:rPr>
      </w:pPr>
      <w:r w:rsidRPr="00CA7D65">
        <w:rPr>
          <w:rStyle w:val="affffe"/>
          <w:rFonts w:hint="cs"/>
          <w:spacing w:val="-4"/>
          <w:rtl/>
        </w:rPr>
        <w:t xml:space="preserve">אלא תנאי היא דלחכמים </w:t>
      </w:r>
      <w:r w:rsidRPr="00CA7D65">
        <w:rPr>
          <w:rFonts w:ascii="Fb Fontext" w:hAnsi="Fb Fontext" w:hint="cs"/>
          <w:spacing w:val="-4"/>
          <w:rtl/>
        </w:rPr>
        <w:t xml:space="preserve">יחלוקו וכאן אמרו </w:t>
      </w:r>
      <w:r w:rsidRPr="00CA7D65">
        <w:rPr>
          <w:rFonts w:ascii="Fb Fontext" w:hAnsi="Fb Fontext"/>
          <w:spacing w:val="-4"/>
          <w:rtl/>
        </w:rPr>
        <w:t>מה שירצה השליש יעשה.</w:t>
      </w:r>
    </w:p>
    <w:p w14:paraId="4B0301C9" w14:textId="43222184" w:rsidR="00A9406C" w:rsidRPr="008C28D0" w:rsidRDefault="00A9406C" w:rsidP="00F1680A">
      <w:pPr>
        <w:pStyle w:val="affffb"/>
        <w:rPr>
          <w:spacing w:val="0"/>
          <w:rtl/>
        </w:rPr>
      </w:pPr>
      <w:bookmarkStart w:id="729" w:name="_Toc119353521"/>
      <w:r w:rsidRPr="008C28D0">
        <w:rPr>
          <w:rStyle w:val="affffe"/>
          <w:rFonts w:hint="cs"/>
          <w:spacing w:val="0"/>
          <w:rtl/>
        </w:rPr>
        <w:t>אמו של רב</w:t>
      </w:r>
      <w:r w:rsidRPr="008C28D0">
        <w:rPr>
          <w:rStyle w:val="affffe"/>
          <w:spacing w:val="0"/>
          <w:rtl/>
        </w:rPr>
        <w:t>"</w:t>
      </w:r>
      <w:r w:rsidRPr="008C28D0">
        <w:rPr>
          <w:rStyle w:val="affffe"/>
          <w:rFonts w:hint="cs"/>
          <w:spacing w:val="0"/>
          <w:rtl/>
        </w:rPr>
        <w:t xml:space="preserve">ח </w:t>
      </w:r>
      <w:r w:rsidRPr="008C28D0">
        <w:rPr>
          <w:rFonts w:hint="cs"/>
          <w:spacing w:val="0"/>
          <w:rtl/>
        </w:rPr>
        <w:t>כתבה נכסיה</w:t>
      </w:r>
      <w:r w:rsidR="00786FDB" w:rsidRPr="008C28D0">
        <w:rPr>
          <w:rFonts w:hint="cs"/>
          <w:spacing w:val="0"/>
          <w:rtl/>
        </w:rPr>
        <w:t xml:space="preserve"> בבוקר</w:t>
      </w:r>
      <w:r w:rsidRPr="008C28D0">
        <w:rPr>
          <w:rFonts w:hint="cs"/>
          <w:spacing w:val="0"/>
          <w:rtl/>
        </w:rPr>
        <w:t xml:space="preserve"> </w:t>
      </w:r>
      <w:r w:rsidRPr="008C28D0">
        <w:rPr>
          <w:rStyle w:val="affffe"/>
          <w:rFonts w:hint="cs"/>
          <w:spacing w:val="0"/>
          <w:rtl/>
        </w:rPr>
        <w:t>לרב</w:t>
      </w:r>
      <w:r w:rsidRPr="008C28D0">
        <w:rPr>
          <w:rStyle w:val="affffe"/>
          <w:spacing w:val="0"/>
          <w:rtl/>
        </w:rPr>
        <w:t>"</w:t>
      </w:r>
      <w:r w:rsidRPr="008C28D0">
        <w:rPr>
          <w:rStyle w:val="affffe"/>
          <w:rFonts w:hint="cs"/>
          <w:spacing w:val="0"/>
          <w:rtl/>
        </w:rPr>
        <w:t>ח</w:t>
      </w:r>
      <w:r w:rsidR="00786FDB" w:rsidRPr="008C28D0">
        <w:rPr>
          <w:rFonts w:hint="cs"/>
          <w:spacing w:val="0"/>
          <w:rtl/>
        </w:rPr>
        <w:t>,</w:t>
      </w:r>
      <w:r w:rsidRPr="008C28D0">
        <w:rPr>
          <w:rFonts w:hint="cs"/>
          <w:spacing w:val="0"/>
          <w:rtl/>
        </w:rPr>
        <w:t xml:space="preserve"> ובערב </w:t>
      </w:r>
      <w:r w:rsidRPr="008C28D0">
        <w:rPr>
          <w:rStyle w:val="affffe"/>
          <w:rFonts w:hint="cs"/>
          <w:spacing w:val="0"/>
          <w:rtl/>
        </w:rPr>
        <w:t>לעב</w:t>
      </w:r>
      <w:r w:rsidRPr="008C28D0">
        <w:rPr>
          <w:rStyle w:val="affffe"/>
          <w:spacing w:val="0"/>
          <w:rtl/>
        </w:rPr>
        <w:t>"</w:t>
      </w:r>
      <w:r w:rsidRPr="008C28D0">
        <w:rPr>
          <w:rStyle w:val="affffe"/>
          <w:rFonts w:hint="cs"/>
          <w:spacing w:val="0"/>
          <w:rtl/>
        </w:rPr>
        <w:t>ח</w:t>
      </w:r>
      <w:r w:rsidR="00786FDB" w:rsidRPr="008C28D0">
        <w:rPr>
          <w:rStyle w:val="affffe"/>
          <w:rFonts w:hint="cs"/>
          <w:spacing w:val="0"/>
          <w:rtl/>
        </w:rPr>
        <w:t>,</w:t>
      </w:r>
      <w:bookmarkEnd w:id="729"/>
    </w:p>
    <w:p w14:paraId="4D685748" w14:textId="1C05DAB8" w:rsidR="00A9406C" w:rsidRPr="00CA7D65" w:rsidRDefault="00A9406C" w:rsidP="00A9406C">
      <w:pPr>
        <w:rPr>
          <w:rFonts w:ascii="Fb Fontext" w:hAnsi="Fb Fontext"/>
          <w:spacing w:val="-6"/>
          <w:rtl/>
        </w:rPr>
      </w:pPr>
      <w:r w:rsidRPr="00CA7D65">
        <w:rPr>
          <w:rStyle w:val="affffe"/>
          <w:rFonts w:hint="cs"/>
          <w:spacing w:val="-6"/>
          <w:rtl/>
        </w:rPr>
        <w:t>כשהגיע רב</w:t>
      </w:r>
      <w:r w:rsidRPr="00CA7D65">
        <w:rPr>
          <w:rStyle w:val="affffe"/>
          <w:spacing w:val="-6"/>
          <w:rtl/>
        </w:rPr>
        <w:t>"</w:t>
      </w:r>
      <w:r w:rsidRPr="00CA7D65">
        <w:rPr>
          <w:rStyle w:val="affffe"/>
          <w:rFonts w:hint="cs"/>
          <w:spacing w:val="-6"/>
          <w:rtl/>
        </w:rPr>
        <w:t>ל בר</w:t>
      </w:r>
      <w:r w:rsidRPr="00CA7D65">
        <w:rPr>
          <w:rStyle w:val="affffe"/>
          <w:spacing w:val="-6"/>
          <w:rtl/>
        </w:rPr>
        <w:t>"</w:t>
      </w:r>
      <w:r w:rsidRPr="00CA7D65">
        <w:rPr>
          <w:rStyle w:val="affffe"/>
          <w:rFonts w:hint="cs"/>
          <w:spacing w:val="-6"/>
          <w:rtl/>
        </w:rPr>
        <w:t xml:space="preserve">ש </w:t>
      </w:r>
      <w:r w:rsidRPr="00CA7D65">
        <w:rPr>
          <w:rFonts w:ascii="Fb Fontext" w:hAnsi="Fb Fontext" w:hint="cs"/>
          <w:spacing w:val="-6"/>
          <w:rtl/>
        </w:rPr>
        <w:t>העמיד ברשותו וכש</w:t>
      </w:r>
      <w:r w:rsidR="00786FDB" w:rsidRPr="00CA7D65">
        <w:rPr>
          <w:rFonts w:ascii="Fb Fontext" w:hAnsi="Fb Fontext" w:hint="cs"/>
          <w:spacing w:val="-6"/>
          <w:rtl/>
        </w:rPr>
        <w:t>בא</w:t>
      </w:r>
      <w:r w:rsidRPr="00CA7D65">
        <w:rPr>
          <w:rFonts w:ascii="Fb Fontext" w:hAnsi="Fb Fontext" w:hint="cs"/>
          <w:spacing w:val="-6"/>
          <w:rtl/>
        </w:rPr>
        <w:t xml:space="preserve"> </w:t>
      </w:r>
      <w:r w:rsidRPr="00CA7D65">
        <w:rPr>
          <w:rStyle w:val="affffe"/>
          <w:rFonts w:hint="cs"/>
          <w:spacing w:val="-6"/>
          <w:rtl/>
        </w:rPr>
        <w:t>עוקבא לר</w:t>
      </w:r>
      <w:r w:rsidRPr="00CA7D65">
        <w:rPr>
          <w:rStyle w:val="affffe"/>
          <w:spacing w:val="-6"/>
          <w:rtl/>
        </w:rPr>
        <w:t>"</w:t>
      </w:r>
      <w:r w:rsidRPr="00CA7D65">
        <w:rPr>
          <w:rStyle w:val="affffe"/>
          <w:rFonts w:hint="cs"/>
          <w:spacing w:val="-6"/>
          <w:rtl/>
        </w:rPr>
        <w:t xml:space="preserve">נ </w:t>
      </w:r>
      <w:r w:rsidRPr="00CA7D65">
        <w:rPr>
          <w:rFonts w:ascii="Fb Fontext" w:hAnsi="Fb Fontext" w:hint="cs"/>
          <w:spacing w:val="-6"/>
          <w:rtl/>
        </w:rPr>
        <w:t>העמיד ברשותו</w:t>
      </w:r>
    </w:p>
    <w:p w14:paraId="7176BED7" w14:textId="3129F4FA" w:rsidR="00E268F4" w:rsidRDefault="00A9406C" w:rsidP="00A9406C">
      <w:pPr>
        <w:rPr>
          <w:rFonts w:ascii="Fb Fontext" w:hAnsi="Fb Fontext"/>
          <w:rtl/>
        </w:rPr>
      </w:pPr>
      <w:r w:rsidRPr="00786FDB">
        <w:rPr>
          <w:rStyle w:val="affffe"/>
          <w:rFonts w:hint="cs"/>
          <w:rtl/>
        </w:rPr>
        <w:t>כששאלו ר</w:t>
      </w:r>
      <w:r w:rsidR="002B7BCC" w:rsidRPr="00786FDB">
        <w:rPr>
          <w:rStyle w:val="affffe"/>
          <w:rtl/>
        </w:rPr>
        <w:t>"</w:t>
      </w:r>
      <w:r w:rsidRPr="00786FDB">
        <w:rPr>
          <w:rStyle w:val="affffe"/>
          <w:rFonts w:hint="cs"/>
          <w:rtl/>
        </w:rPr>
        <w:t>ש לר</w:t>
      </w:r>
      <w:r w:rsidRPr="00786FDB">
        <w:rPr>
          <w:rStyle w:val="affffe"/>
          <w:rtl/>
        </w:rPr>
        <w:t>"</w:t>
      </w:r>
      <w:r w:rsidRPr="00786FDB">
        <w:rPr>
          <w:rStyle w:val="affffe"/>
          <w:rFonts w:hint="cs"/>
          <w:rtl/>
        </w:rPr>
        <w:t xml:space="preserve">נ </w:t>
      </w:r>
      <w:r w:rsidRPr="00C35A2C">
        <w:rPr>
          <w:rFonts w:ascii="Fb Fontext" w:hAnsi="Fb Fontext" w:hint="cs"/>
          <w:rtl/>
        </w:rPr>
        <w:t xml:space="preserve">מדוע עשה כן </w:t>
      </w:r>
      <w:r w:rsidRPr="00786FDB">
        <w:rPr>
          <w:rStyle w:val="affffe"/>
          <w:rFonts w:hint="cs"/>
          <w:rtl/>
        </w:rPr>
        <w:t>הא רב</w:t>
      </w:r>
      <w:r w:rsidRPr="00786FDB">
        <w:rPr>
          <w:rStyle w:val="affffe"/>
          <w:rtl/>
        </w:rPr>
        <w:t>"</w:t>
      </w:r>
      <w:r w:rsidRPr="00786FDB">
        <w:rPr>
          <w:rStyle w:val="affffe"/>
          <w:rFonts w:hint="cs"/>
          <w:rtl/>
        </w:rPr>
        <w:t xml:space="preserve">ח </w:t>
      </w:r>
      <w:r w:rsidRPr="00C35A2C">
        <w:rPr>
          <w:rFonts w:ascii="Fb Fontext" w:hAnsi="Fb Fontext" w:hint="cs"/>
          <w:rtl/>
        </w:rPr>
        <w:t>קדם בשעות</w:t>
      </w:r>
      <w:r w:rsidR="00E268F4">
        <w:rPr>
          <w:rFonts w:ascii="Fb Fontext" w:hAnsi="Fb Fontext" w:hint="cs"/>
          <w:rtl/>
        </w:rPr>
        <w:t>,</w:t>
      </w:r>
    </w:p>
    <w:p w14:paraId="36E94823" w14:textId="38A372C5" w:rsidR="00A9406C" w:rsidRDefault="00A9406C" w:rsidP="00A9406C">
      <w:pPr>
        <w:rPr>
          <w:rFonts w:ascii="Fb Fontext" w:hAnsi="Fb Fontext"/>
          <w:rtl/>
        </w:rPr>
      </w:pPr>
      <w:r w:rsidRPr="00786FDB">
        <w:rPr>
          <w:rStyle w:val="affffe"/>
          <w:rFonts w:hint="cs"/>
          <w:rtl/>
        </w:rPr>
        <w:t>א</w:t>
      </w:r>
      <w:r w:rsidRPr="00786FDB">
        <w:rPr>
          <w:rStyle w:val="affffe"/>
          <w:rtl/>
        </w:rPr>
        <w:t>"</w:t>
      </w:r>
      <w:r w:rsidRPr="00786FDB">
        <w:rPr>
          <w:rStyle w:val="affffe"/>
          <w:rFonts w:hint="cs"/>
          <w:rtl/>
        </w:rPr>
        <w:t xml:space="preserve">ל </w:t>
      </w:r>
      <w:r w:rsidRPr="00C35A2C">
        <w:rPr>
          <w:rFonts w:ascii="Fb Fontext" w:hAnsi="Fb Fontext" w:hint="cs"/>
          <w:rtl/>
        </w:rPr>
        <w:t>שאין כותבין שעות בירושלים</w:t>
      </w:r>
    </w:p>
    <w:p w14:paraId="3051F150" w14:textId="1278F38B" w:rsidR="00E268F4" w:rsidRDefault="00A9406C" w:rsidP="00A9406C">
      <w:pPr>
        <w:rPr>
          <w:rFonts w:ascii="Fb Fontext" w:hAnsi="Fb Fontext"/>
          <w:spacing w:val="-2"/>
          <w:rtl/>
        </w:rPr>
      </w:pPr>
      <w:r>
        <w:rPr>
          <w:rFonts w:ascii="Fb Fontext" w:hAnsi="Fb Fontext" w:hint="cs"/>
          <w:spacing w:val="-2"/>
          <w:rtl/>
        </w:rPr>
        <w:t xml:space="preserve">אבל הוא עשה כן מפני שודא דדייני יותר </w:t>
      </w:r>
      <w:r>
        <w:rPr>
          <w:rStyle w:val="affffe"/>
          <w:rFonts w:ascii="Fb Fontext" w:hAnsi="Fb Fontext" w:hint="cs"/>
          <w:spacing w:val="-2"/>
          <w:rtl/>
          <w:rPrChange w:id="9309" w:author="מנוע אמוראים" w:date="2026-10-05T16:41:40Z">
            <w:rPr>
              <w:rFonts w:ascii="Fb Fontext" w:hAnsi="Fb Fontext" w:hint="cs"/>
              <w:spacing w:val="-2"/>
              <w:rtl/>
            </w:rPr>
          </w:rPrChange>
        </w:rPr>
        <w:t xml:space="preserve">מר</w:t>
      </w:r>
      <w:r>
        <w:rPr>
          <w:rStyle w:val="affffe"/>
          <w:rFonts w:ascii="Fb Fontext" w:hAnsi="Fb Fontext"/>
          <w:spacing w:val="-2"/>
          <w:rtl/>
          <w:rPrChange w:id="9310" w:author="מנוע אמוראים" w:date="2026-10-05T16:41:40Z">
            <w:rPr>
              <w:rFonts w:ascii="Fb Fontext" w:hAnsi="Fb Fontext"/>
              <w:spacing w:val="-2"/>
              <w:rtl/>
            </w:rPr>
          </w:rPrChange>
        </w:rPr>
        <w:t xml:space="preserve">"</w:t>
      </w:r>
      <w:r>
        <w:rPr>
          <w:rStyle w:val="affffe"/>
          <w:rFonts w:ascii="Fb Fontext" w:hAnsi="Fb Fontext" w:hint="cs"/>
          <w:spacing w:val="-2"/>
          <w:rtl/>
          <w:rPrChange w:id="9311" w:author="מנוע אמוראים" w:date="2026-10-05T16:41:40Z">
            <w:rPr>
              <w:rFonts w:ascii="Fb Fontext" w:hAnsi="Fb Fontext" w:hint="cs"/>
              <w:spacing w:val="-2"/>
              <w:rtl/>
            </w:rPr>
          </w:rPrChange>
        </w:rPr>
        <w:t xml:space="preserve">ש</w:t>
      </w:r>
      <w:r>
        <w:rPr>
          <w:rFonts w:ascii="Fb Fontext" w:hAnsi="Fb Fontext" w:hint="cs"/>
          <w:spacing w:val="-2"/>
          <w:rtl/>
        </w:rPr>
        <w:t xml:space="preserve"> שהוא דיין</w:t>
      </w:r>
      <w:r w:rsidR="00E268F4">
        <w:rPr>
          <w:rFonts w:ascii="Fb Fontext" w:hAnsi="Fb Fontext" w:hint="cs"/>
          <w:spacing w:val="-2"/>
          <w:rtl/>
        </w:rPr>
        <w:t>,</w:t>
      </w:r>
    </w:p>
    <w:p w14:paraId="2E813E88" w14:textId="73842A26" w:rsidR="00A9406C" w:rsidRPr="00F71179" w:rsidRDefault="00A9406C" w:rsidP="00A9406C">
      <w:pPr>
        <w:rPr>
          <w:rFonts w:ascii="Fb Fontext" w:hAnsi="Fb Fontext"/>
          <w:spacing w:val="-2"/>
          <w:rtl/>
        </w:rPr>
      </w:pPr>
      <w:r w:rsidRPr="00786FDB">
        <w:rPr>
          <w:rStyle w:val="affffe"/>
          <w:rFonts w:hint="cs"/>
          <w:rtl/>
        </w:rPr>
        <w:t>ועוד דר</w:t>
      </w:r>
      <w:r w:rsidRPr="00786FDB">
        <w:rPr>
          <w:rStyle w:val="affffe"/>
          <w:rtl/>
        </w:rPr>
        <w:t>"</w:t>
      </w:r>
      <w:r w:rsidRPr="00786FDB">
        <w:rPr>
          <w:rStyle w:val="affffe"/>
          <w:rFonts w:hint="cs"/>
          <w:rtl/>
        </w:rPr>
        <w:t xml:space="preserve">ש </w:t>
      </w:r>
      <w:r w:rsidRPr="00F71179">
        <w:rPr>
          <w:rFonts w:ascii="Fb Fontext" w:hAnsi="Fb Fontext" w:hint="cs"/>
          <w:spacing w:val="-2"/>
          <w:rtl/>
        </w:rPr>
        <w:t>לא אדעתא דשודא פסק,</w:t>
      </w:r>
    </w:p>
    <w:p w14:paraId="3D1FF8E6" w14:textId="7BB40F43" w:rsidR="00A9406C" w:rsidRDefault="00A9406C" w:rsidP="0035407E">
      <w:pPr>
        <w:rPr>
          <w:rFonts w:ascii="Fb Fontext" w:hAnsi="Fb Fontext"/>
          <w:rtl/>
        </w:rPr>
      </w:pPr>
      <w:r w:rsidRPr="00C35A2C">
        <w:rPr>
          <w:rFonts w:ascii="Fb Fontext" w:hAnsi="Fb Fontext" w:hint="cs"/>
          <w:sz w:val="32"/>
          <w:rtl/>
        </w:rPr>
        <w:t>שני שטרות באחד נכתב ה' בניסן, ובשני ניסן סתם והעמיד רב יוסף אצל ההוא דה' בניסן,</w:t>
      </w:r>
      <w:r w:rsidR="00786FDB">
        <w:rPr>
          <w:rFonts w:ascii="Fb Fontext" w:hAnsi="Fb Fontext" w:hint="cs"/>
          <w:sz w:val="32"/>
          <w:rtl/>
        </w:rPr>
        <w:t xml:space="preserve"> </w:t>
      </w:r>
      <w:r w:rsidRPr="00786FDB">
        <w:rPr>
          <w:rStyle w:val="affffe"/>
          <w:rFonts w:hint="cs"/>
          <w:rtl/>
        </w:rPr>
        <w:t>וכששאלו השני לטעמו א</w:t>
      </w:r>
      <w:r w:rsidRPr="00786FDB">
        <w:rPr>
          <w:rStyle w:val="affffe"/>
          <w:rtl/>
        </w:rPr>
        <w:t>"</w:t>
      </w:r>
      <w:r w:rsidRPr="00786FDB">
        <w:rPr>
          <w:rStyle w:val="affffe"/>
          <w:rFonts w:hint="cs"/>
          <w:rtl/>
        </w:rPr>
        <w:t xml:space="preserve">ל </w:t>
      </w:r>
      <w:r w:rsidRPr="00C35A2C">
        <w:rPr>
          <w:rFonts w:ascii="Fb Fontext" w:hAnsi="Fb Fontext" w:hint="cs"/>
          <w:rtl/>
        </w:rPr>
        <w:t>שידו על התחתונה שאפשר שהוא בר כט ניסן</w:t>
      </w:r>
      <w:r w:rsidR="00786FDB">
        <w:rPr>
          <w:rFonts w:ascii="Fb Fontext" w:hAnsi="Fb Fontext" w:hint="cs"/>
          <w:rtl/>
        </w:rPr>
        <w:t>,</w:t>
      </w:r>
      <w:r w:rsidR="0035407E">
        <w:rPr>
          <w:rStyle w:val="afffff0"/>
          <w:rFonts w:hint="cs"/>
          <w:rtl/>
        </w:rPr>
        <w:t xml:space="preserve"> </w:t>
      </w:r>
      <w:r w:rsidRPr="0035407E">
        <w:rPr>
          <w:rStyle w:val="afffff0"/>
          <w:rFonts w:hint="cs"/>
          <w:rtl/>
        </w:rPr>
        <w:t>ולא רצה לכתוב לו טורף מאייר ואילך- דאפשר דשדה זו שפסק לה' בניסן היא שלו</w:t>
      </w:r>
      <w:r w:rsidR="00B909D8" w:rsidRPr="0035407E">
        <w:rPr>
          <w:rStyle w:val="afffff0"/>
          <w:rFonts w:hint="cs"/>
          <w:rtl/>
        </w:rPr>
        <w:t>,</w:t>
      </w:r>
    </w:p>
    <w:p w14:paraId="0E9C6DAB" w14:textId="0F713C95" w:rsidR="00A9406C" w:rsidRDefault="00A9406C" w:rsidP="00A9406C">
      <w:pPr>
        <w:rPr>
          <w:rFonts w:ascii="Fb Fontext" w:hAnsi="Fb Fontext"/>
          <w:rtl/>
        </w:rPr>
      </w:pPr>
      <w:r w:rsidRPr="00C35A2C">
        <w:rPr>
          <w:rFonts w:ascii="Fb Fontext" w:hAnsi="Fb Fontext" w:hint="cs"/>
          <w:rtl/>
        </w:rPr>
        <w:t>ולכן תקנתו שיכתבו שטר הרשאה בינהם</w:t>
      </w:r>
      <w:r>
        <w:rPr>
          <w:rFonts w:ascii="Fb Fontext" w:hAnsi="Fb Fontext" w:hint="cs"/>
          <w:rtl/>
        </w:rPr>
        <w:t>,</w:t>
      </w:r>
      <w:r w:rsidRPr="00C35A2C">
        <w:rPr>
          <w:rFonts w:ascii="Fb Fontext" w:hAnsi="Fb Fontext" w:hint="cs"/>
          <w:rtl/>
        </w:rPr>
        <w:t xml:space="preserve"> שאם ירצה לגבות יוכל לבוא גם מדין הראשון</w:t>
      </w:r>
      <w:r w:rsidR="00B909D8">
        <w:rPr>
          <w:rFonts w:ascii="Fb Fontext" w:hAnsi="Fb Fontext" w:hint="cs"/>
          <w:rtl/>
        </w:rPr>
        <w:t>,</w:t>
      </w:r>
    </w:p>
    <w:p w14:paraId="2227F1FE" w14:textId="77777777" w:rsidR="00A9406C" w:rsidRDefault="00A9406C" w:rsidP="003156E1">
      <w:pPr>
        <w:pStyle w:val="aff9"/>
        <w:rPr>
          <w:rtl/>
        </w:rPr>
      </w:pPr>
      <w:r w:rsidRPr="003156E1">
        <w:rPr>
          <w:rFonts w:hint="cs"/>
          <w:rtl/>
        </w:rPr>
        <w:t>׹</w:t>
      </w:r>
    </w:p>
    <w:p w14:paraId="717B71F1" w14:textId="77777777" w:rsidR="00A9406C" w:rsidRPr="00C35A2C" w:rsidRDefault="00A9406C" w:rsidP="00E26091">
      <w:pPr>
        <w:pStyle w:val="afff"/>
        <w:framePr w:wrap="around"/>
        <w:rPr>
          <w:rtl/>
        </w:rPr>
      </w:pPr>
      <w:bookmarkStart w:id="730" w:name="_Toc119353522"/>
      <w:r w:rsidRPr="00C35A2C">
        <w:rPr>
          <w:rFonts w:hint="cs"/>
          <w:rtl/>
        </w:rPr>
        <w:t>צה.</w:t>
      </w:r>
      <w:bookmarkEnd w:id="730"/>
    </w:p>
    <w:p>
      <w:pPr>
        <w:pStyle w:val="MishnaBatzad"/>
        <w:rPr>
          <w:ins w:id="20526" w:author="קלוד" w:date="2026-10-06T10:09:07Z"/>
        </w:rPr>
      </w:pPr>
      <w:ins w:id="20525" w:author="קלוד" w:date="2026-10-06T10:09:07Z">
        <w:r>
          <w:t xml:space="preserve">משנה ו</w:t>
        </w:r>
      </w:ins>
    </w:p>
    <w:p w14:paraId="27CF0E22" w14:textId="77777777" w:rsidR="00A9406C" w:rsidRPr="00C35A2C" w:rsidRDefault="00A9406C" w:rsidP="00A9406C">
      <w:pPr>
        <w:pStyle w:val="afff5"/>
        <w:rPr>
          <w:b/>
          <w:rtl/>
        </w:rPr>
      </w:pPr>
      <w:bookmarkStart w:id="731" w:name="_Toc119353523"/>
      <w:r w:rsidRPr="0035407E">
        <w:rPr>
          <w:rStyle w:val="afffff5"/>
          <w:rFonts w:hint="cs"/>
          <w:rtl/>
        </w:rPr>
        <w:t>מי שהיה נשוי ב' נשים,</w:t>
      </w:r>
      <w:bookmarkEnd w:id="731"/>
      <w:r w:rsidRPr="0035407E">
        <w:rPr>
          <w:rStyle w:val="afffff5"/>
          <w:rFonts w:hint="cs"/>
          <w:rtl/>
        </w:rPr>
        <w:t xml:space="preserve"> </w:t>
      </w:r>
      <w:r w:rsidRPr="00C35A2C">
        <w:rPr>
          <w:rFonts w:hint="cs"/>
          <w:b/>
          <w:rtl/>
        </w:rPr>
        <w:t xml:space="preserve">ומכר את שדהו, וכתבה ראשונה ללוקח דין ודברים אין לי עמך - השניה מוציאה מהלוקח וראשונה מן השניה והלוקח מן הראשונה, וחוזרות חלילה, </w:t>
      </w:r>
      <w:r w:rsidRPr="0035407E">
        <w:rPr>
          <w:rFonts w:hint="cs"/>
          <w:b/>
          <w:spacing w:val="4"/>
          <w:rtl/>
        </w:rPr>
        <w:t>עד שיעשו פשרה ביניהם. וכן בעל חוב; וכן אשה בעלת חוב</w:t>
      </w:r>
      <w:r w:rsidRPr="00730169">
        <w:rPr>
          <w:rFonts w:hint="cs"/>
          <w:b/>
          <w:spacing w:val="-2"/>
          <w:rtl/>
        </w:rPr>
        <w:t>.</w:t>
      </w:r>
    </w:p>
    <w:p w14:paraId="4D5DF143" w14:textId="77777777" w:rsidR="00A9406C" w:rsidRPr="0035407E" w:rsidRDefault="00A9406C" w:rsidP="00A9406C">
      <w:pPr>
        <w:rPr>
          <w:rFonts w:ascii="Fb Fontext" w:hAnsi="Fb Fontext"/>
          <w:spacing w:val="-2"/>
          <w:sz w:val="32"/>
          <w:rtl/>
        </w:rPr>
      </w:pPr>
      <w:bookmarkStart w:id="732" w:name="_Toc119353524"/>
      <w:r w:rsidRPr="0035407E">
        <w:rPr>
          <w:rStyle w:val="afffe"/>
          <w:rFonts w:hint="cs"/>
          <w:spacing w:val="-2"/>
          <w:rtl/>
        </w:rPr>
        <w:t>כתבה</w:t>
      </w:r>
      <w:bookmarkEnd w:id="732"/>
      <w:r w:rsidRPr="0035407E">
        <w:rPr>
          <w:rStyle w:val="afffe"/>
          <w:rFonts w:hint="cs"/>
          <w:spacing w:val="-2"/>
          <w:rtl/>
        </w:rPr>
        <w:t xml:space="preserve"> </w:t>
      </w:r>
      <w:r w:rsidRPr="0035407E">
        <w:rPr>
          <w:rFonts w:ascii="Fb Fontext" w:hAnsi="Fb Fontext" w:hint="cs"/>
          <w:spacing w:val="-2"/>
          <w:sz w:val="32"/>
          <w:rtl/>
        </w:rPr>
        <w:t xml:space="preserve">מיירי </w:t>
      </w:r>
      <w:r w:rsidRPr="0035407E">
        <w:rPr>
          <w:rStyle w:val="affffc"/>
          <w:rFonts w:hint="cs"/>
          <w:rtl/>
        </w:rPr>
        <w:t>בשקנו מידה</w:t>
      </w:r>
      <w:r w:rsidRPr="0035407E">
        <w:rPr>
          <w:rFonts w:ascii="Fb Fontext" w:hAnsi="Fb Fontext" w:hint="cs"/>
          <w:spacing w:val="-2"/>
          <w:sz w:val="32"/>
          <w:rtl/>
        </w:rPr>
        <w:t xml:space="preserve"> ולא יכולה לומר נחת רוח עשיתי לבעלי</w:t>
      </w:r>
    </w:p>
    <w:p w14:paraId="27FD790C" w14:textId="6F77D99D" w:rsidR="00A9406C" w:rsidRDefault="00A9406C" w:rsidP="00A9406C">
      <w:pPr>
        <w:rPr>
          <w:rFonts w:ascii="Fb Fontext" w:hAnsi="Fb Fontext"/>
          <w:sz w:val="32"/>
          <w:rtl/>
        </w:rPr>
      </w:pPr>
      <w:r w:rsidRPr="00A4459C">
        <w:rPr>
          <w:rStyle w:val="affffe"/>
          <w:rFonts w:hint="cs"/>
          <w:rtl/>
        </w:rPr>
        <w:t>א.</w:t>
      </w:r>
      <w:r w:rsidRPr="00C54C7E">
        <w:rPr>
          <w:rStyle w:val="afffe"/>
          <w:rtl/>
        </w:rPr>
        <w:t xml:space="preserve"> </w:t>
      </w:r>
      <w:r w:rsidRPr="00C35A2C">
        <w:rPr>
          <w:rFonts w:ascii="Fb Fontext" w:hAnsi="Fb Fontext" w:hint="cs"/>
          <w:sz w:val="32"/>
          <w:rtl/>
        </w:rPr>
        <w:t>דמיירי בגרושה ולדברי הכל</w:t>
      </w:r>
      <w:r w:rsidR="00B909D8">
        <w:rPr>
          <w:rFonts w:ascii="Fb Fontext" w:hAnsi="Fb Fontext" w:hint="cs"/>
          <w:sz w:val="32"/>
          <w:rtl/>
        </w:rPr>
        <w:t>,</w:t>
      </w:r>
    </w:p>
    <w:p w14:paraId="421995CE" w14:textId="099E894E" w:rsidR="00A9406C" w:rsidRPr="0035407E" w:rsidRDefault="00A9406C" w:rsidP="0035407E">
      <w:pPr>
        <w:rPr>
          <w:rFonts w:ascii="Fb Fontext" w:hAnsi="Fb Fontext"/>
          <w:spacing w:val="-4"/>
          <w:sz w:val="32"/>
          <w:rtl/>
        </w:rPr>
      </w:pPr>
      <w:r w:rsidRPr="0035407E">
        <w:rPr>
          <w:rStyle w:val="affffe"/>
          <w:rFonts w:hint="cs"/>
          <w:spacing w:val="-4"/>
          <w:rtl/>
        </w:rPr>
        <w:t>ב.</w:t>
      </w:r>
      <w:r w:rsidRPr="0035407E">
        <w:rPr>
          <w:rFonts w:ascii="Fb Fontext" w:hAnsi="Fb Fontext" w:hint="cs"/>
          <w:spacing w:val="-4"/>
          <w:sz w:val="32"/>
          <w:rtl/>
        </w:rPr>
        <w:t xml:space="preserve"> </w:t>
      </w:r>
      <w:r w:rsidR="0035407E" w:rsidRPr="0035407E">
        <w:rPr>
          <w:rStyle w:val="affffe"/>
          <w:rFonts w:hint="cs"/>
          <w:spacing w:val="-4"/>
          <w:rtl/>
        </w:rPr>
        <w:t>ל</w:t>
      </w:r>
      <w:r w:rsidRPr="0035407E">
        <w:rPr>
          <w:rStyle w:val="affffe"/>
          <w:rFonts w:hint="cs"/>
          <w:spacing w:val="-4"/>
          <w:rtl/>
        </w:rPr>
        <w:t>ר</w:t>
      </w:r>
      <w:r w:rsidRPr="0035407E">
        <w:rPr>
          <w:rStyle w:val="affffe"/>
          <w:spacing w:val="-4"/>
          <w:rtl/>
        </w:rPr>
        <w:t>"</w:t>
      </w:r>
      <w:r w:rsidRPr="0035407E">
        <w:rPr>
          <w:rStyle w:val="affffe"/>
          <w:rFonts w:hint="cs"/>
          <w:spacing w:val="-4"/>
          <w:rtl/>
        </w:rPr>
        <w:t>מ</w:t>
      </w:r>
      <w:r w:rsidR="00530669" w:rsidRPr="0035407E">
        <w:rPr>
          <w:rFonts w:ascii="Fb Fontext" w:hAnsi="Fb Fontext" w:hint="cs"/>
          <w:spacing w:val="-4"/>
          <w:sz w:val="32"/>
          <w:rtl/>
        </w:rPr>
        <w:t>:</w:t>
      </w:r>
      <w:r w:rsidRPr="0035407E">
        <w:rPr>
          <w:rFonts w:ascii="Fb Fontext" w:hAnsi="Fb Fontext" w:hint="cs"/>
          <w:spacing w:val="-4"/>
          <w:sz w:val="32"/>
          <w:rtl/>
        </w:rPr>
        <w:t xml:space="preserve"> איבדה כתובתה</w:t>
      </w:r>
      <w:r w:rsidR="00E268F4" w:rsidRPr="0035407E">
        <w:rPr>
          <w:rFonts w:ascii="Fb Fontext" w:hAnsi="Fb Fontext" w:hint="cs"/>
          <w:spacing w:val="-4"/>
          <w:sz w:val="32"/>
          <w:rtl/>
        </w:rPr>
        <w:t>,</w:t>
      </w:r>
      <w:r w:rsidR="0035407E" w:rsidRPr="0035407E">
        <w:rPr>
          <w:rStyle w:val="affffe"/>
          <w:rFonts w:hint="cs"/>
          <w:spacing w:val="-4"/>
          <w:rtl/>
        </w:rPr>
        <w:t xml:space="preserve"> </w:t>
      </w:r>
      <w:r w:rsidRPr="0035407E">
        <w:rPr>
          <w:rStyle w:val="affffe"/>
          <w:rFonts w:hint="cs"/>
          <w:spacing w:val="-4"/>
          <w:rtl/>
        </w:rPr>
        <w:t>ר</w:t>
      </w:r>
      <w:r w:rsidRPr="0035407E">
        <w:rPr>
          <w:rStyle w:val="affffe"/>
          <w:spacing w:val="-4"/>
          <w:rtl/>
        </w:rPr>
        <w:t>"</w:t>
      </w:r>
      <w:r w:rsidRPr="0035407E">
        <w:rPr>
          <w:rStyle w:val="affffe"/>
          <w:rFonts w:hint="cs"/>
          <w:spacing w:val="-4"/>
          <w:rtl/>
        </w:rPr>
        <w:t>י</w:t>
      </w:r>
      <w:r w:rsidR="00530669" w:rsidRPr="0035407E">
        <w:rPr>
          <w:rStyle w:val="affffe"/>
          <w:rFonts w:hint="cs"/>
          <w:spacing w:val="-4"/>
          <w:rtl/>
        </w:rPr>
        <w:t>:</w:t>
      </w:r>
      <w:r w:rsidRPr="0035407E">
        <w:rPr>
          <w:rStyle w:val="affffe"/>
          <w:rFonts w:hint="cs"/>
          <w:spacing w:val="-4"/>
          <w:rtl/>
        </w:rPr>
        <w:t xml:space="preserve"> </w:t>
      </w:r>
      <w:r w:rsidRPr="0035407E">
        <w:rPr>
          <w:rFonts w:ascii="Fb Fontext" w:hAnsi="Fb Fontext" w:hint="cs"/>
          <w:spacing w:val="-4"/>
          <w:sz w:val="32"/>
          <w:rtl/>
        </w:rPr>
        <w:t>יכולה לומר נחת רוח עשיתי לבעלי</w:t>
      </w:r>
    </w:p>
    <w:p w14:paraId="6A94CE82" w14:textId="7D8A6893" w:rsidR="00A9406C" w:rsidRPr="00C35A2C" w:rsidRDefault="00A9406C" w:rsidP="0035407E">
      <w:pPr>
        <w:ind w:firstLine="0"/>
        <w:rPr>
          <w:rFonts w:ascii="Fb Fontext" w:hAnsi="Fb Fontext" w:cs="Guttman Vilna"/>
          <w:b/>
          <w:bCs/>
          <w:sz w:val="32"/>
          <w:rtl/>
        </w:rPr>
      </w:pPr>
      <w:r w:rsidRPr="00A4459C">
        <w:rPr>
          <w:rStyle w:val="affffe"/>
          <w:rFonts w:hint="cs"/>
          <w:rtl/>
        </w:rPr>
        <w:t>כולה כר</w:t>
      </w:r>
      <w:r w:rsidRPr="00A4459C">
        <w:rPr>
          <w:rStyle w:val="affffe"/>
          <w:rtl/>
        </w:rPr>
        <w:t>"</w:t>
      </w:r>
      <w:r w:rsidRPr="00A4459C">
        <w:rPr>
          <w:rStyle w:val="affffe"/>
          <w:rFonts w:hint="cs"/>
          <w:rtl/>
        </w:rPr>
        <w:t>מ</w:t>
      </w:r>
      <w:r>
        <w:rPr>
          <w:rStyle w:val="affffe"/>
          <w:rFonts w:hint="cs"/>
          <w:rtl/>
        </w:rPr>
        <w:t>:</w:t>
      </w:r>
      <w:r w:rsidRPr="00A4459C">
        <w:rPr>
          <w:rStyle w:val="affffe"/>
          <w:rFonts w:hint="cs"/>
          <w:rtl/>
        </w:rPr>
        <w:t xml:space="preserve"> </w:t>
      </w:r>
      <w:r w:rsidRPr="00C35A2C">
        <w:rPr>
          <w:rFonts w:ascii="Fb Fontext" w:hAnsi="Fb Fontext" w:hint="cs"/>
          <w:sz w:val="32"/>
          <w:rtl/>
        </w:rPr>
        <w:t>ו</w:t>
      </w:r>
      <w:r w:rsidR="0035407E">
        <w:rPr>
          <w:rFonts w:ascii="Fb Fontext" w:hAnsi="Fb Fontext" w:hint="cs"/>
          <w:sz w:val="32"/>
          <w:rtl/>
        </w:rPr>
        <w:t>רק</w:t>
      </w:r>
      <w:r w:rsidRPr="00C35A2C">
        <w:rPr>
          <w:rFonts w:ascii="Fb Fontext" w:hAnsi="Fb Fontext" w:hint="cs"/>
          <w:sz w:val="32"/>
          <w:rtl/>
        </w:rPr>
        <w:t xml:space="preserve"> </w:t>
      </w:r>
      <w:r>
        <w:rPr>
          <w:rFonts w:ascii="Fb Fontext" w:hAnsi="Fb Fontext" w:hint="cs"/>
          <w:sz w:val="32"/>
          <w:rtl/>
        </w:rPr>
        <w:t>שם</w:t>
      </w:r>
      <w:r w:rsidRPr="00C35A2C">
        <w:rPr>
          <w:rFonts w:ascii="Fb Fontext" w:hAnsi="Fb Fontext" w:hint="cs"/>
          <w:sz w:val="32"/>
          <w:rtl/>
        </w:rPr>
        <w:t xml:space="preserve"> לא אומרים נחת רוח</w:t>
      </w:r>
      <w:r w:rsidR="00E268F4">
        <w:rPr>
          <w:rFonts w:ascii="Fb Fontext" w:hAnsi="Fb Fontext" w:hint="cs"/>
          <w:sz w:val="32"/>
          <w:rtl/>
        </w:rPr>
        <w:t>,</w:t>
      </w:r>
      <w:r w:rsidR="0035407E">
        <w:rPr>
          <w:rFonts w:ascii="Fb Fontext" w:hAnsi="Fb Fontext" w:hint="cs"/>
          <w:sz w:val="32"/>
          <w:rtl/>
        </w:rPr>
        <w:t xml:space="preserve"> </w:t>
      </w:r>
      <w:r>
        <w:rPr>
          <w:rFonts w:ascii="Fb Fontext" w:hAnsi="Fb Fontext" w:hint="cs"/>
          <w:sz w:val="32"/>
          <w:rtl/>
        </w:rPr>
        <w:t>דא</w:t>
      </w:r>
      <w:r w:rsidR="002B7BCC">
        <w:rPr>
          <w:rFonts w:ascii="Fb Fontext" w:hAnsi="Fb Fontext"/>
          <w:sz w:val="32"/>
          <w:rtl/>
        </w:rPr>
        <w:t>"</w:t>
      </w:r>
      <w:r>
        <w:rPr>
          <w:rFonts w:ascii="Fb Fontext" w:hAnsi="Fb Fontext" w:hint="cs"/>
          <w:sz w:val="32"/>
          <w:rtl/>
        </w:rPr>
        <w:t>ה</w:t>
      </w:r>
      <w:r w:rsidRPr="00C35A2C">
        <w:rPr>
          <w:rFonts w:ascii="Fb Fontext" w:hAnsi="Fb Fontext" w:hint="cs"/>
          <w:sz w:val="32"/>
          <w:rtl/>
        </w:rPr>
        <w:t xml:space="preserve"> לראשון ה</w:t>
      </w:r>
      <w:r>
        <w:rPr>
          <w:rFonts w:ascii="Fb Fontext" w:hAnsi="Fb Fontext" w:hint="cs"/>
          <w:sz w:val="32"/>
          <w:rtl/>
        </w:rPr>
        <w:t>י</w:t>
      </w:r>
      <w:r w:rsidRPr="00C35A2C">
        <w:rPr>
          <w:rFonts w:ascii="Fb Fontext" w:hAnsi="Fb Fontext" w:hint="cs"/>
          <w:sz w:val="32"/>
          <w:rtl/>
        </w:rPr>
        <w:t>יתי צריכה לחתום,</w:t>
      </w:r>
    </w:p>
    <w:p w14:paraId="69C346C9" w14:textId="77777777" w:rsidR="00A9406C" w:rsidRPr="00730169" w:rsidRDefault="00A9406C" w:rsidP="00A9406C">
      <w:pPr>
        <w:rPr>
          <w:rFonts w:ascii="Fb Fontext" w:hAnsi="Fb Fontext"/>
          <w:spacing w:val="-4"/>
          <w:rtl/>
        </w:rPr>
      </w:pPr>
      <w:r w:rsidRPr="00730169">
        <w:rPr>
          <w:rFonts w:ascii="Fb Fontext" w:hAnsi="Fb Fontext" w:hint="cs"/>
          <w:spacing w:val="-4"/>
          <w:rtl/>
        </w:rPr>
        <w:t xml:space="preserve">אבל בלוקח אחד אומרים נחת רוח עשיתי לבעלי </w:t>
      </w:r>
      <w:r w:rsidRPr="00730169">
        <w:rPr>
          <w:rStyle w:val="afffff0"/>
          <w:rFonts w:hint="cs"/>
          <w:spacing w:val="-4"/>
          <w:rtl/>
        </w:rPr>
        <w:t>מתני' דכתב ליה אחר</w:t>
      </w:r>
    </w:p>
    <w:p w14:paraId="037F8D00" w14:textId="7AA790EE" w:rsidR="00A9406C" w:rsidRPr="00530669" w:rsidRDefault="00A9406C" w:rsidP="00A9406C">
      <w:pPr>
        <w:rPr>
          <w:rFonts w:ascii="Fb Fontext" w:hAnsi="Fb Fontext"/>
          <w:spacing w:val="-8"/>
          <w:rtl/>
        </w:rPr>
      </w:pPr>
      <w:r w:rsidRPr="00530669">
        <w:rPr>
          <w:rStyle w:val="affffe"/>
          <w:spacing w:val="-8"/>
          <w:rtl/>
        </w:rPr>
        <w:t xml:space="preserve">תנן שם: </w:t>
      </w:r>
      <w:r w:rsidRPr="00530669">
        <w:rPr>
          <w:rFonts w:ascii="Fb Fontext" w:hAnsi="Fb Fontext"/>
          <w:spacing w:val="-8"/>
          <w:sz w:val="32"/>
          <w:rtl/>
        </w:rPr>
        <w:t xml:space="preserve">אין נפרעין ממשועבדים במקום שיש </w:t>
      </w:r>
      <w:r w:rsidR="00530669" w:rsidRPr="00530669">
        <w:rPr>
          <w:rFonts w:ascii="Fb Fontext" w:hAnsi="Fb Fontext" w:hint="cs"/>
          <w:spacing w:val="-8"/>
          <w:sz w:val="32"/>
          <w:rtl/>
        </w:rPr>
        <w:t>בנ''ח</w:t>
      </w:r>
      <w:r w:rsidRPr="00530669">
        <w:rPr>
          <w:rFonts w:ascii="Fb Fontext" w:hAnsi="Fb Fontext"/>
          <w:spacing w:val="-8"/>
          <w:sz w:val="32"/>
          <w:rtl/>
        </w:rPr>
        <w:t xml:space="preserve"> ו</w:t>
      </w:r>
      <w:r w:rsidR="00BD4EEB" w:rsidRPr="00530669">
        <w:rPr>
          <w:rFonts w:ascii="Fb Fontext" w:hAnsi="Fb Fontext"/>
          <w:spacing w:val="-8"/>
          <w:sz w:val="32"/>
          <w:rtl/>
        </w:rPr>
        <w:t>אף</w:t>
      </w:r>
      <w:r w:rsidRPr="00530669">
        <w:rPr>
          <w:rFonts w:ascii="Fb Fontext" w:hAnsi="Fb Fontext"/>
          <w:spacing w:val="-8"/>
          <w:sz w:val="32"/>
          <w:rtl/>
        </w:rPr>
        <w:t xml:space="preserve"> </w:t>
      </w:r>
      <w:r w:rsidR="00530669">
        <w:rPr>
          <w:rFonts w:ascii="Fb Fontext" w:hAnsi="Fb Fontext" w:hint="cs"/>
          <w:spacing w:val="-8"/>
          <w:sz w:val="32"/>
          <w:rtl/>
        </w:rPr>
        <w:t>כש</w:t>
      </w:r>
      <w:r w:rsidRPr="00530669">
        <w:rPr>
          <w:rFonts w:ascii="Fb Fontext" w:hAnsi="Fb Fontext"/>
          <w:spacing w:val="-8"/>
          <w:sz w:val="32"/>
          <w:rtl/>
        </w:rPr>
        <w:t>הן זיבורי</w:t>
      </w:r>
      <w:r w:rsidR="00530669">
        <w:rPr>
          <w:rFonts w:ascii="Fb Fontext" w:hAnsi="Fb Fontext" w:hint="cs"/>
          <w:spacing w:val="-8"/>
          <w:sz w:val="32"/>
          <w:rtl/>
        </w:rPr>
        <w:t>ת</w:t>
      </w:r>
    </w:p>
    <w:p w14:paraId="4F50F5C4" w14:textId="77777777" w:rsidR="00A9406C" w:rsidRDefault="00A9406C" w:rsidP="00F1680A">
      <w:pPr>
        <w:pStyle w:val="affffb"/>
        <w:rPr>
          <w:rtl/>
        </w:rPr>
      </w:pPr>
      <w:bookmarkStart w:id="733" w:name="_Toc119353525"/>
      <w:r w:rsidRPr="00A4459C">
        <w:rPr>
          <w:rStyle w:val="affffe"/>
          <w:rtl/>
        </w:rPr>
        <w:t xml:space="preserve">איבעיא: </w:t>
      </w:r>
      <w:r w:rsidRPr="00C35A2C">
        <w:rPr>
          <w:rFonts w:hint="cs"/>
          <w:rtl/>
        </w:rPr>
        <w:t>ב</w:t>
      </w:r>
      <w:r w:rsidRPr="00C35A2C">
        <w:rPr>
          <w:rtl/>
        </w:rPr>
        <w:t xml:space="preserve">אישתדוף בני חרי </w:t>
      </w:r>
      <w:r w:rsidRPr="00C35A2C">
        <w:rPr>
          <w:rFonts w:hint="cs"/>
          <w:rtl/>
        </w:rPr>
        <w:t>אי מותר ל</w:t>
      </w:r>
      <w:r w:rsidRPr="00C35A2C">
        <w:rPr>
          <w:rtl/>
        </w:rPr>
        <w:t>יטרוף ממשעבדי?</w:t>
      </w:r>
      <w:bookmarkEnd w:id="733"/>
    </w:p>
    <w:p w14:paraId="6FF145F4" w14:textId="1B2D6521" w:rsidR="00A9406C" w:rsidRDefault="00A9406C" w:rsidP="00A9406C">
      <w:pPr>
        <w:rPr>
          <w:rFonts w:ascii="Fb Fontext" w:hAnsi="Fb Fontext"/>
          <w:rtl/>
        </w:rPr>
      </w:pPr>
      <w:r w:rsidRPr="00A4459C">
        <w:rPr>
          <w:rStyle w:val="affffe"/>
          <w:rFonts w:hint="cs"/>
          <w:rtl/>
        </w:rPr>
        <w:t>אין להוכיח מדלר</w:t>
      </w:r>
      <w:r w:rsidRPr="00A4459C">
        <w:rPr>
          <w:rStyle w:val="affffe"/>
          <w:rtl/>
        </w:rPr>
        <w:t>"</w:t>
      </w:r>
      <w:r w:rsidRPr="00A4459C">
        <w:rPr>
          <w:rStyle w:val="affffe"/>
          <w:rFonts w:hint="cs"/>
          <w:rtl/>
        </w:rPr>
        <w:t xml:space="preserve">מ </w:t>
      </w:r>
      <w:r w:rsidRPr="00C35A2C">
        <w:rPr>
          <w:rFonts w:ascii="Fb Fontext" w:hAnsi="Fb Fontext" w:hint="cs"/>
          <w:rtl/>
        </w:rPr>
        <w:t xml:space="preserve">איבדה כתובתה </w:t>
      </w:r>
      <w:r w:rsidR="00BD4EEB">
        <w:rPr>
          <w:rFonts w:ascii="Fb Fontext" w:hAnsi="Fb Fontext" w:hint="cs"/>
          <w:rtl/>
        </w:rPr>
        <w:t>אף</w:t>
      </w:r>
      <w:r w:rsidRPr="00C35A2C">
        <w:rPr>
          <w:rFonts w:ascii="Fb Fontext" w:hAnsi="Fb Fontext" w:hint="cs"/>
          <w:rtl/>
        </w:rPr>
        <w:t xml:space="preserve"> באישתדוף בני חרי דתגבה מראשון</w:t>
      </w:r>
      <w:r w:rsidRPr="006B2A7E">
        <w:rPr>
          <w:rStyle w:val="affffa"/>
          <w:rFonts w:hint="cs"/>
          <w:rtl/>
        </w:rPr>
        <w:t xml:space="preserve"> </w:t>
      </w:r>
      <w:r w:rsidRPr="00A4459C">
        <w:rPr>
          <w:rFonts w:hint="cs"/>
          <w:rtl/>
        </w:rPr>
        <w:t>'דאיבדה'</w:t>
      </w:r>
      <w:r w:rsidRPr="006B2A7E">
        <w:rPr>
          <w:rStyle w:val="affffa"/>
          <w:rFonts w:hint="cs"/>
          <w:rtl/>
        </w:rPr>
        <w:t xml:space="preserve"> </w:t>
      </w:r>
      <w:r w:rsidRPr="00C35A2C">
        <w:rPr>
          <w:rFonts w:ascii="Fb Fontext" w:hAnsi="Fb Fontext" w:hint="cs"/>
          <w:rtl/>
        </w:rPr>
        <w:t>רק משני</w:t>
      </w:r>
      <w:r w:rsidR="00B909D8">
        <w:rPr>
          <w:rFonts w:ascii="Fb Fontext" w:hAnsi="Fb Fontext" w:hint="cs"/>
          <w:rtl/>
        </w:rPr>
        <w:t>,</w:t>
      </w:r>
    </w:p>
    <w:p w14:paraId="1615951C" w14:textId="77777777" w:rsidR="00A9406C" w:rsidRPr="00C35A2C" w:rsidRDefault="00A9406C" w:rsidP="00A9406C">
      <w:pPr>
        <w:rPr>
          <w:rFonts w:ascii="Fb Fontext" w:hAnsi="Fb Fontext"/>
          <w:rtl/>
        </w:rPr>
      </w:pPr>
      <w:r w:rsidRPr="00A4459C">
        <w:rPr>
          <w:rStyle w:val="affffe"/>
          <w:rtl/>
        </w:rPr>
        <w:t xml:space="preserve">רבא, </w:t>
      </w:r>
      <w:r>
        <w:rPr>
          <w:rStyle w:val="affffe"/>
          <w:rFonts w:hint="cs"/>
          <w:rtl/>
        </w:rPr>
        <w:t>ב'</w:t>
      </w:r>
      <w:r w:rsidRPr="00A4459C">
        <w:rPr>
          <w:rStyle w:val="affffe"/>
          <w:rtl/>
        </w:rPr>
        <w:t xml:space="preserve"> תשובות בדבר: </w:t>
      </w:r>
      <w:r>
        <w:rPr>
          <w:rStyle w:val="affffe"/>
          <w:rFonts w:hint="cs"/>
          <w:rtl/>
        </w:rPr>
        <w:t>א.</w:t>
      </w:r>
      <w:r w:rsidRPr="00A4459C">
        <w:rPr>
          <w:rStyle w:val="affffe"/>
          <w:rtl/>
        </w:rPr>
        <w:t xml:space="preserve"> </w:t>
      </w:r>
      <w:r w:rsidRPr="00C35A2C">
        <w:rPr>
          <w:rFonts w:ascii="Fb Fontext" w:hAnsi="Fb Fontext"/>
          <w:sz w:val="32"/>
          <w:rtl/>
        </w:rPr>
        <w:t>דאיבדה לגמרי משמע</w:t>
      </w:r>
      <w:r w:rsidRPr="00C54C7E">
        <w:rPr>
          <w:rStyle w:val="afffe"/>
          <w:rtl/>
        </w:rPr>
        <w:t xml:space="preserve"> </w:t>
      </w:r>
      <w:r w:rsidRPr="00A4459C">
        <w:rPr>
          <w:rStyle w:val="affffe"/>
          <w:rFonts w:hint="cs"/>
          <w:rtl/>
        </w:rPr>
        <w:t>ב.</w:t>
      </w:r>
      <w:r w:rsidRPr="00C35A2C">
        <w:rPr>
          <w:rFonts w:ascii="Fb Fontext" w:hAnsi="Fb Fontext" w:hint="cs"/>
          <w:sz w:val="32"/>
          <w:rtl/>
        </w:rPr>
        <w:t xml:space="preserve"> </w:t>
      </w:r>
      <w:r w:rsidRPr="00C35A2C">
        <w:rPr>
          <w:rFonts w:ascii="Fb Fontext" w:hAnsi="Fb Fontext"/>
          <w:sz w:val="32"/>
          <w:rtl/>
        </w:rPr>
        <w:t>לוה מ</w:t>
      </w:r>
      <w:r>
        <w:rPr>
          <w:rFonts w:ascii="Fb Fontext" w:hAnsi="Fb Fontext" w:hint="cs"/>
          <w:sz w:val="32"/>
          <w:rtl/>
        </w:rPr>
        <w:t>הא</w:t>
      </w:r>
      <w:r w:rsidRPr="00C35A2C">
        <w:rPr>
          <w:rFonts w:ascii="Fb Fontext" w:hAnsi="Fb Fontext"/>
          <w:sz w:val="32"/>
          <w:rtl/>
        </w:rPr>
        <w:t>חד ומכר נכסיו לשנים, וכתב בע"</w:t>
      </w:r>
      <w:r w:rsidRPr="00C35A2C">
        <w:rPr>
          <w:rFonts w:ascii="Fb Fontext" w:hAnsi="Fb Fontext" w:hint="cs"/>
          <w:sz w:val="32"/>
          <w:rtl/>
        </w:rPr>
        <w:t xml:space="preserve">ח </w:t>
      </w:r>
      <w:r w:rsidRPr="00C35A2C">
        <w:rPr>
          <w:rFonts w:ascii="Fb Fontext" w:hAnsi="Fb Fontext"/>
          <w:sz w:val="32"/>
          <w:rtl/>
        </w:rPr>
        <w:t xml:space="preserve">ללוקח שני דין ודברים אין </w:t>
      </w:r>
      <w:r w:rsidRPr="00C35A2C">
        <w:rPr>
          <w:rFonts w:ascii="Fb Fontext" w:hAnsi="Fb Fontext"/>
          <w:sz w:val="32"/>
          <w:rtl/>
        </w:rPr>
        <w:lastRenderedPageBreak/>
        <w:t xml:space="preserve">לי עמך - אין לו על לוקח ראשון כלום, מפני </w:t>
      </w:r>
      <w:r w:rsidRPr="00F71179">
        <w:rPr>
          <w:rFonts w:ascii="Fb Fontext" w:hAnsi="Fb Fontext"/>
          <w:spacing w:val="-6"/>
          <w:sz w:val="32"/>
          <w:rtl/>
        </w:rPr>
        <w:t xml:space="preserve">שיכול לומר הנחתי לך מקום לגבות הימנו; </w:t>
      </w:r>
      <w:r w:rsidRPr="00F71179">
        <w:rPr>
          <w:rFonts w:ascii="Fb Fontext" w:hAnsi="Fb Fontext" w:hint="cs"/>
          <w:spacing w:val="-6"/>
          <w:sz w:val="32"/>
          <w:rtl/>
        </w:rPr>
        <w:t>ד</w:t>
      </w:r>
      <w:r>
        <w:rPr>
          <w:rFonts w:ascii="Fb Fontext" w:hAnsi="Fb Fontext"/>
          <w:spacing w:val="-6"/>
          <w:sz w:val="32"/>
          <w:rtl/>
        </w:rPr>
        <w:t>שם</w:t>
      </w:r>
      <w:r w:rsidRPr="00F71179">
        <w:rPr>
          <w:rFonts w:ascii="Fb Fontext" w:hAnsi="Fb Fontext"/>
          <w:spacing w:val="-6"/>
          <w:sz w:val="32"/>
          <w:rtl/>
        </w:rPr>
        <w:t xml:space="preserve"> </w:t>
      </w:r>
      <w:r w:rsidRPr="00F71179">
        <w:rPr>
          <w:rFonts w:ascii="Fb Fontext" w:hAnsi="Fb Fontext" w:hint="cs"/>
          <w:spacing w:val="-6"/>
          <w:sz w:val="32"/>
          <w:rtl/>
        </w:rPr>
        <w:t>הוא</w:t>
      </w:r>
      <w:r w:rsidRPr="00A4459C">
        <w:rPr>
          <w:rStyle w:val="afffff0"/>
          <w:rtl/>
        </w:rPr>
        <w:t xml:space="preserve"> </w:t>
      </w:r>
      <w:r w:rsidRPr="00A4459C">
        <w:rPr>
          <w:rStyle w:val="afffff0"/>
          <w:rFonts w:hint="cs"/>
          <w:rtl/>
        </w:rPr>
        <w:t>המלווה והאשה</w:t>
      </w:r>
      <w:r w:rsidRPr="00F71179">
        <w:rPr>
          <w:rFonts w:ascii="Fb Fontext" w:hAnsi="Fb Fontext"/>
          <w:spacing w:val="-6"/>
          <w:sz w:val="32"/>
          <w:rtl/>
        </w:rPr>
        <w:t xml:space="preserve"> ד</w:t>
      </w:r>
      <w:r w:rsidRPr="00F71179">
        <w:rPr>
          <w:rFonts w:ascii="Fb Fontext" w:hAnsi="Fb Fontext" w:hint="cs"/>
          <w:spacing w:val="-6"/>
          <w:sz w:val="32"/>
          <w:rtl/>
        </w:rPr>
        <w:t>הפס</w:t>
      </w:r>
      <w:r w:rsidRPr="00F71179">
        <w:rPr>
          <w:rFonts w:ascii="Fb Fontext" w:hAnsi="Fb Fontext"/>
          <w:spacing w:val="-6"/>
          <w:sz w:val="32"/>
          <w:rtl/>
        </w:rPr>
        <w:t xml:space="preserve">יד </w:t>
      </w:r>
      <w:r>
        <w:rPr>
          <w:rFonts w:ascii="Fb Fontext" w:hAnsi="Fb Fontext" w:hint="cs"/>
          <w:spacing w:val="-6"/>
          <w:sz w:val="32"/>
          <w:rtl/>
        </w:rPr>
        <w:t xml:space="preserve">עצמו </w:t>
      </w:r>
      <w:r w:rsidRPr="00F71179">
        <w:rPr>
          <w:rFonts w:ascii="Fb Fontext" w:hAnsi="Fb Fontext"/>
          <w:spacing w:val="-6"/>
          <w:sz w:val="32"/>
          <w:rtl/>
        </w:rPr>
        <w:t>בידים.</w:t>
      </w:r>
    </w:p>
    <w:p w14:paraId="55060333" w14:textId="77777777" w:rsidR="00A9406C" w:rsidRPr="00C35A2C" w:rsidRDefault="00A9406C" w:rsidP="00E26091">
      <w:pPr>
        <w:pStyle w:val="afff"/>
        <w:framePr w:wrap="around"/>
        <w:rPr>
          <w:rtl/>
        </w:rPr>
      </w:pPr>
      <w:bookmarkStart w:id="734" w:name="_Toc119353526"/>
      <w:r w:rsidRPr="00C35A2C">
        <w:rPr>
          <w:rFonts w:hint="cs"/>
          <w:rtl/>
        </w:rPr>
        <w:t>צה:</w:t>
      </w:r>
      <w:bookmarkEnd w:id="734"/>
    </w:p>
    <w:p w14:paraId="62B5A5EC" w14:textId="77777777" w:rsidR="00A9406C" w:rsidRDefault="00A9406C" w:rsidP="00A9406C">
      <w:pPr>
        <w:rPr>
          <w:rFonts w:ascii="Fb Fontext" w:hAnsi="Fb Fontext"/>
          <w:sz w:val="32"/>
          <w:rtl/>
        </w:rPr>
      </w:pPr>
      <w:r w:rsidRPr="00A4459C">
        <w:rPr>
          <w:rStyle w:val="affffe"/>
          <w:rtl/>
        </w:rPr>
        <w:t>א"ל ר"</w:t>
      </w:r>
      <w:r w:rsidRPr="00A4459C">
        <w:rPr>
          <w:rStyle w:val="affffe"/>
          <w:rFonts w:hint="cs"/>
          <w:rtl/>
        </w:rPr>
        <w:t>יי לר</w:t>
      </w:r>
      <w:r w:rsidRPr="00A4459C">
        <w:rPr>
          <w:rStyle w:val="affffe"/>
          <w:rtl/>
        </w:rPr>
        <w:t>"</w:t>
      </w:r>
      <w:r w:rsidRPr="00A4459C">
        <w:rPr>
          <w:rStyle w:val="affffe"/>
          <w:rFonts w:hint="cs"/>
          <w:rtl/>
        </w:rPr>
        <w:t>א</w:t>
      </w:r>
      <w:r w:rsidRPr="00A4459C">
        <w:rPr>
          <w:rStyle w:val="affffe"/>
          <w:rtl/>
        </w:rPr>
        <w:t xml:space="preserve">: </w:t>
      </w:r>
      <w:r w:rsidRPr="00C35A2C">
        <w:rPr>
          <w:rFonts w:ascii="Fb Fontext" w:hAnsi="Fb Fontext"/>
          <w:sz w:val="32"/>
          <w:rtl/>
        </w:rPr>
        <w:t xml:space="preserve">והא מעשים בכל יום, </w:t>
      </w:r>
      <w:r w:rsidRPr="00C35A2C">
        <w:rPr>
          <w:rFonts w:ascii="Fb Fontext" w:hAnsi="Fb Fontext" w:hint="cs"/>
          <w:sz w:val="32"/>
          <w:rtl/>
        </w:rPr>
        <w:t xml:space="preserve">כאותו שמישכן פרדס לחבירו לעשר שנים והתייבש אחר חמש </w:t>
      </w:r>
      <w:r w:rsidRPr="00A4459C">
        <w:rPr>
          <w:rStyle w:val="affffe"/>
          <w:rFonts w:hint="cs"/>
          <w:rtl/>
        </w:rPr>
        <w:t>ורבנן כתבו לו</w:t>
      </w:r>
      <w:r w:rsidRPr="00C35A2C">
        <w:rPr>
          <w:rFonts w:ascii="Fb Fontext" w:hAnsi="Fb Fontext" w:hint="cs"/>
          <w:sz w:val="32"/>
          <w:rtl/>
        </w:rPr>
        <w:t xml:space="preserve"> שטר לגבות ממשועבדים.</w:t>
      </w:r>
    </w:p>
    <w:p w14:paraId="5F98A383" w14:textId="6A013F85" w:rsidR="00A9406C" w:rsidRPr="00C35A2C" w:rsidRDefault="00A9406C" w:rsidP="00530669">
      <w:pPr>
        <w:rPr>
          <w:rFonts w:ascii="Fb Fontext" w:hAnsi="Fb Fontext"/>
          <w:rtl/>
        </w:rPr>
      </w:pPr>
      <w:r w:rsidRPr="00A4459C">
        <w:rPr>
          <w:rStyle w:val="affffe"/>
          <w:rFonts w:hint="cs"/>
          <w:rtl/>
        </w:rPr>
        <w:t xml:space="preserve">ודחינן </w:t>
      </w:r>
      <w:r w:rsidRPr="00C35A2C">
        <w:rPr>
          <w:rFonts w:ascii="Fb Fontext" w:hAnsi="Fb Fontext" w:hint="cs"/>
          <w:rtl/>
        </w:rPr>
        <w:t>ד</w:t>
      </w:r>
      <w:r>
        <w:rPr>
          <w:rFonts w:ascii="Fb Fontext" w:hAnsi="Fb Fontext" w:hint="cs"/>
          <w:rtl/>
        </w:rPr>
        <w:t>שם</w:t>
      </w:r>
      <w:r w:rsidRPr="00C35A2C">
        <w:rPr>
          <w:rFonts w:ascii="Fb Fontext" w:hAnsi="Fb Fontext" w:hint="cs"/>
          <w:rtl/>
        </w:rPr>
        <w:t xml:space="preserve"> הם הפסידו עצמם </w:t>
      </w:r>
      <w:r w:rsidRPr="00A4459C">
        <w:rPr>
          <w:rStyle w:val="afffff0"/>
          <w:rFonts w:hint="cs"/>
          <w:rtl/>
        </w:rPr>
        <w:t>שיודעים שפעמים והפרדס מתייבש ולא היה להם לקנות</w:t>
      </w:r>
      <w:r w:rsidR="00530669">
        <w:rPr>
          <w:rStyle w:val="afffff0"/>
          <w:rFonts w:hint="cs"/>
          <w:rtl/>
        </w:rPr>
        <w:t xml:space="preserve"> </w:t>
      </w:r>
      <w:r w:rsidR="00530669">
        <w:rPr>
          <w:rStyle w:val="affffe"/>
          <w:rFonts w:hint="cs"/>
          <w:rtl/>
        </w:rPr>
        <w:t xml:space="preserve"> </w:t>
      </w:r>
      <w:r w:rsidRPr="00530669">
        <w:rPr>
          <w:rStyle w:val="affffc"/>
          <w:rtl/>
        </w:rPr>
        <w:t>והלכתא:</w:t>
      </w:r>
      <w:r w:rsidRPr="00A4459C">
        <w:rPr>
          <w:rStyle w:val="affffe"/>
          <w:rtl/>
        </w:rPr>
        <w:t xml:space="preserve"> </w:t>
      </w:r>
      <w:r w:rsidRPr="00C35A2C">
        <w:rPr>
          <w:rFonts w:ascii="Fb Fontext" w:hAnsi="Fb Fontext"/>
          <w:rtl/>
        </w:rPr>
        <w:t xml:space="preserve">אישתדוף בני חרי </w:t>
      </w:r>
      <w:r>
        <w:rPr>
          <w:rFonts w:ascii="Fb Fontext" w:hAnsi="Fb Fontext" w:hint="cs"/>
          <w:rtl/>
        </w:rPr>
        <w:t>גובה ממשועבדים.</w:t>
      </w:r>
    </w:p>
    <w:p w14:paraId="509AB9C9" w14:textId="66C1AF7F" w:rsidR="00E268F4" w:rsidRDefault="00A9406C" w:rsidP="00F1680A">
      <w:pPr>
        <w:pStyle w:val="affffb"/>
        <w:rPr>
          <w:rtl/>
        </w:rPr>
      </w:pPr>
      <w:bookmarkStart w:id="735" w:name="_Toc119353527"/>
      <w:r w:rsidRPr="00A4459C">
        <w:rPr>
          <w:rStyle w:val="affffe"/>
          <w:rtl/>
        </w:rPr>
        <w:t xml:space="preserve">אביי: </w:t>
      </w:r>
      <w:r w:rsidRPr="00C35A2C">
        <w:rPr>
          <w:rtl/>
        </w:rPr>
        <w:t>נכסי ל</w:t>
      </w:r>
      <w:r>
        <w:rPr>
          <w:rtl/>
        </w:rPr>
        <w:t>ך ואחריך לפלוני, ועמדה וניסת</w:t>
      </w:r>
      <w:r w:rsidR="00E268F4">
        <w:rPr>
          <w:rFonts w:hint="cs"/>
          <w:rtl/>
        </w:rPr>
        <w:t>,</w:t>
      </w:r>
      <w:bookmarkEnd w:id="735"/>
    </w:p>
    <w:p w14:paraId="294BBEBB" w14:textId="116917F1" w:rsidR="00A9406C" w:rsidRPr="00C35A2C" w:rsidRDefault="00A9406C" w:rsidP="0035407E">
      <w:pPr>
        <w:rPr>
          <w:rFonts w:ascii="Fb Fontext" w:hAnsi="Fb Fontext"/>
          <w:rtl/>
        </w:rPr>
      </w:pPr>
      <w:r w:rsidRPr="00C35A2C">
        <w:rPr>
          <w:rFonts w:ascii="Fb Fontext" w:hAnsi="Fb Fontext"/>
          <w:sz w:val="32"/>
          <w:rtl/>
        </w:rPr>
        <w:t>בעל לוקח הוי, ואין לאחריך במקום בעל כלום.</w:t>
      </w:r>
    </w:p>
    <w:p w14:paraId="682E059F" w14:textId="70DC70AF" w:rsidR="00E268F4" w:rsidRDefault="00A9406C" w:rsidP="00A9406C">
      <w:pPr>
        <w:rPr>
          <w:rFonts w:ascii="Fb Fontext" w:hAnsi="Fb Fontext"/>
          <w:rtl/>
        </w:rPr>
      </w:pPr>
      <w:r w:rsidRPr="00A4459C">
        <w:rPr>
          <w:rStyle w:val="affffe"/>
          <w:rFonts w:hint="cs"/>
          <w:rtl/>
        </w:rPr>
        <w:t xml:space="preserve">כהאי </w:t>
      </w:r>
      <w:r w:rsidRPr="00A4459C">
        <w:rPr>
          <w:rStyle w:val="affffe"/>
          <w:rtl/>
        </w:rPr>
        <w:t>תנא</w:t>
      </w:r>
      <w:r w:rsidRPr="00A4459C">
        <w:rPr>
          <w:rStyle w:val="affffe"/>
          <w:rFonts w:hint="cs"/>
          <w:rtl/>
        </w:rPr>
        <w:t xml:space="preserve"> </w:t>
      </w:r>
      <w:r w:rsidRPr="00C35A2C">
        <w:rPr>
          <w:rFonts w:ascii="Fb Fontext" w:hAnsi="Fb Fontext" w:hint="cs"/>
          <w:rtl/>
        </w:rPr>
        <w:t>ד'</w:t>
      </w:r>
      <w:r w:rsidRPr="00C35A2C">
        <w:rPr>
          <w:rFonts w:ascii="Fb Fontext" w:hAnsi="Fb Fontext"/>
          <w:rtl/>
        </w:rPr>
        <w:t>נכסי ליך ואחריך לפלוני</w:t>
      </w:r>
      <w:r w:rsidR="00E268F4">
        <w:rPr>
          <w:rFonts w:ascii="Fb Fontext" w:hAnsi="Fb Fontext"/>
          <w:rtl/>
        </w:rPr>
        <w:t>,</w:t>
      </w:r>
    </w:p>
    <w:p w14:paraId="224940B6" w14:textId="5AD63EA4" w:rsidR="00A9406C" w:rsidRDefault="00A9406C" w:rsidP="00A9406C">
      <w:pPr>
        <w:rPr>
          <w:rFonts w:ascii="Fb Fontext" w:hAnsi="Fb Fontext"/>
          <w:rtl/>
        </w:rPr>
      </w:pPr>
      <w:r>
        <w:rPr>
          <w:rStyle w:val="affffe"/>
          <w:rFonts w:hint="cs"/>
          <w:rtl/>
        </w:rPr>
        <w:t>ל</w:t>
      </w:r>
      <w:r w:rsidRPr="00A4459C">
        <w:rPr>
          <w:rStyle w:val="affffe"/>
          <w:rFonts w:hint="cs"/>
          <w:rtl/>
        </w:rPr>
        <w:t xml:space="preserve">רבי: </w:t>
      </w:r>
      <w:r w:rsidRPr="00C35A2C">
        <w:rPr>
          <w:rFonts w:ascii="Fb Fontext" w:hAnsi="Fb Fontext"/>
          <w:rtl/>
        </w:rPr>
        <w:t>ירד הראשון ומכר - השני מוציא מיד הלקוחות,</w:t>
      </w:r>
    </w:p>
    <w:p w14:paraId="6F443AA4" w14:textId="77777777" w:rsidR="00A9406C" w:rsidRPr="00C35A2C" w:rsidRDefault="00A9406C" w:rsidP="00A9406C">
      <w:pPr>
        <w:rPr>
          <w:rFonts w:ascii="Fb Fontext" w:hAnsi="Fb Fontext" w:cs="Guttman Vilna"/>
          <w:b/>
          <w:bCs/>
          <w:sz w:val="32"/>
          <w:rtl/>
        </w:rPr>
      </w:pPr>
      <w:r w:rsidRPr="00A4459C">
        <w:rPr>
          <w:rStyle w:val="affffe"/>
          <w:rFonts w:hint="cs"/>
          <w:rtl/>
        </w:rPr>
        <w:t>ל</w:t>
      </w:r>
      <w:r w:rsidRPr="00A4459C">
        <w:rPr>
          <w:rStyle w:val="affffe"/>
          <w:rtl/>
        </w:rPr>
        <w:t>רשב"ג:</w:t>
      </w:r>
      <w:r w:rsidRPr="00C35A2C">
        <w:rPr>
          <w:rFonts w:ascii="Fb Fontext" w:hAnsi="Fb Fontext"/>
          <w:sz w:val="32"/>
          <w:rtl/>
        </w:rPr>
        <w:t xml:space="preserve"> אין לשני אלא מה ששייר ראשון.</w:t>
      </w:r>
    </w:p>
    <w:p w14:paraId="6F4A2E50" w14:textId="77777777" w:rsidR="00E268F4" w:rsidRDefault="00A9406C" w:rsidP="00A9406C">
      <w:pPr>
        <w:rPr>
          <w:rtl/>
        </w:rPr>
      </w:pPr>
      <w:r w:rsidRPr="00A4459C">
        <w:rPr>
          <w:rStyle w:val="affffe"/>
          <w:rFonts w:hint="cs"/>
          <w:rtl/>
        </w:rPr>
        <w:t>והא דאביי</w:t>
      </w:r>
      <w:r w:rsidRPr="00F71179">
        <w:rPr>
          <w:rFonts w:hint="cs"/>
          <w:rtl/>
        </w:rPr>
        <w:t xml:space="preserve"> רשע ערום זה </w:t>
      </w:r>
      <w:r w:rsidRPr="00F71179">
        <w:rPr>
          <w:rtl/>
        </w:rPr>
        <w:t>המשיא עצה למכור בנכסים</w:t>
      </w:r>
      <w:r w:rsidR="00E268F4">
        <w:rPr>
          <w:rtl/>
        </w:rPr>
        <w:t>,</w:t>
      </w:r>
    </w:p>
    <w:p w14:paraId="092CC7B1" w14:textId="489AA21E" w:rsidR="00A9406C" w:rsidRPr="00F71179" w:rsidRDefault="00A9406C" w:rsidP="00A9406C">
      <w:pPr>
        <w:rPr>
          <w:rtl/>
        </w:rPr>
      </w:pPr>
      <w:r>
        <w:rPr>
          <w:rStyle w:val="affffe"/>
          <w:rFonts w:hint="cs"/>
          <w:rtl/>
        </w:rPr>
        <w:t xml:space="preserve">- </w:t>
      </w:r>
      <w:r w:rsidRPr="00A4459C">
        <w:rPr>
          <w:rStyle w:val="affffe"/>
          <w:rtl/>
        </w:rPr>
        <w:t>כרשב"ג</w:t>
      </w:r>
      <w:r w:rsidRPr="00F71179">
        <w:rPr>
          <w:rFonts w:hint="cs"/>
          <w:rtl/>
        </w:rPr>
        <w:t xml:space="preserve"> </w:t>
      </w:r>
      <w:r>
        <w:rPr>
          <w:rFonts w:hint="cs"/>
          <w:rtl/>
        </w:rPr>
        <w:t>כאן</w:t>
      </w:r>
      <w:r w:rsidRPr="00F71179">
        <w:rPr>
          <w:rFonts w:hint="cs"/>
          <w:rtl/>
        </w:rPr>
        <w:t xml:space="preserve"> בשכבר נשאת</w:t>
      </w:r>
      <w:r w:rsidR="00530669">
        <w:rPr>
          <w:rFonts w:hint="cs"/>
          <w:rtl/>
        </w:rPr>
        <w:t>,</w:t>
      </w:r>
    </w:p>
    <w:p w14:paraId="205484CC" w14:textId="77777777" w:rsidR="00E268F4" w:rsidRDefault="00A9406C" w:rsidP="00F1680A">
      <w:pPr>
        <w:pStyle w:val="affffb"/>
        <w:rPr>
          <w:rtl/>
        </w:rPr>
      </w:pPr>
      <w:bookmarkStart w:id="736" w:name="_Toc119353528"/>
      <w:r w:rsidRPr="00A4459C">
        <w:rPr>
          <w:rStyle w:val="affffe"/>
          <w:rtl/>
        </w:rPr>
        <w:t>אביי:</w:t>
      </w:r>
      <w:r w:rsidRPr="00C35A2C">
        <w:rPr>
          <w:rtl/>
        </w:rPr>
        <w:t xml:space="preserve"> נכסי לך ואחריך לפלוני, ומכרה ומתה</w:t>
      </w:r>
      <w:r w:rsidR="00E268F4">
        <w:rPr>
          <w:rtl/>
        </w:rPr>
        <w:t>,</w:t>
      </w:r>
      <w:bookmarkEnd w:id="736"/>
    </w:p>
    <w:p w14:paraId="15F57E69" w14:textId="0BDFB5F7" w:rsidR="00A9406C" w:rsidRPr="00C35A2C" w:rsidRDefault="00A9406C" w:rsidP="00A9406C">
      <w:pPr>
        <w:rPr>
          <w:rFonts w:ascii="Fb Fontext" w:hAnsi="Fb Fontext"/>
          <w:rtl/>
        </w:rPr>
      </w:pPr>
      <w:r w:rsidRPr="00C35A2C">
        <w:rPr>
          <w:rFonts w:ascii="Fb Fontext" w:hAnsi="Fb Fontext"/>
          <w:sz w:val="32"/>
          <w:rtl/>
        </w:rPr>
        <w:t>- בעל מוציא מהלקוחות, ואחריך מיד בעל, ולוקח מיד אחריך, ומוקמינן לכולהו ביד</w:t>
      </w:r>
      <w:r>
        <w:rPr>
          <w:rFonts w:ascii="Fb Fontext" w:hAnsi="Fb Fontext" w:hint="cs"/>
          <w:sz w:val="32"/>
          <w:rtl/>
        </w:rPr>
        <w:t xml:space="preserve"> </w:t>
      </w:r>
      <w:r w:rsidRPr="00C35A2C">
        <w:rPr>
          <w:rFonts w:ascii="Fb Fontext" w:hAnsi="Fb Fontext"/>
          <w:sz w:val="32"/>
          <w:rtl/>
        </w:rPr>
        <w:t>דלוקח.</w:t>
      </w:r>
    </w:p>
    <w:p w14:paraId="05FF42F6" w14:textId="30830343" w:rsidR="00A9406C" w:rsidRPr="0035407E" w:rsidRDefault="00A9406C" w:rsidP="00A9406C">
      <w:pPr>
        <w:rPr>
          <w:rFonts w:ascii="Fb Fontext" w:hAnsi="Fb Fontext" w:cs="Guttman Vilna"/>
          <w:b/>
          <w:bCs/>
          <w:spacing w:val="-6"/>
          <w:rtl/>
        </w:rPr>
      </w:pPr>
      <w:r w:rsidRPr="0035407E">
        <w:rPr>
          <w:rStyle w:val="affffe"/>
          <w:rFonts w:hint="cs"/>
          <w:spacing w:val="-6"/>
          <w:rtl/>
        </w:rPr>
        <w:t xml:space="preserve">ומתני </w:t>
      </w:r>
      <w:r w:rsidRPr="0035407E">
        <w:rPr>
          <w:rFonts w:ascii="Fb Fontext" w:hAnsi="Fb Fontext" w:hint="cs"/>
          <w:spacing w:val="-6"/>
          <w:rtl/>
        </w:rPr>
        <w:t xml:space="preserve">בחוזרות </w:t>
      </w:r>
      <w:r w:rsidR="0035407E" w:rsidRPr="0035407E">
        <w:rPr>
          <w:rFonts w:ascii="Fb Fontext" w:hAnsi="Fb Fontext" w:hint="cs"/>
          <w:spacing w:val="-6"/>
          <w:rtl/>
        </w:rPr>
        <w:t>י</w:t>
      </w:r>
      <w:r w:rsidRPr="0035407E">
        <w:rPr>
          <w:rFonts w:ascii="Fb Fontext" w:hAnsi="Fb Fontext" w:hint="cs"/>
          <w:spacing w:val="-6"/>
          <w:rtl/>
        </w:rPr>
        <w:t xml:space="preserve">עשו פשרה </w:t>
      </w:r>
      <w:r w:rsidR="0035407E" w:rsidRPr="0035407E">
        <w:rPr>
          <w:rFonts w:ascii="Fb Fontext" w:hAnsi="Fb Fontext" w:hint="cs"/>
          <w:spacing w:val="-6"/>
          <w:rtl/>
        </w:rPr>
        <w:t>ד</w:t>
      </w:r>
      <w:r w:rsidRPr="0035407E">
        <w:rPr>
          <w:rFonts w:ascii="Fb Fontext" w:hAnsi="Fb Fontext" w:hint="cs"/>
          <w:spacing w:val="-6"/>
          <w:rtl/>
        </w:rPr>
        <w:t>יש הפסד לכולם אבל כאן רק ללוקח י</w:t>
      </w:r>
      <w:r w:rsidR="0035407E" w:rsidRPr="0035407E">
        <w:rPr>
          <w:rFonts w:ascii="Fb Fontext" w:hAnsi="Fb Fontext" w:hint="cs"/>
          <w:spacing w:val="-6"/>
          <w:rtl/>
        </w:rPr>
        <w:t>ש</w:t>
      </w:r>
    </w:p>
    <w:p w14:paraId="2CB88F6A" w14:textId="4AA14234" w:rsidR="00A9406C" w:rsidRDefault="00A9406C" w:rsidP="00A9406C">
      <w:pPr>
        <w:rPr>
          <w:rFonts w:ascii="Fb Fontext" w:hAnsi="Fb Fontext"/>
          <w:sz w:val="32"/>
          <w:rtl/>
        </w:rPr>
      </w:pPr>
      <w:r w:rsidRPr="00A4459C">
        <w:rPr>
          <w:rStyle w:val="affffe"/>
          <w:rtl/>
        </w:rPr>
        <w:t xml:space="preserve">• </w:t>
      </w:r>
      <w:r w:rsidRPr="00A4459C">
        <w:rPr>
          <w:rStyle w:val="affffe"/>
          <w:rFonts w:hint="cs"/>
          <w:rtl/>
        </w:rPr>
        <w:t xml:space="preserve">והא דאביי </w:t>
      </w:r>
      <w:r w:rsidRPr="00C35A2C">
        <w:rPr>
          <w:rFonts w:ascii="Fb Fontext" w:hAnsi="Fb Fontext" w:hint="cs"/>
          <w:sz w:val="32"/>
          <w:rtl/>
        </w:rPr>
        <w:t>דבעל לוקח הוי ואין לאחריך במקום בעל כלום מיירי בפנויה משא</w:t>
      </w:r>
      <w:r w:rsidRPr="00C35A2C">
        <w:rPr>
          <w:rFonts w:ascii="Fb Fontext" w:hAnsi="Fb Fontext"/>
          <w:sz w:val="32"/>
          <w:rtl/>
        </w:rPr>
        <w:t>"</w:t>
      </w:r>
      <w:r w:rsidRPr="00C35A2C">
        <w:rPr>
          <w:rFonts w:ascii="Fb Fontext" w:hAnsi="Fb Fontext" w:hint="cs"/>
          <w:sz w:val="32"/>
          <w:rtl/>
        </w:rPr>
        <w:t xml:space="preserve">כ </w:t>
      </w:r>
      <w:r>
        <w:rPr>
          <w:rFonts w:ascii="Fb Fontext" w:hAnsi="Fb Fontext" w:hint="cs"/>
          <w:sz w:val="32"/>
          <w:rtl/>
        </w:rPr>
        <w:t>כאן</w:t>
      </w:r>
      <w:r w:rsidRPr="00C35A2C">
        <w:rPr>
          <w:rFonts w:ascii="Fb Fontext" w:hAnsi="Fb Fontext" w:hint="cs"/>
          <w:sz w:val="32"/>
          <w:rtl/>
        </w:rPr>
        <w:t xml:space="preserve"> בנשואה שבא להפקיע מן הבעל</w:t>
      </w:r>
      <w:r w:rsidR="00B909D8">
        <w:rPr>
          <w:rFonts w:ascii="Fb Fontext" w:hAnsi="Fb Fontext" w:hint="cs"/>
          <w:sz w:val="32"/>
          <w:rtl/>
        </w:rPr>
        <w:t>,</w:t>
      </w:r>
    </w:p>
    <w:p w14:paraId="472A43CC" w14:textId="77777777" w:rsidR="00A9406C" w:rsidRPr="00C54C7E" w:rsidRDefault="00A9406C" w:rsidP="00A9406C">
      <w:pPr>
        <w:pStyle w:val="afffd"/>
        <w:rPr>
          <w:rtl/>
        </w:rPr>
      </w:pPr>
      <w:ins w:id="10000" w:author="מספור קטעי משנה" w:date="2026-10-06T06:45:30Z">
        <w:r>
          <w:rPr>
            <w:rStyle w:val="MisparKeta"/>
          </w:rPr>
          <w:t xml:space="preserve">א. </w:t>
        </w:r>
      </w:ins>
      <w:bookmarkStart w:id="737" w:name="_Toc119353529"/>
      <w:r w:rsidRPr="00C54C7E">
        <w:rPr>
          <w:rtl/>
        </w:rPr>
        <w:t>וכן בעל חוב.</w:t>
      </w:r>
      <w:bookmarkEnd w:id="737"/>
    </w:p>
    <w:p w14:paraId="3B77CE30" w14:textId="68CA546A" w:rsidR="00A9406C" w:rsidRPr="00C35A2C" w:rsidRDefault="00A9406C" w:rsidP="00A9406C">
      <w:pPr>
        <w:rPr>
          <w:rFonts w:ascii="Fb Fontext" w:hAnsi="Fb Fontext" w:cs="Guttman Vilna"/>
          <w:b/>
          <w:bCs/>
          <w:rtl/>
        </w:rPr>
      </w:pPr>
      <w:r w:rsidRPr="00A4459C">
        <w:rPr>
          <w:rStyle w:val="affffe"/>
          <w:rtl/>
        </w:rPr>
        <w:t xml:space="preserve">תנא: </w:t>
      </w:r>
      <w:r w:rsidRPr="00C35A2C">
        <w:rPr>
          <w:rFonts w:ascii="Fb Fontext" w:hAnsi="Fb Fontext"/>
          <w:rtl/>
        </w:rPr>
        <w:t>וכן בע</w:t>
      </w:r>
      <w:r w:rsidR="0035407E">
        <w:rPr>
          <w:rFonts w:ascii="Fb Fontext" w:hAnsi="Fb Fontext" w:hint="cs"/>
          <w:rtl/>
        </w:rPr>
        <w:t>"ח</w:t>
      </w:r>
      <w:r w:rsidRPr="00C35A2C">
        <w:rPr>
          <w:rFonts w:ascii="Fb Fontext" w:hAnsi="Fb Fontext"/>
          <w:rtl/>
        </w:rPr>
        <w:t xml:space="preserve"> ושני לקוחות; וכן אשה בע</w:t>
      </w:r>
      <w:r>
        <w:rPr>
          <w:rFonts w:ascii="Fb Fontext" w:hAnsi="Fb Fontext" w:hint="cs"/>
          <w:rtl/>
        </w:rPr>
        <w:t xml:space="preserve">"ח </w:t>
      </w:r>
      <w:r w:rsidRPr="00C35A2C">
        <w:rPr>
          <w:rFonts w:ascii="Fb Fontext" w:hAnsi="Fb Fontext"/>
          <w:rtl/>
        </w:rPr>
        <w:t>ושני לקוחות.</w:t>
      </w:r>
    </w:p>
    <w:p w14:paraId="7E2DE28C" w14:textId="77777777" w:rsidR="00A9406C" w:rsidRPr="00C54C7E" w:rsidRDefault="00A9406C" w:rsidP="00A9406C">
      <w:pPr>
        <w:pStyle w:val="afffd"/>
        <w:rPr>
          <w:rtl/>
        </w:rPr>
        <w:sectPr w:rsidR="00A9406C" w:rsidRPr="00C54C7E" w:rsidSect="00426657">
          <w:footerReference w:type="default" r:id="rId12"/>
          <w:pgSz w:w="4536" w:h="6804" w:code="8"/>
          <w:pgMar w:top="284" w:right="567" w:bottom="284" w:left="567" w:header="284" w:footer="284" w:gutter="0"/>
          <w:cols w:space="720"/>
          <w:bidi/>
          <w:rtlGutter/>
          <w:docGrid w:linePitch="360"/>
        </w:sectPr>
      </w:pPr>
    </w:p>
    <w:p w14:paraId="41591044" w14:textId="363B37F9" w:rsidR="00A9406C" w:rsidRDefault="00A9406C" w:rsidP="001401BD">
      <w:pPr>
        <w:pStyle w:val="afffd"/>
        <w:jc w:val="center"/>
        <w:rPr>
          <w:rtl/>
        </w:rPr>
      </w:pPr>
      <w:ins w:id="10001" w:author="מספור קטעי משנה" w:date="2026-10-06T06:45:30Z">
        <w:r>
          <w:rPr>
            <w:rStyle w:val="MisparKeta"/>
          </w:rPr>
          <w:t xml:space="preserve">א. </w:t>
        </w:r>
      </w:ins>
      <w:bookmarkStart w:id="738" w:name="_Toc119353530"/>
      <w:r w:rsidRPr="00C54C7E">
        <w:rPr>
          <w:rFonts w:hint="cs"/>
          <w:rtl/>
        </w:rPr>
        <w:t>הדרן עלך מי שהיה נשוי.</w:t>
      </w:r>
      <w:bookmarkEnd w:id="738"/>
    </w:p>
    <w:p w14:paraId="6CC181D3" w14:textId="77777777" w:rsidR="00A9406C" w:rsidRDefault="00A9406C" w:rsidP="00A9406C">
      <w:pPr>
        <w:pStyle w:val="afff2"/>
        <w:framePr w:wrap="around"/>
        <w:spacing w:line="276" w:lineRule="auto"/>
        <w:rPr>
          <w:del w:id="41096" w:author="Claude" w:date="2026-10-07T09:24:54Z"/>
          <w:rFonts w:ascii="Fb Fontext" w:hAnsi="Fb Fontext"/>
          <w:rtl/>
        </w:rPr>
      </w:pPr>
      <w:del w:id="41095" w:author="Claude" w:date="2026-10-07T09:24:54Z">
        <w:r w:rsidRPr="00C35A2C">
          <w:rPr>
            <w:rFonts w:ascii="Fb Fontext" w:hAnsi="Fb Fontext" w:hint="cs"/>
            <w:rtl/>
          </w:rPr>
          <w:lastRenderedPageBreak/>
          <w:delText xml:space="preserve">פרק אחד עשר</w:delText>
        </w:r>
      </w:del>
    </w:p>
    <w:p w14:paraId="569E6959" w14:textId="77777777" w:rsidR="00A9406C" w:rsidRPr="00C54C7E" w:rsidRDefault="00A9406C" w:rsidP="0055640D">
      <w:pPr>
        <w:pStyle w:val="afff3"/>
        <w:framePr w:wrap="around"/>
        <w:rPr>
          <w:del w:id="41098" w:author="Claude" w:date="2026-10-07T09:24:54Z"/>
          <w:rtl/>
        </w:rPr>
      </w:pPr>
      <w:del w:id="41097" w:author="Claude" w:date="2026-10-07T09:24:54Z">
        <w:r w:rsidRPr="00C54C7E">
          <w:rPr>
            <w:rFonts w:hint="cs"/>
            <w:rtl/>
          </w:rPr>
          <w:delText xml:space="preserve">אלמנה ניזונת</w:delText>
        </w:r>
      </w:del>
    </w:p>
    <w:p w14:paraId="163C522D" w14:textId="77777777" w:rsidR="00A9406C" w:rsidRPr="00C54C7E" w:rsidRDefault="00A9406C" w:rsidP="0055640D">
      <w:pPr>
        <w:pStyle w:val="afff4"/>
        <w:framePr w:wrap="around"/>
        <w:rPr>
          <w:rtl/>
        </w:rPr>
      </w:pPr>
      <w:r w:rsidRPr="00C54C7E">
        <w:rPr>
          <w:rFonts w:hint="cs"/>
          <w:rtl/>
        </w:rPr>
        <w:t>צה: - קא:</w:t>
      </w:r>
    </w:p>
    <w:p>
      <w:pPr>
        <w:pStyle w:val="PetichatPerek"/>
        <w:rPr>
          <w:ins w:id="41094" w:author="Claude" w:date="2026-10-07T09:24:54Z"/>
        </w:rPr>
      </w:pPr>
      <w:ins w:id="41093" w:author="Claude" w:date="2026-10-07T09:24:54Z">
        <w:r>
          <w:rPr>
            <w:rFonts w:ascii="Fb Fontext" w:hAnsi="Fb Fontext" w:hint="cs"/>
            <w:rtl/>
          </w:rPr>
          <w:t xml:space="preserve">פרק אחד עשר</w:t>
        </w:r>
        <w:r>
          <w:rPr>
            <w:rFonts w:ascii="Fb Fontext" w:hAnsi="Fb Fontext" w:hint="cs"/>
            <w:rtl/>
          </w:rPr>
          <w:t xml:space="preserve"> - </w:t>
        </w:r>
        <w:r>
          <w:rPr>
            <w:rFonts w:hint="cs"/>
            <w:rtl/>
          </w:rPr>
          <w:t xml:space="preserve">אלמנה ניזונת</w:t>
        </w:r>
      </w:ins>
    </w:p>
    <w:p>
      <w:pPr>
        <w:pStyle w:val="MishnaBatzad"/>
        <w:rPr>
          <w:ins w:id="20528" w:author="קלוד" w:date="2026-10-06T10:09:07Z"/>
        </w:rPr>
      </w:pPr>
      <w:ins w:id="20527" w:author="קלוד" w:date="2026-10-06T10:09:07Z">
        <w:r>
          <w:t xml:space="preserve">משנה א</w:t>
        </w:r>
      </w:ins>
    </w:p>
    <w:p w14:paraId="02E85CCC" w14:textId="1546E7CF" w:rsidR="00A9406C" w:rsidRPr="00530669" w:rsidRDefault="00A9406C" w:rsidP="00A9406C">
      <w:pPr>
        <w:pStyle w:val="afff5"/>
        <w:rPr>
          <w:spacing w:val="-2"/>
          <w:rtl/>
        </w:rPr>
      </w:pPr>
      <w:bookmarkStart w:id="739" w:name="_Toc119353531"/>
      <w:r w:rsidRPr="009F3A54">
        <w:rPr>
          <w:rStyle w:val="afffff5"/>
          <w:rFonts w:hint="cs"/>
          <w:spacing w:val="-4"/>
          <w:rtl/>
        </w:rPr>
        <w:t>אלמנה ניזונת מנכסי יתומים</w:t>
      </w:r>
      <w:bookmarkEnd w:id="739"/>
      <w:r w:rsidRPr="009F3A54">
        <w:rPr>
          <w:rFonts w:hint="cs"/>
          <w:spacing w:val="-4"/>
          <w:rtl/>
        </w:rPr>
        <w:t>, מ</w:t>
      </w:r>
      <w:r w:rsidRPr="00530669">
        <w:rPr>
          <w:rFonts w:hint="cs"/>
          <w:spacing w:val="-2"/>
          <w:rtl/>
        </w:rPr>
        <w:t>עשה ידיה שלהן, ואין חייבין בקבורתה</w:t>
      </w:r>
      <w:r w:rsidR="00530669" w:rsidRPr="00530669">
        <w:rPr>
          <w:rFonts w:hint="cs"/>
          <w:spacing w:val="-2"/>
          <w:rtl/>
        </w:rPr>
        <w:t>,</w:t>
      </w:r>
    </w:p>
    <w:p w14:paraId="273CBD5A" w14:textId="77777777" w:rsidR="00A9406C" w:rsidRPr="00C54C7E" w:rsidRDefault="00A9406C" w:rsidP="00A9406C">
      <w:pPr>
        <w:pStyle w:val="afff5"/>
        <w:rPr>
          <w:rtl/>
        </w:rPr>
      </w:pPr>
      <w:r w:rsidRPr="00C54C7E">
        <w:rPr>
          <w:rFonts w:hint="cs"/>
          <w:rtl/>
        </w:rPr>
        <w:t>יורשיה יורשי כתובתה - חייבין בקבורתה.</w:t>
      </w:r>
    </w:p>
    <w:p w14:paraId="6038E4DC" w14:textId="77777777" w:rsidR="00A9406C" w:rsidRDefault="00A9406C" w:rsidP="003156E1">
      <w:pPr>
        <w:pStyle w:val="aff9"/>
        <w:rPr>
          <w:rtl/>
        </w:rPr>
      </w:pPr>
      <w:r w:rsidRPr="003156E1">
        <w:rPr>
          <w:rFonts w:hint="cs"/>
          <w:rtl/>
        </w:rPr>
        <w:t>׹</w:t>
      </w:r>
    </w:p>
    <w:p w14:paraId="01B0C17D" w14:textId="77777777" w:rsidR="00A9406C" w:rsidRDefault="00A9406C" w:rsidP="00E26091">
      <w:pPr>
        <w:pStyle w:val="afff"/>
        <w:framePr w:wrap="around"/>
        <w:rPr>
          <w:rtl/>
        </w:rPr>
      </w:pPr>
      <w:bookmarkStart w:id="740" w:name="_Toc119353532"/>
      <w:r w:rsidRPr="00C35A2C">
        <w:rPr>
          <w:rFonts w:hint="cs"/>
          <w:rtl/>
        </w:rPr>
        <w:t>צו.</w:t>
      </w:r>
      <w:bookmarkEnd w:id="740"/>
    </w:p>
    <w:p w14:paraId="74FB8BA9" w14:textId="61F853CC" w:rsidR="00A9406C" w:rsidRPr="00730169" w:rsidRDefault="00A9406C" w:rsidP="00A9406C">
      <w:pPr>
        <w:rPr>
          <w:rFonts w:ascii="Fb Fontext" w:hAnsi="Fb Fontext"/>
          <w:spacing w:val="-2"/>
          <w:sz w:val="32"/>
          <w:rtl/>
        </w:rPr>
      </w:pPr>
      <w:r w:rsidRPr="00730169">
        <w:rPr>
          <w:rFonts w:ascii="Fb Fontext" w:hAnsi="Fb Fontext"/>
          <w:spacing w:val="-2"/>
          <w:rtl/>
        </w:rPr>
        <w:t xml:space="preserve">• </w:t>
      </w:r>
      <w:r w:rsidRPr="009F3A54">
        <w:rPr>
          <w:rStyle w:val="affffc"/>
          <w:rtl/>
        </w:rPr>
        <w:t>איבעיא</w:t>
      </w:r>
      <w:r w:rsidR="009F3A54">
        <w:rPr>
          <w:rStyle w:val="affffc"/>
          <w:rFonts w:hint="cs"/>
          <w:rtl/>
        </w:rPr>
        <w:t xml:space="preserve">: </w:t>
      </w:r>
      <w:r w:rsidRPr="009F3A54">
        <w:rPr>
          <w:rStyle w:val="affffc"/>
          <w:rFonts w:hint="cs"/>
          <w:rtl/>
        </w:rPr>
        <w:t xml:space="preserve"> </w:t>
      </w:r>
      <w:r w:rsidRPr="009F3A54">
        <w:rPr>
          <w:rStyle w:val="affffc"/>
          <w:rtl/>
        </w:rPr>
        <w:t>ניזונת תנן</w:t>
      </w:r>
      <w:r w:rsidRPr="00730169">
        <w:rPr>
          <w:rFonts w:ascii="Fb Fontext" w:hAnsi="Fb Fontext"/>
          <w:spacing w:val="-2"/>
          <w:sz w:val="32"/>
          <w:rtl/>
        </w:rPr>
        <w:t xml:space="preserve"> - וכאנשי גליל, ולא סגי דלא יהבי לה,</w:t>
      </w:r>
    </w:p>
    <w:p w14:paraId="7129B586" w14:textId="508E7525" w:rsidR="00A9406C" w:rsidRPr="00730169" w:rsidRDefault="00A9406C" w:rsidP="00530669">
      <w:pPr>
        <w:ind w:left="623" w:firstLine="0"/>
        <w:rPr>
          <w:rFonts w:ascii="Fb Fontext" w:hAnsi="Fb Fontext"/>
          <w:spacing w:val="-4"/>
          <w:sz w:val="32"/>
          <w:rtl/>
        </w:rPr>
      </w:pPr>
      <w:bookmarkStart w:id="741" w:name="_Toc119353533"/>
      <w:r w:rsidRPr="009F3A54">
        <w:rPr>
          <w:rStyle w:val="affffc"/>
          <w:rtl/>
        </w:rPr>
        <w:t>או"ד הניזונת</w:t>
      </w:r>
      <w:bookmarkEnd w:id="741"/>
      <w:r w:rsidRPr="00730169">
        <w:rPr>
          <w:rFonts w:ascii="Fb Fontext" w:hAnsi="Fb Fontext"/>
          <w:spacing w:val="-4"/>
          <w:sz w:val="32"/>
          <w:rtl/>
        </w:rPr>
        <w:t xml:space="preserve"> תנן כאנשי יהודה, ואי בעו לא יהבי לה?</w:t>
      </w:r>
    </w:p>
    <w:p w14:paraId="6825D26F" w14:textId="77777777" w:rsidR="00A9406C" w:rsidRPr="00F5539C" w:rsidRDefault="00A9406C" w:rsidP="00A9406C">
      <w:pPr>
        <w:rPr>
          <w:rFonts w:ascii="Fb Fontext" w:hAnsi="Fb Fontext"/>
          <w:spacing w:val="-2"/>
          <w:sz w:val="32"/>
          <w:rtl/>
        </w:rPr>
      </w:pPr>
      <w:r w:rsidRPr="0055640D">
        <w:rPr>
          <w:rStyle w:val="affffe"/>
          <w:rFonts w:hint="cs"/>
          <w:rtl/>
        </w:rPr>
        <w:t>אין להוכיח</w:t>
      </w:r>
      <w:r w:rsidRPr="00F5539C">
        <w:rPr>
          <w:rFonts w:ascii="Fb Fontext" w:hAnsi="Fb Fontext" w:hint="cs"/>
          <w:spacing w:val="-2"/>
          <w:sz w:val="32"/>
          <w:rtl/>
        </w:rPr>
        <w:t xml:space="preserve"> ד</w:t>
      </w:r>
      <w:r w:rsidRPr="00C54C7E">
        <w:rPr>
          <w:rStyle w:val="afffe"/>
          <w:rFonts w:hint="cs"/>
          <w:rtl/>
        </w:rPr>
        <w:t>ה</w:t>
      </w:r>
      <w:r w:rsidRPr="00F5539C">
        <w:rPr>
          <w:rFonts w:ascii="Fb Fontext" w:hAnsi="Fb Fontext" w:hint="cs"/>
          <w:spacing w:val="-2"/>
          <w:sz w:val="32"/>
          <w:rtl/>
        </w:rPr>
        <w:t>ניזונ</w:t>
      </w:r>
      <w:r w:rsidRPr="00F5539C">
        <w:rPr>
          <w:rFonts w:hint="cs"/>
          <w:spacing w:val="-2"/>
          <w:rtl/>
        </w:rPr>
        <w:t xml:space="preserve">ת תנן מהא ד'מציאת אלמנה לעצמה' ולא </w:t>
      </w:r>
      <w:r w:rsidRPr="00F5539C">
        <w:rPr>
          <w:rFonts w:ascii="Fb Fontext" w:hAnsi="Fb Fontext" w:hint="cs"/>
          <w:spacing w:val="-2"/>
          <w:sz w:val="32"/>
          <w:rtl/>
        </w:rPr>
        <w:t>ליתומים שאינם מחוייבים כבעל.</w:t>
      </w:r>
    </w:p>
    <w:p w14:paraId="0E06D6CD" w14:textId="2287005C" w:rsidR="00A9406C" w:rsidRDefault="00A9406C" w:rsidP="00A9406C">
      <w:pPr>
        <w:rPr>
          <w:rFonts w:ascii="Fb Fontext" w:hAnsi="Fb Fontext"/>
          <w:rtl/>
        </w:rPr>
      </w:pPr>
      <w:r w:rsidRPr="00C35A2C">
        <w:rPr>
          <w:rFonts w:ascii="Fb Fontext" w:hAnsi="Fb Fontext" w:hint="cs"/>
          <w:rtl/>
        </w:rPr>
        <w:t>- דדוקא בבעל גזרי משום איבה  משא</w:t>
      </w:r>
      <w:r w:rsidRPr="00C35A2C">
        <w:rPr>
          <w:rFonts w:ascii="Fb Fontext" w:hAnsi="Fb Fontext"/>
          <w:rtl/>
        </w:rPr>
        <w:t>"</w:t>
      </w:r>
      <w:r w:rsidRPr="00C35A2C">
        <w:rPr>
          <w:rFonts w:ascii="Fb Fontext" w:hAnsi="Fb Fontext" w:hint="cs"/>
          <w:rtl/>
        </w:rPr>
        <w:t>כ ביתומים</w:t>
      </w:r>
      <w:r w:rsidR="00B909D8">
        <w:rPr>
          <w:rFonts w:ascii="Fb Fontext" w:hAnsi="Fb Fontext" w:hint="cs"/>
          <w:rtl/>
        </w:rPr>
        <w:t>,</w:t>
      </w:r>
    </w:p>
    <w:p w14:paraId="376B2E38" w14:textId="3FCC1568" w:rsidR="00A9406C" w:rsidRPr="00C35A2C" w:rsidRDefault="00A9406C" w:rsidP="00A9406C">
      <w:pPr>
        <w:rPr>
          <w:rtl/>
        </w:rPr>
      </w:pPr>
      <w:r w:rsidRPr="0055640D">
        <w:rPr>
          <w:rStyle w:val="affffe"/>
          <w:rtl/>
        </w:rPr>
        <w:t xml:space="preserve">• </w:t>
      </w:r>
      <w:r w:rsidRPr="0055640D">
        <w:rPr>
          <w:rStyle w:val="affffe"/>
          <w:rFonts w:hint="cs"/>
          <w:rtl/>
        </w:rPr>
        <w:t>ריב</w:t>
      </w:r>
      <w:r w:rsidRPr="0055640D">
        <w:rPr>
          <w:rStyle w:val="affffe"/>
          <w:rtl/>
        </w:rPr>
        <w:t>"</w:t>
      </w:r>
      <w:r w:rsidRPr="0055640D">
        <w:rPr>
          <w:rStyle w:val="affffe"/>
          <w:rFonts w:hint="cs"/>
          <w:rtl/>
        </w:rPr>
        <w:t>ח</w:t>
      </w:r>
      <w:r w:rsidRPr="0055640D">
        <w:rPr>
          <w:rStyle w:val="affffe"/>
          <w:rtl/>
        </w:rPr>
        <w:t xml:space="preserve">: </w:t>
      </w:r>
      <w:r w:rsidRPr="00C35A2C">
        <w:rPr>
          <w:rtl/>
        </w:rPr>
        <w:t>כל מלאכות שהאשה עושה לבעלה - אלמנה עושה ליורשים, חוץ ממזיגת הכוס, והצעת המטה, והרחצת פניו ידיו ורגליו.</w:t>
      </w:r>
    </w:p>
    <w:p w14:paraId="25D8F994" w14:textId="47C0A5DE" w:rsidR="00A9406C" w:rsidRPr="00C35A2C" w:rsidRDefault="00A9406C" w:rsidP="00A9406C">
      <w:pPr>
        <w:rPr>
          <w:rFonts w:ascii="Fb Fontext" w:hAnsi="Fb Fontext"/>
          <w:rtl/>
        </w:rPr>
      </w:pPr>
      <w:r w:rsidRPr="0055640D">
        <w:rPr>
          <w:rStyle w:val="affffe"/>
          <w:rtl/>
        </w:rPr>
        <w:t xml:space="preserve">• </w:t>
      </w:r>
      <w:r w:rsidRPr="0055640D">
        <w:rPr>
          <w:rStyle w:val="affffe"/>
          <w:rFonts w:hint="cs"/>
          <w:rtl/>
        </w:rPr>
        <w:t>ריב</w:t>
      </w:r>
      <w:r w:rsidRPr="0055640D">
        <w:rPr>
          <w:rStyle w:val="affffe"/>
          <w:rtl/>
        </w:rPr>
        <w:t>"</w:t>
      </w:r>
      <w:r w:rsidRPr="0055640D">
        <w:rPr>
          <w:rStyle w:val="affffe"/>
          <w:rFonts w:hint="cs"/>
          <w:rtl/>
        </w:rPr>
        <w:t>ל</w:t>
      </w:r>
      <w:r w:rsidRPr="0055640D">
        <w:rPr>
          <w:rStyle w:val="affffe"/>
          <w:rtl/>
        </w:rPr>
        <w:t xml:space="preserve">: </w:t>
      </w:r>
      <w:r w:rsidRPr="00C35A2C">
        <w:rPr>
          <w:rFonts w:ascii="Fb Fontext" w:hAnsi="Fb Fontext"/>
          <w:rtl/>
        </w:rPr>
        <w:t>כל מלאכות שהעבד עושה לרבו תלמיד עושה לרבו חוץ מהתרת מנעל.</w:t>
      </w:r>
      <w:r w:rsidRPr="00C35A2C">
        <w:rPr>
          <w:rFonts w:ascii="Fb Fontext" w:hAnsi="Fb Fontext" w:hint="cs"/>
          <w:rtl/>
        </w:rPr>
        <w:t xml:space="preserve"> </w:t>
      </w:r>
      <w:r w:rsidRPr="00530669">
        <w:rPr>
          <w:rStyle w:val="afffff0"/>
          <w:rFonts w:hint="cs"/>
          <w:rtl/>
        </w:rPr>
        <w:t>[שיחשבוהו ע</w:t>
      </w:r>
      <w:r w:rsidRPr="00530669">
        <w:rPr>
          <w:rStyle w:val="afffff0"/>
          <w:rtl/>
        </w:rPr>
        <w:t>"</w:t>
      </w:r>
      <w:r w:rsidRPr="00530669">
        <w:rPr>
          <w:rStyle w:val="afffff0"/>
          <w:rFonts w:hint="cs"/>
          <w:rtl/>
        </w:rPr>
        <w:t>כ]</w:t>
      </w:r>
    </w:p>
    <w:p w14:paraId="0FEB7770" w14:textId="77777777" w:rsidR="00A9406C" w:rsidRPr="00C35A2C" w:rsidRDefault="00A9406C" w:rsidP="0055640D">
      <w:pPr>
        <w:rPr>
          <w:rFonts w:ascii="Fb Fontext" w:hAnsi="Fb Fontext" w:cs="Guttman Vilna"/>
          <w:b/>
          <w:bCs/>
          <w:sz w:val="32"/>
          <w:rtl/>
        </w:rPr>
      </w:pPr>
      <w:r w:rsidRPr="0055640D">
        <w:rPr>
          <w:rStyle w:val="affffe"/>
          <w:rtl/>
        </w:rPr>
        <w:t xml:space="preserve">רבא: </w:t>
      </w:r>
      <w:r w:rsidRPr="00C35A2C">
        <w:rPr>
          <w:rFonts w:ascii="Fb Fontext" w:hAnsi="Fb Fontext"/>
          <w:sz w:val="32"/>
          <w:rtl/>
        </w:rPr>
        <w:t>לא אמרן אלא במקום שאין מכירין אותו, אבל במקום שמכירין אותו לית לן בה.</w:t>
      </w:r>
    </w:p>
    <w:p w14:paraId="5751C0E7" w14:textId="34F2E28F" w:rsidR="00A9406C" w:rsidRPr="00C35A2C" w:rsidRDefault="00A9406C" w:rsidP="0055640D">
      <w:pPr>
        <w:rPr>
          <w:rFonts w:ascii="Fb Fontext" w:hAnsi="Fb Fontext" w:cs="Guttman Vilna"/>
          <w:b/>
          <w:bCs/>
          <w:sz w:val="32"/>
          <w:rtl/>
        </w:rPr>
      </w:pPr>
      <w:r w:rsidRPr="0055640D">
        <w:rPr>
          <w:rStyle w:val="affffe"/>
          <w:rtl/>
        </w:rPr>
        <w:t xml:space="preserve">רב אשי: </w:t>
      </w:r>
      <w:r w:rsidRPr="00C35A2C">
        <w:rPr>
          <w:rFonts w:ascii="Fb Fontext" w:hAnsi="Fb Fontext"/>
          <w:sz w:val="32"/>
          <w:rtl/>
        </w:rPr>
        <w:t xml:space="preserve">ובמקום שאין מכירין אותו </w:t>
      </w:r>
      <w:r>
        <w:rPr>
          <w:rFonts w:ascii="Fb Fontext" w:hAnsi="Fb Fontext"/>
          <w:sz w:val="32"/>
          <w:rtl/>
        </w:rPr>
        <w:t>גם</w:t>
      </w:r>
      <w:r w:rsidRPr="00C35A2C">
        <w:rPr>
          <w:rFonts w:ascii="Fb Fontext" w:hAnsi="Fb Fontext"/>
          <w:sz w:val="32"/>
          <w:rtl/>
        </w:rPr>
        <w:t xml:space="preserve">, </w:t>
      </w:r>
      <w:r w:rsidRPr="00C35A2C">
        <w:rPr>
          <w:rFonts w:ascii="Fb Fontext" w:hAnsi="Fb Fontext" w:hint="cs"/>
          <w:sz w:val="32"/>
          <w:rtl/>
        </w:rPr>
        <w:t>דווקא ב</w:t>
      </w:r>
      <w:r w:rsidRPr="00C35A2C">
        <w:rPr>
          <w:rFonts w:ascii="Fb Fontext" w:hAnsi="Fb Fontext"/>
          <w:sz w:val="32"/>
          <w:rtl/>
        </w:rPr>
        <w:t xml:space="preserve">דלא מנח תפלין, אבל מנח תפלין </w:t>
      </w:r>
      <w:r>
        <w:rPr>
          <w:rFonts w:ascii="Fb Fontext" w:hAnsi="Fb Fontext" w:hint="cs"/>
          <w:sz w:val="32"/>
          <w:rtl/>
        </w:rPr>
        <w:t>לא</w:t>
      </w:r>
      <w:r w:rsidR="00B909D8">
        <w:rPr>
          <w:rFonts w:ascii="Fb Fontext" w:hAnsi="Fb Fontext" w:hint="cs"/>
          <w:sz w:val="32"/>
          <w:rtl/>
        </w:rPr>
        <w:t>,</w:t>
      </w:r>
    </w:p>
    <w:p w14:paraId="7662471D" w14:textId="058EF775" w:rsidR="00A9406C" w:rsidRPr="00C35A2C" w:rsidRDefault="00A9406C" w:rsidP="00A9406C">
      <w:pPr>
        <w:rPr>
          <w:rFonts w:ascii="Fb Fontext" w:hAnsi="Fb Fontext"/>
          <w:rtl/>
        </w:rPr>
      </w:pPr>
      <w:r w:rsidRPr="0055640D">
        <w:rPr>
          <w:rStyle w:val="affffe"/>
          <w:rtl/>
        </w:rPr>
        <w:t xml:space="preserve">• </w:t>
      </w:r>
      <w:r w:rsidRPr="0055640D">
        <w:rPr>
          <w:rStyle w:val="affffe"/>
          <w:rFonts w:hint="cs"/>
          <w:rtl/>
        </w:rPr>
        <w:t>מרי</w:t>
      </w:r>
      <w:r w:rsidRPr="0055640D">
        <w:rPr>
          <w:rStyle w:val="affffe"/>
          <w:rtl/>
        </w:rPr>
        <w:t>"</w:t>
      </w:r>
      <w:r w:rsidRPr="0055640D">
        <w:rPr>
          <w:rStyle w:val="affffe"/>
          <w:rFonts w:hint="cs"/>
          <w:rtl/>
        </w:rPr>
        <w:t>ו</w:t>
      </w:r>
      <w:r w:rsidRPr="0055640D">
        <w:rPr>
          <w:rStyle w:val="affffe"/>
          <w:rtl/>
        </w:rPr>
        <w:t xml:space="preserve">: </w:t>
      </w:r>
      <w:r w:rsidRPr="00C35A2C">
        <w:rPr>
          <w:rFonts w:ascii="Fb Fontext" w:hAnsi="Fb Fontext"/>
          <w:sz w:val="32"/>
          <w:rtl/>
        </w:rPr>
        <w:t xml:space="preserve">כל המונע </w:t>
      </w:r>
      <w:r>
        <w:rPr>
          <w:rFonts w:ascii="Fb Fontext" w:hAnsi="Fb Fontext"/>
          <w:sz w:val="32"/>
          <w:rtl/>
        </w:rPr>
        <w:t xml:space="preserve">תלמידו מלשמשו </w:t>
      </w:r>
      <w:r w:rsidRPr="00C35A2C">
        <w:rPr>
          <w:rFonts w:ascii="Fb Fontext" w:hAnsi="Fb Fontext"/>
          <w:sz w:val="32"/>
          <w:rtl/>
        </w:rPr>
        <w:t xml:space="preserve">כאילו מונע ממנו חסד, </w:t>
      </w:r>
      <w:r w:rsidRPr="00530669">
        <w:rPr>
          <w:rStyle w:val="affffe"/>
          <w:rtl/>
        </w:rPr>
        <w:t>שנא':</w:t>
      </w:r>
      <w:r w:rsidRPr="00CC78E3">
        <w:rPr>
          <w:rStyle w:val="affffa"/>
          <w:rtl/>
        </w:rPr>
        <w:t xml:space="preserve"> 'למס מרעהו חסד</w:t>
      </w:r>
      <w:r w:rsidRPr="00CC78E3">
        <w:rPr>
          <w:rStyle w:val="affffa"/>
          <w:rFonts w:hint="cs"/>
          <w:rtl/>
        </w:rPr>
        <w:t>'</w:t>
      </w:r>
      <w:r w:rsidRPr="00CC78E3">
        <w:rPr>
          <w:rStyle w:val="affffa"/>
          <w:rtl/>
        </w:rPr>
        <w:t>.</w:t>
      </w:r>
    </w:p>
    <w:p w14:paraId="334F24A3" w14:textId="77777777" w:rsidR="00A9406C" w:rsidRPr="00C35A2C" w:rsidRDefault="00A9406C" w:rsidP="00A9406C">
      <w:pPr>
        <w:rPr>
          <w:rFonts w:ascii="Fb Fontext" w:hAnsi="Fb Fontext" w:cs="Guttman Vilna"/>
          <w:b/>
          <w:bCs/>
          <w:rtl/>
        </w:rPr>
      </w:pPr>
      <w:r w:rsidRPr="0055640D">
        <w:rPr>
          <w:rStyle w:val="affffe"/>
          <w:rtl/>
        </w:rPr>
        <w:sym w:font="Wingdings 2" w:char="F096"/>
      </w:r>
      <w:r w:rsidRPr="0055640D">
        <w:rPr>
          <w:rStyle w:val="affffe"/>
          <w:rtl/>
        </w:rPr>
        <w:t xml:space="preserve"> </w:t>
      </w:r>
      <w:r w:rsidRPr="0055640D">
        <w:rPr>
          <w:rStyle w:val="affffe"/>
          <w:rFonts w:hint="cs"/>
          <w:rtl/>
        </w:rPr>
        <w:t>רנב</w:t>
      </w:r>
      <w:r w:rsidRPr="0055640D">
        <w:rPr>
          <w:rStyle w:val="affffe"/>
          <w:rtl/>
        </w:rPr>
        <w:t>"</w:t>
      </w:r>
      <w:r w:rsidRPr="0055640D">
        <w:rPr>
          <w:rStyle w:val="affffe"/>
          <w:rFonts w:hint="cs"/>
          <w:rtl/>
        </w:rPr>
        <w:t xml:space="preserve">י: </w:t>
      </w:r>
      <w:r w:rsidRPr="00C35A2C">
        <w:rPr>
          <w:rFonts w:ascii="Fb Fontext" w:hAnsi="Fb Fontext"/>
          <w:rtl/>
        </w:rPr>
        <w:t xml:space="preserve">אף פורק ממנו יראת שמים, </w:t>
      </w:r>
      <w:r w:rsidRPr="00C35A2C">
        <w:rPr>
          <w:rFonts w:ascii="Fb Fontext" w:hAnsi="Fb Fontext" w:hint="cs"/>
          <w:rtl/>
        </w:rPr>
        <w:t>-</w:t>
      </w:r>
      <w:r w:rsidRPr="00041161">
        <w:rPr>
          <w:rStyle w:val="affffa"/>
          <w:rFonts w:hint="cs"/>
          <w:rtl/>
        </w:rPr>
        <w:t>'</w:t>
      </w:r>
      <w:r w:rsidRPr="00041161">
        <w:rPr>
          <w:rStyle w:val="affffa"/>
          <w:rtl/>
        </w:rPr>
        <w:t>ויראת שדי יעזוב</w:t>
      </w:r>
      <w:r w:rsidRPr="00041161">
        <w:rPr>
          <w:rStyle w:val="affffa"/>
          <w:rFonts w:hint="cs"/>
          <w:rtl/>
        </w:rPr>
        <w:t>'</w:t>
      </w:r>
      <w:r w:rsidRPr="00041161">
        <w:rPr>
          <w:rStyle w:val="affffa"/>
          <w:rtl/>
        </w:rPr>
        <w:t>.</w:t>
      </w:r>
    </w:p>
    <w:p w14:paraId="7E3D59DA" w14:textId="378D557C" w:rsidR="00A9406C" w:rsidRPr="00C35A2C" w:rsidRDefault="00A9406C" w:rsidP="00A9406C">
      <w:pPr>
        <w:rPr>
          <w:rFonts w:ascii="Fb Fontext" w:hAnsi="Fb Fontext"/>
          <w:rtl/>
        </w:rPr>
      </w:pPr>
      <w:r w:rsidRPr="0055640D">
        <w:rPr>
          <w:rStyle w:val="affffe"/>
          <w:rtl/>
        </w:rPr>
        <w:t xml:space="preserve">• </w:t>
      </w:r>
      <w:r w:rsidRPr="0055640D">
        <w:rPr>
          <w:rStyle w:val="affffe"/>
          <w:rFonts w:hint="cs"/>
          <w:rtl/>
        </w:rPr>
        <w:t>ר</w:t>
      </w:r>
      <w:r w:rsidRPr="0055640D">
        <w:rPr>
          <w:rStyle w:val="affffe"/>
          <w:rtl/>
        </w:rPr>
        <w:t>"</w:t>
      </w:r>
      <w:r w:rsidRPr="0055640D">
        <w:rPr>
          <w:rStyle w:val="affffe"/>
          <w:rFonts w:hint="cs"/>
          <w:rtl/>
        </w:rPr>
        <w:t>א</w:t>
      </w:r>
      <w:r w:rsidRPr="0055640D">
        <w:rPr>
          <w:rStyle w:val="affffe"/>
          <w:rtl/>
        </w:rPr>
        <w:t xml:space="preserve">: </w:t>
      </w:r>
      <w:r w:rsidRPr="00C35A2C">
        <w:rPr>
          <w:rFonts w:ascii="Fb Fontext" w:hAnsi="Fb Fontext"/>
          <w:sz w:val="32"/>
          <w:rtl/>
        </w:rPr>
        <w:t>אלמנה שתפסה מטלטלין במזונותיה</w:t>
      </w:r>
      <w:r w:rsidR="00530669">
        <w:rPr>
          <w:rFonts w:ascii="Fb Fontext" w:hAnsi="Fb Fontext" w:hint="cs"/>
          <w:sz w:val="32"/>
          <w:rtl/>
        </w:rPr>
        <w:t>,</w:t>
      </w:r>
      <w:r w:rsidRPr="00C35A2C">
        <w:rPr>
          <w:rFonts w:ascii="Fb Fontext" w:hAnsi="Fb Fontext"/>
          <w:sz w:val="32"/>
          <w:rtl/>
        </w:rPr>
        <w:t xml:space="preserve"> מה שתפסה תפסה.</w:t>
      </w:r>
      <w:r w:rsidRPr="00C35A2C">
        <w:rPr>
          <w:rFonts w:ascii="Fb Fontext" w:hAnsi="Fb Fontext" w:hint="cs"/>
          <w:sz w:val="32"/>
          <w:rtl/>
        </w:rPr>
        <w:t xml:space="preserve"> ו</w:t>
      </w:r>
      <w:r w:rsidRPr="00CA108A">
        <w:rPr>
          <w:rFonts w:ascii="Fb Fontext" w:hAnsi="Fb Fontext" w:cs="PFT_Frank" w:hint="cs"/>
          <w:b/>
          <w:bCs/>
          <w:sz w:val="32"/>
          <w:szCs w:val="14"/>
          <w:rtl/>
        </w:rPr>
        <w:t>תנ</w:t>
      </w:r>
      <w:r w:rsidRPr="00CA108A">
        <w:rPr>
          <w:rFonts w:ascii="Fb Fontext" w:hAnsi="Fb Fontext" w:cs="PFT_Frank"/>
          <w:b/>
          <w:bCs/>
          <w:sz w:val="32"/>
          <w:szCs w:val="14"/>
          <w:rtl/>
        </w:rPr>
        <w:t>"</w:t>
      </w:r>
      <w:r w:rsidRPr="00CA108A">
        <w:rPr>
          <w:rFonts w:ascii="Fb Fontext" w:hAnsi="Fb Fontext" w:cs="PFT_Frank" w:hint="cs"/>
          <w:b/>
          <w:bCs/>
          <w:sz w:val="32"/>
          <w:szCs w:val="14"/>
          <w:rtl/>
        </w:rPr>
        <w:t>ה</w:t>
      </w:r>
      <w:r w:rsidRPr="00C35A2C">
        <w:rPr>
          <w:rFonts w:ascii="Fb Fontext" w:hAnsi="Fb Fontext"/>
          <w:sz w:val="32"/>
          <w:rtl/>
        </w:rPr>
        <w:t>.</w:t>
      </w:r>
    </w:p>
    <w:p w14:paraId="12ACFBD5" w14:textId="5365A3F9" w:rsidR="00A9406C" w:rsidRPr="00F5539C" w:rsidRDefault="00A9406C" w:rsidP="00A9406C">
      <w:pPr>
        <w:ind w:firstLine="0"/>
        <w:rPr>
          <w:rFonts w:ascii="Fb Fontext" w:hAnsi="Fb Fontext" w:cs="Guttman Vilna"/>
          <w:b/>
          <w:bCs/>
          <w:spacing w:val="-6"/>
          <w:rtl/>
        </w:rPr>
      </w:pPr>
      <w:r w:rsidRPr="0055640D">
        <w:rPr>
          <w:rStyle w:val="affffe"/>
          <w:rtl/>
        </w:rPr>
        <w:t>וכן מעשה בכלת ר' שבתי</w:t>
      </w:r>
      <w:r w:rsidRPr="00F5539C">
        <w:rPr>
          <w:rFonts w:ascii="Fb Fontext" w:hAnsi="Fb Fontext"/>
          <w:spacing w:val="-6"/>
          <w:rtl/>
        </w:rPr>
        <w:t xml:space="preserve"> שתפסה </w:t>
      </w:r>
      <w:r w:rsidRPr="00F5539C">
        <w:rPr>
          <w:rFonts w:ascii="Fb Fontext" w:hAnsi="Fb Fontext" w:hint="cs"/>
          <w:spacing w:val="-6"/>
          <w:rtl/>
        </w:rPr>
        <w:t xml:space="preserve">שק </w:t>
      </w:r>
      <w:r w:rsidRPr="00F5539C">
        <w:rPr>
          <w:rFonts w:ascii="Fb Fontext" w:hAnsi="Fb Fontext"/>
          <w:spacing w:val="-6"/>
          <w:rtl/>
        </w:rPr>
        <w:t>מלא מעות, ולא היה כח ביד חכמים להוציא מידה.</w:t>
      </w:r>
    </w:p>
    <w:p w14:paraId="1145C2C5" w14:textId="77777777" w:rsidR="00A9406C" w:rsidRPr="00C35A2C" w:rsidRDefault="00A9406C" w:rsidP="00A9406C">
      <w:pPr>
        <w:rPr>
          <w:rFonts w:ascii="Fb Fontext" w:hAnsi="Fb Fontext"/>
          <w:rtl/>
        </w:rPr>
      </w:pPr>
      <w:r w:rsidRPr="0055640D">
        <w:rPr>
          <w:rStyle w:val="affffe"/>
          <w:rtl/>
        </w:rPr>
        <w:t>• רבינא:</w:t>
      </w:r>
      <w:r w:rsidRPr="00C35A2C">
        <w:rPr>
          <w:rFonts w:ascii="Fb Fontext" w:hAnsi="Fb Fontext"/>
          <w:sz w:val="32"/>
          <w:rtl/>
        </w:rPr>
        <w:t xml:space="preserve"> ולא אמרן אלא למזוני, אבל לכתובה - </w:t>
      </w:r>
      <w:r>
        <w:rPr>
          <w:rFonts w:ascii="Fb Fontext" w:hAnsi="Fb Fontext"/>
          <w:sz w:val="32"/>
          <w:rtl/>
        </w:rPr>
        <w:t>מוציאים</w:t>
      </w:r>
      <w:r w:rsidRPr="00C35A2C">
        <w:rPr>
          <w:rFonts w:ascii="Fb Fontext" w:hAnsi="Fb Fontext"/>
          <w:sz w:val="32"/>
          <w:rtl/>
        </w:rPr>
        <w:t xml:space="preserve"> מינה.</w:t>
      </w:r>
    </w:p>
    <w:p w14:paraId="3C4DAF5F" w14:textId="5EA1532F" w:rsidR="00A9406C" w:rsidRDefault="00A9406C" w:rsidP="00A9406C">
      <w:pPr>
        <w:rPr>
          <w:rFonts w:ascii="Fb Fontext" w:hAnsi="Fb Fontext"/>
          <w:sz w:val="32"/>
          <w:rtl/>
        </w:rPr>
      </w:pPr>
      <w:r w:rsidRPr="0055640D">
        <w:rPr>
          <w:rStyle w:val="affffe"/>
          <w:rtl/>
        </w:rPr>
        <w:lastRenderedPageBreak/>
        <w:t xml:space="preserve">• </w:t>
      </w:r>
      <w:r w:rsidRPr="0055640D">
        <w:rPr>
          <w:rStyle w:val="affffe"/>
          <w:rFonts w:hint="cs"/>
          <w:rtl/>
        </w:rPr>
        <w:t xml:space="preserve">רב אשי </w:t>
      </w:r>
      <w:r w:rsidR="0055640D">
        <w:rPr>
          <w:rStyle w:val="affffe"/>
          <w:rFonts w:hint="cs"/>
          <w:rtl/>
        </w:rPr>
        <w:t>חלק</w:t>
      </w:r>
      <w:r w:rsidRPr="0055640D">
        <w:rPr>
          <w:rStyle w:val="affffe"/>
          <w:rFonts w:hint="cs"/>
          <w:rtl/>
        </w:rPr>
        <w:t xml:space="preserve">: </w:t>
      </w:r>
      <w:r w:rsidRPr="00C35A2C">
        <w:rPr>
          <w:rFonts w:ascii="Fb Fontext" w:hAnsi="Fb Fontext" w:hint="cs"/>
          <w:sz w:val="32"/>
          <w:rtl/>
        </w:rPr>
        <w:t>דמ</w:t>
      </w:r>
      <w:r w:rsidRPr="00C35A2C">
        <w:rPr>
          <w:rFonts w:ascii="Fb Fontext" w:hAnsi="Fb Fontext"/>
          <w:sz w:val="32"/>
          <w:rtl/>
        </w:rPr>
        <w:t>"</w:t>
      </w:r>
      <w:r w:rsidRPr="00C35A2C">
        <w:rPr>
          <w:rFonts w:ascii="Fb Fontext" w:hAnsi="Fb Fontext" w:hint="cs"/>
          <w:sz w:val="32"/>
          <w:rtl/>
        </w:rPr>
        <w:t>ש מזונות מכתובה דלא גובים ממטלטלים אלא למזוני וה</w:t>
      </w:r>
      <w:r w:rsidRPr="00C35A2C">
        <w:rPr>
          <w:rFonts w:ascii="Fb Fontext" w:hAnsi="Fb Fontext"/>
          <w:sz w:val="32"/>
          <w:rtl/>
        </w:rPr>
        <w:t>"</w:t>
      </w:r>
      <w:r w:rsidRPr="00C35A2C">
        <w:rPr>
          <w:rFonts w:ascii="Fb Fontext" w:hAnsi="Fb Fontext" w:hint="cs"/>
          <w:sz w:val="32"/>
          <w:rtl/>
        </w:rPr>
        <w:t>ה לכתובה</w:t>
      </w:r>
      <w:r w:rsidR="00B909D8">
        <w:rPr>
          <w:rFonts w:ascii="Fb Fontext" w:hAnsi="Fb Fontext" w:hint="cs"/>
          <w:sz w:val="32"/>
          <w:rtl/>
        </w:rPr>
        <w:t>,</w:t>
      </w:r>
    </w:p>
    <w:p w14:paraId="0B4DA502" w14:textId="6F43E22D" w:rsidR="00A9406C" w:rsidRPr="00730169" w:rsidRDefault="00A9406C" w:rsidP="00A9406C">
      <w:pPr>
        <w:rPr>
          <w:rFonts w:ascii="Fb Fontext" w:hAnsi="Fb Fontext" w:cs="Guttman Vilna"/>
          <w:b/>
          <w:bCs/>
          <w:spacing w:val="-4"/>
          <w:rtl/>
        </w:rPr>
      </w:pPr>
      <w:r w:rsidRPr="00730169">
        <w:rPr>
          <w:rStyle w:val="affffe"/>
          <w:spacing w:val="-4"/>
          <w:rtl/>
        </w:rPr>
        <w:t xml:space="preserve">• </w:t>
      </w:r>
      <w:r w:rsidRPr="00730169">
        <w:rPr>
          <w:rStyle w:val="affffe"/>
          <w:rFonts w:hint="cs"/>
          <w:spacing w:val="-4"/>
          <w:rtl/>
        </w:rPr>
        <w:t>ריב</w:t>
      </w:r>
      <w:r w:rsidRPr="00730169">
        <w:rPr>
          <w:rStyle w:val="affffe"/>
          <w:spacing w:val="-4"/>
          <w:rtl/>
        </w:rPr>
        <w:t>"</w:t>
      </w:r>
      <w:r w:rsidRPr="00730169">
        <w:rPr>
          <w:rStyle w:val="affffe"/>
          <w:rFonts w:hint="cs"/>
          <w:spacing w:val="-4"/>
          <w:rtl/>
        </w:rPr>
        <w:t>נ לרבינא</w:t>
      </w:r>
      <w:r w:rsidRPr="00730169">
        <w:rPr>
          <w:rStyle w:val="affffe"/>
          <w:spacing w:val="-4"/>
          <w:rtl/>
        </w:rPr>
        <w:t xml:space="preserve">: </w:t>
      </w:r>
      <w:r w:rsidRPr="00730169">
        <w:rPr>
          <w:rFonts w:ascii="Fb Fontext" w:hAnsi="Fb Fontext" w:hint="cs"/>
          <w:spacing w:val="-4"/>
          <w:rtl/>
        </w:rPr>
        <w:t>כך</w:t>
      </w:r>
      <w:r w:rsidRPr="00730169">
        <w:rPr>
          <w:rFonts w:ascii="Fb Fontext" w:hAnsi="Fb Fontext"/>
          <w:spacing w:val="-4"/>
          <w:rtl/>
        </w:rPr>
        <w:t xml:space="preserve"> אמרינן </w:t>
      </w:r>
      <w:r w:rsidR="00530669">
        <w:rPr>
          <w:rFonts w:ascii="Fb Fontext" w:hAnsi="Fb Fontext" w:hint="cs"/>
          <w:spacing w:val="-4"/>
          <w:rtl/>
        </w:rPr>
        <w:t>בשם</w:t>
      </w:r>
      <w:r w:rsidRPr="00730169">
        <w:rPr>
          <w:rFonts w:ascii="Fb Fontext" w:hAnsi="Fb Fontext"/>
          <w:spacing w:val="-4"/>
          <w:rtl/>
        </w:rPr>
        <w:t xml:space="preserve"> רבא כ</w:t>
      </w:r>
      <w:r w:rsidRPr="00730169">
        <w:rPr>
          <w:rFonts w:ascii="Fb Fontext" w:hAnsi="Fb Fontext" w:hint="cs"/>
          <w:spacing w:val="-4"/>
          <w:rtl/>
        </w:rPr>
        <w:t xml:space="preserve">מותך </w:t>
      </w:r>
      <w:r w:rsidRPr="00730169">
        <w:rPr>
          <w:rStyle w:val="afffff0"/>
          <w:rFonts w:hint="cs"/>
          <w:spacing w:val="-4"/>
          <w:rtl/>
        </w:rPr>
        <w:t>[למזונות ולא לכתובה</w:t>
      </w:r>
      <w:r w:rsidRPr="00730169">
        <w:rPr>
          <w:rStyle w:val="afffff0"/>
          <w:spacing w:val="-4"/>
          <w:rtl/>
        </w:rPr>
        <w:t>.</w:t>
      </w:r>
    </w:p>
    <w:p w14:paraId="3CBFFADE" w14:textId="3F3FF4DD" w:rsidR="00A9406C" w:rsidRPr="00C35A2C" w:rsidRDefault="00A9406C" w:rsidP="00A9406C">
      <w:pPr>
        <w:rPr>
          <w:rFonts w:ascii="Fb Fontext" w:hAnsi="Fb Fontext"/>
          <w:rtl/>
        </w:rPr>
      </w:pPr>
      <w:r w:rsidRPr="0055640D">
        <w:rPr>
          <w:rStyle w:val="affffe"/>
          <w:rtl/>
        </w:rPr>
        <w:t xml:space="preserve">• </w:t>
      </w:r>
      <w:r w:rsidRPr="0055640D">
        <w:rPr>
          <w:rStyle w:val="affffe"/>
          <w:rFonts w:hint="cs"/>
          <w:rtl/>
        </w:rPr>
        <w:t>רי</w:t>
      </w:r>
      <w:r w:rsidRPr="0055640D">
        <w:rPr>
          <w:rStyle w:val="affffe"/>
          <w:rtl/>
        </w:rPr>
        <w:t>"</w:t>
      </w:r>
      <w:r w:rsidRPr="0055640D">
        <w:rPr>
          <w:rStyle w:val="affffe"/>
          <w:rFonts w:hint="cs"/>
          <w:rtl/>
        </w:rPr>
        <w:t>ו מריב</w:t>
      </w:r>
      <w:r w:rsidRPr="0055640D">
        <w:rPr>
          <w:rStyle w:val="affffe"/>
          <w:rtl/>
        </w:rPr>
        <w:t>"</w:t>
      </w:r>
      <w:r w:rsidRPr="0055640D">
        <w:rPr>
          <w:rStyle w:val="affffe"/>
          <w:rFonts w:hint="cs"/>
          <w:rtl/>
        </w:rPr>
        <w:t>ז:</w:t>
      </w:r>
      <w:r w:rsidRPr="0055640D">
        <w:rPr>
          <w:rStyle w:val="affffe"/>
          <w:rtl/>
        </w:rPr>
        <w:t xml:space="preserve"> </w:t>
      </w:r>
      <w:r w:rsidRPr="00C35A2C">
        <w:rPr>
          <w:rFonts w:ascii="Fb Fontext" w:hAnsi="Fb Fontext"/>
          <w:sz w:val="32"/>
          <w:rtl/>
        </w:rPr>
        <w:t>אלמנה ששהתה שתים ושלש שנים ולא תבעה מזונות - איבדה מזונות.</w:t>
      </w:r>
    </w:p>
    <w:p w14:paraId="2C07F8E2" w14:textId="580FF607" w:rsidR="00A9406C" w:rsidRDefault="00A9406C" w:rsidP="0055640D">
      <w:pPr>
        <w:ind w:firstLine="0"/>
        <w:rPr>
          <w:rFonts w:ascii="Fb Fontext" w:hAnsi="Fb Fontext"/>
          <w:sz w:val="32"/>
          <w:rtl/>
        </w:rPr>
      </w:pPr>
      <w:r w:rsidRPr="0043603A">
        <w:rPr>
          <w:rFonts w:hint="cs"/>
          <w:rtl/>
        </w:rPr>
        <w:t>'שתים' בענ</w:t>
      </w:r>
      <w:r w:rsidRPr="00C35A2C">
        <w:rPr>
          <w:rFonts w:ascii="Fb Fontext" w:hAnsi="Fb Fontext" w:hint="cs"/>
          <w:sz w:val="32"/>
          <w:rtl/>
        </w:rPr>
        <w:t>יה או בפרוצה. ו'שלוש' בעשירה או בצנועה</w:t>
      </w:r>
      <w:r w:rsidR="00B909D8">
        <w:rPr>
          <w:rFonts w:ascii="Fb Fontext" w:hAnsi="Fb Fontext" w:hint="cs"/>
          <w:sz w:val="32"/>
          <w:rtl/>
        </w:rPr>
        <w:t>,</w:t>
      </w:r>
    </w:p>
    <w:p w14:paraId="48E3AE99" w14:textId="77777777" w:rsidR="00A9406C" w:rsidRPr="00C35A2C" w:rsidRDefault="00A9406C" w:rsidP="00A9406C">
      <w:pPr>
        <w:rPr>
          <w:rFonts w:ascii="Fb Fontext" w:hAnsi="Fb Fontext" w:cs="Guttman Vilna"/>
          <w:b/>
          <w:bCs/>
          <w:rtl/>
        </w:rPr>
      </w:pPr>
      <w:r w:rsidRPr="0055640D">
        <w:rPr>
          <w:rStyle w:val="affffe"/>
          <w:rtl/>
        </w:rPr>
        <w:t>רבא:</w:t>
      </w:r>
      <w:r w:rsidRPr="00C35A2C">
        <w:rPr>
          <w:rFonts w:ascii="Fb Fontext" w:hAnsi="Fb Fontext"/>
          <w:rtl/>
        </w:rPr>
        <w:t xml:space="preserve"> לא אמרן אלא למפרע, אבל להבא יש לה.</w:t>
      </w:r>
    </w:p>
    <w:p w14:paraId="61ADFBC5" w14:textId="77777777" w:rsidR="00A9406C" w:rsidRPr="00C35A2C" w:rsidRDefault="00A9406C" w:rsidP="00E26091">
      <w:pPr>
        <w:pStyle w:val="afff"/>
        <w:framePr w:wrap="around"/>
        <w:rPr>
          <w:rtl/>
        </w:rPr>
      </w:pPr>
      <w:bookmarkStart w:id="742" w:name="_Toc119353534"/>
      <w:r w:rsidRPr="00C35A2C">
        <w:rPr>
          <w:rFonts w:hint="cs"/>
          <w:rtl/>
        </w:rPr>
        <w:t>צו:</w:t>
      </w:r>
      <w:bookmarkEnd w:id="742"/>
    </w:p>
    <w:p w14:paraId="31102914" w14:textId="33342049" w:rsidR="00A9406C" w:rsidRPr="008C28D0" w:rsidRDefault="00A9406C" w:rsidP="00F1680A">
      <w:pPr>
        <w:pStyle w:val="affffb"/>
        <w:rPr>
          <w:spacing w:val="0"/>
          <w:rtl/>
        </w:rPr>
      </w:pPr>
      <w:bookmarkStart w:id="743" w:name="_Toc119353535"/>
      <w:r w:rsidRPr="008C28D0">
        <w:rPr>
          <w:rStyle w:val="affffe"/>
          <w:spacing w:val="0"/>
          <w:rtl/>
        </w:rPr>
        <w:t xml:space="preserve">בעי </w:t>
      </w:r>
      <w:r w:rsidRPr="008C28D0">
        <w:rPr>
          <w:rStyle w:val="affffe"/>
          <w:rFonts w:hint="cs"/>
          <w:spacing w:val="0"/>
          <w:rtl/>
        </w:rPr>
        <w:t>רי</w:t>
      </w:r>
      <w:r w:rsidRPr="008C28D0">
        <w:rPr>
          <w:rStyle w:val="affffe"/>
          <w:spacing w:val="0"/>
          <w:rtl/>
        </w:rPr>
        <w:t>"</w:t>
      </w:r>
      <w:r w:rsidRPr="008C28D0">
        <w:rPr>
          <w:rStyle w:val="affffe"/>
          <w:rFonts w:hint="cs"/>
          <w:spacing w:val="0"/>
          <w:rtl/>
        </w:rPr>
        <w:t>ו</w:t>
      </w:r>
      <w:r w:rsidRPr="008C28D0">
        <w:rPr>
          <w:rStyle w:val="affffe"/>
          <w:spacing w:val="0"/>
          <w:rtl/>
        </w:rPr>
        <w:t>:</w:t>
      </w:r>
      <w:r w:rsidRPr="008C28D0">
        <w:rPr>
          <w:spacing w:val="0"/>
          <w:rtl/>
        </w:rPr>
        <w:t xml:space="preserve"> יתומים אומרים נתננו והיא אומרת לא נטלתי, </w:t>
      </w:r>
      <w:r w:rsidR="00FA56AF" w:rsidRPr="008C28D0">
        <w:rPr>
          <w:spacing w:val="0"/>
          <w:rtl/>
        </w:rPr>
        <w:br/>
      </w:r>
      <w:r w:rsidRPr="008C28D0">
        <w:rPr>
          <w:spacing w:val="0"/>
          <w:rtl/>
        </w:rPr>
        <w:t>על מי להביא ראיה?</w:t>
      </w:r>
      <w:bookmarkEnd w:id="743"/>
    </w:p>
    <w:p w14:paraId="5404AA3F" w14:textId="77777777" w:rsidR="00A9406C" w:rsidRDefault="00A9406C" w:rsidP="00A9406C">
      <w:pPr>
        <w:rPr>
          <w:rFonts w:ascii="Fb Fontext" w:hAnsi="Fb Fontext"/>
          <w:sz w:val="32"/>
          <w:rtl/>
        </w:rPr>
      </w:pPr>
      <w:r w:rsidRPr="00C35A2C">
        <w:rPr>
          <w:rFonts w:ascii="Fb Fontext" w:hAnsi="Fb Fontext"/>
          <w:sz w:val="32"/>
          <w:rtl/>
        </w:rPr>
        <w:t>נכסי בחזקת יתמי קיימי, ועל אלמנה להביא ראיה,</w:t>
      </w:r>
    </w:p>
    <w:p w14:paraId="520425C0" w14:textId="77777777" w:rsidR="00A9406C" w:rsidRDefault="00A9406C" w:rsidP="00A9406C">
      <w:pPr>
        <w:rPr>
          <w:rFonts w:ascii="Fb Fontext" w:hAnsi="Fb Fontext"/>
          <w:sz w:val="32"/>
          <w:rtl/>
        </w:rPr>
      </w:pPr>
      <w:r w:rsidRPr="00CA108A">
        <w:rPr>
          <w:rFonts w:ascii="Fb Fontext" w:hAnsi="Fb Fontext" w:cs="PFT_Frank" w:hint="cs"/>
          <w:b/>
          <w:bCs/>
          <w:sz w:val="32"/>
          <w:szCs w:val="14"/>
          <w:rtl/>
        </w:rPr>
        <w:t>או</w:t>
      </w:r>
      <w:r w:rsidRPr="00CA108A">
        <w:rPr>
          <w:rFonts w:ascii="Fb Fontext" w:hAnsi="Fb Fontext" w:cs="PFT_Frank"/>
          <w:b/>
          <w:bCs/>
          <w:sz w:val="32"/>
          <w:szCs w:val="14"/>
          <w:rtl/>
        </w:rPr>
        <w:t>"</w:t>
      </w:r>
      <w:r w:rsidRPr="00CA108A">
        <w:rPr>
          <w:rFonts w:ascii="Fb Fontext" w:hAnsi="Fb Fontext" w:cs="PFT_Frank" w:hint="cs"/>
          <w:b/>
          <w:bCs/>
          <w:sz w:val="32"/>
          <w:szCs w:val="14"/>
          <w:rtl/>
        </w:rPr>
        <w:t>ד</w:t>
      </w:r>
      <w:r w:rsidRPr="00C35A2C">
        <w:rPr>
          <w:rFonts w:ascii="Fb Fontext" w:hAnsi="Fb Fontext" w:hint="cs"/>
          <w:sz w:val="32"/>
          <w:rtl/>
        </w:rPr>
        <w:t xml:space="preserve"> </w:t>
      </w:r>
      <w:r w:rsidRPr="00C35A2C">
        <w:rPr>
          <w:rFonts w:ascii="Fb Fontext" w:hAnsi="Fb Fontext"/>
          <w:sz w:val="32"/>
          <w:rtl/>
        </w:rPr>
        <w:t>נכסי בחזקת אלמנה קיימי, ועל היתומים להביא ראיה?</w:t>
      </w:r>
    </w:p>
    <w:p w14:paraId="0429220D" w14:textId="77777777" w:rsidR="00A9406C" w:rsidRPr="00F5539C" w:rsidRDefault="00A9406C" w:rsidP="00A9406C">
      <w:pPr>
        <w:rPr>
          <w:rFonts w:ascii="Fb Fontext" w:hAnsi="Fb Fontext"/>
          <w:spacing w:val="-2"/>
          <w:rtl/>
        </w:rPr>
      </w:pPr>
      <w:r w:rsidRPr="00A80699">
        <w:rPr>
          <w:rStyle w:val="affffe"/>
          <w:rtl/>
        </w:rPr>
        <w:t xml:space="preserve">ת"ש, דתני לוי: </w:t>
      </w:r>
      <w:r w:rsidRPr="00F5539C">
        <w:rPr>
          <w:rFonts w:ascii="Fb Fontext" w:hAnsi="Fb Fontext"/>
          <w:spacing w:val="-2"/>
          <w:sz w:val="32"/>
          <w:rtl/>
        </w:rPr>
        <w:t>אלמנה כל זמן שלא ניסת - על היתומים להביא ראיה, ניסת - עליה להביא ראיה.</w:t>
      </w:r>
    </w:p>
    <w:p w14:paraId="390C0465" w14:textId="77777777" w:rsidR="00A9406C" w:rsidRDefault="00A9406C" w:rsidP="00A9406C">
      <w:pPr>
        <w:rPr>
          <w:rFonts w:ascii="Fb Fontext" w:hAnsi="Fb Fontext"/>
          <w:spacing w:val="-4"/>
          <w:rtl/>
        </w:rPr>
      </w:pPr>
      <w:r w:rsidRPr="00A80699">
        <w:rPr>
          <w:rStyle w:val="affffe"/>
          <w:rtl/>
        </w:rPr>
        <w:t xml:space="preserve">• </w:t>
      </w:r>
      <w:r w:rsidRPr="00A80699">
        <w:rPr>
          <w:rStyle w:val="affffe"/>
          <w:rFonts w:hint="cs"/>
          <w:rtl/>
        </w:rPr>
        <w:t>רשבר'א</w:t>
      </w:r>
      <w:r w:rsidRPr="00F5539C">
        <w:rPr>
          <w:rFonts w:ascii="Fb Fontext" w:hAnsi="Fb Fontext" w:hint="cs"/>
          <w:spacing w:val="-4"/>
          <w:rtl/>
        </w:rPr>
        <w:t xml:space="preserve"> רצה לומר דתנאי היא-</w:t>
      </w:r>
    </w:p>
    <w:p w14:paraId="1D116EF6" w14:textId="77777777" w:rsidR="00A9406C" w:rsidRPr="00F5539C" w:rsidRDefault="00A9406C" w:rsidP="00A9406C">
      <w:pPr>
        <w:rPr>
          <w:rFonts w:ascii="Fb Fontext" w:hAnsi="Fb Fontext"/>
          <w:spacing w:val="-4"/>
          <w:rtl/>
        </w:rPr>
      </w:pPr>
      <w:r w:rsidRPr="00A80699">
        <w:rPr>
          <w:rStyle w:val="affffe"/>
          <w:rFonts w:hint="cs"/>
          <w:rtl/>
        </w:rPr>
        <w:t>דלר</w:t>
      </w:r>
      <w:r w:rsidRPr="00A80699">
        <w:rPr>
          <w:rStyle w:val="affffe"/>
          <w:rtl/>
        </w:rPr>
        <w:t>"</w:t>
      </w:r>
      <w:r w:rsidRPr="00A80699">
        <w:rPr>
          <w:rStyle w:val="affffe"/>
          <w:rFonts w:hint="cs"/>
          <w:rtl/>
        </w:rPr>
        <w:t>י:</w:t>
      </w:r>
      <w:r w:rsidRPr="00A80699">
        <w:rPr>
          <w:rStyle w:val="affffe"/>
          <w:rtl/>
        </w:rPr>
        <w:t xml:space="preserve"> </w:t>
      </w:r>
      <w:r w:rsidRPr="00F5539C">
        <w:rPr>
          <w:rFonts w:ascii="Fb Fontext" w:hAnsi="Fb Fontext"/>
          <w:spacing w:val="-4"/>
          <w:rtl/>
        </w:rPr>
        <w:t>מוכרת וכותבת אלו למזונות מכרתי</w:t>
      </w:r>
      <w:r w:rsidRPr="00F5539C">
        <w:rPr>
          <w:rFonts w:ascii="Fb Fontext" w:hAnsi="Fb Fontext" w:hint="cs"/>
          <w:spacing w:val="-4"/>
          <w:rtl/>
        </w:rPr>
        <w:t>,</w:t>
      </w:r>
      <w:r w:rsidRPr="00F5539C">
        <w:rPr>
          <w:rFonts w:ascii="Fb Fontext" w:hAnsi="Fb Fontext"/>
          <w:spacing w:val="-4"/>
          <w:rtl/>
        </w:rPr>
        <w:t xml:space="preserve"> ואלו לכתובה מכרתי,</w:t>
      </w:r>
    </w:p>
    <w:p w14:paraId="40DA85CB" w14:textId="77777777" w:rsidR="00A9406C" w:rsidRPr="00C35A2C" w:rsidRDefault="00A9406C" w:rsidP="00A9406C">
      <w:pPr>
        <w:ind w:firstLine="0"/>
        <w:rPr>
          <w:rFonts w:ascii="Fb Fontext" w:hAnsi="Fb Fontext" w:cs="Guttman Vilna"/>
          <w:b/>
          <w:bCs/>
          <w:sz w:val="32"/>
          <w:rtl/>
        </w:rPr>
      </w:pPr>
      <w:r w:rsidRPr="00A80699">
        <w:rPr>
          <w:rStyle w:val="affffe"/>
          <w:rFonts w:hint="cs"/>
          <w:rtl/>
        </w:rPr>
        <w:t>ול</w:t>
      </w:r>
      <w:r w:rsidRPr="00A80699">
        <w:rPr>
          <w:rStyle w:val="affffe"/>
          <w:rtl/>
        </w:rPr>
        <w:t xml:space="preserve">ר' יוסי: </w:t>
      </w:r>
      <w:r w:rsidRPr="00C35A2C">
        <w:rPr>
          <w:rFonts w:ascii="Fb Fontext" w:hAnsi="Fb Fontext"/>
          <w:sz w:val="32"/>
          <w:rtl/>
        </w:rPr>
        <w:t>מוכרת וכותבת סתם, וכן כחה יפה</w:t>
      </w:r>
    </w:p>
    <w:p w14:paraId="1A4B9FF4" w14:textId="77777777" w:rsidR="00A9406C" w:rsidRPr="00730169" w:rsidRDefault="00A9406C" w:rsidP="00A9406C">
      <w:pPr>
        <w:rPr>
          <w:spacing w:val="-2"/>
          <w:rtl/>
        </w:rPr>
      </w:pPr>
      <w:r w:rsidRPr="00730169">
        <w:rPr>
          <w:rStyle w:val="affffe"/>
          <w:rFonts w:hint="cs"/>
          <w:rtl/>
        </w:rPr>
        <w:t xml:space="preserve">אין לומר דחלקו </w:t>
      </w:r>
      <w:r w:rsidRPr="00730169">
        <w:rPr>
          <w:rFonts w:hint="cs"/>
          <w:spacing w:val="-2"/>
          <w:rtl/>
        </w:rPr>
        <w:t>אי בחזקת יורשים או בחזקת אלמנה</w:t>
      </w:r>
      <w:r w:rsidRPr="00730169">
        <w:rPr>
          <w:rStyle w:val="afffff0"/>
          <w:rFonts w:hint="cs"/>
          <w:spacing w:val="-2"/>
          <w:rtl/>
        </w:rPr>
        <w:t xml:space="preserve"> [ולכך א</w:t>
      </w:r>
      <w:r w:rsidRPr="00730169">
        <w:rPr>
          <w:rStyle w:val="afffff0"/>
          <w:spacing w:val="-2"/>
          <w:rtl/>
        </w:rPr>
        <w:t>"</w:t>
      </w:r>
      <w:r w:rsidRPr="00730169">
        <w:rPr>
          <w:rStyle w:val="afffff0"/>
          <w:rFonts w:hint="cs"/>
          <w:spacing w:val="-2"/>
          <w:rtl/>
        </w:rPr>
        <w:t>צ לפרש</w:t>
      </w:r>
    </w:p>
    <w:p w14:paraId="2BA68D1F" w14:textId="36063014" w:rsidR="00E268F4" w:rsidRDefault="00A9406C" w:rsidP="00A9406C">
      <w:pPr>
        <w:rPr>
          <w:spacing w:val="-6"/>
          <w:rtl/>
        </w:rPr>
      </w:pPr>
      <w:r w:rsidRPr="00A80699">
        <w:rPr>
          <w:rStyle w:val="affffe"/>
          <w:rFonts w:hint="cs"/>
          <w:rtl/>
        </w:rPr>
        <w:t>א. דשמא לכו</w:t>
      </w:r>
      <w:r w:rsidRPr="00A80699">
        <w:rPr>
          <w:rStyle w:val="affffe"/>
          <w:rtl/>
        </w:rPr>
        <w:t>"</w:t>
      </w:r>
      <w:r w:rsidRPr="00A80699">
        <w:rPr>
          <w:rStyle w:val="affffe"/>
          <w:rFonts w:hint="cs"/>
          <w:rtl/>
        </w:rPr>
        <w:t xml:space="preserve">ע </w:t>
      </w:r>
      <w:r w:rsidRPr="00F5539C">
        <w:rPr>
          <w:rFonts w:hint="cs"/>
          <w:spacing w:val="-6"/>
          <w:rtl/>
        </w:rPr>
        <w:t>בחזקת אלמנה ועל היתומים להוכיח</w:t>
      </w:r>
      <w:r w:rsidR="00E268F4">
        <w:rPr>
          <w:rFonts w:hint="cs"/>
          <w:spacing w:val="-6"/>
          <w:rtl/>
        </w:rPr>
        <w:t>,</w:t>
      </w:r>
    </w:p>
    <w:p w14:paraId="69A63AFA" w14:textId="65774532" w:rsidR="00A9406C" w:rsidRPr="00F5539C" w:rsidRDefault="00A9406C" w:rsidP="00530669">
      <w:pPr>
        <w:rPr>
          <w:rtl/>
        </w:rPr>
      </w:pPr>
      <w:r w:rsidRPr="00A80699">
        <w:rPr>
          <w:rStyle w:val="affffe"/>
          <w:rFonts w:hint="cs"/>
          <w:rtl/>
        </w:rPr>
        <w:t>ור</w:t>
      </w:r>
      <w:r w:rsidRPr="00A80699">
        <w:rPr>
          <w:rStyle w:val="affffe"/>
          <w:rtl/>
        </w:rPr>
        <w:t>"</w:t>
      </w:r>
      <w:r w:rsidRPr="00A80699">
        <w:rPr>
          <w:rStyle w:val="affffe"/>
          <w:rFonts w:hint="cs"/>
          <w:rtl/>
        </w:rPr>
        <w:t xml:space="preserve">י </w:t>
      </w:r>
      <w:r w:rsidRPr="00F5539C">
        <w:rPr>
          <w:rtl/>
        </w:rPr>
        <w:t xml:space="preserve">עצה טובה קמ"ל, </w:t>
      </w:r>
      <w:r w:rsidRPr="00F5539C">
        <w:rPr>
          <w:rFonts w:hint="cs"/>
          <w:rtl/>
        </w:rPr>
        <w:t>שלא יקראו רעבתנים.</w:t>
      </w:r>
    </w:p>
    <w:p w14:paraId="74551AF5" w14:textId="77777777" w:rsidR="00E268F4" w:rsidRDefault="00A9406C" w:rsidP="00A9406C">
      <w:pPr>
        <w:rPr>
          <w:rtl/>
        </w:rPr>
      </w:pPr>
      <w:r w:rsidRPr="00F5539C">
        <w:rPr>
          <w:rFonts w:hint="cs"/>
          <w:rtl/>
        </w:rPr>
        <w:t>דאל</w:t>
      </w:r>
      <w:r w:rsidRPr="00F5539C">
        <w:rPr>
          <w:rtl/>
        </w:rPr>
        <w:t>"</w:t>
      </w:r>
      <w:r w:rsidRPr="00F5539C">
        <w:rPr>
          <w:rFonts w:hint="cs"/>
          <w:rtl/>
        </w:rPr>
        <w:t>ה נוכיח ממתני' דכותבת אלו למזונות מכרתי ובהכרח דמתני' עצה טובה קמ</w:t>
      </w:r>
      <w:r w:rsidRPr="00F5539C">
        <w:rPr>
          <w:rtl/>
        </w:rPr>
        <w:t>"</w:t>
      </w:r>
      <w:r w:rsidRPr="00F5539C">
        <w:rPr>
          <w:rFonts w:hint="cs"/>
          <w:rtl/>
        </w:rPr>
        <w:t xml:space="preserve">ל וה'נ' </w:t>
      </w:r>
      <w:r>
        <w:rPr>
          <w:rFonts w:hint="cs"/>
          <w:rtl/>
        </w:rPr>
        <w:t>כאן</w:t>
      </w:r>
      <w:r w:rsidR="00E268F4">
        <w:rPr>
          <w:rFonts w:hint="cs"/>
          <w:rtl/>
        </w:rPr>
        <w:t>,</w:t>
      </w:r>
    </w:p>
    <w:p w14:paraId="6AE4EF85" w14:textId="15BC0956" w:rsidR="00E268F4" w:rsidRDefault="00A9406C" w:rsidP="00A9406C">
      <w:pPr>
        <w:rPr>
          <w:rtl/>
        </w:rPr>
      </w:pPr>
      <w:r w:rsidRPr="00A80699">
        <w:rPr>
          <w:rStyle w:val="affffe"/>
          <w:rFonts w:hint="cs"/>
          <w:rtl/>
        </w:rPr>
        <w:t xml:space="preserve">ב. </w:t>
      </w:r>
      <w:r w:rsidRPr="00A80699">
        <w:rPr>
          <w:rStyle w:val="affffe"/>
          <w:rtl/>
        </w:rPr>
        <w:t>א"נ</w:t>
      </w:r>
      <w:r w:rsidRPr="00A80699">
        <w:rPr>
          <w:rStyle w:val="affffe"/>
          <w:rFonts w:hint="cs"/>
          <w:rtl/>
        </w:rPr>
        <w:t xml:space="preserve"> דכו</w:t>
      </w:r>
      <w:r w:rsidRPr="00A80699">
        <w:rPr>
          <w:rStyle w:val="affffe"/>
          <w:rtl/>
        </w:rPr>
        <w:t>"</w:t>
      </w:r>
      <w:r w:rsidRPr="00A80699">
        <w:rPr>
          <w:rStyle w:val="affffe"/>
          <w:rFonts w:hint="cs"/>
          <w:rtl/>
        </w:rPr>
        <w:t xml:space="preserve">ע </w:t>
      </w:r>
      <w:r w:rsidRPr="00C35A2C">
        <w:rPr>
          <w:rFonts w:hint="cs"/>
          <w:rtl/>
        </w:rPr>
        <w:t>נ</w:t>
      </w:r>
      <w:r w:rsidRPr="00C35A2C">
        <w:rPr>
          <w:rtl/>
        </w:rPr>
        <w:t>כסי בחזקת יתמי קיימי</w:t>
      </w:r>
      <w:r w:rsidR="00E268F4">
        <w:rPr>
          <w:rtl/>
        </w:rPr>
        <w:t>,</w:t>
      </w:r>
    </w:p>
    <w:p w14:paraId="01CF312E" w14:textId="7FF81259" w:rsidR="00A9406C" w:rsidRPr="00C35A2C" w:rsidRDefault="00A9406C" w:rsidP="00A9406C">
      <w:pPr>
        <w:rPr>
          <w:rFonts w:cs="Guttman Vilna"/>
          <w:b/>
          <w:rtl/>
        </w:rPr>
      </w:pPr>
      <w:r w:rsidRPr="00A80699">
        <w:rPr>
          <w:rStyle w:val="affffe"/>
          <w:rFonts w:hint="cs"/>
          <w:rtl/>
        </w:rPr>
        <w:t>ו</w:t>
      </w:r>
      <w:r w:rsidRPr="00A80699">
        <w:rPr>
          <w:rStyle w:val="affffe"/>
          <w:rtl/>
        </w:rPr>
        <w:t>טע</w:t>
      </w:r>
      <w:r>
        <w:rPr>
          <w:rStyle w:val="affffe"/>
          <w:rFonts w:hint="cs"/>
          <w:rtl/>
        </w:rPr>
        <w:t>ם</w:t>
      </w:r>
      <w:r w:rsidRPr="00A80699">
        <w:rPr>
          <w:rStyle w:val="affffe"/>
          <w:rtl/>
        </w:rPr>
        <w:t xml:space="preserve"> דר' יוסי - כדאביי קשישא</w:t>
      </w:r>
      <w:r w:rsidRPr="00A80699">
        <w:rPr>
          <w:rStyle w:val="affffe"/>
          <w:rFonts w:hint="cs"/>
          <w:rtl/>
        </w:rPr>
        <w:t xml:space="preserve"> ד</w:t>
      </w:r>
      <w:r w:rsidRPr="00A80699">
        <w:rPr>
          <w:rStyle w:val="affffe"/>
          <w:rtl/>
        </w:rPr>
        <w:t xml:space="preserve">משל דר' יוסי </w:t>
      </w:r>
      <w:r w:rsidRPr="00C35A2C">
        <w:rPr>
          <w:rtl/>
        </w:rPr>
        <w:t>ל</w:t>
      </w:r>
      <w:r w:rsidRPr="00C35A2C">
        <w:rPr>
          <w:rFonts w:hint="cs"/>
          <w:rtl/>
        </w:rPr>
        <w:t>ה</w:t>
      </w:r>
      <w:r w:rsidRPr="00C35A2C">
        <w:rPr>
          <w:rtl/>
        </w:rPr>
        <w:t>"</w:t>
      </w:r>
      <w:r w:rsidRPr="00C35A2C">
        <w:rPr>
          <w:rFonts w:hint="cs"/>
          <w:rtl/>
        </w:rPr>
        <w:t xml:space="preserve">ד </w:t>
      </w:r>
      <w:r w:rsidRPr="00C35A2C">
        <w:rPr>
          <w:rtl/>
        </w:rPr>
        <w:t>לשכ"</w:t>
      </w:r>
      <w:r w:rsidRPr="00C35A2C">
        <w:rPr>
          <w:rFonts w:hint="cs"/>
          <w:rtl/>
        </w:rPr>
        <w:t>מ</w:t>
      </w:r>
      <w:r w:rsidRPr="00C35A2C">
        <w:rPr>
          <w:rtl/>
        </w:rPr>
        <w:t xml:space="preserve"> שאמר תנו מאתים זוז לפלוני בע"</w:t>
      </w:r>
      <w:r w:rsidRPr="00C35A2C">
        <w:rPr>
          <w:rFonts w:hint="cs"/>
          <w:rtl/>
        </w:rPr>
        <w:t>ח</w:t>
      </w:r>
      <w:r w:rsidRPr="00C35A2C">
        <w:rPr>
          <w:rtl/>
        </w:rPr>
        <w:t xml:space="preserve">, רצה בחובו רצה במתנה נוטלן, </w:t>
      </w:r>
      <w:r w:rsidRPr="00C35A2C">
        <w:rPr>
          <w:rFonts w:hint="cs"/>
          <w:rtl/>
        </w:rPr>
        <w:t>שבזה יפה כוחו וה</w:t>
      </w:r>
      <w:r w:rsidRPr="00C35A2C">
        <w:rPr>
          <w:rtl/>
        </w:rPr>
        <w:t>"</w:t>
      </w:r>
      <w:r w:rsidRPr="00C35A2C">
        <w:rPr>
          <w:rFonts w:hint="cs"/>
          <w:rtl/>
        </w:rPr>
        <w:t>נ באלמנה</w:t>
      </w:r>
    </w:p>
    <w:p w14:paraId="049E7048" w14:textId="77777777" w:rsidR="00A9406C" w:rsidRDefault="00A9406C" w:rsidP="00E26091">
      <w:pPr>
        <w:pStyle w:val="afff"/>
        <w:framePr w:wrap="around"/>
        <w:rPr>
          <w:rtl/>
        </w:rPr>
      </w:pPr>
      <w:bookmarkStart w:id="744" w:name="_Toc119353536"/>
      <w:r w:rsidRPr="00C35A2C">
        <w:rPr>
          <w:rFonts w:hint="cs"/>
          <w:rtl/>
        </w:rPr>
        <w:lastRenderedPageBreak/>
        <w:t>צז.</w:t>
      </w:r>
      <w:bookmarkEnd w:id="744"/>
    </w:p>
    <w:p w14:paraId="178A9785" w14:textId="6AE80B5D" w:rsidR="00E268F4" w:rsidRPr="008C28D0" w:rsidRDefault="00A9406C" w:rsidP="00F1680A">
      <w:pPr>
        <w:pStyle w:val="affffb"/>
        <w:rPr>
          <w:spacing w:val="0"/>
          <w:rtl/>
        </w:rPr>
      </w:pPr>
      <w:bookmarkStart w:id="745" w:name="_Toc119353537"/>
      <w:r w:rsidRPr="008C28D0">
        <w:rPr>
          <w:spacing w:val="0"/>
          <w:rtl/>
        </w:rPr>
        <w:t>כיצד מוכרת</w:t>
      </w:r>
      <w:r w:rsidR="00E268F4" w:rsidRPr="008C28D0">
        <w:rPr>
          <w:spacing w:val="0"/>
          <w:rtl/>
        </w:rPr>
        <w:t>?</w:t>
      </w:r>
      <w:bookmarkEnd w:id="745"/>
    </w:p>
    <w:p w14:paraId="166BBE60" w14:textId="6BC59FA6" w:rsidR="00A9406C" w:rsidRPr="00730169" w:rsidRDefault="00A9406C" w:rsidP="00A9406C">
      <w:pPr>
        <w:rPr>
          <w:rFonts w:ascii="Fb Fontext" w:hAnsi="Fb Fontext" w:cs="Guttman Vilna"/>
          <w:b/>
          <w:bCs/>
          <w:spacing w:val="-4"/>
          <w:sz w:val="32"/>
          <w:rtl/>
        </w:rPr>
      </w:pPr>
      <w:r w:rsidRPr="00730169">
        <w:rPr>
          <w:rStyle w:val="affffe"/>
          <w:rFonts w:hint="cs"/>
          <w:spacing w:val="-4"/>
          <w:rtl/>
        </w:rPr>
        <w:t>ר</w:t>
      </w:r>
      <w:r w:rsidRPr="00730169">
        <w:rPr>
          <w:rStyle w:val="affffe"/>
          <w:spacing w:val="-4"/>
          <w:rtl/>
        </w:rPr>
        <w:t>"</w:t>
      </w:r>
      <w:r w:rsidRPr="00730169">
        <w:rPr>
          <w:rStyle w:val="affffe"/>
          <w:rFonts w:hint="cs"/>
          <w:spacing w:val="-4"/>
          <w:rtl/>
        </w:rPr>
        <w:t>ה</w:t>
      </w:r>
      <w:r w:rsidRPr="00730169">
        <w:rPr>
          <w:rStyle w:val="affffe"/>
          <w:spacing w:val="-4"/>
          <w:rtl/>
        </w:rPr>
        <w:t xml:space="preserve">: </w:t>
      </w:r>
      <w:r w:rsidRPr="00730169">
        <w:rPr>
          <w:spacing w:val="-4"/>
          <w:rtl/>
        </w:rPr>
        <w:t>אחת ל</w:t>
      </w:r>
      <w:r w:rsidRPr="00730169">
        <w:rPr>
          <w:rFonts w:hint="cs"/>
          <w:spacing w:val="-4"/>
          <w:rtl/>
        </w:rPr>
        <w:t>י</w:t>
      </w:r>
      <w:r w:rsidR="002B7BCC">
        <w:rPr>
          <w:spacing w:val="-4"/>
          <w:rtl/>
        </w:rPr>
        <w:t>"</w:t>
      </w:r>
      <w:r w:rsidRPr="00730169">
        <w:rPr>
          <w:rFonts w:hint="cs"/>
          <w:spacing w:val="-4"/>
          <w:rtl/>
        </w:rPr>
        <w:t xml:space="preserve">ב </w:t>
      </w:r>
      <w:r w:rsidRPr="00730169">
        <w:rPr>
          <w:spacing w:val="-4"/>
          <w:rtl/>
        </w:rPr>
        <w:t xml:space="preserve">חדש, </w:t>
      </w:r>
      <w:r w:rsidRPr="00730169">
        <w:rPr>
          <w:rStyle w:val="affffe"/>
          <w:rFonts w:hint="cs"/>
          <w:spacing w:val="-4"/>
          <w:rtl/>
        </w:rPr>
        <w:t>ור</w:t>
      </w:r>
      <w:r w:rsidRPr="00730169">
        <w:rPr>
          <w:rStyle w:val="affffe"/>
          <w:spacing w:val="-4"/>
          <w:rtl/>
        </w:rPr>
        <w:t>"</w:t>
      </w:r>
      <w:r w:rsidRPr="00730169">
        <w:rPr>
          <w:rStyle w:val="affffe"/>
          <w:rFonts w:hint="cs"/>
          <w:spacing w:val="-4"/>
          <w:rtl/>
        </w:rPr>
        <w:t>י</w:t>
      </w:r>
      <w:r w:rsidRPr="00730169">
        <w:rPr>
          <w:rStyle w:val="affffe"/>
          <w:spacing w:val="-4"/>
          <w:rtl/>
        </w:rPr>
        <w:t xml:space="preserve">: </w:t>
      </w:r>
      <w:r w:rsidRPr="00730169">
        <w:rPr>
          <w:rFonts w:ascii="Fb Fontext" w:hAnsi="Fb Fontext" w:hint="cs"/>
          <w:spacing w:val="-4"/>
          <w:sz w:val="32"/>
          <w:rtl/>
        </w:rPr>
        <w:t xml:space="preserve">אחת </w:t>
      </w:r>
      <w:r w:rsidRPr="00730169">
        <w:rPr>
          <w:rFonts w:ascii="Fb Fontext" w:hAnsi="Fb Fontext"/>
          <w:spacing w:val="-4"/>
          <w:sz w:val="32"/>
          <w:rtl/>
        </w:rPr>
        <w:t>ל</w:t>
      </w:r>
      <w:r w:rsidRPr="00730169">
        <w:rPr>
          <w:rFonts w:ascii="Fb Fontext" w:hAnsi="Fb Fontext" w:hint="cs"/>
          <w:spacing w:val="-4"/>
          <w:sz w:val="32"/>
          <w:rtl/>
        </w:rPr>
        <w:t xml:space="preserve">ו' </w:t>
      </w:r>
      <w:r w:rsidRPr="00730169">
        <w:rPr>
          <w:rFonts w:ascii="Fb Fontext" w:hAnsi="Fb Fontext"/>
          <w:spacing w:val="-4"/>
          <w:sz w:val="32"/>
          <w:rtl/>
        </w:rPr>
        <w:t>חדש, ולוקח מפרנס א ל</w:t>
      </w:r>
      <w:r w:rsidRPr="00730169">
        <w:rPr>
          <w:rFonts w:ascii="Fb Fontext" w:hAnsi="Fb Fontext" w:hint="cs"/>
          <w:spacing w:val="-4"/>
          <w:sz w:val="32"/>
          <w:rtl/>
        </w:rPr>
        <w:t>ל'</w:t>
      </w:r>
      <w:r w:rsidRPr="00730169">
        <w:rPr>
          <w:rFonts w:ascii="Fb Fontext" w:hAnsi="Fb Fontext"/>
          <w:spacing w:val="-4"/>
          <w:sz w:val="32"/>
          <w:rtl/>
        </w:rPr>
        <w:t xml:space="preserve"> יום.</w:t>
      </w:r>
    </w:p>
    <w:p w14:paraId="3E732FD5" w14:textId="4CDCB608" w:rsidR="00A9406C" w:rsidRDefault="00A9406C" w:rsidP="00A9406C">
      <w:pPr>
        <w:rPr>
          <w:rFonts w:ascii="Fb Fontext" w:hAnsi="Fb Fontext"/>
          <w:rtl/>
        </w:rPr>
      </w:pPr>
      <w:r w:rsidRPr="00A80699">
        <w:rPr>
          <w:rStyle w:val="affffe"/>
          <w:rtl/>
        </w:rPr>
        <w:t>אמימר</w:t>
      </w:r>
      <w:r>
        <w:rPr>
          <w:rStyle w:val="affffe"/>
          <w:rFonts w:hint="cs"/>
          <w:rtl/>
        </w:rPr>
        <w:t>:</w:t>
      </w:r>
      <w:r w:rsidRPr="00A80699">
        <w:rPr>
          <w:rStyle w:val="affffe"/>
          <w:rtl/>
        </w:rPr>
        <w:t xml:space="preserve"> הלכ</w:t>
      </w:r>
      <w:r>
        <w:rPr>
          <w:rStyle w:val="affffe"/>
          <w:rFonts w:hint="cs"/>
          <w:rtl/>
        </w:rPr>
        <w:t>ה</w:t>
      </w:r>
      <w:r w:rsidRPr="00A80699">
        <w:rPr>
          <w:rStyle w:val="affffe"/>
          <w:rtl/>
        </w:rPr>
        <w:t>:</w:t>
      </w:r>
      <w:r w:rsidRPr="00C35A2C">
        <w:rPr>
          <w:rFonts w:ascii="Fb Fontext" w:hAnsi="Fb Fontext"/>
          <w:rtl/>
        </w:rPr>
        <w:t xml:space="preserve"> מוכרת ל</w:t>
      </w:r>
      <w:r>
        <w:rPr>
          <w:rFonts w:ascii="Fb Fontext" w:hAnsi="Fb Fontext" w:hint="cs"/>
          <w:rtl/>
        </w:rPr>
        <w:t>ו'</w:t>
      </w:r>
      <w:r w:rsidRPr="00C35A2C">
        <w:rPr>
          <w:rFonts w:ascii="Fb Fontext" w:hAnsi="Fb Fontext"/>
          <w:rtl/>
        </w:rPr>
        <w:t xml:space="preserve"> חדש, </w:t>
      </w:r>
      <w:r w:rsidRPr="00B17B00">
        <w:rPr>
          <w:rStyle w:val="affffe"/>
          <w:rFonts w:hint="cs"/>
          <w:rtl/>
        </w:rPr>
        <w:t>כר</w:t>
      </w:r>
      <w:r w:rsidR="002B7BCC">
        <w:rPr>
          <w:rStyle w:val="affffe"/>
          <w:rtl/>
        </w:rPr>
        <w:t>"</w:t>
      </w:r>
      <w:r w:rsidRPr="00B17B00">
        <w:rPr>
          <w:rStyle w:val="affffe"/>
          <w:rFonts w:hint="cs"/>
          <w:rtl/>
        </w:rPr>
        <w:t>י</w:t>
      </w:r>
    </w:p>
    <w:p w14:paraId="515F84F5" w14:textId="5FF3F932" w:rsidR="00530669" w:rsidRDefault="00A9406C" w:rsidP="00F1680A">
      <w:pPr>
        <w:pStyle w:val="affffb"/>
        <w:rPr>
          <w:rtl/>
        </w:rPr>
      </w:pPr>
      <w:bookmarkStart w:id="746" w:name="_Toc119353538"/>
      <w:r w:rsidRPr="00A80699">
        <w:rPr>
          <w:rStyle w:val="affffe"/>
          <w:rtl/>
        </w:rPr>
        <w:t xml:space="preserve">בעו </w:t>
      </w:r>
      <w:r w:rsidRPr="00A80699">
        <w:rPr>
          <w:rStyle w:val="affffe"/>
          <w:rFonts w:hint="cs"/>
          <w:rtl/>
        </w:rPr>
        <w:t>מר</w:t>
      </w:r>
      <w:r w:rsidRPr="00A80699">
        <w:rPr>
          <w:rStyle w:val="affffe"/>
          <w:rtl/>
        </w:rPr>
        <w:t>"</w:t>
      </w:r>
      <w:r w:rsidRPr="00A80699">
        <w:rPr>
          <w:rStyle w:val="affffe"/>
          <w:rFonts w:hint="cs"/>
          <w:rtl/>
        </w:rPr>
        <w:t>ש</w:t>
      </w:r>
      <w:r w:rsidRPr="00A80699">
        <w:rPr>
          <w:rStyle w:val="affffe"/>
          <w:rtl/>
        </w:rPr>
        <w:t xml:space="preserve">: </w:t>
      </w:r>
      <w:r w:rsidRPr="00530669">
        <w:rPr>
          <w:rtl/>
        </w:rPr>
        <w:t>מוכרת למזונות, מהו שתחזור ותטרוף לכתובה</w:t>
      </w:r>
      <w:bookmarkEnd w:id="746"/>
    </w:p>
    <w:p w14:paraId="63FED8BE" w14:textId="59D8130B" w:rsidR="00A9406C" w:rsidRPr="00B17B00" w:rsidRDefault="00A9406C" w:rsidP="00530669">
      <w:pPr>
        <w:rPr>
          <w:rStyle w:val="afffff0"/>
          <w:rtl/>
        </w:rPr>
      </w:pPr>
      <w:r w:rsidRPr="00F5539C">
        <w:rPr>
          <w:rFonts w:hint="cs"/>
          <w:rtl/>
        </w:rPr>
        <w:t xml:space="preserve"> </w:t>
      </w:r>
      <w:r w:rsidRPr="00B17B00">
        <w:rPr>
          <w:rStyle w:val="afffff0"/>
          <w:rFonts w:hint="cs"/>
          <w:rtl/>
        </w:rPr>
        <w:t>והיינו לרב יוסף שהאחריות על היתומים, אי כיון שהאחריות על היתומים גובה</w:t>
      </w:r>
      <w:r>
        <w:rPr>
          <w:rStyle w:val="afffff0"/>
          <w:rFonts w:hint="cs"/>
          <w:rtl/>
        </w:rPr>
        <w:t>,</w:t>
      </w:r>
      <w:r w:rsidRPr="00B17B00">
        <w:rPr>
          <w:rStyle w:val="afffff0"/>
          <w:rFonts w:hint="cs"/>
          <w:rtl/>
        </w:rPr>
        <w:t xml:space="preserve"> או דאכתי אחריות עצמה וודאי מקבלת</w:t>
      </w:r>
    </w:p>
    <w:p w14:paraId="42CDCD1C" w14:textId="77777777" w:rsidR="00A9406C" w:rsidRPr="00C35A2C" w:rsidRDefault="00A9406C" w:rsidP="00A9406C">
      <w:pPr>
        <w:rPr>
          <w:rFonts w:ascii="Fb Fontext" w:hAnsi="Fb Fontext"/>
          <w:rtl/>
        </w:rPr>
      </w:pPr>
      <w:r w:rsidRPr="00B17B00">
        <w:rPr>
          <w:rStyle w:val="affffe"/>
          <w:rFonts w:hint="cs"/>
          <w:rtl/>
        </w:rPr>
        <w:t xml:space="preserve">ופשט </w:t>
      </w:r>
      <w:r>
        <w:rPr>
          <w:rFonts w:ascii="Fb Fontext" w:hAnsi="Fb Fontext" w:hint="cs"/>
          <w:sz w:val="32"/>
          <w:rtl/>
        </w:rPr>
        <w:t>מד</w:t>
      </w:r>
      <w:r w:rsidRPr="00C35A2C">
        <w:rPr>
          <w:rFonts w:ascii="Fb Fontext" w:hAnsi="Fb Fontext"/>
          <w:sz w:val="32"/>
          <w:rtl/>
        </w:rPr>
        <w:t>מוכרת והולכת עד כדי כתובתה, וס</w:t>
      </w:r>
      <w:r w:rsidRPr="00C35A2C">
        <w:rPr>
          <w:rFonts w:ascii="Fb Fontext" w:hAnsi="Fb Fontext" w:hint="cs"/>
          <w:sz w:val="32"/>
          <w:rtl/>
        </w:rPr>
        <w:t>ֶ</w:t>
      </w:r>
      <w:r w:rsidRPr="00C35A2C">
        <w:rPr>
          <w:rFonts w:ascii="Fb Fontext" w:hAnsi="Fb Fontext"/>
          <w:sz w:val="32"/>
          <w:rtl/>
        </w:rPr>
        <w:t>מ</w:t>
      </w:r>
      <w:r w:rsidRPr="00C35A2C">
        <w:rPr>
          <w:rFonts w:ascii="Fb Fontext" w:hAnsi="Fb Fontext" w:hint="cs"/>
          <w:sz w:val="32"/>
          <w:rtl/>
        </w:rPr>
        <w:t>ֶ</w:t>
      </w:r>
      <w:r w:rsidRPr="00C35A2C">
        <w:rPr>
          <w:rFonts w:ascii="Fb Fontext" w:hAnsi="Fb Fontext"/>
          <w:sz w:val="32"/>
          <w:rtl/>
        </w:rPr>
        <w:t>ך לה שתגבה כתובתה מהשאר</w:t>
      </w:r>
      <w:r w:rsidRPr="00C35A2C">
        <w:rPr>
          <w:rFonts w:ascii="Fb Fontext" w:hAnsi="Fb Fontext" w:hint="cs"/>
          <w:sz w:val="32"/>
          <w:rtl/>
        </w:rPr>
        <w:t>'</w:t>
      </w:r>
      <w:r w:rsidRPr="00C35A2C">
        <w:rPr>
          <w:rFonts w:ascii="Fb Fontext" w:hAnsi="Fb Fontext"/>
          <w:sz w:val="32"/>
          <w:rtl/>
        </w:rPr>
        <w:t xml:space="preserve"> </w:t>
      </w:r>
      <w:r w:rsidRPr="00CA108A">
        <w:rPr>
          <w:rFonts w:ascii="Fb Fontext" w:hAnsi="Fb Fontext" w:cs="PFT_Frank" w:hint="cs"/>
          <w:b/>
          <w:bCs/>
          <w:sz w:val="32"/>
          <w:szCs w:val="14"/>
          <w:rtl/>
        </w:rPr>
        <w:t>ש</w:t>
      </w:r>
      <w:r w:rsidRPr="00CA108A">
        <w:rPr>
          <w:rFonts w:ascii="Fb Fontext" w:hAnsi="Fb Fontext" w:cs="PFT_Frank"/>
          <w:b/>
          <w:bCs/>
          <w:sz w:val="32"/>
          <w:szCs w:val="14"/>
          <w:rtl/>
        </w:rPr>
        <w:t>"</w:t>
      </w:r>
      <w:r w:rsidRPr="00CA108A">
        <w:rPr>
          <w:rFonts w:ascii="Fb Fontext" w:hAnsi="Fb Fontext" w:cs="PFT_Frank" w:hint="cs"/>
          <w:b/>
          <w:bCs/>
          <w:sz w:val="32"/>
          <w:szCs w:val="14"/>
          <w:rtl/>
        </w:rPr>
        <w:t>מ</w:t>
      </w:r>
      <w:r w:rsidRPr="00C35A2C">
        <w:rPr>
          <w:rFonts w:ascii="Fb Fontext" w:hAnsi="Fb Fontext" w:hint="cs"/>
          <w:sz w:val="32"/>
          <w:rtl/>
        </w:rPr>
        <w:t xml:space="preserve"> </w:t>
      </w:r>
      <w:r>
        <w:rPr>
          <w:rFonts w:ascii="Fb Fontext" w:hAnsi="Fb Fontext" w:hint="cs"/>
          <w:sz w:val="32"/>
          <w:rtl/>
        </w:rPr>
        <w:t>רק</w:t>
      </w:r>
      <w:r w:rsidRPr="00C35A2C">
        <w:rPr>
          <w:rFonts w:ascii="Fb Fontext" w:hAnsi="Fb Fontext" w:hint="cs"/>
          <w:sz w:val="32"/>
          <w:rtl/>
        </w:rPr>
        <w:t xml:space="preserve"> בהותירה</w:t>
      </w:r>
    </w:p>
    <w:p w14:paraId="6C428E13" w14:textId="77777777" w:rsidR="00A9406C" w:rsidRDefault="00A9406C" w:rsidP="00A9406C">
      <w:pPr>
        <w:pStyle w:val="afffff"/>
        <w:rPr>
          <w:rFonts w:ascii="Fb Fontext" w:hAnsi="Fb Fontext"/>
          <w:rtl/>
        </w:rPr>
      </w:pPr>
      <w:r w:rsidRPr="00C35A2C">
        <w:rPr>
          <w:rFonts w:hint="cs"/>
          <w:rtl/>
        </w:rPr>
        <w:t xml:space="preserve">ולא </w:t>
      </w:r>
      <w:r>
        <w:rPr>
          <w:rFonts w:hint="cs"/>
          <w:rtl/>
        </w:rPr>
        <w:t xml:space="preserve">רק </w:t>
      </w:r>
      <w:r w:rsidRPr="00C35A2C">
        <w:rPr>
          <w:rFonts w:hint="cs"/>
          <w:rtl/>
        </w:rPr>
        <w:t xml:space="preserve">עצה טובה שלא יקראוה </w:t>
      </w:r>
      <w:r w:rsidRPr="00A80699">
        <w:rPr>
          <w:rFonts w:hint="cs"/>
          <w:rtl/>
        </w:rPr>
        <w:t xml:space="preserve">'הדרניתא' </w:t>
      </w:r>
      <w:r w:rsidRPr="00C35A2C">
        <w:rPr>
          <w:rFonts w:hint="cs"/>
          <w:rtl/>
        </w:rPr>
        <w:t xml:space="preserve">דהא </w:t>
      </w:r>
      <w:r w:rsidRPr="00C35A2C">
        <w:rPr>
          <w:rtl/>
        </w:rPr>
        <w:t>וס</w:t>
      </w:r>
      <w:r w:rsidRPr="00C35A2C">
        <w:rPr>
          <w:rFonts w:hint="cs"/>
          <w:rtl/>
        </w:rPr>
        <w:t>ֶ</w:t>
      </w:r>
      <w:r w:rsidRPr="00C35A2C">
        <w:rPr>
          <w:rtl/>
        </w:rPr>
        <w:t>מ</w:t>
      </w:r>
      <w:r w:rsidRPr="00C35A2C">
        <w:rPr>
          <w:rFonts w:hint="cs"/>
          <w:rtl/>
        </w:rPr>
        <w:t>ֶ</w:t>
      </w:r>
      <w:r w:rsidRPr="00C35A2C">
        <w:rPr>
          <w:rtl/>
        </w:rPr>
        <w:t>ך לה</w:t>
      </w:r>
      <w:r w:rsidRPr="00C35A2C">
        <w:rPr>
          <w:rFonts w:hint="cs"/>
          <w:rtl/>
        </w:rPr>
        <w:t xml:space="preserve"> </w:t>
      </w:r>
      <w:r w:rsidRPr="00B31C92">
        <w:rPr>
          <w:rFonts w:cs="PFT_Frank" w:hint="cs"/>
          <w:b/>
          <w:bCs/>
          <w:szCs w:val="10"/>
          <w:rtl/>
        </w:rPr>
        <w:t>ש</w:t>
      </w:r>
      <w:r w:rsidRPr="00B31C92">
        <w:rPr>
          <w:rFonts w:cs="PFT_Frank"/>
          <w:b/>
          <w:bCs/>
          <w:szCs w:val="10"/>
          <w:rtl/>
        </w:rPr>
        <w:t>"</w:t>
      </w:r>
      <w:r w:rsidRPr="00B31C92">
        <w:rPr>
          <w:rFonts w:cs="PFT_Frank" w:hint="cs"/>
          <w:b/>
          <w:bCs/>
          <w:szCs w:val="10"/>
          <w:rtl/>
        </w:rPr>
        <w:t>מ</w:t>
      </w:r>
      <w:r w:rsidRPr="00C35A2C">
        <w:rPr>
          <w:rFonts w:hint="cs"/>
          <w:rtl/>
        </w:rPr>
        <w:t xml:space="preserve"> דווקא בהותירה.</w:t>
      </w:r>
    </w:p>
    <w:p w14:paraId="4864994F" w14:textId="77777777" w:rsidR="00E268F4" w:rsidRDefault="00A9406C" w:rsidP="00F1680A">
      <w:pPr>
        <w:pStyle w:val="affffb"/>
        <w:rPr>
          <w:rFonts w:ascii="Fb Fontext" w:hAnsi="Fb Fontext"/>
          <w:spacing w:val="-2"/>
          <w:sz w:val="32"/>
          <w:rtl/>
        </w:rPr>
      </w:pPr>
      <w:bookmarkStart w:id="747" w:name="_Toc119353539"/>
      <w:r w:rsidRPr="00A80699">
        <w:rPr>
          <w:rStyle w:val="affffe"/>
          <w:rtl/>
        </w:rPr>
        <w:t>• איבעיא:</w:t>
      </w:r>
      <w:r w:rsidRPr="00F5539C">
        <w:rPr>
          <w:rFonts w:ascii="Fb Fontext" w:hAnsi="Fb Fontext"/>
          <w:spacing w:val="-2"/>
          <w:sz w:val="32"/>
          <w:rtl/>
        </w:rPr>
        <w:t xml:space="preserve"> </w:t>
      </w:r>
      <w:r w:rsidRPr="00530669">
        <w:rPr>
          <w:rFonts w:hint="cs"/>
          <w:rtl/>
        </w:rPr>
        <w:t>מכר ובסוף לא הצטרך למעות אם מקחו חוזר</w:t>
      </w:r>
      <w:r w:rsidR="00E268F4">
        <w:rPr>
          <w:rFonts w:ascii="Fb Fontext" w:hAnsi="Fb Fontext" w:hint="cs"/>
          <w:spacing w:val="-2"/>
          <w:sz w:val="32"/>
          <w:rtl/>
        </w:rPr>
        <w:t>,</w:t>
      </w:r>
      <w:bookmarkEnd w:id="747"/>
    </w:p>
    <w:p w14:paraId="5DC74013" w14:textId="3AE398AB" w:rsidR="00A9406C" w:rsidRDefault="00A9406C" w:rsidP="00A9406C">
      <w:pPr>
        <w:rPr>
          <w:rFonts w:ascii="Fb Fontext" w:hAnsi="Fb Fontext"/>
          <w:rtl/>
        </w:rPr>
      </w:pPr>
      <w:r w:rsidRPr="000C22C7">
        <w:rPr>
          <w:rStyle w:val="affffe"/>
          <w:rFonts w:hint="cs"/>
          <w:rtl/>
        </w:rPr>
        <w:t xml:space="preserve">אין להוכיח </w:t>
      </w:r>
      <w:r>
        <w:rPr>
          <w:rFonts w:ascii="Fb Fontext" w:hAnsi="Fb Fontext" w:hint="cs"/>
          <w:rtl/>
        </w:rPr>
        <w:t>מ</w:t>
      </w:r>
      <w:r w:rsidRPr="00C35A2C">
        <w:rPr>
          <w:rFonts w:ascii="Fb Fontext" w:hAnsi="Fb Fontext" w:hint="cs"/>
          <w:rtl/>
        </w:rPr>
        <w:t xml:space="preserve">דמכר </w:t>
      </w:r>
      <w:r w:rsidRPr="000C22C7">
        <w:rPr>
          <w:rStyle w:val="affffe"/>
          <w:rFonts w:hint="cs"/>
          <w:rtl/>
        </w:rPr>
        <w:t>לר</w:t>
      </w:r>
      <w:r w:rsidRPr="000C22C7">
        <w:rPr>
          <w:rStyle w:val="affffe"/>
          <w:rtl/>
        </w:rPr>
        <w:t>"</w:t>
      </w:r>
      <w:r w:rsidRPr="000C22C7">
        <w:rPr>
          <w:rStyle w:val="affffe"/>
          <w:rFonts w:hint="cs"/>
          <w:rtl/>
        </w:rPr>
        <w:t xml:space="preserve">פ </w:t>
      </w:r>
      <w:r w:rsidRPr="00C35A2C">
        <w:rPr>
          <w:rFonts w:ascii="Fb Fontext" w:hAnsi="Fb Fontext" w:hint="cs"/>
          <w:rtl/>
        </w:rPr>
        <w:t>קרקע עבור קניית שור ובסוף לא הצ</w:t>
      </w:r>
      <w:r>
        <w:rPr>
          <w:rFonts w:ascii="Fb Fontext" w:hAnsi="Fb Fontext" w:hint="cs"/>
          <w:rtl/>
        </w:rPr>
        <w:t>ט</w:t>
      </w:r>
      <w:r w:rsidRPr="00C35A2C">
        <w:rPr>
          <w:rFonts w:ascii="Fb Fontext" w:hAnsi="Fb Fontext" w:hint="cs"/>
          <w:rtl/>
        </w:rPr>
        <w:t xml:space="preserve">רך </w:t>
      </w:r>
      <w:r w:rsidRPr="000C22C7">
        <w:rPr>
          <w:rStyle w:val="affffe"/>
          <w:rFonts w:hint="cs"/>
          <w:rtl/>
        </w:rPr>
        <w:t>והחזיר לו ר</w:t>
      </w:r>
      <w:r w:rsidRPr="000C22C7">
        <w:rPr>
          <w:rStyle w:val="affffe"/>
          <w:rtl/>
        </w:rPr>
        <w:t>"</w:t>
      </w:r>
      <w:r w:rsidRPr="000C22C7">
        <w:rPr>
          <w:rStyle w:val="affffe"/>
          <w:rFonts w:hint="cs"/>
          <w:rtl/>
        </w:rPr>
        <w:t>פ</w:t>
      </w:r>
      <w:r w:rsidRPr="00C35A2C">
        <w:rPr>
          <w:rFonts w:ascii="Fb Fontext" w:hAnsi="Fb Fontext" w:hint="cs"/>
          <w:rtl/>
        </w:rPr>
        <w:t xml:space="preserve"> המעות</w:t>
      </w:r>
      <w:r>
        <w:rPr>
          <w:rFonts w:ascii="Fb Fontext" w:hAnsi="Fb Fontext" w:hint="cs"/>
          <w:rtl/>
        </w:rPr>
        <w:t>,</w:t>
      </w:r>
      <w:r w:rsidRPr="00C35A2C">
        <w:rPr>
          <w:rFonts w:ascii="Fb Fontext" w:hAnsi="Fb Fontext" w:hint="cs"/>
          <w:rtl/>
        </w:rPr>
        <w:t xml:space="preserve"> </w:t>
      </w:r>
      <w:r>
        <w:rPr>
          <w:rStyle w:val="affffe"/>
          <w:rFonts w:hint="cs"/>
          <w:rtl/>
        </w:rPr>
        <w:t>-</w:t>
      </w:r>
      <w:r w:rsidRPr="000C22C7">
        <w:rPr>
          <w:rStyle w:val="affffe"/>
          <w:rFonts w:hint="cs"/>
          <w:rtl/>
        </w:rPr>
        <w:t>דשם ר</w:t>
      </w:r>
      <w:r w:rsidRPr="000C22C7">
        <w:rPr>
          <w:rStyle w:val="affffe"/>
          <w:rtl/>
        </w:rPr>
        <w:t>"</w:t>
      </w:r>
      <w:r w:rsidRPr="000C22C7">
        <w:rPr>
          <w:rStyle w:val="affffe"/>
          <w:rFonts w:hint="cs"/>
          <w:rtl/>
        </w:rPr>
        <w:t>פ</w:t>
      </w:r>
      <w:r w:rsidRPr="00C35A2C">
        <w:rPr>
          <w:rFonts w:ascii="Fb Fontext" w:hAnsi="Fb Fontext" w:hint="cs"/>
          <w:rtl/>
        </w:rPr>
        <w:t xml:space="preserve"> </w:t>
      </w:r>
      <w:r>
        <w:rPr>
          <w:rFonts w:ascii="Fb Fontext" w:hAnsi="Fb Fontext" w:hint="cs"/>
          <w:rtl/>
        </w:rPr>
        <w:t xml:space="preserve">נהג </w:t>
      </w:r>
      <w:r w:rsidRPr="00C35A2C">
        <w:rPr>
          <w:rFonts w:ascii="Fb Fontext" w:hAnsi="Fb Fontext" w:hint="cs"/>
          <w:rtl/>
        </w:rPr>
        <w:t>לפנים משורת הדין</w:t>
      </w:r>
    </w:p>
    <w:p w14:paraId="3FF1F511" w14:textId="77777777" w:rsidR="00A9406C" w:rsidRPr="00530669" w:rsidRDefault="00A9406C" w:rsidP="00A9406C">
      <w:pPr>
        <w:rPr>
          <w:rFonts w:ascii="Fb Fontext" w:hAnsi="Fb Fontext"/>
          <w:spacing w:val="-2"/>
          <w:rtl/>
        </w:rPr>
      </w:pPr>
      <w:r w:rsidRPr="00530669">
        <w:rPr>
          <w:rStyle w:val="affffe"/>
          <w:rFonts w:hint="cs"/>
          <w:rtl/>
        </w:rPr>
        <w:t xml:space="preserve">ואין להוכיח </w:t>
      </w:r>
      <w:r w:rsidRPr="00530669">
        <w:rPr>
          <w:rFonts w:ascii="Fb Fontext" w:hAnsi="Fb Fontext" w:hint="cs"/>
          <w:spacing w:val="-2"/>
          <w:rtl/>
        </w:rPr>
        <w:t xml:space="preserve">מדבשנת בצורת בנהרדעא מכרו כולם לביתם לקנות חיטים ובסוף באו חיטי </w:t>
      </w:r>
      <w:r w:rsidRPr="00530669">
        <w:rPr>
          <w:rStyle w:val="affffe"/>
          <w:rFonts w:hint="cs"/>
          <w:rtl/>
        </w:rPr>
        <w:t>ואר</w:t>
      </w:r>
      <w:r w:rsidRPr="00530669">
        <w:rPr>
          <w:rStyle w:val="affffe"/>
          <w:rtl/>
        </w:rPr>
        <w:t>"</w:t>
      </w:r>
      <w:r w:rsidRPr="00530669">
        <w:rPr>
          <w:rStyle w:val="affffe"/>
          <w:rFonts w:hint="cs"/>
          <w:rtl/>
        </w:rPr>
        <w:t xml:space="preserve">נ </w:t>
      </w:r>
      <w:r w:rsidRPr="00530669">
        <w:rPr>
          <w:rFonts w:ascii="Fb Fontext" w:hAnsi="Fb Fontext" w:hint="cs"/>
          <w:spacing w:val="-2"/>
          <w:rtl/>
        </w:rPr>
        <w:t>שיחזרו הבתים לבעליהם- דשם מכירה בטעות היא שנתארכה דרך הספינה מחמת הבצורת</w:t>
      </w:r>
    </w:p>
    <w:p w14:paraId="6052CEFE" w14:textId="77777777" w:rsidR="00E268F4" w:rsidRDefault="00A9406C" w:rsidP="00A9406C">
      <w:pPr>
        <w:rPr>
          <w:rFonts w:ascii="Fb Fontext" w:hAnsi="Fb Fontext"/>
          <w:rtl/>
        </w:rPr>
      </w:pPr>
      <w:r w:rsidRPr="000C22C7">
        <w:rPr>
          <w:rStyle w:val="affffe"/>
          <w:rFonts w:hint="cs"/>
          <w:rtl/>
        </w:rPr>
        <w:t>ו</w:t>
      </w:r>
      <w:r>
        <w:rPr>
          <w:rStyle w:val="affffe"/>
          <w:rFonts w:hint="cs"/>
          <w:rtl/>
        </w:rPr>
        <w:t>לר</w:t>
      </w:r>
      <w:r w:rsidRPr="000C22C7">
        <w:rPr>
          <w:rStyle w:val="affffe"/>
          <w:rtl/>
        </w:rPr>
        <w:t>"</w:t>
      </w:r>
      <w:r w:rsidRPr="000C22C7">
        <w:rPr>
          <w:rStyle w:val="affffe"/>
          <w:rFonts w:hint="cs"/>
          <w:rtl/>
        </w:rPr>
        <w:t>נ</w:t>
      </w:r>
      <w:r>
        <w:rPr>
          <w:rStyle w:val="affffe"/>
          <w:rFonts w:hint="cs"/>
          <w:rtl/>
        </w:rPr>
        <w:t>:</w:t>
      </w:r>
      <w:r w:rsidRPr="000C22C7">
        <w:rPr>
          <w:rStyle w:val="affffe"/>
          <w:rFonts w:hint="cs"/>
          <w:rtl/>
        </w:rPr>
        <w:t xml:space="preserve"> </w:t>
      </w:r>
      <w:r w:rsidRPr="00C35A2C">
        <w:rPr>
          <w:rFonts w:ascii="Fb Fontext" w:hAnsi="Fb Fontext" w:hint="cs"/>
          <w:rtl/>
        </w:rPr>
        <w:t>אינו מכשילן לעת</w:t>
      </w:r>
      <w:r w:rsidRPr="00C35A2C">
        <w:rPr>
          <w:rFonts w:ascii="Fb Fontext" w:hAnsi="Fb Fontext"/>
          <w:rtl/>
        </w:rPr>
        <w:t>"</w:t>
      </w:r>
      <w:r w:rsidRPr="00C35A2C">
        <w:rPr>
          <w:rFonts w:ascii="Fb Fontext" w:hAnsi="Fb Fontext" w:hint="cs"/>
          <w:rtl/>
        </w:rPr>
        <w:t xml:space="preserve">ל, דבצורת לא </w:t>
      </w:r>
      <w:r>
        <w:rPr>
          <w:rFonts w:ascii="Fb Fontext" w:hAnsi="Fb Fontext" w:hint="cs"/>
          <w:rtl/>
        </w:rPr>
        <w:t>מצויה</w:t>
      </w:r>
      <w:r w:rsidR="00E268F4">
        <w:rPr>
          <w:rFonts w:ascii="Fb Fontext" w:hAnsi="Fb Fontext" w:hint="cs"/>
          <w:rtl/>
        </w:rPr>
        <w:t>,</w:t>
      </w:r>
    </w:p>
    <w:p w14:paraId="574B3CAA" w14:textId="565A4696" w:rsidR="00A9406C" w:rsidRDefault="00A9406C" w:rsidP="00A9406C">
      <w:pPr>
        <w:rPr>
          <w:rFonts w:ascii="Fb Fontext" w:hAnsi="Fb Fontext"/>
          <w:rtl/>
        </w:rPr>
      </w:pPr>
      <w:r w:rsidRPr="000C22C7">
        <w:rPr>
          <w:rStyle w:val="affffe"/>
          <w:rFonts w:hint="cs"/>
          <w:rtl/>
        </w:rPr>
        <w:t>ורב</w:t>
      </w:r>
      <w:r w:rsidRPr="000C22C7">
        <w:rPr>
          <w:rStyle w:val="affffe"/>
          <w:rtl/>
        </w:rPr>
        <w:t>"</w:t>
      </w:r>
      <w:r w:rsidRPr="000C22C7">
        <w:rPr>
          <w:rStyle w:val="affffe"/>
          <w:rFonts w:hint="cs"/>
          <w:rtl/>
        </w:rPr>
        <w:t>ש חלק</w:t>
      </w:r>
      <w:r>
        <w:rPr>
          <w:rStyle w:val="affffe"/>
          <w:rFonts w:hint="cs"/>
          <w:rtl/>
        </w:rPr>
        <w:t>:</w:t>
      </w:r>
      <w:r w:rsidRPr="000C22C7">
        <w:rPr>
          <w:rStyle w:val="affffe"/>
          <w:rFonts w:hint="cs"/>
          <w:rtl/>
        </w:rPr>
        <w:t xml:space="preserve"> </w:t>
      </w:r>
      <w:r w:rsidRPr="00C35A2C">
        <w:rPr>
          <w:rFonts w:ascii="Fb Fontext" w:hAnsi="Fb Fontext" w:hint="cs"/>
          <w:rtl/>
        </w:rPr>
        <w:t xml:space="preserve">דבצורת </w:t>
      </w:r>
      <w:r>
        <w:rPr>
          <w:rFonts w:ascii="Fb Fontext" w:hAnsi="Fb Fontext" w:hint="cs"/>
          <w:rtl/>
        </w:rPr>
        <w:t>מצויה</w:t>
      </w:r>
      <w:r w:rsidRPr="00C35A2C">
        <w:rPr>
          <w:rFonts w:ascii="Fb Fontext" w:hAnsi="Fb Fontext" w:hint="cs"/>
          <w:rtl/>
        </w:rPr>
        <w:t xml:space="preserve"> בנהרדעא</w:t>
      </w:r>
    </w:p>
    <w:p w14:paraId="7C631F98" w14:textId="77777777" w:rsidR="00A9406C" w:rsidRPr="00C35A2C" w:rsidRDefault="00A9406C" w:rsidP="00A9406C">
      <w:pPr>
        <w:rPr>
          <w:rFonts w:ascii="Fb Fontext" w:hAnsi="Fb Fontext"/>
          <w:rtl/>
        </w:rPr>
      </w:pPr>
      <w:bookmarkStart w:id="748" w:name="_Toc119353540"/>
      <w:r w:rsidRPr="00C54C7E">
        <w:rPr>
          <w:rStyle w:val="afffe"/>
          <w:rtl/>
        </w:rPr>
        <w:t>והלכתא</w:t>
      </w:r>
      <w:bookmarkEnd w:id="748"/>
      <w:r w:rsidRPr="00C35A2C">
        <w:rPr>
          <w:rFonts w:ascii="Fb Fontext" w:hAnsi="Fb Fontext"/>
          <w:rtl/>
        </w:rPr>
        <w:t xml:space="preserve">: </w:t>
      </w:r>
      <w:r>
        <w:rPr>
          <w:rFonts w:ascii="Fb Fontext" w:hAnsi="Fb Fontext" w:hint="cs"/>
          <w:rtl/>
        </w:rPr>
        <w:t>מכר ולא היה צריך למעות, המקח חוזר!</w:t>
      </w:r>
    </w:p>
    <w:p w14:paraId="01C00242" w14:textId="77777777" w:rsidR="00A9406C" w:rsidRDefault="00A9406C" w:rsidP="003156E1">
      <w:pPr>
        <w:pStyle w:val="aff9"/>
        <w:rPr>
          <w:rtl/>
        </w:rPr>
      </w:pPr>
      <w:r w:rsidRPr="003156E1">
        <w:rPr>
          <w:rFonts w:hint="cs"/>
          <w:rtl/>
        </w:rPr>
        <w:t>׹</w:t>
      </w:r>
    </w:p>
    <w:p>
      <w:pPr>
        <w:pStyle w:val="MishnaBatzad"/>
        <w:rPr>
          <w:ins w:id="20530" w:author="קלוד" w:date="2026-10-06T10:09:07Z"/>
        </w:rPr>
      </w:pPr>
      <w:ins w:id="20529" w:author="קלוד" w:date="2026-10-06T10:09:07Z">
        <w:r>
          <w:t xml:space="preserve">משנה ב</w:t>
        </w:r>
      </w:ins>
    </w:p>
    <w:p w14:paraId="3E235127" w14:textId="77777777" w:rsidR="00A9406C" w:rsidRPr="00730169" w:rsidRDefault="00A9406C" w:rsidP="00A9406C">
      <w:pPr>
        <w:pStyle w:val="afff5"/>
        <w:rPr>
          <w:b/>
          <w:spacing w:val="-2"/>
          <w:rtl/>
        </w:rPr>
      </w:pPr>
      <w:bookmarkStart w:id="749" w:name="_Toc119353541"/>
      <w:r w:rsidRPr="009F3A54">
        <w:rPr>
          <w:rStyle w:val="afffff5"/>
          <w:rFonts w:hint="cs"/>
          <w:rtl/>
        </w:rPr>
        <w:t>אלמנה בין מן האירוסין בין מן הנשואין</w:t>
      </w:r>
      <w:bookmarkEnd w:id="749"/>
      <w:r w:rsidRPr="00730169">
        <w:rPr>
          <w:rFonts w:hint="cs"/>
          <w:b/>
          <w:spacing w:val="-2"/>
          <w:rtl/>
        </w:rPr>
        <w:t xml:space="preserve"> - מוכרת שלא בב"ד;</w:t>
      </w:r>
    </w:p>
    <w:p w14:paraId="6BED2154" w14:textId="30B642D8" w:rsidR="00A9406C" w:rsidRDefault="00A9406C" w:rsidP="00A9406C">
      <w:pPr>
        <w:pStyle w:val="afff5"/>
        <w:rPr>
          <w:b/>
          <w:rtl/>
        </w:rPr>
      </w:pPr>
      <w:r>
        <w:rPr>
          <w:rStyle w:val="TanaimMishna"/>
          <w:rFonts w:hint="cs"/>
          <w:rtl/>
          <w:rPrChange w:id="20291" w:author="קלוד" w:date="2026-10-06T10:09:07Z">
            <w:rPr>
              <w:rStyle w:val="affffe"/>
              <w:rFonts w:hint="cs"/>
              <w:rtl/>
            </w:rPr>
          </w:rPrChange>
        </w:rPr>
        <w:t>ר</w:t>
      </w:r>
      <w:r w:rsidR="002B7BCC">
        <w:rPr>
          <w:rStyle w:val="TanaimMishna"/>
          <w:rtl/>
          <w:rPrChange w:id="20292" w:author="קלוד" w:date="2026-10-06T10:09:07Z">
            <w:rPr>
              <w:rStyle w:val="affffe"/>
              <w:rtl/>
            </w:rPr>
          </w:rPrChange>
        </w:rPr>
        <w:t>"</w:t>
      </w:r>
      <w:r>
        <w:rPr>
          <w:rStyle w:val="TanaimMishna"/>
          <w:rFonts w:hint="cs"/>
          <w:rtl/>
          <w:rPrChange w:id="20293" w:author="קלוד" w:date="2026-10-06T10:09:07Z">
            <w:rPr>
              <w:rStyle w:val="affffe"/>
              <w:rFonts w:hint="cs"/>
              <w:rtl/>
            </w:rPr>
          </w:rPrChange>
        </w:rPr>
        <w:t>ש</w:t>
      </w:r>
      <w:r w:rsidRPr="00424983">
        <w:rPr>
          <w:rStyle w:val="TanaimMishna"/>
          <w:rFonts w:hint="cs"/>
          <w:rtl/>
          <w:rPrChange w:id="20294" w:author="קלוד" w:date="2026-10-06T10:09:07Z">
            <w:rPr>
              <w:rStyle w:val="affffe"/>
              <w:rFonts w:hint="cs"/>
              <w:rtl/>
            </w:rPr>
          </w:rPrChange>
        </w:rPr>
        <w:t>:</w:t>
      </w:r>
      <w:r w:rsidRPr="00C35A2C">
        <w:rPr>
          <w:rFonts w:hint="cs"/>
          <w:b/>
          <w:rtl/>
        </w:rPr>
        <w:t xml:space="preserve"> מהנשואין מוכרת שלא בב</w:t>
      </w:r>
      <w:r>
        <w:rPr>
          <w:rFonts w:hint="cs"/>
          <w:b/>
          <w:rtl/>
        </w:rPr>
        <w:t>"ד</w:t>
      </w:r>
      <w:r w:rsidRPr="00C35A2C">
        <w:rPr>
          <w:rFonts w:hint="cs"/>
          <w:b/>
          <w:rtl/>
        </w:rPr>
        <w:t xml:space="preserve">, מהאירוסין </w:t>
      </w:r>
      <w:r>
        <w:rPr>
          <w:rFonts w:hint="cs"/>
          <w:b/>
          <w:rtl/>
        </w:rPr>
        <w:t>רק בב</w:t>
      </w:r>
      <w:r w:rsidR="002B7BCC">
        <w:rPr>
          <w:b/>
          <w:rtl/>
        </w:rPr>
        <w:t>"</w:t>
      </w:r>
      <w:r>
        <w:rPr>
          <w:rFonts w:hint="cs"/>
          <w:b/>
          <w:rtl/>
        </w:rPr>
        <w:t>ד</w:t>
      </w:r>
      <w:r w:rsidRPr="00C35A2C">
        <w:rPr>
          <w:rFonts w:hint="cs"/>
          <w:b/>
          <w:rtl/>
        </w:rPr>
        <w:t>,</w:t>
      </w:r>
    </w:p>
    <w:p w14:paraId="032ECA23" w14:textId="5DEB2661" w:rsidR="00E268F4" w:rsidRDefault="00A9406C" w:rsidP="00A9406C">
      <w:pPr>
        <w:pStyle w:val="afff5"/>
        <w:rPr>
          <w:b/>
          <w:rtl/>
        </w:rPr>
      </w:pPr>
      <w:r>
        <w:rPr>
          <w:rFonts w:hint="cs"/>
          <w:b/>
          <w:rtl/>
        </w:rPr>
        <w:t xml:space="preserve"> </w:t>
      </w:r>
      <w:r>
        <w:rPr>
          <w:b/>
          <w:rtl/>
        </w:rPr>
        <w:tab/>
      </w:r>
      <w:r>
        <w:rPr>
          <w:b/>
          <w:rtl/>
        </w:rPr>
        <w:tab/>
      </w:r>
      <w:r>
        <w:rPr>
          <w:b/>
          <w:rtl/>
        </w:rPr>
        <w:tab/>
      </w:r>
      <w:r w:rsidRPr="00C35A2C">
        <w:rPr>
          <w:rFonts w:hint="cs"/>
          <w:b/>
          <w:rtl/>
        </w:rPr>
        <w:t>מפני שאין לה מזונות</w:t>
      </w:r>
      <w:r w:rsidR="00E268F4">
        <w:rPr>
          <w:rFonts w:hint="cs"/>
          <w:b/>
          <w:rtl/>
        </w:rPr>
        <w:t>,</w:t>
      </w:r>
    </w:p>
    <w:p w14:paraId="2D5DAA5A" w14:textId="63DBD2B1" w:rsidR="00A9406C" w:rsidRPr="00C35A2C" w:rsidRDefault="00A9406C" w:rsidP="00E26091">
      <w:pPr>
        <w:pStyle w:val="afff"/>
        <w:framePr w:wrap="around"/>
        <w:rPr>
          <w:rtl/>
        </w:rPr>
      </w:pPr>
      <w:bookmarkStart w:id="750" w:name="_Toc119353542"/>
      <w:r w:rsidRPr="00C35A2C">
        <w:rPr>
          <w:rFonts w:hint="cs"/>
          <w:rtl/>
        </w:rPr>
        <w:t>צז:</w:t>
      </w:r>
      <w:bookmarkEnd w:id="750"/>
    </w:p>
    <w:p w14:paraId="7D5D195C" w14:textId="77777777" w:rsidR="00A9406C" w:rsidRPr="00C54C7E" w:rsidRDefault="00A9406C" w:rsidP="00A9406C">
      <w:pPr>
        <w:rPr>
          <w:rStyle w:val="afffe"/>
          <w:rtl/>
        </w:rPr>
      </w:pPr>
      <w:r w:rsidRPr="00C35A2C">
        <w:rPr>
          <w:rFonts w:ascii="Fb Fontext" w:hAnsi="Fb Fontext"/>
          <w:sz w:val="32"/>
          <w:rtl/>
        </w:rPr>
        <w:t>מהנשואין - משום מזוני,</w:t>
      </w:r>
    </w:p>
    <w:p w14:paraId="77A2C705" w14:textId="77777777" w:rsidR="00A9406C" w:rsidRPr="00C35A2C" w:rsidRDefault="00A9406C" w:rsidP="00A9406C">
      <w:pPr>
        <w:rPr>
          <w:rFonts w:ascii="Fb Fontext" w:hAnsi="Fb Fontext" w:cs="Guttman Vilna"/>
          <w:b/>
          <w:bCs/>
          <w:sz w:val="32"/>
          <w:rtl/>
        </w:rPr>
      </w:pPr>
      <w:r w:rsidRPr="00C35A2C">
        <w:rPr>
          <w:rFonts w:ascii="Fb Fontext" w:hAnsi="Fb Fontext"/>
          <w:sz w:val="32"/>
          <w:rtl/>
        </w:rPr>
        <w:t>מהאירוסין</w:t>
      </w:r>
      <w:r w:rsidRPr="000C22C7">
        <w:rPr>
          <w:rStyle w:val="affffe"/>
          <w:rFonts w:hint="cs"/>
          <w:rtl/>
        </w:rPr>
        <w:t xml:space="preserve">- </w:t>
      </w:r>
      <w:r w:rsidRPr="000C22C7">
        <w:rPr>
          <w:rStyle w:val="affffe"/>
          <w:rtl/>
        </w:rPr>
        <w:t>עולא:</w:t>
      </w:r>
      <w:r w:rsidRPr="00C35A2C">
        <w:rPr>
          <w:rFonts w:ascii="Fb Fontext" w:hAnsi="Fb Fontext"/>
          <w:sz w:val="32"/>
          <w:rtl/>
        </w:rPr>
        <w:t xml:space="preserve"> משום ח</w:t>
      </w:r>
      <w:r>
        <w:rPr>
          <w:rFonts w:ascii="Fb Fontext" w:hAnsi="Fb Fontext" w:hint="cs"/>
          <w:sz w:val="32"/>
          <w:rtl/>
        </w:rPr>
        <w:t>ן</w:t>
      </w:r>
      <w:r w:rsidRPr="00C35A2C">
        <w:rPr>
          <w:rFonts w:ascii="Fb Fontext" w:hAnsi="Fb Fontext"/>
          <w:sz w:val="32"/>
          <w:rtl/>
        </w:rPr>
        <w:t>,</w:t>
      </w:r>
      <w:r>
        <w:rPr>
          <w:rFonts w:ascii="Fb Fontext" w:hAnsi="Fb Fontext" w:hint="cs"/>
          <w:sz w:val="32"/>
          <w:rtl/>
        </w:rPr>
        <w:t xml:space="preserve"> שאין </w:t>
      </w:r>
      <w:r w:rsidRPr="00C35A2C">
        <w:rPr>
          <w:rFonts w:ascii="Fb Fontext" w:hAnsi="Fb Fontext"/>
          <w:sz w:val="32"/>
          <w:rtl/>
        </w:rPr>
        <w:t>רוצה שתתבזה אשתו בב</w:t>
      </w:r>
      <w:r>
        <w:rPr>
          <w:rFonts w:ascii="Fb Fontext" w:hAnsi="Fb Fontext" w:hint="cs"/>
          <w:sz w:val="32"/>
          <w:rtl/>
        </w:rPr>
        <w:t>"ד</w:t>
      </w:r>
      <w:r w:rsidRPr="00C35A2C">
        <w:rPr>
          <w:rFonts w:ascii="Fb Fontext" w:hAnsi="Fb Fontext"/>
          <w:sz w:val="32"/>
          <w:rtl/>
        </w:rPr>
        <w:t>.</w:t>
      </w:r>
    </w:p>
    <w:p w14:paraId="3AB9FA89" w14:textId="3A316ED3" w:rsidR="00A9406C" w:rsidRDefault="00A9406C" w:rsidP="00A9406C">
      <w:pPr>
        <w:rPr>
          <w:rFonts w:ascii="Fb Fontext" w:hAnsi="Fb Fontext"/>
          <w:rtl/>
        </w:rPr>
      </w:pPr>
      <w:r w:rsidRPr="000C22C7">
        <w:rPr>
          <w:rStyle w:val="affffe"/>
          <w:rFonts w:hint="cs"/>
          <w:rtl/>
        </w:rPr>
        <w:t>ונפק</w:t>
      </w:r>
      <w:r w:rsidR="002B7BCC">
        <w:rPr>
          <w:rStyle w:val="affffe"/>
          <w:rtl/>
        </w:rPr>
        <w:t>"</w:t>
      </w:r>
      <w:r w:rsidRPr="000C22C7">
        <w:rPr>
          <w:rStyle w:val="affffe"/>
          <w:rFonts w:hint="cs"/>
          <w:rtl/>
        </w:rPr>
        <w:t xml:space="preserve">מ: </w:t>
      </w:r>
      <w:r w:rsidRPr="00C35A2C">
        <w:rPr>
          <w:rFonts w:ascii="Fb Fontext" w:hAnsi="Fb Fontext" w:hint="cs"/>
          <w:rtl/>
        </w:rPr>
        <w:t>גרושה דבעי ח</w:t>
      </w:r>
      <w:r>
        <w:rPr>
          <w:rFonts w:ascii="Fb Fontext" w:hAnsi="Fb Fontext" w:hint="cs"/>
          <w:rtl/>
        </w:rPr>
        <w:t>ן</w:t>
      </w:r>
      <w:r w:rsidRPr="00C35A2C">
        <w:rPr>
          <w:rFonts w:ascii="Fb Fontext" w:hAnsi="Fb Fontext" w:hint="cs"/>
          <w:rtl/>
        </w:rPr>
        <w:t xml:space="preserve"> אבל בעלה לאכפ</w:t>
      </w:r>
      <w:r w:rsidRPr="00C35A2C">
        <w:rPr>
          <w:rFonts w:ascii="Fb Fontext" w:hAnsi="Fb Fontext"/>
          <w:rtl/>
        </w:rPr>
        <w:t>"</w:t>
      </w:r>
      <w:r w:rsidRPr="00C35A2C">
        <w:rPr>
          <w:rFonts w:ascii="Fb Fontext" w:hAnsi="Fb Fontext" w:hint="cs"/>
          <w:rtl/>
        </w:rPr>
        <w:t>ל</w:t>
      </w:r>
      <w:r>
        <w:rPr>
          <w:rFonts w:ascii="Fb Fontext" w:hAnsi="Fb Fontext" w:hint="cs"/>
          <w:rtl/>
        </w:rPr>
        <w:t>,</w:t>
      </w:r>
    </w:p>
    <w:p w14:paraId="0BCD2D05" w14:textId="77777777" w:rsidR="00A9406C" w:rsidRDefault="00A9406C" w:rsidP="00A9406C">
      <w:pPr>
        <w:rPr>
          <w:rFonts w:ascii="Fb Fontext" w:hAnsi="Fb Fontext"/>
          <w:sz w:val="32"/>
          <w:rtl/>
        </w:rPr>
      </w:pPr>
      <w:r w:rsidRPr="000C22C7">
        <w:rPr>
          <w:rStyle w:val="affffe"/>
          <w:rtl/>
        </w:rPr>
        <w:lastRenderedPageBreak/>
        <w:t xml:space="preserve">• </w:t>
      </w:r>
      <w:r w:rsidRPr="000C22C7">
        <w:rPr>
          <w:rStyle w:val="affffe"/>
          <w:rFonts w:hint="cs"/>
          <w:rtl/>
        </w:rPr>
        <w:t>הך ד</w:t>
      </w:r>
      <w:r w:rsidRPr="000C22C7">
        <w:rPr>
          <w:rStyle w:val="affffe"/>
          <w:rtl/>
        </w:rPr>
        <w:t xml:space="preserve">תנן: </w:t>
      </w:r>
      <w:r w:rsidRPr="00C35A2C">
        <w:rPr>
          <w:rFonts w:ascii="Fb Fontext" w:hAnsi="Fb Fontext"/>
          <w:sz w:val="32"/>
          <w:rtl/>
        </w:rPr>
        <w:t>וגרושה לא תמכור אלא בב</w:t>
      </w:r>
      <w:r>
        <w:rPr>
          <w:rFonts w:ascii="Fb Fontext" w:hAnsi="Fb Fontext" w:hint="cs"/>
          <w:sz w:val="32"/>
          <w:rtl/>
        </w:rPr>
        <w:t>"ד</w:t>
      </w:r>
      <w:r w:rsidRPr="00C35A2C">
        <w:rPr>
          <w:rFonts w:ascii="Fb Fontext" w:hAnsi="Fb Fontext" w:hint="cs"/>
          <w:sz w:val="32"/>
          <w:rtl/>
        </w:rPr>
        <w:t xml:space="preserve"> </w:t>
      </w:r>
      <w:r w:rsidRPr="000C22C7">
        <w:rPr>
          <w:rStyle w:val="affffe"/>
          <w:rFonts w:hint="cs"/>
          <w:rtl/>
        </w:rPr>
        <w:t>למ</w:t>
      </w:r>
      <w:r w:rsidRPr="000C22C7">
        <w:rPr>
          <w:rStyle w:val="affffe"/>
          <w:rtl/>
        </w:rPr>
        <w:t>"</w:t>
      </w:r>
      <w:r w:rsidRPr="000C22C7">
        <w:rPr>
          <w:rStyle w:val="affffe"/>
          <w:rFonts w:hint="cs"/>
          <w:rtl/>
        </w:rPr>
        <w:t xml:space="preserve">ד </w:t>
      </w:r>
      <w:r w:rsidRPr="00C35A2C">
        <w:rPr>
          <w:rFonts w:ascii="Fb Fontext" w:hAnsi="Fb Fontext" w:hint="cs"/>
          <w:sz w:val="32"/>
          <w:rtl/>
        </w:rPr>
        <w:t xml:space="preserve">משום חן </w:t>
      </w:r>
      <w:r>
        <w:rPr>
          <w:rStyle w:val="affffe"/>
          <w:rFonts w:hint="cs"/>
          <w:rtl/>
        </w:rPr>
        <w:t>-</w:t>
      </w:r>
      <w:r w:rsidRPr="000C22C7">
        <w:rPr>
          <w:rStyle w:val="affffe"/>
          <w:rFonts w:hint="cs"/>
          <w:rtl/>
        </w:rPr>
        <w:t>כר</w:t>
      </w:r>
      <w:r w:rsidRPr="000C22C7">
        <w:rPr>
          <w:rStyle w:val="affffe"/>
          <w:rtl/>
        </w:rPr>
        <w:t>"</w:t>
      </w:r>
      <w:r w:rsidRPr="000C22C7">
        <w:rPr>
          <w:rStyle w:val="affffe"/>
          <w:rFonts w:hint="cs"/>
          <w:rtl/>
        </w:rPr>
        <w:t>ש</w:t>
      </w:r>
      <w:r>
        <w:rPr>
          <w:rStyle w:val="affffe"/>
          <w:rFonts w:hint="cs"/>
          <w:rtl/>
        </w:rPr>
        <w:t>.</w:t>
      </w:r>
    </w:p>
    <w:p w14:paraId="5944C4B9" w14:textId="77777777" w:rsidR="00A9406C" w:rsidRDefault="00A9406C" w:rsidP="00A9406C">
      <w:pPr>
        <w:rPr>
          <w:rFonts w:ascii="Fb Fontext" w:hAnsi="Fb Fontext"/>
          <w:rtl/>
        </w:rPr>
      </w:pPr>
      <w:r w:rsidRPr="000C22C7">
        <w:rPr>
          <w:rStyle w:val="affffe"/>
          <w:rFonts w:hint="cs"/>
          <w:rtl/>
        </w:rPr>
        <w:t xml:space="preserve">ורישא </w:t>
      </w:r>
      <w:r w:rsidRPr="00C35A2C">
        <w:rPr>
          <w:rFonts w:ascii="Fb Fontext" w:hAnsi="Fb Fontext" w:hint="cs"/>
          <w:rtl/>
        </w:rPr>
        <w:t xml:space="preserve">דמן האירוסין לא תמכור </w:t>
      </w:r>
      <w:r w:rsidRPr="00B90E3A">
        <w:rPr>
          <w:rStyle w:val="affffe"/>
          <w:rFonts w:hint="cs"/>
          <w:rtl/>
        </w:rPr>
        <w:t>קמ</w:t>
      </w:r>
      <w:r w:rsidRPr="00B90E3A">
        <w:rPr>
          <w:rStyle w:val="affffe"/>
          <w:rtl/>
        </w:rPr>
        <w:t>"</w:t>
      </w:r>
      <w:r w:rsidRPr="00B90E3A">
        <w:rPr>
          <w:rStyle w:val="affffe"/>
          <w:rFonts w:hint="cs"/>
          <w:rtl/>
        </w:rPr>
        <w:t xml:space="preserve">ל </w:t>
      </w:r>
      <w:r w:rsidRPr="00C35A2C">
        <w:rPr>
          <w:rFonts w:ascii="Fb Fontext" w:hAnsi="Fb Fontext" w:hint="cs"/>
          <w:rtl/>
        </w:rPr>
        <w:t>א</w:t>
      </w:r>
      <w:r>
        <w:rPr>
          <w:rFonts w:ascii="Fb Fontext" w:hAnsi="Fb Fontext" w:hint="cs"/>
          <w:rtl/>
        </w:rPr>
        <w:t>ף</w:t>
      </w:r>
      <w:r w:rsidRPr="00C35A2C">
        <w:rPr>
          <w:rFonts w:ascii="Fb Fontext" w:hAnsi="Fb Fontext" w:hint="cs"/>
          <w:rtl/>
        </w:rPr>
        <w:t xml:space="preserve"> גרושה שהיה חינה בעיני בעלה- לא בעי חן</w:t>
      </w:r>
    </w:p>
    <w:p w14:paraId="3E3BD7FB" w14:textId="77777777" w:rsidR="00A9406C" w:rsidRPr="00F71179" w:rsidRDefault="00A9406C" w:rsidP="00A9406C">
      <w:pPr>
        <w:rPr>
          <w:rtl/>
        </w:rPr>
      </w:pPr>
      <w:r w:rsidRPr="000C22C7">
        <w:rPr>
          <w:rStyle w:val="affffe"/>
          <w:rFonts w:hint="cs"/>
          <w:rtl/>
        </w:rPr>
        <w:t xml:space="preserve">ומהך </w:t>
      </w:r>
      <w:r w:rsidRPr="00F71179">
        <w:rPr>
          <w:rFonts w:hint="cs"/>
          <w:rtl/>
        </w:rPr>
        <w:t>דכל 'שאין לה מזונות' לא</w:t>
      </w:r>
      <w:r>
        <w:rPr>
          <w:rFonts w:hint="cs"/>
          <w:rtl/>
        </w:rPr>
        <w:t xml:space="preserve"> לרבות</w:t>
      </w:r>
      <w:r w:rsidRPr="00F71179">
        <w:rPr>
          <w:rFonts w:hint="cs"/>
          <w:rtl/>
        </w:rPr>
        <w:t xml:space="preserve"> גרושה אלא 'מגורשת ואינה מגורשת' דבעלה חייב במזונותיה</w:t>
      </w:r>
    </w:p>
    <w:p w14:paraId="18D98BCE" w14:textId="77777777" w:rsidR="00A9406C" w:rsidRDefault="00A9406C" w:rsidP="00A9406C">
      <w:pPr>
        <w:rPr>
          <w:rFonts w:ascii="Fb Fontext" w:hAnsi="Fb Fontext"/>
          <w:sz w:val="32"/>
          <w:rtl/>
        </w:rPr>
      </w:pPr>
      <w:r w:rsidRPr="000C22C7">
        <w:rPr>
          <w:rStyle w:val="affffe"/>
          <w:rtl/>
        </w:rPr>
        <w:t xml:space="preserve">• ת"ש: </w:t>
      </w:r>
      <w:r w:rsidRPr="00C35A2C">
        <w:rPr>
          <w:rFonts w:ascii="Fb Fontext" w:hAnsi="Fb Fontext"/>
          <w:sz w:val="32"/>
          <w:rtl/>
        </w:rPr>
        <w:t>כשם שמוכרת שלא בב"ד, כך יורשיה יורשי כתובתה</w:t>
      </w:r>
      <w:r>
        <w:rPr>
          <w:rFonts w:ascii="Fb Fontext" w:hAnsi="Fb Fontext" w:hint="cs"/>
          <w:sz w:val="32"/>
          <w:rtl/>
        </w:rPr>
        <w:t>,</w:t>
      </w:r>
    </w:p>
    <w:p w14:paraId="6CD52C95" w14:textId="77777777" w:rsidR="00A9406C" w:rsidRPr="00730169" w:rsidRDefault="00A9406C" w:rsidP="00A9406C">
      <w:pPr>
        <w:rPr>
          <w:rFonts w:ascii="Fb Fontext" w:hAnsi="Fb Fontext"/>
          <w:spacing w:val="-6"/>
          <w:rtl/>
        </w:rPr>
      </w:pPr>
      <w:r w:rsidRPr="00730169">
        <w:rPr>
          <w:rStyle w:val="affffe"/>
          <w:rFonts w:hint="cs"/>
          <w:spacing w:val="-6"/>
          <w:rtl/>
        </w:rPr>
        <w:t>למ</w:t>
      </w:r>
      <w:r w:rsidRPr="00730169">
        <w:rPr>
          <w:rStyle w:val="affffe"/>
          <w:spacing w:val="-6"/>
          <w:rtl/>
        </w:rPr>
        <w:t>"</w:t>
      </w:r>
      <w:r w:rsidRPr="00730169">
        <w:rPr>
          <w:rStyle w:val="affffe"/>
          <w:rFonts w:hint="cs"/>
          <w:spacing w:val="-6"/>
          <w:rtl/>
        </w:rPr>
        <w:t xml:space="preserve">ד </w:t>
      </w:r>
      <w:r w:rsidRPr="00730169">
        <w:rPr>
          <w:rFonts w:ascii="Fb Fontext" w:hAnsi="Fb Fontext" w:hint="cs"/>
          <w:spacing w:val="-6"/>
          <w:rtl/>
        </w:rPr>
        <w:t xml:space="preserve">שאין אדם רוצה שתתבזה אשתו </w:t>
      </w:r>
      <w:r w:rsidRPr="00730169">
        <w:rPr>
          <w:rStyle w:val="affffe"/>
          <w:rFonts w:hint="cs"/>
          <w:spacing w:val="-6"/>
          <w:rtl/>
        </w:rPr>
        <w:t>ה</w:t>
      </w:r>
      <w:r w:rsidRPr="00730169">
        <w:rPr>
          <w:rStyle w:val="affffe"/>
          <w:spacing w:val="-6"/>
          <w:rtl/>
        </w:rPr>
        <w:t>"</w:t>
      </w:r>
      <w:r w:rsidRPr="00730169">
        <w:rPr>
          <w:rStyle w:val="affffe"/>
          <w:rFonts w:hint="cs"/>
          <w:spacing w:val="-6"/>
          <w:rtl/>
        </w:rPr>
        <w:t xml:space="preserve">נ </w:t>
      </w:r>
      <w:r w:rsidRPr="00730169">
        <w:rPr>
          <w:rFonts w:ascii="Fb Fontext" w:hAnsi="Fb Fontext" w:hint="cs"/>
          <w:spacing w:val="-6"/>
          <w:rtl/>
        </w:rPr>
        <w:t>אינו רוצה שיתבזו יורשיה</w:t>
      </w:r>
    </w:p>
    <w:p w14:paraId="5D635674" w14:textId="77777777" w:rsidR="00E268F4" w:rsidRDefault="00A9406C" w:rsidP="00A9406C">
      <w:pPr>
        <w:rPr>
          <w:rFonts w:ascii="Fb Fontext" w:hAnsi="Fb Fontext"/>
          <w:rtl/>
        </w:rPr>
      </w:pPr>
      <w:r w:rsidRPr="000C22C7">
        <w:rPr>
          <w:rStyle w:val="affffe"/>
          <w:rFonts w:hint="cs"/>
          <w:rtl/>
        </w:rPr>
        <w:t>ו</w:t>
      </w:r>
      <w:r w:rsidR="00BD4EEB">
        <w:rPr>
          <w:rStyle w:val="affffe"/>
          <w:rFonts w:hint="cs"/>
          <w:rtl/>
        </w:rPr>
        <w:t>אף</w:t>
      </w:r>
      <w:r w:rsidRPr="000C22C7">
        <w:rPr>
          <w:rStyle w:val="affffe"/>
          <w:rFonts w:hint="cs"/>
          <w:rtl/>
        </w:rPr>
        <w:t xml:space="preserve"> למ</w:t>
      </w:r>
      <w:r w:rsidRPr="000C22C7">
        <w:rPr>
          <w:rStyle w:val="affffe"/>
          <w:rtl/>
        </w:rPr>
        <w:t>"</w:t>
      </w:r>
      <w:r w:rsidRPr="000C22C7">
        <w:rPr>
          <w:rStyle w:val="affffe"/>
          <w:rFonts w:hint="cs"/>
          <w:rtl/>
        </w:rPr>
        <w:t>ד משום ח</w:t>
      </w:r>
      <w:r>
        <w:rPr>
          <w:rStyle w:val="affffe"/>
          <w:rFonts w:hint="cs"/>
          <w:rtl/>
        </w:rPr>
        <w:t>ן</w:t>
      </w:r>
      <w:r w:rsidRPr="000C22C7">
        <w:rPr>
          <w:rStyle w:val="affffe"/>
          <w:rFonts w:hint="cs"/>
          <w:rtl/>
        </w:rPr>
        <w:t xml:space="preserve"> -</w:t>
      </w:r>
      <w:r w:rsidRPr="000C22C7">
        <w:rPr>
          <w:rStyle w:val="affffe"/>
          <w:rtl/>
        </w:rPr>
        <w:t xml:space="preserve"> עולא: </w:t>
      </w:r>
      <w:r w:rsidRPr="00C35A2C">
        <w:rPr>
          <w:rFonts w:ascii="Fb Fontext" w:hAnsi="Fb Fontext"/>
          <w:rtl/>
        </w:rPr>
        <w:t>כגון שירשתה בתה או אחותה</w:t>
      </w:r>
      <w:r w:rsidR="00E268F4">
        <w:rPr>
          <w:rFonts w:ascii="Fb Fontext" w:hAnsi="Fb Fontext" w:hint="cs"/>
          <w:rtl/>
        </w:rPr>
        <w:t>,</w:t>
      </w:r>
    </w:p>
    <w:p w14:paraId="5DB5C509" w14:textId="350D6187" w:rsidR="00A9406C" w:rsidRPr="00C35A2C" w:rsidRDefault="00A9406C" w:rsidP="00A9406C">
      <w:pPr>
        <w:ind w:firstLine="0"/>
        <w:rPr>
          <w:rFonts w:ascii="Fb Fontext" w:hAnsi="Fb Fontext"/>
          <w:rtl/>
        </w:rPr>
      </w:pPr>
      <w:r w:rsidRPr="00C35A2C">
        <w:rPr>
          <w:rFonts w:ascii="Fb Fontext" w:hAnsi="Fb Fontext" w:hint="cs"/>
          <w:rtl/>
        </w:rPr>
        <w:t>וכיון שנשים הם בעי' לחינא</w:t>
      </w:r>
      <w:r w:rsidRPr="00C35A2C">
        <w:rPr>
          <w:rFonts w:ascii="Fb Fontext" w:hAnsi="Fb Fontext"/>
          <w:rtl/>
        </w:rPr>
        <w:t>.</w:t>
      </w:r>
    </w:p>
    <w:p w14:paraId="2154DBB7" w14:textId="77777777" w:rsidR="00A9406C" w:rsidRDefault="00A9406C" w:rsidP="003156E1">
      <w:pPr>
        <w:pStyle w:val="aff9"/>
        <w:rPr>
          <w:rtl/>
        </w:rPr>
      </w:pPr>
      <w:r w:rsidRPr="003156E1">
        <w:rPr>
          <w:rFonts w:hint="cs"/>
          <w:rtl/>
        </w:rPr>
        <w:t>׹</w:t>
      </w:r>
    </w:p>
    <w:p>
      <w:pPr>
        <w:pStyle w:val="MishnaBatzad"/>
        <w:rPr>
          <w:ins w:id="20532" w:author="קלוד" w:date="2026-10-06T10:09:07Z"/>
        </w:rPr>
      </w:pPr>
      <w:ins w:id="20531" w:author="קלוד" w:date="2026-10-06T10:09:07Z">
        <w:r>
          <w:t xml:space="preserve">משנה ג</w:t>
        </w:r>
      </w:ins>
    </w:p>
    <w:p w14:paraId="4F7DAF1B" w14:textId="7810F70D" w:rsidR="00A9406C" w:rsidRPr="00C54C7E" w:rsidRDefault="00A9406C" w:rsidP="00A9406C">
      <w:pPr>
        <w:pStyle w:val="afff5"/>
        <w:rPr>
          <w:rtl/>
        </w:rPr>
      </w:pPr>
      <w:bookmarkStart w:id="751" w:name="_Toc119353543"/>
      <w:r w:rsidRPr="009F3A54">
        <w:rPr>
          <w:rStyle w:val="afffff5"/>
          <w:rFonts w:hint="cs"/>
          <w:rtl/>
        </w:rPr>
        <w:t>מכרה כתובתה או מקצתה, משכנה כתובתה או מקצתה,</w:t>
      </w:r>
      <w:bookmarkEnd w:id="751"/>
      <w:r w:rsidRPr="00C54C7E">
        <w:rPr>
          <w:rFonts w:hint="cs"/>
          <w:rtl/>
        </w:rPr>
        <w:t xml:space="preserve"> </w:t>
      </w:r>
      <w:r w:rsidR="009F3A54">
        <w:rPr>
          <w:rtl/>
        </w:rPr>
        <w:br/>
      </w:r>
      <w:r w:rsidRPr="00730169">
        <w:rPr>
          <w:rFonts w:hint="cs"/>
          <w:spacing w:val="-2"/>
          <w:rtl/>
        </w:rPr>
        <w:t xml:space="preserve">נתנה כתובתה לאחר או מקצתה </w:t>
      </w:r>
      <w:r w:rsidRPr="00730169">
        <w:rPr>
          <w:spacing w:val="-2"/>
          <w:rtl/>
        </w:rPr>
        <w:t>–</w:t>
      </w:r>
      <w:r w:rsidRPr="00730169">
        <w:rPr>
          <w:rFonts w:hint="cs"/>
          <w:spacing w:val="-2"/>
          <w:rtl/>
        </w:rPr>
        <w:t xml:space="preserve"> את השאר מוכרת רק בב</w:t>
      </w:r>
      <w:r w:rsidR="002B7BCC">
        <w:rPr>
          <w:spacing w:val="-2"/>
          <w:rtl/>
        </w:rPr>
        <w:t>"</w:t>
      </w:r>
      <w:r w:rsidRPr="00730169">
        <w:rPr>
          <w:rFonts w:hint="cs"/>
          <w:spacing w:val="-2"/>
          <w:rtl/>
        </w:rPr>
        <w:t>ד,</w:t>
      </w:r>
    </w:p>
    <w:p w14:paraId="23B37E6B" w14:textId="77777777" w:rsidR="00A9406C" w:rsidRPr="00C35A2C" w:rsidRDefault="00A9406C" w:rsidP="00A9406C">
      <w:pPr>
        <w:pStyle w:val="afff5"/>
        <w:rPr>
          <w:b/>
          <w:sz w:val="32"/>
          <w:rtl/>
        </w:rPr>
      </w:pPr>
      <w:r w:rsidRPr="000C22C7">
        <w:rPr>
          <w:rStyle w:val="TanaimMishna"/>
          <w:rFonts w:hint="cs"/>
          <w:rtl/>
          <w:rPrChange w:id="20295" w:author="קלוד" w:date="2026-10-06T10:09:07Z">
            <w:rPr>
              <w:rStyle w:val="affffe"/>
              <w:rFonts w:hint="cs"/>
              <w:rtl/>
            </w:rPr>
          </w:rPrChange>
        </w:rPr>
        <w:t xml:space="preserve">וחכ"א: </w:t>
      </w:r>
      <w:r w:rsidRPr="00C54C7E">
        <w:rPr>
          <w:rFonts w:hint="cs"/>
          <w:rtl/>
        </w:rPr>
        <w:t xml:space="preserve">מוכרת </w:t>
      </w:r>
      <w:r>
        <w:rPr>
          <w:rFonts w:hint="cs"/>
          <w:rtl/>
        </w:rPr>
        <w:t>אף ד'</w:t>
      </w:r>
      <w:r w:rsidRPr="00C54C7E">
        <w:rPr>
          <w:rFonts w:hint="cs"/>
          <w:rtl/>
        </w:rPr>
        <w:t xml:space="preserve"> וה</w:t>
      </w:r>
      <w:r>
        <w:rPr>
          <w:rFonts w:hint="cs"/>
          <w:rtl/>
        </w:rPr>
        <w:t>'</w:t>
      </w:r>
      <w:r w:rsidRPr="00C54C7E">
        <w:rPr>
          <w:rFonts w:hint="cs"/>
          <w:rtl/>
        </w:rPr>
        <w:t xml:space="preserve"> פעמים, ומוכרת למזונות שלא </w:t>
      </w:r>
      <w:r w:rsidRPr="00C54C7E">
        <w:rPr>
          <w:rStyle w:val="afffe"/>
          <w:rFonts w:hint="cs"/>
          <w:rtl/>
        </w:rPr>
        <w:t>ב</w:t>
      </w:r>
      <w:r>
        <w:rPr>
          <w:rStyle w:val="afffe"/>
          <w:rFonts w:hint="cs"/>
          <w:rtl/>
        </w:rPr>
        <w:t xml:space="preserve">ב"ד </w:t>
      </w:r>
      <w:r w:rsidRPr="00C54C7E">
        <w:rPr>
          <w:rStyle w:val="afffe"/>
          <w:rFonts w:hint="cs"/>
          <w:rtl/>
        </w:rPr>
        <w:t xml:space="preserve">וכותבת למזונות מכרתי; וגרושה תמכור </w:t>
      </w:r>
      <w:r>
        <w:rPr>
          <w:rStyle w:val="afffe"/>
          <w:rFonts w:hint="cs"/>
          <w:rtl/>
        </w:rPr>
        <w:t xml:space="preserve">רק </w:t>
      </w:r>
      <w:r w:rsidRPr="00C54C7E">
        <w:rPr>
          <w:rStyle w:val="afffe"/>
          <w:rFonts w:hint="cs"/>
          <w:rtl/>
        </w:rPr>
        <w:t>בבית דין</w:t>
      </w:r>
      <w:r w:rsidRPr="00F71179">
        <w:rPr>
          <w:b/>
          <w:spacing w:val="-4"/>
          <w:rtl/>
          <w:rPrChange w:id="40011" w:author="Claude" w:date="2026-10-06T13:34:40Z">
            <w:rPr>
              <w:b/>
              <w:spacing w:val="-4"/>
              <w:sz w:val="32"/>
              <w:rtl/>
            </w:rPr>
          </w:rPrChange>
        </w:rPr>
        <w:t>.</w:t>
      </w:r>
    </w:p>
    <w:p w14:paraId="4AD8AECA" w14:textId="77777777" w:rsidR="00A9406C" w:rsidRDefault="00A9406C" w:rsidP="00A9406C">
      <w:pPr>
        <w:rPr>
          <w:rFonts w:ascii="Fb Fontext" w:hAnsi="Fb Fontext"/>
          <w:sz w:val="32"/>
          <w:rtl/>
        </w:rPr>
      </w:pPr>
      <w:r w:rsidRPr="000C22C7">
        <w:rPr>
          <w:rStyle w:val="affffe"/>
          <w:rtl/>
        </w:rPr>
        <w:t>מתנ</w:t>
      </w:r>
      <w:r w:rsidRPr="000C22C7">
        <w:rPr>
          <w:rStyle w:val="affffe"/>
          <w:rFonts w:hint="cs"/>
          <w:rtl/>
        </w:rPr>
        <w:t>י'</w:t>
      </w:r>
      <w:r w:rsidRPr="000C22C7">
        <w:rPr>
          <w:rStyle w:val="affffe"/>
          <w:rtl/>
        </w:rPr>
        <w:t xml:space="preserve"> ר"ש</w:t>
      </w:r>
      <w:r>
        <w:rPr>
          <w:rFonts w:ascii="Fb Fontext" w:hAnsi="Fb Fontext" w:hint="cs"/>
          <w:sz w:val="32"/>
          <w:rtl/>
        </w:rPr>
        <w:t>:</w:t>
      </w:r>
      <w:r w:rsidRPr="00C35A2C">
        <w:rPr>
          <w:rFonts w:ascii="Fb Fontext" w:hAnsi="Fb Fontext"/>
          <w:sz w:val="32"/>
          <w:rtl/>
        </w:rPr>
        <w:t xml:space="preserve"> </w:t>
      </w:r>
      <w:r w:rsidRPr="000C22C7">
        <w:rPr>
          <w:rStyle w:val="affffe"/>
          <w:rtl/>
        </w:rPr>
        <w:t xml:space="preserve">דתניא: </w:t>
      </w:r>
      <w:r w:rsidRPr="00C35A2C">
        <w:rPr>
          <w:rFonts w:ascii="Fb Fontext" w:hAnsi="Fb Fontext"/>
          <w:sz w:val="32"/>
          <w:rtl/>
        </w:rPr>
        <w:t>מכרה כתובתה, משכנה כתובתה, עשתה כתובתה אפותיקי לאחר</w:t>
      </w:r>
    </w:p>
    <w:p w14:paraId="75B66674" w14:textId="77777777" w:rsidR="00A9406C" w:rsidRPr="00F71179" w:rsidRDefault="00A9406C" w:rsidP="00A9406C">
      <w:pPr>
        <w:rPr>
          <w:rtl/>
        </w:rPr>
      </w:pPr>
      <w:r w:rsidRPr="000C22C7">
        <w:rPr>
          <w:rStyle w:val="affffe"/>
          <w:rFonts w:hint="cs"/>
          <w:rtl/>
        </w:rPr>
        <w:t>לר</w:t>
      </w:r>
      <w:r w:rsidRPr="000C22C7">
        <w:rPr>
          <w:rStyle w:val="affffe"/>
          <w:rtl/>
        </w:rPr>
        <w:t>"</w:t>
      </w:r>
      <w:r w:rsidRPr="000C22C7">
        <w:rPr>
          <w:rStyle w:val="affffe"/>
          <w:rFonts w:hint="cs"/>
          <w:rtl/>
        </w:rPr>
        <w:t>מ</w:t>
      </w:r>
      <w:r>
        <w:rPr>
          <w:rStyle w:val="affffe"/>
          <w:rFonts w:hint="cs"/>
          <w:rtl/>
        </w:rPr>
        <w:t>:</w:t>
      </w:r>
      <w:r w:rsidRPr="000C22C7">
        <w:rPr>
          <w:rStyle w:val="affffe"/>
          <w:rtl/>
        </w:rPr>
        <w:t xml:space="preserve"> </w:t>
      </w:r>
      <w:r w:rsidRPr="00F71179">
        <w:rPr>
          <w:rtl/>
        </w:rPr>
        <w:t>אין לה מזונות,</w:t>
      </w:r>
      <w:r w:rsidRPr="000C22C7">
        <w:rPr>
          <w:rStyle w:val="affffe"/>
          <w:rtl/>
        </w:rPr>
        <w:t xml:space="preserve"> </w:t>
      </w:r>
      <w:r w:rsidRPr="000C22C7">
        <w:rPr>
          <w:rStyle w:val="affffe"/>
          <w:rFonts w:hint="cs"/>
          <w:rtl/>
        </w:rPr>
        <w:t>ולר</w:t>
      </w:r>
      <w:r w:rsidRPr="000C22C7">
        <w:rPr>
          <w:rStyle w:val="affffe"/>
          <w:rtl/>
        </w:rPr>
        <w:t>"</w:t>
      </w:r>
      <w:r w:rsidRPr="000C22C7">
        <w:rPr>
          <w:rStyle w:val="affffe"/>
          <w:rFonts w:hint="cs"/>
          <w:rtl/>
        </w:rPr>
        <w:t>ש</w:t>
      </w:r>
      <w:r w:rsidRPr="000C22C7">
        <w:rPr>
          <w:rStyle w:val="affffe"/>
          <w:rtl/>
        </w:rPr>
        <w:t xml:space="preserve">: </w:t>
      </w:r>
      <w:r w:rsidRPr="00F71179">
        <w:rPr>
          <w:rtl/>
        </w:rPr>
        <w:t>א</w:t>
      </w:r>
      <w:r>
        <w:rPr>
          <w:rFonts w:hint="cs"/>
          <w:rtl/>
        </w:rPr>
        <w:t>ף</w:t>
      </w:r>
      <w:r w:rsidRPr="00F71179">
        <w:rPr>
          <w:rtl/>
        </w:rPr>
        <w:t xml:space="preserve"> שלא מכרה ולא משכנה כתובתה אלא מחציתה - אבדה מזונותיה.</w:t>
      </w:r>
    </w:p>
    <w:p w14:paraId="481B64F2" w14:textId="3A409CF6" w:rsidR="00E268F4" w:rsidRDefault="00A9406C" w:rsidP="00A9406C">
      <w:pPr>
        <w:rPr>
          <w:rFonts w:ascii="Fb Fontext" w:hAnsi="Fb Fontext"/>
          <w:rtl/>
        </w:rPr>
      </w:pPr>
      <w:r w:rsidRPr="000C22C7">
        <w:rPr>
          <w:rStyle w:val="affffe"/>
          <w:rFonts w:hint="cs"/>
          <w:rtl/>
        </w:rPr>
        <w:t>והיינו</w:t>
      </w:r>
      <w:r w:rsidRPr="000C22C7">
        <w:rPr>
          <w:rStyle w:val="affffe"/>
          <w:rtl/>
        </w:rPr>
        <w:t xml:space="preserve"> ד</w:t>
      </w:r>
      <w:r w:rsidRPr="000C22C7">
        <w:rPr>
          <w:rStyle w:val="affffe"/>
          <w:rFonts w:hint="cs"/>
          <w:rtl/>
        </w:rPr>
        <w:t>לר</w:t>
      </w:r>
      <w:r w:rsidRPr="000C22C7">
        <w:rPr>
          <w:rStyle w:val="affffe"/>
          <w:rtl/>
        </w:rPr>
        <w:t>"</w:t>
      </w:r>
      <w:r w:rsidRPr="000C22C7">
        <w:rPr>
          <w:rStyle w:val="affffe"/>
          <w:rFonts w:hint="cs"/>
          <w:rtl/>
        </w:rPr>
        <w:t>ש ס</w:t>
      </w:r>
      <w:r w:rsidRPr="000C22C7">
        <w:rPr>
          <w:rStyle w:val="affffe"/>
          <w:rtl/>
        </w:rPr>
        <w:t>"</w:t>
      </w:r>
      <w:r w:rsidRPr="000C22C7">
        <w:rPr>
          <w:rStyle w:val="affffe"/>
          <w:rFonts w:hint="cs"/>
          <w:rtl/>
        </w:rPr>
        <w:t>ל</w:t>
      </w:r>
      <w:r w:rsidR="00B909D8">
        <w:rPr>
          <w:rStyle w:val="affffe"/>
          <w:rFonts w:hint="cs"/>
          <w:rtl/>
        </w:rPr>
        <w:t>:</w:t>
      </w:r>
      <w:r w:rsidRPr="00C35A2C">
        <w:rPr>
          <w:rFonts w:ascii="Fb Fontext" w:hAnsi="Fb Fontext" w:hint="cs"/>
          <w:rtl/>
        </w:rPr>
        <w:t xml:space="preserve"> דלא אמרי' מקצת כסף ככל כסף</w:t>
      </w:r>
      <w:r w:rsidR="00E268F4">
        <w:rPr>
          <w:rFonts w:ascii="Fb Fontext" w:hAnsi="Fb Fontext" w:hint="cs"/>
          <w:rtl/>
        </w:rPr>
        <w:t>,</w:t>
      </w:r>
    </w:p>
    <w:p w14:paraId="24B2AE7B" w14:textId="46F88BE3" w:rsidR="00A9406C" w:rsidRDefault="00A9406C" w:rsidP="00A9406C">
      <w:pPr>
        <w:rPr>
          <w:rFonts w:ascii="Fb Fontext" w:hAnsi="Fb Fontext"/>
          <w:rtl/>
        </w:rPr>
      </w:pPr>
      <w:r w:rsidRPr="000C22C7">
        <w:rPr>
          <w:rStyle w:val="affffe"/>
          <w:rFonts w:hint="cs"/>
          <w:rtl/>
        </w:rPr>
        <w:t>ורבנן ס</w:t>
      </w:r>
      <w:r w:rsidRPr="000C22C7">
        <w:rPr>
          <w:rStyle w:val="affffe"/>
          <w:rtl/>
        </w:rPr>
        <w:t>"</w:t>
      </w:r>
      <w:r w:rsidRPr="000C22C7">
        <w:rPr>
          <w:rStyle w:val="affffe"/>
          <w:rFonts w:hint="cs"/>
          <w:rtl/>
        </w:rPr>
        <w:t>ל</w:t>
      </w:r>
      <w:r w:rsidR="00B909D8">
        <w:rPr>
          <w:rStyle w:val="affffe"/>
          <w:rFonts w:hint="cs"/>
          <w:rtl/>
        </w:rPr>
        <w:t>:</w:t>
      </w:r>
      <w:r w:rsidRPr="000C22C7">
        <w:rPr>
          <w:rStyle w:val="affffe"/>
          <w:rFonts w:hint="cs"/>
          <w:rtl/>
        </w:rPr>
        <w:t xml:space="preserve"> </w:t>
      </w:r>
      <w:r w:rsidRPr="00C35A2C">
        <w:rPr>
          <w:rFonts w:ascii="Fb Fontext" w:hAnsi="Fb Fontext" w:hint="cs"/>
          <w:rtl/>
        </w:rPr>
        <w:t>אמרי' מקצת כסף ככל כסף</w:t>
      </w:r>
      <w:r w:rsidR="00B909D8">
        <w:rPr>
          <w:rFonts w:ascii="Fb Fontext" w:hAnsi="Fb Fontext" w:hint="cs"/>
          <w:rtl/>
        </w:rPr>
        <w:t>,</w:t>
      </w:r>
    </w:p>
    <w:p w14:paraId="3A7395F7" w14:textId="77777777" w:rsidR="00E268F4" w:rsidRDefault="00A9406C" w:rsidP="00A9406C">
      <w:pPr>
        <w:rPr>
          <w:rFonts w:ascii="Fb Fontext" w:hAnsi="Fb Fontext"/>
          <w:rtl/>
        </w:rPr>
      </w:pPr>
      <w:r>
        <w:rPr>
          <w:rFonts w:ascii="Fb Fontext" w:hAnsi="Fb Fontext" w:hint="cs"/>
          <w:rtl/>
        </w:rPr>
        <w:t xml:space="preserve">והא דחזי' </w:t>
      </w:r>
      <w:r w:rsidRPr="000C22C7">
        <w:rPr>
          <w:rStyle w:val="affffa"/>
          <w:rFonts w:hint="cs"/>
          <w:rtl/>
        </w:rPr>
        <w:t>והוא אשה בבתוליה יקח</w:t>
      </w:r>
      <w:r w:rsidR="00E268F4">
        <w:rPr>
          <w:rFonts w:ascii="Fb Fontext" w:hAnsi="Fb Fontext" w:hint="cs"/>
          <w:rtl/>
        </w:rPr>
        <w:t>,</w:t>
      </w:r>
    </w:p>
    <w:p w14:paraId="460BAD04" w14:textId="77777777" w:rsidR="00E268F4" w:rsidRDefault="00A9406C" w:rsidP="00A9406C">
      <w:pPr>
        <w:rPr>
          <w:rFonts w:ascii="Fb Fontext" w:hAnsi="Fb Fontext"/>
          <w:spacing w:val="-4"/>
          <w:rtl/>
        </w:rPr>
      </w:pPr>
      <w:r w:rsidRPr="00730169">
        <w:rPr>
          <w:rStyle w:val="affffe"/>
          <w:rFonts w:hint="cs"/>
          <w:spacing w:val="-4"/>
          <w:rtl/>
        </w:rPr>
        <w:t>דלר</w:t>
      </w:r>
      <w:r w:rsidRPr="00730169">
        <w:rPr>
          <w:rStyle w:val="affffe"/>
          <w:spacing w:val="-4"/>
          <w:rtl/>
        </w:rPr>
        <w:t>"</w:t>
      </w:r>
      <w:r w:rsidRPr="00730169">
        <w:rPr>
          <w:rStyle w:val="affffe"/>
          <w:rFonts w:hint="cs"/>
          <w:spacing w:val="-4"/>
          <w:rtl/>
        </w:rPr>
        <w:t xml:space="preserve">מ </w:t>
      </w:r>
      <w:r w:rsidRPr="00730169">
        <w:rPr>
          <w:rFonts w:ascii="Fb Fontext" w:hAnsi="Fb Fontext" w:hint="cs"/>
          <w:spacing w:val="-4"/>
          <w:rtl/>
        </w:rPr>
        <w:t xml:space="preserve">פרט לבוגרת שכלו בתוליה </w:t>
      </w:r>
      <w:r w:rsidRPr="00730169">
        <w:rPr>
          <w:rStyle w:val="affffe"/>
          <w:rFonts w:hint="cs"/>
          <w:spacing w:val="-4"/>
          <w:rtl/>
        </w:rPr>
        <w:t>ור</w:t>
      </w:r>
      <w:r w:rsidRPr="00730169">
        <w:rPr>
          <w:rStyle w:val="affffe"/>
          <w:spacing w:val="-4"/>
          <w:rtl/>
        </w:rPr>
        <w:t>"</w:t>
      </w:r>
      <w:r w:rsidRPr="00730169">
        <w:rPr>
          <w:rStyle w:val="affffe"/>
          <w:rFonts w:hint="cs"/>
          <w:spacing w:val="-4"/>
          <w:rtl/>
        </w:rPr>
        <w:t>א ור</w:t>
      </w:r>
      <w:r w:rsidRPr="00730169">
        <w:rPr>
          <w:rStyle w:val="affffe"/>
          <w:spacing w:val="-4"/>
          <w:rtl/>
        </w:rPr>
        <w:t>"</w:t>
      </w:r>
      <w:r w:rsidRPr="00730169">
        <w:rPr>
          <w:rStyle w:val="affffe"/>
          <w:rFonts w:hint="cs"/>
          <w:spacing w:val="-4"/>
          <w:rtl/>
        </w:rPr>
        <w:t xml:space="preserve">ש </w:t>
      </w:r>
      <w:r w:rsidRPr="00730169">
        <w:rPr>
          <w:rFonts w:ascii="Fb Fontext" w:hAnsi="Fb Fontext" w:hint="cs"/>
          <w:spacing w:val="-4"/>
          <w:rtl/>
        </w:rPr>
        <w:t>מכשירין בבוגרת שם</w:t>
      </w:r>
      <w:r w:rsidR="00E268F4">
        <w:rPr>
          <w:rFonts w:ascii="Fb Fontext" w:hAnsi="Fb Fontext" w:hint="cs"/>
          <w:spacing w:val="-4"/>
          <w:rtl/>
        </w:rPr>
        <w:t>,</w:t>
      </w:r>
    </w:p>
    <w:p w14:paraId="1DA33D4C" w14:textId="7F4CF2CD" w:rsidR="00A9406C" w:rsidRDefault="00A9406C" w:rsidP="00A9406C">
      <w:pPr>
        <w:rPr>
          <w:rFonts w:ascii="Fb Fontext" w:hAnsi="Fb Fontext"/>
          <w:rtl/>
        </w:rPr>
      </w:pPr>
      <w:r w:rsidRPr="000C22C7">
        <w:rPr>
          <w:rStyle w:val="affffe"/>
          <w:rFonts w:hint="cs"/>
          <w:rtl/>
        </w:rPr>
        <w:t>בפסוק חלקו דלר</w:t>
      </w:r>
      <w:r w:rsidRPr="000C22C7">
        <w:rPr>
          <w:rStyle w:val="affffe"/>
          <w:rtl/>
        </w:rPr>
        <w:t>"</w:t>
      </w:r>
      <w:r w:rsidRPr="000C22C7">
        <w:rPr>
          <w:rStyle w:val="affffe"/>
          <w:rFonts w:hint="cs"/>
          <w:rtl/>
        </w:rPr>
        <w:t>מ-</w:t>
      </w:r>
      <w:r w:rsidRPr="006B2A7E">
        <w:rPr>
          <w:rStyle w:val="affffa"/>
          <w:rFonts w:hint="cs"/>
          <w:rtl/>
        </w:rPr>
        <w:t xml:space="preserve"> '</w:t>
      </w:r>
      <w:r w:rsidRPr="006B2A7E">
        <w:rPr>
          <w:rStyle w:val="affffa"/>
          <w:rtl/>
        </w:rPr>
        <w:t>בתולה</w:t>
      </w:r>
      <w:r w:rsidRPr="006B2A7E">
        <w:rPr>
          <w:rStyle w:val="affffa"/>
          <w:rFonts w:hint="cs"/>
          <w:rtl/>
        </w:rPr>
        <w:t>'</w:t>
      </w:r>
      <w:r w:rsidRPr="006B2A7E">
        <w:rPr>
          <w:rStyle w:val="affffa"/>
          <w:rtl/>
        </w:rPr>
        <w:t xml:space="preserve"> </w:t>
      </w:r>
      <w:r w:rsidR="00BD4EEB">
        <w:rPr>
          <w:rFonts w:ascii="Fb Fontext" w:hAnsi="Fb Fontext"/>
          <w:rtl/>
        </w:rPr>
        <w:t>אף</w:t>
      </w:r>
      <w:r w:rsidRPr="00C35A2C">
        <w:rPr>
          <w:rFonts w:ascii="Fb Fontext" w:hAnsi="Fb Fontext"/>
          <w:rtl/>
        </w:rPr>
        <w:t xml:space="preserve"> מקצת בתולים,</w:t>
      </w:r>
      <w:r w:rsidRPr="006B2A7E">
        <w:rPr>
          <w:rStyle w:val="affffa"/>
          <w:rtl/>
        </w:rPr>
        <w:t xml:space="preserve"> </w:t>
      </w:r>
      <w:r w:rsidRPr="006B2A7E">
        <w:rPr>
          <w:rStyle w:val="affffa"/>
          <w:rFonts w:hint="cs"/>
          <w:rtl/>
        </w:rPr>
        <w:t>'</w:t>
      </w:r>
      <w:r w:rsidRPr="006B2A7E">
        <w:rPr>
          <w:rStyle w:val="affffa"/>
          <w:rtl/>
        </w:rPr>
        <w:t>בתוליה</w:t>
      </w:r>
      <w:r w:rsidRPr="006B2A7E">
        <w:rPr>
          <w:rStyle w:val="affffa"/>
          <w:rFonts w:hint="cs"/>
          <w:rtl/>
        </w:rPr>
        <w:t>'-</w:t>
      </w:r>
      <w:r w:rsidRPr="00C35A2C">
        <w:rPr>
          <w:rFonts w:ascii="Fb Fontext" w:hAnsi="Fb Fontext"/>
          <w:rtl/>
        </w:rPr>
        <w:t xml:space="preserve"> עד </w:t>
      </w:r>
      <w:r>
        <w:rPr>
          <w:rFonts w:ascii="Fb Fontext" w:hAnsi="Fb Fontext"/>
          <w:rtl/>
        </w:rPr>
        <w:t>דיש</w:t>
      </w:r>
      <w:r w:rsidRPr="00C35A2C">
        <w:rPr>
          <w:rFonts w:ascii="Fb Fontext" w:hAnsi="Fb Fontext"/>
          <w:rtl/>
        </w:rPr>
        <w:t xml:space="preserve"> כולהו בתולים,</w:t>
      </w:r>
    </w:p>
    <w:p w14:paraId="1A735E49" w14:textId="7B5D9ACE" w:rsidR="00A9406C" w:rsidRPr="00C35A2C" w:rsidRDefault="00A9406C" w:rsidP="00A9406C">
      <w:pPr>
        <w:ind w:firstLine="0"/>
        <w:rPr>
          <w:rFonts w:ascii="Fb Fontext" w:hAnsi="Fb Fontext" w:cs="Guttman Vilna"/>
          <w:b/>
          <w:bCs/>
          <w:sz w:val="32"/>
          <w:rtl/>
        </w:rPr>
      </w:pPr>
      <w:r w:rsidRPr="00041161">
        <w:rPr>
          <w:rStyle w:val="affffa"/>
          <w:rFonts w:hint="cs"/>
          <w:rtl/>
        </w:rPr>
        <w:t>'</w:t>
      </w:r>
      <w:r w:rsidRPr="00041161">
        <w:rPr>
          <w:rStyle w:val="affffa"/>
          <w:rtl/>
        </w:rPr>
        <w:t>בבתוליה</w:t>
      </w:r>
      <w:r w:rsidRPr="00041161">
        <w:rPr>
          <w:rStyle w:val="affffa"/>
          <w:rFonts w:hint="cs"/>
          <w:rtl/>
        </w:rPr>
        <w:t>'</w:t>
      </w:r>
      <w:r w:rsidRPr="00041161">
        <w:rPr>
          <w:rStyle w:val="affffa"/>
          <w:rtl/>
        </w:rPr>
        <w:t xml:space="preserve"> </w:t>
      </w:r>
      <w:r w:rsidRPr="00C35A2C">
        <w:rPr>
          <w:rFonts w:ascii="Fb Fontext" w:hAnsi="Fb Fontext"/>
          <w:sz w:val="32"/>
          <w:rtl/>
        </w:rPr>
        <w:t>בכדרכה אין, שלא כדרכה לא</w:t>
      </w:r>
      <w:r w:rsidR="00B909D8">
        <w:rPr>
          <w:rFonts w:ascii="Fb Fontext" w:hAnsi="Fb Fontext" w:hint="cs"/>
          <w:sz w:val="32"/>
          <w:rtl/>
        </w:rPr>
        <w:t>.</w:t>
      </w:r>
    </w:p>
    <w:p w14:paraId="56F4C98B" w14:textId="77777777" w:rsidR="00A9406C" w:rsidRPr="00730169" w:rsidRDefault="00A9406C" w:rsidP="00A9406C">
      <w:pPr>
        <w:rPr>
          <w:rFonts w:ascii="Fb Fontext" w:hAnsi="Fb Fontext"/>
          <w:spacing w:val="-4"/>
          <w:sz w:val="32"/>
          <w:rtl/>
        </w:rPr>
      </w:pPr>
      <w:r w:rsidRPr="00730169">
        <w:rPr>
          <w:rStyle w:val="affffe"/>
          <w:rFonts w:hint="cs"/>
          <w:spacing w:val="-4"/>
          <w:rtl/>
        </w:rPr>
        <w:lastRenderedPageBreak/>
        <w:t>ר</w:t>
      </w:r>
      <w:r w:rsidRPr="00730169">
        <w:rPr>
          <w:rStyle w:val="affffe"/>
          <w:spacing w:val="-4"/>
          <w:rtl/>
        </w:rPr>
        <w:t>"</w:t>
      </w:r>
      <w:r w:rsidRPr="00730169">
        <w:rPr>
          <w:rStyle w:val="affffe"/>
          <w:rFonts w:hint="cs"/>
          <w:spacing w:val="-4"/>
          <w:rtl/>
        </w:rPr>
        <w:t>א ור</w:t>
      </w:r>
      <w:r w:rsidRPr="00730169">
        <w:rPr>
          <w:rStyle w:val="affffe"/>
          <w:spacing w:val="-4"/>
          <w:rtl/>
        </w:rPr>
        <w:t>"</w:t>
      </w:r>
      <w:r w:rsidRPr="00730169">
        <w:rPr>
          <w:rStyle w:val="affffe"/>
          <w:rFonts w:hint="cs"/>
          <w:spacing w:val="-4"/>
          <w:rtl/>
        </w:rPr>
        <w:t>ש ס</w:t>
      </w:r>
      <w:r w:rsidRPr="00730169">
        <w:rPr>
          <w:rStyle w:val="affffe"/>
          <w:spacing w:val="-4"/>
          <w:rtl/>
        </w:rPr>
        <w:t>"</w:t>
      </w:r>
      <w:r w:rsidRPr="00730169">
        <w:rPr>
          <w:rStyle w:val="affffe"/>
          <w:rFonts w:hint="cs"/>
          <w:spacing w:val="-4"/>
          <w:rtl/>
        </w:rPr>
        <w:t xml:space="preserve">ל: </w:t>
      </w:r>
      <w:r w:rsidRPr="00730169">
        <w:rPr>
          <w:rStyle w:val="affffa"/>
          <w:rFonts w:hint="cs"/>
          <w:spacing w:val="-4"/>
          <w:rtl/>
        </w:rPr>
        <w:t>'</w:t>
      </w:r>
      <w:r w:rsidRPr="00730169">
        <w:rPr>
          <w:rStyle w:val="affffa"/>
          <w:spacing w:val="-4"/>
          <w:rtl/>
        </w:rPr>
        <w:t>בתולה</w:t>
      </w:r>
      <w:r w:rsidRPr="00730169">
        <w:rPr>
          <w:rStyle w:val="affffa"/>
          <w:rFonts w:hint="cs"/>
          <w:spacing w:val="-4"/>
          <w:rtl/>
        </w:rPr>
        <w:t>'-</w:t>
      </w:r>
      <w:r w:rsidRPr="00730169">
        <w:rPr>
          <w:rFonts w:ascii="Fb Fontext" w:hAnsi="Fb Fontext"/>
          <w:spacing w:val="-4"/>
          <w:sz w:val="32"/>
          <w:rtl/>
        </w:rPr>
        <w:t xml:space="preserve"> שלמה משמע,</w:t>
      </w:r>
      <w:r w:rsidRPr="00730169">
        <w:rPr>
          <w:rStyle w:val="affffa"/>
          <w:spacing w:val="-4"/>
          <w:rtl/>
        </w:rPr>
        <w:t xml:space="preserve"> </w:t>
      </w:r>
      <w:r w:rsidRPr="00730169">
        <w:rPr>
          <w:rStyle w:val="affffa"/>
          <w:rFonts w:hint="cs"/>
          <w:spacing w:val="-4"/>
          <w:rtl/>
        </w:rPr>
        <w:t>'</w:t>
      </w:r>
      <w:r w:rsidRPr="00730169">
        <w:rPr>
          <w:rStyle w:val="affffa"/>
          <w:spacing w:val="-4"/>
          <w:rtl/>
        </w:rPr>
        <w:t>בתוליה</w:t>
      </w:r>
      <w:r w:rsidRPr="00730169">
        <w:rPr>
          <w:rStyle w:val="affffa"/>
          <w:rFonts w:hint="cs"/>
          <w:spacing w:val="-4"/>
          <w:rtl/>
        </w:rPr>
        <w:t>'-</w:t>
      </w:r>
      <w:r w:rsidRPr="00730169">
        <w:rPr>
          <w:rFonts w:ascii="Fb Fontext" w:hAnsi="Fb Fontext"/>
          <w:spacing w:val="-4"/>
          <w:sz w:val="32"/>
          <w:rtl/>
        </w:rPr>
        <w:t xml:space="preserve"> א</w:t>
      </w:r>
      <w:r w:rsidRPr="00730169">
        <w:rPr>
          <w:rFonts w:ascii="Fb Fontext" w:hAnsi="Fb Fontext" w:hint="cs"/>
          <w:spacing w:val="-4"/>
          <w:sz w:val="32"/>
          <w:rtl/>
        </w:rPr>
        <w:t>ף</w:t>
      </w:r>
      <w:r w:rsidRPr="00730169">
        <w:rPr>
          <w:rFonts w:ascii="Fb Fontext" w:hAnsi="Fb Fontext"/>
          <w:spacing w:val="-4"/>
          <w:sz w:val="32"/>
          <w:rtl/>
        </w:rPr>
        <w:t xml:space="preserve"> מקצת בתולים,</w:t>
      </w:r>
    </w:p>
    <w:p w14:paraId="07E4CE17" w14:textId="77777777" w:rsidR="00A9406C" w:rsidRPr="00730169" w:rsidRDefault="00A9406C" w:rsidP="00A9406C">
      <w:pPr>
        <w:rPr>
          <w:rFonts w:ascii="Fb Fontext" w:hAnsi="Fb Fontext" w:cs="Guttman Vilna"/>
          <w:b/>
          <w:bCs/>
          <w:spacing w:val="-2"/>
          <w:sz w:val="32"/>
          <w:rtl/>
        </w:rPr>
      </w:pPr>
      <w:r w:rsidRPr="00730169">
        <w:rPr>
          <w:rStyle w:val="affffa"/>
          <w:rFonts w:hint="cs"/>
          <w:spacing w:val="-2"/>
          <w:rtl/>
        </w:rPr>
        <w:t>'</w:t>
      </w:r>
      <w:r w:rsidRPr="00730169">
        <w:rPr>
          <w:rStyle w:val="affffa"/>
          <w:spacing w:val="-2"/>
          <w:rtl/>
        </w:rPr>
        <w:t>בבתוליה</w:t>
      </w:r>
      <w:r w:rsidRPr="00730169">
        <w:rPr>
          <w:rStyle w:val="affffa"/>
          <w:rFonts w:hint="cs"/>
          <w:spacing w:val="-2"/>
          <w:rtl/>
        </w:rPr>
        <w:t>'-</w:t>
      </w:r>
      <w:r w:rsidRPr="00730169">
        <w:rPr>
          <w:rFonts w:ascii="Fb Fontext" w:hAnsi="Fb Fontext"/>
          <w:spacing w:val="-2"/>
          <w:sz w:val="32"/>
          <w:rtl/>
        </w:rPr>
        <w:t xml:space="preserve"> שיהו כל בתוליה קיימין, בין בכדרכה בין שלא כדרכה.</w:t>
      </w:r>
    </w:p>
    <w:p w14:paraId="6FC2EDBE" w14:textId="77777777" w:rsidR="00A9406C" w:rsidRPr="00C35A2C" w:rsidRDefault="00A9406C" w:rsidP="00E26091">
      <w:pPr>
        <w:pStyle w:val="afff"/>
        <w:framePr w:wrap="around"/>
        <w:rPr>
          <w:rtl/>
        </w:rPr>
      </w:pPr>
      <w:bookmarkStart w:id="752" w:name="_Toc119353544"/>
      <w:r w:rsidRPr="00C35A2C">
        <w:rPr>
          <w:rFonts w:hint="cs"/>
          <w:rtl/>
        </w:rPr>
        <w:t>צח.</w:t>
      </w:r>
      <w:bookmarkEnd w:id="752"/>
    </w:p>
    <w:p w14:paraId="2427845E" w14:textId="77777777" w:rsidR="00A9406C" w:rsidRDefault="00A9406C" w:rsidP="00A9406C">
      <w:pPr>
        <w:rPr>
          <w:rFonts w:ascii="Fb Fontext" w:hAnsi="Fb Fontext"/>
          <w:sz w:val="32"/>
          <w:rtl/>
        </w:rPr>
      </w:pPr>
      <w:bookmarkStart w:id="753" w:name="_Toc119353545"/>
      <w:r w:rsidRPr="00C54C7E">
        <w:rPr>
          <w:rStyle w:val="afffe"/>
          <w:rtl/>
        </w:rPr>
        <w:sym w:font="Wingdings 2" w:char="F096"/>
      </w:r>
      <w:bookmarkEnd w:id="753"/>
      <w:r w:rsidRPr="00C35A2C">
        <w:rPr>
          <w:rFonts w:ascii="Fb Fontext" w:hAnsi="Fb Fontext"/>
          <w:sz w:val="32"/>
          <w:rtl/>
        </w:rPr>
        <w:t xml:space="preserve"> </w:t>
      </w:r>
      <w:r w:rsidRPr="00CA108A">
        <w:rPr>
          <w:rFonts w:ascii="Fb Fontext" w:hAnsi="Fb Fontext" w:cs="PFT_Frank" w:hint="cs"/>
          <w:b/>
          <w:bCs/>
          <w:sz w:val="32"/>
          <w:szCs w:val="14"/>
          <w:rtl/>
        </w:rPr>
        <w:t>מעשה באשה שתפסה כוס מכסף</w:t>
      </w:r>
      <w:r w:rsidRPr="00CA108A">
        <w:rPr>
          <w:rFonts w:ascii="Fb Fontext" w:hAnsi="Fb Fontext" w:cs="PFT_Frank"/>
          <w:b/>
          <w:bCs/>
          <w:sz w:val="32"/>
          <w:szCs w:val="14"/>
          <w:rtl/>
        </w:rPr>
        <w:t xml:space="preserve"> בכתובתה,</w:t>
      </w:r>
      <w:r w:rsidRPr="00C35A2C">
        <w:rPr>
          <w:rFonts w:ascii="Fb Fontext" w:hAnsi="Fb Fontext"/>
          <w:sz w:val="32"/>
          <w:rtl/>
        </w:rPr>
        <w:t xml:space="preserve"> </w:t>
      </w:r>
      <w:r w:rsidRPr="00C35A2C">
        <w:rPr>
          <w:rFonts w:ascii="Fb Fontext" w:hAnsi="Fb Fontext" w:hint="cs"/>
          <w:sz w:val="32"/>
          <w:rtl/>
        </w:rPr>
        <w:t>ותבעה מזונות</w:t>
      </w:r>
    </w:p>
    <w:p w14:paraId="1E1BF47E" w14:textId="2EE1B4B3" w:rsidR="00E268F4" w:rsidRDefault="00A9406C" w:rsidP="00A9406C">
      <w:pPr>
        <w:rPr>
          <w:rFonts w:ascii="Fb Fontext" w:hAnsi="Fb Fontext"/>
          <w:rtl/>
        </w:rPr>
      </w:pPr>
      <w:r w:rsidRPr="00674CBF">
        <w:rPr>
          <w:rStyle w:val="affffe"/>
          <w:rFonts w:hint="cs"/>
          <w:rtl/>
        </w:rPr>
        <w:t xml:space="preserve">ופסק רבא </w:t>
      </w:r>
      <w:r w:rsidRPr="00C35A2C">
        <w:rPr>
          <w:rFonts w:ascii="Fb Fontext" w:hAnsi="Fb Fontext" w:hint="cs"/>
          <w:rtl/>
        </w:rPr>
        <w:t>ליתמי שיביאו לה מזונות</w:t>
      </w:r>
      <w:r w:rsidR="00E268F4">
        <w:rPr>
          <w:rFonts w:ascii="Fb Fontext" w:hAnsi="Fb Fontext" w:hint="cs"/>
          <w:rtl/>
        </w:rPr>
        <w:t>,</w:t>
      </w:r>
    </w:p>
    <w:p w14:paraId="7A446861" w14:textId="48F946BF" w:rsidR="00A9406C" w:rsidRPr="00C35A2C" w:rsidRDefault="00A9406C" w:rsidP="00A9406C">
      <w:pPr>
        <w:rPr>
          <w:rFonts w:ascii="Fb Fontext" w:hAnsi="Fb Fontext"/>
          <w:rtl/>
        </w:rPr>
      </w:pPr>
      <w:r w:rsidRPr="00674CBF">
        <w:rPr>
          <w:rStyle w:val="affffe"/>
          <w:rFonts w:hint="cs"/>
          <w:rtl/>
        </w:rPr>
        <w:t>דהכל ס</w:t>
      </w:r>
      <w:r w:rsidRPr="00674CBF">
        <w:rPr>
          <w:rStyle w:val="affffe"/>
          <w:rtl/>
        </w:rPr>
        <w:t>"</w:t>
      </w:r>
      <w:r w:rsidRPr="00674CBF">
        <w:rPr>
          <w:rStyle w:val="affffe"/>
          <w:rFonts w:hint="cs"/>
          <w:rtl/>
        </w:rPr>
        <w:t>ל כרבנן</w:t>
      </w:r>
      <w:r>
        <w:rPr>
          <w:rFonts w:ascii="Fb Fontext" w:hAnsi="Fb Fontext" w:hint="cs"/>
          <w:rtl/>
        </w:rPr>
        <w:t xml:space="preserve"> דמקצת כסף ככל כסף ולא </w:t>
      </w:r>
      <w:r>
        <w:rPr>
          <w:rStyle w:val="affffe"/>
          <w:rFonts w:ascii="Fb Fontext" w:hAnsi="Fb Fontext" w:hint="cs"/>
          <w:rtl/>
          <w:rPrChange w:id="9312" w:author="מנוע אמוראים" w:date="2026-10-05T16:41:40Z">
            <w:rPr>
              <w:rFonts w:ascii="Fb Fontext" w:hAnsi="Fb Fontext" w:hint="cs"/>
              <w:rtl/>
            </w:rPr>
          </w:rPrChange>
        </w:rPr>
        <w:t xml:space="preserve">כר</w:t>
      </w:r>
      <w:r>
        <w:rPr>
          <w:rStyle w:val="affffe"/>
          <w:rFonts w:ascii="Fb Fontext" w:hAnsi="Fb Fontext"/>
          <w:rtl/>
          <w:rPrChange w:id="9313" w:author="מנוע אמוראים" w:date="2026-10-05T16:41:40Z">
            <w:rPr>
              <w:rFonts w:ascii="Fb Fontext" w:hAnsi="Fb Fontext"/>
              <w:rtl/>
            </w:rPr>
          </w:rPrChange>
        </w:rPr>
        <w:t xml:space="preserve">"</w:t>
      </w:r>
      <w:r>
        <w:rPr>
          <w:rStyle w:val="affffe"/>
          <w:rFonts w:ascii="Fb Fontext" w:hAnsi="Fb Fontext" w:hint="cs"/>
          <w:rtl/>
          <w:rPrChange w:id="9314" w:author="מנוע אמוראים" w:date="2026-10-05T16:41:40Z">
            <w:rPr>
              <w:rFonts w:ascii="Fb Fontext" w:hAnsi="Fb Fontext" w:hint="cs"/>
              <w:rtl/>
            </w:rPr>
          </w:rPrChange>
        </w:rPr>
        <w:t xml:space="preserve">ש</w:t>
      </w:r>
    </w:p>
    <w:p w14:paraId="2D654501" w14:textId="77777777" w:rsidR="00A9406C" w:rsidRPr="00F97732" w:rsidRDefault="00A9406C" w:rsidP="003156E1">
      <w:pPr>
        <w:pStyle w:val="aff9"/>
        <w:rPr>
          <w:rtl/>
        </w:rPr>
      </w:pPr>
      <w:r w:rsidRPr="003156E1">
        <w:rPr>
          <w:rFonts w:hint="cs"/>
          <w:rtl/>
        </w:rPr>
        <w:t>׹</w:t>
      </w:r>
    </w:p>
    <w:p w14:paraId="21150345" w14:textId="77777777" w:rsidR="00A9406C" w:rsidRPr="00C35A2C" w:rsidRDefault="00A9406C" w:rsidP="00A9406C">
      <w:pPr>
        <w:rPr>
          <w:rFonts w:ascii="Fb Fontext" w:hAnsi="Fb Fontext"/>
          <w:rtl/>
        </w:rPr>
      </w:pPr>
      <w:r w:rsidRPr="00674CBF">
        <w:rPr>
          <w:rStyle w:val="affffe"/>
          <w:rtl/>
        </w:rPr>
        <w:t xml:space="preserve">שלח </w:t>
      </w:r>
      <w:r w:rsidRPr="00674CBF">
        <w:rPr>
          <w:rStyle w:val="affffe"/>
          <w:rFonts w:hint="cs"/>
          <w:rtl/>
        </w:rPr>
        <w:t>רבד</w:t>
      </w:r>
      <w:r w:rsidRPr="00674CBF">
        <w:rPr>
          <w:rStyle w:val="affffe"/>
          <w:rtl/>
        </w:rPr>
        <w:t>"</w:t>
      </w:r>
      <w:r w:rsidRPr="00674CBF">
        <w:rPr>
          <w:rStyle w:val="affffe"/>
          <w:rFonts w:hint="cs"/>
          <w:rtl/>
        </w:rPr>
        <w:t xml:space="preserve">ר </w:t>
      </w:r>
      <w:r w:rsidRPr="00674CBF">
        <w:rPr>
          <w:rStyle w:val="affffe"/>
          <w:rtl/>
        </w:rPr>
        <w:t xml:space="preserve">לרב יוסף: </w:t>
      </w:r>
      <w:r w:rsidRPr="00FA56AF">
        <w:rPr>
          <w:rStyle w:val="affffc"/>
          <w:rtl/>
        </w:rPr>
        <w:t xml:space="preserve">מוכרת שלא בב"ד, צריכה שבועה או </w:t>
      </w:r>
      <w:r w:rsidRPr="00FA56AF">
        <w:rPr>
          <w:rStyle w:val="affffc"/>
          <w:rFonts w:hint="cs"/>
          <w:rtl/>
        </w:rPr>
        <w:t>לא</w:t>
      </w:r>
      <w:r w:rsidRPr="00C35A2C">
        <w:rPr>
          <w:rFonts w:ascii="Fb Fontext" w:hAnsi="Fb Fontext"/>
          <w:sz w:val="32"/>
          <w:rtl/>
        </w:rPr>
        <w:t>?</w:t>
      </w:r>
    </w:p>
    <w:p w14:paraId="3E2B219E" w14:textId="77777777" w:rsidR="00A9406C" w:rsidRPr="00C35A2C" w:rsidRDefault="00A9406C" w:rsidP="00A9406C">
      <w:pPr>
        <w:rPr>
          <w:rFonts w:ascii="Fb Fontext" w:hAnsi="Fb Fontext"/>
          <w:rtl/>
        </w:rPr>
      </w:pPr>
      <w:r w:rsidRPr="00674CBF">
        <w:rPr>
          <w:rStyle w:val="affffe"/>
          <w:rFonts w:hint="cs"/>
          <w:rtl/>
        </w:rPr>
        <w:t xml:space="preserve">ולא שאל על הכרזה </w:t>
      </w:r>
      <w:r w:rsidRPr="00C35A2C">
        <w:rPr>
          <w:rFonts w:ascii="Fb Fontext" w:hAnsi="Fb Fontext" w:hint="cs"/>
          <w:rtl/>
        </w:rPr>
        <w:t>דס</w:t>
      </w:r>
      <w:r w:rsidRPr="00C35A2C">
        <w:rPr>
          <w:rFonts w:ascii="Fb Fontext" w:hAnsi="Fb Fontext"/>
          <w:rtl/>
        </w:rPr>
        <w:t>"</w:t>
      </w:r>
      <w:r w:rsidRPr="00C35A2C">
        <w:rPr>
          <w:rFonts w:ascii="Fb Fontext" w:hAnsi="Fb Fontext" w:hint="cs"/>
          <w:rtl/>
        </w:rPr>
        <w:t xml:space="preserve">ל אלמנה ששמה לעצמה לא עשתה </w:t>
      </w:r>
      <w:r>
        <w:rPr>
          <w:rFonts w:ascii="Fb Fontext" w:hAnsi="Fb Fontext" w:hint="cs"/>
          <w:rtl/>
        </w:rPr>
        <w:t>כ</w:t>
      </w:r>
      <w:r w:rsidRPr="00C35A2C">
        <w:rPr>
          <w:rFonts w:ascii="Fb Fontext" w:hAnsi="Fb Fontext" w:hint="cs"/>
          <w:rtl/>
        </w:rPr>
        <w:t xml:space="preserve">לום ובהכרח בדאכרוז ושמה לעצמה, אבל לאחר מה שעשתה עשתה, </w:t>
      </w:r>
      <w:r w:rsidRPr="00674CBF">
        <w:rPr>
          <w:rStyle w:val="afffff0"/>
          <w:rFonts w:hint="cs"/>
          <w:rtl/>
        </w:rPr>
        <w:t>[דאל</w:t>
      </w:r>
      <w:r w:rsidRPr="00674CBF">
        <w:rPr>
          <w:rStyle w:val="afffff0"/>
          <w:rtl/>
        </w:rPr>
        <w:t>"</w:t>
      </w:r>
      <w:r w:rsidRPr="00674CBF">
        <w:rPr>
          <w:rStyle w:val="afffff0"/>
          <w:rFonts w:hint="cs"/>
          <w:rtl/>
        </w:rPr>
        <w:t>ה ברור דלא מהני]</w:t>
      </w:r>
    </w:p>
    <w:p w14:paraId="17B5830B" w14:textId="77777777" w:rsidR="00A9406C" w:rsidRPr="00C35A2C" w:rsidRDefault="00A9406C" w:rsidP="00A9406C">
      <w:pPr>
        <w:rPr>
          <w:rFonts w:ascii="Fb Fontext" w:hAnsi="Fb Fontext" w:cs="Guttman Vilna"/>
          <w:b/>
          <w:bCs/>
          <w:rtl/>
        </w:rPr>
      </w:pPr>
      <w:r w:rsidRPr="00674CBF">
        <w:rPr>
          <w:rStyle w:val="affffe"/>
          <w:rFonts w:hint="cs"/>
          <w:rtl/>
        </w:rPr>
        <w:t>ודחהו רב יוסף</w:t>
      </w:r>
      <w:r w:rsidRPr="00C35A2C">
        <w:rPr>
          <w:rFonts w:ascii="Fb Fontext" w:hAnsi="Fb Fontext" w:hint="cs"/>
          <w:rtl/>
        </w:rPr>
        <w:t xml:space="preserve"> דאכתי י</w:t>
      </w:r>
      <w:r>
        <w:rPr>
          <w:rFonts w:ascii="Fb Fontext" w:hAnsi="Fb Fontext" w:hint="cs"/>
          <w:rtl/>
        </w:rPr>
        <w:t>אמר לה מי שם לך</w:t>
      </w:r>
      <w:r w:rsidRPr="00C35A2C">
        <w:rPr>
          <w:rFonts w:ascii="Fb Fontext" w:hAnsi="Fb Fontext" w:hint="cs"/>
          <w:rtl/>
        </w:rPr>
        <w:t xml:space="preserve"> כאותו שהפקידו אצלו מספוא של יתומים ושם לעצמו בד' מאות זוז התייקר ונעמד בו' מאות</w:t>
      </w:r>
      <w:r>
        <w:rPr>
          <w:rFonts w:ascii="Fb Fontext" w:hAnsi="Fb Fontext" w:hint="cs"/>
          <w:rtl/>
        </w:rPr>
        <w:t>,</w:t>
      </w:r>
      <w:r w:rsidRPr="00C35A2C">
        <w:rPr>
          <w:rFonts w:ascii="Fb Fontext" w:hAnsi="Fb Fontext" w:hint="cs"/>
          <w:rtl/>
        </w:rPr>
        <w:t xml:space="preserve"> </w:t>
      </w:r>
      <w:r w:rsidRPr="00E95CD3">
        <w:rPr>
          <w:rStyle w:val="affffe"/>
          <w:rFonts w:hint="cs"/>
          <w:rtl/>
        </w:rPr>
        <w:t>וא</w:t>
      </w:r>
      <w:r w:rsidRPr="00E95CD3">
        <w:rPr>
          <w:rStyle w:val="affffe"/>
          <w:rtl/>
        </w:rPr>
        <w:t>"</w:t>
      </w:r>
      <w:r w:rsidRPr="00E95CD3">
        <w:rPr>
          <w:rStyle w:val="affffe"/>
          <w:rFonts w:hint="cs"/>
          <w:rtl/>
        </w:rPr>
        <w:t>ל ר</w:t>
      </w:r>
      <w:r w:rsidRPr="00E95CD3">
        <w:rPr>
          <w:rStyle w:val="affffe"/>
          <w:rtl/>
        </w:rPr>
        <w:t>"</w:t>
      </w:r>
      <w:r w:rsidRPr="00E95CD3">
        <w:rPr>
          <w:rStyle w:val="affffe"/>
          <w:rFonts w:hint="cs"/>
          <w:rtl/>
        </w:rPr>
        <w:t xml:space="preserve">א </w:t>
      </w:r>
      <w:r w:rsidRPr="00C35A2C">
        <w:rPr>
          <w:rFonts w:ascii="Fb Fontext" w:hAnsi="Fb Fontext" w:hint="cs"/>
          <w:rtl/>
        </w:rPr>
        <w:t>מאן שם לך?</w:t>
      </w:r>
    </w:p>
    <w:p w14:paraId="2970EBE7" w14:textId="77777777" w:rsidR="00A9406C" w:rsidRPr="00C35A2C" w:rsidRDefault="00A9406C" w:rsidP="00A9406C">
      <w:pPr>
        <w:rPr>
          <w:rFonts w:ascii="Fb Fontext" w:hAnsi="Fb Fontext"/>
          <w:rtl/>
        </w:rPr>
      </w:pPr>
      <w:r w:rsidRPr="00674CBF">
        <w:rPr>
          <w:rStyle w:val="affffe"/>
          <w:rtl/>
        </w:rPr>
        <w:t xml:space="preserve">והלכתא: </w:t>
      </w:r>
      <w:r w:rsidRPr="00C35A2C">
        <w:rPr>
          <w:rFonts w:ascii="Fb Fontext" w:hAnsi="Fb Fontext"/>
          <w:sz w:val="32"/>
          <w:rtl/>
        </w:rPr>
        <w:t>צריכה שבועה ו</w:t>
      </w:r>
      <w:r>
        <w:rPr>
          <w:rFonts w:ascii="Fb Fontext" w:hAnsi="Fb Fontext" w:hint="cs"/>
          <w:sz w:val="32"/>
          <w:rtl/>
        </w:rPr>
        <w:t>לא הכרזה</w:t>
      </w:r>
      <w:r w:rsidRPr="00C35A2C">
        <w:rPr>
          <w:rFonts w:ascii="Fb Fontext" w:hAnsi="Fb Fontext"/>
          <w:sz w:val="32"/>
          <w:rtl/>
        </w:rPr>
        <w:t>.</w:t>
      </w:r>
    </w:p>
    <w:p w14:paraId="6C16CB84" w14:textId="77777777" w:rsidR="00A9406C" w:rsidRDefault="00A9406C" w:rsidP="003156E1">
      <w:pPr>
        <w:pStyle w:val="aff9"/>
        <w:rPr>
          <w:rtl/>
        </w:rPr>
      </w:pPr>
      <w:r w:rsidRPr="003156E1">
        <w:rPr>
          <w:rFonts w:hint="cs"/>
          <w:rtl/>
        </w:rPr>
        <w:t>׹</w:t>
      </w:r>
    </w:p>
    <w:p>
      <w:pPr>
        <w:pStyle w:val="MishnaBatzad"/>
        <w:rPr>
          <w:ins w:id="20534" w:author="קלוד" w:date="2026-10-06T10:09:07Z"/>
        </w:rPr>
      </w:pPr>
      <w:ins w:id="20533" w:author="קלוד" w:date="2026-10-06T10:09:07Z">
        <w:r>
          <w:t xml:space="preserve">משנה ד</w:t>
        </w:r>
      </w:ins>
    </w:p>
    <w:p w14:paraId="418A758C" w14:textId="77777777" w:rsidR="00A9406C" w:rsidRPr="00C35A2C" w:rsidRDefault="00A9406C" w:rsidP="00A9406C">
      <w:pPr>
        <w:pStyle w:val="afff5"/>
        <w:rPr>
          <w:b/>
          <w:rtl/>
        </w:rPr>
      </w:pPr>
      <w:bookmarkStart w:id="754" w:name="_Toc119353546"/>
      <w:r w:rsidRPr="009F3A54">
        <w:rPr>
          <w:rStyle w:val="afffff5"/>
          <w:rFonts w:hint="cs"/>
          <w:rtl/>
        </w:rPr>
        <w:t>אלמנה שהיתה כתובתה מאתים,</w:t>
      </w:r>
      <w:bookmarkEnd w:id="754"/>
      <w:r w:rsidRPr="009F3A54">
        <w:rPr>
          <w:rStyle w:val="afffff5"/>
          <w:rFonts w:hint="cs"/>
          <w:rtl/>
        </w:rPr>
        <w:t xml:space="preserve"> </w:t>
      </w:r>
      <w:r w:rsidRPr="00C35A2C">
        <w:rPr>
          <w:rFonts w:hint="cs"/>
          <w:b/>
          <w:rtl/>
        </w:rPr>
        <w:t>ומכרה שוה מנה במאתים או שוה מאתים במנה</w:t>
      </w:r>
      <w:r>
        <w:rPr>
          <w:rFonts w:hint="cs"/>
          <w:b/>
          <w:rtl/>
        </w:rPr>
        <w:t xml:space="preserve"> </w:t>
      </w:r>
      <w:r w:rsidRPr="00C35A2C">
        <w:rPr>
          <w:rFonts w:hint="cs"/>
          <w:b/>
          <w:rtl/>
        </w:rPr>
        <w:t>- נתקבלה כתובתה.</w:t>
      </w:r>
    </w:p>
    <w:p w14:paraId="77CC5997" w14:textId="77777777" w:rsidR="00A9406C" w:rsidRPr="00730169" w:rsidRDefault="00A9406C" w:rsidP="00A9406C">
      <w:pPr>
        <w:pStyle w:val="afff5"/>
        <w:rPr>
          <w:b/>
          <w:spacing w:val="-2"/>
          <w:rtl/>
        </w:rPr>
      </w:pPr>
      <w:r w:rsidRPr="00730169">
        <w:rPr>
          <w:rFonts w:hint="cs"/>
          <w:b/>
          <w:spacing w:val="-2"/>
          <w:rtl/>
        </w:rPr>
        <w:t>היתה כתובתה מנה, ומכרה שוה מנה ודינר במנה מכרה בטל,</w:t>
      </w:r>
    </w:p>
    <w:p w14:paraId="7595FEF9" w14:textId="77777777" w:rsidR="00A9406C" w:rsidRDefault="00A9406C" w:rsidP="00A9406C">
      <w:pPr>
        <w:pStyle w:val="afff5"/>
        <w:rPr>
          <w:b/>
          <w:rtl/>
        </w:rPr>
      </w:pPr>
      <w:r w:rsidRPr="00C35A2C">
        <w:rPr>
          <w:rFonts w:hint="cs"/>
          <w:b/>
          <w:rtl/>
        </w:rPr>
        <w:t>אפילו היא אומרת אחזיר דינר ליורשין - מכרה בטל;</w:t>
      </w:r>
    </w:p>
    <w:p w14:paraId="16637FE2" w14:textId="79D00CB9" w:rsidR="00A9406C" w:rsidRPr="00C35A2C" w:rsidRDefault="00A9406C" w:rsidP="00A9406C">
      <w:pPr>
        <w:pStyle w:val="afff5"/>
        <w:rPr>
          <w:b/>
          <w:rtl/>
        </w:rPr>
      </w:pPr>
      <w:r w:rsidRPr="00674CBF">
        <w:rPr>
          <w:rStyle w:val="TanaimMishna"/>
          <w:rFonts w:hint="cs"/>
          <w:rtl/>
          <w:rPrChange w:id="20296" w:author="קלוד" w:date="2026-10-06T10:09:07Z">
            <w:rPr>
              <w:rStyle w:val="affffe"/>
              <w:rFonts w:hint="cs"/>
              <w:rtl/>
            </w:rPr>
          </w:rPrChange>
        </w:rPr>
        <w:t>רשב"ג</w:t>
      </w:r>
      <w:r>
        <w:rPr>
          <w:rStyle w:val="TanaimMishna"/>
          <w:rFonts w:hint="cs"/>
          <w:rtl/>
          <w:rPrChange w:id="20297" w:author="קלוד" w:date="2026-10-06T10:09:07Z">
            <w:rPr>
              <w:rStyle w:val="affffe"/>
              <w:rFonts w:hint="cs"/>
              <w:rtl/>
            </w:rPr>
          </w:rPrChange>
        </w:rPr>
        <w:t>:</w:t>
      </w:r>
      <w:r w:rsidRPr="00674CBF">
        <w:rPr>
          <w:rStyle w:val="TanaimMishna"/>
          <w:rFonts w:hint="cs"/>
          <w:rtl/>
          <w:rPrChange w:id="20298" w:author="קלוד" w:date="2026-10-06T10:09:07Z">
            <w:rPr>
              <w:rStyle w:val="affffe"/>
              <w:rFonts w:hint="cs"/>
              <w:rtl/>
            </w:rPr>
          </w:rPrChange>
        </w:rPr>
        <w:t xml:space="preserve"> </w:t>
      </w:r>
      <w:r w:rsidRPr="00C35A2C">
        <w:rPr>
          <w:rFonts w:hint="cs"/>
          <w:b/>
          <w:rtl/>
        </w:rPr>
        <w:t xml:space="preserve">לעולם מכרה קיים, עד שתהא שם כדי שתשייר בשדה בת תשעה קבין, ובגנה בת חצי קב, </w:t>
      </w:r>
      <w:r w:rsidRPr="00674CBF">
        <w:rPr>
          <w:rStyle w:val="TanaimMishna"/>
          <w:rFonts w:hint="cs"/>
          <w:rtl/>
          <w:rPrChange w:id="20299" w:author="קלוד" w:date="2026-10-06T10:09:07Z">
            <w:rPr>
              <w:rStyle w:val="affffe"/>
              <w:rFonts w:hint="cs"/>
              <w:rtl/>
            </w:rPr>
          </w:rPrChange>
        </w:rPr>
        <w:t>וכר</w:t>
      </w:r>
      <w:r w:rsidR="002B7BCC">
        <w:rPr>
          <w:rStyle w:val="TanaimMishna"/>
          <w:rtl/>
          <w:rPrChange w:id="20300" w:author="קלוד" w:date="2026-10-06T10:09:07Z">
            <w:rPr>
              <w:rStyle w:val="affffe"/>
              <w:rtl/>
            </w:rPr>
          </w:rPrChange>
        </w:rPr>
        <w:t>"</w:t>
      </w:r>
      <w:r w:rsidRPr="00674CBF">
        <w:rPr>
          <w:rStyle w:val="TanaimMishna"/>
          <w:rFonts w:hint="cs"/>
          <w:rtl/>
          <w:rPrChange w:id="20301" w:author="קלוד" w:date="2026-10-06T10:09:07Z">
            <w:rPr>
              <w:rStyle w:val="affffe"/>
              <w:rFonts w:hint="cs"/>
              <w:rtl/>
            </w:rPr>
          </w:rPrChange>
        </w:rPr>
        <w:t xml:space="preserve">ע </w:t>
      </w:r>
      <w:r w:rsidRPr="00C35A2C">
        <w:rPr>
          <w:rFonts w:hint="cs"/>
          <w:b/>
          <w:rtl/>
        </w:rPr>
        <w:t>בית רובע.</w:t>
      </w:r>
    </w:p>
    <w:p w14:paraId="022DCA76" w14:textId="77777777" w:rsidR="00A9406C" w:rsidRDefault="00A9406C" w:rsidP="00A9406C">
      <w:pPr>
        <w:pStyle w:val="afff5"/>
        <w:rPr>
          <w:b/>
          <w:rtl/>
        </w:rPr>
      </w:pPr>
      <w:r w:rsidRPr="00C35A2C">
        <w:rPr>
          <w:rFonts w:hint="cs"/>
          <w:b/>
          <w:rtl/>
        </w:rPr>
        <w:t>היתה כתובתה ארבע מאות זוז, ומכרה לזה במנה ולזה במנה, ולאחרון יפה מנה ודינר במנה,</w:t>
      </w:r>
    </w:p>
    <w:p w14:paraId="31BCBDAD" w14:textId="77777777" w:rsidR="00A9406C" w:rsidRDefault="00A9406C" w:rsidP="00A9406C">
      <w:pPr>
        <w:pStyle w:val="afff5"/>
        <w:rPr>
          <w:rtl/>
        </w:rPr>
      </w:pPr>
      <w:r>
        <w:rPr>
          <w:rFonts w:hint="cs"/>
          <w:b/>
          <w:rtl/>
        </w:rPr>
        <w:t xml:space="preserve"> </w:t>
      </w:r>
      <w:r>
        <w:rPr>
          <w:b/>
          <w:rtl/>
        </w:rPr>
        <w:tab/>
      </w:r>
      <w:r w:rsidRPr="00C35A2C">
        <w:rPr>
          <w:rFonts w:hint="cs"/>
          <w:b/>
          <w:rtl/>
        </w:rPr>
        <w:t>של אחרון - בטל, ושל כולן - מכרן קיים.</w:t>
      </w:r>
    </w:p>
    <w:p w14:paraId="30C56127" w14:textId="77777777" w:rsidR="00A9406C" w:rsidRPr="00C35A2C" w:rsidRDefault="00A9406C" w:rsidP="00E26091">
      <w:pPr>
        <w:pStyle w:val="afff"/>
        <w:framePr w:wrap="around"/>
        <w:rPr>
          <w:rtl/>
        </w:rPr>
      </w:pPr>
      <w:bookmarkStart w:id="755" w:name="_Toc119353547"/>
      <w:r w:rsidRPr="00C35A2C">
        <w:rPr>
          <w:rFonts w:hint="cs"/>
          <w:rtl/>
        </w:rPr>
        <w:lastRenderedPageBreak/>
        <w:t>צח:</w:t>
      </w:r>
      <w:bookmarkEnd w:id="755"/>
    </w:p>
    <w:p w14:paraId="7868220F" w14:textId="14C4B9AA" w:rsidR="00E268F4" w:rsidRDefault="00A9406C" w:rsidP="00A9406C">
      <w:pPr>
        <w:rPr>
          <w:rFonts w:ascii="Fb Fontext" w:hAnsi="Fb Fontext"/>
          <w:sz w:val="32"/>
          <w:rtl/>
        </w:rPr>
      </w:pPr>
      <w:r w:rsidRPr="00C35A2C">
        <w:rPr>
          <w:rFonts w:ascii="Fb Fontext" w:hAnsi="Fb Fontext" w:hint="cs"/>
          <w:sz w:val="32"/>
          <w:rtl/>
        </w:rPr>
        <w:t>ב</w:t>
      </w:r>
      <w:r w:rsidRPr="00C35A2C">
        <w:rPr>
          <w:rFonts w:ascii="Fb Fontext" w:hAnsi="Fb Fontext"/>
          <w:sz w:val="32"/>
          <w:rtl/>
        </w:rPr>
        <w:t>שוה מאתים במנה</w:t>
      </w:r>
      <w:r w:rsidRPr="00C35A2C">
        <w:rPr>
          <w:rFonts w:ascii="Fb Fontext" w:hAnsi="Fb Fontext" w:hint="cs"/>
          <w:sz w:val="32"/>
          <w:rtl/>
        </w:rPr>
        <w:t>-</w:t>
      </w:r>
      <w:r w:rsidRPr="00C35A2C">
        <w:rPr>
          <w:rFonts w:ascii="Fb Fontext" w:hAnsi="Fb Fontext"/>
          <w:sz w:val="32"/>
          <w:rtl/>
        </w:rPr>
        <w:t xml:space="preserve"> דאמרי לה את אפסדת</w:t>
      </w:r>
      <w:r w:rsidR="00E268F4">
        <w:rPr>
          <w:rFonts w:ascii="Fb Fontext" w:hAnsi="Fb Fontext"/>
          <w:sz w:val="32"/>
          <w:rtl/>
        </w:rPr>
        <w:t>,</w:t>
      </w:r>
    </w:p>
    <w:p w14:paraId="1AB46792" w14:textId="317F36DA" w:rsidR="00A9406C" w:rsidRDefault="00A9406C" w:rsidP="00A9406C">
      <w:pPr>
        <w:rPr>
          <w:rFonts w:ascii="Fb Fontext" w:hAnsi="Fb Fontext"/>
          <w:sz w:val="32"/>
          <w:rtl/>
        </w:rPr>
      </w:pPr>
      <w:r w:rsidRPr="00C35A2C">
        <w:rPr>
          <w:rFonts w:ascii="Fb Fontext" w:hAnsi="Fb Fontext" w:hint="cs"/>
          <w:sz w:val="32"/>
          <w:rtl/>
        </w:rPr>
        <w:t xml:space="preserve">אבל </w:t>
      </w:r>
      <w:r w:rsidRPr="00C35A2C">
        <w:rPr>
          <w:rFonts w:ascii="Fb Fontext" w:hAnsi="Fb Fontext"/>
          <w:sz w:val="32"/>
          <w:rtl/>
        </w:rPr>
        <w:t xml:space="preserve">שוה מנה במאתים </w:t>
      </w:r>
      <w:r w:rsidRPr="00C35A2C">
        <w:rPr>
          <w:rFonts w:ascii="Fb Fontext" w:hAnsi="Fb Fontext" w:hint="cs"/>
          <w:sz w:val="32"/>
          <w:rtl/>
        </w:rPr>
        <w:t>לא אמרי' אנא ארווחנא</w:t>
      </w:r>
      <w:r w:rsidR="00B909D8">
        <w:rPr>
          <w:rFonts w:ascii="Fb Fontext" w:hAnsi="Fb Fontext" w:hint="cs"/>
          <w:sz w:val="32"/>
          <w:rtl/>
        </w:rPr>
        <w:t>,</w:t>
      </w:r>
    </w:p>
    <w:p w14:paraId="7899536F" w14:textId="497F60D9" w:rsidR="00E268F4" w:rsidRDefault="00A9406C" w:rsidP="00A9406C">
      <w:pPr>
        <w:rPr>
          <w:rFonts w:ascii="Fb Fontext" w:hAnsi="Fb Fontext"/>
          <w:sz w:val="32"/>
          <w:rtl/>
        </w:rPr>
      </w:pPr>
      <w:r w:rsidRPr="00C32BCE">
        <w:rPr>
          <w:rStyle w:val="affffe"/>
          <w:rFonts w:hint="cs"/>
          <w:rtl/>
        </w:rPr>
        <w:t>רנב</w:t>
      </w:r>
      <w:r w:rsidRPr="00C32BCE">
        <w:rPr>
          <w:rStyle w:val="affffe"/>
          <w:rtl/>
        </w:rPr>
        <w:t>"</w:t>
      </w:r>
      <w:r w:rsidRPr="00C32BCE">
        <w:rPr>
          <w:rStyle w:val="affffe"/>
          <w:rFonts w:hint="cs"/>
          <w:rtl/>
        </w:rPr>
        <w:t xml:space="preserve">י </w:t>
      </w:r>
      <w:r w:rsidRPr="00C32BCE">
        <w:rPr>
          <w:rStyle w:val="affffe"/>
          <w:rtl/>
        </w:rPr>
        <w:t xml:space="preserve">כאן שנה רבי: </w:t>
      </w:r>
      <w:r w:rsidRPr="00C35A2C">
        <w:rPr>
          <w:rFonts w:ascii="Fb Fontext" w:hAnsi="Fb Fontext"/>
          <w:sz w:val="32"/>
          <w:rtl/>
        </w:rPr>
        <w:t>הכל לבעל המעות</w:t>
      </w:r>
      <w:r w:rsidR="00E268F4">
        <w:rPr>
          <w:rFonts w:ascii="Fb Fontext" w:hAnsi="Fb Fontext"/>
          <w:sz w:val="32"/>
          <w:rtl/>
        </w:rPr>
        <w:t>,</w:t>
      </w:r>
    </w:p>
    <w:p w14:paraId="1E15460D" w14:textId="4DEF839F" w:rsidR="00A9406C" w:rsidRDefault="00A9406C" w:rsidP="00A9406C">
      <w:pPr>
        <w:rPr>
          <w:rFonts w:ascii="Fb Fontext" w:hAnsi="Fb Fontext"/>
          <w:sz w:val="32"/>
          <w:rtl/>
        </w:rPr>
      </w:pPr>
      <w:r w:rsidRPr="00C35A2C">
        <w:rPr>
          <w:rFonts w:ascii="Fb Fontext" w:hAnsi="Fb Fontext" w:hint="cs"/>
          <w:sz w:val="32"/>
          <w:rtl/>
        </w:rPr>
        <w:t>ד</w:t>
      </w:r>
      <w:r w:rsidRPr="00C35A2C">
        <w:rPr>
          <w:rFonts w:ascii="Fb Fontext" w:hAnsi="Fb Fontext"/>
          <w:sz w:val="32"/>
          <w:rtl/>
        </w:rPr>
        <w:t>הוסיפו לו אחת יתירה</w:t>
      </w:r>
      <w:r w:rsidRPr="00C32BCE">
        <w:rPr>
          <w:rStyle w:val="affffe"/>
          <w:rtl/>
        </w:rPr>
        <w:t xml:space="preserve"> </w:t>
      </w:r>
      <w:r w:rsidRPr="00C32BCE">
        <w:rPr>
          <w:rStyle w:val="affffe"/>
          <w:rFonts w:hint="cs"/>
          <w:rtl/>
        </w:rPr>
        <w:t>לר</w:t>
      </w:r>
      <w:r w:rsidRPr="00C32BCE">
        <w:rPr>
          <w:rStyle w:val="affffe"/>
          <w:rtl/>
        </w:rPr>
        <w:t>"</w:t>
      </w:r>
      <w:r w:rsidRPr="00C32BCE">
        <w:rPr>
          <w:rStyle w:val="affffe"/>
          <w:rFonts w:hint="cs"/>
          <w:rtl/>
        </w:rPr>
        <w:t>י</w:t>
      </w:r>
      <w:r>
        <w:rPr>
          <w:rStyle w:val="affffe"/>
          <w:rFonts w:hint="cs"/>
          <w:rtl/>
        </w:rPr>
        <w:t>:</w:t>
      </w:r>
      <w:r w:rsidRPr="00C32BCE">
        <w:rPr>
          <w:rStyle w:val="affffe"/>
          <w:rtl/>
        </w:rPr>
        <w:t xml:space="preserve"> </w:t>
      </w:r>
      <w:r w:rsidRPr="00C35A2C">
        <w:rPr>
          <w:rFonts w:ascii="Fb Fontext" w:hAnsi="Fb Fontext"/>
          <w:sz w:val="32"/>
          <w:rtl/>
        </w:rPr>
        <w:t xml:space="preserve">הכל לשליח, </w:t>
      </w:r>
      <w:r w:rsidRPr="00C32BCE">
        <w:rPr>
          <w:rStyle w:val="affffe"/>
          <w:rFonts w:hint="cs"/>
          <w:rtl/>
        </w:rPr>
        <w:t xml:space="preserve">ולרבי יוסי </w:t>
      </w:r>
      <w:r w:rsidRPr="00C35A2C">
        <w:rPr>
          <w:rFonts w:ascii="Fb Fontext" w:hAnsi="Fb Fontext" w:hint="cs"/>
          <w:sz w:val="32"/>
          <w:rtl/>
        </w:rPr>
        <w:t>חולקין</w:t>
      </w:r>
      <w:r w:rsidR="00B909D8">
        <w:rPr>
          <w:rFonts w:ascii="Fb Fontext" w:hAnsi="Fb Fontext" w:hint="cs"/>
          <w:sz w:val="32"/>
          <w:rtl/>
        </w:rPr>
        <w:t>,</w:t>
      </w:r>
    </w:p>
    <w:p w14:paraId="312D2D60" w14:textId="05289EF2" w:rsidR="00A9406C" w:rsidRDefault="00A9406C" w:rsidP="00A9406C">
      <w:pPr>
        <w:rPr>
          <w:rFonts w:ascii="Fb Fontext" w:hAnsi="Fb Fontext"/>
          <w:sz w:val="32"/>
          <w:rtl/>
        </w:rPr>
      </w:pPr>
      <w:r w:rsidRPr="00C32BCE">
        <w:rPr>
          <w:rStyle w:val="affffe"/>
          <w:rFonts w:hint="cs"/>
          <w:rtl/>
        </w:rPr>
        <w:t xml:space="preserve">והא דלרבי יוסי </w:t>
      </w:r>
      <w:r w:rsidRPr="00C35A2C">
        <w:rPr>
          <w:rFonts w:ascii="Fb Fontext" w:hAnsi="Fb Fontext" w:hint="cs"/>
          <w:sz w:val="32"/>
          <w:rtl/>
        </w:rPr>
        <w:t>הכל לבעל המעות מיירי בדבר שאין לו קצבה</w:t>
      </w:r>
      <w:r w:rsidR="00B909D8">
        <w:rPr>
          <w:rFonts w:ascii="Fb Fontext" w:hAnsi="Fb Fontext" w:hint="cs"/>
          <w:sz w:val="32"/>
          <w:rtl/>
        </w:rPr>
        <w:t>,</w:t>
      </w:r>
    </w:p>
    <w:p w14:paraId="2D328EBF" w14:textId="49231722" w:rsidR="00A9406C" w:rsidRDefault="00A9406C" w:rsidP="00A9406C">
      <w:pPr>
        <w:rPr>
          <w:rFonts w:ascii="Fb Fontext" w:hAnsi="Fb Fontext"/>
          <w:rtl/>
        </w:rPr>
      </w:pPr>
      <w:r w:rsidRPr="00C32BCE">
        <w:rPr>
          <w:rStyle w:val="affffe"/>
          <w:rFonts w:hint="cs"/>
          <w:rtl/>
        </w:rPr>
        <w:t>ר</w:t>
      </w:r>
      <w:r w:rsidRPr="00C32BCE">
        <w:rPr>
          <w:rStyle w:val="affffe"/>
          <w:rtl/>
        </w:rPr>
        <w:t>"</w:t>
      </w:r>
      <w:r w:rsidRPr="00C32BCE">
        <w:rPr>
          <w:rStyle w:val="affffe"/>
          <w:rFonts w:hint="cs"/>
          <w:rtl/>
        </w:rPr>
        <w:t>פ הלכתא</w:t>
      </w:r>
      <w:r>
        <w:rPr>
          <w:rStyle w:val="affffe"/>
          <w:rFonts w:hint="cs"/>
          <w:rtl/>
        </w:rPr>
        <w:t>:</w:t>
      </w:r>
      <w:r w:rsidRPr="00C35A2C">
        <w:rPr>
          <w:rFonts w:ascii="Fb Fontext" w:hAnsi="Fb Fontext" w:hint="cs"/>
          <w:rtl/>
        </w:rPr>
        <w:t xml:space="preserve"> ד</w:t>
      </w:r>
      <w:r>
        <w:rPr>
          <w:rFonts w:ascii="Fb Fontext" w:hAnsi="Fb Fontext"/>
          <w:rtl/>
        </w:rPr>
        <w:t xml:space="preserve">בר שיש לו קצבה </w:t>
      </w:r>
      <w:r w:rsidRPr="00C35A2C">
        <w:rPr>
          <w:rFonts w:ascii="Fb Fontext" w:hAnsi="Fb Fontext"/>
          <w:rtl/>
        </w:rPr>
        <w:t>חולקין, דבר שאין לו קצבה הכל לבעל המעות.</w:t>
      </w:r>
      <w:r w:rsidRPr="00C35A2C">
        <w:rPr>
          <w:rFonts w:ascii="Fb Fontext" w:hAnsi="Fb Fontext" w:hint="cs"/>
          <w:rtl/>
        </w:rPr>
        <w:t xml:space="preserve"> וקמ</w:t>
      </w:r>
      <w:r w:rsidRPr="00C35A2C">
        <w:rPr>
          <w:rFonts w:ascii="Fb Fontext" w:hAnsi="Fb Fontext"/>
          <w:rtl/>
        </w:rPr>
        <w:t>"</w:t>
      </w:r>
      <w:r w:rsidRPr="00C35A2C">
        <w:rPr>
          <w:rFonts w:ascii="Fb Fontext" w:hAnsi="Fb Fontext" w:hint="cs"/>
          <w:rtl/>
        </w:rPr>
        <w:t>ל דהתירוץ נכון</w:t>
      </w:r>
      <w:r w:rsidR="003447B8">
        <w:rPr>
          <w:rFonts w:ascii="Fb Fontext" w:hAnsi="Fb Fontext" w:hint="cs"/>
          <w:rtl/>
        </w:rPr>
        <w:t>.</w:t>
      </w:r>
    </w:p>
    <w:p w14:paraId="292D0224" w14:textId="77777777" w:rsidR="00E268F4" w:rsidRPr="008C28D0" w:rsidRDefault="00A9406C" w:rsidP="00F1680A">
      <w:pPr>
        <w:pStyle w:val="affffb"/>
        <w:rPr>
          <w:spacing w:val="0"/>
          <w:rtl/>
        </w:rPr>
      </w:pPr>
      <w:bookmarkStart w:id="756" w:name="_Toc119353548"/>
      <w:r w:rsidRPr="008C28D0">
        <w:rPr>
          <w:spacing w:val="0"/>
          <w:rtl/>
        </w:rPr>
        <w:t xml:space="preserve">איבעיא להו: אמר </w:t>
      </w:r>
      <w:r w:rsidRPr="008C28D0">
        <w:rPr>
          <w:rFonts w:hint="cs"/>
          <w:spacing w:val="0"/>
          <w:rtl/>
        </w:rPr>
        <w:t>מכור משדותי חצי כור</w:t>
      </w:r>
      <w:r w:rsidR="00E268F4" w:rsidRPr="008C28D0">
        <w:rPr>
          <w:rFonts w:hint="cs"/>
          <w:spacing w:val="0"/>
          <w:rtl/>
        </w:rPr>
        <w:t>,</w:t>
      </w:r>
      <w:bookmarkEnd w:id="756"/>
    </w:p>
    <w:p w14:paraId="6208BCB9" w14:textId="2D22C003" w:rsidR="00A9406C" w:rsidRDefault="00A9406C" w:rsidP="00A9406C">
      <w:pPr>
        <w:rPr>
          <w:rtl/>
        </w:rPr>
      </w:pPr>
      <w:r w:rsidRPr="00C35A2C">
        <w:rPr>
          <w:rFonts w:hint="cs"/>
          <w:rtl/>
        </w:rPr>
        <w:t>והלך ומכר כור אי מוסיף על דבריו הוא וחצי מיהא קנה</w:t>
      </w:r>
      <w:r w:rsidR="00B909D8">
        <w:rPr>
          <w:rFonts w:hint="cs"/>
          <w:rtl/>
        </w:rPr>
        <w:t>,</w:t>
      </w:r>
    </w:p>
    <w:p w14:paraId="043CFD52" w14:textId="77777777" w:rsidR="00A9406C" w:rsidRPr="00C54C7E" w:rsidRDefault="00A9406C" w:rsidP="00A9406C">
      <w:pPr>
        <w:rPr>
          <w:rtl/>
        </w:rPr>
      </w:pPr>
      <w:r w:rsidRPr="00C32BCE">
        <w:rPr>
          <w:rStyle w:val="affffe"/>
          <w:rFonts w:hint="cs"/>
          <w:rtl/>
        </w:rPr>
        <w:t>או</w:t>
      </w:r>
      <w:r w:rsidRPr="00C32BCE">
        <w:rPr>
          <w:rStyle w:val="affffe"/>
          <w:rtl/>
        </w:rPr>
        <w:t>"</w:t>
      </w:r>
      <w:r w:rsidRPr="00C32BCE">
        <w:rPr>
          <w:rStyle w:val="affffe"/>
          <w:rFonts w:hint="cs"/>
          <w:rtl/>
        </w:rPr>
        <w:t>ד</w:t>
      </w:r>
      <w:r w:rsidRPr="00C35A2C">
        <w:rPr>
          <w:rFonts w:hint="cs"/>
          <w:rtl/>
        </w:rPr>
        <w:t xml:space="preserve"> </w:t>
      </w:r>
      <w:r w:rsidRPr="00C35A2C">
        <w:rPr>
          <w:rtl/>
        </w:rPr>
        <w:t>מעביר על דבריו הוא, ו</w:t>
      </w:r>
      <w:r w:rsidRPr="00C35A2C">
        <w:rPr>
          <w:rFonts w:hint="cs"/>
          <w:rtl/>
        </w:rPr>
        <w:t>חצי כור גם לא קנה.</w:t>
      </w:r>
    </w:p>
    <w:p w14:paraId="32CEECC9" w14:textId="5E34F3FA" w:rsidR="00A9406C" w:rsidRPr="00C35A2C" w:rsidRDefault="00A9406C" w:rsidP="00A9406C">
      <w:pPr>
        <w:rPr>
          <w:rtl/>
        </w:rPr>
      </w:pPr>
      <w:r w:rsidRPr="00C32BCE">
        <w:rPr>
          <w:rStyle w:val="affffe"/>
          <w:rFonts w:hint="cs"/>
          <w:rtl/>
        </w:rPr>
        <w:t>א.</w:t>
      </w:r>
      <w:r w:rsidRPr="00C35A2C">
        <w:rPr>
          <w:rFonts w:hint="cs"/>
          <w:rtl/>
        </w:rPr>
        <w:t xml:space="preserve"> אין להוכיח מד</w:t>
      </w:r>
      <w:r w:rsidRPr="00C35A2C">
        <w:rPr>
          <w:rtl/>
        </w:rPr>
        <w:t xml:space="preserve">אמר בעה"ב לשלוחו תן להן חתיכה לאורחין, והוא אומר טלו </w:t>
      </w:r>
      <w:r w:rsidRPr="00C35A2C">
        <w:rPr>
          <w:rFonts w:hint="cs"/>
          <w:rtl/>
        </w:rPr>
        <w:t>ב'</w:t>
      </w:r>
      <w:r w:rsidRPr="00C35A2C">
        <w:rPr>
          <w:rtl/>
        </w:rPr>
        <w:t xml:space="preserve">, והן נטלו </w:t>
      </w:r>
      <w:r w:rsidRPr="00C35A2C">
        <w:rPr>
          <w:rFonts w:hint="cs"/>
          <w:rtl/>
        </w:rPr>
        <w:t>ג'</w:t>
      </w:r>
      <w:r w:rsidRPr="00C35A2C">
        <w:rPr>
          <w:rtl/>
        </w:rPr>
        <w:t xml:space="preserve"> כולן מעלו</w:t>
      </w:r>
      <w:r w:rsidR="00B909D8">
        <w:rPr>
          <w:rFonts w:hint="cs"/>
          <w:rtl/>
        </w:rPr>
        <w:t>,</w:t>
      </w:r>
    </w:p>
    <w:p w14:paraId="475EA520" w14:textId="4196BE26" w:rsidR="00A9406C" w:rsidRPr="00F71179" w:rsidRDefault="00A9406C" w:rsidP="00A9406C">
      <w:pPr>
        <w:rPr>
          <w:rFonts w:ascii="Fb Fontext" w:hAnsi="Fb Fontext"/>
          <w:spacing w:val="-4"/>
          <w:rtl/>
        </w:rPr>
      </w:pPr>
      <w:r w:rsidRPr="00F71179">
        <w:rPr>
          <w:rFonts w:ascii="Fb Fontext" w:hAnsi="Fb Fontext" w:hint="cs"/>
          <w:spacing w:val="-4"/>
          <w:rtl/>
        </w:rPr>
        <w:t>דאי מעביר על דבריו הוא בעה</w:t>
      </w:r>
      <w:r w:rsidRPr="00F71179">
        <w:rPr>
          <w:rFonts w:ascii="Fb Fontext" w:hAnsi="Fb Fontext"/>
          <w:spacing w:val="-4"/>
          <w:rtl/>
        </w:rPr>
        <w:t>"</w:t>
      </w:r>
      <w:r w:rsidRPr="00F71179">
        <w:rPr>
          <w:rFonts w:ascii="Fb Fontext" w:hAnsi="Fb Fontext" w:hint="cs"/>
          <w:spacing w:val="-4"/>
          <w:rtl/>
        </w:rPr>
        <w:t>ב אמאי מעל והא שליח שלא עשה שליחותו שליח מעל ולא בעה</w:t>
      </w:r>
      <w:r w:rsidRPr="00F71179">
        <w:rPr>
          <w:rFonts w:ascii="Fb Fontext" w:hAnsi="Fb Fontext"/>
          <w:spacing w:val="-4"/>
          <w:rtl/>
        </w:rPr>
        <w:t>"</w:t>
      </w:r>
      <w:r w:rsidRPr="00F71179">
        <w:rPr>
          <w:rFonts w:ascii="Fb Fontext" w:hAnsi="Fb Fontext" w:hint="cs"/>
          <w:spacing w:val="-4"/>
          <w:rtl/>
        </w:rPr>
        <w:t>ב</w:t>
      </w:r>
      <w:r w:rsidR="00B909D8">
        <w:rPr>
          <w:rFonts w:ascii="Fb Fontext" w:hAnsi="Fb Fontext" w:hint="cs"/>
          <w:spacing w:val="-4"/>
          <w:rtl/>
        </w:rPr>
        <w:t>,</w:t>
      </w:r>
    </w:p>
    <w:p w14:paraId="14F188C1" w14:textId="36C0BFD2" w:rsidR="00A9406C" w:rsidRDefault="00A9406C" w:rsidP="00A9406C">
      <w:pPr>
        <w:rPr>
          <w:rFonts w:ascii="Fb Fontext" w:hAnsi="Fb Fontext" w:cs="Guttman Vilna"/>
          <w:b/>
          <w:bCs/>
          <w:rtl/>
        </w:rPr>
      </w:pPr>
      <w:r w:rsidRPr="00C32BCE">
        <w:rPr>
          <w:rStyle w:val="affffe"/>
          <w:rFonts w:hint="cs"/>
          <w:rtl/>
        </w:rPr>
        <w:t>דכאן מיירי</w:t>
      </w:r>
      <w:r w:rsidRPr="00C35A2C">
        <w:rPr>
          <w:rFonts w:ascii="Fb Fontext" w:hAnsi="Fb Fontext" w:hint="cs"/>
          <w:rtl/>
        </w:rPr>
        <w:t xml:space="preserve"> </w:t>
      </w:r>
      <w:r w:rsidRPr="00C35A2C">
        <w:rPr>
          <w:rFonts w:ascii="Fb Fontext" w:hAnsi="Fb Fontext"/>
          <w:rtl/>
        </w:rPr>
        <w:t>דא"</w:t>
      </w:r>
      <w:r w:rsidRPr="00C35A2C">
        <w:rPr>
          <w:rFonts w:ascii="Fb Fontext" w:hAnsi="Fb Fontext" w:hint="cs"/>
          <w:rtl/>
        </w:rPr>
        <w:t xml:space="preserve">ל </w:t>
      </w:r>
      <w:r w:rsidRPr="00C35A2C">
        <w:rPr>
          <w:rFonts w:ascii="Fb Fontext" w:hAnsi="Fb Fontext"/>
          <w:rtl/>
        </w:rPr>
        <w:t>טלו א</w:t>
      </w:r>
      <w:r w:rsidR="009F3A54">
        <w:rPr>
          <w:rFonts w:ascii="Fb Fontext" w:hAnsi="Fb Fontext" w:hint="cs"/>
          <w:rtl/>
        </w:rPr>
        <w:t>'</w:t>
      </w:r>
      <w:r w:rsidRPr="00C35A2C">
        <w:rPr>
          <w:rFonts w:ascii="Fb Fontext" w:hAnsi="Fb Fontext"/>
          <w:rtl/>
        </w:rPr>
        <w:t xml:space="preserve"> מדעת בע</w:t>
      </w:r>
      <w:r w:rsidRPr="00C35A2C">
        <w:rPr>
          <w:rFonts w:ascii="Fb Fontext" w:hAnsi="Fb Fontext" w:hint="cs"/>
          <w:rtl/>
        </w:rPr>
        <w:t>ה</w:t>
      </w:r>
      <w:r w:rsidRPr="00C35A2C">
        <w:rPr>
          <w:rFonts w:ascii="Fb Fontext" w:hAnsi="Fb Fontext"/>
          <w:rtl/>
        </w:rPr>
        <w:t>"</w:t>
      </w:r>
      <w:r w:rsidRPr="00C35A2C">
        <w:rPr>
          <w:rFonts w:ascii="Fb Fontext" w:hAnsi="Fb Fontext" w:hint="cs"/>
          <w:rtl/>
        </w:rPr>
        <w:t>ב</w:t>
      </w:r>
      <w:r w:rsidRPr="00C35A2C">
        <w:rPr>
          <w:rFonts w:ascii="Fb Fontext" w:hAnsi="Fb Fontext"/>
          <w:rtl/>
        </w:rPr>
        <w:t xml:space="preserve"> וא</w:t>
      </w:r>
      <w:r w:rsidR="009F3A54">
        <w:rPr>
          <w:rFonts w:ascii="Fb Fontext" w:hAnsi="Fb Fontext" w:hint="cs"/>
          <w:rtl/>
        </w:rPr>
        <w:t>'</w:t>
      </w:r>
      <w:r w:rsidRPr="00C35A2C">
        <w:rPr>
          <w:rFonts w:ascii="Fb Fontext" w:hAnsi="Fb Fontext"/>
          <w:rtl/>
        </w:rPr>
        <w:t xml:space="preserve"> מדעתי, ו</w:t>
      </w:r>
      <w:r w:rsidRPr="00C35A2C">
        <w:rPr>
          <w:rFonts w:ascii="Fb Fontext" w:hAnsi="Fb Fontext" w:hint="cs"/>
          <w:rtl/>
        </w:rPr>
        <w:t xml:space="preserve">הם לקחו </w:t>
      </w:r>
      <w:r w:rsidR="009F3A54">
        <w:rPr>
          <w:rFonts w:ascii="Fb Fontext" w:hAnsi="Fb Fontext" w:hint="cs"/>
          <w:rtl/>
        </w:rPr>
        <w:t>ג'</w:t>
      </w:r>
    </w:p>
    <w:p w14:paraId="11181C92" w14:textId="77777777" w:rsidR="00A9406C" w:rsidRPr="00C35A2C" w:rsidRDefault="00A9406C" w:rsidP="00E26091">
      <w:pPr>
        <w:pStyle w:val="afff"/>
        <w:framePr w:wrap="around"/>
      </w:pPr>
      <w:bookmarkStart w:id="757" w:name="_Toc119353549"/>
      <w:r>
        <w:rPr>
          <w:rFonts w:hint="cs"/>
          <w:rtl/>
        </w:rPr>
        <w:t>צט.</w:t>
      </w:r>
      <w:bookmarkEnd w:id="757"/>
    </w:p>
    <w:p w14:paraId="30B5D97D" w14:textId="499794E3" w:rsidR="00E268F4" w:rsidRDefault="00A9406C" w:rsidP="009F3A54">
      <w:pPr>
        <w:rPr>
          <w:rFonts w:ascii="Fb Fontext" w:hAnsi="Fb Fontext"/>
          <w:rtl/>
        </w:rPr>
      </w:pPr>
      <w:r w:rsidRPr="003C2D61">
        <w:rPr>
          <w:rStyle w:val="affffe"/>
          <w:rFonts w:hint="cs"/>
          <w:rtl/>
        </w:rPr>
        <w:t>ב. אין להוכיח מ</w:t>
      </w:r>
      <w:r w:rsidRPr="00C35A2C">
        <w:rPr>
          <w:rFonts w:ascii="Fb Fontext" w:hAnsi="Fb Fontext" w:hint="cs"/>
          <w:sz w:val="32"/>
          <w:rtl/>
        </w:rPr>
        <w:t>ד'</w:t>
      </w:r>
      <w:r w:rsidRPr="00C35A2C">
        <w:rPr>
          <w:rFonts w:ascii="Fb Fontext" w:hAnsi="Fb Fontext"/>
          <w:sz w:val="32"/>
          <w:rtl/>
        </w:rPr>
        <w:t xml:space="preserve">היתה כתובתה מנה, ומכרה שוה מנה ודינר במנה – </w:t>
      </w:r>
      <w:r w:rsidRPr="00C35A2C">
        <w:rPr>
          <w:rFonts w:ascii="Fb Fontext" w:hAnsi="Fb Fontext" w:hint="cs"/>
          <w:sz w:val="32"/>
          <w:rtl/>
        </w:rPr>
        <w:t>'</w:t>
      </w:r>
      <w:r w:rsidRPr="00C35A2C">
        <w:rPr>
          <w:rFonts w:ascii="Fb Fontext" w:hAnsi="Fb Fontext"/>
          <w:sz w:val="32"/>
          <w:rtl/>
        </w:rPr>
        <w:t>מכרה בטל</w:t>
      </w:r>
      <w:r>
        <w:rPr>
          <w:rFonts w:ascii="Fb Fontext" w:hAnsi="Fb Fontext"/>
          <w:sz w:val="32"/>
          <w:rtl/>
        </w:rPr>
        <w:t>'</w:t>
      </w:r>
      <w:r>
        <w:rPr>
          <w:rFonts w:ascii="Fb Fontext" w:hAnsi="Fb Fontext" w:hint="cs"/>
          <w:sz w:val="32"/>
          <w:rtl/>
        </w:rPr>
        <w:t>,</w:t>
      </w:r>
      <w:r w:rsidR="009F3A54">
        <w:rPr>
          <w:rFonts w:ascii="Fb Fontext" w:hAnsi="Fb Fontext" w:hint="cs"/>
          <w:rtl/>
        </w:rPr>
        <w:t xml:space="preserve"> </w:t>
      </w:r>
      <w:r w:rsidRPr="00C35A2C">
        <w:rPr>
          <w:rFonts w:ascii="Fb Fontext" w:hAnsi="Fb Fontext" w:hint="cs"/>
          <w:rtl/>
        </w:rPr>
        <w:t>ומיירי במכרה שווה מנה ודינר במנה</w:t>
      </w:r>
      <w:r w:rsidR="00E268F4">
        <w:rPr>
          <w:rFonts w:ascii="Fb Fontext" w:hAnsi="Fb Fontext" w:hint="cs"/>
          <w:rtl/>
        </w:rPr>
        <w:t>,</w:t>
      </w:r>
    </w:p>
    <w:p w14:paraId="62801252" w14:textId="3EB7EAC2" w:rsidR="00A9406C" w:rsidRPr="00730169" w:rsidRDefault="00A9406C" w:rsidP="00A9406C">
      <w:pPr>
        <w:rPr>
          <w:spacing w:val="-4"/>
          <w:rtl/>
        </w:rPr>
      </w:pPr>
      <w:r w:rsidRPr="00730169">
        <w:rPr>
          <w:rStyle w:val="affffe"/>
          <w:rFonts w:hint="cs"/>
          <w:spacing w:val="-4"/>
          <w:rtl/>
        </w:rPr>
        <w:t xml:space="preserve">והך </w:t>
      </w:r>
      <w:r w:rsidRPr="00730169">
        <w:rPr>
          <w:rFonts w:ascii="Fb Fontext" w:hAnsi="Fb Fontext" w:hint="cs"/>
          <w:spacing w:val="-4"/>
          <w:rtl/>
        </w:rPr>
        <w:t>'</w:t>
      </w:r>
      <w:r w:rsidR="00BD4EEB">
        <w:rPr>
          <w:rFonts w:ascii="Fb Fontext" w:hAnsi="Fb Fontext" w:hint="cs"/>
          <w:spacing w:val="-4"/>
          <w:rtl/>
        </w:rPr>
        <w:t>אף</w:t>
      </w:r>
      <w:r w:rsidRPr="00730169">
        <w:rPr>
          <w:rFonts w:ascii="Fb Fontext" w:hAnsi="Fb Fontext" w:hint="cs"/>
          <w:spacing w:val="-4"/>
          <w:rtl/>
        </w:rPr>
        <w:t xml:space="preserve"> דמתני' היינו </w:t>
      </w:r>
      <w:r w:rsidR="00BD4EEB">
        <w:rPr>
          <w:rFonts w:ascii="Fb Fontext" w:hAnsi="Fb Fontext" w:hint="cs"/>
          <w:spacing w:val="-4"/>
          <w:rtl/>
        </w:rPr>
        <w:t>אף</w:t>
      </w:r>
      <w:r w:rsidRPr="00730169">
        <w:rPr>
          <w:rFonts w:ascii="Fb Fontext" w:hAnsi="Fb Fontext" w:hint="cs"/>
          <w:spacing w:val="-4"/>
          <w:rtl/>
        </w:rPr>
        <w:t xml:space="preserve"> אומרת אחזיר הדינר ליורשים בקרקע</w:t>
      </w:r>
      <w:r w:rsidR="00B909D8">
        <w:rPr>
          <w:rFonts w:ascii="Fb Fontext" w:hAnsi="Fb Fontext" w:hint="cs"/>
          <w:spacing w:val="-4"/>
          <w:rtl/>
        </w:rPr>
        <w:t>,</w:t>
      </w:r>
    </w:p>
    <w:p w14:paraId="664BD14B" w14:textId="77777777" w:rsidR="00A9406C" w:rsidRPr="00C35A2C" w:rsidRDefault="00A9406C" w:rsidP="00A9406C">
      <w:pPr>
        <w:rPr>
          <w:rFonts w:cs="Guttman Vilna"/>
          <w:b/>
          <w:bCs/>
        </w:rPr>
      </w:pPr>
      <w:r w:rsidRPr="003C2D61">
        <w:rPr>
          <w:rStyle w:val="affffe"/>
          <w:rtl/>
        </w:rPr>
        <w:t xml:space="preserve">- </w:t>
      </w:r>
      <w:r w:rsidRPr="003C2D61">
        <w:rPr>
          <w:rStyle w:val="affffe"/>
          <w:rFonts w:hint="cs"/>
          <w:rtl/>
        </w:rPr>
        <w:t>רהבדר</w:t>
      </w:r>
      <w:r w:rsidRPr="003C2D61">
        <w:rPr>
          <w:rStyle w:val="affffe"/>
          <w:rtl/>
        </w:rPr>
        <w:t>"</w:t>
      </w:r>
      <w:r w:rsidRPr="003C2D61">
        <w:rPr>
          <w:rStyle w:val="affffe"/>
          <w:rFonts w:hint="cs"/>
          <w:rtl/>
        </w:rPr>
        <w:t xml:space="preserve">נ </w:t>
      </w:r>
      <w:r>
        <w:rPr>
          <w:rFonts w:hint="cs"/>
          <w:rtl/>
        </w:rPr>
        <w:t>שם</w:t>
      </w:r>
      <w:r w:rsidRPr="00C35A2C">
        <w:rPr>
          <w:rFonts w:hint="cs"/>
          <w:rtl/>
        </w:rPr>
        <w:t xml:space="preserve"> מ</w:t>
      </w:r>
      <w:r>
        <w:rPr>
          <w:rFonts w:hint="cs"/>
          <w:rtl/>
        </w:rPr>
        <w:t>ה</w:t>
      </w:r>
      <w:r w:rsidRPr="00C35A2C">
        <w:rPr>
          <w:rFonts w:hint="cs"/>
          <w:rtl/>
        </w:rPr>
        <w:t xml:space="preserve"> </w:t>
      </w:r>
      <w:r>
        <w:rPr>
          <w:rFonts w:hint="cs"/>
          <w:rtl/>
        </w:rPr>
        <w:t>ש</w:t>
      </w:r>
      <w:r w:rsidRPr="00C35A2C">
        <w:rPr>
          <w:rFonts w:hint="cs"/>
          <w:rtl/>
        </w:rPr>
        <w:t xml:space="preserve">מכרה בטל דמיירי בדאוזיל </w:t>
      </w:r>
      <w:r w:rsidRPr="003C2D61">
        <w:rPr>
          <w:rStyle w:val="afffff0"/>
          <w:rFonts w:hint="cs"/>
          <w:rtl/>
        </w:rPr>
        <w:t>[וחשבה שמכרה שוה מנה ודינר]</w:t>
      </w:r>
    </w:p>
    <w:p w14:paraId="05A90D9B" w14:textId="618DA3A7" w:rsidR="00A9406C" w:rsidRPr="00C35A2C" w:rsidRDefault="00A9406C" w:rsidP="00A9406C">
      <w:pPr>
        <w:rPr>
          <w:rFonts w:ascii="Fb Fontext" w:hAnsi="Fb Fontext"/>
          <w:rtl/>
        </w:rPr>
      </w:pPr>
      <w:r w:rsidRPr="003C2D61">
        <w:rPr>
          <w:rStyle w:val="affffe"/>
          <w:rtl/>
        </w:rPr>
        <w:t xml:space="preserve">• </w:t>
      </w:r>
      <w:r w:rsidRPr="003C2D61">
        <w:rPr>
          <w:rStyle w:val="affffe"/>
          <w:rFonts w:hint="cs"/>
          <w:rtl/>
        </w:rPr>
        <w:t>ו</w:t>
      </w:r>
      <w:r w:rsidR="00BD4EEB">
        <w:rPr>
          <w:rStyle w:val="affffe"/>
          <w:rFonts w:hint="cs"/>
          <w:rtl/>
        </w:rPr>
        <w:t>אף</w:t>
      </w:r>
      <w:r w:rsidRPr="003C2D61">
        <w:rPr>
          <w:rStyle w:val="affffe"/>
          <w:rFonts w:hint="cs"/>
          <w:rtl/>
        </w:rPr>
        <w:t xml:space="preserve"> דכבר אשמעי' מסיפא</w:t>
      </w:r>
      <w:r w:rsidRPr="00C35A2C">
        <w:rPr>
          <w:rFonts w:ascii="Fb Fontext" w:hAnsi="Fb Fontext" w:hint="cs"/>
          <w:sz w:val="32"/>
          <w:rtl/>
        </w:rPr>
        <w:t xml:space="preserve"> דאוזיל ד</w:t>
      </w:r>
      <w:r w:rsidRPr="00C35A2C">
        <w:rPr>
          <w:rFonts w:ascii="Fb Fontext" w:hAnsi="Fb Fontext"/>
          <w:sz w:val="32"/>
          <w:rtl/>
        </w:rPr>
        <w:t xml:space="preserve">היתה כתובתה </w:t>
      </w:r>
      <w:r>
        <w:rPr>
          <w:rFonts w:ascii="Fb Fontext" w:hAnsi="Fb Fontext" w:hint="cs"/>
          <w:sz w:val="32"/>
          <w:rtl/>
        </w:rPr>
        <w:t>ד'</w:t>
      </w:r>
      <w:r w:rsidRPr="00C35A2C">
        <w:rPr>
          <w:rFonts w:ascii="Fb Fontext" w:hAnsi="Fb Fontext"/>
          <w:sz w:val="32"/>
          <w:rtl/>
        </w:rPr>
        <w:t xml:space="preserve"> מאות זוז, מכרה לזה במנה ולזה במנה, ולאחרון יפה מנה ודינר במנה, של אחרון - מכרה בטל, ושל כולן - מכרן קיים</w:t>
      </w:r>
      <w:r w:rsidRPr="00C35A2C">
        <w:rPr>
          <w:rFonts w:ascii="Fb Fontext" w:hAnsi="Fb Fontext" w:hint="cs"/>
          <w:sz w:val="32"/>
          <w:rtl/>
        </w:rPr>
        <w:t>.</w:t>
      </w:r>
    </w:p>
    <w:p w14:paraId="417BA13D" w14:textId="16301761" w:rsidR="00A9406C" w:rsidRPr="00F71179" w:rsidRDefault="00A9406C" w:rsidP="00A9406C">
      <w:pPr>
        <w:pStyle w:val="affff5"/>
        <w:rPr>
          <w:spacing w:val="-4"/>
          <w:rtl/>
        </w:rPr>
      </w:pPr>
      <w:r w:rsidRPr="00F71179">
        <w:rPr>
          <w:spacing w:val="-4"/>
          <w:rtl/>
        </w:rPr>
        <w:t xml:space="preserve">- </w:t>
      </w:r>
      <w:r w:rsidRPr="00F71179">
        <w:rPr>
          <w:rFonts w:hint="cs"/>
          <w:spacing w:val="-4"/>
          <w:rtl/>
        </w:rPr>
        <w:t>מ</w:t>
      </w:r>
      <w:r w:rsidRPr="00F71179">
        <w:rPr>
          <w:spacing w:val="-4"/>
          <w:rtl/>
        </w:rPr>
        <w:t>"</w:t>
      </w:r>
      <w:r w:rsidRPr="00F71179">
        <w:rPr>
          <w:rFonts w:hint="cs"/>
          <w:spacing w:val="-4"/>
          <w:rtl/>
        </w:rPr>
        <w:t>מ רישא וסיפא ב</w:t>
      </w:r>
      <w:r>
        <w:rPr>
          <w:rFonts w:hint="cs"/>
          <w:spacing w:val="-4"/>
          <w:rtl/>
        </w:rPr>
        <w:t>הוזל</w:t>
      </w:r>
      <w:r w:rsidRPr="00F71179">
        <w:rPr>
          <w:rFonts w:hint="cs"/>
          <w:spacing w:val="-4"/>
          <w:rtl/>
        </w:rPr>
        <w:t xml:space="preserve"> וסיפא קמ</w:t>
      </w:r>
      <w:r w:rsidRPr="00F71179">
        <w:rPr>
          <w:spacing w:val="-4"/>
          <w:rtl/>
        </w:rPr>
        <w:t>"</w:t>
      </w:r>
      <w:r w:rsidRPr="00F71179">
        <w:rPr>
          <w:rFonts w:hint="cs"/>
          <w:spacing w:val="-4"/>
          <w:rtl/>
        </w:rPr>
        <w:t>ל דוקא ב</w:t>
      </w:r>
      <w:r>
        <w:rPr>
          <w:rFonts w:hint="cs"/>
          <w:spacing w:val="-4"/>
          <w:rtl/>
        </w:rPr>
        <w:t>הוזל</w:t>
      </w:r>
      <w:r w:rsidRPr="00F71179">
        <w:rPr>
          <w:rFonts w:hint="cs"/>
          <w:spacing w:val="-4"/>
          <w:rtl/>
        </w:rPr>
        <w:t xml:space="preserve"> בדיתמי אבל </w:t>
      </w:r>
      <w:r>
        <w:rPr>
          <w:rFonts w:hint="cs"/>
          <w:spacing w:val="-4"/>
          <w:rtl/>
        </w:rPr>
        <w:t xml:space="preserve">בשלה </w:t>
      </w:r>
      <w:r w:rsidRPr="00F71179">
        <w:rPr>
          <w:rFonts w:hint="cs"/>
          <w:spacing w:val="-4"/>
          <w:rtl/>
        </w:rPr>
        <w:t>מכרה קיים</w:t>
      </w:r>
      <w:r w:rsidR="00B909D8">
        <w:rPr>
          <w:rFonts w:hint="cs"/>
          <w:spacing w:val="-4"/>
          <w:rtl/>
        </w:rPr>
        <w:t>,</w:t>
      </w:r>
    </w:p>
    <w:p w14:paraId="3EE58843" w14:textId="77777777" w:rsidR="00A9406C" w:rsidRPr="00F71179" w:rsidRDefault="00A9406C" w:rsidP="00A9406C">
      <w:pPr>
        <w:rPr>
          <w:rFonts w:ascii="Fb Fontext" w:hAnsi="Fb Fontext"/>
          <w:spacing w:val="-2"/>
          <w:rtl/>
        </w:rPr>
      </w:pPr>
      <w:r w:rsidRPr="00C35A2C">
        <w:rPr>
          <w:rFonts w:ascii="Fb Fontext" w:hAnsi="Fb Fontext"/>
          <w:sz w:val="32"/>
          <w:rtl/>
        </w:rPr>
        <w:lastRenderedPageBreak/>
        <w:t xml:space="preserve">• </w:t>
      </w:r>
      <w:r w:rsidRPr="00C35A2C">
        <w:rPr>
          <w:rFonts w:ascii="Fb Fontext" w:hAnsi="Fb Fontext" w:hint="cs"/>
          <w:sz w:val="32"/>
          <w:rtl/>
        </w:rPr>
        <w:t>ולא יכלנו ללמוד דין זה מרישא דמכרה שוה מנה במאתים או להיפך נתקבלה כתובתה</w:t>
      </w:r>
      <w:r>
        <w:rPr>
          <w:rFonts w:ascii="Fb Fontext" w:hAnsi="Fb Fontext" w:hint="cs"/>
          <w:sz w:val="32"/>
          <w:rtl/>
        </w:rPr>
        <w:t xml:space="preserve">, </w:t>
      </w:r>
      <w:r w:rsidRPr="00F71179">
        <w:rPr>
          <w:rFonts w:ascii="Fb Fontext" w:hAnsi="Fb Fontext" w:hint="cs"/>
          <w:spacing w:val="-2"/>
          <w:rtl/>
        </w:rPr>
        <w:t xml:space="preserve">דדוקא </w:t>
      </w:r>
      <w:r>
        <w:rPr>
          <w:rFonts w:ascii="Fb Fontext" w:hAnsi="Fb Fontext" w:hint="cs"/>
          <w:spacing w:val="-2"/>
          <w:rtl/>
        </w:rPr>
        <w:t>שם</w:t>
      </w:r>
      <w:r w:rsidRPr="00F71179">
        <w:rPr>
          <w:rFonts w:ascii="Fb Fontext" w:hAnsi="Fb Fontext" w:hint="cs"/>
          <w:spacing w:val="-2"/>
          <w:rtl/>
        </w:rPr>
        <w:t xml:space="preserve"> שהסתלקה לגמרי </w:t>
      </w:r>
      <w:r w:rsidRPr="00730169">
        <w:rPr>
          <w:rFonts w:ascii="Fb Fontext" w:hAnsi="Fb Fontext" w:hint="cs"/>
          <w:spacing w:val="-4"/>
          <w:rtl/>
        </w:rPr>
        <w:t>משא</w:t>
      </w:r>
      <w:r w:rsidRPr="00730169">
        <w:rPr>
          <w:rFonts w:ascii="Fb Fontext" w:hAnsi="Fb Fontext"/>
          <w:spacing w:val="-4"/>
          <w:rtl/>
        </w:rPr>
        <w:t>"</w:t>
      </w:r>
      <w:r w:rsidRPr="00730169">
        <w:rPr>
          <w:rFonts w:ascii="Fb Fontext" w:hAnsi="Fb Fontext" w:hint="cs"/>
          <w:spacing w:val="-4"/>
          <w:rtl/>
        </w:rPr>
        <w:t>כ כאן בסיפא קמ</w:t>
      </w:r>
      <w:r w:rsidRPr="00730169">
        <w:rPr>
          <w:rFonts w:ascii="Fb Fontext" w:hAnsi="Fb Fontext"/>
          <w:spacing w:val="-4"/>
          <w:rtl/>
        </w:rPr>
        <w:t>"</w:t>
      </w:r>
      <w:r w:rsidRPr="00730169">
        <w:rPr>
          <w:rFonts w:ascii="Fb Fontext" w:hAnsi="Fb Fontext" w:hint="cs"/>
          <w:spacing w:val="-4"/>
          <w:rtl/>
        </w:rPr>
        <w:t>ל דלא גזרי' מנה ראשון אטו מנה אחרון</w:t>
      </w:r>
    </w:p>
    <w:p w14:paraId="06A949C9" w14:textId="325D13E1" w:rsidR="00A9406C" w:rsidRDefault="00A9406C" w:rsidP="00A9406C">
      <w:pPr>
        <w:rPr>
          <w:rFonts w:ascii="Fb Fontext" w:hAnsi="Fb Fontext"/>
          <w:sz w:val="32"/>
          <w:rtl/>
        </w:rPr>
      </w:pPr>
      <w:r w:rsidRPr="003C2D61">
        <w:rPr>
          <w:rStyle w:val="affffe"/>
          <w:rtl/>
        </w:rPr>
        <w:t>וא</w:t>
      </w:r>
      <w:r w:rsidR="002B7BCC">
        <w:rPr>
          <w:rStyle w:val="affffe"/>
          <w:rtl/>
        </w:rPr>
        <w:t>"</w:t>
      </w:r>
      <w:r>
        <w:rPr>
          <w:rStyle w:val="affffe"/>
          <w:rFonts w:hint="cs"/>
          <w:rtl/>
        </w:rPr>
        <w:t>ד</w:t>
      </w:r>
      <w:r w:rsidRPr="003C2D61">
        <w:rPr>
          <w:rStyle w:val="affffe"/>
          <w:rtl/>
        </w:rPr>
        <w:t>:</w:t>
      </w:r>
      <w:r w:rsidRPr="003C2D61">
        <w:rPr>
          <w:rStyle w:val="affffe"/>
          <w:rFonts w:hint="cs"/>
          <w:rtl/>
        </w:rPr>
        <w:t xml:space="preserve"> </w:t>
      </w:r>
      <w:r w:rsidRPr="00C35A2C">
        <w:rPr>
          <w:rFonts w:ascii="Fb Fontext" w:hAnsi="Fb Fontext" w:hint="cs"/>
          <w:sz w:val="32"/>
          <w:rtl/>
        </w:rPr>
        <w:t xml:space="preserve">ביקש חצי כור ומכר כור </w:t>
      </w:r>
      <w:r w:rsidRPr="00C35A2C">
        <w:rPr>
          <w:rFonts w:ascii="Fb Fontext" w:hAnsi="Fb Fontext"/>
          <w:sz w:val="32"/>
          <w:rtl/>
        </w:rPr>
        <w:t>ודאי מוסיף על דבריו ה</w:t>
      </w:r>
      <w:r>
        <w:rPr>
          <w:rFonts w:ascii="Fb Fontext" w:hAnsi="Fb Fontext" w:hint="cs"/>
          <w:sz w:val="32"/>
          <w:rtl/>
        </w:rPr>
        <w:t>וא</w:t>
      </w:r>
      <w:r w:rsidRPr="00C35A2C">
        <w:rPr>
          <w:rFonts w:ascii="Fb Fontext" w:hAnsi="Fb Fontext"/>
          <w:sz w:val="32"/>
          <w:rtl/>
        </w:rPr>
        <w:t>,</w:t>
      </w:r>
    </w:p>
    <w:p w14:paraId="27805686" w14:textId="60294DF5" w:rsidR="00A9406C" w:rsidRDefault="00A9406C" w:rsidP="00A9406C">
      <w:pPr>
        <w:rPr>
          <w:rFonts w:ascii="Fb Fontext" w:hAnsi="Fb Fontext"/>
          <w:rtl/>
        </w:rPr>
      </w:pPr>
      <w:r w:rsidRPr="003C2D61">
        <w:rPr>
          <w:rStyle w:val="affffe"/>
          <w:rFonts w:hint="cs"/>
          <w:rtl/>
        </w:rPr>
        <w:t>ובעי בא</w:t>
      </w:r>
      <w:r w:rsidRPr="003C2D61">
        <w:rPr>
          <w:rStyle w:val="affffe"/>
          <w:rtl/>
        </w:rPr>
        <w:t>"</w:t>
      </w:r>
      <w:r w:rsidRPr="003C2D61">
        <w:rPr>
          <w:rStyle w:val="affffe"/>
          <w:rFonts w:hint="cs"/>
          <w:rtl/>
        </w:rPr>
        <w:t xml:space="preserve">ל </w:t>
      </w:r>
      <w:r w:rsidRPr="00C35A2C">
        <w:rPr>
          <w:rFonts w:ascii="Fb Fontext" w:hAnsi="Fb Fontext" w:hint="cs"/>
          <w:rtl/>
        </w:rPr>
        <w:t xml:space="preserve">מכור כור ומכר חצי כור </w:t>
      </w:r>
      <w:r w:rsidRPr="003C2D61">
        <w:rPr>
          <w:rStyle w:val="affffe"/>
          <w:rFonts w:hint="cs"/>
          <w:rtl/>
        </w:rPr>
        <w:t xml:space="preserve">אי </w:t>
      </w:r>
      <w:r w:rsidRPr="00C35A2C">
        <w:rPr>
          <w:rFonts w:ascii="Fb Fontext" w:hAnsi="Fb Fontext" w:hint="cs"/>
          <w:rtl/>
        </w:rPr>
        <w:t>מוסיף על דבריו דאילו לא היה צריך הכסף לא מצי הדר</w:t>
      </w:r>
      <w:r w:rsidR="00B909D8">
        <w:rPr>
          <w:rFonts w:ascii="Fb Fontext" w:hAnsi="Fb Fontext" w:hint="cs"/>
          <w:rtl/>
        </w:rPr>
        <w:t>,</w:t>
      </w:r>
    </w:p>
    <w:p w14:paraId="0184167E" w14:textId="77777777" w:rsidR="00A9406C" w:rsidRPr="00C35A2C" w:rsidRDefault="00A9406C" w:rsidP="00A9406C">
      <w:pPr>
        <w:rPr>
          <w:rFonts w:ascii="Fb Fontext" w:hAnsi="Fb Fontext" w:cs="Guttman Vilna"/>
          <w:b/>
          <w:bCs/>
          <w:rtl/>
        </w:rPr>
      </w:pPr>
      <w:r w:rsidRPr="003C2D61">
        <w:rPr>
          <w:rStyle w:val="affffe"/>
          <w:rFonts w:hint="cs"/>
          <w:rtl/>
        </w:rPr>
        <w:t>או</w:t>
      </w:r>
      <w:r w:rsidRPr="003C2D61">
        <w:rPr>
          <w:rStyle w:val="affffe"/>
          <w:rtl/>
        </w:rPr>
        <w:t>"</w:t>
      </w:r>
      <w:r w:rsidRPr="003C2D61">
        <w:rPr>
          <w:rStyle w:val="affffe"/>
          <w:rFonts w:hint="cs"/>
          <w:rtl/>
        </w:rPr>
        <w:t>ד</w:t>
      </w:r>
      <w:r w:rsidRPr="003C2D61">
        <w:rPr>
          <w:rStyle w:val="affffe"/>
          <w:rtl/>
        </w:rPr>
        <w:t xml:space="preserve"> </w:t>
      </w:r>
      <w:r w:rsidRPr="00C35A2C">
        <w:rPr>
          <w:rFonts w:ascii="Fb Fontext" w:hAnsi="Fb Fontext"/>
          <w:rtl/>
        </w:rPr>
        <w:t>לא ניח"</w:t>
      </w:r>
      <w:r w:rsidRPr="00C35A2C">
        <w:rPr>
          <w:rFonts w:ascii="Fb Fontext" w:hAnsi="Fb Fontext" w:hint="cs"/>
          <w:rtl/>
        </w:rPr>
        <w:t>ל למכור פעמיים שני חצאים ולהרבות בשטרות</w:t>
      </w:r>
    </w:p>
    <w:p w14:paraId="435FA203" w14:textId="063FF00C" w:rsidR="00A9406C" w:rsidRDefault="00A9406C" w:rsidP="00A9406C">
      <w:pPr>
        <w:rPr>
          <w:rFonts w:ascii="Fb Fontext" w:hAnsi="Fb Fontext"/>
          <w:sz w:val="32"/>
          <w:rtl/>
        </w:rPr>
      </w:pPr>
      <w:r w:rsidRPr="003C2D61">
        <w:rPr>
          <w:rStyle w:val="affffe"/>
          <w:rtl/>
        </w:rPr>
        <w:t xml:space="preserve">• </w:t>
      </w:r>
      <w:r w:rsidRPr="003C2D61">
        <w:rPr>
          <w:rStyle w:val="affffe"/>
          <w:rFonts w:hint="cs"/>
          <w:rtl/>
        </w:rPr>
        <w:t>אין להוכיח:</w:t>
      </w:r>
      <w:r w:rsidRPr="00C35A2C">
        <w:rPr>
          <w:rFonts w:ascii="Fb Fontext" w:hAnsi="Fb Fontext"/>
          <w:sz w:val="32"/>
          <w:rtl/>
        </w:rPr>
        <w:t xml:space="preserve"> נתן לו דינר של זהב ואמר לו הבא לי חלוק, והלך והביא לו בשלש חלוק ובשלש טלית</w:t>
      </w:r>
      <w:r w:rsidR="00B909D8">
        <w:rPr>
          <w:rFonts w:ascii="Fb Fontext" w:hAnsi="Fb Fontext" w:hint="cs"/>
          <w:sz w:val="32"/>
          <w:rtl/>
        </w:rPr>
        <w:t>,</w:t>
      </w:r>
    </w:p>
    <w:p w14:paraId="46D71672" w14:textId="43E7F885" w:rsidR="00A9406C" w:rsidRDefault="00A9406C" w:rsidP="00A9406C">
      <w:pPr>
        <w:rPr>
          <w:rStyle w:val="affffe"/>
          <w:rtl/>
        </w:rPr>
      </w:pPr>
      <w:r w:rsidRPr="00C35A2C">
        <w:rPr>
          <w:rFonts w:ascii="Fb Fontext" w:hAnsi="Fb Fontext"/>
          <w:rtl/>
        </w:rPr>
        <w:t xml:space="preserve">- שניהם מעלו </w:t>
      </w:r>
      <w:r w:rsidRPr="00C35A2C">
        <w:rPr>
          <w:rFonts w:ascii="Fb Fontext" w:hAnsi="Fb Fontext" w:hint="cs"/>
          <w:rtl/>
        </w:rPr>
        <w:t>ואי שליח מעביר על דבריו ה</w:t>
      </w:r>
      <w:r>
        <w:rPr>
          <w:rFonts w:ascii="Fb Fontext" w:hAnsi="Fb Fontext" w:hint="cs"/>
          <w:rtl/>
        </w:rPr>
        <w:t>וא במה מעל</w:t>
      </w:r>
      <w:r w:rsidR="00B909D8">
        <w:rPr>
          <w:rFonts w:ascii="Fb Fontext" w:hAnsi="Fb Fontext" w:hint="cs"/>
          <w:rtl/>
        </w:rPr>
        <w:t>,</w:t>
      </w:r>
    </w:p>
    <w:p w14:paraId="4484F20C" w14:textId="77777777" w:rsidR="00A9406C" w:rsidRDefault="00A9406C" w:rsidP="00A9406C">
      <w:pPr>
        <w:rPr>
          <w:rtl/>
        </w:rPr>
      </w:pPr>
      <w:r w:rsidRPr="003C2D61">
        <w:rPr>
          <w:rStyle w:val="affffe"/>
          <w:rFonts w:hint="cs"/>
          <w:rtl/>
        </w:rPr>
        <w:t>דהב</w:t>
      </w:r>
      <w:r w:rsidRPr="003C2D61">
        <w:rPr>
          <w:rStyle w:val="affffe"/>
          <w:rtl/>
        </w:rPr>
        <w:t>"</w:t>
      </w:r>
      <w:r w:rsidRPr="003C2D61">
        <w:rPr>
          <w:rStyle w:val="affffe"/>
          <w:rFonts w:hint="cs"/>
          <w:rtl/>
        </w:rPr>
        <w:t>ע</w:t>
      </w:r>
      <w:r>
        <w:rPr>
          <w:rStyle w:val="affffe"/>
          <w:rFonts w:hint="cs"/>
          <w:rtl/>
        </w:rPr>
        <w:t>:</w:t>
      </w:r>
      <w:r w:rsidRPr="003C2D61">
        <w:rPr>
          <w:rStyle w:val="affffe"/>
          <w:rtl/>
        </w:rPr>
        <w:t xml:space="preserve"> </w:t>
      </w:r>
      <w:r>
        <w:rPr>
          <w:rFonts w:hint="cs"/>
          <w:rtl/>
        </w:rPr>
        <w:t>שהביא</w:t>
      </w:r>
      <w:r w:rsidRPr="00C35A2C">
        <w:rPr>
          <w:rtl/>
        </w:rPr>
        <w:t xml:space="preserve"> שוה שש בשלש.</w:t>
      </w:r>
      <w:r w:rsidRPr="00C35A2C">
        <w:rPr>
          <w:rFonts w:hint="cs"/>
          <w:rtl/>
        </w:rPr>
        <w:t xml:space="preserve"> ושליח מעל על הטלית שקנה</w:t>
      </w:r>
    </w:p>
    <w:p w14:paraId="3B46A002" w14:textId="77777777" w:rsidR="00A9406C" w:rsidRPr="00C35A2C" w:rsidRDefault="00A9406C" w:rsidP="00A9406C">
      <w:pPr>
        <w:rPr>
          <w:rFonts w:ascii="Fb Fontext" w:hAnsi="Fb Fontext"/>
          <w:rtl/>
        </w:rPr>
      </w:pPr>
      <w:r w:rsidRPr="003C2D61">
        <w:rPr>
          <w:rStyle w:val="affffe"/>
          <w:rFonts w:hint="cs"/>
          <w:rtl/>
        </w:rPr>
        <w:t>וסיפא דר</w:t>
      </w:r>
      <w:r w:rsidRPr="003C2D61">
        <w:rPr>
          <w:rStyle w:val="affffe"/>
          <w:rtl/>
        </w:rPr>
        <w:t>"</w:t>
      </w:r>
      <w:r w:rsidRPr="003C2D61">
        <w:rPr>
          <w:rStyle w:val="affffe"/>
          <w:rFonts w:hint="cs"/>
          <w:rtl/>
        </w:rPr>
        <w:t>י</w:t>
      </w:r>
      <w:r w:rsidRPr="003C2D61">
        <w:rPr>
          <w:rStyle w:val="affffe"/>
          <w:rtl/>
        </w:rPr>
        <w:t xml:space="preserve">: </w:t>
      </w:r>
      <w:r w:rsidRPr="00C35A2C">
        <w:rPr>
          <w:rFonts w:ascii="Fb Fontext" w:hAnsi="Fb Fontext"/>
          <w:sz w:val="32"/>
          <w:rtl/>
        </w:rPr>
        <w:t>אף בזה בע</w:t>
      </w:r>
      <w:r w:rsidRPr="00C35A2C">
        <w:rPr>
          <w:rFonts w:ascii="Fb Fontext" w:hAnsi="Fb Fontext" w:hint="cs"/>
          <w:sz w:val="32"/>
          <w:rtl/>
        </w:rPr>
        <w:t>ה</w:t>
      </w:r>
      <w:r w:rsidRPr="00C35A2C">
        <w:rPr>
          <w:rFonts w:ascii="Fb Fontext" w:hAnsi="Fb Fontext"/>
          <w:sz w:val="32"/>
          <w:rtl/>
        </w:rPr>
        <w:t>"</w:t>
      </w:r>
      <w:r w:rsidRPr="00C35A2C">
        <w:rPr>
          <w:rFonts w:ascii="Fb Fontext" w:hAnsi="Fb Fontext" w:hint="cs"/>
          <w:sz w:val="32"/>
          <w:rtl/>
        </w:rPr>
        <w:t>ב לא</w:t>
      </w:r>
      <w:r w:rsidRPr="00C35A2C">
        <w:rPr>
          <w:rFonts w:ascii="Fb Fontext" w:hAnsi="Fb Fontext"/>
          <w:sz w:val="32"/>
          <w:rtl/>
        </w:rPr>
        <w:t xml:space="preserve"> מעל, מפני שיכול לומר חלוק גדול הייתי מבקש ואתה הבאת לי חלוק קטן ורע</w:t>
      </w:r>
      <w:r w:rsidRPr="00C35A2C">
        <w:rPr>
          <w:rFonts w:ascii="Fb Fontext" w:hAnsi="Fb Fontext" w:hint="cs"/>
          <w:sz w:val="32"/>
          <w:rtl/>
        </w:rPr>
        <w:t>- בדמים דא</w:t>
      </w:r>
      <w:r w:rsidRPr="00C35A2C">
        <w:rPr>
          <w:rFonts w:ascii="Fb Fontext" w:hAnsi="Fb Fontext"/>
          <w:sz w:val="32"/>
          <w:rtl/>
        </w:rPr>
        <w:t>"</w:t>
      </w:r>
      <w:r w:rsidRPr="00C35A2C">
        <w:rPr>
          <w:rFonts w:ascii="Fb Fontext" w:hAnsi="Fb Fontext" w:hint="cs"/>
          <w:sz w:val="32"/>
          <w:rtl/>
        </w:rPr>
        <w:t>ל אילו היית מביא בשש כ'ש שהיה שווה י</w:t>
      </w:r>
      <w:r w:rsidRPr="00C35A2C">
        <w:rPr>
          <w:rFonts w:ascii="Fb Fontext" w:hAnsi="Fb Fontext"/>
          <w:sz w:val="32"/>
          <w:rtl/>
        </w:rPr>
        <w:t>"</w:t>
      </w:r>
      <w:r w:rsidRPr="00C35A2C">
        <w:rPr>
          <w:rFonts w:ascii="Fb Fontext" w:hAnsi="Fb Fontext" w:hint="cs"/>
          <w:sz w:val="32"/>
          <w:rtl/>
        </w:rPr>
        <w:t>ב.</w:t>
      </w:r>
    </w:p>
    <w:p w14:paraId="1F754AEA" w14:textId="77777777" w:rsidR="00A9406C" w:rsidRPr="00C35A2C" w:rsidRDefault="00A9406C" w:rsidP="00A9406C">
      <w:pPr>
        <w:rPr>
          <w:rFonts w:ascii="Fb Fontext" w:hAnsi="Fb Fontext"/>
          <w:rtl/>
        </w:rPr>
      </w:pPr>
      <w:r w:rsidRPr="003C2D61">
        <w:rPr>
          <w:rStyle w:val="affffe"/>
          <w:rFonts w:hint="cs"/>
          <w:rtl/>
        </w:rPr>
        <w:t>ו</w:t>
      </w:r>
      <w:r w:rsidRPr="003C2D61">
        <w:rPr>
          <w:rStyle w:val="affffe"/>
          <w:rtl/>
        </w:rPr>
        <w:t xml:space="preserve">דיקא </w:t>
      </w:r>
      <w:r w:rsidRPr="00C35A2C">
        <w:rPr>
          <w:rFonts w:ascii="Fb Fontext" w:hAnsi="Fb Fontext" w:hint="cs"/>
          <w:rtl/>
        </w:rPr>
        <w:t>שזה הטעם</w:t>
      </w:r>
      <w:r w:rsidRPr="00C35A2C">
        <w:rPr>
          <w:rFonts w:ascii="Fb Fontext" w:hAnsi="Fb Fontext"/>
          <w:rtl/>
        </w:rPr>
        <w:t xml:space="preserve"> </w:t>
      </w:r>
      <w:r w:rsidRPr="003C2D61">
        <w:rPr>
          <w:rStyle w:val="affffe"/>
          <w:rtl/>
        </w:rPr>
        <w:t>ד</w:t>
      </w:r>
      <w:r w:rsidRPr="003C2D61">
        <w:rPr>
          <w:rStyle w:val="affffe"/>
          <w:rFonts w:hint="cs"/>
          <w:rtl/>
        </w:rPr>
        <w:t>הא</w:t>
      </w:r>
      <w:r w:rsidRPr="003C2D61">
        <w:rPr>
          <w:rStyle w:val="affffe"/>
          <w:rtl/>
        </w:rPr>
        <w:t xml:space="preserve"> מודה ר"</w:t>
      </w:r>
      <w:r w:rsidRPr="003C2D61">
        <w:rPr>
          <w:rStyle w:val="affffe"/>
          <w:rFonts w:hint="cs"/>
          <w:rtl/>
        </w:rPr>
        <w:t>י</w:t>
      </w:r>
      <w:r w:rsidRPr="003C2D61">
        <w:rPr>
          <w:rStyle w:val="affffe"/>
          <w:rtl/>
        </w:rPr>
        <w:t xml:space="preserve"> </w:t>
      </w:r>
      <w:r w:rsidRPr="00C35A2C">
        <w:rPr>
          <w:rFonts w:ascii="Fb Fontext" w:hAnsi="Fb Fontext"/>
          <w:rtl/>
        </w:rPr>
        <w:t>בקטנית ששניהם מעלו, שהקטנית בסלע וקטנית בפרוטה</w:t>
      </w:r>
      <w:r w:rsidRPr="003C2D61">
        <w:rPr>
          <w:rtl/>
        </w:rPr>
        <w:t xml:space="preserve"> </w:t>
      </w:r>
      <w:r w:rsidRPr="003C2D61">
        <w:rPr>
          <w:rFonts w:hint="cs"/>
          <w:rtl/>
        </w:rPr>
        <w:t>ש</w:t>
      </w:r>
      <w:r w:rsidRPr="003C2D61">
        <w:rPr>
          <w:rtl/>
        </w:rPr>
        <w:t>"</w:t>
      </w:r>
      <w:r w:rsidRPr="003C2D61">
        <w:rPr>
          <w:rFonts w:hint="cs"/>
          <w:rtl/>
        </w:rPr>
        <w:t>מ.</w:t>
      </w:r>
    </w:p>
    <w:p w14:paraId="71C7B2D8" w14:textId="77777777" w:rsidR="00A9406C" w:rsidRPr="00C35A2C" w:rsidRDefault="00A9406C" w:rsidP="00A9406C">
      <w:pPr>
        <w:rPr>
          <w:rFonts w:ascii="Fb Fontext" w:hAnsi="Fb Fontext" w:cs="Guttman Vilna"/>
          <w:b/>
          <w:bCs/>
          <w:rtl/>
        </w:rPr>
      </w:pPr>
      <w:r w:rsidRPr="003C2D61">
        <w:rPr>
          <w:rStyle w:val="affffe"/>
          <w:rFonts w:hint="cs"/>
          <w:rtl/>
        </w:rPr>
        <w:t>ומיירי במקום</w:t>
      </w:r>
      <w:r w:rsidRPr="00C35A2C">
        <w:rPr>
          <w:rFonts w:ascii="Fb Fontext" w:hAnsi="Fb Fontext" w:hint="cs"/>
          <w:rtl/>
        </w:rPr>
        <w:t xml:space="preserve"> </w:t>
      </w:r>
      <w:r>
        <w:rPr>
          <w:rFonts w:ascii="Fb Fontext" w:hAnsi="Fb Fontext" w:hint="cs"/>
          <w:rtl/>
        </w:rPr>
        <w:t>ש</w:t>
      </w:r>
      <w:r w:rsidRPr="00C35A2C">
        <w:rPr>
          <w:rFonts w:ascii="Fb Fontext" w:hAnsi="Fb Fontext" w:hint="cs"/>
          <w:rtl/>
        </w:rPr>
        <w:t>אין נמכר בשומא אלא קטנית קטנית בפרוטה.</w:t>
      </w:r>
    </w:p>
    <w:p w14:paraId="1524FF62" w14:textId="77777777" w:rsidR="00A9406C" w:rsidRDefault="00A9406C" w:rsidP="00A9406C">
      <w:pPr>
        <w:rPr>
          <w:rFonts w:ascii="Fb Fontext" w:hAnsi="Fb Fontext"/>
          <w:sz w:val="32"/>
          <w:rtl/>
        </w:rPr>
      </w:pPr>
      <w:r w:rsidRPr="003C2D61">
        <w:rPr>
          <w:rStyle w:val="affffe"/>
          <w:rtl/>
        </w:rPr>
        <w:t xml:space="preserve">• </w:t>
      </w:r>
      <w:r w:rsidRPr="003C2D61">
        <w:rPr>
          <w:rStyle w:val="affffe"/>
          <w:rFonts w:hint="cs"/>
          <w:rtl/>
        </w:rPr>
        <w:t xml:space="preserve">אין להוכיח </w:t>
      </w:r>
      <w:r w:rsidRPr="00C35A2C">
        <w:rPr>
          <w:rFonts w:ascii="Fb Fontext" w:hAnsi="Fb Fontext" w:hint="cs"/>
          <w:sz w:val="32"/>
          <w:rtl/>
        </w:rPr>
        <w:t xml:space="preserve">מ'דהיתה </w:t>
      </w:r>
      <w:r w:rsidRPr="00C35A2C">
        <w:rPr>
          <w:rFonts w:ascii="Fb Fontext" w:hAnsi="Fb Fontext"/>
          <w:sz w:val="32"/>
          <w:rtl/>
        </w:rPr>
        <w:t xml:space="preserve">כתובתה </w:t>
      </w:r>
      <w:r w:rsidRPr="00C35A2C">
        <w:rPr>
          <w:rFonts w:ascii="Fb Fontext" w:hAnsi="Fb Fontext" w:hint="cs"/>
          <w:sz w:val="32"/>
          <w:rtl/>
        </w:rPr>
        <w:t>ד'</w:t>
      </w:r>
      <w:r w:rsidRPr="00C35A2C">
        <w:rPr>
          <w:rFonts w:ascii="Fb Fontext" w:hAnsi="Fb Fontext"/>
          <w:sz w:val="32"/>
          <w:rtl/>
        </w:rPr>
        <w:t xml:space="preserve"> מאות זוז, מכרה לזה במנה ולזה במנה, ולאחרון יפה מנה ודינר במנה,</w:t>
      </w:r>
    </w:p>
    <w:p w14:paraId="089679DF" w14:textId="34A2D8AC" w:rsidR="00E268F4" w:rsidRDefault="00A9406C" w:rsidP="00A9406C">
      <w:pPr>
        <w:rPr>
          <w:rFonts w:ascii="Fb Fontext" w:hAnsi="Fb Fontext"/>
          <w:rtl/>
        </w:rPr>
      </w:pPr>
      <w:r w:rsidRPr="00C35A2C">
        <w:rPr>
          <w:rFonts w:ascii="Fb Fontext" w:hAnsi="Fb Fontext"/>
          <w:rtl/>
        </w:rPr>
        <w:t>של אחרון בטל, ושל כולן מכרן קיים</w:t>
      </w:r>
      <w:r w:rsidRPr="00C35A2C">
        <w:rPr>
          <w:rFonts w:ascii="Fb Fontext" w:hAnsi="Fb Fontext" w:hint="cs"/>
          <w:rtl/>
        </w:rPr>
        <w:t xml:space="preserve"> </w:t>
      </w:r>
      <w:r w:rsidRPr="003C2D61">
        <w:rPr>
          <w:rStyle w:val="affffe"/>
          <w:rFonts w:hint="cs"/>
          <w:rtl/>
        </w:rPr>
        <w:t xml:space="preserve">- </w:t>
      </w:r>
      <w:r w:rsidRPr="003C2D61">
        <w:rPr>
          <w:rStyle w:val="affffe"/>
          <w:rtl/>
        </w:rPr>
        <w:t>כד</w:t>
      </w:r>
      <w:r w:rsidRPr="003C2D61">
        <w:rPr>
          <w:rStyle w:val="affffe"/>
          <w:rFonts w:hint="cs"/>
          <w:rtl/>
        </w:rPr>
        <w:t>רשבדר</w:t>
      </w:r>
      <w:r w:rsidRPr="003C2D61">
        <w:rPr>
          <w:rStyle w:val="affffe"/>
          <w:rtl/>
        </w:rPr>
        <w:t>"</w:t>
      </w:r>
      <w:r w:rsidRPr="003C2D61">
        <w:rPr>
          <w:rStyle w:val="affffe"/>
          <w:rFonts w:hint="cs"/>
          <w:rtl/>
        </w:rPr>
        <w:t>א</w:t>
      </w:r>
      <w:r w:rsidRPr="003C2D61">
        <w:rPr>
          <w:rStyle w:val="affffe"/>
          <w:rtl/>
        </w:rPr>
        <w:t>:</w:t>
      </w:r>
      <w:r w:rsidRPr="00C35A2C">
        <w:rPr>
          <w:rFonts w:ascii="Fb Fontext" w:hAnsi="Fb Fontext"/>
          <w:rtl/>
        </w:rPr>
        <w:t xml:space="preserve"> בקטיני</w:t>
      </w:r>
      <w:r w:rsidR="00E268F4">
        <w:rPr>
          <w:rFonts w:ascii="Fb Fontext" w:hAnsi="Fb Fontext"/>
          <w:rtl/>
        </w:rPr>
        <w:t>,</w:t>
      </w:r>
    </w:p>
    <w:p w14:paraId="318AED5A" w14:textId="4B654F0D" w:rsidR="00A9406C" w:rsidRDefault="00A9406C" w:rsidP="00A9406C">
      <w:pPr>
        <w:rPr>
          <w:rFonts w:ascii="Fb Fontext" w:hAnsi="Fb Fontext"/>
          <w:sz w:val="32"/>
          <w:rtl/>
        </w:rPr>
      </w:pPr>
      <w:r w:rsidRPr="003447B8">
        <w:rPr>
          <w:rStyle w:val="affffe"/>
          <w:rtl/>
        </w:rPr>
        <w:t>• פשיטא,</w:t>
      </w:r>
      <w:r w:rsidRPr="00C35A2C">
        <w:rPr>
          <w:rFonts w:ascii="Fb Fontext" w:hAnsi="Fb Fontext"/>
          <w:sz w:val="32"/>
          <w:rtl/>
        </w:rPr>
        <w:t xml:space="preserve"> אמר לאחד ולא לשנים - האמר </w:t>
      </w:r>
      <w:r>
        <w:rPr>
          <w:rFonts w:ascii="Fb Fontext" w:hAnsi="Fb Fontext" w:hint="cs"/>
          <w:sz w:val="32"/>
          <w:rtl/>
        </w:rPr>
        <w:t>ל</w:t>
      </w:r>
      <w:r w:rsidRPr="00C35A2C">
        <w:rPr>
          <w:rFonts w:ascii="Fb Fontext" w:hAnsi="Fb Fontext"/>
          <w:sz w:val="32"/>
          <w:rtl/>
        </w:rPr>
        <w:t>אחד ולא לשנים,</w:t>
      </w:r>
    </w:p>
    <w:p w14:paraId="39C057B5" w14:textId="77777777" w:rsidR="00A9406C" w:rsidRDefault="00A9406C" w:rsidP="00A9406C">
      <w:pPr>
        <w:rPr>
          <w:rFonts w:ascii="Fb Fontext" w:hAnsi="Fb Fontext"/>
          <w:rtl/>
        </w:rPr>
      </w:pPr>
      <w:r w:rsidRPr="00C35A2C">
        <w:rPr>
          <w:rFonts w:ascii="Fb Fontext" w:hAnsi="Fb Fontext"/>
          <w:rtl/>
        </w:rPr>
        <w:t>א"ל לאחד סתמא,</w:t>
      </w:r>
      <w:r w:rsidRPr="00C35A2C">
        <w:rPr>
          <w:rFonts w:ascii="Fb Fontext" w:hAnsi="Fb Fontext" w:hint="cs"/>
          <w:rtl/>
        </w:rPr>
        <w:t xml:space="preserve"> </w:t>
      </w:r>
      <w:r w:rsidRPr="003C2D61">
        <w:rPr>
          <w:rStyle w:val="affffe"/>
          <w:rFonts w:hint="cs"/>
          <w:rtl/>
        </w:rPr>
        <w:t>-ר</w:t>
      </w:r>
      <w:r w:rsidRPr="003C2D61">
        <w:rPr>
          <w:rStyle w:val="affffe"/>
          <w:rtl/>
        </w:rPr>
        <w:t>"</w:t>
      </w:r>
      <w:r w:rsidRPr="003C2D61">
        <w:rPr>
          <w:rStyle w:val="affffe"/>
          <w:rFonts w:hint="cs"/>
          <w:rtl/>
        </w:rPr>
        <w:t>ה</w:t>
      </w:r>
      <w:r w:rsidRPr="003C2D61">
        <w:rPr>
          <w:rStyle w:val="affffe"/>
          <w:rtl/>
        </w:rPr>
        <w:t>:</w:t>
      </w:r>
      <w:r w:rsidRPr="00C35A2C">
        <w:rPr>
          <w:rFonts w:ascii="Fb Fontext" w:hAnsi="Fb Fontext"/>
          <w:rtl/>
        </w:rPr>
        <w:t xml:space="preserve"> לאחד - ולא לשנים,</w:t>
      </w:r>
    </w:p>
    <w:p w14:paraId="22F19592" w14:textId="77777777" w:rsidR="00A9406C" w:rsidRPr="00C35A2C" w:rsidRDefault="00A9406C" w:rsidP="00A9406C">
      <w:pPr>
        <w:ind w:firstLine="340"/>
        <w:rPr>
          <w:rFonts w:ascii="Fb Fontext" w:hAnsi="Fb Fontext" w:cs="Guttman Vilna"/>
          <w:b/>
          <w:bCs/>
          <w:sz w:val="32"/>
          <w:rtl/>
        </w:rPr>
      </w:pPr>
      <w:r w:rsidRPr="003C2D61">
        <w:rPr>
          <w:rStyle w:val="affffe"/>
          <w:rtl/>
        </w:rPr>
        <w:t>ר"</w:t>
      </w:r>
      <w:r w:rsidRPr="003C2D61">
        <w:rPr>
          <w:rStyle w:val="affffe"/>
          <w:rFonts w:hint="cs"/>
          <w:rtl/>
        </w:rPr>
        <w:t>ח ורבר</w:t>
      </w:r>
      <w:r w:rsidRPr="003C2D61">
        <w:rPr>
          <w:rStyle w:val="affffe"/>
          <w:rtl/>
        </w:rPr>
        <w:t>"</w:t>
      </w:r>
      <w:r w:rsidRPr="003C2D61">
        <w:rPr>
          <w:rStyle w:val="affffe"/>
          <w:rFonts w:hint="cs"/>
          <w:rtl/>
        </w:rPr>
        <w:t>ה</w:t>
      </w:r>
      <w:r w:rsidRPr="003C2D61">
        <w:rPr>
          <w:rStyle w:val="affffe"/>
          <w:rtl/>
        </w:rPr>
        <w:t>:</w:t>
      </w:r>
      <w:r w:rsidRPr="00C35A2C">
        <w:rPr>
          <w:rFonts w:ascii="Fb Fontext" w:hAnsi="Fb Fontext"/>
          <w:sz w:val="32"/>
          <w:rtl/>
        </w:rPr>
        <w:t xml:space="preserve"> לאחד ואפילו לשנים, לאחד וא</w:t>
      </w:r>
      <w:r>
        <w:rPr>
          <w:rFonts w:ascii="Fb Fontext" w:hAnsi="Fb Fontext" w:hint="cs"/>
          <w:sz w:val="32"/>
          <w:rtl/>
        </w:rPr>
        <w:t xml:space="preserve">ף </w:t>
      </w:r>
      <w:r w:rsidRPr="00C35A2C">
        <w:rPr>
          <w:rFonts w:ascii="Fb Fontext" w:hAnsi="Fb Fontext"/>
          <w:sz w:val="32"/>
          <w:rtl/>
        </w:rPr>
        <w:t>למאה.</w:t>
      </w:r>
    </w:p>
    <w:p w14:paraId="6FB4953E" w14:textId="77777777" w:rsidR="00E268F4" w:rsidRDefault="00A9406C" w:rsidP="00A9406C">
      <w:pPr>
        <w:rPr>
          <w:rStyle w:val="affffe"/>
          <w:rtl/>
        </w:rPr>
      </w:pPr>
      <w:r w:rsidRPr="003C2D61">
        <w:rPr>
          <w:rStyle w:val="affffe"/>
          <w:rtl/>
        </w:rPr>
        <w:t xml:space="preserve">הזדמן </w:t>
      </w:r>
      <w:r w:rsidRPr="003C2D61">
        <w:rPr>
          <w:rStyle w:val="affffe"/>
          <w:rFonts w:hint="cs"/>
          <w:rtl/>
        </w:rPr>
        <w:t>ר</w:t>
      </w:r>
      <w:r w:rsidRPr="003C2D61">
        <w:rPr>
          <w:rStyle w:val="affffe"/>
          <w:rtl/>
        </w:rPr>
        <w:t>"</w:t>
      </w:r>
      <w:r w:rsidRPr="003C2D61">
        <w:rPr>
          <w:rStyle w:val="affffe"/>
          <w:rFonts w:hint="cs"/>
          <w:rtl/>
        </w:rPr>
        <w:t>נ</w:t>
      </w:r>
      <w:r w:rsidRPr="003C2D61">
        <w:rPr>
          <w:rStyle w:val="affffe"/>
          <w:rtl/>
        </w:rPr>
        <w:t xml:space="preserve"> לסורא </w:t>
      </w:r>
      <w:r w:rsidRPr="003C2D61">
        <w:rPr>
          <w:rStyle w:val="affffe"/>
          <w:rFonts w:hint="cs"/>
          <w:rtl/>
        </w:rPr>
        <w:t>ועלה לר</w:t>
      </w:r>
      <w:r w:rsidRPr="003C2D61">
        <w:rPr>
          <w:rStyle w:val="affffe"/>
          <w:rtl/>
        </w:rPr>
        <w:t>"</w:t>
      </w:r>
      <w:r w:rsidRPr="003C2D61">
        <w:rPr>
          <w:rStyle w:val="affffe"/>
          <w:rFonts w:hint="cs"/>
          <w:rtl/>
        </w:rPr>
        <w:t>ח ורבר</w:t>
      </w:r>
      <w:r w:rsidRPr="003C2D61">
        <w:rPr>
          <w:rStyle w:val="affffe"/>
          <w:rtl/>
        </w:rPr>
        <w:t>"</w:t>
      </w:r>
      <w:r w:rsidRPr="003C2D61">
        <w:rPr>
          <w:rStyle w:val="affffe"/>
          <w:rFonts w:hint="cs"/>
          <w:rtl/>
        </w:rPr>
        <w:t>ה כששאלוהו לזה</w:t>
      </w:r>
      <w:r w:rsidR="00E268F4">
        <w:rPr>
          <w:rStyle w:val="affffe"/>
          <w:rFonts w:hint="cs"/>
          <w:rtl/>
        </w:rPr>
        <w:t>,</w:t>
      </w:r>
    </w:p>
    <w:p w14:paraId="0F31D0CD" w14:textId="0FCE12D1" w:rsidR="00A9406C" w:rsidRPr="00C35A2C" w:rsidRDefault="00A9406C" w:rsidP="00A9406C">
      <w:pPr>
        <w:rPr>
          <w:rFonts w:ascii="Fb Fontext" w:hAnsi="Fb Fontext"/>
          <w:rtl/>
        </w:rPr>
      </w:pPr>
      <w:r w:rsidRPr="003C2D61">
        <w:rPr>
          <w:rStyle w:val="affffe"/>
          <w:rFonts w:hint="cs"/>
          <w:rtl/>
        </w:rPr>
        <w:t>א</w:t>
      </w:r>
      <w:r w:rsidRPr="003C2D61">
        <w:rPr>
          <w:rStyle w:val="affffe"/>
          <w:rtl/>
        </w:rPr>
        <w:t>"</w:t>
      </w:r>
      <w:r w:rsidRPr="003C2D61">
        <w:rPr>
          <w:rStyle w:val="affffe"/>
          <w:rFonts w:hint="cs"/>
          <w:rtl/>
        </w:rPr>
        <w:t>ל</w:t>
      </w:r>
      <w:r w:rsidRPr="00C35A2C">
        <w:rPr>
          <w:rFonts w:ascii="Fb Fontext" w:hAnsi="Fb Fontext" w:hint="cs"/>
          <w:sz w:val="32"/>
          <w:rtl/>
        </w:rPr>
        <w:t xml:space="preserve"> </w:t>
      </w:r>
      <w:r w:rsidRPr="00C35A2C">
        <w:rPr>
          <w:rFonts w:ascii="Fb Fontext" w:hAnsi="Fb Fontext"/>
          <w:sz w:val="32"/>
          <w:rtl/>
        </w:rPr>
        <w:t>לאחד-ו</w:t>
      </w:r>
      <w:r w:rsidR="00BD4EEB">
        <w:rPr>
          <w:rFonts w:ascii="Fb Fontext" w:hAnsi="Fb Fontext"/>
          <w:sz w:val="32"/>
          <w:rtl/>
        </w:rPr>
        <w:t>אף</w:t>
      </w:r>
      <w:r w:rsidRPr="00C35A2C">
        <w:rPr>
          <w:rFonts w:ascii="Fb Fontext" w:hAnsi="Fb Fontext"/>
          <w:sz w:val="32"/>
          <w:rtl/>
        </w:rPr>
        <w:t xml:space="preserve"> לשנים, לאחד-ואפילו למאה.</w:t>
      </w:r>
    </w:p>
    <w:p w14:paraId="0523F535" w14:textId="5AA893EF" w:rsidR="00A9406C" w:rsidRPr="00730169" w:rsidRDefault="00A9406C" w:rsidP="00A9406C">
      <w:pPr>
        <w:rPr>
          <w:rFonts w:ascii="Fb Fontext" w:hAnsi="Fb Fontext"/>
          <w:spacing w:val="-6"/>
          <w:rtl/>
        </w:rPr>
      </w:pPr>
      <w:r w:rsidRPr="00730169">
        <w:rPr>
          <w:rStyle w:val="affffe"/>
          <w:spacing w:val="-6"/>
          <w:rtl/>
        </w:rPr>
        <w:lastRenderedPageBreak/>
        <w:t>אמרו ל</w:t>
      </w:r>
      <w:r w:rsidRPr="00730169">
        <w:rPr>
          <w:rStyle w:val="affffe"/>
          <w:rFonts w:hint="cs"/>
          <w:spacing w:val="-6"/>
          <w:rtl/>
        </w:rPr>
        <w:t>ו</w:t>
      </w:r>
      <w:r w:rsidRPr="00730169">
        <w:rPr>
          <w:rStyle w:val="affffe"/>
          <w:spacing w:val="-6"/>
          <w:rtl/>
        </w:rPr>
        <w:t>:</w:t>
      </w:r>
      <w:r w:rsidRPr="00730169">
        <w:rPr>
          <w:rFonts w:ascii="Fb Fontext" w:hAnsi="Fb Fontext"/>
          <w:spacing w:val="-6"/>
          <w:rtl/>
        </w:rPr>
        <w:t xml:space="preserve"> </w:t>
      </w:r>
      <w:r w:rsidRPr="00730169">
        <w:rPr>
          <w:rFonts w:ascii="Fb Fontext" w:hAnsi="Fb Fontext" w:hint="cs"/>
          <w:spacing w:val="-6"/>
          <w:rtl/>
        </w:rPr>
        <w:t>אף דטעה שליח</w:t>
      </w:r>
      <w:r w:rsidRPr="00730169">
        <w:rPr>
          <w:rStyle w:val="affffe"/>
          <w:rFonts w:hint="cs"/>
          <w:spacing w:val="-6"/>
          <w:rtl/>
        </w:rPr>
        <w:t>?- ואמר להם</w:t>
      </w:r>
      <w:r w:rsidRPr="00730169">
        <w:rPr>
          <w:rFonts w:ascii="Fb Fontext" w:hAnsi="Fb Fontext" w:hint="cs"/>
          <w:spacing w:val="-6"/>
          <w:rtl/>
        </w:rPr>
        <w:t xml:space="preserve"> שלא דיבר בכה</w:t>
      </w:r>
      <w:r w:rsidR="002B7BCC">
        <w:rPr>
          <w:rFonts w:ascii="Fb Fontext" w:hAnsi="Fb Fontext"/>
          <w:spacing w:val="-6"/>
          <w:rtl/>
        </w:rPr>
        <w:t>"</w:t>
      </w:r>
      <w:r w:rsidRPr="00730169">
        <w:rPr>
          <w:rFonts w:ascii="Fb Fontext" w:hAnsi="Fb Fontext" w:hint="cs"/>
          <w:spacing w:val="-6"/>
          <w:rtl/>
        </w:rPr>
        <w:t>ג שטעה שליח</w:t>
      </w:r>
      <w:r w:rsidR="00B909D8">
        <w:rPr>
          <w:rFonts w:ascii="Fb Fontext" w:hAnsi="Fb Fontext" w:hint="cs"/>
          <w:spacing w:val="-6"/>
          <w:rtl/>
        </w:rPr>
        <w:t>,</w:t>
      </w:r>
    </w:p>
    <w:p w14:paraId="4F82B696" w14:textId="3863EEFB" w:rsidR="00A9406C" w:rsidRDefault="00A9406C" w:rsidP="00A9406C">
      <w:pPr>
        <w:rPr>
          <w:rFonts w:ascii="Fb Fontext" w:hAnsi="Fb Fontext"/>
          <w:rtl/>
        </w:rPr>
      </w:pPr>
      <w:r w:rsidRPr="003C2D61">
        <w:rPr>
          <w:rStyle w:val="affffe"/>
          <w:rtl/>
        </w:rPr>
        <w:t>אמרו ל</w:t>
      </w:r>
      <w:r w:rsidRPr="003C2D61">
        <w:rPr>
          <w:rStyle w:val="affffe"/>
          <w:rFonts w:hint="cs"/>
          <w:rtl/>
        </w:rPr>
        <w:t>ו</w:t>
      </w:r>
      <w:r w:rsidRPr="00C35A2C">
        <w:rPr>
          <w:rFonts w:ascii="Fb Fontext" w:hAnsi="Fb Fontext"/>
          <w:rtl/>
        </w:rPr>
        <w:t xml:space="preserve"> והאמר מר: אין אונאה לקרקעות</w:t>
      </w:r>
      <w:r w:rsidR="00B909D8">
        <w:rPr>
          <w:rFonts w:ascii="Fb Fontext" w:hAnsi="Fb Fontext" w:hint="cs"/>
          <w:rtl/>
        </w:rPr>
        <w:t>,</w:t>
      </w:r>
    </w:p>
    <w:p w14:paraId="64A38B81" w14:textId="73C8E47A" w:rsidR="00A9406C" w:rsidRPr="009F3A54" w:rsidRDefault="00A9406C" w:rsidP="00A9406C">
      <w:pPr>
        <w:rPr>
          <w:rFonts w:ascii="Fb Fontext" w:hAnsi="Fb Fontext"/>
          <w:spacing w:val="-8"/>
          <w:rtl/>
        </w:rPr>
      </w:pPr>
      <w:r w:rsidRPr="009F3A54">
        <w:rPr>
          <w:rStyle w:val="affffe"/>
          <w:rFonts w:hint="cs"/>
          <w:spacing w:val="-8"/>
          <w:rtl/>
        </w:rPr>
        <w:t>וענ</w:t>
      </w:r>
      <w:r w:rsidR="003447B8" w:rsidRPr="009F3A54">
        <w:rPr>
          <w:rStyle w:val="affffe"/>
          <w:rFonts w:hint="cs"/>
          <w:spacing w:val="-8"/>
          <w:rtl/>
        </w:rPr>
        <w:t>ם</w:t>
      </w:r>
      <w:r w:rsidRPr="009F3A54">
        <w:rPr>
          <w:rFonts w:ascii="Fb Fontext" w:hAnsi="Fb Fontext" w:hint="cs"/>
          <w:spacing w:val="-8"/>
          <w:rtl/>
        </w:rPr>
        <w:t xml:space="preserve"> דה</w:t>
      </w:r>
      <w:r w:rsidRPr="009F3A54">
        <w:rPr>
          <w:rFonts w:ascii="Fb Fontext" w:hAnsi="Fb Fontext"/>
          <w:spacing w:val="-8"/>
          <w:rtl/>
        </w:rPr>
        <w:t>"</w:t>
      </w:r>
      <w:r w:rsidRPr="009F3A54">
        <w:rPr>
          <w:rFonts w:ascii="Fb Fontext" w:hAnsi="Fb Fontext" w:hint="cs"/>
          <w:spacing w:val="-8"/>
          <w:rtl/>
        </w:rPr>
        <w:t xml:space="preserve">מ </w:t>
      </w:r>
      <w:r w:rsidR="003447B8" w:rsidRPr="009F3A54">
        <w:rPr>
          <w:rFonts w:ascii="Fb Fontext" w:hAnsi="Fb Fontext" w:hint="cs"/>
          <w:spacing w:val="-8"/>
          <w:rtl/>
        </w:rPr>
        <w:t>כ</w:t>
      </w:r>
      <w:r w:rsidRPr="009F3A54">
        <w:rPr>
          <w:rFonts w:ascii="Fb Fontext" w:hAnsi="Fb Fontext" w:hint="cs"/>
          <w:spacing w:val="-8"/>
          <w:rtl/>
        </w:rPr>
        <w:t>שטעה בעה</w:t>
      </w:r>
      <w:r w:rsidRPr="009F3A54">
        <w:rPr>
          <w:rFonts w:ascii="Fb Fontext" w:hAnsi="Fb Fontext"/>
          <w:spacing w:val="-8"/>
          <w:rtl/>
        </w:rPr>
        <w:t>"</w:t>
      </w:r>
      <w:r w:rsidRPr="009F3A54">
        <w:rPr>
          <w:rFonts w:ascii="Fb Fontext" w:hAnsi="Fb Fontext" w:hint="cs"/>
          <w:spacing w:val="-8"/>
          <w:rtl/>
        </w:rPr>
        <w:t xml:space="preserve">ב אבל טעה שליח </w:t>
      </w:r>
      <w:r w:rsidR="003447B8" w:rsidRPr="009F3A54">
        <w:rPr>
          <w:rFonts w:ascii="Fb Fontext" w:hAnsi="Fb Fontext" w:hint="cs"/>
          <w:spacing w:val="-8"/>
          <w:rtl/>
        </w:rPr>
        <w:t>שלחתיך לתקן ולא לקלקל</w:t>
      </w:r>
    </w:p>
    <w:p w14:paraId="712BCD18" w14:textId="77777777" w:rsidR="00A9406C" w:rsidRPr="00C35A2C" w:rsidRDefault="00A9406C" w:rsidP="00A9406C">
      <w:pPr>
        <w:rPr>
          <w:rFonts w:ascii="Fb Fontext" w:hAnsi="Fb Fontext"/>
          <w:rtl/>
        </w:rPr>
      </w:pPr>
      <w:r w:rsidRPr="003C2D61">
        <w:rPr>
          <w:rStyle w:val="affffe"/>
          <w:rFonts w:hint="cs"/>
          <w:rtl/>
        </w:rPr>
        <w:t xml:space="preserve">כדחזי' </w:t>
      </w:r>
      <w:r w:rsidRPr="003C2D61">
        <w:rPr>
          <w:rStyle w:val="affffe"/>
          <w:rtl/>
        </w:rPr>
        <w:t>דתנן:</w:t>
      </w:r>
      <w:r w:rsidRPr="00C35A2C">
        <w:rPr>
          <w:rFonts w:ascii="Fb Fontext" w:hAnsi="Fb Fontext"/>
          <w:rtl/>
        </w:rPr>
        <w:t xml:space="preserve"> האומר לשלוחו צא ותרום - תורם כדעת בע</w:t>
      </w:r>
      <w:r w:rsidRPr="00C35A2C">
        <w:rPr>
          <w:rFonts w:ascii="Fb Fontext" w:hAnsi="Fb Fontext" w:hint="cs"/>
          <w:rtl/>
        </w:rPr>
        <w:t>ה</w:t>
      </w:r>
      <w:r w:rsidRPr="00C35A2C">
        <w:rPr>
          <w:rFonts w:ascii="Fb Fontext" w:hAnsi="Fb Fontext"/>
          <w:rtl/>
        </w:rPr>
        <w:t>"</w:t>
      </w:r>
      <w:r w:rsidRPr="00C35A2C">
        <w:rPr>
          <w:rFonts w:ascii="Fb Fontext" w:hAnsi="Fb Fontext" w:hint="cs"/>
          <w:rtl/>
        </w:rPr>
        <w:t>ב</w:t>
      </w:r>
      <w:r w:rsidRPr="00C35A2C">
        <w:rPr>
          <w:rFonts w:ascii="Fb Fontext" w:hAnsi="Fb Fontext"/>
          <w:rtl/>
        </w:rPr>
        <w:t>,</w:t>
      </w:r>
    </w:p>
    <w:p w14:paraId="38680DE0" w14:textId="77777777" w:rsidR="00A9406C" w:rsidRDefault="00A9406C" w:rsidP="00A9406C">
      <w:pPr>
        <w:ind w:firstLine="0"/>
        <w:rPr>
          <w:rFonts w:ascii="Fb Fontext" w:hAnsi="Fb Fontext"/>
          <w:sz w:val="32"/>
          <w:rtl/>
        </w:rPr>
      </w:pPr>
      <w:r w:rsidRPr="00C35A2C">
        <w:rPr>
          <w:rFonts w:ascii="Fb Fontext" w:hAnsi="Fb Fontext"/>
          <w:sz w:val="32"/>
          <w:rtl/>
        </w:rPr>
        <w:t>ואם אינו יודע דעתו של בע</w:t>
      </w:r>
      <w:r w:rsidRPr="00C35A2C">
        <w:rPr>
          <w:rFonts w:ascii="Fb Fontext" w:hAnsi="Fb Fontext" w:hint="cs"/>
          <w:sz w:val="32"/>
          <w:rtl/>
        </w:rPr>
        <w:t>ה</w:t>
      </w:r>
      <w:r w:rsidRPr="00C35A2C">
        <w:rPr>
          <w:rFonts w:ascii="Fb Fontext" w:hAnsi="Fb Fontext"/>
          <w:sz w:val="32"/>
          <w:rtl/>
        </w:rPr>
        <w:t>"</w:t>
      </w:r>
      <w:r w:rsidRPr="00C35A2C">
        <w:rPr>
          <w:rFonts w:ascii="Fb Fontext" w:hAnsi="Fb Fontext" w:hint="cs"/>
          <w:sz w:val="32"/>
          <w:rtl/>
        </w:rPr>
        <w:t>ב</w:t>
      </w:r>
      <w:r w:rsidRPr="00C35A2C">
        <w:rPr>
          <w:rFonts w:ascii="Fb Fontext" w:hAnsi="Fb Fontext"/>
          <w:sz w:val="32"/>
          <w:rtl/>
        </w:rPr>
        <w:t xml:space="preserve"> תורם בבינונית אחד מ</w:t>
      </w:r>
      <w:r w:rsidRPr="00C35A2C">
        <w:rPr>
          <w:rFonts w:ascii="Fb Fontext" w:hAnsi="Fb Fontext" w:hint="cs"/>
          <w:sz w:val="32"/>
          <w:rtl/>
        </w:rPr>
        <w:t>נ'</w:t>
      </w:r>
      <w:r w:rsidRPr="00C35A2C">
        <w:rPr>
          <w:rFonts w:ascii="Fb Fontext" w:hAnsi="Fb Fontext"/>
          <w:sz w:val="32"/>
          <w:rtl/>
        </w:rPr>
        <w:t>,</w:t>
      </w:r>
    </w:p>
    <w:p w14:paraId="0AE92378" w14:textId="3F2EDE63" w:rsidR="00A9406C" w:rsidRPr="00C35A2C" w:rsidRDefault="00A9406C" w:rsidP="00A9406C">
      <w:pPr>
        <w:ind w:firstLine="0"/>
        <w:rPr>
          <w:rFonts w:ascii="Fb Fontext" w:hAnsi="Fb Fontext" w:cs="Guttman Vilna"/>
          <w:b/>
          <w:bCs/>
          <w:sz w:val="32"/>
          <w:rtl/>
        </w:rPr>
      </w:pPr>
      <w:r w:rsidRPr="00C35A2C">
        <w:rPr>
          <w:rFonts w:ascii="Fb Fontext" w:hAnsi="Fb Fontext"/>
          <w:sz w:val="32"/>
          <w:rtl/>
        </w:rPr>
        <w:t>פיחת עשרה או הוסיף עשרה - תרומתו תרומה</w:t>
      </w:r>
      <w:r w:rsidR="00B909D8">
        <w:rPr>
          <w:rFonts w:ascii="Fb Fontext" w:hAnsi="Fb Fontext" w:hint="cs"/>
          <w:sz w:val="32"/>
          <w:rtl/>
        </w:rPr>
        <w:t>,</w:t>
      </w:r>
    </w:p>
    <w:p w14:paraId="2D0264F2" w14:textId="77777777" w:rsidR="00A9406C" w:rsidRPr="00730169" w:rsidRDefault="00A9406C" w:rsidP="00A9406C">
      <w:pPr>
        <w:rPr>
          <w:rFonts w:ascii="Fb Fontext" w:hAnsi="Fb Fontext" w:cs="Guttman Vilna"/>
          <w:b/>
          <w:bCs/>
          <w:spacing w:val="-6"/>
          <w:rtl/>
        </w:rPr>
      </w:pPr>
      <w:r w:rsidRPr="00730169">
        <w:rPr>
          <w:rStyle w:val="affffe"/>
          <w:spacing w:val="-6"/>
          <w:rtl/>
        </w:rPr>
        <w:t>ואילו גבי בע</w:t>
      </w:r>
      <w:r w:rsidRPr="00730169">
        <w:rPr>
          <w:rStyle w:val="affffe"/>
          <w:rFonts w:hint="cs"/>
          <w:spacing w:val="-6"/>
          <w:rtl/>
        </w:rPr>
        <w:t>ה'ב</w:t>
      </w:r>
      <w:r w:rsidRPr="00730169">
        <w:rPr>
          <w:rStyle w:val="affffe"/>
          <w:spacing w:val="-6"/>
          <w:rtl/>
        </w:rPr>
        <w:t xml:space="preserve"> תניא: </w:t>
      </w:r>
      <w:r w:rsidRPr="00730169">
        <w:rPr>
          <w:rFonts w:ascii="Fb Fontext" w:hAnsi="Fb Fontext"/>
          <w:spacing w:val="-6"/>
          <w:rtl/>
        </w:rPr>
        <w:t>תרם ועלה בידו אפילו אחד מ</w:t>
      </w:r>
      <w:r w:rsidRPr="00730169">
        <w:rPr>
          <w:rFonts w:ascii="Fb Fontext" w:hAnsi="Fb Fontext" w:hint="cs"/>
          <w:spacing w:val="-6"/>
          <w:rtl/>
        </w:rPr>
        <w:t>כ'</w:t>
      </w:r>
      <w:r w:rsidRPr="00730169">
        <w:rPr>
          <w:rFonts w:ascii="Fb Fontext" w:hAnsi="Fb Fontext"/>
          <w:spacing w:val="-6"/>
          <w:rtl/>
        </w:rPr>
        <w:t xml:space="preserve"> תרומתו תרומה.</w:t>
      </w:r>
    </w:p>
    <w:p w14:paraId="4FE77426" w14:textId="77777777" w:rsidR="00A9406C" w:rsidRPr="00C35A2C" w:rsidRDefault="00A9406C" w:rsidP="00A9406C">
      <w:pPr>
        <w:rPr>
          <w:rFonts w:ascii="Fb Fontext" w:hAnsi="Fb Fontext"/>
          <w:rtl/>
        </w:rPr>
      </w:pPr>
      <w:r w:rsidRPr="003C2D61">
        <w:rPr>
          <w:rStyle w:val="affffe"/>
          <w:rFonts w:hint="cs"/>
          <w:rtl/>
        </w:rPr>
        <w:t xml:space="preserve">אין להוכיח </w:t>
      </w:r>
      <w:r>
        <w:rPr>
          <w:rFonts w:ascii="Fb Fontext" w:hAnsi="Fb Fontext" w:hint="cs"/>
          <w:sz w:val="32"/>
          <w:rtl/>
        </w:rPr>
        <w:t>מ</w:t>
      </w:r>
      <w:r w:rsidRPr="00C35A2C">
        <w:rPr>
          <w:rFonts w:ascii="Fb Fontext" w:hAnsi="Fb Fontext" w:hint="cs"/>
          <w:sz w:val="32"/>
          <w:rtl/>
        </w:rPr>
        <w:t>ד</w:t>
      </w:r>
      <w:r w:rsidRPr="00C35A2C">
        <w:rPr>
          <w:rFonts w:ascii="Fb Fontext" w:hAnsi="Fb Fontext"/>
          <w:sz w:val="32"/>
          <w:rtl/>
        </w:rPr>
        <w:t xml:space="preserve">היתה כתובתה </w:t>
      </w:r>
      <w:r w:rsidRPr="00C35A2C">
        <w:rPr>
          <w:rFonts w:ascii="Fb Fontext" w:hAnsi="Fb Fontext" w:hint="cs"/>
          <w:sz w:val="32"/>
          <w:rtl/>
        </w:rPr>
        <w:t>ד'</w:t>
      </w:r>
      <w:r w:rsidRPr="00C35A2C">
        <w:rPr>
          <w:rFonts w:ascii="Fb Fontext" w:hAnsi="Fb Fontext"/>
          <w:sz w:val="32"/>
          <w:rtl/>
        </w:rPr>
        <w:t xml:space="preserve"> מאות זוז, מכרה לזה במנה ולזה במנה, ולאחרון שוה מנה ודינר במנה, של אחרון - בטל, ושל כולן - מכרן קיים! </w:t>
      </w:r>
      <w:r w:rsidRPr="003C2D61">
        <w:rPr>
          <w:rStyle w:val="affffe"/>
          <w:rtl/>
        </w:rPr>
        <w:t>–</w:t>
      </w:r>
      <w:r w:rsidRPr="003C2D61">
        <w:rPr>
          <w:rStyle w:val="affffe"/>
          <w:rFonts w:hint="cs"/>
          <w:rtl/>
        </w:rPr>
        <w:t xml:space="preserve"> כרשבדר</w:t>
      </w:r>
      <w:r w:rsidRPr="003C2D61">
        <w:rPr>
          <w:rStyle w:val="affffe"/>
          <w:rtl/>
        </w:rPr>
        <w:t>"</w:t>
      </w:r>
      <w:r w:rsidRPr="003C2D61">
        <w:rPr>
          <w:rStyle w:val="affffe"/>
          <w:rFonts w:hint="cs"/>
          <w:rtl/>
        </w:rPr>
        <w:t xml:space="preserve">א </w:t>
      </w:r>
      <w:r w:rsidRPr="00C35A2C">
        <w:rPr>
          <w:rFonts w:ascii="Fb Fontext" w:hAnsi="Fb Fontext" w:hint="cs"/>
          <w:sz w:val="32"/>
          <w:rtl/>
        </w:rPr>
        <w:t>בשדות קטנים שאינם סמוכים</w:t>
      </w:r>
    </w:p>
    <w:p w14:paraId="7D5FC6A5" w14:textId="77777777" w:rsidR="00A9406C" w:rsidRDefault="00A9406C" w:rsidP="003156E1">
      <w:pPr>
        <w:pStyle w:val="aff9"/>
        <w:rPr>
          <w:rtl/>
        </w:rPr>
      </w:pPr>
      <w:r w:rsidRPr="003156E1">
        <w:rPr>
          <w:rFonts w:hint="cs"/>
          <w:rtl/>
        </w:rPr>
        <w:t>׹</w:t>
      </w:r>
    </w:p>
    <w:p>
      <w:pPr>
        <w:pStyle w:val="MishnaBatzad"/>
        <w:rPr>
          <w:ins w:id="20536" w:author="קלוד" w:date="2026-10-06T10:09:07Z"/>
        </w:rPr>
      </w:pPr>
      <w:ins w:id="20535" w:author="קלוד" w:date="2026-10-06T10:09:07Z">
        <w:r>
          <w:t xml:space="preserve">משנה ה</w:t>
        </w:r>
      </w:ins>
    </w:p>
    <w:p w14:paraId="5E5496E9" w14:textId="77777777" w:rsidR="00A9406C" w:rsidRDefault="00A9406C" w:rsidP="00A9406C">
      <w:pPr>
        <w:pStyle w:val="afff5"/>
        <w:rPr>
          <w:b/>
          <w:rtl/>
        </w:rPr>
      </w:pPr>
      <w:bookmarkStart w:id="758" w:name="_Toc119353550"/>
      <w:r w:rsidRPr="009F3A54">
        <w:rPr>
          <w:rStyle w:val="afffff5"/>
          <w:rFonts w:hint="cs"/>
          <w:rtl/>
        </w:rPr>
        <w:t>שום הדיינין שפיחתו שתות או הוסיפו שתות</w:t>
      </w:r>
      <w:bookmarkEnd w:id="758"/>
      <w:r w:rsidRPr="00C35A2C">
        <w:rPr>
          <w:rFonts w:hint="cs"/>
          <w:b/>
          <w:rtl/>
        </w:rPr>
        <w:t xml:space="preserve"> - מכרן בטל;</w:t>
      </w:r>
    </w:p>
    <w:p w14:paraId="6E2E42EE" w14:textId="77777777" w:rsidR="00A9406C" w:rsidRPr="00C35A2C" w:rsidRDefault="00A9406C" w:rsidP="00A9406C">
      <w:pPr>
        <w:pStyle w:val="afff5"/>
        <w:rPr>
          <w:b/>
          <w:rtl/>
        </w:rPr>
      </w:pPr>
      <w:r w:rsidRPr="00C35A2C">
        <w:rPr>
          <w:rFonts w:hint="cs"/>
          <w:b/>
          <w:rtl/>
        </w:rPr>
        <w:t xml:space="preserve">  </w:t>
      </w:r>
      <w:r w:rsidRPr="003C2D61">
        <w:rPr>
          <w:rStyle w:val="TanaimMishna"/>
          <w:rFonts w:hint="cs"/>
          <w:rtl/>
          <w:rPrChange w:id="20302" w:author="קלוד" w:date="2026-10-06T10:09:07Z">
            <w:rPr>
              <w:rStyle w:val="affffe"/>
              <w:rFonts w:hint="cs"/>
              <w:rtl/>
            </w:rPr>
          </w:rPrChange>
        </w:rPr>
        <w:t xml:space="preserve"> רשב"ג:</w:t>
      </w:r>
      <w:r w:rsidRPr="00C35A2C">
        <w:rPr>
          <w:rFonts w:hint="cs"/>
          <w:b/>
          <w:rtl/>
        </w:rPr>
        <w:t xml:space="preserve"> מכרן קיים, </w:t>
      </w:r>
      <w:r>
        <w:rPr>
          <w:rFonts w:hint="cs"/>
          <w:b/>
          <w:rtl/>
        </w:rPr>
        <w:t>ד</w:t>
      </w:r>
      <w:r w:rsidRPr="00C35A2C">
        <w:rPr>
          <w:rFonts w:hint="cs"/>
          <w:b/>
          <w:rtl/>
        </w:rPr>
        <w:t>א</w:t>
      </w:r>
      <w:r>
        <w:rPr>
          <w:rFonts w:hint="cs"/>
          <w:b/>
          <w:rtl/>
        </w:rPr>
        <w:t>"כ</w:t>
      </w:r>
      <w:r w:rsidRPr="00C35A2C">
        <w:rPr>
          <w:rFonts w:hint="cs"/>
          <w:b/>
          <w:rtl/>
        </w:rPr>
        <w:t>, מה כח בית דין יפה.</w:t>
      </w:r>
    </w:p>
    <w:p w14:paraId="7CD81097" w14:textId="77777777" w:rsidR="009F3A54" w:rsidRDefault="00A9406C" w:rsidP="00B909D8">
      <w:pPr>
        <w:pStyle w:val="afff5"/>
        <w:rPr>
          <w:rtl/>
        </w:rPr>
      </w:pPr>
      <w:bookmarkStart w:id="759" w:name="_Toc119353551"/>
      <w:r w:rsidRPr="009F3A54">
        <w:rPr>
          <w:rStyle w:val="afffff5"/>
          <w:rFonts w:hint="cs"/>
          <w:rtl/>
        </w:rPr>
        <w:t>אבל אם עשו אגרת בקורת ביניהן,</w:t>
      </w:r>
      <w:bookmarkEnd w:id="759"/>
      <w:r w:rsidRPr="00B909D8">
        <w:rPr>
          <w:rFonts w:hint="cs"/>
          <w:rtl/>
        </w:rPr>
        <w:t xml:space="preserve"> </w:t>
      </w:r>
    </w:p>
    <w:p w14:paraId="1B66C794" w14:textId="6349B537" w:rsidR="00A9406C" w:rsidRPr="00B909D8" w:rsidRDefault="009F3A54" w:rsidP="00B909D8">
      <w:pPr>
        <w:pStyle w:val="afff5"/>
        <w:rPr>
          <w:rtl/>
        </w:rPr>
      </w:pPr>
      <w:r>
        <w:rPr>
          <w:rFonts w:hint="cs"/>
          <w:rtl/>
        </w:rPr>
        <w:t xml:space="preserve"> </w:t>
      </w:r>
      <w:r w:rsidR="00A9406C" w:rsidRPr="00B909D8">
        <w:rPr>
          <w:rFonts w:hint="cs"/>
          <w:rtl/>
        </w:rPr>
        <w:t>אפילו מכרו שוה מנה בר' או שוה ר' במנה מכרן קיים</w:t>
      </w:r>
    </w:p>
    <w:p w14:paraId="51034950" w14:textId="77777777" w:rsidR="00A9406C" w:rsidRDefault="00A9406C" w:rsidP="00E26091">
      <w:pPr>
        <w:pStyle w:val="afff"/>
        <w:framePr w:wrap="around"/>
        <w:rPr>
          <w:rtl/>
        </w:rPr>
      </w:pPr>
      <w:bookmarkStart w:id="760" w:name="_Toc119353552"/>
      <w:r w:rsidRPr="00C35A2C">
        <w:rPr>
          <w:rFonts w:hint="cs"/>
          <w:rtl/>
        </w:rPr>
        <w:t>ק.</w:t>
      </w:r>
      <w:bookmarkEnd w:id="760"/>
    </w:p>
    <w:p w14:paraId="06206605" w14:textId="77777777" w:rsidR="00A9406C" w:rsidRPr="00730169" w:rsidRDefault="00A9406C" w:rsidP="00A9406C">
      <w:pPr>
        <w:rPr>
          <w:rFonts w:ascii="Fb Fontext" w:hAnsi="Fb Fontext"/>
          <w:spacing w:val="-8"/>
          <w:rtl/>
        </w:rPr>
      </w:pPr>
      <w:bookmarkStart w:id="761" w:name="_Toc119353553"/>
      <w:r w:rsidRPr="00730169">
        <w:rPr>
          <w:rStyle w:val="affffc"/>
          <w:rtl/>
        </w:rPr>
        <w:t>שליח</w:t>
      </w:r>
      <w:bookmarkEnd w:id="761"/>
      <w:r w:rsidRPr="00730169">
        <w:rPr>
          <w:rStyle w:val="affffc"/>
          <w:rtl/>
        </w:rPr>
        <w:t xml:space="preserve"> </w:t>
      </w:r>
      <w:r w:rsidRPr="00730169">
        <w:rPr>
          <w:rStyle w:val="affffe"/>
          <w:spacing w:val="-8"/>
          <w:rtl/>
        </w:rPr>
        <w:t xml:space="preserve">רבא </w:t>
      </w:r>
      <w:r w:rsidRPr="00730169">
        <w:rPr>
          <w:rStyle w:val="affffe"/>
          <w:rFonts w:hint="cs"/>
          <w:spacing w:val="-8"/>
          <w:rtl/>
        </w:rPr>
        <w:t>מ</w:t>
      </w:r>
      <w:r w:rsidRPr="00730169">
        <w:rPr>
          <w:rStyle w:val="affffe"/>
          <w:spacing w:val="-8"/>
          <w:rtl/>
        </w:rPr>
        <w:t>ר"נ</w:t>
      </w:r>
      <w:r w:rsidRPr="00730169">
        <w:rPr>
          <w:rStyle w:val="affffe"/>
          <w:rFonts w:hint="cs"/>
          <w:spacing w:val="-8"/>
          <w:rtl/>
        </w:rPr>
        <w:t>:</w:t>
      </w:r>
      <w:r w:rsidRPr="00730169">
        <w:rPr>
          <w:rFonts w:ascii="Fb Fontext" w:hAnsi="Fb Fontext"/>
          <w:spacing w:val="-8"/>
          <w:sz w:val="32"/>
          <w:rtl/>
        </w:rPr>
        <w:t xml:space="preserve"> שליח כדיינין</w:t>
      </w:r>
      <w:r w:rsidRPr="00730169">
        <w:rPr>
          <w:rFonts w:ascii="Fb Fontext" w:hAnsi="Fb Fontext" w:hint="cs"/>
          <w:spacing w:val="-8"/>
          <w:sz w:val="32"/>
          <w:rtl/>
        </w:rPr>
        <w:t xml:space="preserve"> שלא לעצמן</w:t>
      </w:r>
      <w:r w:rsidRPr="00730169">
        <w:rPr>
          <w:rFonts w:ascii="Fb Fontext" w:hAnsi="Fb Fontext"/>
          <w:spacing w:val="-8"/>
          <w:sz w:val="32"/>
          <w:rtl/>
        </w:rPr>
        <w:t xml:space="preserve">, לאפוקי אלמנה </w:t>
      </w:r>
      <w:r w:rsidRPr="00730169">
        <w:rPr>
          <w:rFonts w:ascii="Fb Fontext" w:hAnsi="Fb Fontext" w:hint="cs"/>
          <w:spacing w:val="-8"/>
          <w:sz w:val="32"/>
          <w:rtl/>
        </w:rPr>
        <w:t>שבשבילה</w:t>
      </w:r>
    </w:p>
    <w:p w14:paraId="23F68D22" w14:textId="77777777" w:rsidR="00A9406C" w:rsidRPr="00730169" w:rsidRDefault="00A9406C" w:rsidP="00A9406C">
      <w:pPr>
        <w:ind w:firstLine="0"/>
        <w:rPr>
          <w:rFonts w:ascii="Fb Fontext" w:hAnsi="Fb Fontext"/>
          <w:spacing w:val="-8"/>
          <w:rtl/>
        </w:rPr>
      </w:pPr>
      <w:r w:rsidRPr="00730169">
        <w:rPr>
          <w:rStyle w:val="affffe"/>
          <w:rFonts w:hint="cs"/>
          <w:spacing w:val="-8"/>
          <w:rtl/>
        </w:rPr>
        <w:t>רשב</w:t>
      </w:r>
      <w:r w:rsidRPr="00730169">
        <w:rPr>
          <w:rStyle w:val="affffe"/>
          <w:spacing w:val="-8"/>
          <w:rtl/>
        </w:rPr>
        <w:t>"</w:t>
      </w:r>
      <w:r w:rsidRPr="00730169">
        <w:rPr>
          <w:rStyle w:val="affffe"/>
          <w:rFonts w:hint="cs"/>
          <w:spacing w:val="-8"/>
          <w:rtl/>
        </w:rPr>
        <w:t>ב מ</w:t>
      </w:r>
      <w:r w:rsidRPr="00730169">
        <w:rPr>
          <w:rStyle w:val="affffe"/>
          <w:spacing w:val="-8"/>
          <w:rtl/>
        </w:rPr>
        <w:t>ר"נ</w:t>
      </w:r>
      <w:r w:rsidRPr="00730169">
        <w:rPr>
          <w:rStyle w:val="affffe"/>
          <w:rFonts w:hint="cs"/>
          <w:spacing w:val="-8"/>
          <w:rtl/>
        </w:rPr>
        <w:t>:</w:t>
      </w:r>
      <w:r w:rsidRPr="00730169">
        <w:rPr>
          <w:rStyle w:val="affffe"/>
          <w:spacing w:val="-8"/>
          <w:rtl/>
        </w:rPr>
        <w:t xml:space="preserve"> </w:t>
      </w:r>
      <w:r w:rsidRPr="00730169">
        <w:rPr>
          <w:rFonts w:ascii="Fb Fontext" w:hAnsi="Fb Fontext"/>
          <w:spacing w:val="-8"/>
          <w:rtl/>
        </w:rPr>
        <w:t xml:space="preserve">כאלמנה, </w:t>
      </w:r>
      <w:r w:rsidRPr="00730169">
        <w:rPr>
          <w:rFonts w:ascii="Fb Fontext" w:hAnsi="Fb Fontext" w:hint="cs"/>
          <w:spacing w:val="-8"/>
          <w:rtl/>
        </w:rPr>
        <w:t>ד</w:t>
      </w:r>
      <w:r w:rsidRPr="00730169">
        <w:rPr>
          <w:rFonts w:ascii="Fb Fontext" w:hAnsi="Fb Fontext"/>
          <w:spacing w:val="-8"/>
          <w:rtl/>
        </w:rPr>
        <w:t>יחידה, אף שליח יחיד, לאפוקי ב"ד דרבים.</w:t>
      </w:r>
    </w:p>
    <w:p w14:paraId="4491177C" w14:textId="77777777" w:rsidR="00A9406C" w:rsidRPr="00C35A2C" w:rsidRDefault="00A9406C" w:rsidP="00A9406C">
      <w:pPr>
        <w:rPr>
          <w:rFonts w:ascii="Fb Fontext" w:hAnsi="Fb Fontext" w:cs="Guttman Vilna"/>
          <w:b/>
          <w:bCs/>
          <w:rtl/>
        </w:rPr>
      </w:pPr>
      <w:bookmarkStart w:id="762" w:name="_Toc119353554"/>
      <w:r w:rsidRPr="009F3A54">
        <w:rPr>
          <w:rStyle w:val="affffc"/>
          <w:rtl/>
        </w:rPr>
        <w:t>והלכתא: שליח כאלמנה</w:t>
      </w:r>
      <w:bookmarkEnd w:id="762"/>
      <w:r w:rsidRPr="00C35A2C">
        <w:rPr>
          <w:rFonts w:ascii="Fb Fontext" w:hAnsi="Fb Fontext"/>
          <w:rtl/>
        </w:rPr>
        <w:t xml:space="preserve"> </w:t>
      </w:r>
      <w:r w:rsidRPr="00BF4EFB">
        <w:rPr>
          <w:rStyle w:val="affffe"/>
          <w:rFonts w:hint="cs"/>
          <w:rtl/>
        </w:rPr>
        <w:t>[דבטעות בטל]</w:t>
      </w:r>
      <w:r w:rsidRPr="00BF4EFB">
        <w:rPr>
          <w:rStyle w:val="affffe"/>
          <w:rtl/>
        </w:rPr>
        <w:t>.</w:t>
      </w:r>
    </w:p>
    <w:p w14:paraId="0D3ECA7D" w14:textId="77777777" w:rsidR="00A9406C" w:rsidRDefault="00A9406C" w:rsidP="00A9406C">
      <w:pPr>
        <w:rPr>
          <w:rFonts w:ascii="Fb Fontext" w:hAnsi="Fb Fontext"/>
          <w:sz w:val="32"/>
          <w:rtl/>
        </w:rPr>
      </w:pPr>
      <w:r w:rsidRPr="00C35A2C">
        <w:rPr>
          <w:rFonts w:ascii="Fb Fontext" w:hAnsi="Fb Fontext"/>
          <w:sz w:val="32"/>
          <w:rtl/>
        </w:rPr>
        <w:t xml:space="preserve">• </w:t>
      </w:r>
      <w:r w:rsidRPr="00BF4EFB">
        <w:rPr>
          <w:rStyle w:val="affffe"/>
          <w:rFonts w:hint="cs"/>
          <w:rtl/>
        </w:rPr>
        <w:t xml:space="preserve">והא דחזי' </w:t>
      </w:r>
      <w:r w:rsidRPr="00C35A2C">
        <w:rPr>
          <w:rFonts w:ascii="Fb Fontext" w:hAnsi="Fb Fontext" w:hint="cs"/>
          <w:sz w:val="32"/>
          <w:rtl/>
        </w:rPr>
        <w:t>בשליח שפיחת או הוסיף עשרה תרומתו תרומה</w:t>
      </w:r>
    </w:p>
    <w:p w14:paraId="72C57337" w14:textId="13BC184E" w:rsidR="00E268F4" w:rsidRDefault="00A9406C" w:rsidP="00A9406C">
      <w:pPr>
        <w:pStyle w:val="affff5"/>
        <w:rPr>
          <w:spacing w:val="-6"/>
          <w:rtl/>
        </w:rPr>
      </w:pPr>
      <w:r w:rsidRPr="00F71179">
        <w:rPr>
          <w:spacing w:val="-6"/>
          <w:rtl/>
        </w:rPr>
        <w:t xml:space="preserve">- </w:t>
      </w:r>
      <w:r w:rsidRPr="00F71179">
        <w:rPr>
          <w:rFonts w:hint="cs"/>
          <w:spacing w:val="-6"/>
          <w:rtl/>
        </w:rPr>
        <w:t>ד</w:t>
      </w:r>
      <w:r>
        <w:rPr>
          <w:rFonts w:hint="cs"/>
          <w:spacing w:val="-6"/>
          <w:rtl/>
        </w:rPr>
        <w:t>שם</w:t>
      </w:r>
      <w:r w:rsidRPr="00F71179">
        <w:rPr>
          <w:rFonts w:hint="cs"/>
          <w:spacing w:val="-6"/>
          <w:rtl/>
        </w:rPr>
        <w:t xml:space="preserve"> </w:t>
      </w:r>
      <w:r>
        <w:rPr>
          <w:rFonts w:hint="cs"/>
          <w:spacing w:val="-6"/>
          <w:rtl/>
        </w:rPr>
        <w:t xml:space="preserve">אמד </w:t>
      </w:r>
      <w:r w:rsidRPr="00F71179">
        <w:rPr>
          <w:rFonts w:hint="cs"/>
          <w:spacing w:val="-6"/>
          <w:rtl/>
        </w:rPr>
        <w:t>אם בעין יפה או בעין רעה וכך אמד</w:t>
      </w:r>
      <w:r w:rsidR="00E268F4">
        <w:rPr>
          <w:rFonts w:hint="cs"/>
          <w:spacing w:val="-6"/>
          <w:rtl/>
        </w:rPr>
        <w:t>.</w:t>
      </w:r>
    </w:p>
    <w:p w14:paraId="18BDF63B" w14:textId="7DCE6A00" w:rsidR="00A9406C" w:rsidRPr="00F71179" w:rsidRDefault="00A9406C" w:rsidP="00A9406C">
      <w:pPr>
        <w:pStyle w:val="affff5"/>
        <w:ind w:hanging="57"/>
        <w:rPr>
          <w:spacing w:val="-6"/>
          <w:rtl/>
        </w:rPr>
      </w:pPr>
      <w:r w:rsidRPr="00F71179">
        <w:rPr>
          <w:spacing w:val="-6"/>
          <w:rtl/>
        </w:rPr>
        <w:t xml:space="preserve">אבל </w:t>
      </w:r>
      <w:r>
        <w:rPr>
          <w:spacing w:val="-6"/>
          <w:rtl/>
        </w:rPr>
        <w:t>כאן</w:t>
      </w:r>
      <w:r w:rsidRPr="00F71179">
        <w:rPr>
          <w:spacing w:val="-6"/>
          <w:rtl/>
        </w:rPr>
        <w:t xml:space="preserve"> טעות</w:t>
      </w:r>
      <w:r w:rsidRPr="00F71179">
        <w:rPr>
          <w:rFonts w:hint="cs"/>
          <w:spacing w:val="-6"/>
          <w:rtl/>
        </w:rPr>
        <w:t xml:space="preserve"> היא ולא היה לו לטעות</w:t>
      </w:r>
    </w:p>
    <w:p w14:paraId="4A9C06A8" w14:textId="3F860B06" w:rsidR="00A9406C" w:rsidRDefault="00A9406C" w:rsidP="00A9406C">
      <w:pPr>
        <w:rPr>
          <w:rFonts w:ascii="Fb Fontext" w:hAnsi="Fb Fontext"/>
          <w:rtl/>
        </w:rPr>
      </w:pPr>
      <w:r w:rsidRPr="00BF4EFB">
        <w:rPr>
          <w:rStyle w:val="affffe"/>
          <w:rtl/>
        </w:rPr>
        <w:t xml:space="preserve">• </w:t>
      </w:r>
      <w:r w:rsidRPr="00BF4EFB">
        <w:rPr>
          <w:rStyle w:val="affffe"/>
          <w:rFonts w:hint="cs"/>
          <w:rtl/>
        </w:rPr>
        <w:t>רהב</w:t>
      </w:r>
      <w:r w:rsidRPr="00BF4EFB">
        <w:rPr>
          <w:rStyle w:val="affffe"/>
          <w:rtl/>
        </w:rPr>
        <w:t>"</w:t>
      </w:r>
      <w:r w:rsidRPr="00BF4EFB">
        <w:rPr>
          <w:rStyle w:val="affffe"/>
          <w:rFonts w:hint="cs"/>
          <w:rtl/>
        </w:rPr>
        <w:t>ח מ</w:t>
      </w:r>
      <w:r w:rsidRPr="00BF4EFB">
        <w:rPr>
          <w:rStyle w:val="affffe"/>
          <w:rtl/>
        </w:rPr>
        <w:t xml:space="preserve">ר"נ: </w:t>
      </w:r>
      <w:r w:rsidRPr="00C35A2C">
        <w:rPr>
          <w:rFonts w:ascii="Fb Fontext" w:hAnsi="Fb Fontext"/>
          <w:rtl/>
        </w:rPr>
        <w:t>הלכה כחכמים.</w:t>
      </w:r>
      <w:r w:rsidRPr="00C35A2C">
        <w:rPr>
          <w:rFonts w:ascii="Fb Fontext" w:hAnsi="Fb Fontext" w:hint="cs"/>
          <w:rtl/>
        </w:rPr>
        <w:t xml:space="preserve"> </w:t>
      </w:r>
      <w:r w:rsidRPr="00BF4EFB">
        <w:rPr>
          <w:rStyle w:val="affffe"/>
          <w:rFonts w:hint="cs"/>
          <w:rtl/>
        </w:rPr>
        <w:t xml:space="preserve">והא דלר'נ </w:t>
      </w:r>
      <w:r w:rsidRPr="00C35A2C">
        <w:rPr>
          <w:rFonts w:ascii="Fb Fontext" w:hAnsi="Fb Fontext" w:hint="cs"/>
          <w:rtl/>
        </w:rPr>
        <w:t xml:space="preserve">יתומים שהגדילו אין יכולין למחות </w:t>
      </w:r>
      <w:r w:rsidRPr="00BF4EFB">
        <w:rPr>
          <w:rStyle w:val="afffff0"/>
          <w:rFonts w:hint="cs"/>
          <w:rtl/>
        </w:rPr>
        <w:t xml:space="preserve">[ברוחות] </w:t>
      </w:r>
      <w:r w:rsidRPr="00C35A2C">
        <w:rPr>
          <w:rFonts w:ascii="Fb Fontext" w:hAnsi="Fb Fontext" w:hint="cs"/>
          <w:rtl/>
        </w:rPr>
        <w:t>באפוטרופוס שהעמידו להם ב</w:t>
      </w:r>
      <w:r w:rsidRPr="00C35A2C">
        <w:rPr>
          <w:rFonts w:ascii="Fb Fontext" w:hAnsi="Fb Fontext"/>
          <w:rtl/>
        </w:rPr>
        <w:t>"</w:t>
      </w:r>
      <w:r w:rsidRPr="00C35A2C">
        <w:rPr>
          <w:rFonts w:ascii="Fb Fontext" w:hAnsi="Fb Fontext" w:hint="cs"/>
          <w:rtl/>
        </w:rPr>
        <w:t>ד בקטנותם דא</w:t>
      </w:r>
      <w:r w:rsidRPr="00C35A2C">
        <w:rPr>
          <w:rFonts w:ascii="Fb Fontext" w:hAnsi="Fb Fontext"/>
          <w:rtl/>
        </w:rPr>
        <w:t>"</w:t>
      </w:r>
      <w:r w:rsidRPr="00C35A2C">
        <w:rPr>
          <w:rFonts w:ascii="Fb Fontext" w:hAnsi="Fb Fontext" w:hint="cs"/>
          <w:rtl/>
        </w:rPr>
        <w:t>כ מה כח ב</w:t>
      </w:r>
      <w:r w:rsidRPr="00C35A2C">
        <w:rPr>
          <w:rFonts w:ascii="Fb Fontext" w:hAnsi="Fb Fontext"/>
          <w:rtl/>
        </w:rPr>
        <w:t>"</w:t>
      </w:r>
      <w:r>
        <w:rPr>
          <w:rFonts w:ascii="Fb Fontext" w:hAnsi="Fb Fontext" w:hint="cs"/>
          <w:rtl/>
        </w:rPr>
        <w:t xml:space="preserve">ד יפה - </w:t>
      </w:r>
      <w:r w:rsidRPr="00C35A2C">
        <w:rPr>
          <w:rFonts w:ascii="Fb Fontext" w:hAnsi="Fb Fontext" w:hint="cs"/>
          <w:rtl/>
        </w:rPr>
        <w:t xml:space="preserve"> </w:t>
      </w:r>
      <w:r>
        <w:rPr>
          <w:rFonts w:ascii="Fb Fontext" w:hAnsi="Fb Fontext" w:hint="cs"/>
          <w:rtl/>
        </w:rPr>
        <w:t>שם</w:t>
      </w:r>
      <w:r w:rsidRPr="00C35A2C">
        <w:rPr>
          <w:rFonts w:ascii="Fb Fontext" w:hAnsi="Fb Fontext" w:hint="cs"/>
          <w:rtl/>
        </w:rPr>
        <w:t xml:space="preserve"> בדלא טעו</w:t>
      </w:r>
      <w:r w:rsidR="00B909D8">
        <w:rPr>
          <w:rFonts w:ascii="Fb Fontext" w:hAnsi="Fb Fontext" w:hint="cs"/>
          <w:rtl/>
        </w:rPr>
        <w:t>,</w:t>
      </w:r>
    </w:p>
    <w:p w14:paraId="5EB830F9" w14:textId="6809FB56" w:rsidR="00A9406C" w:rsidRPr="00C35A2C" w:rsidRDefault="00A9406C" w:rsidP="00A9406C">
      <w:pPr>
        <w:rPr>
          <w:rFonts w:cs="Guttman Vilna"/>
          <w:b/>
          <w:bCs/>
          <w:rtl/>
        </w:rPr>
      </w:pPr>
      <w:r w:rsidRPr="00BF4EFB">
        <w:rPr>
          <w:rStyle w:val="affffe"/>
          <w:rFonts w:hint="cs"/>
          <w:rtl/>
        </w:rPr>
        <w:lastRenderedPageBreak/>
        <w:t>ר</w:t>
      </w:r>
      <w:r w:rsidRPr="00BF4EFB">
        <w:rPr>
          <w:rStyle w:val="affffe"/>
          <w:rtl/>
        </w:rPr>
        <w:t>"</w:t>
      </w:r>
      <w:r w:rsidRPr="00BF4EFB">
        <w:rPr>
          <w:rStyle w:val="affffe"/>
          <w:rFonts w:hint="cs"/>
          <w:rtl/>
        </w:rPr>
        <w:t>ד</w:t>
      </w:r>
      <w:r w:rsidRPr="00BF4EFB">
        <w:rPr>
          <w:rStyle w:val="affffe"/>
          <w:rtl/>
        </w:rPr>
        <w:t xml:space="preserve">: </w:t>
      </w:r>
      <w:r w:rsidRPr="00F71179">
        <w:rPr>
          <w:rFonts w:ascii="Fb Fontext" w:hAnsi="Fb Fontext"/>
          <w:spacing w:val="-2"/>
          <w:sz w:val="32"/>
          <w:rtl/>
        </w:rPr>
        <w:t xml:space="preserve">מעשה ועשה רבי </w:t>
      </w:r>
      <w:r>
        <w:rPr>
          <w:rFonts w:ascii="Fb Fontext" w:hAnsi="Fb Fontext" w:hint="cs"/>
          <w:spacing w:val="-2"/>
          <w:sz w:val="32"/>
          <w:rtl/>
        </w:rPr>
        <w:t>כ</w:t>
      </w:r>
      <w:r w:rsidRPr="00F71179">
        <w:rPr>
          <w:rFonts w:ascii="Fb Fontext" w:hAnsi="Fb Fontext"/>
          <w:spacing w:val="-2"/>
          <w:sz w:val="32"/>
          <w:rtl/>
        </w:rPr>
        <w:t xml:space="preserve">חכמים, </w:t>
      </w:r>
      <w:r w:rsidRPr="00BF4EFB">
        <w:rPr>
          <w:rStyle w:val="affffe"/>
          <w:rFonts w:hint="cs"/>
          <w:rtl/>
        </w:rPr>
        <w:t>א</w:t>
      </w:r>
      <w:r w:rsidR="002B7BCC">
        <w:rPr>
          <w:rStyle w:val="affffe"/>
          <w:rtl/>
        </w:rPr>
        <w:t>"</w:t>
      </w:r>
      <w:r w:rsidRPr="00BF4EFB">
        <w:rPr>
          <w:rStyle w:val="affffe"/>
          <w:rFonts w:hint="cs"/>
          <w:rtl/>
        </w:rPr>
        <w:t xml:space="preserve">ל </w:t>
      </w:r>
      <w:r w:rsidRPr="00BF4EFB">
        <w:rPr>
          <w:rStyle w:val="affffe"/>
          <w:rtl/>
        </w:rPr>
        <w:t>פרטא ב</w:t>
      </w:r>
      <w:r>
        <w:rPr>
          <w:rStyle w:val="affffe"/>
          <w:rFonts w:hint="cs"/>
          <w:rtl/>
        </w:rPr>
        <w:t>ן</w:t>
      </w:r>
      <w:r w:rsidRPr="00BF4EFB">
        <w:rPr>
          <w:rStyle w:val="affffe"/>
          <w:rFonts w:hint="cs"/>
          <w:rtl/>
        </w:rPr>
        <w:t xml:space="preserve"> ראב</w:t>
      </w:r>
      <w:r w:rsidRPr="00BF4EFB">
        <w:rPr>
          <w:rStyle w:val="affffe"/>
          <w:rtl/>
        </w:rPr>
        <w:t>"</w:t>
      </w:r>
      <w:r w:rsidRPr="00BF4EFB">
        <w:rPr>
          <w:rStyle w:val="affffe"/>
          <w:rFonts w:hint="cs"/>
          <w:rtl/>
        </w:rPr>
        <w:t>פ ב</w:t>
      </w:r>
      <w:r w:rsidRPr="00BF4EFB">
        <w:rPr>
          <w:rStyle w:val="affffe"/>
          <w:rtl/>
        </w:rPr>
        <w:t>"</w:t>
      </w:r>
      <w:r w:rsidRPr="00BF4EFB">
        <w:rPr>
          <w:rStyle w:val="affffe"/>
          <w:rFonts w:hint="cs"/>
          <w:rtl/>
        </w:rPr>
        <w:t>ב של ר' פרטא הגדול</w:t>
      </w:r>
      <w:r>
        <w:rPr>
          <w:rFonts w:hint="cs"/>
          <w:rtl/>
        </w:rPr>
        <w:t xml:space="preserve"> </w:t>
      </w:r>
      <w:r>
        <w:rPr>
          <w:rtl/>
        </w:rPr>
        <w:t xml:space="preserve">- </w:t>
      </w:r>
      <w:r w:rsidRPr="00C35A2C">
        <w:rPr>
          <w:rtl/>
        </w:rPr>
        <w:t>א"כ: מה כח ב"ד יפה? והחזיר רבי את המעשה.</w:t>
      </w:r>
    </w:p>
    <w:p w14:paraId="5B3BA768" w14:textId="13A426CC" w:rsidR="00A9406C" w:rsidRPr="00C35A2C" w:rsidRDefault="00A9406C" w:rsidP="00A9406C">
      <w:pPr>
        <w:rPr>
          <w:rFonts w:ascii="Fb Fontext" w:hAnsi="Fb Fontext"/>
          <w:rtl/>
        </w:rPr>
      </w:pPr>
      <w:r w:rsidRPr="00BF4EFB">
        <w:rPr>
          <w:rStyle w:val="affffe"/>
          <w:rtl/>
        </w:rPr>
        <w:t>ר"</w:t>
      </w:r>
      <w:r w:rsidRPr="00BF4EFB">
        <w:rPr>
          <w:rStyle w:val="affffe"/>
          <w:rFonts w:hint="cs"/>
          <w:rtl/>
        </w:rPr>
        <w:t xml:space="preserve">ס </w:t>
      </w:r>
      <w:r>
        <w:rPr>
          <w:rStyle w:val="affffe"/>
          <w:rFonts w:hint="cs"/>
          <w:rtl/>
        </w:rPr>
        <w:t>שנה כך</w:t>
      </w:r>
      <w:r w:rsidRPr="00BF4EFB">
        <w:rPr>
          <w:rStyle w:val="affffe"/>
          <w:rtl/>
        </w:rPr>
        <w:t xml:space="preserve">: </w:t>
      </w:r>
      <w:r w:rsidRPr="00C35A2C">
        <w:rPr>
          <w:rFonts w:ascii="Fb Fontext" w:hAnsi="Fb Fontext"/>
          <w:sz w:val="32"/>
          <w:rtl/>
        </w:rPr>
        <w:t xml:space="preserve">מעשה </w:t>
      </w:r>
      <w:r w:rsidRPr="00BF4EFB">
        <w:rPr>
          <w:rStyle w:val="affffe"/>
          <w:rtl/>
        </w:rPr>
        <w:t xml:space="preserve">וביקש רבי לעשות כחכמים, </w:t>
      </w:r>
      <w:r w:rsidRPr="00BF4EFB">
        <w:rPr>
          <w:rStyle w:val="affffe"/>
          <w:rFonts w:hint="cs"/>
          <w:rtl/>
        </w:rPr>
        <w:t>וע</w:t>
      </w:r>
      <w:r w:rsidR="002B7BCC">
        <w:rPr>
          <w:rStyle w:val="affffe"/>
          <w:rtl/>
        </w:rPr>
        <w:t>"</w:t>
      </w:r>
      <w:r w:rsidRPr="00BF4EFB">
        <w:rPr>
          <w:rStyle w:val="affffe"/>
          <w:rFonts w:hint="cs"/>
          <w:rtl/>
        </w:rPr>
        <w:t>ז אמ</w:t>
      </w:r>
      <w:r w:rsidR="002B7BCC">
        <w:rPr>
          <w:rStyle w:val="affffe"/>
          <w:rtl/>
        </w:rPr>
        <w:t>"</w:t>
      </w:r>
      <w:r w:rsidRPr="00BF4EFB">
        <w:rPr>
          <w:rStyle w:val="affffe"/>
          <w:rFonts w:hint="cs"/>
          <w:rtl/>
        </w:rPr>
        <w:t>ל ר</w:t>
      </w:r>
      <w:r w:rsidR="002B7BCC">
        <w:rPr>
          <w:rStyle w:val="affffe"/>
          <w:rtl/>
        </w:rPr>
        <w:t>"</w:t>
      </w:r>
      <w:r w:rsidRPr="00BF4EFB">
        <w:rPr>
          <w:rStyle w:val="affffe"/>
          <w:rFonts w:hint="cs"/>
          <w:rtl/>
        </w:rPr>
        <w:t>פ</w:t>
      </w:r>
      <w:r>
        <w:rPr>
          <w:rStyle w:val="affffe"/>
          <w:rFonts w:hint="cs"/>
          <w:rtl/>
        </w:rPr>
        <w:t>:</w:t>
      </w:r>
      <w:r>
        <w:rPr>
          <w:rFonts w:ascii="Fb Fontext" w:hAnsi="Fb Fontext" w:hint="cs"/>
          <w:sz w:val="32"/>
          <w:rtl/>
        </w:rPr>
        <w:t xml:space="preserve"> </w:t>
      </w:r>
      <w:r w:rsidRPr="00C35A2C">
        <w:rPr>
          <w:rFonts w:ascii="Fb Fontext" w:hAnsi="Fb Fontext"/>
          <w:sz w:val="32"/>
          <w:rtl/>
        </w:rPr>
        <w:t>א"כ, מה כח ב"ד יפה? לא עשה רבי את המעשה.</w:t>
      </w:r>
    </w:p>
    <w:p w14:paraId="45D45184" w14:textId="77777777" w:rsidR="00E268F4" w:rsidRDefault="00A9406C" w:rsidP="00A9406C">
      <w:pPr>
        <w:rPr>
          <w:spacing w:val="-4"/>
          <w:rtl/>
        </w:rPr>
      </w:pPr>
      <w:r w:rsidRPr="00730169">
        <w:rPr>
          <w:rStyle w:val="affffe"/>
          <w:rFonts w:hint="cs"/>
          <w:spacing w:val="-4"/>
          <w:rtl/>
        </w:rPr>
        <w:t xml:space="preserve">לא שחלקו </w:t>
      </w:r>
      <w:r w:rsidRPr="00730169">
        <w:rPr>
          <w:rFonts w:hint="cs"/>
          <w:spacing w:val="-4"/>
          <w:rtl/>
        </w:rPr>
        <w:t>בטעה בדבר משנה,</w:t>
      </w:r>
      <w:r w:rsidRPr="00730169">
        <w:rPr>
          <w:rStyle w:val="affffe"/>
          <w:rFonts w:hint="cs"/>
          <w:spacing w:val="-4"/>
          <w:rtl/>
        </w:rPr>
        <w:t xml:space="preserve"> דלכו</w:t>
      </w:r>
      <w:r w:rsidR="002B7BCC">
        <w:rPr>
          <w:rStyle w:val="affffe"/>
          <w:spacing w:val="-4"/>
          <w:rtl/>
        </w:rPr>
        <w:t>"</w:t>
      </w:r>
      <w:r w:rsidRPr="00730169">
        <w:rPr>
          <w:rStyle w:val="affffe"/>
          <w:rFonts w:hint="cs"/>
          <w:spacing w:val="-4"/>
          <w:rtl/>
        </w:rPr>
        <w:t xml:space="preserve">ע </w:t>
      </w:r>
      <w:r w:rsidRPr="00730169">
        <w:rPr>
          <w:rFonts w:hint="cs"/>
          <w:spacing w:val="-4"/>
          <w:rtl/>
        </w:rPr>
        <w:t xml:space="preserve">חוזר, </w:t>
      </w:r>
      <w:r w:rsidRPr="00730169">
        <w:rPr>
          <w:rStyle w:val="affffe"/>
          <w:rFonts w:hint="cs"/>
          <w:spacing w:val="-4"/>
          <w:rtl/>
        </w:rPr>
        <w:t xml:space="preserve">וחלקו </w:t>
      </w:r>
      <w:r w:rsidRPr="00730169">
        <w:rPr>
          <w:rFonts w:hint="cs"/>
          <w:spacing w:val="-4"/>
          <w:rtl/>
        </w:rPr>
        <w:t>איך היה המעשה</w:t>
      </w:r>
      <w:r w:rsidR="00E268F4">
        <w:rPr>
          <w:rFonts w:hint="cs"/>
          <w:spacing w:val="-4"/>
          <w:rtl/>
        </w:rPr>
        <w:t>,</w:t>
      </w:r>
    </w:p>
    <w:p w14:paraId="4F60FF72" w14:textId="680CE725" w:rsidR="00E268F4" w:rsidRDefault="00A9406C" w:rsidP="00A9406C">
      <w:pPr>
        <w:rPr>
          <w:rFonts w:ascii="Fb Fontext" w:hAnsi="Fb Fontext"/>
          <w:sz w:val="32"/>
          <w:rtl/>
        </w:rPr>
      </w:pPr>
      <w:r w:rsidRPr="00BF4EFB">
        <w:rPr>
          <w:rStyle w:val="affffe"/>
          <w:rtl/>
        </w:rPr>
        <w:t xml:space="preserve">רב יוסף: </w:t>
      </w:r>
      <w:r w:rsidRPr="00C35A2C">
        <w:rPr>
          <w:rFonts w:ascii="Fb Fontext" w:hAnsi="Fb Fontext"/>
          <w:sz w:val="32"/>
          <w:rtl/>
        </w:rPr>
        <w:t xml:space="preserve">ארמלתא </w:t>
      </w:r>
      <w:r>
        <w:rPr>
          <w:rFonts w:ascii="Fb Fontext" w:hAnsi="Fb Fontext" w:hint="cs"/>
          <w:sz w:val="32"/>
          <w:rtl/>
        </w:rPr>
        <w:t>וכן ב</w:t>
      </w:r>
      <w:r w:rsidR="002B7BCC">
        <w:rPr>
          <w:rFonts w:ascii="Fb Fontext" w:hAnsi="Fb Fontext"/>
          <w:sz w:val="32"/>
          <w:rtl/>
        </w:rPr>
        <w:t>"</w:t>
      </w:r>
      <w:r>
        <w:rPr>
          <w:rFonts w:ascii="Fb Fontext" w:hAnsi="Fb Fontext" w:hint="cs"/>
          <w:sz w:val="32"/>
          <w:rtl/>
        </w:rPr>
        <w:t xml:space="preserve">ד </w:t>
      </w:r>
      <w:r w:rsidRPr="00C35A2C">
        <w:rPr>
          <w:rFonts w:ascii="Fb Fontext" w:hAnsi="Fb Fontext" w:hint="cs"/>
          <w:sz w:val="32"/>
          <w:rtl/>
        </w:rPr>
        <w:t>שמכר</w:t>
      </w:r>
      <w:r>
        <w:rPr>
          <w:rFonts w:ascii="Fb Fontext" w:hAnsi="Fb Fontext" w:hint="cs"/>
          <w:sz w:val="32"/>
          <w:rtl/>
        </w:rPr>
        <w:t>ו</w:t>
      </w:r>
      <w:r w:rsidRPr="00C35A2C">
        <w:rPr>
          <w:rFonts w:ascii="Fb Fontext" w:hAnsi="Fb Fontext"/>
          <w:sz w:val="32"/>
          <w:rtl/>
        </w:rPr>
        <w:t xml:space="preserve"> אחריות איתמי</w:t>
      </w:r>
      <w:r w:rsidR="00E268F4">
        <w:rPr>
          <w:rFonts w:ascii="Fb Fontext" w:hAnsi="Fb Fontext"/>
          <w:sz w:val="32"/>
          <w:rtl/>
        </w:rPr>
        <w:t>,</w:t>
      </w:r>
    </w:p>
    <w:p w14:paraId="2E851465" w14:textId="7D4807D2" w:rsidR="00A9406C" w:rsidRDefault="00A9406C" w:rsidP="006D4F82">
      <w:pPr>
        <w:rPr>
          <w:rtl/>
        </w:rPr>
      </w:pPr>
      <w:r w:rsidRPr="00BF4EFB">
        <w:rPr>
          <w:rStyle w:val="affffe"/>
          <w:rFonts w:hint="cs"/>
          <w:rtl/>
        </w:rPr>
        <w:t>וקמ</w:t>
      </w:r>
      <w:r w:rsidRPr="00BF4EFB">
        <w:rPr>
          <w:rStyle w:val="affffe"/>
          <w:rtl/>
        </w:rPr>
        <w:t>"</w:t>
      </w:r>
      <w:r w:rsidRPr="00BF4EFB">
        <w:rPr>
          <w:rStyle w:val="affffe"/>
          <w:rFonts w:hint="cs"/>
          <w:rtl/>
        </w:rPr>
        <w:t xml:space="preserve">ל </w:t>
      </w:r>
      <w:r w:rsidRPr="00224771">
        <w:rPr>
          <w:rFonts w:cs="PFT_Frank" w:hint="cs"/>
          <w:b/>
          <w:bCs/>
          <w:szCs w:val="14"/>
          <w:rtl/>
        </w:rPr>
        <w:t>ב</w:t>
      </w:r>
      <w:r w:rsidRPr="00224771">
        <w:rPr>
          <w:rFonts w:cs="PFT_Frank"/>
          <w:b/>
          <w:bCs/>
          <w:szCs w:val="14"/>
          <w:rtl/>
        </w:rPr>
        <w:t>"</w:t>
      </w:r>
      <w:r w:rsidRPr="00224771">
        <w:rPr>
          <w:rFonts w:cs="PFT_Frank" w:hint="cs"/>
          <w:b/>
          <w:bCs/>
          <w:szCs w:val="14"/>
          <w:rtl/>
        </w:rPr>
        <w:t xml:space="preserve">ד </w:t>
      </w:r>
      <w:r w:rsidRPr="00C35A2C">
        <w:rPr>
          <w:rFonts w:ascii="Fb Fontext" w:hAnsi="Fb Fontext" w:hint="cs"/>
          <w:rtl/>
        </w:rPr>
        <w:t xml:space="preserve">דלא לימא </w:t>
      </w:r>
      <w:r w:rsidRPr="00C35A2C">
        <w:rPr>
          <w:rFonts w:ascii="Fb Fontext" w:hAnsi="Fb Fontext"/>
          <w:rtl/>
        </w:rPr>
        <w:t>כל דזבין מב"</w:t>
      </w:r>
      <w:r w:rsidRPr="00C35A2C">
        <w:rPr>
          <w:rFonts w:ascii="Fb Fontext" w:hAnsi="Fb Fontext" w:hint="cs"/>
          <w:rtl/>
        </w:rPr>
        <w:t>ד על דעת שיוצא הקול ומדלא מחו הוא שלו.</w:t>
      </w:r>
    </w:p>
    <w:p w14:paraId="426C39DD" w14:textId="77777777" w:rsidR="00A9406C" w:rsidRPr="00C35A2C" w:rsidRDefault="00A9406C" w:rsidP="00E26091">
      <w:pPr>
        <w:pStyle w:val="afff"/>
        <w:framePr w:wrap="around"/>
        <w:rPr>
          <w:rtl/>
        </w:rPr>
      </w:pPr>
      <w:bookmarkStart w:id="763" w:name="_Toc119353555"/>
      <w:r w:rsidRPr="00C35A2C">
        <w:rPr>
          <w:rFonts w:hint="cs"/>
          <w:rtl/>
        </w:rPr>
        <w:t>ק:</w:t>
      </w:r>
      <w:bookmarkEnd w:id="763"/>
    </w:p>
    <w:p w14:paraId="4CF49E96" w14:textId="77777777" w:rsidR="00A9406C" w:rsidRPr="00C54C7E" w:rsidRDefault="00A9406C" w:rsidP="00A9406C">
      <w:pPr>
        <w:pStyle w:val="afffd"/>
        <w:rPr>
          <w:rtl/>
        </w:rPr>
      </w:pPr>
      <w:ins w:id="10005" w:author="מספור קטעי משנה" w:date="2026-10-06T06:45:30Z">
        <w:r>
          <w:rPr>
            <w:rStyle w:val="MisparKeta"/>
          </w:rPr>
          <w:t xml:space="preserve">א. </w:t>
        </w:r>
      </w:ins>
      <w:bookmarkStart w:id="764" w:name="_Toc119353556"/>
      <w:r w:rsidRPr="00C54C7E">
        <w:rPr>
          <w:rtl/>
        </w:rPr>
        <w:t xml:space="preserve">רשב"ג אומר </w:t>
      </w:r>
      <w:r w:rsidRPr="00C54C7E">
        <w:rPr>
          <w:rFonts w:hint="cs"/>
          <w:rtl/>
        </w:rPr>
        <w:t>כו'.</w:t>
      </w:r>
      <w:bookmarkEnd w:id="764"/>
    </w:p>
    <w:p w14:paraId="16BEDA95" w14:textId="55CA901D" w:rsidR="00E268F4" w:rsidRDefault="00A9406C" w:rsidP="00A9406C">
      <w:pPr>
        <w:rPr>
          <w:rFonts w:ascii="Fb Fontext" w:hAnsi="Fb Fontext"/>
          <w:spacing w:val="-4"/>
          <w:rtl/>
        </w:rPr>
      </w:pPr>
      <w:bookmarkStart w:id="765" w:name="_Toc119353557"/>
      <w:r w:rsidRPr="00BF4EFB">
        <w:rPr>
          <w:rStyle w:val="affffc"/>
          <w:rtl/>
        </w:rPr>
        <w:t>ועד כמה?</w:t>
      </w:r>
      <w:bookmarkEnd w:id="765"/>
      <w:r w:rsidRPr="00F71179">
        <w:rPr>
          <w:rFonts w:ascii="Fb Fontext" w:hAnsi="Fb Fontext"/>
          <w:spacing w:val="-4"/>
          <w:rtl/>
        </w:rPr>
        <w:t xml:space="preserve"> </w:t>
      </w:r>
      <w:r w:rsidRPr="00BF4EFB">
        <w:rPr>
          <w:rStyle w:val="affffe"/>
          <w:rFonts w:hint="cs"/>
          <w:rtl/>
        </w:rPr>
        <w:t>מר</w:t>
      </w:r>
      <w:r w:rsidRPr="00BF4EFB">
        <w:rPr>
          <w:rStyle w:val="affffe"/>
          <w:rtl/>
        </w:rPr>
        <w:t>"</w:t>
      </w:r>
      <w:r w:rsidRPr="00BF4EFB">
        <w:rPr>
          <w:rStyle w:val="affffe"/>
          <w:rFonts w:hint="cs"/>
          <w:rtl/>
        </w:rPr>
        <w:t>ש: -</w:t>
      </w:r>
      <w:r w:rsidRPr="00F71179">
        <w:rPr>
          <w:rFonts w:ascii="Fb Fontext" w:hAnsi="Fb Fontext"/>
          <w:spacing w:val="-4"/>
          <w:rtl/>
        </w:rPr>
        <w:t xml:space="preserve">עד </w:t>
      </w:r>
      <w:r>
        <w:rPr>
          <w:rFonts w:ascii="Fb Fontext" w:hAnsi="Fb Fontext" w:hint="cs"/>
          <w:spacing w:val="-4"/>
          <w:rtl/>
        </w:rPr>
        <w:t>חצי</w:t>
      </w:r>
      <w:r w:rsidR="00E268F4">
        <w:rPr>
          <w:rFonts w:ascii="Fb Fontext" w:hAnsi="Fb Fontext"/>
          <w:spacing w:val="-4"/>
          <w:rtl/>
        </w:rPr>
        <w:t>.</w:t>
      </w:r>
    </w:p>
    <w:p w14:paraId="5F74CF62" w14:textId="57349181" w:rsidR="00A9406C" w:rsidRPr="00F71179" w:rsidRDefault="00A9406C" w:rsidP="003447B8">
      <w:pPr>
        <w:rPr>
          <w:rFonts w:ascii="Fb Fontext" w:hAnsi="Fb Fontext"/>
          <w:spacing w:val="-4"/>
          <w:rtl/>
        </w:rPr>
      </w:pPr>
      <w:r w:rsidRPr="00BF4EFB">
        <w:rPr>
          <w:rStyle w:val="affffe"/>
          <w:rFonts w:hint="cs"/>
          <w:rtl/>
        </w:rPr>
        <w:t>-ותנ</w:t>
      </w:r>
      <w:r w:rsidRPr="00BF4EFB">
        <w:rPr>
          <w:rStyle w:val="affffe"/>
          <w:rtl/>
        </w:rPr>
        <w:t>"</w:t>
      </w:r>
      <w:r w:rsidRPr="00BF4EFB">
        <w:rPr>
          <w:rStyle w:val="affffe"/>
          <w:rFonts w:hint="cs"/>
          <w:rtl/>
        </w:rPr>
        <w:t>ה מדרשב</w:t>
      </w:r>
      <w:r w:rsidRPr="00BF4EFB">
        <w:rPr>
          <w:rStyle w:val="affffe"/>
          <w:rtl/>
        </w:rPr>
        <w:t>"</w:t>
      </w:r>
      <w:r w:rsidRPr="00BF4EFB">
        <w:rPr>
          <w:rStyle w:val="affffe"/>
          <w:rFonts w:hint="cs"/>
          <w:rtl/>
        </w:rPr>
        <w:t xml:space="preserve">ג </w:t>
      </w:r>
      <w:r w:rsidRPr="00F71179">
        <w:rPr>
          <w:rFonts w:ascii="Fb Fontext" w:hAnsi="Fb Fontext" w:hint="cs"/>
          <w:spacing w:val="-4"/>
          <w:rtl/>
        </w:rPr>
        <w:t>דמכרו מנה במאתים או להיפך מכרן קיים</w:t>
      </w:r>
      <w:r w:rsidR="00B909D8">
        <w:rPr>
          <w:rFonts w:ascii="Fb Fontext" w:hAnsi="Fb Fontext" w:hint="cs"/>
          <w:spacing w:val="-4"/>
          <w:rtl/>
        </w:rPr>
        <w:t>,</w:t>
      </w:r>
    </w:p>
    <w:p w14:paraId="1F44DC36" w14:textId="634DFA05" w:rsidR="00A9406C" w:rsidRPr="00CA7D65" w:rsidRDefault="00A9406C" w:rsidP="00A9406C">
      <w:pPr>
        <w:rPr>
          <w:rFonts w:ascii="Fb Fontext" w:hAnsi="Fb Fontext"/>
          <w:spacing w:val="-8"/>
          <w:rtl/>
        </w:rPr>
      </w:pPr>
      <w:r w:rsidRPr="00CA7D65">
        <w:rPr>
          <w:rStyle w:val="affffe"/>
          <w:spacing w:val="-8"/>
          <w:rtl/>
        </w:rPr>
        <w:t xml:space="preserve">מרב יוסף: </w:t>
      </w:r>
      <w:r w:rsidRPr="00CA7D65">
        <w:rPr>
          <w:rFonts w:ascii="Fb Fontext" w:hAnsi="Fb Fontext"/>
          <w:spacing w:val="-8"/>
          <w:rtl/>
        </w:rPr>
        <w:t xml:space="preserve">ב"ד שמכרו בלא הכרזה, </w:t>
      </w:r>
      <w:r w:rsidRPr="00CA7D65">
        <w:rPr>
          <w:rFonts w:cs="PFT_Frank"/>
          <w:b/>
          <w:bCs/>
          <w:spacing w:val="-8"/>
          <w:szCs w:val="14"/>
          <w:rtl/>
        </w:rPr>
        <w:t xml:space="preserve">נעשו כמי שטעו </w:t>
      </w:r>
      <w:r w:rsidRPr="00CA7D65">
        <w:rPr>
          <w:rFonts w:ascii="Fb Fontext" w:hAnsi="Fb Fontext"/>
          <w:spacing w:val="-8"/>
          <w:rtl/>
        </w:rPr>
        <w:t>בדבר משנה וחוזרין</w:t>
      </w:r>
    </w:p>
    <w:p w14:paraId="2FC0D5E4" w14:textId="77777777" w:rsidR="00A9406C" w:rsidRDefault="00A9406C" w:rsidP="00A9406C">
      <w:pPr>
        <w:rPr>
          <w:rFonts w:ascii="Fb Fontext" w:hAnsi="Fb Fontext"/>
          <w:rtl/>
        </w:rPr>
      </w:pPr>
      <w:r w:rsidRPr="00C35A2C">
        <w:rPr>
          <w:rFonts w:ascii="Fb Fontext" w:hAnsi="Fb Fontext" w:hint="cs"/>
          <w:rtl/>
        </w:rPr>
        <w:t>ולאו וודאי טעו דהא ד</w:t>
      </w:r>
      <w:r w:rsidRPr="00C35A2C">
        <w:rPr>
          <w:rFonts w:ascii="Fb Fontext" w:hAnsi="Fb Fontext"/>
          <w:rtl/>
        </w:rPr>
        <w:t xml:space="preserve">שום היתומין </w:t>
      </w:r>
      <w:r w:rsidRPr="00C35A2C">
        <w:rPr>
          <w:rFonts w:ascii="Fb Fontext" w:hAnsi="Fb Fontext" w:hint="cs"/>
          <w:rtl/>
        </w:rPr>
        <w:t>ל'</w:t>
      </w:r>
      <w:r w:rsidRPr="00C35A2C">
        <w:rPr>
          <w:rFonts w:ascii="Fb Fontext" w:hAnsi="Fb Fontext"/>
          <w:rtl/>
        </w:rPr>
        <w:t xml:space="preserve"> יום, ושום ההקדש </w:t>
      </w:r>
      <w:r w:rsidRPr="00C35A2C">
        <w:rPr>
          <w:rFonts w:ascii="Fb Fontext" w:hAnsi="Fb Fontext" w:hint="cs"/>
          <w:rtl/>
        </w:rPr>
        <w:t>ס'</w:t>
      </w:r>
      <w:r w:rsidRPr="00C35A2C">
        <w:rPr>
          <w:rFonts w:ascii="Fb Fontext" w:hAnsi="Fb Fontext"/>
          <w:rtl/>
        </w:rPr>
        <w:t xml:space="preserve"> יום, ומכריזין בבקר ובערב</w:t>
      </w:r>
      <w:r w:rsidRPr="00C35A2C">
        <w:rPr>
          <w:rFonts w:ascii="Fb Fontext" w:hAnsi="Fb Fontext" w:hint="cs"/>
          <w:rtl/>
        </w:rPr>
        <w:t xml:space="preserve"> דהו'א ה</w:t>
      </w:r>
      <w:r w:rsidRPr="00C35A2C">
        <w:rPr>
          <w:rFonts w:ascii="Fb Fontext" w:hAnsi="Fb Fontext"/>
          <w:rtl/>
        </w:rPr>
        <w:t>"</w:t>
      </w:r>
      <w:r w:rsidRPr="00C35A2C">
        <w:rPr>
          <w:rFonts w:ascii="Fb Fontext" w:hAnsi="Fb Fontext" w:hint="cs"/>
          <w:rtl/>
        </w:rPr>
        <w:t>מ שליח ולא ב</w:t>
      </w:r>
      <w:r w:rsidRPr="00C35A2C">
        <w:rPr>
          <w:rFonts w:ascii="Fb Fontext" w:hAnsi="Fb Fontext"/>
          <w:rtl/>
        </w:rPr>
        <w:t>"</w:t>
      </w:r>
      <w:r w:rsidRPr="00C35A2C">
        <w:rPr>
          <w:rFonts w:ascii="Fb Fontext" w:hAnsi="Fb Fontext" w:hint="cs"/>
          <w:rtl/>
        </w:rPr>
        <w:t>ד קמ</w:t>
      </w:r>
      <w:r w:rsidRPr="00C35A2C">
        <w:rPr>
          <w:rFonts w:ascii="Fb Fontext" w:hAnsi="Fb Fontext"/>
          <w:rtl/>
        </w:rPr>
        <w:t>"</w:t>
      </w:r>
      <w:r w:rsidRPr="00C35A2C">
        <w:rPr>
          <w:rFonts w:ascii="Fb Fontext" w:hAnsi="Fb Fontext" w:hint="cs"/>
          <w:rtl/>
        </w:rPr>
        <w:t>ל</w:t>
      </w:r>
    </w:p>
    <w:p w14:paraId="13DA503E" w14:textId="77777777" w:rsidR="00A9406C" w:rsidRPr="00F5539C" w:rsidRDefault="00A9406C" w:rsidP="00A9406C">
      <w:pPr>
        <w:rPr>
          <w:rFonts w:ascii="Fb Fontext" w:hAnsi="Fb Fontext"/>
          <w:spacing w:val="-2"/>
          <w:sz w:val="32"/>
          <w:rtl/>
        </w:rPr>
      </w:pPr>
      <w:r w:rsidRPr="00284A0C">
        <w:rPr>
          <w:rStyle w:val="affffe"/>
          <w:rtl/>
        </w:rPr>
        <w:t xml:space="preserve">• </w:t>
      </w:r>
      <w:r w:rsidRPr="00284A0C">
        <w:rPr>
          <w:rStyle w:val="affffe"/>
          <w:rFonts w:hint="cs"/>
          <w:rtl/>
        </w:rPr>
        <w:t>אין להוכיח</w:t>
      </w:r>
      <w:r w:rsidRPr="00F5539C">
        <w:rPr>
          <w:rFonts w:ascii="Fb Fontext" w:hAnsi="Fb Fontext" w:hint="cs"/>
          <w:spacing w:val="-2"/>
          <w:sz w:val="32"/>
          <w:rtl/>
        </w:rPr>
        <w:t xml:space="preserve"> מד</w:t>
      </w:r>
      <w:r w:rsidRPr="00F5539C">
        <w:rPr>
          <w:rFonts w:ascii="Fb Fontext" w:hAnsi="Fb Fontext"/>
          <w:spacing w:val="-2"/>
          <w:sz w:val="32"/>
          <w:rtl/>
        </w:rPr>
        <w:t>שום הדיינין שפחתו</w:t>
      </w:r>
      <w:r w:rsidRPr="00F5539C">
        <w:rPr>
          <w:rFonts w:ascii="Fb Fontext" w:hAnsi="Fb Fontext" w:hint="cs"/>
          <w:spacing w:val="-2"/>
          <w:sz w:val="32"/>
          <w:rtl/>
        </w:rPr>
        <w:t xml:space="preserve"> </w:t>
      </w:r>
      <w:r w:rsidRPr="00F5539C">
        <w:rPr>
          <w:rFonts w:ascii="Fb Fontext" w:hAnsi="Fb Fontext"/>
          <w:spacing w:val="-2"/>
          <w:sz w:val="32"/>
          <w:rtl/>
        </w:rPr>
        <w:t>או הותירו שתות מכרן בטל, הא שוה בשוה מכרן קיים,</w:t>
      </w:r>
    </w:p>
    <w:p w14:paraId="394507C8" w14:textId="77777777" w:rsidR="00A9406C" w:rsidRPr="00730169" w:rsidRDefault="00A9406C" w:rsidP="00A9406C">
      <w:pPr>
        <w:rPr>
          <w:rFonts w:cs="Guttman Vilna"/>
          <w:b/>
          <w:bCs/>
          <w:spacing w:val="-2"/>
        </w:rPr>
      </w:pPr>
      <w:r w:rsidRPr="00730169">
        <w:rPr>
          <w:rStyle w:val="affffe"/>
          <w:rtl/>
        </w:rPr>
        <w:t xml:space="preserve">- </w:t>
      </w:r>
      <w:r w:rsidRPr="00730169">
        <w:rPr>
          <w:rStyle w:val="affffe"/>
          <w:rFonts w:hint="cs"/>
          <w:rtl/>
        </w:rPr>
        <w:t xml:space="preserve">א. מיירי בדלא אכרוז </w:t>
      </w:r>
      <w:r w:rsidRPr="00730169">
        <w:rPr>
          <w:rStyle w:val="afffff0"/>
          <w:rFonts w:hint="cs"/>
          <w:spacing w:val="-2"/>
          <w:rtl/>
        </w:rPr>
        <w:t xml:space="preserve">[מדרישא בדאכרוז] </w:t>
      </w:r>
      <w:r w:rsidRPr="00730169">
        <w:rPr>
          <w:rFonts w:hint="cs"/>
          <w:spacing w:val="-2"/>
          <w:rtl/>
        </w:rPr>
        <w:t>ובדברים שאין מכריזין עליהן</w:t>
      </w:r>
    </w:p>
    <w:p w14:paraId="28485268" w14:textId="77777777" w:rsidR="00A9406C" w:rsidRPr="00730169" w:rsidRDefault="00A9406C" w:rsidP="00A9406C">
      <w:pPr>
        <w:rPr>
          <w:spacing w:val="-2"/>
          <w:rtl/>
        </w:rPr>
      </w:pPr>
      <w:r w:rsidRPr="00730169">
        <w:rPr>
          <w:spacing w:val="-2"/>
          <w:rtl/>
        </w:rPr>
        <w:t>-</w:t>
      </w:r>
      <w:r w:rsidRPr="00730169">
        <w:rPr>
          <w:rFonts w:hint="cs"/>
          <w:spacing w:val="-2"/>
          <w:rtl/>
        </w:rPr>
        <w:t xml:space="preserve"> כ</w:t>
      </w:r>
      <w:r w:rsidRPr="00730169">
        <w:rPr>
          <w:spacing w:val="-2"/>
          <w:rtl/>
        </w:rPr>
        <w:t>העבדים,</w:t>
      </w:r>
      <w:r w:rsidRPr="00730169">
        <w:rPr>
          <w:rFonts w:hint="cs"/>
          <w:spacing w:val="-2"/>
          <w:rtl/>
        </w:rPr>
        <w:t xml:space="preserve"> </w:t>
      </w:r>
      <w:r w:rsidRPr="00730169">
        <w:rPr>
          <w:rStyle w:val="afffff0"/>
          <w:rFonts w:hint="cs"/>
          <w:spacing w:val="-2"/>
          <w:rtl/>
        </w:rPr>
        <w:t>[שמא ישמעו ויברחו]</w:t>
      </w:r>
      <w:r w:rsidRPr="00730169">
        <w:rPr>
          <w:rStyle w:val="afffff0"/>
          <w:spacing w:val="-2"/>
          <w:rtl/>
        </w:rPr>
        <w:t xml:space="preserve"> </w:t>
      </w:r>
      <w:r w:rsidRPr="00730169">
        <w:rPr>
          <w:spacing w:val="-2"/>
          <w:rtl/>
        </w:rPr>
        <w:t xml:space="preserve">והמטלטלין, והשטרות </w:t>
      </w:r>
      <w:r w:rsidRPr="00730169">
        <w:rPr>
          <w:rStyle w:val="afffff0"/>
          <w:rFonts w:hint="cs"/>
          <w:spacing w:val="-2"/>
          <w:rtl/>
        </w:rPr>
        <w:t>[שמא יגנבו]</w:t>
      </w:r>
    </w:p>
    <w:p w14:paraId="130EBCD8" w14:textId="77777777" w:rsidR="00E268F4" w:rsidRDefault="00A9406C" w:rsidP="00A9406C">
      <w:pPr>
        <w:rPr>
          <w:rFonts w:ascii="Fb Fontext" w:hAnsi="Fb Fontext"/>
          <w:rtl/>
        </w:rPr>
      </w:pPr>
      <w:r w:rsidRPr="00284A0C">
        <w:rPr>
          <w:rStyle w:val="affffe"/>
          <w:rFonts w:hint="cs"/>
          <w:rtl/>
        </w:rPr>
        <w:t xml:space="preserve">ב. </w:t>
      </w:r>
      <w:r w:rsidRPr="00C35A2C">
        <w:rPr>
          <w:rFonts w:ascii="Fb Fontext" w:hAnsi="Fb Fontext" w:hint="cs"/>
          <w:rtl/>
        </w:rPr>
        <w:t xml:space="preserve">מיירי בשעה שאין מכריזין </w:t>
      </w:r>
      <w:r w:rsidRPr="00284A0C">
        <w:rPr>
          <w:rStyle w:val="affffe"/>
          <w:rFonts w:hint="cs"/>
          <w:rtl/>
        </w:rPr>
        <w:t xml:space="preserve">כנהרדעי </w:t>
      </w:r>
      <w:r w:rsidRPr="00C35A2C">
        <w:rPr>
          <w:rFonts w:ascii="Fb Fontext" w:hAnsi="Fb Fontext" w:hint="cs"/>
          <w:rtl/>
        </w:rPr>
        <w:t>ד</w:t>
      </w:r>
      <w:r w:rsidRPr="00C35A2C">
        <w:rPr>
          <w:rFonts w:ascii="Fb Fontext" w:hAnsi="Fb Fontext"/>
          <w:rtl/>
        </w:rPr>
        <w:t xml:space="preserve">לכרגא, מזוני, ולקבורה </w:t>
      </w:r>
      <w:r>
        <w:rPr>
          <w:rFonts w:ascii="Fb Fontext" w:hAnsi="Fb Fontext"/>
          <w:rtl/>
        </w:rPr>
        <w:t>–</w:t>
      </w:r>
      <w:r w:rsidRPr="00C35A2C">
        <w:rPr>
          <w:rFonts w:ascii="Fb Fontext" w:hAnsi="Fb Fontext"/>
          <w:rtl/>
        </w:rPr>
        <w:t xml:space="preserve"> מ</w:t>
      </w:r>
      <w:r>
        <w:rPr>
          <w:rFonts w:ascii="Fb Fontext" w:hAnsi="Fb Fontext" w:hint="cs"/>
          <w:rtl/>
        </w:rPr>
        <w:t>וכרים בלא הכרזה</w:t>
      </w:r>
      <w:r w:rsidR="00E268F4">
        <w:rPr>
          <w:rFonts w:ascii="Fb Fontext" w:hAnsi="Fb Fontext" w:hint="cs"/>
          <w:rtl/>
        </w:rPr>
        <w:t>,</w:t>
      </w:r>
    </w:p>
    <w:p w14:paraId="4430E925" w14:textId="32D43C01" w:rsidR="00A9406C" w:rsidRDefault="00A9406C" w:rsidP="003447B8">
      <w:pPr>
        <w:rPr>
          <w:rFonts w:ascii="Fb Fontext" w:hAnsi="Fb Fontext"/>
          <w:rtl/>
        </w:rPr>
      </w:pPr>
      <w:r w:rsidRPr="00730169">
        <w:rPr>
          <w:rStyle w:val="affffe"/>
          <w:rFonts w:hint="cs"/>
          <w:spacing w:val="0"/>
          <w:rtl/>
        </w:rPr>
        <w:t xml:space="preserve">ג. מיירי </w:t>
      </w:r>
      <w:r w:rsidRPr="00730169">
        <w:rPr>
          <w:rFonts w:ascii="Fb Fontext" w:hAnsi="Fb Fontext" w:hint="cs"/>
          <w:sz w:val="32"/>
          <w:rtl/>
        </w:rPr>
        <w:t>במקום שאין מכריזין</w:t>
      </w:r>
      <w:r w:rsidRPr="00730169">
        <w:rPr>
          <w:rStyle w:val="affffe"/>
          <w:rFonts w:hint="cs"/>
          <w:spacing w:val="0"/>
          <w:rtl/>
        </w:rPr>
        <w:t xml:space="preserve"> כר</w:t>
      </w:r>
      <w:r w:rsidRPr="00730169">
        <w:rPr>
          <w:rStyle w:val="affffe"/>
          <w:spacing w:val="0"/>
          <w:rtl/>
        </w:rPr>
        <w:t>"</w:t>
      </w:r>
      <w:r w:rsidRPr="00730169">
        <w:rPr>
          <w:rStyle w:val="affffe"/>
          <w:rFonts w:hint="cs"/>
          <w:spacing w:val="0"/>
          <w:rtl/>
        </w:rPr>
        <w:t xml:space="preserve">נ </w:t>
      </w:r>
      <w:r w:rsidRPr="00730169">
        <w:rPr>
          <w:rFonts w:ascii="Fb Fontext" w:hAnsi="Fb Fontext" w:hint="cs"/>
          <w:sz w:val="32"/>
          <w:rtl/>
        </w:rPr>
        <w:t>ד</w:t>
      </w:r>
      <w:r w:rsidRPr="00730169">
        <w:rPr>
          <w:rFonts w:ascii="Fb Fontext" w:hAnsi="Fb Fontext"/>
          <w:sz w:val="32"/>
          <w:rtl/>
        </w:rPr>
        <w:t>מעולם לא עשו אגרת בקורת בנהרדעא.</w:t>
      </w:r>
      <w:r w:rsidR="003447B8">
        <w:rPr>
          <w:rFonts w:ascii="Fb Fontext" w:hAnsi="Fb Fontext" w:cs="Guttman Vilna" w:hint="cs"/>
          <w:b/>
          <w:bCs/>
          <w:sz w:val="32"/>
          <w:rtl/>
        </w:rPr>
        <w:t xml:space="preserve"> </w:t>
      </w:r>
      <w:r w:rsidRPr="00C35A2C">
        <w:rPr>
          <w:rFonts w:ascii="Fb Fontext" w:hAnsi="Fb Fontext" w:hint="cs"/>
          <w:rtl/>
        </w:rPr>
        <w:t xml:space="preserve">ולא משום דבקיאי בשומא </w:t>
      </w:r>
      <w:r w:rsidRPr="00284A0C">
        <w:rPr>
          <w:rStyle w:val="affffe"/>
          <w:rFonts w:hint="cs"/>
          <w:rtl/>
        </w:rPr>
        <w:t>אלא כר</w:t>
      </w:r>
      <w:r w:rsidRPr="00284A0C">
        <w:rPr>
          <w:rStyle w:val="affffe"/>
          <w:rtl/>
        </w:rPr>
        <w:t>"</w:t>
      </w:r>
      <w:r w:rsidRPr="00284A0C">
        <w:rPr>
          <w:rStyle w:val="affffe"/>
          <w:rFonts w:hint="cs"/>
          <w:rtl/>
        </w:rPr>
        <w:t xml:space="preserve">נ </w:t>
      </w:r>
      <w:r w:rsidRPr="00C35A2C">
        <w:rPr>
          <w:rFonts w:ascii="Fb Fontext" w:hAnsi="Fb Fontext" w:hint="cs"/>
          <w:rtl/>
        </w:rPr>
        <w:t>שהיו קוראים אותם אוכלי שדות הכרזה</w:t>
      </w:r>
      <w:r w:rsidR="00B909D8">
        <w:rPr>
          <w:rFonts w:ascii="Fb Fontext" w:hAnsi="Fb Fontext" w:hint="cs"/>
          <w:rtl/>
        </w:rPr>
        <w:t>,</w:t>
      </w:r>
    </w:p>
    <w:p w14:paraId="236D19A5" w14:textId="77777777" w:rsidR="00A9406C" w:rsidRPr="00730169" w:rsidRDefault="00A9406C" w:rsidP="00A9406C">
      <w:pPr>
        <w:rPr>
          <w:rFonts w:ascii="Fb Fontext" w:hAnsi="Fb Fontext"/>
          <w:spacing w:val="-4"/>
          <w:sz w:val="32"/>
          <w:rtl/>
        </w:rPr>
      </w:pPr>
      <w:r w:rsidRPr="00730169">
        <w:rPr>
          <w:rFonts w:ascii="Fb Fontext" w:hAnsi="Fb Fontext"/>
          <w:spacing w:val="-4"/>
          <w:sz w:val="32"/>
          <w:rtl/>
        </w:rPr>
        <w:t xml:space="preserve">• מטלטלין של יתומים </w:t>
      </w:r>
      <w:r w:rsidRPr="00730169">
        <w:rPr>
          <w:rFonts w:ascii="Fb Fontext" w:hAnsi="Fb Fontext" w:hint="cs"/>
          <w:spacing w:val="-4"/>
          <w:sz w:val="32"/>
          <w:rtl/>
        </w:rPr>
        <w:t>-</w:t>
      </w:r>
      <w:r w:rsidRPr="00730169">
        <w:rPr>
          <w:rStyle w:val="affffe"/>
          <w:rFonts w:hint="cs"/>
          <w:spacing w:val="-4"/>
          <w:rtl/>
        </w:rPr>
        <w:t>ריא</w:t>
      </w:r>
      <w:r w:rsidRPr="00730169">
        <w:rPr>
          <w:rStyle w:val="affffe"/>
          <w:spacing w:val="-4"/>
          <w:rtl/>
        </w:rPr>
        <w:t>"</w:t>
      </w:r>
      <w:r w:rsidRPr="00730169">
        <w:rPr>
          <w:rStyle w:val="affffe"/>
          <w:rFonts w:hint="cs"/>
          <w:spacing w:val="-4"/>
          <w:rtl/>
        </w:rPr>
        <w:t>ש</w:t>
      </w:r>
      <w:r w:rsidRPr="00730169">
        <w:rPr>
          <w:rStyle w:val="affffe"/>
          <w:spacing w:val="-4"/>
          <w:rtl/>
        </w:rPr>
        <w:t xml:space="preserve">: </w:t>
      </w:r>
      <w:r w:rsidRPr="00730169">
        <w:rPr>
          <w:rFonts w:ascii="Fb Fontext" w:hAnsi="Fb Fontext"/>
          <w:spacing w:val="-4"/>
          <w:sz w:val="32"/>
          <w:rtl/>
        </w:rPr>
        <w:t>שמין אותן ומוכרין אותן לאלתר,</w:t>
      </w:r>
    </w:p>
    <w:p w14:paraId="2B7D8351" w14:textId="77777777" w:rsidR="00A9406C" w:rsidRPr="00C35A2C" w:rsidRDefault="00A9406C" w:rsidP="00A9406C">
      <w:pPr>
        <w:ind w:left="1303" w:firstLine="57"/>
        <w:rPr>
          <w:rFonts w:ascii="Fb Fontext" w:hAnsi="Fb Fontext" w:cs="Guttman Vilna"/>
          <w:b/>
          <w:bCs/>
          <w:sz w:val="32"/>
          <w:rtl/>
        </w:rPr>
      </w:pPr>
      <w:r w:rsidRPr="00284A0C">
        <w:rPr>
          <w:rStyle w:val="affffe"/>
          <w:rFonts w:hint="cs"/>
          <w:rtl/>
        </w:rPr>
        <w:t>ר</w:t>
      </w:r>
      <w:r w:rsidRPr="00284A0C">
        <w:rPr>
          <w:rStyle w:val="affffe"/>
          <w:rtl/>
        </w:rPr>
        <w:t>"</w:t>
      </w:r>
      <w:r w:rsidRPr="00284A0C">
        <w:rPr>
          <w:rStyle w:val="affffe"/>
          <w:rFonts w:hint="cs"/>
          <w:rtl/>
        </w:rPr>
        <w:t>ח מר</w:t>
      </w:r>
      <w:r w:rsidRPr="00284A0C">
        <w:rPr>
          <w:rStyle w:val="affffe"/>
          <w:rtl/>
        </w:rPr>
        <w:t>"</w:t>
      </w:r>
      <w:r w:rsidRPr="00284A0C">
        <w:rPr>
          <w:rStyle w:val="affffe"/>
          <w:rFonts w:hint="cs"/>
          <w:rtl/>
        </w:rPr>
        <w:t>א</w:t>
      </w:r>
      <w:r w:rsidRPr="00284A0C">
        <w:rPr>
          <w:rStyle w:val="affffe"/>
          <w:rtl/>
        </w:rPr>
        <w:t xml:space="preserve">: </w:t>
      </w:r>
      <w:r w:rsidRPr="00C35A2C">
        <w:rPr>
          <w:rFonts w:ascii="Fb Fontext" w:hAnsi="Fb Fontext"/>
          <w:sz w:val="32"/>
          <w:rtl/>
        </w:rPr>
        <w:t>מוכרין אותן לשווקים.</w:t>
      </w:r>
    </w:p>
    <w:p w14:paraId="499E7A1E" w14:textId="5757E094" w:rsidR="00E268F4" w:rsidRDefault="00A9406C" w:rsidP="003447B8">
      <w:pPr>
        <w:ind w:firstLine="0"/>
        <w:rPr>
          <w:rFonts w:ascii="Fb Fontext" w:hAnsi="Fb Fontext"/>
          <w:rtl/>
        </w:rPr>
      </w:pPr>
      <w:r w:rsidRPr="003447B8">
        <w:rPr>
          <w:rStyle w:val="affffe"/>
          <w:rFonts w:hint="cs"/>
          <w:rtl/>
        </w:rPr>
        <w:lastRenderedPageBreak/>
        <w:t>ולא חלקו</w:t>
      </w:r>
      <w:r>
        <w:rPr>
          <w:rFonts w:ascii="Fb Fontext" w:hAnsi="Fb Fontext" w:hint="cs"/>
          <w:rtl/>
        </w:rPr>
        <w:t xml:space="preserve"> הא דקרוב </w:t>
      </w:r>
      <w:r w:rsidR="003447B8">
        <w:rPr>
          <w:rFonts w:ascii="Fb Fontext" w:hAnsi="Fb Fontext" w:hint="cs"/>
          <w:rtl/>
        </w:rPr>
        <w:t>ה</w:t>
      </w:r>
      <w:r>
        <w:rPr>
          <w:rFonts w:ascii="Fb Fontext" w:hAnsi="Fb Fontext" w:hint="cs"/>
          <w:rtl/>
        </w:rPr>
        <w:t>שוק וכאן שרחוק, ומוכרים מיד</w:t>
      </w:r>
      <w:r w:rsidR="00E268F4">
        <w:rPr>
          <w:rFonts w:ascii="Fb Fontext" w:hAnsi="Fb Fontext" w:hint="cs"/>
          <w:rtl/>
        </w:rPr>
        <w:t>.</w:t>
      </w:r>
    </w:p>
    <w:p w14:paraId="34CAE893" w14:textId="376F7313" w:rsidR="00A9406C" w:rsidRDefault="00A9406C" w:rsidP="00A9406C">
      <w:pPr>
        <w:rPr>
          <w:rFonts w:ascii="Fb Fontext" w:hAnsi="Fb Fontext"/>
          <w:sz w:val="32"/>
          <w:rtl/>
        </w:rPr>
      </w:pPr>
      <w:r w:rsidRPr="00284A0C">
        <w:rPr>
          <w:rStyle w:val="affffe"/>
          <w:rtl/>
        </w:rPr>
        <w:t xml:space="preserve">• </w:t>
      </w:r>
      <w:r w:rsidRPr="00284A0C">
        <w:rPr>
          <w:rStyle w:val="affffe"/>
          <w:rFonts w:hint="cs"/>
          <w:rtl/>
        </w:rPr>
        <w:t>ר</w:t>
      </w:r>
      <w:r w:rsidRPr="00284A0C">
        <w:rPr>
          <w:rStyle w:val="affffe"/>
          <w:rtl/>
        </w:rPr>
        <w:t>"</w:t>
      </w:r>
      <w:r w:rsidRPr="00284A0C">
        <w:rPr>
          <w:rStyle w:val="affffe"/>
          <w:rFonts w:hint="cs"/>
          <w:rtl/>
        </w:rPr>
        <w:t>כ היה אצלו</w:t>
      </w:r>
      <w:r w:rsidRPr="00C35A2C">
        <w:rPr>
          <w:rFonts w:ascii="Fb Fontext" w:hAnsi="Fb Fontext" w:hint="cs"/>
          <w:sz w:val="32"/>
          <w:rtl/>
        </w:rPr>
        <w:t xml:space="preserve"> </w:t>
      </w:r>
      <w:r w:rsidRPr="003447B8">
        <w:rPr>
          <w:rStyle w:val="affffe"/>
          <w:rFonts w:hint="cs"/>
          <w:rtl/>
        </w:rPr>
        <w:t>שכר של ר</w:t>
      </w:r>
      <w:r w:rsidRPr="003447B8">
        <w:rPr>
          <w:rStyle w:val="affffe"/>
          <w:rtl/>
        </w:rPr>
        <w:t>"</w:t>
      </w:r>
      <w:r w:rsidRPr="003447B8">
        <w:rPr>
          <w:rStyle w:val="affffe"/>
          <w:rFonts w:hint="cs"/>
          <w:rtl/>
        </w:rPr>
        <w:t>מ ב</w:t>
      </w:r>
      <w:r w:rsidRPr="003447B8">
        <w:rPr>
          <w:rStyle w:val="affffe"/>
          <w:rtl/>
        </w:rPr>
        <w:t>"</w:t>
      </w:r>
      <w:r w:rsidRPr="003447B8">
        <w:rPr>
          <w:rStyle w:val="affffe"/>
          <w:rFonts w:hint="cs"/>
          <w:rtl/>
        </w:rPr>
        <w:t>ח היתום</w:t>
      </w:r>
      <w:r w:rsidR="003447B8">
        <w:rPr>
          <w:rStyle w:val="affffe"/>
          <w:rFonts w:hint="cs"/>
          <w:rtl/>
        </w:rPr>
        <w:t>,</w:t>
      </w:r>
      <w:r w:rsidRPr="00C35A2C">
        <w:rPr>
          <w:rFonts w:ascii="Fb Fontext" w:hAnsi="Fb Fontext" w:hint="cs"/>
          <w:sz w:val="32"/>
          <w:rtl/>
        </w:rPr>
        <w:t xml:space="preserve"> והשהה אותו עד הרגל </w:t>
      </w:r>
      <w:r w:rsidRPr="00730169">
        <w:rPr>
          <w:rFonts w:ascii="Fb Fontext" w:hAnsi="Fb Fontext" w:hint="cs"/>
          <w:spacing w:val="-2"/>
          <w:sz w:val="32"/>
          <w:rtl/>
        </w:rPr>
        <w:t>אף שהיה בו טעם הקרוב להחמיץ כדי שאנשים ישלמו במזומן</w:t>
      </w:r>
    </w:p>
    <w:p w14:paraId="6749221F" w14:textId="3678176D" w:rsidR="00A9406C" w:rsidRPr="003447B8" w:rsidRDefault="00A9406C" w:rsidP="00A9406C">
      <w:pPr>
        <w:rPr>
          <w:rFonts w:ascii="Fb Fontext" w:hAnsi="Fb Fontext"/>
          <w:spacing w:val="-6"/>
          <w:rtl/>
        </w:rPr>
      </w:pPr>
      <w:r w:rsidRPr="003447B8">
        <w:rPr>
          <w:rStyle w:val="affffe"/>
          <w:spacing w:val="-6"/>
          <w:rtl/>
        </w:rPr>
        <w:t xml:space="preserve">• </w:t>
      </w:r>
      <w:r w:rsidRPr="003447B8">
        <w:rPr>
          <w:rStyle w:val="affffe"/>
          <w:rFonts w:hint="cs"/>
          <w:spacing w:val="-6"/>
          <w:rtl/>
        </w:rPr>
        <w:t xml:space="preserve">רבינא </w:t>
      </w:r>
      <w:r w:rsidRPr="003447B8">
        <w:rPr>
          <w:rFonts w:ascii="Fb Fontext" w:hAnsi="Fb Fontext" w:hint="cs"/>
          <w:spacing w:val="-6"/>
          <w:rtl/>
        </w:rPr>
        <w:t xml:space="preserve">היה בידו יין של אחינו היתום </w:t>
      </w:r>
      <w:r w:rsidRPr="003447B8">
        <w:rPr>
          <w:rStyle w:val="affffe"/>
          <w:rFonts w:hint="cs"/>
          <w:spacing w:val="-6"/>
          <w:rtl/>
        </w:rPr>
        <w:t xml:space="preserve">רבינא זוטי </w:t>
      </w:r>
      <w:r w:rsidRPr="003447B8">
        <w:rPr>
          <w:rFonts w:ascii="Fb Fontext" w:hAnsi="Fb Fontext" w:hint="cs"/>
          <w:spacing w:val="-6"/>
          <w:rtl/>
        </w:rPr>
        <w:t>וגם היה לו את יינו שלו שהסיע לסיכרא</w:t>
      </w:r>
      <w:r w:rsidRPr="003447B8">
        <w:rPr>
          <w:rStyle w:val="affffe"/>
          <w:rFonts w:hint="cs"/>
          <w:spacing w:val="-6"/>
          <w:rtl/>
        </w:rPr>
        <w:t xml:space="preserve"> ושאל לר"א</w:t>
      </w:r>
      <w:r w:rsidRPr="003447B8">
        <w:rPr>
          <w:rFonts w:ascii="Fb Fontext" w:hAnsi="Fb Fontext" w:hint="cs"/>
          <w:spacing w:val="-6"/>
          <w:rtl/>
        </w:rPr>
        <w:t xml:space="preserve"> האם טוב להביא גם את יין היתום או שיש לחשוש שתטבע ספינתו </w:t>
      </w:r>
      <w:r w:rsidRPr="003447B8">
        <w:rPr>
          <w:rStyle w:val="affffe"/>
          <w:rFonts w:hint="cs"/>
          <w:spacing w:val="-6"/>
          <w:rtl/>
        </w:rPr>
        <w:t>וא</w:t>
      </w:r>
      <w:r w:rsidRPr="003447B8">
        <w:rPr>
          <w:rStyle w:val="affffe"/>
          <w:spacing w:val="-6"/>
          <w:rtl/>
        </w:rPr>
        <w:t>"</w:t>
      </w:r>
      <w:r w:rsidRPr="003447B8">
        <w:rPr>
          <w:rStyle w:val="affffe"/>
          <w:rFonts w:hint="cs"/>
          <w:spacing w:val="-6"/>
          <w:rtl/>
        </w:rPr>
        <w:t>ל</w:t>
      </w:r>
      <w:r w:rsidRPr="003447B8">
        <w:rPr>
          <w:rFonts w:ascii="Fb Fontext" w:hAnsi="Fb Fontext" w:hint="cs"/>
          <w:spacing w:val="-6"/>
          <w:rtl/>
        </w:rPr>
        <w:t xml:space="preserve"> שלא עדיף מיין שלו</w:t>
      </w:r>
      <w:r w:rsidR="00B909D8">
        <w:rPr>
          <w:rFonts w:ascii="Fb Fontext" w:hAnsi="Fb Fontext" w:hint="cs"/>
          <w:spacing w:val="-6"/>
          <w:rtl/>
        </w:rPr>
        <w:t>,</w:t>
      </w:r>
    </w:p>
    <w:p w14:paraId="7BAEED7A" w14:textId="77777777" w:rsidR="00A9406C" w:rsidRDefault="00A9406C" w:rsidP="003156E1">
      <w:pPr>
        <w:pStyle w:val="aff9"/>
        <w:rPr>
          <w:rtl/>
        </w:rPr>
      </w:pPr>
      <w:r w:rsidRPr="003156E1">
        <w:rPr>
          <w:rFonts w:hint="cs"/>
          <w:rtl/>
        </w:rPr>
        <w:t>׹</w:t>
      </w:r>
    </w:p>
    <w:p w14:paraId="45D0F21C" w14:textId="77777777" w:rsidR="009F3A54" w:rsidRDefault="00A9406C" w:rsidP="009F3A54">
      <w:pPr>
        <w:pStyle w:val="afffff4"/>
        <w:rPr>
          <w:rtl/>
        </w:rPr>
      </w:pPr>
      <w:ins w:id="10006" w:author="מספור קטעי משנה" w:date="2026-10-06T06:45:30Z">
        <w:r>
          <w:rPr>
            <w:rStyle w:val="MisparKeta"/>
          </w:rPr>
          <w:t xml:space="preserve">ב. </w:t>
        </w:r>
      </w:ins>
      <w:bookmarkStart w:id="766" w:name="_Toc119353558"/>
      <w:r w:rsidRPr="00F5539C">
        <w:rPr>
          <w:rtl/>
        </w:rPr>
        <w:t>הממאנת, השניה, והאילונית</w:t>
      </w:r>
      <w:bookmarkEnd w:id="766"/>
      <w:r w:rsidRPr="00F5539C">
        <w:rPr>
          <w:rtl/>
        </w:rPr>
        <w:t xml:space="preserve"> </w:t>
      </w:r>
    </w:p>
    <w:p>
      <w:pPr>
        <w:pStyle w:val="MishnaBatzad"/>
        <w:rPr>
          <w:ins w:id="20538" w:author="קלוד" w:date="2026-10-06T10:09:07Z"/>
        </w:rPr>
      </w:pPr>
      <w:ins w:id="20537" w:author="קלוד" w:date="2026-10-06T10:09:07Z">
        <w:r>
          <w:t xml:space="preserve">משנה ו</w:t>
        </w:r>
      </w:ins>
    </w:p>
    <w:p w14:paraId="00D968F2" w14:textId="3B8704D3" w:rsidR="00A9406C" w:rsidRPr="00F5539C" w:rsidRDefault="00A9406C" w:rsidP="00A9406C">
      <w:pPr>
        <w:pStyle w:val="afff5"/>
        <w:rPr>
          <w:b/>
          <w:rtl/>
        </w:rPr>
      </w:pPr>
      <w:r w:rsidRPr="00F5539C">
        <w:rPr>
          <w:b/>
          <w:rtl/>
        </w:rPr>
        <w:t>אין להן כתובה ולא פירות, ולא מזונות ולא בלאות;</w:t>
      </w:r>
    </w:p>
    <w:p w14:paraId="2F9BB6B3" w14:textId="77777777" w:rsidR="00A9406C" w:rsidRPr="00C35A2C" w:rsidRDefault="00A9406C" w:rsidP="00A9406C">
      <w:pPr>
        <w:pStyle w:val="afff5"/>
        <w:rPr>
          <w:b/>
          <w:rtl/>
        </w:rPr>
      </w:pPr>
      <w:r w:rsidRPr="00C35A2C">
        <w:rPr>
          <w:b/>
          <w:rtl/>
        </w:rPr>
        <w:t>אם מתחלה נשאה לשם אילונית - יש לה כתובה.</w:t>
      </w:r>
    </w:p>
    <w:p w14:paraId="03BCC002" w14:textId="77777777" w:rsidR="00A9406C" w:rsidRPr="00C35A2C" w:rsidRDefault="00A9406C" w:rsidP="00A9406C">
      <w:pPr>
        <w:pStyle w:val="afff5"/>
        <w:rPr>
          <w:b/>
          <w:rtl/>
        </w:rPr>
      </w:pPr>
      <w:r w:rsidRPr="00C35A2C">
        <w:rPr>
          <w:b/>
          <w:rtl/>
        </w:rPr>
        <w:t>אלמנה לכ"ג, גרושה וחלוצה לכהן הדיוט, ממזרת ונתינה לישראל, בת ישראל לנתין ולממזר - יש להם כתובה.</w:t>
      </w:r>
    </w:p>
    <w:p w14:paraId="644EFD2E" w14:textId="77777777" w:rsidR="00A9406C" w:rsidRDefault="00A9406C" w:rsidP="00A9406C">
      <w:pPr>
        <w:rPr>
          <w:rFonts w:ascii="Fb Fontext" w:hAnsi="Fb Fontext"/>
          <w:sz w:val="32"/>
          <w:rtl/>
        </w:rPr>
      </w:pPr>
      <w:r w:rsidRPr="00284A0C">
        <w:rPr>
          <w:rStyle w:val="affffe"/>
          <w:rtl/>
        </w:rPr>
        <w:t xml:space="preserve">רב תני: </w:t>
      </w:r>
      <w:r w:rsidRPr="00C35A2C">
        <w:rPr>
          <w:rFonts w:ascii="Fb Fontext" w:hAnsi="Fb Fontext"/>
          <w:sz w:val="32"/>
          <w:rtl/>
        </w:rPr>
        <w:t>קטנה יוצאה בגט - אין לה כתובה, וכ</w:t>
      </w:r>
      <w:r>
        <w:rPr>
          <w:rFonts w:ascii="Fb Fontext" w:hAnsi="Fb Fontext" w:hint="cs"/>
          <w:sz w:val="32"/>
          <w:rtl/>
        </w:rPr>
        <w:t>"ש</w:t>
      </w:r>
      <w:r w:rsidRPr="00C35A2C">
        <w:rPr>
          <w:rFonts w:ascii="Fb Fontext" w:hAnsi="Fb Fontext"/>
          <w:sz w:val="32"/>
          <w:rtl/>
        </w:rPr>
        <w:t xml:space="preserve"> ממאנת;</w:t>
      </w:r>
    </w:p>
    <w:p w14:paraId="4553B2CA" w14:textId="77777777" w:rsidR="00A9406C" w:rsidRPr="00730169" w:rsidRDefault="00A9406C" w:rsidP="00A9406C">
      <w:pPr>
        <w:rPr>
          <w:rFonts w:ascii="Fb Fontext" w:hAnsi="Fb Fontext"/>
          <w:spacing w:val="-4"/>
          <w:rtl/>
        </w:rPr>
      </w:pPr>
      <w:r w:rsidRPr="00730169">
        <w:rPr>
          <w:rStyle w:val="affffe"/>
          <w:spacing w:val="-4"/>
          <w:rtl/>
        </w:rPr>
        <w:t xml:space="preserve">שמואל תני: </w:t>
      </w:r>
      <w:r w:rsidRPr="00730169">
        <w:rPr>
          <w:rFonts w:ascii="Fb Fontext" w:hAnsi="Fb Fontext"/>
          <w:spacing w:val="-4"/>
          <w:rtl/>
        </w:rPr>
        <w:t>ממאנת אין לה כתובה, אבל יוצאה בגט יש לה כתובה.</w:t>
      </w:r>
    </w:p>
    <w:p w14:paraId="36FECA7F" w14:textId="77777777" w:rsidR="00A9406C" w:rsidRDefault="00A9406C" w:rsidP="00A9406C">
      <w:pPr>
        <w:ind w:firstLine="0"/>
        <w:rPr>
          <w:rFonts w:ascii="Fb Fontext" w:hAnsi="Fb Fontext"/>
          <w:rtl/>
        </w:rPr>
      </w:pPr>
      <w:r w:rsidRPr="00284A0C">
        <w:rPr>
          <w:rStyle w:val="affffe"/>
          <w:rtl/>
        </w:rPr>
        <w:t>לטעמ</w:t>
      </w:r>
      <w:r>
        <w:rPr>
          <w:rStyle w:val="affffe"/>
          <w:rFonts w:hint="cs"/>
          <w:rtl/>
        </w:rPr>
        <w:t>ו:</w:t>
      </w:r>
      <w:r w:rsidRPr="00284A0C">
        <w:rPr>
          <w:rStyle w:val="affffe"/>
          <w:rtl/>
        </w:rPr>
        <w:t xml:space="preserve"> </w:t>
      </w:r>
      <w:r w:rsidRPr="00C35A2C">
        <w:rPr>
          <w:rFonts w:ascii="Fb Fontext" w:hAnsi="Fb Fontext" w:hint="cs"/>
          <w:rtl/>
        </w:rPr>
        <w:t>ש</w:t>
      </w:r>
      <w:r w:rsidRPr="00C35A2C">
        <w:rPr>
          <w:rFonts w:ascii="Fb Fontext" w:hAnsi="Fb Fontext"/>
          <w:rtl/>
        </w:rPr>
        <w:t>ממאנת אין לה כתובה, יוצאה בגט יש לה כתובה;</w:t>
      </w:r>
    </w:p>
    <w:p w14:paraId="67AB3F2E" w14:textId="77777777" w:rsidR="00A9406C" w:rsidRPr="00C35A2C" w:rsidRDefault="00A9406C" w:rsidP="00A9406C">
      <w:pPr>
        <w:rPr>
          <w:rFonts w:ascii="Fb Fontext" w:hAnsi="Fb Fontext"/>
          <w:rtl/>
        </w:rPr>
      </w:pPr>
      <w:r w:rsidRPr="00C35A2C">
        <w:rPr>
          <w:rFonts w:ascii="Fb Fontext" w:hAnsi="Fb Fontext"/>
          <w:rtl/>
        </w:rPr>
        <w:t>ממאנת לא פסלה מהאחין ו</w:t>
      </w:r>
      <w:r>
        <w:rPr>
          <w:rFonts w:ascii="Fb Fontext" w:hAnsi="Fb Fontext" w:hint="cs"/>
          <w:rtl/>
        </w:rPr>
        <w:t>מ</w:t>
      </w:r>
      <w:r w:rsidRPr="00C35A2C">
        <w:rPr>
          <w:rFonts w:ascii="Fb Fontext" w:hAnsi="Fb Fontext"/>
          <w:rtl/>
        </w:rPr>
        <w:t>הכהונה, יוצאה בגט פסלה</w:t>
      </w:r>
      <w:r w:rsidRPr="00C35A2C">
        <w:rPr>
          <w:rFonts w:ascii="Fb Fontext" w:hAnsi="Fb Fontext" w:hint="cs"/>
          <w:rtl/>
        </w:rPr>
        <w:t>.</w:t>
      </w:r>
    </w:p>
    <w:p w14:paraId="34680529" w14:textId="1A012719" w:rsidR="00A9406C" w:rsidRPr="00C35A2C" w:rsidRDefault="00A9406C" w:rsidP="00303689">
      <w:pPr>
        <w:rPr>
          <w:rFonts w:ascii="Fb Fontext" w:hAnsi="Fb Fontext"/>
          <w:rtl/>
        </w:rPr>
      </w:pPr>
      <w:r w:rsidRPr="00C35A2C">
        <w:rPr>
          <w:rFonts w:ascii="Fb Fontext" w:hAnsi="Fb Fontext"/>
          <w:rtl/>
        </w:rPr>
        <w:t>ממאנת א"</w:t>
      </w:r>
      <w:r w:rsidRPr="00C35A2C">
        <w:rPr>
          <w:rFonts w:ascii="Fb Fontext" w:hAnsi="Fb Fontext" w:hint="cs"/>
          <w:rtl/>
        </w:rPr>
        <w:t>צ להמתין ג</w:t>
      </w:r>
      <w:r w:rsidRPr="00C35A2C">
        <w:rPr>
          <w:rFonts w:ascii="Fb Fontext" w:hAnsi="Fb Fontext"/>
          <w:rtl/>
        </w:rPr>
        <w:t>"</w:t>
      </w:r>
      <w:r w:rsidRPr="00C35A2C">
        <w:rPr>
          <w:rFonts w:ascii="Fb Fontext" w:hAnsi="Fb Fontext" w:hint="cs"/>
          <w:rtl/>
        </w:rPr>
        <w:t>ח, ויוצאה בגט צריכה להמתין</w:t>
      </w:r>
      <w:r>
        <w:rPr>
          <w:rFonts w:ascii="Fb Fontext" w:hAnsi="Fb Fontext" w:hint="cs"/>
          <w:rtl/>
        </w:rPr>
        <w:t>.</w:t>
      </w:r>
    </w:p>
    <w:p w14:paraId="159AD282" w14:textId="77777777" w:rsidR="00A9406C" w:rsidRPr="00C35A2C" w:rsidRDefault="00A9406C" w:rsidP="00E26091">
      <w:pPr>
        <w:pStyle w:val="afff"/>
        <w:framePr w:wrap="around"/>
        <w:rPr>
          <w:rtl/>
        </w:rPr>
      </w:pPr>
      <w:bookmarkStart w:id="767" w:name="_Toc119353559"/>
      <w:r w:rsidRPr="00C35A2C">
        <w:rPr>
          <w:rFonts w:hint="cs"/>
          <w:rtl/>
        </w:rPr>
        <w:t>קא:</w:t>
      </w:r>
      <w:bookmarkEnd w:id="767"/>
    </w:p>
    <w:p w14:paraId="6F8A8C2E" w14:textId="64CAF263" w:rsidR="00A9406C" w:rsidRPr="00C35A2C" w:rsidRDefault="00A9406C" w:rsidP="00A9406C">
      <w:pPr>
        <w:rPr>
          <w:rFonts w:ascii="Fb Fontext" w:hAnsi="Fb Fontext"/>
          <w:rtl/>
        </w:rPr>
      </w:pPr>
      <w:r w:rsidRPr="00303689">
        <w:rPr>
          <w:rStyle w:val="affffe"/>
          <w:rtl/>
        </w:rPr>
        <w:t>לימא כתנאי</w:t>
      </w:r>
      <w:r w:rsidR="00303689">
        <w:rPr>
          <w:rStyle w:val="affffe"/>
          <w:rFonts w:hint="cs"/>
          <w:rtl/>
        </w:rPr>
        <w:t>:</w:t>
      </w:r>
      <w:r w:rsidRPr="00C35A2C">
        <w:rPr>
          <w:rFonts w:ascii="Fb Fontext" w:hAnsi="Fb Fontext"/>
          <w:sz w:val="32"/>
          <w:rtl/>
        </w:rPr>
        <w:t xml:space="preserve"> </w:t>
      </w:r>
      <w:r w:rsidRPr="006D4F82">
        <w:rPr>
          <w:rStyle w:val="affffe"/>
          <w:rtl/>
        </w:rPr>
        <w:t>ר"א</w:t>
      </w:r>
      <w:r w:rsidR="006D4F82">
        <w:rPr>
          <w:rStyle w:val="affffe"/>
          <w:rFonts w:hint="cs"/>
          <w:rtl/>
        </w:rPr>
        <w:t>:</w:t>
      </w:r>
      <w:r w:rsidRPr="00C35A2C">
        <w:rPr>
          <w:rFonts w:ascii="Fb Fontext" w:hAnsi="Fb Fontext"/>
          <w:sz w:val="32"/>
          <w:rtl/>
        </w:rPr>
        <w:t xml:space="preserve"> אין מעשה קטנה כלום, ואין בעלה זכאי במציאתה ולא במעש"</w:t>
      </w:r>
      <w:r w:rsidRPr="00C35A2C">
        <w:rPr>
          <w:rFonts w:ascii="Fb Fontext" w:hAnsi="Fb Fontext" w:hint="cs"/>
          <w:sz w:val="32"/>
          <w:rtl/>
        </w:rPr>
        <w:t>י</w:t>
      </w:r>
      <w:r w:rsidRPr="00C35A2C">
        <w:rPr>
          <w:rFonts w:ascii="Fb Fontext" w:hAnsi="Fb Fontext"/>
          <w:sz w:val="32"/>
          <w:rtl/>
        </w:rPr>
        <w:t xml:space="preserve"> ולא בהפרת נדריה, ואינו יורשה ואינו מיטמא לה, כללו של דבר: אינה כאשתו לכל דבר אלא שצריכה מיאון </w:t>
      </w:r>
      <w:r w:rsidRPr="006D4F82">
        <w:rPr>
          <w:rStyle w:val="afffff0"/>
          <w:rFonts w:hint="cs"/>
          <w:rtl/>
        </w:rPr>
        <w:t>[ולכא' היינו רב דקטנה אין לה כתובה]</w:t>
      </w:r>
    </w:p>
    <w:p w14:paraId="3130C170" w14:textId="77777777" w:rsidR="00A9406C" w:rsidRDefault="00A9406C" w:rsidP="00A9406C">
      <w:pPr>
        <w:rPr>
          <w:rFonts w:ascii="Fb Fontext" w:hAnsi="Fb Fontext"/>
          <w:rtl/>
        </w:rPr>
      </w:pPr>
      <w:r w:rsidRPr="006D4F82">
        <w:rPr>
          <w:rStyle w:val="affffe"/>
          <w:rFonts w:hint="cs"/>
          <w:rtl/>
        </w:rPr>
        <w:t>רבי יהושע</w:t>
      </w:r>
      <w:r w:rsidRPr="006D4F82">
        <w:rPr>
          <w:rStyle w:val="affffe"/>
          <w:rtl/>
        </w:rPr>
        <w:t xml:space="preserve">: </w:t>
      </w:r>
      <w:r w:rsidRPr="00C35A2C">
        <w:rPr>
          <w:rFonts w:ascii="Fb Fontext" w:hAnsi="Fb Fontext"/>
          <w:rtl/>
        </w:rPr>
        <w:t>מעשה קטנה כלום, ובעלה זכאי במציאתה ובמ</w:t>
      </w:r>
      <w:r w:rsidRPr="00C35A2C">
        <w:rPr>
          <w:rFonts w:ascii="Fb Fontext" w:hAnsi="Fb Fontext" w:hint="cs"/>
          <w:rtl/>
        </w:rPr>
        <w:t>עש</w:t>
      </w:r>
      <w:r w:rsidRPr="00C35A2C">
        <w:rPr>
          <w:rFonts w:ascii="Fb Fontext" w:hAnsi="Fb Fontext"/>
          <w:rtl/>
        </w:rPr>
        <w:t>"</w:t>
      </w:r>
      <w:r w:rsidRPr="00C35A2C">
        <w:rPr>
          <w:rFonts w:ascii="Fb Fontext" w:hAnsi="Fb Fontext" w:hint="cs"/>
          <w:rtl/>
        </w:rPr>
        <w:t>י</w:t>
      </w:r>
      <w:r w:rsidRPr="00C35A2C">
        <w:rPr>
          <w:rFonts w:ascii="Fb Fontext" w:hAnsi="Fb Fontext"/>
          <w:rtl/>
        </w:rPr>
        <w:t xml:space="preserve"> ובהפרת נדריה, ויורשה ומיטמא לה,</w:t>
      </w:r>
    </w:p>
    <w:p w14:paraId="3679C1ED" w14:textId="0E7EB2A4" w:rsidR="00A9406C" w:rsidRDefault="00A9406C" w:rsidP="00A9406C">
      <w:pPr>
        <w:rPr>
          <w:rFonts w:ascii="Fb Fontext" w:hAnsi="Fb Fontext"/>
          <w:rtl/>
        </w:rPr>
      </w:pPr>
      <w:r w:rsidRPr="006D4F82">
        <w:rPr>
          <w:rStyle w:val="affffe"/>
          <w:rtl/>
        </w:rPr>
        <w:t>כלל</w:t>
      </w:r>
      <w:r w:rsidR="00303689">
        <w:rPr>
          <w:rStyle w:val="affffe"/>
          <w:rFonts w:hint="cs"/>
          <w:rtl/>
        </w:rPr>
        <w:t xml:space="preserve"> ה</w:t>
      </w:r>
      <w:r w:rsidRPr="006D4F82">
        <w:rPr>
          <w:rStyle w:val="affffe"/>
          <w:rtl/>
        </w:rPr>
        <w:t xml:space="preserve">דבר: </w:t>
      </w:r>
      <w:r w:rsidRPr="00C35A2C">
        <w:rPr>
          <w:rFonts w:ascii="Fb Fontext" w:hAnsi="Fb Fontext"/>
          <w:rtl/>
        </w:rPr>
        <w:t>כאשתו לכל דבר אלא שיוצאה במיאון;</w:t>
      </w:r>
      <w:r w:rsidRPr="00C35A2C">
        <w:rPr>
          <w:rFonts w:ascii="Fb Fontext" w:hAnsi="Fb Fontext" w:hint="cs"/>
          <w:rtl/>
        </w:rPr>
        <w:t xml:space="preserve"> </w:t>
      </w:r>
      <w:r w:rsidRPr="006D4F82">
        <w:rPr>
          <w:rStyle w:val="afffff0"/>
          <w:rFonts w:hint="cs"/>
          <w:rtl/>
        </w:rPr>
        <w:t>[ולכא כשמואל]</w:t>
      </w:r>
    </w:p>
    <w:p w14:paraId="4F58D55F" w14:textId="6C8F369E" w:rsidR="00A9406C" w:rsidRDefault="00A9406C" w:rsidP="00303689">
      <w:pPr>
        <w:rPr>
          <w:rFonts w:ascii="Fb Fontext" w:hAnsi="Fb Fontext"/>
          <w:rtl/>
        </w:rPr>
      </w:pPr>
      <w:r w:rsidRPr="006D4F82">
        <w:rPr>
          <w:rStyle w:val="affffe"/>
          <w:rFonts w:hint="cs"/>
          <w:rtl/>
        </w:rPr>
        <w:t>ודחינן לר'א</w:t>
      </w:r>
      <w:r w:rsidR="00303689">
        <w:rPr>
          <w:rStyle w:val="affffe"/>
          <w:rFonts w:hint="cs"/>
          <w:rtl/>
        </w:rPr>
        <w:t>:</w:t>
      </w:r>
      <w:r w:rsidRPr="00C35A2C">
        <w:rPr>
          <w:rFonts w:ascii="Fb Fontext" w:hAnsi="Fb Fontext" w:hint="cs"/>
          <w:rtl/>
        </w:rPr>
        <w:t xml:space="preserve"> </w:t>
      </w:r>
      <w:r w:rsidRPr="00CA108A">
        <w:rPr>
          <w:rFonts w:ascii="Fb Fontext" w:hAnsi="Fb Fontext" w:cs="PFT_Frank" w:hint="cs"/>
          <w:b/>
          <w:bCs/>
          <w:szCs w:val="14"/>
          <w:rtl/>
        </w:rPr>
        <w:t>לכו</w:t>
      </w:r>
      <w:r w:rsidRPr="00CA108A">
        <w:rPr>
          <w:rFonts w:ascii="Fb Fontext" w:hAnsi="Fb Fontext" w:cs="PFT_Frank"/>
          <w:b/>
          <w:bCs/>
          <w:szCs w:val="14"/>
          <w:rtl/>
        </w:rPr>
        <w:t>"</w:t>
      </w:r>
      <w:r w:rsidRPr="00CA108A">
        <w:rPr>
          <w:rFonts w:ascii="Fb Fontext" w:hAnsi="Fb Fontext" w:cs="PFT_Frank" w:hint="cs"/>
          <w:b/>
          <w:bCs/>
          <w:szCs w:val="14"/>
          <w:rtl/>
        </w:rPr>
        <w:t>ע</w:t>
      </w:r>
      <w:r w:rsidRPr="00C35A2C">
        <w:rPr>
          <w:rFonts w:ascii="Fb Fontext" w:hAnsi="Fb Fontext" w:hint="cs"/>
          <w:rtl/>
        </w:rPr>
        <w:t xml:space="preserve"> לא </w:t>
      </w:r>
      <w:r w:rsidRPr="00CA108A">
        <w:rPr>
          <w:rFonts w:ascii="Fb Fontext" w:hAnsi="Fb Fontext" w:cs="PFT_Frank" w:hint="cs"/>
          <w:b/>
          <w:bCs/>
          <w:szCs w:val="14"/>
          <w:rtl/>
        </w:rPr>
        <w:t>חלקו</w:t>
      </w:r>
      <w:r w:rsidR="00303689">
        <w:rPr>
          <w:rFonts w:ascii="Fb Fontext" w:hAnsi="Fb Fontext" w:hint="cs"/>
          <w:rtl/>
        </w:rPr>
        <w:t xml:space="preserve">, </w:t>
      </w:r>
      <w:r w:rsidRPr="006D4F82">
        <w:rPr>
          <w:rStyle w:val="affffe"/>
          <w:rFonts w:hint="cs"/>
          <w:rtl/>
        </w:rPr>
        <w:t>ואליבא דרבי יהושע -</w:t>
      </w:r>
      <w:r w:rsidRPr="00C35A2C">
        <w:rPr>
          <w:rFonts w:ascii="Fb Fontext" w:hAnsi="Fb Fontext" w:hint="cs"/>
          <w:rtl/>
        </w:rPr>
        <w:t>לשמואל כ</w:t>
      </w:r>
      <w:r w:rsidR="00B909D8">
        <w:rPr>
          <w:rFonts w:ascii="Fb Fontext" w:hAnsi="Fb Fontext" w:hint="cs"/>
          <w:rtl/>
        </w:rPr>
        <w:t>מותו</w:t>
      </w:r>
    </w:p>
    <w:p w14:paraId="1DFE77CD" w14:textId="5ADFE9F0" w:rsidR="00A9406C" w:rsidRPr="00303689" w:rsidRDefault="00A9406C" w:rsidP="00A9406C">
      <w:pPr>
        <w:rPr>
          <w:rFonts w:ascii="Fb Fontext" w:hAnsi="Fb Fontext" w:cs="Guttman Vilna"/>
          <w:b/>
          <w:bCs/>
          <w:spacing w:val="-6"/>
          <w:sz w:val="32"/>
          <w:rtl/>
        </w:rPr>
      </w:pPr>
      <w:r w:rsidRPr="00303689">
        <w:rPr>
          <w:rStyle w:val="affffe"/>
          <w:rFonts w:hint="cs"/>
          <w:spacing w:val="-6"/>
          <w:rtl/>
        </w:rPr>
        <w:lastRenderedPageBreak/>
        <w:t>לרב</w:t>
      </w:r>
      <w:r w:rsidR="00303689" w:rsidRPr="00303689">
        <w:rPr>
          <w:rStyle w:val="affffe"/>
          <w:rFonts w:hint="cs"/>
          <w:spacing w:val="-6"/>
          <w:rtl/>
        </w:rPr>
        <w:t>:</w:t>
      </w:r>
      <w:r w:rsidR="006D4F82" w:rsidRPr="00303689">
        <w:rPr>
          <w:rStyle w:val="affffe"/>
          <w:rFonts w:hint="cs"/>
          <w:spacing w:val="-6"/>
          <w:rtl/>
        </w:rPr>
        <w:t xml:space="preserve"> </w:t>
      </w:r>
      <w:r w:rsidRPr="00303689">
        <w:rPr>
          <w:rFonts w:ascii="Fb Fontext" w:hAnsi="Fb Fontext" w:hint="cs"/>
          <w:spacing w:val="-6"/>
          <w:sz w:val="32"/>
          <w:rtl/>
        </w:rPr>
        <w:t>דווקא שם ד</w:t>
      </w:r>
      <w:r w:rsidR="00303689" w:rsidRPr="00303689">
        <w:rPr>
          <w:rFonts w:ascii="Fb Fontext" w:hAnsi="Fb Fontext" w:hint="cs"/>
          <w:spacing w:val="-6"/>
          <w:sz w:val="32"/>
          <w:rtl/>
        </w:rPr>
        <w:t>שממנה אליו</w:t>
      </w:r>
      <w:r w:rsidRPr="00303689">
        <w:rPr>
          <w:rFonts w:ascii="Fb Fontext" w:hAnsi="Fb Fontext"/>
          <w:spacing w:val="-6"/>
          <w:sz w:val="32"/>
          <w:rtl/>
        </w:rPr>
        <w:t xml:space="preserve">, אבל </w:t>
      </w:r>
      <w:r w:rsidRPr="00303689">
        <w:rPr>
          <w:rFonts w:ascii="Fb Fontext" w:hAnsi="Fb Fontext" w:hint="cs"/>
          <w:spacing w:val="-6"/>
          <w:sz w:val="32"/>
          <w:rtl/>
        </w:rPr>
        <w:t xml:space="preserve">ממנו אליה </w:t>
      </w:r>
      <w:r w:rsidRPr="00303689">
        <w:rPr>
          <w:rStyle w:val="afffff0"/>
          <w:rFonts w:hint="cs"/>
          <w:spacing w:val="-6"/>
          <w:rtl/>
        </w:rPr>
        <w:t>[כתובה ותנאי כתובה]</w:t>
      </w:r>
      <w:r w:rsidRPr="00303689">
        <w:rPr>
          <w:rFonts w:ascii="Fb Fontext" w:hAnsi="Fb Fontext"/>
          <w:spacing w:val="-6"/>
          <w:sz w:val="32"/>
          <w:rtl/>
        </w:rPr>
        <w:t xml:space="preserve"> לא.</w:t>
      </w:r>
    </w:p>
    <w:p w14:paraId="248A2FE2" w14:textId="77777777" w:rsidR="00A9406C" w:rsidRPr="00C54C7E" w:rsidRDefault="00A9406C" w:rsidP="00A9406C">
      <w:pPr>
        <w:pStyle w:val="afffd"/>
        <w:rPr>
          <w:rtl/>
        </w:rPr>
      </w:pPr>
      <w:ins w:id="10007" w:author="מספור קטעי משנה" w:date="2026-10-06T06:45:30Z">
        <w:r>
          <w:rPr>
            <w:rStyle w:val="MisparKeta"/>
          </w:rPr>
          <w:t xml:space="preserve">ב. </w:t>
        </w:r>
      </w:ins>
      <w:bookmarkStart w:id="768" w:name="_Toc119353560"/>
      <w:r w:rsidRPr="00C54C7E">
        <w:rPr>
          <w:rtl/>
        </w:rPr>
        <w:t>ולא בלאות.</w:t>
      </w:r>
      <w:bookmarkEnd w:id="768"/>
    </w:p>
    <w:p w14:paraId="645BC193" w14:textId="2D7F6907" w:rsidR="00A9406C" w:rsidRPr="00C35A2C" w:rsidRDefault="00A9406C" w:rsidP="00A9406C">
      <w:pPr>
        <w:rPr>
          <w:rFonts w:ascii="Fb Fontext" w:hAnsi="Fb Fontext" w:cs="Guttman Vilna"/>
          <w:b/>
          <w:bCs/>
          <w:sz w:val="32"/>
          <w:rtl/>
        </w:rPr>
      </w:pPr>
      <w:r w:rsidRPr="009E1542">
        <w:rPr>
          <w:rStyle w:val="affffe"/>
          <w:rFonts w:hint="cs"/>
          <w:rtl/>
        </w:rPr>
        <w:t>רהב</w:t>
      </w:r>
      <w:r w:rsidRPr="009E1542">
        <w:rPr>
          <w:rStyle w:val="affffe"/>
          <w:rtl/>
        </w:rPr>
        <w:t>"</w:t>
      </w:r>
      <w:r w:rsidRPr="009E1542">
        <w:rPr>
          <w:rStyle w:val="affffe"/>
          <w:rFonts w:hint="cs"/>
          <w:rtl/>
        </w:rPr>
        <w:t>ח לר</w:t>
      </w:r>
      <w:r w:rsidRPr="009E1542">
        <w:rPr>
          <w:rStyle w:val="affffe"/>
          <w:rtl/>
        </w:rPr>
        <w:t>"</w:t>
      </w:r>
      <w:r w:rsidRPr="009E1542">
        <w:rPr>
          <w:rStyle w:val="affffe"/>
          <w:rFonts w:hint="cs"/>
          <w:rtl/>
        </w:rPr>
        <w:t xml:space="preserve">כ </w:t>
      </w:r>
      <w:r w:rsidRPr="009E1542">
        <w:rPr>
          <w:rStyle w:val="affffe"/>
          <w:rtl/>
        </w:rPr>
        <w:t>אמרת משמואל:</w:t>
      </w:r>
      <w:r w:rsidRPr="00C35A2C">
        <w:rPr>
          <w:rFonts w:ascii="Fb Fontext" w:hAnsi="Fb Fontext"/>
          <w:sz w:val="32"/>
          <w:rtl/>
        </w:rPr>
        <w:t xml:space="preserve"> </w:t>
      </w:r>
      <w:r w:rsidRPr="009F3A54">
        <w:rPr>
          <w:rStyle w:val="affffc"/>
          <w:rFonts w:hint="cs"/>
          <w:rtl/>
        </w:rPr>
        <w:t>דווקא ב</w:t>
      </w:r>
      <w:r w:rsidRPr="009F3A54">
        <w:rPr>
          <w:rStyle w:val="affffc"/>
          <w:rtl/>
        </w:rPr>
        <w:t>נכסי מלוג</w:t>
      </w:r>
      <w:r w:rsidRPr="00C35A2C">
        <w:rPr>
          <w:rFonts w:ascii="Fb Fontext" w:hAnsi="Fb Fontext"/>
          <w:sz w:val="32"/>
          <w:rtl/>
        </w:rPr>
        <w:t xml:space="preserve">, אבל נכסי צאן ברזל </w:t>
      </w:r>
      <w:r w:rsidR="00303689">
        <w:rPr>
          <w:rFonts w:ascii="Fb Fontext" w:hAnsi="Fb Fontext" w:hint="cs"/>
          <w:sz w:val="32"/>
          <w:rtl/>
        </w:rPr>
        <w:t>יש לה</w:t>
      </w:r>
      <w:r w:rsidRPr="00C35A2C">
        <w:rPr>
          <w:rFonts w:ascii="Fb Fontext" w:hAnsi="Fb Fontext"/>
          <w:sz w:val="32"/>
          <w:rtl/>
        </w:rPr>
        <w:t>.</w:t>
      </w:r>
    </w:p>
    <w:p w14:paraId="2F1E0164" w14:textId="1D442097" w:rsidR="00A9406C" w:rsidRPr="00730169" w:rsidRDefault="00A9406C" w:rsidP="00A9406C">
      <w:pPr>
        <w:rPr>
          <w:rFonts w:ascii="Fb Fontext" w:hAnsi="Fb Fontext"/>
          <w:spacing w:val="-2"/>
          <w:sz w:val="32"/>
          <w:rtl/>
        </w:rPr>
      </w:pPr>
      <w:r w:rsidRPr="00730169">
        <w:rPr>
          <w:rFonts w:ascii="Fb Fontext" w:hAnsi="Fb Fontext" w:hint="cs"/>
          <w:spacing w:val="-2"/>
          <w:sz w:val="32"/>
          <w:rtl/>
        </w:rPr>
        <w:t>לא אממאנת דהא אי יש היא נוטלתם ואם אין אינה לוקחת אותם</w:t>
      </w:r>
    </w:p>
    <w:p w14:paraId="2D281CC4" w14:textId="77777777" w:rsidR="00A9406C" w:rsidRDefault="00A9406C" w:rsidP="00A9406C">
      <w:pPr>
        <w:rPr>
          <w:rFonts w:ascii="Fb Fontext" w:hAnsi="Fb Fontext"/>
          <w:rtl/>
        </w:rPr>
      </w:pPr>
      <w:r w:rsidRPr="00C35A2C">
        <w:rPr>
          <w:rFonts w:ascii="Fb Fontext" w:hAnsi="Fb Fontext" w:hint="cs"/>
          <w:rtl/>
        </w:rPr>
        <w:t>ולא אאילונית דאם ישנם נוטלתם ואם אינם דווקא נכסי מלוג לוקחת דברשותה, ולא נכסי צאן ברזל</w:t>
      </w:r>
    </w:p>
    <w:p w14:paraId="76E450F5" w14:textId="77777777" w:rsidR="00A9406C" w:rsidRPr="00C35A2C" w:rsidRDefault="00A9406C" w:rsidP="00A9406C">
      <w:pPr>
        <w:rPr>
          <w:rFonts w:ascii="Fb Fontext" w:hAnsi="Fb Fontext" w:cs="Guttman Vilna"/>
          <w:b/>
          <w:bCs/>
          <w:rtl/>
        </w:rPr>
      </w:pPr>
      <w:r w:rsidRPr="00C35A2C">
        <w:rPr>
          <w:rFonts w:ascii="Fb Fontext" w:hAnsi="Fb Fontext"/>
          <w:rtl/>
        </w:rPr>
        <w:t>אלא אשניה, וקנסו רבנן לדידה בדידיה, ולדידיה בדידה.</w:t>
      </w:r>
    </w:p>
    <w:p w14:paraId="3002CB54" w14:textId="75121D47" w:rsidR="00A9406C" w:rsidRPr="00C35A2C" w:rsidRDefault="009F3A54" w:rsidP="00A9406C">
      <w:pPr>
        <w:rPr>
          <w:rFonts w:ascii="Fb Fontext" w:hAnsi="Fb Fontext"/>
          <w:rtl/>
        </w:rPr>
      </w:pPr>
      <w:r>
        <w:rPr>
          <w:rStyle w:val="affffe"/>
          <w:rFonts w:hint="cs"/>
          <w:rtl/>
        </w:rPr>
        <w:t>ר</w:t>
      </w:r>
      <w:r w:rsidR="00A9406C" w:rsidRPr="009E1542">
        <w:rPr>
          <w:rStyle w:val="affffe"/>
          <w:rFonts w:hint="cs"/>
          <w:rtl/>
        </w:rPr>
        <w:t>שב</w:t>
      </w:r>
      <w:r w:rsidR="00A9406C" w:rsidRPr="009E1542">
        <w:rPr>
          <w:rStyle w:val="affffe"/>
          <w:rtl/>
        </w:rPr>
        <w:t>"</w:t>
      </w:r>
      <w:r w:rsidR="00A9406C" w:rsidRPr="009E1542">
        <w:rPr>
          <w:rStyle w:val="affffe"/>
          <w:rFonts w:hint="cs"/>
          <w:rtl/>
        </w:rPr>
        <w:t>א</w:t>
      </w:r>
      <w:r w:rsidR="00A9406C" w:rsidRPr="009E1542">
        <w:rPr>
          <w:rStyle w:val="affffe"/>
          <w:rtl/>
        </w:rPr>
        <w:t>: ש"מ מדר"</w:t>
      </w:r>
      <w:r w:rsidR="00A9406C" w:rsidRPr="009E1542">
        <w:rPr>
          <w:rStyle w:val="affffe"/>
          <w:rFonts w:hint="cs"/>
          <w:rtl/>
        </w:rPr>
        <w:t>כ</w:t>
      </w:r>
      <w:r w:rsidR="00A9406C" w:rsidRPr="00C35A2C">
        <w:rPr>
          <w:rFonts w:ascii="Fb Fontext" w:hAnsi="Fb Fontext" w:hint="cs"/>
          <w:sz w:val="32"/>
          <w:rtl/>
        </w:rPr>
        <w:t xml:space="preserve"> שאם הכניסה גלימה שלא רשמה </w:t>
      </w:r>
      <w:r w:rsidR="00A9406C" w:rsidRPr="00730169">
        <w:rPr>
          <w:rFonts w:ascii="Fb Fontext" w:hAnsi="Fb Fontext" w:hint="cs"/>
          <w:spacing w:val="-2"/>
          <w:sz w:val="32"/>
          <w:rtl/>
        </w:rPr>
        <w:t xml:space="preserve">בנדודייתה </w:t>
      </w:r>
      <w:r w:rsidR="00A9406C" w:rsidRPr="00224771">
        <w:rPr>
          <w:rFonts w:cs="PFT_Frank" w:hint="cs"/>
          <w:b/>
          <w:bCs/>
          <w:szCs w:val="14"/>
          <w:rtl/>
        </w:rPr>
        <w:t xml:space="preserve">קרן </w:t>
      </w:r>
      <w:r w:rsidR="00A9406C" w:rsidRPr="00730169">
        <w:rPr>
          <w:rFonts w:ascii="Fb Fontext" w:hAnsi="Fb Fontext" w:hint="cs"/>
          <w:spacing w:val="-2"/>
          <w:sz w:val="32"/>
          <w:rtl/>
        </w:rPr>
        <w:t xml:space="preserve">הוא </w:t>
      </w:r>
      <w:r w:rsidR="00A9406C" w:rsidRPr="00730169">
        <w:rPr>
          <w:rStyle w:val="afffff0"/>
          <w:rFonts w:hint="cs"/>
          <w:spacing w:val="-2"/>
          <w:rtl/>
        </w:rPr>
        <w:t xml:space="preserve">[לימכר ולאכול פירות] </w:t>
      </w:r>
      <w:r w:rsidR="00A9406C" w:rsidRPr="00730169">
        <w:rPr>
          <w:rFonts w:ascii="Fb Fontext" w:hAnsi="Fb Fontext" w:hint="cs"/>
          <w:spacing w:val="-2"/>
          <w:sz w:val="32"/>
          <w:rtl/>
        </w:rPr>
        <w:t>ולא לובשתו עד שבלה</w:t>
      </w:r>
    </w:p>
    <w:p w14:paraId="763F26F6" w14:textId="58CE0B77" w:rsidR="00A9406C" w:rsidRDefault="00A9406C" w:rsidP="00A9406C">
      <w:pPr>
        <w:rPr>
          <w:rFonts w:ascii="Fb Fontext" w:hAnsi="Fb Fontext"/>
          <w:rtl/>
        </w:rPr>
      </w:pPr>
      <w:r w:rsidRPr="009E1542">
        <w:rPr>
          <w:rStyle w:val="affffe"/>
          <w:rFonts w:hint="cs"/>
          <w:rtl/>
        </w:rPr>
        <w:t>והא דר</w:t>
      </w:r>
      <w:r w:rsidRPr="009E1542">
        <w:rPr>
          <w:rStyle w:val="affffe"/>
          <w:rtl/>
        </w:rPr>
        <w:t>"</w:t>
      </w:r>
      <w:r w:rsidRPr="009E1542">
        <w:rPr>
          <w:rStyle w:val="affffe"/>
          <w:rFonts w:hint="cs"/>
          <w:rtl/>
        </w:rPr>
        <w:t>נ ס</w:t>
      </w:r>
      <w:r w:rsidRPr="009E1542">
        <w:rPr>
          <w:rStyle w:val="affffe"/>
          <w:rtl/>
        </w:rPr>
        <w:t>"</w:t>
      </w:r>
      <w:r w:rsidRPr="009E1542">
        <w:rPr>
          <w:rStyle w:val="affffe"/>
          <w:rFonts w:hint="cs"/>
          <w:rtl/>
        </w:rPr>
        <w:t>ל</w:t>
      </w:r>
      <w:r w:rsidR="009E1542">
        <w:rPr>
          <w:rStyle w:val="affffe"/>
          <w:rFonts w:hint="cs"/>
          <w:rtl/>
        </w:rPr>
        <w:t>:</w:t>
      </w:r>
      <w:r w:rsidRPr="009E1542">
        <w:rPr>
          <w:rStyle w:val="affffe"/>
          <w:rFonts w:hint="cs"/>
          <w:rtl/>
        </w:rPr>
        <w:t xml:space="preserve"> </w:t>
      </w:r>
      <w:r w:rsidRPr="00C35A2C">
        <w:rPr>
          <w:rFonts w:ascii="Fb Fontext" w:hAnsi="Fb Fontext" w:hint="cs"/>
          <w:rtl/>
        </w:rPr>
        <w:t xml:space="preserve">דפירא הוא </w:t>
      </w:r>
      <w:r w:rsidRPr="009E1542">
        <w:rPr>
          <w:rStyle w:val="afffff0"/>
          <w:rFonts w:hint="cs"/>
          <w:rtl/>
        </w:rPr>
        <w:t xml:space="preserve">[ולובשם]- </w:t>
      </w:r>
      <w:r w:rsidRPr="00C35A2C">
        <w:rPr>
          <w:rFonts w:ascii="Fb Fontext" w:hAnsi="Fb Fontext" w:hint="cs"/>
          <w:rtl/>
        </w:rPr>
        <w:t xml:space="preserve"> </w:t>
      </w:r>
      <w:r w:rsidRPr="009E1542">
        <w:rPr>
          <w:rStyle w:val="affffe"/>
          <w:rFonts w:hint="cs"/>
          <w:rtl/>
        </w:rPr>
        <w:t>ר</w:t>
      </w:r>
      <w:r w:rsidRPr="009E1542">
        <w:rPr>
          <w:rStyle w:val="affffe"/>
          <w:rtl/>
        </w:rPr>
        <w:t>"</w:t>
      </w:r>
      <w:r w:rsidRPr="009E1542">
        <w:rPr>
          <w:rStyle w:val="affffe"/>
          <w:rFonts w:hint="cs"/>
          <w:rtl/>
        </w:rPr>
        <w:t xml:space="preserve">נ </w:t>
      </w:r>
      <w:r w:rsidR="009E1542">
        <w:rPr>
          <w:rFonts w:ascii="Fb Fontext" w:hAnsi="Fb Fontext" w:hint="cs"/>
          <w:rtl/>
        </w:rPr>
        <w:t>חלק.</w:t>
      </w:r>
    </w:p>
    <w:p w14:paraId="307D96B8" w14:textId="77777777" w:rsidR="00A9406C" w:rsidRPr="00C54C7E" w:rsidRDefault="00A9406C" w:rsidP="00A9406C">
      <w:pPr>
        <w:pStyle w:val="afffd"/>
        <w:rPr>
          <w:rtl/>
        </w:rPr>
      </w:pPr>
      <w:ins w:id="10008" w:author="מספור קטעי משנה" w:date="2026-10-06T06:45:30Z">
        <w:r>
          <w:rPr>
            <w:rStyle w:val="MisparKeta"/>
          </w:rPr>
          <w:t xml:space="preserve">ב. </w:t>
        </w:r>
      </w:ins>
      <w:bookmarkStart w:id="769" w:name="_Toc119353561"/>
      <w:r w:rsidRPr="00C54C7E">
        <w:rPr>
          <w:rtl/>
        </w:rPr>
        <w:t>אין להן כתובה.</w:t>
      </w:r>
      <w:bookmarkEnd w:id="769"/>
    </w:p>
    <w:p w14:paraId="5D0BE97C" w14:textId="77777777" w:rsidR="00A9406C" w:rsidRPr="00C35A2C" w:rsidRDefault="00A9406C" w:rsidP="00A9406C">
      <w:pPr>
        <w:rPr>
          <w:rFonts w:ascii="Fb Fontext" w:hAnsi="Fb Fontext" w:cs="Guttman Vilna"/>
          <w:b/>
          <w:bCs/>
          <w:sz w:val="32"/>
          <w:rtl/>
        </w:rPr>
      </w:pPr>
      <w:r w:rsidRPr="009E1542">
        <w:rPr>
          <w:rStyle w:val="affffe"/>
          <w:rtl/>
        </w:rPr>
        <w:t xml:space="preserve">שמואל: </w:t>
      </w:r>
      <w:r w:rsidRPr="00C35A2C">
        <w:rPr>
          <w:rFonts w:ascii="Fb Fontext" w:hAnsi="Fb Fontext"/>
          <w:sz w:val="32"/>
          <w:rtl/>
        </w:rPr>
        <w:t>ל"ש אלא מנה מאתים, אבל תוספת יש להן.</w:t>
      </w:r>
    </w:p>
    <w:p w14:paraId="2D090F51" w14:textId="77777777" w:rsidR="00A9406C" w:rsidRDefault="00A9406C" w:rsidP="00A9406C">
      <w:pPr>
        <w:rPr>
          <w:rFonts w:ascii="Fb Fontext" w:hAnsi="Fb Fontext"/>
          <w:sz w:val="32"/>
          <w:rtl/>
        </w:rPr>
      </w:pPr>
      <w:r w:rsidRPr="009F3A54">
        <w:rPr>
          <w:rStyle w:val="affffe"/>
          <w:rFonts w:hint="cs"/>
          <w:rtl/>
        </w:rPr>
        <w:t>ו</w:t>
      </w:r>
      <w:r w:rsidRPr="009F3A54">
        <w:rPr>
          <w:rStyle w:val="affffe"/>
          <w:rtl/>
        </w:rPr>
        <w:t xml:space="preserve">תנ"ה: </w:t>
      </w:r>
      <w:r w:rsidRPr="00C35A2C">
        <w:rPr>
          <w:rFonts w:ascii="Fb Fontext" w:hAnsi="Fb Fontext" w:hint="cs"/>
          <w:sz w:val="32"/>
          <w:rtl/>
        </w:rPr>
        <w:t>ב</w:t>
      </w:r>
      <w:r w:rsidRPr="00C35A2C">
        <w:rPr>
          <w:rFonts w:ascii="Fb Fontext" w:hAnsi="Fb Fontext"/>
          <w:sz w:val="32"/>
          <w:rtl/>
        </w:rPr>
        <w:t>נשים שאמרו חכמים אין להן כתובה,</w:t>
      </w:r>
    </w:p>
    <w:p w14:paraId="4F9D6506" w14:textId="77777777" w:rsidR="00A9406C" w:rsidRPr="00F5539C" w:rsidRDefault="00A9406C" w:rsidP="009F3A54">
      <w:pPr>
        <w:ind w:firstLine="0"/>
        <w:rPr>
          <w:rFonts w:ascii="Fb Fontext" w:hAnsi="Fb Fontext" w:cs="Guttman Vilna"/>
          <w:b/>
          <w:bCs/>
          <w:spacing w:val="-6"/>
          <w:sz w:val="32"/>
          <w:rtl/>
        </w:rPr>
      </w:pPr>
      <w:r w:rsidRPr="00F5539C">
        <w:rPr>
          <w:rFonts w:ascii="Fb Fontext" w:hAnsi="Fb Fontext" w:hint="cs"/>
          <w:spacing w:val="-6"/>
          <w:sz w:val="32"/>
          <w:rtl/>
        </w:rPr>
        <w:t xml:space="preserve">אבל </w:t>
      </w:r>
      <w:r w:rsidRPr="00F5539C">
        <w:rPr>
          <w:rFonts w:ascii="Fb Fontext" w:hAnsi="Fb Fontext"/>
          <w:spacing w:val="-6"/>
          <w:sz w:val="32"/>
          <w:rtl/>
        </w:rPr>
        <w:t xml:space="preserve">נשים </w:t>
      </w:r>
      <w:r w:rsidRPr="00F5539C">
        <w:rPr>
          <w:rFonts w:ascii="Fb Fontext" w:hAnsi="Fb Fontext" w:hint="cs"/>
          <w:spacing w:val="-6"/>
          <w:sz w:val="32"/>
          <w:rtl/>
        </w:rPr>
        <w:t>ש'</w:t>
      </w:r>
      <w:r w:rsidRPr="00F5539C">
        <w:rPr>
          <w:rFonts w:ascii="Fb Fontext" w:hAnsi="Fb Fontext"/>
          <w:spacing w:val="-6"/>
          <w:sz w:val="32"/>
          <w:rtl/>
        </w:rPr>
        <w:t>יוצאות שלא בכתובה</w:t>
      </w:r>
      <w:r w:rsidRPr="00F5539C">
        <w:rPr>
          <w:rFonts w:ascii="Fb Fontext" w:hAnsi="Fb Fontext" w:hint="cs"/>
          <w:spacing w:val="-6"/>
          <w:sz w:val="32"/>
          <w:rtl/>
        </w:rPr>
        <w:t>'</w:t>
      </w:r>
      <w:r w:rsidRPr="00F5539C">
        <w:rPr>
          <w:rFonts w:ascii="Fb Fontext" w:hAnsi="Fb Fontext"/>
          <w:spacing w:val="-6"/>
          <w:sz w:val="32"/>
          <w:rtl/>
        </w:rPr>
        <w:t>, כגון עוברת על דת וחברותיה אין להן תוספת, וכ"ש מנה מאתים</w:t>
      </w:r>
    </w:p>
    <w:p w14:paraId="643985C6" w14:textId="77777777" w:rsidR="00A9406C" w:rsidRPr="00C35A2C" w:rsidRDefault="00A9406C" w:rsidP="009F3A54">
      <w:pPr>
        <w:ind w:firstLine="0"/>
        <w:rPr>
          <w:rFonts w:ascii="Fb Fontext" w:hAnsi="Fb Fontext" w:cs="Guttman Vilna"/>
          <w:b/>
          <w:bCs/>
          <w:sz w:val="32"/>
          <w:rtl/>
        </w:rPr>
      </w:pPr>
      <w:r w:rsidRPr="00C35A2C">
        <w:rPr>
          <w:rFonts w:ascii="Fb Fontext" w:hAnsi="Fb Fontext"/>
          <w:sz w:val="32"/>
          <w:rtl/>
        </w:rPr>
        <w:t>והיוצאת משום שם רע - נוטלת מה שלפניה ויוצאה.</w:t>
      </w:r>
    </w:p>
    <w:p w14:paraId="0DCDDAAB" w14:textId="77777777" w:rsidR="00A9406C" w:rsidRPr="00C35A2C" w:rsidRDefault="00A9406C" w:rsidP="00A9406C">
      <w:pPr>
        <w:rPr>
          <w:rFonts w:ascii="Fb Fontext" w:hAnsi="Fb Fontext"/>
          <w:rtl/>
        </w:rPr>
      </w:pPr>
      <w:r w:rsidRPr="009E1542">
        <w:rPr>
          <w:rStyle w:val="affffe"/>
          <w:rtl/>
        </w:rPr>
        <w:t xml:space="preserve">מסייע </w:t>
      </w:r>
      <w:r w:rsidRPr="009E1542">
        <w:rPr>
          <w:rStyle w:val="affffe"/>
          <w:rFonts w:hint="cs"/>
          <w:rtl/>
        </w:rPr>
        <w:t>לר</w:t>
      </w:r>
      <w:r w:rsidRPr="009E1542">
        <w:rPr>
          <w:rStyle w:val="affffe"/>
          <w:rtl/>
        </w:rPr>
        <w:t>"</w:t>
      </w:r>
      <w:r w:rsidRPr="009E1542">
        <w:rPr>
          <w:rStyle w:val="affffe"/>
          <w:rFonts w:hint="cs"/>
          <w:rtl/>
        </w:rPr>
        <w:t>ה</w:t>
      </w:r>
      <w:r w:rsidRPr="009E1542">
        <w:rPr>
          <w:rStyle w:val="affffe"/>
          <w:rtl/>
        </w:rPr>
        <w:t xml:space="preserve">: </w:t>
      </w:r>
      <w:r w:rsidRPr="00C35A2C">
        <w:rPr>
          <w:rFonts w:ascii="Fb Fontext" w:hAnsi="Fb Fontext" w:hint="cs"/>
          <w:sz w:val="32"/>
          <w:rtl/>
        </w:rPr>
        <w:t>ד</w:t>
      </w:r>
      <w:r w:rsidRPr="00C35A2C">
        <w:rPr>
          <w:rFonts w:ascii="Fb Fontext" w:hAnsi="Fb Fontext"/>
          <w:sz w:val="32"/>
          <w:rtl/>
        </w:rPr>
        <w:t xml:space="preserve">זינתה, לא הפסידה  </w:t>
      </w:r>
      <w:r w:rsidRPr="00C35A2C">
        <w:rPr>
          <w:rFonts w:ascii="Fb Fontext" w:hAnsi="Fb Fontext" w:hint="cs"/>
          <w:sz w:val="32"/>
          <w:rtl/>
        </w:rPr>
        <w:t>וב</w:t>
      </w:r>
      <w:r w:rsidRPr="00C35A2C">
        <w:rPr>
          <w:rFonts w:ascii="Fb Fontext" w:hAnsi="Fb Fontext"/>
          <w:sz w:val="32"/>
          <w:rtl/>
        </w:rPr>
        <w:t>לאותיה קיימין.</w:t>
      </w:r>
    </w:p>
    <w:p w14:paraId="55457A81" w14:textId="3DBE4856" w:rsidR="00E268F4" w:rsidRDefault="00A9406C" w:rsidP="00A9406C">
      <w:pPr>
        <w:rPr>
          <w:rFonts w:ascii="Fb Fontext" w:hAnsi="Fb Fontext"/>
          <w:rtl/>
        </w:rPr>
      </w:pPr>
      <w:r w:rsidRPr="009E1542">
        <w:rPr>
          <w:rStyle w:val="affffe"/>
          <w:rtl/>
        </w:rPr>
        <w:t>תני תנא לפני ר"</w:t>
      </w:r>
      <w:r w:rsidRPr="009E1542">
        <w:rPr>
          <w:rStyle w:val="affffe"/>
          <w:rFonts w:hint="cs"/>
          <w:rtl/>
        </w:rPr>
        <w:t>נ</w:t>
      </w:r>
      <w:r w:rsidRPr="009E1542">
        <w:rPr>
          <w:rStyle w:val="affffe"/>
          <w:rtl/>
        </w:rPr>
        <w:t xml:space="preserve">: </w:t>
      </w:r>
      <w:r w:rsidRPr="00C35A2C">
        <w:rPr>
          <w:rFonts w:ascii="Fb Fontext" w:hAnsi="Fb Fontext"/>
          <w:rtl/>
        </w:rPr>
        <w:t>זינתה, הפסידה בלאותיה קיימין</w:t>
      </w:r>
      <w:r w:rsidR="00E268F4">
        <w:rPr>
          <w:rFonts w:ascii="Fb Fontext" w:hAnsi="Fb Fontext" w:hint="cs"/>
          <w:rtl/>
        </w:rPr>
        <w:t>,</w:t>
      </w:r>
    </w:p>
    <w:p w14:paraId="2D4A8E84" w14:textId="5FBF9F0C" w:rsidR="00A9406C" w:rsidRPr="00C35A2C" w:rsidRDefault="00A9406C" w:rsidP="009E1542">
      <w:pPr>
        <w:ind w:left="453" w:firstLine="57"/>
        <w:rPr>
          <w:rFonts w:ascii="Fb Fontext" w:hAnsi="Fb Fontext"/>
          <w:rtl/>
        </w:rPr>
      </w:pPr>
      <w:r w:rsidRPr="009E1542">
        <w:rPr>
          <w:rStyle w:val="affffe"/>
          <w:rFonts w:hint="cs"/>
          <w:rtl/>
        </w:rPr>
        <w:t>וא</w:t>
      </w:r>
      <w:r w:rsidRPr="009E1542">
        <w:rPr>
          <w:rStyle w:val="affffe"/>
          <w:rtl/>
        </w:rPr>
        <w:t>"</w:t>
      </w:r>
      <w:r w:rsidRPr="009E1542">
        <w:rPr>
          <w:rStyle w:val="affffe"/>
          <w:rFonts w:hint="cs"/>
          <w:rtl/>
        </w:rPr>
        <w:t xml:space="preserve">ל </w:t>
      </w:r>
      <w:r w:rsidRPr="00C35A2C">
        <w:rPr>
          <w:rFonts w:ascii="Fb Fontext" w:hAnsi="Fb Fontext" w:hint="cs"/>
          <w:rtl/>
        </w:rPr>
        <w:t>דוכי כליה זינו? אלא תני לא הפסידה</w:t>
      </w:r>
      <w:r w:rsidR="00B909D8">
        <w:rPr>
          <w:rFonts w:ascii="Fb Fontext" w:hAnsi="Fb Fontext" w:hint="cs"/>
          <w:rtl/>
        </w:rPr>
        <w:t>,</w:t>
      </w:r>
    </w:p>
    <w:p w14:paraId="059559AA" w14:textId="7387827A" w:rsidR="00E268F4" w:rsidRDefault="00A9406C" w:rsidP="00A9406C">
      <w:pPr>
        <w:rPr>
          <w:rFonts w:ascii="Fb Fontext" w:hAnsi="Fb Fontext"/>
          <w:rtl/>
        </w:rPr>
      </w:pPr>
      <w:r w:rsidRPr="009E1542">
        <w:rPr>
          <w:rStyle w:val="affffe"/>
          <w:rFonts w:hint="cs"/>
          <w:rtl/>
        </w:rPr>
        <w:t>רבב</w:t>
      </w:r>
      <w:r w:rsidRPr="009E1542">
        <w:rPr>
          <w:rStyle w:val="affffe"/>
          <w:rtl/>
        </w:rPr>
        <w:t>"</w:t>
      </w:r>
      <w:r w:rsidRPr="009E1542">
        <w:rPr>
          <w:rStyle w:val="affffe"/>
          <w:rFonts w:hint="cs"/>
          <w:rtl/>
        </w:rPr>
        <w:t>ח מרי</w:t>
      </w:r>
      <w:r w:rsidRPr="009E1542">
        <w:rPr>
          <w:rStyle w:val="affffe"/>
          <w:rtl/>
        </w:rPr>
        <w:t>"</w:t>
      </w:r>
      <w:r w:rsidRPr="009E1542">
        <w:rPr>
          <w:rStyle w:val="affffe"/>
          <w:rFonts w:hint="cs"/>
          <w:rtl/>
        </w:rPr>
        <w:t>ו</w:t>
      </w:r>
      <w:r w:rsidRPr="009E1542">
        <w:rPr>
          <w:rStyle w:val="affffe"/>
          <w:rtl/>
        </w:rPr>
        <w:t xml:space="preserve">: </w:t>
      </w:r>
      <w:r w:rsidRPr="00C35A2C">
        <w:rPr>
          <w:rFonts w:ascii="Fb Fontext" w:hAnsi="Fb Fontext"/>
          <w:rtl/>
        </w:rPr>
        <w:t>זו דברי רבי מנחם סתימתאה</w:t>
      </w:r>
      <w:r w:rsidR="00E268F4">
        <w:rPr>
          <w:rFonts w:ascii="Fb Fontext" w:hAnsi="Fb Fontext"/>
          <w:rtl/>
        </w:rPr>
        <w:t>,</w:t>
      </w:r>
    </w:p>
    <w:p w14:paraId="204A20DE" w14:textId="65799D53" w:rsidR="00A9406C" w:rsidRPr="00C35A2C" w:rsidRDefault="00A9406C" w:rsidP="009E1542">
      <w:pPr>
        <w:ind w:firstLine="0"/>
        <w:rPr>
          <w:rFonts w:ascii="Fb Fontext" w:hAnsi="Fb Fontext"/>
          <w:rtl/>
        </w:rPr>
      </w:pPr>
      <w:r w:rsidRPr="009E1542">
        <w:rPr>
          <w:rStyle w:val="affffe"/>
          <w:rtl/>
        </w:rPr>
        <w:t>אבל חכ"</w:t>
      </w:r>
      <w:r w:rsidRPr="009E1542">
        <w:rPr>
          <w:rStyle w:val="affffe"/>
          <w:rFonts w:hint="cs"/>
          <w:rtl/>
        </w:rPr>
        <w:t>א</w:t>
      </w:r>
      <w:r w:rsidRPr="009E1542">
        <w:rPr>
          <w:rStyle w:val="affffe"/>
          <w:rtl/>
        </w:rPr>
        <w:t xml:space="preserve">: </w:t>
      </w:r>
      <w:r w:rsidRPr="00C35A2C">
        <w:rPr>
          <w:rFonts w:ascii="Fb Fontext" w:hAnsi="Fb Fontext"/>
          <w:rtl/>
        </w:rPr>
        <w:t>זינתה, לא הפסידה בלאותיה קיימין.</w:t>
      </w:r>
    </w:p>
    <w:p w14:paraId="4295A7B8" w14:textId="77777777" w:rsidR="00A9406C" w:rsidRPr="00C54C7E" w:rsidRDefault="00A9406C" w:rsidP="00A9406C">
      <w:pPr>
        <w:pStyle w:val="afffd"/>
        <w:rPr>
          <w:rtl/>
        </w:rPr>
      </w:pPr>
      <w:ins w:id="10009" w:author="מספור קטעי משנה" w:date="2026-10-06T06:45:30Z">
        <w:r>
          <w:rPr>
            <w:rStyle w:val="MisparKeta"/>
          </w:rPr>
          <w:t xml:space="preserve">א. </w:t>
        </w:r>
      </w:ins>
      <w:bookmarkStart w:id="770" w:name="_Toc119353562"/>
      <w:r w:rsidRPr="00C54C7E">
        <w:rPr>
          <w:rtl/>
        </w:rPr>
        <w:t>אם מתחלה נשאה לשם אילונית - יש לה כתובה.</w:t>
      </w:r>
      <w:bookmarkEnd w:id="770"/>
    </w:p>
    <w:p w14:paraId="02500C86" w14:textId="77777777" w:rsidR="00A9406C" w:rsidRDefault="00A9406C" w:rsidP="00A9406C">
      <w:pPr>
        <w:rPr>
          <w:rFonts w:ascii="Fb Fontext" w:hAnsi="Fb Fontext"/>
          <w:sz w:val="32"/>
          <w:rtl/>
        </w:rPr>
      </w:pPr>
      <w:r w:rsidRPr="009E1542">
        <w:rPr>
          <w:rStyle w:val="affffe"/>
          <w:rFonts w:hint="cs"/>
          <w:rtl/>
        </w:rPr>
        <w:lastRenderedPageBreak/>
        <w:t>ר</w:t>
      </w:r>
      <w:r w:rsidRPr="009E1542">
        <w:rPr>
          <w:rStyle w:val="affffe"/>
          <w:rtl/>
        </w:rPr>
        <w:t>"</w:t>
      </w:r>
      <w:r w:rsidRPr="009E1542">
        <w:rPr>
          <w:rStyle w:val="affffe"/>
          <w:rFonts w:hint="cs"/>
          <w:rtl/>
        </w:rPr>
        <w:t xml:space="preserve">ה </w:t>
      </w:r>
      <w:r w:rsidRPr="00C35A2C">
        <w:rPr>
          <w:rFonts w:ascii="Fb Fontext" w:hAnsi="Fb Fontext"/>
          <w:sz w:val="32"/>
          <w:rtl/>
        </w:rPr>
        <w:t>אילונית אשה ואינה אשה, הכיר בה - יש לה כתובה, לא הכיר בה - אין לה כתובה;</w:t>
      </w:r>
    </w:p>
    <w:p w14:paraId="53FD1984" w14:textId="77777777" w:rsidR="00A9406C" w:rsidRPr="00730169" w:rsidRDefault="00A9406C" w:rsidP="00A9406C">
      <w:pPr>
        <w:rPr>
          <w:rFonts w:ascii="Fb Fontext" w:hAnsi="Fb Fontext"/>
          <w:spacing w:val="-4"/>
          <w:sz w:val="32"/>
          <w:rtl/>
        </w:rPr>
      </w:pPr>
      <w:r w:rsidRPr="00730169">
        <w:rPr>
          <w:rFonts w:ascii="Fb Fontext" w:hAnsi="Fb Fontext"/>
          <w:spacing w:val="-4"/>
          <w:sz w:val="32"/>
          <w:rtl/>
        </w:rPr>
        <w:t>אלמנה אשה גמורה, בין הכיר בה בין לא הכיר בה - יש לה כתובה;</w:t>
      </w:r>
    </w:p>
    <w:p w14:paraId="2FC8B692" w14:textId="77777777" w:rsidR="00A9406C" w:rsidRPr="00C35A2C" w:rsidRDefault="00A9406C" w:rsidP="00A9406C">
      <w:pPr>
        <w:rPr>
          <w:rFonts w:ascii="Fb Fontext" w:hAnsi="Fb Fontext" w:cs="Guttman Vilna"/>
          <w:b/>
          <w:bCs/>
          <w:sz w:val="32"/>
          <w:rtl/>
        </w:rPr>
      </w:pPr>
      <w:r w:rsidRPr="009E1542">
        <w:rPr>
          <w:rStyle w:val="affffe"/>
          <w:rFonts w:hint="cs"/>
          <w:rtl/>
        </w:rPr>
        <w:t>ולר</w:t>
      </w:r>
      <w:r w:rsidRPr="009E1542">
        <w:rPr>
          <w:rStyle w:val="affffe"/>
          <w:rtl/>
        </w:rPr>
        <w:t>"</w:t>
      </w:r>
      <w:r w:rsidRPr="009E1542">
        <w:rPr>
          <w:rStyle w:val="affffe"/>
          <w:rFonts w:hint="cs"/>
          <w:rtl/>
        </w:rPr>
        <w:t>י</w:t>
      </w:r>
      <w:r w:rsidRPr="009E1542">
        <w:rPr>
          <w:rStyle w:val="affffe"/>
          <w:rtl/>
        </w:rPr>
        <w:t xml:space="preserve">: </w:t>
      </w:r>
      <w:r w:rsidRPr="00C35A2C">
        <w:rPr>
          <w:rFonts w:ascii="Fb Fontext" w:hAnsi="Fb Fontext"/>
          <w:sz w:val="32"/>
          <w:rtl/>
        </w:rPr>
        <w:t xml:space="preserve">אחת זו </w:t>
      </w:r>
      <w:r>
        <w:rPr>
          <w:rFonts w:ascii="Fb Fontext" w:hAnsi="Fb Fontext"/>
          <w:sz w:val="32"/>
          <w:rtl/>
        </w:rPr>
        <w:t xml:space="preserve">ואחת זו אשה ואינה אשה, הכיר בה יש לה כתובה, לא הכיר בה </w:t>
      </w:r>
      <w:r w:rsidRPr="00C35A2C">
        <w:rPr>
          <w:rFonts w:ascii="Fb Fontext" w:hAnsi="Fb Fontext"/>
          <w:sz w:val="32"/>
          <w:rtl/>
        </w:rPr>
        <w:t>אין לה כתובה.</w:t>
      </w:r>
    </w:p>
    <w:p w14:paraId="4210D2CF" w14:textId="5BCD44D6" w:rsidR="00A9406C" w:rsidRDefault="00A9406C" w:rsidP="00A9406C">
      <w:pPr>
        <w:rPr>
          <w:rFonts w:ascii="Fb Fontext" w:hAnsi="Fb Fontext"/>
          <w:sz w:val="32"/>
          <w:rtl/>
        </w:rPr>
      </w:pPr>
      <w:r w:rsidRPr="009E1542">
        <w:rPr>
          <w:rStyle w:val="affffe"/>
          <w:rFonts w:hint="cs"/>
          <w:rtl/>
        </w:rPr>
        <w:t>ותיובתא דר</w:t>
      </w:r>
      <w:r w:rsidRPr="009E1542">
        <w:rPr>
          <w:rStyle w:val="affffe"/>
          <w:rtl/>
        </w:rPr>
        <w:t>"</w:t>
      </w:r>
      <w:r w:rsidRPr="009E1542">
        <w:rPr>
          <w:rStyle w:val="affffe"/>
          <w:rFonts w:hint="cs"/>
          <w:rtl/>
        </w:rPr>
        <w:t>ה</w:t>
      </w:r>
      <w:r w:rsidRPr="00C35A2C">
        <w:rPr>
          <w:rFonts w:ascii="Fb Fontext" w:hAnsi="Fb Fontext" w:hint="cs"/>
          <w:sz w:val="32"/>
          <w:rtl/>
        </w:rPr>
        <w:t xml:space="preserve"> מהך ד</w:t>
      </w:r>
      <w:r w:rsidRPr="00C35A2C">
        <w:rPr>
          <w:rFonts w:ascii="Fb Fontext" w:hAnsi="Fb Fontext"/>
          <w:sz w:val="32"/>
          <w:rtl/>
        </w:rPr>
        <w:t>כנסה בחזקת שהיא כן ונמצאת</w:t>
      </w:r>
      <w:r>
        <w:rPr>
          <w:rFonts w:ascii="Fb Fontext" w:hAnsi="Fb Fontext"/>
          <w:sz w:val="32"/>
          <w:rtl/>
        </w:rPr>
        <w:t xml:space="preserve"> שהיא כן יש לה כתובה, הא סתמא </w:t>
      </w:r>
      <w:r w:rsidRPr="00C35A2C">
        <w:rPr>
          <w:rFonts w:ascii="Fb Fontext" w:hAnsi="Fb Fontext"/>
          <w:sz w:val="32"/>
          <w:rtl/>
        </w:rPr>
        <w:t>אין לה כתוב</w:t>
      </w:r>
      <w:r w:rsidRPr="00C35A2C">
        <w:rPr>
          <w:rFonts w:ascii="Fb Fontext" w:hAnsi="Fb Fontext" w:hint="cs"/>
          <w:sz w:val="32"/>
          <w:rtl/>
        </w:rPr>
        <w:t>ה</w:t>
      </w:r>
      <w:r w:rsidR="00FF776C">
        <w:rPr>
          <w:rFonts w:ascii="Fb Fontext" w:hAnsi="Fb Fontext" w:hint="cs"/>
          <w:sz w:val="32"/>
          <w:rtl/>
        </w:rPr>
        <w:t>,</w:t>
      </w:r>
    </w:p>
    <w:p w14:paraId="2E550C93" w14:textId="59703649" w:rsidR="00E268F4" w:rsidRDefault="00A9406C" w:rsidP="00A9406C">
      <w:pPr>
        <w:rPr>
          <w:rFonts w:ascii="Fb Fontext" w:hAnsi="Fb Fontext"/>
          <w:rtl/>
        </w:rPr>
      </w:pPr>
      <w:r w:rsidRPr="009E1542">
        <w:rPr>
          <w:rStyle w:val="affffe"/>
          <w:rFonts w:hint="cs"/>
          <w:rtl/>
        </w:rPr>
        <w:t>ואין לומר</w:t>
      </w:r>
      <w:r w:rsidRPr="00C35A2C">
        <w:rPr>
          <w:rFonts w:ascii="Fb Fontext" w:hAnsi="Fb Fontext" w:hint="cs"/>
          <w:rtl/>
        </w:rPr>
        <w:t xml:space="preserve"> הא סתמא </w:t>
      </w:r>
      <w:r w:rsidR="00FF776C">
        <w:rPr>
          <w:rFonts w:ascii="Fb Fontext" w:hAnsi="Fb Fontext" w:hint="cs"/>
          <w:rtl/>
        </w:rPr>
        <w:t>יש</w:t>
      </w:r>
      <w:r w:rsidRPr="00C35A2C">
        <w:rPr>
          <w:rFonts w:ascii="Fb Fontext" w:hAnsi="Fb Fontext" w:hint="cs"/>
          <w:rtl/>
        </w:rPr>
        <w:t xml:space="preserve"> לה</w:t>
      </w:r>
      <w:r w:rsidR="00FF776C">
        <w:rPr>
          <w:rFonts w:ascii="Fb Fontext" w:hAnsi="Fb Fontext" w:hint="cs"/>
          <w:rtl/>
        </w:rPr>
        <w:t>,</w:t>
      </w:r>
      <w:r w:rsidRPr="00C35A2C">
        <w:rPr>
          <w:rFonts w:ascii="Fb Fontext" w:hAnsi="Fb Fontext" w:hint="cs"/>
          <w:rtl/>
        </w:rPr>
        <w:t xml:space="preserve"> </w:t>
      </w:r>
      <w:r w:rsidRPr="00FF776C">
        <w:rPr>
          <w:rStyle w:val="affffe"/>
          <w:rFonts w:hint="cs"/>
          <w:rtl/>
        </w:rPr>
        <w:t>דא</w:t>
      </w:r>
      <w:r w:rsidRPr="00FF776C">
        <w:rPr>
          <w:rStyle w:val="affffe"/>
          <w:rtl/>
        </w:rPr>
        <w:t>"</w:t>
      </w:r>
      <w:r w:rsidRPr="00FF776C">
        <w:rPr>
          <w:rStyle w:val="affffe"/>
          <w:rFonts w:hint="cs"/>
          <w:rtl/>
        </w:rPr>
        <w:t xml:space="preserve">ה </w:t>
      </w:r>
      <w:r w:rsidRPr="00C35A2C">
        <w:rPr>
          <w:rFonts w:ascii="Fb Fontext" w:hAnsi="Fb Fontext" w:hint="cs"/>
          <w:rtl/>
        </w:rPr>
        <w:t>לשמעי' סתמא וכ</w:t>
      </w:r>
      <w:r w:rsidRPr="00C35A2C">
        <w:rPr>
          <w:rFonts w:ascii="Fb Fontext" w:hAnsi="Fb Fontext"/>
          <w:rtl/>
        </w:rPr>
        <w:t>"</w:t>
      </w:r>
      <w:r w:rsidRPr="00C35A2C">
        <w:rPr>
          <w:rFonts w:ascii="Fb Fontext" w:hAnsi="Fb Fontext" w:hint="cs"/>
          <w:rtl/>
        </w:rPr>
        <w:t>ש הא</w:t>
      </w:r>
      <w:r w:rsidR="00E268F4">
        <w:rPr>
          <w:rFonts w:ascii="Fb Fontext" w:hAnsi="Fb Fontext" w:hint="cs"/>
          <w:rtl/>
        </w:rPr>
        <w:t>,</w:t>
      </w:r>
    </w:p>
    <w:p w14:paraId="1A742BE3" w14:textId="4D9D806F" w:rsidR="00A9406C" w:rsidRDefault="00A9406C" w:rsidP="00FF776C">
      <w:pPr>
        <w:ind w:left="453" w:firstLine="57"/>
        <w:rPr>
          <w:rFonts w:ascii="Fb Fontext" w:hAnsi="Fb Fontext"/>
          <w:rtl/>
        </w:rPr>
      </w:pPr>
      <w:r w:rsidRPr="00FF776C">
        <w:rPr>
          <w:rStyle w:val="affffe"/>
          <w:rFonts w:hint="cs"/>
          <w:rtl/>
        </w:rPr>
        <w:t>ועוד</w:t>
      </w:r>
      <w:r w:rsidRPr="00C35A2C">
        <w:rPr>
          <w:rFonts w:ascii="Fb Fontext" w:hAnsi="Fb Fontext" w:hint="cs"/>
          <w:rtl/>
        </w:rPr>
        <w:t xml:space="preserve"> דלהדיא תני אין לה כתובה</w:t>
      </w:r>
      <w:r w:rsidR="00FF776C">
        <w:rPr>
          <w:rFonts w:ascii="Fb Fontext" w:hAnsi="Fb Fontext" w:hint="cs"/>
          <w:rtl/>
        </w:rPr>
        <w:t>,</w:t>
      </w:r>
    </w:p>
    <w:p w14:paraId="75C47163" w14:textId="79F3E702" w:rsidR="00A9406C" w:rsidRPr="00CA7D65" w:rsidRDefault="00A9406C" w:rsidP="00A9406C">
      <w:pPr>
        <w:rPr>
          <w:rFonts w:ascii="Fb Fontext" w:hAnsi="Fb Fontext"/>
          <w:spacing w:val="-4"/>
          <w:sz w:val="32"/>
          <w:rtl/>
        </w:rPr>
      </w:pPr>
      <w:r w:rsidRPr="00CA7D65">
        <w:rPr>
          <w:rStyle w:val="affffe"/>
          <w:rFonts w:hint="cs"/>
          <w:spacing w:val="-4"/>
          <w:rtl/>
        </w:rPr>
        <w:t>ר</w:t>
      </w:r>
      <w:r w:rsidRPr="00CA7D65">
        <w:rPr>
          <w:rStyle w:val="affffe"/>
          <w:spacing w:val="-4"/>
          <w:rtl/>
        </w:rPr>
        <w:t>"</w:t>
      </w:r>
      <w:r w:rsidRPr="00CA7D65">
        <w:rPr>
          <w:rStyle w:val="affffe"/>
          <w:rFonts w:hint="cs"/>
          <w:spacing w:val="-4"/>
          <w:rtl/>
        </w:rPr>
        <w:t xml:space="preserve">ה: </w:t>
      </w:r>
      <w:r w:rsidRPr="00CA7D65">
        <w:rPr>
          <w:rFonts w:ascii="Fb Fontext" w:hAnsi="Fb Fontext"/>
          <w:spacing w:val="-4"/>
          <w:sz w:val="32"/>
          <w:rtl/>
        </w:rPr>
        <w:t xml:space="preserve">מתני' </w:t>
      </w:r>
      <w:r w:rsidRPr="00CA7D65">
        <w:rPr>
          <w:rFonts w:ascii="Fb Fontext" w:hAnsi="Fb Fontext" w:hint="cs"/>
          <w:spacing w:val="-4"/>
          <w:sz w:val="32"/>
          <w:rtl/>
        </w:rPr>
        <w:t xml:space="preserve">הטעתו </w:t>
      </w:r>
      <w:r w:rsidR="00FF776C" w:rsidRPr="00CA7D65">
        <w:rPr>
          <w:rFonts w:ascii="Fb Fontext" w:hAnsi="Fb Fontext" w:hint="cs"/>
          <w:spacing w:val="-4"/>
          <w:sz w:val="32"/>
          <w:rtl/>
        </w:rPr>
        <w:t>ש</w:t>
      </w:r>
      <w:r w:rsidRPr="00CA7D65">
        <w:rPr>
          <w:rFonts w:ascii="Fb Fontext" w:hAnsi="Fb Fontext" w:hint="cs"/>
          <w:spacing w:val="-4"/>
          <w:sz w:val="32"/>
          <w:rtl/>
        </w:rPr>
        <w:t xml:space="preserve">סבר מדלא </w:t>
      </w:r>
      <w:r w:rsidR="00FF776C" w:rsidRPr="00CA7D65">
        <w:rPr>
          <w:rFonts w:ascii="Fb Fontext" w:hAnsi="Fb Fontext" w:hint="cs"/>
          <w:spacing w:val="-4"/>
          <w:sz w:val="32"/>
          <w:rtl/>
        </w:rPr>
        <w:t>חולק</w:t>
      </w:r>
      <w:r w:rsidRPr="00CA7D65">
        <w:rPr>
          <w:rFonts w:ascii="Fb Fontext" w:hAnsi="Fb Fontext" w:hint="cs"/>
          <w:spacing w:val="-4"/>
          <w:sz w:val="32"/>
          <w:rtl/>
        </w:rPr>
        <w:t xml:space="preserve"> באלמנה </w:t>
      </w:r>
      <w:r w:rsidR="00BD4EEB" w:rsidRPr="00CA7D65">
        <w:rPr>
          <w:rFonts w:ascii="Fb Fontext" w:hAnsi="Fb Fontext" w:hint="cs"/>
          <w:spacing w:val="-4"/>
          <w:sz w:val="32"/>
          <w:rtl/>
        </w:rPr>
        <w:t>אף</w:t>
      </w:r>
      <w:r w:rsidRPr="00CA7D65">
        <w:rPr>
          <w:rFonts w:ascii="Fb Fontext" w:hAnsi="Fb Fontext" w:hint="cs"/>
          <w:spacing w:val="-4"/>
          <w:sz w:val="32"/>
          <w:rtl/>
        </w:rPr>
        <w:t xml:space="preserve"> בסת</w:t>
      </w:r>
      <w:r w:rsidR="00B909D8">
        <w:rPr>
          <w:rFonts w:ascii="Fb Fontext" w:hAnsi="Fb Fontext" w:hint="cs"/>
          <w:spacing w:val="-4"/>
          <w:sz w:val="32"/>
          <w:rtl/>
        </w:rPr>
        <w:t xml:space="preserve">ם </w:t>
      </w:r>
      <w:r w:rsidR="00FF776C" w:rsidRPr="00CA7D65">
        <w:rPr>
          <w:rFonts w:ascii="Fb Fontext" w:hAnsi="Fb Fontext" w:hint="cs"/>
          <w:spacing w:val="-4"/>
          <w:sz w:val="32"/>
          <w:rtl/>
        </w:rPr>
        <w:t>יש</w:t>
      </w:r>
      <w:r w:rsidRPr="00CA7D65">
        <w:rPr>
          <w:rFonts w:ascii="Fb Fontext" w:hAnsi="Fb Fontext" w:hint="cs"/>
          <w:spacing w:val="-4"/>
          <w:sz w:val="32"/>
          <w:rtl/>
        </w:rPr>
        <w:t xml:space="preserve"> לה</w:t>
      </w:r>
    </w:p>
    <w:p w14:paraId="0C3EDF93" w14:textId="543F6A9F" w:rsidR="00A9406C" w:rsidRPr="00FF776C" w:rsidRDefault="00A9406C" w:rsidP="00A9406C">
      <w:pPr>
        <w:rPr>
          <w:rFonts w:ascii="Fb Fontext" w:hAnsi="Fb Fontext"/>
          <w:spacing w:val="-8"/>
          <w:rtl/>
        </w:rPr>
      </w:pPr>
      <w:r w:rsidRPr="00FF776C">
        <w:rPr>
          <w:rStyle w:val="affffe"/>
          <w:rFonts w:hint="cs"/>
          <w:spacing w:val="-8"/>
          <w:rtl/>
        </w:rPr>
        <w:t>ולא היא</w:t>
      </w:r>
      <w:r w:rsidRPr="00FF776C">
        <w:rPr>
          <w:rFonts w:ascii="Fb Fontext" w:hAnsi="Fb Fontext" w:hint="cs"/>
          <w:spacing w:val="-8"/>
          <w:rtl/>
        </w:rPr>
        <w:t xml:space="preserve"> ד</w:t>
      </w:r>
      <w:r w:rsidRPr="00FF776C">
        <w:rPr>
          <w:rFonts w:ascii="Fb Fontext" w:hAnsi="Fb Fontext"/>
          <w:spacing w:val="-8"/>
          <w:rtl/>
        </w:rPr>
        <w:t>כ</w:t>
      </w:r>
      <w:r w:rsidR="00FF776C" w:rsidRPr="00FF776C">
        <w:rPr>
          <w:rFonts w:ascii="Fb Fontext" w:hAnsi="Fb Fontext" w:hint="cs"/>
          <w:spacing w:val="-8"/>
          <w:rtl/>
        </w:rPr>
        <w:t>"ק</w:t>
      </w:r>
      <w:r w:rsidRPr="00FF776C">
        <w:rPr>
          <w:rFonts w:ascii="Fb Fontext" w:hAnsi="Fb Fontext"/>
          <w:spacing w:val="-8"/>
          <w:rtl/>
        </w:rPr>
        <w:t xml:space="preserve"> לאלמנה </w:t>
      </w:r>
      <w:r w:rsidRPr="00FF776C">
        <w:rPr>
          <w:rFonts w:ascii="Fb Fontext" w:hAnsi="Fb Fontext" w:hint="cs"/>
          <w:spacing w:val="-8"/>
          <w:rtl/>
        </w:rPr>
        <w:t>היינו כהמשל לדין איילונית דבהכיר בה יש לה</w:t>
      </w:r>
    </w:p>
    <w:p w14:paraId="07CFADC2" w14:textId="77777777" w:rsidR="00A9406C" w:rsidRPr="00C54C7E" w:rsidRDefault="00A9406C" w:rsidP="00A9406C">
      <w:pPr>
        <w:pStyle w:val="afffd"/>
        <w:rPr>
          <w:rtl/>
        </w:rPr>
        <w:sectPr w:rsidR="00A9406C" w:rsidRPr="00C54C7E" w:rsidSect="00665B1C">
          <w:type w:val="continuous"/>
          <w:pgSz w:w="4536" w:h="6804" w:code="8"/>
          <w:pgMar w:top="284" w:right="567" w:bottom="284" w:left="567" w:header="284" w:footer="284" w:gutter="0"/>
          <w:cols w:space="720"/>
          <w:bidi/>
          <w:rtlGutter/>
          <w:docGrid w:linePitch="360"/>
        </w:sectPr>
      </w:pPr>
    </w:p>
    <w:p w14:paraId="02EC5C89" w14:textId="77777777" w:rsidR="00A9406C" w:rsidRDefault="00A9406C" w:rsidP="001401BD">
      <w:pPr>
        <w:pStyle w:val="afffd"/>
        <w:jc w:val="center"/>
        <w:rPr>
          <w:rtl/>
        </w:rPr>
      </w:pPr>
      <w:ins w:id="10010" w:author="מספור קטעי משנה" w:date="2026-10-06T06:45:30Z">
        <w:r>
          <w:rPr>
            <w:rStyle w:val="MisparKeta"/>
          </w:rPr>
          <w:t xml:space="preserve">א. </w:t>
        </w:r>
      </w:ins>
      <w:bookmarkStart w:id="771" w:name="_Toc119353563"/>
      <w:r w:rsidRPr="00C54C7E">
        <w:rPr>
          <w:rtl/>
        </w:rPr>
        <w:t>הדרן עלך אלמנה ניזונת.</w:t>
      </w:r>
      <w:bookmarkEnd w:id="771"/>
    </w:p>
    <w:p w14:paraId="7214FCD7" w14:textId="77777777" w:rsidR="00665B1C" w:rsidRDefault="00665B1C" w:rsidP="00A9406C">
      <w:pPr>
        <w:pStyle w:val="afffd"/>
        <w:rPr>
          <w:rtl/>
        </w:rPr>
      </w:pPr>
    </w:p>
    <w:p w14:paraId="281623AD" w14:textId="77777777" w:rsidR="00A9406C" w:rsidRDefault="00A9406C" w:rsidP="00A9406C">
      <w:pPr>
        <w:pStyle w:val="afff2"/>
        <w:framePr w:wrap="around"/>
        <w:spacing w:line="276" w:lineRule="auto"/>
        <w:rPr>
          <w:del w:id="41102" w:author="Claude" w:date="2026-10-07T09:24:54Z"/>
          <w:rFonts w:ascii="Fb Fontext" w:hAnsi="Fb Fontext"/>
          <w:rtl/>
        </w:rPr>
      </w:pPr>
      <w:del w:id="41101" w:author="Claude" w:date="2026-10-07T09:24:54Z">
        <w:r w:rsidRPr="00C35A2C">
          <w:rPr>
            <w:rFonts w:ascii="Fb Fontext" w:hAnsi="Fb Fontext" w:hint="cs"/>
            <w:rtl/>
          </w:rPr>
          <w:lastRenderedPageBreak/>
          <w:delText xml:space="preserve">פרק שנים עשר</w:delText>
        </w:r>
      </w:del>
    </w:p>
    <w:p w14:paraId="746362EF" w14:textId="77777777" w:rsidR="00A9406C" w:rsidRPr="00C54C7E" w:rsidRDefault="00A9406C" w:rsidP="009E1542">
      <w:pPr>
        <w:pStyle w:val="afff3"/>
        <w:framePr w:wrap="around"/>
        <w:rPr>
          <w:del w:id="41104" w:author="Claude" w:date="2026-10-07T09:24:54Z"/>
          <w:rtl/>
        </w:rPr>
      </w:pPr>
      <w:del w:id="41103" w:author="Claude" w:date="2026-10-07T09:24:54Z">
        <w:r w:rsidRPr="00C54C7E">
          <w:rPr>
            <w:rFonts w:hint="cs"/>
            <w:rtl/>
          </w:rPr>
          <w:delText xml:space="preserve">הנושא את האשה</w:delText>
        </w:r>
      </w:del>
    </w:p>
    <w:p w14:paraId="23D768C8" w14:textId="77777777" w:rsidR="00A9406C" w:rsidRPr="00C54C7E" w:rsidRDefault="00A9406C" w:rsidP="009E1542">
      <w:pPr>
        <w:pStyle w:val="afff4"/>
        <w:framePr w:wrap="around"/>
        <w:rPr>
          <w:rtl/>
        </w:rPr>
      </w:pPr>
      <w:r w:rsidRPr="00C54C7E">
        <w:rPr>
          <w:rFonts w:hint="cs"/>
          <w:rtl/>
        </w:rPr>
        <w:t>קא: - קד:</w:t>
      </w:r>
    </w:p>
    <w:p>
      <w:pPr>
        <w:pStyle w:val="PetichatPerek"/>
        <w:rPr>
          <w:ins w:id="41100" w:author="Claude" w:date="2026-10-07T09:24:54Z"/>
        </w:rPr>
      </w:pPr>
      <w:ins w:id="41099" w:author="Claude" w:date="2026-10-07T09:24:54Z">
        <w:r>
          <w:rPr>
            <w:rFonts w:ascii="Fb Fontext" w:hAnsi="Fb Fontext" w:hint="cs"/>
            <w:rtl/>
          </w:rPr>
          <w:t xml:space="preserve">פרק שנים עשר</w:t>
        </w:r>
        <w:r>
          <w:rPr>
            <w:rFonts w:ascii="Fb Fontext" w:hAnsi="Fb Fontext" w:hint="cs"/>
            <w:rtl/>
          </w:rPr>
          <w:t xml:space="preserve"> - </w:t>
        </w:r>
        <w:r>
          <w:rPr>
            <w:rFonts w:hint="cs"/>
            <w:rtl/>
          </w:rPr>
          <w:t xml:space="preserve">הנושא את האשה</w:t>
        </w:r>
      </w:ins>
    </w:p>
    <w:p>
      <w:pPr>
        <w:pStyle w:val="MishnaBatzad"/>
        <w:rPr>
          <w:ins w:id="20540" w:author="קלוד" w:date="2026-10-06T10:09:07Z"/>
        </w:rPr>
      </w:pPr>
      <w:ins w:id="20539" w:author="קלוד" w:date="2026-10-06T10:09:07Z">
        <w:r>
          <w:t xml:space="preserve">משנה א</w:t>
        </w:r>
      </w:ins>
    </w:p>
    <w:p w14:paraId="404C21E8" w14:textId="77777777" w:rsidR="00E268F4" w:rsidRDefault="00A9406C" w:rsidP="00A9406C">
      <w:pPr>
        <w:pStyle w:val="afff5"/>
        <w:rPr>
          <w:spacing w:val="6"/>
          <w:rtl/>
        </w:rPr>
      </w:pPr>
      <w:bookmarkStart w:id="772" w:name="_Toc119353564"/>
      <w:r w:rsidRPr="009F3A54">
        <w:rPr>
          <w:rStyle w:val="afffff5"/>
          <w:rtl/>
        </w:rPr>
        <w:t>הנושא את האשה, ופסקה עמו כדי שיזון את בתה חמש שנים</w:t>
      </w:r>
      <w:bookmarkEnd w:id="772"/>
      <w:r w:rsidR="00E268F4">
        <w:rPr>
          <w:spacing w:val="6"/>
          <w:rtl/>
        </w:rPr>
        <w:t>,</w:t>
      </w:r>
    </w:p>
    <w:p w14:paraId="14F73786" w14:textId="0FD02C9C" w:rsidR="00A9406C" w:rsidRPr="00C54C7E" w:rsidRDefault="00A9406C" w:rsidP="00A9406C">
      <w:pPr>
        <w:pStyle w:val="afff5"/>
        <w:rPr>
          <w:rtl/>
        </w:rPr>
      </w:pPr>
      <w:r w:rsidRPr="00C54C7E">
        <w:rPr>
          <w:rFonts w:hint="cs"/>
          <w:rtl/>
        </w:rPr>
        <w:t xml:space="preserve"> </w:t>
      </w:r>
      <w:r w:rsidRPr="00C54C7E">
        <w:rPr>
          <w:rFonts w:hint="cs"/>
          <w:rtl/>
        </w:rPr>
        <w:tab/>
      </w:r>
      <w:r w:rsidRPr="00C54C7E">
        <w:rPr>
          <w:rtl/>
        </w:rPr>
        <w:t>- חייב לזונה חמש שנים.</w:t>
      </w:r>
    </w:p>
    <w:p w14:paraId="5B0350CC" w14:textId="77777777" w:rsidR="00E268F4" w:rsidRDefault="00A9406C" w:rsidP="00A9406C">
      <w:pPr>
        <w:pStyle w:val="afff5"/>
        <w:rPr>
          <w:rtl/>
        </w:rPr>
      </w:pPr>
      <w:r w:rsidRPr="00C54C7E">
        <w:rPr>
          <w:rtl/>
        </w:rPr>
        <w:t>ניסת לאחר, ופסקה עמו כדי שיזון את בתה חמש שנים</w:t>
      </w:r>
      <w:r w:rsidR="00E268F4">
        <w:rPr>
          <w:rtl/>
        </w:rPr>
        <w:t>,</w:t>
      </w:r>
    </w:p>
    <w:p w14:paraId="5815938B" w14:textId="43BD94D4" w:rsidR="00A9406C" w:rsidRPr="00C54C7E" w:rsidRDefault="00A9406C" w:rsidP="00A9406C">
      <w:pPr>
        <w:pStyle w:val="afff5"/>
        <w:rPr>
          <w:rtl/>
        </w:rPr>
      </w:pPr>
      <w:r w:rsidRPr="00C54C7E">
        <w:rPr>
          <w:rFonts w:hint="cs"/>
          <w:rtl/>
        </w:rPr>
        <w:t xml:space="preserve"> </w:t>
      </w:r>
      <w:r w:rsidRPr="00C54C7E">
        <w:rPr>
          <w:rFonts w:hint="cs"/>
          <w:rtl/>
        </w:rPr>
        <w:tab/>
      </w:r>
      <w:r w:rsidRPr="00C54C7E">
        <w:rPr>
          <w:rtl/>
        </w:rPr>
        <w:t>- חייב לזונה חמש שנים.</w:t>
      </w:r>
    </w:p>
    <w:p w14:paraId="40289326" w14:textId="77777777" w:rsidR="00FA56AF" w:rsidRDefault="00A9406C" w:rsidP="00A9406C">
      <w:pPr>
        <w:pStyle w:val="afff5"/>
        <w:rPr>
          <w:rtl/>
        </w:rPr>
      </w:pPr>
      <w:r w:rsidRPr="00C54C7E">
        <w:rPr>
          <w:rtl/>
        </w:rPr>
        <w:t xml:space="preserve">לא יאמר הראשון לכשתבא אצלי אזונה, </w:t>
      </w:r>
    </w:p>
    <w:p w14:paraId="4ECA2ECF" w14:textId="746432D4" w:rsidR="00A9406C" w:rsidRPr="00C54C7E" w:rsidRDefault="00FA56AF" w:rsidP="00FA56AF">
      <w:pPr>
        <w:pStyle w:val="afff5"/>
        <w:rPr>
          <w:rtl/>
        </w:rPr>
      </w:pPr>
      <w:r>
        <w:rPr>
          <w:rFonts w:hint="cs"/>
          <w:rtl/>
        </w:rPr>
        <w:t xml:space="preserve"> </w:t>
      </w:r>
      <w:r>
        <w:rPr>
          <w:rtl/>
        </w:rPr>
        <w:tab/>
      </w:r>
      <w:r w:rsidR="00A9406C" w:rsidRPr="00C54C7E">
        <w:rPr>
          <w:rtl/>
        </w:rPr>
        <w:t>אלא מוליך לה מזונותיה למקום שאמה.</w:t>
      </w:r>
    </w:p>
    <w:p w14:paraId="1B7076F5" w14:textId="77777777" w:rsidR="00FA56AF" w:rsidRDefault="00A9406C" w:rsidP="00A9406C">
      <w:pPr>
        <w:pStyle w:val="afff5"/>
        <w:rPr>
          <w:rtl/>
        </w:rPr>
      </w:pPr>
      <w:r w:rsidRPr="00AB379F">
        <w:rPr>
          <w:rtl/>
        </w:rPr>
        <w:t xml:space="preserve">וכן לא יאמרו שניהם הרי אנו זנין אותה כאחד, </w:t>
      </w:r>
    </w:p>
    <w:p w14:paraId="3D72A9F2" w14:textId="44FC1B18" w:rsidR="00A9406C" w:rsidRPr="00AB379F" w:rsidRDefault="00FA56AF" w:rsidP="00A9406C">
      <w:pPr>
        <w:pStyle w:val="afff5"/>
        <w:rPr>
          <w:rtl/>
        </w:rPr>
      </w:pPr>
      <w:r>
        <w:rPr>
          <w:rFonts w:hint="cs"/>
          <w:rtl/>
        </w:rPr>
        <w:t xml:space="preserve"> </w:t>
      </w:r>
      <w:r>
        <w:rPr>
          <w:rtl/>
        </w:rPr>
        <w:tab/>
      </w:r>
      <w:r w:rsidR="00A9406C" w:rsidRPr="00AB379F">
        <w:rPr>
          <w:rtl/>
        </w:rPr>
        <w:t>אלא אחד זנה ואחד נותן לה דמי מזונות.</w:t>
      </w:r>
    </w:p>
    <w:p w14:paraId="72EE6E38" w14:textId="77777777" w:rsidR="00A9406C" w:rsidRPr="00C54C7E" w:rsidRDefault="00A9406C" w:rsidP="00A9406C">
      <w:pPr>
        <w:pStyle w:val="afff5"/>
        <w:rPr>
          <w:rtl/>
        </w:rPr>
      </w:pPr>
      <w:r w:rsidRPr="00C54C7E">
        <w:rPr>
          <w:rtl/>
        </w:rPr>
        <w:t>ניסת - הבעל נותן לה מזונות, והן נותנין לה דמי מזונות.</w:t>
      </w:r>
    </w:p>
    <w:p w14:paraId="40075B39" w14:textId="77777777" w:rsidR="00A9406C" w:rsidRPr="00C54C7E" w:rsidRDefault="00A9406C" w:rsidP="00A9406C">
      <w:pPr>
        <w:pStyle w:val="afff5"/>
        <w:rPr>
          <w:rtl/>
        </w:rPr>
      </w:pPr>
      <w:bookmarkStart w:id="773" w:name="_Toc119353565"/>
      <w:r w:rsidRPr="009F3A54">
        <w:rPr>
          <w:rStyle w:val="afffff5"/>
          <w:rtl/>
        </w:rPr>
        <w:t>מתו בנותיהן</w:t>
      </w:r>
      <w:bookmarkEnd w:id="773"/>
      <w:r w:rsidRPr="009F3A54">
        <w:rPr>
          <w:rStyle w:val="afffff5"/>
          <w:rtl/>
        </w:rPr>
        <w:t xml:space="preserve"> </w:t>
      </w:r>
      <w:r w:rsidRPr="00C54C7E">
        <w:rPr>
          <w:rtl/>
        </w:rPr>
        <w:t>ניזונות מנכסים בני חורין, והיא ניזונת מנכסים משועבדים</w:t>
      </w:r>
      <w:r w:rsidRPr="00C54C7E">
        <w:rPr>
          <w:rFonts w:hint="cs"/>
          <w:rtl/>
        </w:rPr>
        <w:t xml:space="preserve"> </w:t>
      </w:r>
      <w:r w:rsidRPr="00C54C7E">
        <w:rPr>
          <w:rtl/>
        </w:rPr>
        <w:t>מפני שהיא כבעלת חוב.</w:t>
      </w:r>
    </w:p>
    <w:p w14:paraId="75435D5D" w14:textId="1243B446" w:rsidR="00A9406C" w:rsidRPr="00C35A2C" w:rsidRDefault="00A9406C" w:rsidP="00A9406C">
      <w:pPr>
        <w:pStyle w:val="afff5"/>
        <w:rPr>
          <w:b/>
          <w:sz w:val="32"/>
          <w:rtl/>
        </w:rPr>
      </w:pPr>
      <w:r w:rsidRPr="00C54C7E">
        <w:rPr>
          <w:rtl/>
        </w:rPr>
        <w:t xml:space="preserve">הפקחים </w:t>
      </w:r>
      <w:r w:rsidR="00A03544">
        <w:rPr>
          <w:rFonts w:hint="cs"/>
          <w:rtl/>
        </w:rPr>
        <w:t>כתבו</w:t>
      </w:r>
      <w:r w:rsidRPr="00C54C7E">
        <w:rPr>
          <w:rtl/>
        </w:rPr>
        <w:t xml:space="preserve"> ע"מ שאזון את בתך </w:t>
      </w:r>
      <w:r w:rsidR="00A03544">
        <w:rPr>
          <w:rFonts w:hint="cs"/>
          <w:rtl/>
        </w:rPr>
        <w:t>ה'</w:t>
      </w:r>
      <w:r w:rsidRPr="00C54C7E">
        <w:rPr>
          <w:rtl/>
        </w:rPr>
        <w:t xml:space="preserve"> שנים כל זמן שאת עמי</w:t>
      </w:r>
    </w:p>
    <w:p w14:paraId="03942A2D" w14:textId="54ED0C04" w:rsidR="00E268F4" w:rsidRPr="008C28D0" w:rsidRDefault="00A9406C" w:rsidP="00F1680A">
      <w:pPr>
        <w:pStyle w:val="affffb"/>
        <w:rPr>
          <w:rFonts w:ascii="Fb Fontext" w:hAnsi="Fb Fontext"/>
          <w:spacing w:val="0"/>
          <w:sz w:val="32"/>
          <w:rtl/>
        </w:rPr>
      </w:pPr>
      <w:bookmarkStart w:id="774" w:name="_Toc119353566"/>
      <w:r w:rsidRPr="008C28D0">
        <w:rPr>
          <w:rStyle w:val="affffc"/>
          <w:bCs/>
          <w:spacing w:val="0"/>
          <w:rtl/>
        </w:rPr>
        <w:t>אתמר: האומר לחבירו חייב אני לך מנה</w:t>
      </w:r>
      <w:r w:rsidR="00E268F4" w:rsidRPr="008C28D0">
        <w:rPr>
          <w:rFonts w:ascii="Fb Fontext" w:hAnsi="Fb Fontext"/>
          <w:spacing w:val="0"/>
          <w:sz w:val="32"/>
          <w:rtl/>
        </w:rPr>
        <w:t>,</w:t>
      </w:r>
      <w:bookmarkEnd w:id="774"/>
    </w:p>
    <w:p w14:paraId="24223250" w14:textId="293F7C66" w:rsidR="00A9406C" w:rsidRPr="00C35A2C" w:rsidRDefault="00A9406C" w:rsidP="00A9406C">
      <w:pPr>
        <w:rPr>
          <w:rFonts w:ascii="Fb Fontext" w:hAnsi="Fb Fontext"/>
          <w:rtl/>
        </w:rPr>
      </w:pPr>
      <w:r w:rsidRPr="0022687C">
        <w:rPr>
          <w:rStyle w:val="affffe"/>
          <w:rFonts w:hint="cs"/>
          <w:rtl/>
        </w:rPr>
        <w:t>לרי</w:t>
      </w:r>
      <w:r w:rsidRPr="0022687C">
        <w:rPr>
          <w:rStyle w:val="affffe"/>
          <w:rtl/>
        </w:rPr>
        <w:t>"</w:t>
      </w:r>
      <w:r w:rsidRPr="0022687C">
        <w:rPr>
          <w:rStyle w:val="affffe"/>
          <w:rFonts w:hint="cs"/>
          <w:rtl/>
        </w:rPr>
        <w:t>ו:</w:t>
      </w:r>
      <w:r w:rsidRPr="0022687C">
        <w:rPr>
          <w:rStyle w:val="affffe"/>
          <w:rtl/>
        </w:rPr>
        <w:t xml:space="preserve"> </w:t>
      </w:r>
      <w:r w:rsidRPr="00C35A2C">
        <w:rPr>
          <w:rFonts w:ascii="Fb Fontext" w:hAnsi="Fb Fontext"/>
          <w:sz w:val="32"/>
          <w:rtl/>
        </w:rPr>
        <w:t xml:space="preserve">חייב, </w:t>
      </w:r>
      <w:r w:rsidRPr="0022687C">
        <w:rPr>
          <w:rStyle w:val="affffe"/>
          <w:rtl/>
        </w:rPr>
        <w:t>ו</w:t>
      </w:r>
      <w:r w:rsidRPr="0022687C">
        <w:rPr>
          <w:rStyle w:val="affffe"/>
          <w:rFonts w:hint="cs"/>
          <w:rtl/>
        </w:rPr>
        <w:t>ל</w:t>
      </w:r>
      <w:r w:rsidRPr="0022687C">
        <w:rPr>
          <w:rStyle w:val="affffe"/>
          <w:rtl/>
        </w:rPr>
        <w:t>ר"ל</w:t>
      </w:r>
      <w:r w:rsidRPr="0022687C">
        <w:rPr>
          <w:rStyle w:val="affffe"/>
          <w:rFonts w:hint="cs"/>
          <w:rtl/>
        </w:rPr>
        <w:t>:</w:t>
      </w:r>
      <w:r w:rsidRPr="0022687C">
        <w:rPr>
          <w:rStyle w:val="affffe"/>
          <w:rtl/>
        </w:rPr>
        <w:t xml:space="preserve"> </w:t>
      </w:r>
      <w:r w:rsidRPr="00C35A2C">
        <w:rPr>
          <w:rFonts w:ascii="Fb Fontext" w:hAnsi="Fb Fontext"/>
          <w:sz w:val="32"/>
          <w:rtl/>
        </w:rPr>
        <w:t>פטור.</w:t>
      </w:r>
    </w:p>
    <w:p w14:paraId="4EF0E10E" w14:textId="77777777" w:rsidR="00A9406C" w:rsidRDefault="00A9406C" w:rsidP="00A9406C">
      <w:pPr>
        <w:rPr>
          <w:rFonts w:ascii="Fb Fontext" w:hAnsi="Fb Fontext"/>
          <w:rtl/>
        </w:rPr>
      </w:pPr>
      <w:r w:rsidRPr="00C35A2C">
        <w:rPr>
          <w:rFonts w:ascii="Fb Fontext" w:hAnsi="Fb Fontext" w:hint="cs"/>
          <w:rtl/>
        </w:rPr>
        <w:t>מיירי ב</w:t>
      </w:r>
      <w:r w:rsidRPr="00C35A2C">
        <w:rPr>
          <w:rFonts w:ascii="Fb Fontext" w:hAnsi="Fb Fontext"/>
          <w:rtl/>
        </w:rPr>
        <w:t>דלא אמ"</w:t>
      </w:r>
      <w:r w:rsidRPr="00C35A2C">
        <w:rPr>
          <w:rFonts w:ascii="Fb Fontext" w:hAnsi="Fb Fontext" w:hint="cs"/>
          <w:rtl/>
        </w:rPr>
        <w:t>ל</w:t>
      </w:r>
      <w:r w:rsidRPr="00C35A2C">
        <w:rPr>
          <w:rFonts w:ascii="Fb Fontext" w:hAnsi="Fb Fontext"/>
          <w:rtl/>
        </w:rPr>
        <w:t xml:space="preserve"> אתם עדיי,</w:t>
      </w:r>
      <w:r>
        <w:rPr>
          <w:rFonts w:ascii="Fb Fontext" w:hAnsi="Fb Fontext" w:hint="cs"/>
          <w:rtl/>
        </w:rPr>
        <w:t xml:space="preserve"> ו</w:t>
      </w:r>
      <w:r w:rsidRPr="00C35A2C">
        <w:rPr>
          <w:rFonts w:ascii="Fb Fontext" w:hAnsi="Fb Fontext"/>
          <w:rtl/>
        </w:rPr>
        <w:t>א"ל חייב אני לך מנה בשטר,</w:t>
      </w:r>
    </w:p>
    <w:p w14:paraId="09F6C68F" w14:textId="77777777" w:rsidR="00A9406C" w:rsidRDefault="00A9406C" w:rsidP="00A9406C">
      <w:pPr>
        <w:ind w:left="396"/>
        <w:rPr>
          <w:rFonts w:ascii="Fb Fontext" w:hAnsi="Fb Fontext"/>
          <w:rtl/>
        </w:rPr>
      </w:pPr>
      <w:r w:rsidRPr="0022687C">
        <w:rPr>
          <w:rStyle w:val="affffe"/>
          <w:rFonts w:hint="cs"/>
          <w:rtl/>
        </w:rPr>
        <w:t>ל</w:t>
      </w:r>
      <w:r w:rsidRPr="0022687C">
        <w:rPr>
          <w:rStyle w:val="affffe"/>
          <w:rtl/>
        </w:rPr>
        <w:t>ר</w:t>
      </w:r>
      <w:r w:rsidRPr="0022687C">
        <w:rPr>
          <w:rStyle w:val="affffe"/>
          <w:rFonts w:hint="cs"/>
          <w:rtl/>
        </w:rPr>
        <w:t>י</w:t>
      </w:r>
      <w:r w:rsidRPr="0022687C">
        <w:rPr>
          <w:rStyle w:val="affffe"/>
          <w:rtl/>
        </w:rPr>
        <w:t>"</w:t>
      </w:r>
      <w:r w:rsidRPr="0022687C">
        <w:rPr>
          <w:rStyle w:val="affffe"/>
          <w:rFonts w:hint="cs"/>
          <w:rtl/>
        </w:rPr>
        <w:t>ו</w:t>
      </w:r>
      <w:r w:rsidRPr="0022687C">
        <w:rPr>
          <w:rStyle w:val="affffe"/>
          <w:rtl/>
        </w:rPr>
        <w:t>:</w:t>
      </w:r>
      <w:r w:rsidRPr="00C35A2C">
        <w:rPr>
          <w:rFonts w:ascii="Fb Fontext" w:hAnsi="Fb Fontext"/>
          <w:rtl/>
        </w:rPr>
        <w:t xml:space="preserve"> חייב, </w:t>
      </w:r>
      <w:r>
        <w:rPr>
          <w:rFonts w:ascii="Fb Fontext" w:hAnsi="Fb Fontext" w:hint="cs"/>
          <w:rtl/>
        </w:rPr>
        <w:t xml:space="preserve">שטר חזק כמו שאומר </w:t>
      </w:r>
      <w:r w:rsidRPr="00C35A2C">
        <w:rPr>
          <w:rFonts w:ascii="Fb Fontext" w:hAnsi="Fb Fontext"/>
          <w:rtl/>
        </w:rPr>
        <w:t>אתם עדים;</w:t>
      </w:r>
    </w:p>
    <w:p w14:paraId="5B2C01B6" w14:textId="77777777" w:rsidR="00A9406C" w:rsidRPr="00C35A2C" w:rsidRDefault="00A9406C" w:rsidP="00A9406C">
      <w:pPr>
        <w:ind w:left="396"/>
        <w:rPr>
          <w:rFonts w:ascii="Fb Fontext" w:hAnsi="Fb Fontext" w:cs="Guttman Vilna"/>
          <w:b/>
          <w:bCs/>
          <w:rtl/>
        </w:rPr>
      </w:pPr>
      <w:r w:rsidRPr="0022687C">
        <w:rPr>
          <w:rStyle w:val="affffe"/>
          <w:rFonts w:hint="cs"/>
          <w:rtl/>
        </w:rPr>
        <w:t>ול</w:t>
      </w:r>
      <w:r w:rsidRPr="0022687C">
        <w:rPr>
          <w:rStyle w:val="affffe"/>
          <w:rtl/>
        </w:rPr>
        <w:t xml:space="preserve">ר"ל: </w:t>
      </w:r>
      <w:r w:rsidRPr="00C35A2C">
        <w:rPr>
          <w:rFonts w:ascii="Fb Fontext" w:hAnsi="Fb Fontext"/>
          <w:rtl/>
        </w:rPr>
        <w:t xml:space="preserve">פטור, </w:t>
      </w:r>
      <w:r w:rsidRPr="00C35A2C">
        <w:rPr>
          <w:rFonts w:ascii="Fb Fontext" w:hAnsi="Fb Fontext" w:hint="cs"/>
          <w:rtl/>
        </w:rPr>
        <w:t>ד</w:t>
      </w:r>
      <w:r w:rsidRPr="00C35A2C">
        <w:rPr>
          <w:rFonts w:ascii="Fb Fontext" w:hAnsi="Fb Fontext"/>
          <w:rtl/>
        </w:rPr>
        <w:t>לא אלימא מילתא דשטר.</w:t>
      </w:r>
    </w:p>
    <w:p w14:paraId="424A91F0" w14:textId="77777777" w:rsidR="00A9406C" w:rsidRPr="00730169" w:rsidRDefault="00A9406C" w:rsidP="00A9406C">
      <w:pPr>
        <w:rPr>
          <w:rFonts w:ascii="Fb Fontext" w:hAnsi="Fb Fontext"/>
          <w:spacing w:val="-6"/>
          <w:sz w:val="32"/>
          <w:rtl/>
        </w:rPr>
      </w:pPr>
      <w:r w:rsidRPr="00730169">
        <w:rPr>
          <w:rStyle w:val="affffe"/>
          <w:rFonts w:hint="cs"/>
          <w:spacing w:val="-6"/>
          <w:rtl/>
        </w:rPr>
        <w:t>אין להוכיח לפלוגתא דמתני'</w:t>
      </w:r>
      <w:r w:rsidRPr="00730169">
        <w:rPr>
          <w:rFonts w:ascii="Fb Fontext" w:hAnsi="Fb Fontext" w:hint="cs"/>
          <w:spacing w:val="-6"/>
          <w:sz w:val="32"/>
          <w:rtl/>
        </w:rPr>
        <w:t xml:space="preserve"> דחייב לזונה ה' שנים דמיירי בשטר פסיקתא</w:t>
      </w:r>
    </w:p>
    <w:p w14:paraId="41CD7077" w14:textId="77777777" w:rsidR="00A9406C" w:rsidRPr="00C35A2C" w:rsidRDefault="00A9406C" w:rsidP="00A9406C">
      <w:pPr>
        <w:rPr>
          <w:rFonts w:cs="Guttman Vilna"/>
          <w:b/>
          <w:bCs/>
          <w:rtl/>
        </w:rPr>
      </w:pPr>
      <w:r w:rsidRPr="0022687C">
        <w:rPr>
          <w:rStyle w:val="affffe"/>
          <w:rFonts w:hint="cs"/>
          <w:rtl/>
        </w:rPr>
        <w:t>כר</w:t>
      </w:r>
      <w:r w:rsidRPr="0022687C">
        <w:rPr>
          <w:rStyle w:val="affffe"/>
          <w:rtl/>
        </w:rPr>
        <w:t>"</w:t>
      </w:r>
      <w:r w:rsidRPr="0022687C">
        <w:rPr>
          <w:rStyle w:val="affffe"/>
          <w:rFonts w:hint="cs"/>
          <w:rtl/>
        </w:rPr>
        <w:t>ג מרב</w:t>
      </w:r>
      <w:r w:rsidRPr="00C35A2C">
        <w:rPr>
          <w:rFonts w:hint="cs"/>
          <w:rtl/>
        </w:rPr>
        <w:t xml:space="preserve"> ד</w:t>
      </w:r>
      <w:r w:rsidRPr="00C35A2C">
        <w:rPr>
          <w:rtl/>
        </w:rPr>
        <w:t>כמה אתה נותן לבנך</w:t>
      </w:r>
      <w:r w:rsidRPr="00C35A2C">
        <w:rPr>
          <w:rFonts w:hint="cs"/>
          <w:rtl/>
        </w:rPr>
        <w:t xml:space="preserve"> </w:t>
      </w:r>
      <w:r>
        <w:rPr>
          <w:rFonts w:hint="cs"/>
          <w:rtl/>
        </w:rPr>
        <w:t xml:space="preserve">\ </w:t>
      </w:r>
      <w:r w:rsidRPr="00C35A2C">
        <w:rPr>
          <w:rFonts w:hint="cs"/>
          <w:rtl/>
        </w:rPr>
        <w:t>לבתך</w:t>
      </w:r>
      <w:r w:rsidRPr="00C35A2C">
        <w:rPr>
          <w:rtl/>
        </w:rPr>
        <w:t>? כך וכך, עמדו וקידשו קנו, הן הן הדברים הנקנין באמירה.</w:t>
      </w:r>
    </w:p>
    <w:p w14:paraId="01605BA0" w14:textId="77777777" w:rsidR="00A9406C" w:rsidRPr="00C35A2C" w:rsidRDefault="00A9406C" w:rsidP="00A9406C">
      <w:pPr>
        <w:rPr>
          <w:rFonts w:ascii="Fb Fontext" w:hAnsi="Fb Fontext"/>
          <w:rtl/>
        </w:rPr>
      </w:pPr>
      <w:r w:rsidRPr="00C35A2C">
        <w:rPr>
          <w:rFonts w:ascii="Fb Fontext" w:hAnsi="Fb Fontext" w:hint="cs"/>
          <w:sz w:val="32"/>
          <w:rtl/>
        </w:rPr>
        <w:t>והך ד'</w:t>
      </w:r>
      <w:r w:rsidRPr="00C35A2C">
        <w:rPr>
          <w:rFonts w:ascii="Fb Fontext" w:hAnsi="Fb Fontext"/>
          <w:sz w:val="32"/>
          <w:rtl/>
        </w:rPr>
        <w:t xml:space="preserve">כתב לכהן שאני חייב לך חמש סלעים </w:t>
      </w:r>
      <w:r w:rsidRPr="00C35A2C">
        <w:rPr>
          <w:rFonts w:ascii="Fb Fontext" w:hAnsi="Fb Fontext" w:hint="cs"/>
          <w:sz w:val="32"/>
          <w:rtl/>
        </w:rPr>
        <w:t>-</w:t>
      </w:r>
      <w:r w:rsidRPr="00C35A2C">
        <w:rPr>
          <w:rFonts w:ascii="Fb Fontext" w:hAnsi="Fb Fontext"/>
          <w:sz w:val="32"/>
          <w:rtl/>
        </w:rPr>
        <w:t>חייב ליתן לו חמש סלעים, ובנו אינו פדוי</w:t>
      </w:r>
    </w:p>
    <w:p w14:paraId="68A7CD28" w14:textId="77777777" w:rsidR="00A9406C" w:rsidRDefault="00A9406C" w:rsidP="00A9406C">
      <w:pPr>
        <w:pStyle w:val="affff5"/>
        <w:rPr>
          <w:rtl/>
        </w:rPr>
      </w:pPr>
      <w:r>
        <w:rPr>
          <w:rtl/>
        </w:rPr>
        <w:t xml:space="preserve">- </w:t>
      </w:r>
      <w:r w:rsidRPr="00C35A2C">
        <w:rPr>
          <w:rtl/>
        </w:rPr>
        <w:t>שאני דמשועבד מדאורייתא.</w:t>
      </w:r>
      <w:r w:rsidRPr="00C35A2C">
        <w:rPr>
          <w:rFonts w:hint="cs"/>
          <w:rtl/>
        </w:rPr>
        <w:t xml:space="preserve"> </w:t>
      </w:r>
      <w:r w:rsidRPr="00CA108A">
        <w:rPr>
          <w:rFonts w:cs="PFT_Frank" w:hint="cs"/>
          <w:b/>
          <w:bCs/>
          <w:szCs w:val="14"/>
          <w:rtl/>
        </w:rPr>
        <w:t>וכתב</w:t>
      </w:r>
      <w:r w:rsidRPr="00C35A2C">
        <w:rPr>
          <w:rFonts w:hint="cs"/>
          <w:rtl/>
        </w:rPr>
        <w:t xml:space="preserve"> </w:t>
      </w:r>
      <w:r>
        <w:rPr>
          <w:rFonts w:hint="cs"/>
          <w:rtl/>
        </w:rPr>
        <w:t xml:space="preserve">- </w:t>
      </w:r>
      <w:r w:rsidRPr="00C35A2C">
        <w:rPr>
          <w:rFonts w:hint="cs"/>
          <w:rtl/>
        </w:rPr>
        <w:t>כדי לברר לו כהן</w:t>
      </w:r>
    </w:p>
    <w:p w14:paraId="0876750B" w14:textId="77777777" w:rsidR="00A9406C" w:rsidRPr="00C35A2C" w:rsidRDefault="00A9406C" w:rsidP="00A9406C">
      <w:pPr>
        <w:rPr>
          <w:rFonts w:ascii="Fb Fontext" w:hAnsi="Fb Fontext" w:cs="Guttman Vilna"/>
          <w:b/>
          <w:bCs/>
        </w:rPr>
      </w:pPr>
      <w:r w:rsidRPr="00C35A2C">
        <w:rPr>
          <w:rFonts w:ascii="Fb Fontext" w:hAnsi="Fb Fontext" w:hint="cs"/>
          <w:rtl/>
        </w:rPr>
        <w:t>ואינו פדוי</w:t>
      </w:r>
      <w:r w:rsidRPr="0022687C">
        <w:rPr>
          <w:rStyle w:val="affffe"/>
          <w:rFonts w:hint="cs"/>
          <w:rtl/>
        </w:rPr>
        <w:t xml:space="preserve"> כעולא</w:t>
      </w:r>
      <w:r>
        <w:rPr>
          <w:rFonts w:ascii="Fb Fontext" w:hAnsi="Fb Fontext" w:hint="cs"/>
          <w:rtl/>
        </w:rPr>
        <w:t>:</w:t>
      </w:r>
      <w:r w:rsidRPr="00C35A2C">
        <w:rPr>
          <w:rFonts w:ascii="Fb Fontext" w:hAnsi="Fb Fontext" w:hint="cs"/>
          <w:rtl/>
        </w:rPr>
        <w:t xml:space="preserve"> דבר תורה פדוי רק כשיתן ואמרו דאינו פדוי גזירה שמא יאמרו פודין בשטרות</w:t>
      </w:r>
    </w:p>
    <w:p w14:paraId="4374C917" w14:textId="77777777" w:rsidR="00A9406C" w:rsidRPr="00C35A2C" w:rsidRDefault="00A9406C" w:rsidP="00A9406C">
      <w:pPr>
        <w:rPr>
          <w:rFonts w:ascii="Fb Fontext" w:hAnsi="Fb Fontext"/>
          <w:rtl/>
        </w:rPr>
      </w:pPr>
      <w:r w:rsidRPr="0022687C">
        <w:rPr>
          <w:rStyle w:val="affffe"/>
          <w:rtl/>
        </w:rPr>
        <w:lastRenderedPageBreak/>
        <w:t>רבא</w:t>
      </w:r>
      <w:r w:rsidRPr="0022687C">
        <w:rPr>
          <w:rStyle w:val="affffe"/>
          <w:rFonts w:hint="cs"/>
          <w:rtl/>
        </w:rPr>
        <w:t>:</w:t>
      </w:r>
      <w:r w:rsidRPr="0022687C">
        <w:rPr>
          <w:rStyle w:val="affffe"/>
          <w:rtl/>
        </w:rPr>
        <w:t xml:space="preserve"> כתנאי:</w:t>
      </w:r>
      <w:r w:rsidRPr="00C35A2C">
        <w:rPr>
          <w:rFonts w:ascii="Fb Fontext" w:hAnsi="Fb Fontext"/>
          <w:sz w:val="32"/>
          <w:rtl/>
        </w:rPr>
        <w:t xml:space="preserve"> ערב </w:t>
      </w:r>
      <w:r w:rsidRPr="00C35A2C">
        <w:rPr>
          <w:rFonts w:ascii="Fb Fontext" w:hAnsi="Fb Fontext" w:hint="cs"/>
          <w:sz w:val="32"/>
          <w:rtl/>
        </w:rPr>
        <w:t>שחתום אחר חתימת העדים גו</w:t>
      </w:r>
      <w:r w:rsidRPr="00C35A2C">
        <w:rPr>
          <w:rFonts w:ascii="Fb Fontext" w:hAnsi="Fb Fontext"/>
          <w:sz w:val="32"/>
          <w:rtl/>
        </w:rPr>
        <w:t xml:space="preserve">בה מנכסים בני חורין, </w:t>
      </w:r>
      <w:r w:rsidRPr="00AB379F">
        <w:rPr>
          <w:rStyle w:val="affffe"/>
          <w:rFonts w:hint="cs"/>
          <w:rtl/>
        </w:rPr>
        <w:t>וכך נהג רבי ישמעאל</w:t>
      </w:r>
    </w:p>
    <w:p w14:paraId="725343A1" w14:textId="54A5B45E" w:rsidR="00A9406C" w:rsidRPr="00D956C8" w:rsidRDefault="00A9406C" w:rsidP="00A9406C">
      <w:pPr>
        <w:rPr>
          <w:rStyle w:val="affffe"/>
          <w:rtl/>
        </w:rPr>
      </w:pPr>
      <w:r w:rsidRPr="00D956C8">
        <w:rPr>
          <w:rStyle w:val="affffe"/>
          <w:rFonts w:hint="cs"/>
          <w:rtl/>
        </w:rPr>
        <w:t>א</w:t>
      </w:r>
      <w:r w:rsidRPr="00D956C8">
        <w:rPr>
          <w:rStyle w:val="affffe"/>
          <w:rtl/>
        </w:rPr>
        <w:t>"</w:t>
      </w:r>
      <w:r w:rsidRPr="00D956C8">
        <w:rPr>
          <w:rStyle w:val="affffe"/>
          <w:rFonts w:hint="cs"/>
          <w:rtl/>
        </w:rPr>
        <w:t>ל</w:t>
      </w:r>
      <w:r w:rsidRPr="00D956C8">
        <w:rPr>
          <w:rStyle w:val="affffe"/>
          <w:rtl/>
        </w:rPr>
        <w:t xml:space="preserve"> בן ננס: </w:t>
      </w:r>
      <w:r w:rsidRPr="00D956C8">
        <w:rPr>
          <w:rFonts w:ascii="Fb Fontext" w:hAnsi="Fb Fontext"/>
          <w:spacing w:val="-2"/>
          <w:rtl/>
        </w:rPr>
        <w:t>אינו גובה לא</w:t>
      </w:r>
      <w:r w:rsidR="00D956C8" w:rsidRPr="00D956C8">
        <w:rPr>
          <w:rFonts w:ascii="Fb Fontext" w:hAnsi="Fb Fontext" w:hint="cs"/>
          <w:spacing w:val="-2"/>
          <w:rtl/>
        </w:rPr>
        <w:t xml:space="preserve"> </w:t>
      </w:r>
      <w:r w:rsidRPr="00D956C8">
        <w:rPr>
          <w:rFonts w:ascii="Fb Fontext" w:hAnsi="Fb Fontext"/>
          <w:spacing w:val="-2"/>
          <w:rtl/>
        </w:rPr>
        <w:t>בני חורין ולא מ</w:t>
      </w:r>
      <w:r w:rsidRPr="00D956C8">
        <w:rPr>
          <w:rFonts w:ascii="Fb Fontext" w:hAnsi="Fb Fontext" w:hint="cs"/>
          <w:spacing w:val="-2"/>
          <w:rtl/>
        </w:rPr>
        <w:t>מ</w:t>
      </w:r>
      <w:r w:rsidRPr="00D956C8">
        <w:rPr>
          <w:rFonts w:ascii="Fb Fontext" w:hAnsi="Fb Fontext"/>
          <w:spacing w:val="-2"/>
          <w:rtl/>
        </w:rPr>
        <w:t xml:space="preserve">שועבדים, </w:t>
      </w:r>
      <w:r w:rsidRPr="00D956C8">
        <w:rPr>
          <w:rStyle w:val="affffe"/>
          <w:rFonts w:hint="cs"/>
          <w:rtl/>
        </w:rPr>
        <w:t>[לכא' כר</w:t>
      </w:r>
      <w:r w:rsidRPr="00D956C8">
        <w:rPr>
          <w:rStyle w:val="affffe"/>
          <w:rtl/>
        </w:rPr>
        <w:t>"</w:t>
      </w:r>
      <w:r w:rsidRPr="00D956C8">
        <w:rPr>
          <w:rStyle w:val="affffe"/>
          <w:rFonts w:hint="cs"/>
          <w:rtl/>
        </w:rPr>
        <w:t>ל]</w:t>
      </w:r>
    </w:p>
    <w:p w14:paraId="7F56743E" w14:textId="2BCF6136" w:rsidR="00A9406C" w:rsidRPr="00C35A2C" w:rsidRDefault="00A9406C" w:rsidP="00A9406C">
      <w:pPr>
        <w:rPr>
          <w:rFonts w:ascii="Fb Fontext" w:hAnsi="Fb Fontext"/>
          <w:rtl/>
        </w:rPr>
      </w:pPr>
      <w:r w:rsidRPr="00C35A2C">
        <w:rPr>
          <w:rFonts w:ascii="Fb Fontext" w:hAnsi="Fb Fontext" w:hint="cs"/>
          <w:rtl/>
        </w:rPr>
        <w:t>ד</w:t>
      </w:r>
      <w:r w:rsidRPr="00C35A2C">
        <w:rPr>
          <w:rFonts w:ascii="Fb Fontext" w:hAnsi="Fb Fontext"/>
          <w:rtl/>
        </w:rPr>
        <w:t>הרי שהיה חונק את חבירו בשוק, ומצא חבירו וא"</w:t>
      </w:r>
      <w:r w:rsidRPr="00C35A2C">
        <w:rPr>
          <w:rFonts w:ascii="Fb Fontext" w:hAnsi="Fb Fontext" w:hint="cs"/>
          <w:rtl/>
        </w:rPr>
        <w:t>ל</w:t>
      </w:r>
      <w:r w:rsidRPr="00C35A2C">
        <w:rPr>
          <w:rFonts w:ascii="Fb Fontext" w:hAnsi="Fb Fontext"/>
          <w:rtl/>
        </w:rPr>
        <w:t xml:space="preserve"> הנח לו ואני אתן לך פטור, שלא </w:t>
      </w:r>
      <w:r w:rsidRPr="00C35A2C">
        <w:rPr>
          <w:rFonts w:ascii="Fb Fontext" w:hAnsi="Fb Fontext" w:hint="cs"/>
          <w:rtl/>
        </w:rPr>
        <w:t>מאמונת הערב הלוהו</w:t>
      </w:r>
      <w:r w:rsidR="00B909D8">
        <w:rPr>
          <w:rFonts w:ascii="Fb Fontext" w:hAnsi="Fb Fontext" w:hint="cs"/>
          <w:rtl/>
        </w:rPr>
        <w:t>,</w:t>
      </w:r>
    </w:p>
    <w:p w14:paraId="5E536090" w14:textId="4BE0E10C" w:rsidR="00E268F4" w:rsidRDefault="00A9406C" w:rsidP="00A9406C">
      <w:pPr>
        <w:rPr>
          <w:rStyle w:val="affffe"/>
          <w:rtl/>
        </w:rPr>
      </w:pPr>
      <w:r w:rsidRPr="00D956C8">
        <w:rPr>
          <w:rStyle w:val="affffe"/>
          <w:rFonts w:hint="cs"/>
          <w:rtl/>
        </w:rPr>
        <w:t>ל</w:t>
      </w:r>
      <w:r w:rsidRPr="00D956C8">
        <w:rPr>
          <w:rStyle w:val="affffe"/>
          <w:rtl/>
        </w:rPr>
        <w:t>בן ננס</w:t>
      </w:r>
      <w:r w:rsidR="00D956C8">
        <w:rPr>
          <w:rStyle w:val="affffe"/>
          <w:rFonts w:hint="cs"/>
          <w:rtl/>
        </w:rPr>
        <w:t>:</w:t>
      </w:r>
      <w:r w:rsidRPr="00C35A2C">
        <w:rPr>
          <w:rFonts w:ascii="Fb Fontext" w:hAnsi="Fb Fontext"/>
          <w:rtl/>
        </w:rPr>
        <w:t xml:space="preserve"> </w:t>
      </w:r>
      <w:r w:rsidRPr="00AB379F">
        <w:rPr>
          <w:rStyle w:val="affffe"/>
          <w:rtl/>
        </w:rPr>
        <w:t xml:space="preserve">כ"ע </w:t>
      </w:r>
      <w:r w:rsidRPr="00C35A2C">
        <w:rPr>
          <w:rFonts w:ascii="Fb Fontext" w:hAnsi="Fb Fontext"/>
          <w:rtl/>
        </w:rPr>
        <w:t xml:space="preserve">לא </w:t>
      </w:r>
      <w:r w:rsidRPr="00CA108A">
        <w:rPr>
          <w:rFonts w:ascii="Fb Fontext" w:hAnsi="Fb Fontext" w:cs="PFT_Frank" w:hint="cs"/>
          <w:b/>
          <w:bCs/>
          <w:szCs w:val="14"/>
          <w:rtl/>
        </w:rPr>
        <w:t>חלקו</w:t>
      </w:r>
      <w:r w:rsidR="00E268F4">
        <w:rPr>
          <w:rStyle w:val="afffe"/>
          <w:rFonts w:hint="cs"/>
          <w:rtl/>
        </w:rPr>
        <w:t>,</w:t>
      </w:r>
    </w:p>
    <w:p w14:paraId="18810CD3" w14:textId="6622C102" w:rsidR="00A9406C" w:rsidRPr="00D956C8" w:rsidRDefault="00A9406C" w:rsidP="00D956C8">
      <w:pPr>
        <w:rPr>
          <w:rFonts w:ascii="Fb Fontext" w:hAnsi="Fb Fontext"/>
          <w:spacing w:val="-8"/>
          <w:rtl/>
        </w:rPr>
      </w:pPr>
      <w:r w:rsidRPr="00D956C8">
        <w:rPr>
          <w:rStyle w:val="affffe"/>
          <w:rFonts w:hint="cs"/>
          <w:spacing w:val="-8"/>
          <w:rtl/>
        </w:rPr>
        <w:t>ל</w:t>
      </w:r>
      <w:r w:rsidRPr="00D956C8">
        <w:rPr>
          <w:rStyle w:val="affffe"/>
          <w:spacing w:val="-8"/>
          <w:rtl/>
        </w:rPr>
        <w:t>ר</w:t>
      </w:r>
      <w:r w:rsidRPr="00D956C8">
        <w:rPr>
          <w:rStyle w:val="affffe"/>
          <w:rFonts w:hint="cs"/>
          <w:spacing w:val="-8"/>
          <w:rtl/>
        </w:rPr>
        <w:t>י</w:t>
      </w:r>
      <w:r w:rsidR="002B7BCC" w:rsidRPr="00D956C8">
        <w:rPr>
          <w:rStyle w:val="affffe"/>
          <w:spacing w:val="-8"/>
          <w:rtl/>
        </w:rPr>
        <w:t>"</w:t>
      </w:r>
      <w:r w:rsidRPr="00D956C8">
        <w:rPr>
          <w:rStyle w:val="affffe"/>
          <w:rFonts w:hint="cs"/>
          <w:spacing w:val="-8"/>
          <w:rtl/>
        </w:rPr>
        <w:t xml:space="preserve">ש: </w:t>
      </w:r>
      <w:r w:rsidRPr="00D956C8">
        <w:rPr>
          <w:rStyle w:val="affffe"/>
          <w:spacing w:val="-8"/>
          <w:rtl/>
        </w:rPr>
        <w:t>ר</w:t>
      </w:r>
      <w:r w:rsidRPr="00D956C8">
        <w:rPr>
          <w:rStyle w:val="affffe"/>
          <w:rFonts w:hint="cs"/>
          <w:spacing w:val="-8"/>
          <w:rtl/>
        </w:rPr>
        <w:t>י</w:t>
      </w:r>
      <w:r w:rsidRPr="00D956C8">
        <w:rPr>
          <w:rStyle w:val="affffe"/>
          <w:spacing w:val="-8"/>
          <w:rtl/>
        </w:rPr>
        <w:t>"</w:t>
      </w:r>
      <w:r w:rsidRPr="00D956C8">
        <w:rPr>
          <w:rStyle w:val="affffe"/>
          <w:rFonts w:hint="cs"/>
          <w:spacing w:val="-8"/>
          <w:rtl/>
        </w:rPr>
        <w:t>ו כרי</w:t>
      </w:r>
      <w:r w:rsidRPr="00D956C8">
        <w:rPr>
          <w:rStyle w:val="affffe"/>
          <w:spacing w:val="-8"/>
          <w:rtl/>
        </w:rPr>
        <w:t>"</w:t>
      </w:r>
      <w:r w:rsidRPr="00D956C8">
        <w:rPr>
          <w:rStyle w:val="affffe"/>
          <w:rFonts w:hint="cs"/>
          <w:spacing w:val="-8"/>
          <w:rtl/>
        </w:rPr>
        <w:t>ש.</w:t>
      </w:r>
      <w:r w:rsidRPr="00D956C8">
        <w:rPr>
          <w:rFonts w:ascii="Fb Fontext" w:hAnsi="Fb Fontext" w:hint="cs"/>
          <w:spacing w:val="-8"/>
          <w:rtl/>
        </w:rPr>
        <w:t xml:space="preserve"> </w:t>
      </w:r>
      <w:r w:rsidRPr="00D956C8">
        <w:rPr>
          <w:rStyle w:val="affffe"/>
          <w:rFonts w:hint="cs"/>
          <w:spacing w:val="-8"/>
          <w:rtl/>
        </w:rPr>
        <w:t>ור</w:t>
      </w:r>
      <w:r w:rsidRPr="00D956C8">
        <w:rPr>
          <w:rStyle w:val="affffe"/>
          <w:spacing w:val="-8"/>
          <w:rtl/>
        </w:rPr>
        <w:t>"</w:t>
      </w:r>
      <w:r w:rsidRPr="00D956C8">
        <w:rPr>
          <w:rStyle w:val="affffe"/>
          <w:rFonts w:hint="cs"/>
          <w:spacing w:val="-8"/>
          <w:rtl/>
        </w:rPr>
        <w:t xml:space="preserve">ל </w:t>
      </w:r>
      <w:r w:rsidRPr="00D956C8">
        <w:rPr>
          <w:rFonts w:ascii="Fb Fontext" w:hAnsi="Fb Fontext" w:hint="cs"/>
          <w:spacing w:val="-8"/>
          <w:rtl/>
        </w:rPr>
        <w:t xml:space="preserve">דווקא </w:t>
      </w:r>
      <w:r w:rsidR="00D956C8" w:rsidRPr="00D956C8">
        <w:rPr>
          <w:rFonts w:ascii="Fb Fontext" w:hAnsi="Fb Fontext" w:hint="cs"/>
          <w:spacing w:val="-8"/>
          <w:rtl/>
        </w:rPr>
        <w:t>כש</w:t>
      </w:r>
      <w:r w:rsidRPr="00D956C8">
        <w:rPr>
          <w:rFonts w:ascii="Fb Fontext" w:hAnsi="Fb Fontext" w:hint="cs"/>
          <w:spacing w:val="-8"/>
          <w:rtl/>
        </w:rPr>
        <w:t>שייך שיעבוד דאורייתא משא</w:t>
      </w:r>
      <w:r w:rsidRPr="00D956C8">
        <w:rPr>
          <w:rFonts w:ascii="Fb Fontext" w:hAnsi="Fb Fontext"/>
          <w:spacing w:val="-8"/>
          <w:rtl/>
        </w:rPr>
        <w:t>"</w:t>
      </w:r>
      <w:r w:rsidRPr="00D956C8">
        <w:rPr>
          <w:rFonts w:ascii="Fb Fontext" w:hAnsi="Fb Fontext" w:hint="cs"/>
          <w:spacing w:val="-8"/>
          <w:rtl/>
        </w:rPr>
        <w:t>כ כאן</w:t>
      </w:r>
    </w:p>
    <w:p w14:paraId="29D5BA7E" w14:textId="77777777" w:rsidR="00A9406C" w:rsidRDefault="00A9406C" w:rsidP="003156E1">
      <w:pPr>
        <w:pStyle w:val="aff9"/>
        <w:rPr>
          <w:rtl/>
        </w:rPr>
      </w:pPr>
      <w:r w:rsidRPr="003156E1">
        <w:rPr>
          <w:rFonts w:hint="cs"/>
          <w:rtl/>
        </w:rPr>
        <w:t>׹</w:t>
      </w:r>
    </w:p>
    <w:p w14:paraId="07604453" w14:textId="77777777" w:rsidR="00A9406C" w:rsidRDefault="00A9406C" w:rsidP="00E26091">
      <w:pPr>
        <w:pStyle w:val="afff"/>
        <w:framePr w:wrap="around"/>
        <w:rPr>
          <w:rtl/>
        </w:rPr>
      </w:pPr>
      <w:bookmarkStart w:id="775" w:name="_Toc119353567"/>
      <w:r w:rsidRPr="00C35A2C">
        <w:rPr>
          <w:rFonts w:hint="cs"/>
          <w:rtl/>
        </w:rPr>
        <w:t>קב:</w:t>
      </w:r>
      <w:bookmarkEnd w:id="775"/>
    </w:p>
    <w:p w14:paraId="1329E1BF" w14:textId="77777777" w:rsidR="00A9406C" w:rsidRPr="00C35A2C" w:rsidRDefault="00A9406C" w:rsidP="00A9406C">
      <w:pPr>
        <w:rPr>
          <w:rFonts w:ascii="Fb Fontext" w:hAnsi="Fb Fontext"/>
          <w:rtl/>
        </w:rPr>
      </w:pPr>
      <w:r w:rsidRPr="0022687C">
        <w:rPr>
          <w:rStyle w:val="affffe"/>
          <w:rFonts w:hint="cs"/>
          <w:rtl/>
        </w:rPr>
        <w:t>ר</w:t>
      </w:r>
      <w:r w:rsidRPr="0022687C">
        <w:rPr>
          <w:rStyle w:val="affffe"/>
          <w:rtl/>
        </w:rPr>
        <w:t>"</w:t>
      </w:r>
      <w:r w:rsidRPr="0022687C">
        <w:rPr>
          <w:rStyle w:val="affffe"/>
          <w:rFonts w:hint="cs"/>
          <w:rtl/>
        </w:rPr>
        <w:t>ג מרב:</w:t>
      </w:r>
      <w:r w:rsidRPr="00C35A2C">
        <w:rPr>
          <w:rFonts w:ascii="Fb Fontext" w:hAnsi="Fb Fontext" w:hint="cs"/>
          <w:sz w:val="32"/>
          <w:rtl/>
        </w:rPr>
        <w:t xml:space="preserve"> כ</w:t>
      </w:r>
      <w:r w:rsidRPr="00C35A2C">
        <w:rPr>
          <w:rFonts w:ascii="Fb Fontext" w:hAnsi="Fb Fontext"/>
          <w:sz w:val="32"/>
          <w:rtl/>
        </w:rPr>
        <w:t>מה אתה נותן לבנך</w:t>
      </w:r>
      <w:r>
        <w:rPr>
          <w:rFonts w:ascii="Fb Fontext" w:hAnsi="Fb Fontext" w:hint="cs"/>
          <w:sz w:val="32"/>
          <w:rtl/>
        </w:rPr>
        <w:t xml:space="preserve">\ בתך כך וכך, </w:t>
      </w:r>
      <w:r w:rsidRPr="00C35A2C">
        <w:rPr>
          <w:rFonts w:ascii="Fb Fontext" w:hAnsi="Fb Fontext"/>
          <w:sz w:val="32"/>
          <w:rtl/>
        </w:rPr>
        <w:t xml:space="preserve">עמדו וקידשו - קנו, </w:t>
      </w:r>
      <w:r w:rsidRPr="009F3A54">
        <w:rPr>
          <w:rStyle w:val="affffc"/>
          <w:rtl/>
        </w:rPr>
        <w:t>הן הן הדברים הנקנים באמירה</w:t>
      </w:r>
      <w:r w:rsidRPr="00C35A2C">
        <w:rPr>
          <w:rFonts w:ascii="Fb Fontext" w:hAnsi="Fb Fontext"/>
          <w:sz w:val="32"/>
          <w:rtl/>
        </w:rPr>
        <w:t>.</w:t>
      </w:r>
    </w:p>
    <w:p w14:paraId="48C61BB3" w14:textId="6C12CD2F" w:rsidR="00A9406C" w:rsidRPr="00F71179" w:rsidRDefault="00A9406C" w:rsidP="00A9406C">
      <w:pPr>
        <w:rPr>
          <w:rFonts w:ascii="Fb Fontext" w:hAnsi="Fb Fontext" w:cs="Guttman Vilna"/>
          <w:b/>
          <w:bCs/>
          <w:spacing w:val="-2"/>
          <w:rtl/>
        </w:rPr>
      </w:pPr>
      <w:r w:rsidRPr="00F71179">
        <w:rPr>
          <w:rFonts w:ascii="Fb Fontext" w:hAnsi="Fb Fontext" w:hint="cs"/>
          <w:spacing w:val="-2"/>
          <w:rtl/>
        </w:rPr>
        <w:t xml:space="preserve">לא רק בנערה </w:t>
      </w:r>
      <w:r>
        <w:rPr>
          <w:rFonts w:ascii="Fb Fontext" w:hAnsi="Fb Fontext" w:hint="cs"/>
          <w:spacing w:val="-2"/>
          <w:rtl/>
        </w:rPr>
        <w:t>שבאה הנאה לידו</w:t>
      </w:r>
      <w:r w:rsidRPr="00F71179">
        <w:rPr>
          <w:rFonts w:ascii="Fb Fontext" w:hAnsi="Fb Fontext" w:hint="cs"/>
          <w:spacing w:val="-2"/>
          <w:rtl/>
        </w:rPr>
        <w:t xml:space="preserve"> </w:t>
      </w:r>
      <w:r w:rsidR="00BD4EEB">
        <w:rPr>
          <w:rFonts w:ascii="Fb Fontext" w:hAnsi="Fb Fontext" w:hint="cs"/>
          <w:spacing w:val="-2"/>
          <w:rtl/>
        </w:rPr>
        <w:t>אף</w:t>
      </w:r>
      <w:r w:rsidRPr="00F71179">
        <w:rPr>
          <w:rFonts w:ascii="Fb Fontext" w:hAnsi="Fb Fontext" w:hint="cs"/>
          <w:spacing w:val="-2"/>
          <w:rtl/>
        </w:rPr>
        <w:t xml:space="preserve"> בבוגרת </w:t>
      </w:r>
      <w:r>
        <w:rPr>
          <w:rFonts w:ascii="Fb Fontext" w:hAnsi="Fb Fontext" w:hint="cs"/>
          <w:spacing w:val="-2"/>
          <w:rtl/>
        </w:rPr>
        <w:t>באותה</w:t>
      </w:r>
      <w:r w:rsidRPr="00F71179">
        <w:rPr>
          <w:rFonts w:ascii="Fb Fontext" w:hAnsi="Fb Fontext"/>
          <w:spacing w:val="-2"/>
          <w:rtl/>
        </w:rPr>
        <w:t xml:space="preserve"> הנאה דקמיחתני אהדדי גמרי ומקני להדדי.</w:t>
      </w:r>
    </w:p>
    <w:p w14:paraId="73218E85" w14:textId="77777777" w:rsidR="00A9406C" w:rsidRPr="00C35A2C" w:rsidRDefault="00A9406C" w:rsidP="00A9406C">
      <w:pPr>
        <w:rPr>
          <w:rFonts w:ascii="Fb Fontext" w:hAnsi="Fb Fontext"/>
          <w:rtl/>
        </w:rPr>
      </w:pPr>
      <w:r w:rsidRPr="0044240F">
        <w:rPr>
          <w:rStyle w:val="affffe"/>
          <w:rFonts w:hint="cs"/>
          <w:rtl/>
        </w:rPr>
        <w:t xml:space="preserve">רב אשי: </w:t>
      </w:r>
      <w:r w:rsidRPr="00C35A2C">
        <w:rPr>
          <w:rFonts w:ascii="Fb Fontext" w:hAnsi="Fb Fontext" w:hint="cs"/>
          <w:sz w:val="32"/>
          <w:rtl/>
        </w:rPr>
        <w:t>דברים הללו לא ניתנו ליכתב והך דמתני' דהפקחין היו כותבין היינו אומרים.</w:t>
      </w:r>
    </w:p>
    <w:p w14:paraId="6965851E" w14:textId="77777777" w:rsidR="00A9406C" w:rsidRPr="00C54C7E" w:rsidRDefault="00A9406C" w:rsidP="00A9406C">
      <w:pPr>
        <w:rPr>
          <w:rtl/>
        </w:rPr>
      </w:pPr>
      <w:r w:rsidRPr="00F71179">
        <w:rPr>
          <w:rtl/>
        </w:rPr>
        <w:t xml:space="preserve">וקרי לאמירה כתיבה </w:t>
      </w:r>
      <w:r w:rsidRPr="0044240F">
        <w:rPr>
          <w:rStyle w:val="affffe"/>
          <w:rFonts w:hint="cs"/>
          <w:rtl/>
        </w:rPr>
        <w:t>כדתנן</w:t>
      </w:r>
      <w:r w:rsidRPr="00F71179">
        <w:rPr>
          <w:rFonts w:hint="cs"/>
          <w:rtl/>
        </w:rPr>
        <w:t xml:space="preserve"> </w:t>
      </w:r>
      <w:r w:rsidRPr="00F71179">
        <w:rPr>
          <w:rtl/>
        </w:rPr>
        <w:t xml:space="preserve">הכותב לאשתו דין ודברים אין לי בנכסייך, </w:t>
      </w:r>
      <w:r w:rsidRPr="0044240F">
        <w:rPr>
          <w:rStyle w:val="affffe"/>
          <w:rtl/>
        </w:rPr>
        <w:t>ות</w:t>
      </w:r>
      <w:r w:rsidRPr="0044240F">
        <w:rPr>
          <w:rStyle w:val="affffe"/>
          <w:rFonts w:hint="cs"/>
          <w:rtl/>
        </w:rPr>
        <w:t>ר</w:t>
      </w:r>
      <w:r w:rsidRPr="0044240F">
        <w:rPr>
          <w:rStyle w:val="affffe"/>
          <w:rtl/>
        </w:rPr>
        <w:t>"</w:t>
      </w:r>
      <w:r w:rsidRPr="0044240F">
        <w:rPr>
          <w:rStyle w:val="affffe"/>
          <w:rFonts w:hint="cs"/>
          <w:rtl/>
        </w:rPr>
        <w:t>ח</w:t>
      </w:r>
      <w:r w:rsidRPr="0044240F">
        <w:rPr>
          <w:rStyle w:val="affffe"/>
          <w:rtl/>
        </w:rPr>
        <w:t xml:space="preserve">: </w:t>
      </w:r>
      <w:r w:rsidRPr="00F71179">
        <w:rPr>
          <w:rtl/>
        </w:rPr>
        <w:t>האומר לאשתו.</w:t>
      </w:r>
    </w:p>
    <w:p w14:paraId="76B0B307" w14:textId="77777777" w:rsidR="00A9406C" w:rsidRDefault="00A9406C" w:rsidP="00A9406C">
      <w:pPr>
        <w:rPr>
          <w:rtl/>
        </w:rPr>
      </w:pPr>
      <w:r w:rsidRPr="0044240F">
        <w:rPr>
          <w:rStyle w:val="affffe"/>
          <w:rFonts w:hint="cs"/>
          <w:rtl/>
        </w:rPr>
        <w:t xml:space="preserve">א. והך </w:t>
      </w:r>
      <w:r w:rsidRPr="00C35A2C">
        <w:rPr>
          <w:rFonts w:hint="cs"/>
          <w:rtl/>
        </w:rPr>
        <w:t>ד'</w:t>
      </w:r>
      <w:r w:rsidRPr="00C35A2C">
        <w:rPr>
          <w:rtl/>
        </w:rPr>
        <w:t>אין כותבין שטרי אירוסין ונשואין אלא מדעת שניהם</w:t>
      </w:r>
      <w:r w:rsidRPr="00C35A2C">
        <w:rPr>
          <w:rFonts w:hint="cs"/>
          <w:rtl/>
        </w:rPr>
        <w:t>'</w:t>
      </w:r>
      <w:r w:rsidRPr="00C35A2C">
        <w:rPr>
          <w:rtl/>
        </w:rPr>
        <w:t>, הא מדעת שניהם כותבין,</w:t>
      </w:r>
    </w:p>
    <w:p w14:paraId="73D0F94B" w14:textId="13FB3777" w:rsidR="00A9406C" w:rsidRPr="00C35A2C" w:rsidRDefault="00A9406C" w:rsidP="00A9406C">
      <w:pPr>
        <w:rPr>
          <w:rFonts w:cs="Guttman Vilna"/>
          <w:b/>
          <w:bCs/>
          <w:rtl/>
        </w:rPr>
      </w:pPr>
      <w:r w:rsidRPr="00C35A2C">
        <w:rPr>
          <w:rFonts w:hint="cs"/>
          <w:rtl/>
        </w:rPr>
        <w:t xml:space="preserve">לא </w:t>
      </w:r>
      <w:r w:rsidRPr="00C35A2C">
        <w:rPr>
          <w:rtl/>
        </w:rPr>
        <w:t>שטרי פסיקתא</w:t>
      </w:r>
      <w:r w:rsidRPr="00C35A2C">
        <w:rPr>
          <w:rFonts w:hint="cs"/>
          <w:rtl/>
        </w:rPr>
        <w:t xml:space="preserve"> א</w:t>
      </w:r>
      <w:r w:rsidRPr="00C35A2C">
        <w:rPr>
          <w:rtl/>
        </w:rPr>
        <w:t xml:space="preserve">לא שטרי אירוסין ממש, </w:t>
      </w:r>
      <w:r w:rsidRPr="0044240F">
        <w:rPr>
          <w:rStyle w:val="affffe"/>
          <w:rtl/>
        </w:rPr>
        <w:t>כדר"</w:t>
      </w:r>
      <w:r w:rsidRPr="0044240F">
        <w:rPr>
          <w:rStyle w:val="affffe"/>
          <w:rFonts w:hint="cs"/>
          <w:rtl/>
        </w:rPr>
        <w:t>פ ור</w:t>
      </w:r>
      <w:r w:rsidRPr="0044240F">
        <w:rPr>
          <w:rStyle w:val="affffe"/>
          <w:rtl/>
        </w:rPr>
        <w:t>"</w:t>
      </w:r>
      <w:r w:rsidRPr="0044240F">
        <w:rPr>
          <w:rStyle w:val="affffe"/>
          <w:rFonts w:hint="cs"/>
          <w:rtl/>
        </w:rPr>
        <w:t>ש</w:t>
      </w:r>
      <w:r w:rsidRPr="00C35A2C">
        <w:rPr>
          <w:rFonts w:hint="cs"/>
          <w:rtl/>
        </w:rPr>
        <w:t xml:space="preserve"> </w:t>
      </w:r>
      <w:r w:rsidRPr="00C35A2C">
        <w:rPr>
          <w:rtl/>
        </w:rPr>
        <w:t xml:space="preserve">כתבו לשמה ושלא מדעתה </w:t>
      </w:r>
      <w:r w:rsidRPr="00C35A2C">
        <w:rPr>
          <w:rFonts w:hint="cs"/>
          <w:rtl/>
        </w:rPr>
        <w:t xml:space="preserve">אינה מקודשת </w:t>
      </w:r>
      <w:r>
        <w:rPr>
          <w:rStyle w:val="afffff0"/>
          <w:rFonts w:hint="cs"/>
          <w:rtl/>
        </w:rPr>
        <w:t xml:space="preserve">[</w:t>
      </w:r>
      <w:r>
        <w:rPr>
          <w:rStyle w:val="affffe"/>
          <w:rFonts w:hint="cs"/>
          <w:rtl/>
          <w:rPrChange w:id="9315" w:author="מנוע אמוראים" w:date="2026-10-05T16:41:40Z">
            <w:rPr>
              <w:rStyle w:val="afffff0"/>
              <w:rFonts w:hint="cs"/>
              <w:rtl/>
            </w:rPr>
          </w:rPrChange>
        </w:rPr>
        <w:t xml:space="preserve">לר</w:t>
      </w:r>
      <w:r>
        <w:rPr>
          <w:rStyle w:val="affffe"/>
          <w:rtl/>
          <w:rPrChange w:id="9316" w:author="מנוע אמוראים" w:date="2026-10-05T16:41:40Z">
            <w:rPr>
              <w:rStyle w:val="afffff0"/>
              <w:rtl/>
            </w:rPr>
          </w:rPrChange>
        </w:rPr>
        <w:t xml:space="preserve">"</w:t>
      </w:r>
      <w:r>
        <w:rPr>
          <w:rStyle w:val="affffe"/>
          <w:rFonts w:hint="cs"/>
          <w:rtl/>
          <w:rPrChange w:id="9317" w:author="מנוע אמוראים" w:date="2026-10-05T16:41:40Z">
            <w:rPr>
              <w:rStyle w:val="afffff0"/>
              <w:rFonts w:hint="cs"/>
              <w:rtl/>
            </w:rPr>
          </w:rPrChange>
        </w:rPr>
        <w:t xml:space="preserve">פ</w:t>
      </w:r>
      <w:r>
        <w:rPr>
          <w:rStyle w:val="afffff0"/>
          <w:rFonts w:hint="cs"/>
          <w:rtl/>
        </w:rPr>
        <w:t xml:space="preserve"> ולרבינא מקודשת]</w:t>
      </w:r>
    </w:p>
    <w:p w14:paraId="32F8A5DD" w14:textId="284BB4A6" w:rsidR="00A9406C" w:rsidRPr="00F71179" w:rsidRDefault="00A9406C" w:rsidP="00D956C8">
      <w:pPr>
        <w:rPr>
          <w:rtl/>
        </w:rPr>
      </w:pPr>
      <w:r w:rsidRPr="0044240F">
        <w:rPr>
          <w:rStyle w:val="affffe"/>
          <w:rFonts w:hint="cs"/>
          <w:rtl/>
        </w:rPr>
        <w:t>ב.</w:t>
      </w:r>
      <w:r w:rsidRPr="00F71179">
        <w:rPr>
          <w:rFonts w:hint="cs"/>
          <w:rtl/>
        </w:rPr>
        <w:t xml:space="preserve"> והך ד</w:t>
      </w:r>
      <w:r w:rsidRPr="00F71179">
        <w:rPr>
          <w:rtl/>
        </w:rPr>
        <w:t>מתו - בנותיהן ניזונות מנכסים בני חורין, והיא ניזונת מנכסים משועבדים, מפני שהיא כבע"</w:t>
      </w:r>
      <w:r w:rsidRPr="00F71179">
        <w:rPr>
          <w:rFonts w:hint="cs"/>
          <w:rtl/>
        </w:rPr>
        <w:t>ח</w:t>
      </w:r>
      <w:r w:rsidR="00B909D8">
        <w:rPr>
          <w:rFonts w:hint="cs"/>
          <w:rtl/>
        </w:rPr>
        <w:t>,</w:t>
      </w:r>
    </w:p>
    <w:p w14:paraId="50B7BA68" w14:textId="14548769" w:rsidR="00E268F4" w:rsidRDefault="00A9406C" w:rsidP="00D956C8">
      <w:pPr>
        <w:pStyle w:val="affff5"/>
        <w:ind w:left="284" w:firstLine="0"/>
        <w:rPr>
          <w:rtl/>
        </w:rPr>
      </w:pPr>
      <w:r>
        <w:rPr>
          <w:rtl/>
        </w:rPr>
        <w:t xml:space="preserve">- </w:t>
      </w:r>
      <w:r w:rsidRPr="00C35A2C">
        <w:rPr>
          <w:rFonts w:hint="cs"/>
          <w:rtl/>
        </w:rPr>
        <w:t xml:space="preserve">מיירי </w:t>
      </w:r>
      <w:r w:rsidRPr="00C35A2C">
        <w:rPr>
          <w:rtl/>
        </w:rPr>
        <w:t>בשקנו מידו.</w:t>
      </w:r>
      <w:r w:rsidRPr="00C35A2C">
        <w:rPr>
          <w:rFonts w:hint="cs"/>
          <w:rtl/>
        </w:rPr>
        <w:t xml:space="preserve"> ו</w:t>
      </w:r>
      <w:r w:rsidR="00BD4EEB">
        <w:rPr>
          <w:rFonts w:hint="cs"/>
          <w:rtl/>
        </w:rPr>
        <w:t>אף</w:t>
      </w:r>
      <w:r w:rsidRPr="00C35A2C">
        <w:rPr>
          <w:rFonts w:hint="cs"/>
          <w:rtl/>
        </w:rPr>
        <w:t xml:space="preserve"> בנות </w:t>
      </w:r>
      <w:r w:rsidRPr="00C35A2C">
        <w:rPr>
          <w:rtl/>
        </w:rPr>
        <w:t>בשקנו לזו ולא קנו לזו</w:t>
      </w:r>
      <w:r w:rsidRPr="00C35A2C">
        <w:rPr>
          <w:rFonts w:hint="cs"/>
          <w:rtl/>
        </w:rPr>
        <w:t xml:space="preserve"> </w:t>
      </w:r>
      <w:r>
        <w:rPr>
          <w:rFonts w:hint="cs"/>
          <w:rtl/>
        </w:rPr>
        <w:t xml:space="preserve">דישנם </w:t>
      </w:r>
      <w:r w:rsidRPr="00C35A2C">
        <w:rPr>
          <w:rFonts w:hint="cs"/>
          <w:rtl/>
        </w:rPr>
        <w:t>בתנאי ב</w:t>
      </w:r>
      <w:r w:rsidRPr="00C35A2C">
        <w:rPr>
          <w:rtl/>
        </w:rPr>
        <w:t>"</w:t>
      </w:r>
      <w:r>
        <w:rPr>
          <w:rFonts w:hint="cs"/>
          <w:rtl/>
        </w:rPr>
        <w:t>ד</w:t>
      </w:r>
      <w:r w:rsidR="00D956C8">
        <w:rPr>
          <w:rFonts w:hint="cs"/>
          <w:rtl/>
        </w:rPr>
        <w:t>,</w:t>
      </w:r>
      <w:r>
        <w:rPr>
          <w:rFonts w:hint="cs"/>
          <w:rtl/>
        </w:rPr>
        <w:t xml:space="preserve"> אימר צררי התפיס</w:t>
      </w:r>
      <w:r w:rsidR="00E268F4">
        <w:rPr>
          <w:rFonts w:hint="cs"/>
          <w:rtl/>
        </w:rPr>
        <w:t>,</w:t>
      </w:r>
    </w:p>
    <w:p w14:paraId="07FFCD41" w14:textId="3FAC514D" w:rsidR="00A9406C" w:rsidRDefault="00A9406C" w:rsidP="00D956C8">
      <w:pPr>
        <w:pStyle w:val="affff5"/>
        <w:rPr>
          <w:rtl/>
        </w:rPr>
      </w:pPr>
      <w:r w:rsidRPr="00CA108A">
        <w:rPr>
          <w:rFonts w:cs="PFT_Frank" w:hint="cs"/>
          <w:b/>
          <w:bCs/>
          <w:szCs w:val="14"/>
          <w:rtl/>
        </w:rPr>
        <w:t>משא</w:t>
      </w:r>
      <w:r w:rsidR="002B7BCC">
        <w:rPr>
          <w:rFonts w:cs="PFT_Frank"/>
          <w:b/>
          <w:bCs/>
          <w:szCs w:val="14"/>
          <w:rtl/>
        </w:rPr>
        <w:t>"</w:t>
      </w:r>
      <w:r w:rsidRPr="00CA108A">
        <w:rPr>
          <w:rFonts w:cs="PFT_Frank" w:hint="cs"/>
          <w:b/>
          <w:bCs/>
          <w:szCs w:val="14"/>
          <w:rtl/>
        </w:rPr>
        <w:t xml:space="preserve">כ היא שאינה </w:t>
      </w:r>
      <w:r w:rsidRPr="004C6A39">
        <w:rPr>
          <w:rFonts w:hint="cs"/>
          <w:rtl/>
        </w:rPr>
        <w:t>בתנאי ב</w:t>
      </w:r>
      <w:r w:rsidRPr="004C6A39">
        <w:rPr>
          <w:rtl/>
        </w:rPr>
        <w:t>"</w:t>
      </w:r>
      <w:r w:rsidRPr="004C6A39">
        <w:rPr>
          <w:rFonts w:hint="cs"/>
          <w:rtl/>
        </w:rPr>
        <w:t>ד מהני לה קנין</w:t>
      </w:r>
      <w:r w:rsidR="00D956C8">
        <w:rPr>
          <w:rFonts w:hint="cs"/>
          <w:rtl/>
        </w:rPr>
        <w:t>,</w:t>
      </w:r>
    </w:p>
    <w:p w14:paraId="5D6D57AC" w14:textId="77777777" w:rsidR="00A9406C" w:rsidRPr="00C35A2C" w:rsidRDefault="00A9406C" w:rsidP="00A9406C">
      <w:pPr>
        <w:pStyle w:val="afffd"/>
        <w:rPr>
          <w:rtl/>
        </w:rPr>
      </w:pPr>
      <w:ins w:id="10011" w:author="מספור קטעי משנה" w:date="2026-10-06T06:45:30Z">
        <w:r>
          <w:rPr>
            <w:rStyle w:val="MisparKeta"/>
          </w:rPr>
          <w:t xml:space="preserve">ב. </w:t>
        </w:r>
      </w:ins>
      <w:bookmarkStart w:id="776" w:name="_Toc119353568"/>
      <w:r w:rsidRPr="00C54C7E">
        <w:rPr>
          <w:rtl/>
        </w:rPr>
        <w:lastRenderedPageBreak/>
        <w:t>לא יאמר הראשון</w:t>
      </w:r>
      <w:r>
        <w:rPr>
          <w:rFonts w:hint="cs"/>
          <w:rtl/>
        </w:rPr>
        <w:t xml:space="preserve"> לכשתבוא אצלי אזונה אלא מוליך לה</w:t>
      </w:r>
      <w:r w:rsidRPr="00C35A2C">
        <w:rPr>
          <w:rtl/>
        </w:rPr>
        <w:t>.</w:t>
      </w:r>
      <w:bookmarkEnd w:id="776"/>
    </w:p>
    <w:p w14:paraId="46C93DDF" w14:textId="77777777" w:rsidR="00A9406C" w:rsidRPr="00C35A2C" w:rsidRDefault="00A9406C" w:rsidP="00A9406C">
      <w:pPr>
        <w:rPr>
          <w:rFonts w:ascii="Fb Fontext" w:hAnsi="Fb Fontext"/>
          <w:rtl/>
        </w:rPr>
      </w:pPr>
      <w:r w:rsidRPr="0044240F">
        <w:rPr>
          <w:rStyle w:val="affffe"/>
          <w:rFonts w:hint="cs"/>
          <w:rtl/>
        </w:rPr>
        <w:t>ר</w:t>
      </w:r>
      <w:r w:rsidRPr="0044240F">
        <w:rPr>
          <w:rStyle w:val="affffe"/>
          <w:rtl/>
        </w:rPr>
        <w:t>"</w:t>
      </w:r>
      <w:r w:rsidRPr="0044240F">
        <w:rPr>
          <w:rStyle w:val="affffe"/>
          <w:rFonts w:hint="cs"/>
          <w:rtl/>
        </w:rPr>
        <w:t>ח</w:t>
      </w:r>
      <w:r w:rsidRPr="0044240F">
        <w:rPr>
          <w:rStyle w:val="affffe"/>
          <w:rtl/>
        </w:rPr>
        <w:t xml:space="preserve">: </w:t>
      </w:r>
      <w:r w:rsidRPr="009F3A54">
        <w:rPr>
          <w:rStyle w:val="affffc"/>
          <w:rtl/>
        </w:rPr>
        <w:t>זאת אומרת, בת אצל אמה</w:t>
      </w:r>
      <w:r w:rsidRPr="00C35A2C">
        <w:rPr>
          <w:rFonts w:ascii="Fb Fontext" w:hAnsi="Fb Fontext"/>
          <w:rtl/>
        </w:rPr>
        <w:t>.</w:t>
      </w:r>
      <w:r>
        <w:rPr>
          <w:rFonts w:ascii="Fb Fontext" w:hAnsi="Fb Fontext" w:hint="cs"/>
          <w:rtl/>
        </w:rPr>
        <w:t xml:space="preserve"> [גדולה וקטנה]</w:t>
      </w:r>
    </w:p>
    <w:p w14:paraId="31576C6E" w14:textId="77777777" w:rsidR="00A9406C" w:rsidRPr="00AB379F" w:rsidRDefault="00A9406C" w:rsidP="00A9406C">
      <w:pPr>
        <w:rPr>
          <w:rStyle w:val="afffff0"/>
          <w:rtl/>
        </w:rPr>
      </w:pPr>
      <w:r w:rsidRPr="0044240F">
        <w:rPr>
          <w:rStyle w:val="affffe"/>
          <w:rFonts w:hint="cs"/>
          <w:rtl/>
        </w:rPr>
        <w:t xml:space="preserve">ואין לומר </w:t>
      </w:r>
      <w:r w:rsidRPr="00C35A2C">
        <w:rPr>
          <w:rFonts w:ascii="Fb Fontext" w:hAnsi="Fb Fontext" w:hint="cs"/>
          <w:rtl/>
        </w:rPr>
        <w:t>דבקטנה עסקי ומשום מעשה שהיה</w:t>
      </w:r>
      <w:r w:rsidRPr="00AB379F">
        <w:rPr>
          <w:rStyle w:val="afffff0"/>
          <w:rFonts w:hint="cs"/>
          <w:rtl/>
        </w:rPr>
        <w:t>, ד</w:t>
      </w:r>
      <w:r w:rsidRPr="00AB379F">
        <w:rPr>
          <w:rStyle w:val="afffff0"/>
          <w:rtl/>
        </w:rPr>
        <w:t xml:space="preserve">מי שמת והניח בן קטן לאמו, יורשי האב אומרים יגדל אצלנו, ואמו אומרת יגדל אצלי - מניחין אותו אצל אמו </w:t>
      </w:r>
      <w:r w:rsidRPr="00AB379F">
        <w:rPr>
          <w:rStyle w:val="afffff0"/>
          <w:rFonts w:hint="cs"/>
          <w:rtl/>
        </w:rPr>
        <w:t>ולא</w:t>
      </w:r>
      <w:r w:rsidRPr="00AB379F">
        <w:rPr>
          <w:rStyle w:val="afffff0"/>
          <w:rtl/>
        </w:rPr>
        <w:t xml:space="preserve"> אצל </w:t>
      </w:r>
      <w:r w:rsidRPr="00AB379F">
        <w:rPr>
          <w:rStyle w:val="afffff0"/>
          <w:rFonts w:hint="cs"/>
          <w:rtl/>
        </w:rPr>
        <w:t>ה</w:t>
      </w:r>
      <w:r>
        <w:rPr>
          <w:rStyle w:val="afffff0"/>
          <w:rtl/>
        </w:rPr>
        <w:t xml:space="preserve">ראוי ליורשו, מעשה היה ושחטוהו </w:t>
      </w:r>
      <w:r>
        <w:rPr>
          <w:rStyle w:val="affffe"/>
          <w:rtl/>
          <w:rPrChange w:id="9318" w:author="מנוע אמוראים" w:date="2026-10-05T16:41:40Z">
            <w:rPr>
              <w:rStyle w:val="afffff0"/>
              <w:rtl/>
            </w:rPr>
          </w:rPrChange>
        </w:rPr>
        <w:t xml:space="preserve">ער"ה</w:t>
      </w:r>
      <w:r>
        <w:rPr>
          <w:rStyle w:val="afffff0"/>
          <w:rtl/>
        </w:rPr>
        <w:t xml:space="preserve">!</w:t>
      </w:r>
    </w:p>
    <w:p w14:paraId="7A4362E0" w14:textId="407F9D60" w:rsidR="00E268F4" w:rsidRDefault="00A9406C" w:rsidP="009E1542">
      <w:pPr>
        <w:rPr>
          <w:rFonts w:ascii="Fb Fontext" w:hAnsi="Fb Fontext"/>
          <w:rtl/>
        </w:rPr>
      </w:pPr>
      <w:r w:rsidRPr="00C35A2C">
        <w:rPr>
          <w:rFonts w:ascii="Fb Fontext" w:hAnsi="Fb Fontext" w:hint="cs"/>
          <w:rtl/>
        </w:rPr>
        <w:t>- דא</w:t>
      </w:r>
      <w:r w:rsidRPr="00C35A2C">
        <w:rPr>
          <w:rFonts w:ascii="Fb Fontext" w:hAnsi="Fb Fontext"/>
          <w:rtl/>
        </w:rPr>
        <w:t>"</w:t>
      </w:r>
      <w:r w:rsidRPr="00C35A2C">
        <w:rPr>
          <w:rFonts w:ascii="Fb Fontext" w:hAnsi="Fb Fontext" w:hint="cs"/>
          <w:rtl/>
        </w:rPr>
        <w:t xml:space="preserve">כ ליתני למקום שהיא ומאי </w:t>
      </w:r>
      <w:r w:rsidRPr="00C35A2C">
        <w:rPr>
          <w:rFonts w:ascii="Fb Fontext" w:hAnsi="Fb Fontext"/>
          <w:rtl/>
        </w:rPr>
        <w:t xml:space="preserve">למקום </w:t>
      </w:r>
      <w:r w:rsidRPr="00CA108A">
        <w:rPr>
          <w:rFonts w:cs="PFT_Frank"/>
          <w:b/>
          <w:bCs/>
          <w:szCs w:val="14"/>
          <w:rtl/>
        </w:rPr>
        <w:t>שאמה</w:t>
      </w:r>
      <w:r w:rsidRPr="00CA108A">
        <w:rPr>
          <w:rFonts w:cs="PFT_Frank" w:hint="cs"/>
          <w:b/>
          <w:bCs/>
          <w:szCs w:val="14"/>
          <w:rtl/>
        </w:rPr>
        <w:t xml:space="preserve">, </w:t>
      </w:r>
      <w:r w:rsidRPr="00CA108A">
        <w:rPr>
          <w:rFonts w:ascii="Fb Fontext" w:hAnsi="Fb Fontext" w:cs="PFT_Frank" w:hint="cs"/>
          <w:b/>
          <w:bCs/>
          <w:szCs w:val="14"/>
          <w:rtl/>
        </w:rPr>
        <w:t>ש</w:t>
      </w:r>
      <w:r w:rsidRPr="00CA108A">
        <w:rPr>
          <w:rFonts w:ascii="Fb Fontext" w:hAnsi="Fb Fontext" w:cs="PFT_Frank"/>
          <w:b/>
          <w:bCs/>
          <w:szCs w:val="14"/>
          <w:rtl/>
        </w:rPr>
        <w:t>"</w:t>
      </w:r>
      <w:r w:rsidRPr="00CA108A">
        <w:rPr>
          <w:rFonts w:ascii="Fb Fontext" w:hAnsi="Fb Fontext" w:cs="PFT_Frank" w:hint="cs"/>
          <w:b/>
          <w:bCs/>
          <w:szCs w:val="14"/>
          <w:rtl/>
        </w:rPr>
        <w:t>מ</w:t>
      </w:r>
      <w:r w:rsidR="00E268F4">
        <w:rPr>
          <w:rFonts w:ascii="Fb Fontext" w:hAnsi="Fb Fontext" w:hint="cs"/>
          <w:rtl/>
        </w:rPr>
        <w:t>.</w:t>
      </w:r>
    </w:p>
    <w:p w14:paraId="1EB8BD03" w14:textId="337713E7" w:rsidR="00A9406C" w:rsidRPr="00C35A2C" w:rsidRDefault="00A9406C" w:rsidP="00E26091">
      <w:pPr>
        <w:pStyle w:val="afff"/>
        <w:framePr w:wrap="around"/>
        <w:rPr>
          <w:rtl/>
        </w:rPr>
      </w:pPr>
      <w:bookmarkStart w:id="777" w:name="_Toc119353569"/>
      <w:r w:rsidRPr="00C35A2C">
        <w:rPr>
          <w:rFonts w:hint="cs"/>
          <w:rtl/>
        </w:rPr>
        <w:t>קג.</w:t>
      </w:r>
      <w:bookmarkEnd w:id="777"/>
    </w:p>
    <w:p w14:paraId="3037CEAB" w14:textId="77777777" w:rsidR="00A9406C" w:rsidRPr="00C54C7E" w:rsidRDefault="00A9406C" w:rsidP="00A9406C">
      <w:pPr>
        <w:pStyle w:val="afffd"/>
        <w:rPr>
          <w:rtl/>
        </w:rPr>
      </w:pPr>
      <w:ins w:id="10012" w:author="מספור קטעי משנה" w:date="2026-10-06T06:45:30Z">
        <w:r>
          <w:rPr>
            <w:rStyle w:val="MisparKeta"/>
          </w:rPr>
          <w:t xml:space="preserve">א. </w:t>
        </w:r>
      </w:ins>
      <w:bookmarkStart w:id="778" w:name="_Toc119353570"/>
      <w:r w:rsidRPr="00C54C7E">
        <w:rPr>
          <w:rtl/>
        </w:rPr>
        <w:t>לא יאמרו שניהם ו</w:t>
      </w:r>
      <w:r w:rsidRPr="00C54C7E">
        <w:rPr>
          <w:rFonts w:hint="cs"/>
          <w:rtl/>
        </w:rPr>
        <w:t>כו'.</w:t>
      </w:r>
      <w:bookmarkEnd w:id="778"/>
    </w:p>
    <w:p w14:paraId="680040E6" w14:textId="77777777" w:rsidR="00A9406C" w:rsidRDefault="00A9406C" w:rsidP="00A9406C">
      <w:pPr>
        <w:rPr>
          <w:rFonts w:ascii="Fb Fontext" w:hAnsi="Fb Fontext"/>
          <w:sz w:val="32"/>
          <w:rtl/>
        </w:rPr>
      </w:pPr>
      <w:r w:rsidRPr="00C35A2C">
        <w:rPr>
          <w:rFonts w:ascii="Fb Fontext" w:hAnsi="Fb Fontext" w:hint="cs"/>
          <w:sz w:val="32"/>
          <w:rtl/>
        </w:rPr>
        <w:t>שכר ריחים לחברו בשכר שיטחן עבורו ולסוף התעשר המשכיר וקנה לעצמו ריחיים וחמור, ולכך ביקש מהשוכר הדמים עצמם, סבר רבינא לומר כדין המשנה ד</w:t>
      </w:r>
      <w:r w:rsidRPr="00C35A2C">
        <w:rPr>
          <w:rFonts w:ascii="Fb Fontext" w:hAnsi="Fb Fontext"/>
          <w:sz w:val="32"/>
          <w:rtl/>
        </w:rPr>
        <w:t>לא יאמרו שניהם הרי אנו זנין אותה כאחד, אלא אחד זנה ואחד נותן לה דמי מזונות,</w:t>
      </w:r>
    </w:p>
    <w:p w14:paraId="3F8DED42" w14:textId="43CB19A2" w:rsidR="00E268F4" w:rsidRDefault="00A9406C" w:rsidP="00A9406C">
      <w:pPr>
        <w:rPr>
          <w:rFonts w:ascii="Fb Fontext" w:hAnsi="Fb Fontext" w:cs="Guttman Vilna"/>
          <w:b/>
          <w:bCs/>
          <w:spacing w:val="-2"/>
          <w:sz w:val="32"/>
          <w:rtl/>
        </w:rPr>
      </w:pPr>
      <w:r w:rsidRPr="009E1542">
        <w:rPr>
          <w:rStyle w:val="affffe"/>
          <w:rFonts w:hint="cs"/>
          <w:rtl/>
        </w:rPr>
        <w:t>ודחאו רב עוירא:</w:t>
      </w:r>
      <w:r w:rsidRPr="00F71179">
        <w:rPr>
          <w:rFonts w:ascii="Fb Fontext" w:hAnsi="Fb Fontext" w:hint="cs"/>
          <w:spacing w:val="-2"/>
          <w:sz w:val="32"/>
          <w:rtl/>
        </w:rPr>
        <w:t xml:space="preserve"> ד</w:t>
      </w:r>
      <w:r>
        <w:rPr>
          <w:rFonts w:ascii="Fb Fontext" w:hAnsi="Fb Fontext" w:hint="cs"/>
          <w:spacing w:val="-2"/>
          <w:sz w:val="32"/>
          <w:rtl/>
        </w:rPr>
        <w:t>שם</w:t>
      </w:r>
      <w:r w:rsidRPr="00F71179">
        <w:rPr>
          <w:rFonts w:ascii="Fb Fontext" w:hAnsi="Fb Fontext" w:hint="cs"/>
          <w:spacing w:val="-2"/>
          <w:sz w:val="32"/>
          <w:rtl/>
        </w:rPr>
        <w:t xml:space="preserve"> בטן אחת יש לה ואינה יכולה לאכול משניהם לפיכך האחד ישלם מעות</w:t>
      </w:r>
      <w:r w:rsidR="00E268F4">
        <w:rPr>
          <w:rFonts w:ascii="Fb Fontext" w:hAnsi="Fb Fontext" w:hint="cs"/>
          <w:spacing w:val="-2"/>
          <w:sz w:val="32"/>
          <w:rtl/>
        </w:rPr>
        <w:t>,</w:t>
      </w:r>
    </w:p>
    <w:p w14:paraId="1A5CCF00" w14:textId="0635230A" w:rsidR="00A9406C" w:rsidRDefault="00A9406C" w:rsidP="00D956C8">
      <w:pPr>
        <w:ind w:firstLine="0"/>
        <w:rPr>
          <w:rFonts w:ascii="Fb Fontext" w:hAnsi="Fb Fontext"/>
          <w:sz w:val="32"/>
          <w:rtl/>
        </w:rPr>
      </w:pPr>
      <w:r w:rsidRPr="00C35A2C">
        <w:rPr>
          <w:rFonts w:ascii="Fb Fontext" w:hAnsi="Fb Fontext" w:hint="cs"/>
          <w:sz w:val="32"/>
          <w:rtl/>
        </w:rPr>
        <w:t>משא'כ ברחיים יכול לומר שברחיים החדשות יטחון וימכור ואילו הוא ימשיך לטחון עבורו</w:t>
      </w:r>
      <w:r w:rsidR="00B909D8">
        <w:rPr>
          <w:rFonts w:ascii="Fb Fontext" w:hAnsi="Fb Fontext" w:hint="cs"/>
          <w:sz w:val="32"/>
          <w:rtl/>
        </w:rPr>
        <w:t>,</w:t>
      </w:r>
    </w:p>
    <w:p w14:paraId="757E02A5" w14:textId="18928740" w:rsidR="00A9406C" w:rsidRPr="00F71179" w:rsidRDefault="00A9406C" w:rsidP="00D956C8">
      <w:pPr>
        <w:ind w:firstLine="0"/>
        <w:rPr>
          <w:rFonts w:cs="Guttman Vilna"/>
          <w:b/>
          <w:bCs/>
          <w:rtl/>
        </w:rPr>
      </w:pPr>
      <w:r w:rsidRPr="00D956C8">
        <w:rPr>
          <w:rStyle w:val="affffe"/>
          <w:rFonts w:hint="cs"/>
          <w:rtl/>
        </w:rPr>
        <w:t>וה'מ דוקא</w:t>
      </w:r>
      <w:r w:rsidRPr="00F71179">
        <w:rPr>
          <w:rFonts w:hint="cs"/>
          <w:rtl/>
        </w:rPr>
        <w:t xml:space="preserve"> באין מצוי לשוכר למכור טחינתו בדמים דבלא זה אמרי' דכופין השוכר על מדת סדום</w:t>
      </w:r>
      <w:r w:rsidR="00B909D8">
        <w:rPr>
          <w:rFonts w:cs="Guttman Vilna" w:hint="cs"/>
          <w:b/>
          <w:bCs/>
          <w:rtl/>
        </w:rPr>
        <w:t>,</w:t>
      </w:r>
    </w:p>
    <w:p w14:paraId="7E38775D" w14:textId="77777777" w:rsidR="00A9406C" w:rsidRDefault="00A9406C" w:rsidP="003156E1">
      <w:pPr>
        <w:pStyle w:val="aff9"/>
        <w:rPr>
          <w:rtl/>
        </w:rPr>
      </w:pPr>
      <w:r w:rsidRPr="003156E1">
        <w:rPr>
          <w:rFonts w:hint="cs"/>
          <w:rtl/>
        </w:rPr>
        <w:t>׹</w:t>
      </w:r>
    </w:p>
    <w:p w14:paraId="75D1FE50" w14:textId="77777777" w:rsidR="009F3A54" w:rsidRDefault="00A9406C" w:rsidP="009F3A54">
      <w:pPr>
        <w:pStyle w:val="afffff4"/>
        <w:rPr>
          <w:rtl/>
        </w:rPr>
      </w:pPr>
      <w:ins w:id="10013" w:author="מספור קטעי משנה" w:date="2026-10-06T06:45:30Z">
        <w:r>
          <w:rPr>
            <w:rStyle w:val="MisparKeta"/>
          </w:rPr>
          <w:t xml:space="preserve">ב. </w:t>
        </w:r>
      </w:ins>
      <w:bookmarkStart w:id="779" w:name="_Toc119353571"/>
      <w:r w:rsidRPr="00C54C7E">
        <w:rPr>
          <w:rtl/>
        </w:rPr>
        <w:t>אלמנה שאמרה אי אפשי לזוז מבית בעלי,</w:t>
      </w:r>
      <w:bookmarkEnd w:id="779"/>
      <w:r w:rsidRPr="00C54C7E">
        <w:rPr>
          <w:rtl/>
        </w:rPr>
        <w:t xml:space="preserve"> </w:t>
      </w:r>
    </w:p>
    <w:p>
      <w:pPr>
        <w:pStyle w:val="MishnaBatzad"/>
        <w:rPr>
          <w:ins w:id="20542" w:author="קלוד" w:date="2026-10-06T10:09:07Z"/>
        </w:rPr>
      </w:pPr>
      <w:ins w:id="20541" w:author="קלוד" w:date="2026-10-06T10:09:07Z">
        <w:r>
          <w:t xml:space="preserve">משנה ג</w:t>
        </w:r>
      </w:ins>
    </w:p>
    <w:p w14:paraId="045B980B" w14:textId="73FAC12E" w:rsidR="00A9406C" w:rsidRPr="00C54C7E" w:rsidRDefault="00A9406C" w:rsidP="00A9406C">
      <w:pPr>
        <w:pStyle w:val="afff5"/>
        <w:rPr>
          <w:rtl/>
        </w:rPr>
      </w:pPr>
      <w:r w:rsidRPr="00C54C7E">
        <w:rPr>
          <w:rtl/>
        </w:rPr>
        <w:t>אין היורשין יכולין לומר לה לכי לבית אביך ואנו זנין אותך, אלא זנין אותה ונותנין לה מדור לפי כבודה.</w:t>
      </w:r>
    </w:p>
    <w:p w14:paraId="48E494B2" w14:textId="77777777" w:rsidR="00A9406C" w:rsidRPr="00C35A2C" w:rsidRDefault="00A9406C" w:rsidP="00A9406C">
      <w:pPr>
        <w:pStyle w:val="afff5"/>
        <w:rPr>
          <w:b/>
          <w:sz w:val="32"/>
          <w:rtl/>
        </w:rPr>
      </w:pPr>
      <w:r w:rsidRPr="00C54C7E">
        <w:rPr>
          <w:rtl/>
        </w:rPr>
        <w:t xml:space="preserve">אמרה אי אפשי לזוז מבית אבא, יכולין היורשין לומר לה </w:t>
      </w:r>
      <w:r w:rsidRPr="00730169">
        <w:rPr>
          <w:spacing w:val="-2"/>
          <w:rtl/>
        </w:rPr>
        <w:t>אם את אצלנו יש ליך מזונות, ואם אין את אצלנו אין ליך מזונות</w:t>
      </w:r>
      <w:r w:rsidRPr="00730169">
        <w:rPr>
          <w:b/>
          <w:spacing w:val="-2"/>
          <w:rtl/>
          <w:rPrChange w:id="40012" w:author="Claude" w:date="2026-10-06T13:34:40Z">
            <w:rPr>
              <w:b/>
              <w:spacing w:val="-2"/>
              <w:sz w:val="32"/>
              <w:rtl/>
            </w:rPr>
          </w:rPrChange>
        </w:rPr>
        <w:t>.</w:t>
      </w:r>
    </w:p>
    <w:p w14:paraId="04293B12" w14:textId="5BF6DDAF" w:rsidR="00A9406C" w:rsidRPr="00731374" w:rsidRDefault="00A9406C" w:rsidP="00D956C8">
      <w:pPr>
        <w:rPr>
          <w:spacing w:val="-4"/>
          <w:rtl/>
        </w:rPr>
      </w:pPr>
      <w:r w:rsidRPr="00731374">
        <w:rPr>
          <w:spacing w:val="-4"/>
          <w:rtl/>
        </w:rPr>
        <w:t xml:space="preserve">אם </w:t>
      </w:r>
      <w:r w:rsidR="00731374" w:rsidRPr="00731374">
        <w:rPr>
          <w:rFonts w:hint="cs"/>
          <w:spacing w:val="-4"/>
          <w:rtl/>
        </w:rPr>
        <w:t>טענה</w:t>
      </w:r>
      <w:r w:rsidRPr="00731374">
        <w:rPr>
          <w:spacing w:val="-4"/>
          <w:rtl/>
        </w:rPr>
        <w:t xml:space="preserve"> מפני שהיא ילדה והן ילדים, זנין אותה והיא בבית אביה.</w:t>
      </w:r>
    </w:p>
    <w:p w14:paraId="50896844" w14:textId="77777777" w:rsidR="00E268F4" w:rsidRDefault="00A9406C" w:rsidP="00D956C8">
      <w:pPr>
        <w:rPr>
          <w:rFonts w:ascii="Fb Fontext" w:hAnsi="Fb Fontext"/>
          <w:sz w:val="32"/>
          <w:rtl/>
        </w:rPr>
      </w:pPr>
      <w:r w:rsidRPr="00D956C8">
        <w:rPr>
          <w:rStyle w:val="affffe"/>
          <w:rtl/>
        </w:rPr>
        <w:lastRenderedPageBreak/>
        <w:t xml:space="preserve">• </w:t>
      </w:r>
      <w:r w:rsidRPr="00D956C8">
        <w:rPr>
          <w:rStyle w:val="affffe"/>
          <w:rFonts w:hint="cs"/>
          <w:rtl/>
        </w:rPr>
        <w:t>ת</w:t>
      </w:r>
      <w:r w:rsidRPr="00D956C8">
        <w:rPr>
          <w:rStyle w:val="affffe"/>
          <w:rtl/>
        </w:rPr>
        <w:t>"</w:t>
      </w:r>
      <w:r w:rsidRPr="00D956C8">
        <w:rPr>
          <w:rStyle w:val="affffe"/>
          <w:rFonts w:hint="cs"/>
          <w:rtl/>
        </w:rPr>
        <w:t>ר</w:t>
      </w:r>
      <w:r w:rsidRPr="00CA108A">
        <w:rPr>
          <w:rtl/>
        </w:rPr>
        <w:t xml:space="preserve"> משתמשת במדור</w:t>
      </w:r>
      <w:r w:rsidRPr="00CA108A">
        <w:rPr>
          <w:rFonts w:hint="cs"/>
          <w:rtl/>
        </w:rPr>
        <w:t xml:space="preserve"> </w:t>
      </w:r>
      <w:r w:rsidRPr="00CA108A">
        <w:rPr>
          <w:rtl/>
        </w:rPr>
        <w:t>בעבדים ושפחות בכרים וכסתות בכלי כסף ובכלי זה</w:t>
      </w:r>
      <w:r w:rsidRPr="00CA108A">
        <w:rPr>
          <w:rFonts w:hint="cs"/>
          <w:rtl/>
        </w:rPr>
        <w:t>ב</w:t>
      </w:r>
      <w:r w:rsidR="00D956C8">
        <w:rPr>
          <w:rFonts w:ascii="Fb Fontext" w:hAnsi="Fb Fontext" w:hint="cs"/>
          <w:sz w:val="32"/>
          <w:rtl/>
        </w:rPr>
        <w:t xml:space="preserve">, </w:t>
      </w:r>
      <w:r w:rsidRPr="00C35A2C">
        <w:rPr>
          <w:rFonts w:ascii="Fb Fontext" w:hAnsi="Fb Fontext"/>
          <w:sz w:val="32"/>
          <w:rtl/>
        </w:rPr>
        <w:t xml:space="preserve">כדרך שמשתמשת בחיי בעלה, שכך כתב לה ואת </w:t>
      </w:r>
      <w:r>
        <w:rPr>
          <w:rFonts w:ascii="Fb Fontext" w:hAnsi="Fb Fontext" w:hint="cs"/>
          <w:sz w:val="32"/>
          <w:rtl/>
        </w:rPr>
        <w:t>תשבי בביתי וניזונת מנכסי כל ימי אלמנותך</w:t>
      </w:r>
      <w:r w:rsidR="00E268F4">
        <w:rPr>
          <w:rFonts w:ascii="Fb Fontext" w:hAnsi="Fb Fontext" w:hint="cs"/>
          <w:sz w:val="32"/>
          <w:rtl/>
        </w:rPr>
        <w:t>,</w:t>
      </w:r>
    </w:p>
    <w:p w14:paraId="7636BB26" w14:textId="42D3C06A" w:rsidR="00A9406C" w:rsidRPr="00C35A2C" w:rsidRDefault="00A9406C" w:rsidP="00A9406C">
      <w:pPr>
        <w:rPr>
          <w:rFonts w:ascii="Fb Fontext" w:hAnsi="Fb Fontext" w:cs="Guttman Vilna"/>
          <w:b/>
          <w:bCs/>
          <w:sz w:val="32"/>
          <w:rtl/>
        </w:rPr>
      </w:pPr>
      <w:bookmarkStart w:id="780" w:name="_Toc119353572"/>
      <w:r w:rsidRPr="00C54C7E">
        <w:rPr>
          <w:rStyle w:val="afffe"/>
          <w:rtl/>
        </w:rPr>
        <w:t>בביתי</w:t>
      </w:r>
      <w:bookmarkEnd w:id="780"/>
      <w:r w:rsidRPr="00C35A2C">
        <w:rPr>
          <w:rFonts w:ascii="Fb Fontext" w:hAnsi="Fb Fontext" w:hint="cs"/>
          <w:sz w:val="32"/>
          <w:rtl/>
        </w:rPr>
        <w:t>-</w:t>
      </w:r>
      <w:r>
        <w:rPr>
          <w:rFonts w:ascii="Fb Fontext" w:hAnsi="Fb Fontext"/>
          <w:sz w:val="32"/>
          <w:rtl/>
        </w:rPr>
        <w:t xml:space="preserve"> </w:t>
      </w:r>
      <w:r w:rsidRPr="00D956C8">
        <w:rPr>
          <w:rStyle w:val="affffe"/>
          <w:rtl/>
        </w:rPr>
        <w:t>רב יוסף</w:t>
      </w:r>
      <w:r w:rsidRPr="00D956C8">
        <w:rPr>
          <w:rStyle w:val="affffe"/>
          <w:rFonts w:hint="cs"/>
          <w:rtl/>
        </w:rPr>
        <w:t>:</w:t>
      </w:r>
      <w:r w:rsidRPr="00C35A2C">
        <w:rPr>
          <w:rFonts w:ascii="Fb Fontext" w:hAnsi="Fb Fontext"/>
          <w:sz w:val="32"/>
          <w:rtl/>
        </w:rPr>
        <w:t xml:space="preserve"> ולא בבקתי.</w:t>
      </w:r>
    </w:p>
    <w:p w14:paraId="734632C0" w14:textId="25B31642" w:rsidR="00A9406C" w:rsidRPr="00C35A2C" w:rsidRDefault="00A9406C" w:rsidP="00D956C8">
      <w:pPr>
        <w:rPr>
          <w:rFonts w:ascii="Fb Fontext" w:hAnsi="Fb Fontext"/>
          <w:rtl/>
        </w:rPr>
      </w:pPr>
      <w:r w:rsidRPr="009E1542">
        <w:rPr>
          <w:rStyle w:val="affffe"/>
          <w:rtl/>
        </w:rPr>
        <w:t xml:space="preserve">• </w:t>
      </w:r>
      <w:r w:rsidRPr="009E1542">
        <w:rPr>
          <w:rStyle w:val="affffe"/>
          <w:rFonts w:hint="cs"/>
          <w:rtl/>
        </w:rPr>
        <w:t>ר</w:t>
      </w:r>
      <w:r w:rsidRPr="009E1542">
        <w:rPr>
          <w:rStyle w:val="affffe"/>
          <w:rtl/>
        </w:rPr>
        <w:t>"</w:t>
      </w:r>
      <w:r w:rsidRPr="009E1542">
        <w:rPr>
          <w:rStyle w:val="affffe"/>
          <w:rFonts w:hint="cs"/>
          <w:rtl/>
        </w:rPr>
        <w:t>נ</w:t>
      </w:r>
      <w:r w:rsidRPr="009E1542">
        <w:rPr>
          <w:rStyle w:val="affffe"/>
          <w:rtl/>
        </w:rPr>
        <w:t>:</w:t>
      </w:r>
      <w:r w:rsidRPr="00C35A2C">
        <w:rPr>
          <w:rFonts w:ascii="Fb Fontext" w:hAnsi="Fb Fontext"/>
          <w:sz w:val="32"/>
          <w:rtl/>
        </w:rPr>
        <w:t xml:space="preserve"> יתומים שמכרו מדור אלמנה - לא עשו ולא כלום.</w:t>
      </w:r>
      <w:r w:rsidRPr="00C35A2C">
        <w:rPr>
          <w:rFonts w:ascii="Fb Fontext" w:hAnsi="Fb Fontext" w:hint="cs"/>
          <w:sz w:val="32"/>
          <w:rtl/>
        </w:rPr>
        <w:t xml:space="preserve"> דמשעבדי לה מחיים</w:t>
      </w:r>
      <w:r w:rsidR="00D956C8">
        <w:rPr>
          <w:rFonts w:ascii="Fb Fontext" w:hAnsi="Fb Fontext" w:hint="cs"/>
          <w:rtl/>
        </w:rPr>
        <w:t xml:space="preserve">, </w:t>
      </w:r>
      <w:r w:rsidRPr="00C35A2C">
        <w:rPr>
          <w:rFonts w:ascii="Fb Fontext" w:hAnsi="Fb Fontext" w:hint="cs"/>
          <w:rtl/>
        </w:rPr>
        <w:t>משא</w:t>
      </w:r>
      <w:r w:rsidRPr="00C35A2C">
        <w:rPr>
          <w:rFonts w:ascii="Fb Fontext" w:hAnsi="Fb Fontext"/>
          <w:rtl/>
        </w:rPr>
        <w:t>"</w:t>
      </w:r>
      <w:r w:rsidRPr="00C35A2C">
        <w:rPr>
          <w:rFonts w:ascii="Fb Fontext" w:hAnsi="Fb Fontext" w:hint="cs"/>
          <w:rtl/>
        </w:rPr>
        <w:t>כ בקדמו ומכרו בנכסים מועטין מה שמכרו מכרו'- דלא משעבדי לה מחיים</w:t>
      </w:r>
      <w:r w:rsidR="00B909D8">
        <w:rPr>
          <w:rFonts w:ascii="Fb Fontext" w:hAnsi="Fb Fontext" w:hint="cs"/>
          <w:rtl/>
        </w:rPr>
        <w:t>,</w:t>
      </w:r>
    </w:p>
    <w:p w14:paraId="6715DCFE" w14:textId="4BB9F766" w:rsidR="00A9406C" w:rsidRDefault="00A9406C" w:rsidP="00A9406C">
      <w:pPr>
        <w:rPr>
          <w:rFonts w:ascii="Fb Fontext" w:hAnsi="Fb Fontext"/>
          <w:rtl/>
        </w:rPr>
      </w:pPr>
      <w:r w:rsidRPr="009E1542">
        <w:rPr>
          <w:rStyle w:val="affffe"/>
          <w:rtl/>
        </w:rPr>
        <w:t>• אביי</w:t>
      </w:r>
      <w:r w:rsidR="00731374">
        <w:rPr>
          <w:rStyle w:val="affffe"/>
          <w:rFonts w:hint="cs"/>
          <w:rtl/>
        </w:rPr>
        <w:t xml:space="preserve"> </w:t>
      </w:r>
      <w:r w:rsidRPr="009E1542">
        <w:rPr>
          <w:rStyle w:val="affffe"/>
          <w:rtl/>
        </w:rPr>
        <w:t xml:space="preserve">נקיטינן: </w:t>
      </w:r>
      <w:r w:rsidRPr="00C35A2C">
        <w:rPr>
          <w:rFonts w:ascii="Fb Fontext" w:hAnsi="Fb Fontext"/>
          <w:rtl/>
        </w:rPr>
        <w:t>מדור אלמנה שנפל - אין היורשין חייבין לבנותו.</w:t>
      </w:r>
    </w:p>
    <w:p w14:paraId="4CCBF62E" w14:textId="26D58B0F" w:rsidR="00A9406C" w:rsidRPr="00C35A2C" w:rsidRDefault="00A9406C" w:rsidP="00A9406C">
      <w:pPr>
        <w:rPr>
          <w:rFonts w:ascii="Fb Fontext" w:hAnsi="Fb Fontext"/>
          <w:rtl/>
        </w:rPr>
      </w:pPr>
      <w:r w:rsidRPr="00D956C8">
        <w:rPr>
          <w:rStyle w:val="affffe"/>
          <w:rFonts w:hint="cs"/>
          <w:rtl/>
        </w:rPr>
        <w:t>ותנ</w:t>
      </w:r>
      <w:r w:rsidRPr="00D956C8">
        <w:rPr>
          <w:rStyle w:val="affffe"/>
          <w:rtl/>
        </w:rPr>
        <w:t>"</w:t>
      </w:r>
      <w:r w:rsidRPr="00D956C8">
        <w:rPr>
          <w:rStyle w:val="affffe"/>
          <w:rFonts w:hint="cs"/>
          <w:rtl/>
        </w:rPr>
        <w:t xml:space="preserve">ה, </w:t>
      </w:r>
      <w:r w:rsidRPr="00C35A2C">
        <w:rPr>
          <w:rFonts w:ascii="Fb Fontext" w:hAnsi="Fb Fontext" w:hint="cs"/>
          <w:rtl/>
        </w:rPr>
        <w:t>ו</w:t>
      </w:r>
      <w:r w:rsidR="00BD4EEB">
        <w:rPr>
          <w:rFonts w:ascii="Fb Fontext" w:hAnsi="Fb Fontext" w:hint="cs"/>
          <w:rtl/>
        </w:rPr>
        <w:t>אף</w:t>
      </w:r>
      <w:r w:rsidRPr="00C35A2C">
        <w:rPr>
          <w:rFonts w:ascii="Fb Fontext" w:hAnsi="Fb Fontext" w:hint="cs"/>
          <w:rtl/>
        </w:rPr>
        <w:t xml:space="preserve"> אומרת הניחוני ואבננו משלי </w:t>
      </w:r>
      <w:r w:rsidRPr="00C35A2C">
        <w:rPr>
          <w:rFonts w:ascii="Fb Fontext" w:hAnsi="Fb Fontext"/>
          <w:rtl/>
        </w:rPr>
        <w:t>–</w:t>
      </w:r>
      <w:r w:rsidRPr="00C35A2C">
        <w:rPr>
          <w:rFonts w:ascii="Fb Fontext" w:hAnsi="Fb Fontext" w:hint="cs"/>
          <w:rtl/>
        </w:rPr>
        <w:t xml:space="preserve"> אין שומעין לה</w:t>
      </w:r>
      <w:r w:rsidR="00B909D8">
        <w:rPr>
          <w:rFonts w:ascii="Fb Fontext" w:hAnsi="Fb Fontext" w:hint="cs"/>
          <w:rtl/>
        </w:rPr>
        <w:t>,</w:t>
      </w:r>
    </w:p>
    <w:p w14:paraId="47B030DB" w14:textId="77777777" w:rsidR="00A9406C" w:rsidRPr="00C35A2C" w:rsidRDefault="00A9406C" w:rsidP="00A9406C">
      <w:pPr>
        <w:rPr>
          <w:rFonts w:ascii="Fb Fontext" w:hAnsi="Fb Fontext" w:cs="Guttman Vilna"/>
          <w:b/>
          <w:bCs/>
          <w:rtl/>
        </w:rPr>
      </w:pPr>
      <w:r w:rsidRPr="009E1542">
        <w:rPr>
          <w:rStyle w:val="affffe"/>
          <w:rtl/>
        </w:rPr>
        <w:t xml:space="preserve">• בעי אביי: </w:t>
      </w:r>
      <w:r w:rsidRPr="00C35A2C">
        <w:rPr>
          <w:rFonts w:ascii="Fb Fontext" w:hAnsi="Fb Fontext"/>
          <w:rtl/>
        </w:rPr>
        <w:t xml:space="preserve">שיפצה, מאי? </w:t>
      </w:r>
      <w:r w:rsidRPr="00CA108A">
        <w:rPr>
          <w:rFonts w:ascii="Fb Fontext" w:hAnsi="Fb Fontext" w:cs="PFT_Frank"/>
          <w:b/>
          <w:bCs/>
          <w:szCs w:val="14"/>
          <w:rtl/>
        </w:rPr>
        <w:t>תיקו</w:t>
      </w:r>
      <w:r w:rsidRPr="00C35A2C">
        <w:rPr>
          <w:rFonts w:ascii="Fb Fontext" w:hAnsi="Fb Fontext"/>
          <w:rtl/>
        </w:rPr>
        <w:t>.</w:t>
      </w:r>
    </w:p>
    <w:p w14:paraId="4D4F1BD9" w14:textId="77777777" w:rsidR="00A9406C" w:rsidRPr="00C54C7E" w:rsidRDefault="00A9406C" w:rsidP="00A9406C">
      <w:pPr>
        <w:pStyle w:val="afffd"/>
        <w:rPr>
          <w:rtl/>
        </w:rPr>
      </w:pPr>
      <w:ins w:id="10015" w:author="מספור קטעי משנה" w:date="2026-10-06T06:45:30Z">
        <w:r>
          <w:rPr>
            <w:rStyle w:val="MisparKeta"/>
          </w:rPr>
          <w:t xml:space="preserve">ד. </w:t>
        </w:r>
      </w:ins>
      <w:bookmarkStart w:id="781" w:name="_Toc119353573"/>
      <w:r w:rsidRPr="00C54C7E">
        <w:rPr>
          <w:rtl/>
        </w:rPr>
        <w:t>אמרה אי אפשי.</w:t>
      </w:r>
      <w:bookmarkEnd w:id="781"/>
    </w:p>
    <w:p w14:paraId="6EEC28F3" w14:textId="23076AEC" w:rsidR="00A9406C" w:rsidRPr="00F5539C" w:rsidRDefault="00A9406C" w:rsidP="00D956C8">
      <w:pPr>
        <w:rPr>
          <w:rtl/>
        </w:rPr>
      </w:pPr>
      <w:r w:rsidRPr="00F5539C">
        <w:rPr>
          <w:rFonts w:hint="cs"/>
          <w:rtl/>
        </w:rPr>
        <w:t>ולא מביאים לה כשיושבת לבד דברכת הבית ברובה ואם רוצה כהשיעור שהיתה יושבת אצלם יכולה</w:t>
      </w:r>
      <w:r w:rsidR="00B909D8">
        <w:rPr>
          <w:rFonts w:hint="cs"/>
          <w:rtl/>
        </w:rPr>
        <w:t>,</w:t>
      </w:r>
    </w:p>
    <w:p w14:paraId="16FC55E3" w14:textId="60F3B14C" w:rsidR="00A9406C" w:rsidRPr="008C28D0" w:rsidRDefault="00A9406C" w:rsidP="00F1680A">
      <w:pPr>
        <w:pStyle w:val="affffb"/>
        <w:rPr>
          <w:spacing w:val="0"/>
          <w:rtl/>
        </w:rPr>
      </w:pPr>
      <w:bookmarkStart w:id="782" w:name="_Toc119353574"/>
      <w:r w:rsidRPr="008C28D0">
        <w:rPr>
          <w:rStyle w:val="affffe"/>
          <w:rFonts w:hint="cs"/>
          <w:spacing w:val="0"/>
          <w:rtl/>
        </w:rPr>
        <w:t>ר</w:t>
      </w:r>
      <w:r w:rsidRPr="008C28D0">
        <w:rPr>
          <w:rStyle w:val="affffe"/>
          <w:spacing w:val="0"/>
          <w:rtl/>
        </w:rPr>
        <w:t>"</w:t>
      </w:r>
      <w:r w:rsidRPr="008C28D0">
        <w:rPr>
          <w:rStyle w:val="affffe"/>
          <w:rFonts w:hint="cs"/>
          <w:spacing w:val="0"/>
          <w:rtl/>
        </w:rPr>
        <w:t>ה</w:t>
      </w:r>
      <w:r w:rsidRPr="008C28D0">
        <w:rPr>
          <w:rStyle w:val="affffe"/>
          <w:spacing w:val="0"/>
          <w:rtl/>
        </w:rPr>
        <w:t xml:space="preserve">: </w:t>
      </w:r>
      <w:r w:rsidRPr="008C28D0">
        <w:rPr>
          <w:spacing w:val="0"/>
          <w:rtl/>
        </w:rPr>
        <w:t>לשון חכמים ברכה, עושר, מרפא.</w:t>
      </w:r>
      <w:bookmarkEnd w:id="782"/>
    </w:p>
    <w:p w14:paraId="6977A321" w14:textId="77777777" w:rsidR="00A9406C" w:rsidRPr="00C35A2C" w:rsidRDefault="00A9406C" w:rsidP="00A9406C">
      <w:pPr>
        <w:rPr>
          <w:rFonts w:ascii="Fb Fontext" w:hAnsi="Fb Fontext"/>
          <w:rtl/>
        </w:rPr>
      </w:pPr>
      <w:r w:rsidRPr="00CA108A">
        <w:rPr>
          <w:rFonts w:ascii="Fb Fontext" w:hAnsi="Fb Fontext" w:cs="PFT_Frank"/>
          <w:b/>
          <w:bCs/>
          <w:szCs w:val="14"/>
          <w:rtl/>
        </w:rPr>
        <w:t>ברכה</w:t>
      </w:r>
      <w:r w:rsidRPr="00C35A2C">
        <w:rPr>
          <w:rFonts w:ascii="Fb Fontext" w:hAnsi="Fb Fontext"/>
          <w:rtl/>
        </w:rPr>
        <w:t>, הא דאמרן.</w:t>
      </w:r>
    </w:p>
    <w:p w14:paraId="2DBA15A3" w14:textId="77777777" w:rsidR="00A9406C" w:rsidRPr="00730169" w:rsidRDefault="00A9406C" w:rsidP="00A9406C">
      <w:pPr>
        <w:rPr>
          <w:rFonts w:ascii="Fb Fontext" w:hAnsi="Fb Fontext"/>
          <w:spacing w:val="-2"/>
          <w:rtl/>
        </w:rPr>
      </w:pPr>
      <w:r w:rsidRPr="00730169">
        <w:rPr>
          <w:rFonts w:ascii="Fb Fontext" w:hAnsi="Fb Fontext" w:cs="PFT_Frank"/>
          <w:b/>
          <w:bCs/>
          <w:spacing w:val="-2"/>
          <w:szCs w:val="14"/>
          <w:rtl/>
        </w:rPr>
        <w:t>עושר</w:t>
      </w:r>
      <w:r w:rsidRPr="00730169">
        <w:rPr>
          <w:rFonts w:ascii="Fb Fontext" w:hAnsi="Fb Fontext"/>
          <w:spacing w:val="-2"/>
          <w:rtl/>
        </w:rPr>
        <w:t>,</w:t>
      </w:r>
      <w:r w:rsidRPr="00730169">
        <w:rPr>
          <w:rStyle w:val="affffe"/>
          <w:rtl/>
        </w:rPr>
        <w:t xml:space="preserve"> דתנן</w:t>
      </w:r>
      <w:r w:rsidRPr="00730169">
        <w:rPr>
          <w:rFonts w:ascii="Fb Fontext" w:hAnsi="Fb Fontext" w:hint="cs"/>
          <w:spacing w:val="-2"/>
          <w:rtl/>
        </w:rPr>
        <w:t xml:space="preserve"> </w:t>
      </w:r>
      <w:r w:rsidRPr="00730169">
        <w:rPr>
          <w:rFonts w:ascii="Fb Fontext" w:hAnsi="Fb Fontext"/>
          <w:spacing w:val="-2"/>
          <w:rtl/>
        </w:rPr>
        <w:t>המוכר פירות לחבירו, אם היה פקח שוכר את מקומו.</w:t>
      </w:r>
    </w:p>
    <w:p w14:paraId="56DCD03A" w14:textId="77777777" w:rsidR="00A9406C" w:rsidRPr="00730169" w:rsidRDefault="00A9406C" w:rsidP="00A9406C">
      <w:pPr>
        <w:rPr>
          <w:rFonts w:ascii="Fb Fontext" w:hAnsi="Fb Fontext"/>
          <w:spacing w:val="-6"/>
          <w:rtl/>
        </w:rPr>
      </w:pPr>
      <w:r w:rsidRPr="00730169">
        <w:rPr>
          <w:rFonts w:ascii="Fb Fontext" w:hAnsi="Fb Fontext" w:cs="PFT_Frank"/>
          <w:b/>
          <w:bCs/>
          <w:spacing w:val="-6"/>
          <w:szCs w:val="14"/>
          <w:rtl/>
        </w:rPr>
        <w:t>מרפא</w:t>
      </w:r>
      <w:r w:rsidRPr="00730169">
        <w:rPr>
          <w:rFonts w:ascii="Fb Fontext" w:hAnsi="Fb Fontext"/>
          <w:spacing w:val="-6"/>
          <w:rtl/>
        </w:rPr>
        <w:t xml:space="preserve"> </w:t>
      </w:r>
      <w:r w:rsidRPr="00730169">
        <w:rPr>
          <w:rStyle w:val="affffe"/>
          <w:spacing w:val="-6"/>
          <w:rtl/>
        </w:rPr>
        <w:t xml:space="preserve">דתנן: </w:t>
      </w:r>
      <w:r w:rsidRPr="00730169">
        <w:rPr>
          <w:rFonts w:ascii="Fb Fontext" w:hAnsi="Fb Fontext"/>
          <w:spacing w:val="-6"/>
          <w:rtl/>
        </w:rPr>
        <w:t>לא ילעוס חטין ויניח ע</w:t>
      </w:r>
      <w:r w:rsidRPr="00730169">
        <w:rPr>
          <w:rFonts w:ascii="Fb Fontext" w:hAnsi="Fb Fontext" w:hint="cs"/>
          <w:spacing w:val="-6"/>
          <w:rtl/>
        </w:rPr>
        <w:t>"ג</w:t>
      </w:r>
      <w:r w:rsidRPr="00730169">
        <w:rPr>
          <w:rFonts w:ascii="Fb Fontext" w:hAnsi="Fb Fontext"/>
          <w:spacing w:val="-6"/>
          <w:rtl/>
        </w:rPr>
        <w:t xml:space="preserve"> מכתו בפסח, מפני שמחמיצות.</w:t>
      </w:r>
    </w:p>
    <w:p w14:paraId="0D938CA3" w14:textId="77777777" w:rsidR="00A9406C" w:rsidRPr="00730169" w:rsidRDefault="00A9406C" w:rsidP="00F1680A">
      <w:pPr>
        <w:pStyle w:val="affffb"/>
        <w:rPr>
          <w:rtl/>
        </w:rPr>
      </w:pPr>
      <w:bookmarkStart w:id="783" w:name="_Toc119353575"/>
      <w:r w:rsidRPr="00730169">
        <w:rPr>
          <w:rtl/>
        </w:rPr>
        <w:t>בשעת פטירתו של רבי, אמר: לבני אני צריך, נכנסו בניו אצלו.</w:t>
      </w:r>
      <w:bookmarkEnd w:id="783"/>
    </w:p>
    <w:p w14:paraId="2445090F" w14:textId="13FF8F1A" w:rsidR="00E268F4" w:rsidRDefault="00A9406C" w:rsidP="00A9406C">
      <w:pPr>
        <w:rPr>
          <w:rFonts w:ascii="Fb Fontext" w:hAnsi="Fb Fontext"/>
          <w:rtl/>
        </w:rPr>
      </w:pPr>
      <w:r w:rsidRPr="003B780C">
        <w:rPr>
          <w:rStyle w:val="affffe"/>
          <w:rtl/>
        </w:rPr>
        <w:t>א</w:t>
      </w:r>
      <w:r>
        <w:rPr>
          <w:rStyle w:val="affffe"/>
          <w:rFonts w:hint="cs"/>
          <w:rtl/>
        </w:rPr>
        <w:t>"ל</w:t>
      </w:r>
      <w:r w:rsidRPr="003B780C">
        <w:rPr>
          <w:rStyle w:val="affffe"/>
          <w:rtl/>
        </w:rPr>
        <w:t>:</w:t>
      </w:r>
      <w:r w:rsidRPr="00C35A2C">
        <w:rPr>
          <w:rFonts w:ascii="Fb Fontext" w:hAnsi="Fb Fontext"/>
          <w:rtl/>
        </w:rPr>
        <w:t xml:space="preserve"> הזהרו בכבוד אמכם; נר יהא דלוק במקומו, שולחן יהא ערוך במקומו, מטה תהא מוצעת במקומה</w:t>
      </w:r>
      <w:r w:rsidR="00E268F4">
        <w:rPr>
          <w:rFonts w:ascii="Fb Fontext" w:hAnsi="Fb Fontext"/>
          <w:rtl/>
        </w:rPr>
        <w:t>,</w:t>
      </w:r>
    </w:p>
    <w:p w14:paraId="0902BCA9" w14:textId="4271D6AA" w:rsidR="00A9406C" w:rsidRPr="00C35A2C" w:rsidRDefault="00A9406C" w:rsidP="00A9406C">
      <w:pPr>
        <w:rPr>
          <w:rFonts w:ascii="Fb Fontext" w:hAnsi="Fb Fontext" w:cs="Guttman Vilna"/>
          <w:b/>
          <w:bCs/>
          <w:rtl/>
        </w:rPr>
      </w:pPr>
      <w:r w:rsidRPr="003B780C">
        <w:rPr>
          <w:rStyle w:val="affffe"/>
          <w:rtl/>
        </w:rPr>
        <w:t xml:space="preserve">יוסף חפני, שמעון אפרתי, </w:t>
      </w:r>
      <w:r w:rsidRPr="00C35A2C">
        <w:rPr>
          <w:rFonts w:ascii="Fb Fontext" w:hAnsi="Fb Fontext"/>
          <w:rtl/>
        </w:rPr>
        <w:t>הם שמשוני בחיי והם ישמשוני במותי.</w:t>
      </w:r>
    </w:p>
    <w:p w14:paraId="490C5FC2" w14:textId="77777777" w:rsidR="00A9406C" w:rsidRPr="00730169" w:rsidRDefault="00A9406C" w:rsidP="00A9406C">
      <w:pPr>
        <w:rPr>
          <w:rFonts w:ascii="Fb Fontext" w:hAnsi="Fb Fontext"/>
          <w:spacing w:val="-6"/>
          <w:rtl/>
        </w:rPr>
      </w:pPr>
      <w:r w:rsidRPr="00730169">
        <w:rPr>
          <w:rFonts w:ascii="Fb Fontext" w:hAnsi="Fb Fontext"/>
          <w:spacing w:val="-6"/>
          <w:rtl/>
        </w:rPr>
        <w:t>• הזהר</w:t>
      </w:r>
      <w:r w:rsidRPr="00730169">
        <w:rPr>
          <w:rFonts w:ascii="Fb Fontext" w:hAnsi="Fb Fontext" w:hint="cs"/>
          <w:spacing w:val="-6"/>
          <w:rtl/>
        </w:rPr>
        <w:t>ו</w:t>
      </w:r>
      <w:r w:rsidRPr="00730169">
        <w:rPr>
          <w:rFonts w:ascii="Fb Fontext" w:hAnsi="Fb Fontext"/>
          <w:spacing w:val="-6"/>
          <w:rtl/>
        </w:rPr>
        <w:t xml:space="preserve"> בכבוד אמכם.</w:t>
      </w:r>
      <w:r w:rsidRPr="00730169">
        <w:rPr>
          <w:rFonts w:ascii="Fb Fontext" w:hAnsi="Fb Fontext" w:hint="cs"/>
          <w:spacing w:val="-6"/>
          <w:rtl/>
        </w:rPr>
        <w:t xml:space="preserve"> -ולאו דאורייתא דאשת אב לאחר מיתה היא</w:t>
      </w:r>
    </w:p>
    <w:p w14:paraId="7AC27070" w14:textId="77777777" w:rsidR="00A9406C" w:rsidRPr="00730169" w:rsidRDefault="00A9406C" w:rsidP="00A9406C">
      <w:pPr>
        <w:rPr>
          <w:rFonts w:ascii="Fb Fontext" w:hAnsi="Fb Fontext"/>
          <w:spacing w:val="-2"/>
          <w:rtl/>
        </w:rPr>
      </w:pPr>
      <w:r w:rsidRPr="00730169">
        <w:rPr>
          <w:rFonts w:ascii="Fb Fontext" w:hAnsi="Fb Fontext"/>
          <w:spacing w:val="-2"/>
          <w:sz w:val="32"/>
          <w:rtl/>
        </w:rPr>
        <w:t>• נר</w:t>
      </w:r>
      <w:r w:rsidRPr="00730169">
        <w:rPr>
          <w:rFonts w:ascii="Fb Fontext" w:hAnsi="Fb Fontext" w:hint="cs"/>
          <w:spacing w:val="-2"/>
          <w:sz w:val="32"/>
          <w:rtl/>
        </w:rPr>
        <w:t xml:space="preserve"> דלוק במקומו</w:t>
      </w:r>
      <w:r w:rsidRPr="00730169">
        <w:rPr>
          <w:rFonts w:ascii="Fb Fontext" w:hAnsi="Fb Fontext"/>
          <w:spacing w:val="-2"/>
          <w:sz w:val="32"/>
          <w:rtl/>
        </w:rPr>
        <w:t xml:space="preserve"> </w:t>
      </w:r>
      <w:r w:rsidRPr="00730169">
        <w:rPr>
          <w:rFonts w:ascii="Fb Fontext" w:hAnsi="Fb Fontext" w:hint="cs"/>
          <w:spacing w:val="-2"/>
          <w:sz w:val="32"/>
          <w:rtl/>
        </w:rPr>
        <w:t>ושולחן ערוך במקומו ומטה מוצעת במקומה</w:t>
      </w:r>
      <w:r w:rsidRPr="00730169">
        <w:rPr>
          <w:rFonts w:ascii="Fb Fontext" w:hAnsi="Fb Fontext"/>
          <w:spacing w:val="-2"/>
          <w:sz w:val="32"/>
          <w:rtl/>
        </w:rPr>
        <w:t>.</w:t>
      </w:r>
    </w:p>
    <w:p w14:paraId="10606629" w14:textId="77777777" w:rsidR="00A9406C" w:rsidRPr="00730169" w:rsidRDefault="00A9406C" w:rsidP="00A9406C">
      <w:pPr>
        <w:rPr>
          <w:rFonts w:ascii="Fb Fontext" w:hAnsi="Fb Fontext"/>
          <w:spacing w:val="-2"/>
          <w:rtl/>
        </w:rPr>
      </w:pPr>
      <w:r>
        <w:rPr>
          <w:rFonts w:ascii="Fb Fontext" w:hAnsi="Fb Fontext" w:hint="cs"/>
          <w:spacing w:val="-2"/>
          <w:rtl/>
        </w:rPr>
        <w:t xml:space="preserve">שכל </w:t>
      </w:r>
      <w:r>
        <w:rPr>
          <w:rStyle w:val="affffe"/>
          <w:rFonts w:ascii="Fb Fontext" w:hAnsi="Fb Fontext" w:hint="cs"/>
          <w:spacing w:val="-2"/>
          <w:rtl/>
          <w:rPrChange w:id="9319" w:author="מנוע אמוראים" w:date="2026-10-05T16:41:40Z">
            <w:rPr>
              <w:rFonts w:ascii="Fb Fontext" w:hAnsi="Fb Fontext" w:hint="cs"/>
              <w:spacing w:val="-2"/>
              <w:rtl/>
            </w:rPr>
          </w:rPrChange>
        </w:rPr>
        <w:t xml:space="preserve">ער</w:t>
      </w:r>
      <w:r>
        <w:rPr>
          <w:rStyle w:val="affffe"/>
          <w:rFonts w:ascii="Fb Fontext" w:hAnsi="Fb Fontext"/>
          <w:spacing w:val="-2"/>
          <w:rtl/>
          <w:rPrChange w:id="9320" w:author="מנוע אמוראים" w:date="2026-10-05T16:41:40Z">
            <w:rPr>
              <w:rFonts w:ascii="Fb Fontext" w:hAnsi="Fb Fontext"/>
              <w:spacing w:val="-2"/>
              <w:rtl/>
            </w:rPr>
          </w:rPrChange>
        </w:rPr>
        <w:t xml:space="preserve">"</w:t>
      </w:r>
      <w:r>
        <w:rPr>
          <w:rStyle w:val="affffe"/>
          <w:rFonts w:ascii="Fb Fontext" w:hAnsi="Fb Fontext" w:hint="cs"/>
          <w:spacing w:val="-2"/>
          <w:rtl/>
          <w:rPrChange w:id="9321" w:author="מנוע אמוראים" w:date="2026-10-05T16:41:40Z">
            <w:rPr>
              <w:rFonts w:ascii="Fb Fontext" w:hAnsi="Fb Fontext" w:hint="cs"/>
              <w:spacing w:val="-2"/>
              <w:rtl/>
            </w:rPr>
          </w:rPrChange>
        </w:rPr>
        <w:t xml:space="preserve">ש</w:t>
      </w:r>
      <w:r>
        <w:rPr>
          <w:rFonts w:ascii="Fb Fontext" w:hAnsi="Fb Fontext" w:hint="cs"/>
          <w:spacing w:val="-2"/>
          <w:rtl/>
        </w:rPr>
        <w:t xml:space="preserve"> בא לביתו וכשפעם אחת הגיעה שכנה וקראה בקול,</w:t>
      </w:r>
    </w:p>
    <w:p w14:paraId="5D3BF4E8" w14:textId="77777777" w:rsidR="00A9406C" w:rsidRPr="00C35A2C" w:rsidRDefault="00A9406C" w:rsidP="00A9406C">
      <w:pPr>
        <w:rPr>
          <w:rFonts w:ascii="Fb Fontext" w:hAnsi="Fb Fontext" w:cs="Guttman Vilna"/>
          <w:b/>
          <w:bCs/>
          <w:rtl/>
        </w:rPr>
      </w:pPr>
      <w:r w:rsidRPr="00C35A2C">
        <w:rPr>
          <w:rFonts w:ascii="Fb Fontext" w:hAnsi="Fb Fontext" w:hint="cs"/>
          <w:rtl/>
        </w:rPr>
        <w:lastRenderedPageBreak/>
        <w:t xml:space="preserve"> </w:t>
      </w:r>
      <w:r w:rsidRPr="003B780C">
        <w:rPr>
          <w:rStyle w:val="affffe"/>
          <w:rFonts w:hint="cs"/>
          <w:rtl/>
        </w:rPr>
        <w:t>א</w:t>
      </w:r>
      <w:r w:rsidRPr="003B780C">
        <w:rPr>
          <w:rStyle w:val="affffe"/>
          <w:rtl/>
        </w:rPr>
        <w:t>"</w:t>
      </w:r>
      <w:r w:rsidRPr="003B780C">
        <w:rPr>
          <w:rStyle w:val="affffe"/>
          <w:rFonts w:hint="cs"/>
          <w:rtl/>
        </w:rPr>
        <w:t xml:space="preserve">ל אמתיה דרבי </w:t>
      </w:r>
      <w:r w:rsidRPr="00C35A2C">
        <w:rPr>
          <w:rFonts w:ascii="Fb Fontext" w:hAnsi="Fb Fontext" w:hint="cs"/>
          <w:rtl/>
        </w:rPr>
        <w:t>ש</w:t>
      </w:r>
      <w:r>
        <w:rPr>
          <w:rFonts w:ascii="Fb Fontext" w:hAnsi="Fb Fontext" w:hint="cs"/>
          <w:rtl/>
        </w:rPr>
        <w:t>תיקו</w:t>
      </w:r>
      <w:r w:rsidRPr="00C35A2C">
        <w:rPr>
          <w:rFonts w:ascii="Fb Fontext" w:hAnsi="Fb Fontext" w:hint="cs"/>
          <w:rtl/>
        </w:rPr>
        <w:t xml:space="preserve"> דרבי יושב כאן</w:t>
      </w:r>
      <w:r>
        <w:rPr>
          <w:rFonts w:ascii="Fb Fontext" w:hAnsi="Fb Fontext" w:hint="cs"/>
          <w:rtl/>
        </w:rPr>
        <w:t>,</w:t>
      </w:r>
      <w:r w:rsidRPr="00C35A2C">
        <w:rPr>
          <w:rFonts w:ascii="Fb Fontext" w:hAnsi="Fb Fontext" w:hint="cs"/>
          <w:rtl/>
        </w:rPr>
        <w:t xml:space="preserve"> וכששמע רבי יותר לא הגיע </w:t>
      </w:r>
      <w:r w:rsidRPr="00C35A2C">
        <w:rPr>
          <w:rFonts w:ascii="Fb Fontext" w:hAnsi="Fb Fontext"/>
          <w:rtl/>
        </w:rPr>
        <w:t>שלא להוציא לעז על צדיקים הראשונים.</w:t>
      </w:r>
    </w:p>
    <w:p w14:paraId="602F4318" w14:textId="77777777" w:rsidR="00A9406C" w:rsidRPr="00730169" w:rsidRDefault="00A9406C" w:rsidP="00A9406C">
      <w:pPr>
        <w:rPr>
          <w:rFonts w:ascii="Fb Fontext" w:hAnsi="Fb Fontext"/>
          <w:spacing w:val="-6"/>
          <w:rtl/>
        </w:rPr>
      </w:pPr>
      <w:r w:rsidRPr="00730169">
        <w:rPr>
          <w:rFonts w:ascii="Fb Fontext" w:hAnsi="Fb Fontext"/>
          <w:spacing w:val="-6"/>
          <w:sz w:val="32"/>
          <w:rtl/>
        </w:rPr>
        <w:t>• יוסף חפני, שמעון אפרתי, הם שמשוני בחיי והם ישמשוני במותי.</w:t>
      </w:r>
    </w:p>
    <w:p w14:paraId="102DCF41" w14:textId="77777777" w:rsidR="00A9406C" w:rsidRPr="00C35A2C" w:rsidRDefault="00A9406C" w:rsidP="00A9406C">
      <w:pPr>
        <w:rPr>
          <w:rFonts w:ascii="Fb Fontext" w:hAnsi="Fb Fontext"/>
          <w:rtl/>
        </w:rPr>
      </w:pPr>
      <w:r w:rsidRPr="00C35A2C">
        <w:rPr>
          <w:rFonts w:ascii="Fb Fontext" w:hAnsi="Fb Fontext"/>
          <w:rtl/>
        </w:rPr>
        <w:t>סב</w:t>
      </w:r>
      <w:r w:rsidRPr="00C35A2C">
        <w:rPr>
          <w:rFonts w:ascii="Fb Fontext" w:hAnsi="Fb Fontext" w:hint="cs"/>
          <w:rtl/>
        </w:rPr>
        <w:t>רו שהתכוון בעוה</w:t>
      </w:r>
      <w:r w:rsidRPr="00C35A2C">
        <w:rPr>
          <w:rFonts w:ascii="Fb Fontext" w:hAnsi="Fb Fontext"/>
          <w:rtl/>
        </w:rPr>
        <w:t>"</w:t>
      </w:r>
      <w:r w:rsidRPr="00C35A2C">
        <w:rPr>
          <w:rFonts w:ascii="Fb Fontext" w:hAnsi="Fb Fontext" w:hint="cs"/>
          <w:rtl/>
        </w:rPr>
        <w:t>ז אך שנפטרו לפנ</w:t>
      </w:r>
      <w:r>
        <w:rPr>
          <w:rFonts w:ascii="Fb Fontext" w:hAnsi="Fb Fontext" w:hint="cs"/>
          <w:rtl/>
        </w:rPr>
        <w:t>י</w:t>
      </w:r>
      <w:r w:rsidRPr="00C35A2C">
        <w:rPr>
          <w:rFonts w:ascii="Fb Fontext" w:hAnsi="Fb Fontext" w:hint="cs"/>
          <w:rtl/>
        </w:rPr>
        <w:t>ו</w:t>
      </w:r>
      <w:r>
        <w:rPr>
          <w:rFonts w:ascii="Fb Fontext" w:hAnsi="Fb Fontext" w:hint="cs"/>
          <w:rtl/>
        </w:rPr>
        <w:t>,</w:t>
      </w:r>
      <w:r w:rsidRPr="00C35A2C">
        <w:rPr>
          <w:rFonts w:ascii="Fb Fontext" w:hAnsi="Fb Fontext" w:hint="cs"/>
          <w:rtl/>
        </w:rPr>
        <w:t xml:space="preserve"> הבינו דלעוה</w:t>
      </w:r>
      <w:r w:rsidRPr="00C35A2C">
        <w:rPr>
          <w:rFonts w:ascii="Fb Fontext" w:hAnsi="Fb Fontext"/>
          <w:rtl/>
        </w:rPr>
        <w:t>"</w:t>
      </w:r>
      <w:r w:rsidRPr="00C35A2C">
        <w:rPr>
          <w:rFonts w:ascii="Fb Fontext" w:hAnsi="Fb Fontext" w:hint="cs"/>
          <w:rtl/>
        </w:rPr>
        <w:t>ב כיון</w:t>
      </w:r>
      <w:r>
        <w:rPr>
          <w:rFonts w:ascii="Fb Fontext" w:hAnsi="Fb Fontext" w:hint="cs"/>
          <w:rtl/>
        </w:rPr>
        <w:t>,</w:t>
      </w:r>
      <w:r w:rsidRPr="00C35A2C">
        <w:rPr>
          <w:rFonts w:ascii="Fb Fontext" w:hAnsi="Fb Fontext" w:hint="cs"/>
          <w:rtl/>
        </w:rPr>
        <w:t xml:space="preserve"> ומה שאמר שלא יאמרו </w:t>
      </w:r>
      <w:r w:rsidRPr="00F71179">
        <w:rPr>
          <w:rFonts w:ascii="Fb Fontext" w:hAnsi="Fb Fontext" w:hint="cs"/>
          <w:spacing w:val="-6"/>
          <w:rtl/>
        </w:rPr>
        <w:t>פסול היה בהם שלא זכו להתעסק בקבורתו ונתברר כי מה שלא מתו קודם זכותו של רבי הגינתם</w:t>
      </w:r>
    </w:p>
    <w:p w14:paraId="4874BACB" w14:textId="77777777" w:rsidR="00A9406C" w:rsidRPr="00C35A2C" w:rsidRDefault="00A9406C" w:rsidP="00E26091">
      <w:pPr>
        <w:pStyle w:val="afff"/>
        <w:framePr w:wrap="around"/>
        <w:rPr>
          <w:rtl/>
        </w:rPr>
      </w:pPr>
      <w:bookmarkStart w:id="784" w:name="_Toc119353576"/>
      <w:r w:rsidRPr="00C35A2C">
        <w:rPr>
          <w:rFonts w:hint="cs"/>
          <w:rtl/>
        </w:rPr>
        <w:t>קג:</w:t>
      </w:r>
      <w:bookmarkEnd w:id="784"/>
    </w:p>
    <w:p w14:paraId="412ED0D8" w14:textId="77777777" w:rsidR="00A9406C" w:rsidRPr="00C35A2C" w:rsidRDefault="00A9406C" w:rsidP="00A9406C">
      <w:pPr>
        <w:rPr>
          <w:rFonts w:ascii="Fb Fontext" w:hAnsi="Fb Fontext"/>
          <w:rtl/>
        </w:rPr>
      </w:pPr>
      <w:r w:rsidRPr="003B780C">
        <w:rPr>
          <w:rStyle w:val="affffe"/>
          <w:rtl/>
        </w:rPr>
        <w:t>א</w:t>
      </w:r>
      <w:r w:rsidRPr="003B780C">
        <w:rPr>
          <w:rStyle w:val="affffe"/>
          <w:rFonts w:hint="cs"/>
          <w:rtl/>
        </w:rPr>
        <w:t>"ל</w:t>
      </w:r>
      <w:r w:rsidRPr="003B780C">
        <w:rPr>
          <w:rStyle w:val="affffe"/>
          <w:rtl/>
        </w:rPr>
        <w:t>:</w:t>
      </w:r>
      <w:r w:rsidRPr="00C35A2C">
        <w:rPr>
          <w:rFonts w:ascii="Fb Fontext" w:hAnsi="Fb Fontext"/>
          <w:sz w:val="32"/>
          <w:rtl/>
        </w:rPr>
        <w:t xml:space="preserve"> לחכמי ישראל אני צריך, נכנסו אצלו חכמי ישראל.</w:t>
      </w:r>
    </w:p>
    <w:p w14:paraId="3C0EB2CE" w14:textId="0A0B1280" w:rsidR="00A9406C" w:rsidRDefault="00A9406C" w:rsidP="00A9406C">
      <w:pPr>
        <w:rPr>
          <w:rFonts w:ascii="Fb Fontext" w:hAnsi="Fb Fontext"/>
          <w:rtl/>
        </w:rPr>
      </w:pPr>
      <w:r w:rsidRPr="003B780C">
        <w:rPr>
          <w:rStyle w:val="affffe"/>
          <w:rFonts w:hint="cs"/>
          <w:rtl/>
        </w:rPr>
        <w:t>א</w:t>
      </w:r>
      <w:r w:rsidR="002B7BCC">
        <w:rPr>
          <w:rStyle w:val="affffe"/>
          <w:rtl/>
        </w:rPr>
        <w:t>"</w:t>
      </w:r>
      <w:r w:rsidRPr="003B780C">
        <w:rPr>
          <w:rStyle w:val="affffe"/>
          <w:rFonts w:hint="cs"/>
          <w:rtl/>
        </w:rPr>
        <w:t>ל</w:t>
      </w:r>
      <w:r w:rsidRPr="003B780C">
        <w:rPr>
          <w:rStyle w:val="affffe"/>
          <w:rtl/>
        </w:rPr>
        <w:t>:</w:t>
      </w:r>
      <w:r w:rsidRPr="00C35A2C">
        <w:rPr>
          <w:rFonts w:ascii="Fb Fontext" w:hAnsi="Fb Fontext"/>
          <w:rtl/>
        </w:rPr>
        <w:t xml:space="preserve"> אל תספדוני בעיירות,</w:t>
      </w:r>
    </w:p>
    <w:p w14:paraId="1AEE557D" w14:textId="77777777" w:rsidR="00A9406C" w:rsidRPr="00F71179" w:rsidRDefault="00A9406C" w:rsidP="00A9406C">
      <w:pPr>
        <w:rPr>
          <w:rFonts w:ascii="Fb Fontext" w:hAnsi="Fb Fontext" w:cs="Guttman Vilna"/>
          <w:b/>
          <w:bCs/>
          <w:spacing w:val="-4"/>
          <w:rtl/>
        </w:rPr>
      </w:pPr>
      <w:r w:rsidRPr="00F71179">
        <w:rPr>
          <w:rFonts w:ascii="Fb Fontext" w:hAnsi="Fb Fontext"/>
          <w:spacing w:val="-4"/>
          <w:rtl/>
        </w:rPr>
        <w:t xml:space="preserve">והושיבו ישיבה לאחר </w:t>
      </w:r>
      <w:r>
        <w:rPr>
          <w:rFonts w:ascii="Fb Fontext" w:hAnsi="Fb Fontext" w:hint="cs"/>
          <w:spacing w:val="-4"/>
          <w:rtl/>
        </w:rPr>
        <w:t>ל'</w:t>
      </w:r>
      <w:r w:rsidRPr="00F71179">
        <w:rPr>
          <w:rFonts w:ascii="Fb Fontext" w:hAnsi="Fb Fontext"/>
          <w:spacing w:val="-4"/>
          <w:rtl/>
        </w:rPr>
        <w:t xml:space="preserve"> יום; </w:t>
      </w:r>
      <w:r w:rsidRPr="003B780C">
        <w:rPr>
          <w:rStyle w:val="affffe"/>
          <w:rtl/>
        </w:rPr>
        <w:t xml:space="preserve">שמעון בני </w:t>
      </w:r>
      <w:r w:rsidRPr="00F71179">
        <w:rPr>
          <w:rFonts w:ascii="Fb Fontext" w:hAnsi="Fb Fontext"/>
          <w:spacing w:val="-4"/>
          <w:rtl/>
        </w:rPr>
        <w:t xml:space="preserve">חכם, </w:t>
      </w:r>
      <w:r w:rsidRPr="003B780C">
        <w:rPr>
          <w:rStyle w:val="affffe"/>
          <w:rtl/>
        </w:rPr>
        <w:t xml:space="preserve">גמליאל בני </w:t>
      </w:r>
      <w:r w:rsidRPr="00F71179">
        <w:rPr>
          <w:rFonts w:ascii="Fb Fontext" w:hAnsi="Fb Fontext"/>
          <w:spacing w:val="-4"/>
          <w:rtl/>
        </w:rPr>
        <w:t xml:space="preserve">נשיא, </w:t>
      </w:r>
      <w:r w:rsidRPr="003B780C">
        <w:rPr>
          <w:rStyle w:val="affffe"/>
          <w:rtl/>
        </w:rPr>
        <w:t>חנינא בר חמא</w:t>
      </w:r>
      <w:r w:rsidRPr="00F71179">
        <w:rPr>
          <w:rFonts w:ascii="Fb Fontext" w:hAnsi="Fb Fontext"/>
          <w:spacing w:val="-4"/>
          <w:rtl/>
        </w:rPr>
        <w:t xml:space="preserve"> ישב בראש.</w:t>
      </w:r>
    </w:p>
    <w:p w14:paraId="44526F48" w14:textId="77777777" w:rsidR="00A9406C" w:rsidRPr="00C35A2C" w:rsidRDefault="00A9406C" w:rsidP="00A9406C">
      <w:pPr>
        <w:rPr>
          <w:rFonts w:ascii="Fb Fontext" w:hAnsi="Fb Fontext"/>
          <w:rtl/>
        </w:rPr>
      </w:pPr>
      <w:r w:rsidRPr="00C35A2C">
        <w:rPr>
          <w:rFonts w:ascii="Fb Fontext" w:hAnsi="Fb Fontext"/>
          <w:sz w:val="32"/>
          <w:rtl/>
        </w:rPr>
        <w:t>• אל תספדוני בעיירות.</w:t>
      </w:r>
    </w:p>
    <w:p w14:paraId="2983F2F3" w14:textId="6A8B2BAE" w:rsidR="00A9406C" w:rsidRDefault="00A9406C" w:rsidP="00A9406C">
      <w:pPr>
        <w:rPr>
          <w:rFonts w:ascii="Fb Fontext" w:hAnsi="Fb Fontext"/>
          <w:rtl/>
        </w:rPr>
      </w:pPr>
      <w:r w:rsidRPr="00C35A2C">
        <w:rPr>
          <w:rFonts w:ascii="Fb Fontext" w:hAnsi="Fb Fontext"/>
          <w:rtl/>
        </w:rPr>
        <w:t>סב</w:t>
      </w:r>
      <w:r w:rsidRPr="00C35A2C">
        <w:rPr>
          <w:rFonts w:ascii="Fb Fontext" w:hAnsi="Fb Fontext" w:hint="cs"/>
          <w:rtl/>
        </w:rPr>
        <w:t>רו שהוא משום טרחא אך כשראו שמספידים אותו בכרכים והכל מגיעים הבינו דמשום יקרא אמר</w:t>
      </w:r>
      <w:r w:rsidR="00B909D8">
        <w:rPr>
          <w:rFonts w:ascii="Fb Fontext" w:hAnsi="Fb Fontext" w:hint="cs"/>
          <w:rtl/>
        </w:rPr>
        <w:t>,</w:t>
      </w:r>
    </w:p>
    <w:p w14:paraId="460C2D4B" w14:textId="77777777" w:rsidR="00A9406C" w:rsidRPr="00C35A2C" w:rsidRDefault="00A9406C" w:rsidP="00A9406C">
      <w:pPr>
        <w:rPr>
          <w:rFonts w:ascii="Fb Fontext" w:hAnsi="Fb Fontext"/>
          <w:rtl/>
        </w:rPr>
      </w:pPr>
      <w:r w:rsidRPr="00C35A2C">
        <w:rPr>
          <w:rFonts w:ascii="Fb Fontext" w:hAnsi="Fb Fontext"/>
          <w:rtl/>
        </w:rPr>
        <w:t xml:space="preserve">• הושיבו ישיבה לאחר </w:t>
      </w:r>
      <w:r>
        <w:rPr>
          <w:rFonts w:ascii="Fb Fontext" w:hAnsi="Fb Fontext" w:hint="cs"/>
          <w:rtl/>
        </w:rPr>
        <w:t>ל'</w:t>
      </w:r>
      <w:r w:rsidRPr="00C35A2C">
        <w:rPr>
          <w:rFonts w:ascii="Fb Fontext" w:hAnsi="Fb Fontext"/>
          <w:rtl/>
        </w:rPr>
        <w:t xml:space="preserve"> יום.</w:t>
      </w:r>
    </w:p>
    <w:p w14:paraId="5C3267FE" w14:textId="77777777" w:rsidR="00A9406C" w:rsidRDefault="00A9406C" w:rsidP="00A9406C">
      <w:pPr>
        <w:rPr>
          <w:rFonts w:ascii="Fb Fontext" w:hAnsi="Fb Fontext"/>
          <w:rtl/>
        </w:rPr>
      </w:pPr>
      <w:r w:rsidRPr="00C35A2C">
        <w:rPr>
          <w:rFonts w:ascii="Fb Fontext" w:hAnsi="Fb Fontext"/>
          <w:rtl/>
        </w:rPr>
        <w:t xml:space="preserve">דלא עדיפנא ממשה רבינו, </w:t>
      </w:r>
      <w:r w:rsidRPr="00C35A2C">
        <w:rPr>
          <w:rFonts w:ascii="Fb Fontext" w:hAnsi="Fb Fontext" w:hint="cs"/>
          <w:rtl/>
        </w:rPr>
        <w:t>-ד</w:t>
      </w:r>
      <w:r w:rsidRPr="00B31843">
        <w:rPr>
          <w:rStyle w:val="affffa"/>
          <w:rFonts w:hint="cs"/>
          <w:rtl/>
        </w:rPr>
        <w:t>'</w:t>
      </w:r>
      <w:r w:rsidRPr="00B31843">
        <w:rPr>
          <w:rStyle w:val="affffa"/>
          <w:rtl/>
        </w:rPr>
        <w:t xml:space="preserve">ויבכו בני ישראל את משה בערבות מואב </w:t>
      </w:r>
      <w:r w:rsidRPr="00B31843">
        <w:rPr>
          <w:rStyle w:val="affffa"/>
          <w:rFonts w:hint="cs"/>
          <w:rtl/>
        </w:rPr>
        <w:t>ל'</w:t>
      </w:r>
      <w:r w:rsidRPr="00B31843">
        <w:rPr>
          <w:rStyle w:val="affffa"/>
          <w:rtl/>
        </w:rPr>
        <w:t xml:space="preserve"> יום,</w:t>
      </w:r>
      <w:r w:rsidRPr="00C35A2C">
        <w:rPr>
          <w:rFonts w:ascii="Fb Fontext" w:hAnsi="Fb Fontext"/>
          <w:rtl/>
        </w:rPr>
        <w:t xml:space="preserve"> </w:t>
      </w:r>
      <w:r w:rsidRPr="00C35A2C">
        <w:rPr>
          <w:rFonts w:ascii="Fb Fontext" w:hAnsi="Fb Fontext" w:hint="cs"/>
          <w:rtl/>
        </w:rPr>
        <w:t xml:space="preserve">ל' יום ספדו ביום ובלילה </w:t>
      </w:r>
      <w:r w:rsidRPr="00C35A2C">
        <w:rPr>
          <w:rFonts w:ascii="Fb Fontext" w:hAnsi="Fb Fontext"/>
          <w:rtl/>
        </w:rPr>
        <w:t xml:space="preserve"> מכאן ואילך ספדו בי</w:t>
      </w:r>
      <w:r w:rsidRPr="00C35A2C">
        <w:rPr>
          <w:rFonts w:ascii="Fb Fontext" w:hAnsi="Fb Fontext" w:hint="cs"/>
          <w:rtl/>
        </w:rPr>
        <w:t xml:space="preserve">ום </w:t>
      </w:r>
      <w:r w:rsidRPr="00730169">
        <w:rPr>
          <w:rFonts w:ascii="Fb Fontext" w:hAnsi="Fb Fontext" w:hint="cs"/>
          <w:spacing w:val="-4"/>
          <w:rtl/>
        </w:rPr>
        <w:t>וגרסו בלילה, או ספדו בלילה וגרסו ביום, עד שספדו י</w:t>
      </w:r>
      <w:r w:rsidRPr="00730169">
        <w:rPr>
          <w:rFonts w:ascii="Fb Fontext" w:hAnsi="Fb Fontext"/>
          <w:spacing w:val="-4"/>
          <w:rtl/>
        </w:rPr>
        <w:t>"</w:t>
      </w:r>
      <w:r w:rsidRPr="00730169">
        <w:rPr>
          <w:rFonts w:ascii="Fb Fontext" w:hAnsi="Fb Fontext" w:hint="cs"/>
          <w:spacing w:val="-4"/>
          <w:rtl/>
        </w:rPr>
        <w:t>ב חודש.</w:t>
      </w:r>
    </w:p>
    <w:p w14:paraId="50D92B77" w14:textId="75573DEA" w:rsidR="00E268F4" w:rsidRPr="008C28D0" w:rsidRDefault="00A9406C" w:rsidP="00F1680A">
      <w:pPr>
        <w:pStyle w:val="affffb"/>
        <w:rPr>
          <w:spacing w:val="0"/>
          <w:rtl/>
        </w:rPr>
      </w:pPr>
      <w:bookmarkStart w:id="785" w:name="_Toc119353577"/>
      <w:r w:rsidRPr="008C28D0">
        <w:rPr>
          <w:rFonts w:hint="cs"/>
          <w:spacing w:val="0"/>
          <w:rtl/>
        </w:rPr>
        <w:t>ביום שנפטר רבי</w:t>
      </w:r>
      <w:r w:rsidR="00E268F4" w:rsidRPr="008C28D0">
        <w:rPr>
          <w:rFonts w:hint="cs"/>
          <w:spacing w:val="0"/>
          <w:rtl/>
        </w:rPr>
        <w:t>,</w:t>
      </w:r>
      <w:bookmarkEnd w:id="785"/>
    </w:p>
    <w:p w14:paraId="7EE41FF4" w14:textId="07793B00" w:rsidR="00A9406C" w:rsidRPr="00730169" w:rsidRDefault="00A9406C" w:rsidP="00A9406C">
      <w:pPr>
        <w:rPr>
          <w:rFonts w:ascii="Fb Fontext" w:hAnsi="Fb Fontext"/>
          <w:spacing w:val="-4"/>
          <w:rtl/>
        </w:rPr>
      </w:pPr>
      <w:r w:rsidRPr="00730169">
        <w:rPr>
          <w:rFonts w:ascii="Fb Fontext" w:hAnsi="Fb Fontext" w:hint="cs"/>
          <w:spacing w:val="-4"/>
          <w:sz w:val="32"/>
          <w:rtl/>
        </w:rPr>
        <w:t>יצאה ב</w:t>
      </w:r>
      <w:r w:rsidRPr="00730169">
        <w:rPr>
          <w:rFonts w:ascii="Fb Fontext" w:hAnsi="Fb Fontext"/>
          <w:spacing w:val="-4"/>
          <w:sz w:val="32"/>
          <w:rtl/>
        </w:rPr>
        <w:t>"</w:t>
      </w:r>
      <w:r w:rsidRPr="00730169">
        <w:rPr>
          <w:rFonts w:ascii="Fb Fontext" w:hAnsi="Fb Fontext" w:hint="cs"/>
          <w:spacing w:val="-4"/>
          <w:sz w:val="32"/>
          <w:rtl/>
        </w:rPr>
        <w:t xml:space="preserve">ק ואמרה כל שהיה באשכבתיה דרבי מזומן </w:t>
      </w:r>
      <w:r w:rsidRPr="00730169">
        <w:rPr>
          <w:rFonts w:ascii="Fb Fontext" w:hAnsi="Fb Fontext"/>
          <w:spacing w:val="-4"/>
          <w:sz w:val="32"/>
          <w:rtl/>
        </w:rPr>
        <w:t>לחיי העוה"ב.</w:t>
      </w:r>
    </w:p>
    <w:p w14:paraId="6ACC538A" w14:textId="77777777" w:rsidR="00E268F4" w:rsidRDefault="00A9406C" w:rsidP="00A9406C">
      <w:pPr>
        <w:rPr>
          <w:rFonts w:ascii="Fb Fontext" w:hAnsi="Fb Fontext"/>
          <w:rtl/>
        </w:rPr>
      </w:pPr>
      <w:r w:rsidRPr="00C35A2C">
        <w:rPr>
          <w:rFonts w:ascii="Fb Fontext" w:hAnsi="Fb Fontext" w:hint="cs"/>
          <w:rtl/>
        </w:rPr>
        <w:t>כובס ש</w:t>
      </w:r>
      <w:r>
        <w:rPr>
          <w:rFonts w:ascii="Fb Fontext" w:hAnsi="Fb Fontext" w:hint="cs"/>
          <w:rtl/>
        </w:rPr>
        <w:t>בא</w:t>
      </w:r>
      <w:r w:rsidRPr="00C35A2C">
        <w:rPr>
          <w:rFonts w:ascii="Fb Fontext" w:hAnsi="Fb Fontext" w:hint="cs"/>
          <w:rtl/>
        </w:rPr>
        <w:t xml:space="preserve"> כל יום לבית רבי ובאותו היום לא בא כששמע כן עלה לגג והפיל עצמו לארץ ומת</w:t>
      </w:r>
      <w:r w:rsidR="00E268F4">
        <w:rPr>
          <w:rFonts w:ascii="Fb Fontext" w:hAnsi="Fb Fontext" w:hint="cs"/>
          <w:rtl/>
        </w:rPr>
        <w:t>,</w:t>
      </w:r>
    </w:p>
    <w:p w14:paraId="027FCED0" w14:textId="36656479" w:rsidR="00A9406C" w:rsidRPr="00C35A2C" w:rsidRDefault="00A9406C" w:rsidP="00A9406C">
      <w:pPr>
        <w:rPr>
          <w:rFonts w:ascii="Fb Fontext" w:hAnsi="Fb Fontext" w:cs="Guttman Vilna"/>
          <w:b/>
          <w:bCs/>
          <w:rtl/>
        </w:rPr>
      </w:pPr>
      <w:r w:rsidRPr="003B780C">
        <w:rPr>
          <w:rStyle w:val="affffe"/>
          <w:rFonts w:hint="cs"/>
          <w:rtl/>
        </w:rPr>
        <w:t>-</w:t>
      </w:r>
      <w:r w:rsidRPr="003B780C">
        <w:rPr>
          <w:rStyle w:val="affffe"/>
          <w:rtl/>
        </w:rPr>
        <w:t xml:space="preserve">יצתה בת קול ואמרה: </w:t>
      </w:r>
      <w:r w:rsidRPr="00C35A2C">
        <w:rPr>
          <w:rFonts w:ascii="Fb Fontext" w:hAnsi="Fb Fontext"/>
          <w:rtl/>
        </w:rPr>
        <w:t xml:space="preserve">אף </w:t>
      </w:r>
      <w:r>
        <w:rPr>
          <w:rFonts w:ascii="Fb Fontext" w:hAnsi="Fb Fontext" w:hint="cs"/>
          <w:rtl/>
        </w:rPr>
        <w:t xml:space="preserve">אותו </w:t>
      </w:r>
      <w:r w:rsidRPr="00C35A2C">
        <w:rPr>
          <w:rFonts w:ascii="Fb Fontext" w:hAnsi="Fb Fontext"/>
          <w:rtl/>
        </w:rPr>
        <w:t>כובס מזומן לחיי העו</w:t>
      </w:r>
      <w:r>
        <w:rPr>
          <w:rFonts w:ascii="Fb Fontext" w:hAnsi="Fb Fontext" w:hint="cs"/>
          <w:rtl/>
        </w:rPr>
        <w:t>ה</w:t>
      </w:r>
      <w:r w:rsidR="002B7BCC">
        <w:rPr>
          <w:rFonts w:ascii="Fb Fontext" w:hAnsi="Fb Fontext"/>
          <w:rtl/>
        </w:rPr>
        <w:t>"</w:t>
      </w:r>
      <w:r>
        <w:rPr>
          <w:rFonts w:ascii="Fb Fontext" w:hAnsi="Fb Fontext" w:hint="cs"/>
          <w:rtl/>
        </w:rPr>
        <w:t>ב</w:t>
      </w:r>
      <w:r w:rsidRPr="00C35A2C">
        <w:rPr>
          <w:rFonts w:ascii="Fb Fontext" w:hAnsi="Fb Fontext"/>
          <w:rtl/>
        </w:rPr>
        <w:t>.</w:t>
      </w:r>
    </w:p>
    <w:p w14:paraId="7C2DA779" w14:textId="77777777" w:rsidR="00A9406C" w:rsidRPr="00C35A2C" w:rsidRDefault="00A9406C" w:rsidP="00A9406C">
      <w:pPr>
        <w:jc w:val="center"/>
        <w:rPr>
          <w:rFonts w:ascii="Fb Fontext" w:hAnsi="Fb Fontext"/>
          <w:rtl/>
        </w:rPr>
      </w:pPr>
      <w:r w:rsidRPr="00C35A2C">
        <w:rPr>
          <w:rFonts w:ascii="Fb Fontext" w:hAnsi="Fb Fontext"/>
          <w:sz w:val="32"/>
          <w:rtl/>
        </w:rPr>
        <w:t>• שמעון בני חכם.</w:t>
      </w:r>
    </w:p>
    <w:p w14:paraId="7E7EC9B6" w14:textId="77777777" w:rsidR="00A9406C" w:rsidRPr="00C35A2C" w:rsidRDefault="00A9406C" w:rsidP="00A9406C">
      <w:pPr>
        <w:rPr>
          <w:rFonts w:ascii="Fb Fontext" w:hAnsi="Fb Fontext"/>
          <w:rtl/>
        </w:rPr>
      </w:pPr>
      <w:r w:rsidRPr="00F1104C">
        <w:rPr>
          <w:rStyle w:val="affffe"/>
          <w:rFonts w:hint="cs"/>
          <w:rtl/>
        </w:rPr>
        <w:t>ה</w:t>
      </w:r>
      <w:r w:rsidRPr="00F1104C">
        <w:rPr>
          <w:rStyle w:val="affffe"/>
          <w:rtl/>
        </w:rPr>
        <w:t>"</w:t>
      </w:r>
      <w:r w:rsidRPr="00F1104C">
        <w:rPr>
          <w:rStyle w:val="affffe"/>
          <w:rFonts w:hint="cs"/>
          <w:rtl/>
        </w:rPr>
        <w:t>ק</w:t>
      </w:r>
      <w:r w:rsidRPr="00F1104C">
        <w:rPr>
          <w:rStyle w:val="affffe"/>
          <w:rtl/>
        </w:rPr>
        <w:t xml:space="preserve"> </w:t>
      </w:r>
      <w:r w:rsidRPr="00C35A2C">
        <w:rPr>
          <w:rFonts w:ascii="Fb Fontext" w:hAnsi="Fb Fontext"/>
          <w:rtl/>
        </w:rPr>
        <w:t>אף על פי ששמעון בני חכם, גמליאל בני נשיא.</w:t>
      </w:r>
    </w:p>
    <w:p w14:paraId="610D4C84" w14:textId="77777777" w:rsidR="00A9406C" w:rsidRPr="00730169" w:rsidRDefault="00A9406C" w:rsidP="00A9406C">
      <w:pPr>
        <w:rPr>
          <w:rFonts w:ascii="Fb Fontext" w:hAnsi="Fb Fontext"/>
          <w:spacing w:val="-4"/>
          <w:rtl/>
        </w:rPr>
      </w:pPr>
      <w:r w:rsidRPr="00730169">
        <w:rPr>
          <w:rStyle w:val="affffe"/>
          <w:spacing w:val="-4"/>
          <w:rtl/>
        </w:rPr>
        <w:t>לוי:</w:t>
      </w:r>
      <w:r w:rsidRPr="00730169">
        <w:rPr>
          <w:rFonts w:ascii="Fb Fontext" w:hAnsi="Fb Fontext"/>
          <w:spacing w:val="-4"/>
          <w:rtl/>
        </w:rPr>
        <w:t xml:space="preserve"> צרי</w:t>
      </w:r>
      <w:r w:rsidRPr="00730169">
        <w:rPr>
          <w:rFonts w:ascii="Fb Fontext" w:hAnsi="Fb Fontext" w:hint="cs"/>
          <w:spacing w:val="-4"/>
          <w:rtl/>
        </w:rPr>
        <w:t>ך</w:t>
      </w:r>
      <w:r w:rsidRPr="00730169">
        <w:rPr>
          <w:rFonts w:ascii="Fb Fontext" w:hAnsi="Fb Fontext"/>
          <w:spacing w:val="-4"/>
          <w:rtl/>
        </w:rPr>
        <w:t xml:space="preserve"> ל</w:t>
      </w:r>
      <w:r w:rsidRPr="00730169">
        <w:rPr>
          <w:rFonts w:ascii="Fb Fontext" w:hAnsi="Fb Fontext" w:hint="cs"/>
          <w:spacing w:val="-4"/>
          <w:rtl/>
        </w:rPr>
        <w:t>ומר</w:t>
      </w:r>
      <w:r w:rsidRPr="00730169">
        <w:rPr>
          <w:rFonts w:ascii="Fb Fontext" w:hAnsi="Fb Fontext"/>
          <w:spacing w:val="-4"/>
          <w:rtl/>
        </w:rPr>
        <w:t xml:space="preserve">? </w:t>
      </w:r>
      <w:r w:rsidRPr="00730169">
        <w:rPr>
          <w:rStyle w:val="affffe"/>
          <w:spacing w:val="-4"/>
          <w:rtl/>
        </w:rPr>
        <w:t>א</w:t>
      </w:r>
      <w:r w:rsidRPr="00730169">
        <w:rPr>
          <w:rStyle w:val="affffe"/>
          <w:rFonts w:hint="cs"/>
          <w:spacing w:val="-4"/>
          <w:rtl/>
        </w:rPr>
        <w:t>רשב</w:t>
      </w:r>
      <w:r w:rsidRPr="00730169">
        <w:rPr>
          <w:rStyle w:val="affffe"/>
          <w:spacing w:val="-4"/>
          <w:rtl/>
        </w:rPr>
        <w:t>"</w:t>
      </w:r>
      <w:r w:rsidRPr="00730169">
        <w:rPr>
          <w:rStyle w:val="affffe"/>
          <w:rFonts w:hint="cs"/>
          <w:spacing w:val="-4"/>
          <w:rtl/>
        </w:rPr>
        <w:t>ר</w:t>
      </w:r>
      <w:r w:rsidRPr="00730169">
        <w:rPr>
          <w:rStyle w:val="affffe"/>
          <w:spacing w:val="-4"/>
          <w:rtl/>
        </w:rPr>
        <w:t xml:space="preserve">: </w:t>
      </w:r>
      <w:r w:rsidRPr="00730169">
        <w:rPr>
          <w:rFonts w:ascii="Fb Fontext" w:hAnsi="Fb Fontext"/>
          <w:spacing w:val="-4"/>
          <w:rtl/>
        </w:rPr>
        <w:t>צריכא לך ול</w:t>
      </w:r>
      <w:r w:rsidRPr="00730169">
        <w:rPr>
          <w:rFonts w:ascii="Fb Fontext" w:hAnsi="Fb Fontext" w:hint="cs"/>
          <w:spacing w:val="-4"/>
          <w:rtl/>
        </w:rPr>
        <w:t xml:space="preserve">צלעיתך </w:t>
      </w:r>
      <w:r w:rsidRPr="00730169">
        <w:rPr>
          <w:rStyle w:val="afffff0"/>
          <w:rFonts w:hint="cs"/>
          <w:spacing w:val="-4"/>
          <w:rtl/>
        </w:rPr>
        <w:t>[מאותה קידה דאיטלע]</w:t>
      </w:r>
      <w:r w:rsidRPr="00730169">
        <w:rPr>
          <w:rFonts w:ascii="Fb Fontext" w:hAnsi="Fb Fontext"/>
          <w:spacing w:val="-4"/>
          <w:rtl/>
        </w:rPr>
        <w:t>.</w:t>
      </w:r>
    </w:p>
    <w:p w14:paraId="563D5877" w14:textId="77777777" w:rsidR="00A9406C" w:rsidRPr="00C35A2C" w:rsidRDefault="00A9406C" w:rsidP="00A9406C">
      <w:pPr>
        <w:rPr>
          <w:rFonts w:ascii="Fb Fontext" w:hAnsi="Fb Fontext"/>
          <w:rtl/>
        </w:rPr>
      </w:pPr>
      <w:r w:rsidRPr="003B780C">
        <w:rPr>
          <w:rStyle w:val="affffe"/>
          <w:rFonts w:hint="cs"/>
          <w:rtl/>
        </w:rPr>
        <w:lastRenderedPageBreak/>
        <w:t>ד</w:t>
      </w:r>
      <w:r w:rsidRPr="00CC78E3">
        <w:rPr>
          <w:rStyle w:val="affffa"/>
          <w:rFonts w:hint="cs"/>
          <w:rtl/>
        </w:rPr>
        <w:t>'</w:t>
      </w:r>
      <w:r w:rsidRPr="00CC78E3">
        <w:rPr>
          <w:rStyle w:val="affffa"/>
          <w:rtl/>
        </w:rPr>
        <w:t>ואת הממלכה נתן ליהורם כי הוא הבכור</w:t>
      </w:r>
      <w:r w:rsidRPr="00CC78E3">
        <w:rPr>
          <w:rStyle w:val="affffa"/>
          <w:rFonts w:hint="cs"/>
          <w:rtl/>
        </w:rPr>
        <w:t>'</w:t>
      </w:r>
      <w:r w:rsidRPr="00CC78E3">
        <w:rPr>
          <w:rStyle w:val="affffa"/>
          <w:rtl/>
        </w:rPr>
        <w:t>.</w:t>
      </w:r>
    </w:p>
    <w:p w14:paraId="0A77B862" w14:textId="77777777" w:rsidR="00A9406C" w:rsidRDefault="00A9406C" w:rsidP="00A9406C">
      <w:pPr>
        <w:rPr>
          <w:rFonts w:ascii="Fb Fontext" w:hAnsi="Fb Fontext"/>
          <w:rtl/>
        </w:rPr>
      </w:pPr>
      <w:r w:rsidRPr="00C35A2C">
        <w:rPr>
          <w:rFonts w:ascii="Fb Fontext" w:hAnsi="Fb Fontext" w:hint="cs"/>
          <w:rtl/>
        </w:rPr>
        <w:t>ו</w:t>
      </w:r>
      <w:r w:rsidRPr="003B780C">
        <w:rPr>
          <w:rStyle w:val="affffe"/>
          <w:rFonts w:hint="cs"/>
          <w:rtl/>
        </w:rPr>
        <w:t>מה שהקשה</w:t>
      </w:r>
      <w:r>
        <w:rPr>
          <w:rStyle w:val="affffe"/>
          <w:rFonts w:hint="cs"/>
          <w:rtl/>
        </w:rPr>
        <w:t>:</w:t>
      </w:r>
      <w:r w:rsidRPr="003B780C">
        <w:rPr>
          <w:rStyle w:val="affffe"/>
          <w:rFonts w:hint="cs"/>
          <w:rtl/>
        </w:rPr>
        <w:t xml:space="preserve"> </w:t>
      </w:r>
      <w:r>
        <w:rPr>
          <w:rStyle w:val="affffe"/>
          <w:rFonts w:hint="cs"/>
          <w:rtl/>
        </w:rPr>
        <w:t>ד</w:t>
      </w:r>
      <w:r w:rsidRPr="003B780C">
        <w:rPr>
          <w:rStyle w:val="affffe"/>
          <w:rFonts w:hint="cs"/>
          <w:rtl/>
        </w:rPr>
        <w:t>ר</w:t>
      </w:r>
      <w:r w:rsidRPr="003B780C">
        <w:rPr>
          <w:rStyle w:val="affffe"/>
          <w:rtl/>
        </w:rPr>
        <w:t>"</w:t>
      </w:r>
      <w:r w:rsidRPr="003B780C">
        <w:rPr>
          <w:rStyle w:val="affffe"/>
          <w:rFonts w:hint="cs"/>
          <w:rtl/>
        </w:rPr>
        <w:t xml:space="preserve">ג </w:t>
      </w:r>
      <w:r w:rsidRPr="00C35A2C">
        <w:rPr>
          <w:rFonts w:ascii="Fb Fontext" w:hAnsi="Fb Fontext" w:hint="cs"/>
          <w:rtl/>
        </w:rPr>
        <w:t xml:space="preserve">אינו ממלא </w:t>
      </w:r>
      <w:r>
        <w:rPr>
          <w:rFonts w:ascii="Fb Fontext" w:hAnsi="Fb Fontext" w:hint="cs"/>
          <w:rtl/>
        </w:rPr>
        <w:t xml:space="preserve">מקום אבותיו </w:t>
      </w:r>
      <w:r w:rsidRPr="00C35A2C">
        <w:rPr>
          <w:rFonts w:ascii="Fb Fontext" w:hAnsi="Fb Fontext" w:hint="cs"/>
          <w:rtl/>
        </w:rPr>
        <w:t>כאחיו שחכם ממנו,</w:t>
      </w:r>
    </w:p>
    <w:p w14:paraId="2DE93157" w14:textId="70D6467C" w:rsidR="00A9406C" w:rsidRDefault="00A9406C" w:rsidP="00A9406C">
      <w:pPr>
        <w:rPr>
          <w:rFonts w:ascii="Fb Fontext" w:hAnsi="Fb Fontext"/>
          <w:rtl/>
        </w:rPr>
      </w:pPr>
      <w:r w:rsidRPr="003B780C">
        <w:rPr>
          <w:rStyle w:val="affffe"/>
          <w:rtl/>
        </w:rPr>
        <w:t>ו</w:t>
      </w:r>
      <w:r>
        <w:rPr>
          <w:rStyle w:val="affffe"/>
          <w:rFonts w:hint="cs"/>
          <w:rtl/>
        </w:rPr>
        <w:t>ל</w:t>
      </w:r>
      <w:r w:rsidRPr="003B780C">
        <w:rPr>
          <w:rStyle w:val="affffe"/>
          <w:rtl/>
        </w:rPr>
        <w:t>רבי</w:t>
      </w:r>
      <w:r>
        <w:rPr>
          <w:rFonts w:ascii="Fb Fontext" w:hAnsi="Fb Fontext" w:hint="cs"/>
          <w:rtl/>
        </w:rPr>
        <w:t xml:space="preserve"> בחכמה </w:t>
      </w:r>
      <w:r w:rsidRPr="00C35A2C">
        <w:rPr>
          <w:rFonts w:ascii="Fb Fontext" w:hAnsi="Fb Fontext" w:hint="cs"/>
          <w:rtl/>
        </w:rPr>
        <w:t>אינו כמ</w:t>
      </w:r>
      <w:r>
        <w:rPr>
          <w:rFonts w:ascii="Fb Fontext" w:hAnsi="Fb Fontext" w:hint="cs"/>
          <w:rtl/>
        </w:rPr>
        <w:t>ו</w:t>
      </w:r>
      <w:r w:rsidRPr="00C35A2C">
        <w:rPr>
          <w:rFonts w:ascii="Fb Fontext" w:hAnsi="Fb Fontext" w:hint="cs"/>
          <w:rtl/>
        </w:rPr>
        <w:t>הו</w:t>
      </w:r>
      <w:r>
        <w:rPr>
          <w:rFonts w:ascii="Fb Fontext" w:hAnsi="Fb Fontext" w:hint="cs"/>
          <w:rtl/>
        </w:rPr>
        <w:t>,</w:t>
      </w:r>
      <w:r w:rsidRPr="00C35A2C">
        <w:rPr>
          <w:rFonts w:ascii="Fb Fontext" w:hAnsi="Fb Fontext" w:hint="cs"/>
          <w:rtl/>
        </w:rPr>
        <w:t xml:space="preserve"> </w:t>
      </w:r>
      <w:r>
        <w:rPr>
          <w:rFonts w:ascii="Fb Fontext" w:hAnsi="Fb Fontext" w:hint="cs"/>
          <w:rtl/>
        </w:rPr>
        <w:t xml:space="preserve">אבל </w:t>
      </w:r>
      <w:r w:rsidRPr="00C35A2C">
        <w:rPr>
          <w:rFonts w:ascii="Fb Fontext" w:hAnsi="Fb Fontext" w:hint="cs"/>
          <w:rtl/>
        </w:rPr>
        <w:t>ביראת חטא ממלא מקום אביו</w:t>
      </w:r>
      <w:r w:rsidR="00B909D8">
        <w:rPr>
          <w:rFonts w:ascii="Fb Fontext" w:hAnsi="Fb Fontext" w:hint="cs"/>
          <w:rtl/>
        </w:rPr>
        <w:t>,</w:t>
      </w:r>
    </w:p>
    <w:p w14:paraId="661690BF" w14:textId="77777777" w:rsidR="00A9406C" w:rsidRPr="00C35A2C" w:rsidRDefault="00A9406C" w:rsidP="00A9406C">
      <w:pPr>
        <w:jc w:val="center"/>
        <w:rPr>
          <w:rFonts w:ascii="Fb Fontext" w:hAnsi="Fb Fontext"/>
          <w:rtl/>
        </w:rPr>
      </w:pPr>
      <w:r w:rsidRPr="00C35A2C">
        <w:rPr>
          <w:rFonts w:ascii="Fb Fontext" w:hAnsi="Fb Fontext"/>
          <w:sz w:val="32"/>
          <w:rtl/>
        </w:rPr>
        <w:t>• חנינא בר חמא ישב בראש.</w:t>
      </w:r>
    </w:p>
    <w:p w14:paraId="161D7E95" w14:textId="4C3E8542" w:rsidR="00E268F4" w:rsidRDefault="00A9406C" w:rsidP="00A9406C">
      <w:pPr>
        <w:rPr>
          <w:rFonts w:ascii="Fb Fontext" w:hAnsi="Fb Fontext"/>
          <w:rtl/>
        </w:rPr>
      </w:pPr>
      <w:r w:rsidRPr="00F1104C">
        <w:rPr>
          <w:rStyle w:val="affffe"/>
          <w:rtl/>
        </w:rPr>
        <w:t>לא קיבל ר</w:t>
      </w:r>
      <w:r w:rsidRPr="00F1104C">
        <w:rPr>
          <w:rStyle w:val="affffe"/>
          <w:rFonts w:hint="cs"/>
          <w:rtl/>
        </w:rPr>
        <w:t>חב</w:t>
      </w:r>
      <w:r w:rsidRPr="00F1104C">
        <w:rPr>
          <w:rStyle w:val="affffe"/>
          <w:rtl/>
        </w:rPr>
        <w:t>"</w:t>
      </w:r>
      <w:r w:rsidRPr="00F1104C">
        <w:rPr>
          <w:rStyle w:val="affffe"/>
          <w:rFonts w:hint="cs"/>
          <w:rtl/>
        </w:rPr>
        <w:t>ח</w:t>
      </w:r>
      <w:r>
        <w:rPr>
          <w:rStyle w:val="affffe"/>
          <w:rFonts w:hint="cs"/>
          <w:rtl/>
        </w:rPr>
        <w:t xml:space="preserve">, </w:t>
      </w:r>
      <w:r w:rsidRPr="00F1104C">
        <w:rPr>
          <w:rStyle w:val="affffe"/>
          <w:rtl/>
        </w:rPr>
        <w:t xml:space="preserve">שר' אפס </w:t>
      </w:r>
      <w:r w:rsidRPr="00C35A2C">
        <w:rPr>
          <w:rFonts w:ascii="Fb Fontext" w:hAnsi="Fb Fontext"/>
          <w:rtl/>
        </w:rPr>
        <w:t>גדול ממנו שתי שנים ומחצה</w:t>
      </w:r>
      <w:r w:rsidRPr="00C35A2C">
        <w:rPr>
          <w:rFonts w:ascii="Fb Fontext" w:hAnsi="Fb Fontext" w:hint="cs"/>
          <w:rtl/>
        </w:rPr>
        <w:t xml:space="preserve"> ומשום כך ישב בראש</w:t>
      </w:r>
      <w:r>
        <w:rPr>
          <w:rFonts w:ascii="Fb Fontext" w:hAnsi="Fb Fontext" w:hint="cs"/>
          <w:rtl/>
        </w:rPr>
        <w:t>,</w:t>
      </w:r>
      <w:r>
        <w:rPr>
          <w:rFonts w:ascii="Fb Fontext" w:hAnsi="Fb Fontext" w:hint="cs"/>
          <w:rtl/>
        </w:rPr>
        <w:t xml:space="preserve"> </w:t>
      </w:r>
      <w:r>
        <w:rPr>
          <w:rStyle w:val="affffe"/>
          <w:rFonts w:ascii="Fb Fontext" w:hAnsi="Fb Fontext" w:hint="cs"/>
          <w:rtl/>
          <w:rPrChange w:id="9322" w:author="מנוע אמוראים" w:date="2026-10-05T16:41:40Z">
            <w:rPr>
              <w:rFonts w:ascii="Fb Fontext" w:hAnsi="Fb Fontext" w:hint="cs"/>
              <w:rtl/>
            </w:rPr>
          </w:rPrChange>
        </w:rPr>
        <w:t xml:space="preserve">ור</w:t>
      </w:r>
      <w:r>
        <w:rPr>
          <w:rStyle w:val="affffe"/>
          <w:rFonts w:ascii="Fb Fontext" w:hAnsi="Fb Fontext"/>
          <w:rtl/>
          <w:rPrChange w:id="9323" w:author="מנוע אמוראים" w:date="2026-10-05T16:41:40Z">
            <w:rPr>
              <w:rFonts w:ascii="Fb Fontext" w:hAnsi="Fb Fontext"/>
              <w:rtl/>
            </w:rPr>
          </w:rPrChange>
        </w:rPr>
        <w:t xml:space="preserve">"</w:t>
      </w:r>
      <w:r>
        <w:rPr>
          <w:rStyle w:val="affffe"/>
          <w:rFonts w:ascii="Fb Fontext" w:hAnsi="Fb Fontext" w:hint="cs"/>
          <w:rtl/>
          <w:rPrChange w:id="9324" w:author="מנוע אמוראים" w:date="2026-10-05T16:41:40Z">
            <w:rPr>
              <w:rFonts w:ascii="Fb Fontext" w:hAnsi="Fb Fontext" w:hint="cs"/>
              <w:rtl/>
            </w:rPr>
          </w:rPrChange>
        </w:rPr>
        <w:t xml:space="preserve">ח</w:t>
      </w:r>
      <w:r>
        <w:rPr>
          <w:rFonts w:ascii="Fb Fontext" w:hAnsi="Fb Fontext" w:hint="cs"/>
          <w:rtl/>
        </w:rPr>
        <w:t xml:space="preserve"> ישב בחוץ שלא היה נכפף אליו</w:t>
      </w:r>
      <w:r>
        <w:rPr>
          <w:rFonts w:ascii="Fb Fontext" w:hAnsi="Fb Fontext" w:hint="cs"/>
          <w:rtl/>
        </w:rPr>
        <w:t>,</w:t>
      </w:r>
      <w:r>
        <w:rPr>
          <w:rFonts w:ascii="Fb Fontext" w:hAnsi="Fb Fontext" w:hint="cs"/>
          <w:rtl/>
        </w:rPr>
        <w:t xml:space="preserve"> אבל לוי משום כבוד </w:t>
      </w:r>
      <w:r>
        <w:rPr>
          <w:rStyle w:val="affffe"/>
          <w:rFonts w:ascii="Fb Fontext" w:hAnsi="Fb Fontext" w:hint="cs"/>
          <w:rtl/>
          <w:rPrChange w:id="9325" w:author="מנוע אמוראים" w:date="2026-10-05T16:41:40Z">
            <w:rPr>
              <w:rFonts w:ascii="Fb Fontext" w:hAnsi="Fb Fontext" w:hint="cs"/>
              <w:rtl/>
            </w:rPr>
          </w:rPrChange>
        </w:rPr>
        <w:t xml:space="preserve">ר</w:t>
      </w:r>
      <w:r>
        <w:rPr>
          <w:rStyle w:val="affffe"/>
          <w:rFonts w:ascii="Fb Fontext" w:hAnsi="Fb Fontext"/>
          <w:rtl/>
          <w:rPrChange w:id="9326" w:author="מנוע אמוראים" w:date="2026-10-05T16:41:40Z">
            <w:rPr>
              <w:rFonts w:ascii="Fb Fontext" w:hAnsi="Fb Fontext"/>
              <w:rtl/>
            </w:rPr>
          </w:rPrChange>
        </w:rPr>
        <w:t xml:space="preserve">"</w:t>
      </w:r>
      <w:r>
        <w:rPr>
          <w:rStyle w:val="affffe"/>
          <w:rFonts w:ascii="Fb Fontext" w:hAnsi="Fb Fontext" w:hint="cs"/>
          <w:rtl/>
          <w:rPrChange w:id="9327" w:author="מנוע אמוראים" w:date="2026-10-05T16:41:40Z">
            <w:rPr>
              <w:rFonts w:ascii="Fb Fontext" w:hAnsi="Fb Fontext" w:hint="cs"/>
              <w:rtl/>
            </w:rPr>
          </w:rPrChange>
        </w:rPr>
        <w:t xml:space="preserve">ח</w:t>
      </w:r>
      <w:r>
        <w:rPr>
          <w:rFonts w:ascii="Fb Fontext" w:hAnsi="Fb Fontext" w:hint="cs"/>
          <w:rtl/>
        </w:rPr>
        <w:t xml:space="preserve"> ישב אצל </w:t>
      </w:r>
      <w:r>
        <w:rPr>
          <w:rStyle w:val="affffe"/>
          <w:rFonts w:ascii="Fb Fontext" w:hAnsi="Fb Fontext" w:hint="cs"/>
          <w:rtl/>
          <w:rPrChange w:id="9328" w:author="מנוע אמוראים" w:date="2026-10-05T16:41:40Z">
            <w:rPr>
              <w:rFonts w:ascii="Fb Fontext" w:hAnsi="Fb Fontext" w:hint="cs"/>
              <w:rtl/>
            </w:rPr>
          </w:rPrChange>
        </w:rPr>
        <w:t xml:space="preserve">רב</w:t>
      </w:r>
      <w:r>
        <w:rPr>
          <w:rStyle w:val="affffe"/>
          <w:rFonts w:ascii="Fb Fontext" w:hAnsi="Fb Fontext"/>
          <w:rtl/>
          <w:rPrChange w:id="9329" w:author="מנוע אמוראים" w:date="2026-10-05T16:41:40Z">
            <w:rPr>
              <w:rFonts w:ascii="Fb Fontext" w:hAnsi="Fb Fontext"/>
              <w:rtl/>
            </w:rPr>
          </w:rPrChange>
        </w:rPr>
        <w:t xml:space="preserve">"</w:t>
      </w:r>
      <w:r>
        <w:rPr>
          <w:rStyle w:val="affffe"/>
          <w:rFonts w:ascii="Fb Fontext" w:hAnsi="Fb Fontext" w:hint="cs"/>
          <w:rtl/>
          <w:rPrChange w:id="9330" w:author="מנוע אמוראים" w:date="2026-10-05T16:41:40Z">
            <w:rPr>
              <w:rFonts w:ascii="Fb Fontext" w:hAnsi="Fb Fontext" w:hint="cs"/>
              <w:rtl/>
            </w:rPr>
          </w:rPrChange>
        </w:rPr>
        <w:t xml:space="preserve">ח</w:t>
      </w:r>
      <w:r>
        <w:rPr>
          <w:rFonts w:ascii="Fb Fontext" w:hAnsi="Fb Fontext" w:hint="cs"/>
          <w:rtl/>
        </w:rPr>
        <w:t xml:space="preserve"> בחוץ</w:t>
      </w:r>
      <w:r w:rsidR="00E268F4">
        <w:rPr>
          <w:rFonts w:ascii="Fb Fontext" w:hAnsi="Fb Fontext" w:hint="cs"/>
          <w:rtl/>
        </w:rPr>
        <w:t>,</w:t>
      </w:r>
    </w:p>
    <w:p w14:paraId="669E48A1" w14:textId="3BADD051" w:rsidR="00A9406C" w:rsidRPr="00C35A2C" w:rsidRDefault="00A9406C" w:rsidP="00A9406C">
      <w:pPr>
        <w:rPr>
          <w:rFonts w:ascii="Fb Fontext" w:hAnsi="Fb Fontext"/>
          <w:rtl/>
        </w:rPr>
      </w:pPr>
      <w:r w:rsidRPr="00F1104C">
        <w:rPr>
          <w:rStyle w:val="affffe"/>
          <w:rFonts w:hint="cs"/>
          <w:rtl/>
        </w:rPr>
        <w:t>וכשמת רבי אפס נתמנה ר</w:t>
      </w:r>
      <w:r w:rsidRPr="00F1104C">
        <w:rPr>
          <w:rStyle w:val="affffe"/>
          <w:rtl/>
        </w:rPr>
        <w:t>"</w:t>
      </w:r>
      <w:r w:rsidRPr="00F1104C">
        <w:rPr>
          <w:rStyle w:val="affffe"/>
          <w:rFonts w:hint="cs"/>
          <w:rtl/>
        </w:rPr>
        <w:t>ח</w:t>
      </w:r>
      <w:r w:rsidRPr="00C35A2C">
        <w:rPr>
          <w:rFonts w:ascii="Fb Fontext" w:hAnsi="Fb Fontext" w:hint="cs"/>
          <w:rtl/>
        </w:rPr>
        <w:t xml:space="preserve"> ולא היה </w:t>
      </w:r>
      <w:r w:rsidRPr="00F1104C">
        <w:rPr>
          <w:rStyle w:val="affffe"/>
          <w:rFonts w:hint="cs"/>
          <w:rtl/>
        </w:rPr>
        <w:t xml:space="preserve">ללוי </w:t>
      </w:r>
      <w:r>
        <w:rPr>
          <w:rFonts w:ascii="Fb Fontext" w:hAnsi="Fb Fontext" w:hint="cs"/>
          <w:rtl/>
        </w:rPr>
        <w:t>אצל מי לישב,</w:t>
      </w:r>
      <w:r w:rsidRPr="00C35A2C">
        <w:rPr>
          <w:rFonts w:ascii="Fb Fontext" w:hAnsi="Fb Fontext" w:hint="cs"/>
          <w:rtl/>
        </w:rPr>
        <w:t xml:space="preserve"> </w:t>
      </w:r>
      <w:r>
        <w:rPr>
          <w:rFonts w:ascii="Fb Fontext" w:hAnsi="Fb Fontext" w:hint="cs"/>
          <w:rtl/>
        </w:rPr>
        <w:t>בא</w:t>
      </w:r>
      <w:r w:rsidRPr="00C35A2C">
        <w:rPr>
          <w:rFonts w:ascii="Fb Fontext" w:hAnsi="Fb Fontext" w:hint="cs"/>
          <w:rtl/>
        </w:rPr>
        <w:t xml:space="preserve"> לבבל</w:t>
      </w:r>
      <w:r>
        <w:rPr>
          <w:rFonts w:ascii="Fb Fontext" w:hAnsi="Fb Fontext" w:hint="cs"/>
          <w:rtl/>
        </w:rPr>
        <w:t>,</w:t>
      </w:r>
      <w:r w:rsidRPr="00C35A2C">
        <w:rPr>
          <w:rFonts w:ascii="Fb Fontext" w:hAnsi="Fb Fontext" w:hint="cs"/>
          <w:rtl/>
        </w:rPr>
        <w:t xml:space="preserve"> </w:t>
      </w:r>
      <w:r>
        <w:rPr>
          <w:rStyle w:val="afffff0"/>
          <w:rFonts w:hint="cs"/>
          <w:rtl/>
        </w:rPr>
        <w:t xml:space="preserve">[</w:t>
      </w:r>
      <w:r>
        <w:rPr>
          <w:rStyle w:val="affffe"/>
          <w:rFonts w:hint="cs"/>
          <w:rtl/>
          <w:rPrChange w:id="9331" w:author="מנוע אמוראים" w:date="2026-10-05T16:41:40Z">
            <w:rPr>
              <w:rStyle w:val="afffff0"/>
              <w:rFonts w:hint="cs"/>
              <w:rtl/>
            </w:rPr>
          </w:rPrChange>
        </w:rPr>
        <w:t xml:space="preserve">שר</w:t>
      </w:r>
      <w:r>
        <w:rPr>
          <w:rStyle w:val="affffe"/>
          <w:rtl/>
          <w:rPrChange w:id="9332" w:author="מנוע אמוראים" w:date="2026-10-05T16:41:40Z">
            <w:rPr>
              <w:rStyle w:val="afffff0"/>
              <w:rtl/>
            </w:rPr>
          </w:rPrChange>
        </w:rPr>
        <w:t xml:space="preserve">"</w:t>
      </w:r>
      <w:r>
        <w:rPr>
          <w:rStyle w:val="affffe"/>
          <w:rFonts w:hint="cs"/>
          <w:rtl/>
          <w:rPrChange w:id="9333" w:author="מנוע אמוראים" w:date="2026-10-05T16:41:40Z">
            <w:rPr>
              <w:rStyle w:val="afffff0"/>
              <w:rFonts w:hint="cs"/>
              <w:rtl/>
            </w:rPr>
          </w:rPrChange>
        </w:rPr>
        <w:t xml:space="preserve">ח</w:t>
      </w:r>
      <w:r>
        <w:rPr>
          <w:rStyle w:val="afffff0"/>
          <w:rFonts w:hint="cs"/>
          <w:rtl/>
        </w:rPr>
        <w:t xml:space="preserve"> לא היה גדול ממנו בחכמה ובשנים]</w:t>
      </w:r>
    </w:p>
    <w:p w14:paraId="502698B2" w14:textId="13E0CCCC" w:rsidR="00E268F4" w:rsidRDefault="00A9406C" w:rsidP="00A9406C">
      <w:pPr>
        <w:rPr>
          <w:rFonts w:ascii="Fb Fontext" w:hAnsi="Fb Fontext"/>
          <w:rtl/>
        </w:rPr>
      </w:pPr>
      <w:r w:rsidRPr="00F1104C">
        <w:rPr>
          <w:rStyle w:val="affffe"/>
          <w:rFonts w:hint="cs"/>
          <w:rtl/>
        </w:rPr>
        <w:t>וזהו שאמרו לרב:</w:t>
      </w:r>
      <w:r w:rsidRPr="00C35A2C">
        <w:rPr>
          <w:rFonts w:ascii="Fb Fontext" w:hAnsi="Fb Fontext" w:hint="cs"/>
          <w:rtl/>
        </w:rPr>
        <w:t xml:space="preserve"> </w:t>
      </w:r>
      <w:r>
        <w:rPr>
          <w:rFonts w:ascii="Fb Fontext" w:hAnsi="Fb Fontext" w:hint="cs"/>
          <w:rtl/>
        </w:rPr>
        <w:t>אדם גדול נזדמן</w:t>
      </w:r>
      <w:r w:rsidRPr="00C35A2C">
        <w:rPr>
          <w:rFonts w:ascii="Fb Fontext" w:hAnsi="Fb Fontext"/>
          <w:rtl/>
        </w:rPr>
        <w:t xml:space="preserve"> לנהרדעא ומטלע</w:t>
      </w:r>
      <w:r w:rsidR="00E268F4">
        <w:rPr>
          <w:rFonts w:ascii="Fb Fontext" w:hAnsi="Fb Fontext"/>
          <w:rtl/>
        </w:rPr>
        <w:t>,</w:t>
      </w:r>
    </w:p>
    <w:p w14:paraId="1D545CAF" w14:textId="048DD4BA" w:rsidR="00A9406C" w:rsidRPr="00C35A2C" w:rsidRDefault="00A9406C" w:rsidP="00A9406C">
      <w:pPr>
        <w:rPr>
          <w:rFonts w:ascii="Fb Fontext" w:hAnsi="Fb Fontext"/>
          <w:rtl/>
        </w:rPr>
      </w:pPr>
      <w:r w:rsidRPr="00F1104C">
        <w:rPr>
          <w:rStyle w:val="affffe"/>
          <w:rtl/>
        </w:rPr>
        <w:t>ודרש</w:t>
      </w:r>
      <w:r w:rsidRPr="00C35A2C">
        <w:rPr>
          <w:rFonts w:ascii="Fb Fontext" w:hAnsi="Fb Fontext"/>
          <w:rtl/>
        </w:rPr>
        <w:t xml:space="preserve"> כלילא שרי</w:t>
      </w:r>
      <w:r w:rsidRPr="00C35A2C">
        <w:rPr>
          <w:rFonts w:ascii="Fb Fontext" w:hAnsi="Fb Fontext" w:hint="cs"/>
          <w:rtl/>
        </w:rPr>
        <w:t xml:space="preserve"> דאין דרך נשים חשובות להסירה</w:t>
      </w:r>
      <w:r w:rsidR="00D956C8">
        <w:rPr>
          <w:rFonts w:ascii="Fb Fontext" w:hAnsi="Fb Fontext" w:hint="cs"/>
          <w:rtl/>
        </w:rPr>
        <w:t>,</w:t>
      </w:r>
    </w:p>
    <w:p w14:paraId="3757620B" w14:textId="00964A7D" w:rsidR="00A9406C" w:rsidRDefault="00A9406C" w:rsidP="00D956C8">
      <w:pPr>
        <w:rPr>
          <w:rFonts w:ascii="Fb Fontext" w:hAnsi="Fb Fontext"/>
          <w:rtl/>
        </w:rPr>
      </w:pPr>
      <w:r>
        <w:rPr>
          <w:rStyle w:val="affffe"/>
          <w:rFonts w:hint="cs"/>
          <w:rtl/>
        </w:rPr>
        <w:t xml:space="preserve">רב</w:t>
      </w:r>
      <w:del w:id="41029" w:author="Claude" w:date="2026-10-07T09:24:54Z">
        <w:r>
          <w:rPr>
            <w:rStyle w:val="affffe"/>
            <w:rFonts w:hint="cs"/>
            <w:rtl/>
          </w:rPr>
          <w:delText xml:space="preserve"> </w:delText>
        </w:r>
      </w:del>
      <w:r w:rsidRPr="00F1104C">
        <w:rPr>
          <w:rStyle w:val="affffe"/>
          <w:rtl/>
        </w:rPr>
        <w:t>:</w:t>
      </w:r>
      <w:r w:rsidRPr="00C35A2C">
        <w:rPr>
          <w:rFonts w:ascii="Fb Fontext" w:hAnsi="Fb Fontext"/>
          <w:rtl/>
        </w:rPr>
        <w:t xml:space="preserve"> </w:t>
      </w:r>
      <w:r w:rsidRPr="00CA108A">
        <w:rPr>
          <w:rFonts w:ascii="Fb Fontext" w:hAnsi="Fb Fontext" w:cs="PFT_Frank"/>
          <w:b/>
          <w:bCs/>
          <w:szCs w:val="14"/>
          <w:rtl/>
        </w:rPr>
        <w:t>ש"</w:t>
      </w:r>
      <w:r w:rsidRPr="00CA108A">
        <w:rPr>
          <w:rFonts w:ascii="Fb Fontext" w:hAnsi="Fb Fontext" w:cs="PFT_Frank" w:hint="cs"/>
          <w:b/>
          <w:bCs/>
          <w:szCs w:val="14"/>
          <w:rtl/>
        </w:rPr>
        <w:t>מ</w:t>
      </w:r>
      <w:r w:rsidRPr="00C35A2C">
        <w:rPr>
          <w:rFonts w:ascii="Fb Fontext" w:hAnsi="Fb Fontext" w:hint="cs"/>
          <w:rtl/>
        </w:rPr>
        <w:t xml:space="preserve"> נפטר רבי אפס</w:t>
      </w:r>
      <w:r w:rsidR="00D956C8">
        <w:rPr>
          <w:rFonts w:ascii="Fb Fontext" w:hAnsi="Fb Fontext" w:hint="cs"/>
          <w:rtl/>
        </w:rPr>
        <w:t>,</w:t>
      </w:r>
      <w:r>
        <w:rPr>
          <w:rFonts w:ascii="Fb Fontext" w:hAnsi="Fb Fontext" w:hint="cs"/>
          <w:rtl/>
        </w:rPr>
        <w:t xml:space="preserve"> וישב </w:t>
      </w:r>
      <w:r>
        <w:rPr>
          <w:rStyle w:val="affffe"/>
          <w:rFonts w:ascii="Fb Fontext" w:hAnsi="Fb Fontext" w:hint="cs"/>
          <w:rtl/>
          <w:rPrChange w:id="9334" w:author="מנוע אמוראים" w:date="2026-10-05T16:41:40Z">
            <w:rPr>
              <w:rFonts w:ascii="Fb Fontext" w:hAnsi="Fb Fontext" w:hint="cs"/>
              <w:rtl/>
            </w:rPr>
          </w:rPrChange>
        </w:rPr>
        <w:t xml:space="preserve">ר</w:t>
      </w:r>
      <w:r>
        <w:rPr>
          <w:rStyle w:val="affffe"/>
          <w:rFonts w:ascii="Fb Fontext" w:hAnsi="Fb Fontext"/>
          <w:rtl/>
          <w:rPrChange w:id="9335" w:author="מנוע אמוראים" w:date="2026-10-05T16:41:40Z">
            <w:rPr>
              <w:rFonts w:ascii="Fb Fontext" w:hAnsi="Fb Fontext"/>
              <w:rtl/>
            </w:rPr>
          </w:rPrChange>
        </w:rPr>
        <w:t xml:space="preserve">"</w:t>
      </w:r>
      <w:r>
        <w:rPr>
          <w:rStyle w:val="affffe"/>
          <w:rFonts w:ascii="Fb Fontext" w:hAnsi="Fb Fontext" w:hint="cs"/>
          <w:rtl/>
          <w:rPrChange w:id="9336" w:author="מנוע אמוראים" w:date="2026-10-05T16:41:40Z">
            <w:rPr>
              <w:rFonts w:ascii="Fb Fontext" w:hAnsi="Fb Fontext" w:hint="cs"/>
              <w:rtl/>
            </w:rPr>
          </w:rPrChange>
        </w:rPr>
        <w:t xml:space="preserve">ח</w:t>
      </w:r>
      <w:r>
        <w:rPr>
          <w:rFonts w:ascii="Fb Fontext" w:hAnsi="Fb Fontext" w:hint="cs"/>
          <w:rtl/>
        </w:rPr>
        <w:t xml:space="preserve"> ברישא ולא היה ללוי אצל מי לשבת והגיע</w:t>
      </w:r>
      <w:r w:rsidR="00D956C8">
        <w:rPr>
          <w:rFonts w:ascii="Fb Fontext" w:hAnsi="Fb Fontext" w:hint="cs"/>
          <w:rtl/>
        </w:rPr>
        <w:t xml:space="preserve">, </w:t>
      </w:r>
      <w:r>
        <w:rPr>
          <w:rFonts w:ascii="Fb Fontext" w:hAnsi="Fb Fontext" w:hint="cs"/>
          <w:rtl/>
        </w:rPr>
        <w:t xml:space="preserve">וידע שלא </w:t>
      </w:r>
      <w:r>
        <w:rPr>
          <w:rStyle w:val="affffe"/>
          <w:rFonts w:ascii="Fb Fontext" w:hAnsi="Fb Fontext" w:hint="cs"/>
          <w:rtl/>
          <w:rPrChange w:id="9337" w:author="מנוע אמוראים" w:date="2026-10-05T16:41:40Z">
            <w:rPr>
              <w:rFonts w:ascii="Fb Fontext" w:hAnsi="Fb Fontext" w:hint="cs"/>
              <w:rtl/>
            </w:rPr>
          </w:rPrChange>
        </w:rPr>
        <w:t xml:space="preserve">ר</w:t>
      </w:r>
      <w:r>
        <w:rPr>
          <w:rStyle w:val="affffe"/>
          <w:rFonts w:ascii="Fb Fontext" w:hAnsi="Fb Fontext"/>
          <w:rtl/>
          <w:rPrChange w:id="9338" w:author="מנוע אמוראים" w:date="2026-10-05T16:41:40Z">
            <w:rPr>
              <w:rFonts w:ascii="Fb Fontext" w:hAnsi="Fb Fontext"/>
              <w:rtl/>
            </w:rPr>
          </w:rPrChange>
        </w:rPr>
        <w:t xml:space="preserve">"</w:t>
      </w:r>
      <w:r>
        <w:rPr>
          <w:rStyle w:val="affffe"/>
          <w:rFonts w:ascii="Fb Fontext" w:hAnsi="Fb Fontext" w:hint="cs"/>
          <w:rtl/>
          <w:rPrChange w:id="9339" w:author="מנוע אמוראים" w:date="2026-10-05T16:41:40Z">
            <w:rPr>
              <w:rFonts w:ascii="Fb Fontext" w:hAnsi="Fb Fontext" w:hint="cs"/>
              <w:rtl/>
            </w:rPr>
          </w:rPrChange>
        </w:rPr>
        <w:t xml:space="preserve">ח</w:t>
      </w:r>
      <w:r>
        <w:rPr>
          <w:rFonts w:ascii="Fb Fontext" w:hAnsi="Fb Fontext" w:hint="cs"/>
          <w:rtl/>
        </w:rPr>
        <w:t xml:space="preserve"> נפטר</w:t>
      </w:r>
      <w:r w:rsidRPr="00F1104C">
        <w:rPr>
          <w:rStyle w:val="affffe"/>
          <w:rFonts w:hint="cs"/>
          <w:rtl/>
        </w:rPr>
        <w:t xml:space="preserve"> א.</w:t>
      </w:r>
      <w:r w:rsidRPr="00C35A2C">
        <w:rPr>
          <w:rFonts w:ascii="Fb Fontext" w:hAnsi="Fb Fontext" w:hint="cs"/>
          <w:rtl/>
        </w:rPr>
        <w:t xml:space="preserve"> דלוי כייף לר' אפס</w:t>
      </w:r>
    </w:p>
    <w:p w14:paraId="29A61AE4" w14:textId="2E3DD1C2" w:rsidR="00E268F4" w:rsidRDefault="00A9406C" w:rsidP="00D956C8">
      <w:pPr>
        <w:rPr>
          <w:rFonts w:ascii="Fb Fontext" w:hAnsi="Fb Fontext"/>
          <w:spacing w:val="-2"/>
          <w:rtl/>
        </w:rPr>
      </w:pPr>
      <w:r w:rsidRPr="00F1104C">
        <w:rPr>
          <w:rStyle w:val="affffe"/>
          <w:rFonts w:hint="cs"/>
          <w:rtl/>
        </w:rPr>
        <w:t xml:space="preserve">ב. כיוון </w:t>
      </w:r>
      <w:r>
        <w:rPr>
          <w:rStyle w:val="affffe"/>
          <w:rFonts w:hint="cs"/>
          <w:rtl/>
        </w:rPr>
        <w:t xml:space="preserve">שרבי </w:t>
      </w:r>
      <w:r w:rsidRPr="00F1104C">
        <w:rPr>
          <w:rStyle w:val="affffe"/>
          <w:rFonts w:hint="cs"/>
          <w:rtl/>
        </w:rPr>
        <w:t>אמר</w:t>
      </w:r>
      <w:r>
        <w:rPr>
          <w:rStyle w:val="affffe"/>
          <w:rFonts w:hint="cs"/>
          <w:rtl/>
        </w:rPr>
        <w:t>:</w:t>
      </w:r>
      <w:r w:rsidRPr="00F1104C">
        <w:rPr>
          <w:rStyle w:val="affffe"/>
          <w:rFonts w:hint="cs"/>
          <w:rtl/>
        </w:rPr>
        <w:t xml:space="preserve"> </w:t>
      </w:r>
      <w:r>
        <w:rPr>
          <w:rStyle w:val="affffe"/>
          <w:rFonts w:hint="cs"/>
          <w:rtl/>
        </w:rPr>
        <w:t>ש</w:t>
      </w:r>
      <w:r w:rsidRPr="00F1104C">
        <w:rPr>
          <w:rStyle w:val="affffe"/>
          <w:rFonts w:hint="cs"/>
          <w:rtl/>
        </w:rPr>
        <w:t>רב</w:t>
      </w:r>
      <w:r w:rsidRPr="00F1104C">
        <w:rPr>
          <w:rStyle w:val="affffe"/>
          <w:rtl/>
        </w:rPr>
        <w:t>"</w:t>
      </w:r>
      <w:r w:rsidRPr="00F1104C">
        <w:rPr>
          <w:rStyle w:val="affffe"/>
          <w:rFonts w:hint="cs"/>
          <w:rtl/>
        </w:rPr>
        <w:t xml:space="preserve">ח </w:t>
      </w:r>
      <w:r w:rsidRPr="00F71179">
        <w:rPr>
          <w:rFonts w:ascii="Fb Fontext" w:hAnsi="Fb Fontext"/>
          <w:spacing w:val="-2"/>
          <w:rtl/>
        </w:rPr>
        <w:t xml:space="preserve">ישב בראש, </w:t>
      </w:r>
      <w:r w:rsidRPr="00F71179">
        <w:rPr>
          <w:rFonts w:ascii="Fb Fontext" w:hAnsi="Fb Fontext" w:hint="cs"/>
          <w:spacing w:val="-2"/>
          <w:rtl/>
        </w:rPr>
        <w:t xml:space="preserve">בהכרח שכך יהיה </w:t>
      </w:r>
      <w:r>
        <w:rPr>
          <w:rFonts w:ascii="Fb Fontext" w:hAnsi="Fb Fontext" w:hint="cs"/>
          <w:spacing w:val="-2"/>
          <w:rtl/>
        </w:rPr>
        <w:t>ד</w:t>
      </w:r>
      <w:r w:rsidRPr="00F71179">
        <w:rPr>
          <w:rStyle w:val="affffa"/>
          <w:rFonts w:hint="cs"/>
          <w:spacing w:val="-2"/>
          <w:rtl/>
        </w:rPr>
        <w:t>'</w:t>
      </w:r>
      <w:r w:rsidRPr="00F71179">
        <w:rPr>
          <w:rStyle w:val="affffa"/>
          <w:spacing w:val="-2"/>
          <w:rtl/>
        </w:rPr>
        <w:t>ותגזר אומר ויקם לך</w:t>
      </w:r>
      <w:r w:rsidRPr="00F71179">
        <w:rPr>
          <w:rStyle w:val="affffa"/>
          <w:rFonts w:hint="cs"/>
          <w:spacing w:val="-2"/>
          <w:rtl/>
        </w:rPr>
        <w:t>'</w:t>
      </w:r>
      <w:r w:rsidRPr="00F71179">
        <w:rPr>
          <w:rStyle w:val="affffa"/>
          <w:spacing w:val="-2"/>
          <w:rtl/>
        </w:rPr>
        <w:t>.</w:t>
      </w:r>
      <w:r w:rsidR="00D956C8">
        <w:rPr>
          <w:rFonts w:ascii="Fb Fontext" w:hAnsi="Fb Fontext" w:hint="cs"/>
          <w:spacing w:val="-2"/>
          <w:rtl/>
        </w:rPr>
        <w:t xml:space="preserve"> </w:t>
      </w:r>
      <w:r w:rsidRPr="00F1104C">
        <w:rPr>
          <w:rStyle w:val="affffe"/>
          <w:rFonts w:hint="cs"/>
          <w:rtl/>
        </w:rPr>
        <w:t>ור</w:t>
      </w:r>
      <w:r w:rsidRPr="00F1104C">
        <w:rPr>
          <w:rStyle w:val="affffe"/>
          <w:rtl/>
        </w:rPr>
        <w:t>"</w:t>
      </w:r>
      <w:r w:rsidRPr="00F1104C">
        <w:rPr>
          <w:rStyle w:val="affffe"/>
          <w:rFonts w:hint="cs"/>
          <w:rtl/>
        </w:rPr>
        <w:t xml:space="preserve">ח </w:t>
      </w:r>
      <w:r w:rsidRPr="00F71179">
        <w:rPr>
          <w:rFonts w:ascii="Fb Fontext" w:hAnsi="Fb Fontext" w:hint="cs"/>
          <w:spacing w:val="-2"/>
          <w:rtl/>
        </w:rPr>
        <w:t>לא היה שכבר נפטר</w:t>
      </w:r>
      <w:r w:rsidR="00E268F4">
        <w:rPr>
          <w:rFonts w:ascii="Fb Fontext" w:hAnsi="Fb Fontext" w:hint="cs"/>
          <w:spacing w:val="-2"/>
          <w:rtl/>
        </w:rPr>
        <w:t>,</w:t>
      </w:r>
    </w:p>
    <w:p w14:paraId="0C2D4F3F" w14:textId="73BCB62F" w:rsidR="00A9406C" w:rsidRPr="00F71179" w:rsidRDefault="00A9406C" w:rsidP="00A9406C">
      <w:pPr>
        <w:rPr>
          <w:rFonts w:ascii="Fb Fontext" w:hAnsi="Fb Fontext"/>
          <w:spacing w:val="-2"/>
          <w:rtl/>
        </w:rPr>
      </w:pPr>
      <w:r w:rsidRPr="00F1104C">
        <w:rPr>
          <w:rStyle w:val="affffe"/>
          <w:rFonts w:hint="cs"/>
          <w:rtl/>
        </w:rPr>
        <w:t>והך דר</w:t>
      </w:r>
      <w:r w:rsidRPr="00F1104C">
        <w:rPr>
          <w:rStyle w:val="affffe"/>
          <w:rtl/>
        </w:rPr>
        <w:t>"</w:t>
      </w:r>
      <w:r w:rsidRPr="00F1104C">
        <w:rPr>
          <w:rStyle w:val="affffe"/>
          <w:rFonts w:hint="cs"/>
          <w:rtl/>
        </w:rPr>
        <w:t xml:space="preserve">ח </w:t>
      </w:r>
      <w:r w:rsidRPr="00F71179">
        <w:rPr>
          <w:rFonts w:ascii="Fb Fontext" w:hAnsi="Fb Fontext"/>
          <w:spacing w:val="-2"/>
          <w:rtl/>
        </w:rPr>
        <w:t>אני ראיתי קברו של רבי והורדתי עליו דמעות! איפוך.</w:t>
      </w:r>
    </w:p>
    <w:p w14:paraId="4145CDFF" w14:textId="77777777" w:rsidR="00A9406C" w:rsidRPr="00C35A2C" w:rsidRDefault="00A9406C" w:rsidP="00A9406C">
      <w:pPr>
        <w:rPr>
          <w:rFonts w:ascii="Fb Fontext" w:hAnsi="Fb Fontext" w:cs="Guttman Vilna"/>
          <w:b/>
          <w:bCs/>
          <w:rtl/>
        </w:rPr>
      </w:pPr>
      <w:r w:rsidRPr="00F1104C">
        <w:rPr>
          <w:rStyle w:val="affffe"/>
          <w:rFonts w:hint="cs"/>
          <w:rtl/>
        </w:rPr>
        <w:t>והך דאר</w:t>
      </w:r>
      <w:r w:rsidRPr="00F1104C">
        <w:rPr>
          <w:rStyle w:val="affffe"/>
          <w:rtl/>
        </w:rPr>
        <w:t>"</w:t>
      </w:r>
      <w:r w:rsidRPr="00F1104C">
        <w:rPr>
          <w:rStyle w:val="affffe"/>
          <w:rFonts w:hint="cs"/>
          <w:rtl/>
        </w:rPr>
        <w:t>ח</w:t>
      </w:r>
      <w:r w:rsidRPr="00F1104C">
        <w:rPr>
          <w:rStyle w:val="affffe"/>
          <w:rtl/>
        </w:rPr>
        <w:t xml:space="preserve">: </w:t>
      </w:r>
      <w:r w:rsidRPr="00C35A2C">
        <w:rPr>
          <w:rFonts w:ascii="Fb Fontext" w:hAnsi="Fb Fontext"/>
          <w:rtl/>
        </w:rPr>
        <w:t>אותו היום שמת רבי בטלה קדושה! איפוך.</w:t>
      </w:r>
    </w:p>
    <w:p w14:paraId="2DFC8CA0" w14:textId="7D2AF6FC" w:rsidR="00A9406C" w:rsidRPr="00FA56AF" w:rsidRDefault="00A9406C" w:rsidP="00A9406C">
      <w:pPr>
        <w:rPr>
          <w:rFonts w:ascii="Fb Fontext" w:hAnsi="Fb Fontext"/>
          <w:spacing w:val="-2"/>
          <w:sz w:val="32"/>
          <w:rtl/>
        </w:rPr>
      </w:pPr>
      <w:r w:rsidRPr="00FA56AF">
        <w:rPr>
          <w:rFonts w:ascii="Fb Fontext" w:hAnsi="Fb Fontext"/>
          <w:spacing w:val="-2"/>
          <w:sz w:val="32"/>
          <w:rtl/>
        </w:rPr>
        <w:t xml:space="preserve">כשחלה רבי </w:t>
      </w:r>
      <w:r w:rsidRPr="00FA56AF">
        <w:rPr>
          <w:rStyle w:val="affffe"/>
          <w:rtl/>
        </w:rPr>
        <w:t>נכנס ר"</w:t>
      </w:r>
      <w:r w:rsidRPr="00FA56AF">
        <w:rPr>
          <w:rStyle w:val="affffe"/>
          <w:rFonts w:hint="cs"/>
          <w:rtl/>
        </w:rPr>
        <w:t xml:space="preserve">ח </w:t>
      </w:r>
      <w:r w:rsidRPr="00FA56AF">
        <w:rPr>
          <w:rFonts w:ascii="Fb Fontext" w:hAnsi="Fb Fontext"/>
          <w:spacing w:val="-2"/>
          <w:sz w:val="32"/>
          <w:rtl/>
        </w:rPr>
        <w:t>ומצאו בוכה</w:t>
      </w:r>
      <w:r w:rsidRPr="00FA56AF">
        <w:rPr>
          <w:rFonts w:ascii="Fb Fontext" w:hAnsi="Fb Fontext" w:hint="cs"/>
          <w:spacing w:val="-2"/>
          <w:sz w:val="32"/>
          <w:rtl/>
        </w:rPr>
        <w:t xml:space="preserve"> </w:t>
      </w:r>
      <w:r w:rsidRPr="00FA56AF">
        <w:rPr>
          <w:rStyle w:val="affffe"/>
          <w:rFonts w:hint="cs"/>
          <w:rtl/>
        </w:rPr>
        <w:t>א</w:t>
      </w:r>
      <w:r w:rsidRPr="00FA56AF">
        <w:rPr>
          <w:rStyle w:val="affffe"/>
          <w:rtl/>
        </w:rPr>
        <w:t>"</w:t>
      </w:r>
      <w:r w:rsidRPr="00FA56AF">
        <w:rPr>
          <w:rStyle w:val="affffe"/>
          <w:rFonts w:hint="cs"/>
          <w:rtl/>
        </w:rPr>
        <w:t>ל:</w:t>
      </w:r>
      <w:r w:rsidRPr="00FA56AF">
        <w:rPr>
          <w:rStyle w:val="affffe"/>
          <w:rtl/>
        </w:rPr>
        <w:t xml:space="preserve"> </w:t>
      </w:r>
      <w:r w:rsidRPr="00FA56AF">
        <w:rPr>
          <w:rFonts w:ascii="Fb Fontext" w:hAnsi="Fb Fontext"/>
          <w:spacing w:val="-2"/>
          <w:sz w:val="32"/>
          <w:rtl/>
        </w:rPr>
        <w:t>רבי מפני מה אתה בוכה?</w:t>
      </w:r>
    </w:p>
    <w:p w14:paraId="4CAB998F" w14:textId="77777777" w:rsidR="00A9406C" w:rsidRDefault="00A9406C" w:rsidP="00A9406C">
      <w:pPr>
        <w:rPr>
          <w:rFonts w:ascii="Fb Fontext" w:hAnsi="Fb Fontext"/>
          <w:rtl/>
        </w:rPr>
      </w:pPr>
      <w:r w:rsidRPr="00F1104C">
        <w:rPr>
          <w:rStyle w:val="affffe"/>
          <w:rtl/>
        </w:rPr>
        <w:t xml:space="preserve">והתניא: </w:t>
      </w:r>
      <w:r w:rsidRPr="00C35A2C">
        <w:rPr>
          <w:rFonts w:ascii="Fb Fontext" w:hAnsi="Fb Fontext"/>
          <w:rtl/>
        </w:rPr>
        <w:t>מת מתוך השחוק סימן יפה ל</w:t>
      </w:r>
      <w:r w:rsidRPr="00B31843">
        <w:rPr>
          <w:rtl/>
        </w:rPr>
        <w:t>ו, מתוך הבכי סימן רע לו;</w:t>
      </w:r>
    </w:p>
    <w:p w14:paraId="6E2EEF11" w14:textId="77777777" w:rsidR="00A9406C" w:rsidRDefault="00A9406C" w:rsidP="00A9406C">
      <w:pPr>
        <w:ind w:firstLine="57"/>
        <w:rPr>
          <w:rFonts w:ascii="Fb Fontext" w:hAnsi="Fb Fontext"/>
          <w:rtl/>
        </w:rPr>
      </w:pPr>
      <w:r w:rsidRPr="00C35A2C">
        <w:rPr>
          <w:rFonts w:ascii="Fb Fontext" w:hAnsi="Fb Fontext"/>
          <w:rtl/>
        </w:rPr>
        <w:t>פניו למעלה - סימן יפה לו, פניו למטה - סימן רע לו;</w:t>
      </w:r>
    </w:p>
    <w:p w14:paraId="19966380" w14:textId="77777777" w:rsidR="00A9406C" w:rsidRDefault="00A9406C" w:rsidP="00A9406C">
      <w:pPr>
        <w:ind w:firstLine="57"/>
        <w:rPr>
          <w:rFonts w:ascii="Fb Fontext" w:hAnsi="Fb Fontext"/>
          <w:sz w:val="32"/>
          <w:rtl/>
        </w:rPr>
      </w:pPr>
      <w:r w:rsidRPr="00C35A2C">
        <w:rPr>
          <w:rFonts w:ascii="Fb Fontext" w:hAnsi="Fb Fontext"/>
          <w:sz w:val="32"/>
          <w:rtl/>
        </w:rPr>
        <w:t>פניו כלפי העם - סימן יפה לו, כלפי הכותל - סימן רע לו;</w:t>
      </w:r>
    </w:p>
    <w:p w14:paraId="3973F6F3" w14:textId="77777777" w:rsidR="00A9406C" w:rsidRPr="00730169" w:rsidRDefault="00A9406C" w:rsidP="00A9406C">
      <w:pPr>
        <w:ind w:firstLine="0"/>
        <w:rPr>
          <w:rFonts w:ascii="Fb Fontext" w:hAnsi="Fb Fontext"/>
          <w:spacing w:val="-2"/>
          <w:rtl/>
        </w:rPr>
      </w:pPr>
      <w:r w:rsidRPr="00730169">
        <w:rPr>
          <w:rFonts w:ascii="Fb Fontext" w:hAnsi="Fb Fontext"/>
          <w:spacing w:val="-2"/>
          <w:rtl/>
        </w:rPr>
        <w:t>פניו ירוקין - סימן רע לו, פניו צהובין ואדומים - סימן יפה לו;</w:t>
      </w:r>
    </w:p>
    <w:p w14:paraId="30D58CC3" w14:textId="77777777" w:rsidR="00A9406C" w:rsidRDefault="00A9406C" w:rsidP="00A9406C">
      <w:pPr>
        <w:ind w:firstLine="0"/>
        <w:rPr>
          <w:rFonts w:ascii="Fb Fontext" w:hAnsi="Fb Fontext"/>
          <w:rtl/>
        </w:rPr>
      </w:pPr>
      <w:r w:rsidRPr="00C35A2C">
        <w:rPr>
          <w:rFonts w:ascii="Fb Fontext" w:hAnsi="Fb Fontext"/>
          <w:rtl/>
        </w:rPr>
        <w:t>מת בע"ש - סימן יפה לו, במו</w:t>
      </w:r>
      <w:r>
        <w:rPr>
          <w:rFonts w:ascii="Fb Fontext" w:hAnsi="Fb Fontext" w:hint="cs"/>
          <w:rtl/>
        </w:rPr>
        <w:t>צ</w:t>
      </w:r>
      <w:r w:rsidRPr="00C35A2C">
        <w:rPr>
          <w:rFonts w:ascii="Fb Fontext" w:hAnsi="Fb Fontext"/>
          <w:rtl/>
        </w:rPr>
        <w:t>"ש - סימן רע לו;</w:t>
      </w:r>
    </w:p>
    <w:p w14:paraId="0B85EF6F" w14:textId="77777777" w:rsidR="00A9406C" w:rsidRPr="00730169" w:rsidRDefault="00A9406C" w:rsidP="00A9406C">
      <w:pPr>
        <w:ind w:firstLine="0"/>
        <w:rPr>
          <w:rFonts w:ascii="Fb Fontext" w:hAnsi="Fb Fontext"/>
          <w:spacing w:val="-4"/>
          <w:rtl/>
        </w:rPr>
      </w:pPr>
      <w:r w:rsidRPr="00730169">
        <w:rPr>
          <w:rFonts w:ascii="Fb Fontext" w:hAnsi="Fb Fontext"/>
          <w:spacing w:val="-4"/>
          <w:rtl/>
        </w:rPr>
        <w:t>מת בערב יוהכ"פ - סימן רע לו, במוצאי יוהכ"פ - סימן יפה לו;</w:t>
      </w:r>
    </w:p>
    <w:p w14:paraId="2FF0D57C" w14:textId="6A2D80AF" w:rsidR="00E268F4" w:rsidRDefault="00A9406C" w:rsidP="00731374">
      <w:pPr>
        <w:ind w:firstLine="0"/>
        <w:rPr>
          <w:rFonts w:ascii="Fb Fontext" w:hAnsi="Fb Fontext"/>
          <w:rtl/>
        </w:rPr>
      </w:pPr>
      <w:r w:rsidRPr="00C35A2C">
        <w:rPr>
          <w:rFonts w:ascii="Fb Fontext" w:hAnsi="Fb Fontext"/>
          <w:rtl/>
        </w:rPr>
        <w:lastRenderedPageBreak/>
        <w:t>מת מחולי מעיים - סימן יפה לו, מפני שרובם של צדיקים מיתתן בחולי מעיים!</w:t>
      </w:r>
      <w:r w:rsidR="00731374">
        <w:rPr>
          <w:rFonts w:ascii="Fb Fontext" w:hAnsi="Fb Fontext" w:hint="cs"/>
          <w:rtl/>
        </w:rPr>
        <w:t xml:space="preserve"> </w:t>
      </w:r>
      <w:r w:rsidR="00731374">
        <w:rPr>
          <w:rStyle w:val="affffe"/>
          <w:rFonts w:hint="cs"/>
          <w:rtl/>
        </w:rPr>
        <w:t xml:space="preserve">        </w:t>
      </w:r>
      <w:r w:rsidRPr="00F1104C">
        <w:rPr>
          <w:rStyle w:val="affffe"/>
          <w:rtl/>
        </w:rPr>
        <w:t>א"ל:</w:t>
      </w:r>
      <w:r w:rsidRPr="00C35A2C">
        <w:rPr>
          <w:rFonts w:ascii="Fb Fontext" w:hAnsi="Fb Fontext"/>
          <w:rtl/>
        </w:rPr>
        <w:t xml:space="preserve"> אנא אתורה ומצות</w:t>
      </w:r>
      <w:r>
        <w:rPr>
          <w:rFonts w:ascii="Fb Fontext" w:hAnsi="Fb Fontext"/>
          <w:rtl/>
        </w:rPr>
        <w:t xml:space="preserve"> </w:t>
      </w:r>
      <w:r w:rsidRPr="00C35A2C">
        <w:rPr>
          <w:rFonts w:ascii="Fb Fontext" w:hAnsi="Fb Fontext"/>
          <w:rtl/>
        </w:rPr>
        <w:t>בכינא!</w:t>
      </w:r>
    </w:p>
    <w:p w14:paraId="34A7F707" w14:textId="4AB62B09" w:rsidR="00A9406C" w:rsidRDefault="00A9406C" w:rsidP="00A9406C">
      <w:pPr>
        <w:ind w:firstLine="0"/>
        <w:rPr>
          <w:rFonts w:ascii="Fb Fontext" w:hAnsi="Fb Fontext"/>
          <w:rtl/>
        </w:rPr>
      </w:pPr>
      <w:r w:rsidRPr="00F1104C">
        <w:rPr>
          <w:rStyle w:val="affffe"/>
          <w:rFonts w:hint="cs"/>
          <w:rtl/>
        </w:rPr>
        <w:t>אב</w:t>
      </w:r>
      <w:r w:rsidRPr="00F1104C">
        <w:rPr>
          <w:rStyle w:val="affffe"/>
          <w:rtl/>
        </w:rPr>
        <w:t>"</w:t>
      </w:r>
      <w:r w:rsidRPr="00F1104C">
        <w:rPr>
          <w:rStyle w:val="affffe"/>
          <w:rFonts w:hint="cs"/>
          <w:rtl/>
        </w:rPr>
        <w:t>א</w:t>
      </w:r>
      <w:r w:rsidRPr="00F1104C">
        <w:rPr>
          <w:rStyle w:val="affffe"/>
          <w:rtl/>
        </w:rPr>
        <w:t>:</w:t>
      </w:r>
      <w:r w:rsidRPr="00C35A2C">
        <w:rPr>
          <w:rFonts w:ascii="Fb Fontext" w:hAnsi="Fb Fontext"/>
          <w:rtl/>
        </w:rPr>
        <w:t xml:space="preserve"> איפוך</w:t>
      </w:r>
    </w:p>
    <w:p w14:paraId="2ABC9672" w14:textId="77777777" w:rsidR="00A9406C" w:rsidRPr="00C35A2C" w:rsidRDefault="00A9406C" w:rsidP="00A9406C">
      <w:pPr>
        <w:ind w:firstLine="0"/>
        <w:rPr>
          <w:rFonts w:ascii="Fb Fontext" w:hAnsi="Fb Fontext" w:cs="Guttman Vilna"/>
          <w:b/>
          <w:bCs/>
          <w:rtl/>
        </w:rPr>
      </w:pPr>
      <w:r w:rsidRPr="00F1104C">
        <w:rPr>
          <w:rStyle w:val="affffe"/>
          <w:rFonts w:hint="cs"/>
          <w:rtl/>
        </w:rPr>
        <w:t>ואב</w:t>
      </w:r>
      <w:r w:rsidRPr="00F1104C">
        <w:rPr>
          <w:rStyle w:val="affffe"/>
          <w:rtl/>
        </w:rPr>
        <w:t>"</w:t>
      </w:r>
      <w:r w:rsidRPr="00F1104C">
        <w:rPr>
          <w:rStyle w:val="affffe"/>
          <w:rFonts w:hint="cs"/>
          <w:rtl/>
        </w:rPr>
        <w:t>א</w:t>
      </w:r>
      <w:r w:rsidRPr="00F1104C">
        <w:rPr>
          <w:rStyle w:val="affffe"/>
          <w:rtl/>
        </w:rPr>
        <w:t xml:space="preserve">: </w:t>
      </w:r>
      <w:r w:rsidRPr="00C35A2C">
        <w:rPr>
          <w:rFonts w:ascii="Fb Fontext" w:hAnsi="Fb Fontext"/>
          <w:rtl/>
        </w:rPr>
        <w:t xml:space="preserve">לא תיפוך, </w:t>
      </w:r>
      <w:r w:rsidRPr="00F1104C">
        <w:rPr>
          <w:rStyle w:val="affffe"/>
          <w:rFonts w:hint="cs"/>
          <w:rtl/>
        </w:rPr>
        <w:t>ור</w:t>
      </w:r>
      <w:r w:rsidRPr="00F1104C">
        <w:rPr>
          <w:rStyle w:val="affffe"/>
          <w:rtl/>
        </w:rPr>
        <w:t>"</w:t>
      </w:r>
      <w:r w:rsidRPr="00F1104C">
        <w:rPr>
          <w:rStyle w:val="affffe"/>
          <w:rFonts w:hint="cs"/>
          <w:rtl/>
        </w:rPr>
        <w:t xml:space="preserve">ח </w:t>
      </w:r>
      <w:r w:rsidRPr="00C35A2C">
        <w:rPr>
          <w:rFonts w:ascii="Fb Fontext" w:hAnsi="Fb Fontext" w:hint="cs"/>
          <w:rtl/>
        </w:rPr>
        <w:t>עס</w:t>
      </w:r>
      <w:r>
        <w:rPr>
          <w:rFonts w:ascii="Fb Fontext" w:hAnsi="Fb Fontext" w:hint="cs"/>
          <w:rtl/>
        </w:rPr>
        <w:t>וק במצות הי</w:t>
      </w:r>
      <w:r w:rsidRPr="00C35A2C">
        <w:rPr>
          <w:rFonts w:ascii="Fb Fontext" w:hAnsi="Fb Fontext" w:hint="cs"/>
          <w:rtl/>
        </w:rPr>
        <w:t xml:space="preserve">ה </w:t>
      </w:r>
      <w:r w:rsidRPr="00F1104C">
        <w:rPr>
          <w:rStyle w:val="affffe"/>
          <w:rFonts w:hint="cs"/>
          <w:rtl/>
        </w:rPr>
        <w:t>ורבי סבר</w:t>
      </w:r>
      <w:r w:rsidRPr="00C35A2C">
        <w:rPr>
          <w:rFonts w:ascii="Fb Fontext" w:hAnsi="Fb Fontext" w:hint="cs"/>
          <w:rtl/>
        </w:rPr>
        <w:t xml:space="preserve"> לא</w:t>
      </w:r>
      <w:r w:rsidRPr="00C35A2C">
        <w:rPr>
          <w:rFonts w:ascii="Fb Fontext" w:hAnsi="Fb Fontext"/>
          <w:rtl/>
        </w:rPr>
        <w:t xml:space="preserve"> אפגריה.</w:t>
      </w:r>
    </w:p>
    <w:p w14:paraId="1FE45128" w14:textId="22390CA9" w:rsidR="00A9406C" w:rsidRPr="008C28D0" w:rsidRDefault="00A9406C" w:rsidP="00F1680A">
      <w:pPr>
        <w:pStyle w:val="affffb"/>
        <w:rPr>
          <w:spacing w:val="0"/>
          <w:rtl/>
        </w:rPr>
      </w:pPr>
      <w:bookmarkStart w:id="786" w:name="_Toc119353578"/>
      <w:r w:rsidRPr="008C28D0">
        <w:rPr>
          <w:rFonts w:hint="cs"/>
          <w:spacing w:val="0"/>
          <w:rtl/>
        </w:rPr>
        <w:t>כשהתווכחו רח</w:t>
      </w:r>
      <w:r w:rsidRPr="008C28D0">
        <w:rPr>
          <w:spacing w:val="0"/>
          <w:rtl/>
        </w:rPr>
        <w:t>"</w:t>
      </w:r>
      <w:r w:rsidRPr="008C28D0">
        <w:rPr>
          <w:rFonts w:hint="cs"/>
          <w:spacing w:val="0"/>
          <w:rtl/>
        </w:rPr>
        <w:t>נ ור'ח,</w:t>
      </w:r>
      <w:bookmarkEnd w:id="786"/>
    </w:p>
    <w:p w14:paraId="150A38C9" w14:textId="77777777" w:rsidR="00A9406C" w:rsidRDefault="00A9406C" w:rsidP="00A9406C">
      <w:pPr>
        <w:rPr>
          <w:rFonts w:ascii="Fb Fontext" w:hAnsi="Fb Fontext"/>
          <w:rtl/>
        </w:rPr>
      </w:pPr>
      <w:r w:rsidRPr="00F1104C">
        <w:rPr>
          <w:rStyle w:val="affffe"/>
          <w:rtl/>
        </w:rPr>
        <w:t>א"ל ר"</w:t>
      </w:r>
      <w:r w:rsidRPr="00F1104C">
        <w:rPr>
          <w:rStyle w:val="affffe"/>
          <w:rFonts w:hint="cs"/>
          <w:rtl/>
        </w:rPr>
        <w:t>חנ לר</w:t>
      </w:r>
      <w:r w:rsidRPr="00F1104C">
        <w:rPr>
          <w:rStyle w:val="affffe"/>
          <w:rtl/>
        </w:rPr>
        <w:t>"</w:t>
      </w:r>
      <w:r w:rsidRPr="00F1104C">
        <w:rPr>
          <w:rStyle w:val="affffe"/>
          <w:rFonts w:hint="cs"/>
          <w:rtl/>
        </w:rPr>
        <w:t>ח</w:t>
      </w:r>
      <w:r w:rsidRPr="00F1104C">
        <w:rPr>
          <w:rStyle w:val="affffe"/>
          <w:rtl/>
        </w:rPr>
        <w:t xml:space="preserve">: </w:t>
      </w:r>
      <w:r>
        <w:rPr>
          <w:rFonts w:ascii="Fb Fontext" w:hAnsi="Fb Fontext" w:hint="cs"/>
          <w:rtl/>
        </w:rPr>
        <w:t>איתי אתה מתווכח ש</w:t>
      </w:r>
      <w:r w:rsidRPr="00C35A2C">
        <w:rPr>
          <w:rFonts w:ascii="Fb Fontext" w:hAnsi="Fb Fontext"/>
          <w:rtl/>
        </w:rPr>
        <w:t>אם ח"</w:t>
      </w:r>
      <w:r w:rsidRPr="00C35A2C">
        <w:rPr>
          <w:rFonts w:ascii="Fb Fontext" w:hAnsi="Fb Fontext" w:hint="cs"/>
          <w:rtl/>
        </w:rPr>
        <w:t xml:space="preserve">ו </w:t>
      </w:r>
      <w:r w:rsidRPr="00C35A2C">
        <w:rPr>
          <w:rFonts w:ascii="Fb Fontext" w:hAnsi="Fb Fontext"/>
          <w:rtl/>
        </w:rPr>
        <w:t xml:space="preserve">נשתכחה תורה מישראל, </w:t>
      </w:r>
      <w:r>
        <w:rPr>
          <w:rFonts w:ascii="Fb Fontext" w:hAnsi="Fb Fontext" w:hint="cs"/>
          <w:rtl/>
        </w:rPr>
        <w:t xml:space="preserve">מחזירנה </w:t>
      </w:r>
      <w:r w:rsidRPr="00C35A2C">
        <w:rPr>
          <w:rFonts w:ascii="Fb Fontext" w:hAnsi="Fb Fontext"/>
          <w:rtl/>
        </w:rPr>
        <w:t>מפלפולי!</w:t>
      </w:r>
    </w:p>
    <w:p w14:paraId="443134E9" w14:textId="77777777" w:rsidR="00A9406C" w:rsidRPr="00C35A2C" w:rsidRDefault="00A9406C" w:rsidP="00A9406C">
      <w:pPr>
        <w:rPr>
          <w:rFonts w:cs="Guttman Vilna"/>
          <w:b/>
          <w:bCs/>
          <w:rtl/>
        </w:rPr>
      </w:pPr>
      <w:r w:rsidRPr="00F1104C">
        <w:rPr>
          <w:rStyle w:val="affffe"/>
          <w:rtl/>
        </w:rPr>
        <w:t>א"ל ר"</w:t>
      </w:r>
      <w:r w:rsidRPr="00F1104C">
        <w:rPr>
          <w:rStyle w:val="affffe"/>
          <w:rFonts w:hint="cs"/>
          <w:rtl/>
        </w:rPr>
        <w:t>ח:</w:t>
      </w:r>
      <w:r w:rsidRPr="00F1104C">
        <w:rPr>
          <w:rStyle w:val="affffe"/>
          <w:rtl/>
        </w:rPr>
        <w:t xml:space="preserve"> </w:t>
      </w:r>
      <w:r w:rsidRPr="00C35A2C">
        <w:rPr>
          <w:rtl/>
        </w:rPr>
        <w:t xml:space="preserve">אנא </w:t>
      </w:r>
      <w:r>
        <w:rPr>
          <w:rFonts w:hint="cs"/>
          <w:rtl/>
        </w:rPr>
        <w:t>עשיתי</w:t>
      </w:r>
      <w:r>
        <w:rPr>
          <w:rtl/>
        </w:rPr>
        <w:t xml:space="preserve"> </w:t>
      </w:r>
      <w:r>
        <w:rPr>
          <w:rFonts w:hint="cs"/>
          <w:rtl/>
        </w:rPr>
        <w:t>ש</w:t>
      </w:r>
      <w:r w:rsidRPr="00C35A2C">
        <w:rPr>
          <w:rtl/>
        </w:rPr>
        <w:t xml:space="preserve">לא </w:t>
      </w:r>
      <w:r>
        <w:rPr>
          <w:rFonts w:hint="cs"/>
          <w:rtl/>
        </w:rPr>
        <w:t>ת</w:t>
      </w:r>
      <w:r w:rsidRPr="00C35A2C">
        <w:rPr>
          <w:rtl/>
        </w:rPr>
        <w:t xml:space="preserve">שתכח תורה מישראל, </w:t>
      </w:r>
      <w:r w:rsidRPr="00C35A2C">
        <w:rPr>
          <w:rFonts w:hint="cs"/>
          <w:rtl/>
        </w:rPr>
        <w:t>שאני מביא כותנה ושוזרה למכמורת וצד לצוד צביים ומאכים בשרם ליתומים</w:t>
      </w:r>
      <w:r>
        <w:rPr>
          <w:rFonts w:hint="cs"/>
          <w:rtl/>
        </w:rPr>
        <w:t>,</w:t>
      </w:r>
      <w:r w:rsidRPr="00C35A2C">
        <w:rPr>
          <w:rFonts w:hint="cs"/>
          <w:rtl/>
        </w:rPr>
        <w:t xml:space="preserve"> ומתקן מעורותיהם מגילות והולך לעיר דאין בה מקרי דקדקי</w:t>
      </w:r>
      <w:r>
        <w:rPr>
          <w:rFonts w:hint="cs"/>
          <w:rtl/>
        </w:rPr>
        <w:t>,</w:t>
      </w:r>
      <w:r w:rsidRPr="00C35A2C">
        <w:rPr>
          <w:rFonts w:hint="cs"/>
          <w:rtl/>
        </w:rPr>
        <w:t xml:space="preserve"> וכותב חמשה חומשי תורה </w:t>
      </w:r>
      <w:r w:rsidRPr="00C35A2C">
        <w:rPr>
          <w:rtl/>
        </w:rPr>
        <w:t>לחמשא ינוקי, ומתנינא ש</w:t>
      </w:r>
      <w:r w:rsidRPr="00C35A2C">
        <w:rPr>
          <w:rFonts w:hint="cs"/>
          <w:rtl/>
        </w:rPr>
        <w:t>שה</w:t>
      </w:r>
      <w:r w:rsidRPr="00C35A2C">
        <w:rPr>
          <w:rtl/>
        </w:rPr>
        <w:t xml:space="preserve"> סידרי לש</w:t>
      </w:r>
      <w:r w:rsidRPr="00C35A2C">
        <w:rPr>
          <w:rFonts w:hint="cs"/>
          <w:rtl/>
        </w:rPr>
        <w:t>שה</w:t>
      </w:r>
      <w:r w:rsidRPr="00C35A2C">
        <w:rPr>
          <w:rtl/>
        </w:rPr>
        <w:t xml:space="preserve"> ינוקי, לכל חד א</w:t>
      </w:r>
      <w:r w:rsidRPr="00C35A2C">
        <w:rPr>
          <w:rFonts w:hint="cs"/>
          <w:rtl/>
        </w:rPr>
        <w:t>ומר שישנה סדרו לחברו</w:t>
      </w:r>
      <w:r w:rsidRPr="00C35A2C">
        <w:rPr>
          <w:rtl/>
        </w:rPr>
        <w:t>.</w:t>
      </w:r>
      <w:r w:rsidRPr="00C35A2C">
        <w:rPr>
          <w:rFonts w:hint="cs"/>
          <w:rtl/>
        </w:rPr>
        <w:t xml:space="preserve"> </w:t>
      </w:r>
      <w:r w:rsidRPr="00F1104C">
        <w:rPr>
          <w:rStyle w:val="affffe"/>
          <w:rtl/>
        </w:rPr>
        <w:t xml:space="preserve">והיינו דרבי: </w:t>
      </w:r>
      <w:r w:rsidRPr="00C35A2C">
        <w:rPr>
          <w:rtl/>
        </w:rPr>
        <w:t>כמה גדולים מעשה חייא.</w:t>
      </w:r>
    </w:p>
    <w:p w14:paraId="2EC7A9D5" w14:textId="77777777" w:rsidR="00A9406C" w:rsidRPr="00C35A2C" w:rsidRDefault="00A9406C" w:rsidP="00A9406C">
      <w:pPr>
        <w:rPr>
          <w:rFonts w:ascii="Fb Fontext" w:hAnsi="Fb Fontext"/>
          <w:rtl/>
        </w:rPr>
      </w:pPr>
      <w:r w:rsidRPr="00F1104C">
        <w:rPr>
          <w:rStyle w:val="affffe"/>
          <w:rtl/>
        </w:rPr>
        <w:t>א"ל ר"ש ב"ר:</w:t>
      </w:r>
      <w:r w:rsidRPr="00C35A2C">
        <w:rPr>
          <w:rFonts w:ascii="Fb Fontext" w:hAnsi="Fb Fontext"/>
          <w:sz w:val="32"/>
          <w:rtl/>
        </w:rPr>
        <w:t xml:space="preserve"> אפילו ממך? </w:t>
      </w:r>
      <w:r w:rsidRPr="00F1104C">
        <w:rPr>
          <w:rStyle w:val="affffe"/>
          <w:rtl/>
        </w:rPr>
        <w:t>א"ל:</w:t>
      </w:r>
      <w:r w:rsidRPr="00C35A2C">
        <w:rPr>
          <w:rFonts w:ascii="Fb Fontext" w:hAnsi="Fb Fontext"/>
          <w:sz w:val="32"/>
          <w:rtl/>
        </w:rPr>
        <w:t xml:space="preserve"> </w:t>
      </w:r>
      <w:r>
        <w:rPr>
          <w:rFonts w:ascii="Fb Fontext" w:hAnsi="Fb Fontext" w:hint="cs"/>
          <w:sz w:val="32"/>
          <w:rtl/>
        </w:rPr>
        <w:t>כ</w:t>
      </w:r>
      <w:r w:rsidRPr="00C35A2C">
        <w:rPr>
          <w:rFonts w:ascii="Fb Fontext" w:hAnsi="Fb Fontext"/>
          <w:sz w:val="32"/>
          <w:rtl/>
        </w:rPr>
        <w:t>ן.</w:t>
      </w:r>
    </w:p>
    <w:p w14:paraId="3CCB2C64" w14:textId="77777777" w:rsidR="00A9406C" w:rsidRDefault="00A9406C" w:rsidP="00A9406C">
      <w:pPr>
        <w:rPr>
          <w:rFonts w:ascii="Fb Fontext" w:hAnsi="Fb Fontext"/>
          <w:rtl/>
        </w:rPr>
      </w:pPr>
      <w:r w:rsidRPr="00F1104C">
        <w:rPr>
          <w:rStyle w:val="affffe"/>
          <w:rtl/>
        </w:rPr>
        <w:t>א"ל ר</w:t>
      </w:r>
      <w:r w:rsidRPr="00F1104C">
        <w:rPr>
          <w:rStyle w:val="affffe"/>
          <w:rFonts w:hint="cs"/>
          <w:rtl/>
        </w:rPr>
        <w:t>יב</w:t>
      </w:r>
      <w:r w:rsidRPr="00F1104C">
        <w:rPr>
          <w:rStyle w:val="affffe"/>
          <w:rtl/>
        </w:rPr>
        <w:t>"</w:t>
      </w:r>
      <w:r w:rsidRPr="00F1104C">
        <w:rPr>
          <w:rStyle w:val="affffe"/>
          <w:rFonts w:hint="cs"/>
          <w:rtl/>
        </w:rPr>
        <w:t>י</w:t>
      </w:r>
      <w:r w:rsidRPr="00F1104C">
        <w:rPr>
          <w:rStyle w:val="affffe"/>
          <w:rtl/>
        </w:rPr>
        <w:t xml:space="preserve">: אפילו מאבא? א"ל: </w:t>
      </w:r>
      <w:r w:rsidRPr="00C35A2C">
        <w:rPr>
          <w:rFonts w:ascii="Fb Fontext" w:hAnsi="Fb Fontext"/>
          <w:rtl/>
        </w:rPr>
        <w:t>חס ושלום, לא תהא כזאת בישראל.</w:t>
      </w:r>
    </w:p>
    <w:p w14:paraId="5972D444" w14:textId="77777777" w:rsidR="00A9406C" w:rsidRPr="00C35A2C" w:rsidRDefault="00A9406C" w:rsidP="00A9406C">
      <w:pPr>
        <w:rPr>
          <w:rFonts w:ascii="Fb Fontext" w:hAnsi="Fb Fontext"/>
          <w:rtl/>
        </w:rPr>
      </w:pPr>
    </w:p>
    <w:p w14:paraId="254609AC" w14:textId="0D8B95AE" w:rsidR="00A9406C" w:rsidRPr="00C35A2C" w:rsidRDefault="00A9406C" w:rsidP="00A9406C">
      <w:pPr>
        <w:rPr>
          <w:rFonts w:ascii="Fb Fontext" w:hAnsi="Fb Fontext"/>
          <w:rtl/>
        </w:rPr>
      </w:pPr>
      <w:r w:rsidRPr="007958EE">
        <w:rPr>
          <w:rStyle w:val="affffe"/>
          <w:rFonts w:hint="cs"/>
          <w:rtl/>
        </w:rPr>
        <w:t>א</w:t>
      </w:r>
      <w:r w:rsidR="002B7BCC">
        <w:rPr>
          <w:rStyle w:val="affffe"/>
          <w:rtl/>
        </w:rPr>
        <w:t>"</w:t>
      </w:r>
      <w:r w:rsidRPr="007958EE">
        <w:rPr>
          <w:rStyle w:val="affffe"/>
          <w:rFonts w:hint="cs"/>
          <w:rtl/>
        </w:rPr>
        <w:t>ל</w:t>
      </w:r>
      <w:r w:rsidRPr="007958EE">
        <w:rPr>
          <w:rStyle w:val="affffe"/>
          <w:rtl/>
        </w:rPr>
        <w:t>:</w:t>
      </w:r>
      <w:r w:rsidRPr="00C35A2C">
        <w:rPr>
          <w:rFonts w:ascii="Fb Fontext" w:hAnsi="Fb Fontext"/>
          <w:rtl/>
        </w:rPr>
        <w:t xml:space="preserve"> לבני קטן אני צריך, </w:t>
      </w:r>
      <w:r w:rsidRPr="007958EE">
        <w:rPr>
          <w:rStyle w:val="affffe"/>
          <w:rtl/>
        </w:rPr>
        <w:t>נכנס ר' שמעון</w:t>
      </w:r>
      <w:r w:rsidRPr="00C35A2C">
        <w:rPr>
          <w:rFonts w:ascii="Fb Fontext" w:hAnsi="Fb Fontext"/>
          <w:rtl/>
        </w:rPr>
        <w:t>, מסר לו סדרי חכמה.</w:t>
      </w:r>
    </w:p>
    <w:p w14:paraId="0AEDE494" w14:textId="685217EF" w:rsidR="00A9406C" w:rsidRPr="00C35A2C" w:rsidRDefault="00A9406C" w:rsidP="00A9406C">
      <w:pPr>
        <w:rPr>
          <w:rFonts w:ascii="Fb Fontext" w:hAnsi="Fb Fontext"/>
          <w:rtl/>
        </w:rPr>
      </w:pPr>
      <w:r w:rsidRPr="007958EE">
        <w:rPr>
          <w:rStyle w:val="affffe"/>
          <w:rFonts w:hint="cs"/>
          <w:rtl/>
        </w:rPr>
        <w:t>א</w:t>
      </w:r>
      <w:r w:rsidR="002B7BCC">
        <w:rPr>
          <w:rStyle w:val="affffe"/>
          <w:rtl/>
        </w:rPr>
        <w:t>"</w:t>
      </w:r>
      <w:r w:rsidRPr="007958EE">
        <w:rPr>
          <w:rStyle w:val="affffe"/>
          <w:rFonts w:hint="cs"/>
          <w:rtl/>
        </w:rPr>
        <w:t>ל</w:t>
      </w:r>
      <w:r w:rsidRPr="007958EE">
        <w:rPr>
          <w:rStyle w:val="affffe"/>
          <w:rtl/>
        </w:rPr>
        <w:t xml:space="preserve">: </w:t>
      </w:r>
      <w:r w:rsidRPr="00C35A2C">
        <w:rPr>
          <w:rFonts w:ascii="Fb Fontext" w:hAnsi="Fb Fontext"/>
          <w:rtl/>
        </w:rPr>
        <w:t xml:space="preserve">לבני גדול אני צריך, </w:t>
      </w:r>
      <w:r w:rsidRPr="007958EE">
        <w:rPr>
          <w:rStyle w:val="affffe"/>
          <w:rtl/>
        </w:rPr>
        <w:t xml:space="preserve">נכנס </w:t>
      </w:r>
      <w:r w:rsidRPr="007958EE">
        <w:rPr>
          <w:rStyle w:val="affffe"/>
          <w:rFonts w:hint="cs"/>
          <w:rtl/>
        </w:rPr>
        <w:t>ר</w:t>
      </w:r>
      <w:r w:rsidR="002B7BCC">
        <w:rPr>
          <w:rStyle w:val="affffe"/>
          <w:rtl/>
        </w:rPr>
        <w:t>"</w:t>
      </w:r>
      <w:r w:rsidRPr="007958EE">
        <w:rPr>
          <w:rStyle w:val="affffe"/>
          <w:rFonts w:hint="cs"/>
          <w:rtl/>
        </w:rPr>
        <w:t>ג</w:t>
      </w:r>
      <w:r w:rsidRPr="007958EE">
        <w:rPr>
          <w:rStyle w:val="affffe"/>
          <w:rtl/>
        </w:rPr>
        <w:t>,</w:t>
      </w:r>
      <w:r w:rsidRPr="00C35A2C">
        <w:rPr>
          <w:rFonts w:ascii="Fb Fontext" w:hAnsi="Fb Fontext"/>
          <w:rtl/>
        </w:rPr>
        <w:t xml:space="preserve"> ומסר לו סדרי נשיאות.</w:t>
      </w:r>
    </w:p>
    <w:p w14:paraId="6366B41E" w14:textId="65A0ECD6" w:rsidR="00A9406C" w:rsidRPr="007958EE" w:rsidRDefault="00A9406C" w:rsidP="00A9406C">
      <w:pPr>
        <w:rPr>
          <w:rStyle w:val="afffff0"/>
          <w:rtl/>
        </w:rPr>
      </w:pPr>
      <w:r w:rsidRPr="007958EE">
        <w:rPr>
          <w:rStyle w:val="affffe"/>
          <w:rFonts w:hint="cs"/>
          <w:rtl/>
        </w:rPr>
        <w:t>א</w:t>
      </w:r>
      <w:r w:rsidR="002B7BCC">
        <w:rPr>
          <w:rStyle w:val="affffe"/>
          <w:rtl/>
        </w:rPr>
        <w:t>"</w:t>
      </w:r>
      <w:r w:rsidRPr="007958EE">
        <w:rPr>
          <w:rStyle w:val="affffe"/>
          <w:rFonts w:hint="cs"/>
          <w:rtl/>
        </w:rPr>
        <w:t>ל</w:t>
      </w:r>
      <w:r w:rsidRPr="007958EE">
        <w:rPr>
          <w:rStyle w:val="affffe"/>
          <w:rtl/>
        </w:rPr>
        <w:t xml:space="preserve">: </w:t>
      </w:r>
      <w:r w:rsidRPr="00C35A2C">
        <w:rPr>
          <w:rFonts w:ascii="Fb Fontext" w:hAnsi="Fb Fontext"/>
          <w:rtl/>
        </w:rPr>
        <w:t>בני, נהוג נשיאותך ברמים, זרוק מרה בתלמידים.</w:t>
      </w:r>
      <w:r w:rsidRPr="00C35A2C">
        <w:rPr>
          <w:rFonts w:ascii="Fb Fontext" w:hAnsi="Fb Fontext" w:hint="cs"/>
          <w:rtl/>
        </w:rPr>
        <w:t xml:space="preserve"> </w:t>
      </w:r>
      <w:r w:rsidRPr="007958EE">
        <w:rPr>
          <w:rStyle w:val="afffff0"/>
          <w:rFonts w:hint="cs"/>
          <w:rtl/>
        </w:rPr>
        <w:t>בפרהסיא</w:t>
      </w:r>
    </w:p>
    <w:p w14:paraId="7618BF22" w14:textId="77777777" w:rsidR="00A9406C" w:rsidRDefault="00A9406C" w:rsidP="00A9406C">
      <w:pPr>
        <w:rPr>
          <w:rFonts w:ascii="Fb Fontext" w:hAnsi="Fb Fontext"/>
          <w:rtl/>
        </w:rPr>
      </w:pPr>
      <w:r w:rsidRPr="00C35A2C">
        <w:rPr>
          <w:rFonts w:ascii="Fb Fontext" w:hAnsi="Fb Fontext"/>
          <w:rtl/>
        </w:rPr>
        <w:t xml:space="preserve">והא </w:t>
      </w:r>
      <w:r w:rsidRPr="00CC78E3">
        <w:rPr>
          <w:rStyle w:val="affffa"/>
          <w:rFonts w:hint="cs"/>
          <w:rtl/>
        </w:rPr>
        <w:t>ד'</w:t>
      </w:r>
      <w:r w:rsidRPr="00CC78E3">
        <w:rPr>
          <w:rStyle w:val="affffa"/>
          <w:rtl/>
        </w:rPr>
        <w:t>ואת יראי ה'</w:t>
      </w:r>
      <w:r w:rsidRPr="007958EE">
        <w:rPr>
          <w:rStyle w:val="affffa"/>
          <w:rtl/>
        </w:rPr>
        <w:t xml:space="preserve"> יכבד</w:t>
      </w:r>
      <w:r w:rsidRPr="007958EE">
        <w:rPr>
          <w:rStyle w:val="affffa"/>
          <w:rFonts w:hint="cs"/>
          <w:rtl/>
        </w:rPr>
        <w:t>'</w:t>
      </w:r>
      <w:r w:rsidRPr="00C35A2C">
        <w:rPr>
          <w:rFonts w:ascii="Fb Fontext" w:hAnsi="Fb Fontext"/>
          <w:rtl/>
        </w:rPr>
        <w:t>,</w:t>
      </w:r>
      <w:r w:rsidRPr="00C35A2C">
        <w:rPr>
          <w:rFonts w:ascii="Fb Fontext" w:hAnsi="Fb Fontext" w:hint="cs"/>
          <w:rtl/>
        </w:rPr>
        <w:t>-</w:t>
      </w:r>
      <w:r w:rsidRPr="00C35A2C">
        <w:rPr>
          <w:rFonts w:ascii="Fb Fontext" w:hAnsi="Fb Fontext"/>
          <w:rtl/>
        </w:rPr>
        <w:t xml:space="preserve"> זה יהושפט מלך יהודה, כ</w:t>
      </w:r>
      <w:r>
        <w:rPr>
          <w:rFonts w:ascii="Fb Fontext" w:hAnsi="Fb Fontext" w:hint="cs"/>
          <w:rtl/>
        </w:rPr>
        <w:t>ש</w:t>
      </w:r>
      <w:r w:rsidRPr="00C35A2C">
        <w:rPr>
          <w:rFonts w:ascii="Fb Fontext" w:hAnsi="Fb Fontext"/>
          <w:rtl/>
        </w:rPr>
        <w:t>ראה ת"</w:t>
      </w:r>
      <w:r w:rsidRPr="00C35A2C">
        <w:rPr>
          <w:rFonts w:ascii="Fb Fontext" w:hAnsi="Fb Fontext" w:hint="cs"/>
          <w:rtl/>
        </w:rPr>
        <w:t>ח</w:t>
      </w:r>
      <w:r w:rsidRPr="00C35A2C">
        <w:rPr>
          <w:rFonts w:ascii="Fb Fontext" w:hAnsi="Fb Fontext"/>
          <w:rtl/>
        </w:rPr>
        <w:t xml:space="preserve">, </w:t>
      </w:r>
      <w:r w:rsidRPr="00730169">
        <w:rPr>
          <w:rFonts w:ascii="Fb Fontext" w:hAnsi="Fb Fontext" w:hint="cs"/>
          <w:spacing w:val="-6"/>
          <w:rtl/>
        </w:rPr>
        <w:t xml:space="preserve">עמד </w:t>
      </w:r>
      <w:r w:rsidRPr="00730169">
        <w:rPr>
          <w:rFonts w:ascii="Fb Fontext" w:hAnsi="Fb Fontext"/>
          <w:spacing w:val="-6"/>
          <w:rtl/>
        </w:rPr>
        <w:t>מכסאו מחבקו ומנשקו,</w:t>
      </w:r>
      <w:r w:rsidRPr="00730169">
        <w:rPr>
          <w:rStyle w:val="affffe"/>
          <w:spacing w:val="-6"/>
          <w:rtl/>
        </w:rPr>
        <w:t xml:space="preserve"> וקורא לו: </w:t>
      </w:r>
      <w:r w:rsidRPr="00730169">
        <w:rPr>
          <w:rFonts w:ascii="Fb Fontext" w:hAnsi="Fb Fontext"/>
          <w:spacing w:val="-6"/>
          <w:rtl/>
        </w:rPr>
        <w:t>רבי, רבי, מרי, מרי!</w:t>
      </w:r>
      <w:r w:rsidRPr="00730169">
        <w:rPr>
          <w:rFonts w:ascii="Fb Fontext" w:hAnsi="Fb Fontext" w:hint="cs"/>
          <w:spacing w:val="-6"/>
          <w:rtl/>
        </w:rPr>
        <w:t xml:space="preserve"> - בצנעא</w:t>
      </w:r>
    </w:p>
    <w:p w14:paraId="2E696C32" w14:textId="77777777" w:rsidR="00A9406C" w:rsidRDefault="00A9406C" w:rsidP="00E26091">
      <w:pPr>
        <w:pStyle w:val="afff"/>
        <w:framePr w:wrap="around"/>
        <w:rPr>
          <w:rtl/>
        </w:rPr>
      </w:pPr>
      <w:bookmarkStart w:id="787" w:name="_Toc119353579"/>
      <w:r w:rsidRPr="00C35A2C">
        <w:rPr>
          <w:rFonts w:hint="cs"/>
          <w:rtl/>
        </w:rPr>
        <w:t>קד.</w:t>
      </w:r>
      <w:bookmarkEnd w:id="787"/>
    </w:p>
    <w:p w14:paraId="1D6882EC" w14:textId="77777777" w:rsidR="00A9406C" w:rsidRDefault="00A9406C" w:rsidP="00A9406C">
      <w:pPr>
        <w:rPr>
          <w:rFonts w:ascii="Fb Fontext" w:hAnsi="Fb Fontext"/>
          <w:sz w:val="32"/>
          <w:rtl/>
        </w:rPr>
      </w:pPr>
      <w:r w:rsidRPr="007958EE">
        <w:rPr>
          <w:rStyle w:val="affffe"/>
          <w:rtl/>
        </w:rPr>
        <w:t xml:space="preserve">• תניא: </w:t>
      </w:r>
      <w:r w:rsidRPr="00C35A2C">
        <w:rPr>
          <w:rFonts w:ascii="Fb Fontext" w:hAnsi="Fb Fontext"/>
          <w:sz w:val="32"/>
          <w:rtl/>
        </w:rPr>
        <w:t>רבי מוטל בציפורי, ומקום מוכן לו בבית שערים.</w:t>
      </w:r>
    </w:p>
    <w:p w14:paraId="7AA25C04" w14:textId="1094083C" w:rsidR="00E268F4" w:rsidRDefault="00A9406C" w:rsidP="00A9406C">
      <w:pPr>
        <w:rPr>
          <w:rFonts w:ascii="Fb Fontext" w:hAnsi="Fb Fontext"/>
          <w:spacing w:val="-4"/>
          <w:rtl/>
        </w:rPr>
      </w:pPr>
      <w:r w:rsidRPr="00F71179">
        <w:rPr>
          <w:rFonts w:ascii="Fb Fontext" w:hAnsi="Fb Fontext" w:hint="cs"/>
          <w:spacing w:val="-4"/>
          <w:rtl/>
        </w:rPr>
        <w:t xml:space="preserve">והך </w:t>
      </w:r>
      <w:r w:rsidRPr="00F71179">
        <w:rPr>
          <w:rStyle w:val="affffa"/>
          <w:rFonts w:hint="cs"/>
          <w:spacing w:val="-4"/>
          <w:rtl/>
        </w:rPr>
        <w:t>ד'</w:t>
      </w:r>
      <w:r w:rsidRPr="00F71179">
        <w:rPr>
          <w:rStyle w:val="affffa"/>
          <w:spacing w:val="-4"/>
          <w:rtl/>
        </w:rPr>
        <w:t>צדק צדק תרדף</w:t>
      </w:r>
      <w:r w:rsidRPr="00F71179">
        <w:rPr>
          <w:rStyle w:val="affffa"/>
          <w:rFonts w:hint="cs"/>
          <w:spacing w:val="-4"/>
          <w:rtl/>
        </w:rPr>
        <w:t>'</w:t>
      </w:r>
      <w:r w:rsidRPr="00F71179">
        <w:rPr>
          <w:rStyle w:val="affffa"/>
          <w:spacing w:val="-4"/>
          <w:rtl/>
        </w:rPr>
        <w:t xml:space="preserve"> </w:t>
      </w:r>
      <w:r w:rsidRPr="00F71179">
        <w:rPr>
          <w:rFonts w:ascii="Fb Fontext" w:hAnsi="Fb Fontext"/>
          <w:spacing w:val="-4"/>
          <w:rtl/>
        </w:rPr>
        <w:t>- הלך אחר ר' לבית שערים</w:t>
      </w:r>
      <w:r w:rsidR="00E268F4">
        <w:rPr>
          <w:rFonts w:ascii="Fb Fontext" w:hAnsi="Fb Fontext" w:hint="cs"/>
          <w:spacing w:val="-4"/>
          <w:rtl/>
        </w:rPr>
        <w:t>,</w:t>
      </w:r>
    </w:p>
    <w:p w14:paraId="5D3E2F96" w14:textId="453AC4F2" w:rsidR="00A9406C" w:rsidRPr="00F71179" w:rsidRDefault="00A9406C" w:rsidP="00A9406C">
      <w:pPr>
        <w:rPr>
          <w:rFonts w:ascii="Fb Fontext" w:hAnsi="Fb Fontext"/>
          <w:spacing w:val="-4"/>
          <w:rtl/>
        </w:rPr>
      </w:pPr>
      <w:r w:rsidRPr="00F71179">
        <w:rPr>
          <w:rFonts w:ascii="Fb Fontext" w:hAnsi="Fb Fontext" w:hint="cs"/>
          <w:spacing w:val="-4"/>
          <w:rtl/>
        </w:rPr>
        <w:t xml:space="preserve">-כיון דחלש הביאוהו לציפורי שגבוה </w:t>
      </w:r>
      <w:r w:rsidRPr="00F71179">
        <w:rPr>
          <w:rFonts w:ascii="Fb Fontext" w:hAnsi="Fb Fontext"/>
          <w:spacing w:val="-4"/>
          <w:rtl/>
        </w:rPr>
        <w:t>ו</w:t>
      </w:r>
      <w:r w:rsidRPr="00F71179">
        <w:rPr>
          <w:rFonts w:ascii="Fb Fontext" w:hAnsi="Fb Fontext" w:hint="cs"/>
          <w:spacing w:val="-4"/>
          <w:rtl/>
        </w:rPr>
        <w:t>טוב אוירה</w:t>
      </w:r>
      <w:r w:rsidR="00B909D8">
        <w:rPr>
          <w:rFonts w:ascii="Fb Fontext" w:hAnsi="Fb Fontext" w:hint="cs"/>
          <w:spacing w:val="-4"/>
          <w:rtl/>
        </w:rPr>
        <w:t>,</w:t>
      </w:r>
    </w:p>
    <w:p w14:paraId="35B47964" w14:textId="3815C5A5" w:rsidR="00A9406C" w:rsidRDefault="00A9406C" w:rsidP="00A9406C">
      <w:pPr>
        <w:rPr>
          <w:rFonts w:ascii="Fb Fontext" w:hAnsi="Fb Fontext"/>
          <w:sz w:val="32"/>
          <w:rtl/>
        </w:rPr>
      </w:pPr>
      <w:r w:rsidRPr="007958EE">
        <w:rPr>
          <w:rStyle w:val="affffe"/>
          <w:rtl/>
        </w:rPr>
        <w:lastRenderedPageBreak/>
        <w:t xml:space="preserve">• </w:t>
      </w:r>
      <w:r w:rsidRPr="007958EE">
        <w:rPr>
          <w:rStyle w:val="affffe"/>
          <w:rFonts w:hint="cs"/>
          <w:rtl/>
        </w:rPr>
        <w:t xml:space="preserve">אותו היום שנפטר רבי </w:t>
      </w:r>
      <w:r w:rsidRPr="00C35A2C">
        <w:rPr>
          <w:rFonts w:ascii="Fb Fontext" w:hAnsi="Fb Fontext" w:hint="cs"/>
          <w:sz w:val="32"/>
          <w:rtl/>
        </w:rPr>
        <w:t>גזרו רבנן תענית וביקשו רחמים ואמרו כל מי שיאמר שנפטר רבי ידקר בחרב</w:t>
      </w:r>
      <w:r w:rsidR="00B909D8">
        <w:rPr>
          <w:rFonts w:ascii="Fb Fontext" w:hAnsi="Fb Fontext" w:hint="cs"/>
          <w:sz w:val="32"/>
          <w:rtl/>
        </w:rPr>
        <w:t>,</w:t>
      </w:r>
    </w:p>
    <w:p w14:paraId="3D4FE581" w14:textId="10A8A6B0" w:rsidR="00E268F4" w:rsidRDefault="00A9406C" w:rsidP="00A9406C">
      <w:pPr>
        <w:rPr>
          <w:rtl/>
        </w:rPr>
      </w:pPr>
      <w:r w:rsidRPr="007958EE">
        <w:rPr>
          <w:rStyle w:val="affffe"/>
          <w:rFonts w:hint="cs"/>
          <w:rtl/>
        </w:rPr>
        <w:t>עלתה אמתיה דרבי לגג ואמרה</w:t>
      </w:r>
      <w:r w:rsidRPr="006B2A7E">
        <w:rPr>
          <w:rStyle w:val="affffa"/>
          <w:rFonts w:hint="cs"/>
          <w:rtl/>
        </w:rPr>
        <w:t xml:space="preserve"> </w:t>
      </w:r>
      <w:r w:rsidRPr="00B31843">
        <w:rPr>
          <w:rFonts w:hint="cs"/>
          <w:rtl/>
        </w:rPr>
        <w:t>'</w:t>
      </w:r>
      <w:r w:rsidRPr="00B31843">
        <w:rPr>
          <w:rtl/>
        </w:rPr>
        <w:t>עליונ</w:t>
      </w:r>
      <w:r>
        <w:rPr>
          <w:rStyle w:val="affffa"/>
          <w:rFonts w:hint="cs"/>
          <w:rtl/>
        </w:rPr>
        <w:t>ים</w:t>
      </w:r>
      <w:r>
        <w:rPr>
          <w:rtl/>
        </w:rPr>
        <w:t xml:space="preserve"> ותחתוני</w:t>
      </w:r>
      <w:r>
        <w:rPr>
          <w:rFonts w:hint="cs"/>
          <w:rtl/>
        </w:rPr>
        <w:t>ם</w:t>
      </w:r>
      <w:r w:rsidRPr="00C35A2C">
        <w:rPr>
          <w:rtl/>
        </w:rPr>
        <w:t xml:space="preserve"> מבקשין את רבי</w:t>
      </w:r>
      <w:r w:rsidR="00E268F4">
        <w:rPr>
          <w:rtl/>
        </w:rPr>
        <w:t>,</w:t>
      </w:r>
    </w:p>
    <w:p w14:paraId="42781F43" w14:textId="41B0F911" w:rsidR="00A9406C" w:rsidRPr="00C35A2C" w:rsidRDefault="00A9406C" w:rsidP="00A9406C">
      <w:pPr>
        <w:rPr>
          <w:rtl/>
        </w:rPr>
      </w:pPr>
      <w:r w:rsidRPr="00C35A2C">
        <w:rPr>
          <w:rtl/>
        </w:rPr>
        <w:t>יהי רצון שיכופו תחתונים את העליונים.</w:t>
      </w:r>
      <w:r w:rsidRPr="00C35A2C">
        <w:rPr>
          <w:rFonts w:hint="cs"/>
          <w:rtl/>
        </w:rPr>
        <w:t xml:space="preserve"> כיון שראתה כמה פעמים שנכנס לבית הכסא וחלץ תפילין והניח והצטער אמרה יה</w:t>
      </w:r>
      <w:r w:rsidRPr="00C35A2C">
        <w:rPr>
          <w:rtl/>
        </w:rPr>
        <w:t>"</w:t>
      </w:r>
      <w:r w:rsidRPr="00C35A2C">
        <w:rPr>
          <w:rFonts w:hint="cs"/>
          <w:rtl/>
        </w:rPr>
        <w:t xml:space="preserve">ר שיכופו </w:t>
      </w:r>
      <w:r w:rsidRPr="00C35A2C">
        <w:rPr>
          <w:rtl/>
        </w:rPr>
        <w:t>שיכופו עליונים את התחתונים.</w:t>
      </w:r>
    </w:p>
    <w:p w14:paraId="15542921" w14:textId="77777777" w:rsidR="00A9406C" w:rsidRPr="00C35A2C" w:rsidRDefault="00A9406C" w:rsidP="00A9406C">
      <w:pPr>
        <w:rPr>
          <w:rFonts w:ascii="Fb Fontext" w:hAnsi="Fb Fontext"/>
          <w:rtl/>
        </w:rPr>
      </w:pPr>
      <w:r w:rsidRPr="00C35A2C">
        <w:rPr>
          <w:rFonts w:ascii="Fb Fontext" w:hAnsi="Fb Fontext" w:hint="cs"/>
          <w:rtl/>
        </w:rPr>
        <w:t>ולא שתקו רבנן מלבקש רחמים</w:t>
      </w:r>
      <w:r>
        <w:rPr>
          <w:rFonts w:ascii="Fb Fontext" w:hAnsi="Fb Fontext" w:hint="cs"/>
          <w:rtl/>
        </w:rPr>
        <w:t>,</w:t>
      </w:r>
      <w:r w:rsidRPr="00C35A2C">
        <w:rPr>
          <w:rFonts w:ascii="Fb Fontext" w:hAnsi="Fb Fontext" w:hint="cs"/>
          <w:rtl/>
        </w:rPr>
        <w:t xml:space="preserve"> לקחה כד וזרקה מהגג לארץ</w:t>
      </w:r>
      <w:r>
        <w:rPr>
          <w:rFonts w:ascii="Fb Fontext" w:hAnsi="Fb Fontext" w:hint="cs"/>
          <w:rtl/>
        </w:rPr>
        <w:t>,</w:t>
      </w:r>
      <w:r w:rsidRPr="00C35A2C">
        <w:rPr>
          <w:rFonts w:ascii="Fb Fontext" w:hAnsi="Fb Fontext" w:hint="cs"/>
          <w:rtl/>
        </w:rPr>
        <w:t xml:space="preserve"> שתקו לרגע</w:t>
      </w:r>
      <w:r>
        <w:rPr>
          <w:rFonts w:ascii="Fb Fontext" w:hAnsi="Fb Fontext" w:hint="cs"/>
          <w:rtl/>
        </w:rPr>
        <w:t>,</w:t>
      </w:r>
      <w:r w:rsidRPr="00C35A2C">
        <w:rPr>
          <w:rFonts w:ascii="Fb Fontext" w:hAnsi="Fb Fontext" w:hint="cs"/>
          <w:rtl/>
        </w:rPr>
        <w:t xml:space="preserve"> ונפטר רבי</w:t>
      </w:r>
      <w:r>
        <w:rPr>
          <w:rFonts w:ascii="Fb Fontext" w:hAnsi="Fb Fontext" w:hint="cs"/>
          <w:rtl/>
        </w:rPr>
        <w:t>,</w:t>
      </w:r>
    </w:p>
    <w:p w14:paraId="58BA9E05" w14:textId="43406C9E" w:rsidR="00A9406C" w:rsidRPr="00EC400D" w:rsidRDefault="00A9406C" w:rsidP="00A9406C">
      <w:pPr>
        <w:rPr>
          <w:rFonts w:ascii="Fb Fontext" w:hAnsi="Fb Fontext"/>
          <w:spacing w:val="-2"/>
          <w:rtl/>
        </w:rPr>
      </w:pPr>
      <w:r w:rsidRPr="007958EE">
        <w:rPr>
          <w:rStyle w:val="affffe"/>
          <w:rFonts w:hint="cs"/>
          <w:rtl/>
        </w:rPr>
        <w:t xml:space="preserve">אמרו רבנן </w:t>
      </w:r>
      <w:r w:rsidRPr="007958EE">
        <w:rPr>
          <w:rStyle w:val="affffe"/>
          <w:rtl/>
        </w:rPr>
        <w:t>לב</w:t>
      </w:r>
      <w:r w:rsidR="00732C02">
        <w:rPr>
          <w:rStyle w:val="affffe"/>
          <w:rFonts w:hint="cs"/>
          <w:rtl/>
        </w:rPr>
        <w:t>"ק</w:t>
      </w:r>
      <w:r w:rsidRPr="007958EE">
        <w:rPr>
          <w:rStyle w:val="affffe"/>
          <w:rtl/>
        </w:rPr>
        <w:t>:</w:t>
      </w:r>
      <w:r w:rsidRPr="00EC400D">
        <w:rPr>
          <w:rFonts w:ascii="Fb Fontext" w:hAnsi="Fb Fontext"/>
          <w:spacing w:val="-2"/>
          <w:rtl/>
        </w:rPr>
        <w:t xml:space="preserve"> זיל עיין</w:t>
      </w:r>
      <w:r w:rsidRPr="00EC400D">
        <w:rPr>
          <w:rFonts w:ascii="Fb Fontext" w:hAnsi="Fb Fontext" w:hint="cs"/>
          <w:spacing w:val="-2"/>
          <w:rtl/>
        </w:rPr>
        <w:t xml:space="preserve">, הלך וראה שנפטר רבי קרע לבגדו והשיב לאחוריו, </w:t>
      </w:r>
      <w:r w:rsidRPr="007958EE">
        <w:rPr>
          <w:rStyle w:val="affffe"/>
          <w:rFonts w:hint="cs"/>
          <w:rtl/>
        </w:rPr>
        <w:t xml:space="preserve">פתח ואמר </w:t>
      </w:r>
      <w:r w:rsidRPr="00EC400D">
        <w:rPr>
          <w:rFonts w:ascii="Fb Fontext" w:hAnsi="Fb Fontext" w:hint="cs"/>
          <w:spacing w:val="-2"/>
          <w:rtl/>
        </w:rPr>
        <w:t xml:space="preserve">אראלים ומצוקים אחזו בארון הקודש </w:t>
      </w:r>
      <w:r w:rsidRPr="00EC400D">
        <w:rPr>
          <w:rFonts w:ascii="Fb Fontext" w:hAnsi="Fb Fontext"/>
          <w:spacing w:val="-2"/>
          <w:rtl/>
        </w:rPr>
        <w:t>נצחו אראלים את המצוקים ונשבה ארון הקדש!</w:t>
      </w:r>
    </w:p>
    <w:p w14:paraId="0A4D0727" w14:textId="77777777" w:rsidR="00A9406C" w:rsidRPr="00C35A2C" w:rsidRDefault="00A9406C" w:rsidP="00A9406C">
      <w:pPr>
        <w:rPr>
          <w:rFonts w:ascii="Fb Fontext" w:hAnsi="Fb Fontext" w:cs="Guttman Vilna"/>
          <w:b/>
          <w:bCs/>
          <w:rtl/>
        </w:rPr>
      </w:pPr>
      <w:r w:rsidRPr="007958EE">
        <w:rPr>
          <w:rStyle w:val="affffe"/>
          <w:rFonts w:hint="cs"/>
          <w:rtl/>
        </w:rPr>
        <w:t>כששאלוהו</w:t>
      </w:r>
      <w:r>
        <w:rPr>
          <w:rStyle w:val="affffe"/>
          <w:rFonts w:hint="cs"/>
          <w:rtl/>
        </w:rPr>
        <w:t>:</w:t>
      </w:r>
      <w:r w:rsidRPr="007958EE">
        <w:rPr>
          <w:rStyle w:val="affffe"/>
          <w:rFonts w:hint="cs"/>
          <w:rtl/>
        </w:rPr>
        <w:t xml:space="preserve"> </w:t>
      </w:r>
      <w:r w:rsidRPr="00C35A2C">
        <w:rPr>
          <w:rFonts w:ascii="Fb Fontext" w:hAnsi="Fb Fontext" w:hint="cs"/>
          <w:rtl/>
        </w:rPr>
        <w:t>אם הוא נפטר</w:t>
      </w:r>
      <w:r>
        <w:rPr>
          <w:rFonts w:ascii="Fb Fontext" w:hAnsi="Fb Fontext" w:hint="cs"/>
          <w:rtl/>
        </w:rPr>
        <w:t>,</w:t>
      </w:r>
      <w:r w:rsidRPr="00C35A2C">
        <w:rPr>
          <w:rFonts w:ascii="Fb Fontext" w:hAnsi="Fb Fontext" w:hint="cs"/>
          <w:rtl/>
        </w:rPr>
        <w:t xml:space="preserve"> </w:t>
      </w:r>
      <w:r w:rsidRPr="007958EE">
        <w:rPr>
          <w:rStyle w:val="affffe"/>
          <w:rFonts w:hint="cs"/>
          <w:rtl/>
        </w:rPr>
        <w:t>אמר</w:t>
      </w:r>
      <w:r>
        <w:rPr>
          <w:rStyle w:val="affffe"/>
          <w:rFonts w:hint="cs"/>
          <w:rtl/>
        </w:rPr>
        <w:t>:</w:t>
      </w:r>
      <w:r w:rsidRPr="007958EE">
        <w:rPr>
          <w:rStyle w:val="affffe"/>
          <w:rFonts w:hint="cs"/>
          <w:rtl/>
        </w:rPr>
        <w:t xml:space="preserve"> </w:t>
      </w:r>
      <w:r w:rsidRPr="00C35A2C">
        <w:rPr>
          <w:rFonts w:ascii="Fb Fontext" w:hAnsi="Fb Fontext" w:hint="cs"/>
          <w:rtl/>
        </w:rPr>
        <w:t>אתם אמרתם ואני לא אמרתי.</w:t>
      </w:r>
    </w:p>
    <w:p w14:paraId="38B75FB5" w14:textId="6A8BBBF1" w:rsidR="00E268F4" w:rsidRDefault="00A9406C" w:rsidP="00A9406C">
      <w:pPr>
        <w:rPr>
          <w:rtl/>
        </w:rPr>
      </w:pPr>
      <w:r>
        <w:rPr>
          <w:rtl/>
        </w:rPr>
        <w:t xml:space="preserve">• בשעת פטירתו של רבי, זקף עשר אצבעותיו כלפי מעלה, אמר: </w:t>
      </w:r>
      <w:r>
        <w:rPr>
          <w:rStyle w:val="affffe"/>
          <w:rtl/>
          <w:rPrChange w:id="9340" w:author="מנוע אמוראים" w:date="2026-10-05T16:41:40Z">
            <w:rPr>
              <w:rtl/>
            </w:rPr>
          </w:rPrChange>
        </w:rPr>
        <w:t xml:space="preserve">רבש"ע</w:t>
      </w:r>
      <w:r>
        <w:rPr>
          <w:rtl/>
        </w:rPr>
        <w:t xml:space="preserve">, גלוי וידוע לפניך שיגעתי בעשר אצבעותי בתורה ולא נהניתי אפילו באצבע קטנה</w:t>
      </w:r>
      <w:r w:rsidR="00E268F4">
        <w:rPr>
          <w:rtl/>
        </w:rPr>
        <w:t>,</w:t>
      </w:r>
    </w:p>
    <w:p w14:paraId="5EE1ACD8" w14:textId="3D246805" w:rsidR="00A9406C" w:rsidRPr="00C35A2C" w:rsidRDefault="00A9406C" w:rsidP="00A9406C">
      <w:pPr>
        <w:rPr>
          <w:rtl/>
        </w:rPr>
      </w:pPr>
      <w:r>
        <w:rPr>
          <w:rFonts w:hint="cs"/>
          <w:rtl/>
        </w:rPr>
        <w:t>יה</w:t>
      </w:r>
      <w:r w:rsidR="002B7BCC">
        <w:rPr>
          <w:rtl/>
        </w:rPr>
        <w:t>"</w:t>
      </w:r>
      <w:r>
        <w:rPr>
          <w:rFonts w:hint="cs"/>
          <w:rtl/>
        </w:rPr>
        <w:t xml:space="preserve">ר מלפניך </w:t>
      </w:r>
      <w:r w:rsidRPr="00C35A2C">
        <w:rPr>
          <w:rtl/>
        </w:rPr>
        <w:t xml:space="preserve">שיהא שלום במנוחתי, </w:t>
      </w:r>
      <w:r w:rsidRPr="007958EE">
        <w:rPr>
          <w:rStyle w:val="affffe"/>
          <w:rtl/>
        </w:rPr>
        <w:t xml:space="preserve">יצתה ב"ק ואמרה: </w:t>
      </w:r>
      <w:r w:rsidRPr="00B31843">
        <w:rPr>
          <w:rStyle w:val="affffa"/>
          <w:rtl/>
        </w:rPr>
        <w:t>יבא שלום ינוחו על משכבותם.</w:t>
      </w:r>
    </w:p>
    <w:p w14:paraId="321A80A0" w14:textId="174E70C0" w:rsidR="00E268F4" w:rsidRDefault="00A9406C" w:rsidP="00A9406C">
      <w:pPr>
        <w:rPr>
          <w:rFonts w:ascii="Fb Fontext" w:hAnsi="Fb Fontext"/>
          <w:rtl/>
        </w:rPr>
      </w:pPr>
      <w:r>
        <w:rPr>
          <w:rStyle w:val="affffa"/>
          <w:rFonts w:hint="cs"/>
          <w:rtl/>
        </w:rPr>
        <w:t>'</w:t>
      </w:r>
      <w:r w:rsidRPr="00B31843">
        <w:rPr>
          <w:rStyle w:val="affffa"/>
          <w:rFonts w:hint="cs"/>
          <w:rtl/>
        </w:rPr>
        <w:t>ועל משכבכם</w:t>
      </w:r>
      <w:r>
        <w:rPr>
          <w:rStyle w:val="affffa"/>
          <w:rFonts w:hint="cs"/>
          <w:rtl/>
        </w:rPr>
        <w:t>'</w:t>
      </w:r>
      <w:r w:rsidRPr="00B31843">
        <w:rPr>
          <w:rStyle w:val="affffa"/>
          <w:rFonts w:hint="cs"/>
          <w:rtl/>
        </w:rPr>
        <w:t xml:space="preserve"> </w:t>
      </w:r>
      <w:r>
        <w:rPr>
          <w:rFonts w:ascii="Fb Fontext" w:hAnsi="Fb Fontext" w:hint="cs"/>
          <w:rtl/>
        </w:rPr>
        <w:t>-</w:t>
      </w:r>
      <w:r w:rsidRPr="00C35A2C">
        <w:rPr>
          <w:rFonts w:ascii="Fb Fontext" w:hAnsi="Fb Fontext" w:hint="cs"/>
          <w:rtl/>
        </w:rPr>
        <w:t xml:space="preserve"> </w:t>
      </w:r>
      <w:r w:rsidRPr="007958EE">
        <w:rPr>
          <w:rStyle w:val="affffe"/>
          <w:rFonts w:hint="cs"/>
          <w:rtl/>
        </w:rPr>
        <w:t>מסייע לרחב</w:t>
      </w:r>
      <w:r w:rsidRPr="007958EE">
        <w:rPr>
          <w:rStyle w:val="affffe"/>
          <w:rtl/>
        </w:rPr>
        <w:t>"</w:t>
      </w:r>
      <w:r w:rsidRPr="007958EE">
        <w:rPr>
          <w:rStyle w:val="affffe"/>
          <w:rFonts w:hint="cs"/>
          <w:rtl/>
        </w:rPr>
        <w:t>ג</w:t>
      </w:r>
      <w:r>
        <w:rPr>
          <w:rFonts w:ascii="Fb Fontext" w:hAnsi="Fb Fontext" w:hint="cs"/>
          <w:rtl/>
        </w:rPr>
        <w:t>:</w:t>
      </w:r>
      <w:r w:rsidRPr="00C35A2C">
        <w:rPr>
          <w:rFonts w:ascii="Fb Fontext" w:hAnsi="Fb Fontext" w:hint="cs"/>
          <w:rtl/>
        </w:rPr>
        <w:t xml:space="preserve"> </w:t>
      </w:r>
      <w:r w:rsidRPr="00C35A2C">
        <w:rPr>
          <w:rFonts w:ascii="Fb Fontext" w:hAnsi="Fb Fontext"/>
          <w:rtl/>
        </w:rPr>
        <w:t>בשעה שהצדיק נפטר מן העולם</w:t>
      </w:r>
      <w:r w:rsidR="00E268F4">
        <w:rPr>
          <w:rFonts w:ascii="Fb Fontext" w:hAnsi="Fb Fontext"/>
          <w:rtl/>
        </w:rPr>
        <w:t>,</w:t>
      </w:r>
    </w:p>
    <w:p w14:paraId="5302A121" w14:textId="7B5C2086" w:rsidR="00E268F4" w:rsidRDefault="00A9406C" w:rsidP="00A9406C">
      <w:pPr>
        <w:rPr>
          <w:rFonts w:ascii="Fb Fontext" w:hAnsi="Fb Fontext"/>
          <w:rtl/>
        </w:rPr>
      </w:pPr>
      <w:r w:rsidRPr="007958EE">
        <w:rPr>
          <w:rStyle w:val="affffe"/>
          <w:rtl/>
        </w:rPr>
        <w:t>אומרים מלאכי השרת לפני הק</w:t>
      </w:r>
      <w:r w:rsidRPr="007958EE">
        <w:rPr>
          <w:rStyle w:val="affffe"/>
          <w:rFonts w:hint="cs"/>
          <w:rtl/>
        </w:rPr>
        <w:t>ב</w:t>
      </w:r>
      <w:r w:rsidR="002B7BCC">
        <w:rPr>
          <w:rStyle w:val="affffe"/>
          <w:rtl/>
        </w:rPr>
        <w:t>"</w:t>
      </w:r>
      <w:r w:rsidRPr="007958EE">
        <w:rPr>
          <w:rStyle w:val="affffe"/>
          <w:rFonts w:hint="cs"/>
          <w:rtl/>
        </w:rPr>
        <w:t>ה</w:t>
      </w:r>
      <w:r w:rsidRPr="007958EE">
        <w:rPr>
          <w:rStyle w:val="affffe"/>
          <w:rtl/>
        </w:rPr>
        <w:t xml:space="preserve">: </w:t>
      </w:r>
      <w:r>
        <w:rPr>
          <w:rStyle w:val="affffe"/>
          <w:rFonts w:ascii="Fb Fontext" w:hAnsi="Fb Fontext"/>
          <w:rtl/>
          <w:rPrChange w:id="9341" w:author="מנוע אמוראים" w:date="2026-10-05T16:41:40Z">
            <w:rPr>
              <w:rFonts w:ascii="Fb Fontext" w:hAnsi="Fb Fontext"/>
              <w:rtl/>
            </w:rPr>
          </w:rPrChange>
        </w:rPr>
        <w:t xml:space="preserve">רבש"ע</w:t>
      </w:r>
      <w:r>
        <w:rPr>
          <w:rFonts w:ascii="Fb Fontext" w:hAnsi="Fb Fontext"/>
          <w:rtl/>
        </w:rPr>
        <w:t xml:space="preserve">, צדיק פלוני בא</w:t>
      </w:r>
      <w:r w:rsidR="00E268F4">
        <w:rPr>
          <w:rFonts w:ascii="Fb Fontext" w:hAnsi="Fb Fontext"/>
          <w:rtl/>
        </w:rPr>
        <w:t>!</w:t>
      </w:r>
    </w:p>
    <w:p w14:paraId="2686262F" w14:textId="3DC53EAF" w:rsidR="00A9406C" w:rsidRPr="00730169" w:rsidRDefault="00A9406C" w:rsidP="00A9406C">
      <w:pPr>
        <w:rPr>
          <w:rFonts w:ascii="Fb Fontext" w:hAnsi="Fb Fontext"/>
          <w:spacing w:val="-4"/>
          <w:rtl/>
        </w:rPr>
      </w:pPr>
      <w:r w:rsidRPr="00730169">
        <w:rPr>
          <w:rStyle w:val="affffe"/>
          <w:spacing w:val="-4"/>
          <w:rtl/>
        </w:rPr>
        <w:t>א</w:t>
      </w:r>
      <w:r w:rsidRPr="00730169">
        <w:rPr>
          <w:rStyle w:val="affffe"/>
          <w:rFonts w:hint="cs"/>
          <w:spacing w:val="-4"/>
          <w:rtl/>
        </w:rPr>
        <w:t>"ל</w:t>
      </w:r>
      <w:r w:rsidRPr="00730169">
        <w:rPr>
          <w:rStyle w:val="affffe"/>
          <w:spacing w:val="-4"/>
          <w:rtl/>
        </w:rPr>
        <w:t xml:space="preserve"> </w:t>
      </w:r>
      <w:r w:rsidRPr="00730169">
        <w:rPr>
          <w:rFonts w:ascii="Fb Fontext" w:hAnsi="Fb Fontext"/>
          <w:spacing w:val="-4"/>
          <w:rtl/>
        </w:rPr>
        <w:t xml:space="preserve">יבואו צדיקים ויצאו לקראתו, </w:t>
      </w:r>
      <w:r w:rsidRPr="00730169">
        <w:rPr>
          <w:rStyle w:val="affffe"/>
          <w:spacing w:val="-4"/>
          <w:rtl/>
        </w:rPr>
        <w:t>וא</w:t>
      </w:r>
      <w:r w:rsidRPr="00730169">
        <w:rPr>
          <w:rStyle w:val="affffe"/>
          <w:rFonts w:hint="cs"/>
          <w:spacing w:val="-4"/>
          <w:rtl/>
        </w:rPr>
        <w:t>"ל</w:t>
      </w:r>
      <w:r w:rsidRPr="00730169">
        <w:rPr>
          <w:rStyle w:val="affffe"/>
          <w:spacing w:val="-4"/>
          <w:rtl/>
        </w:rPr>
        <w:t xml:space="preserve">: </w:t>
      </w:r>
      <w:r w:rsidRPr="00730169">
        <w:rPr>
          <w:rStyle w:val="affffa"/>
          <w:spacing w:val="-4"/>
          <w:rtl/>
        </w:rPr>
        <w:t>יבא בשלום, ינוחו על משכבותם.</w:t>
      </w:r>
    </w:p>
    <w:p w14:paraId="03738F1A" w14:textId="5A63DF9D" w:rsidR="00A9406C" w:rsidRPr="009F3A54" w:rsidRDefault="00A9406C" w:rsidP="00A9406C">
      <w:pPr>
        <w:rPr>
          <w:rFonts w:ascii="Fb Fontext" w:hAnsi="Fb Fontext"/>
          <w:spacing w:val="-8"/>
          <w:rtl/>
        </w:rPr>
      </w:pPr>
      <w:r w:rsidRPr="009F3A54">
        <w:rPr>
          <w:rStyle w:val="affffe"/>
          <w:spacing w:val="-8"/>
          <w:rtl/>
        </w:rPr>
        <w:t>ר"</w:t>
      </w:r>
      <w:r w:rsidRPr="009F3A54">
        <w:rPr>
          <w:rStyle w:val="affffe"/>
          <w:rFonts w:hint="cs"/>
          <w:spacing w:val="-8"/>
          <w:rtl/>
        </w:rPr>
        <w:t>א</w:t>
      </w:r>
      <w:r w:rsidRPr="009F3A54">
        <w:rPr>
          <w:rStyle w:val="affffe"/>
          <w:spacing w:val="-8"/>
          <w:rtl/>
        </w:rPr>
        <w:t>:</w:t>
      </w:r>
      <w:r w:rsidRPr="009F3A54">
        <w:rPr>
          <w:rFonts w:ascii="Fb Fontext" w:hAnsi="Fb Fontext"/>
          <w:spacing w:val="-8"/>
          <w:rtl/>
        </w:rPr>
        <w:t xml:space="preserve"> </w:t>
      </w:r>
      <w:r w:rsidRPr="009F3A54">
        <w:rPr>
          <w:rFonts w:ascii="Fb Fontext" w:hAnsi="Fb Fontext" w:hint="cs"/>
          <w:spacing w:val="-8"/>
          <w:rtl/>
        </w:rPr>
        <w:t>כ</w:t>
      </w:r>
      <w:r w:rsidRPr="009F3A54">
        <w:rPr>
          <w:rFonts w:cs="PFT_Frank"/>
          <w:b/>
          <w:bCs/>
          <w:spacing w:val="-8"/>
          <w:szCs w:val="14"/>
          <w:rtl/>
        </w:rPr>
        <w:t>שצדיק</w:t>
      </w:r>
      <w:r w:rsidRPr="009F3A54">
        <w:rPr>
          <w:rFonts w:ascii="Fb Fontext" w:hAnsi="Fb Fontext"/>
          <w:spacing w:val="-8"/>
          <w:rtl/>
        </w:rPr>
        <w:t xml:space="preserve"> נפטר </w:t>
      </w:r>
      <w:r w:rsidRPr="009F3A54">
        <w:rPr>
          <w:rFonts w:ascii="Fb Fontext" w:hAnsi="Fb Fontext" w:hint="cs"/>
          <w:spacing w:val="-8"/>
          <w:rtl/>
        </w:rPr>
        <w:t>מ</w:t>
      </w:r>
      <w:r w:rsidRPr="009F3A54">
        <w:rPr>
          <w:rFonts w:ascii="Fb Fontext" w:hAnsi="Fb Fontext"/>
          <w:spacing w:val="-8"/>
          <w:rtl/>
        </w:rPr>
        <w:t xml:space="preserve">העולם, </w:t>
      </w:r>
      <w:r w:rsidRPr="009F3A54">
        <w:rPr>
          <w:rFonts w:ascii="Fb Fontext" w:hAnsi="Fb Fontext" w:hint="cs"/>
          <w:spacing w:val="-8"/>
          <w:rtl/>
        </w:rPr>
        <w:t xml:space="preserve">ג' </w:t>
      </w:r>
      <w:r w:rsidRPr="009F3A54">
        <w:rPr>
          <w:rFonts w:ascii="Fb Fontext" w:hAnsi="Fb Fontext"/>
          <w:spacing w:val="-8"/>
          <w:rtl/>
        </w:rPr>
        <w:t>כיתות מלאכי השרת יוצאות לקראתו</w:t>
      </w:r>
    </w:p>
    <w:p w14:paraId="03458A80" w14:textId="77777777" w:rsidR="00A9406C" w:rsidRPr="00F71179" w:rsidRDefault="00A9406C" w:rsidP="00A9406C">
      <w:pPr>
        <w:ind w:firstLine="0"/>
        <w:rPr>
          <w:rStyle w:val="affffa"/>
          <w:spacing w:val="-6"/>
          <w:rtl/>
        </w:rPr>
      </w:pPr>
      <w:r w:rsidRPr="007958EE">
        <w:rPr>
          <w:rStyle w:val="affffe"/>
          <w:rtl/>
        </w:rPr>
        <w:t>א</w:t>
      </w:r>
      <w:r w:rsidRPr="00F71179">
        <w:rPr>
          <w:rFonts w:ascii="Fb Fontext" w:hAnsi="Fb Fontext"/>
          <w:spacing w:val="-6"/>
          <w:sz w:val="32"/>
          <w:rtl/>
        </w:rPr>
        <w:t xml:space="preserve">: </w:t>
      </w:r>
      <w:r w:rsidRPr="00F71179">
        <w:rPr>
          <w:rStyle w:val="affffa"/>
          <w:spacing w:val="-6"/>
          <w:rtl/>
        </w:rPr>
        <w:t>בא בשלום,</w:t>
      </w:r>
      <w:r w:rsidRPr="00F71179">
        <w:rPr>
          <w:rFonts w:ascii="Fb Fontext" w:hAnsi="Fb Fontext"/>
          <w:spacing w:val="-6"/>
          <w:sz w:val="32"/>
          <w:rtl/>
        </w:rPr>
        <w:t xml:space="preserve"> </w:t>
      </w:r>
      <w:r w:rsidRPr="007958EE">
        <w:rPr>
          <w:rStyle w:val="affffe"/>
          <w:rFonts w:hint="cs"/>
          <w:rtl/>
        </w:rPr>
        <w:t>ב</w:t>
      </w:r>
      <w:r>
        <w:rPr>
          <w:rStyle w:val="affffe"/>
          <w:rFonts w:hint="cs"/>
          <w:rtl/>
        </w:rPr>
        <w:t>.</w:t>
      </w:r>
      <w:r w:rsidRPr="00F71179">
        <w:rPr>
          <w:rFonts w:ascii="Fb Fontext" w:hAnsi="Fb Fontext"/>
          <w:spacing w:val="-6"/>
          <w:sz w:val="32"/>
          <w:rtl/>
        </w:rPr>
        <w:t xml:space="preserve"> </w:t>
      </w:r>
      <w:r w:rsidRPr="00F71179">
        <w:rPr>
          <w:rStyle w:val="affffa"/>
          <w:spacing w:val="-6"/>
          <w:rtl/>
        </w:rPr>
        <w:t>הולך נכחו</w:t>
      </w:r>
      <w:r w:rsidRPr="00F71179">
        <w:rPr>
          <w:rFonts w:ascii="Fb Fontext" w:hAnsi="Fb Fontext"/>
          <w:spacing w:val="-6"/>
          <w:sz w:val="32"/>
          <w:rtl/>
        </w:rPr>
        <w:t xml:space="preserve">, </w:t>
      </w:r>
      <w:r w:rsidRPr="007958EE">
        <w:rPr>
          <w:rStyle w:val="affffe"/>
          <w:rFonts w:hint="cs"/>
          <w:rtl/>
        </w:rPr>
        <w:t>ג.</w:t>
      </w:r>
      <w:r w:rsidRPr="00F71179">
        <w:rPr>
          <w:rFonts w:ascii="Fb Fontext" w:hAnsi="Fb Fontext"/>
          <w:spacing w:val="-6"/>
          <w:sz w:val="32"/>
          <w:rtl/>
        </w:rPr>
        <w:t xml:space="preserve">: </w:t>
      </w:r>
      <w:r w:rsidRPr="00F71179">
        <w:rPr>
          <w:rStyle w:val="affffa"/>
          <w:spacing w:val="-6"/>
          <w:rtl/>
        </w:rPr>
        <w:t>יבא שלום ינוחו על משכבותם.</w:t>
      </w:r>
    </w:p>
    <w:p w14:paraId="1DDF10DE" w14:textId="77777777" w:rsidR="00A9406C" w:rsidRPr="00730169" w:rsidRDefault="00A9406C" w:rsidP="00A9406C">
      <w:pPr>
        <w:rPr>
          <w:rFonts w:ascii="Fb Fontext" w:hAnsi="Fb Fontext"/>
          <w:spacing w:val="-4"/>
          <w:sz w:val="32"/>
          <w:rtl/>
        </w:rPr>
      </w:pPr>
      <w:r w:rsidRPr="00730169">
        <w:rPr>
          <w:rFonts w:ascii="Fb Fontext" w:hAnsi="Fb Fontext" w:cs="PFT_Frank" w:hint="cs"/>
          <w:b/>
          <w:bCs/>
          <w:spacing w:val="-4"/>
          <w:sz w:val="32"/>
          <w:szCs w:val="14"/>
          <w:rtl/>
        </w:rPr>
        <w:t>כשהרשע</w:t>
      </w:r>
      <w:r w:rsidRPr="00730169">
        <w:rPr>
          <w:rFonts w:ascii="Fb Fontext" w:hAnsi="Fb Fontext" w:hint="cs"/>
          <w:spacing w:val="-4"/>
          <w:sz w:val="32"/>
          <w:rtl/>
        </w:rPr>
        <w:t xml:space="preserve"> נאבד מהעולם</w:t>
      </w:r>
      <w:r w:rsidRPr="00730169">
        <w:rPr>
          <w:rFonts w:ascii="Fb Fontext" w:hAnsi="Fb Fontext"/>
          <w:spacing w:val="-4"/>
          <w:sz w:val="32"/>
          <w:rtl/>
        </w:rPr>
        <w:t xml:space="preserve">, </w:t>
      </w:r>
      <w:r w:rsidRPr="00730169">
        <w:rPr>
          <w:rFonts w:ascii="Fb Fontext" w:hAnsi="Fb Fontext" w:hint="cs"/>
          <w:spacing w:val="-4"/>
          <w:sz w:val="32"/>
          <w:rtl/>
        </w:rPr>
        <w:t>ג'</w:t>
      </w:r>
      <w:r w:rsidRPr="00730169">
        <w:rPr>
          <w:rFonts w:ascii="Fb Fontext" w:hAnsi="Fb Fontext"/>
          <w:spacing w:val="-4"/>
          <w:sz w:val="32"/>
          <w:rtl/>
        </w:rPr>
        <w:t xml:space="preserve"> כיתות מלאכי חבלה יוצאות לקראתו,</w:t>
      </w:r>
    </w:p>
    <w:p w14:paraId="1196C941" w14:textId="77777777" w:rsidR="00A9406C" w:rsidRPr="00730169" w:rsidRDefault="00A9406C" w:rsidP="00A9406C">
      <w:pPr>
        <w:rPr>
          <w:rFonts w:cs="Guttman Vilna"/>
          <w:b/>
          <w:spacing w:val="-2"/>
          <w:rtl/>
        </w:rPr>
      </w:pPr>
      <w:r w:rsidRPr="00730169">
        <w:rPr>
          <w:rStyle w:val="affffe"/>
          <w:rFonts w:hint="cs"/>
          <w:rtl/>
        </w:rPr>
        <w:t>א.</w:t>
      </w:r>
      <w:r w:rsidRPr="00730169">
        <w:rPr>
          <w:spacing w:val="-2"/>
          <w:rtl/>
        </w:rPr>
        <w:t xml:space="preserve"> </w:t>
      </w:r>
      <w:r w:rsidRPr="00730169">
        <w:rPr>
          <w:rStyle w:val="affffa"/>
          <w:spacing w:val="-2"/>
          <w:rtl/>
        </w:rPr>
        <w:t>אין שלום אמר ה' לרשעים</w:t>
      </w:r>
      <w:r w:rsidRPr="00730169">
        <w:rPr>
          <w:spacing w:val="-2"/>
          <w:rtl/>
        </w:rPr>
        <w:t xml:space="preserve">, </w:t>
      </w:r>
      <w:r w:rsidRPr="00730169">
        <w:rPr>
          <w:rStyle w:val="affffe"/>
          <w:rFonts w:hint="cs"/>
          <w:rtl/>
        </w:rPr>
        <w:t>ב.</w:t>
      </w:r>
      <w:r w:rsidRPr="00730169">
        <w:rPr>
          <w:spacing w:val="-2"/>
          <w:rtl/>
        </w:rPr>
        <w:t xml:space="preserve"> </w:t>
      </w:r>
      <w:r w:rsidRPr="00730169">
        <w:rPr>
          <w:rStyle w:val="affffa"/>
          <w:spacing w:val="-2"/>
          <w:rtl/>
        </w:rPr>
        <w:t>למעצבה ישכב</w:t>
      </w:r>
      <w:r w:rsidRPr="00730169">
        <w:rPr>
          <w:spacing w:val="-2"/>
          <w:rtl/>
        </w:rPr>
        <w:t>,</w:t>
      </w:r>
      <w:r w:rsidRPr="00730169">
        <w:rPr>
          <w:rFonts w:hint="cs"/>
          <w:spacing w:val="-2"/>
          <w:rtl/>
        </w:rPr>
        <w:t xml:space="preserve"> </w:t>
      </w:r>
      <w:r w:rsidRPr="00730169">
        <w:rPr>
          <w:rStyle w:val="affffe"/>
          <w:rFonts w:hint="cs"/>
          <w:rtl/>
        </w:rPr>
        <w:t>ג.</w:t>
      </w:r>
      <w:r w:rsidRPr="00730169">
        <w:rPr>
          <w:spacing w:val="-2"/>
          <w:rtl/>
        </w:rPr>
        <w:t xml:space="preserve"> </w:t>
      </w:r>
      <w:r w:rsidRPr="00730169">
        <w:rPr>
          <w:rStyle w:val="affffa"/>
          <w:spacing w:val="-2"/>
          <w:rtl/>
        </w:rPr>
        <w:t>רדה והשכבה את ערלים</w:t>
      </w:r>
      <w:r w:rsidRPr="00730169">
        <w:rPr>
          <w:spacing w:val="-2"/>
          <w:rtl/>
        </w:rPr>
        <w:t>.</w:t>
      </w:r>
    </w:p>
    <w:p>
      <w:pPr>
        <w:pStyle w:val="MishnaBatzad"/>
        <w:rPr>
          <w:ins w:id="20544" w:author="קלוד" w:date="2026-10-06T10:09:07Z"/>
        </w:rPr>
      </w:pPr>
      <w:ins w:id="20543" w:author="קלוד" w:date="2026-10-06T10:09:07Z">
        <w:r>
          <w:t xml:space="preserve">משנה ד</w:t>
        </w:r>
      </w:ins>
    </w:p>
    <w:p w14:paraId="6069FAA7" w14:textId="77777777" w:rsidR="00A9406C" w:rsidRDefault="00A9406C" w:rsidP="00A9406C">
      <w:pPr>
        <w:pStyle w:val="afff5"/>
        <w:rPr>
          <w:b/>
          <w:rtl/>
        </w:rPr>
      </w:pPr>
      <w:bookmarkStart w:id="788" w:name="_Toc119353580"/>
      <w:r w:rsidRPr="006A181B">
        <w:rPr>
          <w:rStyle w:val="afffff5"/>
          <w:rtl/>
        </w:rPr>
        <w:t>כל זמן שהיא בבית אביה -</w:t>
      </w:r>
      <w:bookmarkEnd w:id="788"/>
      <w:r w:rsidRPr="00C35A2C">
        <w:rPr>
          <w:b/>
          <w:rtl/>
        </w:rPr>
        <w:t xml:space="preserve"> גובה כתובתה לעולם,</w:t>
      </w:r>
    </w:p>
    <w:p w14:paraId="5CC1D3B3" w14:textId="77A45B3E" w:rsidR="00A9406C" w:rsidRDefault="00A9406C" w:rsidP="00A9406C">
      <w:pPr>
        <w:pStyle w:val="afff5"/>
        <w:rPr>
          <w:b/>
          <w:rtl/>
        </w:rPr>
      </w:pPr>
      <w:bookmarkStart w:id="789" w:name="_Toc119353581"/>
      <w:r w:rsidRPr="006A181B">
        <w:rPr>
          <w:rStyle w:val="afffff5"/>
          <w:rtl/>
        </w:rPr>
        <w:lastRenderedPageBreak/>
        <w:t>כל זמן שהיא בבית בעלה</w:t>
      </w:r>
      <w:bookmarkEnd w:id="789"/>
      <w:r w:rsidRPr="00C35A2C">
        <w:rPr>
          <w:b/>
          <w:rtl/>
        </w:rPr>
        <w:t xml:space="preserve"> </w:t>
      </w:r>
      <w:r w:rsidR="006A181B">
        <w:rPr>
          <w:rStyle w:val="TanaimMishna"/>
          <w:rFonts w:hint="cs"/>
          <w:rtl/>
          <w:rPrChange w:id="20303" w:author="קלוד" w:date="2026-10-06T10:09:07Z">
            <w:rPr>
              <w:rStyle w:val="affffe"/>
              <w:rFonts w:hint="cs"/>
              <w:rtl/>
            </w:rPr>
          </w:rPrChange>
        </w:rPr>
        <w:t xml:space="preserve">- </w:t>
      </w:r>
      <w:r w:rsidRPr="0079787A">
        <w:rPr>
          <w:rStyle w:val="TanaimMishna"/>
          <w:rFonts w:hint="cs"/>
          <w:rtl/>
          <w:rPrChange w:id="20304" w:author="קלוד" w:date="2026-10-06T10:09:07Z">
            <w:rPr>
              <w:rStyle w:val="affffe"/>
              <w:rFonts w:hint="cs"/>
              <w:rtl/>
            </w:rPr>
          </w:rPrChange>
        </w:rPr>
        <w:t>ר</w:t>
      </w:r>
      <w:r w:rsidR="002B7BCC">
        <w:rPr>
          <w:rStyle w:val="TanaimMishna"/>
          <w:rtl/>
          <w:rPrChange w:id="20305" w:author="קלוד" w:date="2026-10-06T10:09:07Z">
            <w:rPr>
              <w:rStyle w:val="affffe"/>
              <w:rtl/>
            </w:rPr>
          </w:rPrChange>
        </w:rPr>
        <w:t>"</w:t>
      </w:r>
      <w:r w:rsidRPr="0079787A">
        <w:rPr>
          <w:rStyle w:val="TanaimMishna"/>
          <w:rFonts w:hint="cs"/>
          <w:rtl/>
          <w:rPrChange w:id="20306" w:author="קלוד" w:date="2026-10-06T10:09:07Z">
            <w:rPr>
              <w:rStyle w:val="affffe"/>
              <w:rFonts w:hint="cs"/>
              <w:rtl/>
            </w:rPr>
          </w:rPrChange>
        </w:rPr>
        <w:t>מ מרשב</w:t>
      </w:r>
      <w:r w:rsidR="002B7BCC">
        <w:rPr>
          <w:rStyle w:val="TanaimMishna"/>
          <w:rtl/>
          <w:rPrChange w:id="20307" w:author="קלוד" w:date="2026-10-06T10:09:07Z">
            <w:rPr>
              <w:rStyle w:val="affffe"/>
              <w:rtl/>
            </w:rPr>
          </w:rPrChange>
        </w:rPr>
        <w:t>"</w:t>
      </w:r>
      <w:r w:rsidRPr="0079787A">
        <w:rPr>
          <w:rStyle w:val="TanaimMishna"/>
          <w:rFonts w:hint="cs"/>
          <w:rtl/>
          <w:rPrChange w:id="20308" w:author="קלוד" w:date="2026-10-06T10:09:07Z">
            <w:rPr>
              <w:rStyle w:val="affffe"/>
              <w:rFonts w:hint="cs"/>
              <w:rtl/>
            </w:rPr>
          </w:rPrChange>
        </w:rPr>
        <w:t>ג:</w:t>
      </w:r>
      <w:r w:rsidRPr="0079787A">
        <w:rPr>
          <w:rStyle w:val="TanaimMishna"/>
          <w:rFonts w:hint="cs"/>
          <w:rPrChange w:id="20309" w:author="קלוד" w:date="2026-10-06T10:09:07Z">
            <w:rPr>
              <w:rStyle w:val="affffe"/>
              <w:rFonts w:hint="cs"/>
            </w:rPr>
          </w:rPrChange>
        </w:rPr>
        <w:t xml:space="preserve"> </w:t>
      </w:r>
      <w:r>
        <w:rPr>
          <w:rFonts w:hint="cs"/>
          <w:b/>
          <w:rtl/>
        </w:rPr>
        <w:t xml:space="preserve"> </w:t>
      </w:r>
      <w:r w:rsidRPr="00C35A2C">
        <w:rPr>
          <w:b/>
          <w:rtl/>
        </w:rPr>
        <w:t xml:space="preserve">גובה כתובתה עד </w:t>
      </w:r>
      <w:r>
        <w:rPr>
          <w:rFonts w:hint="cs"/>
          <w:b/>
          <w:rtl/>
        </w:rPr>
        <w:t>כ</w:t>
      </w:r>
      <w:r w:rsidR="002B7BCC">
        <w:rPr>
          <w:b/>
          <w:rtl/>
        </w:rPr>
        <w:t>"</w:t>
      </w:r>
      <w:r>
        <w:rPr>
          <w:rFonts w:hint="cs"/>
          <w:b/>
          <w:rtl/>
        </w:rPr>
        <w:t xml:space="preserve">ה </w:t>
      </w:r>
      <w:r w:rsidRPr="00C35A2C">
        <w:rPr>
          <w:b/>
          <w:rtl/>
        </w:rPr>
        <w:t>שנים, שיש בכ"ה שנים שתעשה טובה כנגד כתובתה,</w:t>
      </w:r>
    </w:p>
    <w:p w14:paraId="12E35D9C" w14:textId="77777777" w:rsidR="00A9406C" w:rsidRDefault="00A9406C" w:rsidP="00A9406C">
      <w:pPr>
        <w:pStyle w:val="afff5"/>
        <w:rPr>
          <w:b/>
          <w:rtl/>
        </w:rPr>
      </w:pPr>
      <w:r w:rsidRPr="0079787A">
        <w:rPr>
          <w:rStyle w:val="TanaimMishna"/>
          <w:rtl/>
          <w:rPrChange w:id="20310" w:author="קלוד" w:date="2026-10-06T10:09:07Z">
            <w:rPr>
              <w:rStyle w:val="affffe"/>
              <w:rtl/>
            </w:rPr>
          </w:rPrChange>
        </w:rPr>
        <w:t>וחכ"א:</w:t>
      </w:r>
      <w:r w:rsidRPr="00C35A2C">
        <w:rPr>
          <w:b/>
          <w:rtl/>
        </w:rPr>
        <w:t xml:space="preserve"> כל זמן שהיא בבית בעלה - גובה כתובתה לעולם,</w:t>
      </w:r>
    </w:p>
    <w:p w14:paraId="378AEC82" w14:textId="03731077" w:rsidR="00A9406C" w:rsidRPr="00C35A2C" w:rsidRDefault="00A9406C" w:rsidP="00A9406C">
      <w:pPr>
        <w:pStyle w:val="afff5"/>
        <w:rPr>
          <w:b/>
          <w:rtl/>
        </w:rPr>
      </w:pPr>
      <w:r w:rsidRPr="00C35A2C">
        <w:rPr>
          <w:b/>
          <w:rtl/>
        </w:rPr>
        <w:t xml:space="preserve">כל זמן שהיא בבית אביה - גובה כתובתה עד </w:t>
      </w:r>
      <w:r>
        <w:rPr>
          <w:rFonts w:hint="cs"/>
          <w:b/>
          <w:rtl/>
        </w:rPr>
        <w:t>כ</w:t>
      </w:r>
      <w:r w:rsidR="002B7BCC">
        <w:rPr>
          <w:b/>
          <w:rtl/>
        </w:rPr>
        <w:t>"</w:t>
      </w:r>
      <w:r>
        <w:rPr>
          <w:rFonts w:hint="cs"/>
          <w:b/>
          <w:rtl/>
        </w:rPr>
        <w:t>ה</w:t>
      </w:r>
      <w:r w:rsidRPr="00C35A2C">
        <w:rPr>
          <w:b/>
          <w:rtl/>
        </w:rPr>
        <w:t xml:space="preserve"> שנים.</w:t>
      </w:r>
    </w:p>
    <w:p w14:paraId="67A011F6" w14:textId="77777777" w:rsidR="00A9406C" w:rsidRPr="00C35A2C" w:rsidRDefault="00A9406C" w:rsidP="00A9406C">
      <w:pPr>
        <w:pStyle w:val="afff5"/>
        <w:rPr>
          <w:b/>
          <w:rtl/>
        </w:rPr>
      </w:pPr>
      <w:r w:rsidRPr="00C35A2C">
        <w:rPr>
          <w:b/>
          <w:rtl/>
        </w:rPr>
        <w:t>מתה, יורשיה מזכירין כתובתה עד עשרים וחמש שנים.</w:t>
      </w:r>
    </w:p>
    <w:p w14:paraId="02DE094D" w14:textId="13D67D9B" w:rsidR="00A9406C" w:rsidRPr="00C35A2C" w:rsidRDefault="00A9406C" w:rsidP="00A9406C">
      <w:pPr>
        <w:rPr>
          <w:rFonts w:ascii="Fb Fontext" w:hAnsi="Fb Fontext"/>
          <w:rtl/>
        </w:rPr>
      </w:pPr>
      <w:r w:rsidRPr="00C35A2C">
        <w:rPr>
          <w:rFonts w:ascii="Fb Fontext" w:hAnsi="Fb Fontext"/>
          <w:sz w:val="32"/>
          <w:rtl/>
        </w:rPr>
        <w:t xml:space="preserve">• </w:t>
      </w:r>
      <w:r w:rsidRPr="00C35A2C">
        <w:rPr>
          <w:rFonts w:ascii="Fb Fontext" w:hAnsi="Fb Fontext" w:hint="cs"/>
          <w:sz w:val="32"/>
          <w:rtl/>
        </w:rPr>
        <w:t xml:space="preserve">גם </w:t>
      </w:r>
      <w:r w:rsidRPr="00C35A2C">
        <w:rPr>
          <w:rFonts w:ascii="Fb Fontext" w:hAnsi="Fb Fontext"/>
          <w:sz w:val="32"/>
          <w:rtl/>
        </w:rPr>
        <w:t xml:space="preserve">ענייה שבישראל </w:t>
      </w:r>
      <w:r w:rsidRPr="00C35A2C">
        <w:rPr>
          <w:rFonts w:ascii="Fb Fontext" w:hAnsi="Fb Fontext" w:hint="cs"/>
          <w:sz w:val="32"/>
          <w:rtl/>
        </w:rPr>
        <w:t xml:space="preserve">וגם מרתא בת בייתוס </w:t>
      </w:r>
      <w:r w:rsidRPr="00C35A2C">
        <w:rPr>
          <w:rFonts w:ascii="Fb Fontext" w:hAnsi="Fb Fontext"/>
          <w:sz w:val="32"/>
          <w:rtl/>
        </w:rPr>
        <w:t xml:space="preserve">עד </w:t>
      </w:r>
      <w:r>
        <w:rPr>
          <w:rFonts w:ascii="Fb Fontext" w:hAnsi="Fb Fontext" w:hint="cs"/>
          <w:sz w:val="32"/>
          <w:rtl/>
        </w:rPr>
        <w:t>כ</w:t>
      </w:r>
      <w:r w:rsidR="002B7BCC">
        <w:rPr>
          <w:rFonts w:ascii="Fb Fontext" w:hAnsi="Fb Fontext"/>
          <w:sz w:val="32"/>
          <w:rtl/>
        </w:rPr>
        <w:t>"</w:t>
      </w:r>
      <w:r>
        <w:rPr>
          <w:rFonts w:ascii="Fb Fontext" w:hAnsi="Fb Fontext" w:hint="cs"/>
          <w:sz w:val="32"/>
          <w:rtl/>
        </w:rPr>
        <w:t>ה</w:t>
      </w:r>
      <w:r w:rsidRPr="00C35A2C">
        <w:rPr>
          <w:rFonts w:ascii="Fb Fontext" w:hAnsi="Fb Fontext"/>
          <w:sz w:val="32"/>
          <w:rtl/>
        </w:rPr>
        <w:t xml:space="preserve"> שנים</w:t>
      </w:r>
      <w:r w:rsidRPr="00C35A2C">
        <w:rPr>
          <w:rFonts w:ascii="Fb Fontext" w:hAnsi="Fb Fontext" w:hint="cs"/>
          <w:sz w:val="32"/>
          <w:rtl/>
        </w:rPr>
        <w:t xml:space="preserve"> -ד</w:t>
      </w:r>
      <w:r w:rsidRPr="00C35A2C">
        <w:rPr>
          <w:rFonts w:ascii="Fb Fontext" w:hAnsi="Fb Fontext"/>
          <w:sz w:val="32"/>
          <w:rtl/>
        </w:rPr>
        <w:t>לפום גמלא שיחנא.</w:t>
      </w:r>
    </w:p>
    <w:p w14:paraId="1B1776E9" w14:textId="77777777" w:rsidR="00A9406C" w:rsidRPr="00C35A2C" w:rsidRDefault="00A9406C" w:rsidP="00A9406C">
      <w:pPr>
        <w:rPr>
          <w:rFonts w:ascii="Fb Fontext" w:hAnsi="Fb Fontext"/>
          <w:rtl/>
        </w:rPr>
      </w:pPr>
      <w:r w:rsidRPr="0079787A">
        <w:rPr>
          <w:rStyle w:val="affffe"/>
          <w:rtl/>
        </w:rPr>
        <w:t>• איבעיא להו: לר</w:t>
      </w:r>
      <w:r>
        <w:rPr>
          <w:rStyle w:val="affffe"/>
          <w:rFonts w:hint="cs"/>
          <w:rtl/>
        </w:rPr>
        <w:t>"מ</w:t>
      </w:r>
      <w:r w:rsidRPr="0079787A">
        <w:rPr>
          <w:rStyle w:val="affffe"/>
          <w:rtl/>
        </w:rPr>
        <w:t>,</w:t>
      </w:r>
      <w:r w:rsidRPr="00C35A2C">
        <w:rPr>
          <w:rFonts w:ascii="Fb Fontext" w:hAnsi="Fb Fontext"/>
          <w:rtl/>
        </w:rPr>
        <w:t xml:space="preserve"> </w:t>
      </w:r>
      <w:r w:rsidRPr="006A181B">
        <w:rPr>
          <w:rStyle w:val="affffc"/>
          <w:rtl/>
        </w:rPr>
        <w:t>מהו שתשלש</w:t>
      </w:r>
      <w:r w:rsidRPr="00C35A2C">
        <w:rPr>
          <w:rFonts w:ascii="Fb Fontext" w:hAnsi="Fb Fontext"/>
          <w:rtl/>
        </w:rPr>
        <w:t xml:space="preserve">? </w:t>
      </w:r>
      <w:r w:rsidRPr="00CA108A">
        <w:rPr>
          <w:rFonts w:ascii="Fb Fontext" w:hAnsi="Fb Fontext" w:cs="PFT_Frank"/>
          <w:b/>
          <w:bCs/>
          <w:szCs w:val="14"/>
          <w:rtl/>
        </w:rPr>
        <w:t>תיקו</w:t>
      </w:r>
      <w:r w:rsidRPr="00C35A2C">
        <w:rPr>
          <w:rFonts w:ascii="Fb Fontext" w:hAnsi="Fb Fontext"/>
          <w:rtl/>
        </w:rPr>
        <w:t>.</w:t>
      </w:r>
    </w:p>
    <w:p w14:paraId="330A4402" w14:textId="77777777" w:rsidR="00A9406C" w:rsidRPr="00C54C7E" w:rsidRDefault="00A9406C" w:rsidP="00A9406C">
      <w:pPr>
        <w:pStyle w:val="afffd"/>
        <w:rPr>
          <w:rtl/>
        </w:rPr>
      </w:pPr>
      <w:ins w:id="10017" w:author="מספור קטעי משנה" w:date="2026-10-06T06:45:30Z">
        <w:r>
          <w:rPr>
            <w:rStyle w:val="MisparKeta"/>
          </w:rPr>
          <w:t xml:space="preserve">ב. </w:t>
        </w:r>
      </w:ins>
      <w:bookmarkStart w:id="790" w:name="_Toc119353582"/>
      <w:r w:rsidRPr="00C54C7E">
        <w:rPr>
          <w:rtl/>
        </w:rPr>
        <w:t>וחכ"א: כל זמן שהיא בבית בעלה - גובה כתובתה לעולם,</w:t>
      </w:r>
      <w:bookmarkEnd w:id="790"/>
    </w:p>
    <w:p w14:paraId="2BDFD912" w14:textId="5EAA27D9" w:rsidR="00A9406C" w:rsidRPr="00F71179" w:rsidRDefault="00A9406C" w:rsidP="00A9406C">
      <w:pPr>
        <w:rPr>
          <w:rFonts w:ascii="Fb Fontext" w:hAnsi="Fb Fontext"/>
          <w:spacing w:val="-2"/>
          <w:rtl/>
        </w:rPr>
      </w:pPr>
      <w:r w:rsidRPr="00F71179">
        <w:rPr>
          <w:rFonts w:ascii="Fb Fontext" w:hAnsi="Fb Fontext"/>
          <w:spacing w:val="-2"/>
          <w:rtl/>
        </w:rPr>
        <w:t xml:space="preserve">• </w:t>
      </w:r>
      <w:r w:rsidRPr="00F71179">
        <w:rPr>
          <w:rFonts w:ascii="Fb Fontext" w:hAnsi="Fb Fontext" w:hint="cs"/>
          <w:spacing w:val="-2"/>
          <w:rtl/>
        </w:rPr>
        <w:t>ו</w:t>
      </w:r>
      <w:r w:rsidR="00BD4EEB">
        <w:rPr>
          <w:rFonts w:ascii="Fb Fontext" w:hAnsi="Fb Fontext" w:hint="cs"/>
          <w:spacing w:val="-2"/>
          <w:rtl/>
        </w:rPr>
        <w:t>אף</w:t>
      </w:r>
      <w:r w:rsidRPr="00F71179">
        <w:rPr>
          <w:rFonts w:ascii="Fb Fontext" w:hAnsi="Fb Fontext" w:hint="cs"/>
          <w:spacing w:val="-2"/>
          <w:rtl/>
        </w:rPr>
        <w:t xml:space="preserve"> רגע אחר שקיעת החמה דכל מדת חכמים כן היא במ' סאה טובל חסר קורטוב אין טובל</w:t>
      </w:r>
      <w:r w:rsidR="00B909D8">
        <w:rPr>
          <w:rFonts w:ascii="Fb Fontext" w:hAnsi="Fb Fontext" w:hint="cs"/>
          <w:spacing w:val="-2"/>
          <w:rtl/>
        </w:rPr>
        <w:t>,</w:t>
      </w:r>
    </w:p>
    <w:p w14:paraId="459740EF" w14:textId="3D57A182" w:rsidR="00A9406C" w:rsidRPr="00730169" w:rsidRDefault="00A9406C" w:rsidP="00A9406C">
      <w:pPr>
        <w:rPr>
          <w:rFonts w:ascii="Fb Fontext" w:hAnsi="Fb Fontext"/>
          <w:spacing w:val="-8"/>
          <w:sz w:val="32"/>
          <w:rtl/>
        </w:rPr>
      </w:pPr>
      <w:r w:rsidRPr="00730169">
        <w:rPr>
          <w:rFonts w:ascii="Fb Fontext" w:hAnsi="Fb Fontext"/>
          <w:spacing w:val="-8"/>
          <w:sz w:val="32"/>
          <w:rtl/>
        </w:rPr>
        <w:t xml:space="preserve">• </w:t>
      </w:r>
      <w:r w:rsidRPr="00730169">
        <w:rPr>
          <w:rStyle w:val="affffe"/>
          <w:spacing w:val="-8"/>
          <w:rtl/>
        </w:rPr>
        <w:t>העיד ר</w:t>
      </w:r>
      <w:r w:rsidRPr="00730169">
        <w:rPr>
          <w:rStyle w:val="affffe"/>
          <w:rFonts w:hint="cs"/>
          <w:spacing w:val="-8"/>
          <w:rtl/>
        </w:rPr>
        <w:t>יב</w:t>
      </w:r>
      <w:r w:rsidRPr="00730169">
        <w:rPr>
          <w:rStyle w:val="affffe"/>
          <w:spacing w:val="-8"/>
          <w:rtl/>
        </w:rPr>
        <w:t>"</w:t>
      </w:r>
      <w:r w:rsidRPr="00730169">
        <w:rPr>
          <w:rStyle w:val="affffe"/>
          <w:rFonts w:hint="cs"/>
          <w:spacing w:val="-8"/>
          <w:rtl/>
        </w:rPr>
        <w:t>י ל</w:t>
      </w:r>
      <w:r w:rsidRPr="00730169">
        <w:rPr>
          <w:rStyle w:val="affffe"/>
          <w:spacing w:val="-8"/>
          <w:rtl/>
        </w:rPr>
        <w:t>פני רבי, מאביו:</w:t>
      </w:r>
      <w:r w:rsidRPr="00730169">
        <w:rPr>
          <w:rFonts w:ascii="Fb Fontext" w:hAnsi="Fb Fontext"/>
          <w:spacing w:val="-8"/>
          <w:sz w:val="32"/>
          <w:rtl/>
        </w:rPr>
        <w:t xml:space="preserve"> </w:t>
      </w:r>
      <w:r w:rsidRPr="00730169">
        <w:rPr>
          <w:rFonts w:ascii="Fb Fontext" w:hAnsi="Fb Fontext" w:hint="cs"/>
          <w:spacing w:val="-8"/>
          <w:sz w:val="32"/>
          <w:rtl/>
        </w:rPr>
        <w:t>דווקא ב</w:t>
      </w:r>
      <w:r w:rsidRPr="00730169">
        <w:rPr>
          <w:rFonts w:ascii="Fb Fontext" w:hAnsi="Fb Fontext"/>
          <w:spacing w:val="-8"/>
          <w:sz w:val="32"/>
          <w:rtl/>
        </w:rPr>
        <w:t>שאין שטר כתובה יוצא מתח"</w:t>
      </w:r>
      <w:r w:rsidRPr="00730169">
        <w:rPr>
          <w:rFonts w:ascii="Fb Fontext" w:hAnsi="Fb Fontext" w:hint="cs"/>
          <w:spacing w:val="-8"/>
          <w:sz w:val="32"/>
          <w:rtl/>
        </w:rPr>
        <w:t>י</w:t>
      </w:r>
      <w:r w:rsidRPr="00730169">
        <w:rPr>
          <w:rFonts w:ascii="Fb Fontext" w:hAnsi="Fb Fontext"/>
          <w:spacing w:val="-8"/>
          <w:sz w:val="32"/>
          <w:rtl/>
        </w:rPr>
        <w:t>,</w:t>
      </w:r>
    </w:p>
    <w:p w14:paraId="56A2EFE8" w14:textId="77777777" w:rsidR="00A9406C" w:rsidRDefault="00A9406C" w:rsidP="00A9406C">
      <w:pPr>
        <w:rPr>
          <w:rFonts w:ascii="Fb Fontext" w:hAnsi="Fb Fontext"/>
          <w:sz w:val="32"/>
          <w:rtl/>
        </w:rPr>
      </w:pPr>
      <w:r>
        <w:rPr>
          <w:rFonts w:ascii="Fb Fontext" w:hAnsi="Fb Fontext" w:hint="cs"/>
          <w:sz w:val="32"/>
          <w:rtl/>
        </w:rPr>
        <w:t xml:space="preserve">   </w:t>
      </w:r>
      <w:r w:rsidRPr="00C35A2C">
        <w:rPr>
          <w:rFonts w:ascii="Fb Fontext" w:hAnsi="Fb Fontext"/>
          <w:sz w:val="32"/>
          <w:rtl/>
        </w:rPr>
        <w:t xml:space="preserve">אבל </w:t>
      </w:r>
      <w:r w:rsidRPr="006A181B">
        <w:rPr>
          <w:rStyle w:val="affffc"/>
          <w:rtl/>
        </w:rPr>
        <w:t>שטר כתובה יוצא מתחת ידיה - גובה כתובתה לעולם</w:t>
      </w:r>
      <w:r w:rsidRPr="00C35A2C">
        <w:rPr>
          <w:rFonts w:ascii="Fb Fontext" w:hAnsi="Fb Fontext"/>
          <w:sz w:val="32"/>
          <w:rtl/>
        </w:rPr>
        <w:t>;</w:t>
      </w:r>
    </w:p>
    <w:p w14:paraId="43DA8460" w14:textId="7BA73F3E" w:rsidR="00A9406C" w:rsidRPr="00C35A2C" w:rsidRDefault="00A9406C" w:rsidP="00A9406C">
      <w:pPr>
        <w:rPr>
          <w:rFonts w:ascii="Fb Fontext" w:hAnsi="Fb Fontext" w:cs="Guttman Vilna"/>
          <w:b/>
          <w:bCs/>
          <w:rtl/>
        </w:rPr>
      </w:pPr>
      <w:r w:rsidRPr="0079787A">
        <w:rPr>
          <w:rStyle w:val="affffe"/>
          <w:rtl/>
        </w:rPr>
        <w:t xml:space="preserve">• </w:t>
      </w:r>
      <w:r w:rsidRPr="0079787A">
        <w:rPr>
          <w:rStyle w:val="affffe"/>
          <w:rFonts w:hint="cs"/>
          <w:rtl/>
        </w:rPr>
        <w:t>ור</w:t>
      </w:r>
      <w:r w:rsidRPr="0079787A">
        <w:rPr>
          <w:rStyle w:val="affffe"/>
          <w:rtl/>
        </w:rPr>
        <w:t>"</w:t>
      </w:r>
      <w:r w:rsidRPr="0079787A">
        <w:rPr>
          <w:rStyle w:val="affffe"/>
          <w:rFonts w:hint="cs"/>
          <w:rtl/>
        </w:rPr>
        <w:t>א</w:t>
      </w:r>
      <w:r w:rsidRPr="0079787A">
        <w:rPr>
          <w:rStyle w:val="affffe"/>
          <w:rtl/>
        </w:rPr>
        <w:t>:</w:t>
      </w:r>
      <w:r w:rsidRPr="00C35A2C">
        <w:rPr>
          <w:rFonts w:ascii="Fb Fontext" w:hAnsi="Fb Fontext"/>
          <w:rtl/>
        </w:rPr>
        <w:t xml:space="preserve"> א</w:t>
      </w:r>
      <w:r>
        <w:rPr>
          <w:rFonts w:ascii="Fb Fontext" w:hAnsi="Fb Fontext" w:hint="cs"/>
          <w:rtl/>
        </w:rPr>
        <w:t>ף</w:t>
      </w:r>
      <w:r w:rsidRPr="00C35A2C">
        <w:rPr>
          <w:rFonts w:ascii="Fb Fontext" w:hAnsi="Fb Fontext"/>
          <w:rtl/>
        </w:rPr>
        <w:t xml:space="preserve"> שטר כתובה יוצא מתח"</w:t>
      </w:r>
      <w:r w:rsidRPr="00C35A2C">
        <w:rPr>
          <w:rFonts w:ascii="Fb Fontext" w:hAnsi="Fb Fontext" w:hint="cs"/>
          <w:rtl/>
        </w:rPr>
        <w:t>י</w:t>
      </w:r>
      <w:r w:rsidRPr="00C35A2C">
        <w:rPr>
          <w:rFonts w:ascii="Fb Fontext" w:hAnsi="Fb Fontext"/>
          <w:rtl/>
        </w:rPr>
        <w:t xml:space="preserve"> </w:t>
      </w:r>
      <w:r>
        <w:rPr>
          <w:rFonts w:ascii="Fb Fontext" w:hAnsi="Fb Fontext"/>
          <w:rtl/>
        </w:rPr>
        <w:t>–</w:t>
      </w:r>
      <w:r w:rsidRPr="00C35A2C">
        <w:rPr>
          <w:rFonts w:ascii="Fb Fontext" w:hAnsi="Fb Fontext"/>
          <w:rtl/>
        </w:rPr>
        <w:t xml:space="preserve"> </w:t>
      </w:r>
      <w:r>
        <w:rPr>
          <w:rFonts w:ascii="Fb Fontext" w:hAnsi="Fb Fontext" w:hint="cs"/>
          <w:rtl/>
        </w:rPr>
        <w:t xml:space="preserve">גובה רק </w:t>
      </w:r>
      <w:r w:rsidRPr="00C35A2C">
        <w:rPr>
          <w:rFonts w:ascii="Fb Fontext" w:hAnsi="Fb Fontext"/>
          <w:rtl/>
        </w:rPr>
        <w:t>עד</w:t>
      </w:r>
      <w:r>
        <w:rPr>
          <w:rFonts w:ascii="Fb Fontext" w:hAnsi="Fb Fontext" w:hint="cs"/>
          <w:rtl/>
        </w:rPr>
        <w:t xml:space="preserve"> כ</w:t>
      </w:r>
      <w:r w:rsidR="002B7BCC">
        <w:rPr>
          <w:rFonts w:ascii="Fb Fontext" w:hAnsi="Fb Fontext"/>
          <w:rtl/>
        </w:rPr>
        <w:t>"</w:t>
      </w:r>
      <w:r>
        <w:rPr>
          <w:rFonts w:ascii="Fb Fontext" w:hAnsi="Fb Fontext" w:hint="cs"/>
          <w:rtl/>
        </w:rPr>
        <w:t xml:space="preserve">ה </w:t>
      </w:r>
      <w:r w:rsidRPr="00C35A2C">
        <w:rPr>
          <w:rFonts w:ascii="Fb Fontext" w:hAnsi="Fb Fontext"/>
          <w:rtl/>
        </w:rPr>
        <w:t>שנים.</w:t>
      </w:r>
    </w:p>
    <w:p w14:paraId="311542B3" w14:textId="77777777" w:rsidR="00A9406C" w:rsidRPr="00730169" w:rsidRDefault="00A9406C" w:rsidP="00A9406C">
      <w:pPr>
        <w:rPr>
          <w:rFonts w:ascii="Fb Fontext" w:hAnsi="Fb Fontext"/>
          <w:spacing w:val="-2"/>
          <w:sz w:val="32"/>
          <w:rtl/>
        </w:rPr>
      </w:pPr>
      <w:r w:rsidRPr="00730169">
        <w:rPr>
          <w:rFonts w:ascii="Fb Fontext" w:hAnsi="Fb Fontext"/>
          <w:spacing w:val="-2"/>
          <w:sz w:val="32"/>
          <w:rtl/>
        </w:rPr>
        <w:t xml:space="preserve">• </w:t>
      </w:r>
      <w:r w:rsidRPr="00730169">
        <w:rPr>
          <w:rFonts w:ascii="Fb Fontext" w:hAnsi="Fb Fontext" w:hint="cs"/>
          <w:spacing w:val="-2"/>
          <w:sz w:val="32"/>
          <w:rtl/>
        </w:rPr>
        <w:t>ובע</w:t>
      </w:r>
      <w:r w:rsidRPr="00730169">
        <w:rPr>
          <w:rFonts w:ascii="Fb Fontext" w:hAnsi="Fb Fontext"/>
          <w:spacing w:val="-2"/>
          <w:sz w:val="32"/>
          <w:rtl/>
        </w:rPr>
        <w:t>"</w:t>
      </w:r>
      <w:r w:rsidRPr="00730169">
        <w:rPr>
          <w:rFonts w:ascii="Fb Fontext" w:hAnsi="Fb Fontext" w:hint="cs"/>
          <w:spacing w:val="-2"/>
          <w:sz w:val="32"/>
          <w:rtl/>
        </w:rPr>
        <w:t>ח שגובה שלא בהזכרה -בנקיט שטר, וכאן כשחייב מודה</w:t>
      </w:r>
    </w:p>
    <w:p w14:paraId="17AC8F1E" w14:textId="77777777" w:rsidR="00A9406C" w:rsidRDefault="00A9406C" w:rsidP="00A9406C">
      <w:pPr>
        <w:ind w:firstLine="0"/>
        <w:rPr>
          <w:rFonts w:ascii="Fb Fontext" w:hAnsi="Fb Fontext"/>
          <w:rtl/>
        </w:rPr>
      </w:pPr>
      <w:r w:rsidRPr="00C35A2C">
        <w:rPr>
          <w:rFonts w:ascii="Fb Fontext" w:hAnsi="Fb Fontext" w:hint="cs"/>
          <w:rtl/>
        </w:rPr>
        <w:t>וכן גבי גרושה דהרי היא כבע</w:t>
      </w:r>
      <w:r w:rsidRPr="00C35A2C">
        <w:rPr>
          <w:rFonts w:ascii="Fb Fontext" w:hAnsi="Fb Fontext"/>
          <w:rtl/>
        </w:rPr>
        <w:t>"</w:t>
      </w:r>
      <w:r w:rsidRPr="00C35A2C">
        <w:rPr>
          <w:rFonts w:ascii="Fb Fontext" w:hAnsi="Fb Fontext" w:hint="cs"/>
          <w:rtl/>
        </w:rPr>
        <w:t>ח מיירי בשחייב מודה</w:t>
      </w:r>
    </w:p>
    <w:p w14:paraId="51FB2D51" w14:textId="77777777" w:rsidR="00A9406C" w:rsidRPr="00C35A2C" w:rsidRDefault="00A9406C" w:rsidP="00E26091">
      <w:pPr>
        <w:pStyle w:val="afff"/>
        <w:framePr w:wrap="around"/>
        <w:rPr>
          <w:rtl/>
        </w:rPr>
      </w:pPr>
      <w:bookmarkStart w:id="791" w:name="_Toc119353583"/>
      <w:r w:rsidRPr="00C35A2C">
        <w:rPr>
          <w:rFonts w:hint="cs"/>
          <w:rtl/>
        </w:rPr>
        <w:t>קד:</w:t>
      </w:r>
      <w:bookmarkEnd w:id="791"/>
    </w:p>
    <w:p w14:paraId="2C0657D7" w14:textId="77777777" w:rsidR="00A9406C" w:rsidRDefault="00A9406C" w:rsidP="00A9406C">
      <w:pPr>
        <w:rPr>
          <w:rFonts w:ascii="Fb Fontext" w:hAnsi="Fb Fontext"/>
          <w:sz w:val="32"/>
          <w:rtl/>
        </w:rPr>
      </w:pPr>
      <w:r w:rsidRPr="0079787A">
        <w:rPr>
          <w:rStyle w:val="affffe"/>
          <w:rtl/>
        </w:rPr>
        <w:t>תני ר</w:t>
      </w:r>
      <w:r w:rsidRPr="0079787A">
        <w:rPr>
          <w:rStyle w:val="affffe"/>
          <w:rFonts w:hint="cs"/>
          <w:rtl/>
        </w:rPr>
        <w:t>יב</w:t>
      </w:r>
      <w:r w:rsidRPr="0079787A">
        <w:rPr>
          <w:rStyle w:val="affffe"/>
          <w:rtl/>
        </w:rPr>
        <w:t>"</w:t>
      </w:r>
      <w:r w:rsidRPr="0079787A">
        <w:rPr>
          <w:rStyle w:val="affffe"/>
          <w:rFonts w:hint="cs"/>
          <w:rtl/>
        </w:rPr>
        <w:t xml:space="preserve">ק במתני' דב"ק: </w:t>
      </w:r>
      <w:r w:rsidRPr="00C35A2C">
        <w:rPr>
          <w:rFonts w:ascii="Fb Fontext" w:hAnsi="Fb Fontext" w:hint="cs"/>
          <w:sz w:val="32"/>
          <w:rtl/>
        </w:rPr>
        <w:t xml:space="preserve">תבעה כתובתה </w:t>
      </w:r>
      <w:r w:rsidRPr="00C35A2C">
        <w:rPr>
          <w:rFonts w:ascii="Fb Fontext" w:hAnsi="Fb Fontext"/>
          <w:sz w:val="32"/>
          <w:rtl/>
        </w:rPr>
        <w:t>הרי היא כבתחלה,</w:t>
      </w:r>
    </w:p>
    <w:p w14:paraId="0A649DAA" w14:textId="77777777" w:rsidR="00A9406C" w:rsidRPr="00C35A2C" w:rsidRDefault="00A9406C" w:rsidP="00A9406C">
      <w:pPr>
        <w:ind w:left="0" w:firstLine="113"/>
        <w:rPr>
          <w:rFonts w:ascii="Fb Fontext" w:hAnsi="Fb Fontext" w:cs="Guttman Vilna"/>
          <w:b/>
          <w:bCs/>
          <w:sz w:val="32"/>
          <w:rtl/>
        </w:rPr>
      </w:pPr>
      <w:r w:rsidRPr="00C35A2C">
        <w:rPr>
          <w:rFonts w:ascii="Fb Fontext" w:hAnsi="Fb Fontext"/>
          <w:sz w:val="32"/>
          <w:rtl/>
        </w:rPr>
        <w:t>ואם היה שטר כתובה יוצא מתח"</w:t>
      </w:r>
      <w:r w:rsidRPr="00C35A2C">
        <w:rPr>
          <w:rFonts w:ascii="Fb Fontext" w:hAnsi="Fb Fontext" w:hint="cs"/>
          <w:sz w:val="32"/>
          <w:rtl/>
        </w:rPr>
        <w:t>י</w:t>
      </w:r>
      <w:r w:rsidRPr="00C35A2C">
        <w:rPr>
          <w:rFonts w:ascii="Fb Fontext" w:hAnsi="Fb Fontext"/>
          <w:sz w:val="32"/>
          <w:rtl/>
        </w:rPr>
        <w:t xml:space="preserve"> - גובה כתובתה לעולם.</w:t>
      </w:r>
    </w:p>
    <w:p w14:paraId="35009F30" w14:textId="5ADCF1DB" w:rsidR="00A9406C" w:rsidRPr="00730169" w:rsidRDefault="00A9406C" w:rsidP="006A181B">
      <w:pPr>
        <w:rPr>
          <w:rFonts w:ascii="Fb Fontext" w:hAnsi="Fb Fontext"/>
          <w:spacing w:val="-2"/>
          <w:sz w:val="32"/>
          <w:rtl/>
        </w:rPr>
      </w:pPr>
      <w:r w:rsidRPr="009130E9">
        <w:rPr>
          <w:rStyle w:val="affffe"/>
          <w:rtl/>
        </w:rPr>
        <w:t>שלח ר</w:t>
      </w:r>
      <w:r w:rsidRPr="009130E9">
        <w:rPr>
          <w:rStyle w:val="affffe"/>
          <w:rFonts w:hint="cs"/>
          <w:rtl/>
        </w:rPr>
        <w:t>נבר</w:t>
      </w:r>
      <w:r w:rsidRPr="009130E9">
        <w:rPr>
          <w:rStyle w:val="affffe"/>
          <w:rtl/>
        </w:rPr>
        <w:t>"</w:t>
      </w:r>
      <w:r w:rsidRPr="009130E9">
        <w:rPr>
          <w:rStyle w:val="affffe"/>
          <w:rFonts w:hint="cs"/>
          <w:rtl/>
        </w:rPr>
        <w:t>ח לרנב</w:t>
      </w:r>
      <w:r w:rsidRPr="009130E9">
        <w:rPr>
          <w:rStyle w:val="affffe"/>
          <w:rtl/>
        </w:rPr>
        <w:t>"</w:t>
      </w:r>
      <w:r w:rsidRPr="009130E9">
        <w:rPr>
          <w:rStyle w:val="affffe"/>
          <w:rFonts w:hint="cs"/>
          <w:rtl/>
        </w:rPr>
        <w:t>י</w:t>
      </w:r>
      <w:r w:rsidRPr="00C35A2C">
        <w:rPr>
          <w:rFonts w:ascii="Fb Fontext" w:hAnsi="Fb Fontext" w:hint="cs"/>
          <w:sz w:val="32"/>
          <w:rtl/>
        </w:rPr>
        <w:t>:</w:t>
      </w:r>
      <w:r w:rsidRPr="00C35A2C">
        <w:rPr>
          <w:rFonts w:ascii="Fb Fontext" w:hAnsi="Fb Fontext"/>
          <w:sz w:val="32"/>
          <w:rtl/>
        </w:rPr>
        <w:t xml:space="preserve"> ילמדנו רבינו, כששטר כתובה יוצא מתחת ידה מחלוקת,</w:t>
      </w:r>
      <w:r w:rsidR="006A181B">
        <w:rPr>
          <w:rFonts w:ascii="Fb Fontext" w:hAnsi="Fb Fontext" w:hint="cs"/>
          <w:sz w:val="32"/>
          <w:rtl/>
        </w:rPr>
        <w:t xml:space="preserve"> </w:t>
      </w:r>
      <w:r w:rsidRPr="00730169">
        <w:rPr>
          <w:rFonts w:ascii="Fb Fontext" w:hAnsi="Fb Fontext"/>
          <w:spacing w:val="-2"/>
          <w:sz w:val="32"/>
          <w:rtl/>
        </w:rPr>
        <w:t>או כשאין יוצא מתחת ידה? והלכה כמי?</w:t>
      </w:r>
    </w:p>
    <w:p w14:paraId="548CDDD6" w14:textId="77777777" w:rsidR="00E268F4" w:rsidRDefault="00A9406C" w:rsidP="00A9406C">
      <w:pPr>
        <w:rPr>
          <w:rFonts w:ascii="Fb Fontext" w:hAnsi="Fb Fontext"/>
          <w:spacing w:val="-6"/>
          <w:rtl/>
        </w:rPr>
      </w:pPr>
      <w:r w:rsidRPr="009130E9">
        <w:rPr>
          <w:rStyle w:val="affffe"/>
          <w:rtl/>
        </w:rPr>
        <w:t>שלח ל</w:t>
      </w:r>
      <w:r>
        <w:rPr>
          <w:rStyle w:val="affffe"/>
          <w:rFonts w:hint="cs"/>
          <w:rtl/>
        </w:rPr>
        <w:t>ו</w:t>
      </w:r>
      <w:r w:rsidRPr="009130E9">
        <w:rPr>
          <w:rStyle w:val="affffe"/>
          <w:rtl/>
        </w:rPr>
        <w:t>:</w:t>
      </w:r>
      <w:r w:rsidRPr="00F5539C">
        <w:rPr>
          <w:rFonts w:ascii="Fb Fontext" w:hAnsi="Fb Fontext"/>
          <w:spacing w:val="-6"/>
          <w:rtl/>
        </w:rPr>
        <w:t xml:space="preserve"> </w:t>
      </w:r>
      <w:r w:rsidRPr="009130E9">
        <w:rPr>
          <w:rStyle w:val="affffe"/>
          <w:rFonts w:hint="cs"/>
          <w:rtl/>
        </w:rPr>
        <w:t>מחלוקת</w:t>
      </w:r>
      <w:r>
        <w:rPr>
          <w:rStyle w:val="affffe"/>
          <w:rFonts w:hint="cs"/>
          <w:rtl/>
        </w:rPr>
        <w:t>-</w:t>
      </w:r>
      <w:r w:rsidRPr="009130E9">
        <w:rPr>
          <w:rStyle w:val="affffe"/>
          <w:rFonts w:hint="cs"/>
          <w:rtl/>
        </w:rPr>
        <w:t xml:space="preserve"> </w:t>
      </w:r>
      <w:r w:rsidRPr="00F5539C">
        <w:rPr>
          <w:rFonts w:ascii="Fb Fontext" w:hAnsi="Fb Fontext"/>
          <w:spacing w:val="-6"/>
          <w:rtl/>
        </w:rPr>
        <w:t>בשאין שטר כתובה יוצא מתח</w:t>
      </w:r>
      <w:r>
        <w:rPr>
          <w:rFonts w:ascii="Fb Fontext" w:hAnsi="Fb Fontext" w:hint="cs"/>
          <w:spacing w:val="-6"/>
          <w:rtl/>
        </w:rPr>
        <w:t>"י</w:t>
      </w:r>
      <w:r w:rsidR="00E268F4">
        <w:rPr>
          <w:rFonts w:ascii="Fb Fontext" w:hAnsi="Fb Fontext" w:hint="cs"/>
          <w:spacing w:val="-6"/>
          <w:rtl/>
        </w:rPr>
        <w:t>,</w:t>
      </w:r>
    </w:p>
    <w:p w14:paraId="1D2F3EFF" w14:textId="26EC5BDC" w:rsidR="00A9406C" w:rsidRPr="00F5539C" w:rsidRDefault="00A9406C" w:rsidP="00A9406C">
      <w:pPr>
        <w:ind w:left="793" w:firstLine="57"/>
        <w:rPr>
          <w:rFonts w:ascii="Fb Fontext" w:hAnsi="Fb Fontext"/>
          <w:spacing w:val="-6"/>
          <w:rtl/>
        </w:rPr>
      </w:pPr>
      <w:r w:rsidRPr="00F5539C">
        <w:rPr>
          <w:rFonts w:ascii="Fb Fontext" w:hAnsi="Fb Fontext"/>
          <w:spacing w:val="-6"/>
          <w:rtl/>
        </w:rPr>
        <w:t xml:space="preserve">אבל </w:t>
      </w:r>
      <w:r w:rsidRPr="00F5539C">
        <w:rPr>
          <w:rFonts w:ascii="Fb Fontext" w:hAnsi="Fb Fontext" w:hint="cs"/>
          <w:spacing w:val="-6"/>
          <w:rtl/>
        </w:rPr>
        <w:t>כשיוצא גובה לעולם</w:t>
      </w:r>
      <w:r>
        <w:rPr>
          <w:rFonts w:ascii="Fb Fontext" w:hAnsi="Fb Fontext" w:hint="cs"/>
          <w:spacing w:val="-6"/>
          <w:rtl/>
        </w:rPr>
        <w:t>,</w:t>
      </w:r>
      <w:r w:rsidRPr="00F5539C">
        <w:rPr>
          <w:rFonts w:ascii="Fb Fontext" w:hAnsi="Fb Fontext" w:hint="cs"/>
          <w:spacing w:val="-6"/>
          <w:rtl/>
        </w:rPr>
        <w:t xml:space="preserve"> וכחכמים</w:t>
      </w:r>
      <w:r w:rsidR="00B909D8">
        <w:rPr>
          <w:rFonts w:ascii="Fb Fontext" w:hAnsi="Fb Fontext" w:hint="cs"/>
          <w:spacing w:val="-6"/>
          <w:rtl/>
        </w:rPr>
        <w:t>,</w:t>
      </w:r>
    </w:p>
    <w:p w14:paraId="38907835" w14:textId="77777777" w:rsidR="00A9406C" w:rsidRDefault="00A9406C" w:rsidP="00A9406C">
      <w:pPr>
        <w:rPr>
          <w:rFonts w:ascii="Fb Fontext" w:hAnsi="Fb Fontext"/>
          <w:sz w:val="32"/>
          <w:rtl/>
        </w:rPr>
      </w:pPr>
      <w:r w:rsidRPr="00C35A2C">
        <w:rPr>
          <w:rFonts w:ascii="Fb Fontext" w:hAnsi="Fb Fontext"/>
          <w:sz w:val="32"/>
          <w:rtl/>
        </w:rPr>
        <w:t xml:space="preserve">• </w:t>
      </w:r>
      <w:r w:rsidRPr="009130E9">
        <w:rPr>
          <w:rStyle w:val="affffe"/>
          <w:rFonts w:hint="cs"/>
          <w:rtl/>
        </w:rPr>
        <w:t>ריב</w:t>
      </w:r>
      <w:r w:rsidRPr="009130E9">
        <w:rPr>
          <w:rStyle w:val="affffe"/>
          <w:rtl/>
        </w:rPr>
        <w:t>"</w:t>
      </w:r>
      <w:r w:rsidRPr="009130E9">
        <w:rPr>
          <w:rStyle w:val="affffe"/>
          <w:rFonts w:hint="cs"/>
          <w:rtl/>
        </w:rPr>
        <w:t>ל מבר קפרא:</w:t>
      </w:r>
      <w:r w:rsidRPr="009130E9">
        <w:rPr>
          <w:rStyle w:val="affffe"/>
          <w:rtl/>
        </w:rPr>
        <w:t xml:space="preserve"> </w:t>
      </w:r>
      <w:r>
        <w:rPr>
          <w:rFonts w:ascii="Fb Fontext" w:hAnsi="Fb Fontext"/>
          <w:sz w:val="32"/>
          <w:rtl/>
        </w:rPr>
        <w:t>דווקא</w:t>
      </w:r>
      <w:r w:rsidRPr="00C35A2C">
        <w:rPr>
          <w:rFonts w:ascii="Fb Fontext" w:hAnsi="Fb Fontext"/>
          <w:sz w:val="32"/>
          <w:rtl/>
        </w:rPr>
        <w:t xml:space="preserve"> מנה מאתים, אבל תוספת יש לה;</w:t>
      </w:r>
    </w:p>
    <w:p w14:paraId="19604C3E" w14:textId="77777777" w:rsidR="00A9406C" w:rsidRPr="00C35A2C" w:rsidRDefault="00A9406C" w:rsidP="00A9406C">
      <w:pPr>
        <w:rPr>
          <w:rFonts w:ascii="Fb Fontext" w:hAnsi="Fb Fontext" w:cs="Guttman Vilna"/>
          <w:b/>
          <w:bCs/>
          <w:sz w:val="32"/>
          <w:rtl/>
        </w:rPr>
      </w:pPr>
      <w:r w:rsidRPr="009130E9">
        <w:rPr>
          <w:rStyle w:val="affffe"/>
          <w:rtl/>
        </w:rPr>
        <w:t>ור"</w:t>
      </w:r>
      <w:r w:rsidRPr="009130E9">
        <w:rPr>
          <w:rStyle w:val="affffe"/>
          <w:rFonts w:hint="cs"/>
          <w:rtl/>
        </w:rPr>
        <w:t>א מרי</w:t>
      </w:r>
      <w:r w:rsidRPr="009130E9">
        <w:rPr>
          <w:rStyle w:val="affffe"/>
          <w:rtl/>
        </w:rPr>
        <w:t>"</w:t>
      </w:r>
      <w:r w:rsidRPr="009130E9">
        <w:rPr>
          <w:rStyle w:val="affffe"/>
          <w:rFonts w:hint="cs"/>
          <w:rtl/>
        </w:rPr>
        <w:t>ו</w:t>
      </w:r>
      <w:r w:rsidRPr="009130E9">
        <w:rPr>
          <w:rStyle w:val="affffe"/>
          <w:rtl/>
        </w:rPr>
        <w:t>:</w:t>
      </w:r>
      <w:r w:rsidRPr="00C35A2C">
        <w:rPr>
          <w:rFonts w:ascii="Fb Fontext" w:hAnsi="Fb Fontext"/>
          <w:sz w:val="32"/>
          <w:rtl/>
        </w:rPr>
        <w:t xml:space="preserve"> א</w:t>
      </w:r>
      <w:r>
        <w:rPr>
          <w:rFonts w:ascii="Fb Fontext" w:hAnsi="Fb Fontext" w:hint="cs"/>
          <w:sz w:val="32"/>
          <w:rtl/>
        </w:rPr>
        <w:t>ף לא תוספת,</w:t>
      </w:r>
      <w:r w:rsidRPr="00C35A2C">
        <w:rPr>
          <w:rFonts w:ascii="Fb Fontext" w:hAnsi="Fb Fontext"/>
          <w:sz w:val="32"/>
          <w:rtl/>
        </w:rPr>
        <w:t xml:space="preserve"> </w:t>
      </w:r>
      <w:r>
        <w:rPr>
          <w:rStyle w:val="affffe"/>
          <w:rFonts w:hint="cs"/>
          <w:rtl/>
        </w:rPr>
        <w:t>כ</w:t>
      </w:r>
      <w:r w:rsidRPr="009130E9">
        <w:rPr>
          <w:rStyle w:val="affffe"/>
          <w:rFonts w:hint="cs"/>
          <w:rtl/>
        </w:rPr>
        <w:t>ר</w:t>
      </w:r>
      <w:r w:rsidRPr="009130E9">
        <w:rPr>
          <w:rStyle w:val="affffe"/>
          <w:rtl/>
        </w:rPr>
        <w:t>"</w:t>
      </w:r>
      <w:r w:rsidRPr="009130E9">
        <w:rPr>
          <w:rStyle w:val="affffe"/>
          <w:rFonts w:hint="cs"/>
          <w:rtl/>
        </w:rPr>
        <w:t>ינ</w:t>
      </w:r>
      <w:r w:rsidRPr="009130E9">
        <w:rPr>
          <w:rStyle w:val="affffe"/>
          <w:rtl/>
        </w:rPr>
        <w:t>:</w:t>
      </w:r>
      <w:r w:rsidRPr="00C35A2C">
        <w:rPr>
          <w:rFonts w:ascii="Fb Fontext" w:hAnsi="Fb Fontext"/>
          <w:sz w:val="32"/>
          <w:rtl/>
        </w:rPr>
        <w:t xml:space="preserve"> </w:t>
      </w:r>
      <w:r>
        <w:rPr>
          <w:rFonts w:ascii="Fb Fontext" w:hAnsi="Fb Fontext" w:hint="cs"/>
          <w:sz w:val="32"/>
          <w:rtl/>
        </w:rPr>
        <w:t>ד</w:t>
      </w:r>
      <w:r w:rsidRPr="00C35A2C">
        <w:rPr>
          <w:rFonts w:ascii="Fb Fontext" w:hAnsi="Fb Fontext"/>
          <w:sz w:val="32"/>
          <w:rtl/>
        </w:rPr>
        <w:t>תנאי כתובה ככתובה.</w:t>
      </w:r>
    </w:p>
    <w:p w14:paraId="1E59A8D6" w14:textId="77777777" w:rsidR="00A9406C" w:rsidRPr="00C35A2C" w:rsidRDefault="00A9406C" w:rsidP="00A9406C">
      <w:pPr>
        <w:rPr>
          <w:rFonts w:ascii="Fb Fontext" w:hAnsi="Fb Fontext" w:cs="Guttman Vilna"/>
          <w:b/>
          <w:bCs/>
          <w:rtl/>
        </w:rPr>
      </w:pPr>
      <w:r w:rsidRPr="009130E9">
        <w:rPr>
          <w:rStyle w:val="affffe"/>
          <w:rFonts w:hint="cs"/>
          <w:rtl/>
        </w:rPr>
        <w:t>מרב</w:t>
      </w:r>
      <w:r w:rsidRPr="009130E9">
        <w:rPr>
          <w:rStyle w:val="affffe"/>
          <w:rtl/>
        </w:rPr>
        <w:t>:</w:t>
      </w:r>
      <w:r w:rsidRPr="00C35A2C">
        <w:rPr>
          <w:rFonts w:ascii="Fb Fontext" w:hAnsi="Fb Fontext"/>
          <w:rtl/>
        </w:rPr>
        <w:t xml:space="preserve"> </w:t>
      </w:r>
      <w:r>
        <w:rPr>
          <w:rFonts w:ascii="Fb Fontext" w:hAnsi="Fb Fontext" w:hint="cs"/>
          <w:rtl/>
        </w:rPr>
        <w:t>רק</w:t>
      </w:r>
      <w:r w:rsidRPr="00C35A2C">
        <w:rPr>
          <w:rFonts w:ascii="Fb Fontext" w:hAnsi="Fb Fontext"/>
          <w:rtl/>
        </w:rPr>
        <w:t xml:space="preserve"> מנה מאתים, אבל תוספת יש לה.</w:t>
      </w:r>
    </w:p>
    <w:p w14:paraId="4FAB6D5C" w14:textId="77777777" w:rsidR="006A181B" w:rsidRDefault="00A9406C" w:rsidP="00A9406C">
      <w:pPr>
        <w:rPr>
          <w:rStyle w:val="affffe"/>
          <w:rtl/>
        </w:rPr>
      </w:pPr>
      <w:r w:rsidRPr="009130E9">
        <w:rPr>
          <w:rStyle w:val="affffe"/>
          <w:rFonts w:hint="cs"/>
          <w:rtl/>
        </w:rPr>
        <w:lastRenderedPageBreak/>
        <w:t>ר</w:t>
      </w:r>
      <w:r w:rsidRPr="009130E9">
        <w:rPr>
          <w:rStyle w:val="affffe"/>
          <w:rtl/>
        </w:rPr>
        <w:t>"</w:t>
      </w:r>
      <w:r w:rsidRPr="009130E9">
        <w:rPr>
          <w:rStyle w:val="affffe"/>
          <w:rFonts w:hint="cs"/>
          <w:rtl/>
        </w:rPr>
        <w:t>א לר</w:t>
      </w:r>
      <w:r w:rsidRPr="009130E9">
        <w:rPr>
          <w:rStyle w:val="affffe"/>
          <w:rtl/>
        </w:rPr>
        <w:t>"</w:t>
      </w:r>
      <w:r w:rsidRPr="009130E9">
        <w:rPr>
          <w:rStyle w:val="affffe"/>
          <w:rFonts w:hint="cs"/>
          <w:rtl/>
        </w:rPr>
        <w:t>ה</w:t>
      </w:r>
      <w:r w:rsidRPr="009130E9">
        <w:rPr>
          <w:rStyle w:val="affffe"/>
          <w:rtl/>
        </w:rPr>
        <w:t xml:space="preserve">: </w:t>
      </w:r>
      <w:r w:rsidRPr="00C35A2C">
        <w:rPr>
          <w:rFonts w:ascii="Fb Fontext" w:hAnsi="Fb Fontext"/>
          <w:rtl/>
        </w:rPr>
        <w:t xml:space="preserve">אמר רב </w:t>
      </w:r>
      <w:r>
        <w:rPr>
          <w:rFonts w:ascii="Fb Fontext" w:hAnsi="Fb Fontext" w:hint="cs"/>
          <w:rtl/>
        </w:rPr>
        <w:t>כך</w:t>
      </w:r>
      <w:r w:rsidRPr="00C35A2C">
        <w:rPr>
          <w:rFonts w:ascii="Fb Fontext" w:hAnsi="Fb Fontext"/>
          <w:rtl/>
        </w:rPr>
        <w:t xml:space="preserve">? </w:t>
      </w:r>
    </w:p>
    <w:p w14:paraId="70AEEA10" w14:textId="6BCDC27F" w:rsidR="00A9406C" w:rsidRDefault="00A9406C" w:rsidP="00A9406C">
      <w:pPr>
        <w:rPr>
          <w:rFonts w:ascii="Fb Fontext" w:hAnsi="Fb Fontext"/>
          <w:rtl/>
        </w:rPr>
      </w:pPr>
      <w:r w:rsidRPr="009130E9">
        <w:rPr>
          <w:rStyle w:val="affffe"/>
          <w:rFonts w:hint="cs"/>
          <w:rtl/>
        </w:rPr>
        <w:t>- ושאלו</w:t>
      </w:r>
      <w:r w:rsidRPr="00C35A2C">
        <w:rPr>
          <w:rFonts w:ascii="Fb Fontext" w:hAnsi="Fb Fontext" w:hint="cs"/>
          <w:rtl/>
        </w:rPr>
        <w:t xml:space="preserve"> אם בא להש</w:t>
      </w:r>
      <w:r w:rsidRPr="00CA108A">
        <w:rPr>
          <w:rFonts w:ascii="Fb Fontext" w:hAnsi="Fb Fontext" w:cs="PFT_Frank" w:hint="cs"/>
          <w:b/>
          <w:bCs/>
          <w:szCs w:val="14"/>
          <w:rtl/>
        </w:rPr>
        <w:t>תיקו</w:t>
      </w:r>
      <w:r w:rsidRPr="00C35A2C">
        <w:rPr>
          <w:rFonts w:ascii="Fb Fontext" w:hAnsi="Fb Fontext" w:hint="cs"/>
          <w:rtl/>
        </w:rPr>
        <w:t xml:space="preserve"> או להשקותו [יין]- א</w:t>
      </w:r>
      <w:r w:rsidRPr="00C35A2C">
        <w:rPr>
          <w:rFonts w:ascii="Fb Fontext" w:hAnsi="Fb Fontext"/>
          <w:rtl/>
        </w:rPr>
        <w:t>"</w:t>
      </w:r>
      <w:r w:rsidRPr="00C35A2C">
        <w:rPr>
          <w:rFonts w:ascii="Fb Fontext" w:hAnsi="Fb Fontext" w:hint="cs"/>
          <w:rtl/>
        </w:rPr>
        <w:t>ל להשתיקך.</w:t>
      </w:r>
    </w:p>
    <w:p w14:paraId="01565D3B" w14:textId="0A75B3B3" w:rsidR="00A9406C" w:rsidRDefault="00A9406C" w:rsidP="00A9406C">
      <w:pPr>
        <w:rPr>
          <w:rtl/>
        </w:rPr>
      </w:pPr>
      <w:r w:rsidRPr="009130E9">
        <w:rPr>
          <w:rStyle w:val="affffe"/>
          <w:rtl/>
        </w:rPr>
        <w:t>• חמ</w:t>
      </w:r>
      <w:r w:rsidRPr="009130E9">
        <w:rPr>
          <w:rStyle w:val="affffe"/>
          <w:rFonts w:hint="cs"/>
          <w:rtl/>
        </w:rPr>
        <w:t>ו</w:t>
      </w:r>
      <w:r w:rsidRPr="009130E9">
        <w:rPr>
          <w:rStyle w:val="affffe"/>
          <w:rtl/>
        </w:rPr>
        <w:t>ת</w:t>
      </w:r>
      <w:r w:rsidRPr="009130E9">
        <w:rPr>
          <w:rStyle w:val="affffe"/>
          <w:rFonts w:hint="cs"/>
          <w:rtl/>
        </w:rPr>
        <w:t>ו</w:t>
      </w:r>
      <w:r w:rsidRPr="009130E9">
        <w:rPr>
          <w:rStyle w:val="affffe"/>
          <w:rtl/>
        </w:rPr>
        <w:t xml:space="preserve"> דר"</w:t>
      </w:r>
      <w:r w:rsidRPr="009130E9">
        <w:rPr>
          <w:rStyle w:val="affffe"/>
          <w:rFonts w:hint="cs"/>
          <w:rtl/>
        </w:rPr>
        <w:t xml:space="preserve">ח </w:t>
      </w:r>
      <w:r w:rsidRPr="009130E9">
        <w:rPr>
          <w:rStyle w:val="affffe"/>
          <w:rtl/>
        </w:rPr>
        <w:t>אריכא</w:t>
      </w:r>
      <w:r w:rsidRPr="009130E9">
        <w:rPr>
          <w:rStyle w:val="affffe"/>
          <w:rFonts w:hint="cs"/>
          <w:rtl/>
        </w:rPr>
        <w:t>,</w:t>
      </w:r>
      <w:r w:rsidRPr="009130E9">
        <w:rPr>
          <w:rStyle w:val="affffe"/>
          <w:rtl/>
        </w:rPr>
        <w:t xml:space="preserve"> </w:t>
      </w:r>
      <w:r w:rsidRPr="00C35A2C">
        <w:rPr>
          <w:rtl/>
        </w:rPr>
        <w:t>א</w:t>
      </w:r>
      <w:r w:rsidRPr="00C35A2C">
        <w:rPr>
          <w:rFonts w:hint="cs"/>
          <w:rtl/>
        </w:rPr>
        <w:t>שת אחיו היתה</w:t>
      </w:r>
      <w:r>
        <w:rPr>
          <w:rFonts w:hint="cs"/>
          <w:rtl/>
        </w:rPr>
        <w:t>,</w:t>
      </w:r>
      <w:r w:rsidRPr="00C35A2C">
        <w:rPr>
          <w:rFonts w:hint="cs"/>
          <w:rtl/>
        </w:rPr>
        <w:t xml:space="preserve"> ואלמנה בבית אביה</w:t>
      </w:r>
      <w:r>
        <w:rPr>
          <w:rFonts w:hint="cs"/>
          <w:rtl/>
        </w:rPr>
        <w:t>,</w:t>
      </w:r>
      <w:r w:rsidRPr="00C35A2C">
        <w:rPr>
          <w:rFonts w:hint="cs"/>
          <w:rtl/>
        </w:rPr>
        <w:t xml:space="preserve"> וזנה </w:t>
      </w:r>
      <w:r>
        <w:rPr>
          <w:rFonts w:hint="cs"/>
          <w:rtl/>
        </w:rPr>
        <w:t>כ</w:t>
      </w:r>
      <w:r w:rsidR="002B7BCC">
        <w:rPr>
          <w:rtl/>
        </w:rPr>
        <w:t>"</w:t>
      </w:r>
      <w:r>
        <w:rPr>
          <w:rFonts w:hint="cs"/>
          <w:rtl/>
        </w:rPr>
        <w:t>ה</w:t>
      </w:r>
      <w:r w:rsidRPr="00C35A2C">
        <w:rPr>
          <w:rFonts w:hint="cs"/>
          <w:rtl/>
        </w:rPr>
        <w:t>שנה בבית אביה</w:t>
      </w:r>
      <w:r>
        <w:rPr>
          <w:rFonts w:hint="cs"/>
          <w:rtl/>
        </w:rPr>
        <w:t>,</w:t>
      </w:r>
      <w:r w:rsidRPr="00C35A2C">
        <w:rPr>
          <w:rFonts w:hint="cs"/>
          <w:rtl/>
        </w:rPr>
        <w:t xml:space="preserve"> ולבסוף בקשה מזונות ואמר שאין לה ביקשה כתובה ואמר שאין לה</w:t>
      </w:r>
      <w:r>
        <w:rPr>
          <w:rFonts w:hint="cs"/>
          <w:rtl/>
        </w:rPr>
        <w:t>,</w:t>
      </w:r>
      <w:r>
        <w:rPr>
          <w:rFonts w:hint="cs"/>
          <w:rtl/>
        </w:rPr>
        <w:t xml:space="preserve"> תבעותו לדין אצל </w:t>
      </w:r>
      <w:r>
        <w:rPr>
          <w:rStyle w:val="affffe"/>
          <w:rFonts w:hint="cs"/>
          <w:rtl/>
          <w:rPrChange w:id="9342" w:author="מנוע אמוראים" w:date="2026-10-05T16:41:40Z">
            <w:rPr>
              <w:rFonts w:hint="cs"/>
              <w:rtl/>
            </w:rPr>
          </w:rPrChange>
        </w:rPr>
        <w:t xml:space="preserve">רב</w:t>
      </w:r>
      <w:r>
        <w:rPr>
          <w:rStyle w:val="affffe"/>
          <w:rtl/>
          <w:rPrChange w:id="9343" w:author="מנוע אמוראים" w:date="2026-10-05T16:41:40Z">
            <w:rPr>
              <w:rtl/>
            </w:rPr>
          </w:rPrChange>
        </w:rPr>
        <w:t xml:space="preserve">"</w:t>
      </w:r>
      <w:r>
        <w:rPr>
          <w:rStyle w:val="affffe"/>
          <w:rFonts w:hint="cs"/>
          <w:rtl/>
          <w:rPrChange w:id="9344" w:author="מנוע אמוראים" w:date="2026-10-05T16:41:40Z">
            <w:rPr>
              <w:rFonts w:hint="cs"/>
              <w:rtl/>
            </w:rPr>
          </w:rPrChange>
        </w:rPr>
        <w:t xml:space="preserve">ש</w:t>
      </w:r>
      <w:r w:rsidR="00B909D8">
        <w:rPr>
          <w:rFonts w:hint="cs"/>
          <w:rtl/>
        </w:rPr>
        <w:t>,</w:t>
      </w:r>
    </w:p>
    <w:p w14:paraId="6E23DB3E" w14:textId="6A141D31" w:rsidR="00E268F4" w:rsidRDefault="00A9406C" w:rsidP="00A9406C">
      <w:pPr>
        <w:rPr>
          <w:rFonts w:ascii="Fb Fontext" w:hAnsi="Fb Fontext"/>
          <w:rtl/>
        </w:rPr>
      </w:pPr>
      <w:r w:rsidRPr="009130E9">
        <w:rPr>
          <w:rStyle w:val="affffe"/>
          <w:rFonts w:hint="cs"/>
          <w:rtl/>
        </w:rPr>
        <w:t>ושם אמר ר</w:t>
      </w:r>
      <w:r w:rsidRPr="009130E9">
        <w:rPr>
          <w:rStyle w:val="affffe"/>
          <w:rtl/>
        </w:rPr>
        <w:t>"</w:t>
      </w:r>
      <w:r w:rsidRPr="009130E9">
        <w:rPr>
          <w:rStyle w:val="affffe"/>
          <w:rFonts w:hint="cs"/>
          <w:rtl/>
        </w:rPr>
        <w:t xml:space="preserve">ח </w:t>
      </w:r>
      <w:r w:rsidRPr="00C35A2C">
        <w:rPr>
          <w:rFonts w:ascii="Fb Fontext" w:hAnsi="Fb Fontext" w:hint="cs"/>
          <w:rtl/>
        </w:rPr>
        <w:t>שזנה כל הכ</w:t>
      </w:r>
      <w:r w:rsidRPr="00C35A2C">
        <w:rPr>
          <w:rFonts w:ascii="Fb Fontext" w:hAnsi="Fb Fontext"/>
          <w:rtl/>
        </w:rPr>
        <w:t>"</w:t>
      </w:r>
      <w:r w:rsidRPr="00C35A2C">
        <w:rPr>
          <w:rFonts w:ascii="Fb Fontext" w:hAnsi="Fb Fontext" w:hint="cs"/>
          <w:rtl/>
        </w:rPr>
        <w:t>ה שנה ועל כתיפיו הביא מזונתיה</w:t>
      </w:r>
      <w:r w:rsidR="00E268F4">
        <w:rPr>
          <w:rFonts w:ascii="Fb Fontext" w:hAnsi="Fb Fontext" w:hint="cs"/>
          <w:rtl/>
        </w:rPr>
        <w:t>,</w:t>
      </w:r>
    </w:p>
    <w:p w14:paraId="54DA7BA1" w14:textId="3B274F8E" w:rsidR="00A9406C" w:rsidRDefault="00A9406C" w:rsidP="00A9406C">
      <w:pPr>
        <w:rPr>
          <w:rFonts w:ascii="Fb Fontext" w:hAnsi="Fb Fontext"/>
          <w:rtl/>
        </w:rPr>
      </w:pPr>
      <w:r w:rsidRPr="00C35A2C">
        <w:rPr>
          <w:rFonts w:ascii="Fb Fontext" w:hAnsi="Fb Fontext" w:hint="cs"/>
          <w:rtl/>
        </w:rPr>
        <w:t>-</w:t>
      </w:r>
      <w:r w:rsidRPr="009130E9">
        <w:rPr>
          <w:rStyle w:val="affffe"/>
          <w:rFonts w:hint="cs"/>
          <w:rtl/>
        </w:rPr>
        <w:t xml:space="preserve"> א</w:t>
      </w:r>
      <w:r w:rsidRPr="009130E9">
        <w:rPr>
          <w:rStyle w:val="affffe"/>
          <w:rtl/>
        </w:rPr>
        <w:t>"</w:t>
      </w:r>
      <w:r w:rsidRPr="009130E9">
        <w:rPr>
          <w:rStyle w:val="affffe"/>
          <w:rFonts w:hint="cs"/>
          <w:rtl/>
        </w:rPr>
        <w:t>ל רב</w:t>
      </w:r>
      <w:r w:rsidRPr="009130E9">
        <w:rPr>
          <w:rStyle w:val="affffe"/>
          <w:rtl/>
        </w:rPr>
        <w:t>"</w:t>
      </w:r>
      <w:r w:rsidRPr="009130E9">
        <w:rPr>
          <w:rStyle w:val="affffe"/>
          <w:rFonts w:hint="cs"/>
          <w:rtl/>
        </w:rPr>
        <w:t xml:space="preserve">ש </w:t>
      </w:r>
      <w:r w:rsidRPr="00C35A2C">
        <w:rPr>
          <w:rFonts w:ascii="Fb Fontext" w:hAnsi="Fb Fontext" w:hint="cs"/>
          <w:rtl/>
        </w:rPr>
        <w:t xml:space="preserve">טעם זה דבבית בעלה גובה כתובתה לעולם דאמרי' שמחמת שהתביישה לא תבעה וה'נ שייך </w:t>
      </w:r>
      <w:r>
        <w:rPr>
          <w:rFonts w:ascii="Fb Fontext" w:hAnsi="Fb Fontext" w:hint="cs"/>
          <w:rtl/>
        </w:rPr>
        <w:t>כאן</w:t>
      </w:r>
      <w:r w:rsidRPr="00C35A2C">
        <w:rPr>
          <w:rFonts w:ascii="Fb Fontext" w:hAnsi="Fb Fontext" w:hint="cs"/>
          <w:rtl/>
        </w:rPr>
        <w:t xml:space="preserve"> וחייבו לשלם</w:t>
      </w:r>
      <w:r w:rsidR="00B909D8">
        <w:rPr>
          <w:rFonts w:ascii="Fb Fontext" w:hAnsi="Fb Fontext" w:hint="cs"/>
          <w:rtl/>
        </w:rPr>
        <w:t>,</w:t>
      </w:r>
    </w:p>
    <w:p w14:paraId="5CC5BBD5" w14:textId="77777777" w:rsidR="00A9406C" w:rsidRDefault="00A9406C" w:rsidP="00A9406C">
      <w:pPr>
        <w:rPr>
          <w:rFonts w:ascii="Fb Fontext" w:hAnsi="Fb Fontext"/>
          <w:rtl/>
        </w:rPr>
      </w:pPr>
      <w:r>
        <w:rPr>
          <w:rFonts w:ascii="Fb Fontext" w:hAnsi="Fb Fontext" w:hint="cs"/>
          <w:rtl/>
        </w:rPr>
        <w:t xml:space="preserve">וכשלא השגיח </w:t>
      </w:r>
      <w:r>
        <w:rPr>
          <w:rStyle w:val="affffe"/>
          <w:rFonts w:ascii="Fb Fontext" w:hAnsi="Fb Fontext" w:hint="cs"/>
          <w:rtl/>
          <w:rPrChange w:id="9345" w:author="מנוע אמוראים" w:date="2026-10-05T16:41:40Z">
            <w:rPr>
              <w:rFonts w:ascii="Fb Fontext" w:hAnsi="Fb Fontext" w:hint="cs"/>
              <w:rtl/>
            </w:rPr>
          </w:rPrChange>
        </w:rPr>
        <w:t xml:space="preserve">ר</w:t>
      </w:r>
      <w:r>
        <w:rPr>
          <w:rStyle w:val="affffe"/>
          <w:rFonts w:ascii="Fb Fontext" w:hAnsi="Fb Fontext"/>
          <w:rtl/>
          <w:rPrChange w:id="9346" w:author="מנוע אמוראים" w:date="2026-10-05T16:41:40Z">
            <w:rPr>
              <w:rFonts w:ascii="Fb Fontext" w:hAnsi="Fb Fontext"/>
              <w:rtl/>
            </w:rPr>
          </w:rPrChange>
        </w:rPr>
        <w:t xml:space="preserve">"</w:t>
      </w:r>
      <w:r>
        <w:rPr>
          <w:rStyle w:val="affffe"/>
          <w:rFonts w:ascii="Fb Fontext" w:hAnsi="Fb Fontext" w:hint="cs"/>
          <w:rtl/>
          <w:rPrChange w:id="9347" w:author="מנוע אמוראים" w:date="2026-10-05T16:41:40Z">
            <w:rPr>
              <w:rFonts w:ascii="Fb Fontext" w:hAnsi="Fb Fontext" w:hint="cs"/>
              <w:rtl/>
            </w:rPr>
          </w:rPrChange>
        </w:rPr>
        <w:t xml:space="preserve">ח</w:t>
      </w:r>
      <w:r>
        <w:rPr>
          <w:rFonts w:ascii="Fb Fontext" w:hAnsi="Fb Fontext" w:hint="cs"/>
          <w:rtl/>
        </w:rPr>
        <w:t xml:space="preserve"> </w:t>
      </w:r>
      <w:r>
        <w:rPr>
          <w:rStyle w:val="affffe"/>
          <w:rFonts w:ascii="Fb Fontext" w:hAnsi="Fb Fontext" w:hint="cs"/>
          <w:rtl/>
          <w:rPrChange w:id="9348" w:author="מנוע אמוראים" w:date="2026-10-05T16:41:40Z">
            <w:rPr>
              <w:rFonts w:ascii="Fb Fontext" w:hAnsi="Fb Fontext" w:hint="cs"/>
              <w:rtl/>
            </w:rPr>
          </w:rPrChange>
        </w:rPr>
        <w:t xml:space="preserve">ברב</w:t>
      </w:r>
      <w:r>
        <w:rPr>
          <w:rStyle w:val="affffe"/>
          <w:rFonts w:ascii="Fb Fontext" w:hAnsi="Fb Fontext"/>
          <w:rtl/>
          <w:rPrChange w:id="9349" w:author="מנוע אמוראים" w:date="2026-10-05T16:41:40Z">
            <w:rPr>
              <w:rFonts w:ascii="Fb Fontext" w:hAnsi="Fb Fontext"/>
              <w:rtl/>
            </w:rPr>
          </w:rPrChange>
        </w:rPr>
        <w:t xml:space="preserve">"</w:t>
      </w:r>
      <w:r>
        <w:rPr>
          <w:rStyle w:val="affffe"/>
          <w:rFonts w:ascii="Fb Fontext" w:hAnsi="Fb Fontext" w:hint="cs"/>
          <w:rtl/>
          <w:rPrChange w:id="9350" w:author="מנוע אמוראים" w:date="2026-10-05T16:41:40Z">
            <w:rPr>
              <w:rFonts w:ascii="Fb Fontext" w:hAnsi="Fb Fontext" w:hint="cs"/>
              <w:rtl/>
            </w:rPr>
          </w:rPrChange>
        </w:rPr>
        <w:t xml:space="preserve">ש</w:t>
      </w:r>
      <w:r>
        <w:rPr>
          <w:rFonts w:ascii="Fb Fontext" w:hAnsi="Fb Fontext" w:hint="cs"/>
          <w:rtl/>
        </w:rPr>
        <w:t>,</w:t>
      </w:r>
      <w:r w:rsidRPr="00C35A2C">
        <w:rPr>
          <w:rFonts w:ascii="Fb Fontext" w:hAnsi="Fb Fontext" w:hint="cs"/>
          <w:rtl/>
        </w:rPr>
        <w:t xml:space="preserve"> </w:t>
      </w:r>
      <w:r w:rsidRPr="009130E9">
        <w:rPr>
          <w:rStyle w:val="affffe"/>
          <w:rFonts w:hint="cs"/>
          <w:rtl/>
        </w:rPr>
        <w:t>כתב רב</w:t>
      </w:r>
      <w:r w:rsidRPr="009130E9">
        <w:rPr>
          <w:rStyle w:val="affffe"/>
          <w:rtl/>
        </w:rPr>
        <w:t>"</w:t>
      </w:r>
      <w:r w:rsidRPr="009130E9">
        <w:rPr>
          <w:rStyle w:val="affffe"/>
          <w:rFonts w:hint="cs"/>
          <w:rtl/>
        </w:rPr>
        <w:t xml:space="preserve">ש </w:t>
      </w:r>
      <w:r w:rsidRPr="00C35A2C">
        <w:rPr>
          <w:rFonts w:ascii="Fb Fontext" w:hAnsi="Fb Fontext" w:hint="cs"/>
          <w:rtl/>
        </w:rPr>
        <w:t>אדרכתא על נכסיו.</w:t>
      </w:r>
    </w:p>
    <w:p w14:paraId="28C3CD3F" w14:textId="0017C886" w:rsidR="00A9406C" w:rsidRDefault="00A9406C" w:rsidP="00A9406C">
      <w:pPr>
        <w:rPr>
          <w:rFonts w:ascii="Fb Fontext" w:hAnsi="Fb Fontext"/>
          <w:rtl/>
        </w:rPr>
      </w:pPr>
      <w:r w:rsidRPr="009130E9">
        <w:rPr>
          <w:rStyle w:val="affffe"/>
          <w:rFonts w:hint="cs"/>
          <w:rtl/>
        </w:rPr>
        <w:t>כשבא לרבא א</w:t>
      </w:r>
      <w:r w:rsidRPr="009130E9">
        <w:rPr>
          <w:rStyle w:val="affffe"/>
          <w:rtl/>
        </w:rPr>
        <w:t>"</w:t>
      </w:r>
      <w:r w:rsidRPr="009130E9">
        <w:rPr>
          <w:rStyle w:val="affffe"/>
          <w:rFonts w:hint="cs"/>
          <w:rtl/>
        </w:rPr>
        <w:t xml:space="preserve">ל </w:t>
      </w:r>
      <w:r w:rsidRPr="00C35A2C">
        <w:rPr>
          <w:rFonts w:ascii="Fb Fontext" w:hAnsi="Fb Fontext" w:hint="cs"/>
          <w:rtl/>
        </w:rPr>
        <w:t>שדנו כראוי</w:t>
      </w:r>
      <w:r>
        <w:rPr>
          <w:rFonts w:ascii="Fb Fontext" w:hAnsi="Fb Fontext" w:hint="cs"/>
          <w:rtl/>
        </w:rPr>
        <w:t>,</w:t>
      </w:r>
      <w:r w:rsidRPr="00C35A2C">
        <w:rPr>
          <w:rFonts w:ascii="Fb Fontext" w:hAnsi="Fb Fontext" w:hint="cs"/>
          <w:rtl/>
        </w:rPr>
        <w:t xml:space="preserve"> ומשכך תבעה האלמנה הפירות מאותו היום ועד עתה</w:t>
      </w:r>
      <w:r w:rsidR="00B909D8">
        <w:rPr>
          <w:rFonts w:ascii="Fb Fontext" w:hAnsi="Fb Fontext" w:hint="cs"/>
          <w:rtl/>
        </w:rPr>
        <w:t>,</w:t>
      </w:r>
    </w:p>
    <w:p w14:paraId="41308C53" w14:textId="1F942D9E" w:rsidR="00A9406C" w:rsidRDefault="00A9406C" w:rsidP="00732C02">
      <w:pPr>
        <w:rPr>
          <w:rFonts w:ascii="Fb Fontext" w:hAnsi="Fb Fontext"/>
          <w:rtl/>
        </w:rPr>
      </w:pPr>
      <w:r w:rsidRPr="009130E9">
        <w:rPr>
          <w:rStyle w:val="affffe"/>
          <w:rFonts w:hint="cs"/>
          <w:rtl/>
        </w:rPr>
        <w:t xml:space="preserve">ביקש רבא </w:t>
      </w:r>
      <w:r>
        <w:rPr>
          <w:rFonts w:ascii="Fb Fontext" w:hAnsi="Fb Fontext" w:hint="cs"/>
          <w:rtl/>
        </w:rPr>
        <w:t xml:space="preserve">לראות האדרכתא וראה שלא כתב שם </w:t>
      </w:r>
      <w:r>
        <w:rPr>
          <w:rStyle w:val="affffe"/>
          <w:rFonts w:ascii="Fb Fontext" w:hAnsi="Fb Fontext" w:hint="cs"/>
          <w:rtl/>
          <w:rPrChange w:id="9351" w:author="מנוע אמוראים" w:date="2026-10-05T16:41:40Z">
            <w:rPr>
              <w:rFonts w:ascii="Fb Fontext" w:hAnsi="Fb Fontext" w:hint="cs"/>
              <w:rtl/>
            </w:rPr>
          </w:rPrChange>
        </w:rPr>
        <w:t xml:space="preserve">רב</w:t>
      </w:r>
      <w:r>
        <w:rPr>
          <w:rStyle w:val="affffe"/>
          <w:rFonts w:ascii="Fb Fontext" w:hAnsi="Fb Fontext"/>
          <w:rtl/>
          <w:rPrChange w:id="9352" w:author="מנוע אמוראים" w:date="2026-10-05T16:41:40Z">
            <w:rPr>
              <w:rFonts w:ascii="Fb Fontext" w:hAnsi="Fb Fontext"/>
              <w:rtl/>
            </w:rPr>
          </w:rPrChange>
        </w:rPr>
        <w:t xml:space="preserve">"</w:t>
      </w:r>
      <w:r>
        <w:rPr>
          <w:rStyle w:val="affffe"/>
          <w:rFonts w:ascii="Fb Fontext" w:hAnsi="Fb Fontext" w:hint="cs"/>
          <w:rtl/>
          <w:rPrChange w:id="9353" w:author="מנוע אמוראים" w:date="2026-10-05T16:41:40Z">
            <w:rPr>
              <w:rFonts w:ascii="Fb Fontext" w:hAnsi="Fb Fontext" w:hint="cs"/>
              <w:rtl/>
            </w:rPr>
          </w:rPrChange>
        </w:rPr>
        <w:t xml:space="preserve">ש</w:t>
      </w:r>
      <w:r>
        <w:rPr>
          <w:rFonts w:ascii="Fb Fontext" w:hAnsi="Fb Fontext" w:hint="cs"/>
          <w:rtl/>
        </w:rPr>
        <w:t xml:space="preserve"> 'שיודעים אנו שאלו נכסי המת</w:t>
      </w:r>
      <w:r>
        <w:rPr>
          <w:rFonts w:ascii="Fb Fontext" w:hAnsi="Fb Fontext"/>
          <w:rtl/>
        </w:rPr>
        <w:t>'</w:t>
      </w:r>
      <w:r>
        <w:rPr>
          <w:rFonts w:ascii="Fb Fontext" w:hAnsi="Fb Fontext" w:hint="cs"/>
          <w:rtl/>
        </w:rPr>
        <w:t>,</w:t>
      </w:r>
      <w:r w:rsidR="00732C02">
        <w:rPr>
          <w:rFonts w:ascii="Fb Fontext" w:hAnsi="Fb Fontext" w:hint="cs"/>
          <w:rtl/>
        </w:rPr>
        <w:t xml:space="preserve"> </w:t>
      </w:r>
      <w:r w:rsidRPr="00732C02">
        <w:rPr>
          <w:rStyle w:val="affffe"/>
          <w:rFonts w:hint="cs"/>
          <w:rtl/>
        </w:rPr>
        <w:t xml:space="preserve">ביקשה ממנו </w:t>
      </w:r>
      <w:r>
        <w:rPr>
          <w:rFonts w:ascii="Fb Fontext" w:hAnsi="Fb Fontext" w:hint="cs"/>
          <w:rtl/>
        </w:rPr>
        <w:t>ש</w:t>
      </w:r>
      <w:r w:rsidRPr="00C35A2C">
        <w:rPr>
          <w:rFonts w:ascii="Fb Fontext" w:hAnsi="Fb Fontext" w:hint="cs"/>
          <w:rtl/>
        </w:rPr>
        <w:t xml:space="preserve">גם בלי אדרכתא שישלם מיום אחרון של הכרזה עד </w:t>
      </w:r>
      <w:r>
        <w:rPr>
          <w:rFonts w:ascii="Fb Fontext" w:hAnsi="Fb Fontext" w:hint="cs"/>
          <w:rtl/>
        </w:rPr>
        <w:t>עכשיו</w:t>
      </w:r>
      <w:r w:rsidR="00732C02">
        <w:rPr>
          <w:rFonts w:ascii="Fb Fontext" w:hAnsi="Fb Fontext" w:hint="cs"/>
          <w:rtl/>
        </w:rPr>
        <w:t>,</w:t>
      </w:r>
    </w:p>
    <w:p w14:paraId="7E84247D" w14:textId="1F9B76FC" w:rsidR="00A9406C" w:rsidRPr="009130E9" w:rsidRDefault="00A9406C" w:rsidP="00A9406C">
      <w:pPr>
        <w:rPr>
          <w:rStyle w:val="afffff0"/>
          <w:rtl/>
        </w:rPr>
      </w:pPr>
      <w:r w:rsidRPr="009130E9">
        <w:rPr>
          <w:rStyle w:val="affffe"/>
          <w:rFonts w:hint="cs"/>
          <w:rtl/>
        </w:rPr>
        <w:t>א</w:t>
      </w:r>
      <w:r w:rsidRPr="009130E9">
        <w:rPr>
          <w:rStyle w:val="affffe"/>
          <w:rtl/>
        </w:rPr>
        <w:t>"</w:t>
      </w:r>
      <w:r w:rsidRPr="009130E9">
        <w:rPr>
          <w:rStyle w:val="affffe"/>
          <w:rFonts w:hint="cs"/>
          <w:rtl/>
        </w:rPr>
        <w:t>ל דה</w:t>
      </w:r>
      <w:r w:rsidRPr="009130E9">
        <w:rPr>
          <w:rStyle w:val="affffe"/>
          <w:rtl/>
        </w:rPr>
        <w:t>"</w:t>
      </w:r>
      <w:r w:rsidRPr="009130E9">
        <w:rPr>
          <w:rStyle w:val="affffe"/>
          <w:rFonts w:hint="cs"/>
          <w:rtl/>
        </w:rPr>
        <w:t xml:space="preserve">מ </w:t>
      </w:r>
      <w:r w:rsidRPr="00C35A2C">
        <w:rPr>
          <w:rFonts w:ascii="Fb Fontext" w:hAnsi="Fb Fontext" w:hint="cs"/>
          <w:rtl/>
        </w:rPr>
        <w:t>יכולה לגבות היכן שאין טעות באכרזתא</w:t>
      </w:r>
      <w:r>
        <w:rPr>
          <w:rFonts w:ascii="Fb Fontext" w:hAnsi="Fb Fontext" w:hint="cs"/>
          <w:rtl/>
        </w:rPr>
        <w:t>,</w:t>
      </w:r>
      <w:r w:rsidRPr="00C35A2C">
        <w:rPr>
          <w:rFonts w:ascii="Fb Fontext" w:hAnsi="Fb Fontext" w:hint="cs"/>
          <w:rtl/>
        </w:rPr>
        <w:t xml:space="preserve"> </w:t>
      </w:r>
      <w:r w:rsidRPr="009130E9">
        <w:rPr>
          <w:rStyle w:val="afffff0"/>
          <w:rFonts w:hint="cs"/>
          <w:rtl/>
        </w:rPr>
        <w:t>אבל כאן יש טעות ואינה יכולה</w:t>
      </w:r>
      <w:r w:rsidR="00B909D8">
        <w:rPr>
          <w:rStyle w:val="afffff0"/>
          <w:rFonts w:hint="cs"/>
          <w:rtl/>
        </w:rPr>
        <w:t>,</w:t>
      </w:r>
    </w:p>
    <w:p w14:paraId="2E78D589" w14:textId="77777777" w:rsidR="00A9406C" w:rsidRDefault="00A9406C" w:rsidP="00A9406C">
      <w:pPr>
        <w:rPr>
          <w:rFonts w:ascii="Fb Fontext" w:hAnsi="Fb Fontext"/>
          <w:rtl/>
        </w:rPr>
      </w:pPr>
      <w:r w:rsidRPr="009130E9">
        <w:rPr>
          <w:rStyle w:val="affffe"/>
          <w:rFonts w:hint="cs"/>
          <w:rtl/>
        </w:rPr>
        <w:t xml:space="preserve">אמרה לו </w:t>
      </w:r>
      <w:r w:rsidRPr="00C35A2C">
        <w:rPr>
          <w:rFonts w:ascii="Fb Fontext" w:hAnsi="Fb Fontext" w:hint="cs"/>
          <w:rtl/>
        </w:rPr>
        <w:t>והא מר הוא שאמר שאחריות לאו טעות סופר</w:t>
      </w:r>
      <w:r>
        <w:rPr>
          <w:rFonts w:ascii="Fb Fontext" w:hAnsi="Fb Fontext" w:hint="cs"/>
          <w:rtl/>
        </w:rPr>
        <w:t>,</w:t>
      </w:r>
    </w:p>
    <w:p w14:paraId="6CA4A1A3" w14:textId="72D276A7" w:rsidR="00A9406C" w:rsidRDefault="00A9406C" w:rsidP="00A9406C">
      <w:pPr>
        <w:rPr>
          <w:rFonts w:ascii="Fb Fontext" w:hAnsi="Fb Fontext"/>
          <w:rtl/>
        </w:rPr>
      </w:pPr>
      <w:r w:rsidRPr="009130E9">
        <w:rPr>
          <w:rStyle w:val="affffe"/>
          <w:rFonts w:hint="cs"/>
          <w:rtl/>
        </w:rPr>
        <w:t>א</w:t>
      </w:r>
      <w:r w:rsidRPr="009130E9">
        <w:rPr>
          <w:rStyle w:val="affffe"/>
          <w:rtl/>
        </w:rPr>
        <w:t>"</w:t>
      </w:r>
      <w:r w:rsidRPr="009130E9">
        <w:rPr>
          <w:rStyle w:val="affffe"/>
          <w:rFonts w:hint="cs"/>
          <w:rtl/>
        </w:rPr>
        <w:t xml:space="preserve">ל רבא </w:t>
      </w:r>
      <w:r w:rsidRPr="00C35A2C">
        <w:rPr>
          <w:rFonts w:ascii="Fb Fontext" w:hAnsi="Fb Fontext" w:hint="cs"/>
          <w:rtl/>
        </w:rPr>
        <w:t xml:space="preserve">דבא לא אמרי' </w:t>
      </w:r>
      <w:r w:rsidRPr="009130E9">
        <w:rPr>
          <w:rStyle w:val="affffe"/>
          <w:rFonts w:hint="cs"/>
          <w:rtl/>
        </w:rPr>
        <w:t>דבהא רב</w:t>
      </w:r>
      <w:r w:rsidRPr="009130E9">
        <w:rPr>
          <w:rStyle w:val="affffe"/>
          <w:rtl/>
        </w:rPr>
        <w:t>"</w:t>
      </w:r>
      <w:r w:rsidRPr="009130E9">
        <w:rPr>
          <w:rStyle w:val="affffe"/>
          <w:rFonts w:hint="cs"/>
          <w:rtl/>
        </w:rPr>
        <w:t xml:space="preserve">ש </w:t>
      </w:r>
      <w:r w:rsidRPr="00C35A2C">
        <w:rPr>
          <w:rFonts w:ascii="Fb Fontext" w:hAnsi="Fb Fontext" w:hint="cs"/>
          <w:rtl/>
        </w:rPr>
        <w:t>טעה מעיקרא ש</w:t>
      </w:r>
      <w:r>
        <w:rPr>
          <w:rFonts w:ascii="Fb Fontext" w:hAnsi="Fb Fontext" w:hint="cs"/>
          <w:rtl/>
        </w:rPr>
        <w:t>סבר</w:t>
      </w:r>
      <w:r w:rsidRPr="00C35A2C">
        <w:rPr>
          <w:rFonts w:ascii="Fb Fontext" w:hAnsi="Fb Fontext" w:hint="cs"/>
          <w:rtl/>
        </w:rPr>
        <w:t xml:space="preserve"> דהני והני דידיה ולא משנה מהיכן תגבה</w:t>
      </w:r>
      <w:r w:rsidR="00732C02">
        <w:rPr>
          <w:rFonts w:ascii="Fb Fontext" w:hAnsi="Fb Fontext" w:hint="cs"/>
          <w:rtl/>
        </w:rPr>
        <w:t>,</w:t>
      </w:r>
    </w:p>
    <w:p w14:paraId="7C3C859D" w14:textId="4F0FADB3" w:rsidR="00A9406C" w:rsidRDefault="00A9406C" w:rsidP="00FA56AF">
      <w:pPr>
        <w:rPr>
          <w:rFonts w:ascii="Fb Fontext" w:hAnsi="Fb Fontext"/>
          <w:rtl/>
        </w:rPr>
      </w:pPr>
      <w:r w:rsidRPr="009130E9">
        <w:rPr>
          <w:rStyle w:val="affffe"/>
          <w:rFonts w:hint="cs"/>
          <w:rtl/>
        </w:rPr>
        <w:t>ולא היא</w:t>
      </w:r>
      <w:r w:rsidRPr="00C35A2C">
        <w:rPr>
          <w:rFonts w:ascii="Fb Fontext" w:hAnsi="Fb Fontext" w:hint="cs"/>
          <w:sz w:val="32"/>
          <w:rtl/>
        </w:rPr>
        <w:t xml:space="preserve"> דפעמים דהולכת ומשבחת שדה היורש ואילו היורש לא משביח שדות הבעל,</w:t>
      </w:r>
      <w:r w:rsidR="00FA56AF">
        <w:rPr>
          <w:rFonts w:ascii="Fb Fontext" w:hAnsi="Fb Fontext" w:hint="cs"/>
          <w:sz w:val="32"/>
          <w:rtl/>
        </w:rPr>
        <w:t xml:space="preserve"> </w:t>
      </w:r>
      <w:r w:rsidRPr="00C35A2C">
        <w:rPr>
          <w:rFonts w:ascii="Fb Fontext" w:hAnsi="Fb Fontext" w:hint="cs"/>
          <w:rtl/>
        </w:rPr>
        <w:t xml:space="preserve">ואם יחזרו הקרקעות אזי יצא לעז על </w:t>
      </w:r>
      <w:r>
        <w:rPr>
          <w:rFonts w:ascii="Fb Fontext" w:hAnsi="Fb Fontext" w:hint="cs"/>
          <w:rtl/>
        </w:rPr>
        <w:t>ב</w:t>
      </w:r>
      <w:r w:rsidR="002B7BCC">
        <w:rPr>
          <w:rFonts w:ascii="Fb Fontext" w:hAnsi="Fb Fontext"/>
          <w:rtl/>
        </w:rPr>
        <w:t>"</w:t>
      </w:r>
      <w:r>
        <w:rPr>
          <w:rFonts w:ascii="Fb Fontext" w:hAnsi="Fb Fontext" w:hint="cs"/>
          <w:rtl/>
        </w:rPr>
        <w:t>ד</w:t>
      </w:r>
      <w:r w:rsidRPr="00C35A2C">
        <w:rPr>
          <w:rFonts w:ascii="Fb Fontext" w:hAnsi="Fb Fontext" w:hint="cs"/>
          <w:rtl/>
        </w:rPr>
        <w:t xml:space="preserve"> שלא שקדו על תקנתה כהוגן</w:t>
      </w:r>
      <w:r w:rsidR="00732C02">
        <w:rPr>
          <w:rFonts w:ascii="Fb Fontext" w:hAnsi="Fb Fontext" w:hint="cs"/>
          <w:rtl/>
        </w:rPr>
        <w:t>,</w:t>
      </w:r>
    </w:p>
    <w:p w14:paraId="56BEB48F" w14:textId="77777777" w:rsidR="00A9406C" w:rsidRPr="00C54C7E" w:rsidRDefault="00A9406C" w:rsidP="006A181B">
      <w:pPr>
        <w:pStyle w:val="afffb"/>
        <w:rPr>
          <w:rtl/>
        </w:rPr>
        <w:sectPr w:rsidR="00A9406C" w:rsidRPr="00C54C7E" w:rsidSect="00665B1C">
          <w:type w:val="continuous"/>
          <w:pgSz w:w="4536" w:h="6804" w:code="8"/>
          <w:pgMar w:top="284" w:right="567" w:bottom="284" w:left="567" w:header="284" w:footer="284" w:gutter="0"/>
          <w:cols w:space="720"/>
          <w:bidi/>
          <w:rtlGutter/>
          <w:docGrid w:linePitch="360"/>
        </w:sectPr>
      </w:pPr>
      <w:r w:rsidRPr="00C54C7E">
        <w:rPr>
          <w:rFonts w:hint="cs"/>
          <w:rtl/>
        </w:rPr>
        <w:t>הדרן עלך הנושא</w:t>
      </w:r>
    </w:p>
    <w:p w14:paraId="6D21A92A" w14:textId="77777777" w:rsidR="00A9406C" w:rsidRDefault="00A9406C" w:rsidP="00A9406C">
      <w:pPr>
        <w:pStyle w:val="afff2"/>
        <w:framePr w:wrap="around"/>
        <w:rPr>
          <w:del w:id="41108" w:author="Claude" w:date="2026-10-07T09:24:54Z"/>
          <w:rtl/>
        </w:rPr>
      </w:pPr>
      <w:del w:id="41107" w:author="Claude" w:date="2026-10-07T09:24:54Z">
        <w:r w:rsidRPr="00C35A2C">
          <w:rPr>
            <w:rFonts w:hint="cs"/>
            <w:rtl/>
          </w:rPr>
          <w:lastRenderedPageBreak/>
          <w:delText xml:space="preserve">פרק שלושה עשר</w:delText>
        </w:r>
      </w:del>
    </w:p>
    <w:p w14:paraId="3F639A95" w14:textId="77777777" w:rsidR="00A9406C" w:rsidRPr="00C54C7E" w:rsidRDefault="00A9406C" w:rsidP="009E1542">
      <w:pPr>
        <w:pStyle w:val="afff3"/>
        <w:framePr w:wrap="around"/>
        <w:rPr>
          <w:del w:id="41110" w:author="Claude" w:date="2026-10-07T09:24:54Z"/>
          <w:rtl/>
        </w:rPr>
      </w:pPr>
      <w:del w:id="41109" w:author="Claude" w:date="2026-10-07T09:24:54Z">
        <w:r w:rsidRPr="00C54C7E">
          <w:rPr>
            <w:rFonts w:hint="cs"/>
            <w:rtl/>
          </w:rPr>
          <w:delText xml:space="preserve">שני דייני</w:delText>
        </w:r>
      </w:del>
    </w:p>
    <w:p w14:paraId="6B2E1660" w14:textId="77777777" w:rsidR="00A9406C" w:rsidRPr="00C54C7E" w:rsidRDefault="00A9406C" w:rsidP="009E1542">
      <w:pPr>
        <w:pStyle w:val="afff4"/>
        <w:framePr w:wrap="around"/>
        <w:rPr>
          <w:rtl/>
        </w:rPr>
      </w:pPr>
      <w:r w:rsidRPr="00C54C7E">
        <w:rPr>
          <w:rFonts w:hint="cs"/>
          <w:rtl/>
        </w:rPr>
        <w:t>(קד: - קיב:)</w:t>
      </w:r>
    </w:p>
    <w:p>
      <w:pPr>
        <w:pStyle w:val="PetichatPerek"/>
        <w:rPr>
          <w:ins w:id="41106" w:author="Claude" w:date="2026-10-07T09:24:54Z"/>
        </w:rPr>
      </w:pPr>
      <w:ins w:id="41105" w:author="Claude" w:date="2026-10-07T09:24:54Z">
        <w:r>
          <w:rPr>
            <w:rFonts w:hint="cs"/>
            <w:rtl/>
          </w:rPr>
          <w:t xml:space="preserve">פרק שלושה עשר</w:t>
        </w:r>
        <w:r>
          <w:rPr>
            <w:rFonts w:hint="cs"/>
            <w:rtl/>
          </w:rPr>
          <w:t xml:space="preserve"> - </w:t>
        </w:r>
        <w:r>
          <w:rPr>
            <w:rFonts w:hint="cs"/>
            <w:rtl/>
          </w:rPr>
          <w:t xml:space="preserve">שני דייני</w:t>
        </w:r>
      </w:ins>
    </w:p>
    <w:p>
      <w:pPr>
        <w:pStyle w:val="MishnaBatzad"/>
        <w:rPr>
          <w:ins w:id="20546" w:author="קלוד" w:date="2026-10-06T10:09:07Z"/>
        </w:rPr>
      </w:pPr>
      <w:ins w:id="20545" w:author="קלוד" w:date="2026-10-06T10:09:07Z">
        <w:r>
          <w:t xml:space="preserve">משנה א</w:t>
        </w:r>
      </w:ins>
    </w:p>
    <w:p w14:paraId="15257396" w14:textId="77777777" w:rsidR="00E268F4" w:rsidRDefault="00A9406C" w:rsidP="00A9406C">
      <w:pPr>
        <w:pStyle w:val="afff5"/>
        <w:rPr>
          <w:rtl/>
        </w:rPr>
      </w:pPr>
      <w:bookmarkStart w:id="792" w:name="_Toc119353584"/>
      <w:r w:rsidRPr="00A60F3D">
        <w:rPr>
          <w:rStyle w:val="afffff5"/>
          <w:rtl/>
        </w:rPr>
        <w:t>שני דייני גזירות היו בירושלים:</w:t>
      </w:r>
      <w:bookmarkEnd w:id="792"/>
      <w:r w:rsidRPr="00C54C7E">
        <w:rPr>
          <w:rtl/>
        </w:rPr>
        <w:t xml:space="preserve"> אדמון וחנן בן אבישלום</w:t>
      </w:r>
      <w:r w:rsidR="00E268F4">
        <w:rPr>
          <w:rtl/>
        </w:rPr>
        <w:t>,</w:t>
      </w:r>
    </w:p>
    <w:p w14:paraId="1978CCBD" w14:textId="17435C51" w:rsidR="00A9406C" w:rsidRPr="00C54C7E" w:rsidRDefault="00A9406C" w:rsidP="00A9406C">
      <w:pPr>
        <w:pStyle w:val="afff5"/>
        <w:spacing w:line="240" w:lineRule="auto"/>
        <w:rPr>
          <w:rtl/>
        </w:rPr>
      </w:pPr>
      <w:r w:rsidRPr="00C54C7E">
        <w:rPr>
          <w:rFonts w:hint="cs"/>
          <w:rtl/>
        </w:rPr>
        <w:t xml:space="preserve"> </w:t>
      </w:r>
      <w:r w:rsidRPr="00C54C7E">
        <w:rPr>
          <w:rFonts w:hint="cs"/>
          <w:rtl/>
        </w:rPr>
        <w:tab/>
      </w:r>
      <w:r w:rsidRPr="00406180">
        <w:rPr>
          <w:rStyle w:val="TanaimMishna"/>
          <w:rtl/>
          <w:rPrChange w:id="20311" w:author="קלוד" w:date="2026-10-06T10:09:07Z">
            <w:rPr>
              <w:rStyle w:val="affffe"/>
              <w:rtl/>
            </w:rPr>
          </w:rPrChange>
        </w:rPr>
        <w:t>חנן אומר</w:t>
      </w:r>
      <w:r w:rsidR="00A60F3D">
        <w:rPr>
          <w:rStyle w:val="TanaimMishna"/>
          <w:rFonts w:hint="cs"/>
          <w:rtl/>
          <w:rPrChange w:id="20312" w:author="קלוד" w:date="2026-10-06T10:09:07Z">
            <w:rPr>
              <w:rStyle w:val="affffe"/>
              <w:rFonts w:hint="cs"/>
              <w:rtl/>
            </w:rPr>
          </w:rPrChange>
        </w:rPr>
        <w:t>:</w:t>
      </w:r>
      <w:r w:rsidRPr="00C54C7E">
        <w:rPr>
          <w:rtl/>
        </w:rPr>
        <w:t xml:space="preserve"> שני דברים אדמון אומר שבעה.</w:t>
      </w:r>
    </w:p>
    <w:p w14:paraId="4A53413B" w14:textId="77777777" w:rsidR="00A9406C" w:rsidRPr="00C54C7E" w:rsidRDefault="00A9406C" w:rsidP="00A9406C">
      <w:pPr>
        <w:pStyle w:val="afff5"/>
        <w:jc w:val="center"/>
        <w:rPr>
          <w:rtl/>
        </w:rPr>
      </w:pPr>
      <w:r w:rsidRPr="00C54C7E">
        <w:rPr>
          <w:rtl/>
        </w:rPr>
        <w:t>מי שהלך למדינת הים ואשתו תובעת מזונות,</w:t>
      </w:r>
    </w:p>
    <w:p w14:paraId="76FA54B7" w14:textId="608A74B1" w:rsidR="00A9406C" w:rsidRPr="00C54C7E" w:rsidRDefault="00A9406C" w:rsidP="00A9406C">
      <w:pPr>
        <w:pStyle w:val="afff5"/>
        <w:rPr>
          <w:rtl/>
        </w:rPr>
      </w:pPr>
      <w:r w:rsidRPr="00C54C7E">
        <w:rPr>
          <w:rFonts w:hint="cs"/>
          <w:rtl/>
        </w:rPr>
        <w:t xml:space="preserve"> </w:t>
      </w:r>
      <w:r w:rsidRPr="00C54C7E">
        <w:rPr>
          <w:rFonts w:hint="cs"/>
          <w:rtl/>
        </w:rPr>
        <w:tab/>
      </w:r>
      <w:r w:rsidRPr="00A60F3D">
        <w:rPr>
          <w:rStyle w:val="TanaimMishna"/>
          <w:rtl/>
          <w:rPrChange w:id="20313" w:author="קלוד" w:date="2026-10-06T10:09:07Z">
            <w:rPr>
              <w:rStyle w:val="affffe"/>
              <w:rtl/>
            </w:rPr>
          </w:rPrChange>
        </w:rPr>
        <w:t>חנן אומר:</w:t>
      </w:r>
      <w:r w:rsidRPr="00C54C7E">
        <w:rPr>
          <w:rtl/>
        </w:rPr>
        <w:t xml:space="preserve"> </w:t>
      </w:r>
      <w:r w:rsidRPr="00C54C7E">
        <w:rPr>
          <w:rFonts w:hint="cs"/>
          <w:rtl/>
        </w:rPr>
        <w:t>ת</w:t>
      </w:r>
      <w:r w:rsidRPr="00C54C7E">
        <w:rPr>
          <w:rtl/>
        </w:rPr>
        <w:t>שבע בסוף ולא תשבע בתחלה,</w:t>
      </w:r>
    </w:p>
    <w:p w14:paraId="7C90D9FA" w14:textId="77777777" w:rsidR="00A9406C" w:rsidRPr="00C54C7E" w:rsidRDefault="00A9406C" w:rsidP="00A9406C">
      <w:pPr>
        <w:pStyle w:val="afff5"/>
        <w:rPr>
          <w:rtl/>
        </w:rPr>
      </w:pPr>
      <w:bookmarkStart w:id="793" w:name="_Toc119353585"/>
      <w:r w:rsidRPr="00A60F3D">
        <w:rPr>
          <w:rStyle w:val="afffff5"/>
          <w:rtl/>
        </w:rPr>
        <w:t>נחלקו עליו בני כהנים גדולים ואמרו</w:t>
      </w:r>
      <w:bookmarkEnd w:id="793"/>
      <w:r w:rsidRPr="00C54C7E">
        <w:rPr>
          <w:rtl/>
        </w:rPr>
        <w:t>: תשבע בתחלה ובסוף.</w:t>
      </w:r>
    </w:p>
    <w:p w14:paraId="5C07426E" w14:textId="77777777" w:rsidR="00A9406C" w:rsidRPr="00C54C7E" w:rsidRDefault="00A9406C" w:rsidP="00A9406C">
      <w:pPr>
        <w:pStyle w:val="afff5"/>
        <w:rPr>
          <w:rtl/>
        </w:rPr>
      </w:pPr>
      <w:r w:rsidRPr="00406180">
        <w:rPr>
          <w:rStyle w:val="TanaimMishna"/>
          <w:rtl/>
          <w:rPrChange w:id="20314" w:author="קלוד" w:date="2026-10-06T10:09:07Z">
            <w:rPr>
              <w:rStyle w:val="affffe"/>
              <w:rtl/>
            </w:rPr>
          </w:rPrChange>
        </w:rPr>
        <w:t>רבי דוסא בן הרכינס:</w:t>
      </w:r>
      <w:r w:rsidRPr="00C54C7E">
        <w:rPr>
          <w:rtl/>
        </w:rPr>
        <w:t xml:space="preserve"> כדבריהם.</w:t>
      </w:r>
    </w:p>
    <w:p w14:paraId="1D8C647C" w14:textId="77777777" w:rsidR="00A9406C" w:rsidRPr="00C35A2C" w:rsidRDefault="00A9406C" w:rsidP="00A9406C">
      <w:pPr>
        <w:pStyle w:val="afff5"/>
        <w:rPr>
          <w:b/>
          <w:sz w:val="32"/>
          <w:rtl/>
        </w:rPr>
      </w:pPr>
      <w:r w:rsidRPr="00406180">
        <w:rPr>
          <w:rStyle w:val="TanaimMishna"/>
          <w:rtl/>
          <w:rPrChange w:id="20315" w:author="קלוד" w:date="2026-10-06T10:09:07Z">
            <w:rPr>
              <w:rStyle w:val="affffe"/>
              <w:rtl/>
            </w:rPr>
          </w:rPrChange>
        </w:rPr>
        <w:t>רבן יוחנן בן זכאי:</w:t>
      </w:r>
      <w:r w:rsidRPr="00C54C7E">
        <w:rPr>
          <w:rtl/>
        </w:rPr>
        <w:t xml:space="preserve"> יפה אמר חנן לא תשבע אלא בסוף</w:t>
      </w:r>
      <w:r w:rsidRPr="00C35A2C">
        <w:rPr>
          <w:b/>
          <w:rtl/>
          <w:rPrChange w:id="40013" w:author="Claude" w:date="2026-10-06T13:34:40Z">
            <w:rPr>
              <w:b/>
              <w:sz w:val="32"/>
              <w:rtl/>
            </w:rPr>
          </w:rPrChange>
        </w:rPr>
        <w:t>.</w:t>
      </w:r>
    </w:p>
    <w:p w14:paraId="3BA26F07" w14:textId="7D877289" w:rsidR="00E268F4" w:rsidRPr="008C28D0" w:rsidRDefault="00A9406C" w:rsidP="00A60F3D">
      <w:pPr>
        <w:pStyle w:val="affffb"/>
        <w:rPr>
          <w:spacing w:val="0"/>
          <w:rtl/>
        </w:rPr>
      </w:pPr>
      <w:bookmarkStart w:id="794" w:name="_Toc119353586"/>
      <w:r w:rsidRPr="008C28D0">
        <w:rPr>
          <w:spacing w:val="0"/>
          <w:rtl/>
        </w:rPr>
        <w:t>ו</w:t>
      </w:r>
      <w:r w:rsidRPr="008C28D0">
        <w:rPr>
          <w:rFonts w:hint="cs"/>
          <w:spacing w:val="0"/>
          <w:rtl/>
        </w:rPr>
        <w:t xml:space="preserve">הך דשלושה </w:t>
      </w:r>
      <w:r w:rsidRPr="008C28D0">
        <w:rPr>
          <w:spacing w:val="0"/>
          <w:rtl/>
        </w:rPr>
        <w:t>דייני גזילות היו בירושלים</w:t>
      </w:r>
      <w:r w:rsidR="00E268F4" w:rsidRPr="008C28D0">
        <w:rPr>
          <w:spacing w:val="0"/>
          <w:rtl/>
        </w:rPr>
        <w:t>,</w:t>
      </w:r>
      <w:bookmarkEnd w:id="794"/>
    </w:p>
    <w:p w14:paraId="78806A90" w14:textId="58CFEC20" w:rsidR="00A9406C" w:rsidRPr="00C35A2C" w:rsidRDefault="00A9406C" w:rsidP="00A9406C">
      <w:pPr>
        <w:rPr>
          <w:rFonts w:ascii="Fb Fontext" w:hAnsi="Fb Fontext"/>
          <w:rtl/>
        </w:rPr>
      </w:pPr>
      <w:r w:rsidRPr="00C35A2C">
        <w:rPr>
          <w:rFonts w:ascii="Fb Fontext" w:hAnsi="Fb Fontext"/>
          <w:sz w:val="32"/>
          <w:rtl/>
        </w:rPr>
        <w:t>אדמון בן גדאי, וחנן המצרי, וחנן בן אבישלום</w:t>
      </w:r>
      <w:r w:rsidR="00B909D8">
        <w:rPr>
          <w:rFonts w:ascii="Fb Fontext" w:hAnsi="Fb Fontext" w:hint="cs"/>
          <w:sz w:val="32"/>
          <w:rtl/>
        </w:rPr>
        <w:t>,</w:t>
      </w:r>
    </w:p>
    <w:p w14:paraId="718521E7" w14:textId="3189D0CC" w:rsidR="00A9406C" w:rsidRPr="00C35A2C" w:rsidRDefault="00A9406C" w:rsidP="00A9406C">
      <w:pPr>
        <w:rPr>
          <w:rFonts w:ascii="Fb Fontext" w:hAnsi="Fb Fontext"/>
          <w:rtl/>
        </w:rPr>
      </w:pPr>
      <w:r w:rsidRPr="00C35A2C">
        <w:rPr>
          <w:rFonts w:ascii="Fb Fontext" w:hAnsi="Fb Fontext" w:hint="cs"/>
          <w:rtl/>
        </w:rPr>
        <w:t>שלושה אשני - לא קשיא דרק דחשיב לי קתני</w:t>
      </w:r>
      <w:r w:rsidR="00B909D8">
        <w:rPr>
          <w:rFonts w:ascii="Fb Fontext" w:hAnsi="Fb Fontext" w:hint="cs"/>
          <w:rtl/>
        </w:rPr>
        <w:t>,</w:t>
      </w:r>
    </w:p>
    <w:p w14:paraId="1B72840C" w14:textId="0EE827C9" w:rsidR="00A9406C" w:rsidRDefault="00A9406C" w:rsidP="00A9406C">
      <w:pPr>
        <w:rPr>
          <w:rFonts w:ascii="Fb Fontext" w:hAnsi="Fb Fontext"/>
          <w:rtl/>
        </w:rPr>
      </w:pPr>
      <w:bookmarkStart w:id="795" w:name="_Toc119353587"/>
      <w:r w:rsidRPr="00A60F3D">
        <w:rPr>
          <w:rStyle w:val="affffc"/>
          <w:rtl/>
        </w:rPr>
        <w:t>גזירות אגזילות</w:t>
      </w:r>
      <w:bookmarkEnd w:id="795"/>
      <w:r w:rsidRPr="00C35A2C">
        <w:rPr>
          <w:rFonts w:ascii="Fb Fontext" w:hAnsi="Fb Fontext"/>
          <w:rtl/>
        </w:rPr>
        <w:t xml:space="preserve"> </w:t>
      </w:r>
      <w:r w:rsidRPr="00406180">
        <w:rPr>
          <w:rStyle w:val="affffe"/>
          <w:rFonts w:hint="cs"/>
          <w:rtl/>
        </w:rPr>
        <w:t>- רנב</w:t>
      </w:r>
      <w:r w:rsidRPr="00406180">
        <w:rPr>
          <w:rStyle w:val="affffe"/>
          <w:rtl/>
        </w:rPr>
        <w:t>"</w:t>
      </w:r>
      <w:r w:rsidRPr="00406180">
        <w:rPr>
          <w:rStyle w:val="affffe"/>
          <w:rFonts w:hint="cs"/>
          <w:rtl/>
        </w:rPr>
        <w:t>י</w:t>
      </w:r>
      <w:r w:rsidRPr="00406180">
        <w:rPr>
          <w:rStyle w:val="affffe"/>
          <w:rtl/>
        </w:rPr>
        <w:t xml:space="preserve">: </w:t>
      </w:r>
      <w:r w:rsidRPr="00C35A2C">
        <w:rPr>
          <w:rFonts w:ascii="Fb Fontext" w:hAnsi="Fb Fontext"/>
          <w:rtl/>
        </w:rPr>
        <w:t>שהיו גוזרין גזירות על גזילות;</w:t>
      </w:r>
    </w:p>
    <w:p w14:paraId="13406DD8" w14:textId="77777777" w:rsidR="00A9406C" w:rsidRPr="00794C4F" w:rsidRDefault="00A9406C" w:rsidP="00A9406C">
      <w:pPr>
        <w:rPr>
          <w:rFonts w:ascii="Fb Fontext" w:hAnsi="Fb Fontext"/>
          <w:rtl/>
        </w:rPr>
      </w:pPr>
      <w:r w:rsidRPr="00406180">
        <w:rPr>
          <w:rStyle w:val="affffe"/>
          <w:rtl/>
        </w:rPr>
        <w:t>כדתניא: ק</w:t>
      </w:r>
      <w:r w:rsidRPr="00C35A2C">
        <w:rPr>
          <w:rFonts w:ascii="Fb Fontext" w:hAnsi="Fb Fontext"/>
          <w:sz w:val="32"/>
          <w:rtl/>
        </w:rPr>
        <w:t xml:space="preserve">יטמה נטיעה </w:t>
      </w:r>
      <w:r w:rsidRPr="00406180">
        <w:rPr>
          <w:rStyle w:val="affffe"/>
          <w:rFonts w:hint="cs"/>
          <w:rtl/>
        </w:rPr>
        <w:t>רבי יוסי</w:t>
      </w:r>
      <w:r w:rsidRPr="00406180">
        <w:rPr>
          <w:rStyle w:val="affffe"/>
          <w:rtl/>
        </w:rPr>
        <w:t>: גוזרי גזירות שבירושלים אומרים:</w:t>
      </w:r>
      <w:r w:rsidRPr="00C35A2C">
        <w:rPr>
          <w:rFonts w:ascii="Fb Fontext" w:hAnsi="Fb Fontext"/>
          <w:sz w:val="32"/>
          <w:rtl/>
        </w:rPr>
        <w:t xml:space="preserve"> נטיעה בת שנתה - שתי כסף, בת שתי שנים - ארבע כסף.</w:t>
      </w:r>
    </w:p>
    <w:p w14:paraId="0CD9CC85" w14:textId="1DC13832" w:rsidR="00E268F4" w:rsidRDefault="00A9406C" w:rsidP="00A9406C">
      <w:pPr>
        <w:rPr>
          <w:rFonts w:ascii="Fb Fontext" w:hAnsi="Fb Fontext"/>
          <w:spacing w:val="-4"/>
          <w:rtl/>
        </w:rPr>
      </w:pPr>
      <w:r w:rsidRPr="00F5539C">
        <w:rPr>
          <w:rFonts w:ascii="Fb Fontext" w:hAnsi="Fb Fontext" w:hint="cs"/>
          <w:spacing w:val="-4"/>
          <w:rtl/>
        </w:rPr>
        <w:t>והך ד</w:t>
      </w:r>
      <w:r w:rsidRPr="00F5539C">
        <w:rPr>
          <w:rFonts w:ascii="Fb Fontext" w:hAnsi="Fb Fontext"/>
          <w:spacing w:val="-4"/>
          <w:rtl/>
        </w:rPr>
        <w:t>שלשה דייני</w:t>
      </w:r>
      <w:r w:rsidRPr="00CA108A">
        <w:rPr>
          <w:rFonts w:cs="PFT_Frank"/>
          <w:b/>
          <w:bCs/>
          <w:szCs w:val="14"/>
          <w:rtl/>
        </w:rPr>
        <w:t xml:space="preserve"> גזירות </w:t>
      </w:r>
      <w:r w:rsidRPr="00F5539C">
        <w:rPr>
          <w:rFonts w:ascii="Fb Fontext" w:hAnsi="Fb Fontext"/>
          <w:spacing w:val="-4"/>
          <w:rtl/>
        </w:rPr>
        <w:t>היו בירושלים: אדמון, וחנן, ונחום</w:t>
      </w:r>
      <w:r w:rsidR="00E268F4">
        <w:rPr>
          <w:rFonts w:ascii="Fb Fontext" w:hAnsi="Fb Fontext"/>
          <w:spacing w:val="-4"/>
          <w:rtl/>
        </w:rPr>
        <w:t>!</w:t>
      </w:r>
    </w:p>
    <w:p w14:paraId="2D9D66A5" w14:textId="618A2C7E" w:rsidR="00A9406C" w:rsidRPr="00F5539C" w:rsidRDefault="00A9406C" w:rsidP="00A9406C">
      <w:pPr>
        <w:rPr>
          <w:rFonts w:ascii="Fb Fontext" w:hAnsi="Fb Fontext"/>
          <w:spacing w:val="-4"/>
          <w:rtl/>
        </w:rPr>
      </w:pPr>
      <w:r>
        <w:rPr>
          <w:rFonts w:ascii="Fb Fontext" w:hAnsi="Fb Fontext" w:hint="cs"/>
          <w:spacing w:val="-4"/>
          <w:rtl/>
        </w:rPr>
        <w:t xml:space="preserve">הך נחום </w:t>
      </w:r>
      <w:r>
        <w:rPr>
          <w:rStyle w:val="affffe"/>
          <w:rFonts w:ascii="Fb Fontext" w:hAnsi="Fb Fontext" w:hint="cs"/>
          <w:spacing w:val="-4"/>
          <w:rtl/>
          <w:rPrChange w:id="9354" w:author="מנוע אמוראים" w:date="2026-10-05T16:41:40Z">
            <w:rPr>
              <w:rFonts w:ascii="Fb Fontext" w:hAnsi="Fb Fontext" w:hint="cs"/>
              <w:spacing w:val="-4"/>
              <w:rtl/>
            </w:rPr>
          </w:rPrChange>
        </w:rPr>
        <w:t xml:space="preserve">ר</w:t>
      </w:r>
      <w:r>
        <w:rPr>
          <w:rStyle w:val="affffe"/>
          <w:rFonts w:ascii="Fb Fontext" w:hAnsi="Fb Fontext"/>
          <w:spacing w:val="-4"/>
          <w:rtl/>
          <w:rPrChange w:id="9355" w:author="מנוע אמוראים" w:date="2026-10-05T16:41:40Z">
            <w:rPr>
              <w:rFonts w:ascii="Fb Fontext" w:hAnsi="Fb Fontext"/>
              <w:spacing w:val="-4"/>
              <w:rtl/>
            </w:rPr>
          </w:rPrChange>
        </w:rPr>
        <w:t xml:space="preserve">"</w:t>
      </w:r>
      <w:r>
        <w:rPr>
          <w:rStyle w:val="affffe"/>
          <w:rFonts w:ascii="Fb Fontext" w:hAnsi="Fb Fontext" w:hint="cs"/>
          <w:spacing w:val="-4"/>
          <w:rtl/>
          <w:rPrChange w:id="9356" w:author="מנוע אמוראים" w:date="2026-10-05T16:41:40Z">
            <w:rPr>
              <w:rFonts w:ascii="Fb Fontext" w:hAnsi="Fb Fontext" w:hint="cs"/>
              <w:spacing w:val="-4"/>
              <w:rtl/>
            </w:rPr>
          </w:rPrChange>
        </w:rPr>
        <w:t xml:space="preserve">נ</w:t>
      </w:r>
      <w:r>
        <w:rPr>
          <w:rFonts w:ascii="Fb Fontext" w:hAnsi="Fb Fontext" w:hint="cs"/>
          <w:spacing w:val="-4"/>
          <w:rtl/>
        </w:rPr>
        <w:t xml:space="preserve"> היא ולא הודו לו חכמים</w:t>
      </w:r>
      <w:r w:rsidR="00732C02">
        <w:rPr>
          <w:rFonts w:ascii="Fb Fontext" w:hAnsi="Fb Fontext" w:hint="cs"/>
          <w:spacing w:val="-4"/>
          <w:rtl/>
        </w:rPr>
        <w:t>,</w:t>
      </w:r>
    </w:p>
    <w:p w14:paraId="0A779E90" w14:textId="54300F2F" w:rsidR="00A9406C" w:rsidRPr="00F5539C" w:rsidRDefault="00A9406C" w:rsidP="00A9406C">
      <w:pPr>
        <w:rPr>
          <w:rFonts w:ascii="Fb Fontext" w:hAnsi="Fb Fontext"/>
          <w:spacing w:val="-4"/>
          <w:rtl/>
        </w:rPr>
      </w:pPr>
      <w:r w:rsidRPr="00406180">
        <w:rPr>
          <w:rStyle w:val="affffe"/>
          <w:rFonts w:hint="cs"/>
          <w:rtl/>
        </w:rPr>
        <w:t>והך דר</w:t>
      </w:r>
      <w:r w:rsidRPr="00406180">
        <w:rPr>
          <w:rStyle w:val="affffe"/>
          <w:rtl/>
        </w:rPr>
        <w:t>"</w:t>
      </w:r>
      <w:r w:rsidRPr="00406180">
        <w:rPr>
          <w:rStyle w:val="affffe"/>
          <w:rFonts w:hint="cs"/>
          <w:rtl/>
        </w:rPr>
        <w:t>פ מר</w:t>
      </w:r>
      <w:r w:rsidRPr="00406180">
        <w:rPr>
          <w:rStyle w:val="affffe"/>
          <w:rtl/>
        </w:rPr>
        <w:t>"</w:t>
      </w:r>
      <w:r w:rsidRPr="00406180">
        <w:rPr>
          <w:rStyle w:val="affffe"/>
          <w:rFonts w:hint="cs"/>
          <w:rtl/>
        </w:rPr>
        <w:t>א</w:t>
      </w:r>
      <w:r w:rsidRPr="00406180">
        <w:rPr>
          <w:rStyle w:val="affffe"/>
          <w:rtl/>
        </w:rPr>
        <w:t>:</w:t>
      </w:r>
      <w:r w:rsidRPr="00F5539C">
        <w:rPr>
          <w:rFonts w:ascii="Fb Fontext" w:hAnsi="Fb Fontext"/>
          <w:spacing w:val="-4"/>
          <w:sz w:val="32"/>
          <w:rtl/>
        </w:rPr>
        <w:t xml:space="preserve"> ש</w:t>
      </w:r>
      <w:r w:rsidRPr="00F5539C">
        <w:rPr>
          <w:rFonts w:ascii="Fb Fontext" w:hAnsi="Fb Fontext" w:hint="cs"/>
          <w:spacing w:val="-4"/>
          <w:sz w:val="32"/>
          <w:rtl/>
        </w:rPr>
        <w:t>צ</w:t>
      </w:r>
      <w:r w:rsidRPr="00F5539C">
        <w:rPr>
          <w:rFonts w:ascii="Fb Fontext" w:hAnsi="Fb Fontext"/>
          <w:spacing w:val="-4"/>
          <w:sz w:val="32"/>
          <w:rtl/>
        </w:rPr>
        <w:t>"</w:t>
      </w:r>
      <w:r w:rsidRPr="00F5539C">
        <w:rPr>
          <w:rFonts w:ascii="Fb Fontext" w:hAnsi="Fb Fontext" w:hint="cs"/>
          <w:spacing w:val="-4"/>
          <w:sz w:val="32"/>
          <w:rtl/>
        </w:rPr>
        <w:t xml:space="preserve">ד </w:t>
      </w:r>
      <w:r w:rsidRPr="00F5539C">
        <w:rPr>
          <w:rFonts w:ascii="Fb Fontext" w:hAnsi="Fb Fontext"/>
          <w:spacing w:val="-4"/>
          <w:sz w:val="32"/>
          <w:rtl/>
        </w:rPr>
        <w:t xml:space="preserve"> ב"</w:t>
      </w:r>
      <w:r w:rsidRPr="00F5539C">
        <w:rPr>
          <w:rFonts w:ascii="Fb Fontext" w:hAnsi="Fb Fontext" w:hint="cs"/>
          <w:spacing w:val="-4"/>
          <w:sz w:val="32"/>
          <w:rtl/>
        </w:rPr>
        <w:t xml:space="preserve">ד </w:t>
      </w:r>
      <w:r w:rsidRPr="00F5539C">
        <w:rPr>
          <w:rFonts w:ascii="Fb Fontext" w:hAnsi="Fb Fontext"/>
          <w:spacing w:val="-4"/>
          <w:sz w:val="32"/>
          <w:rtl/>
        </w:rPr>
        <w:t xml:space="preserve"> היו בירושלים, כנגדן בתי כנסיות, וכנגדן ב</w:t>
      </w:r>
      <w:r w:rsidRPr="00F5539C">
        <w:rPr>
          <w:rFonts w:ascii="Fb Fontext" w:hAnsi="Fb Fontext" w:hint="cs"/>
          <w:spacing w:val="-4"/>
          <w:sz w:val="32"/>
          <w:rtl/>
        </w:rPr>
        <w:t>מ</w:t>
      </w:r>
      <w:r w:rsidRPr="00F5539C">
        <w:rPr>
          <w:rFonts w:ascii="Fb Fontext" w:hAnsi="Fb Fontext"/>
          <w:spacing w:val="-4"/>
          <w:sz w:val="32"/>
          <w:rtl/>
        </w:rPr>
        <w:t>"</w:t>
      </w:r>
      <w:r w:rsidRPr="00F5539C">
        <w:rPr>
          <w:rFonts w:ascii="Fb Fontext" w:hAnsi="Fb Fontext" w:hint="cs"/>
          <w:spacing w:val="-4"/>
          <w:sz w:val="32"/>
          <w:rtl/>
        </w:rPr>
        <w:t>ד</w:t>
      </w:r>
      <w:r w:rsidRPr="00F5539C">
        <w:rPr>
          <w:rFonts w:ascii="Fb Fontext" w:hAnsi="Fb Fontext"/>
          <w:spacing w:val="-4"/>
          <w:sz w:val="32"/>
          <w:rtl/>
        </w:rPr>
        <w:t>, וכנגדן בתי סופרים</w:t>
      </w:r>
      <w:r w:rsidR="00B909D8">
        <w:rPr>
          <w:rFonts w:ascii="Fb Fontext" w:hAnsi="Fb Fontext" w:hint="cs"/>
          <w:spacing w:val="-4"/>
          <w:sz w:val="32"/>
          <w:rtl/>
        </w:rPr>
        <w:t>,</w:t>
      </w:r>
    </w:p>
    <w:p w14:paraId="2A0AACE4" w14:textId="78DF61F4" w:rsidR="00A9406C" w:rsidRPr="00C35A2C" w:rsidRDefault="00A9406C" w:rsidP="00A9406C">
      <w:pPr>
        <w:rPr>
          <w:rFonts w:ascii="Fb Fontext" w:hAnsi="Fb Fontext" w:cs="Guttman Vilna"/>
          <w:b/>
          <w:bCs/>
          <w:rtl/>
        </w:rPr>
      </w:pPr>
      <w:r w:rsidRPr="00C35A2C">
        <w:rPr>
          <w:rFonts w:ascii="Fb Fontext" w:hAnsi="Fb Fontext"/>
          <w:rtl/>
        </w:rPr>
        <w:t>דיינין טובא הוו, וכי קאמרינן - אגוזרי גזירות אמרינן.</w:t>
      </w:r>
    </w:p>
    <w:p w14:paraId="2AEE2BCA" w14:textId="023604C5" w:rsidR="00A9406C" w:rsidRDefault="00A9406C" w:rsidP="00FA56AF">
      <w:pPr>
        <w:rPr>
          <w:rFonts w:ascii="Fb Fontext" w:hAnsi="Fb Fontext"/>
          <w:spacing w:val="-2"/>
          <w:rtl/>
        </w:rPr>
      </w:pPr>
      <w:r w:rsidRPr="00406180">
        <w:rPr>
          <w:rStyle w:val="affffe"/>
          <w:rtl/>
        </w:rPr>
        <w:sym w:font="Wingdings 2" w:char="F096"/>
      </w:r>
      <w:r w:rsidRPr="00406180">
        <w:rPr>
          <w:rStyle w:val="affffe"/>
          <w:rtl/>
        </w:rPr>
        <w:t xml:space="preserve"> </w:t>
      </w:r>
      <w:r w:rsidRPr="00406180">
        <w:rPr>
          <w:rStyle w:val="affffe"/>
          <w:rFonts w:hint="cs"/>
          <w:rtl/>
        </w:rPr>
        <w:t>ר</w:t>
      </w:r>
      <w:r w:rsidRPr="00406180">
        <w:rPr>
          <w:rStyle w:val="affffe"/>
          <w:rtl/>
        </w:rPr>
        <w:t>"</w:t>
      </w:r>
      <w:r w:rsidRPr="00406180">
        <w:rPr>
          <w:rStyle w:val="affffe"/>
          <w:rFonts w:hint="cs"/>
          <w:rtl/>
        </w:rPr>
        <w:t>י מרב אסי</w:t>
      </w:r>
      <w:r w:rsidRPr="00406180">
        <w:rPr>
          <w:rStyle w:val="affffe"/>
          <w:rtl/>
        </w:rPr>
        <w:t xml:space="preserve">: </w:t>
      </w:r>
      <w:r w:rsidRPr="00C35A2C">
        <w:rPr>
          <w:rFonts w:ascii="Fb Fontext" w:hAnsi="Fb Fontext"/>
          <w:sz w:val="32"/>
          <w:rtl/>
        </w:rPr>
        <w:t xml:space="preserve">גוזרי גזירות שבירושלים, היו נוטלין שכרן </w:t>
      </w:r>
      <w:r w:rsidRPr="00C35A2C">
        <w:rPr>
          <w:rFonts w:ascii="Fb Fontext" w:hAnsi="Fb Fontext" w:hint="cs"/>
          <w:sz w:val="32"/>
          <w:rtl/>
        </w:rPr>
        <w:t>צ</w:t>
      </w:r>
      <w:r w:rsidRPr="00C35A2C">
        <w:rPr>
          <w:rFonts w:ascii="Fb Fontext" w:hAnsi="Fb Fontext"/>
          <w:sz w:val="32"/>
          <w:rtl/>
        </w:rPr>
        <w:t>"</w:t>
      </w:r>
      <w:r w:rsidRPr="00C35A2C">
        <w:rPr>
          <w:rFonts w:ascii="Fb Fontext" w:hAnsi="Fb Fontext" w:hint="cs"/>
          <w:sz w:val="32"/>
          <w:rtl/>
        </w:rPr>
        <w:t xml:space="preserve">ט </w:t>
      </w:r>
      <w:r w:rsidRPr="00FA56AF">
        <w:rPr>
          <w:rFonts w:ascii="Fb Fontext" w:hAnsi="Fb Fontext" w:hint="cs"/>
          <w:spacing w:val="-2"/>
          <w:sz w:val="32"/>
          <w:rtl/>
        </w:rPr>
        <w:t>מנ</w:t>
      </w:r>
      <w:r w:rsidRPr="00FA56AF">
        <w:rPr>
          <w:rFonts w:ascii="Fb Fontext" w:hAnsi="Fb Fontext"/>
          <w:spacing w:val="-2"/>
          <w:sz w:val="32"/>
          <w:rtl/>
        </w:rPr>
        <w:t>ה מתרומת הלשכה,</w:t>
      </w:r>
      <w:r w:rsidR="00FA56AF" w:rsidRPr="00FA56AF">
        <w:rPr>
          <w:rFonts w:ascii="Fb Fontext" w:hAnsi="Fb Fontext" w:hint="cs"/>
          <w:spacing w:val="-2"/>
          <w:rtl/>
        </w:rPr>
        <w:t xml:space="preserve"> </w:t>
      </w:r>
      <w:r w:rsidRPr="00FA56AF">
        <w:rPr>
          <w:rFonts w:ascii="Fb Fontext" w:hAnsi="Fb Fontext" w:hint="cs"/>
          <w:spacing w:val="-2"/>
          <w:rtl/>
        </w:rPr>
        <w:t xml:space="preserve">לא ספקו </w:t>
      </w:r>
      <w:r w:rsidR="0061471E" w:rsidRPr="00FA56AF">
        <w:rPr>
          <w:rFonts w:ascii="Fb Fontext" w:hAnsi="Fb Fontext" w:hint="cs"/>
          <w:spacing w:val="-2"/>
          <w:rtl/>
        </w:rPr>
        <w:t>אף</w:t>
      </w:r>
      <w:r w:rsidRPr="00FA56AF">
        <w:rPr>
          <w:rFonts w:ascii="Fb Fontext" w:hAnsi="Fb Fontext" w:hint="cs"/>
          <w:spacing w:val="-2"/>
          <w:rtl/>
        </w:rPr>
        <w:t xml:space="preserve"> שלא רצו </w:t>
      </w:r>
      <w:r w:rsidRPr="00FA56AF">
        <w:rPr>
          <w:rFonts w:ascii="Fb Fontext" w:hAnsi="Fb Fontext"/>
          <w:spacing w:val="-2"/>
          <w:rtl/>
        </w:rPr>
        <w:t>מוסיפין עליהן.</w:t>
      </w:r>
    </w:p>
    <w:p w14:paraId="6D61A386" w14:textId="52219CA4" w:rsidR="00A60F3D" w:rsidRPr="008C28D0" w:rsidRDefault="00A60F3D" w:rsidP="00A60F3D">
      <w:pPr>
        <w:pStyle w:val="affffb"/>
        <w:rPr>
          <w:rFonts w:cs="Guttman Vilna"/>
          <w:spacing w:val="0"/>
          <w:rtl/>
        </w:rPr>
      </w:pPr>
      <w:bookmarkStart w:id="796" w:name="_Toc119353588"/>
      <w:r w:rsidRPr="008C28D0">
        <w:rPr>
          <w:rFonts w:hint="cs"/>
          <w:spacing w:val="0"/>
          <w:rtl/>
        </w:rPr>
        <w:t>יז' מעשים ומימרות בענין שוחד</w:t>
      </w:r>
      <w:bookmarkEnd w:id="796"/>
    </w:p>
    <w:p w14:paraId="0E12AE31" w14:textId="4BF9DABC" w:rsidR="00A9406C" w:rsidRDefault="00A60F3D" w:rsidP="00A9406C">
      <w:pPr>
        <w:rPr>
          <w:rFonts w:ascii="Fb Fontext" w:hAnsi="Fb Fontext"/>
          <w:sz w:val="32"/>
          <w:rtl/>
        </w:rPr>
      </w:pPr>
      <w:r w:rsidRPr="00A60F3D">
        <w:rPr>
          <w:rStyle w:val="affffe"/>
          <w:rFonts w:hint="cs"/>
          <w:rtl/>
        </w:rPr>
        <w:t>א.</w:t>
      </w:r>
      <w:r>
        <w:rPr>
          <w:rFonts w:ascii="Fb Fontext" w:hAnsi="Fb Fontext" w:hint="cs"/>
          <w:sz w:val="32"/>
          <w:rtl/>
        </w:rPr>
        <w:t xml:space="preserve"> </w:t>
      </w:r>
      <w:r w:rsidR="00A9406C" w:rsidRPr="00C35A2C">
        <w:rPr>
          <w:rFonts w:ascii="Fb Fontext" w:hAnsi="Fb Fontext"/>
          <w:sz w:val="32"/>
          <w:rtl/>
        </w:rPr>
        <w:t>קרנא</w:t>
      </w:r>
      <w:r w:rsidR="00A9406C" w:rsidRPr="00C35A2C">
        <w:rPr>
          <w:rFonts w:ascii="Fb Fontext" w:hAnsi="Fb Fontext" w:hint="cs"/>
          <w:sz w:val="32"/>
          <w:rtl/>
        </w:rPr>
        <w:t xml:space="preserve"> לוקח איסתרא מזכא</w:t>
      </w:r>
      <w:r w:rsidR="00A9406C">
        <w:rPr>
          <w:rFonts w:ascii="Fb Fontext" w:hAnsi="Fb Fontext" w:hint="cs"/>
          <w:sz w:val="32"/>
          <w:rtl/>
        </w:rPr>
        <w:t>י</w:t>
      </w:r>
      <w:r w:rsidR="00A9406C" w:rsidRPr="00C35A2C">
        <w:rPr>
          <w:rFonts w:ascii="Fb Fontext" w:hAnsi="Fb Fontext" w:hint="cs"/>
          <w:sz w:val="32"/>
          <w:rtl/>
        </w:rPr>
        <w:t xml:space="preserve"> ואיסתרא מחייב ודן להם הדין</w:t>
      </w:r>
      <w:r w:rsidR="00B909D8">
        <w:rPr>
          <w:rFonts w:ascii="Fb Fontext" w:hAnsi="Fb Fontext" w:hint="cs"/>
          <w:sz w:val="32"/>
          <w:rtl/>
        </w:rPr>
        <w:t>,</w:t>
      </w:r>
    </w:p>
    <w:p w14:paraId="673507A3" w14:textId="3AAC6C72" w:rsidR="00E268F4" w:rsidRDefault="00A9406C" w:rsidP="00A9406C">
      <w:pPr>
        <w:rPr>
          <w:rFonts w:ascii="Fb Fontext" w:hAnsi="Fb Fontext"/>
          <w:rtl/>
        </w:rPr>
      </w:pPr>
      <w:r w:rsidRPr="00C35A2C">
        <w:rPr>
          <w:rFonts w:ascii="Fb Fontext" w:hAnsi="Fb Fontext" w:hint="cs"/>
          <w:rtl/>
        </w:rPr>
        <w:t>ולא הוי שוח</w:t>
      </w:r>
      <w:r>
        <w:rPr>
          <w:rFonts w:ascii="Fb Fontext" w:hAnsi="Fb Fontext" w:hint="cs"/>
          <w:rtl/>
        </w:rPr>
        <w:t>ד דלוקח תרוויהו ולוקח בתורת שכר</w:t>
      </w:r>
      <w:r w:rsidRPr="00C35A2C">
        <w:rPr>
          <w:rFonts w:ascii="Fb Fontext" w:hAnsi="Fb Fontext" w:hint="cs"/>
          <w:rtl/>
        </w:rPr>
        <w:t xml:space="preserve"> ושכר בטלה </w:t>
      </w:r>
      <w:r w:rsidR="00732C02">
        <w:rPr>
          <w:rFonts w:ascii="Fb Fontext" w:hAnsi="Fb Fontext" w:hint="cs"/>
          <w:rtl/>
        </w:rPr>
        <w:t>כ</w:t>
      </w:r>
      <w:r w:rsidRPr="00C35A2C">
        <w:rPr>
          <w:rFonts w:ascii="Fb Fontext" w:hAnsi="Fb Fontext" w:hint="cs"/>
          <w:rtl/>
        </w:rPr>
        <w:t>שמוכח שהיה מריח ביינות איזה עתיד להתקלקל</w:t>
      </w:r>
      <w:r w:rsidR="00E268F4">
        <w:rPr>
          <w:rFonts w:ascii="Fb Fontext" w:hAnsi="Fb Fontext" w:hint="cs"/>
          <w:rtl/>
        </w:rPr>
        <w:t>,</w:t>
      </w:r>
    </w:p>
    <w:p w14:paraId="13A67807" w14:textId="32F55661" w:rsidR="00A9406C" w:rsidRPr="00FA56AF" w:rsidRDefault="00A60F3D" w:rsidP="00A60F3D">
      <w:pPr>
        <w:rPr>
          <w:rFonts w:ascii="Fb Fontext" w:hAnsi="Fb Fontext"/>
          <w:spacing w:val="-6"/>
          <w:rtl/>
        </w:rPr>
      </w:pPr>
      <w:r>
        <w:rPr>
          <w:rStyle w:val="affffe"/>
          <w:rFonts w:hint="cs"/>
          <w:spacing w:val="-6"/>
          <w:rtl/>
        </w:rPr>
        <w:t xml:space="preserve">ב. </w:t>
      </w:r>
      <w:r w:rsidR="00A9406C" w:rsidRPr="00FA56AF">
        <w:rPr>
          <w:rStyle w:val="affffe"/>
          <w:rFonts w:hint="cs"/>
          <w:spacing w:val="-6"/>
          <w:rtl/>
        </w:rPr>
        <w:t>וכר</w:t>
      </w:r>
      <w:r w:rsidR="00A9406C" w:rsidRPr="00FA56AF">
        <w:rPr>
          <w:rStyle w:val="affffe"/>
          <w:spacing w:val="-6"/>
          <w:rtl/>
        </w:rPr>
        <w:t>"</w:t>
      </w:r>
      <w:r w:rsidR="00A9406C" w:rsidRPr="00FA56AF">
        <w:rPr>
          <w:rStyle w:val="affffe"/>
          <w:rFonts w:hint="cs"/>
          <w:spacing w:val="-6"/>
          <w:rtl/>
        </w:rPr>
        <w:t xml:space="preserve">ה </w:t>
      </w:r>
      <w:r w:rsidR="00FA56AF" w:rsidRPr="00FA56AF">
        <w:rPr>
          <w:rFonts w:ascii="Fb Fontext" w:hAnsi="Fb Fontext" w:hint="cs"/>
          <w:spacing w:val="-6"/>
          <w:rtl/>
        </w:rPr>
        <w:t>שביקש</w:t>
      </w:r>
      <w:r w:rsidR="00A9406C" w:rsidRPr="00FA56AF">
        <w:rPr>
          <w:rFonts w:ascii="Fb Fontext" w:hAnsi="Fb Fontext" w:hint="cs"/>
          <w:spacing w:val="-6"/>
          <w:rtl/>
        </w:rPr>
        <w:t xml:space="preserve"> שישלמו על אחד שישקה במקומו השדות וידונם.</w:t>
      </w:r>
    </w:p>
    <w:p w14:paraId="74576F65" w14:textId="77777777" w:rsidR="00A9406C" w:rsidRDefault="00A9406C" w:rsidP="00A9406C">
      <w:pPr>
        <w:rPr>
          <w:rFonts w:ascii="Fb Fontext" w:hAnsi="Fb Fontext"/>
          <w:sz w:val="32"/>
          <w:rtl/>
        </w:rPr>
      </w:pPr>
      <w:r w:rsidRPr="00C35A2C">
        <w:rPr>
          <w:rFonts w:ascii="Fb Fontext" w:hAnsi="Fb Fontext" w:hint="cs"/>
          <w:sz w:val="32"/>
          <w:rtl/>
        </w:rPr>
        <w:lastRenderedPageBreak/>
        <w:t xml:space="preserve">דאם לוקח בתורת אגרא 'תנן </w:t>
      </w:r>
      <w:r w:rsidRPr="00C35A2C">
        <w:rPr>
          <w:rFonts w:ascii="Fb Fontext" w:hAnsi="Fb Fontext"/>
          <w:sz w:val="32"/>
          <w:rtl/>
        </w:rPr>
        <w:t>הנוטל שכר לדון דיניו בטלין</w:t>
      </w:r>
      <w:r w:rsidRPr="00C35A2C">
        <w:rPr>
          <w:rFonts w:ascii="Fb Fontext" w:hAnsi="Fb Fontext" w:hint="cs"/>
          <w:sz w:val="32"/>
          <w:rtl/>
        </w:rPr>
        <w:t>',</w:t>
      </w:r>
    </w:p>
    <w:p w14:paraId="59596123" w14:textId="77777777" w:rsidR="00A9406C" w:rsidRPr="00C35A2C" w:rsidRDefault="00A9406C" w:rsidP="00A9406C">
      <w:pPr>
        <w:rPr>
          <w:rFonts w:ascii="Fb Fontext" w:hAnsi="Fb Fontext" w:cs="Guttman Vilna"/>
          <w:b/>
          <w:bCs/>
          <w:rtl/>
        </w:rPr>
      </w:pPr>
      <w:r w:rsidRPr="00C35A2C">
        <w:rPr>
          <w:rFonts w:ascii="Fb Fontext" w:hAnsi="Fb Fontext" w:hint="cs"/>
          <w:rtl/>
        </w:rPr>
        <w:t>ועל שכר בטלה דלא מוכח תניא '</w:t>
      </w:r>
      <w:r w:rsidRPr="00C35A2C">
        <w:rPr>
          <w:rFonts w:ascii="Fb Fontext" w:hAnsi="Fb Fontext"/>
          <w:rtl/>
        </w:rPr>
        <w:t>מכוער הדיין שנוטל שכר לדון, אלא שדינו דין</w:t>
      </w:r>
      <w:r w:rsidRPr="00C35A2C">
        <w:rPr>
          <w:rFonts w:ascii="Fb Fontext" w:hAnsi="Fb Fontext" w:hint="cs"/>
          <w:rtl/>
        </w:rPr>
        <w:t>'</w:t>
      </w:r>
    </w:p>
    <w:p w14:paraId="54F067D6" w14:textId="27D36EAD" w:rsidR="00A9406C" w:rsidRPr="00C35A2C" w:rsidRDefault="00A60F3D" w:rsidP="00A9406C">
      <w:pPr>
        <w:rPr>
          <w:rFonts w:ascii="Fb Fontext" w:hAnsi="Fb Fontext" w:cs="Guttman Vilna"/>
          <w:b/>
          <w:bCs/>
          <w:rtl/>
        </w:rPr>
      </w:pPr>
      <w:r>
        <w:rPr>
          <w:rStyle w:val="affffe"/>
          <w:rFonts w:hint="cs"/>
          <w:rtl/>
        </w:rPr>
        <w:t xml:space="preserve">ג. </w:t>
      </w:r>
      <w:r w:rsidR="00A9406C" w:rsidRPr="00406180">
        <w:rPr>
          <w:rStyle w:val="affffe"/>
          <w:rtl/>
        </w:rPr>
        <w:t xml:space="preserve">רבי אבהו: </w:t>
      </w:r>
      <w:r w:rsidR="00A9406C" w:rsidRPr="00C35A2C">
        <w:rPr>
          <w:rFonts w:ascii="Fb Fontext" w:hAnsi="Fb Fontext"/>
          <w:rtl/>
        </w:rPr>
        <w:t xml:space="preserve">בא וראה כמה סמויות עיניהן </w:t>
      </w:r>
      <w:r w:rsidR="00A9406C" w:rsidRPr="00A60F3D">
        <w:rPr>
          <w:spacing w:val="-4"/>
          <w:rtl/>
        </w:rPr>
        <w:t>של מקבלי שוחד</w:t>
      </w:r>
      <w:r w:rsidR="00A9406C" w:rsidRPr="00C35A2C">
        <w:rPr>
          <w:rFonts w:ascii="Fb Fontext" w:hAnsi="Fb Fontext"/>
          <w:rtl/>
        </w:rPr>
        <w:t xml:space="preserve">, אדם חש בעיניו נותן ממון לרופא, ספק מתרפא ספק אינו מתרפא, </w:t>
      </w:r>
      <w:r w:rsidR="00A9406C" w:rsidRPr="00730169">
        <w:rPr>
          <w:rFonts w:ascii="Fb Fontext" w:hAnsi="Fb Fontext"/>
          <w:spacing w:val="-6"/>
          <w:rtl/>
        </w:rPr>
        <w:t xml:space="preserve">והן נוטלין שוה פרוטה ומסמין עיניהן, </w:t>
      </w:r>
      <w:r w:rsidR="00A9406C" w:rsidRPr="00730169">
        <w:rPr>
          <w:rFonts w:ascii="Fb Fontext" w:hAnsi="Fb Fontext" w:hint="cs"/>
          <w:spacing w:val="-6"/>
          <w:rtl/>
        </w:rPr>
        <w:t>שנא'</w:t>
      </w:r>
      <w:r w:rsidR="00A9406C" w:rsidRPr="00730169">
        <w:rPr>
          <w:rFonts w:ascii="Fb Fontext" w:hAnsi="Fb Fontext"/>
          <w:spacing w:val="-6"/>
          <w:rtl/>
        </w:rPr>
        <w:t>:</w:t>
      </w:r>
      <w:r w:rsidR="00A9406C" w:rsidRPr="00730169">
        <w:rPr>
          <w:rStyle w:val="affffa"/>
          <w:spacing w:val="-6"/>
          <w:rtl/>
        </w:rPr>
        <w:t xml:space="preserve"> 'כי השוחד יעור פקחים</w:t>
      </w:r>
      <w:r w:rsidR="00A9406C" w:rsidRPr="00730169">
        <w:rPr>
          <w:rStyle w:val="affffa"/>
          <w:rFonts w:hint="cs"/>
          <w:spacing w:val="-6"/>
          <w:rtl/>
        </w:rPr>
        <w:t>'</w:t>
      </w:r>
      <w:r w:rsidR="00A9406C" w:rsidRPr="00730169">
        <w:rPr>
          <w:rStyle w:val="affffa"/>
          <w:spacing w:val="-6"/>
          <w:rtl/>
        </w:rPr>
        <w:t>.</w:t>
      </w:r>
    </w:p>
    <w:p w14:paraId="25CC5AB4" w14:textId="48E4DB6C" w:rsidR="00A9406C" w:rsidRPr="00F5539C" w:rsidRDefault="00A60F3D" w:rsidP="00A9406C">
      <w:pPr>
        <w:rPr>
          <w:rFonts w:ascii="Fb Fontext" w:hAnsi="Fb Fontext"/>
          <w:spacing w:val="-4"/>
          <w:rtl/>
        </w:rPr>
      </w:pPr>
      <w:r w:rsidRPr="00A60F3D">
        <w:rPr>
          <w:rStyle w:val="affffe"/>
          <w:rFonts w:hint="cs"/>
          <w:rtl/>
        </w:rPr>
        <w:t>ד.</w:t>
      </w:r>
      <w:r>
        <w:rPr>
          <w:rFonts w:ascii="Fb Fontext" w:hAnsi="Fb Fontext" w:hint="cs"/>
          <w:spacing w:val="-4"/>
          <w:sz w:val="32"/>
          <w:rtl/>
        </w:rPr>
        <w:t xml:space="preserve"> </w:t>
      </w:r>
      <w:r w:rsidR="00A9406C" w:rsidRPr="00F5539C">
        <w:rPr>
          <w:rStyle w:val="affffa"/>
          <w:rFonts w:hint="cs"/>
          <w:spacing w:val="-4"/>
          <w:rtl/>
        </w:rPr>
        <w:t>'</w:t>
      </w:r>
      <w:r w:rsidR="00A9406C" w:rsidRPr="00F5539C">
        <w:rPr>
          <w:rStyle w:val="affffa"/>
          <w:spacing w:val="-4"/>
          <w:rtl/>
        </w:rPr>
        <w:t>כי השוחד יעור עיני חכמים</w:t>
      </w:r>
      <w:r w:rsidR="00A9406C" w:rsidRPr="00F5539C">
        <w:rPr>
          <w:rStyle w:val="affffa"/>
          <w:rFonts w:hint="cs"/>
          <w:spacing w:val="-4"/>
          <w:rtl/>
        </w:rPr>
        <w:t>'</w:t>
      </w:r>
      <w:r w:rsidR="00A9406C" w:rsidRPr="00F5539C">
        <w:rPr>
          <w:rStyle w:val="affffa"/>
          <w:spacing w:val="-4"/>
          <w:rtl/>
        </w:rPr>
        <w:t xml:space="preserve"> </w:t>
      </w:r>
      <w:r w:rsidR="00A9406C" w:rsidRPr="00F5539C">
        <w:rPr>
          <w:rFonts w:ascii="Fb Fontext" w:hAnsi="Fb Fontext"/>
          <w:spacing w:val="-4"/>
          <w:sz w:val="32"/>
          <w:rtl/>
        </w:rPr>
        <w:t>- אפילו חכם גדול ולוקח שוחד, אינו נפטר מן העולם בלא סמיות הלב</w:t>
      </w:r>
      <w:r w:rsidR="00B909D8">
        <w:rPr>
          <w:rFonts w:ascii="Fb Fontext" w:hAnsi="Fb Fontext" w:hint="cs"/>
          <w:spacing w:val="-4"/>
          <w:sz w:val="32"/>
          <w:rtl/>
        </w:rPr>
        <w:t>,</w:t>
      </w:r>
    </w:p>
    <w:p w14:paraId="2BC07CB0" w14:textId="77777777" w:rsidR="00A9406C" w:rsidRPr="00C35A2C" w:rsidRDefault="00A9406C" w:rsidP="00A9406C">
      <w:pPr>
        <w:rPr>
          <w:rFonts w:ascii="Fb Fontext" w:hAnsi="Fb Fontext"/>
          <w:rtl/>
        </w:rPr>
      </w:pPr>
      <w:r w:rsidRPr="00C35A2C">
        <w:rPr>
          <w:rFonts w:ascii="Fb Fontext" w:hAnsi="Fb Fontext" w:hint="cs"/>
          <w:rtl/>
        </w:rPr>
        <w:t xml:space="preserve">   </w:t>
      </w:r>
      <w:r w:rsidRPr="00CC78E3">
        <w:rPr>
          <w:rStyle w:val="affffa"/>
          <w:rFonts w:hint="cs"/>
          <w:rtl/>
        </w:rPr>
        <w:t xml:space="preserve"> '</w:t>
      </w:r>
      <w:r w:rsidRPr="00CC78E3">
        <w:rPr>
          <w:rStyle w:val="affffa"/>
          <w:rtl/>
        </w:rPr>
        <w:t>ויסלף דברי צדיקים</w:t>
      </w:r>
      <w:r w:rsidRPr="00CC78E3">
        <w:rPr>
          <w:rStyle w:val="affffa"/>
          <w:rFonts w:hint="cs"/>
          <w:rtl/>
        </w:rPr>
        <w:t>'</w:t>
      </w:r>
      <w:r w:rsidRPr="00CC78E3">
        <w:rPr>
          <w:rStyle w:val="affffa"/>
          <w:rtl/>
        </w:rPr>
        <w:t xml:space="preserve"> </w:t>
      </w:r>
      <w:r w:rsidRPr="00C35A2C">
        <w:rPr>
          <w:rFonts w:ascii="Fb Fontext" w:hAnsi="Fb Fontext"/>
          <w:rtl/>
        </w:rPr>
        <w:t>-</w:t>
      </w:r>
      <w:r w:rsidRPr="00C35A2C">
        <w:rPr>
          <w:rFonts w:ascii="Fb Fontext" w:hAnsi="Fb Fontext" w:hint="cs"/>
          <w:rtl/>
        </w:rPr>
        <w:t xml:space="preserve"> </w:t>
      </w:r>
      <w:r w:rsidRPr="00C35A2C">
        <w:rPr>
          <w:rFonts w:ascii="Fb Fontext" w:hAnsi="Fb Fontext"/>
          <w:rtl/>
        </w:rPr>
        <w:t>אפילו צדיק גמור ולוקח שוחד, אינו נפטר מן העולם בלא טירוף דעת.</w:t>
      </w:r>
    </w:p>
    <w:p w14:paraId="127C48DA" w14:textId="475E5323" w:rsidR="00A9406C" w:rsidRPr="00C35A2C" w:rsidRDefault="00A60F3D" w:rsidP="00A9406C">
      <w:pPr>
        <w:rPr>
          <w:rFonts w:ascii="Fb Fontext" w:hAnsi="Fb Fontext"/>
          <w:rtl/>
        </w:rPr>
      </w:pPr>
      <w:r>
        <w:rPr>
          <w:rStyle w:val="affffe"/>
          <w:rFonts w:hint="cs"/>
          <w:rtl/>
        </w:rPr>
        <w:t>ה.</w:t>
      </w:r>
      <w:r w:rsidR="00A9406C" w:rsidRPr="00406180">
        <w:rPr>
          <w:rStyle w:val="affffe"/>
          <w:rFonts w:hint="cs"/>
          <w:rtl/>
        </w:rPr>
        <w:t xml:space="preserve"> ר</w:t>
      </w:r>
      <w:r w:rsidR="00A9406C" w:rsidRPr="00406180">
        <w:rPr>
          <w:rStyle w:val="affffe"/>
          <w:rtl/>
        </w:rPr>
        <w:t>"</w:t>
      </w:r>
      <w:r w:rsidR="00A9406C" w:rsidRPr="00406180">
        <w:rPr>
          <w:rStyle w:val="affffe"/>
          <w:rFonts w:hint="cs"/>
          <w:rtl/>
        </w:rPr>
        <w:t>ד מר</w:t>
      </w:r>
      <w:r w:rsidR="00A9406C" w:rsidRPr="00406180">
        <w:rPr>
          <w:rStyle w:val="affffe"/>
          <w:rtl/>
        </w:rPr>
        <w:t>"</w:t>
      </w:r>
      <w:r w:rsidR="00A9406C" w:rsidRPr="00406180">
        <w:rPr>
          <w:rStyle w:val="affffe"/>
          <w:rFonts w:hint="cs"/>
          <w:rtl/>
        </w:rPr>
        <w:t>נ ב</w:t>
      </w:r>
      <w:r w:rsidR="00A9406C" w:rsidRPr="00406180">
        <w:rPr>
          <w:rStyle w:val="affffe"/>
          <w:rtl/>
        </w:rPr>
        <w:t>"</w:t>
      </w:r>
      <w:r w:rsidR="00A9406C" w:rsidRPr="00406180">
        <w:rPr>
          <w:rStyle w:val="affffe"/>
          <w:rFonts w:hint="cs"/>
          <w:rtl/>
        </w:rPr>
        <w:t>כ</w:t>
      </w:r>
      <w:r w:rsidR="00A9406C" w:rsidRPr="00406180">
        <w:rPr>
          <w:rStyle w:val="affffe"/>
          <w:rtl/>
        </w:rPr>
        <w:t xml:space="preserve"> </w:t>
      </w:r>
      <w:r w:rsidR="00A9406C" w:rsidRPr="001352FB">
        <w:rPr>
          <w:rStyle w:val="affffa"/>
          <w:rFonts w:hint="cs"/>
          <w:rtl/>
        </w:rPr>
        <w:t>'</w:t>
      </w:r>
      <w:r w:rsidR="00A9406C" w:rsidRPr="001352FB">
        <w:rPr>
          <w:rStyle w:val="affffa"/>
          <w:rtl/>
        </w:rPr>
        <w:t>מלך במשפט יעמיד ארץ ואיש תרומות יהרסנה</w:t>
      </w:r>
      <w:r w:rsidR="00A9406C" w:rsidRPr="001352FB">
        <w:rPr>
          <w:rStyle w:val="affffa"/>
          <w:rFonts w:hint="cs"/>
          <w:rtl/>
        </w:rPr>
        <w:t>'</w:t>
      </w:r>
      <w:r w:rsidR="00A9406C" w:rsidRPr="00C35A2C">
        <w:rPr>
          <w:rFonts w:ascii="Fb Fontext" w:hAnsi="Fb Fontext"/>
          <w:rtl/>
        </w:rPr>
        <w:t>? אם דומה דיין למלך שאינו צריך לכלום - יעמיד ארץ, ואם דומה לכהן שמחזר על הגרנות - יהרסנה.</w:t>
      </w:r>
    </w:p>
    <w:p w14:paraId="45038FAA" w14:textId="3D8A6067" w:rsidR="00A9406C" w:rsidRPr="00C35A2C" w:rsidRDefault="00A60F3D" w:rsidP="00A9406C">
      <w:pPr>
        <w:rPr>
          <w:rFonts w:ascii="Fb Fontext" w:hAnsi="Fb Fontext"/>
          <w:rtl/>
        </w:rPr>
      </w:pPr>
      <w:r>
        <w:rPr>
          <w:rStyle w:val="affffe"/>
          <w:rFonts w:hint="cs"/>
          <w:rtl/>
        </w:rPr>
        <w:t>ו.</w:t>
      </w:r>
      <w:r w:rsidR="00A9406C" w:rsidRPr="00406180">
        <w:rPr>
          <w:rStyle w:val="affffe"/>
          <w:rtl/>
        </w:rPr>
        <w:t xml:space="preserve"> </w:t>
      </w:r>
      <w:r w:rsidR="00A9406C" w:rsidRPr="00406180">
        <w:rPr>
          <w:rStyle w:val="affffe"/>
          <w:rFonts w:hint="cs"/>
          <w:rtl/>
        </w:rPr>
        <w:t>רבר</w:t>
      </w:r>
      <w:r w:rsidR="00A9406C" w:rsidRPr="00406180">
        <w:rPr>
          <w:rStyle w:val="affffe"/>
          <w:rtl/>
        </w:rPr>
        <w:t>"</w:t>
      </w:r>
      <w:r w:rsidR="00A9406C" w:rsidRPr="00406180">
        <w:rPr>
          <w:rStyle w:val="affffe"/>
          <w:rFonts w:hint="cs"/>
          <w:rtl/>
        </w:rPr>
        <w:t>ש</w:t>
      </w:r>
      <w:r w:rsidR="00A9406C" w:rsidRPr="00406180">
        <w:rPr>
          <w:rStyle w:val="affffe"/>
          <w:rtl/>
        </w:rPr>
        <w:t>:</w:t>
      </w:r>
      <w:r w:rsidR="00A9406C" w:rsidRPr="00C35A2C">
        <w:rPr>
          <w:rFonts w:ascii="Fb Fontext" w:hAnsi="Fb Fontext"/>
          <w:rtl/>
        </w:rPr>
        <w:t xml:space="preserve"> </w:t>
      </w:r>
      <w:r w:rsidR="00A9406C">
        <w:rPr>
          <w:rFonts w:ascii="Fb Fontext" w:hAnsi="Fb Fontext" w:hint="cs"/>
          <w:rtl/>
        </w:rPr>
        <w:t xml:space="preserve">דיין ששואל </w:t>
      </w:r>
      <w:r w:rsidR="00A9406C" w:rsidRPr="00C35A2C">
        <w:rPr>
          <w:rFonts w:ascii="Fb Fontext" w:hAnsi="Fb Fontext" w:hint="cs"/>
          <w:rtl/>
        </w:rPr>
        <w:t xml:space="preserve">כלים </w:t>
      </w:r>
      <w:r w:rsidR="00A9406C" w:rsidRPr="00C35A2C">
        <w:rPr>
          <w:rFonts w:ascii="Fb Fontext" w:hAnsi="Fb Fontext"/>
          <w:rtl/>
        </w:rPr>
        <w:t>פסול ל</w:t>
      </w:r>
      <w:r w:rsidR="00A9406C" w:rsidRPr="00C35A2C">
        <w:rPr>
          <w:rFonts w:ascii="Fb Fontext" w:hAnsi="Fb Fontext" w:hint="cs"/>
          <w:rtl/>
        </w:rPr>
        <w:t>דון דין</w:t>
      </w:r>
      <w:r w:rsidR="00A9406C" w:rsidRPr="00C35A2C">
        <w:rPr>
          <w:rFonts w:ascii="Fb Fontext" w:hAnsi="Fb Fontext"/>
          <w:rtl/>
        </w:rPr>
        <w:t>.</w:t>
      </w:r>
      <w:r w:rsidR="00A9406C" w:rsidRPr="00C35A2C">
        <w:rPr>
          <w:rFonts w:ascii="Fb Fontext" w:hAnsi="Fb Fontext" w:hint="cs"/>
          <w:rtl/>
        </w:rPr>
        <w:t xml:space="preserve"> ודוקא באין לו להשאיל, אבל ביש לו לא.</w:t>
      </w:r>
    </w:p>
    <w:p w14:paraId="34AB36A3" w14:textId="27189A46" w:rsidR="00A9406C" w:rsidRPr="00C35A2C" w:rsidRDefault="00A9406C" w:rsidP="00A9406C">
      <w:pPr>
        <w:rPr>
          <w:rFonts w:ascii="Fb Fontext" w:hAnsi="Fb Fontext"/>
          <w:rtl/>
        </w:rPr>
      </w:pPr>
      <w:r w:rsidRPr="00406180">
        <w:rPr>
          <w:rStyle w:val="affffe"/>
          <w:rtl/>
        </w:rPr>
        <w:t>ורבא שאיל מד</w:t>
      </w:r>
      <w:r w:rsidR="00732C02">
        <w:rPr>
          <w:rStyle w:val="affffe"/>
          <w:rFonts w:hint="cs"/>
          <w:rtl/>
        </w:rPr>
        <w:t xml:space="preserve">ב''מ </w:t>
      </w:r>
      <w:r w:rsidR="00732C02">
        <w:rPr>
          <w:rFonts w:ascii="Fb Fontext" w:hAnsi="Fb Fontext" w:hint="cs"/>
          <w:rtl/>
        </w:rPr>
        <w:t xml:space="preserve">אף </w:t>
      </w:r>
      <w:r w:rsidRPr="00C35A2C">
        <w:rPr>
          <w:rFonts w:ascii="Fb Fontext" w:hAnsi="Fb Fontext"/>
          <w:rtl/>
        </w:rPr>
        <w:t>דלא שיילי מיניה</w:t>
      </w:r>
      <w:r w:rsidRPr="00C35A2C">
        <w:rPr>
          <w:rFonts w:ascii="Fb Fontext" w:hAnsi="Fb Fontext" w:hint="cs"/>
          <w:rtl/>
        </w:rPr>
        <w:t>-</w:t>
      </w:r>
      <w:r w:rsidRPr="00C35A2C">
        <w:rPr>
          <w:rFonts w:ascii="Fb Fontext" w:hAnsi="Fb Fontext"/>
          <w:rtl/>
        </w:rPr>
        <w:t xml:space="preserve"> </w:t>
      </w:r>
      <w:r>
        <w:rPr>
          <w:rFonts w:ascii="Fb Fontext" w:hAnsi="Fb Fontext"/>
          <w:rtl/>
        </w:rPr>
        <w:t>שם</w:t>
      </w:r>
      <w:r w:rsidRPr="00C35A2C">
        <w:rPr>
          <w:rFonts w:ascii="Fb Fontext" w:hAnsi="Fb Fontext"/>
          <w:rtl/>
        </w:rPr>
        <w:t xml:space="preserve"> </w:t>
      </w:r>
      <w:r w:rsidR="00732C02">
        <w:rPr>
          <w:rFonts w:ascii="Fb Fontext" w:hAnsi="Fb Fontext" w:hint="cs"/>
          <w:rtl/>
        </w:rPr>
        <w:t>רצה להחשיבו</w:t>
      </w:r>
      <w:r w:rsidRPr="00C35A2C">
        <w:rPr>
          <w:rFonts w:ascii="Fb Fontext" w:hAnsi="Fb Fontext"/>
          <w:rtl/>
        </w:rPr>
        <w:t>.</w:t>
      </w:r>
    </w:p>
    <w:p w14:paraId="275BE8CD" w14:textId="196C581F" w:rsidR="00A9406C" w:rsidRPr="00F71179" w:rsidRDefault="00A60F3D" w:rsidP="00732C02">
      <w:pPr>
        <w:rPr>
          <w:rtl/>
        </w:rPr>
      </w:pPr>
      <w:r>
        <w:rPr>
          <w:rStyle w:val="affffe"/>
          <w:rFonts w:hint="cs"/>
          <w:rtl/>
        </w:rPr>
        <w:t>ז.</w:t>
      </w:r>
      <w:r w:rsidR="00A9406C" w:rsidRPr="00406180">
        <w:rPr>
          <w:rStyle w:val="affffe"/>
          <w:rtl/>
        </w:rPr>
        <w:t xml:space="preserve"> רבא: </w:t>
      </w:r>
      <w:r w:rsidR="00A9406C" w:rsidRPr="00F71179">
        <w:rPr>
          <w:rtl/>
        </w:rPr>
        <w:t>טע</w:t>
      </w:r>
      <w:r w:rsidR="00A9406C" w:rsidRPr="00F71179">
        <w:rPr>
          <w:rFonts w:hint="cs"/>
          <w:rtl/>
        </w:rPr>
        <w:t>ם</w:t>
      </w:r>
      <w:r w:rsidR="00A9406C" w:rsidRPr="00F71179">
        <w:rPr>
          <w:rtl/>
        </w:rPr>
        <w:t xml:space="preserve"> דשוחד</w:t>
      </w:r>
      <w:r w:rsidR="00A9406C" w:rsidRPr="00F71179">
        <w:rPr>
          <w:rFonts w:hint="cs"/>
          <w:rtl/>
        </w:rPr>
        <w:t>-</w:t>
      </w:r>
      <w:r w:rsidR="00A9406C" w:rsidRPr="00F71179">
        <w:rPr>
          <w:rtl/>
        </w:rPr>
        <w:t xml:space="preserve"> כיון דקביל שוחד, </w:t>
      </w:r>
      <w:r w:rsidR="00A9406C" w:rsidRPr="00F71179">
        <w:rPr>
          <w:rFonts w:hint="cs"/>
          <w:rtl/>
        </w:rPr>
        <w:t>קרבה דעתו אצלו והוי כגופו</w:t>
      </w:r>
      <w:r w:rsidR="00A9406C" w:rsidRPr="00F71179">
        <w:rPr>
          <w:rtl/>
        </w:rPr>
        <w:t>, ואין אדם רואה חובה לעצמו.</w:t>
      </w:r>
    </w:p>
    <w:p w14:paraId="0BFED54C" w14:textId="0D225306" w:rsidR="00A9406C" w:rsidRPr="00C35A2C" w:rsidRDefault="00A60F3D" w:rsidP="00A9406C">
      <w:pPr>
        <w:rPr>
          <w:rFonts w:ascii="Fb Fontext" w:hAnsi="Fb Fontext"/>
          <w:rtl/>
        </w:rPr>
      </w:pPr>
      <w:r w:rsidRPr="00A60F3D">
        <w:rPr>
          <w:rStyle w:val="affffe"/>
          <w:rFonts w:hint="cs"/>
          <w:rtl/>
        </w:rPr>
        <w:t>ח.</w:t>
      </w:r>
      <w:r w:rsidR="00A9406C" w:rsidRPr="00C35A2C">
        <w:rPr>
          <w:rFonts w:ascii="Fb Fontext" w:hAnsi="Fb Fontext"/>
          <w:rtl/>
        </w:rPr>
        <w:t xml:space="preserve"> </w:t>
      </w:r>
      <w:r w:rsidR="00A9406C" w:rsidRPr="00CA108A">
        <w:rPr>
          <w:rFonts w:ascii="Fb Fontext" w:hAnsi="Fb Fontext" w:cs="PFT_Frank"/>
          <w:b/>
          <w:bCs/>
          <w:szCs w:val="14"/>
          <w:rtl/>
        </w:rPr>
        <w:t>שוחד</w:t>
      </w:r>
      <w:r w:rsidR="00A9406C" w:rsidRPr="00C35A2C">
        <w:rPr>
          <w:rFonts w:ascii="Fb Fontext" w:hAnsi="Fb Fontext"/>
          <w:rtl/>
        </w:rPr>
        <w:t>? שהוא חד.</w:t>
      </w:r>
    </w:p>
    <w:p w14:paraId="4A496966" w14:textId="1307B95C" w:rsidR="00A9406C" w:rsidRPr="00C35A2C" w:rsidRDefault="00A60F3D" w:rsidP="00A9406C">
      <w:pPr>
        <w:rPr>
          <w:rFonts w:ascii="Fb Fontext" w:hAnsi="Fb Fontext"/>
          <w:rtl/>
        </w:rPr>
      </w:pPr>
      <w:r>
        <w:rPr>
          <w:rStyle w:val="affffe"/>
          <w:rFonts w:hint="cs"/>
          <w:rtl/>
        </w:rPr>
        <w:t xml:space="preserve">ט. </w:t>
      </w:r>
      <w:r w:rsidR="00A9406C" w:rsidRPr="00406180">
        <w:rPr>
          <w:rStyle w:val="affffe"/>
          <w:rFonts w:hint="cs"/>
          <w:rtl/>
        </w:rPr>
        <w:t>ר</w:t>
      </w:r>
      <w:r w:rsidR="00A9406C" w:rsidRPr="00406180">
        <w:rPr>
          <w:rStyle w:val="affffe"/>
          <w:rtl/>
        </w:rPr>
        <w:t>"</w:t>
      </w:r>
      <w:r w:rsidR="00A9406C" w:rsidRPr="00406180">
        <w:rPr>
          <w:rStyle w:val="affffe"/>
          <w:rFonts w:hint="cs"/>
          <w:rtl/>
        </w:rPr>
        <w:t xml:space="preserve">פ: </w:t>
      </w:r>
      <w:r w:rsidR="00A9406C" w:rsidRPr="00C35A2C">
        <w:rPr>
          <w:rFonts w:ascii="Fb Fontext" w:hAnsi="Fb Fontext" w:hint="cs"/>
          <w:rtl/>
        </w:rPr>
        <w:t>לא ידון אדם לא למי שאוהב שלא יראה לו חובה, ולא למי ששונא שלא יראה לו זכות.</w:t>
      </w:r>
    </w:p>
    <w:p w14:paraId="6A5E18D2" w14:textId="7367B84A" w:rsidR="00E268F4" w:rsidRDefault="00A60F3D" w:rsidP="00732C02">
      <w:pPr>
        <w:rPr>
          <w:rtl/>
        </w:rPr>
      </w:pPr>
      <w:r>
        <w:rPr>
          <w:rStyle w:val="affffe"/>
          <w:rFonts w:hint="cs"/>
          <w:rtl/>
        </w:rPr>
        <w:t>י.</w:t>
      </w:r>
      <w:r w:rsidR="00A9406C" w:rsidRPr="00406180">
        <w:rPr>
          <w:rStyle w:val="affffe"/>
          <w:rtl/>
        </w:rPr>
        <w:t xml:space="preserve"> אביי: </w:t>
      </w:r>
      <w:r w:rsidR="00732C02">
        <w:rPr>
          <w:rFonts w:hint="cs"/>
          <w:rtl/>
        </w:rPr>
        <w:t>ת''ח שבני עירו</w:t>
      </w:r>
      <w:r w:rsidR="00A9406C" w:rsidRPr="00F71179">
        <w:rPr>
          <w:rtl/>
        </w:rPr>
        <w:t xml:space="preserve"> </w:t>
      </w:r>
      <w:r w:rsidR="00A9406C" w:rsidRPr="00F71179">
        <w:rPr>
          <w:rFonts w:hint="cs"/>
          <w:rtl/>
        </w:rPr>
        <w:t>אוהבים אותו</w:t>
      </w:r>
      <w:r w:rsidR="00E268F4">
        <w:rPr>
          <w:rFonts w:hint="cs"/>
          <w:rtl/>
        </w:rPr>
        <w:t>,</w:t>
      </w:r>
    </w:p>
    <w:p w14:paraId="7D5D4F02" w14:textId="7872E23C" w:rsidR="00A9406C" w:rsidRPr="00F71179" w:rsidRDefault="00A9406C" w:rsidP="00732C02">
      <w:pPr>
        <w:ind w:left="283" w:firstLine="57"/>
        <w:rPr>
          <w:rtl/>
        </w:rPr>
      </w:pPr>
      <w:r w:rsidRPr="00F71179">
        <w:rPr>
          <w:rFonts w:hint="cs"/>
          <w:rtl/>
        </w:rPr>
        <w:t>לא מפני מעלתו אלא שלא מוכיחם במילי דשמיא</w:t>
      </w:r>
      <w:r w:rsidR="00732C02">
        <w:rPr>
          <w:rFonts w:hint="cs"/>
          <w:rtl/>
        </w:rPr>
        <w:t>.</w:t>
      </w:r>
    </w:p>
    <w:p w14:paraId="7FAD0193" w14:textId="1E16F395" w:rsidR="00A9406C" w:rsidRPr="00730169" w:rsidRDefault="00A60F3D" w:rsidP="00A9406C">
      <w:pPr>
        <w:rPr>
          <w:rFonts w:ascii="Fb Fontext" w:hAnsi="Fb Fontext"/>
          <w:spacing w:val="-6"/>
          <w:rtl/>
        </w:rPr>
      </w:pPr>
      <w:r>
        <w:rPr>
          <w:rStyle w:val="affffe"/>
          <w:rFonts w:hint="cs"/>
          <w:spacing w:val="-6"/>
          <w:rtl/>
        </w:rPr>
        <w:t>יא.</w:t>
      </w:r>
      <w:r w:rsidR="00A9406C" w:rsidRPr="00730169">
        <w:rPr>
          <w:rStyle w:val="affffe"/>
          <w:spacing w:val="-6"/>
          <w:rtl/>
        </w:rPr>
        <w:t xml:space="preserve"> רבא</w:t>
      </w:r>
      <w:r w:rsidR="00A9406C" w:rsidRPr="00730169">
        <w:rPr>
          <w:rStyle w:val="affffe"/>
          <w:rFonts w:hint="cs"/>
          <w:spacing w:val="-6"/>
          <w:rtl/>
        </w:rPr>
        <w:t>:</w:t>
      </w:r>
      <w:r w:rsidR="00A9406C" w:rsidRPr="00730169">
        <w:rPr>
          <w:rStyle w:val="affffe"/>
          <w:spacing w:val="-6"/>
          <w:rtl/>
        </w:rPr>
        <w:t xml:space="preserve"> </w:t>
      </w:r>
      <w:r w:rsidR="00A9406C" w:rsidRPr="00730169">
        <w:rPr>
          <w:rFonts w:ascii="Fb Fontext" w:hAnsi="Fb Fontext" w:hint="cs"/>
          <w:spacing w:val="-6"/>
          <w:rtl/>
        </w:rPr>
        <w:t>בתחילה כל בני מחוזא אהבוני, כשנעשיתי דיין חלקם שנאוני</w:t>
      </w:r>
    </w:p>
    <w:p w14:paraId="2B225C5D" w14:textId="77777777" w:rsidR="00A9406C" w:rsidRPr="00F71179" w:rsidRDefault="00A9406C" w:rsidP="00A9406C">
      <w:pPr>
        <w:rPr>
          <w:rFonts w:ascii="Fb Fontext" w:hAnsi="Fb Fontext"/>
          <w:spacing w:val="-2"/>
          <w:rtl/>
        </w:rPr>
      </w:pPr>
      <w:r w:rsidRPr="00F71179">
        <w:rPr>
          <w:rFonts w:ascii="Fb Fontext" w:hAnsi="Fb Fontext"/>
          <w:spacing w:val="-2"/>
          <w:rtl/>
        </w:rPr>
        <w:lastRenderedPageBreak/>
        <w:t xml:space="preserve">כיון </w:t>
      </w:r>
      <w:r w:rsidRPr="00F71179">
        <w:rPr>
          <w:rFonts w:ascii="Fb Fontext" w:hAnsi="Fb Fontext" w:hint="cs"/>
          <w:spacing w:val="-2"/>
          <w:rtl/>
        </w:rPr>
        <w:t>שראיתי שמי שמתחייב עתה זוכה למחר, אם אני אהוב כולם יאהבוני ואם שנוי הכל ישנאוני</w:t>
      </w:r>
      <w:r>
        <w:rPr>
          <w:rFonts w:ascii="Fb Fontext" w:hAnsi="Fb Fontext" w:hint="cs"/>
          <w:spacing w:val="-2"/>
          <w:rtl/>
        </w:rPr>
        <w:t>,</w:t>
      </w:r>
    </w:p>
    <w:p w14:paraId="603E2E48" w14:textId="33417D1C" w:rsidR="00A9406C" w:rsidRPr="00C35A2C" w:rsidRDefault="00A60F3D" w:rsidP="00A9406C">
      <w:pPr>
        <w:rPr>
          <w:rFonts w:ascii="Fb Fontext" w:hAnsi="Fb Fontext"/>
          <w:rtl/>
        </w:rPr>
      </w:pPr>
      <w:r w:rsidRPr="00A60F3D">
        <w:rPr>
          <w:rStyle w:val="affffe"/>
          <w:rFonts w:hint="cs"/>
          <w:rtl/>
        </w:rPr>
        <w:t>יב.</w:t>
      </w:r>
      <w:r w:rsidR="00A9406C" w:rsidRPr="00CC78E3">
        <w:rPr>
          <w:rStyle w:val="affffa"/>
          <w:rtl/>
        </w:rPr>
        <w:t xml:space="preserve"> </w:t>
      </w:r>
      <w:r w:rsidR="00A9406C" w:rsidRPr="00CC78E3">
        <w:rPr>
          <w:rStyle w:val="affffa"/>
          <w:rFonts w:hint="cs"/>
          <w:rtl/>
        </w:rPr>
        <w:t>'</w:t>
      </w:r>
      <w:r w:rsidR="00A9406C" w:rsidRPr="00CC78E3">
        <w:rPr>
          <w:rStyle w:val="affffa"/>
          <w:rtl/>
        </w:rPr>
        <w:t>ושוחד לא תקח</w:t>
      </w:r>
      <w:r w:rsidR="00A9406C" w:rsidRPr="00CC78E3">
        <w:rPr>
          <w:rStyle w:val="affffa"/>
          <w:rFonts w:hint="cs"/>
          <w:rtl/>
        </w:rPr>
        <w:t>'</w:t>
      </w:r>
      <w:r w:rsidR="00A9406C" w:rsidRPr="00C35A2C">
        <w:rPr>
          <w:rFonts w:ascii="Fb Fontext" w:hAnsi="Fb Fontext" w:hint="cs"/>
          <w:rtl/>
        </w:rPr>
        <w:t xml:space="preserve"> </w:t>
      </w:r>
      <w:r w:rsidR="00A9406C" w:rsidRPr="00C35A2C">
        <w:rPr>
          <w:rFonts w:ascii="Fb Fontext" w:hAnsi="Fb Fontext"/>
          <w:rtl/>
        </w:rPr>
        <w:t>א</w:t>
      </w:r>
      <w:r w:rsidR="00FA56AF">
        <w:rPr>
          <w:rFonts w:ascii="Fb Fontext" w:hAnsi="Fb Fontext" w:hint="cs"/>
          <w:rtl/>
        </w:rPr>
        <w:t xml:space="preserve">ף </w:t>
      </w:r>
      <w:r w:rsidR="00A9406C" w:rsidRPr="00C35A2C">
        <w:rPr>
          <w:rFonts w:ascii="Fb Fontext" w:hAnsi="Fb Fontext"/>
          <w:rtl/>
        </w:rPr>
        <w:t>שוחד דברים, מדלא כתיב</w:t>
      </w:r>
      <w:r w:rsidR="00A9406C" w:rsidRPr="00CC78E3">
        <w:rPr>
          <w:rStyle w:val="affffa"/>
          <w:rtl/>
        </w:rPr>
        <w:t xml:space="preserve"> </w:t>
      </w:r>
      <w:r w:rsidR="00A9406C" w:rsidRPr="00CC78E3">
        <w:rPr>
          <w:rStyle w:val="affffa"/>
          <w:rFonts w:hint="cs"/>
          <w:rtl/>
        </w:rPr>
        <w:t>'</w:t>
      </w:r>
      <w:r w:rsidR="00A9406C" w:rsidRPr="00CC78E3">
        <w:rPr>
          <w:rStyle w:val="affffa"/>
          <w:rtl/>
        </w:rPr>
        <w:t>בצע</w:t>
      </w:r>
      <w:r w:rsidR="00A9406C" w:rsidRPr="00CC78E3">
        <w:rPr>
          <w:rStyle w:val="affffa"/>
          <w:rFonts w:hint="cs"/>
          <w:rtl/>
        </w:rPr>
        <w:t>'</w:t>
      </w:r>
      <w:r w:rsidR="00A9406C" w:rsidRPr="00CC78E3">
        <w:rPr>
          <w:rStyle w:val="affffa"/>
          <w:rtl/>
        </w:rPr>
        <w:t xml:space="preserve"> </w:t>
      </w:r>
      <w:r w:rsidR="00A9406C" w:rsidRPr="00C35A2C">
        <w:rPr>
          <w:rFonts w:ascii="Fb Fontext" w:hAnsi="Fb Fontext"/>
          <w:rtl/>
        </w:rPr>
        <w:t>לא תקח.</w:t>
      </w:r>
    </w:p>
    <w:p w14:paraId="4C825978" w14:textId="3680705B" w:rsidR="00A9406C" w:rsidRDefault="00A9406C" w:rsidP="00A9406C">
      <w:pPr>
        <w:pStyle w:val="affff5"/>
        <w:rPr>
          <w:rtl/>
        </w:rPr>
      </w:pPr>
      <w:r>
        <w:rPr>
          <w:rtl/>
        </w:rPr>
        <w:t xml:space="preserve">- </w:t>
      </w:r>
      <w:r w:rsidRPr="00C35A2C">
        <w:rPr>
          <w:rtl/>
        </w:rPr>
        <w:t>שוחד דברים</w:t>
      </w:r>
      <w:r w:rsidRPr="00C35A2C">
        <w:rPr>
          <w:rFonts w:hint="cs"/>
          <w:rtl/>
        </w:rPr>
        <w:t xml:space="preserve"> כאותו מעשה שנתן את ידו לשמואל כשעבר הנהר ושאלו מה עשה לו</w:t>
      </w:r>
      <w:r w:rsidR="00B909D8">
        <w:rPr>
          <w:rFonts w:hint="cs"/>
          <w:rtl/>
        </w:rPr>
        <w:t>,</w:t>
      </w:r>
    </w:p>
    <w:p w14:paraId="3FAF3E37" w14:textId="6D38CE57" w:rsidR="00A9406C" w:rsidRDefault="00A9406C" w:rsidP="00A9406C">
      <w:pPr>
        <w:pStyle w:val="affff5"/>
        <w:rPr>
          <w:rtl/>
        </w:rPr>
      </w:pPr>
      <w:r>
        <w:rPr>
          <w:rtl/>
        </w:rPr>
        <w:t xml:space="preserve">- </w:t>
      </w:r>
      <w:r w:rsidRPr="00C35A2C">
        <w:rPr>
          <w:rFonts w:hint="cs"/>
          <w:rtl/>
        </w:rPr>
        <w:t>א</w:t>
      </w:r>
      <w:r w:rsidRPr="00C35A2C">
        <w:rPr>
          <w:rtl/>
        </w:rPr>
        <w:t>"</w:t>
      </w:r>
      <w:r w:rsidRPr="00C35A2C">
        <w:rPr>
          <w:rFonts w:hint="cs"/>
          <w:rtl/>
        </w:rPr>
        <w:t>ל שיש לו דין אצלו א</w:t>
      </w:r>
      <w:r w:rsidRPr="00C35A2C">
        <w:rPr>
          <w:rtl/>
        </w:rPr>
        <w:t>"</w:t>
      </w:r>
      <w:r w:rsidRPr="00C35A2C">
        <w:rPr>
          <w:rFonts w:hint="cs"/>
          <w:rtl/>
        </w:rPr>
        <w:t>ל שהוא פסול אצלו לדין</w:t>
      </w:r>
      <w:r w:rsidR="00B909D8">
        <w:rPr>
          <w:rFonts w:hint="cs"/>
          <w:rtl/>
        </w:rPr>
        <w:t>,</w:t>
      </w:r>
    </w:p>
    <w:p w14:paraId="40F293DB" w14:textId="019820B2" w:rsidR="00A9406C" w:rsidRDefault="00A60F3D" w:rsidP="00A9406C">
      <w:pPr>
        <w:rPr>
          <w:rFonts w:ascii="Fb Fontext" w:hAnsi="Fb Fontext"/>
          <w:sz w:val="32"/>
          <w:rtl/>
        </w:rPr>
      </w:pPr>
      <w:r w:rsidRPr="00A60F3D">
        <w:rPr>
          <w:rStyle w:val="affffe"/>
          <w:rFonts w:hint="cs"/>
          <w:rtl/>
        </w:rPr>
        <w:t>יג.</w:t>
      </w:r>
      <w:r>
        <w:rPr>
          <w:rFonts w:ascii="Fb Fontext" w:hAnsi="Fb Fontext" w:hint="cs"/>
          <w:sz w:val="32"/>
          <w:rtl/>
        </w:rPr>
        <w:t xml:space="preserve"> </w:t>
      </w:r>
      <w:r w:rsidR="00A9406C" w:rsidRPr="00406180">
        <w:rPr>
          <w:rStyle w:val="affffe"/>
          <w:rFonts w:hint="cs"/>
          <w:rtl/>
        </w:rPr>
        <w:t xml:space="preserve">אמימר </w:t>
      </w:r>
      <w:r w:rsidR="00A9406C" w:rsidRPr="00C35A2C">
        <w:rPr>
          <w:rFonts w:ascii="Fb Fontext" w:hAnsi="Fb Fontext" w:hint="cs"/>
          <w:sz w:val="32"/>
          <w:rtl/>
        </w:rPr>
        <w:t>יש</w:t>
      </w:r>
      <w:r w:rsidR="00A9406C">
        <w:rPr>
          <w:rFonts w:ascii="Fb Fontext" w:hAnsi="Fb Fontext" w:hint="cs"/>
          <w:sz w:val="32"/>
          <w:rtl/>
        </w:rPr>
        <w:t>ב</w:t>
      </w:r>
      <w:r w:rsidR="00A9406C" w:rsidRPr="00C35A2C">
        <w:rPr>
          <w:rFonts w:ascii="Fb Fontext" w:hAnsi="Fb Fontext" w:hint="cs"/>
          <w:sz w:val="32"/>
          <w:rtl/>
        </w:rPr>
        <w:t xml:space="preserve"> בדין ופרחה נוצה על ראשו </w:t>
      </w:r>
      <w:r w:rsidR="00A9406C">
        <w:rPr>
          <w:rFonts w:ascii="Fb Fontext" w:hAnsi="Fb Fontext" w:hint="cs"/>
          <w:sz w:val="32"/>
          <w:rtl/>
        </w:rPr>
        <w:t xml:space="preserve">ובא </w:t>
      </w:r>
      <w:r w:rsidR="00A9406C" w:rsidRPr="00C35A2C">
        <w:rPr>
          <w:rFonts w:ascii="Fb Fontext" w:hAnsi="Fb Fontext" w:hint="cs"/>
          <w:sz w:val="32"/>
          <w:rtl/>
        </w:rPr>
        <w:t>אחד ולקחה וכששאלו וא</w:t>
      </w:r>
      <w:r w:rsidR="00A9406C" w:rsidRPr="00C35A2C">
        <w:rPr>
          <w:rFonts w:ascii="Fb Fontext" w:hAnsi="Fb Fontext"/>
          <w:sz w:val="32"/>
          <w:rtl/>
        </w:rPr>
        <w:t>"</w:t>
      </w:r>
      <w:r w:rsidR="00A9406C" w:rsidRPr="00C35A2C">
        <w:rPr>
          <w:rFonts w:ascii="Fb Fontext" w:hAnsi="Fb Fontext" w:hint="cs"/>
          <w:sz w:val="32"/>
          <w:rtl/>
        </w:rPr>
        <w:t>ל שיש לו דין א</w:t>
      </w:r>
      <w:r w:rsidR="00A9406C" w:rsidRPr="00C35A2C">
        <w:rPr>
          <w:rFonts w:ascii="Fb Fontext" w:hAnsi="Fb Fontext"/>
          <w:sz w:val="32"/>
          <w:rtl/>
        </w:rPr>
        <w:t>"</w:t>
      </w:r>
      <w:r w:rsidR="00A9406C" w:rsidRPr="00C35A2C">
        <w:rPr>
          <w:rFonts w:ascii="Fb Fontext" w:hAnsi="Fb Fontext" w:hint="cs"/>
          <w:sz w:val="32"/>
          <w:rtl/>
        </w:rPr>
        <w:t>ל שפסול לדונו</w:t>
      </w:r>
      <w:r w:rsidR="00B909D8">
        <w:rPr>
          <w:rFonts w:ascii="Fb Fontext" w:hAnsi="Fb Fontext" w:hint="cs"/>
          <w:sz w:val="32"/>
          <w:rtl/>
        </w:rPr>
        <w:t>,</w:t>
      </w:r>
    </w:p>
    <w:p w14:paraId="351F042A" w14:textId="732384F6" w:rsidR="00A9406C" w:rsidRDefault="00A60F3D" w:rsidP="00A9406C">
      <w:pPr>
        <w:rPr>
          <w:rFonts w:ascii="Fb Fontext" w:hAnsi="Fb Fontext"/>
          <w:rtl/>
        </w:rPr>
      </w:pPr>
      <w:r>
        <w:rPr>
          <w:rStyle w:val="affffe"/>
          <w:rFonts w:hint="cs"/>
          <w:rtl/>
        </w:rPr>
        <w:t xml:space="preserve">יד. </w:t>
      </w:r>
      <w:r w:rsidR="00A9406C" w:rsidRPr="00406180">
        <w:rPr>
          <w:rStyle w:val="affffe"/>
          <w:rFonts w:hint="cs"/>
          <w:rtl/>
        </w:rPr>
        <w:t>מ</w:t>
      </w:r>
      <w:r w:rsidR="00A9406C">
        <w:rPr>
          <w:rStyle w:val="affffe"/>
          <w:rFonts w:hint="cs"/>
          <w:rtl/>
        </w:rPr>
        <w:t>"ע</w:t>
      </w:r>
      <w:r w:rsidR="00A9406C" w:rsidRPr="00406180">
        <w:rPr>
          <w:rStyle w:val="affffe"/>
          <w:rFonts w:hint="cs"/>
          <w:rtl/>
        </w:rPr>
        <w:t>:</w:t>
      </w:r>
      <w:r w:rsidR="00A9406C" w:rsidRPr="00C35A2C">
        <w:rPr>
          <w:rFonts w:ascii="Fb Fontext" w:hAnsi="Fb Fontext" w:hint="cs"/>
          <w:rtl/>
        </w:rPr>
        <w:t xml:space="preserve"> </w:t>
      </w:r>
      <w:r w:rsidR="00A9406C">
        <w:rPr>
          <w:rFonts w:ascii="Fb Fontext" w:hAnsi="Fb Fontext" w:hint="cs"/>
          <w:rtl/>
        </w:rPr>
        <w:t xml:space="preserve">אחד כיסה רוק לפניו, </w:t>
      </w:r>
      <w:r w:rsidR="00A9406C" w:rsidRPr="00C35A2C">
        <w:rPr>
          <w:rFonts w:ascii="Fb Fontext" w:hAnsi="Fb Fontext" w:hint="cs"/>
          <w:rtl/>
        </w:rPr>
        <w:t xml:space="preserve">כששאלו </w:t>
      </w:r>
      <w:r w:rsidR="00A9406C" w:rsidRPr="00B909D8">
        <w:rPr>
          <w:rStyle w:val="affffe"/>
          <w:rFonts w:hint="cs"/>
          <w:rtl/>
        </w:rPr>
        <w:t>א</w:t>
      </w:r>
      <w:r w:rsidR="00A9406C" w:rsidRPr="00B909D8">
        <w:rPr>
          <w:rStyle w:val="affffe"/>
          <w:rtl/>
        </w:rPr>
        <w:t>"</w:t>
      </w:r>
      <w:r w:rsidR="00A9406C" w:rsidRPr="00B909D8">
        <w:rPr>
          <w:rStyle w:val="affffe"/>
          <w:rFonts w:hint="cs"/>
          <w:rtl/>
        </w:rPr>
        <w:t>ל</w:t>
      </w:r>
      <w:r w:rsidR="00A9406C" w:rsidRPr="00C35A2C">
        <w:rPr>
          <w:rFonts w:ascii="Fb Fontext" w:hAnsi="Fb Fontext" w:hint="cs"/>
          <w:rtl/>
        </w:rPr>
        <w:t xml:space="preserve"> שיש לו דין</w:t>
      </w:r>
      <w:r w:rsidR="00A9406C" w:rsidRPr="00B909D8">
        <w:rPr>
          <w:rStyle w:val="affffe"/>
          <w:rFonts w:hint="cs"/>
          <w:rtl/>
        </w:rPr>
        <w:t xml:space="preserve"> א</w:t>
      </w:r>
      <w:r w:rsidR="00A9406C" w:rsidRPr="00B909D8">
        <w:rPr>
          <w:rStyle w:val="affffe"/>
          <w:rtl/>
        </w:rPr>
        <w:t>"</w:t>
      </w:r>
      <w:r w:rsidR="00A9406C" w:rsidRPr="00B909D8">
        <w:rPr>
          <w:rStyle w:val="affffe"/>
          <w:rFonts w:hint="cs"/>
          <w:rtl/>
        </w:rPr>
        <w:t>ל</w:t>
      </w:r>
      <w:r w:rsidR="00A9406C" w:rsidRPr="00C35A2C">
        <w:rPr>
          <w:rFonts w:ascii="Fb Fontext" w:hAnsi="Fb Fontext" w:hint="cs"/>
          <w:rtl/>
        </w:rPr>
        <w:t xml:space="preserve"> שפסול לדונו</w:t>
      </w:r>
      <w:r w:rsidR="00B909D8">
        <w:rPr>
          <w:rFonts w:ascii="Fb Fontext" w:hAnsi="Fb Fontext" w:hint="cs"/>
          <w:rtl/>
        </w:rPr>
        <w:t>,</w:t>
      </w:r>
    </w:p>
    <w:p w14:paraId="7679B169" w14:textId="7C9594C2" w:rsidR="00E268F4" w:rsidRDefault="00A60F3D" w:rsidP="00A9406C">
      <w:pPr>
        <w:rPr>
          <w:rFonts w:ascii="Fb Fontext" w:hAnsi="Fb Fontext"/>
          <w:rtl/>
        </w:rPr>
      </w:pPr>
      <w:r>
        <w:rPr>
          <w:rStyle w:val="affffe"/>
          <w:rFonts w:hint="cs"/>
          <w:rtl/>
        </w:rPr>
        <w:t xml:space="preserve">טו. </w:t>
      </w:r>
      <w:r w:rsidR="00A9406C" w:rsidRPr="00406180">
        <w:rPr>
          <w:rStyle w:val="affffe"/>
          <w:rFonts w:hint="cs"/>
          <w:rtl/>
        </w:rPr>
        <w:t>ריב</w:t>
      </w:r>
      <w:r w:rsidR="00A9406C" w:rsidRPr="00406180">
        <w:rPr>
          <w:rStyle w:val="affffe"/>
          <w:rtl/>
        </w:rPr>
        <w:t>"</w:t>
      </w:r>
      <w:r w:rsidR="00A9406C" w:rsidRPr="00406180">
        <w:rPr>
          <w:rStyle w:val="affffe"/>
          <w:rFonts w:hint="cs"/>
          <w:rtl/>
        </w:rPr>
        <w:t xml:space="preserve">י: </w:t>
      </w:r>
      <w:r>
        <w:rPr>
          <w:rFonts w:ascii="Fb Fontext" w:hAnsi="Fb Fontext" w:hint="cs"/>
          <w:rtl/>
        </w:rPr>
        <w:t xml:space="preserve">היה רגיל אריסו ליתן כל </w:t>
      </w:r>
      <w:r>
        <w:rPr>
          <w:rStyle w:val="affffe"/>
          <w:rFonts w:ascii="Fb Fontext" w:hAnsi="Fb Fontext" w:hint="cs"/>
          <w:rtl/>
          <w:rPrChange w:id="9357" w:author="מנוע אמוראים" w:date="2026-10-05T16:41:40Z">
            <w:rPr>
              <w:rFonts w:ascii="Fb Fontext" w:hAnsi="Fb Fontext" w:hint="cs"/>
              <w:rtl/>
            </w:rPr>
          </w:rPrChange>
        </w:rPr>
        <w:t xml:space="preserve">ער</w:t>
      </w:r>
      <w:r>
        <w:rPr>
          <w:rStyle w:val="affffe"/>
          <w:rFonts w:ascii="Fb Fontext" w:hAnsi="Fb Fontext"/>
          <w:rtl/>
          <w:rPrChange w:id="9358" w:author="מנוע אמוראים" w:date="2026-10-05T16:41:40Z">
            <w:rPr>
              <w:rFonts w:ascii="Fb Fontext" w:hAnsi="Fb Fontext"/>
              <w:rtl/>
            </w:rPr>
          </w:rPrChange>
        </w:rPr>
        <w:t xml:space="preserve">"</w:t>
      </w:r>
      <w:r>
        <w:rPr>
          <w:rStyle w:val="affffe"/>
          <w:rFonts w:ascii="Fb Fontext" w:hAnsi="Fb Fontext" w:hint="cs"/>
          <w:rtl/>
          <w:rPrChange w:id="9359" w:author="מנוע אמוראים" w:date="2026-10-05T16:41:40Z">
            <w:rPr>
              <w:rFonts w:ascii="Fb Fontext" w:hAnsi="Fb Fontext" w:hint="cs"/>
              <w:rtl/>
            </w:rPr>
          </w:rPrChange>
        </w:rPr>
        <w:t xml:space="preserve">ש</w:t>
      </w:r>
      <w:r>
        <w:rPr>
          <w:rFonts w:ascii="Fb Fontext" w:hAnsi="Fb Fontext" w:hint="cs"/>
          <w:rtl/>
        </w:rPr>
        <w:t xml:space="preserve"> סל פירות יום אחד </w:t>
      </w:r>
      <w:r w:rsidR="00A9406C" w:rsidRPr="00FA56AF">
        <w:rPr>
          <w:rFonts w:ascii="Fb Fontext" w:hAnsi="Fb Fontext" w:hint="cs"/>
          <w:spacing w:val="-4"/>
          <w:rtl/>
        </w:rPr>
        <w:t xml:space="preserve">הביא בה' בשבת </w:t>
      </w:r>
      <w:r w:rsidR="00A9406C" w:rsidRPr="00FA56AF">
        <w:rPr>
          <w:rStyle w:val="affffe"/>
          <w:rFonts w:hint="cs"/>
          <w:spacing w:val="-4"/>
          <w:rtl/>
        </w:rPr>
        <w:t>א</w:t>
      </w:r>
      <w:r w:rsidR="00A9406C" w:rsidRPr="00FA56AF">
        <w:rPr>
          <w:rStyle w:val="affffe"/>
          <w:spacing w:val="-4"/>
          <w:rtl/>
        </w:rPr>
        <w:t>"</w:t>
      </w:r>
      <w:r w:rsidR="00A9406C" w:rsidRPr="00FA56AF">
        <w:rPr>
          <w:rStyle w:val="affffe"/>
          <w:rFonts w:hint="cs"/>
          <w:spacing w:val="-4"/>
          <w:rtl/>
        </w:rPr>
        <w:t>ל</w:t>
      </w:r>
      <w:r w:rsidR="00A9406C" w:rsidRPr="00FA56AF">
        <w:rPr>
          <w:rFonts w:ascii="Fb Fontext" w:hAnsi="Fb Fontext" w:hint="cs"/>
          <w:spacing w:val="-4"/>
          <w:rtl/>
        </w:rPr>
        <w:t xml:space="preserve"> מ</w:t>
      </w:r>
      <w:r w:rsidR="00A9406C" w:rsidRPr="00FA56AF">
        <w:rPr>
          <w:rFonts w:ascii="Fb Fontext" w:hAnsi="Fb Fontext"/>
          <w:spacing w:val="-4"/>
          <w:rtl/>
        </w:rPr>
        <w:t>"</w:t>
      </w:r>
      <w:r w:rsidR="00A9406C" w:rsidRPr="00FA56AF">
        <w:rPr>
          <w:rFonts w:ascii="Fb Fontext" w:hAnsi="Fb Fontext" w:hint="cs"/>
          <w:spacing w:val="-4"/>
          <w:rtl/>
        </w:rPr>
        <w:t xml:space="preserve">ש </w:t>
      </w:r>
      <w:r w:rsidR="00A9406C" w:rsidRPr="00FA56AF">
        <w:rPr>
          <w:rStyle w:val="affffe"/>
          <w:rFonts w:hint="cs"/>
          <w:spacing w:val="-4"/>
          <w:rtl/>
        </w:rPr>
        <w:t>א</w:t>
      </w:r>
      <w:r w:rsidR="00A9406C" w:rsidRPr="00FA56AF">
        <w:rPr>
          <w:rStyle w:val="affffe"/>
          <w:spacing w:val="-4"/>
          <w:rtl/>
        </w:rPr>
        <w:t>"</w:t>
      </w:r>
      <w:r w:rsidR="00A9406C" w:rsidRPr="00FA56AF">
        <w:rPr>
          <w:rStyle w:val="affffe"/>
          <w:rFonts w:hint="cs"/>
          <w:spacing w:val="-4"/>
          <w:rtl/>
        </w:rPr>
        <w:t xml:space="preserve">ל </w:t>
      </w:r>
      <w:r w:rsidR="00A9406C" w:rsidRPr="00FA56AF">
        <w:rPr>
          <w:rFonts w:ascii="Fb Fontext" w:hAnsi="Fb Fontext" w:hint="cs"/>
          <w:spacing w:val="-4"/>
          <w:rtl/>
        </w:rPr>
        <w:t>דדין יש לו ו</w:t>
      </w:r>
      <w:r w:rsidR="00FA56AF" w:rsidRPr="00FA56AF">
        <w:rPr>
          <w:rFonts w:ascii="Fb Fontext" w:hAnsi="Fb Fontext" w:hint="cs"/>
          <w:spacing w:val="-4"/>
          <w:rtl/>
        </w:rPr>
        <w:t>כדרך ארץ</w:t>
      </w:r>
      <w:r w:rsidR="00A9406C" w:rsidRPr="00FA56AF">
        <w:rPr>
          <w:rFonts w:ascii="Fb Fontext" w:hAnsi="Fb Fontext" w:hint="cs"/>
          <w:spacing w:val="-4"/>
          <w:rtl/>
        </w:rPr>
        <w:t xml:space="preserve"> הביא לו</w:t>
      </w:r>
    </w:p>
    <w:p w14:paraId="224FC83D" w14:textId="77777777" w:rsidR="00E268F4" w:rsidRDefault="00A9406C" w:rsidP="00A9406C">
      <w:pPr>
        <w:ind w:firstLine="0"/>
        <w:rPr>
          <w:rFonts w:ascii="Fb Fontext" w:hAnsi="Fb Fontext"/>
          <w:rtl/>
        </w:rPr>
      </w:pPr>
      <w:r w:rsidRPr="009E1542">
        <w:rPr>
          <w:rStyle w:val="affffe"/>
          <w:rFonts w:hint="cs"/>
          <w:rtl/>
        </w:rPr>
        <w:t>א</w:t>
      </w:r>
      <w:r w:rsidRPr="009E1542">
        <w:rPr>
          <w:rStyle w:val="affffe"/>
          <w:rtl/>
        </w:rPr>
        <w:t>"</w:t>
      </w:r>
      <w:r w:rsidRPr="009E1542">
        <w:rPr>
          <w:rStyle w:val="affffe"/>
          <w:rFonts w:hint="cs"/>
          <w:rtl/>
        </w:rPr>
        <w:t xml:space="preserve">ל </w:t>
      </w:r>
      <w:r w:rsidRPr="00C35A2C">
        <w:rPr>
          <w:rFonts w:ascii="Fb Fontext" w:hAnsi="Fb Fontext" w:hint="cs"/>
          <w:rtl/>
        </w:rPr>
        <w:t xml:space="preserve">שפסול לדונו </w:t>
      </w:r>
      <w:r w:rsidRPr="00C35A2C">
        <w:rPr>
          <w:rFonts w:ascii="Fb Fontext" w:hAnsi="Fb Fontext"/>
          <w:rtl/>
        </w:rPr>
        <w:t>–</w:t>
      </w:r>
      <w:r w:rsidRPr="00C35A2C">
        <w:rPr>
          <w:rFonts w:ascii="Fb Fontext" w:hAnsi="Fb Fontext" w:hint="cs"/>
          <w:rtl/>
        </w:rPr>
        <w:t xml:space="preserve"> והושיב זוג ת</w:t>
      </w:r>
      <w:r w:rsidRPr="00C35A2C">
        <w:rPr>
          <w:rFonts w:ascii="Fb Fontext" w:hAnsi="Fb Fontext"/>
          <w:rtl/>
        </w:rPr>
        <w:t>"</w:t>
      </w:r>
      <w:r w:rsidRPr="00C35A2C">
        <w:rPr>
          <w:rFonts w:ascii="Fb Fontext" w:hAnsi="Fb Fontext" w:hint="cs"/>
          <w:rtl/>
        </w:rPr>
        <w:t>ח שידונוהו</w:t>
      </w:r>
      <w:r w:rsidR="00E268F4">
        <w:rPr>
          <w:rFonts w:ascii="Fb Fontext" w:hAnsi="Fb Fontext" w:hint="cs"/>
          <w:rtl/>
        </w:rPr>
        <w:t>,</w:t>
      </w:r>
    </w:p>
    <w:p w14:paraId="23799CDE" w14:textId="05BF1885" w:rsidR="00A9406C" w:rsidRPr="00C35A2C" w:rsidRDefault="00A9406C" w:rsidP="00A60F3D">
      <w:pPr>
        <w:ind w:firstLine="0"/>
        <w:rPr>
          <w:rFonts w:ascii="Fb Fontext" w:hAnsi="Fb Fontext"/>
          <w:rtl/>
        </w:rPr>
      </w:pPr>
      <w:r w:rsidRPr="00F71179">
        <w:rPr>
          <w:rFonts w:ascii="Fb Fontext" w:hAnsi="Fb Fontext" w:hint="cs"/>
          <w:spacing w:val="-4"/>
          <w:rtl/>
        </w:rPr>
        <w:t xml:space="preserve">כשהלך אמר לעצמו אי ירצה יטען כך ואם ירצה יטען כך אמר תיפח נפשם </w:t>
      </w:r>
      <w:r w:rsidRPr="00F71179">
        <w:rPr>
          <w:rFonts w:ascii="Fb Fontext" w:hAnsi="Fb Fontext"/>
          <w:spacing w:val="-4"/>
          <w:rtl/>
        </w:rPr>
        <w:t>של מקבלי שוחד</w:t>
      </w:r>
      <w:r w:rsidR="00E268F4">
        <w:rPr>
          <w:rFonts w:ascii="Fb Fontext" w:hAnsi="Fb Fontext"/>
          <w:spacing w:val="-4"/>
          <w:rtl/>
        </w:rPr>
        <w:t>,</w:t>
      </w:r>
      <w:r w:rsidR="00A60F3D">
        <w:rPr>
          <w:rFonts w:ascii="Fb Fontext" w:hAnsi="Fb Fontext" w:hint="cs"/>
          <w:spacing w:val="-4"/>
          <w:rtl/>
        </w:rPr>
        <w:t xml:space="preserve"> </w:t>
      </w:r>
      <w:r w:rsidRPr="00C35A2C">
        <w:rPr>
          <w:rFonts w:ascii="Fb Fontext" w:hAnsi="Fb Fontext"/>
          <w:rtl/>
        </w:rPr>
        <w:t>ומה אני שלא נטלתי, ואם נטלתי שלי נטלתי - כך, מקבלי שוחד על אחת כמה וכמה.</w:t>
      </w:r>
    </w:p>
    <w:p w14:paraId="3835ED6B" w14:textId="33AF60A4" w:rsidR="00E268F4" w:rsidRDefault="00A60F3D" w:rsidP="00A9406C">
      <w:pPr>
        <w:rPr>
          <w:rFonts w:ascii="Fb Fontext" w:hAnsi="Fb Fontext"/>
          <w:rtl/>
        </w:rPr>
      </w:pPr>
      <w:r>
        <w:rPr>
          <w:rStyle w:val="affffe"/>
          <w:rFonts w:hint="cs"/>
          <w:rtl/>
        </w:rPr>
        <w:t xml:space="preserve">טז. </w:t>
      </w:r>
      <w:r w:rsidR="00A9406C" w:rsidRPr="00406180">
        <w:rPr>
          <w:rStyle w:val="affffe"/>
          <w:rFonts w:hint="cs"/>
          <w:rtl/>
        </w:rPr>
        <w:t>ריב</w:t>
      </w:r>
      <w:r w:rsidR="00A9406C" w:rsidRPr="00406180">
        <w:rPr>
          <w:rStyle w:val="affffe"/>
          <w:rtl/>
        </w:rPr>
        <w:t>"</w:t>
      </w:r>
      <w:r w:rsidR="00A9406C" w:rsidRPr="00406180">
        <w:rPr>
          <w:rStyle w:val="affffe"/>
          <w:rFonts w:hint="cs"/>
          <w:rtl/>
        </w:rPr>
        <w:t>א</w:t>
      </w:r>
      <w:r w:rsidR="00A9406C" w:rsidRPr="00C35A2C">
        <w:rPr>
          <w:rFonts w:ascii="Fb Fontext" w:hAnsi="Fb Fontext" w:hint="cs"/>
          <w:rtl/>
        </w:rPr>
        <w:t xml:space="preserve"> הביא לו אחד </w:t>
      </w:r>
      <w:r w:rsidR="00A9406C" w:rsidRPr="00C35A2C">
        <w:rPr>
          <w:rFonts w:ascii="Fb Fontext" w:hAnsi="Fb Fontext"/>
          <w:rtl/>
        </w:rPr>
        <w:t xml:space="preserve">ראשית הגז, </w:t>
      </w:r>
      <w:r w:rsidR="00A9406C" w:rsidRPr="00C35A2C">
        <w:rPr>
          <w:rFonts w:ascii="Fb Fontext" w:hAnsi="Fb Fontext" w:hint="cs"/>
          <w:rtl/>
        </w:rPr>
        <w:t>וכששאלו מאין הוא</w:t>
      </w:r>
      <w:r w:rsidR="00E268F4">
        <w:rPr>
          <w:rFonts w:ascii="Fb Fontext" w:hAnsi="Fb Fontext" w:hint="cs"/>
          <w:rtl/>
        </w:rPr>
        <w:t>,</w:t>
      </w:r>
    </w:p>
    <w:p w14:paraId="00044F03" w14:textId="77777777" w:rsidR="00E268F4" w:rsidRDefault="00A9406C" w:rsidP="00A9406C">
      <w:pPr>
        <w:rPr>
          <w:rFonts w:ascii="Fb Fontext" w:hAnsi="Fb Fontext"/>
          <w:rtl/>
        </w:rPr>
      </w:pPr>
      <w:r w:rsidRPr="009E1542">
        <w:rPr>
          <w:rStyle w:val="affffe"/>
          <w:rFonts w:hint="cs"/>
          <w:rtl/>
        </w:rPr>
        <w:t>א</w:t>
      </w:r>
      <w:r w:rsidRPr="009E1542">
        <w:rPr>
          <w:rStyle w:val="affffe"/>
          <w:rtl/>
        </w:rPr>
        <w:t>"</w:t>
      </w:r>
      <w:r w:rsidRPr="009E1542">
        <w:rPr>
          <w:rStyle w:val="affffe"/>
          <w:rFonts w:hint="cs"/>
          <w:rtl/>
        </w:rPr>
        <w:t xml:space="preserve">ל </w:t>
      </w:r>
      <w:r w:rsidRPr="00C35A2C">
        <w:rPr>
          <w:rFonts w:ascii="Fb Fontext" w:hAnsi="Fb Fontext"/>
          <w:rtl/>
        </w:rPr>
        <w:t>מדוך פלן</w:t>
      </w:r>
      <w:r>
        <w:rPr>
          <w:rFonts w:ascii="Fb Fontext" w:hAnsi="Fb Fontext" w:hint="cs"/>
          <w:rtl/>
        </w:rPr>
        <w:t>,</w:t>
      </w:r>
      <w:r w:rsidRPr="00C35A2C">
        <w:rPr>
          <w:rFonts w:ascii="Fb Fontext" w:hAnsi="Fb Fontext" w:hint="cs"/>
          <w:rtl/>
        </w:rPr>
        <w:t xml:space="preserve"> שאלו אם עד לכאן לא היה לו למי להביא</w:t>
      </w:r>
      <w:r w:rsidR="00E268F4">
        <w:rPr>
          <w:rFonts w:ascii="Fb Fontext" w:hAnsi="Fb Fontext" w:hint="cs"/>
          <w:rtl/>
        </w:rPr>
        <w:t>,</w:t>
      </w:r>
    </w:p>
    <w:p w14:paraId="56D7134B" w14:textId="07E1E469" w:rsidR="00A9406C" w:rsidRDefault="00A9406C" w:rsidP="009E1542">
      <w:pPr>
        <w:rPr>
          <w:rFonts w:ascii="Fb Fontext" w:hAnsi="Fb Fontext"/>
          <w:rtl/>
        </w:rPr>
      </w:pPr>
      <w:r w:rsidRPr="009E1542">
        <w:rPr>
          <w:rStyle w:val="affffe"/>
          <w:rFonts w:hint="cs"/>
          <w:rtl/>
        </w:rPr>
        <w:t>א</w:t>
      </w:r>
      <w:r w:rsidRPr="009E1542">
        <w:rPr>
          <w:rStyle w:val="affffe"/>
          <w:rtl/>
        </w:rPr>
        <w:t>"</w:t>
      </w:r>
      <w:r w:rsidRPr="009E1542">
        <w:rPr>
          <w:rStyle w:val="affffe"/>
          <w:rFonts w:hint="cs"/>
          <w:rtl/>
        </w:rPr>
        <w:t xml:space="preserve">ל </w:t>
      </w:r>
      <w:r w:rsidRPr="00C35A2C">
        <w:rPr>
          <w:rFonts w:ascii="Fb Fontext" w:hAnsi="Fb Fontext" w:hint="cs"/>
          <w:rtl/>
        </w:rPr>
        <w:t>שיש לו דין ואמר אגב אורחיה יביא לו</w:t>
      </w:r>
      <w:r>
        <w:rPr>
          <w:rFonts w:ascii="Fb Fontext" w:hAnsi="Fb Fontext" w:hint="cs"/>
          <w:rtl/>
        </w:rPr>
        <w:t>,</w:t>
      </w:r>
      <w:r w:rsidRPr="00C35A2C">
        <w:rPr>
          <w:rFonts w:ascii="Fb Fontext" w:hAnsi="Fb Fontext" w:hint="cs"/>
          <w:rtl/>
        </w:rPr>
        <w:t xml:space="preserve"> ופסל עצמו מלדון </w:t>
      </w:r>
      <w:r w:rsidRPr="00C35A2C">
        <w:rPr>
          <w:rFonts w:ascii="Fb Fontext" w:hAnsi="Fb Fontext"/>
          <w:rtl/>
        </w:rPr>
        <w:t>–</w:t>
      </w:r>
      <w:r w:rsidRPr="00C35A2C">
        <w:rPr>
          <w:rFonts w:ascii="Fb Fontext" w:hAnsi="Fb Fontext" w:hint="cs"/>
          <w:rtl/>
        </w:rPr>
        <w:t xml:space="preserve"> ולא קיבל ממנו</w:t>
      </w:r>
      <w:r>
        <w:rPr>
          <w:rFonts w:ascii="Fb Fontext" w:hAnsi="Fb Fontext" w:hint="cs"/>
          <w:rtl/>
        </w:rPr>
        <w:t>,</w:t>
      </w:r>
      <w:r w:rsidRPr="00C35A2C">
        <w:rPr>
          <w:rFonts w:ascii="Fb Fontext" w:hAnsi="Fb Fontext" w:hint="cs"/>
          <w:rtl/>
        </w:rPr>
        <w:t xml:space="preserve"> והושיב לו זוג ת</w:t>
      </w:r>
      <w:r w:rsidRPr="00C35A2C">
        <w:rPr>
          <w:rFonts w:ascii="Fb Fontext" w:hAnsi="Fb Fontext"/>
          <w:rtl/>
        </w:rPr>
        <w:t>"</w:t>
      </w:r>
      <w:r w:rsidRPr="00C35A2C">
        <w:rPr>
          <w:rFonts w:ascii="Fb Fontext" w:hAnsi="Fb Fontext" w:hint="cs"/>
          <w:rtl/>
        </w:rPr>
        <w:t>ח ובתוך שהוא הולך אמר אם ירצה יטען כך ואם ירצה יטען כך</w:t>
      </w:r>
      <w:r w:rsidR="009E1542">
        <w:rPr>
          <w:rFonts w:ascii="Fb Fontext" w:hAnsi="Fb Fontext" w:hint="cs"/>
          <w:rtl/>
        </w:rPr>
        <w:t>.</w:t>
      </w:r>
    </w:p>
    <w:p w14:paraId="0789E71A" w14:textId="77777777" w:rsidR="00E268F4" w:rsidRDefault="00A9406C" w:rsidP="00A9406C">
      <w:pPr>
        <w:ind w:firstLine="0"/>
        <w:rPr>
          <w:rFonts w:ascii="Fb Fontext" w:hAnsi="Fb Fontext"/>
          <w:rtl/>
        </w:rPr>
      </w:pPr>
      <w:r w:rsidRPr="009E1542">
        <w:rPr>
          <w:rStyle w:val="affffe"/>
          <w:rtl/>
        </w:rPr>
        <w:t xml:space="preserve">אמר: </w:t>
      </w:r>
      <w:r w:rsidRPr="00C35A2C">
        <w:rPr>
          <w:rFonts w:ascii="Fb Fontext" w:hAnsi="Fb Fontext"/>
          <w:rtl/>
        </w:rPr>
        <w:t>תיפח נפשם של מקבלי שוחד, ומה אני שלא נטלתי, ואם נטלתי שלי נטלתי - כך, מקבלי שוחד ע</w:t>
      </w:r>
      <w:r w:rsidRPr="00C35A2C">
        <w:rPr>
          <w:rFonts w:ascii="Fb Fontext" w:hAnsi="Fb Fontext" w:hint="cs"/>
          <w:rtl/>
        </w:rPr>
        <w:t>אכו'כ</w:t>
      </w:r>
      <w:r w:rsidR="00E268F4">
        <w:rPr>
          <w:rFonts w:ascii="Fb Fontext" w:hAnsi="Fb Fontext" w:hint="cs"/>
          <w:rtl/>
        </w:rPr>
        <w:t>,</w:t>
      </w:r>
    </w:p>
    <w:p w14:paraId="3FA949B5" w14:textId="77777777" w:rsidR="00A60F3D" w:rsidRDefault="00A60F3D" w:rsidP="00A60F3D">
      <w:pPr>
        <w:rPr>
          <w:rStyle w:val="affffa"/>
          <w:rtl/>
        </w:rPr>
      </w:pPr>
      <w:r>
        <w:rPr>
          <w:rStyle w:val="affffe"/>
          <w:rFonts w:hint="cs"/>
          <w:rtl/>
        </w:rPr>
        <w:t>יז.</w:t>
      </w:r>
      <w:r w:rsidR="00A9406C" w:rsidRPr="009E1542">
        <w:rPr>
          <w:rStyle w:val="affffe"/>
          <w:rtl/>
        </w:rPr>
        <w:t xml:space="preserve"> </w:t>
      </w:r>
      <w:r w:rsidR="00A9406C" w:rsidRPr="009E1542">
        <w:rPr>
          <w:rStyle w:val="affffe"/>
          <w:rFonts w:hint="cs"/>
          <w:rtl/>
        </w:rPr>
        <w:t>ר</w:t>
      </w:r>
      <w:r w:rsidR="00A9406C" w:rsidRPr="009E1542">
        <w:rPr>
          <w:rStyle w:val="affffe"/>
          <w:rtl/>
        </w:rPr>
        <w:t>"</w:t>
      </w:r>
      <w:r w:rsidR="00A9406C" w:rsidRPr="009E1542">
        <w:rPr>
          <w:rStyle w:val="affffe"/>
          <w:rFonts w:hint="cs"/>
          <w:rtl/>
        </w:rPr>
        <w:t>ע</w:t>
      </w:r>
      <w:r w:rsidR="00A9406C" w:rsidRPr="00F71179">
        <w:rPr>
          <w:rFonts w:hint="cs"/>
          <w:rtl/>
        </w:rPr>
        <w:t xml:space="preserve"> שהביא לו אדם כלי מלא דגים קטנים</w:t>
      </w:r>
      <w:r w:rsidR="00A9406C" w:rsidRPr="00A60F3D">
        <w:rPr>
          <w:rStyle w:val="affffe"/>
          <w:rFonts w:hint="cs"/>
          <w:rtl/>
        </w:rPr>
        <w:t xml:space="preserve"> וא</w:t>
      </w:r>
      <w:r w:rsidR="00A9406C" w:rsidRPr="00A60F3D">
        <w:rPr>
          <w:rStyle w:val="affffe"/>
          <w:rtl/>
        </w:rPr>
        <w:t>"</w:t>
      </w:r>
      <w:r w:rsidR="00A9406C" w:rsidRPr="00A60F3D">
        <w:rPr>
          <w:rStyle w:val="affffe"/>
          <w:rFonts w:hint="cs"/>
          <w:rtl/>
        </w:rPr>
        <w:t xml:space="preserve">ל </w:t>
      </w:r>
      <w:r w:rsidR="00A9406C" w:rsidRPr="00F71179">
        <w:rPr>
          <w:rFonts w:hint="cs"/>
          <w:rtl/>
        </w:rPr>
        <w:t>שיש לו דין אצלו לא קיבל ממנו ופסל עצמו מלדון</w:t>
      </w:r>
      <w:r w:rsidR="00B909D8">
        <w:rPr>
          <w:rFonts w:hint="cs"/>
          <w:rtl/>
        </w:rPr>
        <w:t>,</w:t>
      </w:r>
      <w:r>
        <w:rPr>
          <w:rStyle w:val="affffe"/>
          <w:rFonts w:hint="cs"/>
          <w:rtl/>
        </w:rPr>
        <w:t xml:space="preserve"> </w:t>
      </w:r>
      <w:r w:rsidR="00A9406C" w:rsidRPr="009E1542">
        <w:rPr>
          <w:rStyle w:val="affffe"/>
          <w:rFonts w:hint="cs"/>
          <w:rtl/>
        </w:rPr>
        <w:t>וכשאמר לו</w:t>
      </w:r>
      <w:r w:rsidR="00A9406C" w:rsidRPr="00C35A2C">
        <w:rPr>
          <w:rFonts w:ascii="Fb Fontext" w:hAnsi="Fb Fontext" w:hint="cs"/>
          <w:rtl/>
        </w:rPr>
        <w:t xml:space="preserve"> שלא </w:t>
      </w:r>
      <w:r w:rsidR="00A9406C" w:rsidRPr="00C35A2C">
        <w:rPr>
          <w:rFonts w:ascii="Fb Fontext" w:hAnsi="Fb Fontext" w:hint="cs"/>
          <w:rtl/>
        </w:rPr>
        <w:lastRenderedPageBreak/>
        <w:t>ידונו</w:t>
      </w:r>
      <w:r w:rsidR="00A9406C">
        <w:rPr>
          <w:rFonts w:ascii="Fb Fontext" w:hAnsi="Fb Fontext" w:hint="cs"/>
          <w:rtl/>
        </w:rPr>
        <w:t>,</w:t>
      </w:r>
      <w:r w:rsidR="00A9406C" w:rsidRPr="00C35A2C">
        <w:rPr>
          <w:rFonts w:ascii="Fb Fontext" w:hAnsi="Fb Fontext" w:hint="cs"/>
          <w:rtl/>
        </w:rPr>
        <w:t xml:space="preserve"> אלא שיקבל ושלא ימנע ממנו להקריב לו בכורים</w:t>
      </w:r>
      <w:r w:rsidR="00A9406C" w:rsidRPr="00C35A2C">
        <w:rPr>
          <w:rFonts w:ascii="Fb Fontext" w:hAnsi="Fb Fontext"/>
          <w:rtl/>
        </w:rPr>
        <w:t xml:space="preserve">, </w:t>
      </w:r>
      <w:r w:rsidR="00A9406C" w:rsidRPr="009E1542">
        <w:rPr>
          <w:rStyle w:val="affffe"/>
          <w:rtl/>
        </w:rPr>
        <w:t>דתניא:</w:t>
      </w:r>
      <w:r w:rsidR="00A9406C" w:rsidRPr="00CC78E3">
        <w:rPr>
          <w:rStyle w:val="affffa"/>
          <w:rtl/>
        </w:rPr>
        <w:t xml:space="preserve"> </w:t>
      </w:r>
      <w:r w:rsidR="00A9406C" w:rsidRPr="00CC78E3">
        <w:rPr>
          <w:rStyle w:val="affffa"/>
          <w:rFonts w:hint="cs"/>
          <w:rtl/>
        </w:rPr>
        <w:t>'</w:t>
      </w:r>
      <w:r w:rsidR="00A9406C" w:rsidRPr="00CC78E3">
        <w:rPr>
          <w:rStyle w:val="affffa"/>
          <w:rtl/>
        </w:rPr>
        <w:t xml:space="preserve">ואיש בא מבעל שלישה ויבא לאיש האלהים לחם בכורים עשרים </w:t>
      </w:r>
    </w:p>
    <w:p w14:paraId="77F824AA" w14:textId="0E787EE8" w:rsidR="00E268F4" w:rsidRDefault="00A9406C" w:rsidP="00A60F3D">
      <w:pPr>
        <w:rPr>
          <w:rFonts w:ascii="Fb Fontext" w:hAnsi="Fb Fontext"/>
          <w:rtl/>
        </w:rPr>
      </w:pPr>
      <w:r w:rsidRPr="00CC78E3">
        <w:rPr>
          <w:rStyle w:val="affffa"/>
          <w:rtl/>
        </w:rPr>
        <w:t>לחם שעורים וכרמל בצקלונו</w:t>
      </w:r>
      <w:r w:rsidRPr="00CC78E3">
        <w:rPr>
          <w:rStyle w:val="affffa"/>
          <w:rFonts w:hint="cs"/>
          <w:rtl/>
        </w:rPr>
        <w:t>'</w:t>
      </w:r>
      <w:r w:rsidRPr="00CC78E3">
        <w:rPr>
          <w:rStyle w:val="affffa"/>
          <w:rtl/>
        </w:rPr>
        <w:t xml:space="preserve"> </w:t>
      </w:r>
      <w:r w:rsidRPr="00C35A2C">
        <w:rPr>
          <w:rFonts w:ascii="Fb Fontext" w:hAnsi="Fb Fontext"/>
          <w:rtl/>
        </w:rPr>
        <w:t>- וכי אלישע אוכל בכורים ה</w:t>
      </w:r>
      <w:r>
        <w:rPr>
          <w:rFonts w:ascii="Fb Fontext" w:hAnsi="Fb Fontext" w:hint="cs"/>
          <w:rtl/>
        </w:rPr>
        <w:t>י</w:t>
      </w:r>
      <w:r w:rsidRPr="00C35A2C">
        <w:rPr>
          <w:rFonts w:ascii="Fb Fontext" w:hAnsi="Fb Fontext"/>
          <w:rtl/>
        </w:rPr>
        <w:t>ה</w:t>
      </w:r>
      <w:r w:rsidR="00E268F4">
        <w:rPr>
          <w:rFonts w:ascii="Fb Fontext" w:hAnsi="Fb Fontext"/>
          <w:rtl/>
        </w:rPr>
        <w:t>?</w:t>
      </w:r>
    </w:p>
    <w:p w14:paraId="7D2F08EC" w14:textId="5F9EB586" w:rsidR="00A9406C" w:rsidRDefault="00A9406C" w:rsidP="00A60F3D">
      <w:pPr>
        <w:rPr>
          <w:rFonts w:ascii="Fb Fontext" w:hAnsi="Fb Fontext"/>
          <w:rtl/>
        </w:rPr>
      </w:pPr>
      <w:r w:rsidRPr="009E1542">
        <w:rPr>
          <w:rStyle w:val="affffe"/>
          <w:rtl/>
        </w:rPr>
        <w:t xml:space="preserve">אלא לומר לך: </w:t>
      </w:r>
      <w:r w:rsidRPr="00C35A2C">
        <w:rPr>
          <w:rFonts w:ascii="Fb Fontext" w:hAnsi="Fb Fontext"/>
          <w:rtl/>
        </w:rPr>
        <w:t>כל המביא דורון לת"</w:t>
      </w:r>
      <w:r w:rsidRPr="00C35A2C">
        <w:rPr>
          <w:rFonts w:ascii="Fb Fontext" w:hAnsi="Fb Fontext" w:hint="cs"/>
          <w:rtl/>
        </w:rPr>
        <w:t>ח</w:t>
      </w:r>
      <w:r w:rsidRPr="00C35A2C">
        <w:rPr>
          <w:rFonts w:ascii="Fb Fontext" w:hAnsi="Fb Fontext"/>
          <w:rtl/>
        </w:rPr>
        <w:t xml:space="preserve"> - כאילו מקריב בכורים.</w:t>
      </w:r>
      <w:r w:rsidRPr="00C35A2C">
        <w:rPr>
          <w:rFonts w:ascii="Fb Fontext" w:hAnsi="Fb Fontext" w:hint="cs"/>
          <w:rtl/>
        </w:rPr>
        <w:t xml:space="preserve"> רק אז הסכים לקבל</w:t>
      </w:r>
      <w:r w:rsidR="00B909D8">
        <w:rPr>
          <w:rFonts w:ascii="Fb Fontext" w:hAnsi="Fb Fontext" w:hint="cs"/>
          <w:rtl/>
        </w:rPr>
        <w:t>,</w:t>
      </w:r>
    </w:p>
    <w:p w14:paraId="10763335" w14:textId="78A6E675" w:rsidR="00A9406C" w:rsidRDefault="00A9406C" w:rsidP="00A9406C">
      <w:pPr>
        <w:rPr>
          <w:rFonts w:ascii="Fb Fontext" w:hAnsi="Fb Fontext"/>
          <w:rtl/>
        </w:rPr>
      </w:pPr>
      <w:r w:rsidRPr="009E1542">
        <w:rPr>
          <w:rStyle w:val="affffe"/>
          <w:rFonts w:hint="cs"/>
          <w:rtl/>
        </w:rPr>
        <w:t>ושלח לר</w:t>
      </w:r>
      <w:r w:rsidRPr="009E1542">
        <w:rPr>
          <w:rStyle w:val="affffe"/>
          <w:rtl/>
        </w:rPr>
        <w:t>"</w:t>
      </w:r>
      <w:r w:rsidRPr="009E1542">
        <w:rPr>
          <w:rStyle w:val="affffe"/>
          <w:rFonts w:hint="cs"/>
          <w:rtl/>
        </w:rPr>
        <w:t xml:space="preserve">נ </w:t>
      </w:r>
      <w:r w:rsidRPr="00C35A2C">
        <w:rPr>
          <w:rFonts w:ascii="Fb Fontext" w:hAnsi="Fb Fontext" w:hint="cs"/>
          <w:rtl/>
        </w:rPr>
        <w:t>שידונו</w:t>
      </w:r>
      <w:r>
        <w:rPr>
          <w:rFonts w:ascii="Fb Fontext" w:hAnsi="Fb Fontext" w:hint="cs"/>
          <w:rtl/>
        </w:rPr>
        <w:t>,</w:t>
      </w:r>
      <w:r>
        <w:rPr>
          <w:rFonts w:ascii="Fb Fontext" w:hAnsi="Fb Fontext" w:hint="cs"/>
          <w:rtl/>
        </w:rPr>
        <w:t xml:space="preserve"> הבין </w:t>
      </w:r>
      <w:r>
        <w:rPr>
          <w:rStyle w:val="affffe"/>
          <w:rFonts w:ascii="Fb Fontext" w:hAnsi="Fb Fontext" w:hint="cs"/>
          <w:rtl/>
          <w:rPrChange w:id="9360" w:author="מנוע אמוראים" w:date="2026-10-05T16:41:40Z">
            <w:rPr>
              <w:rFonts w:ascii="Fb Fontext" w:hAnsi="Fb Fontext" w:hint="cs"/>
              <w:rtl/>
            </w:rPr>
          </w:rPrChange>
        </w:rPr>
        <w:t xml:space="preserve">שר</w:t>
      </w:r>
      <w:r>
        <w:rPr>
          <w:rStyle w:val="affffe"/>
          <w:rFonts w:ascii="Fb Fontext" w:hAnsi="Fb Fontext"/>
          <w:rtl/>
          <w:rPrChange w:id="9361" w:author="מנוע אמוראים" w:date="2026-10-05T16:41:40Z">
            <w:rPr>
              <w:rFonts w:ascii="Fb Fontext" w:hAnsi="Fb Fontext"/>
              <w:rtl/>
            </w:rPr>
          </w:rPrChange>
        </w:rPr>
        <w:t xml:space="preserve">"</w:t>
      </w:r>
      <w:r>
        <w:rPr>
          <w:rStyle w:val="affffe"/>
          <w:rFonts w:ascii="Fb Fontext" w:hAnsi="Fb Fontext" w:hint="cs"/>
          <w:rtl/>
          <w:rPrChange w:id="9362" w:author="מנוע אמוראים" w:date="2026-10-05T16:41:40Z">
            <w:rPr>
              <w:rFonts w:ascii="Fb Fontext" w:hAnsi="Fb Fontext" w:hint="cs"/>
              <w:rtl/>
            </w:rPr>
          </w:rPrChange>
        </w:rPr>
        <w:t xml:space="preserve">ע</w:t>
      </w:r>
      <w:r>
        <w:rPr>
          <w:rFonts w:ascii="Fb Fontext" w:hAnsi="Fb Fontext" w:hint="cs"/>
          <w:rtl/>
        </w:rPr>
        <w:t xml:space="preserve"> פסל עצמו משום דקרובו הוא </w:t>
      </w:r>
      <w:r w:rsidRPr="00C35A2C">
        <w:rPr>
          <w:rFonts w:ascii="Fb Fontext" w:hAnsi="Fb Fontext"/>
          <w:rtl/>
        </w:rPr>
        <w:t>–</w:t>
      </w:r>
      <w:r w:rsidRPr="00C35A2C">
        <w:rPr>
          <w:rFonts w:ascii="Fb Fontext" w:hAnsi="Fb Fontext" w:hint="cs"/>
          <w:rtl/>
        </w:rPr>
        <w:t xml:space="preserve"> והיה לפניו דין יתומים אמר האי עשה והאי עשה ועשה </w:t>
      </w:r>
      <w:r w:rsidRPr="00730169">
        <w:rPr>
          <w:rFonts w:ascii="Fb Fontext" w:hAnsi="Fb Fontext" w:hint="cs"/>
          <w:spacing w:val="-6"/>
          <w:rtl/>
        </w:rPr>
        <w:t>דכבוד תורה עדיף, ודן בזה קודם היתומים ונסתתמו טענות הבע</w:t>
      </w:r>
      <w:r w:rsidRPr="00730169">
        <w:rPr>
          <w:rFonts w:ascii="Fb Fontext" w:hAnsi="Fb Fontext"/>
          <w:spacing w:val="-6"/>
          <w:rtl/>
        </w:rPr>
        <w:t>"</w:t>
      </w:r>
      <w:r w:rsidRPr="00730169">
        <w:rPr>
          <w:rFonts w:ascii="Fb Fontext" w:hAnsi="Fb Fontext" w:hint="cs"/>
          <w:spacing w:val="-6"/>
          <w:rtl/>
        </w:rPr>
        <w:t>ד</w:t>
      </w:r>
    </w:p>
    <w:p w14:paraId="21973A45" w14:textId="26EAB41C" w:rsidR="00A9406C" w:rsidRPr="008C28D0" w:rsidRDefault="00A9406C" w:rsidP="00F1680A">
      <w:pPr>
        <w:pStyle w:val="affffb"/>
        <w:rPr>
          <w:spacing w:val="0"/>
          <w:rtl/>
        </w:rPr>
      </w:pPr>
      <w:bookmarkStart w:id="797" w:name="_Toc119353589"/>
      <w:r w:rsidRPr="008C28D0">
        <w:rPr>
          <w:rFonts w:hint="cs"/>
          <w:spacing w:val="0"/>
          <w:rtl/>
        </w:rPr>
        <w:t>מעשה דר</w:t>
      </w:r>
      <w:r w:rsidR="002B7BCC" w:rsidRPr="008C28D0">
        <w:rPr>
          <w:spacing w:val="0"/>
          <w:rtl/>
        </w:rPr>
        <w:t>"</w:t>
      </w:r>
      <w:r w:rsidRPr="008C28D0">
        <w:rPr>
          <w:rFonts w:hint="cs"/>
          <w:spacing w:val="0"/>
          <w:rtl/>
        </w:rPr>
        <w:t>ע ואליהו</w:t>
      </w:r>
      <w:bookmarkEnd w:id="797"/>
    </w:p>
    <w:p w14:paraId="41A31D84" w14:textId="1325E45A" w:rsidR="00A9406C" w:rsidRPr="00C35A2C" w:rsidRDefault="00A9406C" w:rsidP="00E26091">
      <w:pPr>
        <w:pStyle w:val="afff"/>
        <w:framePr w:wrap="around"/>
        <w:rPr>
          <w:rtl/>
        </w:rPr>
      </w:pPr>
      <w:bookmarkStart w:id="798" w:name="_Toc119353590"/>
      <w:r w:rsidRPr="00C35A2C">
        <w:rPr>
          <w:rFonts w:hint="cs"/>
          <w:rtl/>
        </w:rPr>
        <w:t>קו.</w:t>
      </w:r>
      <w:bookmarkEnd w:id="798"/>
    </w:p>
    <w:p w14:paraId="29B0307D" w14:textId="359EA30B" w:rsidR="00A9406C" w:rsidRDefault="00A60F3D" w:rsidP="00A9406C">
      <w:pPr>
        <w:rPr>
          <w:rFonts w:ascii="Fb Fontext" w:hAnsi="Fb Fontext"/>
          <w:rtl/>
        </w:rPr>
      </w:pPr>
      <w:r>
        <w:rPr>
          <w:rStyle w:val="affffe"/>
          <w:rFonts w:hint="cs"/>
          <w:rtl/>
        </w:rPr>
        <w:t xml:space="preserve">א. </w:t>
      </w:r>
      <w:r w:rsidR="00A9406C" w:rsidRPr="00BF41A7">
        <w:rPr>
          <w:rStyle w:val="affffe"/>
          <w:rFonts w:hint="cs"/>
          <w:rtl/>
        </w:rPr>
        <w:t xml:space="preserve">אליהו הנביא שנה </w:t>
      </w:r>
      <w:r>
        <w:rPr>
          <w:rStyle w:val="affffe"/>
          <w:rFonts w:hint="cs"/>
          <w:rtl/>
        </w:rPr>
        <w:t>לר"ע</w:t>
      </w:r>
      <w:r w:rsidR="00A9406C" w:rsidRPr="00BF41A7">
        <w:rPr>
          <w:rStyle w:val="affffe"/>
          <w:rFonts w:hint="cs"/>
          <w:rtl/>
        </w:rPr>
        <w:t xml:space="preserve"> </w:t>
      </w:r>
      <w:r w:rsidR="00A9406C" w:rsidRPr="00BF41A7">
        <w:rPr>
          <w:rStyle w:val="affffe"/>
          <w:rtl/>
        </w:rPr>
        <w:t xml:space="preserve"> סדר דאליהו</w:t>
      </w:r>
      <w:r w:rsidR="00A9406C">
        <w:rPr>
          <w:rStyle w:val="affffe"/>
          <w:rFonts w:hint="cs"/>
          <w:rtl/>
        </w:rPr>
        <w:t xml:space="preserve"> </w:t>
      </w:r>
      <w:r w:rsidR="00A9406C" w:rsidRPr="00C35A2C">
        <w:rPr>
          <w:rFonts w:ascii="Fb Fontext" w:hAnsi="Fb Fontext" w:hint="cs"/>
          <w:sz w:val="32"/>
          <w:rtl/>
        </w:rPr>
        <w:t>ו</w:t>
      </w:r>
      <w:r w:rsidR="00A9406C">
        <w:rPr>
          <w:rFonts w:ascii="Fb Fontext" w:hAnsi="Fb Fontext"/>
          <w:sz w:val="32"/>
          <w:rtl/>
        </w:rPr>
        <w:t>כיון דע</w:t>
      </w:r>
      <w:r w:rsidR="00A9406C">
        <w:rPr>
          <w:rFonts w:ascii="Fb Fontext" w:hAnsi="Fb Fontext" w:hint="cs"/>
          <w:sz w:val="32"/>
          <w:rtl/>
        </w:rPr>
        <w:t>שה</w:t>
      </w:r>
      <w:r w:rsidR="00A9406C" w:rsidRPr="00C35A2C">
        <w:rPr>
          <w:rFonts w:ascii="Fb Fontext" w:hAnsi="Fb Fontext"/>
          <w:sz w:val="32"/>
          <w:rtl/>
        </w:rPr>
        <w:t xml:space="preserve"> </w:t>
      </w:r>
      <w:r w:rsidR="00A9406C">
        <w:rPr>
          <w:rFonts w:ascii="Fb Fontext" w:hAnsi="Fb Fontext" w:hint="cs"/>
          <w:sz w:val="32"/>
          <w:rtl/>
        </w:rPr>
        <w:t>כן</w:t>
      </w:r>
      <w:r w:rsidR="00A9406C" w:rsidRPr="00C35A2C">
        <w:rPr>
          <w:rFonts w:ascii="Fb Fontext" w:hAnsi="Fb Fontext"/>
          <w:sz w:val="32"/>
          <w:rtl/>
        </w:rPr>
        <w:t xml:space="preserve"> </w:t>
      </w:r>
      <w:r w:rsidR="00A9406C">
        <w:rPr>
          <w:rFonts w:ascii="Fb Fontext" w:hAnsi="Fb Fontext" w:hint="cs"/>
          <w:sz w:val="32"/>
          <w:rtl/>
        </w:rPr>
        <w:t>נ</w:t>
      </w:r>
      <w:r w:rsidR="00A9406C" w:rsidRPr="00C35A2C">
        <w:rPr>
          <w:rFonts w:ascii="Fb Fontext" w:hAnsi="Fb Fontext"/>
          <w:sz w:val="32"/>
          <w:rtl/>
        </w:rPr>
        <w:t>סתלק.</w:t>
      </w:r>
      <w:r w:rsidR="00A9406C">
        <w:rPr>
          <w:rFonts w:ascii="Fb Fontext" w:hAnsi="Fb Fontext" w:hint="cs"/>
          <w:rtl/>
        </w:rPr>
        <w:t xml:space="preserve"> </w:t>
      </w:r>
      <w:r w:rsidR="00A9406C" w:rsidRPr="00C35A2C">
        <w:rPr>
          <w:rFonts w:ascii="Fb Fontext" w:hAnsi="Fb Fontext" w:hint="cs"/>
          <w:rtl/>
        </w:rPr>
        <w:t xml:space="preserve">ישב בתענית וביקש רחמים והגיע, וכשהגיע </w:t>
      </w:r>
      <w:r w:rsidR="00A9406C">
        <w:rPr>
          <w:rFonts w:ascii="Fb Fontext" w:hAnsi="Fb Fontext" w:hint="cs"/>
          <w:rtl/>
        </w:rPr>
        <w:t>פחד ממנו</w:t>
      </w:r>
      <w:r w:rsidR="00A9406C" w:rsidRPr="00C35A2C">
        <w:rPr>
          <w:rFonts w:ascii="Fb Fontext" w:hAnsi="Fb Fontext" w:hint="cs"/>
          <w:rtl/>
        </w:rPr>
        <w:t xml:space="preserve"> מאוד</w:t>
      </w:r>
      <w:r w:rsidR="00A9406C">
        <w:rPr>
          <w:rFonts w:ascii="Fb Fontext" w:hAnsi="Fb Fontext" w:hint="cs"/>
          <w:rtl/>
        </w:rPr>
        <w:t>,</w:t>
      </w:r>
      <w:r w:rsidR="00A9406C" w:rsidRPr="00C35A2C">
        <w:rPr>
          <w:rFonts w:ascii="Fb Fontext" w:hAnsi="Fb Fontext" w:hint="cs"/>
          <w:rtl/>
        </w:rPr>
        <w:t xml:space="preserve"> עשה תיבה וישב בתוכה עד ששנה כל סדר דאליהו, וזהו שאומרים סדר דאליהו רבה וסדר אליהו זוטא [בתוך התיבה]</w:t>
      </w:r>
    </w:p>
    <w:p w14:paraId="6740F596" w14:textId="728CE15B" w:rsidR="00A9406C" w:rsidRDefault="00A60F3D" w:rsidP="00A9406C">
      <w:pPr>
        <w:rPr>
          <w:rFonts w:ascii="Fb Fontext" w:hAnsi="Fb Fontext"/>
          <w:sz w:val="32"/>
          <w:rtl/>
        </w:rPr>
      </w:pPr>
      <w:r w:rsidRPr="00A60F3D">
        <w:rPr>
          <w:rStyle w:val="affffe"/>
          <w:rFonts w:hint="cs"/>
          <w:rtl/>
        </w:rPr>
        <w:t>ב.</w:t>
      </w:r>
      <w:r>
        <w:rPr>
          <w:rFonts w:ascii="Fb Fontext" w:hAnsi="Fb Fontext" w:hint="cs"/>
          <w:sz w:val="32"/>
          <w:rtl/>
        </w:rPr>
        <w:t xml:space="preserve"> </w:t>
      </w:r>
      <w:r w:rsidR="00A9406C" w:rsidRPr="000B6E24">
        <w:rPr>
          <w:rStyle w:val="affffe"/>
          <w:rtl/>
        </w:rPr>
        <w:t>בשנ</w:t>
      </w:r>
      <w:r w:rsidR="00A9406C">
        <w:rPr>
          <w:rStyle w:val="affffe"/>
          <w:rFonts w:hint="cs"/>
          <w:rtl/>
        </w:rPr>
        <w:t>ות</w:t>
      </w:r>
      <w:r w:rsidR="00A9406C" w:rsidRPr="000B6E24">
        <w:rPr>
          <w:rStyle w:val="affffe"/>
          <w:rtl/>
        </w:rPr>
        <w:t xml:space="preserve"> רב יוסף ה</w:t>
      </w:r>
      <w:r w:rsidR="00A9406C" w:rsidRPr="000B6E24">
        <w:rPr>
          <w:rStyle w:val="affffe"/>
          <w:rFonts w:hint="cs"/>
          <w:rtl/>
        </w:rPr>
        <w:t>יה כעס</w:t>
      </w:r>
      <w:r w:rsidR="00A9406C">
        <w:rPr>
          <w:rStyle w:val="affffe"/>
          <w:rFonts w:hint="cs"/>
          <w:rtl/>
        </w:rPr>
        <w:t>,</w:t>
      </w:r>
      <w:r w:rsidR="00A9406C" w:rsidRPr="000B6E24">
        <w:rPr>
          <w:rStyle w:val="affffe"/>
          <w:rFonts w:hint="cs"/>
          <w:rtl/>
        </w:rPr>
        <w:t xml:space="preserve"> א</w:t>
      </w:r>
      <w:r w:rsidR="00A9406C" w:rsidRPr="000B6E24">
        <w:rPr>
          <w:rStyle w:val="affffe"/>
          <w:rtl/>
        </w:rPr>
        <w:t>"</w:t>
      </w:r>
      <w:r w:rsidR="00A9406C" w:rsidRPr="000B6E24">
        <w:rPr>
          <w:rStyle w:val="affffe"/>
          <w:rFonts w:hint="cs"/>
          <w:rtl/>
        </w:rPr>
        <w:t>ל רבנן שיבקש רחמים</w:t>
      </w:r>
      <w:r w:rsidR="00A9406C">
        <w:rPr>
          <w:rFonts w:ascii="Fb Fontext" w:hAnsi="Fb Fontext" w:hint="cs"/>
          <w:sz w:val="32"/>
          <w:rtl/>
        </w:rPr>
        <w:t>,</w:t>
      </w:r>
      <w:r w:rsidR="00A9406C" w:rsidRPr="001729A3">
        <w:rPr>
          <w:rStyle w:val="affffe"/>
          <w:rFonts w:hint="cs"/>
          <w:rtl/>
        </w:rPr>
        <w:t xml:space="preserve"> א</w:t>
      </w:r>
      <w:r w:rsidR="002B7BCC">
        <w:rPr>
          <w:rStyle w:val="affffe"/>
          <w:rtl/>
        </w:rPr>
        <w:t>"</w:t>
      </w:r>
      <w:r w:rsidR="00A9406C" w:rsidRPr="001729A3">
        <w:rPr>
          <w:rStyle w:val="affffe"/>
          <w:rFonts w:hint="cs"/>
          <w:rtl/>
        </w:rPr>
        <w:t>ל</w:t>
      </w:r>
      <w:r w:rsidR="00A9406C" w:rsidRPr="00C35A2C">
        <w:rPr>
          <w:rFonts w:ascii="Fb Fontext" w:hAnsi="Fb Fontext" w:hint="cs"/>
          <w:sz w:val="32"/>
          <w:rtl/>
        </w:rPr>
        <w:t xml:space="preserve"> ומה אלישע שכשהיו נפטרים ממנו רבנן נשאלו לפניו אלפיים ומאתים רבנן ואעפ</w:t>
      </w:r>
      <w:r w:rsidR="00A9406C" w:rsidRPr="00C35A2C">
        <w:rPr>
          <w:rFonts w:ascii="Fb Fontext" w:hAnsi="Fb Fontext"/>
          <w:sz w:val="32"/>
          <w:rtl/>
        </w:rPr>
        <w:t>"</w:t>
      </w:r>
      <w:r w:rsidR="00A9406C" w:rsidRPr="00C35A2C">
        <w:rPr>
          <w:rFonts w:ascii="Fb Fontext" w:hAnsi="Fb Fontext" w:hint="cs"/>
          <w:sz w:val="32"/>
          <w:rtl/>
        </w:rPr>
        <w:t>כ בזמן כעס לא ביקש רחמים אני אבקש?</w:t>
      </w:r>
    </w:p>
    <w:p w14:paraId="6F41DFD6" w14:textId="7478381D" w:rsidR="00E268F4" w:rsidRDefault="00A9406C" w:rsidP="00A60F3D">
      <w:pPr>
        <w:ind w:firstLine="0"/>
        <w:rPr>
          <w:rFonts w:ascii="Fb Fontext" w:hAnsi="Fb Fontext"/>
          <w:sz w:val="32"/>
          <w:rtl/>
        </w:rPr>
      </w:pPr>
      <w:r w:rsidRPr="00C35A2C">
        <w:rPr>
          <w:rFonts w:ascii="Fb Fontext" w:hAnsi="Fb Fontext" w:hint="cs"/>
          <w:sz w:val="32"/>
          <w:rtl/>
        </w:rPr>
        <w:t xml:space="preserve">אלפיים מאתים איש- באלישע </w:t>
      </w:r>
      <w:r>
        <w:rPr>
          <w:rFonts w:ascii="Fb Fontext" w:hAnsi="Fb Fontext" w:hint="cs"/>
          <w:sz w:val="32"/>
          <w:rtl/>
        </w:rPr>
        <w:t>מ</w:t>
      </w:r>
      <w:r w:rsidRPr="00C35A2C">
        <w:rPr>
          <w:rFonts w:ascii="Fb Fontext" w:hAnsi="Fb Fontext" w:hint="cs"/>
          <w:sz w:val="32"/>
          <w:rtl/>
        </w:rPr>
        <w:t>'</w:t>
      </w:r>
      <w:r w:rsidRPr="00EB7D87">
        <w:rPr>
          <w:rStyle w:val="affffa"/>
          <w:rtl/>
        </w:rPr>
        <w:t xml:space="preserve"> מה אתן זה לפני מאה איש'</w:t>
      </w:r>
      <w:r w:rsidR="00E268F4">
        <w:rPr>
          <w:rFonts w:ascii="Fb Fontext" w:hAnsi="Fb Fontext" w:hint="cs"/>
          <w:sz w:val="32"/>
          <w:rtl/>
        </w:rPr>
        <w:t>,</w:t>
      </w:r>
    </w:p>
    <w:p w14:paraId="0C0578FB" w14:textId="05A392C2" w:rsidR="00A9406C" w:rsidRPr="00A60F3D" w:rsidRDefault="00A9406C" w:rsidP="00A60F3D">
      <w:pPr>
        <w:ind w:firstLine="0"/>
        <w:rPr>
          <w:rFonts w:ascii="Fb Fontext" w:hAnsi="Fb Fontext" w:cs="Guttman Vilna"/>
          <w:b/>
          <w:bCs/>
          <w:spacing w:val="-4"/>
          <w:sz w:val="32"/>
          <w:rtl/>
        </w:rPr>
      </w:pPr>
      <w:r w:rsidRPr="00A60F3D">
        <w:rPr>
          <w:rFonts w:ascii="Fb Fontext" w:hAnsi="Fb Fontext" w:hint="cs"/>
          <w:spacing w:val="-4"/>
          <w:sz w:val="32"/>
          <w:rtl/>
        </w:rPr>
        <w:t>ואף דבשני בצורת היו יותר אלא שכל אחד נתן לפני מאה איש</w:t>
      </w:r>
      <w:r w:rsidR="00B909D8" w:rsidRPr="00A60F3D">
        <w:rPr>
          <w:rFonts w:ascii="Fb Fontext" w:hAnsi="Fb Fontext" w:hint="cs"/>
          <w:spacing w:val="-4"/>
          <w:sz w:val="32"/>
          <w:rtl/>
        </w:rPr>
        <w:t>,</w:t>
      </w:r>
    </w:p>
    <w:p w14:paraId="0463A86D" w14:textId="48B786B6" w:rsidR="00E268F4" w:rsidRDefault="00A60F3D" w:rsidP="00A9406C">
      <w:pPr>
        <w:rPr>
          <w:rFonts w:ascii="Fb Fontext" w:hAnsi="Fb Fontext"/>
          <w:sz w:val="32"/>
          <w:rtl/>
        </w:rPr>
      </w:pPr>
      <w:r w:rsidRPr="00A60F3D">
        <w:rPr>
          <w:rStyle w:val="affffe"/>
          <w:rFonts w:hint="cs"/>
          <w:rtl/>
        </w:rPr>
        <w:t>ג.</w:t>
      </w:r>
      <w:r>
        <w:rPr>
          <w:rFonts w:ascii="Fb Fontext" w:hAnsi="Fb Fontext" w:hint="cs"/>
          <w:sz w:val="32"/>
          <w:rtl/>
        </w:rPr>
        <w:t xml:space="preserve"> </w:t>
      </w:r>
      <w:r w:rsidR="00A9406C" w:rsidRPr="00FC1B9A">
        <w:rPr>
          <w:rStyle w:val="affffe"/>
          <w:rFonts w:hint="cs"/>
          <w:rtl/>
        </w:rPr>
        <w:t xml:space="preserve">כשנפטרו רבנן מרב </w:t>
      </w:r>
      <w:r w:rsidR="00A9406C" w:rsidRPr="00C35A2C">
        <w:rPr>
          <w:rFonts w:ascii="Fb Fontext" w:hAnsi="Fb Fontext" w:hint="cs"/>
          <w:sz w:val="32"/>
          <w:rtl/>
        </w:rPr>
        <w:t>היו נשארים אלף ומאתים רבנן</w:t>
      </w:r>
      <w:r w:rsidR="00E268F4">
        <w:rPr>
          <w:rFonts w:ascii="Fb Fontext" w:hAnsi="Fb Fontext" w:hint="cs"/>
          <w:sz w:val="32"/>
          <w:rtl/>
        </w:rPr>
        <w:t>,</w:t>
      </w:r>
    </w:p>
    <w:p w14:paraId="743683D3" w14:textId="4D34F9E5" w:rsidR="00A9406C" w:rsidRDefault="00A9406C" w:rsidP="00A9406C">
      <w:pPr>
        <w:rPr>
          <w:rFonts w:ascii="Fb Fontext" w:hAnsi="Fb Fontext"/>
          <w:sz w:val="32"/>
          <w:rtl/>
        </w:rPr>
      </w:pPr>
      <w:r w:rsidRPr="001729A3">
        <w:rPr>
          <w:rStyle w:val="affffe"/>
          <w:rFonts w:hint="cs"/>
          <w:rtl/>
        </w:rPr>
        <w:t>ומר</w:t>
      </w:r>
      <w:r w:rsidRPr="001729A3">
        <w:rPr>
          <w:rStyle w:val="affffe"/>
          <w:rtl/>
        </w:rPr>
        <w:t>"</w:t>
      </w:r>
      <w:r w:rsidRPr="001729A3">
        <w:rPr>
          <w:rStyle w:val="affffe"/>
          <w:rFonts w:hint="cs"/>
          <w:rtl/>
        </w:rPr>
        <w:t>ה</w:t>
      </w:r>
      <w:r w:rsidRPr="00C35A2C">
        <w:rPr>
          <w:rFonts w:ascii="Fb Fontext" w:hAnsi="Fb Fontext" w:hint="cs"/>
          <w:sz w:val="32"/>
          <w:rtl/>
        </w:rPr>
        <w:t xml:space="preserve"> נשארו שמונה מאות</w:t>
      </w:r>
      <w:r>
        <w:rPr>
          <w:rFonts w:ascii="Fb Fontext" w:hAnsi="Fb Fontext" w:hint="cs"/>
          <w:sz w:val="32"/>
          <w:rtl/>
        </w:rPr>
        <w:t xml:space="preserve"> רבנן</w:t>
      </w:r>
      <w:r w:rsidR="00B909D8">
        <w:rPr>
          <w:rFonts w:ascii="Fb Fontext" w:hAnsi="Fb Fontext" w:hint="cs"/>
          <w:sz w:val="32"/>
          <w:rtl/>
        </w:rPr>
        <w:t>,</w:t>
      </w:r>
    </w:p>
    <w:p w14:paraId="53BFAB4A" w14:textId="1C39461F" w:rsidR="00A9406C" w:rsidRPr="00C35A2C" w:rsidRDefault="00A60F3D" w:rsidP="00A60F3D">
      <w:pPr>
        <w:rPr>
          <w:rFonts w:ascii="Fb Fontext" w:hAnsi="Fb Fontext"/>
          <w:rtl/>
        </w:rPr>
      </w:pPr>
      <w:r w:rsidRPr="00A60F3D">
        <w:rPr>
          <w:rStyle w:val="affffe"/>
          <w:rFonts w:hint="cs"/>
          <w:rtl/>
        </w:rPr>
        <w:t>ד.</w:t>
      </w:r>
      <w:r w:rsidR="00A9406C" w:rsidRPr="00C35A2C">
        <w:rPr>
          <w:rFonts w:ascii="Fb Fontext" w:hAnsi="Fb Fontext"/>
          <w:rtl/>
        </w:rPr>
        <w:t xml:space="preserve"> </w:t>
      </w:r>
      <w:r w:rsidR="00A9406C" w:rsidRPr="00A14D88">
        <w:rPr>
          <w:rStyle w:val="affffe"/>
          <w:rFonts w:hint="cs"/>
          <w:rtl/>
        </w:rPr>
        <w:t>ר</w:t>
      </w:r>
      <w:r w:rsidR="00A9406C" w:rsidRPr="00A14D88">
        <w:rPr>
          <w:rStyle w:val="affffe"/>
          <w:rtl/>
        </w:rPr>
        <w:t>"</w:t>
      </w:r>
      <w:r w:rsidR="00A9406C" w:rsidRPr="00A14D88">
        <w:rPr>
          <w:rStyle w:val="affffe"/>
          <w:rFonts w:hint="cs"/>
          <w:rtl/>
        </w:rPr>
        <w:t xml:space="preserve">ה </w:t>
      </w:r>
      <w:r w:rsidR="00A9406C" w:rsidRPr="00C35A2C">
        <w:rPr>
          <w:rFonts w:ascii="Fb Fontext" w:hAnsi="Fb Fontext" w:hint="cs"/>
          <w:rtl/>
        </w:rPr>
        <w:t xml:space="preserve">דורש </w:t>
      </w:r>
      <w:r w:rsidR="00A9406C" w:rsidRPr="00C35A2C">
        <w:rPr>
          <w:rFonts w:ascii="Fb Fontext" w:hAnsi="Fb Fontext"/>
          <w:rtl/>
        </w:rPr>
        <w:t>ב</w:t>
      </w:r>
      <w:r w:rsidR="00A9406C">
        <w:rPr>
          <w:rFonts w:ascii="Fb Fontext" w:hAnsi="Fb Fontext" w:hint="cs"/>
          <w:rtl/>
        </w:rPr>
        <w:t>י</w:t>
      </w:r>
      <w:r w:rsidR="002B7BCC">
        <w:rPr>
          <w:rFonts w:ascii="Fb Fontext" w:hAnsi="Fb Fontext"/>
          <w:rtl/>
        </w:rPr>
        <w:t>"</w:t>
      </w:r>
      <w:r w:rsidR="00A9406C">
        <w:rPr>
          <w:rFonts w:ascii="Fb Fontext" w:hAnsi="Fb Fontext" w:hint="cs"/>
          <w:rtl/>
        </w:rPr>
        <w:t xml:space="preserve">ג </w:t>
      </w:r>
      <w:r w:rsidR="00A9406C" w:rsidRPr="00C35A2C">
        <w:rPr>
          <w:rFonts w:ascii="Fb Fontext" w:hAnsi="Fb Fontext" w:hint="cs"/>
          <w:rtl/>
        </w:rPr>
        <w:t>מתורגמנים</w:t>
      </w:r>
      <w:r w:rsidR="00E268F4">
        <w:rPr>
          <w:rFonts w:ascii="Fb Fontext" w:hAnsi="Fb Fontext"/>
          <w:rtl/>
        </w:rPr>
        <w:t>.</w:t>
      </w:r>
      <w:r>
        <w:rPr>
          <w:rStyle w:val="affffe"/>
          <w:rFonts w:hint="cs"/>
          <w:rtl/>
        </w:rPr>
        <w:t xml:space="preserve"> </w:t>
      </w:r>
      <w:r w:rsidR="00A9406C" w:rsidRPr="00FC1B9A">
        <w:rPr>
          <w:rStyle w:val="affffe"/>
          <w:rFonts w:hint="cs"/>
          <w:rtl/>
        </w:rPr>
        <w:t>וכשקמו רבנן ממתיבתא דר</w:t>
      </w:r>
      <w:r w:rsidR="00A9406C" w:rsidRPr="00FC1B9A">
        <w:rPr>
          <w:rStyle w:val="affffe"/>
          <w:rtl/>
        </w:rPr>
        <w:t>"</w:t>
      </w:r>
      <w:r w:rsidR="00A9406C" w:rsidRPr="00FC1B9A">
        <w:rPr>
          <w:rStyle w:val="affffe"/>
          <w:rFonts w:hint="cs"/>
          <w:rtl/>
        </w:rPr>
        <w:t>ה</w:t>
      </w:r>
      <w:r w:rsidR="00A9406C" w:rsidRPr="00C35A2C">
        <w:rPr>
          <w:rFonts w:ascii="Fb Fontext" w:hAnsi="Fb Fontext" w:hint="cs"/>
          <w:rtl/>
        </w:rPr>
        <w:t xml:space="preserve"> וניערו </w:t>
      </w:r>
      <w:r w:rsidR="00A9406C" w:rsidRPr="00FC54B9">
        <w:rPr>
          <w:rFonts w:ascii="Fb Fontext" w:hAnsi="Fb Fontext" w:hint="cs"/>
          <w:rtl/>
        </w:rPr>
        <w:t>גלימתם</w:t>
      </w:r>
      <w:r w:rsidR="00A9406C" w:rsidRPr="00FC54B9">
        <w:rPr>
          <w:rFonts w:ascii="Fb Fontext" w:hAnsi="Fb Fontext"/>
          <w:rtl/>
        </w:rPr>
        <w:t xml:space="preserve">, </w:t>
      </w:r>
      <w:r w:rsidR="00A9406C" w:rsidRPr="00FC54B9">
        <w:rPr>
          <w:rFonts w:ascii="Fb Fontext" w:hAnsi="Fb Fontext" w:hint="cs"/>
          <w:rtl/>
        </w:rPr>
        <w:t>היה עולה האבק ומכסה אור היום</w:t>
      </w:r>
      <w:r w:rsidR="00A9406C">
        <w:rPr>
          <w:rFonts w:ascii="Fb Fontext" w:hAnsi="Fb Fontext" w:hint="cs"/>
          <w:rtl/>
        </w:rPr>
        <w:t>,</w:t>
      </w:r>
      <w:r w:rsidR="00A9406C" w:rsidRPr="00FC54B9">
        <w:rPr>
          <w:rFonts w:ascii="Fb Fontext" w:hAnsi="Fb Fontext" w:hint="cs"/>
          <w:rtl/>
        </w:rPr>
        <w:t xml:space="preserve"> ואמרו ב</w:t>
      </w:r>
      <w:r w:rsidR="00A9406C">
        <w:rPr>
          <w:rFonts w:ascii="Fb Fontext" w:hAnsi="Fb Fontext" w:hint="cs"/>
          <w:rtl/>
        </w:rPr>
        <w:t>א</w:t>
      </w:r>
      <w:r w:rsidR="002B7BCC">
        <w:rPr>
          <w:rFonts w:ascii="Fb Fontext" w:hAnsi="Fb Fontext"/>
          <w:rtl/>
        </w:rPr>
        <w:t>"</w:t>
      </w:r>
      <w:r w:rsidR="00A9406C">
        <w:rPr>
          <w:rFonts w:ascii="Fb Fontext" w:hAnsi="Fb Fontext" w:hint="cs"/>
          <w:rtl/>
        </w:rPr>
        <w:t>י</w:t>
      </w:r>
      <w:r w:rsidR="00A9406C" w:rsidRPr="00FC54B9">
        <w:rPr>
          <w:rFonts w:ascii="Fb Fontext" w:hAnsi="Fb Fontext" w:hint="cs"/>
          <w:rtl/>
        </w:rPr>
        <w:t xml:space="preserve"> </w:t>
      </w:r>
      <w:r w:rsidR="00A9406C" w:rsidRPr="00FC54B9">
        <w:rPr>
          <w:rFonts w:ascii="Fb Fontext" w:hAnsi="Fb Fontext"/>
          <w:rtl/>
        </w:rPr>
        <w:t>קמו מ</w:t>
      </w:r>
      <w:r>
        <w:rPr>
          <w:rFonts w:ascii="Fb Fontext" w:hAnsi="Fb Fontext" w:hint="cs"/>
          <w:rtl/>
        </w:rPr>
        <w:t xml:space="preserve">ישיבת </w:t>
      </w:r>
      <w:r>
        <w:rPr>
          <w:rStyle w:val="affffe"/>
          <w:rFonts w:ascii="Fb Fontext" w:hAnsi="Fb Fontext" w:hint="cs"/>
          <w:rtl/>
          <w:rPrChange w:id="9363" w:author="מנוע אמוראים" w:date="2026-10-05T16:41:40Z">
            <w:rPr>
              <w:rFonts w:ascii="Fb Fontext" w:hAnsi="Fb Fontext" w:hint="cs"/>
              <w:rtl/>
            </w:rPr>
          </w:rPrChange>
        </w:rPr>
        <w:t xml:space="preserve">ר</w:t>
      </w:r>
      <w:r>
        <w:rPr>
          <w:rStyle w:val="affffe"/>
          <w:rFonts w:ascii="Fb Fontext" w:hAnsi="Fb Fontext"/>
          <w:rtl/>
          <w:rPrChange w:id="9364" w:author="מנוע אמוראים" w:date="2026-10-05T16:41:40Z">
            <w:rPr>
              <w:rFonts w:ascii="Fb Fontext" w:hAnsi="Fb Fontext"/>
              <w:rtl/>
            </w:rPr>
          </w:rPrChange>
        </w:rPr>
        <w:t xml:space="preserve">"</w:t>
      </w:r>
      <w:r>
        <w:rPr>
          <w:rStyle w:val="affffe"/>
          <w:rFonts w:ascii="Fb Fontext" w:hAnsi="Fb Fontext" w:hint="cs"/>
          <w:rtl/>
          <w:rPrChange w:id="9365" w:author="מנוע אמוראים" w:date="2026-10-05T16:41:40Z">
            <w:rPr>
              <w:rFonts w:ascii="Fb Fontext" w:hAnsi="Fb Fontext" w:hint="cs"/>
              <w:rtl/>
            </w:rPr>
          </w:rPrChange>
        </w:rPr>
        <w:t xml:space="preserve">ה</w:t>
      </w:r>
      <w:r>
        <w:rPr>
          <w:rFonts w:ascii="Fb Fontext" w:hAnsi="Fb Fontext" w:hint="cs"/>
          <w:rtl/>
        </w:rPr>
        <w:t xml:space="preserve"> הבבלי</w:t>
      </w:r>
      <w:r w:rsidR="00A9406C" w:rsidRPr="00FC54B9">
        <w:rPr>
          <w:rFonts w:ascii="Fb Fontext" w:hAnsi="Fb Fontext"/>
          <w:rtl/>
        </w:rPr>
        <w:t>.</w:t>
      </w:r>
    </w:p>
    <w:p w14:paraId="7B1B0E98" w14:textId="28108E82" w:rsidR="00A9406C" w:rsidRPr="00A60F3D" w:rsidRDefault="00A60F3D" w:rsidP="00A9406C">
      <w:pPr>
        <w:rPr>
          <w:rFonts w:ascii="Fb Fontext" w:hAnsi="Fb Fontext"/>
          <w:spacing w:val="-8"/>
          <w:rtl/>
        </w:rPr>
      </w:pPr>
      <w:r w:rsidRPr="00A60F3D">
        <w:rPr>
          <w:rStyle w:val="affffe"/>
          <w:rFonts w:hint="cs"/>
          <w:spacing w:val="-8"/>
          <w:rtl/>
        </w:rPr>
        <w:t>ה.</w:t>
      </w:r>
      <w:r w:rsidRPr="00A60F3D">
        <w:rPr>
          <w:rFonts w:ascii="Fb Fontext" w:hAnsi="Fb Fontext" w:hint="cs"/>
          <w:spacing w:val="-8"/>
          <w:rtl/>
        </w:rPr>
        <w:t xml:space="preserve"> </w:t>
      </w:r>
      <w:r w:rsidR="00A9406C" w:rsidRPr="00A60F3D">
        <w:rPr>
          <w:rStyle w:val="affffe"/>
          <w:rFonts w:hint="cs"/>
          <w:spacing w:val="-8"/>
          <w:rtl/>
        </w:rPr>
        <w:t xml:space="preserve">כשנפטרו רבנן מרבה ורב יוסף </w:t>
      </w:r>
      <w:r w:rsidRPr="00A60F3D">
        <w:rPr>
          <w:rFonts w:ascii="Fb Fontext" w:hAnsi="Fb Fontext" w:hint="cs"/>
          <w:spacing w:val="-8"/>
          <w:rtl/>
        </w:rPr>
        <w:t xml:space="preserve">נשארו ד' מאות </w:t>
      </w:r>
      <w:r w:rsidR="00A9406C" w:rsidRPr="00A60F3D">
        <w:rPr>
          <w:rFonts w:ascii="Fb Fontext" w:hAnsi="Fb Fontext" w:hint="cs"/>
          <w:spacing w:val="-8"/>
          <w:rtl/>
        </w:rPr>
        <w:t xml:space="preserve">רבנן </w:t>
      </w:r>
      <w:r w:rsidRPr="00A60F3D">
        <w:rPr>
          <w:rFonts w:ascii="Fb Fontext" w:hAnsi="Fb Fontext" w:hint="cs"/>
          <w:spacing w:val="-8"/>
          <w:rtl/>
        </w:rPr>
        <w:t>וקראו</w:t>
      </w:r>
      <w:r w:rsidR="00A9406C" w:rsidRPr="00A60F3D">
        <w:rPr>
          <w:rFonts w:ascii="Fb Fontext" w:hAnsi="Fb Fontext" w:hint="cs"/>
          <w:spacing w:val="-8"/>
          <w:rtl/>
        </w:rPr>
        <w:t xml:space="preserve"> עצמם יתומים</w:t>
      </w:r>
    </w:p>
    <w:p w14:paraId="580BDFD1" w14:textId="290E1913" w:rsidR="00A9406C" w:rsidRPr="00730169" w:rsidRDefault="00A60F3D" w:rsidP="00A9406C">
      <w:pPr>
        <w:rPr>
          <w:rFonts w:ascii="Fb Fontext" w:hAnsi="Fb Fontext"/>
          <w:spacing w:val="-4"/>
          <w:rtl/>
        </w:rPr>
      </w:pPr>
      <w:r>
        <w:rPr>
          <w:rStyle w:val="affffe"/>
          <w:rFonts w:hint="cs"/>
          <w:spacing w:val="-4"/>
          <w:rtl/>
        </w:rPr>
        <w:t>ו.</w:t>
      </w:r>
      <w:r w:rsidR="00A9406C" w:rsidRPr="00730169">
        <w:rPr>
          <w:rStyle w:val="affffe"/>
          <w:rFonts w:hint="cs"/>
          <w:spacing w:val="-4"/>
          <w:rtl/>
        </w:rPr>
        <w:t xml:space="preserve"> כשנפטרו רבנן מאביי</w:t>
      </w:r>
      <w:r w:rsidR="00A9406C" w:rsidRPr="00730169">
        <w:rPr>
          <w:rFonts w:ascii="Fb Fontext" w:hAnsi="Fb Fontext" w:hint="cs"/>
          <w:spacing w:val="-4"/>
          <w:rtl/>
        </w:rPr>
        <w:t xml:space="preserve"> נשארו </w:t>
      </w:r>
      <w:r w:rsidR="00A9406C" w:rsidRPr="00730169">
        <w:rPr>
          <w:rFonts w:ascii="Fb Fontext" w:hAnsi="Fb Fontext"/>
          <w:spacing w:val="-4"/>
          <w:rtl/>
        </w:rPr>
        <w:t>מאת</w:t>
      </w:r>
      <w:r w:rsidR="00A9406C" w:rsidRPr="00730169">
        <w:rPr>
          <w:rFonts w:ascii="Fb Fontext" w:hAnsi="Fb Fontext" w:hint="cs"/>
          <w:spacing w:val="-4"/>
          <w:rtl/>
        </w:rPr>
        <w:t>יים</w:t>
      </w:r>
      <w:r w:rsidR="00A9406C" w:rsidRPr="00730169">
        <w:rPr>
          <w:rFonts w:ascii="Fb Fontext" w:hAnsi="Fb Fontext"/>
          <w:spacing w:val="-4"/>
          <w:rtl/>
        </w:rPr>
        <w:t xml:space="preserve"> רבנן וקר</w:t>
      </w:r>
      <w:r w:rsidR="00A9406C" w:rsidRPr="00730169">
        <w:rPr>
          <w:rFonts w:ascii="Fb Fontext" w:hAnsi="Fb Fontext" w:hint="cs"/>
          <w:spacing w:val="-4"/>
          <w:rtl/>
        </w:rPr>
        <w:t>או ע</w:t>
      </w:r>
      <w:r w:rsidR="002B7BCC">
        <w:rPr>
          <w:rFonts w:ascii="Fb Fontext" w:hAnsi="Fb Fontext"/>
          <w:spacing w:val="-4"/>
          <w:rtl/>
        </w:rPr>
        <w:t>"</w:t>
      </w:r>
      <w:r w:rsidR="00A9406C" w:rsidRPr="00730169">
        <w:rPr>
          <w:rFonts w:ascii="Fb Fontext" w:hAnsi="Fb Fontext" w:hint="cs"/>
          <w:spacing w:val="-4"/>
          <w:rtl/>
        </w:rPr>
        <w:t xml:space="preserve">ע </w:t>
      </w:r>
      <w:r w:rsidR="00A9406C" w:rsidRPr="00730169">
        <w:rPr>
          <w:rFonts w:ascii="Fb Fontext" w:hAnsi="Fb Fontext"/>
          <w:spacing w:val="-4"/>
          <w:rtl/>
        </w:rPr>
        <w:t>יתמי דיתמי.</w:t>
      </w:r>
    </w:p>
    <w:p w14:paraId="5A9645D7" w14:textId="77777777" w:rsidR="00A9406C" w:rsidRPr="008C28D0" w:rsidRDefault="00A9406C" w:rsidP="00F1680A">
      <w:pPr>
        <w:pStyle w:val="affffb"/>
        <w:rPr>
          <w:spacing w:val="0"/>
          <w:rtl/>
        </w:rPr>
      </w:pPr>
      <w:bookmarkStart w:id="799" w:name="_Toc119353591"/>
      <w:r w:rsidRPr="008C28D0">
        <w:rPr>
          <w:rFonts w:hint="cs"/>
          <w:spacing w:val="0"/>
          <w:rtl/>
        </w:rPr>
        <w:lastRenderedPageBreak/>
        <w:t>אלו שנטלו שכרן מתרומת הלשכה</w:t>
      </w:r>
      <w:bookmarkEnd w:id="799"/>
    </w:p>
    <w:p w14:paraId="52023F0B" w14:textId="77777777" w:rsidR="00A9406C" w:rsidRDefault="00A9406C" w:rsidP="00A9406C">
      <w:pPr>
        <w:rPr>
          <w:rFonts w:ascii="Fb Fontext" w:hAnsi="Fb Fontext"/>
          <w:rtl/>
        </w:rPr>
      </w:pPr>
      <w:r w:rsidRPr="00C35A2C">
        <w:rPr>
          <w:rFonts w:ascii="Fb Fontext" w:hAnsi="Fb Fontext"/>
          <w:sz w:val="32"/>
          <w:rtl/>
        </w:rPr>
        <w:t xml:space="preserve">• מבקרי מומין שבירושלים, </w:t>
      </w:r>
      <w:r>
        <w:rPr>
          <w:rFonts w:ascii="Fb Fontext" w:hAnsi="Fb Fontext" w:hint="cs"/>
          <w:sz w:val="32"/>
          <w:rtl/>
        </w:rPr>
        <w:t>ו</w:t>
      </w:r>
      <w:r w:rsidRPr="00C35A2C">
        <w:rPr>
          <w:rFonts w:ascii="Fb Fontext" w:hAnsi="Fb Fontext"/>
          <w:rtl/>
        </w:rPr>
        <w:t xml:space="preserve">ת"ח המלמדין הלכות שחיטה לכהנים, </w:t>
      </w:r>
      <w:r>
        <w:rPr>
          <w:rFonts w:ascii="Fb Fontext" w:hAnsi="Fb Fontext" w:hint="cs"/>
          <w:rtl/>
        </w:rPr>
        <w:t>ו</w:t>
      </w:r>
      <w:r w:rsidRPr="00C35A2C">
        <w:rPr>
          <w:rFonts w:ascii="Fb Fontext" w:hAnsi="Fb Fontext"/>
          <w:rtl/>
        </w:rPr>
        <w:t xml:space="preserve">המלמדים הלכות קמיצה לכהנים, </w:t>
      </w:r>
      <w:r>
        <w:rPr>
          <w:rFonts w:ascii="Fb Fontext" w:hAnsi="Fb Fontext" w:hint="cs"/>
          <w:rtl/>
        </w:rPr>
        <w:t>ו</w:t>
      </w:r>
      <w:r w:rsidRPr="00C35A2C">
        <w:rPr>
          <w:rFonts w:ascii="Fb Fontext" w:hAnsi="Fb Fontext"/>
          <w:rtl/>
        </w:rPr>
        <w:t xml:space="preserve">מגיהי ספרים </w:t>
      </w:r>
      <w:r w:rsidRPr="00CA7D65">
        <w:rPr>
          <w:rFonts w:ascii="Fb Fontext" w:hAnsi="Fb Fontext"/>
          <w:rtl/>
        </w:rPr>
        <w:t xml:space="preserve">שבירושלים, </w:t>
      </w:r>
      <w:r w:rsidRPr="00CA7D65">
        <w:rPr>
          <w:rFonts w:ascii="Fb Fontext" w:hAnsi="Fb Fontext" w:hint="cs"/>
          <w:rtl/>
        </w:rPr>
        <w:t>ו</w:t>
      </w:r>
      <w:r w:rsidRPr="00CA7D65">
        <w:rPr>
          <w:rFonts w:ascii="Fb Fontext" w:hAnsi="Fb Fontext"/>
          <w:rtl/>
        </w:rPr>
        <w:t xml:space="preserve">נשים האורגות בפרכות, </w:t>
      </w:r>
      <w:r w:rsidRPr="00CA7D65">
        <w:rPr>
          <w:rFonts w:ascii="Fb Fontext" w:hAnsi="Fb Fontext" w:hint="cs"/>
          <w:rtl/>
        </w:rPr>
        <w:t xml:space="preserve">נוטלין שכרן </w:t>
      </w:r>
      <w:r w:rsidRPr="00CA7D65">
        <w:rPr>
          <w:rFonts w:ascii="Fb Fontext" w:hAnsi="Fb Fontext"/>
          <w:rtl/>
        </w:rPr>
        <w:t>מתרומת הלשכה,</w:t>
      </w:r>
    </w:p>
    <w:p w14:paraId="3B395F17" w14:textId="3343A6EF" w:rsidR="00A9406C" w:rsidRPr="00730169" w:rsidRDefault="00A9406C" w:rsidP="00A9406C">
      <w:pPr>
        <w:rPr>
          <w:rFonts w:ascii="Fb Fontext" w:hAnsi="Fb Fontext"/>
          <w:spacing w:val="-6"/>
          <w:rtl/>
        </w:rPr>
      </w:pPr>
      <w:r w:rsidRPr="00730169">
        <w:rPr>
          <w:rStyle w:val="affffe"/>
          <w:rFonts w:hint="cs"/>
          <w:spacing w:val="-6"/>
          <w:rtl/>
        </w:rPr>
        <w:t>ר</w:t>
      </w:r>
      <w:r w:rsidR="002B7BCC">
        <w:rPr>
          <w:rStyle w:val="affffe"/>
          <w:spacing w:val="-6"/>
          <w:rtl/>
        </w:rPr>
        <w:t>"</w:t>
      </w:r>
      <w:r w:rsidRPr="00730169">
        <w:rPr>
          <w:rStyle w:val="affffe"/>
          <w:rFonts w:hint="cs"/>
          <w:spacing w:val="-6"/>
          <w:rtl/>
        </w:rPr>
        <w:t>נ:</w:t>
      </w:r>
      <w:r w:rsidRPr="00730169">
        <w:rPr>
          <w:rFonts w:ascii="Fb Fontext" w:hAnsi="Fb Fontext"/>
          <w:spacing w:val="-6"/>
          <w:rtl/>
        </w:rPr>
        <w:t xml:space="preserve"> </w:t>
      </w:r>
      <w:r w:rsidRPr="00730169">
        <w:rPr>
          <w:rFonts w:ascii="Fb Fontext" w:hAnsi="Fb Fontext" w:hint="cs"/>
          <w:spacing w:val="-6"/>
          <w:rtl/>
        </w:rPr>
        <w:t xml:space="preserve">נשים נטלו </w:t>
      </w:r>
      <w:r w:rsidRPr="00730169">
        <w:rPr>
          <w:rFonts w:ascii="Fb Fontext" w:hAnsi="Fb Fontext"/>
          <w:spacing w:val="-6"/>
          <w:rtl/>
        </w:rPr>
        <w:t>מקדשי בדק הבית, הואיל ופרכות תחת בנין עשויות.</w:t>
      </w:r>
    </w:p>
    <w:p w14:paraId="2301C3E2" w14:textId="77777777" w:rsidR="00A9406C" w:rsidRDefault="00A9406C" w:rsidP="00A9406C">
      <w:pPr>
        <w:rPr>
          <w:rFonts w:ascii="Fb Fontext" w:hAnsi="Fb Fontext"/>
          <w:rtl/>
        </w:rPr>
      </w:pPr>
      <w:r w:rsidRPr="004D16B6">
        <w:rPr>
          <w:rStyle w:val="affffe"/>
          <w:rFonts w:hint="cs"/>
          <w:rtl/>
        </w:rPr>
        <w:t>והך</w:t>
      </w:r>
      <w:r w:rsidRPr="00C35A2C">
        <w:rPr>
          <w:rFonts w:ascii="Fb Fontext" w:hAnsi="Fb Fontext" w:hint="cs"/>
          <w:rtl/>
        </w:rPr>
        <w:t xml:space="preserve"> ד</w:t>
      </w:r>
      <w:r w:rsidRPr="00C35A2C">
        <w:rPr>
          <w:rFonts w:ascii="Fb Fontext" w:hAnsi="Fb Fontext"/>
          <w:rtl/>
        </w:rPr>
        <w:t>נשים האורגות בפרכות, ובית גרמו על מעשה לחם הפנים, ובית אבטינס על מעשה הקטרת, נוטלות שכרן מתרומת הלשכה!</w:t>
      </w:r>
    </w:p>
    <w:p w14:paraId="15C4765E" w14:textId="77777777" w:rsidR="00A9406C" w:rsidRPr="00C35A2C" w:rsidRDefault="00A9406C" w:rsidP="00A9406C">
      <w:pPr>
        <w:rPr>
          <w:rFonts w:cs="Guttman Vilna"/>
          <w:b/>
          <w:bCs/>
          <w:rtl/>
        </w:rPr>
      </w:pPr>
      <w:r>
        <w:rPr>
          <w:rtl/>
        </w:rPr>
        <w:t>- שם</w:t>
      </w:r>
      <w:r w:rsidRPr="00C35A2C">
        <w:rPr>
          <w:rtl/>
        </w:rPr>
        <w:t xml:space="preserve"> ב</w:t>
      </w:r>
      <w:r>
        <w:rPr>
          <w:rFonts w:hint="cs"/>
          <w:rtl/>
        </w:rPr>
        <w:t xml:space="preserve">שער </w:t>
      </w:r>
      <w:r w:rsidRPr="00C35A2C">
        <w:rPr>
          <w:rFonts w:hint="cs"/>
          <w:rtl/>
        </w:rPr>
        <w:t>כנגד הפתחים ולצניעות נעשו</w:t>
      </w:r>
      <w:r w:rsidRPr="00C35A2C">
        <w:rPr>
          <w:rtl/>
        </w:rPr>
        <w:t xml:space="preserve">, </w:t>
      </w:r>
      <w:r>
        <w:rPr>
          <w:rStyle w:val="affffe"/>
          <w:rFonts w:hint="cs"/>
          <w:rtl/>
        </w:rPr>
        <w:t>כ</w:t>
      </w:r>
      <w:r w:rsidRPr="004D16B6">
        <w:rPr>
          <w:rStyle w:val="affffe"/>
          <w:rtl/>
        </w:rPr>
        <w:t>רב</w:t>
      </w:r>
      <w:r>
        <w:rPr>
          <w:rStyle w:val="affffe"/>
          <w:rFonts w:hint="cs"/>
          <w:rtl/>
        </w:rPr>
        <w:t>:</w:t>
      </w:r>
      <w:r w:rsidRPr="004D16B6">
        <w:rPr>
          <w:rStyle w:val="affffe"/>
          <w:rtl/>
        </w:rPr>
        <w:t xml:space="preserve"> </w:t>
      </w:r>
      <w:r w:rsidRPr="00C35A2C">
        <w:rPr>
          <w:rFonts w:hint="cs"/>
          <w:rtl/>
        </w:rPr>
        <w:t>י</w:t>
      </w:r>
      <w:r w:rsidRPr="00C35A2C">
        <w:rPr>
          <w:rtl/>
        </w:rPr>
        <w:t>"</w:t>
      </w:r>
      <w:r w:rsidRPr="00C35A2C">
        <w:rPr>
          <w:rFonts w:hint="cs"/>
          <w:rtl/>
        </w:rPr>
        <w:t xml:space="preserve">ג </w:t>
      </w:r>
      <w:r w:rsidRPr="00C35A2C">
        <w:rPr>
          <w:rtl/>
        </w:rPr>
        <w:t>פר</w:t>
      </w:r>
      <w:r>
        <w:rPr>
          <w:rFonts w:hint="cs"/>
          <w:rtl/>
        </w:rPr>
        <w:t>ו</w:t>
      </w:r>
      <w:r w:rsidRPr="00C35A2C">
        <w:rPr>
          <w:rtl/>
        </w:rPr>
        <w:t xml:space="preserve">כות היו במקדש שני: </w:t>
      </w:r>
      <w:r w:rsidRPr="00C35A2C">
        <w:rPr>
          <w:rFonts w:hint="cs"/>
          <w:rtl/>
        </w:rPr>
        <w:t>ז'</w:t>
      </w:r>
      <w:r w:rsidRPr="00C35A2C">
        <w:rPr>
          <w:rtl/>
        </w:rPr>
        <w:t xml:space="preserve"> כנגד </w:t>
      </w:r>
      <w:r w:rsidRPr="00F71179">
        <w:rPr>
          <w:spacing w:val="-2"/>
          <w:rtl/>
        </w:rPr>
        <w:t>שבעה שערים, אחד לפתחו של היכל, ואחד לפתחו של אולם, ב' בדביר, ב' כנגדן בעליה.</w:t>
      </w:r>
    </w:p>
    <w:p w14:paraId="2CFDAFA5" w14:textId="77777777" w:rsidR="00A9406C" w:rsidRPr="00730169" w:rsidRDefault="00A9406C" w:rsidP="00A9406C">
      <w:pPr>
        <w:ind w:left="0" w:firstLine="0"/>
        <w:rPr>
          <w:spacing w:val="-4"/>
          <w:rtl/>
        </w:rPr>
      </w:pPr>
      <w:r w:rsidRPr="00730169">
        <w:rPr>
          <w:spacing w:val="-4"/>
          <w:rtl/>
        </w:rPr>
        <w:t>נשים המגדלות בניהן לפרה, היו נוטלות שכרן מתרומת הלשכה;</w:t>
      </w:r>
    </w:p>
    <w:p w14:paraId="1B4808F6" w14:textId="77777777" w:rsidR="00A9406C" w:rsidRPr="00730169" w:rsidRDefault="00A9406C" w:rsidP="00A9406C">
      <w:pPr>
        <w:ind w:left="0" w:firstLine="0"/>
        <w:rPr>
          <w:rFonts w:ascii="Fb Fontext" w:hAnsi="Fb Fontext" w:cs="Guttman Vilna"/>
          <w:b/>
          <w:bCs/>
          <w:spacing w:val="-4"/>
          <w:rtl/>
        </w:rPr>
      </w:pPr>
      <w:r w:rsidRPr="00730169">
        <w:rPr>
          <w:rStyle w:val="affffe"/>
          <w:spacing w:val="-4"/>
          <w:rtl/>
        </w:rPr>
        <w:t xml:space="preserve">אבא שאול: </w:t>
      </w:r>
      <w:r w:rsidRPr="00730169">
        <w:rPr>
          <w:spacing w:val="-4"/>
          <w:rtl/>
        </w:rPr>
        <w:t>נשים</w:t>
      </w:r>
      <w:r w:rsidRPr="00730169">
        <w:rPr>
          <w:rFonts w:ascii="Fb Fontext" w:hAnsi="Fb Fontext"/>
          <w:spacing w:val="-4"/>
          <w:rtl/>
        </w:rPr>
        <w:t xml:space="preserve"> יקרות שבירושלים היו זנות אותן ומפרנסות אותן.</w:t>
      </w:r>
    </w:p>
    <w:p w14:paraId="358C8BCD" w14:textId="77777777" w:rsidR="00A9406C" w:rsidRPr="00C35A2C" w:rsidRDefault="00A9406C" w:rsidP="00E26091">
      <w:pPr>
        <w:pStyle w:val="afff"/>
        <w:framePr w:wrap="around"/>
        <w:rPr>
          <w:rtl/>
        </w:rPr>
      </w:pPr>
      <w:bookmarkStart w:id="800" w:name="_Toc119353592"/>
      <w:r w:rsidRPr="00C35A2C">
        <w:rPr>
          <w:rFonts w:hint="cs"/>
          <w:rtl/>
        </w:rPr>
        <w:t>קו:</w:t>
      </w:r>
      <w:bookmarkEnd w:id="800"/>
    </w:p>
    <w:p w14:paraId="766E466D" w14:textId="77777777" w:rsidR="00E268F4" w:rsidRPr="008C28D0" w:rsidRDefault="00A9406C" w:rsidP="00F1680A">
      <w:pPr>
        <w:pStyle w:val="affffb"/>
        <w:rPr>
          <w:spacing w:val="0"/>
          <w:rtl/>
        </w:rPr>
      </w:pPr>
      <w:bookmarkStart w:id="801" w:name="_Toc119353593"/>
      <w:r w:rsidRPr="008C28D0">
        <w:rPr>
          <w:rFonts w:hint="cs"/>
          <w:spacing w:val="0"/>
          <w:rtl/>
        </w:rPr>
        <w:t>כלי שרת מנין</w:t>
      </w:r>
      <w:r w:rsidR="00E268F4" w:rsidRPr="008C28D0">
        <w:rPr>
          <w:rFonts w:hint="cs"/>
          <w:spacing w:val="0"/>
          <w:rtl/>
        </w:rPr>
        <w:t>,</w:t>
      </w:r>
      <w:bookmarkEnd w:id="801"/>
    </w:p>
    <w:p w14:paraId="73158CCD" w14:textId="7920B28A" w:rsidR="00A9406C" w:rsidRPr="00C35A2C" w:rsidRDefault="00A9406C" w:rsidP="00A9406C">
      <w:pPr>
        <w:rPr>
          <w:rFonts w:ascii="Fb Fontext" w:hAnsi="Fb Fontext"/>
          <w:rtl/>
        </w:rPr>
      </w:pPr>
      <w:r w:rsidRPr="00A57648">
        <w:rPr>
          <w:rStyle w:val="affffe"/>
          <w:rtl/>
        </w:rPr>
        <w:t xml:space="preserve">בעא </w:t>
      </w:r>
      <w:r w:rsidRPr="00A57648">
        <w:rPr>
          <w:rStyle w:val="affffe"/>
          <w:rFonts w:hint="cs"/>
          <w:rtl/>
        </w:rPr>
        <w:t>ר</w:t>
      </w:r>
      <w:r w:rsidRPr="00A57648">
        <w:rPr>
          <w:rStyle w:val="affffe"/>
          <w:rtl/>
        </w:rPr>
        <w:t>"</w:t>
      </w:r>
      <w:r w:rsidRPr="00A57648">
        <w:rPr>
          <w:rStyle w:val="affffe"/>
          <w:rFonts w:hint="cs"/>
          <w:rtl/>
        </w:rPr>
        <w:t>ה מרב</w:t>
      </w:r>
      <w:r w:rsidRPr="00A57648">
        <w:rPr>
          <w:rStyle w:val="affffe"/>
          <w:rtl/>
        </w:rPr>
        <w:t>:</w:t>
      </w:r>
      <w:r w:rsidRPr="00A57648">
        <w:rPr>
          <w:rtl/>
        </w:rPr>
        <w:t xml:space="preserve"> כלי שרת צורך </w:t>
      </w:r>
      <w:r w:rsidRPr="00F71179">
        <w:rPr>
          <w:rFonts w:ascii="Fb Fontext" w:hAnsi="Fb Fontext"/>
          <w:spacing w:val="-4"/>
          <w:sz w:val="32"/>
          <w:rtl/>
        </w:rPr>
        <w:t>מזבח</w:t>
      </w:r>
      <w:r w:rsidRPr="00F71179">
        <w:rPr>
          <w:rFonts w:ascii="Fb Fontext" w:hAnsi="Fb Fontext" w:hint="cs"/>
          <w:spacing w:val="-4"/>
          <w:sz w:val="32"/>
          <w:rtl/>
        </w:rPr>
        <w:t xml:space="preserve"> הם</w:t>
      </w:r>
      <w:r w:rsidRPr="00F71179">
        <w:rPr>
          <w:rFonts w:ascii="Fb Fontext" w:hAnsi="Fb Fontext"/>
          <w:spacing w:val="-4"/>
          <w:sz w:val="32"/>
          <w:rtl/>
        </w:rPr>
        <w:t>, ומקדשי בדק הבית</w:t>
      </w:r>
      <w:r>
        <w:rPr>
          <w:rFonts w:ascii="Fb Fontext" w:hAnsi="Fb Fontext" w:hint="cs"/>
          <w:spacing w:val="-4"/>
          <w:rtl/>
        </w:rPr>
        <w:t xml:space="preserve">, </w:t>
      </w:r>
      <w:r w:rsidRPr="00C35A2C">
        <w:rPr>
          <w:rFonts w:ascii="Fb Fontext" w:hAnsi="Fb Fontext"/>
          <w:sz w:val="32"/>
          <w:rtl/>
        </w:rPr>
        <w:t xml:space="preserve">או צורך קרבן </w:t>
      </w:r>
      <w:r w:rsidRPr="00C35A2C">
        <w:rPr>
          <w:rFonts w:ascii="Fb Fontext" w:hAnsi="Fb Fontext" w:hint="cs"/>
          <w:sz w:val="32"/>
          <w:rtl/>
        </w:rPr>
        <w:t>הן</w:t>
      </w:r>
      <w:r w:rsidRPr="00C35A2C">
        <w:rPr>
          <w:rFonts w:ascii="Fb Fontext" w:hAnsi="Fb Fontext"/>
          <w:sz w:val="32"/>
          <w:rtl/>
        </w:rPr>
        <w:t>, ומתרומת הלשכה?</w:t>
      </w:r>
      <w:r>
        <w:rPr>
          <w:rFonts w:ascii="Fb Fontext" w:hAnsi="Fb Fontext" w:hint="cs"/>
          <w:sz w:val="32"/>
          <w:rtl/>
        </w:rPr>
        <w:t xml:space="preserve"> </w:t>
      </w:r>
      <w:r w:rsidRPr="003A18AD">
        <w:rPr>
          <w:rStyle w:val="affffe"/>
          <w:rtl/>
        </w:rPr>
        <w:t xml:space="preserve">א"ל: </w:t>
      </w:r>
      <w:r w:rsidRPr="00C35A2C">
        <w:rPr>
          <w:rFonts w:ascii="Fb Fontext" w:hAnsi="Fb Fontext"/>
          <w:sz w:val="32"/>
          <w:rtl/>
        </w:rPr>
        <w:t>אין נעשין אלא מתרומת הלשכה.</w:t>
      </w:r>
    </w:p>
    <w:p w14:paraId="1CC79B45" w14:textId="77777777" w:rsidR="00A9406C" w:rsidRDefault="00A9406C" w:rsidP="00A9406C">
      <w:pPr>
        <w:rPr>
          <w:rFonts w:ascii="Fb Fontext" w:hAnsi="Fb Fontext"/>
          <w:rtl/>
        </w:rPr>
      </w:pPr>
      <w:r w:rsidRPr="003F2FB2">
        <w:rPr>
          <w:rStyle w:val="affffe"/>
          <w:rFonts w:hint="cs"/>
          <w:rtl/>
        </w:rPr>
        <w:t>והקשהו מ</w:t>
      </w:r>
      <w:r w:rsidRPr="00CC78E3">
        <w:rPr>
          <w:rStyle w:val="affffa"/>
          <w:rFonts w:hint="cs"/>
          <w:rtl/>
        </w:rPr>
        <w:t>'</w:t>
      </w:r>
      <w:r w:rsidRPr="0058432D">
        <w:rPr>
          <w:rStyle w:val="affffa"/>
          <w:rtl/>
        </w:rPr>
        <w:t xml:space="preserve">וככלותם </w:t>
      </w:r>
      <w:r w:rsidRPr="00F062B5">
        <w:rPr>
          <w:rStyle w:val="afffff0"/>
          <w:rFonts w:hint="cs"/>
          <w:rtl/>
        </w:rPr>
        <w:t xml:space="preserve">[בדק הבית] </w:t>
      </w:r>
      <w:r w:rsidRPr="0058432D">
        <w:rPr>
          <w:rStyle w:val="affffa"/>
          <w:rtl/>
        </w:rPr>
        <w:t xml:space="preserve">הביאו </w:t>
      </w:r>
      <w:r w:rsidRPr="0058432D">
        <w:rPr>
          <w:rStyle w:val="affffa"/>
          <w:rFonts w:hint="cs"/>
          <w:rtl/>
        </w:rPr>
        <w:t>וגו'</w:t>
      </w:r>
    </w:p>
    <w:p w14:paraId="309C7737" w14:textId="77777777" w:rsidR="00A9406C" w:rsidRPr="00730169" w:rsidRDefault="00A9406C" w:rsidP="00A9406C">
      <w:pPr>
        <w:rPr>
          <w:rFonts w:ascii="Fb Fontext" w:hAnsi="Fb Fontext"/>
          <w:spacing w:val="-4"/>
          <w:rtl/>
        </w:rPr>
      </w:pPr>
      <w:r w:rsidRPr="00730169">
        <w:rPr>
          <w:rStyle w:val="affffe"/>
          <w:spacing w:val="-4"/>
          <w:rtl/>
        </w:rPr>
        <w:t>א"ל</w:t>
      </w:r>
      <w:r w:rsidRPr="00730169">
        <w:rPr>
          <w:rStyle w:val="affffe"/>
          <w:rFonts w:hint="cs"/>
          <w:spacing w:val="-4"/>
          <w:rtl/>
        </w:rPr>
        <w:t xml:space="preserve"> </w:t>
      </w:r>
      <w:r w:rsidRPr="00730169">
        <w:rPr>
          <w:rFonts w:ascii="Fb Fontext" w:hAnsi="Fb Fontext" w:hint="cs"/>
          <w:spacing w:val="-4"/>
          <w:rtl/>
        </w:rPr>
        <w:t xml:space="preserve">שלימדך כתובים לא לימדך נביאים </w:t>
      </w:r>
      <w:r w:rsidRPr="00730169">
        <w:rPr>
          <w:rStyle w:val="affffa"/>
          <w:rFonts w:hint="cs"/>
          <w:spacing w:val="-4"/>
          <w:rtl/>
        </w:rPr>
        <w:t>ד'</w:t>
      </w:r>
      <w:r w:rsidRPr="00730169">
        <w:rPr>
          <w:rStyle w:val="affffa"/>
          <w:spacing w:val="-4"/>
          <w:rtl/>
        </w:rPr>
        <w:t>אך לא יעשה בית ה' ספות וגו'</w:t>
      </w:r>
    </w:p>
    <w:p w14:paraId="7D9647F4" w14:textId="77777777" w:rsidR="00A9406C" w:rsidRPr="00C35A2C" w:rsidRDefault="00A9406C" w:rsidP="00A9406C">
      <w:pPr>
        <w:rPr>
          <w:rFonts w:ascii="Fb Fontext" w:hAnsi="Fb Fontext"/>
          <w:rtl/>
        </w:rPr>
      </w:pPr>
      <w:r w:rsidRPr="00F062B5">
        <w:rPr>
          <w:rStyle w:val="affffe"/>
          <w:rFonts w:hint="cs"/>
          <w:rtl/>
        </w:rPr>
        <w:t xml:space="preserve">ולא קשו קראי </w:t>
      </w:r>
      <w:r w:rsidRPr="00C35A2C">
        <w:rPr>
          <w:rFonts w:ascii="Fb Fontext" w:hAnsi="Fb Fontext" w:hint="cs"/>
          <w:rtl/>
        </w:rPr>
        <w:t xml:space="preserve">דכאן שגבו והותירו דלב </w:t>
      </w:r>
      <w:r w:rsidRPr="00C35A2C">
        <w:rPr>
          <w:rFonts w:ascii="Fb Fontext" w:hAnsi="Fb Fontext"/>
          <w:rtl/>
        </w:rPr>
        <w:t xml:space="preserve">ב"ד מתנה עליהן, אם </w:t>
      </w:r>
      <w:r w:rsidRPr="00730169">
        <w:rPr>
          <w:rFonts w:ascii="Fb Fontext" w:hAnsi="Fb Fontext"/>
          <w:spacing w:val="-8"/>
          <w:rtl/>
        </w:rPr>
        <w:t xml:space="preserve">הוצרכו </w:t>
      </w:r>
      <w:r w:rsidRPr="00730169">
        <w:rPr>
          <w:rFonts w:ascii="Fb Fontext" w:hAnsi="Fb Fontext" w:hint="cs"/>
          <w:spacing w:val="-8"/>
          <w:rtl/>
        </w:rPr>
        <w:t>ה</w:t>
      </w:r>
      <w:r w:rsidRPr="00730169">
        <w:rPr>
          <w:rFonts w:ascii="Fb Fontext" w:hAnsi="Fb Fontext"/>
          <w:spacing w:val="-8"/>
          <w:rtl/>
        </w:rPr>
        <w:t>וצרכו, ואם לא יהו לכלי שרת.</w:t>
      </w:r>
      <w:r w:rsidRPr="00730169">
        <w:rPr>
          <w:rFonts w:ascii="Fb Fontext" w:hAnsi="Fb Fontext" w:hint="cs"/>
          <w:spacing w:val="-8"/>
          <w:rtl/>
        </w:rPr>
        <w:t xml:space="preserve"> ודנביאי -שגבו ולא הותירו</w:t>
      </w:r>
      <w:r w:rsidRPr="00730169">
        <w:rPr>
          <w:rFonts w:ascii="Fb Fontext" w:hAnsi="Fb Fontext"/>
          <w:spacing w:val="-8"/>
          <w:rtl/>
        </w:rPr>
        <w:t>.</w:t>
      </w:r>
    </w:p>
    <w:p w14:paraId="095346B8" w14:textId="77777777" w:rsidR="00A9406C" w:rsidRPr="00F71179" w:rsidRDefault="00A9406C" w:rsidP="00A9406C">
      <w:pPr>
        <w:rPr>
          <w:rFonts w:ascii="Fb Fontext" w:hAnsi="Fb Fontext"/>
          <w:spacing w:val="-4"/>
          <w:rtl/>
        </w:rPr>
      </w:pPr>
      <w:r w:rsidRPr="003F2FB2">
        <w:rPr>
          <w:rStyle w:val="affffe"/>
          <w:rtl/>
        </w:rPr>
        <w:t>•</w:t>
      </w:r>
      <w:r w:rsidRPr="003F2FB2">
        <w:rPr>
          <w:rStyle w:val="affffe"/>
          <w:rFonts w:hint="cs"/>
          <w:rtl/>
        </w:rPr>
        <w:t xml:space="preserve"> </w:t>
      </w:r>
      <w:r w:rsidRPr="003F2FB2">
        <w:rPr>
          <w:rStyle w:val="affffe"/>
          <w:rtl/>
        </w:rPr>
        <w:t>ת</w:t>
      </w:r>
      <w:r w:rsidRPr="003F2FB2">
        <w:rPr>
          <w:rStyle w:val="affffe"/>
          <w:rFonts w:hint="cs"/>
          <w:rtl/>
        </w:rPr>
        <w:t>דר</w:t>
      </w:r>
      <w:r w:rsidRPr="003F2FB2">
        <w:rPr>
          <w:rStyle w:val="affffe"/>
          <w:rtl/>
        </w:rPr>
        <w:t>"</w:t>
      </w:r>
      <w:r w:rsidRPr="003F2FB2">
        <w:rPr>
          <w:rStyle w:val="affffe"/>
          <w:rFonts w:hint="cs"/>
          <w:rtl/>
        </w:rPr>
        <w:t>י</w:t>
      </w:r>
      <w:r w:rsidRPr="003F2FB2">
        <w:rPr>
          <w:rStyle w:val="affffe"/>
          <w:rtl/>
        </w:rPr>
        <w:t xml:space="preserve">: </w:t>
      </w:r>
      <w:r w:rsidRPr="00F71179">
        <w:rPr>
          <w:rFonts w:ascii="Fb Fontext" w:hAnsi="Fb Fontext"/>
          <w:spacing w:val="-4"/>
          <w:sz w:val="32"/>
          <w:rtl/>
        </w:rPr>
        <w:t>כלי שרת באין מתרומת הלשכה,</w:t>
      </w:r>
      <w:r w:rsidRPr="00F71179">
        <w:rPr>
          <w:rStyle w:val="affffa"/>
          <w:spacing w:val="-4"/>
          <w:rtl/>
        </w:rPr>
        <w:t xml:space="preserve"> </w:t>
      </w:r>
      <w:r w:rsidRPr="00F71179">
        <w:rPr>
          <w:rStyle w:val="affffa"/>
          <w:rFonts w:hint="cs"/>
          <w:spacing w:val="-4"/>
          <w:rtl/>
        </w:rPr>
        <w:t>'</w:t>
      </w:r>
      <w:r w:rsidRPr="00F71179">
        <w:rPr>
          <w:rStyle w:val="affffa"/>
          <w:spacing w:val="-4"/>
          <w:rtl/>
        </w:rPr>
        <w:t>את שאר הכסף</w:t>
      </w:r>
      <w:r w:rsidRPr="00F71179">
        <w:rPr>
          <w:rStyle w:val="affffa"/>
          <w:rFonts w:hint="cs"/>
          <w:spacing w:val="-4"/>
          <w:rtl/>
        </w:rPr>
        <w:t>'</w:t>
      </w:r>
      <w:r w:rsidRPr="00F71179">
        <w:rPr>
          <w:rStyle w:val="affffa"/>
          <w:spacing w:val="-4"/>
          <w:rtl/>
        </w:rPr>
        <w:t xml:space="preserve"> </w:t>
      </w:r>
      <w:r w:rsidRPr="00F71179">
        <w:rPr>
          <w:rFonts w:ascii="Fb Fontext" w:hAnsi="Fb Fontext"/>
          <w:spacing w:val="-4"/>
          <w:sz w:val="32"/>
          <w:rtl/>
        </w:rPr>
        <w:t>כסף שיש לו שיריים</w:t>
      </w:r>
      <w:r w:rsidRPr="00F71179">
        <w:rPr>
          <w:rFonts w:ascii="Fb Fontext" w:hAnsi="Fb Fontext" w:hint="cs"/>
          <w:spacing w:val="-4"/>
          <w:sz w:val="32"/>
          <w:rtl/>
        </w:rPr>
        <w:t xml:space="preserve"> -זה</w:t>
      </w:r>
      <w:r w:rsidRPr="00F71179">
        <w:rPr>
          <w:rFonts w:ascii="Fb Fontext" w:hAnsi="Fb Fontext"/>
          <w:spacing w:val="-4"/>
          <w:sz w:val="32"/>
          <w:rtl/>
        </w:rPr>
        <w:t xml:space="preserve"> תרומת הלשכה.</w:t>
      </w:r>
    </w:p>
    <w:p w14:paraId="5ACCA3AF" w14:textId="77777777" w:rsidR="00A9406C" w:rsidRPr="00C35A2C" w:rsidRDefault="00A9406C" w:rsidP="00A9406C">
      <w:pPr>
        <w:rPr>
          <w:rFonts w:ascii="Fb Fontext" w:hAnsi="Fb Fontext" w:cs="Guttman Vilna"/>
          <w:b/>
          <w:bCs/>
          <w:rtl/>
        </w:rPr>
      </w:pPr>
      <w:r w:rsidRPr="00C35A2C">
        <w:rPr>
          <w:rFonts w:ascii="Fb Fontext" w:hAnsi="Fb Fontext" w:hint="cs"/>
          <w:rtl/>
        </w:rPr>
        <w:t>ולא</w:t>
      </w:r>
      <w:r>
        <w:rPr>
          <w:rFonts w:ascii="Fb Fontext" w:hAnsi="Fb Fontext" w:hint="cs"/>
          <w:rtl/>
        </w:rPr>
        <w:t xml:space="preserve"> שיריים עצמן</w:t>
      </w:r>
      <w:r w:rsidRPr="00C35A2C">
        <w:rPr>
          <w:rFonts w:ascii="Fb Fontext" w:hAnsi="Fb Fontext" w:hint="cs"/>
          <w:rtl/>
        </w:rPr>
        <w:t xml:space="preserve"> </w:t>
      </w:r>
      <w:r w:rsidRPr="00011636">
        <w:rPr>
          <w:rStyle w:val="affffe"/>
          <w:rFonts w:hint="cs"/>
          <w:rtl/>
        </w:rPr>
        <w:t xml:space="preserve">כדרבא </w:t>
      </w:r>
      <w:r w:rsidRPr="00C35A2C">
        <w:rPr>
          <w:rFonts w:ascii="Fb Fontext" w:hAnsi="Fb Fontext" w:hint="cs"/>
          <w:rtl/>
        </w:rPr>
        <w:t>ד</w:t>
      </w:r>
      <w:r w:rsidRPr="00011636">
        <w:rPr>
          <w:rStyle w:val="affffa"/>
          <w:rFonts w:hint="cs"/>
          <w:rtl/>
        </w:rPr>
        <w:t>'העולה</w:t>
      </w:r>
      <w:r>
        <w:rPr>
          <w:rFonts w:ascii="Fb Fontext" w:hAnsi="Fb Fontext" w:hint="cs"/>
          <w:rtl/>
        </w:rPr>
        <w:t xml:space="preserve"> </w:t>
      </w:r>
      <w:r w:rsidRPr="00C35A2C">
        <w:rPr>
          <w:rFonts w:ascii="Fb Fontext" w:hAnsi="Fb Fontext"/>
          <w:rtl/>
        </w:rPr>
        <w:t xml:space="preserve">ראשונה, ה"נ </w:t>
      </w:r>
      <w:r w:rsidRPr="00011636">
        <w:rPr>
          <w:rStyle w:val="affffa"/>
          <w:rtl/>
        </w:rPr>
        <w:t>הכסף</w:t>
      </w:r>
      <w:r w:rsidRPr="00C35A2C">
        <w:rPr>
          <w:rFonts w:ascii="Fb Fontext" w:hAnsi="Fb Fontext"/>
          <w:rtl/>
        </w:rPr>
        <w:t xml:space="preserve"> ראשון.</w:t>
      </w:r>
    </w:p>
    <w:p w14:paraId="77B05C2B" w14:textId="77777777" w:rsidR="00A9406C" w:rsidRDefault="00A9406C" w:rsidP="00A9406C">
      <w:pPr>
        <w:rPr>
          <w:rFonts w:ascii="Fb Fontext" w:hAnsi="Fb Fontext"/>
          <w:sz w:val="32"/>
          <w:rtl/>
        </w:rPr>
      </w:pPr>
      <w:r w:rsidRPr="004E70E6">
        <w:rPr>
          <w:rStyle w:val="affffe"/>
          <w:rFonts w:hint="cs"/>
          <w:rtl/>
        </w:rPr>
        <w:lastRenderedPageBreak/>
        <w:t>ולא קשה</w:t>
      </w:r>
      <w:r w:rsidRPr="00C35A2C">
        <w:rPr>
          <w:rFonts w:ascii="Fb Fontext" w:hAnsi="Fb Fontext" w:hint="cs"/>
          <w:sz w:val="32"/>
          <w:rtl/>
        </w:rPr>
        <w:t xml:space="preserve"> מ</w:t>
      </w:r>
      <w:r>
        <w:rPr>
          <w:rFonts w:ascii="Fb Fontext" w:hAnsi="Fb Fontext" w:hint="cs"/>
          <w:sz w:val="32"/>
          <w:rtl/>
        </w:rPr>
        <w:t>דה</w:t>
      </w:r>
      <w:r w:rsidRPr="00C35A2C">
        <w:rPr>
          <w:rFonts w:ascii="Fb Fontext" w:hAnsi="Fb Fontext"/>
          <w:sz w:val="32"/>
          <w:rtl/>
        </w:rPr>
        <w:t>קטורת וכל קרבנות צבור - באין מתרומת הלשכה,</w:t>
      </w:r>
    </w:p>
    <w:p w14:paraId="43CCD788" w14:textId="77777777" w:rsidR="00A9406C" w:rsidRDefault="00A9406C" w:rsidP="00A9406C">
      <w:pPr>
        <w:ind w:left="283" w:firstLine="57"/>
        <w:rPr>
          <w:rFonts w:ascii="Fb Fontext" w:hAnsi="Fb Fontext"/>
          <w:sz w:val="32"/>
          <w:rtl/>
        </w:rPr>
      </w:pPr>
      <w:r w:rsidRPr="00C35A2C">
        <w:rPr>
          <w:rFonts w:ascii="Fb Fontext" w:hAnsi="Fb Fontext"/>
          <w:sz w:val="32"/>
          <w:rtl/>
        </w:rPr>
        <w:t xml:space="preserve">מזבח הזהב ולבונה </w:t>
      </w:r>
      <w:r w:rsidRPr="004E70E6">
        <w:rPr>
          <w:rtl/>
        </w:rPr>
        <w:t>וכלי שרת - באין ממותר נסכים</w:t>
      </w:r>
      <w:r w:rsidRPr="00C35A2C">
        <w:rPr>
          <w:rFonts w:ascii="Fb Fontext" w:hAnsi="Fb Fontext" w:hint="cs"/>
          <w:sz w:val="32"/>
          <w:rtl/>
        </w:rPr>
        <w:t>.</w:t>
      </w:r>
    </w:p>
    <w:p w14:paraId="24754444" w14:textId="77777777" w:rsidR="00A9406C" w:rsidRDefault="00A9406C" w:rsidP="00A9406C">
      <w:pPr>
        <w:ind w:left="226" w:firstLine="57"/>
        <w:rPr>
          <w:rFonts w:ascii="Fb Fontext" w:hAnsi="Fb Fontext"/>
          <w:sz w:val="32"/>
          <w:rtl/>
        </w:rPr>
      </w:pPr>
      <w:r w:rsidRPr="00C35A2C">
        <w:rPr>
          <w:rFonts w:ascii="Fb Fontext" w:hAnsi="Fb Fontext"/>
          <w:sz w:val="32"/>
          <w:rtl/>
        </w:rPr>
        <w:t>מזבח העולה הלשכות והעזרות באין מקדשי בדק הבית,</w:t>
      </w:r>
    </w:p>
    <w:p w14:paraId="41C89F99" w14:textId="77777777" w:rsidR="00A9406C" w:rsidRDefault="00A9406C" w:rsidP="00A9406C">
      <w:pPr>
        <w:ind w:left="169" w:firstLine="57"/>
        <w:rPr>
          <w:rFonts w:ascii="Fb Fontext" w:hAnsi="Fb Fontext"/>
          <w:sz w:val="32"/>
          <w:rtl/>
        </w:rPr>
      </w:pPr>
      <w:r w:rsidRPr="00C35A2C">
        <w:rPr>
          <w:rFonts w:ascii="Fb Fontext" w:hAnsi="Fb Fontext"/>
          <w:sz w:val="32"/>
          <w:rtl/>
        </w:rPr>
        <w:t>חוץ לחומת העזרה - באין משירי הלשכות,</w:t>
      </w:r>
    </w:p>
    <w:p w14:paraId="489F8194" w14:textId="77777777" w:rsidR="00A9406C" w:rsidRPr="00730169" w:rsidRDefault="00A9406C" w:rsidP="00A9406C">
      <w:pPr>
        <w:rPr>
          <w:rFonts w:ascii="Fb Fontext" w:hAnsi="Fb Fontext"/>
          <w:spacing w:val="-8"/>
          <w:rtl/>
        </w:rPr>
      </w:pPr>
      <w:r w:rsidRPr="00730169">
        <w:rPr>
          <w:rStyle w:val="affffe"/>
          <w:spacing w:val="-8"/>
          <w:rtl/>
        </w:rPr>
        <w:t xml:space="preserve">זו ששנינו: </w:t>
      </w:r>
      <w:r w:rsidRPr="00730169">
        <w:rPr>
          <w:rFonts w:ascii="Fb Fontext" w:hAnsi="Fb Fontext"/>
          <w:spacing w:val="-8"/>
          <w:rtl/>
        </w:rPr>
        <w:t>חומת העיר ומגדלותיה וכל צרכי העיר באין משירי הלשכה!</w:t>
      </w:r>
    </w:p>
    <w:p w14:paraId="2A3AF22B" w14:textId="77777777" w:rsidR="00A9406C" w:rsidRDefault="00A9406C" w:rsidP="00A9406C">
      <w:pPr>
        <w:rPr>
          <w:rFonts w:ascii="Fb Fontext" w:hAnsi="Fb Fontext"/>
          <w:sz w:val="32"/>
          <w:rtl/>
        </w:rPr>
      </w:pPr>
      <w:r>
        <w:rPr>
          <w:rStyle w:val="affffe"/>
          <w:rFonts w:hint="cs"/>
          <w:rtl/>
        </w:rPr>
        <w:t>כ</w:t>
      </w:r>
      <w:r w:rsidRPr="004E70E6">
        <w:rPr>
          <w:rStyle w:val="affffe"/>
          <w:rtl/>
        </w:rPr>
        <w:t xml:space="preserve">תנאי: </w:t>
      </w:r>
      <w:r w:rsidRPr="00C35A2C">
        <w:rPr>
          <w:rFonts w:ascii="Fb Fontext" w:hAnsi="Fb Fontext"/>
          <w:sz w:val="32"/>
          <w:rtl/>
        </w:rPr>
        <w:t>מותר תרומה היו עושין בה</w:t>
      </w:r>
      <w:r>
        <w:rPr>
          <w:rFonts w:ascii="Fb Fontext" w:hAnsi="Fb Fontext" w:hint="cs"/>
          <w:sz w:val="32"/>
          <w:rtl/>
        </w:rPr>
        <w:t xml:space="preserve"> </w:t>
      </w:r>
      <w:r w:rsidRPr="00C35A2C">
        <w:rPr>
          <w:rFonts w:ascii="Fb Fontext" w:hAnsi="Fb Fontext"/>
          <w:sz w:val="32"/>
          <w:rtl/>
        </w:rPr>
        <w:t>ריקועי זהב ציפוי לבית קדשי הקדשים;</w:t>
      </w:r>
    </w:p>
    <w:p w14:paraId="32692893" w14:textId="77777777" w:rsidR="00A9406C" w:rsidRDefault="00A9406C" w:rsidP="00A9406C">
      <w:pPr>
        <w:rPr>
          <w:rFonts w:ascii="Fb Fontext" w:hAnsi="Fb Fontext"/>
          <w:sz w:val="32"/>
          <w:rtl/>
        </w:rPr>
      </w:pPr>
      <w:r w:rsidRPr="004E70E6">
        <w:rPr>
          <w:rStyle w:val="affffe"/>
          <w:rtl/>
        </w:rPr>
        <w:t xml:space="preserve">ר' ישמעאל: </w:t>
      </w:r>
      <w:r w:rsidRPr="00C35A2C">
        <w:rPr>
          <w:rFonts w:ascii="Fb Fontext" w:hAnsi="Fb Fontext"/>
          <w:sz w:val="32"/>
          <w:rtl/>
        </w:rPr>
        <w:t>מותר פירות לקיץ המזבח, מותר תרומה לכלי שרת;</w:t>
      </w:r>
    </w:p>
    <w:p w14:paraId="074657C9" w14:textId="77777777" w:rsidR="00A9406C" w:rsidRDefault="00A9406C" w:rsidP="00A9406C">
      <w:pPr>
        <w:rPr>
          <w:rFonts w:ascii="Fb Fontext" w:hAnsi="Fb Fontext"/>
          <w:sz w:val="32"/>
          <w:rtl/>
        </w:rPr>
      </w:pPr>
      <w:r>
        <w:rPr>
          <w:rStyle w:val="affffe"/>
          <w:rtl/>
        </w:rPr>
        <w:t xml:space="preserve">ר"ע</w:t>
      </w:r>
      <w:del w:id="41030" w:author="Claude" w:date="2026-10-07T09:24:54Z">
        <w:r>
          <w:rPr>
            <w:rStyle w:val="affffe"/>
            <w:rtl/>
          </w:rPr>
          <w:delText xml:space="preserve"> </w:delText>
        </w:r>
      </w:del>
      <w:r>
        <w:rPr>
          <w:rStyle w:val="affffe"/>
          <w:rtl/>
        </w:rPr>
        <w:t xml:space="preserve">:</w:t>
      </w:r>
      <w:r w:rsidRPr="00C35A2C">
        <w:rPr>
          <w:rFonts w:ascii="Fb Fontext" w:hAnsi="Fb Fontext"/>
          <w:sz w:val="32"/>
          <w:rtl/>
        </w:rPr>
        <w:t xml:space="preserve"> מותר תרומה לקיץ המזבח, מותר נסכים - לכלי שרת;</w:t>
      </w:r>
    </w:p>
    <w:p w14:paraId="30A27F54" w14:textId="77777777" w:rsidR="00A9406C" w:rsidRPr="00730169" w:rsidRDefault="00A9406C" w:rsidP="00A9406C">
      <w:pPr>
        <w:rPr>
          <w:rFonts w:ascii="Fb Fontext" w:hAnsi="Fb Fontext"/>
          <w:spacing w:val="-6"/>
          <w:sz w:val="32"/>
          <w:rtl/>
        </w:rPr>
      </w:pPr>
      <w:r w:rsidRPr="00730169">
        <w:rPr>
          <w:rStyle w:val="affffe"/>
          <w:spacing w:val="-6"/>
          <w:rtl/>
        </w:rPr>
        <w:t>ר</w:t>
      </w:r>
      <w:r w:rsidRPr="00730169">
        <w:rPr>
          <w:rStyle w:val="affffe"/>
          <w:rFonts w:hint="cs"/>
          <w:spacing w:val="-6"/>
          <w:rtl/>
        </w:rPr>
        <w:t>"ח</w:t>
      </w:r>
      <w:r w:rsidRPr="00730169">
        <w:rPr>
          <w:rStyle w:val="affffe"/>
          <w:spacing w:val="-6"/>
          <w:rtl/>
        </w:rPr>
        <w:t xml:space="preserve"> סגן הכהנים: </w:t>
      </w:r>
      <w:r w:rsidRPr="00730169">
        <w:rPr>
          <w:rFonts w:ascii="Fb Fontext" w:hAnsi="Fb Fontext"/>
          <w:spacing w:val="-6"/>
          <w:sz w:val="32"/>
          <w:rtl/>
        </w:rPr>
        <w:t>מותר נסכים לקיץ המזבח, מותר תרומה לכלי שרת;</w:t>
      </w:r>
    </w:p>
    <w:p w14:paraId="64FB9407" w14:textId="77777777" w:rsidR="00A9406C" w:rsidRPr="00F71179" w:rsidRDefault="00A9406C" w:rsidP="00A9406C">
      <w:pPr>
        <w:rPr>
          <w:rFonts w:ascii="Fb Fontext" w:hAnsi="Fb Fontext"/>
          <w:spacing w:val="-2"/>
          <w:sz w:val="32"/>
          <w:rtl/>
        </w:rPr>
      </w:pPr>
      <w:r w:rsidRPr="00F71179">
        <w:rPr>
          <w:rFonts w:ascii="Fb Fontext" w:hAnsi="Fb Fontext"/>
          <w:spacing w:val="-2"/>
          <w:sz w:val="32"/>
          <w:rtl/>
        </w:rPr>
        <w:t>וזה וזה לא מודים בפירות</w:t>
      </w:r>
      <w:r w:rsidRPr="00F71179">
        <w:rPr>
          <w:rFonts w:ascii="Fb Fontext" w:hAnsi="Fb Fontext" w:hint="cs"/>
          <w:spacing w:val="-2"/>
          <w:sz w:val="32"/>
          <w:rtl/>
        </w:rPr>
        <w:t xml:space="preserve">- היינו </w:t>
      </w:r>
      <w:r w:rsidRPr="00F71179">
        <w:rPr>
          <w:rFonts w:ascii="Fb Fontext" w:hAnsi="Fb Fontext"/>
          <w:spacing w:val="-2"/>
          <w:sz w:val="32"/>
          <w:rtl/>
        </w:rPr>
        <w:t xml:space="preserve">מותר תרומה </w:t>
      </w:r>
      <w:r w:rsidRPr="00F71179">
        <w:rPr>
          <w:rFonts w:ascii="Fb Fontext" w:hAnsi="Fb Fontext" w:hint="cs"/>
          <w:spacing w:val="-2"/>
          <w:sz w:val="32"/>
          <w:rtl/>
        </w:rPr>
        <w:t xml:space="preserve">שהיו </w:t>
      </w:r>
      <w:r w:rsidRPr="00F71179">
        <w:rPr>
          <w:rFonts w:ascii="Fb Fontext" w:hAnsi="Fb Fontext"/>
          <w:spacing w:val="-2"/>
          <w:sz w:val="32"/>
          <w:rtl/>
        </w:rPr>
        <w:t>לוקחין פירות בזול ומוכרין אותם ביוקר,</w:t>
      </w:r>
    </w:p>
    <w:p w14:paraId="226ABA92" w14:textId="77777777" w:rsidR="00A9406C" w:rsidRPr="00730169" w:rsidRDefault="00A9406C" w:rsidP="00A9406C">
      <w:pPr>
        <w:rPr>
          <w:rFonts w:ascii="Fb Fontext" w:hAnsi="Fb Fontext" w:cs="Guttman Vilna"/>
          <w:b/>
          <w:bCs/>
          <w:spacing w:val="-4"/>
          <w:sz w:val="32"/>
          <w:rtl/>
        </w:rPr>
      </w:pPr>
      <w:r w:rsidRPr="00730169">
        <w:rPr>
          <w:rFonts w:ascii="Fb Fontext" w:hAnsi="Fb Fontext"/>
          <w:spacing w:val="-4"/>
          <w:sz w:val="32"/>
          <w:rtl/>
        </w:rPr>
        <w:t xml:space="preserve">והשכר מקיצין בו את המזבח, </w:t>
      </w:r>
      <w:r w:rsidRPr="00730169">
        <w:rPr>
          <w:rStyle w:val="affffe"/>
          <w:spacing w:val="-4"/>
          <w:rtl/>
        </w:rPr>
        <w:t xml:space="preserve">וזו ששנינו: </w:t>
      </w:r>
      <w:r w:rsidRPr="00730169">
        <w:rPr>
          <w:rFonts w:ascii="Fb Fontext" w:hAnsi="Fb Fontext"/>
          <w:spacing w:val="-4"/>
          <w:sz w:val="32"/>
          <w:rtl/>
        </w:rPr>
        <w:t>מותר פירות לקיץ המזבח.</w:t>
      </w:r>
    </w:p>
    <w:p w14:paraId="73842756" w14:textId="77777777" w:rsidR="00A9406C" w:rsidRDefault="00A9406C" w:rsidP="00A9406C">
      <w:pPr>
        <w:rPr>
          <w:rFonts w:ascii="Fb Fontext" w:hAnsi="Fb Fontext"/>
          <w:sz w:val="32"/>
          <w:rtl/>
        </w:rPr>
      </w:pPr>
      <w:r w:rsidRPr="00C35A2C">
        <w:rPr>
          <w:rFonts w:ascii="Fb Fontext" w:hAnsi="Fb Fontext"/>
          <w:sz w:val="32"/>
          <w:rtl/>
        </w:rPr>
        <w:t>זה וזה לא מודין בפירו</w:t>
      </w:r>
      <w:r>
        <w:rPr>
          <w:rFonts w:ascii="Fb Fontext" w:hAnsi="Fb Fontext" w:hint="cs"/>
          <w:sz w:val="32"/>
          <w:rtl/>
        </w:rPr>
        <w:t>ת</w:t>
      </w:r>
      <w:r w:rsidRPr="00CA24D3">
        <w:rPr>
          <w:rStyle w:val="affffe"/>
          <w:rFonts w:hint="cs"/>
          <w:rtl/>
        </w:rPr>
        <w:t xml:space="preserve"> </w:t>
      </w:r>
      <w:r w:rsidRPr="00CA24D3">
        <w:rPr>
          <w:rStyle w:val="affffe"/>
          <w:rtl/>
        </w:rPr>
        <w:t xml:space="preserve">דתנן: </w:t>
      </w:r>
      <w:r w:rsidRPr="00C35A2C">
        <w:rPr>
          <w:rFonts w:ascii="Fb Fontext" w:hAnsi="Fb Fontext"/>
          <w:sz w:val="32"/>
          <w:rtl/>
        </w:rPr>
        <w:t>מותר שירי לשכה מה עש</w:t>
      </w:r>
      <w:r>
        <w:rPr>
          <w:rFonts w:ascii="Fb Fontext" w:hAnsi="Fb Fontext" w:hint="cs"/>
          <w:sz w:val="32"/>
          <w:rtl/>
        </w:rPr>
        <w:t>ו</w:t>
      </w:r>
      <w:r w:rsidRPr="00C35A2C">
        <w:rPr>
          <w:rFonts w:ascii="Fb Fontext" w:hAnsi="Fb Fontext"/>
          <w:sz w:val="32"/>
          <w:rtl/>
        </w:rPr>
        <w:t xml:space="preserve"> בהן?</w:t>
      </w:r>
    </w:p>
    <w:p w14:paraId="2FE60634" w14:textId="77777777" w:rsidR="00A9406C" w:rsidRDefault="00A9406C" w:rsidP="00A9406C">
      <w:pPr>
        <w:rPr>
          <w:rFonts w:ascii="Fb Fontext" w:hAnsi="Fb Fontext"/>
          <w:sz w:val="32"/>
          <w:rtl/>
        </w:rPr>
      </w:pPr>
      <w:r w:rsidRPr="00CA24D3">
        <w:rPr>
          <w:rStyle w:val="affffe"/>
          <w:rFonts w:hint="cs"/>
          <w:rtl/>
        </w:rPr>
        <w:t>רבי ישמעאל -</w:t>
      </w:r>
      <w:r w:rsidRPr="00C35A2C">
        <w:rPr>
          <w:rFonts w:ascii="Fb Fontext" w:hAnsi="Fb Fontext" w:hint="cs"/>
          <w:sz w:val="32"/>
          <w:rtl/>
        </w:rPr>
        <w:t xml:space="preserve"> </w:t>
      </w:r>
      <w:r w:rsidRPr="00C35A2C">
        <w:rPr>
          <w:rFonts w:ascii="Fb Fontext" w:hAnsi="Fb Fontext"/>
          <w:sz w:val="32"/>
          <w:rtl/>
        </w:rPr>
        <w:t>לוקחין בהן יינות שמנים וסלתות, והשכר להקדש,</w:t>
      </w:r>
    </w:p>
    <w:p w14:paraId="2688CB63" w14:textId="77777777" w:rsidR="00A9406C" w:rsidRDefault="00A9406C" w:rsidP="00A9406C">
      <w:pPr>
        <w:rPr>
          <w:rFonts w:ascii="Fb Fontext" w:hAnsi="Fb Fontext"/>
          <w:sz w:val="32"/>
          <w:rtl/>
        </w:rPr>
      </w:pPr>
      <w:r w:rsidRPr="00CA24D3">
        <w:rPr>
          <w:rStyle w:val="affffe"/>
          <w:rFonts w:hint="cs"/>
          <w:rtl/>
        </w:rPr>
        <w:t>ר</w:t>
      </w:r>
      <w:r w:rsidRPr="00CA24D3">
        <w:rPr>
          <w:rStyle w:val="affffe"/>
          <w:rtl/>
        </w:rPr>
        <w:t>"</w:t>
      </w:r>
      <w:r w:rsidRPr="00CA24D3">
        <w:rPr>
          <w:rStyle w:val="affffe"/>
          <w:rFonts w:hint="cs"/>
          <w:rtl/>
        </w:rPr>
        <w:t>ע</w:t>
      </w:r>
      <w:r w:rsidRPr="00CA24D3">
        <w:rPr>
          <w:rStyle w:val="affffe"/>
          <w:rtl/>
        </w:rPr>
        <w:t xml:space="preserve">: </w:t>
      </w:r>
      <w:r w:rsidRPr="00C35A2C">
        <w:rPr>
          <w:rFonts w:ascii="Fb Fontext" w:hAnsi="Fb Fontext"/>
          <w:sz w:val="32"/>
          <w:rtl/>
        </w:rPr>
        <w:t>אין משתכרין בשל הקדש</w:t>
      </w:r>
      <w:r w:rsidRPr="00C35A2C">
        <w:rPr>
          <w:rFonts w:ascii="Fb Fontext" w:hAnsi="Fb Fontext" w:hint="cs"/>
          <w:sz w:val="32"/>
          <w:rtl/>
        </w:rPr>
        <w:t xml:space="preserve"> </w:t>
      </w:r>
      <w:r w:rsidRPr="00CA24D3">
        <w:rPr>
          <w:rStyle w:val="afffff0"/>
          <w:rFonts w:hint="cs"/>
          <w:rtl/>
        </w:rPr>
        <w:t>[אין עניות במקום עשירות]</w:t>
      </w:r>
    </w:p>
    <w:p w14:paraId="4466876A" w14:textId="67C23E63" w:rsidR="00A9406C" w:rsidRDefault="00A9406C" w:rsidP="009E1542">
      <w:pPr>
        <w:ind w:firstLine="57"/>
        <w:rPr>
          <w:rtl/>
        </w:rPr>
      </w:pPr>
      <w:r w:rsidRPr="00C35A2C">
        <w:rPr>
          <w:rFonts w:ascii="Fb Fontext" w:hAnsi="Fb Fontext"/>
          <w:sz w:val="32"/>
          <w:rtl/>
        </w:rPr>
        <w:t>אף לא בשל עניים</w:t>
      </w:r>
      <w:r w:rsidRPr="00C35A2C">
        <w:rPr>
          <w:rFonts w:ascii="Fb Fontext" w:hAnsi="Fb Fontext" w:hint="cs"/>
          <w:sz w:val="32"/>
          <w:rtl/>
        </w:rPr>
        <w:t xml:space="preserve"> </w:t>
      </w:r>
      <w:r w:rsidRPr="00CA24D3">
        <w:rPr>
          <w:rStyle w:val="afffff0"/>
          <w:rFonts w:hint="cs"/>
          <w:rtl/>
        </w:rPr>
        <w:t>[שמא מתרמי ולא יהא ליתן להם]</w:t>
      </w:r>
      <w:r w:rsidRPr="00CA24D3">
        <w:rPr>
          <w:rStyle w:val="afffff0"/>
          <w:rtl/>
        </w:rPr>
        <w:t>.</w:t>
      </w:r>
    </w:p>
    <w:p w14:paraId="2C65BD62" w14:textId="77777777" w:rsidR="00A9406C" w:rsidRPr="00C35A2C" w:rsidRDefault="00A9406C" w:rsidP="00E26091">
      <w:pPr>
        <w:pStyle w:val="afff"/>
        <w:framePr w:wrap="around"/>
        <w:rPr>
          <w:rtl/>
        </w:rPr>
      </w:pPr>
      <w:bookmarkStart w:id="802" w:name="_Toc119353594"/>
      <w:r w:rsidRPr="00C35A2C">
        <w:rPr>
          <w:rFonts w:hint="cs"/>
          <w:rtl/>
        </w:rPr>
        <w:t>קז.</w:t>
      </w:r>
      <w:bookmarkEnd w:id="802"/>
    </w:p>
    <w:p w14:paraId="561F2434" w14:textId="77777777" w:rsidR="00A9406C" w:rsidRPr="00C54C7E" w:rsidRDefault="00A9406C" w:rsidP="00A9406C">
      <w:pPr>
        <w:pStyle w:val="afffd"/>
        <w:rPr>
          <w:rtl/>
        </w:rPr>
      </w:pPr>
      <w:ins w:id="10019" w:author="מספור קטעי משנה" w:date="2026-10-06T06:45:30Z">
        <w:r>
          <w:rPr>
            <w:rStyle w:val="MisparKeta"/>
          </w:rPr>
          <w:t xml:space="preserve">א. </w:t>
        </w:r>
      </w:ins>
      <w:bookmarkStart w:id="803" w:name="_Toc119353595"/>
      <w:r w:rsidRPr="00C54C7E">
        <w:rPr>
          <w:rtl/>
        </w:rPr>
        <w:t>מי שהלך למדינת הים.</w:t>
      </w:r>
      <w:bookmarkEnd w:id="803"/>
    </w:p>
    <w:p w14:paraId="03BCC34C" w14:textId="77777777" w:rsidR="00A9406C" w:rsidRPr="00C35A2C" w:rsidRDefault="00A9406C" w:rsidP="00A9406C">
      <w:pPr>
        <w:rPr>
          <w:rFonts w:ascii="Fb Fontext" w:hAnsi="Fb Fontext" w:cs="Guttman Vilna"/>
          <w:b/>
          <w:bCs/>
          <w:sz w:val="32"/>
          <w:rtl/>
        </w:rPr>
      </w:pPr>
      <w:r w:rsidRPr="0082210F">
        <w:rPr>
          <w:rStyle w:val="affffe"/>
          <w:rtl/>
        </w:rPr>
        <w:t xml:space="preserve">רב: </w:t>
      </w:r>
      <w:r w:rsidRPr="00C35A2C">
        <w:rPr>
          <w:rFonts w:ascii="Fb Fontext" w:hAnsi="Fb Fontext"/>
          <w:sz w:val="32"/>
          <w:rtl/>
        </w:rPr>
        <w:t xml:space="preserve">פוסקין </w:t>
      </w:r>
      <w:r w:rsidRPr="00A60F3D">
        <w:rPr>
          <w:rStyle w:val="affffc"/>
          <w:rtl/>
        </w:rPr>
        <w:t>מזונות לאשת איש</w:t>
      </w:r>
      <w:r w:rsidRPr="00C35A2C">
        <w:rPr>
          <w:rFonts w:ascii="Fb Fontext" w:hAnsi="Fb Fontext"/>
          <w:sz w:val="32"/>
          <w:rtl/>
        </w:rPr>
        <w:t>,</w:t>
      </w:r>
      <w:r>
        <w:rPr>
          <w:rFonts w:ascii="Fb Fontext" w:hAnsi="Fb Fontext" w:hint="cs"/>
          <w:sz w:val="32"/>
          <w:rtl/>
        </w:rPr>
        <w:t xml:space="preserve"> </w:t>
      </w:r>
      <w:r w:rsidRPr="0082210F">
        <w:rPr>
          <w:rStyle w:val="affffe"/>
          <w:rtl/>
        </w:rPr>
        <w:t>ושמואל:</w:t>
      </w:r>
      <w:r w:rsidRPr="00C35A2C">
        <w:rPr>
          <w:rFonts w:ascii="Fb Fontext" w:hAnsi="Fb Fontext"/>
          <w:sz w:val="32"/>
          <w:rtl/>
        </w:rPr>
        <w:t xml:space="preserve"> אין פוסקין.</w:t>
      </w:r>
    </w:p>
    <w:p w14:paraId="7B9CFD5E" w14:textId="44A54106" w:rsidR="00A9406C" w:rsidRPr="00C35A2C" w:rsidRDefault="00A9406C" w:rsidP="00A9406C">
      <w:pPr>
        <w:rPr>
          <w:rFonts w:ascii="Fb Fontext" w:hAnsi="Fb Fontext" w:cs="Guttman Vilna"/>
          <w:b/>
          <w:bCs/>
          <w:sz w:val="32"/>
          <w:rtl/>
        </w:rPr>
      </w:pPr>
      <w:r w:rsidRPr="00796B2A">
        <w:rPr>
          <w:rStyle w:val="affffe"/>
          <w:rtl/>
        </w:rPr>
        <w:t>שמואל:</w:t>
      </w:r>
      <w:r w:rsidRPr="00C35A2C">
        <w:rPr>
          <w:rFonts w:ascii="Fb Fontext" w:hAnsi="Fb Fontext"/>
          <w:sz w:val="32"/>
          <w:rtl/>
        </w:rPr>
        <w:t xml:space="preserve"> </w:t>
      </w:r>
      <w:r w:rsidRPr="00FA56AF">
        <w:rPr>
          <w:rStyle w:val="affffe"/>
          <w:rtl/>
        </w:rPr>
        <w:t>מודה לי אבא</w:t>
      </w:r>
      <w:r w:rsidR="00FA56AF">
        <w:rPr>
          <w:rStyle w:val="affffe"/>
          <w:rFonts w:hint="cs"/>
          <w:rtl/>
        </w:rPr>
        <w:t xml:space="preserve"> </w:t>
      </w:r>
      <w:r w:rsidRPr="00C35A2C">
        <w:rPr>
          <w:rFonts w:ascii="Fb Fontext" w:hAnsi="Fb Fontext"/>
          <w:sz w:val="32"/>
          <w:rtl/>
        </w:rPr>
        <w:t>ב</w:t>
      </w:r>
      <w:r>
        <w:rPr>
          <w:rFonts w:ascii="Fb Fontext" w:hAnsi="Fb Fontext" w:hint="cs"/>
          <w:sz w:val="32"/>
          <w:rtl/>
        </w:rPr>
        <w:t>ג'</w:t>
      </w:r>
      <w:r w:rsidR="00FA56AF">
        <w:rPr>
          <w:rFonts w:ascii="Fb Fontext" w:hAnsi="Fb Fontext" w:hint="cs"/>
          <w:sz w:val="32"/>
          <w:rtl/>
        </w:rPr>
        <w:t>ח</w:t>
      </w:r>
      <w:r w:rsidRPr="00C35A2C">
        <w:rPr>
          <w:rFonts w:ascii="Fb Fontext" w:hAnsi="Fb Fontext"/>
          <w:sz w:val="32"/>
          <w:rtl/>
        </w:rPr>
        <w:t xml:space="preserve"> ראשונים, שאין אדם מניח ביתו ריקן.</w:t>
      </w:r>
    </w:p>
    <w:p w14:paraId="6C1C8A9A" w14:textId="5065A792" w:rsidR="00E268F4" w:rsidRDefault="009709BC" w:rsidP="00A9406C">
      <w:pPr>
        <w:rPr>
          <w:rFonts w:ascii="Fb Fontext" w:hAnsi="Fb Fontext"/>
          <w:sz w:val="32"/>
          <w:rtl/>
        </w:rPr>
      </w:pPr>
      <w:r w:rsidRPr="00224771">
        <w:rPr>
          <w:rFonts w:ascii="Fb Fontext" w:hAnsi="Fb Fontext" w:cs="PFT_Frank" w:hint="cs"/>
          <w:b/>
          <w:bCs/>
          <w:sz w:val="32"/>
          <w:szCs w:val="14"/>
          <w:rtl/>
        </w:rPr>
        <w:t xml:space="preserve">לא חלקו </w:t>
      </w:r>
      <w:r>
        <w:rPr>
          <w:rFonts w:ascii="Fb Fontext" w:hAnsi="Fb Fontext" w:hint="cs"/>
          <w:sz w:val="32"/>
          <w:rtl/>
        </w:rPr>
        <w:t>-</w:t>
      </w:r>
      <w:r w:rsidR="00A9406C" w:rsidRPr="00C35A2C">
        <w:rPr>
          <w:rFonts w:ascii="Fb Fontext" w:hAnsi="Fb Fontext"/>
          <w:sz w:val="32"/>
          <w:rtl/>
        </w:rPr>
        <w:t>בששמעו בו שמת</w:t>
      </w:r>
      <w:r w:rsidR="00E268F4">
        <w:rPr>
          <w:rFonts w:ascii="Fb Fontext" w:hAnsi="Fb Fontext"/>
          <w:sz w:val="32"/>
          <w:rtl/>
        </w:rPr>
        <w:t>,</w:t>
      </w:r>
    </w:p>
    <w:p w14:paraId="39D53F8E" w14:textId="6304C019" w:rsidR="00E268F4" w:rsidRDefault="00A9406C" w:rsidP="00A9406C">
      <w:pPr>
        <w:rPr>
          <w:rFonts w:ascii="Fb Fontext" w:hAnsi="Fb Fontext"/>
          <w:sz w:val="32"/>
          <w:rtl/>
        </w:rPr>
      </w:pPr>
      <w:r>
        <w:rPr>
          <w:rFonts w:ascii="Fb Fontext" w:hAnsi="Fb Fontext" w:hint="cs"/>
          <w:sz w:val="32"/>
          <w:rtl/>
        </w:rPr>
        <w:t>ו</w:t>
      </w:r>
      <w:r w:rsidRPr="00CA108A">
        <w:rPr>
          <w:rFonts w:ascii="Fb Fontext" w:hAnsi="Fb Fontext" w:cs="PFT_Frank" w:hint="cs"/>
          <w:b/>
          <w:bCs/>
          <w:sz w:val="32"/>
          <w:szCs w:val="14"/>
          <w:rtl/>
        </w:rPr>
        <w:t>חלקו</w:t>
      </w:r>
      <w:r w:rsidRPr="00C35A2C">
        <w:rPr>
          <w:rFonts w:ascii="Fb Fontext" w:hAnsi="Fb Fontext"/>
          <w:sz w:val="32"/>
          <w:rtl/>
        </w:rPr>
        <w:t xml:space="preserve"> - בשלא שמעו בו שמת,</w:t>
      </w:r>
      <w:r>
        <w:rPr>
          <w:rFonts w:ascii="Fb Fontext" w:hAnsi="Fb Fontext" w:hint="cs"/>
          <w:sz w:val="32"/>
          <w:rtl/>
        </w:rPr>
        <w:t xml:space="preserve"> </w:t>
      </w:r>
      <w:r w:rsidRPr="00586464">
        <w:rPr>
          <w:rStyle w:val="affffe"/>
          <w:rFonts w:hint="cs"/>
          <w:rtl/>
        </w:rPr>
        <w:t>ל</w:t>
      </w:r>
      <w:r w:rsidRPr="00586464">
        <w:rPr>
          <w:rStyle w:val="affffe"/>
          <w:rtl/>
        </w:rPr>
        <w:t>רב:</w:t>
      </w:r>
      <w:r w:rsidRPr="00C35A2C">
        <w:rPr>
          <w:rFonts w:ascii="Fb Fontext" w:hAnsi="Fb Fontext"/>
          <w:sz w:val="32"/>
          <w:rtl/>
        </w:rPr>
        <w:t xml:space="preserve"> פוסקין, דהא משועבד לה</w:t>
      </w:r>
      <w:r w:rsidR="00E268F4">
        <w:rPr>
          <w:rFonts w:ascii="Fb Fontext" w:hAnsi="Fb Fontext"/>
          <w:sz w:val="32"/>
          <w:rtl/>
        </w:rPr>
        <w:t>,</w:t>
      </w:r>
    </w:p>
    <w:p w14:paraId="3F36BB23" w14:textId="1DFE24C4" w:rsidR="00A9406C" w:rsidRDefault="00A9406C" w:rsidP="00A9406C">
      <w:pPr>
        <w:ind w:firstLine="0"/>
        <w:rPr>
          <w:rFonts w:ascii="Fb Fontext" w:hAnsi="Fb Fontext"/>
          <w:sz w:val="32"/>
          <w:rtl/>
        </w:rPr>
      </w:pPr>
      <w:r w:rsidRPr="00586464">
        <w:rPr>
          <w:rStyle w:val="affffe"/>
          <w:rtl/>
        </w:rPr>
        <w:t>ו</w:t>
      </w:r>
      <w:r w:rsidRPr="00586464">
        <w:rPr>
          <w:rStyle w:val="affffe"/>
          <w:rFonts w:hint="cs"/>
          <w:rtl/>
        </w:rPr>
        <w:t>ל</w:t>
      </w:r>
      <w:r w:rsidRPr="00586464">
        <w:rPr>
          <w:rStyle w:val="affffe"/>
          <w:rtl/>
        </w:rPr>
        <w:t>שמואל:</w:t>
      </w:r>
      <w:r w:rsidRPr="00C35A2C">
        <w:rPr>
          <w:rFonts w:ascii="Fb Fontext" w:hAnsi="Fb Fontext"/>
          <w:sz w:val="32"/>
          <w:rtl/>
        </w:rPr>
        <w:t xml:space="preserve"> אין פוסקין.</w:t>
      </w:r>
    </w:p>
    <w:p w14:paraId="31B5FBB7" w14:textId="573B14FA" w:rsidR="00A9406C" w:rsidRPr="009709BC" w:rsidRDefault="00A9406C" w:rsidP="00A9406C">
      <w:pPr>
        <w:rPr>
          <w:rFonts w:ascii="Fb Fontext" w:hAnsi="Fb Fontext" w:cs="Guttman Vilna"/>
          <w:b/>
          <w:bCs/>
          <w:spacing w:val="-8"/>
          <w:sz w:val="32"/>
          <w:rtl/>
        </w:rPr>
      </w:pPr>
      <w:r w:rsidRPr="009709BC">
        <w:rPr>
          <w:rFonts w:ascii="Fb Fontext" w:hAnsi="Fb Fontext" w:hint="cs"/>
          <w:spacing w:val="-8"/>
          <w:sz w:val="32"/>
          <w:rtl/>
        </w:rPr>
        <w:t xml:space="preserve">- </w:t>
      </w:r>
      <w:r w:rsidRPr="009709BC">
        <w:rPr>
          <w:rStyle w:val="affffe"/>
          <w:rFonts w:hint="cs"/>
          <w:spacing w:val="-8"/>
          <w:rtl/>
        </w:rPr>
        <w:t>ר</w:t>
      </w:r>
      <w:r w:rsidRPr="009709BC">
        <w:rPr>
          <w:rStyle w:val="affffe"/>
          <w:spacing w:val="-8"/>
          <w:rtl/>
        </w:rPr>
        <w:t>"</w:t>
      </w:r>
      <w:r w:rsidRPr="009709BC">
        <w:rPr>
          <w:rStyle w:val="affffe"/>
          <w:rFonts w:hint="cs"/>
          <w:spacing w:val="-8"/>
          <w:rtl/>
        </w:rPr>
        <w:t>ז</w:t>
      </w:r>
      <w:r w:rsidRPr="009709BC">
        <w:rPr>
          <w:rStyle w:val="affffe"/>
          <w:spacing w:val="-8"/>
          <w:rtl/>
        </w:rPr>
        <w:t>:</w:t>
      </w:r>
      <w:r w:rsidRPr="009709BC">
        <w:rPr>
          <w:rFonts w:ascii="Fb Fontext" w:hAnsi="Fb Fontext"/>
          <w:spacing w:val="-8"/>
          <w:sz w:val="32"/>
          <w:rtl/>
        </w:rPr>
        <w:t xml:space="preserve"> </w:t>
      </w:r>
      <w:r w:rsidRPr="009709BC">
        <w:rPr>
          <w:rFonts w:ascii="Fb Fontext" w:hAnsi="Fb Fontext" w:hint="cs"/>
          <w:spacing w:val="-8"/>
          <w:sz w:val="32"/>
          <w:rtl/>
        </w:rPr>
        <w:t>שמא התפיסה</w:t>
      </w:r>
      <w:r w:rsidRPr="009709BC">
        <w:rPr>
          <w:rFonts w:ascii="Fb Fontext" w:hAnsi="Fb Fontext"/>
          <w:spacing w:val="-8"/>
          <w:sz w:val="32"/>
          <w:rtl/>
        </w:rPr>
        <w:t xml:space="preserve"> צררי, </w:t>
      </w:r>
      <w:r w:rsidRPr="009709BC">
        <w:rPr>
          <w:rStyle w:val="affffe"/>
          <w:spacing w:val="-8"/>
          <w:rtl/>
        </w:rPr>
        <w:t>ר"</w:t>
      </w:r>
      <w:r w:rsidRPr="009709BC">
        <w:rPr>
          <w:rStyle w:val="affffe"/>
          <w:rFonts w:hint="cs"/>
          <w:spacing w:val="-8"/>
          <w:rtl/>
        </w:rPr>
        <w:t>פ:</w:t>
      </w:r>
      <w:r w:rsidRPr="009709BC">
        <w:rPr>
          <w:rFonts w:ascii="Fb Fontext" w:hAnsi="Fb Fontext"/>
          <w:spacing w:val="-8"/>
          <w:sz w:val="32"/>
          <w:rtl/>
        </w:rPr>
        <w:t xml:space="preserve"> שמא א</w:t>
      </w:r>
      <w:r w:rsidR="009709BC">
        <w:rPr>
          <w:rFonts w:ascii="Fb Fontext" w:hAnsi="Fb Fontext" w:hint="cs"/>
          <w:spacing w:val="-8"/>
          <w:sz w:val="32"/>
          <w:rtl/>
        </w:rPr>
        <w:t>"ל</w:t>
      </w:r>
      <w:r w:rsidRPr="009709BC">
        <w:rPr>
          <w:rFonts w:ascii="Fb Fontext" w:hAnsi="Fb Fontext"/>
          <w:spacing w:val="-8"/>
          <w:sz w:val="32"/>
          <w:rtl/>
        </w:rPr>
        <w:t xml:space="preserve"> צאי מעשה ידיך במזונותיך</w:t>
      </w:r>
    </w:p>
    <w:p w14:paraId="2D8678B1" w14:textId="73865713" w:rsidR="00A9406C" w:rsidRPr="00C35A2C" w:rsidRDefault="00A9406C" w:rsidP="009709BC">
      <w:pPr>
        <w:ind w:firstLine="0"/>
        <w:rPr>
          <w:rFonts w:ascii="Fb Fontext" w:hAnsi="Fb Fontext" w:cs="Guttman Vilna"/>
          <w:b/>
          <w:bCs/>
          <w:rtl/>
        </w:rPr>
      </w:pPr>
      <w:r w:rsidRPr="009709BC">
        <w:rPr>
          <w:rStyle w:val="affffe"/>
          <w:rFonts w:hint="cs"/>
          <w:rtl/>
        </w:rPr>
        <w:t>נפק</w:t>
      </w:r>
      <w:r w:rsidR="002B7BCC" w:rsidRPr="009709BC">
        <w:rPr>
          <w:rStyle w:val="affffe"/>
          <w:rtl/>
        </w:rPr>
        <w:t>"</w:t>
      </w:r>
      <w:r w:rsidRPr="009709BC">
        <w:rPr>
          <w:rStyle w:val="affffe"/>
          <w:rFonts w:hint="cs"/>
          <w:rtl/>
        </w:rPr>
        <w:t>מ</w:t>
      </w:r>
      <w:r w:rsidRPr="009709BC">
        <w:rPr>
          <w:rStyle w:val="affffe"/>
          <w:rtl/>
        </w:rPr>
        <w:t>:</w:t>
      </w:r>
      <w:r w:rsidRPr="00C35A2C">
        <w:rPr>
          <w:rFonts w:ascii="Fb Fontext" w:hAnsi="Fb Fontext"/>
          <w:rtl/>
        </w:rPr>
        <w:t xml:space="preserve"> גדולה ולא ספקה; אי </w:t>
      </w:r>
      <w:r>
        <w:rPr>
          <w:rFonts w:ascii="Fb Fontext" w:hAnsi="Fb Fontext"/>
          <w:rtl/>
        </w:rPr>
        <w:t>גם</w:t>
      </w:r>
      <w:r w:rsidRPr="00C35A2C">
        <w:rPr>
          <w:rFonts w:ascii="Fb Fontext" w:hAnsi="Fb Fontext"/>
          <w:rtl/>
        </w:rPr>
        <w:t>, קטנה</w:t>
      </w:r>
      <w:r w:rsidRPr="00C35A2C">
        <w:rPr>
          <w:rFonts w:ascii="Fb Fontext" w:hAnsi="Fb Fontext" w:hint="cs"/>
          <w:rtl/>
        </w:rPr>
        <w:t xml:space="preserve"> </w:t>
      </w:r>
      <w:r w:rsidRPr="00C35A2C">
        <w:rPr>
          <w:rFonts w:ascii="Fb Fontext" w:hAnsi="Fb Fontext"/>
          <w:rtl/>
        </w:rPr>
        <w:t xml:space="preserve"> וספקה </w:t>
      </w:r>
      <w:r w:rsidRPr="00586464">
        <w:rPr>
          <w:rStyle w:val="afffff0"/>
          <w:rFonts w:hint="cs"/>
          <w:rtl/>
        </w:rPr>
        <w:t>[במע</w:t>
      </w:r>
      <w:r w:rsidRPr="00586464">
        <w:rPr>
          <w:rStyle w:val="afffff0"/>
          <w:rtl/>
        </w:rPr>
        <w:t>"</w:t>
      </w:r>
      <w:r w:rsidRPr="00586464">
        <w:rPr>
          <w:rStyle w:val="afffff0"/>
          <w:rFonts w:hint="cs"/>
          <w:rtl/>
        </w:rPr>
        <w:t>י]</w:t>
      </w:r>
      <w:r w:rsidRPr="00586464">
        <w:rPr>
          <w:rStyle w:val="afffff0"/>
          <w:rtl/>
        </w:rPr>
        <w:t>.</w:t>
      </w:r>
    </w:p>
    <w:p w14:paraId="1AD0F6A5" w14:textId="77777777" w:rsidR="00A9406C" w:rsidRDefault="00A9406C" w:rsidP="00A9406C">
      <w:pPr>
        <w:rPr>
          <w:rFonts w:ascii="Fb Fontext" w:hAnsi="Fb Fontext"/>
          <w:sz w:val="32"/>
          <w:rtl/>
        </w:rPr>
      </w:pPr>
      <w:r w:rsidRPr="00586464">
        <w:rPr>
          <w:rStyle w:val="affffe"/>
          <w:rtl/>
        </w:rPr>
        <w:lastRenderedPageBreak/>
        <w:t>תנן</w:t>
      </w:r>
      <w:r w:rsidRPr="00A60F3D">
        <w:rPr>
          <w:rStyle w:val="affffc"/>
          <w:rtl/>
        </w:rPr>
        <w:t>: מי שהלך למדינת הים ואשתו תובעת מזונות,</w:t>
      </w:r>
    </w:p>
    <w:p w14:paraId="5D92D156" w14:textId="77777777" w:rsidR="00A9406C" w:rsidRDefault="00A9406C" w:rsidP="009709BC">
      <w:pPr>
        <w:ind w:firstLine="57"/>
        <w:rPr>
          <w:rFonts w:ascii="Fb Fontext" w:hAnsi="Fb Fontext"/>
          <w:rtl/>
        </w:rPr>
      </w:pPr>
      <w:r w:rsidRPr="00586464">
        <w:rPr>
          <w:rStyle w:val="affffe"/>
          <w:rtl/>
        </w:rPr>
        <w:t>חנן אמר:</w:t>
      </w:r>
      <w:r w:rsidRPr="00C35A2C">
        <w:rPr>
          <w:rFonts w:ascii="Fb Fontext" w:hAnsi="Fb Fontext"/>
          <w:rtl/>
        </w:rPr>
        <w:t xml:space="preserve"> תשבע בסוף ולא תשבע בתחלה,</w:t>
      </w:r>
    </w:p>
    <w:p w14:paraId="60E1B531" w14:textId="785ACA65" w:rsidR="00E268F4" w:rsidRDefault="00A9406C" w:rsidP="009709BC">
      <w:pPr>
        <w:ind w:firstLine="57"/>
        <w:rPr>
          <w:rFonts w:ascii="Fb Fontext" w:hAnsi="Fb Fontext"/>
          <w:rtl/>
        </w:rPr>
      </w:pPr>
      <w:r w:rsidRPr="00867569">
        <w:rPr>
          <w:rStyle w:val="affffe"/>
          <w:rtl/>
        </w:rPr>
        <w:t>נחלקו עליו בני כ</w:t>
      </w:r>
      <w:r w:rsidR="009709BC">
        <w:rPr>
          <w:rStyle w:val="affffe"/>
          <w:rFonts w:hint="cs"/>
          <w:rtl/>
        </w:rPr>
        <w:t>ה"ג</w:t>
      </w:r>
      <w:r w:rsidRPr="00867569">
        <w:rPr>
          <w:rStyle w:val="affffe"/>
          <w:rtl/>
        </w:rPr>
        <w:t xml:space="preserve"> ואמרו:</w:t>
      </w:r>
      <w:r w:rsidRPr="00C35A2C">
        <w:rPr>
          <w:rFonts w:ascii="Fb Fontext" w:hAnsi="Fb Fontext"/>
          <w:rtl/>
        </w:rPr>
        <w:t xml:space="preserve"> תשבע בתחלה ובסוף</w:t>
      </w:r>
      <w:r w:rsidR="00E268F4">
        <w:rPr>
          <w:rFonts w:ascii="Fb Fontext" w:hAnsi="Fb Fontext"/>
          <w:rtl/>
        </w:rPr>
        <w:t>,</w:t>
      </w:r>
    </w:p>
    <w:p w14:paraId="6475AF53" w14:textId="44F407F2" w:rsidR="00A9406C" w:rsidRPr="00C35A2C" w:rsidRDefault="00A9406C" w:rsidP="009709BC">
      <w:pPr>
        <w:ind w:firstLine="0"/>
        <w:rPr>
          <w:rFonts w:ascii="Fb Fontext" w:hAnsi="Fb Fontext" w:cs="Guttman Vilna"/>
          <w:b/>
          <w:bCs/>
        </w:rPr>
      </w:pPr>
      <w:r w:rsidRPr="00C35A2C">
        <w:rPr>
          <w:rFonts w:ascii="Fb Fontext" w:hAnsi="Fb Fontext" w:hint="cs"/>
          <w:rtl/>
        </w:rPr>
        <w:t xml:space="preserve">ומשמע </w:t>
      </w:r>
      <w:r w:rsidRPr="00DC789C">
        <w:rPr>
          <w:rStyle w:val="affffe"/>
          <w:rFonts w:hint="cs"/>
          <w:rtl/>
        </w:rPr>
        <w:t>דלכו</w:t>
      </w:r>
      <w:r w:rsidRPr="00DC789C">
        <w:rPr>
          <w:rStyle w:val="affffe"/>
          <w:rtl/>
        </w:rPr>
        <w:t>"</w:t>
      </w:r>
      <w:r w:rsidRPr="00DC789C">
        <w:rPr>
          <w:rStyle w:val="affffe"/>
          <w:rFonts w:hint="cs"/>
          <w:rtl/>
        </w:rPr>
        <w:t>ע</w:t>
      </w:r>
      <w:r w:rsidRPr="00C35A2C">
        <w:rPr>
          <w:rFonts w:ascii="Fb Fontext" w:hAnsi="Fb Fontext" w:hint="cs"/>
          <w:rtl/>
        </w:rPr>
        <w:t xml:space="preserve"> מביא מזונות</w:t>
      </w:r>
      <w:r>
        <w:rPr>
          <w:rFonts w:ascii="Fb Fontext" w:hAnsi="Fb Fontext" w:hint="cs"/>
          <w:rtl/>
        </w:rPr>
        <w:t xml:space="preserve">, </w:t>
      </w:r>
      <w:r w:rsidRPr="00586464">
        <w:rPr>
          <w:rStyle w:val="affffe"/>
          <w:rFonts w:hint="cs"/>
          <w:rtl/>
        </w:rPr>
        <w:t xml:space="preserve">תרגמה שמואל </w:t>
      </w:r>
      <w:r w:rsidRPr="00C35A2C">
        <w:rPr>
          <w:rFonts w:ascii="Fb Fontext" w:hAnsi="Fb Fontext"/>
          <w:rtl/>
        </w:rPr>
        <w:t>בששמעו בו שמת.</w:t>
      </w:r>
    </w:p>
    <w:p w14:paraId="11D3F040" w14:textId="77777777" w:rsidR="00A9406C" w:rsidRDefault="00A9406C" w:rsidP="00A9406C">
      <w:pPr>
        <w:rPr>
          <w:rFonts w:ascii="Fb Fontext" w:hAnsi="Fb Fontext"/>
          <w:sz w:val="32"/>
          <w:rtl/>
        </w:rPr>
      </w:pPr>
      <w:r w:rsidRPr="00C35A2C">
        <w:rPr>
          <w:rFonts w:ascii="Fb Fontext" w:hAnsi="Fb Fontext"/>
          <w:sz w:val="32"/>
          <w:rtl/>
        </w:rPr>
        <w:t>•</w:t>
      </w:r>
      <w:r w:rsidRPr="00C35A2C">
        <w:rPr>
          <w:rFonts w:ascii="Fb Fontext" w:hAnsi="Fb Fontext" w:hint="cs"/>
          <w:sz w:val="32"/>
          <w:rtl/>
        </w:rPr>
        <w:t xml:space="preserve"> והך ד'</w:t>
      </w:r>
      <w:r w:rsidRPr="00C35A2C">
        <w:rPr>
          <w:rFonts w:ascii="Fb Fontext" w:hAnsi="Fb Fontext"/>
          <w:sz w:val="32"/>
          <w:rtl/>
        </w:rPr>
        <w:t>מי שהלך למדינת הים ואשתו תובעת מזונות,</w:t>
      </w:r>
    </w:p>
    <w:p w14:paraId="0AB48CB6" w14:textId="1BDF9A4D" w:rsidR="00A9406C" w:rsidRDefault="00A9406C" w:rsidP="009709BC">
      <w:pPr>
        <w:ind w:firstLine="0"/>
        <w:rPr>
          <w:rFonts w:ascii="Fb Fontext" w:hAnsi="Fb Fontext"/>
          <w:rtl/>
        </w:rPr>
      </w:pPr>
      <w:r w:rsidRPr="00151FA0">
        <w:rPr>
          <w:rStyle w:val="affffe"/>
          <w:rtl/>
        </w:rPr>
        <w:t>בני כה</w:t>
      </w:r>
      <w:r w:rsidR="009709BC">
        <w:rPr>
          <w:rStyle w:val="affffe"/>
          <w:rFonts w:hint="cs"/>
          <w:rtl/>
        </w:rPr>
        <w:t>"ג</w:t>
      </w:r>
      <w:r w:rsidRPr="00151FA0">
        <w:rPr>
          <w:rStyle w:val="affffe"/>
          <w:rtl/>
        </w:rPr>
        <w:t xml:space="preserve">: </w:t>
      </w:r>
      <w:r w:rsidRPr="00C35A2C">
        <w:rPr>
          <w:rFonts w:ascii="Fb Fontext" w:hAnsi="Fb Fontext"/>
          <w:rtl/>
        </w:rPr>
        <w:t>תשבע,</w:t>
      </w:r>
    </w:p>
    <w:p w14:paraId="4B86E434" w14:textId="6F6E23BB" w:rsidR="00A9406C" w:rsidRPr="009709BC" w:rsidRDefault="00A9406C" w:rsidP="00A9406C">
      <w:pPr>
        <w:rPr>
          <w:rFonts w:ascii="Fb Fontext" w:hAnsi="Fb Fontext"/>
          <w:spacing w:val="-4"/>
          <w:rtl/>
        </w:rPr>
      </w:pPr>
      <w:r w:rsidRPr="009709BC">
        <w:rPr>
          <w:rStyle w:val="affffe"/>
          <w:rFonts w:hint="cs"/>
          <w:spacing w:val="-4"/>
          <w:rtl/>
        </w:rPr>
        <w:t>ל</w:t>
      </w:r>
      <w:r w:rsidRPr="009709BC">
        <w:rPr>
          <w:rStyle w:val="affffe"/>
          <w:spacing w:val="-4"/>
          <w:rtl/>
        </w:rPr>
        <w:t xml:space="preserve">חנן: </w:t>
      </w:r>
      <w:r w:rsidRPr="009709BC">
        <w:rPr>
          <w:rFonts w:ascii="Fb Fontext" w:hAnsi="Fb Fontext"/>
          <w:spacing w:val="-4"/>
          <w:rtl/>
        </w:rPr>
        <w:t xml:space="preserve">לא תשבע, ואם בא </w:t>
      </w:r>
      <w:r w:rsidRPr="009709BC">
        <w:rPr>
          <w:rStyle w:val="afffff0"/>
          <w:rFonts w:hint="cs"/>
          <w:spacing w:val="-4"/>
          <w:rtl/>
        </w:rPr>
        <w:t>לאחר שמועה</w:t>
      </w:r>
      <w:r w:rsidRPr="009709BC">
        <w:rPr>
          <w:rStyle w:val="afffff0"/>
          <w:spacing w:val="-4"/>
          <w:rtl/>
        </w:rPr>
        <w:t xml:space="preserve"> </w:t>
      </w:r>
      <w:r w:rsidRPr="009709BC">
        <w:rPr>
          <w:rFonts w:ascii="Fb Fontext" w:hAnsi="Fb Fontext"/>
          <w:spacing w:val="-4"/>
          <w:rtl/>
        </w:rPr>
        <w:t>ואמר פסקתי לה מזונות נאמן</w:t>
      </w:r>
    </w:p>
    <w:p w14:paraId="10ED80AD" w14:textId="77777777" w:rsidR="00A9406C" w:rsidRPr="00C35A2C" w:rsidRDefault="00A9406C" w:rsidP="00A9406C">
      <w:pPr>
        <w:rPr>
          <w:rFonts w:ascii="Fb Fontext" w:hAnsi="Fb Fontext" w:cs="Guttman Vilna"/>
          <w:b/>
          <w:bCs/>
          <w:rtl/>
        </w:rPr>
      </w:pPr>
      <w:r w:rsidRPr="00C35A2C">
        <w:rPr>
          <w:rFonts w:ascii="Fb Fontext" w:hAnsi="Fb Fontext"/>
          <w:rtl/>
        </w:rPr>
        <w:t>ה"</w:t>
      </w:r>
      <w:r w:rsidRPr="00C35A2C">
        <w:rPr>
          <w:rFonts w:ascii="Fb Fontext" w:hAnsi="Fb Fontext" w:hint="cs"/>
          <w:rtl/>
        </w:rPr>
        <w:t>נ</w:t>
      </w:r>
      <w:r w:rsidRPr="00C35A2C">
        <w:rPr>
          <w:rFonts w:ascii="Fb Fontext" w:hAnsi="Fb Fontext"/>
          <w:rtl/>
        </w:rPr>
        <w:t xml:space="preserve"> בששמעו בו שמת</w:t>
      </w:r>
      <w:r w:rsidRPr="00C35A2C">
        <w:rPr>
          <w:rFonts w:ascii="Fb Fontext" w:hAnsi="Fb Fontext" w:hint="cs"/>
          <w:rtl/>
        </w:rPr>
        <w:t xml:space="preserve"> </w:t>
      </w:r>
      <w:r w:rsidRPr="00383B1F">
        <w:rPr>
          <w:rStyle w:val="affffe"/>
          <w:rFonts w:hint="cs"/>
          <w:rtl/>
        </w:rPr>
        <w:t>[ונתברר אח</w:t>
      </w:r>
      <w:r w:rsidRPr="00383B1F">
        <w:rPr>
          <w:rStyle w:val="affffe"/>
          <w:rtl/>
        </w:rPr>
        <w:t>"</w:t>
      </w:r>
      <w:r w:rsidRPr="00383B1F">
        <w:rPr>
          <w:rStyle w:val="affffe"/>
          <w:rFonts w:hint="cs"/>
          <w:rtl/>
        </w:rPr>
        <w:t>כ שאינו נכון]</w:t>
      </w:r>
      <w:r w:rsidRPr="00383B1F">
        <w:rPr>
          <w:rStyle w:val="affffe"/>
          <w:rtl/>
        </w:rPr>
        <w:t>.</w:t>
      </w:r>
    </w:p>
    <w:p w14:paraId="026E21E7" w14:textId="6FEE8827" w:rsidR="00A9406C" w:rsidRPr="00F71179" w:rsidRDefault="00A9406C" w:rsidP="00A9406C">
      <w:pPr>
        <w:rPr>
          <w:rFonts w:ascii="Fb Fontext" w:hAnsi="Fb Fontext"/>
          <w:spacing w:val="-6"/>
          <w:sz w:val="32"/>
          <w:rtl/>
        </w:rPr>
      </w:pPr>
      <w:r w:rsidRPr="00F71179">
        <w:rPr>
          <w:rFonts w:ascii="Fb Fontext" w:hAnsi="Fb Fontext"/>
          <w:spacing w:val="-6"/>
          <w:sz w:val="32"/>
          <w:rtl/>
        </w:rPr>
        <w:t>•</w:t>
      </w:r>
      <w:r w:rsidRPr="00F71179">
        <w:rPr>
          <w:rFonts w:ascii="Fb Fontext" w:hAnsi="Fb Fontext" w:hint="cs"/>
          <w:spacing w:val="-6"/>
          <w:sz w:val="32"/>
          <w:rtl/>
        </w:rPr>
        <w:t xml:space="preserve"> והך דמי </w:t>
      </w:r>
      <w:r w:rsidRPr="00F71179">
        <w:rPr>
          <w:rFonts w:ascii="Fb Fontext" w:hAnsi="Fb Fontext"/>
          <w:spacing w:val="-6"/>
          <w:sz w:val="32"/>
          <w:rtl/>
        </w:rPr>
        <w:t>שהלך למ</w:t>
      </w:r>
      <w:r>
        <w:rPr>
          <w:rFonts w:ascii="Fb Fontext" w:hAnsi="Fb Fontext" w:hint="cs"/>
          <w:spacing w:val="-6"/>
          <w:sz w:val="32"/>
          <w:rtl/>
        </w:rPr>
        <w:t>ה</w:t>
      </w:r>
      <w:r w:rsidR="002B7BCC">
        <w:rPr>
          <w:rFonts w:ascii="Fb Fontext" w:hAnsi="Fb Fontext"/>
          <w:spacing w:val="-6"/>
          <w:sz w:val="32"/>
          <w:rtl/>
        </w:rPr>
        <w:t>"</w:t>
      </w:r>
      <w:r>
        <w:rPr>
          <w:rFonts w:ascii="Fb Fontext" w:hAnsi="Fb Fontext" w:hint="cs"/>
          <w:spacing w:val="-6"/>
          <w:sz w:val="32"/>
          <w:rtl/>
        </w:rPr>
        <w:t>י</w:t>
      </w:r>
      <w:r w:rsidRPr="00F71179">
        <w:rPr>
          <w:rFonts w:ascii="Fb Fontext" w:hAnsi="Fb Fontext"/>
          <w:spacing w:val="-6"/>
          <w:sz w:val="32"/>
          <w:rtl/>
        </w:rPr>
        <w:t xml:space="preserve"> ואשתו תובעת מזונות, ואם בא ואמר צאי מעשה ידיך במזונותיך</w:t>
      </w:r>
      <w:r w:rsidRPr="00F71179">
        <w:rPr>
          <w:rFonts w:ascii="Fb Fontext" w:hAnsi="Fb Fontext" w:hint="cs"/>
          <w:spacing w:val="-6"/>
          <w:sz w:val="32"/>
          <w:rtl/>
        </w:rPr>
        <w:t xml:space="preserve"> -</w:t>
      </w:r>
      <w:r w:rsidRPr="00F71179">
        <w:rPr>
          <w:rFonts w:ascii="Fb Fontext" w:hAnsi="Fb Fontext"/>
          <w:spacing w:val="-6"/>
          <w:sz w:val="32"/>
          <w:rtl/>
        </w:rPr>
        <w:t>רשאי,</w:t>
      </w:r>
    </w:p>
    <w:p w14:paraId="56173F1B" w14:textId="30BA3970" w:rsidR="00A9406C" w:rsidRPr="00C35A2C" w:rsidRDefault="00A9406C" w:rsidP="00A9406C">
      <w:pPr>
        <w:rPr>
          <w:rFonts w:ascii="Fb Fontext" w:hAnsi="Fb Fontext" w:cs="Guttman Vilna"/>
          <w:b/>
          <w:bCs/>
          <w:rtl/>
        </w:rPr>
      </w:pPr>
      <w:r w:rsidRPr="00C35A2C">
        <w:rPr>
          <w:rFonts w:ascii="Fb Fontext" w:hAnsi="Fb Fontext"/>
          <w:rtl/>
        </w:rPr>
        <w:t xml:space="preserve">קדמו </w:t>
      </w:r>
      <w:r>
        <w:rPr>
          <w:rFonts w:ascii="Fb Fontext" w:hAnsi="Fb Fontext" w:hint="cs"/>
          <w:rtl/>
        </w:rPr>
        <w:t>ב</w:t>
      </w:r>
      <w:r w:rsidR="002B7BCC">
        <w:rPr>
          <w:rFonts w:ascii="Fb Fontext" w:hAnsi="Fb Fontext"/>
          <w:rtl/>
        </w:rPr>
        <w:t>"</w:t>
      </w:r>
      <w:r>
        <w:rPr>
          <w:rFonts w:ascii="Fb Fontext" w:hAnsi="Fb Fontext" w:hint="cs"/>
          <w:rtl/>
        </w:rPr>
        <w:t xml:space="preserve">ד </w:t>
      </w:r>
      <w:r w:rsidRPr="00C35A2C">
        <w:rPr>
          <w:rFonts w:ascii="Fb Fontext" w:hAnsi="Fb Fontext"/>
          <w:rtl/>
        </w:rPr>
        <w:t>ופסקו מה שפסקו פסקו</w:t>
      </w:r>
      <w:r w:rsidRPr="00C35A2C">
        <w:rPr>
          <w:rFonts w:ascii="Fb Fontext" w:hAnsi="Fb Fontext" w:hint="cs"/>
          <w:rtl/>
        </w:rPr>
        <w:t xml:space="preserve">- </w:t>
      </w:r>
      <w:r>
        <w:rPr>
          <w:rFonts w:ascii="Fb Fontext" w:hAnsi="Fb Fontext"/>
          <w:rtl/>
        </w:rPr>
        <w:t>כאן</w:t>
      </w:r>
      <w:r w:rsidRPr="00C35A2C">
        <w:rPr>
          <w:rFonts w:ascii="Fb Fontext" w:hAnsi="Fb Fontext"/>
          <w:rtl/>
        </w:rPr>
        <w:t xml:space="preserve"> </w:t>
      </w:r>
      <w:r>
        <w:rPr>
          <w:rFonts w:ascii="Fb Fontext" w:hAnsi="Fb Fontext"/>
          <w:rtl/>
        </w:rPr>
        <w:t>גם</w:t>
      </w:r>
      <w:r w:rsidRPr="00C35A2C">
        <w:rPr>
          <w:rFonts w:ascii="Fb Fontext" w:hAnsi="Fb Fontext"/>
          <w:rtl/>
        </w:rPr>
        <w:t xml:space="preserve"> בששמעו בו שמת.</w:t>
      </w:r>
    </w:p>
    <w:p w14:paraId="54DCE4BF" w14:textId="77777777" w:rsidR="00A9406C" w:rsidRDefault="00A9406C" w:rsidP="00A9406C">
      <w:pPr>
        <w:rPr>
          <w:rFonts w:ascii="Fb Fontext" w:hAnsi="Fb Fontext"/>
          <w:sz w:val="32"/>
          <w:rtl/>
        </w:rPr>
      </w:pPr>
      <w:r w:rsidRPr="00383B1F">
        <w:rPr>
          <w:rStyle w:val="affffe"/>
          <w:rtl/>
        </w:rPr>
        <w:t>•</w:t>
      </w:r>
      <w:r w:rsidRPr="00383B1F">
        <w:rPr>
          <w:rStyle w:val="affffe"/>
          <w:rFonts w:hint="cs"/>
          <w:rtl/>
        </w:rPr>
        <w:t xml:space="preserve"> והך</w:t>
      </w:r>
      <w:r w:rsidRPr="00383B1F">
        <w:rPr>
          <w:rStyle w:val="affffe"/>
          <w:rtl/>
        </w:rPr>
        <w:t xml:space="preserve"> </w:t>
      </w:r>
      <w:r w:rsidRPr="00C35A2C">
        <w:rPr>
          <w:rFonts w:ascii="Fb Fontext" w:hAnsi="Fb Fontext" w:hint="cs"/>
          <w:sz w:val="32"/>
          <w:rtl/>
        </w:rPr>
        <w:t>ד</w:t>
      </w:r>
      <w:r w:rsidRPr="00C35A2C">
        <w:rPr>
          <w:rFonts w:ascii="Fb Fontext" w:hAnsi="Fb Fontext"/>
          <w:sz w:val="32"/>
          <w:rtl/>
        </w:rPr>
        <w:t>מי שהלך למדינת הים ואשתו תובעת מזונות, ב"ד יורדים לנכסיו וזנין ומפרנסין לאשתו, אבל לא בניו ובנותיו ולא דבר אחר!</w:t>
      </w:r>
    </w:p>
    <w:p w14:paraId="3940607C" w14:textId="55A51B13" w:rsidR="00A9406C" w:rsidRDefault="00A9406C" w:rsidP="00A9406C">
      <w:pPr>
        <w:rPr>
          <w:rFonts w:ascii="Fb Fontext" w:hAnsi="Fb Fontext"/>
          <w:rtl/>
        </w:rPr>
      </w:pPr>
      <w:r w:rsidRPr="00C5723E">
        <w:rPr>
          <w:rStyle w:val="affffe"/>
          <w:rFonts w:hint="cs"/>
          <w:rtl/>
        </w:rPr>
        <w:t>אין לומר כר</w:t>
      </w:r>
      <w:r w:rsidRPr="00C5723E">
        <w:rPr>
          <w:rStyle w:val="affffe"/>
          <w:rtl/>
        </w:rPr>
        <w:t>"</w:t>
      </w:r>
      <w:r w:rsidRPr="00C5723E">
        <w:rPr>
          <w:rStyle w:val="affffe"/>
          <w:rFonts w:hint="cs"/>
          <w:rtl/>
        </w:rPr>
        <w:t>ש</w:t>
      </w:r>
      <w:r w:rsidRPr="00C5723E">
        <w:rPr>
          <w:rStyle w:val="affffe"/>
          <w:rtl/>
        </w:rPr>
        <w:t xml:space="preserve">: </w:t>
      </w:r>
      <w:r w:rsidRPr="00C35A2C">
        <w:rPr>
          <w:rFonts w:ascii="Fb Fontext" w:hAnsi="Fb Fontext"/>
          <w:rtl/>
        </w:rPr>
        <w:t>במשרה אשתו ע"י שליש.</w:t>
      </w:r>
      <w:r w:rsidRPr="00C35A2C">
        <w:rPr>
          <w:rFonts w:ascii="Fb Fontext" w:hAnsi="Fb Fontext" w:hint="cs"/>
          <w:rtl/>
        </w:rPr>
        <w:t xml:space="preserve"> ולא לבניו ובנותיו דא</w:t>
      </w:r>
      <w:r w:rsidR="002B7BCC">
        <w:rPr>
          <w:rFonts w:ascii="Fb Fontext" w:hAnsi="Fb Fontext"/>
          <w:rtl/>
        </w:rPr>
        <w:t>"</w:t>
      </w:r>
      <w:r>
        <w:rPr>
          <w:rFonts w:ascii="Fb Fontext" w:hAnsi="Fb Fontext" w:hint="cs"/>
          <w:rtl/>
        </w:rPr>
        <w:t xml:space="preserve">ה </w:t>
      </w:r>
      <w:r w:rsidRPr="00C35A2C">
        <w:rPr>
          <w:rFonts w:ascii="Fb Fontext" w:hAnsi="Fb Fontext" w:hint="cs"/>
          <w:rtl/>
        </w:rPr>
        <w:t>מאי פסקא</w:t>
      </w:r>
      <w:r w:rsidR="00B909D8">
        <w:rPr>
          <w:rFonts w:ascii="Fb Fontext" w:hAnsi="Fb Fontext" w:hint="cs"/>
          <w:rtl/>
        </w:rPr>
        <w:t>,</w:t>
      </w:r>
    </w:p>
    <w:p w14:paraId="75C23A81" w14:textId="77777777" w:rsidR="00A9406C" w:rsidRDefault="00A9406C" w:rsidP="00A9406C">
      <w:pPr>
        <w:rPr>
          <w:rFonts w:ascii="Fb Fontext" w:hAnsi="Fb Fontext"/>
          <w:sz w:val="32"/>
          <w:rtl/>
        </w:rPr>
      </w:pPr>
      <w:r w:rsidRPr="00C5723E">
        <w:rPr>
          <w:rStyle w:val="affffe"/>
          <w:rFonts w:hint="cs"/>
          <w:rtl/>
        </w:rPr>
        <w:t>אלא כר</w:t>
      </w:r>
      <w:r w:rsidRPr="00C5723E">
        <w:rPr>
          <w:rStyle w:val="affffe"/>
          <w:rtl/>
        </w:rPr>
        <w:t>"</w:t>
      </w:r>
      <w:r w:rsidRPr="00C5723E">
        <w:rPr>
          <w:rStyle w:val="affffe"/>
          <w:rFonts w:hint="cs"/>
          <w:rtl/>
        </w:rPr>
        <w:t>פ</w:t>
      </w:r>
      <w:r w:rsidRPr="00C5723E">
        <w:rPr>
          <w:rStyle w:val="affffe"/>
          <w:rtl/>
        </w:rPr>
        <w:t xml:space="preserve">: </w:t>
      </w:r>
      <w:r w:rsidRPr="00C35A2C">
        <w:rPr>
          <w:rFonts w:ascii="Fb Fontext" w:hAnsi="Fb Fontext"/>
          <w:rtl/>
        </w:rPr>
        <w:t>כששמעה בו שמת בעד אחד,</w:t>
      </w:r>
      <w:r>
        <w:rPr>
          <w:rFonts w:ascii="Fb Fontext" w:hAnsi="Fb Fontext" w:hint="cs"/>
          <w:rtl/>
        </w:rPr>
        <w:t xml:space="preserve"> </w:t>
      </w:r>
      <w:r w:rsidRPr="00C35A2C">
        <w:rPr>
          <w:rFonts w:ascii="Fb Fontext" w:hAnsi="Fb Fontext"/>
          <w:sz w:val="32"/>
          <w:rtl/>
        </w:rPr>
        <w:t xml:space="preserve">היא דאי </w:t>
      </w:r>
      <w:r>
        <w:rPr>
          <w:rFonts w:ascii="Fb Fontext" w:hAnsi="Fb Fontext" w:hint="cs"/>
          <w:sz w:val="32"/>
          <w:rtl/>
        </w:rPr>
        <w:t xml:space="preserve">רוצה לינשא </w:t>
      </w:r>
      <w:r w:rsidRPr="00C35A2C">
        <w:rPr>
          <w:rFonts w:ascii="Fb Fontext" w:hAnsi="Fb Fontext"/>
          <w:sz w:val="32"/>
          <w:rtl/>
        </w:rPr>
        <w:t xml:space="preserve">בעד אחד </w:t>
      </w:r>
      <w:r>
        <w:rPr>
          <w:rFonts w:ascii="Fb Fontext" w:hAnsi="Fb Fontext" w:hint="cs"/>
          <w:sz w:val="32"/>
          <w:rtl/>
        </w:rPr>
        <w:t>נישאת</w:t>
      </w:r>
      <w:r w:rsidRPr="00C35A2C">
        <w:rPr>
          <w:rFonts w:ascii="Fb Fontext" w:hAnsi="Fb Fontext"/>
          <w:sz w:val="32"/>
          <w:rtl/>
        </w:rPr>
        <w:t xml:space="preserve"> </w:t>
      </w:r>
      <w:r>
        <w:rPr>
          <w:rFonts w:ascii="Fb Fontext" w:hAnsi="Fb Fontext"/>
          <w:sz w:val="32"/>
          <w:rtl/>
        </w:rPr>
        <w:t>–</w:t>
      </w:r>
      <w:r w:rsidRPr="00C35A2C">
        <w:rPr>
          <w:rFonts w:ascii="Fb Fontext" w:hAnsi="Fb Fontext"/>
          <w:sz w:val="32"/>
          <w:rtl/>
        </w:rPr>
        <w:t xml:space="preserve"> </w:t>
      </w:r>
      <w:r>
        <w:rPr>
          <w:rFonts w:ascii="Fb Fontext" w:hAnsi="Fb Fontext" w:hint="cs"/>
          <w:sz w:val="32"/>
          <w:rtl/>
        </w:rPr>
        <w:t>גם נותנים לה מזונות</w:t>
      </w:r>
      <w:r w:rsidRPr="00C35A2C">
        <w:rPr>
          <w:rFonts w:ascii="Fb Fontext" w:hAnsi="Fb Fontext"/>
          <w:sz w:val="32"/>
          <w:rtl/>
        </w:rPr>
        <w:t>,</w:t>
      </w:r>
    </w:p>
    <w:p w14:paraId="374B4F50" w14:textId="1277A139" w:rsidR="00A9406C" w:rsidRPr="00FA56AF" w:rsidRDefault="00A9406C" w:rsidP="00A9406C">
      <w:pPr>
        <w:rPr>
          <w:rFonts w:ascii="Fb Fontext" w:hAnsi="Fb Fontext" w:cs="Guttman Vilna"/>
          <w:b/>
          <w:bCs/>
          <w:spacing w:val="-4"/>
          <w:rtl/>
        </w:rPr>
      </w:pPr>
      <w:r w:rsidRPr="00FA56AF">
        <w:rPr>
          <w:rFonts w:ascii="Fb Fontext" w:hAnsi="Fb Fontext"/>
          <w:spacing w:val="-4"/>
          <w:rtl/>
        </w:rPr>
        <w:t xml:space="preserve">בניו ובנותיו דאי </w:t>
      </w:r>
      <w:r w:rsidR="00FA56AF" w:rsidRPr="00FA56AF">
        <w:rPr>
          <w:rFonts w:ascii="Fb Fontext" w:hAnsi="Fb Fontext" w:hint="cs"/>
          <w:spacing w:val="-4"/>
          <w:rtl/>
        </w:rPr>
        <w:t>רצו</w:t>
      </w:r>
      <w:r w:rsidRPr="00FA56AF">
        <w:rPr>
          <w:rFonts w:ascii="Fb Fontext" w:hAnsi="Fb Fontext"/>
          <w:spacing w:val="-4"/>
          <w:rtl/>
        </w:rPr>
        <w:t xml:space="preserve"> ל</w:t>
      </w:r>
      <w:r w:rsidRPr="00FA56AF">
        <w:rPr>
          <w:rFonts w:ascii="Fb Fontext" w:hAnsi="Fb Fontext" w:hint="cs"/>
          <w:spacing w:val="-4"/>
          <w:rtl/>
        </w:rPr>
        <w:t>ירד</w:t>
      </w:r>
      <w:r w:rsidRPr="00FA56AF">
        <w:rPr>
          <w:rFonts w:ascii="Fb Fontext" w:hAnsi="Fb Fontext"/>
          <w:spacing w:val="-4"/>
          <w:rtl/>
        </w:rPr>
        <w:t xml:space="preserve"> לנכסיו בע</w:t>
      </w:r>
      <w:r w:rsidR="00FA56AF" w:rsidRPr="00FA56AF">
        <w:rPr>
          <w:rFonts w:ascii="Fb Fontext" w:hAnsi="Fb Fontext" w:hint="cs"/>
          <w:spacing w:val="-4"/>
          <w:rtl/>
        </w:rPr>
        <w:t>"א</w:t>
      </w:r>
      <w:r w:rsidRPr="00FA56AF">
        <w:rPr>
          <w:rFonts w:ascii="Fb Fontext" w:hAnsi="Fb Fontext"/>
          <w:spacing w:val="-4"/>
          <w:rtl/>
        </w:rPr>
        <w:t xml:space="preserve"> לא </w:t>
      </w:r>
      <w:r w:rsidRPr="00FA56AF">
        <w:rPr>
          <w:rFonts w:ascii="Fb Fontext" w:hAnsi="Fb Fontext" w:hint="cs"/>
          <w:spacing w:val="-4"/>
          <w:rtl/>
        </w:rPr>
        <w:t>יכולים, גם מזונות לא</w:t>
      </w:r>
      <w:r w:rsidRPr="00FA56AF">
        <w:rPr>
          <w:rFonts w:ascii="Fb Fontext" w:hAnsi="Fb Fontext"/>
          <w:spacing w:val="-4"/>
          <w:rtl/>
        </w:rPr>
        <w:t>.</w:t>
      </w:r>
    </w:p>
    <w:p w14:paraId="5F2E91FE" w14:textId="77777777" w:rsidR="00A9406C" w:rsidRPr="00C35A2C" w:rsidRDefault="00A9406C" w:rsidP="00E26091">
      <w:pPr>
        <w:pStyle w:val="afff"/>
        <w:framePr w:wrap="around"/>
        <w:rPr>
          <w:rtl/>
        </w:rPr>
      </w:pPr>
      <w:bookmarkStart w:id="804" w:name="_Toc119353596"/>
      <w:r w:rsidRPr="00C35A2C">
        <w:rPr>
          <w:rFonts w:hint="cs"/>
          <w:rtl/>
        </w:rPr>
        <w:t>קז:</w:t>
      </w:r>
      <w:bookmarkEnd w:id="804"/>
    </w:p>
    <w:p w14:paraId="18A3A6A0" w14:textId="0A0CD187" w:rsidR="00A9406C" w:rsidRDefault="00A9406C" w:rsidP="00A9406C">
      <w:pPr>
        <w:rPr>
          <w:rFonts w:ascii="Fb Fontext" w:hAnsi="Fb Fontext"/>
          <w:sz w:val="32"/>
          <w:rtl/>
        </w:rPr>
      </w:pPr>
      <w:r w:rsidRPr="00CA108A">
        <w:rPr>
          <w:rFonts w:ascii="Fb Fontext" w:hAnsi="Fb Fontext" w:cs="PFT_Frank"/>
          <w:b/>
          <w:bCs/>
          <w:sz w:val="32"/>
          <w:szCs w:val="14"/>
          <w:rtl/>
        </w:rPr>
        <w:t>דבר אחר</w:t>
      </w:r>
      <w:r w:rsidRPr="00C35A2C">
        <w:rPr>
          <w:rFonts w:ascii="Fb Fontext" w:hAnsi="Fb Fontext"/>
          <w:sz w:val="32"/>
          <w:rtl/>
        </w:rPr>
        <w:t xml:space="preserve">? </w:t>
      </w:r>
      <w:r w:rsidRPr="00C5723E">
        <w:rPr>
          <w:rStyle w:val="affffe"/>
          <w:rtl/>
        </w:rPr>
        <w:t xml:space="preserve">רב חסדא: </w:t>
      </w:r>
      <w:r w:rsidRPr="00C35A2C">
        <w:rPr>
          <w:rFonts w:ascii="Fb Fontext" w:hAnsi="Fb Fontext"/>
          <w:sz w:val="32"/>
          <w:rtl/>
        </w:rPr>
        <w:t xml:space="preserve">תכשיט, </w:t>
      </w:r>
      <w:r w:rsidRPr="00C35A2C">
        <w:rPr>
          <w:rFonts w:ascii="Fb Fontext" w:hAnsi="Fb Fontext" w:hint="cs"/>
          <w:sz w:val="32"/>
          <w:rtl/>
        </w:rPr>
        <w:t>וכ</w:t>
      </w:r>
      <w:r w:rsidRPr="00C35A2C">
        <w:rPr>
          <w:rFonts w:ascii="Fb Fontext" w:hAnsi="Fb Fontext"/>
          <w:sz w:val="32"/>
          <w:rtl/>
        </w:rPr>
        <w:t>"</w:t>
      </w:r>
      <w:r w:rsidRPr="00C35A2C">
        <w:rPr>
          <w:rFonts w:ascii="Fb Fontext" w:hAnsi="Fb Fontext" w:hint="cs"/>
          <w:sz w:val="32"/>
          <w:rtl/>
        </w:rPr>
        <w:t>ש צדקה</w:t>
      </w:r>
      <w:r w:rsidR="00B909D8">
        <w:rPr>
          <w:rFonts w:ascii="Fb Fontext" w:hAnsi="Fb Fontext" w:hint="cs"/>
          <w:sz w:val="32"/>
          <w:rtl/>
        </w:rPr>
        <w:t>,</w:t>
      </w:r>
    </w:p>
    <w:p w14:paraId="593C0A6F" w14:textId="77777777" w:rsidR="00A9406C" w:rsidRPr="00C35A2C" w:rsidRDefault="00A9406C" w:rsidP="00A9406C">
      <w:pPr>
        <w:rPr>
          <w:rFonts w:ascii="Fb Fontext" w:hAnsi="Fb Fontext" w:cs="Guttman Vilna"/>
          <w:b/>
          <w:bCs/>
          <w:rtl/>
        </w:rPr>
      </w:pPr>
      <w:r w:rsidRPr="00C5723E">
        <w:rPr>
          <w:rStyle w:val="affffe"/>
          <w:rtl/>
        </w:rPr>
        <w:t>רב יוסף:</w:t>
      </w:r>
      <w:r w:rsidRPr="00C35A2C">
        <w:rPr>
          <w:rFonts w:ascii="Fb Fontext" w:hAnsi="Fb Fontext"/>
          <w:rtl/>
        </w:rPr>
        <w:t xml:space="preserve"> צדקה</w:t>
      </w:r>
      <w:r w:rsidRPr="00C35A2C">
        <w:rPr>
          <w:rFonts w:ascii="Fb Fontext" w:hAnsi="Fb Fontext" w:hint="cs"/>
          <w:rtl/>
        </w:rPr>
        <w:t xml:space="preserve"> </w:t>
      </w:r>
      <w:r w:rsidRPr="00C35A2C">
        <w:rPr>
          <w:rFonts w:ascii="Fb Fontext" w:hAnsi="Fb Fontext"/>
          <w:rtl/>
        </w:rPr>
        <w:t xml:space="preserve">אבל תכשיט </w:t>
      </w:r>
      <w:r>
        <w:rPr>
          <w:rFonts w:ascii="Fb Fontext" w:hAnsi="Fb Fontext" w:hint="cs"/>
          <w:rtl/>
        </w:rPr>
        <w:t>נותנים</w:t>
      </w:r>
      <w:r w:rsidRPr="00C35A2C">
        <w:rPr>
          <w:rFonts w:ascii="Fb Fontext" w:hAnsi="Fb Fontext"/>
          <w:rtl/>
        </w:rPr>
        <w:t xml:space="preserve"> לה, דלא ניח</w:t>
      </w:r>
      <w:r>
        <w:rPr>
          <w:rFonts w:ascii="Fb Fontext" w:hAnsi="Fb Fontext" w:hint="cs"/>
          <w:rtl/>
        </w:rPr>
        <w:t xml:space="preserve">"ל </w:t>
      </w:r>
      <w:r w:rsidRPr="00C35A2C">
        <w:rPr>
          <w:rFonts w:ascii="Fb Fontext" w:hAnsi="Fb Fontext"/>
          <w:rtl/>
        </w:rPr>
        <w:t>דתינוול.</w:t>
      </w:r>
    </w:p>
    <w:p w14:paraId="2F403343" w14:textId="6B5E3812" w:rsidR="00E268F4" w:rsidRDefault="00A9406C" w:rsidP="00A9406C">
      <w:pPr>
        <w:rPr>
          <w:rFonts w:ascii="Fb Fontext" w:hAnsi="Fb Fontext"/>
          <w:sz w:val="32"/>
          <w:rtl/>
        </w:rPr>
      </w:pPr>
      <w:r w:rsidRPr="004E5BA5">
        <w:rPr>
          <w:rStyle w:val="affffe"/>
          <w:rtl/>
        </w:rPr>
        <w:t>•</w:t>
      </w:r>
      <w:r w:rsidRPr="004E5BA5">
        <w:rPr>
          <w:rStyle w:val="affffe"/>
          <w:rFonts w:hint="cs"/>
          <w:rtl/>
        </w:rPr>
        <w:t xml:space="preserve"> והך</w:t>
      </w:r>
      <w:r w:rsidRPr="00C35A2C">
        <w:rPr>
          <w:rFonts w:ascii="Fb Fontext" w:hAnsi="Fb Fontext" w:hint="cs"/>
          <w:sz w:val="32"/>
          <w:rtl/>
        </w:rPr>
        <w:t xml:space="preserve"> ד</w:t>
      </w:r>
      <w:r w:rsidRPr="00C35A2C">
        <w:rPr>
          <w:rFonts w:ascii="Fb Fontext" w:hAnsi="Fb Fontext"/>
          <w:sz w:val="32"/>
          <w:rtl/>
        </w:rPr>
        <w:t>היבמה ג"</w:t>
      </w:r>
      <w:r w:rsidRPr="00C35A2C">
        <w:rPr>
          <w:rFonts w:ascii="Fb Fontext" w:hAnsi="Fb Fontext" w:hint="cs"/>
          <w:sz w:val="32"/>
          <w:rtl/>
        </w:rPr>
        <w:t>ח</w:t>
      </w:r>
      <w:r w:rsidRPr="00C35A2C">
        <w:rPr>
          <w:rFonts w:ascii="Fb Fontext" w:hAnsi="Fb Fontext"/>
          <w:sz w:val="32"/>
          <w:rtl/>
        </w:rPr>
        <w:t xml:space="preserve"> הראשונים ניזונת משל בעלה</w:t>
      </w:r>
      <w:r w:rsidR="00E268F4">
        <w:rPr>
          <w:rFonts w:ascii="Fb Fontext" w:hAnsi="Fb Fontext"/>
          <w:sz w:val="32"/>
          <w:rtl/>
        </w:rPr>
        <w:t>,</w:t>
      </w:r>
    </w:p>
    <w:p w14:paraId="3309B124" w14:textId="4DF0F051" w:rsidR="00A9406C" w:rsidRDefault="00A9406C" w:rsidP="00A9406C">
      <w:pPr>
        <w:ind w:firstLine="0"/>
        <w:rPr>
          <w:rFonts w:ascii="Fb Fontext" w:hAnsi="Fb Fontext"/>
          <w:sz w:val="32"/>
          <w:rtl/>
        </w:rPr>
      </w:pPr>
      <w:r>
        <w:rPr>
          <w:rFonts w:ascii="Fb Fontext" w:hAnsi="Fb Fontext"/>
          <w:sz w:val="32"/>
          <w:rtl/>
        </w:rPr>
        <w:t>מ</w:t>
      </w:r>
      <w:r w:rsidRPr="00C35A2C">
        <w:rPr>
          <w:rFonts w:ascii="Fb Fontext" w:hAnsi="Fb Fontext"/>
          <w:sz w:val="32"/>
          <w:rtl/>
        </w:rPr>
        <w:t>כ</w:t>
      </w:r>
      <w:r>
        <w:rPr>
          <w:rFonts w:ascii="Fb Fontext" w:hAnsi="Fb Fontext" w:hint="cs"/>
          <w:sz w:val="32"/>
          <w:rtl/>
        </w:rPr>
        <w:t>א</w:t>
      </w:r>
      <w:r w:rsidRPr="00C35A2C">
        <w:rPr>
          <w:rFonts w:ascii="Fb Fontext" w:hAnsi="Fb Fontext"/>
          <w:sz w:val="32"/>
          <w:rtl/>
        </w:rPr>
        <w:t>ן ואילך אינה ניזונת לא משל בעלה ולא משל יבם,</w:t>
      </w:r>
    </w:p>
    <w:p w14:paraId="15DD7DD5" w14:textId="77777777" w:rsidR="00A9406C" w:rsidRDefault="00A9406C" w:rsidP="00A9406C">
      <w:pPr>
        <w:ind w:hanging="56"/>
        <w:rPr>
          <w:rFonts w:ascii="Fb Fontext" w:hAnsi="Fb Fontext"/>
          <w:rtl/>
        </w:rPr>
      </w:pPr>
      <w:r>
        <w:rPr>
          <w:rFonts w:ascii="Fb Fontext" w:hAnsi="Fb Fontext" w:hint="cs"/>
          <w:rtl/>
        </w:rPr>
        <w:t xml:space="preserve">  </w:t>
      </w:r>
      <w:r w:rsidRPr="00C35A2C">
        <w:rPr>
          <w:rFonts w:ascii="Fb Fontext" w:hAnsi="Fb Fontext"/>
          <w:rtl/>
        </w:rPr>
        <w:t xml:space="preserve">עמד בדין </w:t>
      </w:r>
      <w:r w:rsidRPr="00300956">
        <w:rPr>
          <w:rStyle w:val="afffff0"/>
          <w:rFonts w:hint="cs"/>
          <w:rtl/>
        </w:rPr>
        <w:t>[כנוס או חלוץ]</w:t>
      </w:r>
      <w:r w:rsidRPr="00C35A2C">
        <w:rPr>
          <w:rFonts w:ascii="Fb Fontext" w:hAnsi="Fb Fontext"/>
          <w:rtl/>
        </w:rPr>
        <w:t xml:space="preserve"> וברח - ניזונת משל יבם!</w:t>
      </w:r>
    </w:p>
    <w:p w14:paraId="60606284" w14:textId="66B8027F" w:rsidR="00E268F4" w:rsidRDefault="00A9406C" w:rsidP="00A9406C">
      <w:pPr>
        <w:pStyle w:val="affff5"/>
        <w:rPr>
          <w:rtl/>
        </w:rPr>
      </w:pPr>
      <w:r>
        <w:rPr>
          <w:rtl/>
        </w:rPr>
        <w:t xml:space="preserve">- </w:t>
      </w:r>
      <w:r w:rsidRPr="00C35A2C">
        <w:rPr>
          <w:rFonts w:hint="cs"/>
          <w:rtl/>
        </w:rPr>
        <w:t xml:space="preserve"> דממ</w:t>
      </w:r>
      <w:r w:rsidRPr="00C35A2C">
        <w:rPr>
          <w:rtl/>
        </w:rPr>
        <w:t>"</w:t>
      </w:r>
      <w:r w:rsidRPr="00C35A2C">
        <w:rPr>
          <w:rFonts w:hint="cs"/>
          <w:rtl/>
        </w:rPr>
        <w:t>נ לא חוששים לצררי דלא מקרבי דעתה</w:t>
      </w:r>
      <w:r w:rsidR="00E268F4">
        <w:rPr>
          <w:rFonts w:hint="cs"/>
          <w:rtl/>
        </w:rPr>
        <w:t>,</w:t>
      </w:r>
    </w:p>
    <w:p w14:paraId="6D31205B" w14:textId="4CFB5107" w:rsidR="00A9406C" w:rsidRDefault="00A9406C" w:rsidP="009E1542">
      <w:pPr>
        <w:pStyle w:val="affff5"/>
        <w:ind w:firstLine="0"/>
        <w:rPr>
          <w:rtl/>
        </w:rPr>
      </w:pPr>
      <w:r w:rsidRPr="00C35A2C">
        <w:rPr>
          <w:rFonts w:hint="cs"/>
          <w:rtl/>
        </w:rPr>
        <w:lastRenderedPageBreak/>
        <w:t>ולא למעש</w:t>
      </w:r>
      <w:r w:rsidRPr="00C35A2C">
        <w:rPr>
          <w:rtl/>
        </w:rPr>
        <w:t>"</w:t>
      </w:r>
      <w:r w:rsidRPr="00C35A2C">
        <w:rPr>
          <w:rFonts w:hint="cs"/>
          <w:rtl/>
        </w:rPr>
        <w:t>י דלא משעבד</w:t>
      </w:r>
      <w:r>
        <w:rPr>
          <w:rFonts w:hint="cs"/>
          <w:rtl/>
        </w:rPr>
        <w:t xml:space="preserve"> לו</w:t>
      </w:r>
      <w:r w:rsidR="00B909D8">
        <w:rPr>
          <w:rFonts w:hint="cs"/>
          <w:rtl/>
        </w:rPr>
        <w:t>,</w:t>
      </w:r>
    </w:p>
    <w:p w14:paraId="10B323F2" w14:textId="77777777" w:rsidR="00A9406C" w:rsidRPr="00F71179" w:rsidRDefault="00A9406C" w:rsidP="00A9406C">
      <w:pPr>
        <w:rPr>
          <w:rFonts w:ascii="Fb Fontext" w:hAnsi="Fb Fontext"/>
          <w:spacing w:val="-2"/>
          <w:sz w:val="32"/>
          <w:rtl/>
        </w:rPr>
      </w:pPr>
      <w:r w:rsidRPr="00300956">
        <w:rPr>
          <w:rStyle w:val="affffe"/>
          <w:rtl/>
        </w:rPr>
        <w:t>•</w:t>
      </w:r>
      <w:r w:rsidRPr="00300956">
        <w:rPr>
          <w:rStyle w:val="affffe"/>
          <w:rFonts w:hint="cs"/>
          <w:rtl/>
        </w:rPr>
        <w:t xml:space="preserve"> הך </w:t>
      </w:r>
      <w:r w:rsidRPr="00F71179">
        <w:rPr>
          <w:rFonts w:ascii="Fb Fontext" w:hAnsi="Fb Fontext" w:hint="cs"/>
          <w:spacing w:val="-2"/>
          <w:sz w:val="32"/>
          <w:rtl/>
        </w:rPr>
        <w:t>ד</w:t>
      </w:r>
      <w:r w:rsidRPr="00F71179">
        <w:rPr>
          <w:rFonts w:ascii="Fb Fontext" w:hAnsi="Fb Fontext"/>
          <w:spacing w:val="-2"/>
          <w:sz w:val="32"/>
          <w:rtl/>
        </w:rPr>
        <w:t xml:space="preserve">האשה שהלכה </w:t>
      </w:r>
      <w:r>
        <w:rPr>
          <w:rFonts w:ascii="Fb Fontext" w:hAnsi="Fb Fontext" w:hint="cs"/>
          <w:spacing w:val="-2"/>
          <w:sz w:val="32"/>
          <w:rtl/>
        </w:rPr>
        <w:t xml:space="preserve">היא </w:t>
      </w:r>
      <w:r w:rsidRPr="00F71179">
        <w:rPr>
          <w:rFonts w:ascii="Fb Fontext" w:hAnsi="Fb Fontext"/>
          <w:spacing w:val="-2"/>
          <w:sz w:val="32"/>
          <w:rtl/>
        </w:rPr>
        <w:t>ובעלה למד</w:t>
      </w:r>
      <w:r w:rsidRPr="00F71179">
        <w:rPr>
          <w:rFonts w:ascii="Fb Fontext" w:hAnsi="Fb Fontext" w:hint="cs"/>
          <w:spacing w:val="-2"/>
          <w:sz w:val="32"/>
          <w:rtl/>
        </w:rPr>
        <w:t>ה</w:t>
      </w:r>
      <w:r w:rsidRPr="00F71179">
        <w:rPr>
          <w:rFonts w:ascii="Fb Fontext" w:hAnsi="Fb Fontext"/>
          <w:spacing w:val="-2"/>
          <w:sz w:val="32"/>
          <w:rtl/>
        </w:rPr>
        <w:t>"</w:t>
      </w:r>
      <w:r w:rsidRPr="00F71179">
        <w:rPr>
          <w:rFonts w:ascii="Fb Fontext" w:hAnsi="Fb Fontext" w:hint="cs"/>
          <w:spacing w:val="-2"/>
          <w:sz w:val="32"/>
          <w:rtl/>
        </w:rPr>
        <w:t>י</w:t>
      </w:r>
      <w:r w:rsidRPr="00F71179">
        <w:rPr>
          <w:rFonts w:ascii="Fb Fontext" w:hAnsi="Fb Fontext"/>
          <w:spacing w:val="-2"/>
          <w:sz w:val="32"/>
          <w:rtl/>
        </w:rPr>
        <w:t xml:space="preserve"> ואמרה מת בעלי, רצתה ניזונת, רצתה גובה כתובתה;</w:t>
      </w:r>
    </w:p>
    <w:p w14:paraId="4376A925" w14:textId="77777777" w:rsidR="00A9406C" w:rsidRDefault="00A9406C" w:rsidP="00A9406C">
      <w:pPr>
        <w:rPr>
          <w:rFonts w:ascii="Fb Fontext" w:hAnsi="Fb Fontext"/>
          <w:sz w:val="32"/>
          <w:rtl/>
        </w:rPr>
      </w:pPr>
      <w:r w:rsidRPr="00C35A2C">
        <w:rPr>
          <w:rFonts w:ascii="Fb Fontext" w:hAnsi="Fb Fontext"/>
          <w:sz w:val="32"/>
          <w:rtl/>
        </w:rPr>
        <w:t>גירשני בעלי, מתפרנסת והולכת עד כדי כתובתה!</w:t>
      </w:r>
    </w:p>
    <w:p w14:paraId="3A43CD0E" w14:textId="3E5373F7" w:rsidR="00A9406C" w:rsidRPr="00C35A2C" w:rsidRDefault="00A9406C" w:rsidP="00A9406C">
      <w:pPr>
        <w:rPr>
          <w:rFonts w:ascii="Fb Fontext" w:hAnsi="Fb Fontext" w:cs="Guttman Vilna"/>
          <w:b/>
          <w:bCs/>
          <w:rtl/>
        </w:rPr>
      </w:pPr>
      <w:r>
        <w:rPr>
          <w:rFonts w:ascii="Fb Fontext" w:hAnsi="Fb Fontext" w:hint="cs"/>
          <w:rtl/>
        </w:rPr>
        <w:t>ה</w:t>
      </w:r>
      <w:r w:rsidR="002B7BCC">
        <w:rPr>
          <w:rFonts w:ascii="Fb Fontext" w:hAnsi="Fb Fontext"/>
          <w:rtl/>
        </w:rPr>
        <w:t>"</w:t>
      </w:r>
      <w:r>
        <w:rPr>
          <w:rFonts w:ascii="Fb Fontext" w:hAnsi="Fb Fontext" w:hint="cs"/>
          <w:rtl/>
        </w:rPr>
        <w:t>נ</w:t>
      </w:r>
      <w:r w:rsidRPr="00C35A2C">
        <w:rPr>
          <w:rFonts w:ascii="Fb Fontext" w:hAnsi="Fb Fontext"/>
          <w:rtl/>
        </w:rPr>
        <w:t xml:space="preserve"> כששמעו בו שמת.</w:t>
      </w:r>
      <w:r w:rsidRPr="00C35A2C">
        <w:rPr>
          <w:rFonts w:ascii="Fb Fontext" w:hAnsi="Fb Fontext" w:hint="cs"/>
          <w:rtl/>
        </w:rPr>
        <w:t xml:space="preserve"> והך ד</w:t>
      </w:r>
      <w:r>
        <w:rPr>
          <w:rFonts w:ascii="Fb Fontext" w:hAnsi="Fb Fontext" w:hint="cs"/>
          <w:rtl/>
        </w:rPr>
        <w:t>כאן</w:t>
      </w:r>
      <w:r w:rsidRPr="00C35A2C">
        <w:rPr>
          <w:rFonts w:ascii="Fb Fontext" w:hAnsi="Fb Fontext" w:hint="cs"/>
          <w:rtl/>
        </w:rPr>
        <w:t xml:space="preserve"> '</w:t>
      </w:r>
      <w:r w:rsidRPr="00C35A2C">
        <w:rPr>
          <w:rFonts w:ascii="Fb Fontext" w:hAnsi="Fb Fontext"/>
          <w:rtl/>
        </w:rPr>
        <w:t>עד כדי כתובתה</w:t>
      </w:r>
      <w:r w:rsidRPr="00C35A2C">
        <w:rPr>
          <w:rFonts w:ascii="Fb Fontext" w:hAnsi="Fb Fontext" w:hint="cs"/>
          <w:rtl/>
        </w:rPr>
        <w:t>'</w:t>
      </w:r>
      <w:r w:rsidRPr="00C35A2C">
        <w:rPr>
          <w:rFonts w:ascii="Fb Fontext" w:hAnsi="Fb Fontext"/>
          <w:rtl/>
        </w:rPr>
        <w:t xml:space="preserve"> ד</w:t>
      </w:r>
      <w:r>
        <w:rPr>
          <w:rFonts w:ascii="Fb Fontext" w:hAnsi="Fb Fontext" w:hint="cs"/>
          <w:rtl/>
        </w:rPr>
        <w:t xml:space="preserve">היא </w:t>
      </w:r>
      <w:r w:rsidRPr="00C35A2C">
        <w:rPr>
          <w:rFonts w:ascii="Fb Fontext" w:hAnsi="Fb Fontext"/>
          <w:rtl/>
        </w:rPr>
        <w:t xml:space="preserve"> </w:t>
      </w:r>
      <w:r>
        <w:rPr>
          <w:rFonts w:ascii="Fb Fontext" w:hAnsi="Fb Fontext" w:hint="cs"/>
          <w:rtl/>
        </w:rPr>
        <w:t>הפסידה עצמה</w:t>
      </w:r>
      <w:r w:rsidRPr="00C35A2C">
        <w:rPr>
          <w:rFonts w:ascii="Fb Fontext" w:hAnsi="Fb Fontext"/>
          <w:rtl/>
        </w:rPr>
        <w:t>.</w:t>
      </w:r>
    </w:p>
    <w:p w14:paraId="561E590B" w14:textId="3A7D5218" w:rsidR="00A9406C" w:rsidRPr="00F71179" w:rsidRDefault="00A9406C" w:rsidP="00A9406C">
      <w:pPr>
        <w:rPr>
          <w:rFonts w:ascii="Fb Fontext" w:hAnsi="Fb Fontext"/>
          <w:spacing w:val="-2"/>
          <w:rtl/>
        </w:rPr>
      </w:pPr>
      <w:r w:rsidRPr="009709BC">
        <w:rPr>
          <w:rStyle w:val="affffe"/>
          <w:rtl/>
        </w:rPr>
        <w:t>•</w:t>
      </w:r>
      <w:r w:rsidRPr="009709BC">
        <w:rPr>
          <w:rStyle w:val="affffe"/>
          <w:rFonts w:hint="cs"/>
          <w:rtl/>
        </w:rPr>
        <w:t xml:space="preserve"> והך </w:t>
      </w:r>
      <w:r w:rsidRPr="00F71179">
        <w:rPr>
          <w:rFonts w:ascii="Fb Fontext" w:hAnsi="Fb Fontext" w:hint="cs"/>
          <w:spacing w:val="-2"/>
          <w:sz w:val="32"/>
          <w:rtl/>
        </w:rPr>
        <w:t>ד</w:t>
      </w:r>
      <w:r w:rsidRPr="00F71179">
        <w:rPr>
          <w:rFonts w:ascii="Fb Fontext" w:hAnsi="Fb Fontext"/>
          <w:spacing w:val="-2"/>
          <w:sz w:val="32"/>
          <w:rtl/>
        </w:rPr>
        <w:t>כיצד אמרו ממאנת אין לה מזונות</w:t>
      </w:r>
      <w:r w:rsidRPr="00F71179">
        <w:rPr>
          <w:rFonts w:ascii="Fb Fontext" w:hAnsi="Fb Fontext" w:hint="cs"/>
          <w:spacing w:val="-2"/>
          <w:sz w:val="32"/>
          <w:rtl/>
        </w:rPr>
        <w:t xml:space="preserve">- </w:t>
      </w:r>
      <w:r w:rsidRPr="00F71179">
        <w:rPr>
          <w:rFonts w:ascii="Fb Fontext" w:hAnsi="Fb Fontext"/>
          <w:spacing w:val="-2"/>
          <w:sz w:val="32"/>
          <w:rtl/>
        </w:rPr>
        <w:t>כגון שהלך בעלה למ</w:t>
      </w:r>
      <w:r>
        <w:rPr>
          <w:rFonts w:ascii="Fb Fontext" w:hAnsi="Fb Fontext" w:hint="cs"/>
          <w:spacing w:val="-2"/>
          <w:sz w:val="32"/>
          <w:rtl/>
        </w:rPr>
        <w:t>ה</w:t>
      </w:r>
      <w:r w:rsidR="002B7BCC">
        <w:rPr>
          <w:rFonts w:ascii="Fb Fontext" w:hAnsi="Fb Fontext"/>
          <w:spacing w:val="-2"/>
          <w:sz w:val="32"/>
          <w:rtl/>
        </w:rPr>
        <w:t>"</w:t>
      </w:r>
      <w:r>
        <w:rPr>
          <w:rFonts w:ascii="Fb Fontext" w:hAnsi="Fb Fontext" w:hint="cs"/>
          <w:spacing w:val="-2"/>
          <w:sz w:val="32"/>
          <w:rtl/>
        </w:rPr>
        <w:t>י</w:t>
      </w:r>
      <w:r w:rsidRPr="00F71179">
        <w:rPr>
          <w:rFonts w:ascii="Fb Fontext" w:hAnsi="Fb Fontext"/>
          <w:spacing w:val="-2"/>
          <w:sz w:val="32"/>
          <w:rtl/>
        </w:rPr>
        <w:t xml:space="preserve">, </w:t>
      </w:r>
      <w:r w:rsidRPr="00730FDE">
        <w:rPr>
          <w:rStyle w:val="afffff0"/>
          <w:rFonts w:hint="cs"/>
          <w:rtl/>
        </w:rPr>
        <w:t>[ולא ביושבת תחתיו]</w:t>
      </w:r>
    </w:p>
    <w:p w14:paraId="654AD55C" w14:textId="77777777" w:rsidR="00A9406C" w:rsidRPr="00730169" w:rsidRDefault="00A9406C" w:rsidP="00A9406C">
      <w:pPr>
        <w:rPr>
          <w:rFonts w:ascii="Fb Fontext" w:hAnsi="Fb Fontext"/>
          <w:spacing w:val="-4"/>
          <w:rtl/>
        </w:rPr>
      </w:pPr>
      <w:r w:rsidRPr="00730169">
        <w:rPr>
          <w:rFonts w:ascii="Fb Fontext" w:hAnsi="Fb Fontext" w:hint="cs"/>
          <w:spacing w:val="-4"/>
          <w:rtl/>
        </w:rPr>
        <w:t>'</w:t>
      </w:r>
      <w:r w:rsidRPr="00730169">
        <w:rPr>
          <w:rFonts w:ascii="Fb Fontext" w:hAnsi="Fb Fontext"/>
          <w:spacing w:val="-4"/>
          <w:rtl/>
        </w:rPr>
        <w:t>לותה ואכלה עמדה ומיאנה</w:t>
      </w:r>
      <w:r w:rsidRPr="00730169">
        <w:rPr>
          <w:rFonts w:ascii="Fb Fontext" w:hAnsi="Fb Fontext" w:hint="cs"/>
          <w:spacing w:val="-4"/>
          <w:rtl/>
        </w:rPr>
        <w:t>'</w:t>
      </w:r>
      <w:r w:rsidRPr="00730169">
        <w:rPr>
          <w:rFonts w:ascii="Fb Fontext" w:hAnsi="Fb Fontext"/>
          <w:spacing w:val="-4"/>
          <w:rtl/>
        </w:rPr>
        <w:t>; טע</w:t>
      </w:r>
      <w:r w:rsidRPr="00730169">
        <w:rPr>
          <w:rFonts w:ascii="Fb Fontext" w:hAnsi="Fb Fontext" w:hint="cs"/>
          <w:spacing w:val="-4"/>
          <w:rtl/>
        </w:rPr>
        <w:t>ם</w:t>
      </w:r>
      <w:r w:rsidRPr="00730169">
        <w:rPr>
          <w:rFonts w:ascii="Fb Fontext" w:hAnsi="Fb Fontext"/>
          <w:spacing w:val="-4"/>
          <w:rtl/>
        </w:rPr>
        <w:t xml:space="preserve"> </w:t>
      </w:r>
      <w:r w:rsidRPr="00730169">
        <w:rPr>
          <w:rFonts w:ascii="Fb Fontext" w:hAnsi="Fb Fontext" w:hint="cs"/>
          <w:spacing w:val="-4"/>
          <w:rtl/>
        </w:rPr>
        <w:t>ש</w:t>
      </w:r>
      <w:r w:rsidRPr="00730169">
        <w:rPr>
          <w:rFonts w:ascii="Fb Fontext" w:hAnsi="Fb Fontext"/>
          <w:spacing w:val="-4"/>
          <w:rtl/>
        </w:rPr>
        <w:t>מיאנה,</w:t>
      </w:r>
      <w:r w:rsidRPr="00730169">
        <w:rPr>
          <w:rStyle w:val="afffff0"/>
          <w:spacing w:val="-4"/>
          <w:rtl/>
        </w:rPr>
        <w:t xml:space="preserve"> הא לא מיאנה </w:t>
      </w:r>
      <w:r w:rsidRPr="00730169">
        <w:rPr>
          <w:rStyle w:val="afffff0"/>
          <w:rFonts w:hint="cs"/>
          <w:spacing w:val="-4"/>
          <w:rtl/>
        </w:rPr>
        <w:t>נותנים</w:t>
      </w:r>
      <w:r w:rsidRPr="00730169">
        <w:rPr>
          <w:rStyle w:val="afffff0"/>
          <w:spacing w:val="-4"/>
          <w:rtl/>
        </w:rPr>
        <w:t xml:space="preserve"> לה!</w:t>
      </w:r>
    </w:p>
    <w:p w14:paraId="02E80683" w14:textId="7173EB2D" w:rsidR="00A9406C" w:rsidRDefault="00A9406C" w:rsidP="00A9406C">
      <w:pPr>
        <w:rPr>
          <w:rFonts w:ascii="Fb Fontext" w:hAnsi="Fb Fontext"/>
          <w:rtl/>
        </w:rPr>
      </w:pPr>
      <w:r w:rsidRPr="00730FDE">
        <w:rPr>
          <w:rStyle w:val="affffe"/>
          <w:rFonts w:hint="cs"/>
          <w:rtl/>
        </w:rPr>
        <w:t>שמואל</w:t>
      </w:r>
      <w:r>
        <w:rPr>
          <w:rStyle w:val="affffe"/>
          <w:rFonts w:hint="cs"/>
          <w:rtl/>
        </w:rPr>
        <w:t>:</w:t>
      </w:r>
      <w:r w:rsidRPr="00730FDE">
        <w:rPr>
          <w:rStyle w:val="affffe"/>
          <w:rFonts w:hint="cs"/>
          <w:rtl/>
        </w:rPr>
        <w:t xml:space="preserve"> </w:t>
      </w:r>
      <w:r w:rsidRPr="00C35A2C">
        <w:rPr>
          <w:rFonts w:ascii="Fb Fontext" w:hAnsi="Fb Fontext" w:hint="cs"/>
          <w:rtl/>
        </w:rPr>
        <w:t>אין לחשוש משום צררי דלקטנה לא מתפיס ולא למעש</w:t>
      </w:r>
      <w:r w:rsidRPr="00C35A2C">
        <w:rPr>
          <w:rFonts w:ascii="Fb Fontext" w:hAnsi="Fb Fontext"/>
          <w:rtl/>
        </w:rPr>
        <w:t>"</w:t>
      </w:r>
      <w:r w:rsidRPr="00C35A2C">
        <w:rPr>
          <w:rFonts w:ascii="Fb Fontext" w:hAnsi="Fb Fontext" w:hint="cs"/>
          <w:rtl/>
        </w:rPr>
        <w:t>י דקטנה לא ספקה</w:t>
      </w:r>
      <w:r w:rsidR="00B909D8">
        <w:rPr>
          <w:rFonts w:ascii="Fb Fontext" w:hAnsi="Fb Fontext" w:hint="cs"/>
          <w:rtl/>
        </w:rPr>
        <w:t>,</w:t>
      </w:r>
    </w:p>
    <w:p w14:paraId="1A4E8C22" w14:textId="77777777" w:rsidR="00A9406C" w:rsidRDefault="00A9406C" w:rsidP="00A9406C">
      <w:pPr>
        <w:rPr>
          <w:rFonts w:ascii="Fb Fontext" w:hAnsi="Fb Fontext"/>
          <w:sz w:val="32"/>
          <w:rtl/>
        </w:rPr>
      </w:pPr>
      <w:r w:rsidRPr="007360F5">
        <w:rPr>
          <w:rStyle w:val="affffe"/>
          <w:rtl/>
        </w:rPr>
        <w:t>•</w:t>
      </w:r>
      <w:r w:rsidRPr="007360F5">
        <w:rPr>
          <w:rStyle w:val="affffe"/>
          <w:rFonts w:hint="cs"/>
          <w:rtl/>
        </w:rPr>
        <w:t xml:space="preserve"> ר</w:t>
      </w:r>
      <w:r w:rsidRPr="007360F5">
        <w:rPr>
          <w:rStyle w:val="affffe"/>
          <w:rtl/>
        </w:rPr>
        <w:t>"</w:t>
      </w:r>
      <w:r w:rsidRPr="007360F5">
        <w:rPr>
          <w:rStyle w:val="affffe"/>
          <w:rFonts w:hint="cs"/>
          <w:rtl/>
        </w:rPr>
        <w:t>ד</w:t>
      </w:r>
      <w:r w:rsidRPr="007360F5">
        <w:rPr>
          <w:rStyle w:val="affffe"/>
          <w:rtl/>
        </w:rPr>
        <w:t>:</w:t>
      </w:r>
      <w:r w:rsidRPr="00C35A2C">
        <w:rPr>
          <w:rFonts w:ascii="Fb Fontext" w:hAnsi="Fb Fontext"/>
          <w:sz w:val="32"/>
          <w:rtl/>
        </w:rPr>
        <w:t xml:space="preserve"> מעשה בא לפני רבי בבית שערים, ופסק לה מזונות,</w:t>
      </w:r>
    </w:p>
    <w:p w14:paraId="42B2ECBC" w14:textId="5BE70D7E" w:rsidR="00E268F4" w:rsidRDefault="00A9406C" w:rsidP="00A9406C">
      <w:pPr>
        <w:rPr>
          <w:rFonts w:ascii="Fb Fontext" w:hAnsi="Fb Fontext"/>
          <w:rtl/>
        </w:rPr>
      </w:pPr>
      <w:r w:rsidRPr="00BD2426">
        <w:rPr>
          <w:rStyle w:val="affffe"/>
          <w:rtl/>
        </w:rPr>
        <w:t>לפני רבי ישמעאל</w:t>
      </w:r>
      <w:r w:rsidRPr="00C35A2C">
        <w:rPr>
          <w:rFonts w:ascii="Fb Fontext" w:hAnsi="Fb Fontext"/>
          <w:rtl/>
        </w:rPr>
        <w:t xml:space="preserve"> בצפורי, ולא פסק לה מזונות</w:t>
      </w:r>
      <w:r w:rsidR="00E268F4">
        <w:rPr>
          <w:rFonts w:ascii="Fb Fontext" w:hAnsi="Fb Fontext"/>
          <w:rtl/>
        </w:rPr>
        <w:t>,</w:t>
      </w:r>
    </w:p>
    <w:p w14:paraId="323425FF" w14:textId="6CB04E26" w:rsidR="00A9406C" w:rsidRDefault="00A9406C" w:rsidP="00A9406C">
      <w:pPr>
        <w:rPr>
          <w:rFonts w:ascii="Fb Fontext" w:hAnsi="Fb Fontext"/>
          <w:rtl/>
        </w:rPr>
      </w:pPr>
      <w:r w:rsidRPr="00BD2426">
        <w:rPr>
          <w:rStyle w:val="affffe"/>
          <w:rFonts w:hint="cs"/>
          <w:rtl/>
        </w:rPr>
        <w:t>וכשתהה רי</w:t>
      </w:r>
      <w:r w:rsidRPr="00BD2426">
        <w:rPr>
          <w:rStyle w:val="affffe"/>
          <w:rtl/>
        </w:rPr>
        <w:t>"</w:t>
      </w:r>
      <w:r w:rsidRPr="00BD2426">
        <w:rPr>
          <w:rStyle w:val="affffe"/>
          <w:rFonts w:hint="cs"/>
          <w:rtl/>
        </w:rPr>
        <w:t xml:space="preserve">ו </w:t>
      </w:r>
      <w:r w:rsidRPr="00C35A2C">
        <w:rPr>
          <w:rFonts w:ascii="Fb Fontext" w:hAnsi="Fb Fontext" w:hint="cs"/>
          <w:rtl/>
        </w:rPr>
        <w:t xml:space="preserve">דמזונות </w:t>
      </w:r>
      <w:r w:rsidRPr="00BD2426">
        <w:rPr>
          <w:rStyle w:val="affffe"/>
          <w:rFonts w:hint="cs"/>
          <w:rtl/>
        </w:rPr>
        <w:t>לכו</w:t>
      </w:r>
      <w:r w:rsidRPr="00BD2426">
        <w:rPr>
          <w:rStyle w:val="affffe"/>
          <w:rtl/>
        </w:rPr>
        <w:t>"</w:t>
      </w:r>
      <w:r w:rsidRPr="00BD2426">
        <w:rPr>
          <w:rStyle w:val="affffe"/>
          <w:rFonts w:hint="cs"/>
          <w:rtl/>
        </w:rPr>
        <w:t>ע</w:t>
      </w:r>
      <w:r w:rsidRPr="00C35A2C">
        <w:rPr>
          <w:rFonts w:ascii="Fb Fontext" w:hAnsi="Fb Fontext" w:hint="cs"/>
          <w:rtl/>
        </w:rPr>
        <w:t xml:space="preserve"> מביאים</w:t>
      </w:r>
      <w:r w:rsidR="00B909D8">
        <w:rPr>
          <w:rFonts w:ascii="Fb Fontext" w:hAnsi="Fb Fontext" w:hint="cs"/>
          <w:rtl/>
        </w:rPr>
        <w:t>,</w:t>
      </w:r>
    </w:p>
    <w:p w14:paraId="15A273C4" w14:textId="4E20A487" w:rsidR="00A9406C" w:rsidRPr="00A60F3D" w:rsidRDefault="00A9406C" w:rsidP="00A9406C">
      <w:pPr>
        <w:rPr>
          <w:rFonts w:ascii="Fb Fontext" w:hAnsi="Fb Fontext"/>
          <w:spacing w:val="-6"/>
          <w:rtl/>
        </w:rPr>
      </w:pPr>
      <w:r w:rsidRPr="00A60F3D">
        <w:rPr>
          <w:rStyle w:val="affffe"/>
          <w:rFonts w:hint="cs"/>
          <w:spacing w:val="-6"/>
          <w:rtl/>
        </w:rPr>
        <w:t xml:space="preserve">תירצו כשמואל </w:t>
      </w:r>
      <w:r w:rsidRPr="00A60F3D">
        <w:rPr>
          <w:rFonts w:ascii="Fb Fontext" w:hAnsi="Fb Fontext" w:hint="cs"/>
          <w:spacing w:val="-6"/>
          <w:rtl/>
        </w:rPr>
        <w:t xml:space="preserve">בששמעו בו שמת </w:t>
      </w:r>
      <w:r w:rsidRPr="00A60F3D">
        <w:rPr>
          <w:rStyle w:val="affffe"/>
          <w:rFonts w:hint="cs"/>
          <w:spacing w:val="-6"/>
          <w:rtl/>
        </w:rPr>
        <w:t>וא</w:t>
      </w:r>
      <w:r w:rsidRPr="00A60F3D">
        <w:rPr>
          <w:rStyle w:val="affffe"/>
          <w:spacing w:val="-6"/>
          <w:rtl/>
        </w:rPr>
        <w:t>"</w:t>
      </w:r>
      <w:r w:rsidRPr="00A60F3D">
        <w:rPr>
          <w:rStyle w:val="affffe"/>
          <w:rFonts w:hint="cs"/>
          <w:spacing w:val="-6"/>
          <w:rtl/>
        </w:rPr>
        <w:t xml:space="preserve">ל </w:t>
      </w:r>
      <w:r w:rsidRPr="00A60F3D">
        <w:rPr>
          <w:rFonts w:ascii="Fb Fontext" w:hAnsi="Fb Fontext" w:hint="cs"/>
          <w:spacing w:val="-6"/>
          <w:rtl/>
        </w:rPr>
        <w:t>דא</w:t>
      </w:r>
      <w:r w:rsidRPr="00A60F3D">
        <w:rPr>
          <w:rFonts w:ascii="Fb Fontext" w:hAnsi="Fb Fontext"/>
          <w:spacing w:val="-6"/>
          <w:rtl/>
        </w:rPr>
        <w:t>"</w:t>
      </w:r>
      <w:r w:rsidRPr="00A60F3D">
        <w:rPr>
          <w:rFonts w:ascii="Fb Fontext" w:hAnsi="Fb Fontext" w:hint="cs"/>
          <w:spacing w:val="-6"/>
          <w:rtl/>
        </w:rPr>
        <w:t>כ פתרו לכל הקושיות האלו</w:t>
      </w:r>
      <w:r w:rsidR="00B909D8" w:rsidRPr="00A60F3D">
        <w:rPr>
          <w:rFonts w:ascii="Fb Fontext" w:hAnsi="Fb Fontext" w:hint="cs"/>
          <w:spacing w:val="-6"/>
          <w:rtl/>
        </w:rPr>
        <w:t>,</w:t>
      </w:r>
    </w:p>
    <w:p w14:paraId="143FEEA9" w14:textId="77777777" w:rsidR="00A9406C" w:rsidRPr="005209B4" w:rsidRDefault="00A9406C" w:rsidP="00A9406C">
      <w:pPr>
        <w:rPr>
          <w:rStyle w:val="affffe"/>
          <w:rtl/>
        </w:rPr>
      </w:pPr>
      <w:r w:rsidRPr="005209B4">
        <w:rPr>
          <w:rStyle w:val="affffe"/>
          <w:rFonts w:hint="cs"/>
          <w:rtl/>
        </w:rPr>
        <w:t>רבין</w:t>
      </w:r>
      <w:r w:rsidRPr="005209B4">
        <w:rPr>
          <w:rStyle w:val="affffe"/>
          <w:rtl/>
        </w:rPr>
        <w:t xml:space="preserve">: </w:t>
      </w:r>
      <w:r w:rsidRPr="005209B4">
        <w:rPr>
          <w:rStyle w:val="affffe"/>
          <w:rFonts w:hint="cs"/>
          <w:rtl/>
        </w:rPr>
        <w:t>כדברי ר</w:t>
      </w:r>
      <w:r w:rsidRPr="005209B4">
        <w:rPr>
          <w:rStyle w:val="affffe"/>
          <w:rtl/>
        </w:rPr>
        <w:t>"</w:t>
      </w:r>
      <w:r w:rsidRPr="005209B4">
        <w:rPr>
          <w:rStyle w:val="affffe"/>
          <w:rFonts w:hint="cs"/>
          <w:rtl/>
        </w:rPr>
        <w:t xml:space="preserve">ד </w:t>
      </w:r>
      <w:r w:rsidRPr="00C35A2C">
        <w:rPr>
          <w:rFonts w:ascii="Fb Fontext" w:hAnsi="Fb Fontext" w:hint="cs"/>
          <w:rtl/>
        </w:rPr>
        <w:t xml:space="preserve">אלא שהפך השיטות של </w:t>
      </w:r>
      <w:r w:rsidRPr="005209B4">
        <w:rPr>
          <w:rStyle w:val="affffe"/>
          <w:rFonts w:hint="cs"/>
          <w:rtl/>
        </w:rPr>
        <w:t>רבי ורבי ישמעאל</w:t>
      </w:r>
    </w:p>
    <w:p w14:paraId="73B395AB" w14:textId="77777777" w:rsidR="00A9406C" w:rsidRPr="00C35A2C" w:rsidRDefault="00A9406C" w:rsidP="00A9406C">
      <w:pPr>
        <w:rPr>
          <w:rFonts w:ascii="Fb Fontext" w:hAnsi="Fb Fontext"/>
          <w:rtl/>
        </w:rPr>
      </w:pPr>
      <w:r w:rsidRPr="005209B4">
        <w:rPr>
          <w:rStyle w:val="affffe"/>
          <w:rtl/>
        </w:rPr>
        <w:t>•</w:t>
      </w:r>
      <w:r w:rsidRPr="005209B4">
        <w:rPr>
          <w:rStyle w:val="affffe"/>
          <w:rFonts w:hint="cs"/>
          <w:rtl/>
        </w:rPr>
        <w:t xml:space="preserve"> </w:t>
      </w:r>
      <w:r w:rsidRPr="005209B4">
        <w:rPr>
          <w:rStyle w:val="affffe"/>
          <w:rtl/>
        </w:rPr>
        <w:t xml:space="preserve">והלכתא </w:t>
      </w:r>
      <w:r w:rsidRPr="005209B4">
        <w:rPr>
          <w:rStyle w:val="affffe"/>
          <w:rFonts w:hint="cs"/>
          <w:rtl/>
        </w:rPr>
        <w:t>כ</w:t>
      </w:r>
      <w:r w:rsidRPr="005209B4">
        <w:rPr>
          <w:rStyle w:val="affffe"/>
          <w:rtl/>
        </w:rPr>
        <w:t>רב,</w:t>
      </w:r>
      <w:r w:rsidRPr="00C35A2C">
        <w:rPr>
          <w:rFonts w:ascii="Fb Fontext" w:hAnsi="Fb Fontext"/>
          <w:sz w:val="32"/>
          <w:rtl/>
        </w:rPr>
        <w:t xml:space="preserve"> ופוסקין מזונות לאשת איש.</w:t>
      </w:r>
    </w:p>
    <w:p w14:paraId="4B81BDE0" w14:textId="77777777" w:rsidR="00A9406C" w:rsidRPr="00730169" w:rsidRDefault="00A9406C" w:rsidP="00A9406C">
      <w:pPr>
        <w:rPr>
          <w:rFonts w:ascii="Fb Fontext" w:hAnsi="Fb Fontext"/>
          <w:spacing w:val="-8"/>
          <w:rtl/>
        </w:rPr>
      </w:pPr>
      <w:r w:rsidRPr="00730169">
        <w:rPr>
          <w:rStyle w:val="affffe"/>
          <w:spacing w:val="-8"/>
          <w:rtl/>
        </w:rPr>
        <w:t xml:space="preserve">והלכתא </w:t>
      </w:r>
      <w:r w:rsidRPr="00730169">
        <w:rPr>
          <w:rStyle w:val="affffe"/>
          <w:rFonts w:hint="cs"/>
          <w:spacing w:val="-8"/>
          <w:rtl/>
        </w:rPr>
        <w:t>כר</w:t>
      </w:r>
      <w:r w:rsidRPr="00730169">
        <w:rPr>
          <w:rStyle w:val="affffe"/>
          <w:spacing w:val="-8"/>
          <w:rtl/>
        </w:rPr>
        <w:t>"</w:t>
      </w:r>
      <w:r w:rsidRPr="00730169">
        <w:rPr>
          <w:rStyle w:val="affffe"/>
          <w:rFonts w:hint="cs"/>
          <w:spacing w:val="-8"/>
          <w:rtl/>
        </w:rPr>
        <w:t>ה מרב</w:t>
      </w:r>
      <w:r w:rsidRPr="00730169">
        <w:rPr>
          <w:rFonts w:ascii="Fb Fontext" w:hAnsi="Fb Fontext" w:hint="cs"/>
          <w:spacing w:val="-8"/>
          <w:rtl/>
        </w:rPr>
        <w:t xml:space="preserve"> ד</w:t>
      </w:r>
      <w:r w:rsidRPr="00730169">
        <w:rPr>
          <w:rFonts w:ascii="Fb Fontext" w:hAnsi="Fb Fontext"/>
          <w:spacing w:val="-8"/>
          <w:rtl/>
        </w:rPr>
        <w:t>יכולה אשה שתאמר לבעלה איני ניזונת ואיני עושה.</w:t>
      </w:r>
    </w:p>
    <w:p w14:paraId="4B5E24D9" w14:textId="2BB0F9B1" w:rsidR="00A9406C" w:rsidRDefault="00A9406C" w:rsidP="00A9406C">
      <w:pPr>
        <w:ind w:left="720" w:hanging="720"/>
        <w:rPr>
          <w:rFonts w:ascii="Fb Fontext" w:hAnsi="Fb Fontext"/>
          <w:sz w:val="32"/>
          <w:rtl/>
        </w:rPr>
      </w:pPr>
      <w:r w:rsidRPr="005209B4">
        <w:rPr>
          <w:rStyle w:val="affffe"/>
          <w:rtl/>
        </w:rPr>
        <w:t>והלכתא כ</w:t>
      </w:r>
      <w:r w:rsidRPr="005209B4">
        <w:rPr>
          <w:rStyle w:val="affffe"/>
          <w:rFonts w:hint="cs"/>
          <w:rtl/>
        </w:rPr>
        <w:t>ר</w:t>
      </w:r>
      <w:r w:rsidRPr="005209B4">
        <w:rPr>
          <w:rStyle w:val="affffe"/>
          <w:rtl/>
        </w:rPr>
        <w:t>"</w:t>
      </w:r>
      <w:r w:rsidRPr="005209B4">
        <w:rPr>
          <w:rStyle w:val="affffe"/>
          <w:rFonts w:hint="cs"/>
          <w:rtl/>
        </w:rPr>
        <w:t xml:space="preserve">ז </w:t>
      </w:r>
      <w:r w:rsidRPr="00C35A2C">
        <w:rPr>
          <w:rFonts w:ascii="Fb Fontext" w:hAnsi="Fb Fontext" w:hint="cs"/>
          <w:sz w:val="32"/>
          <w:rtl/>
        </w:rPr>
        <w:t>בכלי חרס המצופים עופרת דלבנים ושחורים מותרים ירוקים אסורים</w:t>
      </w:r>
      <w:r w:rsidR="00B909D8">
        <w:rPr>
          <w:rFonts w:ascii="Fb Fontext" w:hAnsi="Fb Fontext" w:hint="cs"/>
          <w:sz w:val="32"/>
          <w:rtl/>
        </w:rPr>
        <w:t>,</w:t>
      </w:r>
    </w:p>
    <w:p w14:paraId="75B876F0" w14:textId="3521C717" w:rsidR="00A9406C" w:rsidRPr="00C35A2C" w:rsidRDefault="00A9406C" w:rsidP="00A9406C">
      <w:pPr>
        <w:rPr>
          <w:rFonts w:ascii="Fb Fontext" w:hAnsi="Fb Fontext" w:cs="Guttman Vilna"/>
          <w:b/>
          <w:bCs/>
          <w:sz w:val="32"/>
          <w:rtl/>
        </w:rPr>
      </w:pPr>
      <w:r w:rsidRPr="005209B4">
        <w:rPr>
          <w:rStyle w:val="affffe"/>
          <w:rFonts w:hint="cs"/>
          <w:rtl/>
        </w:rPr>
        <w:t xml:space="preserve">והך </w:t>
      </w:r>
      <w:r w:rsidRPr="00C35A2C">
        <w:rPr>
          <w:rFonts w:ascii="Fb Fontext" w:hAnsi="Fb Fontext" w:hint="cs"/>
          <w:sz w:val="32"/>
          <w:rtl/>
        </w:rPr>
        <w:t>דלבנים ושחורים מותרים בשאין בהם סדקים דבשיש בהם אסורים</w:t>
      </w:r>
      <w:r w:rsidRPr="00C35A2C">
        <w:rPr>
          <w:rFonts w:ascii="Fb Fontext" w:hAnsi="Fb Fontext"/>
          <w:sz w:val="32"/>
          <w:rtl/>
        </w:rPr>
        <w:t xml:space="preserve"> </w:t>
      </w:r>
      <w:r w:rsidRPr="005209B4">
        <w:rPr>
          <w:rStyle w:val="affffe"/>
          <w:rFonts w:hint="cs"/>
          <w:rtl/>
        </w:rPr>
        <w:t>דבלעו</w:t>
      </w:r>
      <w:r w:rsidR="00B909D8">
        <w:rPr>
          <w:rStyle w:val="affffe"/>
          <w:rFonts w:hint="cs"/>
          <w:rtl/>
        </w:rPr>
        <w:t>,</w:t>
      </w:r>
    </w:p>
    <w:p w14:paraId="40B7DAC9" w14:textId="7BA0345E" w:rsidR="00A60F3D" w:rsidRDefault="00A9406C" w:rsidP="003156E1">
      <w:pPr>
        <w:pStyle w:val="aff9"/>
        <w:rPr>
          <w:rtl/>
        </w:rPr>
      </w:pPr>
      <w:r w:rsidRPr="003156E1">
        <w:rPr>
          <w:rFonts w:hint="cs"/>
          <w:rtl/>
        </w:rPr>
        <w:t>׹</w:t>
      </w:r>
    </w:p>
    <w:p w14:paraId="4C060451" w14:textId="77777777" w:rsidR="00A60F3D" w:rsidRDefault="00A60F3D">
      <w:pPr>
        <w:bidi w:val="0"/>
        <w:spacing w:after="160" w:line="259" w:lineRule="auto"/>
        <w:ind w:left="0" w:firstLine="0"/>
        <w:jc w:val="left"/>
        <w:rPr>
          <w:rFonts w:ascii="BA חניכי הישיבות" w:hAnsi="BA חניכי הישיבות" w:cs="BA חניכי הישיבות"/>
          <w:color w:val="808080" w:themeColor="background1" w:themeShade="80"/>
          <w:sz w:val="32"/>
          <w:rtl/>
        </w:rPr>
      </w:pPr>
      <w:r>
        <w:rPr>
          <w:rtl/>
        </w:rPr>
        <w:br w:type="page"/>
      </w:r>
    </w:p>
    <w:p w14:paraId="685125C3" w14:textId="77777777" w:rsidR="00A9406C" w:rsidRPr="00C54C7E" w:rsidRDefault="00A9406C" w:rsidP="00A60F3D">
      <w:pPr>
        <w:pStyle w:val="afffff4"/>
        <w:rPr>
          <w:rtl/>
        </w:rPr>
      </w:pPr>
      <w:ins w:id="10020" w:author="מספור קטעי משנה" w:date="2026-10-06T06:45:30Z">
        <w:r>
          <w:rPr>
            <w:rStyle w:val="MisparKeta"/>
          </w:rPr>
          <w:t xml:space="preserve">א. </w:t>
        </w:r>
      </w:ins>
      <w:bookmarkStart w:id="805" w:name="_Toc119353597"/>
      <w:r w:rsidRPr="00C54C7E">
        <w:rPr>
          <w:rtl/>
        </w:rPr>
        <w:lastRenderedPageBreak/>
        <w:t>מי שהלך למדינת הים, ועמד אחד ופירנס את אשתו,</w:t>
      </w:r>
      <w:bookmarkEnd w:id="805"/>
    </w:p>
    <w:p>
      <w:pPr>
        <w:pStyle w:val="MishnaBatzad"/>
        <w:rPr>
          <w:ins w:id="20548" w:author="קלוד" w:date="2026-10-06T10:09:07Z"/>
        </w:rPr>
      </w:pPr>
      <w:ins w:id="20547" w:author="קלוד" w:date="2026-10-06T10:09:07Z">
        <w:r>
          <w:t xml:space="preserve">משנה ב</w:t>
        </w:r>
      </w:ins>
    </w:p>
    <w:p w14:paraId="0C229464" w14:textId="77777777" w:rsidR="00A9406C" w:rsidRPr="00C54C7E" w:rsidRDefault="00A9406C" w:rsidP="00A9406C">
      <w:pPr>
        <w:pStyle w:val="afff5"/>
        <w:rPr>
          <w:rtl/>
        </w:rPr>
      </w:pPr>
      <w:r w:rsidRPr="005209B4">
        <w:rPr>
          <w:rStyle w:val="TanaimMishna"/>
          <w:rtl/>
          <w:rPrChange w:id="20316" w:author="קלוד" w:date="2026-10-06T10:09:07Z">
            <w:rPr>
              <w:rStyle w:val="affffe"/>
              <w:rtl/>
            </w:rPr>
          </w:rPrChange>
        </w:rPr>
        <w:t>חנן אומר:</w:t>
      </w:r>
      <w:r w:rsidRPr="00C54C7E">
        <w:rPr>
          <w:rtl/>
        </w:rPr>
        <w:t xml:space="preserve"> איבד את מעותיו,</w:t>
      </w:r>
    </w:p>
    <w:p w14:paraId="25A37F0C" w14:textId="77777777" w:rsidR="00A9406C" w:rsidRPr="00C54C7E" w:rsidRDefault="00A9406C" w:rsidP="00A9406C">
      <w:pPr>
        <w:pStyle w:val="afff5"/>
        <w:rPr>
          <w:rtl/>
        </w:rPr>
      </w:pPr>
      <w:r w:rsidRPr="00CC7C30">
        <w:rPr>
          <w:rStyle w:val="TanaimMishna"/>
          <w:rtl/>
          <w:rPrChange w:id="20317" w:author="קלוד" w:date="2026-10-06T10:09:07Z">
            <w:rPr>
              <w:rStyle w:val="affffe"/>
              <w:rtl/>
            </w:rPr>
          </w:rPrChange>
        </w:rPr>
        <w:t>נחלקו עליו בני כהנים גדולים</w:t>
      </w:r>
      <w:r w:rsidRPr="00B462D0">
        <w:rPr>
          <w:rStyle w:val="TanaimMishna"/>
          <w:rtl/>
          <w:rPrChange w:id="20318" w:author="קלוד" w:date="2026-10-06T10:09:07Z">
            <w:rPr>
              <w:rStyle w:val="affffe"/>
              <w:rtl/>
            </w:rPr>
          </w:rPrChange>
        </w:rPr>
        <w:t>:</w:t>
      </w:r>
      <w:r w:rsidRPr="00C54C7E">
        <w:rPr>
          <w:rtl/>
        </w:rPr>
        <w:t xml:space="preserve"> ישבע כמה הוציא ויטול.</w:t>
      </w:r>
    </w:p>
    <w:p w14:paraId="0C4DA41D" w14:textId="77777777" w:rsidR="00A9406C" w:rsidRPr="00C54C7E" w:rsidRDefault="00A9406C" w:rsidP="00A9406C">
      <w:pPr>
        <w:pStyle w:val="afff5"/>
        <w:rPr>
          <w:rtl/>
        </w:rPr>
      </w:pPr>
      <w:r w:rsidRPr="005209B4">
        <w:rPr>
          <w:rStyle w:val="TanaimMishna"/>
          <w:rtl/>
          <w:rPrChange w:id="20319" w:author="קלוד" w:date="2026-10-06T10:09:07Z">
            <w:rPr>
              <w:rStyle w:val="affffe"/>
              <w:rtl/>
            </w:rPr>
          </w:rPrChange>
        </w:rPr>
        <w:t xml:space="preserve">א"ר דוסא בן הרכינס: </w:t>
      </w:r>
      <w:r w:rsidRPr="00C54C7E">
        <w:rPr>
          <w:rtl/>
        </w:rPr>
        <w:t>כדבריהם.</w:t>
      </w:r>
    </w:p>
    <w:p w14:paraId="199D9B38" w14:textId="77777777" w:rsidR="00A9406C" w:rsidRDefault="00A9406C" w:rsidP="00A9406C">
      <w:pPr>
        <w:pStyle w:val="afff5"/>
        <w:rPr>
          <w:rtl/>
        </w:rPr>
      </w:pPr>
      <w:r w:rsidRPr="005209B4">
        <w:rPr>
          <w:rStyle w:val="TanaimMishna"/>
          <w:rtl/>
          <w:rPrChange w:id="20320" w:author="קלוד" w:date="2026-10-06T10:09:07Z">
            <w:rPr>
              <w:rStyle w:val="affffe"/>
              <w:rtl/>
            </w:rPr>
          </w:rPrChange>
        </w:rPr>
        <w:t xml:space="preserve">א"ר יוחנן בן זכאי: </w:t>
      </w:r>
      <w:r w:rsidRPr="00C54C7E">
        <w:rPr>
          <w:rtl/>
        </w:rPr>
        <w:t>יפה אמר חנן הניח מעותיו על קרן הצבי</w:t>
      </w:r>
      <w:r w:rsidRPr="00C35A2C">
        <w:rPr>
          <w:b/>
          <w:rtl/>
          <w:rPrChange w:id="40014" w:author="Claude" w:date="2026-10-06T13:34:40Z">
            <w:rPr>
              <w:b/>
              <w:sz w:val="32"/>
              <w:rtl/>
            </w:rPr>
          </w:rPrChange>
        </w:rPr>
        <w:t>.</w:t>
      </w:r>
    </w:p>
    <w:p w14:paraId="4E586D0A" w14:textId="77777777" w:rsidR="00A9406C" w:rsidRPr="00C35A2C" w:rsidRDefault="00A9406C" w:rsidP="00E26091">
      <w:pPr>
        <w:pStyle w:val="afff"/>
        <w:framePr w:wrap="around"/>
        <w:rPr>
          <w:rtl/>
        </w:rPr>
      </w:pPr>
      <w:bookmarkStart w:id="806" w:name="_Toc119353598"/>
      <w:r w:rsidRPr="00C35A2C">
        <w:rPr>
          <w:rFonts w:hint="cs"/>
          <w:rtl/>
        </w:rPr>
        <w:t>קח.</w:t>
      </w:r>
      <w:bookmarkEnd w:id="806"/>
    </w:p>
    <w:p w14:paraId="18B1A01E" w14:textId="77777777" w:rsidR="00E268F4" w:rsidRDefault="00A9406C" w:rsidP="00A9406C">
      <w:pPr>
        <w:rPr>
          <w:rStyle w:val="affffc"/>
          <w:rtl/>
        </w:rPr>
      </w:pPr>
      <w:bookmarkStart w:id="807" w:name="_Toc119353599"/>
      <w:r w:rsidRPr="00EB7D87">
        <w:rPr>
          <w:rStyle w:val="affffc"/>
          <w:rtl/>
        </w:rPr>
        <w:t>המודר הנאה מחבירו</w:t>
      </w:r>
      <w:r w:rsidR="00E268F4">
        <w:rPr>
          <w:rStyle w:val="affffc"/>
          <w:rtl/>
        </w:rPr>
        <w:t>,</w:t>
      </w:r>
      <w:bookmarkEnd w:id="807"/>
    </w:p>
    <w:p w14:paraId="6490BC38" w14:textId="305FA923" w:rsidR="00E268F4" w:rsidRDefault="00A9406C" w:rsidP="00A9406C">
      <w:pPr>
        <w:rPr>
          <w:rFonts w:ascii="Fb Fontext" w:hAnsi="Fb Fontext"/>
          <w:spacing w:val="-6"/>
          <w:sz w:val="32"/>
          <w:rtl/>
        </w:rPr>
      </w:pPr>
      <w:r w:rsidRPr="00F71179">
        <w:rPr>
          <w:rFonts w:ascii="Fb Fontext" w:hAnsi="Fb Fontext"/>
          <w:spacing w:val="-6"/>
          <w:sz w:val="32"/>
          <w:rtl/>
        </w:rPr>
        <w:t>שוקל את שקלו, ופורע חובו, ומחזיר אבידתו</w:t>
      </w:r>
      <w:r w:rsidR="00E268F4">
        <w:rPr>
          <w:rFonts w:ascii="Fb Fontext" w:hAnsi="Fb Fontext"/>
          <w:spacing w:val="-6"/>
          <w:sz w:val="32"/>
          <w:rtl/>
        </w:rPr>
        <w:t>,</w:t>
      </w:r>
    </w:p>
    <w:p w14:paraId="170F4E89" w14:textId="715853B8" w:rsidR="00A9406C" w:rsidRPr="00E167B3" w:rsidRDefault="00A9406C" w:rsidP="00A9406C">
      <w:pPr>
        <w:rPr>
          <w:rtl/>
        </w:rPr>
      </w:pPr>
      <w:r w:rsidRPr="00E167B3">
        <w:rPr>
          <w:rtl/>
        </w:rPr>
        <w:t>ובמקום</w:t>
      </w:r>
      <w:r w:rsidRPr="00F71179">
        <w:rPr>
          <w:rFonts w:ascii="Fb Fontext" w:hAnsi="Fb Fontext"/>
          <w:spacing w:val="-6"/>
          <w:sz w:val="32"/>
          <w:rtl/>
        </w:rPr>
        <w:t xml:space="preserve"> שנוטלין שכר - תפול הנאה </w:t>
      </w:r>
      <w:r w:rsidRPr="00E167B3">
        <w:rPr>
          <w:rtl/>
        </w:rPr>
        <w:t>להקדש</w:t>
      </w:r>
      <w:r w:rsidRPr="00F71179">
        <w:rPr>
          <w:rFonts w:ascii="Fb Fontext" w:hAnsi="Fb Fontext"/>
          <w:spacing w:val="-6"/>
          <w:sz w:val="32"/>
          <w:rtl/>
        </w:rPr>
        <w:t>;</w:t>
      </w:r>
    </w:p>
    <w:p w14:paraId="414491C5" w14:textId="77777777" w:rsidR="00A9406C" w:rsidRPr="00730169" w:rsidRDefault="00A9406C" w:rsidP="00A9406C">
      <w:pPr>
        <w:rPr>
          <w:rStyle w:val="afffff0"/>
          <w:spacing w:val="-4"/>
          <w:rtl/>
        </w:rPr>
      </w:pPr>
      <w:r w:rsidRPr="00730169">
        <w:rPr>
          <w:rFonts w:ascii="Fb Fontext" w:hAnsi="Fb Fontext" w:cs="PFT_Frank"/>
          <w:b/>
          <w:bCs/>
          <w:spacing w:val="-4"/>
          <w:sz w:val="32"/>
          <w:szCs w:val="14"/>
          <w:rtl/>
        </w:rPr>
        <w:t>שוקל שקלו</w:t>
      </w:r>
      <w:r w:rsidRPr="00730169">
        <w:rPr>
          <w:rFonts w:ascii="Fb Fontext" w:hAnsi="Fb Fontext"/>
          <w:spacing w:val="-4"/>
          <w:sz w:val="32"/>
          <w:rtl/>
        </w:rPr>
        <w:t xml:space="preserve"> - </w:t>
      </w:r>
      <w:r w:rsidRPr="00730169">
        <w:rPr>
          <w:rFonts w:ascii="Fb Fontext" w:hAnsi="Fb Fontext" w:hint="cs"/>
          <w:spacing w:val="-4"/>
          <w:sz w:val="32"/>
          <w:rtl/>
        </w:rPr>
        <w:t>ד</w:t>
      </w:r>
      <w:r w:rsidRPr="00730169">
        <w:rPr>
          <w:rFonts w:ascii="Fb Fontext" w:hAnsi="Fb Fontext"/>
          <w:spacing w:val="-4"/>
          <w:sz w:val="32"/>
          <w:rtl/>
        </w:rPr>
        <w:t>מצוה ע</w:t>
      </w:r>
      <w:r w:rsidRPr="00730169">
        <w:rPr>
          <w:rFonts w:ascii="Fb Fontext" w:hAnsi="Fb Fontext" w:hint="cs"/>
          <w:spacing w:val="-4"/>
          <w:sz w:val="32"/>
          <w:rtl/>
        </w:rPr>
        <w:t>ושה</w:t>
      </w:r>
      <w:r w:rsidRPr="00730169">
        <w:rPr>
          <w:rFonts w:ascii="Fb Fontext" w:hAnsi="Fb Fontext"/>
          <w:spacing w:val="-4"/>
          <w:sz w:val="32"/>
          <w:rtl/>
        </w:rPr>
        <w:t xml:space="preserve">, </w:t>
      </w:r>
      <w:r w:rsidRPr="00730169">
        <w:rPr>
          <w:rStyle w:val="afffff0"/>
          <w:rFonts w:hint="cs"/>
          <w:spacing w:val="-4"/>
          <w:rtl/>
        </w:rPr>
        <w:t>ש</w:t>
      </w:r>
      <w:r w:rsidRPr="00730169">
        <w:rPr>
          <w:rStyle w:val="afffff0"/>
          <w:spacing w:val="-4"/>
          <w:rtl/>
        </w:rPr>
        <w:t>תורמין על האבוד ועל הגבוי ועל העתיד לגבות,</w:t>
      </w:r>
    </w:p>
    <w:p w14:paraId="7E990EA6" w14:textId="77777777" w:rsidR="00A9406C" w:rsidRDefault="00A9406C" w:rsidP="00A9406C">
      <w:pPr>
        <w:rPr>
          <w:rFonts w:ascii="Fb Fontext" w:hAnsi="Fb Fontext"/>
          <w:rtl/>
        </w:rPr>
      </w:pPr>
      <w:r w:rsidRPr="00CA108A">
        <w:rPr>
          <w:rFonts w:ascii="Fb Fontext" w:hAnsi="Fb Fontext" w:cs="PFT_Frank"/>
          <w:b/>
          <w:bCs/>
          <w:szCs w:val="14"/>
          <w:rtl/>
        </w:rPr>
        <w:t>ומחזיר לו אבידתו</w:t>
      </w:r>
      <w:r w:rsidRPr="00C35A2C">
        <w:rPr>
          <w:rFonts w:ascii="Fb Fontext" w:hAnsi="Fb Fontext"/>
          <w:rtl/>
        </w:rPr>
        <w:t xml:space="preserve"> -מצוה ע</w:t>
      </w:r>
      <w:r>
        <w:rPr>
          <w:rFonts w:ascii="Fb Fontext" w:hAnsi="Fb Fontext" w:hint="cs"/>
          <w:rtl/>
        </w:rPr>
        <w:t>ושה</w:t>
      </w:r>
      <w:r w:rsidRPr="00C35A2C">
        <w:rPr>
          <w:rFonts w:ascii="Fb Fontext" w:hAnsi="Fb Fontext"/>
          <w:rtl/>
        </w:rPr>
        <w:t>,</w:t>
      </w:r>
    </w:p>
    <w:p w14:paraId="50D3FF93" w14:textId="44CEB767" w:rsidR="00A9406C" w:rsidRDefault="00A9406C" w:rsidP="00A9406C">
      <w:pPr>
        <w:rPr>
          <w:rFonts w:ascii="Fb Fontext" w:hAnsi="Fb Fontext"/>
          <w:rtl/>
        </w:rPr>
      </w:pPr>
      <w:r w:rsidRPr="00CA108A">
        <w:rPr>
          <w:rFonts w:ascii="Fb Fontext" w:hAnsi="Fb Fontext" w:cs="PFT_Frank"/>
          <w:b/>
          <w:bCs/>
          <w:szCs w:val="14"/>
          <w:rtl/>
        </w:rPr>
        <w:t>פורע חובו</w:t>
      </w:r>
      <w:r w:rsidRPr="00C35A2C">
        <w:rPr>
          <w:rFonts w:ascii="Fb Fontext" w:hAnsi="Fb Fontext"/>
          <w:rtl/>
        </w:rPr>
        <w:t xml:space="preserve"> </w:t>
      </w:r>
      <w:r w:rsidRPr="00E167B3">
        <w:rPr>
          <w:rStyle w:val="affffe"/>
          <w:rFonts w:hint="cs"/>
          <w:rtl/>
        </w:rPr>
        <w:t>ר</w:t>
      </w:r>
      <w:r w:rsidRPr="00E167B3">
        <w:rPr>
          <w:rStyle w:val="affffe"/>
          <w:rtl/>
        </w:rPr>
        <w:t>"</w:t>
      </w:r>
      <w:r w:rsidRPr="00E167B3">
        <w:rPr>
          <w:rStyle w:val="affffe"/>
          <w:rFonts w:hint="cs"/>
          <w:rtl/>
        </w:rPr>
        <w:t>א:</w:t>
      </w:r>
      <w:r>
        <w:rPr>
          <w:rFonts w:ascii="Fb Fontext" w:hAnsi="Fb Fontext" w:hint="cs"/>
          <w:rtl/>
        </w:rPr>
        <w:t xml:space="preserve"> </w:t>
      </w:r>
      <w:r w:rsidRPr="00C35A2C">
        <w:rPr>
          <w:rFonts w:ascii="Fb Fontext" w:hAnsi="Fb Fontext" w:hint="cs"/>
          <w:rtl/>
        </w:rPr>
        <w:t>א</w:t>
      </w:r>
      <w:r>
        <w:rPr>
          <w:rFonts w:ascii="Fb Fontext" w:hAnsi="Fb Fontext" w:hint="cs"/>
          <w:rtl/>
        </w:rPr>
        <w:t>ף</w:t>
      </w:r>
      <w:r w:rsidRPr="00C35A2C">
        <w:rPr>
          <w:rFonts w:ascii="Fb Fontext" w:hAnsi="Fb Fontext" w:hint="cs"/>
          <w:rtl/>
        </w:rPr>
        <w:t xml:space="preserve"> דמשתרשי </w:t>
      </w:r>
      <w:r>
        <w:rPr>
          <w:rFonts w:ascii="Fb Fontext" w:hAnsi="Fb Fontext" w:hint="cs"/>
          <w:rtl/>
        </w:rPr>
        <w:t>כ</w:t>
      </w:r>
      <w:r w:rsidRPr="00C35A2C">
        <w:rPr>
          <w:rFonts w:ascii="Fb Fontext" w:hAnsi="Fb Fontext" w:hint="cs"/>
          <w:rtl/>
        </w:rPr>
        <w:t>חנן דאיבד את מעותיו</w:t>
      </w:r>
      <w:r w:rsidR="00B909D8">
        <w:rPr>
          <w:rFonts w:ascii="Fb Fontext" w:hAnsi="Fb Fontext" w:hint="cs"/>
          <w:rtl/>
        </w:rPr>
        <w:t>,</w:t>
      </w:r>
    </w:p>
    <w:p w14:paraId="70007B3F" w14:textId="77777777" w:rsidR="00A9406C" w:rsidRPr="00C35A2C" w:rsidRDefault="00A9406C" w:rsidP="00A9406C">
      <w:pPr>
        <w:ind w:left="453" w:firstLine="57"/>
        <w:rPr>
          <w:rFonts w:ascii="Fb Fontext" w:hAnsi="Fb Fontext" w:cs="Guttman Vilna"/>
          <w:b/>
          <w:bCs/>
          <w:rtl/>
        </w:rPr>
      </w:pPr>
      <w:r>
        <w:rPr>
          <w:rStyle w:val="affffe"/>
          <w:rFonts w:hint="cs"/>
          <w:rtl/>
        </w:rPr>
        <w:t xml:space="preserve">  </w:t>
      </w:r>
      <w:r w:rsidRPr="00E167B3">
        <w:rPr>
          <w:rStyle w:val="affffe"/>
          <w:rtl/>
        </w:rPr>
        <w:t xml:space="preserve">ורבא: </w:t>
      </w:r>
      <w:r w:rsidRPr="00C35A2C">
        <w:rPr>
          <w:rFonts w:ascii="Fb Fontext" w:hAnsi="Fb Fontext"/>
          <w:rtl/>
        </w:rPr>
        <w:t>א</w:t>
      </w:r>
      <w:r>
        <w:rPr>
          <w:rFonts w:ascii="Fb Fontext" w:hAnsi="Fb Fontext" w:hint="cs"/>
          <w:rtl/>
        </w:rPr>
        <w:t>ף</w:t>
      </w:r>
      <w:r w:rsidRPr="00C35A2C">
        <w:rPr>
          <w:rFonts w:ascii="Fb Fontext" w:hAnsi="Fb Fontext"/>
          <w:rtl/>
        </w:rPr>
        <w:t xml:space="preserve"> </w:t>
      </w:r>
      <w:r w:rsidRPr="00C35A2C">
        <w:rPr>
          <w:rFonts w:ascii="Fb Fontext" w:hAnsi="Fb Fontext" w:hint="cs"/>
          <w:rtl/>
        </w:rPr>
        <w:t>כ</w:t>
      </w:r>
      <w:r w:rsidRPr="00C35A2C">
        <w:rPr>
          <w:rFonts w:ascii="Fb Fontext" w:hAnsi="Fb Fontext"/>
          <w:rtl/>
        </w:rPr>
        <w:t xml:space="preserve">רבנן, </w:t>
      </w:r>
      <w:r>
        <w:rPr>
          <w:rStyle w:val="affffe"/>
          <w:rFonts w:hint="cs"/>
          <w:rtl/>
        </w:rPr>
        <w:t>-</w:t>
      </w:r>
      <w:r w:rsidRPr="00E167B3">
        <w:rPr>
          <w:rStyle w:val="affffe"/>
          <w:rtl/>
        </w:rPr>
        <w:t xml:space="preserve"> </w:t>
      </w:r>
      <w:r w:rsidRPr="00C35A2C">
        <w:rPr>
          <w:rFonts w:ascii="Fb Fontext" w:hAnsi="Fb Fontext"/>
          <w:rtl/>
        </w:rPr>
        <w:t>שלוה על מנת שלא לפרוע.</w:t>
      </w:r>
    </w:p>
    <w:p w14:paraId="5D851FB7" w14:textId="378AA1C9" w:rsidR="00A9406C" w:rsidRDefault="00A9406C" w:rsidP="00A9406C">
      <w:pPr>
        <w:rPr>
          <w:rFonts w:ascii="Fb Fontext" w:hAnsi="Fb Fontext"/>
          <w:sz w:val="32"/>
          <w:rtl/>
        </w:rPr>
      </w:pPr>
      <w:r w:rsidRPr="00E167B3">
        <w:rPr>
          <w:rStyle w:val="affffe"/>
          <w:rFonts w:hint="cs"/>
          <w:rtl/>
        </w:rPr>
        <w:t>רבא לא</w:t>
      </w:r>
      <w:r>
        <w:rPr>
          <w:rStyle w:val="affffe"/>
          <w:rFonts w:hint="cs"/>
          <w:rtl/>
        </w:rPr>
        <w:t xml:space="preserve"> </w:t>
      </w:r>
      <w:r w:rsidRPr="00E167B3">
        <w:rPr>
          <w:rStyle w:val="affffe"/>
          <w:rFonts w:hint="cs"/>
          <w:rtl/>
        </w:rPr>
        <w:t>כר</w:t>
      </w:r>
      <w:r w:rsidRPr="00E167B3">
        <w:rPr>
          <w:rStyle w:val="affffe"/>
          <w:rtl/>
        </w:rPr>
        <w:t>"</w:t>
      </w:r>
      <w:r w:rsidRPr="00E167B3">
        <w:rPr>
          <w:rStyle w:val="affffe"/>
          <w:rFonts w:hint="cs"/>
          <w:rtl/>
        </w:rPr>
        <w:t xml:space="preserve">א: </w:t>
      </w:r>
      <w:r w:rsidRPr="00C35A2C">
        <w:rPr>
          <w:rFonts w:ascii="Fb Fontext" w:hAnsi="Fb Fontext" w:hint="cs"/>
          <w:sz w:val="32"/>
          <w:rtl/>
        </w:rPr>
        <w:t>דמוקים לה כרבנן</w:t>
      </w:r>
      <w:r w:rsidR="00B909D8">
        <w:rPr>
          <w:rFonts w:ascii="Fb Fontext" w:hAnsi="Fb Fontext" w:hint="cs"/>
          <w:sz w:val="32"/>
          <w:rtl/>
        </w:rPr>
        <w:t>,</w:t>
      </w:r>
    </w:p>
    <w:p w14:paraId="2DBF7B20" w14:textId="52845DFD" w:rsidR="00E268F4" w:rsidRDefault="00A9406C" w:rsidP="00A9406C">
      <w:pPr>
        <w:rPr>
          <w:rtl/>
        </w:rPr>
      </w:pPr>
      <w:r w:rsidRPr="00E167B3">
        <w:rPr>
          <w:rStyle w:val="affffe"/>
          <w:rFonts w:hint="cs"/>
          <w:rtl/>
        </w:rPr>
        <w:t xml:space="preserve">ור'א לא כרבא: </w:t>
      </w:r>
      <w:r w:rsidRPr="00C35A2C">
        <w:rPr>
          <w:rFonts w:hint="cs"/>
          <w:rtl/>
        </w:rPr>
        <w:t>דא</w:t>
      </w:r>
      <w:r>
        <w:rPr>
          <w:rFonts w:hint="cs"/>
          <w:rtl/>
        </w:rPr>
        <w:t>ף</w:t>
      </w:r>
      <w:r w:rsidRPr="00C35A2C">
        <w:rPr>
          <w:rFonts w:hint="cs"/>
          <w:rtl/>
        </w:rPr>
        <w:t xml:space="preserve"> </w:t>
      </w:r>
      <w:r>
        <w:rPr>
          <w:rFonts w:hint="cs"/>
          <w:rtl/>
        </w:rPr>
        <w:t>ש</w:t>
      </w:r>
      <w:r w:rsidRPr="00C35A2C">
        <w:rPr>
          <w:rFonts w:hint="cs"/>
          <w:rtl/>
        </w:rPr>
        <w:t>אין הנאה מ</w:t>
      </w:r>
      <w:r w:rsidRPr="00C35A2C">
        <w:rPr>
          <w:rtl/>
        </w:rPr>
        <w:t>"</w:t>
      </w:r>
      <w:r w:rsidRPr="00C35A2C">
        <w:rPr>
          <w:rFonts w:hint="cs"/>
          <w:rtl/>
        </w:rPr>
        <w:t xml:space="preserve">מ </w:t>
      </w:r>
      <w:r>
        <w:rPr>
          <w:rFonts w:hint="cs"/>
          <w:rtl/>
        </w:rPr>
        <w:t>יש בושת</w:t>
      </w:r>
      <w:r w:rsidR="00E268F4">
        <w:rPr>
          <w:rFonts w:hint="cs"/>
          <w:rtl/>
        </w:rPr>
        <w:t>,</w:t>
      </w:r>
    </w:p>
    <w:p w14:paraId="48DA6838" w14:textId="1F918C48" w:rsidR="00A9406C" w:rsidRPr="00C35A2C" w:rsidRDefault="00A9406C" w:rsidP="00A9406C">
      <w:pPr>
        <w:ind w:left="623" w:firstLine="57"/>
        <w:rPr>
          <w:rtl/>
        </w:rPr>
      </w:pPr>
      <w:r>
        <w:rPr>
          <w:rFonts w:hint="cs"/>
          <w:rtl/>
        </w:rPr>
        <w:t>שם</w:t>
      </w:r>
      <w:r w:rsidRPr="00C35A2C">
        <w:rPr>
          <w:rFonts w:hint="cs"/>
          <w:rtl/>
        </w:rPr>
        <w:t xml:space="preserve"> יש הנאה במה שא</w:t>
      </w:r>
      <w:r w:rsidRPr="00C35A2C">
        <w:rPr>
          <w:rtl/>
        </w:rPr>
        <w:t>"</w:t>
      </w:r>
      <w:r w:rsidRPr="00C35A2C">
        <w:rPr>
          <w:rFonts w:hint="cs"/>
          <w:rtl/>
        </w:rPr>
        <w:t>צ להתבייש מהמלוה</w:t>
      </w:r>
    </w:p>
    <w:p w14:paraId="25C12E0A" w14:textId="77777777" w:rsidR="00A9406C" w:rsidRPr="00C35A2C" w:rsidRDefault="00A9406C" w:rsidP="00E26091">
      <w:pPr>
        <w:pStyle w:val="afff"/>
        <w:framePr w:wrap="around"/>
        <w:rPr>
          <w:rtl/>
        </w:rPr>
      </w:pPr>
      <w:bookmarkStart w:id="808" w:name="_Toc119353600"/>
      <w:r w:rsidRPr="00C35A2C">
        <w:rPr>
          <w:rFonts w:hint="cs"/>
          <w:rtl/>
        </w:rPr>
        <w:t>קח:</w:t>
      </w:r>
      <w:bookmarkEnd w:id="808"/>
    </w:p>
    <w:p>
      <w:pPr>
        <w:pStyle w:val="MishnaBatzad"/>
        <w:rPr>
          <w:ins w:id="20550" w:author="קלוד" w:date="2026-10-06T10:09:07Z"/>
        </w:rPr>
      </w:pPr>
      <w:ins w:id="20549" w:author="קלוד" w:date="2026-10-06T10:09:07Z">
        <w:r>
          <w:t xml:space="preserve">משנה ג</w:t>
        </w:r>
      </w:ins>
    </w:p>
    <w:p w14:paraId="7F0FEE80" w14:textId="77777777" w:rsidR="00A9406C" w:rsidRPr="00C35A2C" w:rsidRDefault="00A9406C" w:rsidP="00A9406C">
      <w:pPr>
        <w:pStyle w:val="afff5"/>
        <w:jc w:val="center"/>
        <w:rPr>
          <w:b/>
          <w:rtl/>
        </w:rPr>
      </w:pPr>
      <w:r w:rsidRPr="00852B2D">
        <w:rPr>
          <w:rStyle w:val="TanaimMishna"/>
          <w:rtl/>
          <w:rPrChange w:id="20321" w:author="קלוד" w:date="2026-10-06T10:09:07Z">
            <w:rPr>
              <w:rStyle w:val="affffe"/>
              <w:rtl/>
            </w:rPr>
          </w:rPrChange>
        </w:rPr>
        <w:t>אדמון אומר</w:t>
      </w:r>
      <w:r w:rsidRPr="00C35A2C">
        <w:rPr>
          <w:b/>
          <w:rtl/>
        </w:rPr>
        <w:t xml:space="preserve"> שבעה.</w:t>
      </w:r>
    </w:p>
    <w:p w14:paraId="213D9F89" w14:textId="77777777" w:rsidR="00A9406C" w:rsidRDefault="00A9406C" w:rsidP="00A60F3D">
      <w:pPr>
        <w:pStyle w:val="afffff4"/>
        <w:rPr>
          <w:rtl/>
        </w:rPr>
      </w:pPr>
      <w:ins w:id="10022" w:author="מספור קטעי משנה" w:date="2026-10-06T06:45:30Z">
        <w:r>
          <w:rPr>
            <w:rStyle w:val="MisparKeta"/>
          </w:rPr>
          <w:t xml:space="preserve">א. </w:t>
        </w:r>
      </w:ins>
      <w:bookmarkStart w:id="809" w:name="_Toc119353601"/>
      <w:r w:rsidRPr="00C35A2C">
        <w:rPr>
          <w:rtl/>
        </w:rPr>
        <w:t>מי שמת והניח בנים ובנות,</w:t>
      </w:r>
      <w:bookmarkEnd w:id="809"/>
    </w:p>
    <w:p>
      <w:pPr>
        <w:pStyle w:val="MishnaBatzad"/>
        <w:rPr>
          <w:ins w:id="20552" w:author="קלוד" w:date="2026-10-06T10:09:07Z"/>
        </w:rPr>
      </w:pPr>
      <w:ins w:id="20551" w:author="קלוד" w:date="2026-10-06T10:09:07Z">
        <w:r>
          <w:t xml:space="preserve">משנה ג</w:t>
        </w:r>
      </w:ins>
    </w:p>
    <w:p w14:paraId="541E0823" w14:textId="77777777" w:rsidR="00A9406C" w:rsidRDefault="00A9406C" w:rsidP="00A9406C">
      <w:pPr>
        <w:pStyle w:val="afff5"/>
        <w:rPr>
          <w:b/>
          <w:rtl/>
        </w:rPr>
      </w:pPr>
      <w:r>
        <w:rPr>
          <w:rFonts w:hint="cs"/>
          <w:b/>
          <w:rtl/>
        </w:rPr>
        <w:t xml:space="preserve"> </w:t>
      </w:r>
      <w:r>
        <w:rPr>
          <w:rFonts w:hint="cs"/>
          <w:b/>
          <w:rtl/>
        </w:rPr>
        <w:tab/>
      </w:r>
      <w:r w:rsidRPr="00C35A2C">
        <w:rPr>
          <w:b/>
          <w:rtl/>
        </w:rPr>
        <w:t>בזמן שהנכסים מרובין - הבנים יורשים והבנות נזונות,</w:t>
      </w:r>
    </w:p>
    <w:p w14:paraId="1F2AF77D" w14:textId="77777777" w:rsidR="00A9406C" w:rsidRDefault="00A9406C" w:rsidP="00A9406C">
      <w:pPr>
        <w:pStyle w:val="afff5"/>
        <w:rPr>
          <w:b/>
          <w:rtl/>
        </w:rPr>
      </w:pPr>
      <w:r>
        <w:rPr>
          <w:rFonts w:hint="cs"/>
          <w:b/>
          <w:rtl/>
        </w:rPr>
        <w:t xml:space="preserve"> </w:t>
      </w:r>
      <w:r>
        <w:rPr>
          <w:rFonts w:hint="cs"/>
          <w:b/>
          <w:rtl/>
        </w:rPr>
        <w:tab/>
      </w:r>
      <w:r w:rsidRPr="00C35A2C">
        <w:rPr>
          <w:b/>
          <w:rtl/>
        </w:rPr>
        <w:t>ובנכסים מועטים - הבנות יזונו והבנים יחזרו על הפתחים;</w:t>
      </w:r>
    </w:p>
    <w:p w14:paraId="4E6548E8" w14:textId="77777777" w:rsidR="00A9406C" w:rsidRPr="00EC400D" w:rsidRDefault="00A9406C" w:rsidP="00A9406C">
      <w:pPr>
        <w:pStyle w:val="afff5"/>
        <w:rPr>
          <w:b/>
          <w:spacing w:val="4"/>
          <w:rtl/>
        </w:rPr>
      </w:pPr>
      <w:r w:rsidRPr="00852B2D">
        <w:rPr>
          <w:rStyle w:val="TanaimMishna"/>
          <w:rtl/>
          <w:rPrChange w:id="20322" w:author="קלוד" w:date="2026-10-06T10:09:07Z">
            <w:rPr>
              <w:rStyle w:val="affffe"/>
              <w:rtl/>
            </w:rPr>
          </w:rPrChange>
        </w:rPr>
        <w:t>אדמון</w:t>
      </w:r>
      <w:r>
        <w:rPr>
          <w:rStyle w:val="TanaimMishna"/>
          <w:b/>
          <w:spacing w:val="4"/>
          <w:rtl/>
          <w:rPrChange w:id="41031" w:author="Claude" w:date="2026-10-07T09:24:54Z">
            <w:rPr>
              <w:b/>
              <w:spacing w:val="4"/>
              <w:rtl/>
            </w:rPr>
          </w:rPrChange>
        </w:rPr>
        <w:t xml:space="preserve">:</w:t>
      </w:r>
      <w:r>
        <w:rPr>
          <w:b/>
          <w:spacing w:val="4"/>
          <w:rtl/>
        </w:rPr>
        <w:t xml:space="preserve"> בשביל שאני זכר הפסדתי? </w:t>
      </w:r>
      <w:r w:rsidRPr="00852B2D">
        <w:rPr>
          <w:rStyle w:val="TanaimMishna"/>
          <w:rFonts w:hint="cs"/>
          <w:rtl/>
          <w:rPrChange w:id="20323" w:author="קלוד" w:date="2026-10-06T10:09:07Z">
            <w:rPr>
              <w:rStyle w:val="affffe"/>
              <w:rFonts w:hint="cs"/>
              <w:rtl/>
            </w:rPr>
          </w:rPrChange>
        </w:rPr>
        <w:t>ר</w:t>
      </w:r>
      <w:r w:rsidRPr="00852B2D">
        <w:rPr>
          <w:rStyle w:val="TanaimMishna"/>
          <w:rtl/>
          <w:rPrChange w:id="20324" w:author="קלוד" w:date="2026-10-06T10:09:07Z">
            <w:rPr>
              <w:rStyle w:val="affffe"/>
              <w:rtl/>
            </w:rPr>
          </w:rPrChange>
        </w:rPr>
        <w:t>"</w:t>
      </w:r>
      <w:r w:rsidRPr="00852B2D">
        <w:rPr>
          <w:rStyle w:val="TanaimMishna"/>
          <w:rFonts w:hint="cs"/>
          <w:rtl/>
          <w:rPrChange w:id="20325" w:author="קלוד" w:date="2026-10-06T10:09:07Z">
            <w:rPr>
              <w:rStyle w:val="affffe"/>
              <w:rFonts w:hint="cs"/>
              <w:rtl/>
            </w:rPr>
          </w:rPrChange>
        </w:rPr>
        <w:t>ג</w:t>
      </w:r>
      <w:r w:rsidRPr="00852B2D">
        <w:rPr>
          <w:rStyle w:val="TanaimMishna"/>
          <w:rtl/>
          <w:rPrChange w:id="20326" w:author="קלוד" w:date="2026-10-06T10:09:07Z">
            <w:rPr>
              <w:rStyle w:val="affffe"/>
              <w:rtl/>
            </w:rPr>
          </w:rPrChange>
        </w:rPr>
        <w:t>:</w:t>
      </w:r>
      <w:r w:rsidRPr="00EC400D">
        <w:rPr>
          <w:b/>
          <w:spacing w:val="4"/>
          <w:rtl/>
        </w:rPr>
        <w:t xml:space="preserve"> רואה אני את </w:t>
      </w:r>
      <w:r w:rsidRPr="00852B2D">
        <w:rPr>
          <w:rStyle w:val="TanaimMishna"/>
          <w:rtl/>
          <w:rPrChange w:id="20327" w:author="קלוד" w:date="2026-10-06T10:09:07Z">
            <w:rPr>
              <w:rStyle w:val="affffe"/>
              <w:rtl/>
            </w:rPr>
          </w:rPrChange>
        </w:rPr>
        <w:t>דברי אדמון.</w:t>
      </w:r>
    </w:p>
    <w:p w14:paraId="1EAAC599" w14:textId="77777777" w:rsidR="00A9406C" w:rsidRDefault="00A9406C" w:rsidP="00A9406C">
      <w:pPr>
        <w:rPr>
          <w:rFonts w:ascii="Fb Fontext" w:hAnsi="Fb Fontext"/>
          <w:sz w:val="32"/>
          <w:rtl/>
        </w:rPr>
      </w:pPr>
      <w:r w:rsidRPr="00852B2D">
        <w:rPr>
          <w:rStyle w:val="affffe"/>
          <w:rtl/>
        </w:rPr>
        <w:t xml:space="preserve">אביי ה"ק: </w:t>
      </w:r>
      <w:r w:rsidRPr="00C35A2C">
        <w:rPr>
          <w:rFonts w:ascii="Fb Fontext" w:hAnsi="Fb Fontext"/>
          <w:sz w:val="32"/>
          <w:rtl/>
        </w:rPr>
        <w:t>בשביל שאני זכר וראוי לעסוק בתורה הפסדתי?</w:t>
      </w:r>
    </w:p>
    <w:p w14:paraId="186B45D7" w14:textId="13214EF1" w:rsidR="00A9406C" w:rsidRDefault="00A9406C" w:rsidP="00A9406C">
      <w:pPr>
        <w:rPr>
          <w:rFonts w:ascii="Fb Fontext" w:hAnsi="Fb Fontext"/>
          <w:rtl/>
        </w:rPr>
      </w:pPr>
      <w:r w:rsidRPr="00852B2D">
        <w:rPr>
          <w:rStyle w:val="affffe"/>
          <w:rFonts w:hint="cs"/>
          <w:rtl/>
        </w:rPr>
        <w:t xml:space="preserve">ורבא דחאו: </w:t>
      </w:r>
      <w:r w:rsidRPr="00C35A2C">
        <w:rPr>
          <w:rFonts w:ascii="Fb Fontext" w:hAnsi="Fb Fontext" w:hint="cs"/>
          <w:rtl/>
        </w:rPr>
        <w:t>דוכי מי שלא עוסק בתורה לא יורש</w:t>
      </w:r>
      <w:r w:rsidR="00B909D8">
        <w:rPr>
          <w:rFonts w:ascii="Fb Fontext" w:hAnsi="Fb Fontext" w:hint="cs"/>
          <w:rtl/>
        </w:rPr>
        <w:t>,</w:t>
      </w:r>
    </w:p>
    <w:p w14:paraId="666318FA" w14:textId="77777777" w:rsidR="00A9406C" w:rsidRDefault="00A9406C" w:rsidP="00A9406C">
      <w:pPr>
        <w:rPr>
          <w:rFonts w:ascii="Fb Fontext" w:hAnsi="Fb Fontext"/>
          <w:rtl/>
        </w:rPr>
      </w:pPr>
      <w:r w:rsidRPr="00852B2D">
        <w:rPr>
          <w:rStyle w:val="affffe"/>
          <w:rFonts w:hint="cs"/>
          <w:rtl/>
        </w:rPr>
        <w:t>אלא ה</w:t>
      </w:r>
      <w:r w:rsidRPr="00852B2D">
        <w:rPr>
          <w:rStyle w:val="affffe"/>
          <w:rtl/>
        </w:rPr>
        <w:t>"</w:t>
      </w:r>
      <w:r w:rsidRPr="00852B2D">
        <w:rPr>
          <w:rStyle w:val="affffe"/>
          <w:rFonts w:hint="cs"/>
          <w:rtl/>
        </w:rPr>
        <w:t xml:space="preserve">ק: </w:t>
      </w:r>
      <w:r w:rsidRPr="00C35A2C">
        <w:rPr>
          <w:rFonts w:ascii="Fb Fontext" w:hAnsi="Fb Fontext"/>
          <w:rtl/>
        </w:rPr>
        <w:t>בשביל שאני זכר וראוי לירש בנכסים מרובין, הפסדתי בנכסים מועטין?</w:t>
      </w:r>
    </w:p>
    <w:p w14:paraId="02C220CA" w14:textId="77777777" w:rsidR="00A9406C" w:rsidRDefault="00A9406C" w:rsidP="003156E1">
      <w:pPr>
        <w:pStyle w:val="aff9"/>
        <w:rPr>
          <w:rtl/>
        </w:rPr>
      </w:pPr>
      <w:r w:rsidRPr="003156E1">
        <w:rPr>
          <w:rFonts w:hint="cs"/>
          <w:rtl/>
        </w:rPr>
        <w:t>׹</w:t>
      </w:r>
    </w:p>
    <w:p w14:paraId="6C70A36C" w14:textId="77777777" w:rsidR="00A9406C" w:rsidRDefault="00A9406C" w:rsidP="00A60F3D">
      <w:pPr>
        <w:pStyle w:val="afffff4"/>
        <w:rPr>
          <w:rtl/>
        </w:rPr>
      </w:pPr>
      <w:ins w:id="10023" w:author="מספור קטעי משנה" w:date="2026-10-06T06:45:30Z">
        <w:r>
          <w:rPr>
            <w:rStyle w:val="MisparKeta"/>
          </w:rPr>
          <w:t xml:space="preserve">ג. </w:t>
        </w:r>
      </w:ins>
      <w:bookmarkStart w:id="810" w:name="_Toc119353602"/>
      <w:r w:rsidRPr="00C35A2C">
        <w:rPr>
          <w:rtl/>
        </w:rPr>
        <w:lastRenderedPageBreak/>
        <w:t>הטוען את חבירו כדי שמן והודה בקנקנים,</w:t>
      </w:r>
      <w:bookmarkEnd w:id="810"/>
    </w:p>
    <w:p>
      <w:pPr>
        <w:pStyle w:val="MishnaBatzad"/>
        <w:rPr>
          <w:ins w:id="20554" w:author="קלוד" w:date="2026-10-06T10:09:07Z"/>
        </w:rPr>
      </w:pPr>
      <w:ins w:id="20553" w:author="קלוד" w:date="2026-10-06T10:09:07Z">
        <w:r>
          <w:t xml:space="preserve">משנה ד</w:t>
        </w:r>
      </w:ins>
    </w:p>
    <w:p w14:paraId="383A4F5D" w14:textId="77777777" w:rsidR="00A9406C" w:rsidRDefault="00A9406C" w:rsidP="00A9406C">
      <w:pPr>
        <w:pStyle w:val="afff5"/>
        <w:rPr>
          <w:b/>
          <w:rtl/>
        </w:rPr>
      </w:pPr>
      <w:r w:rsidRPr="00F81B1F">
        <w:rPr>
          <w:rStyle w:val="TanaimMishna"/>
          <w:rtl/>
          <w:rPrChange w:id="20328" w:author="קלוד" w:date="2026-10-06T10:09:07Z">
            <w:rPr>
              <w:rStyle w:val="affffe"/>
              <w:rtl/>
            </w:rPr>
          </w:rPrChange>
        </w:rPr>
        <w:t>אדמון:</w:t>
      </w:r>
      <w:r w:rsidRPr="00C35A2C">
        <w:rPr>
          <w:b/>
          <w:rtl/>
        </w:rPr>
        <w:t xml:space="preserve"> הואיל והודה במקצת הטענה ישבע,</w:t>
      </w:r>
    </w:p>
    <w:p w14:paraId="30036732" w14:textId="77777777" w:rsidR="00A9406C" w:rsidRPr="00C35A2C" w:rsidRDefault="00A9406C" w:rsidP="00A9406C">
      <w:pPr>
        <w:pStyle w:val="afff5"/>
        <w:rPr>
          <w:b/>
          <w:rtl/>
        </w:rPr>
      </w:pPr>
      <w:r w:rsidRPr="00F81B1F">
        <w:rPr>
          <w:rStyle w:val="TanaimMishna"/>
          <w:rtl/>
          <w:rPrChange w:id="20329" w:author="קלוד" w:date="2026-10-06T10:09:07Z">
            <w:rPr>
              <w:rStyle w:val="affffe"/>
              <w:rtl/>
            </w:rPr>
          </w:rPrChange>
        </w:rPr>
        <w:t xml:space="preserve">וחכ"א: </w:t>
      </w:r>
      <w:r w:rsidRPr="00C35A2C">
        <w:rPr>
          <w:b/>
          <w:rtl/>
        </w:rPr>
        <w:t>אין הודאת מקצת ממין הטענה.</w:t>
      </w:r>
    </w:p>
    <w:p w14:paraId="0D9ABCCA" w14:textId="77777777" w:rsidR="00A9406C" w:rsidRPr="00C35A2C" w:rsidRDefault="00A9406C" w:rsidP="00A9406C">
      <w:pPr>
        <w:pStyle w:val="afff5"/>
        <w:rPr>
          <w:b/>
          <w:rtl/>
        </w:rPr>
      </w:pPr>
      <w:r w:rsidRPr="00F81B1F">
        <w:rPr>
          <w:rStyle w:val="TanaimMishna"/>
          <w:rtl/>
          <w:rPrChange w:id="20330" w:author="קלוד" w:date="2026-10-06T10:09:07Z">
            <w:rPr>
              <w:rStyle w:val="affffe"/>
              <w:rtl/>
            </w:rPr>
          </w:rPrChange>
        </w:rPr>
        <w:t>רבן גמליאל:</w:t>
      </w:r>
      <w:r w:rsidRPr="00C35A2C">
        <w:rPr>
          <w:b/>
          <w:rtl/>
        </w:rPr>
        <w:t xml:space="preserve"> רואה אני את דברי אדמון.</w:t>
      </w:r>
    </w:p>
    <w:p w14:paraId="044939C6" w14:textId="54900A33" w:rsidR="00A9406C" w:rsidRDefault="00A9406C" w:rsidP="00A9406C">
      <w:pPr>
        <w:rPr>
          <w:rFonts w:ascii="Fb Fontext" w:hAnsi="Fb Fontext"/>
          <w:sz w:val="32"/>
          <w:rtl/>
        </w:rPr>
      </w:pPr>
      <w:r w:rsidRPr="00F81B1F">
        <w:rPr>
          <w:rStyle w:val="affffe"/>
          <w:rFonts w:hint="cs"/>
          <w:rtl/>
        </w:rPr>
        <w:t>ש</w:t>
      </w:r>
      <w:r w:rsidRPr="00F81B1F">
        <w:rPr>
          <w:rStyle w:val="affffe"/>
          <w:rtl/>
        </w:rPr>
        <w:t>"</w:t>
      </w:r>
      <w:r w:rsidRPr="00F81B1F">
        <w:rPr>
          <w:rStyle w:val="affffe"/>
          <w:rFonts w:hint="cs"/>
          <w:rtl/>
        </w:rPr>
        <w:t xml:space="preserve">מ </w:t>
      </w:r>
      <w:r w:rsidRPr="00F81B1F">
        <w:rPr>
          <w:rStyle w:val="affffe"/>
          <w:rtl/>
        </w:rPr>
        <w:t>לרבנן,</w:t>
      </w:r>
      <w:r w:rsidRPr="00C35A2C">
        <w:rPr>
          <w:rFonts w:ascii="Fb Fontext" w:hAnsi="Fb Fontext"/>
          <w:sz w:val="32"/>
          <w:rtl/>
        </w:rPr>
        <w:t xml:space="preserve"> </w:t>
      </w:r>
      <w:r w:rsidRPr="00A60F3D">
        <w:rPr>
          <w:rStyle w:val="affffc"/>
          <w:rtl/>
        </w:rPr>
        <w:t>טענו חטין ושעורין והודה בשעורי</w:t>
      </w:r>
      <w:r w:rsidRPr="009B2979">
        <w:rPr>
          <w:rStyle w:val="affffc"/>
          <w:rtl/>
        </w:rPr>
        <w:t xml:space="preserve">ן </w:t>
      </w:r>
      <w:r w:rsidR="009B2979" w:rsidRPr="009B2979">
        <w:rPr>
          <w:rStyle w:val="affffc"/>
          <w:rFonts w:hint="cs"/>
          <w:rtl/>
        </w:rPr>
        <w:t>[ג]</w:t>
      </w:r>
      <w:r w:rsidRPr="00C35A2C">
        <w:rPr>
          <w:rFonts w:ascii="Fb Fontext" w:hAnsi="Fb Fontext"/>
          <w:sz w:val="32"/>
          <w:rtl/>
        </w:rPr>
        <w:t>- פטור;</w:t>
      </w:r>
    </w:p>
    <w:p w14:paraId="083A10BD" w14:textId="77777777" w:rsidR="00A9406C" w:rsidRPr="00F5539C" w:rsidRDefault="00A9406C" w:rsidP="00A9406C">
      <w:pPr>
        <w:rPr>
          <w:rFonts w:ascii="Fb Fontext" w:hAnsi="Fb Fontext" w:cs="Guttman Vilna"/>
          <w:b/>
          <w:bCs/>
          <w:spacing w:val="-4"/>
          <w:sz w:val="32"/>
          <w:rtl/>
        </w:rPr>
      </w:pPr>
      <w:r w:rsidRPr="00F81B1F">
        <w:rPr>
          <w:rStyle w:val="affffe"/>
          <w:rFonts w:hint="cs"/>
          <w:rtl/>
        </w:rPr>
        <w:t>א. ולא קשה על רב</w:t>
      </w:r>
      <w:r w:rsidRPr="00F81B1F">
        <w:rPr>
          <w:rStyle w:val="affffe"/>
          <w:rtl/>
        </w:rPr>
        <w:t>"</w:t>
      </w:r>
      <w:r w:rsidRPr="00F81B1F">
        <w:rPr>
          <w:rStyle w:val="affffe"/>
          <w:rFonts w:hint="cs"/>
          <w:rtl/>
        </w:rPr>
        <w:t>ש</w:t>
      </w:r>
      <w:r w:rsidRPr="00F5539C">
        <w:rPr>
          <w:rFonts w:ascii="Fb Fontext" w:hAnsi="Fb Fontext" w:hint="cs"/>
          <w:spacing w:val="-4"/>
          <w:sz w:val="32"/>
          <w:rtl/>
        </w:rPr>
        <w:t xml:space="preserve"> דבטענו </w:t>
      </w:r>
      <w:r w:rsidRPr="00F5539C">
        <w:rPr>
          <w:rFonts w:ascii="Fb Fontext" w:hAnsi="Fb Fontext"/>
          <w:spacing w:val="-4"/>
          <w:sz w:val="32"/>
          <w:rtl/>
        </w:rPr>
        <w:t>חטין ושעורים והודה לו באחד מהן חיי</w:t>
      </w:r>
      <w:r w:rsidRPr="00F5539C">
        <w:rPr>
          <w:rFonts w:ascii="Fb Fontext" w:hAnsi="Fb Fontext" w:hint="cs"/>
          <w:spacing w:val="-4"/>
          <w:sz w:val="32"/>
          <w:rtl/>
        </w:rPr>
        <w:t>ב</w:t>
      </w:r>
      <w:r w:rsidRPr="00F5539C">
        <w:rPr>
          <w:rFonts w:ascii="Fb Fontext" w:hAnsi="Fb Fontext"/>
          <w:spacing w:val="-4"/>
          <w:sz w:val="32"/>
          <w:rtl/>
        </w:rPr>
        <w:t xml:space="preserve"> –</w:t>
      </w:r>
      <w:r w:rsidRPr="00F5539C">
        <w:rPr>
          <w:rFonts w:ascii="Fb Fontext" w:hAnsi="Fb Fontext" w:hint="cs"/>
          <w:spacing w:val="-4"/>
          <w:sz w:val="32"/>
          <w:rtl/>
        </w:rPr>
        <w:t xml:space="preserve"> </w:t>
      </w:r>
      <w:r w:rsidRPr="00F81B1F">
        <w:rPr>
          <w:rStyle w:val="affffe"/>
          <w:rFonts w:hint="cs"/>
          <w:rtl/>
        </w:rPr>
        <w:t>ד</w:t>
      </w:r>
      <w:r>
        <w:rPr>
          <w:rStyle w:val="affffe"/>
          <w:rFonts w:hint="cs"/>
          <w:rtl/>
        </w:rPr>
        <w:t>רב:</w:t>
      </w:r>
      <w:r w:rsidRPr="00F81B1F">
        <w:rPr>
          <w:rStyle w:val="affffe"/>
          <w:rFonts w:hint="cs"/>
          <w:rtl/>
        </w:rPr>
        <w:t xml:space="preserve"> </w:t>
      </w:r>
      <w:r w:rsidRPr="00F5539C">
        <w:rPr>
          <w:rFonts w:ascii="Fb Fontext" w:hAnsi="Fb Fontext" w:hint="cs"/>
          <w:spacing w:val="-4"/>
          <w:sz w:val="32"/>
          <w:rtl/>
        </w:rPr>
        <w:t>ד</w:t>
      </w:r>
      <w:r w:rsidRPr="00F5539C">
        <w:rPr>
          <w:rFonts w:ascii="Fb Fontext" w:hAnsi="Fb Fontext"/>
          <w:spacing w:val="-4"/>
          <w:sz w:val="32"/>
          <w:rtl/>
        </w:rPr>
        <w:t>בטוענו מדה.</w:t>
      </w:r>
    </w:p>
    <w:p w14:paraId="36A0D1CA" w14:textId="77777777" w:rsidR="00A9406C" w:rsidRDefault="00A9406C" w:rsidP="00A9406C">
      <w:pPr>
        <w:rPr>
          <w:rFonts w:ascii="Fb Fontext" w:hAnsi="Fb Fontext"/>
          <w:sz w:val="32"/>
          <w:rtl/>
        </w:rPr>
      </w:pPr>
      <w:r w:rsidRPr="00F977FC">
        <w:rPr>
          <w:rStyle w:val="affffe"/>
          <w:rFonts w:hint="cs"/>
          <w:rtl/>
        </w:rPr>
        <w:t>ויקשה דא</w:t>
      </w:r>
      <w:r>
        <w:rPr>
          <w:rStyle w:val="affffe"/>
          <w:rFonts w:hint="cs"/>
          <w:rtl/>
        </w:rPr>
        <w:t>"ה:</w:t>
      </w:r>
      <w:r w:rsidRPr="00F977FC">
        <w:rPr>
          <w:rStyle w:val="affffe"/>
          <w:rFonts w:hint="cs"/>
          <w:rtl/>
        </w:rPr>
        <w:t xml:space="preserve"> </w:t>
      </w:r>
      <w:r w:rsidRPr="00C35A2C">
        <w:rPr>
          <w:rFonts w:ascii="Fb Fontext" w:hAnsi="Fb Fontext" w:hint="cs"/>
          <w:sz w:val="32"/>
          <w:rtl/>
        </w:rPr>
        <w:t>מ</w:t>
      </w:r>
      <w:r w:rsidRPr="00C35A2C">
        <w:rPr>
          <w:rFonts w:ascii="Fb Fontext" w:hAnsi="Fb Fontext"/>
          <w:sz w:val="32"/>
          <w:rtl/>
        </w:rPr>
        <w:t>"</w:t>
      </w:r>
      <w:r w:rsidRPr="00C35A2C">
        <w:rPr>
          <w:rFonts w:ascii="Fb Fontext" w:hAnsi="Fb Fontext" w:hint="cs"/>
          <w:sz w:val="32"/>
          <w:rtl/>
        </w:rPr>
        <w:t>ט דאדמון דמודה במקצת הטענה הוא.</w:t>
      </w:r>
    </w:p>
    <w:p w14:paraId="01AD11BF" w14:textId="77777777" w:rsidR="00A60F3D" w:rsidRDefault="00A9406C" w:rsidP="00A9406C">
      <w:pPr>
        <w:rPr>
          <w:rFonts w:ascii="Fb Fontext" w:hAnsi="Fb Fontext"/>
          <w:sz w:val="32"/>
          <w:rtl/>
        </w:rPr>
      </w:pPr>
      <w:r w:rsidRPr="00F977FC">
        <w:rPr>
          <w:rStyle w:val="affffe"/>
          <w:rFonts w:hint="cs"/>
          <w:rtl/>
        </w:rPr>
        <w:t xml:space="preserve">ב. </w:t>
      </w:r>
      <w:r w:rsidRPr="00F977FC">
        <w:rPr>
          <w:rStyle w:val="affffe"/>
          <w:rtl/>
        </w:rPr>
        <w:t>אלא רבא:</w:t>
      </w:r>
      <w:r w:rsidRPr="00C35A2C">
        <w:rPr>
          <w:rFonts w:ascii="Fb Fontext" w:hAnsi="Fb Fontext"/>
          <w:sz w:val="32"/>
          <w:rtl/>
        </w:rPr>
        <w:t xml:space="preserve"> </w:t>
      </w:r>
      <w:r w:rsidRPr="00C35A2C">
        <w:rPr>
          <w:rFonts w:ascii="Fb Fontext" w:hAnsi="Fb Fontext" w:hint="cs"/>
          <w:sz w:val="32"/>
          <w:rtl/>
        </w:rPr>
        <w:t>לכו</w:t>
      </w:r>
      <w:r w:rsidR="002B7BCC">
        <w:rPr>
          <w:rFonts w:ascii="Fb Fontext" w:hAnsi="Fb Fontext"/>
          <w:sz w:val="32"/>
          <w:rtl/>
        </w:rPr>
        <w:t>"</w:t>
      </w:r>
      <w:r w:rsidRPr="00C35A2C">
        <w:rPr>
          <w:rFonts w:ascii="Fb Fontext" w:hAnsi="Fb Fontext" w:hint="cs"/>
          <w:sz w:val="32"/>
          <w:rtl/>
        </w:rPr>
        <w:t xml:space="preserve">ע באמר </w:t>
      </w:r>
      <w:r w:rsidRPr="00C35A2C">
        <w:rPr>
          <w:rFonts w:ascii="Fb Fontext" w:hAnsi="Fb Fontext"/>
          <w:sz w:val="32"/>
          <w:rtl/>
        </w:rPr>
        <w:t xml:space="preserve">מלא עשרה כדי שמן יש לי בבורך </w:t>
      </w:r>
    </w:p>
    <w:p w14:paraId="529D15E3" w14:textId="1183A066" w:rsidR="00A9406C" w:rsidRDefault="00A9406C" w:rsidP="00A60F3D">
      <w:pPr>
        <w:ind w:firstLine="0"/>
        <w:rPr>
          <w:rFonts w:ascii="Fb Fontext" w:hAnsi="Fb Fontext"/>
          <w:sz w:val="32"/>
          <w:rtl/>
        </w:rPr>
      </w:pPr>
      <w:r w:rsidRPr="00C35A2C">
        <w:rPr>
          <w:rFonts w:ascii="Fb Fontext" w:hAnsi="Fb Fontext"/>
          <w:sz w:val="32"/>
          <w:rtl/>
        </w:rPr>
        <w:t xml:space="preserve">- שמן </w:t>
      </w:r>
      <w:r w:rsidRPr="00C35A2C">
        <w:rPr>
          <w:rFonts w:ascii="Fb Fontext" w:hAnsi="Fb Fontext" w:hint="cs"/>
          <w:sz w:val="32"/>
          <w:rtl/>
        </w:rPr>
        <w:t>טוען לו ולא קנקנים</w:t>
      </w:r>
      <w:r w:rsidR="009709BC">
        <w:rPr>
          <w:rFonts w:ascii="Fb Fontext" w:hAnsi="Fb Fontext" w:hint="cs"/>
          <w:sz w:val="32"/>
          <w:rtl/>
        </w:rPr>
        <w:t>,</w:t>
      </w:r>
    </w:p>
    <w:p w14:paraId="6F5D87B1" w14:textId="45C35C4F" w:rsidR="00A9406C" w:rsidRPr="00730169" w:rsidRDefault="00A9406C" w:rsidP="00A60F3D">
      <w:pPr>
        <w:ind w:firstLine="57"/>
        <w:rPr>
          <w:rFonts w:ascii="Fb Fontext" w:hAnsi="Fb Fontext"/>
          <w:spacing w:val="-2"/>
          <w:sz w:val="32"/>
          <w:rtl/>
        </w:rPr>
      </w:pPr>
      <w:r w:rsidRPr="00730169">
        <w:rPr>
          <w:rFonts w:ascii="Fb Fontext" w:hAnsi="Fb Fontext"/>
          <w:spacing w:val="-2"/>
          <w:sz w:val="32"/>
          <w:rtl/>
        </w:rPr>
        <w:t xml:space="preserve">עשרה כדי שמן מלאים יש לי אצלך - שמן וקנקנים </w:t>
      </w:r>
      <w:r w:rsidRPr="00730169">
        <w:rPr>
          <w:rFonts w:ascii="Fb Fontext" w:hAnsi="Fb Fontext" w:hint="cs"/>
          <w:spacing w:val="-2"/>
          <w:sz w:val="32"/>
          <w:rtl/>
        </w:rPr>
        <w:t>טען לו</w:t>
      </w:r>
      <w:r w:rsidR="00B909D8">
        <w:rPr>
          <w:rFonts w:ascii="Fb Fontext" w:hAnsi="Fb Fontext" w:hint="cs"/>
          <w:spacing w:val="-2"/>
          <w:sz w:val="32"/>
          <w:rtl/>
        </w:rPr>
        <w:t>,</w:t>
      </w:r>
    </w:p>
    <w:p w14:paraId="1D0F6C33" w14:textId="6DAEF610" w:rsidR="00E268F4" w:rsidRDefault="00A9406C" w:rsidP="00A9406C">
      <w:pPr>
        <w:ind w:left="0" w:firstLine="266"/>
        <w:rPr>
          <w:rFonts w:ascii="Fb Fontext" w:hAnsi="Fb Fontext"/>
          <w:sz w:val="32"/>
          <w:rtl/>
        </w:rPr>
      </w:pPr>
      <w:r w:rsidRPr="0074150A">
        <w:rPr>
          <w:rStyle w:val="affffe"/>
          <w:rFonts w:hint="cs"/>
          <w:rtl/>
        </w:rPr>
        <w:t xml:space="preserve">וחלקו </w:t>
      </w:r>
      <w:r w:rsidRPr="00C35A2C">
        <w:rPr>
          <w:rFonts w:ascii="Fb Fontext" w:hAnsi="Fb Fontext" w:hint="cs"/>
          <w:sz w:val="32"/>
          <w:rtl/>
        </w:rPr>
        <w:t xml:space="preserve">באמר </w:t>
      </w:r>
      <w:r w:rsidRPr="00C35A2C">
        <w:rPr>
          <w:rFonts w:ascii="Fb Fontext" w:hAnsi="Fb Fontext"/>
          <w:sz w:val="32"/>
          <w:rtl/>
        </w:rPr>
        <w:t>עשרה כדי שמן יש לי אצלך</w:t>
      </w:r>
      <w:r w:rsidR="00E268F4">
        <w:rPr>
          <w:rFonts w:ascii="Fb Fontext" w:hAnsi="Fb Fontext"/>
          <w:sz w:val="32"/>
          <w:rtl/>
        </w:rPr>
        <w:t>,</w:t>
      </w:r>
    </w:p>
    <w:p w14:paraId="0D3A6B06" w14:textId="25E353B7" w:rsidR="00A9406C" w:rsidRDefault="00A9406C" w:rsidP="00A9406C">
      <w:pPr>
        <w:ind w:left="0" w:firstLine="266"/>
        <w:rPr>
          <w:rFonts w:ascii="Fb Fontext" w:hAnsi="Fb Fontext"/>
          <w:sz w:val="32"/>
          <w:rtl/>
        </w:rPr>
      </w:pPr>
      <w:r w:rsidRPr="0074150A">
        <w:rPr>
          <w:rStyle w:val="affffe"/>
          <w:rFonts w:hint="cs"/>
          <w:rtl/>
        </w:rPr>
        <w:t>ל</w:t>
      </w:r>
      <w:r w:rsidRPr="0074150A">
        <w:rPr>
          <w:rStyle w:val="affffe"/>
          <w:rtl/>
        </w:rPr>
        <w:t>אדמון:</w:t>
      </w:r>
      <w:r w:rsidRPr="00C35A2C">
        <w:rPr>
          <w:rFonts w:ascii="Fb Fontext" w:hAnsi="Fb Fontext"/>
          <w:sz w:val="32"/>
          <w:rtl/>
        </w:rPr>
        <w:t xml:space="preserve"> יש בלשון הזה לשון קנקנים,</w:t>
      </w:r>
    </w:p>
    <w:p w14:paraId="15287EA7" w14:textId="77777777" w:rsidR="00A9406C" w:rsidRPr="00C35A2C" w:rsidRDefault="00A9406C" w:rsidP="00A9406C">
      <w:pPr>
        <w:ind w:left="0" w:firstLine="266"/>
        <w:rPr>
          <w:rFonts w:ascii="Fb Fontext" w:hAnsi="Fb Fontext" w:cs="Guttman Vilna"/>
          <w:b/>
          <w:bCs/>
          <w:sz w:val="32"/>
          <w:rtl/>
        </w:rPr>
      </w:pPr>
      <w:r w:rsidRPr="0074150A">
        <w:rPr>
          <w:rStyle w:val="affffe"/>
          <w:rtl/>
        </w:rPr>
        <w:t>ו</w:t>
      </w:r>
      <w:r w:rsidRPr="0074150A">
        <w:rPr>
          <w:rStyle w:val="affffe"/>
          <w:rFonts w:hint="cs"/>
          <w:rtl/>
        </w:rPr>
        <w:t>ל</w:t>
      </w:r>
      <w:r w:rsidRPr="0074150A">
        <w:rPr>
          <w:rStyle w:val="affffe"/>
          <w:rtl/>
        </w:rPr>
        <w:t>רבנן:</w:t>
      </w:r>
      <w:r w:rsidRPr="00C35A2C">
        <w:rPr>
          <w:rFonts w:ascii="Fb Fontext" w:hAnsi="Fb Fontext"/>
          <w:sz w:val="32"/>
          <w:rtl/>
        </w:rPr>
        <w:t xml:space="preserve"> אין בלשון הזה לשון קנקנים.</w:t>
      </w:r>
    </w:p>
    <w:p w14:paraId="4D8F8C5B" w14:textId="7EA258D3" w:rsidR="00A9406C" w:rsidRPr="00F71179" w:rsidRDefault="00A9406C" w:rsidP="00A9406C">
      <w:pPr>
        <w:rPr>
          <w:rFonts w:ascii="Fb Fontext" w:hAnsi="Fb Fontext"/>
          <w:spacing w:val="-2"/>
          <w:sz w:val="32"/>
          <w:rtl/>
        </w:rPr>
      </w:pPr>
      <w:r w:rsidRPr="00445A51">
        <w:rPr>
          <w:rStyle w:val="affffe"/>
          <w:rFonts w:hint="cs"/>
          <w:rtl/>
        </w:rPr>
        <w:t xml:space="preserve">והך דיקשה </w:t>
      </w:r>
      <w:r w:rsidRPr="00F71179">
        <w:rPr>
          <w:rFonts w:ascii="Fb Fontext" w:hAnsi="Fb Fontext" w:hint="cs"/>
          <w:spacing w:val="-2"/>
          <w:sz w:val="32"/>
          <w:rtl/>
        </w:rPr>
        <w:t xml:space="preserve">דמשמע הא יש בלשון הזה קנקנים חייב דלא </w:t>
      </w:r>
      <w:r w:rsidRPr="00445A51">
        <w:rPr>
          <w:rStyle w:val="affffe"/>
          <w:rFonts w:hint="cs"/>
          <w:rtl/>
        </w:rPr>
        <w:t>כרחב</w:t>
      </w:r>
      <w:r w:rsidRPr="00445A51">
        <w:rPr>
          <w:rStyle w:val="affffe"/>
          <w:rtl/>
        </w:rPr>
        <w:t>"</w:t>
      </w:r>
      <w:r w:rsidRPr="00445A51">
        <w:rPr>
          <w:rStyle w:val="affffe"/>
          <w:rFonts w:hint="cs"/>
          <w:rtl/>
        </w:rPr>
        <w:t xml:space="preserve">א </w:t>
      </w:r>
      <w:r w:rsidRPr="00F71179">
        <w:rPr>
          <w:rFonts w:ascii="Fb Fontext" w:hAnsi="Fb Fontext" w:hint="cs"/>
          <w:spacing w:val="-2"/>
          <w:sz w:val="32"/>
          <w:rtl/>
        </w:rPr>
        <w:t>דבהודה לו באחד מהם פטור</w:t>
      </w:r>
      <w:r w:rsidR="00B909D8">
        <w:rPr>
          <w:rFonts w:ascii="Fb Fontext" w:hAnsi="Fb Fontext" w:hint="cs"/>
          <w:spacing w:val="-2"/>
          <w:sz w:val="32"/>
          <w:rtl/>
        </w:rPr>
        <w:t>,</w:t>
      </w:r>
    </w:p>
    <w:p w14:paraId="17086809" w14:textId="77777777" w:rsidR="00A9406C" w:rsidRPr="00C35A2C" w:rsidRDefault="00A9406C" w:rsidP="00A9406C">
      <w:pPr>
        <w:pStyle w:val="affff5"/>
        <w:rPr>
          <w:rFonts w:cs="Guttman Vilna"/>
          <w:b/>
          <w:bCs/>
          <w:rtl/>
        </w:rPr>
      </w:pPr>
      <w:r w:rsidRPr="0074150A">
        <w:rPr>
          <w:rStyle w:val="affffe"/>
          <w:rtl/>
        </w:rPr>
        <w:t xml:space="preserve">- </w:t>
      </w:r>
      <w:r w:rsidRPr="0074150A">
        <w:rPr>
          <w:rStyle w:val="affffe"/>
          <w:rFonts w:hint="cs"/>
          <w:rtl/>
        </w:rPr>
        <w:t>כרשב</w:t>
      </w:r>
      <w:r w:rsidRPr="0074150A">
        <w:rPr>
          <w:rStyle w:val="affffe"/>
          <w:rtl/>
        </w:rPr>
        <w:t>"</w:t>
      </w:r>
      <w:r w:rsidRPr="0074150A">
        <w:rPr>
          <w:rStyle w:val="affffe"/>
          <w:rFonts w:hint="cs"/>
          <w:rtl/>
        </w:rPr>
        <w:t>א</w:t>
      </w:r>
      <w:r w:rsidRPr="0074150A">
        <w:rPr>
          <w:rStyle w:val="affffe"/>
          <w:rtl/>
        </w:rPr>
        <w:t xml:space="preserve">: </w:t>
      </w:r>
      <w:r w:rsidRPr="00C35A2C">
        <w:rPr>
          <w:rFonts w:hint="cs"/>
          <w:rtl/>
        </w:rPr>
        <w:t>ד</w:t>
      </w:r>
      <w:r w:rsidRPr="00C35A2C">
        <w:rPr>
          <w:rtl/>
        </w:rPr>
        <w:t>נעשה כמי שטענו רימון בקליפתו.</w:t>
      </w:r>
    </w:p>
    <w:p w14:paraId="388BE71A" w14:textId="5543F8FE" w:rsidR="00A9406C" w:rsidRPr="00FA56AF" w:rsidRDefault="00A9406C" w:rsidP="00A9406C">
      <w:pPr>
        <w:rPr>
          <w:rFonts w:ascii="Fb Fontext" w:hAnsi="Fb Fontext"/>
          <w:spacing w:val="-6"/>
          <w:rtl/>
        </w:rPr>
      </w:pPr>
      <w:r w:rsidRPr="00FA56AF">
        <w:rPr>
          <w:rStyle w:val="affffe"/>
          <w:rFonts w:hint="cs"/>
          <w:spacing w:val="-6"/>
          <w:rtl/>
        </w:rPr>
        <w:t xml:space="preserve">ויקשה </w:t>
      </w:r>
      <w:r w:rsidRPr="00FA56AF">
        <w:rPr>
          <w:rFonts w:ascii="Fb Fontext" w:hAnsi="Fb Fontext" w:hint="cs"/>
          <w:spacing w:val="-6"/>
          <w:rtl/>
        </w:rPr>
        <w:t>דרימון בלא קליפ</w:t>
      </w:r>
      <w:r w:rsidR="00FA56AF" w:rsidRPr="00FA56AF">
        <w:rPr>
          <w:rFonts w:ascii="Fb Fontext" w:hAnsi="Fb Fontext" w:hint="cs"/>
          <w:spacing w:val="-6"/>
          <w:rtl/>
        </w:rPr>
        <w:t>ה</w:t>
      </w:r>
      <w:r w:rsidRPr="00FA56AF">
        <w:rPr>
          <w:rFonts w:ascii="Fb Fontext" w:hAnsi="Fb Fontext" w:hint="cs"/>
          <w:spacing w:val="-6"/>
          <w:rtl/>
        </w:rPr>
        <w:t xml:space="preserve"> </w:t>
      </w:r>
      <w:r w:rsidR="00FA56AF" w:rsidRPr="00FA56AF">
        <w:rPr>
          <w:rFonts w:ascii="Fb Fontext" w:hAnsi="Fb Fontext" w:hint="cs"/>
          <w:spacing w:val="-6"/>
          <w:rtl/>
        </w:rPr>
        <w:t>לא</w:t>
      </w:r>
      <w:r w:rsidRPr="00FA56AF">
        <w:rPr>
          <w:rFonts w:ascii="Fb Fontext" w:hAnsi="Fb Fontext" w:hint="cs"/>
          <w:spacing w:val="-6"/>
          <w:rtl/>
        </w:rPr>
        <w:t xml:space="preserve"> נשמר משא</w:t>
      </w:r>
      <w:r w:rsidRPr="00FA56AF">
        <w:rPr>
          <w:rFonts w:ascii="Fb Fontext" w:hAnsi="Fb Fontext"/>
          <w:spacing w:val="-6"/>
          <w:rtl/>
        </w:rPr>
        <w:t>"</w:t>
      </w:r>
      <w:r w:rsidRPr="00FA56AF">
        <w:rPr>
          <w:rFonts w:ascii="Fb Fontext" w:hAnsi="Fb Fontext" w:hint="cs"/>
          <w:spacing w:val="-6"/>
          <w:rtl/>
        </w:rPr>
        <w:t>כ שמן בלא קנקנים נשמר</w:t>
      </w:r>
    </w:p>
    <w:p w14:paraId="6A2DB55F" w14:textId="042744A5" w:rsidR="00A9406C" w:rsidRDefault="00A9406C" w:rsidP="00A9406C">
      <w:pPr>
        <w:rPr>
          <w:rFonts w:ascii="Fb Fontext" w:hAnsi="Fb Fontext"/>
          <w:sz w:val="32"/>
          <w:rtl/>
        </w:rPr>
      </w:pPr>
      <w:r w:rsidRPr="00445A51">
        <w:rPr>
          <w:rStyle w:val="affffe"/>
          <w:rFonts w:hint="cs"/>
          <w:rtl/>
        </w:rPr>
        <w:t xml:space="preserve">ג. אלא </w:t>
      </w:r>
      <w:r w:rsidRPr="00C35A2C">
        <w:rPr>
          <w:rFonts w:ascii="Fb Fontext" w:hAnsi="Fb Fontext" w:hint="cs"/>
          <w:sz w:val="32"/>
          <w:rtl/>
        </w:rPr>
        <w:t>שאמר</w:t>
      </w:r>
      <w:r w:rsidRPr="00C35A2C">
        <w:rPr>
          <w:rFonts w:ascii="Fb Fontext" w:hAnsi="Fb Fontext"/>
          <w:sz w:val="32"/>
          <w:rtl/>
        </w:rPr>
        <w:t xml:space="preserve"> עשרה כדי שמן יש לי אצלך, </w:t>
      </w:r>
      <w:r w:rsidRPr="00445A51">
        <w:rPr>
          <w:rStyle w:val="affffe"/>
          <w:rtl/>
        </w:rPr>
        <w:t>וא</w:t>
      </w:r>
      <w:r w:rsidR="00FA56AF">
        <w:rPr>
          <w:rStyle w:val="affffe"/>
          <w:rFonts w:hint="cs"/>
          <w:rtl/>
        </w:rPr>
        <w:t>"ל</w:t>
      </w:r>
      <w:r w:rsidRPr="00445A51">
        <w:rPr>
          <w:rStyle w:val="affffe"/>
          <w:rtl/>
        </w:rPr>
        <w:t>:</w:t>
      </w:r>
      <w:r w:rsidRPr="00C35A2C">
        <w:rPr>
          <w:rFonts w:ascii="Fb Fontext" w:hAnsi="Fb Fontext"/>
          <w:sz w:val="32"/>
          <w:rtl/>
        </w:rPr>
        <w:t xml:space="preserve"> שמן ל</w:t>
      </w:r>
      <w:r w:rsidR="00FA56AF">
        <w:rPr>
          <w:rFonts w:ascii="Fb Fontext" w:hAnsi="Fb Fontext" w:hint="cs"/>
          <w:sz w:val="32"/>
          <w:rtl/>
        </w:rPr>
        <w:t>הד''ם</w:t>
      </w:r>
      <w:r w:rsidRPr="00C35A2C">
        <w:rPr>
          <w:rFonts w:ascii="Fb Fontext" w:hAnsi="Fb Fontext"/>
          <w:sz w:val="32"/>
          <w:rtl/>
        </w:rPr>
        <w:t xml:space="preserve">, קנקנים </w:t>
      </w:r>
      <w:r>
        <w:rPr>
          <w:rFonts w:ascii="Fb Fontext" w:hAnsi="Fb Fontext"/>
          <w:sz w:val="32"/>
          <w:rtl/>
        </w:rPr>
        <w:t>גם</w:t>
      </w:r>
      <w:r w:rsidRPr="00C35A2C">
        <w:rPr>
          <w:rFonts w:ascii="Fb Fontext" w:hAnsi="Fb Fontext"/>
          <w:sz w:val="32"/>
          <w:rtl/>
        </w:rPr>
        <w:t xml:space="preserve"> חמשה </w:t>
      </w:r>
      <w:r>
        <w:rPr>
          <w:rFonts w:ascii="Fb Fontext" w:hAnsi="Fb Fontext" w:hint="cs"/>
          <w:sz w:val="32"/>
          <w:rtl/>
        </w:rPr>
        <w:t>יש</w:t>
      </w:r>
      <w:r w:rsidRPr="00C35A2C">
        <w:rPr>
          <w:rFonts w:ascii="Fb Fontext" w:hAnsi="Fb Fontext"/>
          <w:sz w:val="32"/>
          <w:rtl/>
        </w:rPr>
        <w:t xml:space="preserve"> לך וחמשה </w:t>
      </w:r>
      <w:r>
        <w:rPr>
          <w:rFonts w:ascii="Fb Fontext" w:hAnsi="Fb Fontext" w:hint="cs"/>
          <w:sz w:val="32"/>
          <w:rtl/>
        </w:rPr>
        <w:t>אין</w:t>
      </w:r>
      <w:r w:rsidRPr="00C35A2C">
        <w:rPr>
          <w:rFonts w:ascii="Fb Fontext" w:hAnsi="Fb Fontext"/>
          <w:sz w:val="32"/>
          <w:rtl/>
        </w:rPr>
        <w:t xml:space="preserve"> לך,</w:t>
      </w:r>
    </w:p>
    <w:p w14:paraId="3EB4B7E6" w14:textId="0A7F1962" w:rsidR="00E268F4" w:rsidRDefault="00A9406C" w:rsidP="009B2979">
      <w:pPr>
        <w:ind w:firstLine="0"/>
        <w:rPr>
          <w:rtl/>
        </w:rPr>
      </w:pPr>
      <w:r>
        <w:rPr>
          <w:rStyle w:val="affffe"/>
          <w:rFonts w:hint="cs"/>
          <w:rtl/>
        </w:rPr>
        <w:t>ל</w:t>
      </w:r>
      <w:r w:rsidRPr="00445A51">
        <w:rPr>
          <w:rStyle w:val="affffe"/>
          <w:rtl/>
        </w:rPr>
        <w:t>אדמון:</w:t>
      </w:r>
      <w:r w:rsidRPr="00F71179">
        <w:rPr>
          <w:rtl/>
        </w:rPr>
        <w:t xml:space="preserve"> יש בלשון הזה לשון קנקנים</w:t>
      </w:r>
      <w:r w:rsidR="00E268F4">
        <w:rPr>
          <w:rtl/>
        </w:rPr>
        <w:t>,</w:t>
      </w:r>
    </w:p>
    <w:p w14:paraId="24935D03" w14:textId="73B69666" w:rsidR="00A9406C" w:rsidRPr="00F71179" w:rsidRDefault="00A9406C" w:rsidP="009B2979">
      <w:pPr>
        <w:ind w:left="453" w:firstLine="57"/>
        <w:rPr>
          <w:rtl/>
        </w:rPr>
      </w:pPr>
      <w:r w:rsidRPr="00F71179">
        <w:rPr>
          <w:rtl/>
        </w:rPr>
        <w:t xml:space="preserve">ומגו </w:t>
      </w:r>
      <w:r w:rsidRPr="00F71179">
        <w:rPr>
          <w:rFonts w:hint="cs"/>
          <w:rtl/>
        </w:rPr>
        <w:t>שנ</w:t>
      </w:r>
      <w:r w:rsidRPr="00F71179">
        <w:rPr>
          <w:rtl/>
        </w:rPr>
        <w:t xml:space="preserve">שבע אקנקנים, </w:t>
      </w:r>
      <w:r w:rsidRPr="00F71179">
        <w:rPr>
          <w:rFonts w:hint="cs"/>
          <w:rtl/>
        </w:rPr>
        <w:t>נש</w:t>
      </w:r>
      <w:r w:rsidRPr="00F71179">
        <w:rPr>
          <w:rtl/>
        </w:rPr>
        <w:t xml:space="preserve">בע </w:t>
      </w:r>
      <w:r>
        <w:rPr>
          <w:rtl/>
        </w:rPr>
        <w:t>גם</w:t>
      </w:r>
      <w:r w:rsidRPr="00F71179">
        <w:rPr>
          <w:rtl/>
        </w:rPr>
        <w:t xml:space="preserve"> אשמן ע</w:t>
      </w:r>
      <w:r>
        <w:rPr>
          <w:rFonts w:hint="cs"/>
          <w:rtl/>
        </w:rPr>
        <w:t>"י</w:t>
      </w:r>
      <w:r w:rsidRPr="00F71179">
        <w:rPr>
          <w:rtl/>
        </w:rPr>
        <w:t xml:space="preserve"> גלגול;</w:t>
      </w:r>
    </w:p>
    <w:p w14:paraId="2EC1ADDA" w14:textId="3DC97663" w:rsidR="00E268F4" w:rsidRDefault="00A9406C" w:rsidP="009B2979">
      <w:pPr>
        <w:ind w:firstLine="0"/>
        <w:rPr>
          <w:rFonts w:ascii="Fb Fontext" w:hAnsi="Fb Fontext"/>
          <w:rtl/>
        </w:rPr>
      </w:pPr>
      <w:r w:rsidRPr="00445A51">
        <w:rPr>
          <w:rStyle w:val="affffe"/>
          <w:rtl/>
        </w:rPr>
        <w:t xml:space="preserve">ורבנן: </w:t>
      </w:r>
      <w:r w:rsidRPr="00C35A2C">
        <w:rPr>
          <w:rFonts w:ascii="Fb Fontext" w:hAnsi="Fb Fontext"/>
          <w:rtl/>
        </w:rPr>
        <w:t>אין בלשון הזה לשון קנקנים</w:t>
      </w:r>
      <w:r w:rsidR="00E268F4">
        <w:rPr>
          <w:rFonts w:ascii="Fb Fontext" w:hAnsi="Fb Fontext"/>
          <w:rtl/>
        </w:rPr>
        <w:t>,</w:t>
      </w:r>
    </w:p>
    <w:p w14:paraId="49BF15C7" w14:textId="35FFBB50" w:rsidR="00A9406C" w:rsidRPr="00C35A2C" w:rsidRDefault="00A9406C" w:rsidP="009B2979">
      <w:pPr>
        <w:ind w:left="453" w:firstLine="57"/>
        <w:rPr>
          <w:rFonts w:ascii="Fb Fontext" w:hAnsi="Fb Fontext"/>
          <w:rtl/>
        </w:rPr>
      </w:pPr>
      <w:r w:rsidRPr="00C35A2C">
        <w:rPr>
          <w:rFonts w:ascii="Fb Fontext" w:hAnsi="Fb Fontext"/>
          <w:rtl/>
        </w:rPr>
        <w:t>מה שטענו לא הודה לו, ומה שהודה לו לא טענו.</w:t>
      </w:r>
    </w:p>
    <w:p w14:paraId="42B34EA1" w14:textId="77777777" w:rsidR="00A9406C" w:rsidRDefault="00A9406C" w:rsidP="003156E1">
      <w:pPr>
        <w:pStyle w:val="aff9"/>
        <w:rPr>
          <w:rtl/>
        </w:rPr>
      </w:pPr>
      <w:r w:rsidRPr="003156E1">
        <w:rPr>
          <w:rFonts w:hint="cs"/>
          <w:rtl/>
        </w:rPr>
        <w:t>׹</w:t>
      </w:r>
    </w:p>
    <w:p w14:paraId="73DC606F" w14:textId="77777777" w:rsidR="00A9406C" w:rsidRPr="00C35A2C" w:rsidRDefault="00A9406C" w:rsidP="00E26091">
      <w:pPr>
        <w:pStyle w:val="afff"/>
        <w:framePr w:wrap="around"/>
        <w:rPr>
          <w:rtl/>
        </w:rPr>
      </w:pPr>
      <w:bookmarkStart w:id="811" w:name="_Toc119353603"/>
      <w:r w:rsidRPr="00C35A2C">
        <w:rPr>
          <w:rFonts w:hint="cs"/>
          <w:rtl/>
        </w:rPr>
        <w:lastRenderedPageBreak/>
        <w:t>קט.</w:t>
      </w:r>
      <w:bookmarkEnd w:id="811"/>
    </w:p>
    <w:p>
      <w:pPr>
        <w:pStyle w:val="MishnaBatzad"/>
        <w:rPr>
          <w:ins w:id="20556" w:author="קלוד" w:date="2026-10-06T10:09:07Z"/>
        </w:rPr>
      </w:pPr>
      <w:ins w:id="20555" w:author="קלוד" w:date="2026-10-06T10:09:07Z">
        <w:r>
          <w:t xml:space="preserve">משנה ה</w:t>
        </w:r>
      </w:ins>
    </w:p>
    <w:p w14:paraId="686C7C61" w14:textId="77777777" w:rsidR="00A9406C" w:rsidRPr="002E6CDF" w:rsidRDefault="00A9406C" w:rsidP="00A9406C">
      <w:pPr>
        <w:pStyle w:val="afff5"/>
        <w:rPr>
          <w:b/>
          <w:spacing w:val="2"/>
          <w:rtl/>
        </w:rPr>
      </w:pPr>
      <w:bookmarkStart w:id="812" w:name="_Toc119353604"/>
      <w:r w:rsidRPr="009B2979">
        <w:rPr>
          <w:rStyle w:val="afffff5"/>
          <w:rtl/>
        </w:rPr>
        <w:t>הפוסק מעות לחתנו ופשט לו את הרגל,</w:t>
      </w:r>
      <w:bookmarkEnd w:id="812"/>
      <w:r w:rsidRPr="002E6CDF">
        <w:rPr>
          <w:b/>
          <w:spacing w:val="2"/>
          <w:rtl/>
        </w:rPr>
        <w:t xml:space="preserve">  תשב עד שתלבין ראשה;</w:t>
      </w:r>
    </w:p>
    <w:p w14:paraId="2292A8B5" w14:textId="4DFC72A4" w:rsidR="00A9406C" w:rsidRPr="00730169" w:rsidRDefault="00A9406C" w:rsidP="00FA56AF">
      <w:pPr>
        <w:pStyle w:val="afff5"/>
        <w:rPr>
          <w:b/>
          <w:spacing w:val="-2"/>
          <w:rtl/>
        </w:rPr>
      </w:pPr>
      <w:r w:rsidRPr="00E867A5">
        <w:rPr>
          <w:rStyle w:val="TanaimMishna"/>
          <w:rtl/>
          <w:rPrChange w:id="20331" w:author="קלוד" w:date="2026-10-06T10:09:07Z">
            <w:rPr>
              <w:rStyle w:val="affffe"/>
              <w:rtl/>
            </w:rPr>
          </w:rPrChange>
        </w:rPr>
        <w:t>אדמון:</w:t>
      </w:r>
      <w:r w:rsidRPr="00C35A2C">
        <w:rPr>
          <w:b/>
          <w:rtl/>
        </w:rPr>
        <w:t xml:space="preserve"> יכולה</w:t>
      </w:r>
      <w:r w:rsidRPr="00FA56AF">
        <w:rPr>
          <w:b/>
          <w:rtl/>
        </w:rPr>
        <w:t xml:space="preserve"> שתאמר אילו אני פסקתי לעצמי אשב עד שתלבין ראשי</w:t>
      </w:r>
      <w:r w:rsidR="00E268F4" w:rsidRPr="00FA56AF">
        <w:rPr>
          <w:b/>
          <w:rtl/>
        </w:rPr>
        <w:t>,</w:t>
      </w:r>
      <w:r w:rsidR="00FA56AF" w:rsidRPr="00FA56AF">
        <w:rPr>
          <w:rFonts w:hint="cs"/>
          <w:b/>
          <w:rtl/>
        </w:rPr>
        <w:t xml:space="preserve"> ע</w:t>
      </w:r>
      <w:r w:rsidRPr="00FA56AF">
        <w:rPr>
          <w:b/>
          <w:rtl/>
        </w:rPr>
        <w:t>כשיו שאבא פסק מה אני יכולה לעשות, או כנוס או פטור.</w:t>
      </w:r>
    </w:p>
    <w:p w14:paraId="6F5EF980" w14:textId="7BB45BF9" w:rsidR="00A9406C" w:rsidRPr="00C35A2C" w:rsidRDefault="00A9406C" w:rsidP="00A9406C">
      <w:pPr>
        <w:pStyle w:val="afff5"/>
        <w:rPr>
          <w:b/>
          <w:rtl/>
        </w:rPr>
      </w:pPr>
      <w:r w:rsidRPr="00E867A5">
        <w:rPr>
          <w:rStyle w:val="TanaimMishna"/>
          <w:rtl/>
          <w:rPrChange w:id="20332" w:author="קלוד" w:date="2026-10-06T10:09:07Z">
            <w:rPr>
              <w:rStyle w:val="affffe"/>
              <w:rtl/>
            </w:rPr>
          </w:rPrChange>
        </w:rPr>
        <w:t xml:space="preserve">רבן גמליאל: </w:t>
      </w:r>
      <w:r w:rsidRPr="00C35A2C">
        <w:rPr>
          <w:b/>
          <w:rtl/>
        </w:rPr>
        <w:t>רואה אני את דברי אדמון.</w:t>
      </w:r>
    </w:p>
    <w:p w14:paraId="0E4D592E" w14:textId="649DB868" w:rsidR="00A9406C" w:rsidRPr="00FA56AF" w:rsidRDefault="00A9406C" w:rsidP="00FA56AF">
      <w:pPr>
        <w:rPr>
          <w:rFonts w:ascii="Fb Fontext" w:hAnsi="Fb Fontext"/>
          <w:spacing w:val="-4"/>
          <w:sz w:val="32"/>
          <w:rtl/>
        </w:rPr>
      </w:pPr>
      <w:r w:rsidRPr="00FA56AF">
        <w:rPr>
          <w:rStyle w:val="affffe"/>
          <w:spacing w:val="-4"/>
          <w:rtl/>
        </w:rPr>
        <w:t xml:space="preserve">מתני' לא </w:t>
      </w:r>
      <w:r w:rsidRPr="00FA56AF">
        <w:rPr>
          <w:rStyle w:val="affffe"/>
          <w:rFonts w:hint="cs"/>
          <w:spacing w:val="-4"/>
          <w:rtl/>
        </w:rPr>
        <w:t>כריב</w:t>
      </w:r>
      <w:r w:rsidRPr="00FA56AF">
        <w:rPr>
          <w:rStyle w:val="affffe"/>
          <w:spacing w:val="-4"/>
          <w:rtl/>
        </w:rPr>
        <w:t>"</w:t>
      </w:r>
      <w:r w:rsidRPr="00FA56AF">
        <w:rPr>
          <w:rStyle w:val="affffe"/>
          <w:rFonts w:hint="cs"/>
          <w:spacing w:val="-4"/>
          <w:rtl/>
        </w:rPr>
        <w:t>י</w:t>
      </w:r>
      <w:r w:rsidRPr="00FA56AF">
        <w:rPr>
          <w:rStyle w:val="affffe"/>
          <w:spacing w:val="-4"/>
          <w:rtl/>
        </w:rPr>
        <w:t xml:space="preserve">: </w:t>
      </w:r>
      <w:r w:rsidRPr="00FA56AF">
        <w:rPr>
          <w:rStyle w:val="affffe"/>
          <w:rFonts w:hint="cs"/>
          <w:spacing w:val="-4"/>
          <w:rtl/>
        </w:rPr>
        <w:t>דס</w:t>
      </w:r>
      <w:r w:rsidRPr="00FA56AF">
        <w:rPr>
          <w:rStyle w:val="affffe"/>
          <w:spacing w:val="-4"/>
          <w:rtl/>
        </w:rPr>
        <w:t>"</w:t>
      </w:r>
      <w:r w:rsidRPr="00FA56AF">
        <w:rPr>
          <w:rStyle w:val="affffe"/>
          <w:rFonts w:hint="cs"/>
          <w:spacing w:val="-4"/>
          <w:rtl/>
        </w:rPr>
        <w:t xml:space="preserve">ל </w:t>
      </w:r>
      <w:r w:rsidRPr="00FA56AF">
        <w:rPr>
          <w:rStyle w:val="affffe"/>
          <w:spacing w:val="-4"/>
          <w:rtl/>
        </w:rPr>
        <w:t>לא נחלקו אדמון וחכמים</w:t>
      </w:r>
      <w:r w:rsidRPr="00FA56AF">
        <w:rPr>
          <w:rFonts w:ascii="Fb Fontext" w:hAnsi="Fb Fontext"/>
          <w:spacing w:val="-4"/>
          <w:sz w:val="32"/>
          <w:rtl/>
        </w:rPr>
        <w:t xml:space="preserve"> על הפוסק מעות לחתנו ופשט לו את הרגל,</w:t>
      </w:r>
      <w:r w:rsidR="00FA56AF" w:rsidRPr="00FA56AF">
        <w:rPr>
          <w:rFonts w:ascii="Fb Fontext" w:hAnsi="Fb Fontext" w:hint="cs"/>
          <w:spacing w:val="-4"/>
          <w:sz w:val="32"/>
          <w:rtl/>
        </w:rPr>
        <w:t xml:space="preserve"> </w:t>
      </w:r>
      <w:r w:rsidRPr="00FA56AF">
        <w:rPr>
          <w:rFonts w:ascii="Fb Fontext" w:hAnsi="Fb Fontext"/>
          <w:spacing w:val="-4"/>
          <w:sz w:val="32"/>
          <w:rtl/>
        </w:rPr>
        <w:t xml:space="preserve">שיכולה </w:t>
      </w:r>
      <w:r w:rsidRPr="00FA56AF">
        <w:rPr>
          <w:rFonts w:ascii="Fb Fontext" w:hAnsi="Fb Fontext" w:hint="cs"/>
          <w:spacing w:val="-4"/>
          <w:sz w:val="32"/>
          <w:rtl/>
        </w:rPr>
        <w:t>לו</w:t>
      </w:r>
      <w:r w:rsidRPr="00FA56AF">
        <w:rPr>
          <w:rFonts w:ascii="Fb Fontext" w:hAnsi="Fb Fontext"/>
          <w:spacing w:val="-4"/>
          <w:sz w:val="32"/>
          <w:rtl/>
        </w:rPr>
        <w:t>מר מה אני יכולה לעשות,</w:t>
      </w:r>
    </w:p>
    <w:p w14:paraId="4862ED69" w14:textId="77777777" w:rsidR="00A9406C" w:rsidRPr="00730169" w:rsidRDefault="00A9406C" w:rsidP="00A9406C">
      <w:pPr>
        <w:ind w:firstLine="0"/>
        <w:rPr>
          <w:rFonts w:ascii="Fb Fontext" w:hAnsi="Fb Fontext"/>
          <w:spacing w:val="-2"/>
          <w:sz w:val="32"/>
          <w:rtl/>
        </w:rPr>
      </w:pPr>
      <w:r w:rsidRPr="00730169">
        <w:rPr>
          <w:rStyle w:val="affffe"/>
          <w:rtl/>
        </w:rPr>
        <w:t>נחלקו</w:t>
      </w:r>
      <w:r w:rsidRPr="00730169">
        <w:rPr>
          <w:rStyle w:val="affffe"/>
          <w:rFonts w:hint="cs"/>
          <w:rtl/>
        </w:rPr>
        <w:t xml:space="preserve">: </w:t>
      </w:r>
      <w:r w:rsidRPr="00730169">
        <w:rPr>
          <w:spacing w:val="-2"/>
          <w:rtl/>
        </w:rPr>
        <w:t>ע</w:t>
      </w:r>
      <w:r w:rsidRPr="00730169">
        <w:rPr>
          <w:rFonts w:ascii="Fb Fontext" w:hAnsi="Fb Fontext"/>
          <w:spacing w:val="-2"/>
          <w:sz w:val="32"/>
          <w:rtl/>
        </w:rPr>
        <w:t xml:space="preserve">ל שפסקה על עצמה, </w:t>
      </w:r>
      <w:r w:rsidRPr="00730169">
        <w:rPr>
          <w:rStyle w:val="affffe"/>
          <w:rtl/>
        </w:rPr>
        <w:t>שחכ"</w:t>
      </w:r>
      <w:r w:rsidRPr="00730169">
        <w:rPr>
          <w:rStyle w:val="affffe"/>
          <w:rFonts w:hint="cs"/>
          <w:rtl/>
        </w:rPr>
        <w:t>א</w:t>
      </w:r>
      <w:r w:rsidRPr="00730169">
        <w:rPr>
          <w:rStyle w:val="affffe"/>
          <w:rtl/>
        </w:rPr>
        <w:t xml:space="preserve">: </w:t>
      </w:r>
      <w:r w:rsidRPr="00730169">
        <w:rPr>
          <w:rFonts w:ascii="Fb Fontext" w:hAnsi="Fb Fontext"/>
          <w:spacing w:val="-2"/>
          <w:sz w:val="32"/>
          <w:rtl/>
        </w:rPr>
        <w:t>תשב עד שתלבין ראשה,</w:t>
      </w:r>
    </w:p>
    <w:p w14:paraId="163ABBB9" w14:textId="77777777" w:rsidR="00A9406C" w:rsidRDefault="00A9406C" w:rsidP="00A9406C">
      <w:pPr>
        <w:ind w:firstLine="0"/>
        <w:rPr>
          <w:rFonts w:ascii="Fb Fontext" w:hAnsi="Fb Fontext"/>
          <w:sz w:val="32"/>
          <w:rtl/>
        </w:rPr>
      </w:pPr>
      <w:r w:rsidRPr="00E867A5">
        <w:rPr>
          <w:rStyle w:val="affffe"/>
          <w:rtl/>
        </w:rPr>
        <w:t xml:space="preserve">אדמון: </w:t>
      </w:r>
      <w:r w:rsidRPr="00C35A2C">
        <w:rPr>
          <w:rFonts w:ascii="Fb Fontext" w:hAnsi="Fb Fontext"/>
          <w:sz w:val="32"/>
          <w:rtl/>
        </w:rPr>
        <w:t>יכולה</w:t>
      </w:r>
      <w:r>
        <w:rPr>
          <w:rFonts w:ascii="Fb Fontext" w:hAnsi="Fb Fontext" w:hint="cs"/>
          <w:sz w:val="32"/>
          <w:rtl/>
        </w:rPr>
        <w:t xml:space="preserve"> ש</w:t>
      </w:r>
      <w:r w:rsidRPr="00C35A2C">
        <w:rPr>
          <w:rFonts w:ascii="Fb Fontext" w:hAnsi="Fb Fontext"/>
          <w:sz w:val="32"/>
          <w:rtl/>
        </w:rPr>
        <w:t>תאמר כסבורה אני שאבא נותן עלי,</w:t>
      </w:r>
    </w:p>
    <w:p w14:paraId="6640753B" w14:textId="77777777" w:rsidR="00A9406C" w:rsidRDefault="00A9406C" w:rsidP="00A9406C">
      <w:pPr>
        <w:ind w:left="0" w:firstLine="266"/>
        <w:rPr>
          <w:rFonts w:ascii="Fb Fontext" w:hAnsi="Fb Fontext"/>
          <w:sz w:val="32"/>
          <w:rtl/>
        </w:rPr>
      </w:pPr>
      <w:r>
        <w:rPr>
          <w:rFonts w:ascii="Fb Fontext" w:hAnsi="Fb Fontext"/>
          <w:sz w:val="32"/>
          <w:rtl/>
        </w:rPr>
        <w:tab/>
      </w:r>
      <w:r>
        <w:rPr>
          <w:rFonts w:ascii="Fb Fontext" w:hAnsi="Fb Fontext"/>
          <w:sz w:val="32"/>
          <w:rtl/>
        </w:rPr>
        <w:tab/>
      </w:r>
      <w:r w:rsidRPr="00C35A2C">
        <w:rPr>
          <w:rFonts w:ascii="Fb Fontext" w:hAnsi="Fb Fontext"/>
          <w:sz w:val="32"/>
          <w:rtl/>
        </w:rPr>
        <w:t>ועכשיו שאין נותן או כנוס או פטור,</w:t>
      </w:r>
    </w:p>
    <w:p w14:paraId="51DE4E25" w14:textId="77777777" w:rsidR="00A9406C" w:rsidRPr="00C35A2C" w:rsidRDefault="00A9406C" w:rsidP="00A9406C">
      <w:pPr>
        <w:rPr>
          <w:rFonts w:ascii="Fb Fontext" w:hAnsi="Fb Fontext" w:cs="Guttman Vilna"/>
          <w:b/>
          <w:bCs/>
          <w:sz w:val="32"/>
          <w:rtl/>
        </w:rPr>
      </w:pPr>
      <w:r w:rsidRPr="00B50154">
        <w:rPr>
          <w:rStyle w:val="affffe"/>
          <w:rFonts w:hint="cs"/>
          <w:rtl/>
        </w:rPr>
        <w:t>ואהך אר</w:t>
      </w:r>
      <w:r w:rsidRPr="00B50154">
        <w:rPr>
          <w:rStyle w:val="affffe"/>
          <w:rtl/>
        </w:rPr>
        <w:t>"</w:t>
      </w:r>
      <w:r w:rsidRPr="00B50154">
        <w:rPr>
          <w:rStyle w:val="affffe"/>
          <w:rFonts w:hint="cs"/>
          <w:rtl/>
        </w:rPr>
        <w:t>ג</w:t>
      </w:r>
      <w:r w:rsidRPr="00B50154">
        <w:rPr>
          <w:rStyle w:val="affffe"/>
          <w:rtl/>
        </w:rPr>
        <w:t>:</w:t>
      </w:r>
      <w:r w:rsidRPr="00C35A2C">
        <w:rPr>
          <w:rFonts w:ascii="Fb Fontext" w:hAnsi="Fb Fontext"/>
          <w:sz w:val="32"/>
          <w:rtl/>
        </w:rPr>
        <w:t xml:space="preserve"> רואה אני את דברי אדמון.</w:t>
      </w:r>
    </w:p>
    <w:p w14:paraId="5868C8FE" w14:textId="0D636570" w:rsidR="00A9406C" w:rsidRDefault="00A9406C" w:rsidP="00A9406C">
      <w:pPr>
        <w:rPr>
          <w:rFonts w:ascii="Fb Fontext" w:hAnsi="Fb Fontext"/>
          <w:rtl/>
        </w:rPr>
      </w:pPr>
      <w:r w:rsidRPr="00B50154">
        <w:rPr>
          <w:rStyle w:val="affffe"/>
          <w:rtl/>
        </w:rPr>
        <w:t xml:space="preserve">תנא: </w:t>
      </w:r>
      <w:r w:rsidRPr="00C35A2C">
        <w:rPr>
          <w:rFonts w:ascii="Fb Fontext" w:hAnsi="Fb Fontext"/>
          <w:rtl/>
        </w:rPr>
        <w:t>ב</w:t>
      </w:r>
      <w:r w:rsidRPr="00C35A2C">
        <w:rPr>
          <w:rFonts w:ascii="Fb Fontext" w:hAnsi="Fb Fontext" w:hint="cs"/>
          <w:rtl/>
        </w:rPr>
        <w:t>ד</w:t>
      </w:r>
      <w:r w:rsidRPr="00C35A2C">
        <w:rPr>
          <w:rFonts w:ascii="Fb Fontext" w:hAnsi="Fb Fontext"/>
          <w:rtl/>
        </w:rPr>
        <w:t>"</w:t>
      </w:r>
      <w:r w:rsidRPr="00C35A2C">
        <w:rPr>
          <w:rFonts w:ascii="Fb Fontext" w:hAnsi="Fb Fontext" w:hint="cs"/>
          <w:rtl/>
        </w:rPr>
        <w:t>א בגדולה אבל בקטנה כופין לבעל ליתן גט</w:t>
      </w:r>
      <w:r w:rsidR="00B909D8">
        <w:rPr>
          <w:rFonts w:ascii="Fb Fontext" w:hAnsi="Fb Fontext" w:hint="cs"/>
          <w:rtl/>
        </w:rPr>
        <w:t>,</w:t>
      </w:r>
    </w:p>
    <w:p w14:paraId="46F39329" w14:textId="2874E19E" w:rsidR="00A9406C" w:rsidRPr="00F5539C" w:rsidRDefault="00A9406C" w:rsidP="00A9406C">
      <w:pPr>
        <w:rPr>
          <w:rFonts w:ascii="Fb Fontext" w:hAnsi="Fb Fontext"/>
          <w:spacing w:val="-4"/>
          <w:rtl/>
        </w:rPr>
      </w:pPr>
      <w:r w:rsidRPr="00B50154">
        <w:rPr>
          <w:rStyle w:val="affffe"/>
          <w:rtl/>
        </w:rPr>
        <w:sym w:font="Wingdings 2" w:char="F096"/>
      </w:r>
      <w:r w:rsidRPr="00B50154">
        <w:rPr>
          <w:rStyle w:val="affffe"/>
          <w:rtl/>
        </w:rPr>
        <w:t xml:space="preserve"> </w:t>
      </w:r>
      <w:r w:rsidRPr="00B50154">
        <w:rPr>
          <w:rStyle w:val="affffe"/>
          <w:rFonts w:hint="cs"/>
          <w:rtl/>
        </w:rPr>
        <w:t>ריב</w:t>
      </w:r>
      <w:r w:rsidRPr="00B50154">
        <w:rPr>
          <w:rStyle w:val="affffe"/>
          <w:rtl/>
        </w:rPr>
        <w:t>"</w:t>
      </w:r>
      <w:r w:rsidRPr="00B50154">
        <w:rPr>
          <w:rStyle w:val="affffe"/>
          <w:rFonts w:hint="cs"/>
          <w:rtl/>
        </w:rPr>
        <w:t>א מ</w:t>
      </w:r>
      <w:r w:rsidRPr="00B50154">
        <w:rPr>
          <w:rStyle w:val="affffe"/>
          <w:rtl/>
        </w:rPr>
        <w:t>חזקיה:</w:t>
      </w:r>
      <w:r w:rsidRPr="00F5539C">
        <w:rPr>
          <w:rFonts w:ascii="Fb Fontext" w:hAnsi="Fb Fontext"/>
          <w:spacing w:val="-4"/>
          <w:sz w:val="32"/>
          <w:rtl/>
        </w:rPr>
        <w:t xml:space="preserve"> </w:t>
      </w:r>
      <w:r w:rsidRPr="00C54C7E">
        <w:rPr>
          <w:rStyle w:val="afffe"/>
          <w:rtl/>
        </w:rPr>
        <w:t>כל מקום</w:t>
      </w:r>
      <w:r w:rsidRPr="00F5539C">
        <w:rPr>
          <w:rFonts w:ascii="Fb Fontext" w:hAnsi="Fb Fontext"/>
          <w:spacing w:val="-4"/>
          <w:sz w:val="32"/>
          <w:rtl/>
        </w:rPr>
        <w:t xml:space="preserve"> </w:t>
      </w:r>
      <w:r w:rsidRPr="00596CEA">
        <w:rPr>
          <w:rStyle w:val="afffff0"/>
          <w:rFonts w:hint="cs"/>
          <w:rtl/>
        </w:rPr>
        <w:t>[</w:t>
      </w:r>
      <w:r w:rsidR="00BD4EEB">
        <w:rPr>
          <w:rStyle w:val="afffff0"/>
          <w:rFonts w:hint="cs"/>
          <w:rtl/>
        </w:rPr>
        <w:t>אף</w:t>
      </w:r>
      <w:r w:rsidRPr="00596CEA">
        <w:rPr>
          <w:rStyle w:val="afffff0"/>
          <w:rFonts w:hint="cs"/>
          <w:rtl/>
        </w:rPr>
        <w:t xml:space="preserve"> בבריתא]</w:t>
      </w:r>
      <w:r w:rsidRPr="00F5539C">
        <w:rPr>
          <w:rFonts w:ascii="Fb Fontext" w:hAnsi="Fb Fontext" w:hint="cs"/>
          <w:spacing w:val="-4"/>
          <w:sz w:val="32"/>
          <w:rtl/>
        </w:rPr>
        <w:t xml:space="preserve"> </w:t>
      </w:r>
      <w:r>
        <w:rPr>
          <w:rFonts w:ascii="Fb Fontext" w:hAnsi="Fb Fontext"/>
          <w:spacing w:val="-4"/>
          <w:sz w:val="32"/>
          <w:rtl/>
        </w:rPr>
        <w:t xml:space="preserve">שאמר </w:t>
      </w:r>
      <w:r>
        <w:rPr>
          <w:rStyle w:val="affffe"/>
          <w:rFonts w:ascii="Fb Fontext" w:hAnsi="Fb Fontext"/>
          <w:spacing w:val="-4"/>
          <w:sz w:val="32"/>
          <w:rtl/>
          <w:rPrChange w:id="9366" w:author="מנוע אמוראים" w:date="2026-10-05T16:41:40Z">
            <w:rPr>
              <w:rFonts w:ascii="Fb Fontext" w:hAnsi="Fb Fontext"/>
              <w:spacing w:val="-4"/>
              <w:sz w:val="32"/>
              <w:rtl/>
            </w:rPr>
          </w:rPrChange>
        </w:rPr>
        <w:t xml:space="preserve">ר"</w:t>
      </w:r>
      <w:r>
        <w:rPr>
          <w:rStyle w:val="affffe"/>
          <w:rFonts w:ascii="Fb Fontext" w:hAnsi="Fb Fontext" w:hint="cs"/>
          <w:spacing w:val="-4"/>
          <w:sz w:val="32"/>
          <w:rtl/>
          <w:rPrChange w:id="9367" w:author="מנוע אמוראים" w:date="2026-10-05T16:41:40Z">
            <w:rPr>
              <w:rFonts w:ascii="Fb Fontext" w:hAnsi="Fb Fontext" w:hint="cs"/>
              <w:spacing w:val="-4"/>
              <w:sz w:val="32"/>
              <w:rtl/>
            </w:rPr>
          </w:rPrChange>
        </w:rPr>
        <w:t xml:space="preserve">ג</w:t>
      </w:r>
      <w:r w:rsidRPr="00F5539C">
        <w:rPr>
          <w:rFonts w:ascii="Fb Fontext" w:hAnsi="Fb Fontext"/>
          <w:spacing w:val="-4"/>
          <w:sz w:val="32"/>
          <w:rtl/>
        </w:rPr>
        <w:t xml:space="preserve"> רואה אני את דברי אדמון - הלכה כמותו.</w:t>
      </w:r>
    </w:p>
    <w:p w14:paraId="09617266" w14:textId="77777777" w:rsidR="00A9406C" w:rsidRDefault="00A9406C" w:rsidP="00A9406C">
      <w:pPr>
        <w:rPr>
          <w:rFonts w:ascii="Fb Fontext" w:hAnsi="Fb Fontext"/>
          <w:rtl/>
        </w:rPr>
      </w:pPr>
      <w:r w:rsidRPr="00596CEA">
        <w:rPr>
          <w:rStyle w:val="affffe"/>
          <w:rtl/>
        </w:rPr>
        <w:sym w:font="Wingdings 2" w:char="F096"/>
      </w:r>
      <w:r w:rsidRPr="00596CEA">
        <w:rPr>
          <w:rStyle w:val="affffe"/>
          <w:rtl/>
        </w:rPr>
        <w:t xml:space="preserve"> </w:t>
      </w:r>
      <w:r w:rsidRPr="00596CEA">
        <w:rPr>
          <w:rStyle w:val="affffe"/>
          <w:rFonts w:hint="cs"/>
          <w:rtl/>
        </w:rPr>
        <w:t>ר</w:t>
      </w:r>
      <w:r w:rsidRPr="00596CEA">
        <w:rPr>
          <w:rStyle w:val="affffe"/>
          <w:rtl/>
        </w:rPr>
        <w:t>"</w:t>
      </w:r>
      <w:r w:rsidRPr="00596CEA">
        <w:rPr>
          <w:rStyle w:val="affffe"/>
          <w:rFonts w:hint="cs"/>
          <w:rtl/>
        </w:rPr>
        <w:t>ז מרב</w:t>
      </w:r>
      <w:r w:rsidRPr="00596CEA">
        <w:rPr>
          <w:rStyle w:val="affffe"/>
          <w:rtl/>
        </w:rPr>
        <w:t>"</w:t>
      </w:r>
      <w:r w:rsidRPr="00596CEA">
        <w:rPr>
          <w:rStyle w:val="affffe"/>
          <w:rFonts w:hint="cs"/>
          <w:rtl/>
        </w:rPr>
        <w:t>י</w:t>
      </w:r>
      <w:r w:rsidRPr="00596CEA">
        <w:rPr>
          <w:rStyle w:val="affffe"/>
          <w:rtl/>
        </w:rPr>
        <w:t xml:space="preserve"> ה"ק: </w:t>
      </w:r>
      <w:r w:rsidRPr="009B2979">
        <w:rPr>
          <w:rStyle w:val="affffc"/>
          <w:rtl/>
        </w:rPr>
        <w:t>שני דברי</w:t>
      </w:r>
      <w:r w:rsidRPr="009B2979">
        <w:rPr>
          <w:rStyle w:val="affffc"/>
          <w:rFonts w:hint="cs"/>
          <w:rtl/>
        </w:rPr>
        <w:t>ם</w:t>
      </w:r>
      <w:r w:rsidRPr="009B2979">
        <w:rPr>
          <w:rStyle w:val="affffc"/>
          <w:rtl/>
        </w:rPr>
        <w:t xml:space="preserve"> שאמר חנן הלכה כמותו וכיוצא בו</w:t>
      </w:r>
      <w:r w:rsidRPr="00C35A2C">
        <w:rPr>
          <w:rFonts w:ascii="Fb Fontext" w:hAnsi="Fb Fontext"/>
          <w:rtl/>
        </w:rPr>
        <w:t>,</w:t>
      </w:r>
    </w:p>
    <w:p w14:paraId="7A6E791C" w14:textId="129F9E44" w:rsidR="00A9406C" w:rsidRDefault="00A9406C" w:rsidP="00A9406C">
      <w:pPr>
        <w:ind w:left="510" w:firstLine="170"/>
        <w:rPr>
          <w:rFonts w:ascii="Fb Fontext" w:hAnsi="Fb Fontext"/>
          <w:sz w:val="32"/>
          <w:rtl/>
        </w:rPr>
      </w:pPr>
      <w:r w:rsidRPr="00CA108A">
        <w:rPr>
          <w:rFonts w:ascii="Fb Fontext" w:hAnsi="Fb Fontext" w:cs="PFT_Frank"/>
          <w:b/>
          <w:bCs/>
          <w:sz w:val="32"/>
          <w:szCs w:val="14"/>
          <w:rtl/>
        </w:rPr>
        <w:t>שבעה דברים</w:t>
      </w:r>
      <w:r>
        <w:rPr>
          <w:rFonts w:ascii="Fb Fontext" w:hAnsi="Fb Fontext"/>
          <w:sz w:val="32"/>
          <w:rtl/>
        </w:rPr>
        <w:t xml:space="preserve"> שאמר אדמון</w:t>
      </w:r>
      <w:r w:rsidRPr="00C35A2C">
        <w:rPr>
          <w:rFonts w:ascii="Fb Fontext" w:hAnsi="Fb Fontext"/>
          <w:sz w:val="32"/>
          <w:rtl/>
        </w:rPr>
        <w:t xml:space="preserve"> יש מהן שהלכה כמותו וכיוצ</w:t>
      </w:r>
      <w:r>
        <w:rPr>
          <w:rFonts w:ascii="Fb Fontext" w:hAnsi="Fb Fontext" w:hint="cs"/>
          <w:sz w:val="32"/>
          <w:rtl/>
        </w:rPr>
        <w:t>"ב</w:t>
      </w:r>
      <w:r w:rsidRPr="00C35A2C">
        <w:rPr>
          <w:rFonts w:ascii="Fb Fontext" w:hAnsi="Fb Fontext"/>
          <w:sz w:val="32"/>
          <w:rtl/>
        </w:rPr>
        <w:t>, ויש שאין הלכה כמותו אלא כיוצ</w:t>
      </w:r>
      <w:r>
        <w:rPr>
          <w:rFonts w:ascii="Fb Fontext" w:hAnsi="Fb Fontext" w:hint="cs"/>
          <w:sz w:val="32"/>
          <w:rtl/>
        </w:rPr>
        <w:t>"ב</w:t>
      </w:r>
      <w:r w:rsidR="00B909D8">
        <w:rPr>
          <w:rFonts w:ascii="Fb Fontext" w:hAnsi="Fb Fontext" w:hint="cs"/>
          <w:sz w:val="32"/>
          <w:rtl/>
        </w:rPr>
        <w:t>,</w:t>
      </w:r>
    </w:p>
    <w:p w14:paraId="7B292101" w14:textId="77777777" w:rsidR="00A9406C" w:rsidRPr="002E6CDF" w:rsidRDefault="00A9406C" w:rsidP="002E6CDF">
      <w:pPr>
        <w:rPr>
          <w:rFonts w:ascii="Fb Fontext" w:hAnsi="Fb Fontext" w:cs="Guttman Vilna"/>
          <w:b/>
          <w:bCs/>
          <w:spacing w:val="-4"/>
          <w:sz w:val="32"/>
          <w:rtl/>
        </w:rPr>
      </w:pPr>
      <w:r>
        <w:rPr>
          <w:rFonts w:ascii="Fb Fontext" w:hAnsi="Fb Fontext"/>
          <w:spacing w:val="-4"/>
          <w:sz w:val="32"/>
          <w:rtl/>
        </w:rPr>
        <w:t xml:space="preserve">בכ"מ שאמר </w:t>
      </w:r>
      <w:r>
        <w:rPr>
          <w:rStyle w:val="affffe"/>
          <w:rFonts w:ascii="Fb Fontext" w:hAnsi="Fb Fontext"/>
          <w:spacing w:val="-4"/>
          <w:sz w:val="32"/>
          <w:rtl/>
          <w:rPrChange w:id="9368" w:author="מנוע אמוראים" w:date="2026-10-05T16:41:40Z">
            <w:rPr>
              <w:rFonts w:ascii="Fb Fontext" w:hAnsi="Fb Fontext"/>
              <w:spacing w:val="-4"/>
              <w:sz w:val="32"/>
              <w:rtl/>
            </w:rPr>
          </w:rPrChange>
        </w:rPr>
        <w:t xml:space="preserve">ר</w:t>
      </w:r>
      <w:r>
        <w:rPr>
          <w:rStyle w:val="affffe"/>
          <w:rFonts w:ascii="Fb Fontext" w:hAnsi="Fb Fontext" w:hint="cs"/>
          <w:spacing w:val="-4"/>
          <w:sz w:val="32"/>
          <w:rtl/>
          <w:rPrChange w:id="9369" w:author="מנוע אמוראים" w:date="2026-10-05T16:41:40Z">
            <w:rPr>
              <w:rFonts w:ascii="Fb Fontext" w:hAnsi="Fb Fontext" w:hint="cs"/>
              <w:spacing w:val="-4"/>
              <w:sz w:val="32"/>
              <w:rtl/>
            </w:rPr>
          </w:rPrChange>
        </w:rPr>
        <w:t xml:space="preserve">"ר</w:t>
      </w:r>
      <w:r w:rsidRPr="002E6CDF">
        <w:rPr>
          <w:rFonts w:ascii="Fb Fontext" w:hAnsi="Fb Fontext"/>
          <w:spacing w:val="-4"/>
          <w:sz w:val="32"/>
          <w:rtl/>
        </w:rPr>
        <w:t xml:space="preserve"> רואה אני את דברי אדמון הלכה כמותו, אינך לא.</w:t>
      </w:r>
    </w:p>
    <w:p w14:paraId="73E40AB0" w14:textId="77777777" w:rsidR="00A9406C" w:rsidRDefault="00A9406C" w:rsidP="009B2979">
      <w:pPr>
        <w:pStyle w:val="afffff4"/>
        <w:rPr>
          <w:rtl/>
        </w:rPr>
      </w:pPr>
      <w:ins w:id="10025" w:author="מספור קטעי משנה" w:date="2026-10-06T06:45:30Z">
        <w:r>
          <w:rPr>
            <w:rStyle w:val="MisparKeta"/>
          </w:rPr>
          <w:t xml:space="preserve">ג. </w:t>
        </w:r>
      </w:ins>
      <w:bookmarkStart w:id="813" w:name="_Toc119353605"/>
      <w:r w:rsidRPr="00C35A2C">
        <w:rPr>
          <w:rtl/>
        </w:rPr>
        <w:t>העורר על השדה והוא חתום עליה בעד,</w:t>
      </w:r>
      <w:bookmarkEnd w:id="813"/>
    </w:p>
    <w:p>
      <w:pPr>
        <w:pStyle w:val="MishnaBatzad"/>
        <w:rPr>
          <w:ins w:id="20558" w:author="קלוד" w:date="2026-10-06T10:09:07Z"/>
        </w:rPr>
      </w:pPr>
      <w:ins w:id="20557" w:author="קלוד" w:date="2026-10-06T10:09:07Z">
        <w:r>
          <w:t xml:space="preserve">משנה ו</w:t>
        </w:r>
      </w:ins>
    </w:p>
    <w:p w14:paraId="0E7AEE5D" w14:textId="77777777" w:rsidR="00A9406C" w:rsidRDefault="00A9406C" w:rsidP="00A9406C">
      <w:pPr>
        <w:pStyle w:val="afff5"/>
        <w:rPr>
          <w:b/>
          <w:rtl/>
        </w:rPr>
      </w:pPr>
      <w:r w:rsidRPr="0025596E">
        <w:rPr>
          <w:rStyle w:val="TanaimMishna"/>
          <w:rtl/>
          <w:rPrChange w:id="20333" w:author="קלוד" w:date="2026-10-06T10:09:07Z">
            <w:rPr>
              <w:rStyle w:val="affffe"/>
              <w:rtl/>
            </w:rPr>
          </w:rPrChange>
        </w:rPr>
        <w:t>אדמון:</w:t>
      </w:r>
      <w:r w:rsidRPr="00C35A2C">
        <w:rPr>
          <w:b/>
          <w:rtl/>
        </w:rPr>
        <w:t xml:space="preserve"> השני נוח לי והראשון קשה הימנו,</w:t>
      </w:r>
    </w:p>
    <w:p w14:paraId="1D1712F8" w14:textId="77777777" w:rsidR="00A9406C" w:rsidRPr="00C35A2C" w:rsidRDefault="00A9406C" w:rsidP="00A9406C">
      <w:pPr>
        <w:pStyle w:val="afff5"/>
        <w:rPr>
          <w:b/>
          <w:rtl/>
        </w:rPr>
      </w:pPr>
      <w:r w:rsidRPr="0025596E">
        <w:rPr>
          <w:rStyle w:val="TanaimMishna"/>
          <w:rtl/>
          <w:rPrChange w:id="20334" w:author="קלוד" w:date="2026-10-06T10:09:07Z">
            <w:rPr>
              <w:rStyle w:val="affffe"/>
              <w:rtl/>
            </w:rPr>
          </w:rPrChange>
        </w:rPr>
        <w:t>וחכ</w:t>
      </w:r>
      <w:r>
        <w:rPr>
          <w:rStyle w:val="TanaimMishna"/>
          <w:rFonts w:hint="cs"/>
          <w:rtl/>
          <w:rPrChange w:id="20335" w:author="קלוד" w:date="2026-10-06T10:09:07Z">
            <w:rPr>
              <w:rStyle w:val="affffe"/>
              <w:rFonts w:hint="cs"/>
              <w:rtl/>
            </w:rPr>
          </w:rPrChange>
        </w:rPr>
        <w:t>"א:</w:t>
      </w:r>
      <w:r w:rsidRPr="0025596E">
        <w:rPr>
          <w:rStyle w:val="TanaimMishna"/>
          <w:rFonts w:hint="cs"/>
          <w:rtl/>
          <w:rPrChange w:id="20336" w:author="קלוד" w:date="2026-10-06T10:09:07Z">
            <w:rPr>
              <w:rStyle w:val="affffe"/>
              <w:rFonts w:hint="cs"/>
              <w:rtl/>
            </w:rPr>
          </w:rPrChange>
        </w:rPr>
        <w:t xml:space="preserve"> </w:t>
      </w:r>
      <w:r w:rsidRPr="00C35A2C">
        <w:rPr>
          <w:b/>
          <w:rtl/>
        </w:rPr>
        <w:t>איבד את זכותו.</w:t>
      </w:r>
    </w:p>
    <w:p w14:paraId="193F7BE1" w14:textId="77777777" w:rsidR="00A9406C" w:rsidRDefault="00A9406C" w:rsidP="00A9406C">
      <w:pPr>
        <w:pStyle w:val="afff5"/>
        <w:rPr>
          <w:rtl/>
        </w:rPr>
      </w:pPr>
      <w:r w:rsidRPr="00C35A2C">
        <w:rPr>
          <w:b/>
          <w:rtl/>
        </w:rPr>
        <w:t>עשאה סימן לאחר - איבד את זכותו.</w:t>
      </w:r>
    </w:p>
    <w:p w14:paraId="33801AAA" w14:textId="77777777" w:rsidR="00A9406C" w:rsidRPr="00C35A2C" w:rsidRDefault="00A9406C" w:rsidP="00E26091">
      <w:pPr>
        <w:pStyle w:val="afff"/>
        <w:framePr w:wrap="around"/>
        <w:rPr>
          <w:rtl/>
        </w:rPr>
      </w:pPr>
      <w:bookmarkStart w:id="814" w:name="_Toc119353606"/>
      <w:r w:rsidRPr="00C35A2C">
        <w:rPr>
          <w:rFonts w:hint="cs"/>
          <w:rtl/>
        </w:rPr>
        <w:t>קט:</w:t>
      </w:r>
      <w:bookmarkEnd w:id="814"/>
    </w:p>
    <w:p w14:paraId="548BC0E0" w14:textId="77777777" w:rsidR="00A9406C" w:rsidRDefault="00A9406C" w:rsidP="00A9406C">
      <w:pPr>
        <w:rPr>
          <w:rFonts w:ascii="Fb Fontext" w:hAnsi="Fb Fontext"/>
          <w:sz w:val="32"/>
          <w:rtl/>
        </w:rPr>
      </w:pPr>
      <w:r w:rsidRPr="00ED7E0B">
        <w:rPr>
          <w:rStyle w:val="affffe"/>
          <w:rtl/>
        </w:rPr>
        <w:t xml:space="preserve">אביי: </w:t>
      </w:r>
      <w:r>
        <w:rPr>
          <w:rFonts w:ascii="Fb Fontext" w:hAnsi="Fb Fontext"/>
          <w:sz w:val="32"/>
          <w:rtl/>
        </w:rPr>
        <w:t>דווקא</w:t>
      </w:r>
      <w:r w:rsidRPr="00C35A2C">
        <w:rPr>
          <w:rFonts w:ascii="Fb Fontext" w:hAnsi="Fb Fontext"/>
          <w:sz w:val="32"/>
          <w:rtl/>
        </w:rPr>
        <w:t xml:space="preserve"> עד, </w:t>
      </w:r>
      <w:r w:rsidRPr="009B2979">
        <w:rPr>
          <w:rStyle w:val="affffc"/>
          <w:rtl/>
        </w:rPr>
        <w:t>אבל דיין</w:t>
      </w:r>
      <w:r w:rsidRPr="00C35A2C">
        <w:rPr>
          <w:rFonts w:ascii="Fb Fontext" w:hAnsi="Fb Fontext"/>
          <w:sz w:val="32"/>
          <w:rtl/>
        </w:rPr>
        <w:t xml:space="preserve"> - לא איבד את זכותו,</w:t>
      </w:r>
    </w:p>
    <w:p w14:paraId="10733868" w14:textId="77777777" w:rsidR="00A9406C" w:rsidRDefault="00A9406C" w:rsidP="00A9406C">
      <w:pPr>
        <w:rPr>
          <w:rFonts w:ascii="Fb Fontext" w:hAnsi="Fb Fontext"/>
          <w:spacing w:val="-4"/>
          <w:rtl/>
        </w:rPr>
      </w:pPr>
      <w:r w:rsidRPr="00ED7E0B">
        <w:rPr>
          <w:rStyle w:val="affffe"/>
          <w:rFonts w:hint="cs"/>
          <w:rtl/>
        </w:rPr>
        <w:t>דתר</w:t>
      </w:r>
      <w:r w:rsidRPr="00ED7E0B">
        <w:rPr>
          <w:rStyle w:val="affffe"/>
          <w:rtl/>
        </w:rPr>
        <w:t>"</w:t>
      </w:r>
      <w:r w:rsidRPr="00ED7E0B">
        <w:rPr>
          <w:rStyle w:val="affffe"/>
          <w:rFonts w:hint="cs"/>
          <w:rtl/>
        </w:rPr>
        <w:t>ח</w:t>
      </w:r>
      <w:r w:rsidRPr="00ED7E0B">
        <w:rPr>
          <w:rStyle w:val="affffe"/>
          <w:rtl/>
        </w:rPr>
        <w:t xml:space="preserve">: </w:t>
      </w:r>
      <w:r w:rsidRPr="00F5539C">
        <w:rPr>
          <w:rFonts w:ascii="Fb Fontext" w:hAnsi="Fb Fontext"/>
          <w:spacing w:val="-4"/>
          <w:rtl/>
        </w:rPr>
        <w:t>אין העדים חותמין על השטר אלא א"כ קראוהו,</w:t>
      </w:r>
    </w:p>
    <w:p w14:paraId="2F4797E4" w14:textId="7B0C00F0" w:rsidR="00A9406C" w:rsidRPr="00F5539C" w:rsidRDefault="00A9406C" w:rsidP="00A9406C">
      <w:pPr>
        <w:ind w:left="283" w:firstLine="57"/>
        <w:rPr>
          <w:rFonts w:ascii="Fb Fontext" w:hAnsi="Fb Fontext"/>
          <w:spacing w:val="-4"/>
          <w:rtl/>
        </w:rPr>
      </w:pPr>
      <w:r>
        <w:rPr>
          <w:rFonts w:ascii="Fb Fontext" w:hAnsi="Fb Fontext" w:hint="cs"/>
          <w:spacing w:val="-4"/>
          <w:rtl/>
        </w:rPr>
        <w:t xml:space="preserve"> </w:t>
      </w:r>
      <w:r w:rsidRPr="00F5539C">
        <w:rPr>
          <w:rFonts w:ascii="Fb Fontext" w:hAnsi="Fb Fontext"/>
          <w:spacing w:val="-4"/>
          <w:rtl/>
        </w:rPr>
        <w:t xml:space="preserve"> </w:t>
      </w:r>
      <w:r w:rsidRPr="00A02D64">
        <w:rPr>
          <w:rFonts w:hint="cs"/>
          <w:rtl/>
        </w:rPr>
        <w:t>א</w:t>
      </w:r>
      <w:r w:rsidRPr="00A02D64">
        <w:rPr>
          <w:rtl/>
        </w:rPr>
        <w:t>בל</w:t>
      </w:r>
      <w:r w:rsidRPr="00F5539C">
        <w:rPr>
          <w:rFonts w:ascii="Fb Fontext" w:hAnsi="Fb Fontext"/>
          <w:spacing w:val="-4"/>
          <w:rtl/>
        </w:rPr>
        <w:t xml:space="preserve"> הדיינין חותמים </w:t>
      </w:r>
      <w:r w:rsidR="0061471E">
        <w:rPr>
          <w:rFonts w:ascii="Fb Fontext" w:hAnsi="Fb Fontext" w:hint="cs"/>
          <w:spacing w:val="-4"/>
          <w:rtl/>
        </w:rPr>
        <w:t>אף</w:t>
      </w:r>
      <w:r w:rsidRPr="00F5539C">
        <w:rPr>
          <w:rFonts w:ascii="Fb Fontext" w:hAnsi="Fb Fontext" w:hint="cs"/>
          <w:spacing w:val="-4"/>
          <w:rtl/>
        </w:rPr>
        <w:t xml:space="preserve"> </w:t>
      </w:r>
      <w:r w:rsidRPr="00F5539C">
        <w:rPr>
          <w:rFonts w:ascii="Fb Fontext" w:hAnsi="Fb Fontext"/>
          <w:spacing w:val="-4"/>
          <w:rtl/>
        </w:rPr>
        <w:t>שלא קראוהו.</w:t>
      </w:r>
    </w:p>
    <w:p w14:paraId="689AE2D0" w14:textId="77777777" w:rsidR="00A9406C" w:rsidRPr="00C54C7E" w:rsidRDefault="00A9406C" w:rsidP="00A9406C">
      <w:pPr>
        <w:pStyle w:val="afffd"/>
        <w:rPr>
          <w:rtl/>
        </w:rPr>
      </w:pPr>
      <w:ins w:id="10027" w:author="מספור קטעי משנה" w:date="2026-10-06T06:45:30Z">
        <w:r>
          <w:rPr>
            <w:rStyle w:val="MisparKeta"/>
          </w:rPr>
          <w:t xml:space="preserve">א. </w:t>
        </w:r>
      </w:ins>
      <w:bookmarkStart w:id="815" w:name="_Toc119353607"/>
      <w:r w:rsidRPr="00C54C7E">
        <w:rPr>
          <w:rtl/>
        </w:rPr>
        <w:lastRenderedPageBreak/>
        <w:t>עשאה סימן לאחר.</w:t>
      </w:r>
      <w:bookmarkEnd w:id="815"/>
    </w:p>
    <w:p w14:paraId="4BD8C3EA" w14:textId="5C3FA140" w:rsidR="00E268F4" w:rsidRDefault="00A9406C" w:rsidP="00A9406C">
      <w:pPr>
        <w:rPr>
          <w:rFonts w:ascii="Fb Fontext" w:hAnsi="Fb Fontext"/>
          <w:rtl/>
        </w:rPr>
      </w:pPr>
      <w:r w:rsidRPr="00A02D64">
        <w:rPr>
          <w:rStyle w:val="affffe"/>
          <w:rtl/>
        </w:rPr>
        <w:t>אביי:</w:t>
      </w:r>
      <w:r>
        <w:rPr>
          <w:rFonts w:ascii="Fb Fontext" w:hAnsi="Fb Fontext"/>
          <w:rtl/>
        </w:rPr>
        <w:t xml:space="preserve"> דווקא לאחר, </w:t>
      </w:r>
      <w:r w:rsidRPr="009B2979">
        <w:rPr>
          <w:rStyle w:val="affffc"/>
          <w:rtl/>
        </w:rPr>
        <w:t>אבל לעצמו</w:t>
      </w:r>
      <w:r>
        <w:rPr>
          <w:rFonts w:ascii="Fb Fontext" w:hAnsi="Fb Fontext"/>
          <w:rtl/>
        </w:rPr>
        <w:t xml:space="preserve"> </w:t>
      </w:r>
      <w:r w:rsidRPr="00C35A2C">
        <w:rPr>
          <w:rFonts w:ascii="Fb Fontext" w:hAnsi="Fb Fontext"/>
          <w:rtl/>
        </w:rPr>
        <w:t>לא איבד את זכותו</w:t>
      </w:r>
      <w:r w:rsidR="00E268F4">
        <w:rPr>
          <w:rFonts w:ascii="Fb Fontext" w:hAnsi="Fb Fontext"/>
          <w:rtl/>
        </w:rPr>
        <w:t>,</w:t>
      </w:r>
    </w:p>
    <w:p w14:paraId="2BD263FC" w14:textId="77777777" w:rsidR="00E268F4" w:rsidRDefault="00A9406C" w:rsidP="00A9406C">
      <w:pPr>
        <w:ind w:firstLine="0"/>
        <w:rPr>
          <w:rStyle w:val="affffe"/>
          <w:rtl/>
        </w:rPr>
      </w:pPr>
      <w:r w:rsidRPr="00487EFF">
        <w:rPr>
          <w:rStyle w:val="affffe"/>
          <w:rFonts w:hint="cs"/>
          <w:rtl/>
        </w:rPr>
        <w:t>דאם לא היה עושה כן לא היה יכול לקנות</w:t>
      </w:r>
      <w:r w:rsidR="00E268F4">
        <w:rPr>
          <w:rStyle w:val="affffe"/>
          <w:rFonts w:hint="cs"/>
          <w:rtl/>
        </w:rPr>
        <w:t>,</w:t>
      </w:r>
    </w:p>
    <w:p w14:paraId="18A3252C" w14:textId="77777777" w:rsidR="00E268F4" w:rsidRDefault="00A9406C" w:rsidP="00A9406C">
      <w:pPr>
        <w:ind w:firstLine="0"/>
        <w:rPr>
          <w:rFonts w:ascii="Fb Fontext" w:hAnsi="Fb Fontext"/>
          <w:rtl/>
        </w:rPr>
      </w:pPr>
      <w:r w:rsidRPr="00487EFF">
        <w:rPr>
          <w:rStyle w:val="affffe"/>
          <w:rFonts w:hint="cs"/>
          <w:rtl/>
        </w:rPr>
        <w:t>ואין לומר שהיה לו למסור מודעה ד</w:t>
      </w:r>
      <w:r w:rsidRPr="00487EFF">
        <w:rPr>
          <w:rStyle w:val="affffe"/>
          <w:rtl/>
        </w:rPr>
        <w:t>חבר דחברך חבר יש לו</w:t>
      </w:r>
      <w:r w:rsidR="00E268F4">
        <w:rPr>
          <w:rFonts w:ascii="Fb Fontext" w:hAnsi="Fb Fontext"/>
          <w:rtl/>
        </w:rPr>
        <w:t>,</w:t>
      </w:r>
    </w:p>
    <w:p w14:paraId="40060BCD" w14:textId="41529822" w:rsidR="00A9406C" w:rsidRDefault="00A9406C" w:rsidP="009B2979">
      <w:pPr>
        <w:pStyle w:val="affffb"/>
        <w:rPr>
          <w:rFonts w:ascii="Fb Fontext" w:hAnsi="Fb Fontext"/>
          <w:sz w:val="32"/>
          <w:rtl/>
        </w:rPr>
      </w:pPr>
      <w:bookmarkStart w:id="816" w:name="_Toc119353608"/>
      <w:r w:rsidRPr="00C35A2C">
        <w:rPr>
          <w:rFonts w:ascii="Fb Fontext" w:hAnsi="Fb Fontext" w:hint="cs"/>
          <w:sz w:val="32"/>
          <w:rtl/>
        </w:rPr>
        <w:t>אותו ש</w:t>
      </w:r>
      <w:r w:rsidRPr="009B2979">
        <w:rPr>
          <w:rFonts w:hint="cs"/>
          <w:rtl/>
        </w:rPr>
        <w:t>עשאה סימן לאחר</w:t>
      </w:r>
      <w:r w:rsidRPr="009B2979">
        <w:rPr>
          <w:rtl/>
        </w:rPr>
        <w:t>, ערער ושכיב ואוקים אפוטרופא</w:t>
      </w:r>
      <w:r w:rsidRPr="00C35A2C">
        <w:rPr>
          <w:rFonts w:ascii="Fb Fontext" w:hAnsi="Fb Fontext"/>
          <w:sz w:val="32"/>
          <w:rtl/>
        </w:rPr>
        <w:t>,</w:t>
      </w:r>
      <w:bookmarkEnd w:id="816"/>
    </w:p>
    <w:p w14:paraId="42FF9462" w14:textId="77777777" w:rsidR="00A9406C" w:rsidRPr="00730169" w:rsidRDefault="00A9406C" w:rsidP="00A9406C">
      <w:pPr>
        <w:rPr>
          <w:rFonts w:ascii="Fb Fontext" w:hAnsi="Fb Fontext"/>
          <w:spacing w:val="-2"/>
          <w:rtl/>
        </w:rPr>
      </w:pPr>
      <w:r w:rsidRPr="00730169">
        <w:rPr>
          <w:rStyle w:val="affffe"/>
          <w:rFonts w:hint="cs"/>
          <w:rtl/>
        </w:rPr>
        <w:t xml:space="preserve">בא </w:t>
      </w:r>
      <w:r w:rsidRPr="00730169">
        <w:rPr>
          <w:rStyle w:val="affffe"/>
          <w:rtl/>
        </w:rPr>
        <w:t>אפוטרופוס ל</w:t>
      </w:r>
      <w:r w:rsidRPr="00730169">
        <w:rPr>
          <w:rStyle w:val="affffe"/>
          <w:rFonts w:hint="cs"/>
          <w:rtl/>
        </w:rPr>
        <w:t>פני</w:t>
      </w:r>
      <w:r w:rsidRPr="00730169">
        <w:rPr>
          <w:rStyle w:val="affffe"/>
          <w:rtl/>
        </w:rPr>
        <w:t xml:space="preserve"> אביי, א"ל:</w:t>
      </w:r>
      <w:r w:rsidRPr="00730169">
        <w:rPr>
          <w:rFonts w:ascii="Fb Fontext" w:hAnsi="Fb Fontext"/>
          <w:spacing w:val="-2"/>
          <w:rtl/>
        </w:rPr>
        <w:t xml:space="preserve"> עשאה סימן לאחר - איבד את זכותו.</w:t>
      </w:r>
    </w:p>
    <w:p w14:paraId="61EC566E" w14:textId="77777777" w:rsidR="00A9406C" w:rsidRDefault="00A9406C" w:rsidP="00A9406C">
      <w:pPr>
        <w:rPr>
          <w:rFonts w:ascii="Fb Fontext" w:hAnsi="Fb Fontext"/>
          <w:rtl/>
        </w:rPr>
      </w:pPr>
      <w:r w:rsidRPr="00571F68">
        <w:rPr>
          <w:rStyle w:val="affffe"/>
          <w:rtl/>
        </w:rPr>
        <w:t xml:space="preserve">אמר: </w:t>
      </w:r>
      <w:r w:rsidRPr="00C35A2C">
        <w:rPr>
          <w:rFonts w:ascii="Fb Fontext" w:hAnsi="Fb Fontext"/>
          <w:rtl/>
        </w:rPr>
        <w:t>אי ה</w:t>
      </w:r>
      <w:r>
        <w:rPr>
          <w:rFonts w:ascii="Fb Fontext" w:hAnsi="Fb Fontext" w:hint="cs"/>
          <w:rtl/>
        </w:rPr>
        <w:t>י</w:t>
      </w:r>
      <w:r w:rsidRPr="00C35A2C">
        <w:rPr>
          <w:rFonts w:ascii="Fb Fontext" w:hAnsi="Fb Fontext"/>
          <w:rtl/>
        </w:rPr>
        <w:t>ה אב</w:t>
      </w:r>
      <w:r>
        <w:rPr>
          <w:rFonts w:ascii="Fb Fontext" w:hAnsi="Fb Fontext" w:hint="cs"/>
          <w:rtl/>
        </w:rPr>
        <w:t xml:space="preserve">י </w:t>
      </w:r>
      <w:r w:rsidRPr="00C35A2C">
        <w:rPr>
          <w:rFonts w:ascii="Fb Fontext" w:hAnsi="Fb Fontext"/>
          <w:rtl/>
        </w:rPr>
        <w:t>יתמי קיים, ה</w:t>
      </w:r>
      <w:r>
        <w:rPr>
          <w:rFonts w:ascii="Fb Fontext" w:hAnsi="Fb Fontext" w:hint="cs"/>
          <w:rtl/>
        </w:rPr>
        <w:t xml:space="preserve">יה טוען </w:t>
      </w:r>
      <w:r w:rsidRPr="00C35A2C">
        <w:rPr>
          <w:rFonts w:ascii="Fb Fontext" w:hAnsi="Fb Fontext"/>
          <w:rtl/>
        </w:rPr>
        <w:t>תלם אחד עשיתי לך!</w:t>
      </w:r>
    </w:p>
    <w:p w14:paraId="42BCAA34" w14:textId="77777777" w:rsidR="00A9406C" w:rsidRPr="00C35A2C" w:rsidRDefault="00A9406C" w:rsidP="00A9406C">
      <w:pPr>
        <w:rPr>
          <w:rFonts w:ascii="Fb Fontext" w:hAnsi="Fb Fontext"/>
          <w:rtl/>
        </w:rPr>
      </w:pPr>
      <w:r w:rsidRPr="00571F68">
        <w:rPr>
          <w:rStyle w:val="affffe"/>
          <w:rtl/>
        </w:rPr>
        <w:t xml:space="preserve">א"ל: </w:t>
      </w:r>
      <w:r>
        <w:rPr>
          <w:rStyle w:val="affffe"/>
          <w:rFonts w:hint="cs"/>
          <w:rtl/>
        </w:rPr>
        <w:t xml:space="preserve">יפה אמרת </w:t>
      </w:r>
      <w:r w:rsidRPr="00571F68">
        <w:rPr>
          <w:rStyle w:val="affffe"/>
          <w:rFonts w:hint="cs"/>
          <w:rtl/>
        </w:rPr>
        <w:t>ד</w:t>
      </w:r>
      <w:r w:rsidRPr="00571F68">
        <w:rPr>
          <w:rStyle w:val="affffe"/>
          <w:rtl/>
        </w:rPr>
        <w:t>א</w:t>
      </w:r>
      <w:r w:rsidRPr="00571F68">
        <w:rPr>
          <w:rStyle w:val="affffe"/>
          <w:rFonts w:hint="cs"/>
          <w:rtl/>
        </w:rPr>
        <w:t>רי</w:t>
      </w:r>
      <w:r w:rsidRPr="00571F68">
        <w:rPr>
          <w:rStyle w:val="affffe"/>
          <w:rtl/>
        </w:rPr>
        <w:t>"</w:t>
      </w:r>
      <w:r w:rsidRPr="00571F68">
        <w:rPr>
          <w:rStyle w:val="affffe"/>
          <w:rFonts w:hint="cs"/>
          <w:rtl/>
        </w:rPr>
        <w:t>ו</w:t>
      </w:r>
      <w:r w:rsidRPr="00571F68">
        <w:rPr>
          <w:rStyle w:val="affffe"/>
          <w:rtl/>
        </w:rPr>
        <w:t xml:space="preserve">: </w:t>
      </w:r>
      <w:r w:rsidRPr="00C35A2C">
        <w:rPr>
          <w:rFonts w:ascii="Fb Fontext" w:hAnsi="Fb Fontext"/>
          <w:rtl/>
        </w:rPr>
        <w:t xml:space="preserve">אם טען ואמר תלם אחד עשיתי לך נאמן, </w:t>
      </w:r>
      <w:r w:rsidRPr="00C35A2C">
        <w:rPr>
          <w:rFonts w:ascii="Fb Fontext" w:hAnsi="Fb Fontext" w:hint="cs"/>
          <w:rtl/>
        </w:rPr>
        <w:t xml:space="preserve">לך והבא לו </w:t>
      </w:r>
      <w:r w:rsidRPr="00C35A2C">
        <w:rPr>
          <w:rFonts w:ascii="Fb Fontext" w:hAnsi="Fb Fontext"/>
          <w:rtl/>
        </w:rPr>
        <w:t>תלם אחד.</w:t>
      </w:r>
    </w:p>
    <w:p w14:paraId="373823AC" w14:textId="77777777" w:rsidR="00E268F4" w:rsidRDefault="00A9406C" w:rsidP="00A9406C">
      <w:pPr>
        <w:rPr>
          <w:rFonts w:ascii="Fb Fontext" w:hAnsi="Fb Fontext"/>
          <w:rtl/>
        </w:rPr>
      </w:pPr>
      <w:r w:rsidRPr="00CA108A">
        <w:rPr>
          <w:rFonts w:ascii="Fb Fontext" w:hAnsi="Fb Fontext" w:cs="PFT_Frank" w:hint="cs"/>
          <w:b/>
          <w:bCs/>
          <w:szCs w:val="14"/>
          <w:rtl/>
        </w:rPr>
        <w:t>היה עליו שורת דקלים</w:t>
      </w:r>
      <w:r w:rsidR="00E268F4">
        <w:rPr>
          <w:rFonts w:ascii="Fb Fontext" w:hAnsi="Fb Fontext" w:hint="cs"/>
          <w:rtl/>
        </w:rPr>
        <w:t>,</w:t>
      </w:r>
    </w:p>
    <w:p w14:paraId="08339F25" w14:textId="45D5D423" w:rsidR="00A9406C" w:rsidRDefault="00A9406C" w:rsidP="00A9406C">
      <w:pPr>
        <w:rPr>
          <w:rFonts w:ascii="Fb Fontext" w:hAnsi="Fb Fontext"/>
          <w:rtl/>
        </w:rPr>
      </w:pPr>
      <w:r w:rsidRPr="00571F68">
        <w:rPr>
          <w:rStyle w:val="affffe"/>
          <w:rFonts w:hint="cs"/>
          <w:rtl/>
        </w:rPr>
        <w:t>א</w:t>
      </w:r>
      <w:r w:rsidRPr="00571F68">
        <w:rPr>
          <w:rStyle w:val="affffe"/>
          <w:rtl/>
        </w:rPr>
        <w:t>"</w:t>
      </w:r>
      <w:r w:rsidRPr="00571F68">
        <w:rPr>
          <w:rStyle w:val="affffe"/>
          <w:rFonts w:hint="cs"/>
          <w:rtl/>
        </w:rPr>
        <w:t>ל</w:t>
      </w:r>
      <w:r w:rsidRPr="00571F68">
        <w:rPr>
          <w:rStyle w:val="affffe"/>
          <w:rtl/>
        </w:rPr>
        <w:t>:</w:t>
      </w:r>
      <w:r w:rsidRPr="00C35A2C">
        <w:rPr>
          <w:rFonts w:ascii="Fb Fontext" w:hAnsi="Fb Fontext"/>
          <w:rtl/>
        </w:rPr>
        <w:t xml:space="preserve"> אי </w:t>
      </w:r>
      <w:r w:rsidRPr="00C35A2C">
        <w:rPr>
          <w:rFonts w:ascii="Fb Fontext" w:hAnsi="Fb Fontext" w:hint="cs"/>
          <w:rtl/>
        </w:rPr>
        <w:t>היה אביהם קיים היה טוען</w:t>
      </w:r>
      <w:r w:rsidRPr="00C35A2C">
        <w:rPr>
          <w:rFonts w:ascii="Fb Fontext" w:hAnsi="Fb Fontext"/>
          <w:rtl/>
        </w:rPr>
        <w:t xml:space="preserve"> </w:t>
      </w:r>
      <w:r w:rsidRPr="00C35A2C">
        <w:rPr>
          <w:rFonts w:ascii="Fb Fontext" w:hAnsi="Fb Fontext" w:hint="cs"/>
          <w:rtl/>
        </w:rPr>
        <w:t>'</w:t>
      </w:r>
      <w:r w:rsidRPr="00C35A2C">
        <w:rPr>
          <w:rFonts w:ascii="Fb Fontext" w:hAnsi="Fb Fontext"/>
          <w:rtl/>
        </w:rPr>
        <w:t>חזרתי ולקחתי ממנו</w:t>
      </w:r>
      <w:r>
        <w:rPr>
          <w:rFonts w:ascii="Fb Fontext" w:hAnsi="Fb Fontext"/>
          <w:rtl/>
        </w:rPr>
        <w:t>'</w:t>
      </w:r>
      <w:r>
        <w:rPr>
          <w:rFonts w:ascii="Fb Fontext" w:hAnsi="Fb Fontext" w:hint="cs"/>
          <w:rtl/>
        </w:rPr>
        <w:t>,</w:t>
      </w:r>
    </w:p>
    <w:p w14:paraId="3F6CF33B" w14:textId="13E8887B" w:rsidR="00A9406C" w:rsidRPr="00C35A2C" w:rsidRDefault="00A9406C" w:rsidP="00A9406C">
      <w:pPr>
        <w:rPr>
          <w:rFonts w:ascii="Fb Fontext" w:hAnsi="Fb Fontext" w:cs="Guttman Vilna"/>
          <w:b/>
          <w:bCs/>
          <w:rtl/>
        </w:rPr>
      </w:pPr>
      <w:r w:rsidRPr="00571F68">
        <w:rPr>
          <w:rStyle w:val="affffe"/>
          <w:rtl/>
        </w:rPr>
        <w:t xml:space="preserve">א"ל: </w:t>
      </w:r>
      <w:r w:rsidRPr="00571F68">
        <w:rPr>
          <w:rStyle w:val="affffe"/>
          <w:rFonts w:hint="cs"/>
          <w:rtl/>
        </w:rPr>
        <w:t>יפה אמרת דארי</w:t>
      </w:r>
      <w:r w:rsidR="002B7BCC">
        <w:rPr>
          <w:rStyle w:val="affffe"/>
          <w:rtl/>
        </w:rPr>
        <w:t>"</w:t>
      </w:r>
      <w:r w:rsidRPr="00571F68">
        <w:rPr>
          <w:rStyle w:val="affffe"/>
          <w:rFonts w:hint="cs"/>
          <w:rtl/>
        </w:rPr>
        <w:t>ו</w:t>
      </w:r>
      <w:r w:rsidRPr="00571F68">
        <w:rPr>
          <w:rStyle w:val="affffe"/>
          <w:rtl/>
        </w:rPr>
        <w:t xml:space="preserve">: </w:t>
      </w:r>
      <w:r w:rsidRPr="00C35A2C">
        <w:rPr>
          <w:rFonts w:ascii="Fb Fontext" w:hAnsi="Fb Fontext"/>
          <w:rtl/>
        </w:rPr>
        <w:t>טען ואמר חזרתי ולקחתיו ממנו - נאמן.</w:t>
      </w:r>
    </w:p>
    <w:p w14:paraId="51BBFF64" w14:textId="77777777" w:rsidR="00A9406C" w:rsidRPr="00730169" w:rsidRDefault="00A9406C" w:rsidP="00A9406C">
      <w:pPr>
        <w:rPr>
          <w:rFonts w:ascii="Fb Fontext" w:hAnsi="Fb Fontext"/>
          <w:spacing w:val="-8"/>
          <w:sz w:val="32"/>
          <w:rtl/>
        </w:rPr>
      </w:pPr>
      <w:r w:rsidRPr="00730169">
        <w:rPr>
          <w:rStyle w:val="affffe"/>
          <w:spacing w:val="-8"/>
          <w:rtl/>
        </w:rPr>
        <w:t>אביי:</w:t>
      </w:r>
      <w:r w:rsidRPr="00730169">
        <w:rPr>
          <w:rFonts w:ascii="Fb Fontext" w:hAnsi="Fb Fontext"/>
          <w:spacing w:val="-8"/>
          <w:sz w:val="32"/>
          <w:rtl/>
        </w:rPr>
        <w:t xml:space="preserve"> </w:t>
      </w:r>
      <w:r w:rsidRPr="00730169">
        <w:rPr>
          <w:rFonts w:ascii="Fb Fontext" w:hAnsi="Fb Fontext" w:hint="cs"/>
          <w:spacing w:val="-8"/>
          <w:sz w:val="32"/>
          <w:rtl/>
        </w:rPr>
        <w:t>כשמעמיד אפוטרופוס יעמיד אחד שיודע להפך בזכות היתומים</w:t>
      </w:r>
    </w:p>
    <w:p w14:paraId="34417AD1" w14:textId="77777777" w:rsidR="00A9406C" w:rsidRDefault="00A9406C" w:rsidP="003156E1">
      <w:pPr>
        <w:pStyle w:val="aff9"/>
        <w:rPr>
          <w:rtl/>
        </w:rPr>
      </w:pPr>
      <w:r w:rsidRPr="003156E1">
        <w:rPr>
          <w:rFonts w:hint="cs"/>
          <w:rtl/>
        </w:rPr>
        <w:t>׹</w:t>
      </w:r>
    </w:p>
    <w:p w14:paraId="4F117572" w14:textId="77777777" w:rsidR="00A9406C" w:rsidRDefault="00A9406C" w:rsidP="009B2979">
      <w:pPr>
        <w:pStyle w:val="afffff4"/>
        <w:rPr>
          <w:rtl/>
        </w:rPr>
      </w:pPr>
      <w:ins w:id="10028" w:author="מספור קטעי משנה" w:date="2026-10-06T06:45:30Z">
        <w:r>
          <w:rPr>
            <w:rStyle w:val="MisparKeta"/>
          </w:rPr>
          <w:t xml:space="preserve">ב. </w:t>
        </w:r>
      </w:ins>
      <w:bookmarkStart w:id="817" w:name="_Toc119353609"/>
      <w:r w:rsidRPr="00C35A2C">
        <w:rPr>
          <w:rtl/>
        </w:rPr>
        <w:t>מי שהלך למדינת הים ואבדה דרך שדהו,</w:t>
      </w:r>
      <w:bookmarkEnd w:id="817"/>
    </w:p>
    <w:p>
      <w:pPr>
        <w:pStyle w:val="MishnaBatzad"/>
        <w:rPr>
          <w:ins w:id="20560" w:author="קלוד" w:date="2026-10-06T10:09:07Z"/>
        </w:rPr>
      </w:pPr>
      <w:ins w:id="20559" w:author="קלוד" w:date="2026-10-06T10:09:07Z">
        <w:r>
          <w:t xml:space="preserve">משנה ז</w:t>
        </w:r>
      </w:ins>
    </w:p>
    <w:p w14:paraId="1E0B19FB" w14:textId="4E70B2C9" w:rsidR="00E268F4" w:rsidRDefault="00A9406C" w:rsidP="00A9406C">
      <w:pPr>
        <w:pStyle w:val="afff5"/>
        <w:rPr>
          <w:b/>
          <w:rtl/>
        </w:rPr>
      </w:pPr>
      <w:r w:rsidRPr="007831AB">
        <w:rPr>
          <w:rStyle w:val="TanaimMishna"/>
          <w:rtl/>
          <w:rPrChange w:id="20337" w:author="קלוד" w:date="2026-10-06T10:09:07Z">
            <w:rPr>
              <w:rStyle w:val="affffe"/>
              <w:rtl/>
            </w:rPr>
          </w:rPrChange>
        </w:rPr>
        <w:t>אדמון אומר:</w:t>
      </w:r>
      <w:r w:rsidRPr="00C35A2C">
        <w:rPr>
          <w:b/>
          <w:rtl/>
        </w:rPr>
        <w:t xml:space="preserve"> ילך לו בקצרה</w:t>
      </w:r>
      <w:r w:rsidR="00E268F4">
        <w:rPr>
          <w:b/>
          <w:rtl/>
        </w:rPr>
        <w:t>,</w:t>
      </w:r>
    </w:p>
    <w:p w14:paraId="2D1E15E7" w14:textId="7FBD58F8" w:rsidR="00A9406C" w:rsidRPr="00C35A2C" w:rsidRDefault="00A9406C" w:rsidP="00A9406C">
      <w:pPr>
        <w:pStyle w:val="afff5"/>
        <w:rPr>
          <w:b/>
          <w:rtl/>
        </w:rPr>
      </w:pPr>
      <w:r w:rsidRPr="007831AB">
        <w:rPr>
          <w:rStyle w:val="TanaimMishna"/>
          <w:rtl/>
          <w:rPrChange w:id="20338" w:author="קלוד" w:date="2026-10-06T10:09:07Z">
            <w:rPr>
              <w:rStyle w:val="affffe"/>
              <w:rtl/>
            </w:rPr>
          </w:rPrChange>
        </w:rPr>
        <w:t xml:space="preserve">וחכמים אומרים: </w:t>
      </w:r>
      <w:r w:rsidRPr="00C35A2C">
        <w:rPr>
          <w:b/>
          <w:rtl/>
        </w:rPr>
        <w:t>יקנה לו דרך במאה מנה או יפרח באויר.</w:t>
      </w:r>
    </w:p>
    <w:p w14:paraId="763B0A11" w14:textId="77777777" w:rsidR="00A9406C" w:rsidRPr="00730169" w:rsidRDefault="00A9406C" w:rsidP="00A9406C">
      <w:pPr>
        <w:rPr>
          <w:rFonts w:ascii="Fb Fontext" w:hAnsi="Fb Fontext"/>
          <w:spacing w:val="-4"/>
          <w:sz w:val="32"/>
          <w:rtl/>
        </w:rPr>
      </w:pPr>
      <w:r w:rsidRPr="00730169">
        <w:rPr>
          <w:rStyle w:val="affffe"/>
          <w:rFonts w:hint="cs"/>
          <w:spacing w:val="-4"/>
          <w:rtl/>
        </w:rPr>
        <w:t>רב</w:t>
      </w:r>
      <w:r w:rsidRPr="00730169">
        <w:rPr>
          <w:rStyle w:val="affffe"/>
          <w:spacing w:val="-4"/>
          <w:rtl/>
        </w:rPr>
        <w:t xml:space="preserve">: </w:t>
      </w:r>
      <w:r w:rsidRPr="009B2979">
        <w:rPr>
          <w:rStyle w:val="affffc"/>
          <w:rtl/>
        </w:rPr>
        <w:t>כגון שהקיפוה</w:t>
      </w:r>
      <w:r w:rsidRPr="00730169">
        <w:rPr>
          <w:rFonts w:ascii="Fb Fontext" w:hAnsi="Fb Fontext"/>
          <w:spacing w:val="-4"/>
          <w:sz w:val="32"/>
          <w:rtl/>
        </w:rPr>
        <w:t xml:space="preserve"> </w:t>
      </w:r>
      <w:r w:rsidRPr="00730169">
        <w:rPr>
          <w:rFonts w:ascii="Fb Fontext" w:hAnsi="Fb Fontext" w:hint="cs"/>
          <w:spacing w:val="-4"/>
          <w:sz w:val="32"/>
          <w:rtl/>
        </w:rPr>
        <w:t xml:space="preserve">ד' </w:t>
      </w:r>
      <w:r w:rsidRPr="00730169">
        <w:rPr>
          <w:rFonts w:ascii="Fb Fontext" w:hAnsi="Fb Fontext"/>
          <w:spacing w:val="-4"/>
          <w:sz w:val="32"/>
          <w:rtl/>
        </w:rPr>
        <w:t>בנ</w:t>
      </w:r>
      <w:r w:rsidRPr="00730169">
        <w:rPr>
          <w:rFonts w:ascii="Fb Fontext" w:hAnsi="Fb Fontext" w:hint="cs"/>
          <w:spacing w:val="-4"/>
          <w:sz w:val="32"/>
          <w:rtl/>
        </w:rPr>
        <w:t>"א</w:t>
      </w:r>
      <w:r w:rsidRPr="00730169">
        <w:rPr>
          <w:rFonts w:ascii="Fb Fontext" w:hAnsi="Fb Fontext"/>
          <w:spacing w:val="-4"/>
          <w:sz w:val="32"/>
          <w:rtl/>
        </w:rPr>
        <w:t xml:space="preserve"> מ</w:t>
      </w:r>
      <w:r w:rsidRPr="00730169">
        <w:rPr>
          <w:rFonts w:ascii="Fb Fontext" w:hAnsi="Fb Fontext" w:hint="cs"/>
          <w:spacing w:val="-4"/>
          <w:sz w:val="32"/>
          <w:rtl/>
        </w:rPr>
        <w:t>ד'</w:t>
      </w:r>
      <w:r w:rsidRPr="00730169">
        <w:rPr>
          <w:rFonts w:ascii="Fb Fontext" w:hAnsi="Fb Fontext"/>
          <w:spacing w:val="-4"/>
          <w:sz w:val="32"/>
          <w:rtl/>
        </w:rPr>
        <w:t xml:space="preserve"> רוחותיה.</w:t>
      </w:r>
      <w:r w:rsidRPr="00730169">
        <w:rPr>
          <w:rFonts w:ascii="Fb Fontext" w:hAnsi="Fb Fontext" w:hint="cs"/>
          <w:spacing w:val="-4"/>
          <w:sz w:val="32"/>
          <w:rtl/>
        </w:rPr>
        <w:t xml:space="preserve"> </w:t>
      </w:r>
      <w:r w:rsidRPr="00730169">
        <w:rPr>
          <w:rStyle w:val="affffe"/>
          <w:rFonts w:hint="cs"/>
          <w:spacing w:val="-4"/>
          <w:rtl/>
        </w:rPr>
        <w:t xml:space="preserve">ויקשה </w:t>
      </w:r>
      <w:r w:rsidRPr="00730169">
        <w:rPr>
          <w:rFonts w:ascii="Fb Fontext" w:hAnsi="Fb Fontext" w:hint="cs"/>
          <w:spacing w:val="-4"/>
          <w:sz w:val="32"/>
          <w:rtl/>
        </w:rPr>
        <w:t>דא</w:t>
      </w:r>
      <w:r w:rsidRPr="00730169">
        <w:rPr>
          <w:rFonts w:ascii="Fb Fontext" w:hAnsi="Fb Fontext"/>
          <w:spacing w:val="-4"/>
          <w:sz w:val="32"/>
          <w:rtl/>
        </w:rPr>
        <w:t>"</w:t>
      </w:r>
      <w:r w:rsidRPr="00730169">
        <w:rPr>
          <w:rFonts w:ascii="Fb Fontext" w:hAnsi="Fb Fontext" w:hint="cs"/>
          <w:spacing w:val="-4"/>
          <w:sz w:val="32"/>
          <w:rtl/>
        </w:rPr>
        <w:t>ה מ</w:t>
      </w:r>
      <w:r w:rsidRPr="00730169">
        <w:rPr>
          <w:rFonts w:ascii="Fb Fontext" w:hAnsi="Fb Fontext"/>
          <w:spacing w:val="-4"/>
          <w:sz w:val="32"/>
          <w:rtl/>
        </w:rPr>
        <w:t>"</w:t>
      </w:r>
      <w:r w:rsidRPr="00730169">
        <w:rPr>
          <w:rFonts w:ascii="Fb Fontext" w:hAnsi="Fb Fontext" w:hint="cs"/>
          <w:spacing w:val="-4"/>
          <w:sz w:val="32"/>
          <w:rtl/>
        </w:rPr>
        <w:t>ט דאדמון</w:t>
      </w:r>
    </w:p>
    <w:p w14:paraId="51FE357F" w14:textId="77777777" w:rsidR="00A9406C" w:rsidRDefault="00A9406C" w:rsidP="00A9406C">
      <w:pPr>
        <w:rPr>
          <w:rFonts w:ascii="Fb Fontext" w:hAnsi="Fb Fontext"/>
          <w:rtl/>
        </w:rPr>
      </w:pPr>
      <w:r w:rsidRPr="00A67020">
        <w:rPr>
          <w:rStyle w:val="affffe"/>
          <w:rtl/>
        </w:rPr>
        <w:t xml:space="preserve">רבא: </w:t>
      </w:r>
      <w:r w:rsidRPr="00C35A2C">
        <w:rPr>
          <w:rFonts w:ascii="Fb Fontext" w:hAnsi="Fb Fontext"/>
          <w:rtl/>
        </w:rPr>
        <w:t>ב</w:t>
      </w:r>
      <w:r>
        <w:rPr>
          <w:rFonts w:ascii="Fb Fontext" w:hAnsi="Fb Fontext" w:hint="cs"/>
          <w:rtl/>
        </w:rPr>
        <w:t>ד' שבאו</w:t>
      </w:r>
      <w:r w:rsidRPr="00C35A2C">
        <w:rPr>
          <w:rFonts w:ascii="Fb Fontext" w:hAnsi="Fb Fontext"/>
          <w:rtl/>
        </w:rPr>
        <w:t xml:space="preserve"> מכח </w:t>
      </w:r>
      <w:r>
        <w:rPr>
          <w:rFonts w:ascii="Fb Fontext" w:hAnsi="Fb Fontext" w:hint="cs"/>
          <w:rtl/>
        </w:rPr>
        <w:t>ד'</w:t>
      </w:r>
      <w:r w:rsidRPr="00C35A2C">
        <w:rPr>
          <w:rFonts w:ascii="Fb Fontext" w:hAnsi="Fb Fontext"/>
          <w:rtl/>
        </w:rPr>
        <w:t>, ו</w:t>
      </w:r>
      <w:r>
        <w:rPr>
          <w:rFonts w:ascii="Fb Fontext" w:hAnsi="Fb Fontext" w:hint="cs"/>
          <w:rtl/>
        </w:rPr>
        <w:t>ד' שבאו</w:t>
      </w:r>
      <w:r w:rsidRPr="00C35A2C">
        <w:rPr>
          <w:rFonts w:ascii="Fb Fontext" w:hAnsi="Fb Fontext"/>
          <w:rtl/>
        </w:rPr>
        <w:t xml:space="preserve"> מכח </w:t>
      </w:r>
      <w:r>
        <w:rPr>
          <w:rFonts w:ascii="Fb Fontext" w:hAnsi="Fb Fontext" w:hint="cs"/>
          <w:rtl/>
        </w:rPr>
        <w:t>א'-</w:t>
      </w:r>
      <w:r w:rsidRPr="00C35A2C">
        <w:rPr>
          <w:rFonts w:ascii="Fb Fontext" w:hAnsi="Fb Fontext" w:hint="cs"/>
          <w:rtl/>
        </w:rPr>
        <w:t xml:space="preserve"> </w:t>
      </w:r>
      <w:r w:rsidRPr="00A67020">
        <w:rPr>
          <w:rStyle w:val="affffe"/>
          <w:rFonts w:hint="cs"/>
          <w:rtl/>
        </w:rPr>
        <w:t>לכו</w:t>
      </w:r>
      <w:r w:rsidRPr="00A67020">
        <w:rPr>
          <w:rStyle w:val="affffe"/>
          <w:rtl/>
        </w:rPr>
        <w:t>"</w:t>
      </w:r>
      <w:r w:rsidRPr="00A67020">
        <w:rPr>
          <w:rStyle w:val="affffe"/>
          <w:rFonts w:hint="cs"/>
          <w:rtl/>
        </w:rPr>
        <w:t>ע</w:t>
      </w:r>
      <w:r w:rsidRPr="00C35A2C">
        <w:rPr>
          <w:rFonts w:ascii="Fb Fontext" w:hAnsi="Fb Fontext" w:hint="cs"/>
          <w:rtl/>
        </w:rPr>
        <w:t xml:space="preserve"> </w:t>
      </w:r>
      <w:r w:rsidRPr="00C35A2C">
        <w:rPr>
          <w:rFonts w:ascii="Fb Fontext" w:hAnsi="Fb Fontext"/>
          <w:rtl/>
        </w:rPr>
        <w:t xml:space="preserve">מצי </w:t>
      </w:r>
      <w:r>
        <w:rPr>
          <w:rFonts w:ascii="Fb Fontext" w:hAnsi="Fb Fontext" w:hint="cs"/>
          <w:rtl/>
        </w:rPr>
        <w:t>לדחותו,</w:t>
      </w:r>
    </w:p>
    <w:p w14:paraId="205724C7" w14:textId="77777777" w:rsidR="00A9406C" w:rsidRDefault="00A9406C" w:rsidP="00A9406C">
      <w:pPr>
        <w:rPr>
          <w:rFonts w:ascii="Fb Fontext" w:hAnsi="Fb Fontext"/>
          <w:rtl/>
        </w:rPr>
      </w:pPr>
      <w:r w:rsidRPr="00A67020">
        <w:rPr>
          <w:rStyle w:val="affffe"/>
          <w:rFonts w:hint="cs"/>
          <w:rtl/>
        </w:rPr>
        <w:t>ו</w:t>
      </w:r>
      <w:r w:rsidRPr="00A67020">
        <w:rPr>
          <w:rStyle w:val="affffe"/>
          <w:rtl/>
        </w:rPr>
        <w:t>חלקו</w:t>
      </w:r>
      <w:r>
        <w:rPr>
          <w:rStyle w:val="affffe"/>
          <w:rFonts w:hint="cs"/>
          <w:rtl/>
        </w:rPr>
        <w:t>:</w:t>
      </w:r>
      <w:r w:rsidRPr="00C35A2C">
        <w:rPr>
          <w:rFonts w:ascii="Fb Fontext" w:hAnsi="Fb Fontext"/>
          <w:rtl/>
        </w:rPr>
        <w:t xml:space="preserve"> בחד </w:t>
      </w:r>
      <w:r>
        <w:rPr>
          <w:rFonts w:ascii="Fb Fontext" w:hAnsi="Fb Fontext" w:hint="cs"/>
          <w:rtl/>
        </w:rPr>
        <w:t xml:space="preserve">שבא מכח ד' </w:t>
      </w:r>
      <w:r w:rsidRPr="00A67020">
        <w:rPr>
          <w:rStyle w:val="affffe"/>
          <w:rFonts w:hint="cs"/>
          <w:rtl/>
        </w:rPr>
        <w:t>ל</w:t>
      </w:r>
      <w:r w:rsidRPr="00A67020">
        <w:rPr>
          <w:rStyle w:val="affffe"/>
          <w:rtl/>
        </w:rPr>
        <w:t>אדמון</w:t>
      </w:r>
      <w:r>
        <w:rPr>
          <w:rFonts w:ascii="Fb Fontext" w:hAnsi="Fb Fontext"/>
          <w:rtl/>
        </w:rPr>
        <w:t>: מכל מקום דר</w:t>
      </w:r>
      <w:r>
        <w:rPr>
          <w:rFonts w:ascii="Fb Fontext" w:hAnsi="Fb Fontext" w:hint="cs"/>
          <w:rtl/>
        </w:rPr>
        <w:t>ך יש לי אצלך.</w:t>
      </w:r>
    </w:p>
    <w:p w14:paraId="4A2A9F63" w14:textId="77777777" w:rsidR="00A9406C" w:rsidRDefault="00A9406C" w:rsidP="00A9406C">
      <w:pPr>
        <w:rPr>
          <w:rFonts w:ascii="Fb Fontext" w:hAnsi="Fb Fontext"/>
          <w:rtl/>
        </w:rPr>
      </w:pPr>
      <w:r w:rsidRPr="00A67020">
        <w:rPr>
          <w:rStyle w:val="affffe"/>
          <w:rtl/>
        </w:rPr>
        <w:t>ו</w:t>
      </w:r>
      <w:r w:rsidRPr="00A67020">
        <w:rPr>
          <w:rStyle w:val="affffe"/>
          <w:rFonts w:hint="cs"/>
          <w:rtl/>
        </w:rPr>
        <w:t>ל</w:t>
      </w:r>
      <w:r w:rsidRPr="00A67020">
        <w:rPr>
          <w:rStyle w:val="affffe"/>
          <w:rtl/>
        </w:rPr>
        <w:t>רבנן</w:t>
      </w:r>
      <w:r w:rsidRPr="00C35A2C">
        <w:rPr>
          <w:rFonts w:ascii="Fb Fontext" w:hAnsi="Fb Fontext"/>
          <w:rtl/>
        </w:rPr>
        <w:t xml:space="preserve">: אי שתקת שתקת, ואי לא </w:t>
      </w:r>
      <w:r w:rsidRPr="00C35A2C">
        <w:rPr>
          <w:rFonts w:ascii="Fb Fontext" w:hAnsi="Fb Fontext" w:hint="cs"/>
          <w:rtl/>
        </w:rPr>
        <w:t>אחזיר הקרקע לבעליהן ולא תוכל להוציא מהם בדין</w:t>
      </w:r>
      <w:r>
        <w:rPr>
          <w:rFonts w:ascii="Fb Fontext" w:hAnsi="Fb Fontext" w:hint="cs"/>
          <w:rtl/>
        </w:rPr>
        <w:t>,</w:t>
      </w:r>
    </w:p>
    <w:p w14:paraId="6031828A" w14:textId="77777777" w:rsidR="00A9406C" w:rsidRPr="00730169" w:rsidRDefault="00A9406C" w:rsidP="00A9406C">
      <w:pPr>
        <w:rPr>
          <w:rFonts w:ascii="Fb Fontext" w:hAnsi="Fb Fontext"/>
          <w:spacing w:val="-2"/>
          <w:sz w:val="32"/>
          <w:rtl/>
        </w:rPr>
      </w:pPr>
      <w:r w:rsidRPr="00730169">
        <w:rPr>
          <w:rStyle w:val="affffe"/>
          <w:rtl/>
        </w:rPr>
        <w:sym w:font="Wingdings 2" w:char="F096"/>
      </w:r>
      <w:r w:rsidRPr="00730169">
        <w:rPr>
          <w:rStyle w:val="affffe"/>
          <w:rtl/>
        </w:rPr>
        <w:t xml:space="preserve"> </w:t>
      </w:r>
      <w:r w:rsidRPr="00730169">
        <w:rPr>
          <w:rStyle w:val="affffe"/>
          <w:rFonts w:hint="cs"/>
          <w:rtl/>
        </w:rPr>
        <w:t xml:space="preserve">אותו שאמר </w:t>
      </w:r>
      <w:r w:rsidRPr="00730169">
        <w:rPr>
          <w:rFonts w:ascii="Fb Fontext" w:hAnsi="Fb Fontext" w:hint="cs"/>
          <w:spacing w:val="-2"/>
          <w:sz w:val="32"/>
          <w:rtl/>
        </w:rPr>
        <w:t xml:space="preserve">ליתן הדקל לבתו וחילקו היתומים בנכסים </w:t>
      </w:r>
      <w:r w:rsidRPr="00730169">
        <w:rPr>
          <w:rStyle w:val="afffff0"/>
          <w:rFonts w:hint="cs"/>
          <w:spacing w:val="-2"/>
          <w:rtl/>
        </w:rPr>
        <w:t>[בלי הדקל]</w:t>
      </w:r>
    </w:p>
    <w:p w14:paraId="6710ACAE" w14:textId="2262701F" w:rsidR="00E268F4" w:rsidRDefault="00A9406C" w:rsidP="00A9406C">
      <w:pPr>
        <w:rPr>
          <w:rFonts w:ascii="Fb Fontext" w:hAnsi="Fb Fontext"/>
          <w:spacing w:val="-6"/>
          <w:rtl/>
        </w:rPr>
      </w:pPr>
      <w:r w:rsidRPr="00730169">
        <w:rPr>
          <w:rStyle w:val="affffe"/>
          <w:rFonts w:hint="cs"/>
          <w:spacing w:val="-6"/>
          <w:rtl/>
        </w:rPr>
        <w:t xml:space="preserve">אביי לרב יוסף: </w:t>
      </w:r>
      <w:r w:rsidRPr="00730169">
        <w:rPr>
          <w:rFonts w:ascii="Fb Fontext" w:hAnsi="Fb Fontext" w:hint="cs"/>
          <w:spacing w:val="-6"/>
          <w:rtl/>
        </w:rPr>
        <w:t>לא דמי למתני' דכל חד מצי מדחי אבל כאן הדקל אצלם</w:t>
      </w:r>
    </w:p>
    <w:p w14:paraId="01DEA3A9" w14:textId="2AF07DA3" w:rsidR="00A9406C" w:rsidRDefault="00A9406C" w:rsidP="00A9406C">
      <w:pPr>
        <w:rPr>
          <w:rFonts w:ascii="Fb Fontext" w:hAnsi="Fb Fontext"/>
          <w:rtl/>
        </w:rPr>
      </w:pPr>
      <w:r w:rsidRPr="00606AE8">
        <w:rPr>
          <w:rStyle w:val="affffe"/>
          <w:rFonts w:hint="cs"/>
          <w:rtl/>
        </w:rPr>
        <w:t xml:space="preserve">אלא תקנתם </w:t>
      </w:r>
      <w:r w:rsidRPr="00C35A2C">
        <w:rPr>
          <w:rFonts w:ascii="Fb Fontext" w:hAnsi="Fb Fontext" w:hint="cs"/>
          <w:rtl/>
        </w:rPr>
        <w:t>שיתנו קודם הדקל ואח</w:t>
      </w:r>
      <w:r w:rsidRPr="00C35A2C">
        <w:rPr>
          <w:rFonts w:ascii="Fb Fontext" w:hAnsi="Fb Fontext"/>
          <w:rtl/>
        </w:rPr>
        <w:t>"</w:t>
      </w:r>
      <w:r w:rsidRPr="00C35A2C">
        <w:rPr>
          <w:rFonts w:ascii="Fb Fontext" w:hAnsi="Fb Fontext" w:hint="cs"/>
          <w:rtl/>
        </w:rPr>
        <w:t>כ יחלקו שאר הנכסים</w:t>
      </w:r>
      <w:r w:rsidR="00B909D8">
        <w:rPr>
          <w:rFonts w:ascii="Fb Fontext" w:hAnsi="Fb Fontext" w:hint="cs"/>
          <w:rtl/>
        </w:rPr>
        <w:t>,</w:t>
      </w:r>
    </w:p>
    <w:p w14:paraId="55393434" w14:textId="26A36438" w:rsidR="00A9406C" w:rsidRDefault="00A9406C" w:rsidP="00A9406C">
      <w:pPr>
        <w:rPr>
          <w:rFonts w:ascii="Fb Fontext" w:hAnsi="Fb Fontext"/>
          <w:sz w:val="32"/>
          <w:rtl/>
        </w:rPr>
      </w:pPr>
      <w:bookmarkStart w:id="818" w:name="_Toc119353610"/>
      <w:r w:rsidRPr="00C54C7E">
        <w:rPr>
          <w:rStyle w:val="afffe"/>
          <w:rtl/>
        </w:rPr>
        <w:lastRenderedPageBreak/>
        <w:sym w:font="Wingdings 2" w:char="F096"/>
      </w:r>
      <w:bookmarkEnd w:id="818"/>
      <w:r w:rsidRPr="00C35A2C">
        <w:rPr>
          <w:rFonts w:ascii="Fb Fontext" w:hAnsi="Fb Fontext"/>
          <w:sz w:val="32"/>
          <w:rtl/>
        </w:rPr>
        <w:t xml:space="preserve"> </w:t>
      </w:r>
      <w:r w:rsidRPr="00C35A2C">
        <w:rPr>
          <w:rFonts w:ascii="Fb Fontext" w:hAnsi="Fb Fontext" w:hint="cs"/>
          <w:sz w:val="32"/>
          <w:rtl/>
        </w:rPr>
        <w:t>אותו שאמר ליתן הדקל לבתו והשאיר שני חצאי דקל</w:t>
      </w:r>
      <w:r w:rsidR="00B909D8">
        <w:rPr>
          <w:rFonts w:ascii="Fb Fontext" w:hAnsi="Fb Fontext" w:hint="cs"/>
          <w:sz w:val="32"/>
          <w:rtl/>
        </w:rPr>
        <w:t>,</w:t>
      </w:r>
    </w:p>
    <w:p w14:paraId="0E94965F" w14:textId="77777777" w:rsidR="00A9406C" w:rsidRPr="00C35A2C" w:rsidRDefault="00A9406C" w:rsidP="00A9406C">
      <w:pPr>
        <w:rPr>
          <w:rFonts w:ascii="Fb Fontext" w:hAnsi="Fb Fontext"/>
          <w:rtl/>
        </w:rPr>
      </w:pPr>
      <w:r w:rsidRPr="00642746">
        <w:rPr>
          <w:rStyle w:val="affffe"/>
          <w:rFonts w:hint="cs"/>
          <w:rtl/>
        </w:rPr>
        <w:t>ר</w:t>
      </w:r>
      <w:r>
        <w:rPr>
          <w:rStyle w:val="affffe"/>
          <w:rFonts w:hint="cs"/>
          <w:rtl/>
        </w:rPr>
        <w:t>"א</w:t>
      </w:r>
      <w:r w:rsidRPr="00C35A2C">
        <w:rPr>
          <w:rFonts w:ascii="Fb Fontext" w:hAnsi="Fb Fontext" w:hint="cs"/>
          <w:rtl/>
        </w:rPr>
        <w:t xml:space="preserve"> הסתפק </w:t>
      </w:r>
      <w:r w:rsidRPr="00642746">
        <w:rPr>
          <w:rStyle w:val="affffe"/>
          <w:rFonts w:hint="cs"/>
          <w:rtl/>
        </w:rPr>
        <w:t>עד שאמרו לו מ</w:t>
      </w:r>
      <w:r w:rsidRPr="00642746">
        <w:rPr>
          <w:rStyle w:val="affffe"/>
          <w:rtl/>
        </w:rPr>
        <w:t>רבא:</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קרו אינשי ל</w:t>
      </w:r>
      <w:r>
        <w:rPr>
          <w:rFonts w:ascii="Fb Fontext" w:hAnsi="Fb Fontext" w:hint="cs"/>
          <w:rtl/>
        </w:rPr>
        <w:t>ב' חצאי ד</w:t>
      </w:r>
      <w:r w:rsidRPr="00C35A2C">
        <w:rPr>
          <w:rFonts w:ascii="Fb Fontext" w:hAnsi="Fb Fontext"/>
          <w:rtl/>
        </w:rPr>
        <w:t>קל</w:t>
      </w:r>
      <w:r w:rsidRPr="00C35A2C">
        <w:rPr>
          <w:rFonts w:ascii="Fb Fontext" w:hAnsi="Fb Fontext" w:hint="cs"/>
          <w:rtl/>
        </w:rPr>
        <w:t>-</w:t>
      </w:r>
      <w:r w:rsidRPr="00C35A2C">
        <w:rPr>
          <w:rFonts w:ascii="Fb Fontext" w:hAnsi="Fb Fontext"/>
          <w:rtl/>
        </w:rPr>
        <w:t xml:space="preserve"> ד</w:t>
      </w:r>
      <w:r>
        <w:rPr>
          <w:rFonts w:ascii="Fb Fontext" w:hAnsi="Fb Fontext" w:hint="cs"/>
          <w:rtl/>
        </w:rPr>
        <w:t>קל</w:t>
      </w:r>
      <w:r w:rsidRPr="00C35A2C">
        <w:rPr>
          <w:rFonts w:ascii="Fb Fontext" w:hAnsi="Fb Fontext"/>
          <w:rtl/>
        </w:rPr>
        <w:t>.</w:t>
      </w:r>
    </w:p>
    <w:p w14:paraId="75597F11" w14:textId="77777777" w:rsidR="00A9406C" w:rsidRDefault="00A9406C" w:rsidP="003156E1">
      <w:pPr>
        <w:pStyle w:val="aff9"/>
        <w:rPr>
          <w:rtl/>
        </w:rPr>
      </w:pPr>
      <w:r w:rsidRPr="003156E1">
        <w:rPr>
          <w:rFonts w:hint="cs"/>
          <w:rtl/>
        </w:rPr>
        <w:t>׹</w:t>
      </w:r>
    </w:p>
    <w:p w14:paraId="056CB71A" w14:textId="77777777" w:rsidR="00A9406C" w:rsidRPr="00C35A2C" w:rsidRDefault="00A9406C" w:rsidP="00E26091">
      <w:pPr>
        <w:pStyle w:val="afff"/>
        <w:framePr w:wrap="around"/>
        <w:rPr>
          <w:rtl/>
        </w:rPr>
      </w:pPr>
      <w:bookmarkStart w:id="819" w:name="_Toc119353611"/>
      <w:r w:rsidRPr="00C35A2C">
        <w:rPr>
          <w:rtl/>
        </w:rPr>
        <w:t>קי</w:t>
      </w:r>
      <w:r w:rsidRPr="00C35A2C">
        <w:rPr>
          <w:rFonts w:hint="cs"/>
          <w:rtl/>
        </w:rPr>
        <w:t>.</w:t>
      </w:r>
      <w:bookmarkEnd w:id="819"/>
    </w:p>
    <w:p w14:paraId="36B900BE" w14:textId="77777777" w:rsidR="00A9406C" w:rsidRPr="00730169" w:rsidRDefault="00A9406C" w:rsidP="009B2979">
      <w:pPr>
        <w:pStyle w:val="afffff4"/>
        <w:rPr>
          <w:rtl/>
        </w:rPr>
      </w:pPr>
      <w:ins w:id="10030" w:author="מספור קטעי משנה" w:date="2026-10-06T06:45:30Z">
        <w:r>
          <w:rPr>
            <w:rStyle w:val="MisparKeta"/>
          </w:rPr>
          <w:t xml:space="preserve">א. </w:t>
        </w:r>
      </w:ins>
      <w:bookmarkStart w:id="820" w:name="_Toc119353612"/>
      <w:r w:rsidRPr="00730169">
        <w:rPr>
          <w:rtl/>
        </w:rPr>
        <w:t>המוציא שטר חוב על חברו, והלה הוציא שמכר לו את השדה,</w:t>
      </w:r>
      <w:bookmarkEnd w:id="820"/>
    </w:p>
    <w:p>
      <w:pPr>
        <w:pStyle w:val="MishnaBatzad"/>
        <w:rPr>
          <w:ins w:id="20562" w:author="קלוד" w:date="2026-10-06T10:09:07Z"/>
        </w:rPr>
      </w:pPr>
      <w:ins w:id="20561" w:author="קלוד" w:date="2026-10-06T10:09:07Z">
        <w:r>
          <w:t xml:space="preserve">משנה ח</w:t>
        </w:r>
      </w:ins>
    </w:p>
    <w:p w14:paraId="725E3783" w14:textId="77777777" w:rsidR="00A9406C" w:rsidRDefault="00A9406C" w:rsidP="00A9406C">
      <w:pPr>
        <w:pStyle w:val="afff5"/>
        <w:rPr>
          <w:b/>
          <w:rtl/>
        </w:rPr>
      </w:pPr>
      <w:r w:rsidRPr="00517410">
        <w:rPr>
          <w:rStyle w:val="TanaimMishna"/>
          <w:rtl/>
          <w:rPrChange w:id="20339" w:author="קלוד" w:date="2026-10-06T10:09:07Z">
            <w:rPr>
              <w:rStyle w:val="affffe"/>
              <w:rtl/>
            </w:rPr>
          </w:rPrChange>
        </w:rPr>
        <w:t xml:space="preserve">אדמון אומר: </w:t>
      </w:r>
      <w:r w:rsidRPr="00C35A2C">
        <w:rPr>
          <w:b/>
          <w:rtl/>
        </w:rPr>
        <w:t>יכול הוא שיאמר אילו הייתי חייב לך, היה לך להפרע את שלך כשמכרת לי את השדה,</w:t>
      </w:r>
    </w:p>
    <w:p w14:paraId="2384892A" w14:textId="77777777" w:rsidR="00A9406C" w:rsidRPr="00730169" w:rsidRDefault="00A9406C" w:rsidP="00A9406C">
      <w:pPr>
        <w:pStyle w:val="afff5"/>
        <w:rPr>
          <w:b/>
          <w:spacing w:val="-2"/>
          <w:rtl/>
        </w:rPr>
      </w:pPr>
      <w:r w:rsidRPr="00730169">
        <w:rPr>
          <w:rStyle w:val="TanaimMishna"/>
          <w:rtl/>
          <w:rPrChange w:id="20340" w:author="קלוד" w:date="2026-10-06T10:09:07Z">
            <w:rPr>
              <w:rStyle w:val="affffe"/>
              <w:rtl/>
            </w:rPr>
          </w:rPrChange>
        </w:rPr>
        <w:t xml:space="preserve">וחכ"א: </w:t>
      </w:r>
      <w:r w:rsidRPr="00730169">
        <w:rPr>
          <w:b/>
          <w:spacing w:val="-2"/>
          <w:rtl/>
        </w:rPr>
        <w:t>זה היה פקח שמכר לו את הקרקע, מפני שהוא יכול למשכנו.</w:t>
      </w:r>
    </w:p>
    <w:p w14:paraId="2E8ECB61" w14:textId="5C9C6E7A" w:rsidR="00A9406C" w:rsidRPr="008C28D0" w:rsidRDefault="00A9406C" w:rsidP="009B2979">
      <w:pPr>
        <w:pStyle w:val="affffb"/>
        <w:rPr>
          <w:spacing w:val="0"/>
          <w:rtl/>
        </w:rPr>
      </w:pPr>
      <w:bookmarkStart w:id="821" w:name="_Toc119353613"/>
      <w:r w:rsidRPr="008C28D0">
        <w:rPr>
          <w:rFonts w:hint="cs"/>
          <w:spacing w:val="0"/>
          <w:rtl/>
        </w:rPr>
        <w:t>במקום שנותנים המעות ואח</w:t>
      </w:r>
      <w:r w:rsidRPr="008C28D0">
        <w:rPr>
          <w:spacing w:val="0"/>
          <w:rtl/>
        </w:rPr>
        <w:t>"</w:t>
      </w:r>
      <w:r w:rsidRPr="008C28D0">
        <w:rPr>
          <w:rFonts w:hint="cs"/>
          <w:spacing w:val="0"/>
          <w:rtl/>
        </w:rPr>
        <w:t>כ כותבים השטר</w:t>
      </w:r>
      <w:r w:rsidR="00B909D8" w:rsidRPr="008C28D0">
        <w:rPr>
          <w:rFonts w:hint="cs"/>
          <w:spacing w:val="0"/>
          <w:rtl/>
        </w:rPr>
        <w:t>,</w:t>
      </w:r>
      <w:bookmarkEnd w:id="821"/>
    </w:p>
    <w:p w14:paraId="371D07C7" w14:textId="77777777" w:rsidR="00A9406C" w:rsidRDefault="00A9406C" w:rsidP="00A9406C">
      <w:pPr>
        <w:rPr>
          <w:rFonts w:ascii="Fb Fontext" w:hAnsi="Fb Fontext"/>
          <w:sz w:val="32"/>
          <w:rtl/>
        </w:rPr>
      </w:pPr>
      <w:r w:rsidRPr="00773B63">
        <w:rPr>
          <w:rStyle w:val="affffe"/>
          <w:rFonts w:hint="cs"/>
          <w:rtl/>
        </w:rPr>
        <w:t>- לכו</w:t>
      </w:r>
      <w:r w:rsidRPr="00773B63">
        <w:rPr>
          <w:rStyle w:val="affffe"/>
          <w:rtl/>
        </w:rPr>
        <w:t>"</w:t>
      </w:r>
      <w:r w:rsidRPr="00773B63">
        <w:rPr>
          <w:rStyle w:val="affffe"/>
          <w:rFonts w:hint="cs"/>
          <w:rtl/>
        </w:rPr>
        <w:t xml:space="preserve">ע </w:t>
      </w:r>
      <w:r w:rsidRPr="00C35A2C">
        <w:rPr>
          <w:rFonts w:ascii="Fb Fontext" w:hAnsi="Fb Fontext" w:hint="cs"/>
          <w:sz w:val="32"/>
          <w:rtl/>
        </w:rPr>
        <w:t>יכול לומר היה לך לפרוע כשמכרת לי השדה</w:t>
      </w:r>
    </w:p>
    <w:p w14:paraId="51FA80C9" w14:textId="72576567" w:rsidR="00E268F4" w:rsidRDefault="00A9406C" w:rsidP="00A9406C">
      <w:pPr>
        <w:rPr>
          <w:rFonts w:ascii="Fb Fontext" w:hAnsi="Fb Fontext"/>
          <w:rtl/>
        </w:rPr>
      </w:pPr>
      <w:r w:rsidRPr="00773B63">
        <w:rPr>
          <w:rStyle w:val="affffe"/>
          <w:rFonts w:hint="cs"/>
          <w:rtl/>
        </w:rPr>
        <w:t>ו</w:t>
      </w:r>
      <w:r w:rsidRPr="00773B63">
        <w:rPr>
          <w:rStyle w:val="affffe"/>
          <w:rtl/>
        </w:rPr>
        <w:t>חלקו</w:t>
      </w:r>
      <w:r w:rsidRPr="00C35A2C">
        <w:rPr>
          <w:rFonts w:ascii="Fb Fontext" w:hAnsi="Fb Fontext"/>
          <w:rtl/>
        </w:rPr>
        <w:t xml:space="preserve"> </w:t>
      </w:r>
      <w:r>
        <w:rPr>
          <w:rFonts w:ascii="Fb Fontext" w:hAnsi="Fb Fontext" w:hint="cs"/>
          <w:rtl/>
        </w:rPr>
        <w:t>ב</w:t>
      </w:r>
      <w:r w:rsidRPr="00C35A2C">
        <w:rPr>
          <w:rFonts w:ascii="Fb Fontext" w:hAnsi="Fb Fontext" w:hint="cs"/>
          <w:rtl/>
        </w:rPr>
        <w:t>מקום שכותבים שטר ואח</w:t>
      </w:r>
      <w:r w:rsidRPr="00C35A2C">
        <w:rPr>
          <w:rFonts w:ascii="Fb Fontext" w:hAnsi="Fb Fontext"/>
          <w:rtl/>
        </w:rPr>
        <w:t>"</w:t>
      </w:r>
      <w:r w:rsidRPr="00C35A2C">
        <w:rPr>
          <w:rFonts w:ascii="Fb Fontext" w:hAnsi="Fb Fontext" w:hint="cs"/>
          <w:rtl/>
        </w:rPr>
        <w:t>כ נותנים המעות</w:t>
      </w:r>
      <w:r w:rsidR="00E268F4">
        <w:rPr>
          <w:rFonts w:ascii="Fb Fontext" w:hAnsi="Fb Fontext" w:hint="cs"/>
          <w:rtl/>
        </w:rPr>
        <w:t>,</w:t>
      </w:r>
    </w:p>
    <w:p w14:paraId="3C3DE2F4" w14:textId="05BD8095" w:rsidR="00A9406C" w:rsidRPr="00C35A2C" w:rsidRDefault="00A9406C" w:rsidP="00A9406C">
      <w:pPr>
        <w:rPr>
          <w:rFonts w:ascii="Fb Fontext" w:hAnsi="Fb Fontext" w:cs="Guttman Vilna"/>
          <w:b/>
          <w:bCs/>
          <w:sz w:val="32"/>
          <w:rtl/>
        </w:rPr>
      </w:pPr>
      <w:r w:rsidRPr="00773B63">
        <w:rPr>
          <w:rStyle w:val="affffe"/>
          <w:rFonts w:hint="cs"/>
          <w:rtl/>
        </w:rPr>
        <w:t>דלאדמון</w:t>
      </w:r>
      <w:r>
        <w:rPr>
          <w:rStyle w:val="affffe"/>
          <w:rFonts w:hint="cs"/>
          <w:rtl/>
        </w:rPr>
        <w:t>:</w:t>
      </w:r>
      <w:r w:rsidRPr="00C35A2C">
        <w:rPr>
          <w:rFonts w:ascii="Fb Fontext" w:hAnsi="Fb Fontext" w:hint="cs"/>
          <w:rtl/>
        </w:rPr>
        <w:t xml:space="preserve"> היה לו למסור מודעא</w:t>
      </w:r>
      <w:r>
        <w:rPr>
          <w:rStyle w:val="affffe"/>
          <w:rFonts w:hint="cs"/>
          <w:rtl/>
        </w:rPr>
        <w:t xml:space="preserve"> </w:t>
      </w:r>
      <w:r w:rsidRPr="00773B63">
        <w:rPr>
          <w:rStyle w:val="affffe"/>
          <w:rFonts w:hint="cs"/>
          <w:rtl/>
        </w:rPr>
        <w:t>ו</w:t>
      </w:r>
      <w:r>
        <w:rPr>
          <w:rStyle w:val="affffe"/>
          <w:rFonts w:hint="cs"/>
          <w:rtl/>
        </w:rPr>
        <w:t>ל</w:t>
      </w:r>
      <w:r w:rsidRPr="00773B63">
        <w:rPr>
          <w:rStyle w:val="affffe"/>
          <w:rFonts w:hint="cs"/>
          <w:rtl/>
        </w:rPr>
        <w:t>רבנן</w:t>
      </w:r>
      <w:r>
        <w:rPr>
          <w:rStyle w:val="affffe"/>
          <w:rFonts w:hint="cs"/>
          <w:rtl/>
        </w:rPr>
        <w:t>:</w:t>
      </w:r>
      <w:r>
        <w:rPr>
          <w:rFonts w:ascii="Fb Fontext" w:hAnsi="Fb Fontext" w:hint="cs"/>
          <w:sz w:val="32"/>
          <w:rtl/>
        </w:rPr>
        <w:t xml:space="preserve"> ל</w:t>
      </w:r>
      <w:r>
        <w:rPr>
          <w:rFonts w:ascii="Fb Fontext" w:hAnsi="Fb Fontext"/>
          <w:sz w:val="32"/>
          <w:rtl/>
        </w:rPr>
        <w:t>חבר חברך חבר</w:t>
      </w:r>
      <w:r w:rsidRPr="00C35A2C">
        <w:rPr>
          <w:rFonts w:ascii="Fb Fontext" w:hAnsi="Fb Fontext"/>
          <w:sz w:val="32"/>
          <w:rtl/>
        </w:rPr>
        <w:t xml:space="preserve"> </w:t>
      </w:r>
      <w:r>
        <w:rPr>
          <w:rFonts w:ascii="Fb Fontext" w:hAnsi="Fb Fontext"/>
          <w:sz w:val="32"/>
          <w:rtl/>
        </w:rPr>
        <w:t>יש לו</w:t>
      </w:r>
    </w:p>
    <w:p w14:paraId="2D388EF9" w14:textId="77777777" w:rsidR="00A9406C" w:rsidRDefault="00A9406C" w:rsidP="003156E1">
      <w:pPr>
        <w:pStyle w:val="aff9"/>
        <w:rPr>
          <w:rtl/>
        </w:rPr>
      </w:pPr>
      <w:r w:rsidRPr="003156E1">
        <w:rPr>
          <w:rFonts w:hint="cs"/>
          <w:rtl/>
        </w:rPr>
        <w:t>׹</w:t>
      </w:r>
    </w:p>
    <w:p>
      <w:pPr>
        <w:pStyle w:val="MishnaBatzad"/>
        <w:rPr>
          <w:ins w:id="20564" w:author="קלוד" w:date="2026-10-06T10:09:07Z"/>
        </w:rPr>
      </w:pPr>
      <w:ins w:id="20563" w:author="קלוד" w:date="2026-10-06T10:09:07Z">
        <w:r>
          <w:t xml:space="preserve">משנה ט</w:t>
        </w:r>
      </w:ins>
    </w:p>
    <w:p w14:paraId="6DD1A23F" w14:textId="77777777" w:rsidR="00A9406C" w:rsidRDefault="00A9406C" w:rsidP="00A9406C">
      <w:pPr>
        <w:pStyle w:val="afff5"/>
        <w:rPr>
          <w:b/>
          <w:rtl/>
        </w:rPr>
      </w:pPr>
      <w:r w:rsidRPr="00C35A2C">
        <w:rPr>
          <w:b/>
          <w:rtl/>
        </w:rPr>
        <w:t>שנים שהוציאו שטר חוב זה על זה,</w:t>
      </w:r>
    </w:p>
    <w:p w14:paraId="1E4A4925" w14:textId="77777777" w:rsidR="00A9406C" w:rsidRDefault="00A9406C" w:rsidP="00A9406C">
      <w:pPr>
        <w:pStyle w:val="afff5"/>
        <w:rPr>
          <w:b/>
          <w:rtl/>
        </w:rPr>
      </w:pPr>
      <w:r w:rsidRPr="00064C76">
        <w:rPr>
          <w:rStyle w:val="TanaimMishna"/>
          <w:rtl/>
          <w:rPrChange w:id="20341" w:author="קלוד" w:date="2026-10-06T10:09:07Z">
            <w:rPr>
              <w:rStyle w:val="affffe"/>
              <w:rtl/>
            </w:rPr>
          </w:rPrChange>
        </w:rPr>
        <w:t xml:space="preserve">אדמון: </w:t>
      </w:r>
      <w:r w:rsidRPr="00C35A2C">
        <w:rPr>
          <w:b/>
          <w:rtl/>
        </w:rPr>
        <w:t>אילו הייתי חייב לך כיצד אתה לוה ממני?</w:t>
      </w:r>
    </w:p>
    <w:p w14:paraId="22E4C678" w14:textId="77777777" w:rsidR="00A9406C" w:rsidRPr="00C35A2C" w:rsidRDefault="00A9406C" w:rsidP="00A9406C">
      <w:pPr>
        <w:pStyle w:val="afff5"/>
        <w:rPr>
          <w:b/>
          <w:rtl/>
        </w:rPr>
      </w:pPr>
      <w:r w:rsidRPr="00064C76">
        <w:rPr>
          <w:rStyle w:val="TanaimMishna"/>
          <w:rtl/>
          <w:rPrChange w:id="20342" w:author="קלוד" w:date="2026-10-06T10:09:07Z">
            <w:rPr>
              <w:rStyle w:val="affffe"/>
              <w:rtl/>
            </w:rPr>
          </w:rPrChange>
        </w:rPr>
        <w:t xml:space="preserve">וחכ"א: </w:t>
      </w:r>
      <w:r w:rsidRPr="00C35A2C">
        <w:rPr>
          <w:b/>
          <w:rtl/>
        </w:rPr>
        <w:t>זה גובה שטר חובו, וזה גובה שטר חובו.</w:t>
      </w:r>
    </w:p>
    <w:p w14:paraId="08C5EFAC" w14:textId="2DF9069E" w:rsidR="00A9406C" w:rsidRPr="008C28D0" w:rsidRDefault="00A9406C" w:rsidP="009B2979">
      <w:pPr>
        <w:pStyle w:val="affffb"/>
        <w:rPr>
          <w:spacing w:val="0"/>
          <w:rtl/>
        </w:rPr>
      </w:pPr>
      <w:bookmarkStart w:id="822" w:name="_Toc119353614"/>
      <w:r w:rsidRPr="008C28D0">
        <w:rPr>
          <w:spacing w:val="0"/>
          <w:rtl/>
        </w:rPr>
        <w:t>שנים שהוציאו שטר חוב ז</w:t>
      </w:r>
      <w:r w:rsidRPr="008C28D0">
        <w:rPr>
          <w:rFonts w:hint="cs"/>
          <w:spacing w:val="0"/>
          <w:rtl/>
        </w:rPr>
        <w:t>ע</w:t>
      </w:r>
      <w:r w:rsidRPr="008C28D0">
        <w:rPr>
          <w:spacing w:val="0"/>
          <w:rtl/>
        </w:rPr>
        <w:t>"</w:t>
      </w:r>
      <w:r w:rsidRPr="008C28D0">
        <w:rPr>
          <w:rFonts w:hint="cs"/>
          <w:spacing w:val="0"/>
          <w:rtl/>
        </w:rPr>
        <w:t>ז</w:t>
      </w:r>
      <w:r w:rsidR="00E268F4" w:rsidRPr="008C28D0">
        <w:rPr>
          <w:rFonts w:hint="cs"/>
          <w:spacing w:val="0"/>
          <w:rtl/>
        </w:rPr>
        <w:t>,</w:t>
      </w:r>
      <w:r w:rsidR="009B2979" w:rsidRPr="008C28D0">
        <w:rPr>
          <w:rStyle w:val="affffe"/>
          <w:rFonts w:hint="cs"/>
          <w:spacing w:val="0"/>
          <w:rtl/>
        </w:rPr>
        <w:t xml:space="preserve"> </w:t>
      </w:r>
      <w:r w:rsidRPr="008C28D0">
        <w:rPr>
          <w:rStyle w:val="affffe"/>
          <w:rFonts w:hint="cs"/>
          <w:spacing w:val="0"/>
          <w:rtl/>
        </w:rPr>
        <w:t>לר</w:t>
      </w:r>
      <w:r w:rsidRPr="008C28D0">
        <w:rPr>
          <w:rStyle w:val="affffe"/>
          <w:spacing w:val="0"/>
          <w:rtl/>
        </w:rPr>
        <w:t>"</w:t>
      </w:r>
      <w:r w:rsidRPr="008C28D0">
        <w:rPr>
          <w:rStyle w:val="affffe"/>
          <w:rFonts w:hint="cs"/>
          <w:spacing w:val="0"/>
          <w:rtl/>
        </w:rPr>
        <w:t>נ:</w:t>
      </w:r>
      <w:r w:rsidRPr="008C28D0">
        <w:rPr>
          <w:rStyle w:val="affffe"/>
          <w:spacing w:val="0"/>
          <w:rtl/>
        </w:rPr>
        <w:t xml:space="preserve"> </w:t>
      </w:r>
      <w:r w:rsidRPr="008C28D0">
        <w:rPr>
          <w:spacing w:val="0"/>
          <w:rtl/>
        </w:rPr>
        <w:t>זה גובה וזה גובה;</w:t>
      </w:r>
      <w:bookmarkEnd w:id="822"/>
    </w:p>
    <w:p w14:paraId="2C884E16" w14:textId="77777777" w:rsidR="00A9406C" w:rsidRPr="00730169" w:rsidRDefault="00A9406C" w:rsidP="00A9406C">
      <w:pPr>
        <w:rPr>
          <w:rFonts w:ascii="Fb Fontext" w:hAnsi="Fb Fontext" w:cs="Guttman Vilna"/>
          <w:b/>
          <w:bCs/>
          <w:spacing w:val="-4"/>
          <w:sz w:val="32"/>
          <w:rtl/>
        </w:rPr>
      </w:pPr>
      <w:r w:rsidRPr="00730169">
        <w:rPr>
          <w:rStyle w:val="affffe"/>
          <w:rFonts w:hint="cs"/>
          <w:spacing w:val="-4"/>
          <w:rtl/>
        </w:rPr>
        <w:t>ר</w:t>
      </w:r>
      <w:r w:rsidRPr="00730169">
        <w:rPr>
          <w:rStyle w:val="affffe"/>
          <w:spacing w:val="-4"/>
          <w:rtl/>
        </w:rPr>
        <w:t>"</w:t>
      </w:r>
      <w:r w:rsidRPr="00730169">
        <w:rPr>
          <w:rStyle w:val="affffe"/>
          <w:rFonts w:hint="cs"/>
          <w:spacing w:val="-4"/>
          <w:rtl/>
        </w:rPr>
        <w:t>ש</w:t>
      </w:r>
      <w:r w:rsidRPr="00730169">
        <w:rPr>
          <w:rStyle w:val="affffe"/>
          <w:spacing w:val="-4"/>
          <w:rtl/>
        </w:rPr>
        <w:t>: ה</w:t>
      </w:r>
      <w:r w:rsidRPr="00730169">
        <w:rPr>
          <w:rFonts w:ascii="Fb Fontext" w:hAnsi="Fb Fontext"/>
          <w:spacing w:val="-4"/>
          <w:sz w:val="32"/>
          <w:rtl/>
        </w:rPr>
        <w:t>פוכי מטרתא למה לי? אלא זה עומד בשלו וזה עומד בשלו.</w:t>
      </w:r>
    </w:p>
    <w:p w14:paraId="0428691A" w14:textId="77777777" w:rsidR="00A9406C" w:rsidRDefault="00A9406C" w:rsidP="00A9406C">
      <w:pPr>
        <w:rPr>
          <w:rFonts w:ascii="Fb Fontext" w:hAnsi="Fb Fontext"/>
          <w:sz w:val="32"/>
          <w:rtl/>
        </w:rPr>
      </w:pPr>
      <w:r w:rsidRPr="00466ECA">
        <w:rPr>
          <w:rStyle w:val="affffe"/>
          <w:rFonts w:hint="cs"/>
          <w:rtl/>
        </w:rPr>
        <w:t>לכו</w:t>
      </w:r>
      <w:r w:rsidRPr="00466ECA">
        <w:rPr>
          <w:rStyle w:val="affffe"/>
          <w:rtl/>
        </w:rPr>
        <w:t>"</w:t>
      </w:r>
      <w:r w:rsidRPr="00466ECA">
        <w:rPr>
          <w:rStyle w:val="affffe"/>
          <w:rFonts w:hint="cs"/>
          <w:rtl/>
        </w:rPr>
        <w:t>ע-</w:t>
      </w:r>
      <w:r w:rsidRPr="00466ECA">
        <w:rPr>
          <w:rStyle w:val="affffe"/>
          <w:rtl/>
        </w:rPr>
        <w:t xml:space="preserve"> </w:t>
      </w:r>
      <w:r w:rsidRPr="00C35A2C">
        <w:rPr>
          <w:rFonts w:ascii="Fb Fontext" w:hAnsi="Fb Fontext"/>
          <w:sz w:val="32"/>
          <w:rtl/>
        </w:rPr>
        <w:t>עידית ועידית, בינונית ובינונית, זיבורית וזיבורית, ודאי הפוכי מטרתא הוא,</w:t>
      </w:r>
    </w:p>
    <w:p w14:paraId="481FD2A9" w14:textId="5136E722" w:rsidR="00E268F4" w:rsidRDefault="00A9406C" w:rsidP="00A9406C">
      <w:pPr>
        <w:rPr>
          <w:rFonts w:ascii="Fb Fontext" w:hAnsi="Fb Fontext"/>
          <w:rtl/>
        </w:rPr>
      </w:pPr>
      <w:r w:rsidRPr="00466ECA">
        <w:rPr>
          <w:rStyle w:val="affffe"/>
          <w:rFonts w:hint="cs"/>
          <w:rtl/>
        </w:rPr>
        <w:t>ו</w:t>
      </w:r>
      <w:r w:rsidRPr="00466ECA">
        <w:rPr>
          <w:rStyle w:val="affffe"/>
          <w:rtl/>
        </w:rPr>
        <w:t>חלקו -</w:t>
      </w:r>
      <w:r w:rsidRPr="00C35A2C">
        <w:rPr>
          <w:rFonts w:ascii="Fb Fontext" w:hAnsi="Fb Fontext"/>
          <w:rtl/>
        </w:rPr>
        <w:t xml:space="preserve"> ד</w:t>
      </w:r>
      <w:r>
        <w:rPr>
          <w:rFonts w:ascii="Fb Fontext" w:hAnsi="Fb Fontext"/>
          <w:rtl/>
        </w:rPr>
        <w:t xml:space="preserve">יש לו </w:t>
      </w:r>
      <w:r w:rsidRPr="00C35A2C">
        <w:rPr>
          <w:rFonts w:ascii="Fb Fontext" w:hAnsi="Fb Fontext"/>
          <w:rtl/>
        </w:rPr>
        <w:t xml:space="preserve"> לחד בינונית ולחד זיבורית</w:t>
      </w:r>
      <w:r w:rsidR="00E268F4">
        <w:rPr>
          <w:rFonts w:ascii="Fb Fontext" w:hAnsi="Fb Fontext"/>
          <w:rtl/>
        </w:rPr>
        <w:t>,</w:t>
      </w:r>
    </w:p>
    <w:p w14:paraId="729EE853" w14:textId="40BE0BE1" w:rsidR="00E268F4" w:rsidRDefault="00A9406C" w:rsidP="00A9406C">
      <w:pPr>
        <w:rPr>
          <w:rFonts w:ascii="Fb Fontext" w:hAnsi="Fb Fontext"/>
          <w:rtl/>
        </w:rPr>
      </w:pPr>
      <w:r w:rsidRPr="00466ECA">
        <w:rPr>
          <w:rStyle w:val="affffe"/>
          <w:rFonts w:hint="cs"/>
          <w:rtl/>
        </w:rPr>
        <w:t>לר</w:t>
      </w:r>
      <w:r w:rsidRPr="00466ECA">
        <w:rPr>
          <w:rStyle w:val="affffe"/>
          <w:rtl/>
        </w:rPr>
        <w:t>"</w:t>
      </w:r>
      <w:r w:rsidRPr="00466ECA">
        <w:rPr>
          <w:rStyle w:val="affffe"/>
          <w:rFonts w:hint="cs"/>
          <w:rtl/>
        </w:rPr>
        <w:t>נ:</w:t>
      </w:r>
      <w:r w:rsidRPr="00C35A2C">
        <w:rPr>
          <w:rFonts w:ascii="Fb Fontext" w:hAnsi="Fb Fontext" w:hint="cs"/>
          <w:rtl/>
        </w:rPr>
        <w:t xml:space="preserve"> </w:t>
      </w:r>
      <w:r w:rsidRPr="00C35A2C">
        <w:rPr>
          <w:rFonts w:ascii="Fb Fontext" w:hAnsi="Fb Fontext"/>
          <w:rtl/>
        </w:rPr>
        <w:t>זה גובה וזה גובה,</w:t>
      </w:r>
      <w:r>
        <w:rPr>
          <w:rFonts w:ascii="Fb Fontext" w:hAnsi="Fb Fontext" w:hint="cs"/>
          <w:rtl/>
        </w:rPr>
        <w:t xml:space="preserve"> ד</w:t>
      </w:r>
      <w:r w:rsidRPr="00C35A2C">
        <w:rPr>
          <w:rFonts w:ascii="Fb Fontext" w:hAnsi="Fb Fontext" w:hint="cs"/>
          <w:rtl/>
        </w:rPr>
        <w:t>ב</w:t>
      </w:r>
      <w:r w:rsidRPr="00C35A2C">
        <w:rPr>
          <w:rFonts w:ascii="Fb Fontext" w:hAnsi="Fb Fontext"/>
          <w:rtl/>
        </w:rPr>
        <w:t>שלו הן שמין</w:t>
      </w:r>
      <w:r w:rsidR="00E268F4">
        <w:rPr>
          <w:rFonts w:ascii="Fb Fontext" w:hAnsi="Fb Fontext"/>
          <w:rtl/>
        </w:rPr>
        <w:t>,</w:t>
      </w:r>
    </w:p>
    <w:p w14:paraId="5FBEBC11" w14:textId="07E18B05" w:rsidR="00A9406C" w:rsidRPr="00C35A2C" w:rsidRDefault="00A9406C" w:rsidP="00A9406C">
      <w:pPr>
        <w:ind w:left="283" w:firstLine="57"/>
        <w:rPr>
          <w:rFonts w:ascii="Fb Fontext" w:hAnsi="Fb Fontext"/>
          <w:rtl/>
        </w:rPr>
      </w:pPr>
      <w:r w:rsidRPr="00D151C1">
        <w:rPr>
          <w:rStyle w:val="afffff0"/>
          <w:rtl/>
        </w:rPr>
        <w:t xml:space="preserve">בעל זיבורית גבי לבינונית </w:t>
      </w:r>
      <w:r w:rsidRPr="00D151C1">
        <w:rPr>
          <w:rStyle w:val="afffff0"/>
          <w:rFonts w:hint="cs"/>
          <w:rtl/>
        </w:rPr>
        <w:t>שהיא אצלו</w:t>
      </w:r>
      <w:r w:rsidRPr="00D151C1">
        <w:rPr>
          <w:rStyle w:val="afffff0"/>
          <w:rtl/>
        </w:rPr>
        <w:t xml:space="preserve"> עידית, וההוא ולוקח זיבורית</w:t>
      </w:r>
    </w:p>
    <w:p w14:paraId="1FE22561" w14:textId="7404F85F" w:rsidR="00E268F4" w:rsidRDefault="00A9406C" w:rsidP="00A9406C">
      <w:pPr>
        <w:rPr>
          <w:rFonts w:ascii="Fb Fontext" w:hAnsi="Fb Fontext"/>
          <w:rtl/>
        </w:rPr>
      </w:pPr>
      <w:r w:rsidRPr="0070693D">
        <w:rPr>
          <w:rStyle w:val="affffe"/>
          <w:rFonts w:hint="cs"/>
          <w:rtl/>
        </w:rPr>
        <w:t>ור</w:t>
      </w:r>
      <w:r w:rsidRPr="0070693D">
        <w:rPr>
          <w:rStyle w:val="affffe"/>
          <w:rtl/>
        </w:rPr>
        <w:t>"</w:t>
      </w:r>
      <w:r w:rsidRPr="0070693D">
        <w:rPr>
          <w:rStyle w:val="affffe"/>
          <w:rFonts w:hint="cs"/>
          <w:rtl/>
        </w:rPr>
        <w:t>ש</w:t>
      </w:r>
      <w:r>
        <w:rPr>
          <w:rStyle w:val="affffe"/>
          <w:rFonts w:hint="cs"/>
          <w:rtl/>
        </w:rPr>
        <w:t>:</w:t>
      </w:r>
      <w:r w:rsidRPr="0070693D">
        <w:rPr>
          <w:rStyle w:val="affffe"/>
          <w:rtl/>
        </w:rPr>
        <w:t xml:space="preserve"> </w:t>
      </w:r>
      <w:r w:rsidRPr="00C35A2C">
        <w:rPr>
          <w:rFonts w:ascii="Fb Fontext" w:hAnsi="Fb Fontext"/>
          <w:rtl/>
        </w:rPr>
        <w:t>הפוכי מטרתא ל"</w:t>
      </w:r>
      <w:r w:rsidRPr="00C35A2C">
        <w:rPr>
          <w:rFonts w:ascii="Fb Fontext" w:hAnsi="Fb Fontext" w:hint="cs"/>
          <w:rtl/>
        </w:rPr>
        <w:t>ל</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בשל כל אדם הן שמין</w:t>
      </w:r>
      <w:r w:rsidR="00E268F4">
        <w:rPr>
          <w:rFonts w:ascii="Fb Fontext" w:hAnsi="Fb Fontext"/>
          <w:rtl/>
        </w:rPr>
        <w:t>,</w:t>
      </w:r>
    </w:p>
    <w:p w14:paraId="7DAFAE95" w14:textId="5543AA1E" w:rsidR="00A9406C" w:rsidRPr="00D151C1" w:rsidRDefault="00A9406C" w:rsidP="00A9406C">
      <w:pPr>
        <w:ind w:left="283" w:firstLine="57"/>
        <w:rPr>
          <w:rStyle w:val="afffff0"/>
          <w:rtl/>
        </w:rPr>
      </w:pPr>
      <w:r w:rsidRPr="00D151C1">
        <w:rPr>
          <w:rStyle w:val="afffff0"/>
          <w:rtl/>
        </w:rPr>
        <w:t xml:space="preserve">סוף סוף </w:t>
      </w:r>
      <w:r w:rsidRPr="00D151C1">
        <w:rPr>
          <w:rStyle w:val="afffff0"/>
          <w:rFonts w:hint="cs"/>
          <w:rtl/>
        </w:rPr>
        <w:t xml:space="preserve">כשבא </w:t>
      </w:r>
      <w:r w:rsidRPr="00D151C1">
        <w:rPr>
          <w:rStyle w:val="afffff0"/>
          <w:rtl/>
        </w:rPr>
        <w:t xml:space="preserve">ההוא בינונית </w:t>
      </w:r>
      <w:r w:rsidRPr="00D151C1">
        <w:rPr>
          <w:rStyle w:val="afffff0"/>
          <w:rFonts w:hint="cs"/>
          <w:rtl/>
        </w:rPr>
        <w:t>שלו לוקח</w:t>
      </w:r>
      <w:r w:rsidRPr="00D151C1">
        <w:rPr>
          <w:rStyle w:val="afffff0"/>
          <w:rtl/>
        </w:rPr>
        <w:t>.</w:t>
      </w:r>
    </w:p>
    <w:p w14:paraId="57C9896E" w14:textId="77777777" w:rsidR="00A9406C" w:rsidRPr="00C35A2C" w:rsidRDefault="00A9406C" w:rsidP="00A9406C">
      <w:pPr>
        <w:rPr>
          <w:rFonts w:ascii="Fb Fontext" w:hAnsi="Fb Fontext"/>
          <w:rtl/>
        </w:rPr>
      </w:pPr>
      <w:r w:rsidRPr="00D151C1">
        <w:rPr>
          <w:rStyle w:val="affffe"/>
          <w:rFonts w:hint="cs"/>
          <w:rtl/>
        </w:rPr>
        <w:lastRenderedPageBreak/>
        <w:t>ולר</w:t>
      </w:r>
      <w:r w:rsidRPr="00D151C1">
        <w:rPr>
          <w:rStyle w:val="affffe"/>
          <w:rtl/>
        </w:rPr>
        <w:t>"</w:t>
      </w:r>
      <w:r w:rsidRPr="00D151C1">
        <w:rPr>
          <w:rStyle w:val="affffe"/>
          <w:rFonts w:hint="cs"/>
          <w:rtl/>
        </w:rPr>
        <w:t>נ:</w:t>
      </w:r>
      <w:r w:rsidRPr="00C35A2C">
        <w:rPr>
          <w:rFonts w:ascii="Fb Fontext" w:hAnsi="Fb Fontext" w:hint="cs"/>
          <w:rtl/>
        </w:rPr>
        <w:t xml:space="preserve"> </w:t>
      </w:r>
      <w:r>
        <w:rPr>
          <w:rFonts w:ascii="Fb Fontext" w:hAnsi="Fb Fontext" w:hint="cs"/>
          <w:rtl/>
        </w:rPr>
        <w:t>מה</w:t>
      </w:r>
      <w:r w:rsidRPr="00C35A2C">
        <w:rPr>
          <w:rFonts w:ascii="Fb Fontext" w:hAnsi="Fb Fontext" w:hint="cs"/>
          <w:rtl/>
        </w:rPr>
        <w:t xml:space="preserve"> </w:t>
      </w:r>
      <w:r>
        <w:rPr>
          <w:rFonts w:ascii="Fb Fontext" w:hAnsi="Fb Fontext" w:hint="cs"/>
          <w:rtl/>
        </w:rPr>
        <w:t>ש</w:t>
      </w:r>
      <w:r w:rsidRPr="00C35A2C">
        <w:rPr>
          <w:rFonts w:ascii="Fb Fontext" w:hAnsi="Fb Fontext" w:hint="cs"/>
          <w:rtl/>
        </w:rPr>
        <w:t xml:space="preserve">בעל זיבורית תובע בתחילה דמיירי בשקדם ותבא </w:t>
      </w:r>
      <w:r w:rsidRPr="00D151C1">
        <w:rPr>
          <w:rStyle w:val="affffe"/>
          <w:rFonts w:hint="cs"/>
          <w:rtl/>
        </w:rPr>
        <w:t xml:space="preserve">ודחי' </w:t>
      </w:r>
      <w:r w:rsidRPr="00C35A2C">
        <w:rPr>
          <w:rFonts w:ascii="Fb Fontext" w:hAnsi="Fb Fontext" w:hint="cs"/>
          <w:rtl/>
        </w:rPr>
        <w:t>דסוף סוף בזמן הגביה בהדדי אתו</w:t>
      </w:r>
    </w:p>
    <w:p w14:paraId="1B2AD0BF" w14:textId="228F0B99" w:rsidR="00E268F4" w:rsidRDefault="00A9406C" w:rsidP="00A9406C">
      <w:pPr>
        <w:rPr>
          <w:rFonts w:ascii="Fb Fontext" w:hAnsi="Fb Fontext"/>
          <w:spacing w:val="-6"/>
          <w:rtl/>
        </w:rPr>
      </w:pPr>
      <w:r w:rsidRPr="00D151C1">
        <w:rPr>
          <w:rStyle w:val="affffe"/>
          <w:rFonts w:hint="cs"/>
          <w:rtl/>
        </w:rPr>
        <w:t>אלא מיירי</w:t>
      </w:r>
      <w:r w:rsidRPr="00D151C1">
        <w:rPr>
          <w:rStyle w:val="affffe"/>
          <w:rtl/>
        </w:rPr>
        <w:t xml:space="preserve"> </w:t>
      </w:r>
      <w:r w:rsidRPr="006A74A2">
        <w:rPr>
          <w:rFonts w:ascii="Fb Fontext" w:hAnsi="Fb Fontext" w:hint="cs"/>
          <w:spacing w:val="-6"/>
          <w:rtl/>
        </w:rPr>
        <w:t>דיש</w:t>
      </w:r>
      <w:r w:rsidRPr="006A74A2">
        <w:rPr>
          <w:rFonts w:ascii="Fb Fontext" w:hAnsi="Fb Fontext"/>
          <w:spacing w:val="-6"/>
          <w:rtl/>
        </w:rPr>
        <w:t xml:space="preserve"> ל</w:t>
      </w:r>
      <w:r w:rsidRPr="006A74A2">
        <w:rPr>
          <w:rFonts w:ascii="Fb Fontext" w:hAnsi="Fb Fontext" w:hint="cs"/>
          <w:spacing w:val="-6"/>
          <w:rtl/>
        </w:rPr>
        <w:t>א</w:t>
      </w:r>
      <w:r w:rsidRPr="006A74A2">
        <w:rPr>
          <w:rFonts w:ascii="Fb Fontext" w:hAnsi="Fb Fontext"/>
          <w:spacing w:val="-6"/>
          <w:rtl/>
        </w:rPr>
        <w:t>חד עידית ובינונית ו</w:t>
      </w:r>
      <w:r w:rsidRPr="006A74A2">
        <w:rPr>
          <w:rFonts w:ascii="Fb Fontext" w:hAnsi="Fb Fontext" w:hint="cs"/>
          <w:spacing w:val="-6"/>
          <w:rtl/>
        </w:rPr>
        <w:t>יש</w:t>
      </w:r>
      <w:r w:rsidRPr="006A74A2">
        <w:rPr>
          <w:rFonts w:ascii="Fb Fontext" w:hAnsi="Fb Fontext"/>
          <w:spacing w:val="-6"/>
          <w:rtl/>
        </w:rPr>
        <w:t xml:space="preserve"> ל</w:t>
      </w:r>
      <w:r w:rsidRPr="006A74A2">
        <w:rPr>
          <w:rFonts w:ascii="Fb Fontext" w:hAnsi="Fb Fontext" w:hint="cs"/>
          <w:spacing w:val="-6"/>
          <w:rtl/>
        </w:rPr>
        <w:t>א</w:t>
      </w:r>
      <w:r w:rsidRPr="006A74A2">
        <w:rPr>
          <w:rFonts w:ascii="Fb Fontext" w:hAnsi="Fb Fontext"/>
          <w:spacing w:val="-6"/>
          <w:rtl/>
        </w:rPr>
        <w:t>חד זיבורית</w:t>
      </w:r>
      <w:r w:rsidR="00E268F4">
        <w:rPr>
          <w:rFonts w:ascii="Fb Fontext" w:hAnsi="Fb Fontext"/>
          <w:spacing w:val="-6"/>
          <w:rtl/>
        </w:rPr>
        <w:t>,</w:t>
      </w:r>
    </w:p>
    <w:p w14:paraId="4153D3CC" w14:textId="41C0C3F8" w:rsidR="00A9406C" w:rsidRPr="006A74A2" w:rsidRDefault="00A9406C" w:rsidP="00A9406C">
      <w:pPr>
        <w:rPr>
          <w:rFonts w:ascii="Fb Fontext" w:hAnsi="Fb Fontext" w:cs="Guttman Vilna"/>
          <w:b/>
          <w:bCs/>
          <w:spacing w:val="-6"/>
          <w:rtl/>
        </w:rPr>
      </w:pPr>
      <w:r w:rsidRPr="00D151C1">
        <w:rPr>
          <w:rStyle w:val="affffe"/>
          <w:rtl/>
        </w:rPr>
        <w:t>מ"</w:t>
      </w:r>
      <w:r w:rsidRPr="00D151C1">
        <w:rPr>
          <w:rStyle w:val="affffe"/>
          <w:rFonts w:hint="cs"/>
          <w:rtl/>
        </w:rPr>
        <w:t>ס</w:t>
      </w:r>
      <w:r w:rsidRPr="00D151C1">
        <w:rPr>
          <w:rStyle w:val="affffe"/>
          <w:rtl/>
        </w:rPr>
        <w:t xml:space="preserve">: </w:t>
      </w:r>
      <w:r w:rsidRPr="006A74A2">
        <w:rPr>
          <w:rFonts w:ascii="Fb Fontext" w:hAnsi="Fb Fontext"/>
          <w:spacing w:val="-6"/>
          <w:rtl/>
        </w:rPr>
        <w:t>בשלו הן שמין,</w:t>
      </w:r>
      <w:r w:rsidRPr="00D151C1">
        <w:rPr>
          <w:rStyle w:val="affffe"/>
          <w:rtl/>
        </w:rPr>
        <w:t xml:space="preserve"> ומ"</w:t>
      </w:r>
      <w:r w:rsidRPr="00D151C1">
        <w:rPr>
          <w:rStyle w:val="affffe"/>
          <w:rFonts w:hint="cs"/>
          <w:rtl/>
        </w:rPr>
        <w:t>ס</w:t>
      </w:r>
      <w:r w:rsidRPr="00D151C1">
        <w:rPr>
          <w:rStyle w:val="affffe"/>
          <w:rtl/>
        </w:rPr>
        <w:t xml:space="preserve">: </w:t>
      </w:r>
      <w:r w:rsidRPr="006A74A2">
        <w:rPr>
          <w:rFonts w:ascii="Fb Fontext" w:hAnsi="Fb Fontext"/>
          <w:spacing w:val="-6"/>
          <w:rtl/>
        </w:rPr>
        <w:t>ב</w:t>
      </w:r>
      <w:r w:rsidRPr="006A74A2">
        <w:rPr>
          <w:rFonts w:ascii="Fb Fontext" w:hAnsi="Fb Fontext" w:hint="cs"/>
          <w:spacing w:val="-6"/>
          <w:rtl/>
        </w:rPr>
        <w:t>דעלמא שמין</w:t>
      </w:r>
      <w:r w:rsidRPr="006A74A2">
        <w:rPr>
          <w:rFonts w:ascii="Fb Fontext" w:hAnsi="Fb Fontext"/>
          <w:spacing w:val="-6"/>
          <w:rtl/>
        </w:rPr>
        <w:t>.</w:t>
      </w:r>
    </w:p>
    <w:p w14:paraId="3C05A466" w14:textId="3B35D11B" w:rsidR="00E268F4" w:rsidRDefault="00A9406C" w:rsidP="00A9406C">
      <w:pPr>
        <w:ind w:left="0" w:firstLine="0"/>
        <w:rPr>
          <w:rtl/>
        </w:rPr>
      </w:pPr>
      <w:r w:rsidRPr="007518D9">
        <w:rPr>
          <w:rStyle w:val="affffe"/>
          <w:rtl/>
        </w:rPr>
        <w:t xml:space="preserve">תנן, וחכ"א: </w:t>
      </w:r>
      <w:r w:rsidRPr="00D151C1">
        <w:rPr>
          <w:rtl/>
        </w:rPr>
        <w:t>זה גובה וזה גובה</w:t>
      </w:r>
      <w:r w:rsidR="00E268F4">
        <w:rPr>
          <w:rtl/>
        </w:rPr>
        <w:t>!</w:t>
      </w:r>
    </w:p>
    <w:p w14:paraId="0368A8DF" w14:textId="5496E615" w:rsidR="00A9406C" w:rsidRPr="00D151C1" w:rsidRDefault="00A9406C" w:rsidP="00A9406C">
      <w:pPr>
        <w:ind w:left="0" w:firstLine="0"/>
        <w:rPr>
          <w:rtl/>
        </w:rPr>
      </w:pPr>
      <w:r w:rsidRPr="007518D9">
        <w:rPr>
          <w:rStyle w:val="affffe"/>
          <w:rtl/>
        </w:rPr>
        <w:t>תרגמה ר"</w:t>
      </w:r>
      <w:r w:rsidRPr="007518D9">
        <w:rPr>
          <w:rStyle w:val="affffe"/>
          <w:rFonts w:hint="cs"/>
          <w:rtl/>
        </w:rPr>
        <w:t>נ אליבא דר</w:t>
      </w:r>
      <w:r w:rsidRPr="007518D9">
        <w:rPr>
          <w:rStyle w:val="affffe"/>
          <w:rtl/>
        </w:rPr>
        <w:t>"</w:t>
      </w:r>
      <w:r w:rsidRPr="007518D9">
        <w:rPr>
          <w:rStyle w:val="affffe"/>
          <w:rFonts w:hint="cs"/>
          <w:rtl/>
        </w:rPr>
        <w:t>ש</w:t>
      </w:r>
      <w:r w:rsidRPr="007518D9">
        <w:rPr>
          <w:rStyle w:val="affffe"/>
          <w:rtl/>
        </w:rPr>
        <w:t xml:space="preserve">: </w:t>
      </w:r>
      <w:r w:rsidRPr="00D151C1">
        <w:rPr>
          <w:rtl/>
        </w:rPr>
        <w:t>כגון שלוה זה לעשר וזה לחמש.</w:t>
      </w:r>
    </w:p>
    <w:p w14:paraId="4454CAA3" w14:textId="77777777" w:rsidR="00E268F4" w:rsidRDefault="00A9406C" w:rsidP="00A9406C">
      <w:pPr>
        <w:ind w:left="0" w:firstLine="0"/>
        <w:rPr>
          <w:rtl/>
        </w:rPr>
      </w:pPr>
      <w:r w:rsidRPr="007518D9">
        <w:rPr>
          <w:rStyle w:val="affffe"/>
          <w:rFonts w:hint="cs"/>
          <w:rtl/>
        </w:rPr>
        <w:t>א.</w:t>
      </w:r>
      <w:r w:rsidRPr="00D151C1">
        <w:rPr>
          <w:rFonts w:hint="cs"/>
          <w:rtl/>
        </w:rPr>
        <w:t xml:space="preserve"> </w:t>
      </w:r>
      <w:r>
        <w:rPr>
          <w:rFonts w:hint="cs"/>
          <w:rtl/>
        </w:rPr>
        <w:t>ובא ביום שמשלם חמש וחלקו אי אדם מזייף ליום או לא</w:t>
      </w:r>
      <w:r w:rsidR="00E268F4">
        <w:rPr>
          <w:rFonts w:hint="cs"/>
          <w:rtl/>
        </w:rPr>
        <w:t>,</w:t>
      </w:r>
    </w:p>
    <w:p w14:paraId="74098494" w14:textId="77777777" w:rsidR="00E268F4" w:rsidRDefault="00A9406C" w:rsidP="00A9406C">
      <w:pPr>
        <w:rPr>
          <w:rFonts w:ascii="Fb Fontext" w:hAnsi="Fb Fontext"/>
          <w:sz w:val="32"/>
          <w:rtl/>
        </w:rPr>
      </w:pPr>
      <w:r w:rsidRPr="007518D9">
        <w:rPr>
          <w:rStyle w:val="affffe"/>
          <w:rFonts w:hint="cs"/>
          <w:rtl/>
        </w:rPr>
        <w:t>ב. רב</w:t>
      </w:r>
      <w:r w:rsidRPr="007518D9">
        <w:rPr>
          <w:rStyle w:val="affffe"/>
          <w:rtl/>
        </w:rPr>
        <w:t>"</w:t>
      </w:r>
      <w:r w:rsidRPr="007518D9">
        <w:rPr>
          <w:rStyle w:val="affffe"/>
          <w:rFonts w:hint="cs"/>
          <w:rtl/>
        </w:rPr>
        <w:t>ח</w:t>
      </w:r>
      <w:r w:rsidRPr="007518D9">
        <w:rPr>
          <w:rStyle w:val="affffe"/>
          <w:rtl/>
        </w:rPr>
        <w:t xml:space="preserve">: </w:t>
      </w:r>
      <w:r>
        <w:rPr>
          <w:rFonts w:hint="cs"/>
          <w:rtl/>
        </w:rPr>
        <w:t>מדובר ביתומים, ש</w:t>
      </w:r>
      <w:r>
        <w:rPr>
          <w:rFonts w:ascii="Fb Fontext" w:hAnsi="Fb Fontext" w:hint="cs"/>
          <w:sz w:val="32"/>
          <w:rtl/>
        </w:rPr>
        <w:t>גובים מאחרים, ולא מגבים מהם</w:t>
      </w:r>
      <w:r w:rsidR="00E268F4">
        <w:rPr>
          <w:rFonts w:ascii="Fb Fontext" w:hAnsi="Fb Fontext" w:hint="cs"/>
          <w:sz w:val="32"/>
          <w:rtl/>
        </w:rPr>
        <w:t>,</w:t>
      </w:r>
    </w:p>
    <w:p w14:paraId="7D016674" w14:textId="03EE9CFF" w:rsidR="00A9406C" w:rsidRPr="00C35A2C" w:rsidRDefault="00A9406C" w:rsidP="00A9406C">
      <w:pPr>
        <w:ind w:left="453" w:firstLine="57"/>
        <w:rPr>
          <w:rFonts w:ascii="Fb Fontext" w:hAnsi="Fb Fontext" w:cs="Guttman Vilna"/>
          <w:b/>
          <w:bCs/>
          <w:sz w:val="32"/>
          <w:rtl/>
        </w:rPr>
      </w:pPr>
      <w:r w:rsidRPr="00024F98">
        <w:rPr>
          <w:rStyle w:val="affffe"/>
          <w:rFonts w:hint="cs"/>
          <w:rtl/>
        </w:rPr>
        <w:t>וה</w:t>
      </w:r>
      <w:r w:rsidRPr="00024F98">
        <w:rPr>
          <w:rStyle w:val="affffe"/>
          <w:rtl/>
        </w:rPr>
        <w:t>"</w:t>
      </w:r>
      <w:r w:rsidRPr="00024F98">
        <w:rPr>
          <w:rStyle w:val="affffe"/>
          <w:rFonts w:hint="cs"/>
          <w:rtl/>
        </w:rPr>
        <w:t xml:space="preserve">ק </w:t>
      </w:r>
      <w:r w:rsidRPr="00C35A2C">
        <w:rPr>
          <w:rFonts w:ascii="Fb Fontext" w:hAnsi="Fb Fontext"/>
          <w:sz w:val="32"/>
          <w:rtl/>
        </w:rPr>
        <w:t>זה גובה, וזה ראוי לגבות ואין לו.</w:t>
      </w:r>
    </w:p>
    <w:p w14:paraId="39C4633B" w14:textId="77777777" w:rsidR="00A9406C" w:rsidRDefault="00A9406C" w:rsidP="00A9406C">
      <w:pPr>
        <w:rPr>
          <w:rFonts w:ascii="Fb Fontext" w:hAnsi="Fb Fontext"/>
          <w:sz w:val="32"/>
          <w:rtl/>
        </w:rPr>
      </w:pPr>
      <w:r w:rsidRPr="00024F98">
        <w:rPr>
          <w:rStyle w:val="affffe"/>
          <w:rFonts w:hint="cs"/>
          <w:rtl/>
        </w:rPr>
        <w:t>ר</w:t>
      </w:r>
      <w:r w:rsidRPr="00024F98">
        <w:rPr>
          <w:rStyle w:val="affffe"/>
          <w:rtl/>
        </w:rPr>
        <w:t>בא, שתי תשובות בדבר: א</w:t>
      </w:r>
      <w:r>
        <w:rPr>
          <w:rStyle w:val="affffe"/>
          <w:rFonts w:hint="cs"/>
          <w:rtl/>
        </w:rPr>
        <w:t>'</w:t>
      </w:r>
      <w:r w:rsidRPr="00024F98">
        <w:rPr>
          <w:rStyle w:val="affffe"/>
          <w:rtl/>
        </w:rPr>
        <w:t xml:space="preserve"> </w:t>
      </w:r>
      <w:r w:rsidRPr="00C35A2C">
        <w:rPr>
          <w:rFonts w:ascii="Fb Fontext" w:hAnsi="Fb Fontext"/>
          <w:sz w:val="32"/>
          <w:rtl/>
        </w:rPr>
        <w:t>דזה גובה וזה גובה קתני!</w:t>
      </w:r>
    </w:p>
    <w:p w14:paraId="4975083A" w14:textId="77777777" w:rsidR="00E268F4" w:rsidRDefault="00A9406C" w:rsidP="00A9406C">
      <w:pPr>
        <w:rPr>
          <w:rFonts w:ascii="Fb Fontext" w:hAnsi="Fb Fontext"/>
          <w:spacing w:val="-4"/>
          <w:sz w:val="32"/>
          <w:rtl/>
        </w:rPr>
      </w:pPr>
      <w:r w:rsidRPr="00024F98">
        <w:rPr>
          <w:rStyle w:val="affffe"/>
          <w:rtl/>
        </w:rPr>
        <w:t>ועוד</w:t>
      </w:r>
      <w:r w:rsidRPr="00024F98">
        <w:rPr>
          <w:rStyle w:val="affffe"/>
          <w:rFonts w:hint="cs"/>
          <w:rtl/>
        </w:rPr>
        <w:t xml:space="preserve"> </w:t>
      </w:r>
      <w:r w:rsidRPr="00F71179">
        <w:rPr>
          <w:rFonts w:ascii="Fb Fontext" w:hAnsi="Fb Fontext" w:hint="cs"/>
          <w:spacing w:val="-4"/>
          <w:sz w:val="32"/>
          <w:rtl/>
        </w:rPr>
        <w:t>שיגבה קרקע היתומים ואח</w:t>
      </w:r>
      <w:r w:rsidRPr="00F71179">
        <w:rPr>
          <w:rFonts w:ascii="Fb Fontext" w:hAnsi="Fb Fontext"/>
          <w:spacing w:val="-4"/>
          <w:sz w:val="32"/>
          <w:rtl/>
        </w:rPr>
        <w:t>"</w:t>
      </w:r>
      <w:r w:rsidRPr="00F71179">
        <w:rPr>
          <w:rFonts w:ascii="Fb Fontext" w:hAnsi="Fb Fontext" w:hint="cs"/>
          <w:spacing w:val="-4"/>
          <w:sz w:val="32"/>
          <w:rtl/>
        </w:rPr>
        <w:t>כ יגבו מהם</w:t>
      </w:r>
      <w:r w:rsidR="00E268F4">
        <w:rPr>
          <w:rFonts w:ascii="Fb Fontext" w:hAnsi="Fb Fontext" w:hint="cs"/>
          <w:spacing w:val="-4"/>
          <w:sz w:val="32"/>
          <w:rtl/>
        </w:rPr>
        <w:t>,</w:t>
      </w:r>
    </w:p>
    <w:p w14:paraId="5F87571A" w14:textId="2C300679" w:rsidR="00A9406C" w:rsidRPr="00F71179" w:rsidRDefault="00A9406C" w:rsidP="00A9406C">
      <w:pPr>
        <w:rPr>
          <w:rFonts w:ascii="Fb Fontext" w:hAnsi="Fb Fontext"/>
          <w:spacing w:val="-4"/>
          <w:sz w:val="32"/>
          <w:rtl/>
        </w:rPr>
      </w:pPr>
      <w:r w:rsidRPr="00024F98">
        <w:rPr>
          <w:rStyle w:val="affffe"/>
          <w:rFonts w:hint="cs"/>
          <w:rtl/>
        </w:rPr>
        <w:t>ו</w:t>
      </w:r>
      <w:r w:rsidRPr="00024F98">
        <w:rPr>
          <w:rStyle w:val="affffe"/>
          <w:rtl/>
        </w:rPr>
        <w:t>כד</w:t>
      </w:r>
      <w:r w:rsidRPr="00024F98">
        <w:rPr>
          <w:rStyle w:val="affffe"/>
          <w:rFonts w:hint="cs"/>
          <w:rtl/>
        </w:rPr>
        <w:t>ר</w:t>
      </w:r>
      <w:r w:rsidRPr="00024F98">
        <w:rPr>
          <w:rStyle w:val="affffe"/>
          <w:rtl/>
        </w:rPr>
        <w:t>"</w:t>
      </w:r>
      <w:r w:rsidRPr="00024F98">
        <w:rPr>
          <w:rStyle w:val="affffe"/>
          <w:rFonts w:hint="cs"/>
          <w:rtl/>
        </w:rPr>
        <w:t>נ מרב</w:t>
      </w:r>
      <w:r w:rsidRPr="00024F98">
        <w:rPr>
          <w:rStyle w:val="affffe"/>
          <w:rtl/>
        </w:rPr>
        <w:t>"</w:t>
      </w:r>
      <w:r w:rsidRPr="00024F98">
        <w:rPr>
          <w:rStyle w:val="affffe"/>
          <w:rFonts w:hint="cs"/>
          <w:rtl/>
        </w:rPr>
        <w:t>א</w:t>
      </w:r>
      <w:r w:rsidRPr="00024F98">
        <w:rPr>
          <w:rStyle w:val="affffe"/>
          <w:rtl/>
        </w:rPr>
        <w:t xml:space="preserve">: </w:t>
      </w:r>
      <w:r w:rsidRPr="00F71179">
        <w:rPr>
          <w:rFonts w:ascii="Fb Fontext" w:hAnsi="Fb Fontext"/>
          <w:spacing w:val="-4"/>
          <w:sz w:val="32"/>
          <w:rtl/>
        </w:rPr>
        <w:t>יתומים שגבו קרקע בחובת אביהן,</w:t>
      </w:r>
    </w:p>
    <w:p w14:paraId="662559D5" w14:textId="77777777" w:rsidR="00A9406C" w:rsidRPr="00C35A2C" w:rsidRDefault="00A9406C" w:rsidP="00A9406C">
      <w:pPr>
        <w:ind w:left="0" w:firstLine="266"/>
        <w:rPr>
          <w:rFonts w:ascii="Fb Fontext" w:hAnsi="Fb Fontext" w:cs="Guttman Vilna"/>
          <w:b/>
          <w:bCs/>
          <w:sz w:val="32"/>
          <w:rtl/>
        </w:rPr>
      </w:pPr>
      <w:r w:rsidRPr="00C35A2C">
        <w:rPr>
          <w:rFonts w:ascii="Fb Fontext" w:hAnsi="Fb Fontext"/>
          <w:sz w:val="32"/>
          <w:rtl/>
        </w:rPr>
        <w:t>בעל חוב חוזר וגובה אותן מהן! קשיא.</w:t>
      </w:r>
    </w:p>
    <w:p w14:paraId="41F434F8" w14:textId="22136898" w:rsidR="00A9406C" w:rsidRDefault="00A9406C" w:rsidP="00A9406C">
      <w:pPr>
        <w:rPr>
          <w:rFonts w:ascii="Fb Fontext" w:hAnsi="Fb Fontext"/>
          <w:rtl/>
        </w:rPr>
      </w:pPr>
      <w:r w:rsidRPr="00C35A2C">
        <w:rPr>
          <w:rFonts w:ascii="Fb Fontext" w:hAnsi="Fb Fontext" w:hint="cs"/>
          <w:sz w:val="32"/>
          <w:rtl/>
        </w:rPr>
        <w:t>וא</w:t>
      </w:r>
      <w:r w:rsidRPr="00C35A2C">
        <w:rPr>
          <w:rFonts w:ascii="Fb Fontext" w:hAnsi="Fb Fontext"/>
          <w:sz w:val="32"/>
          <w:rtl/>
        </w:rPr>
        <w:t>"</w:t>
      </w:r>
      <w:r w:rsidRPr="00C35A2C">
        <w:rPr>
          <w:rFonts w:ascii="Fb Fontext" w:hAnsi="Fb Fontext" w:hint="cs"/>
          <w:sz w:val="32"/>
          <w:rtl/>
        </w:rPr>
        <w:t>א להעמיד דיש ליתומים זיבורית ולעצמם ולו עידית ובינונית והיתומים גובים בינונית ומגבו בזיבורית ד</w:t>
      </w:r>
      <w:r w:rsidR="00BD4EEB">
        <w:rPr>
          <w:rFonts w:ascii="Fb Fontext" w:hAnsi="Fb Fontext" w:hint="cs"/>
          <w:sz w:val="32"/>
          <w:rtl/>
        </w:rPr>
        <w:t>אף</w:t>
      </w:r>
      <w:r w:rsidRPr="00C35A2C">
        <w:rPr>
          <w:rFonts w:ascii="Fb Fontext" w:hAnsi="Fb Fontext" w:hint="cs"/>
          <w:sz w:val="32"/>
          <w:rtl/>
        </w:rPr>
        <w:t xml:space="preserve"> בשל כל אדם שמין, הא מנכסי יתומים נפרעין רק מזיבורית </w:t>
      </w:r>
      <w:r w:rsidRPr="00C35A2C">
        <w:rPr>
          <w:rFonts w:ascii="Fb Fontext" w:hAnsi="Fb Fontext"/>
          <w:sz w:val="32"/>
          <w:rtl/>
        </w:rPr>
        <w:t>–</w:t>
      </w:r>
      <w:r w:rsidRPr="00C35A2C">
        <w:rPr>
          <w:rFonts w:ascii="Fb Fontext" w:hAnsi="Fb Fontext" w:hint="cs"/>
          <w:sz w:val="32"/>
          <w:rtl/>
        </w:rPr>
        <w:t xml:space="preserve"> דה</w:t>
      </w:r>
      <w:r w:rsidRPr="00C35A2C">
        <w:rPr>
          <w:rFonts w:ascii="Fb Fontext" w:hAnsi="Fb Fontext"/>
          <w:sz w:val="32"/>
          <w:rtl/>
        </w:rPr>
        <w:t>"</w:t>
      </w:r>
      <w:r w:rsidRPr="00C35A2C">
        <w:rPr>
          <w:rFonts w:ascii="Fb Fontext" w:hAnsi="Fb Fontext" w:hint="cs"/>
          <w:sz w:val="32"/>
          <w:rtl/>
        </w:rPr>
        <w:t>מ בדלא תפס</w:t>
      </w:r>
      <w:r>
        <w:rPr>
          <w:rFonts w:ascii="Fb Fontext" w:hAnsi="Fb Fontext" w:hint="cs"/>
          <w:sz w:val="32"/>
          <w:rtl/>
        </w:rPr>
        <w:t xml:space="preserve"> - </w:t>
      </w:r>
      <w:r w:rsidRPr="00C35A2C">
        <w:rPr>
          <w:rFonts w:ascii="Fb Fontext" w:hAnsi="Fb Fontext" w:hint="cs"/>
          <w:rtl/>
        </w:rPr>
        <w:t>אבל בתפס מהני</w:t>
      </w:r>
      <w:r w:rsidR="00B909D8">
        <w:rPr>
          <w:rFonts w:ascii="Fb Fontext" w:hAnsi="Fb Fontext" w:hint="cs"/>
          <w:rtl/>
        </w:rPr>
        <w:t>,</w:t>
      </w:r>
    </w:p>
    <w:p w14:paraId="50A0D9D8" w14:textId="77777777" w:rsidR="00A9406C" w:rsidRDefault="00A9406C" w:rsidP="003156E1">
      <w:pPr>
        <w:pStyle w:val="aff9"/>
        <w:rPr>
          <w:rtl/>
        </w:rPr>
      </w:pPr>
      <w:r w:rsidRPr="003156E1">
        <w:rPr>
          <w:rFonts w:hint="cs"/>
          <w:rtl/>
        </w:rPr>
        <w:t>׹</w:t>
      </w:r>
    </w:p>
    <w:p w14:paraId="45D225CF" w14:textId="77777777" w:rsidR="00A9406C" w:rsidRPr="00C35A2C" w:rsidRDefault="00A9406C" w:rsidP="00E26091">
      <w:pPr>
        <w:pStyle w:val="afff"/>
        <w:framePr w:wrap="around"/>
        <w:rPr>
          <w:rtl/>
        </w:rPr>
      </w:pPr>
      <w:bookmarkStart w:id="823" w:name="_Toc119353615"/>
      <w:r w:rsidRPr="00C35A2C">
        <w:rPr>
          <w:rFonts w:hint="cs"/>
          <w:rtl/>
        </w:rPr>
        <w:t>קי:</w:t>
      </w:r>
      <w:bookmarkEnd w:id="823"/>
    </w:p>
    <w:p w14:paraId="32A8AB08" w14:textId="1FF5E897" w:rsidR="00E268F4" w:rsidRDefault="00A9406C" w:rsidP="009B2979">
      <w:pPr>
        <w:pStyle w:val="afffff4"/>
        <w:rPr>
          <w:rtl/>
        </w:rPr>
      </w:pPr>
      <w:ins w:id="10033" w:author="מספור קטעי משנה" w:date="2026-10-06T06:45:30Z">
        <w:r>
          <w:rPr>
            <w:rStyle w:val="MisparKeta"/>
          </w:rPr>
          <w:t xml:space="preserve">ה. </w:t>
        </w:r>
      </w:ins>
      <w:bookmarkStart w:id="824" w:name="_Toc119353616"/>
      <w:r w:rsidRPr="00C35A2C">
        <w:rPr>
          <w:rtl/>
        </w:rPr>
        <w:t>שלש ארצות לנשואין: יהודה, ועבר הירדן, והגליל</w:t>
      </w:r>
      <w:r w:rsidR="00E268F4">
        <w:rPr>
          <w:rtl/>
        </w:rPr>
        <w:t>,</w:t>
      </w:r>
      <w:bookmarkEnd w:id="824"/>
    </w:p>
    <w:p>
      <w:pPr>
        <w:pStyle w:val="MishnaBatzad"/>
        <w:rPr>
          <w:ins w:id="20566" w:author="קלוד" w:date="2026-10-06T10:09:07Z"/>
        </w:rPr>
      </w:pPr>
      <w:ins w:id="20565" w:author="קלוד" w:date="2026-10-06T10:09:07Z">
        <w:r>
          <w:t xml:space="preserve">משנה י</w:t>
        </w:r>
      </w:ins>
    </w:p>
    <w:p w14:paraId="3044A873" w14:textId="29C982B9" w:rsidR="00A9406C" w:rsidRDefault="00A9406C" w:rsidP="00A9406C">
      <w:pPr>
        <w:pStyle w:val="afff5"/>
        <w:rPr>
          <w:b/>
          <w:rtl/>
        </w:rPr>
      </w:pPr>
      <w:r w:rsidRPr="00C35A2C">
        <w:rPr>
          <w:b/>
          <w:rtl/>
        </w:rPr>
        <w:t>אין מוציאין מעיר לעיר ומכרך לכרך,</w:t>
      </w:r>
    </w:p>
    <w:p w14:paraId="54FF0EDB" w14:textId="77777777" w:rsidR="00A9406C" w:rsidRPr="00C35A2C" w:rsidRDefault="00A9406C" w:rsidP="00A9406C">
      <w:pPr>
        <w:pStyle w:val="afff5"/>
        <w:rPr>
          <w:b/>
          <w:rtl/>
        </w:rPr>
      </w:pPr>
      <w:r w:rsidRPr="00C35A2C">
        <w:rPr>
          <w:b/>
          <w:rtl/>
        </w:rPr>
        <w:t>אבל באותה הארץ מוציאין מעיר לעיר ומכרך לכרך,</w:t>
      </w:r>
    </w:p>
    <w:p w14:paraId="57E9C18C" w14:textId="77777777" w:rsidR="00A9406C" w:rsidRPr="00C35A2C" w:rsidRDefault="00A9406C" w:rsidP="00A9406C">
      <w:pPr>
        <w:pStyle w:val="afff5"/>
        <w:rPr>
          <w:b/>
          <w:rtl/>
        </w:rPr>
      </w:pPr>
      <w:r w:rsidRPr="00C35A2C">
        <w:rPr>
          <w:b/>
          <w:rtl/>
        </w:rPr>
        <w:t>אבל לא מעיר לכרך ולא מכרך לעיר.</w:t>
      </w:r>
    </w:p>
    <w:p w14:paraId="3DB2F778" w14:textId="77777777" w:rsidR="00A9406C" w:rsidRPr="00730169" w:rsidRDefault="00A9406C" w:rsidP="00A9406C">
      <w:pPr>
        <w:pStyle w:val="afff5"/>
        <w:rPr>
          <w:b/>
          <w:spacing w:val="-2"/>
          <w:rtl/>
        </w:rPr>
      </w:pPr>
      <w:r w:rsidRPr="00730169">
        <w:rPr>
          <w:b/>
          <w:spacing w:val="-2"/>
          <w:rtl/>
        </w:rPr>
        <w:t>מוציאין מנוה הרעה לנוה היפה, אבל לא מנוה היפה לנוה הרעה;</w:t>
      </w:r>
    </w:p>
    <w:p w14:paraId="15CC87BE" w14:textId="77777777" w:rsidR="00A9406C" w:rsidRPr="00C35A2C" w:rsidRDefault="00A9406C" w:rsidP="00A9406C">
      <w:pPr>
        <w:pStyle w:val="afff5"/>
        <w:rPr>
          <w:b/>
          <w:rtl/>
        </w:rPr>
      </w:pPr>
      <w:r w:rsidRPr="00C35A2C">
        <w:rPr>
          <w:b/>
          <w:rtl/>
        </w:rPr>
        <w:t>רשב"ג: אף לא מנוה רעה לנוה יפה, מפני שהנוה היפה בודק.</w:t>
      </w:r>
    </w:p>
    <w:p w14:paraId="6FFCEBB5" w14:textId="5AD093E9" w:rsidR="00A9406C" w:rsidRDefault="00A9406C" w:rsidP="00A9406C">
      <w:pPr>
        <w:rPr>
          <w:rFonts w:ascii="Fb Fontext" w:hAnsi="Fb Fontext"/>
          <w:sz w:val="32"/>
          <w:rtl/>
        </w:rPr>
      </w:pPr>
      <w:r w:rsidRPr="00CA108A">
        <w:rPr>
          <w:rFonts w:ascii="Fb Fontext" w:hAnsi="Fb Fontext" w:cs="PFT_Frank"/>
          <w:b/>
          <w:bCs/>
          <w:sz w:val="32"/>
          <w:szCs w:val="14"/>
          <w:rtl/>
        </w:rPr>
        <w:t xml:space="preserve">מכרך לעיר </w:t>
      </w:r>
      <w:r w:rsidRPr="00C35A2C">
        <w:rPr>
          <w:rFonts w:ascii="Fb Fontext" w:hAnsi="Fb Fontext"/>
          <w:sz w:val="32"/>
          <w:rtl/>
        </w:rPr>
        <w:t xml:space="preserve">- דבכרך </w:t>
      </w:r>
      <w:r>
        <w:rPr>
          <w:rFonts w:ascii="Fb Fontext" w:hAnsi="Fb Fontext" w:hint="cs"/>
          <w:sz w:val="32"/>
          <w:rtl/>
        </w:rPr>
        <w:t>מצוי כל דבר משא</w:t>
      </w:r>
      <w:r w:rsidR="002B7BCC">
        <w:rPr>
          <w:rFonts w:ascii="Fb Fontext" w:hAnsi="Fb Fontext"/>
          <w:sz w:val="32"/>
          <w:rtl/>
        </w:rPr>
        <w:t>"</w:t>
      </w:r>
      <w:r>
        <w:rPr>
          <w:rFonts w:ascii="Fb Fontext" w:hAnsi="Fb Fontext" w:hint="cs"/>
          <w:sz w:val="32"/>
          <w:rtl/>
        </w:rPr>
        <w:t>כ בעיר,</w:t>
      </w:r>
    </w:p>
    <w:p w14:paraId="54EB6E3F" w14:textId="77777777" w:rsidR="00A9406C" w:rsidRPr="00F5539C" w:rsidRDefault="00A9406C" w:rsidP="00A9406C">
      <w:pPr>
        <w:rPr>
          <w:rFonts w:ascii="Fb Fontext" w:hAnsi="Fb Fontext"/>
          <w:spacing w:val="-4"/>
          <w:rtl/>
        </w:rPr>
      </w:pPr>
      <w:r w:rsidRPr="00CA108A">
        <w:rPr>
          <w:rFonts w:ascii="Fb Fontext" w:hAnsi="Fb Fontext" w:cs="PFT_Frank"/>
          <w:b/>
          <w:bCs/>
          <w:spacing w:val="-4"/>
          <w:szCs w:val="14"/>
          <w:rtl/>
        </w:rPr>
        <w:lastRenderedPageBreak/>
        <w:t>מעיר לכרך</w:t>
      </w:r>
      <w:r w:rsidRPr="00F5539C">
        <w:rPr>
          <w:rFonts w:ascii="Fb Fontext" w:hAnsi="Fb Fontext"/>
          <w:spacing w:val="-4"/>
          <w:rtl/>
        </w:rPr>
        <w:t xml:space="preserve"> </w:t>
      </w:r>
      <w:r>
        <w:rPr>
          <w:rStyle w:val="affffe"/>
          <w:rFonts w:hint="cs"/>
          <w:rtl/>
        </w:rPr>
        <w:t>כ</w:t>
      </w:r>
      <w:r w:rsidRPr="00D42A3B">
        <w:rPr>
          <w:rStyle w:val="affffe"/>
          <w:rFonts w:hint="cs"/>
          <w:rtl/>
        </w:rPr>
        <w:t>ריב</w:t>
      </w:r>
      <w:r w:rsidRPr="00D42A3B">
        <w:rPr>
          <w:rStyle w:val="affffe"/>
          <w:rtl/>
        </w:rPr>
        <w:t>"</w:t>
      </w:r>
      <w:r w:rsidRPr="00D42A3B">
        <w:rPr>
          <w:rStyle w:val="affffe"/>
          <w:rFonts w:hint="cs"/>
          <w:rtl/>
        </w:rPr>
        <w:t>ח</w:t>
      </w:r>
      <w:r w:rsidRPr="00D42A3B">
        <w:rPr>
          <w:rStyle w:val="affffe"/>
          <w:rtl/>
        </w:rPr>
        <w:t>:</w:t>
      </w:r>
      <w:r w:rsidRPr="00F5539C">
        <w:rPr>
          <w:rFonts w:ascii="Fb Fontext" w:hAnsi="Fb Fontext"/>
          <w:spacing w:val="-4"/>
          <w:rtl/>
        </w:rPr>
        <w:t xml:space="preserve"> </w:t>
      </w:r>
      <w:r w:rsidRPr="00F5539C">
        <w:rPr>
          <w:rFonts w:ascii="Fb Fontext" w:hAnsi="Fb Fontext" w:hint="cs"/>
          <w:spacing w:val="-4"/>
          <w:rtl/>
        </w:rPr>
        <w:t>ד</w:t>
      </w:r>
      <w:r w:rsidRPr="00F5539C">
        <w:rPr>
          <w:rFonts w:ascii="Fb Fontext" w:hAnsi="Fb Fontext"/>
          <w:spacing w:val="-4"/>
          <w:rtl/>
        </w:rPr>
        <w:t>ישיבת כרכים קשה</w:t>
      </w:r>
      <w:r w:rsidRPr="00F5539C">
        <w:rPr>
          <w:rStyle w:val="affffa"/>
          <w:spacing w:val="-4"/>
          <w:rtl/>
        </w:rPr>
        <w:t xml:space="preserve"> </w:t>
      </w:r>
      <w:r w:rsidRPr="00F5539C">
        <w:rPr>
          <w:rStyle w:val="affffa"/>
          <w:rFonts w:hint="cs"/>
          <w:spacing w:val="-4"/>
          <w:rtl/>
        </w:rPr>
        <w:t>ד'</w:t>
      </w:r>
      <w:r w:rsidRPr="00F5539C">
        <w:rPr>
          <w:rStyle w:val="affffa"/>
          <w:spacing w:val="-4"/>
          <w:rtl/>
        </w:rPr>
        <w:t>ויברכו העם לכל האנשים המתנדבים לשבת בירושלים</w:t>
      </w:r>
      <w:r w:rsidRPr="00F5539C">
        <w:rPr>
          <w:rStyle w:val="affffa"/>
          <w:rFonts w:hint="cs"/>
          <w:spacing w:val="-4"/>
          <w:rtl/>
        </w:rPr>
        <w:t>'</w:t>
      </w:r>
      <w:r w:rsidRPr="00F5539C">
        <w:rPr>
          <w:rStyle w:val="affffa"/>
          <w:spacing w:val="-4"/>
          <w:rtl/>
        </w:rPr>
        <w:t>.</w:t>
      </w:r>
    </w:p>
    <w:p w14:paraId="66F14B83" w14:textId="77777777" w:rsidR="00A9406C" w:rsidRPr="00C54C7E" w:rsidRDefault="00A9406C" w:rsidP="00A9406C">
      <w:pPr>
        <w:pStyle w:val="afffd"/>
        <w:rPr>
          <w:rtl/>
        </w:rPr>
      </w:pPr>
      <w:ins w:id="10034" w:author="מספור קטעי משנה" w:date="2026-10-06T06:45:30Z">
        <w:r>
          <w:rPr>
            <w:rStyle w:val="MisparKeta"/>
          </w:rPr>
          <w:t xml:space="preserve">ב. </w:t>
        </w:r>
      </w:ins>
      <w:bookmarkStart w:id="825" w:name="_Toc119353617"/>
      <w:r>
        <w:rPr>
          <w:rFonts w:hint="cs"/>
          <w:rtl/>
        </w:rPr>
        <w:t>ר</w:t>
      </w:r>
      <w:r w:rsidRPr="00C54C7E">
        <w:rPr>
          <w:rtl/>
        </w:rPr>
        <w:t xml:space="preserve">שב"ג אומר </w:t>
      </w:r>
      <w:r w:rsidRPr="00C54C7E">
        <w:rPr>
          <w:rFonts w:hint="cs"/>
          <w:rtl/>
        </w:rPr>
        <w:t>כו'.</w:t>
      </w:r>
      <w:bookmarkEnd w:id="825"/>
    </w:p>
    <w:p w14:paraId="51EADE9E" w14:textId="7665BCA3" w:rsidR="00A9406C" w:rsidRPr="00C35A2C" w:rsidRDefault="00A9406C" w:rsidP="00A9406C">
      <w:pPr>
        <w:rPr>
          <w:rFonts w:ascii="Fb Fontext" w:hAnsi="Fb Fontext" w:cs="Guttman Vilna"/>
          <w:b/>
          <w:bCs/>
          <w:sz w:val="32"/>
          <w:rtl/>
        </w:rPr>
      </w:pPr>
      <w:bookmarkStart w:id="826" w:name="_Toc119353618"/>
      <w:r w:rsidRPr="009B2979">
        <w:rPr>
          <w:rStyle w:val="affffc"/>
          <w:rtl/>
        </w:rPr>
        <w:t>בודק</w:t>
      </w:r>
      <w:bookmarkEnd w:id="826"/>
      <w:r w:rsidRPr="00C35A2C">
        <w:rPr>
          <w:rFonts w:ascii="Fb Fontext" w:hAnsi="Fb Fontext"/>
          <w:sz w:val="32"/>
          <w:rtl/>
        </w:rPr>
        <w:t xml:space="preserve"> </w:t>
      </w:r>
      <w:r w:rsidRPr="00C35A2C">
        <w:rPr>
          <w:rFonts w:ascii="Fb Fontext" w:hAnsi="Fb Fontext" w:hint="cs"/>
          <w:sz w:val="32"/>
          <w:rtl/>
        </w:rPr>
        <w:t>-</w:t>
      </w:r>
      <w:r w:rsidRPr="005D73A7">
        <w:rPr>
          <w:rStyle w:val="affffe"/>
          <w:rtl/>
        </w:rPr>
        <w:t>כשמואל</w:t>
      </w:r>
      <w:r w:rsidRPr="00C35A2C">
        <w:rPr>
          <w:rFonts w:ascii="Fb Fontext" w:hAnsi="Fb Fontext" w:hint="cs"/>
          <w:sz w:val="32"/>
          <w:rtl/>
        </w:rPr>
        <w:t xml:space="preserve"> ד</w:t>
      </w:r>
      <w:r w:rsidRPr="00C35A2C">
        <w:rPr>
          <w:rFonts w:ascii="Fb Fontext" w:hAnsi="Fb Fontext"/>
          <w:sz w:val="32"/>
          <w:rtl/>
        </w:rPr>
        <w:t>שינוי וסת תחלת חולי מעים.</w:t>
      </w:r>
      <w:r w:rsidRPr="00C35A2C">
        <w:rPr>
          <w:rFonts w:ascii="Fb Fontext" w:hAnsi="Fb Fontext" w:hint="cs"/>
          <w:sz w:val="32"/>
          <w:rtl/>
        </w:rPr>
        <w:t xml:space="preserve"> וזהו </w:t>
      </w:r>
      <w:r w:rsidRPr="00EB7D87">
        <w:rPr>
          <w:rStyle w:val="affffa"/>
          <w:rFonts w:hint="cs"/>
          <w:rtl/>
        </w:rPr>
        <w:t>כל ימי עני רעים</w:t>
      </w:r>
      <w:r w:rsidRPr="00C35A2C">
        <w:rPr>
          <w:rFonts w:ascii="Fb Fontext" w:hAnsi="Fb Fontext" w:hint="cs"/>
          <w:sz w:val="32"/>
          <w:rtl/>
        </w:rPr>
        <w:t xml:space="preserve"> חוץ משבתות ויו</w:t>
      </w:r>
      <w:r w:rsidRPr="00C35A2C">
        <w:rPr>
          <w:rFonts w:ascii="Fb Fontext" w:hAnsi="Fb Fontext"/>
          <w:sz w:val="32"/>
          <w:rtl/>
        </w:rPr>
        <w:t>"</w:t>
      </w:r>
      <w:r w:rsidRPr="00C35A2C">
        <w:rPr>
          <w:rFonts w:ascii="Fb Fontext" w:hAnsi="Fb Fontext" w:hint="cs"/>
          <w:sz w:val="32"/>
          <w:rtl/>
        </w:rPr>
        <w:t>ט</w:t>
      </w:r>
      <w:r w:rsidR="00B909D8">
        <w:rPr>
          <w:rFonts w:ascii="Fb Fontext" w:hAnsi="Fb Fontext" w:hint="cs"/>
          <w:sz w:val="32"/>
          <w:rtl/>
        </w:rPr>
        <w:t>,</w:t>
      </w:r>
    </w:p>
    <w:p w14:paraId="3A6B412B" w14:textId="77777777" w:rsidR="00A9406C" w:rsidRPr="00F71179" w:rsidRDefault="00A9406C" w:rsidP="00A9406C">
      <w:pPr>
        <w:rPr>
          <w:rFonts w:ascii="Fb Fontext" w:hAnsi="Fb Fontext" w:cs="Guttman Vilna"/>
          <w:b/>
          <w:bCs/>
          <w:spacing w:val="-4"/>
          <w:sz w:val="32"/>
          <w:rtl/>
        </w:rPr>
      </w:pPr>
      <w:r w:rsidRPr="00D42A3B">
        <w:rPr>
          <w:rStyle w:val="affffe"/>
          <w:rFonts w:hint="cs"/>
          <w:rtl/>
        </w:rPr>
        <w:t>וב</w:t>
      </w:r>
      <w:r w:rsidRPr="00D42A3B">
        <w:rPr>
          <w:rStyle w:val="affffe"/>
          <w:rtl/>
        </w:rPr>
        <w:t xml:space="preserve">בן סירא: </w:t>
      </w:r>
      <w:r w:rsidRPr="00F71179">
        <w:rPr>
          <w:rFonts w:ascii="Fb Fontext" w:hAnsi="Fb Fontext"/>
          <w:spacing w:val="-4"/>
          <w:sz w:val="32"/>
          <w:rtl/>
        </w:rPr>
        <w:t>אף לילות; בשפל גגים גגו ובמרום הרים כרמו ממטר גגים לגגו, ומעפר כרמו לכרמים.</w:t>
      </w:r>
    </w:p>
    <w:p w14:paraId="3FAFEC6F" w14:textId="77777777" w:rsidR="00A9406C" w:rsidRDefault="00A9406C" w:rsidP="003156E1">
      <w:pPr>
        <w:pStyle w:val="aff9"/>
        <w:rPr>
          <w:rtl/>
        </w:rPr>
      </w:pPr>
      <w:r w:rsidRPr="003156E1">
        <w:rPr>
          <w:rFonts w:hint="cs"/>
          <w:rtl/>
        </w:rPr>
        <w:t>׹</w:t>
      </w:r>
    </w:p>
    <w:p>
      <w:pPr>
        <w:pStyle w:val="MishnaBatzad"/>
        <w:rPr>
          <w:ins w:id="20568" w:author="קלוד" w:date="2026-10-06T10:09:07Z"/>
        </w:rPr>
      </w:pPr>
      <w:ins w:id="20567" w:author="קלוד" w:date="2026-10-06T10:09:07Z">
        <w:r>
          <w:t xml:space="preserve">משנה יא</w:t>
        </w:r>
      </w:ins>
    </w:p>
    <w:p w14:paraId="482F1BBA" w14:textId="77777777" w:rsidR="00A9406C" w:rsidRDefault="00A9406C" w:rsidP="00A9406C">
      <w:pPr>
        <w:pStyle w:val="afff5"/>
        <w:rPr>
          <w:b/>
          <w:rtl/>
        </w:rPr>
      </w:pPr>
      <w:bookmarkStart w:id="827" w:name="_Toc119353619"/>
      <w:r w:rsidRPr="009B2979">
        <w:rPr>
          <w:rStyle w:val="afffff5"/>
          <w:rtl/>
        </w:rPr>
        <w:t>הכל מעלין לארץ ישראל</w:t>
      </w:r>
      <w:bookmarkEnd w:id="827"/>
      <w:r w:rsidRPr="00C35A2C">
        <w:rPr>
          <w:b/>
          <w:rtl/>
        </w:rPr>
        <w:t xml:space="preserve"> ואין הכל מוציאין,</w:t>
      </w:r>
    </w:p>
    <w:p w14:paraId="62D39CEF" w14:textId="3734E481" w:rsidR="00E268F4" w:rsidRDefault="00A9406C" w:rsidP="00A9406C">
      <w:pPr>
        <w:pStyle w:val="afff5"/>
        <w:rPr>
          <w:b/>
          <w:rtl/>
        </w:rPr>
      </w:pPr>
      <w:r w:rsidRPr="00C35A2C">
        <w:rPr>
          <w:b/>
          <w:rtl/>
        </w:rPr>
        <w:t>הכל מעלין לירושלים ואין הכל מוציאין</w:t>
      </w:r>
      <w:r w:rsidR="00E268F4">
        <w:rPr>
          <w:b/>
          <w:rtl/>
        </w:rPr>
        <w:t>,</w:t>
      </w:r>
    </w:p>
    <w:p w14:paraId="524790A7" w14:textId="0BB611C0" w:rsidR="00A9406C" w:rsidRPr="00C35A2C" w:rsidRDefault="00A9406C" w:rsidP="00A9406C">
      <w:pPr>
        <w:pStyle w:val="afff5"/>
        <w:rPr>
          <w:b/>
          <w:rtl/>
        </w:rPr>
      </w:pPr>
      <w:r w:rsidRPr="00C35A2C">
        <w:rPr>
          <w:b/>
          <w:rtl/>
        </w:rPr>
        <w:t>אחד האנשים ואחד הנשים.</w:t>
      </w:r>
    </w:p>
    <w:p w14:paraId="1E852798" w14:textId="77777777" w:rsidR="00A9406C" w:rsidRPr="00730169" w:rsidRDefault="00A9406C" w:rsidP="00A9406C">
      <w:pPr>
        <w:pStyle w:val="afff5"/>
        <w:rPr>
          <w:b/>
          <w:spacing w:val="-2"/>
          <w:rtl/>
        </w:rPr>
      </w:pPr>
      <w:r w:rsidRPr="00730169">
        <w:rPr>
          <w:b/>
          <w:spacing w:val="-2"/>
          <w:rtl/>
        </w:rPr>
        <w:t>נשא אשה בא"י וגרשה בארץ ישראל - נותן לה ממעות ארץ ישראל.</w:t>
      </w:r>
    </w:p>
    <w:p w14:paraId="754CAC49" w14:textId="77777777" w:rsidR="00A9406C" w:rsidRPr="00730169" w:rsidRDefault="00A9406C" w:rsidP="00A9406C">
      <w:pPr>
        <w:pStyle w:val="afff5"/>
        <w:rPr>
          <w:b/>
          <w:spacing w:val="-2"/>
          <w:rtl/>
        </w:rPr>
      </w:pPr>
      <w:r w:rsidRPr="00730169">
        <w:rPr>
          <w:b/>
          <w:spacing w:val="-2"/>
          <w:rtl/>
        </w:rPr>
        <w:t>נשא אשה בא"י וגרשה בקפוטקיא - נותן לה ממעות ארץ ישראל.</w:t>
      </w:r>
    </w:p>
    <w:p w14:paraId="197A63F5" w14:textId="5FDFF003" w:rsidR="00A9406C" w:rsidRPr="009709BC" w:rsidRDefault="00A9406C" w:rsidP="00A9406C">
      <w:pPr>
        <w:pStyle w:val="afff5"/>
        <w:rPr>
          <w:b/>
          <w:spacing w:val="2"/>
          <w:rtl/>
        </w:rPr>
      </w:pPr>
      <w:r w:rsidRPr="009709BC">
        <w:rPr>
          <w:b/>
          <w:spacing w:val="2"/>
          <w:rtl/>
        </w:rPr>
        <w:t>נשא אשה בקפוטקיא וגרשה בארץ ישראל - נותן לה ממעות א</w:t>
      </w:r>
      <w:r w:rsidR="009709BC" w:rsidRPr="009709BC">
        <w:rPr>
          <w:rFonts w:hint="cs"/>
          <w:b/>
          <w:spacing w:val="2"/>
          <w:rtl/>
        </w:rPr>
        <w:t>"י</w:t>
      </w:r>
      <w:r w:rsidRPr="009709BC">
        <w:rPr>
          <w:b/>
          <w:spacing w:val="2"/>
          <w:rtl/>
        </w:rPr>
        <w:t>,</w:t>
      </w:r>
    </w:p>
    <w:p w14:paraId="0759762A" w14:textId="0A8E3DB4" w:rsidR="00A9406C" w:rsidRPr="00C35A2C" w:rsidRDefault="00A9406C" w:rsidP="00A9406C">
      <w:pPr>
        <w:pStyle w:val="afff5"/>
        <w:rPr>
          <w:b/>
          <w:rtl/>
        </w:rPr>
      </w:pPr>
      <w:r w:rsidRPr="005D73A7">
        <w:rPr>
          <w:rStyle w:val="TanaimMishna"/>
          <w:rtl/>
          <w:rPrChange w:id="20343" w:author="קלוד" w:date="2026-10-06T10:09:07Z">
            <w:rPr>
              <w:rStyle w:val="affffe"/>
              <w:rtl/>
            </w:rPr>
          </w:rPrChange>
        </w:rPr>
        <w:t>ר</w:t>
      </w:r>
      <w:r>
        <w:rPr>
          <w:rStyle w:val="TanaimMishna"/>
          <w:rFonts w:hint="cs"/>
          <w:rtl/>
          <w:rPrChange w:id="20344" w:author="קלוד" w:date="2026-10-06T10:09:07Z">
            <w:rPr>
              <w:rStyle w:val="affffe"/>
              <w:rFonts w:hint="cs"/>
              <w:rtl/>
            </w:rPr>
          </w:rPrChange>
        </w:rPr>
        <w:t>שב</w:t>
      </w:r>
      <w:r w:rsidR="002B7BCC">
        <w:rPr>
          <w:rStyle w:val="TanaimMishna"/>
          <w:rtl/>
          <w:rPrChange w:id="20345" w:author="קלוד" w:date="2026-10-06T10:09:07Z">
            <w:rPr>
              <w:rStyle w:val="affffe"/>
              <w:rtl/>
            </w:rPr>
          </w:rPrChange>
        </w:rPr>
        <w:t>"</w:t>
      </w:r>
      <w:r>
        <w:rPr>
          <w:rStyle w:val="TanaimMishna"/>
          <w:rFonts w:hint="cs"/>
          <w:rtl/>
          <w:rPrChange w:id="20346" w:author="קלוד" w:date="2026-10-06T10:09:07Z">
            <w:rPr>
              <w:rStyle w:val="affffe"/>
              <w:rFonts w:hint="cs"/>
              <w:rtl/>
            </w:rPr>
          </w:rPrChange>
        </w:rPr>
        <w:t>ג</w:t>
      </w:r>
      <w:r>
        <w:rPr>
          <w:rStyle w:val="TanaimMishna"/>
          <w:b/>
          <w:rtl/>
          <w:rPrChange w:id="41032" w:author="Claude" w:date="2026-10-07T09:24:54Z">
            <w:rPr>
              <w:b/>
              <w:rtl/>
            </w:rPr>
          </w:rPrChange>
        </w:rPr>
        <w:t xml:space="preserve">:</w:t>
      </w:r>
      <w:r>
        <w:rPr>
          <w:b/>
          <w:rtl/>
        </w:rPr>
        <w:t xml:space="preserve"> נותן לה ממעות קפוטקיא.</w:t>
      </w:r>
    </w:p>
    <w:p w14:paraId="0E16D9AA" w14:textId="77777777" w:rsidR="00A9406C" w:rsidRPr="00730169" w:rsidRDefault="00A9406C" w:rsidP="00A9406C">
      <w:pPr>
        <w:pStyle w:val="afff5"/>
        <w:rPr>
          <w:b/>
          <w:spacing w:val="-2"/>
          <w:rtl/>
        </w:rPr>
      </w:pPr>
      <w:r w:rsidRPr="00730169">
        <w:rPr>
          <w:b/>
          <w:spacing w:val="-2"/>
          <w:rtl/>
        </w:rPr>
        <w:t>נשא אשה בקפוטקיא וגרשה בקפוטקיא - נותן לה ממעות קפוטקיא.</w:t>
      </w:r>
    </w:p>
    <w:p w14:paraId="6CE597F8" w14:textId="096C32CC" w:rsidR="00E268F4" w:rsidRDefault="00A9406C" w:rsidP="00A9406C">
      <w:pPr>
        <w:rPr>
          <w:rFonts w:ascii="Fb Fontext" w:hAnsi="Fb Fontext"/>
          <w:rtl/>
        </w:rPr>
      </w:pPr>
      <w:bookmarkStart w:id="828" w:name="_Toc119353620"/>
      <w:r w:rsidRPr="00C54C7E">
        <w:rPr>
          <w:rStyle w:val="afffe"/>
          <w:rtl/>
        </w:rPr>
        <w:t>הכל מעלין</w:t>
      </w:r>
      <w:bookmarkEnd w:id="828"/>
      <w:r w:rsidRPr="00C35A2C">
        <w:rPr>
          <w:rFonts w:ascii="Fb Fontext" w:hAnsi="Fb Fontext" w:hint="cs"/>
          <w:sz w:val="32"/>
          <w:rtl/>
        </w:rPr>
        <w:t>-</w:t>
      </w:r>
      <w:r w:rsidRPr="00C35A2C">
        <w:rPr>
          <w:rFonts w:ascii="Fb Fontext" w:hAnsi="Fb Fontext"/>
          <w:sz w:val="32"/>
          <w:rtl/>
        </w:rPr>
        <w:t xml:space="preserve"> לאתויי עבדים</w:t>
      </w:r>
      <w:r w:rsidR="00E268F4">
        <w:rPr>
          <w:rFonts w:ascii="Fb Fontext" w:hAnsi="Fb Fontext"/>
          <w:sz w:val="32"/>
          <w:rtl/>
        </w:rPr>
        <w:t>.</w:t>
      </w:r>
    </w:p>
    <w:p w14:paraId="30CD92F6" w14:textId="6B3860C7" w:rsidR="00A9406C" w:rsidRPr="00C35A2C" w:rsidRDefault="00A9406C" w:rsidP="00A9406C">
      <w:pPr>
        <w:ind w:firstLine="57"/>
        <w:rPr>
          <w:rFonts w:ascii="Fb Fontext" w:hAnsi="Fb Fontext" w:cs="Guttman Vilna"/>
          <w:b/>
          <w:bCs/>
          <w:sz w:val="32"/>
          <w:rtl/>
        </w:rPr>
      </w:pPr>
      <w:r w:rsidRPr="009709BC">
        <w:rPr>
          <w:rStyle w:val="affffe"/>
          <w:rtl/>
        </w:rPr>
        <w:t xml:space="preserve">ולמאן דתני עבדים </w:t>
      </w:r>
      <w:r w:rsidRPr="00C35A2C">
        <w:rPr>
          <w:rFonts w:ascii="Fb Fontext" w:hAnsi="Fb Fontext" w:hint="cs"/>
          <w:sz w:val="32"/>
          <w:rtl/>
        </w:rPr>
        <w:t xml:space="preserve">- </w:t>
      </w:r>
      <w:r w:rsidRPr="00C35A2C">
        <w:rPr>
          <w:rFonts w:ascii="Fb Fontext" w:hAnsi="Fb Fontext"/>
          <w:sz w:val="32"/>
          <w:rtl/>
        </w:rPr>
        <w:t>לאתויי מנוה היפה לנוה הרעה.</w:t>
      </w:r>
    </w:p>
    <w:p w14:paraId="598BAA21" w14:textId="77777777" w:rsidR="00A9406C" w:rsidRPr="00F71179" w:rsidRDefault="00A9406C" w:rsidP="00A9406C">
      <w:pPr>
        <w:rPr>
          <w:rFonts w:ascii="Fb Fontext" w:hAnsi="Fb Fontext"/>
          <w:spacing w:val="-6"/>
          <w:rtl/>
        </w:rPr>
      </w:pPr>
      <w:bookmarkStart w:id="829" w:name="_Toc119353621"/>
      <w:r w:rsidRPr="00C54C7E">
        <w:rPr>
          <w:rStyle w:val="afffe"/>
          <w:rtl/>
        </w:rPr>
        <w:t>ואין הכל מוציאין</w:t>
      </w:r>
      <w:bookmarkEnd w:id="829"/>
      <w:r w:rsidRPr="00F71179">
        <w:rPr>
          <w:rFonts w:ascii="Fb Fontext" w:hAnsi="Fb Fontext"/>
          <w:spacing w:val="-6"/>
          <w:sz w:val="32"/>
          <w:rtl/>
        </w:rPr>
        <w:t xml:space="preserve"> לאתויי עבד שברח מחו"</w:t>
      </w:r>
      <w:r w:rsidRPr="00F71179">
        <w:rPr>
          <w:rFonts w:ascii="Fb Fontext" w:hAnsi="Fb Fontext" w:hint="cs"/>
          <w:spacing w:val="-6"/>
          <w:sz w:val="32"/>
          <w:rtl/>
        </w:rPr>
        <w:t>ל לארץ</w:t>
      </w:r>
      <w:r w:rsidRPr="00F71179">
        <w:rPr>
          <w:rFonts w:ascii="Fb Fontext" w:hAnsi="Fb Fontext"/>
          <w:spacing w:val="-6"/>
          <w:sz w:val="32"/>
          <w:rtl/>
        </w:rPr>
        <w:t>, דאמ"</w:t>
      </w:r>
      <w:r w:rsidRPr="00F71179">
        <w:rPr>
          <w:rFonts w:ascii="Fb Fontext" w:hAnsi="Fb Fontext" w:hint="cs"/>
          <w:spacing w:val="-6"/>
          <w:sz w:val="32"/>
          <w:rtl/>
        </w:rPr>
        <w:t>ל</w:t>
      </w:r>
      <w:r w:rsidRPr="00F71179">
        <w:rPr>
          <w:rFonts w:ascii="Fb Fontext" w:hAnsi="Fb Fontext"/>
          <w:spacing w:val="-6"/>
          <w:sz w:val="32"/>
          <w:rtl/>
        </w:rPr>
        <w:t xml:space="preserve"> </w:t>
      </w:r>
      <w:r w:rsidRPr="00F71179">
        <w:rPr>
          <w:rFonts w:ascii="Fb Fontext" w:hAnsi="Fb Fontext" w:hint="cs"/>
          <w:spacing w:val="-6"/>
          <w:sz w:val="32"/>
          <w:rtl/>
        </w:rPr>
        <w:t>מכור כאן ולך</w:t>
      </w:r>
      <w:r w:rsidRPr="00F71179">
        <w:rPr>
          <w:rFonts w:ascii="Fb Fontext" w:hAnsi="Fb Fontext"/>
          <w:spacing w:val="-6"/>
          <w:sz w:val="32"/>
          <w:rtl/>
        </w:rPr>
        <w:t>, משום ישיבת ארץ ישראל.</w:t>
      </w:r>
    </w:p>
    <w:p w14:paraId="5E0A87C2" w14:textId="77777777" w:rsidR="00A9406C" w:rsidRPr="00C35A2C" w:rsidRDefault="00A9406C" w:rsidP="00A9406C">
      <w:pPr>
        <w:rPr>
          <w:rFonts w:ascii="Fb Fontext" w:hAnsi="Fb Fontext"/>
          <w:rtl/>
        </w:rPr>
      </w:pPr>
      <w:bookmarkStart w:id="830" w:name="_Toc119353622"/>
      <w:r w:rsidRPr="00C54C7E">
        <w:rPr>
          <w:rStyle w:val="afffe"/>
          <w:rtl/>
        </w:rPr>
        <w:t>הכל מעלין לירושלים</w:t>
      </w:r>
      <w:bookmarkEnd w:id="830"/>
      <w:r w:rsidRPr="00C35A2C">
        <w:rPr>
          <w:rFonts w:ascii="Fb Fontext" w:hAnsi="Fb Fontext"/>
          <w:rtl/>
        </w:rPr>
        <w:t xml:space="preserve"> לאתויי מנוה היפה לנוה הרעה.</w:t>
      </w:r>
    </w:p>
    <w:p w14:paraId="5506FA29" w14:textId="74410A8A" w:rsidR="00A9406C" w:rsidRDefault="00A9406C" w:rsidP="00A9406C">
      <w:pPr>
        <w:rPr>
          <w:rFonts w:ascii="Fb Fontext" w:hAnsi="Fb Fontext"/>
          <w:rtl/>
        </w:rPr>
      </w:pPr>
      <w:bookmarkStart w:id="831" w:name="_Toc119353623"/>
      <w:r w:rsidRPr="00C54C7E">
        <w:rPr>
          <w:rStyle w:val="afffe"/>
          <w:rtl/>
        </w:rPr>
        <w:t>ואין הכל מוציאין</w:t>
      </w:r>
      <w:bookmarkEnd w:id="831"/>
      <w:r w:rsidRPr="00C35A2C">
        <w:rPr>
          <w:rFonts w:ascii="Fb Fontext" w:hAnsi="Fb Fontext"/>
          <w:rtl/>
        </w:rPr>
        <w:t xml:space="preserve"> לאתויי </w:t>
      </w:r>
      <w:r w:rsidR="00BD4EEB">
        <w:rPr>
          <w:rFonts w:ascii="Fb Fontext" w:hAnsi="Fb Fontext"/>
          <w:rtl/>
        </w:rPr>
        <w:t>אף</w:t>
      </w:r>
      <w:r w:rsidRPr="00C35A2C">
        <w:rPr>
          <w:rFonts w:ascii="Fb Fontext" w:hAnsi="Fb Fontext"/>
          <w:rtl/>
        </w:rPr>
        <w:t xml:space="preserve"> מנוה הרעה לנוה היפה,</w:t>
      </w:r>
    </w:p>
    <w:p w14:paraId="35C64051" w14:textId="5AC2694C" w:rsidR="00A9406C" w:rsidRPr="00CA108A" w:rsidRDefault="00A9406C" w:rsidP="00A03544">
      <w:pPr>
        <w:rPr>
          <w:rFonts w:ascii="Fb Fontext" w:hAnsi="Fb Fontext" w:cs="PFT_Frank"/>
          <w:b/>
          <w:bCs/>
          <w:szCs w:val="14"/>
          <w:rtl/>
        </w:rPr>
      </w:pPr>
      <w:r w:rsidRPr="00165FEE">
        <w:rPr>
          <w:rStyle w:val="affffe"/>
          <w:rtl/>
        </w:rPr>
        <w:t>ואיידי דתנא רישא</w:t>
      </w:r>
      <w:r w:rsidRPr="00C35A2C">
        <w:rPr>
          <w:rFonts w:ascii="Fb Fontext" w:hAnsi="Fb Fontext"/>
          <w:rtl/>
        </w:rPr>
        <w:t xml:space="preserve"> אין מוציאין, </w:t>
      </w:r>
      <w:r w:rsidRPr="00165FEE">
        <w:rPr>
          <w:rStyle w:val="affffe"/>
          <w:rtl/>
        </w:rPr>
        <w:t>תנא סיפא גם</w:t>
      </w:r>
      <w:r w:rsidRPr="00C35A2C">
        <w:rPr>
          <w:rFonts w:ascii="Fb Fontext" w:hAnsi="Fb Fontext"/>
          <w:rtl/>
        </w:rPr>
        <w:t xml:space="preserve"> אין מוציאין.</w:t>
      </w:r>
    </w:p>
    <w:p w14:paraId="119E3FE4" w14:textId="7F2A46D4" w:rsidR="00A9406C" w:rsidRPr="00F5539C" w:rsidRDefault="00A9406C" w:rsidP="00A03544">
      <w:pPr>
        <w:jc w:val="center"/>
        <w:rPr>
          <w:rFonts w:ascii="Fb Fontext" w:hAnsi="Fb Fontext"/>
          <w:sz w:val="32"/>
          <w:rtl/>
        </w:rPr>
      </w:pPr>
      <w:bookmarkStart w:id="832" w:name="_Toc119353624"/>
      <w:r w:rsidRPr="00F5539C">
        <w:rPr>
          <w:rStyle w:val="affffc"/>
          <w:rtl/>
        </w:rPr>
        <w:t>הוא אומר לעלות, והיא אומרת שלא לעלות כופין אותה לעלות,</w:t>
      </w:r>
      <w:bookmarkEnd w:id="832"/>
      <w:r w:rsidRPr="00F5539C">
        <w:rPr>
          <w:rFonts w:ascii="Fb Fontext" w:hAnsi="Fb Fontext"/>
          <w:sz w:val="32"/>
          <w:rtl/>
        </w:rPr>
        <w:t xml:space="preserve"> ואם לאו תצא בלא כתובה,</w:t>
      </w:r>
    </w:p>
    <w:p w14:paraId="58BE8166" w14:textId="77777777" w:rsidR="00A03544" w:rsidRDefault="00A9406C" w:rsidP="00A9406C">
      <w:pPr>
        <w:rPr>
          <w:rFonts w:ascii="Fb Fontext" w:hAnsi="Fb Fontext"/>
          <w:rtl/>
        </w:rPr>
      </w:pPr>
      <w:r w:rsidRPr="00C35A2C">
        <w:rPr>
          <w:rFonts w:ascii="Fb Fontext" w:hAnsi="Fb Fontext"/>
          <w:rtl/>
        </w:rPr>
        <w:lastRenderedPageBreak/>
        <w:t xml:space="preserve">היא אומרת לעלות, והוא אומר שלא לעלות </w:t>
      </w:r>
    </w:p>
    <w:p w14:paraId="7F05C6D8" w14:textId="70ADDB2F" w:rsidR="00A9406C" w:rsidRPr="00C35A2C" w:rsidRDefault="00A9406C" w:rsidP="00A03544">
      <w:pPr>
        <w:ind w:firstLine="0"/>
        <w:rPr>
          <w:rFonts w:ascii="Fb Fontext" w:hAnsi="Fb Fontext"/>
          <w:rtl/>
        </w:rPr>
      </w:pPr>
      <w:r w:rsidRPr="00C35A2C">
        <w:rPr>
          <w:rFonts w:ascii="Fb Fontext" w:hAnsi="Fb Fontext"/>
          <w:rtl/>
        </w:rPr>
        <w:t>- כופין אותו לעלות, ואם לאו - יוציא ויתן כתובה.</w:t>
      </w:r>
    </w:p>
    <w:p w14:paraId="5A8072A2" w14:textId="77777777" w:rsidR="00A03544" w:rsidRDefault="00A9406C" w:rsidP="00A9406C">
      <w:pPr>
        <w:rPr>
          <w:rFonts w:ascii="Fb Fontext" w:hAnsi="Fb Fontext"/>
          <w:spacing w:val="-2"/>
          <w:rtl/>
        </w:rPr>
      </w:pPr>
      <w:r w:rsidRPr="00F5539C">
        <w:rPr>
          <w:rFonts w:ascii="Fb Fontext" w:hAnsi="Fb Fontext"/>
          <w:spacing w:val="-2"/>
          <w:rtl/>
        </w:rPr>
        <w:t xml:space="preserve">היא אומרת לצאת, והוא אומר שלא לצאת </w:t>
      </w:r>
    </w:p>
    <w:p w14:paraId="1BAA5571" w14:textId="365E4B6D" w:rsidR="00A9406C" w:rsidRPr="00F5539C" w:rsidRDefault="00A9406C" w:rsidP="00A03544">
      <w:pPr>
        <w:ind w:firstLine="0"/>
        <w:rPr>
          <w:rFonts w:ascii="Fb Fontext" w:hAnsi="Fb Fontext"/>
          <w:spacing w:val="-2"/>
          <w:rtl/>
        </w:rPr>
      </w:pPr>
      <w:r w:rsidRPr="00F5539C">
        <w:rPr>
          <w:rFonts w:ascii="Fb Fontext" w:hAnsi="Fb Fontext"/>
          <w:spacing w:val="-2"/>
          <w:rtl/>
        </w:rPr>
        <w:t>- כופין אותה שלא לצאת, ואם לאו - תצא בלא כתובה</w:t>
      </w:r>
      <w:r w:rsidR="00B909D8">
        <w:rPr>
          <w:rFonts w:ascii="Fb Fontext" w:hAnsi="Fb Fontext" w:hint="cs"/>
          <w:spacing w:val="-2"/>
          <w:rtl/>
        </w:rPr>
        <w:t>,</w:t>
      </w:r>
    </w:p>
    <w:p w14:paraId="18168AA1" w14:textId="77777777" w:rsidR="00A03544" w:rsidRDefault="00A9406C" w:rsidP="00A9406C">
      <w:pPr>
        <w:rPr>
          <w:rFonts w:ascii="Fb Fontext" w:hAnsi="Fb Fontext"/>
          <w:spacing w:val="-2"/>
          <w:rtl/>
        </w:rPr>
      </w:pPr>
      <w:r w:rsidRPr="00F5539C">
        <w:rPr>
          <w:rFonts w:ascii="Fb Fontext" w:hAnsi="Fb Fontext"/>
          <w:spacing w:val="-2"/>
          <w:rtl/>
        </w:rPr>
        <w:t xml:space="preserve">הוא אומר לצאת, והיא אומרת שלא לצאת </w:t>
      </w:r>
    </w:p>
    <w:p w14:paraId="709C8506" w14:textId="65A0326A" w:rsidR="00A9406C" w:rsidRPr="00F5539C" w:rsidRDefault="00A03544" w:rsidP="00A03544">
      <w:pPr>
        <w:ind w:firstLine="0"/>
        <w:rPr>
          <w:rFonts w:ascii="Fb Fontext" w:hAnsi="Fb Fontext"/>
          <w:spacing w:val="-2"/>
          <w:rtl/>
        </w:rPr>
      </w:pPr>
      <w:r>
        <w:rPr>
          <w:rFonts w:ascii="Fb Fontext" w:hAnsi="Fb Fontext" w:hint="cs"/>
          <w:spacing w:val="-2"/>
          <w:rtl/>
        </w:rPr>
        <w:t xml:space="preserve">- </w:t>
      </w:r>
      <w:r w:rsidR="00A9406C" w:rsidRPr="00F5539C">
        <w:rPr>
          <w:rFonts w:ascii="Fb Fontext" w:hAnsi="Fb Fontext"/>
          <w:spacing w:val="-2"/>
          <w:rtl/>
        </w:rPr>
        <w:t>כופין אותו שלא לצאת, ואם לאו  יוציא ויתן כתובה.</w:t>
      </w:r>
    </w:p>
    <w:p w14:paraId="300BC2D6" w14:textId="77777777" w:rsidR="00A9406C" w:rsidRPr="00C54C7E" w:rsidRDefault="00A9406C" w:rsidP="00A9406C">
      <w:pPr>
        <w:pStyle w:val="afffd"/>
        <w:rPr>
          <w:rtl/>
        </w:rPr>
      </w:pPr>
      <w:ins w:id="10036" w:author="מספור קטעי משנה" w:date="2026-10-06T06:45:30Z">
        <w:r>
          <w:rPr>
            <w:rStyle w:val="MisparKeta"/>
          </w:rPr>
          <w:t xml:space="preserve">ו. </w:t>
        </w:r>
      </w:ins>
      <w:bookmarkStart w:id="833" w:name="_Toc119353625"/>
      <w:r w:rsidRPr="00C54C7E">
        <w:rPr>
          <w:rtl/>
        </w:rPr>
        <w:t xml:space="preserve">נשא אשה </w:t>
      </w:r>
      <w:r w:rsidRPr="00C54C7E">
        <w:rPr>
          <w:rFonts w:hint="cs"/>
          <w:rtl/>
        </w:rPr>
        <w:t>כו'.</w:t>
      </w:r>
      <w:bookmarkEnd w:id="833"/>
    </w:p>
    <w:p w14:paraId="4E3E4908" w14:textId="7FCBE249" w:rsidR="00A9406C" w:rsidRPr="00F5539C" w:rsidRDefault="00A9406C" w:rsidP="00A9406C">
      <w:pPr>
        <w:rPr>
          <w:rFonts w:ascii="Fb Fontext" w:hAnsi="Fb Fontext" w:cs="Guttman Vilna"/>
          <w:b/>
          <w:bCs/>
          <w:spacing w:val="-6"/>
          <w:sz w:val="32"/>
          <w:rtl/>
        </w:rPr>
      </w:pPr>
      <w:r w:rsidRPr="00F5539C">
        <w:rPr>
          <w:rFonts w:ascii="Fb Fontext" w:hAnsi="Fb Fontext"/>
          <w:spacing w:val="-6"/>
          <w:sz w:val="32"/>
          <w:rtl/>
        </w:rPr>
        <w:t>נשא אשה בארץ ישראל וגרשה בקפוטקיא נותן לה ממעות ארץ ישראל, אלמא אחר שיעבודא הולכים</w:t>
      </w:r>
      <w:r w:rsidR="00B909D8">
        <w:rPr>
          <w:rFonts w:ascii="Fb Fontext" w:hAnsi="Fb Fontext" w:hint="cs"/>
          <w:spacing w:val="-6"/>
          <w:sz w:val="32"/>
          <w:rtl/>
        </w:rPr>
        <w:t>,</w:t>
      </w:r>
    </w:p>
    <w:p w14:paraId="4684A813" w14:textId="4E89E012" w:rsidR="00A9406C" w:rsidRPr="00F5539C" w:rsidRDefault="00A9406C" w:rsidP="00A9406C">
      <w:pPr>
        <w:rPr>
          <w:rFonts w:ascii="Fb Fontext" w:hAnsi="Fb Fontext"/>
          <w:spacing w:val="-4"/>
          <w:sz w:val="32"/>
          <w:rtl/>
        </w:rPr>
      </w:pPr>
      <w:r w:rsidRPr="00F5539C">
        <w:rPr>
          <w:rFonts w:ascii="Fb Fontext" w:hAnsi="Fb Fontext" w:hint="cs"/>
          <w:spacing w:val="-4"/>
          <w:sz w:val="32"/>
          <w:rtl/>
        </w:rPr>
        <w:t>והך דסיפא דנשא בקפוטקיא וגרשה בא</w:t>
      </w:r>
      <w:r w:rsidRPr="00F5539C">
        <w:rPr>
          <w:rFonts w:ascii="Fb Fontext" w:hAnsi="Fb Fontext"/>
          <w:spacing w:val="-4"/>
          <w:sz w:val="32"/>
          <w:rtl/>
        </w:rPr>
        <w:t>"</w:t>
      </w:r>
      <w:r w:rsidRPr="00F5539C">
        <w:rPr>
          <w:rFonts w:ascii="Fb Fontext" w:hAnsi="Fb Fontext" w:hint="cs"/>
          <w:spacing w:val="-4"/>
          <w:sz w:val="32"/>
          <w:rtl/>
        </w:rPr>
        <w:t>י נותנה ממעות א</w:t>
      </w:r>
      <w:r w:rsidRPr="00F5539C">
        <w:rPr>
          <w:rFonts w:ascii="Fb Fontext" w:hAnsi="Fb Fontext"/>
          <w:spacing w:val="-4"/>
          <w:sz w:val="32"/>
          <w:rtl/>
        </w:rPr>
        <w:t>"</w:t>
      </w:r>
      <w:r w:rsidRPr="00F5539C">
        <w:rPr>
          <w:rFonts w:ascii="Fb Fontext" w:hAnsi="Fb Fontext" w:hint="cs"/>
          <w:spacing w:val="-4"/>
          <w:sz w:val="32"/>
          <w:rtl/>
        </w:rPr>
        <w:t>י -זו אחד ממקולי כתובה דדרבנן היא</w:t>
      </w:r>
      <w:r w:rsidR="00B909D8">
        <w:rPr>
          <w:rFonts w:ascii="Fb Fontext" w:hAnsi="Fb Fontext" w:hint="cs"/>
          <w:spacing w:val="-4"/>
          <w:sz w:val="32"/>
          <w:rtl/>
        </w:rPr>
        <w:t>,</w:t>
      </w:r>
    </w:p>
    <w:p w14:paraId="69FD4241" w14:textId="2DB96198" w:rsidR="00A9406C" w:rsidRPr="00504085" w:rsidRDefault="00A9406C" w:rsidP="00A9406C">
      <w:pPr>
        <w:pStyle w:val="afffd"/>
        <w:rPr>
          <w:rtl/>
        </w:rPr>
      </w:pPr>
      <w:ins w:id="10037" w:author="מספור קטעי משנה" w:date="2026-10-06T06:45:30Z">
        <w:r>
          <w:rPr>
            <w:rStyle w:val="MisparKeta"/>
          </w:rPr>
          <w:t xml:space="preserve">ז. </w:t>
        </w:r>
      </w:ins>
      <w:bookmarkStart w:id="834" w:name="_Toc119353626"/>
      <w:r>
        <w:rPr>
          <w:rFonts w:hint="cs"/>
          <w:rtl/>
        </w:rPr>
        <w:t>לרשב</w:t>
      </w:r>
      <w:r w:rsidR="002B7BCC">
        <w:rPr>
          <w:rtl/>
        </w:rPr>
        <w:t>"</w:t>
      </w:r>
      <w:r>
        <w:rPr>
          <w:rFonts w:hint="cs"/>
          <w:rtl/>
        </w:rPr>
        <w:t>ג</w:t>
      </w:r>
      <w:r w:rsidRPr="00504085">
        <w:rPr>
          <w:rtl/>
        </w:rPr>
        <w:t>: נותן לה ממעות קפוטקיא.</w:t>
      </w:r>
      <w:bookmarkEnd w:id="834"/>
    </w:p>
    <w:p w14:paraId="33E3A8C2" w14:textId="77777777" w:rsidR="00A9406C" w:rsidRPr="00CA108A" w:rsidRDefault="00A9406C" w:rsidP="00A9406C">
      <w:pPr>
        <w:rPr>
          <w:rFonts w:ascii="Fb Fontext" w:hAnsi="Fb Fontext" w:cs="PFT_Frank"/>
          <w:b/>
          <w:bCs/>
          <w:szCs w:val="14"/>
          <w:rtl/>
        </w:rPr>
      </w:pPr>
      <w:r>
        <w:rPr>
          <w:rFonts w:ascii="Fb Fontext" w:hAnsi="Fb Fontext" w:hint="cs"/>
          <w:rtl/>
        </w:rPr>
        <w:t>ד</w:t>
      </w:r>
      <w:r w:rsidRPr="00C35A2C">
        <w:rPr>
          <w:rFonts w:ascii="Fb Fontext" w:hAnsi="Fb Fontext"/>
          <w:rtl/>
        </w:rPr>
        <w:t>סבר: כתובה דאורייתא.</w:t>
      </w:r>
    </w:p>
    <w:p w14:paraId="3FCDD898" w14:textId="305FAF50" w:rsidR="00A9406C" w:rsidRPr="009709BC" w:rsidRDefault="00A9406C" w:rsidP="00A9406C">
      <w:pPr>
        <w:rPr>
          <w:rFonts w:ascii="Fb Fontext" w:hAnsi="Fb Fontext"/>
          <w:spacing w:val="-6"/>
          <w:sz w:val="32"/>
          <w:rtl/>
        </w:rPr>
      </w:pPr>
      <w:r w:rsidRPr="009709BC">
        <w:rPr>
          <w:rStyle w:val="affffe"/>
          <w:spacing w:val="-6"/>
          <w:rtl/>
        </w:rPr>
        <w:t xml:space="preserve"> ת"ר: </w:t>
      </w:r>
      <w:r w:rsidRPr="009B2979">
        <w:rPr>
          <w:rStyle w:val="affffc"/>
          <w:rtl/>
        </w:rPr>
        <w:t>המוציא שט"</w:t>
      </w:r>
      <w:r w:rsidRPr="009B2979">
        <w:rPr>
          <w:rStyle w:val="affffc"/>
          <w:rFonts w:hint="cs"/>
          <w:rtl/>
        </w:rPr>
        <w:t>ח</w:t>
      </w:r>
      <w:r w:rsidRPr="009B2979">
        <w:rPr>
          <w:rStyle w:val="affffc"/>
          <w:rtl/>
        </w:rPr>
        <w:t xml:space="preserve"> על חבירו,</w:t>
      </w:r>
      <w:r w:rsidRPr="009709BC">
        <w:rPr>
          <w:rFonts w:ascii="Fb Fontext" w:hAnsi="Fb Fontext" w:cs="PFT_Frank"/>
          <w:b/>
          <w:bCs/>
          <w:spacing w:val="-6"/>
          <w:sz w:val="32"/>
          <w:szCs w:val="14"/>
          <w:rtl/>
        </w:rPr>
        <w:t xml:space="preserve"> </w:t>
      </w:r>
      <w:r w:rsidRPr="009709BC">
        <w:rPr>
          <w:rFonts w:ascii="Fb Fontext" w:hAnsi="Fb Fontext"/>
          <w:spacing w:val="-6"/>
          <w:sz w:val="32"/>
          <w:rtl/>
        </w:rPr>
        <w:t>כתוב בו בבל - מגבהו ממעות בבל,</w:t>
      </w:r>
    </w:p>
    <w:p w14:paraId="56FB08F2" w14:textId="77777777" w:rsidR="00A9406C" w:rsidRDefault="00A9406C" w:rsidP="009709BC">
      <w:pPr>
        <w:ind w:left="283" w:firstLine="57"/>
        <w:rPr>
          <w:rFonts w:ascii="Fb Fontext" w:hAnsi="Fb Fontext"/>
          <w:sz w:val="32"/>
          <w:rtl/>
        </w:rPr>
      </w:pPr>
      <w:r w:rsidRPr="00C35A2C">
        <w:rPr>
          <w:rFonts w:ascii="Fb Fontext" w:hAnsi="Fb Fontext"/>
          <w:sz w:val="32"/>
          <w:rtl/>
        </w:rPr>
        <w:t>כתוב בו ארץ ישראל - מגבהו ממעות ארץ ישראל;</w:t>
      </w:r>
    </w:p>
    <w:p w14:paraId="155AE83E" w14:textId="3D1D29D9" w:rsidR="00E268F4" w:rsidRDefault="00A9406C" w:rsidP="009709BC">
      <w:pPr>
        <w:ind w:left="226" w:firstLine="114"/>
        <w:rPr>
          <w:rFonts w:ascii="Fb Fontext" w:hAnsi="Fb Fontext"/>
          <w:sz w:val="32"/>
          <w:rtl/>
        </w:rPr>
      </w:pPr>
      <w:r w:rsidRPr="00CA108A">
        <w:rPr>
          <w:rFonts w:ascii="Fb Fontext" w:hAnsi="Fb Fontext" w:cs="PFT_Frank"/>
          <w:b/>
          <w:bCs/>
          <w:sz w:val="32"/>
          <w:szCs w:val="14"/>
          <w:rtl/>
        </w:rPr>
        <w:t>כתוב בו סתם,</w:t>
      </w:r>
      <w:r w:rsidRPr="00C35A2C">
        <w:rPr>
          <w:rFonts w:ascii="Fb Fontext" w:hAnsi="Fb Fontext"/>
          <w:sz w:val="32"/>
          <w:rtl/>
        </w:rPr>
        <w:t xml:space="preserve"> הוציאו בבבל - מגבהו ממעות בבל</w:t>
      </w:r>
      <w:r w:rsidR="00E268F4">
        <w:rPr>
          <w:rFonts w:ascii="Fb Fontext" w:hAnsi="Fb Fontext"/>
          <w:sz w:val="32"/>
          <w:rtl/>
        </w:rPr>
        <w:t>,</w:t>
      </w:r>
    </w:p>
    <w:p w14:paraId="62895E28" w14:textId="3F03F1AA" w:rsidR="00A9406C" w:rsidRDefault="00A9406C" w:rsidP="009709BC">
      <w:pPr>
        <w:ind w:left="283" w:firstLine="57"/>
        <w:rPr>
          <w:rFonts w:ascii="Fb Fontext" w:hAnsi="Fb Fontext"/>
          <w:sz w:val="32"/>
          <w:rtl/>
        </w:rPr>
      </w:pPr>
      <w:r w:rsidRPr="00C35A2C">
        <w:rPr>
          <w:rFonts w:ascii="Fb Fontext" w:hAnsi="Fb Fontext"/>
          <w:sz w:val="32"/>
          <w:rtl/>
        </w:rPr>
        <w:t>הוציאו בא"</w:t>
      </w:r>
      <w:r w:rsidRPr="00C35A2C">
        <w:rPr>
          <w:rFonts w:ascii="Fb Fontext" w:hAnsi="Fb Fontext" w:hint="cs"/>
          <w:sz w:val="32"/>
          <w:rtl/>
        </w:rPr>
        <w:t>י</w:t>
      </w:r>
      <w:r w:rsidRPr="00C35A2C">
        <w:rPr>
          <w:rFonts w:ascii="Fb Fontext" w:hAnsi="Fb Fontext"/>
          <w:sz w:val="32"/>
          <w:rtl/>
        </w:rPr>
        <w:t xml:space="preserve"> - מגבהו ממעות ארץ ישראל;</w:t>
      </w:r>
    </w:p>
    <w:p w14:paraId="31350ADA" w14:textId="75C46C61" w:rsidR="00E268F4" w:rsidRDefault="00A9406C" w:rsidP="009709BC">
      <w:pPr>
        <w:ind w:left="226" w:firstLine="114"/>
        <w:rPr>
          <w:rFonts w:ascii="Fb Fontext" w:hAnsi="Fb Fontext"/>
          <w:spacing w:val="-4"/>
          <w:rtl/>
        </w:rPr>
      </w:pPr>
      <w:r w:rsidRPr="00CA108A">
        <w:rPr>
          <w:rFonts w:ascii="Fb Fontext" w:hAnsi="Fb Fontext" w:cs="PFT_Frank"/>
          <w:b/>
          <w:bCs/>
          <w:spacing w:val="-4"/>
          <w:szCs w:val="14"/>
          <w:rtl/>
        </w:rPr>
        <w:t xml:space="preserve">כתוב בו כסף סתם </w:t>
      </w:r>
      <w:r w:rsidRPr="00F5539C">
        <w:rPr>
          <w:rFonts w:ascii="Fb Fontext" w:hAnsi="Fb Fontext"/>
          <w:spacing w:val="-4"/>
          <w:rtl/>
        </w:rPr>
        <w:t>מה שירצה לוה מגבהו</w:t>
      </w:r>
      <w:r w:rsidR="00E268F4">
        <w:rPr>
          <w:rFonts w:ascii="Fb Fontext" w:hAnsi="Fb Fontext"/>
          <w:spacing w:val="-4"/>
          <w:rtl/>
        </w:rPr>
        <w:t>,</w:t>
      </w:r>
    </w:p>
    <w:p w14:paraId="2AB9AC5A" w14:textId="5B8C5210" w:rsidR="00A9406C" w:rsidRPr="00F5539C" w:rsidRDefault="00A9406C" w:rsidP="009709BC">
      <w:pPr>
        <w:ind w:left="283" w:firstLine="57"/>
        <w:rPr>
          <w:rFonts w:ascii="Fb Fontext" w:hAnsi="Fb Fontext"/>
          <w:spacing w:val="-4"/>
          <w:rtl/>
        </w:rPr>
      </w:pPr>
      <w:r w:rsidRPr="00F5539C">
        <w:rPr>
          <w:rFonts w:ascii="Fb Fontext" w:hAnsi="Fb Fontext"/>
          <w:spacing w:val="-4"/>
          <w:rtl/>
        </w:rPr>
        <w:t>מש</w:t>
      </w:r>
      <w:r w:rsidRPr="00F5539C">
        <w:rPr>
          <w:rFonts w:ascii="Fb Fontext" w:hAnsi="Fb Fontext" w:hint="cs"/>
          <w:spacing w:val="-4"/>
          <w:rtl/>
        </w:rPr>
        <w:t>א</w:t>
      </w:r>
      <w:r w:rsidRPr="00F5539C">
        <w:rPr>
          <w:rFonts w:ascii="Fb Fontext" w:hAnsi="Fb Fontext"/>
          <w:spacing w:val="-4"/>
          <w:rtl/>
        </w:rPr>
        <w:t>"</w:t>
      </w:r>
      <w:r w:rsidRPr="00F5539C">
        <w:rPr>
          <w:rFonts w:ascii="Fb Fontext" w:hAnsi="Fb Fontext" w:hint="cs"/>
          <w:spacing w:val="-4"/>
          <w:rtl/>
        </w:rPr>
        <w:t>כ בכתובה ולאפוקי מדרשב'ג דכתובה דאוריתא</w:t>
      </w:r>
      <w:r w:rsidR="00B909D8">
        <w:rPr>
          <w:rFonts w:ascii="Fb Fontext" w:hAnsi="Fb Fontext" w:hint="cs"/>
          <w:spacing w:val="-4"/>
          <w:rtl/>
        </w:rPr>
        <w:t>,</w:t>
      </w:r>
    </w:p>
    <w:p w14:paraId="7B990A3E" w14:textId="79EE2B0F" w:rsidR="00E268F4" w:rsidRDefault="00A9406C" w:rsidP="009709BC">
      <w:pPr>
        <w:ind w:left="226" w:firstLine="114"/>
        <w:rPr>
          <w:rFonts w:ascii="Fb Fontext" w:hAnsi="Fb Fontext"/>
          <w:sz w:val="32"/>
          <w:rtl/>
        </w:rPr>
      </w:pPr>
      <w:r w:rsidRPr="00CA108A">
        <w:rPr>
          <w:rFonts w:ascii="Fb Fontext" w:hAnsi="Fb Fontext" w:cs="PFT_Frank"/>
          <w:b/>
          <w:bCs/>
          <w:sz w:val="32"/>
          <w:szCs w:val="14"/>
          <w:rtl/>
        </w:rPr>
        <w:t>כתוב בו כסף סתם</w:t>
      </w:r>
      <w:r w:rsidRPr="00C35A2C">
        <w:rPr>
          <w:rFonts w:ascii="Fb Fontext" w:hAnsi="Fb Fontext"/>
          <w:sz w:val="32"/>
          <w:rtl/>
        </w:rPr>
        <w:t xml:space="preserve"> - מה שירצה לוה מגבהו</w:t>
      </w:r>
      <w:r w:rsidR="00E268F4">
        <w:rPr>
          <w:rFonts w:ascii="Fb Fontext" w:hAnsi="Fb Fontext"/>
          <w:sz w:val="32"/>
          <w:rtl/>
        </w:rPr>
        <w:t>.</w:t>
      </w:r>
    </w:p>
    <w:p w14:paraId="4FAAE9E8" w14:textId="5AEE1B45" w:rsidR="00A9406C" w:rsidRDefault="00A9406C" w:rsidP="009709BC">
      <w:pPr>
        <w:ind w:left="283" w:firstLine="57"/>
        <w:rPr>
          <w:rFonts w:ascii="Fb Fontext" w:hAnsi="Fb Fontext"/>
          <w:sz w:val="32"/>
          <w:rtl/>
        </w:rPr>
      </w:pPr>
      <w:r w:rsidRPr="00C35A2C">
        <w:rPr>
          <w:rFonts w:ascii="Fb Fontext" w:hAnsi="Fb Fontext" w:hint="cs"/>
          <w:sz w:val="32"/>
          <w:rtl/>
        </w:rPr>
        <w:t xml:space="preserve">ולא נסכא </w:t>
      </w:r>
      <w:r w:rsidRPr="00696242">
        <w:rPr>
          <w:rStyle w:val="affffe"/>
          <w:rFonts w:hint="cs"/>
          <w:rtl/>
        </w:rPr>
        <w:t>ר</w:t>
      </w:r>
      <w:r w:rsidRPr="00696242">
        <w:rPr>
          <w:rStyle w:val="affffe"/>
          <w:rtl/>
        </w:rPr>
        <w:t>"</w:t>
      </w:r>
      <w:r w:rsidRPr="00696242">
        <w:rPr>
          <w:rStyle w:val="affffe"/>
          <w:rFonts w:hint="cs"/>
          <w:rtl/>
        </w:rPr>
        <w:t xml:space="preserve">א </w:t>
      </w:r>
      <w:r w:rsidRPr="00C35A2C">
        <w:rPr>
          <w:rFonts w:ascii="Fb Fontext" w:hAnsi="Fb Fontext" w:hint="cs"/>
          <w:sz w:val="32"/>
          <w:rtl/>
        </w:rPr>
        <w:t>ד</w:t>
      </w:r>
      <w:r>
        <w:rPr>
          <w:rFonts w:ascii="Fb Fontext" w:hAnsi="Fb Fontext" w:hint="cs"/>
          <w:sz w:val="32"/>
          <w:rtl/>
        </w:rPr>
        <w:t>'</w:t>
      </w:r>
      <w:r w:rsidRPr="00C35A2C">
        <w:rPr>
          <w:rFonts w:ascii="Fb Fontext" w:hAnsi="Fb Fontext" w:hint="cs"/>
          <w:sz w:val="32"/>
          <w:rtl/>
        </w:rPr>
        <w:t>מטבע</w:t>
      </w:r>
      <w:r>
        <w:rPr>
          <w:rFonts w:ascii="Fb Fontext" w:hAnsi="Fb Fontext" w:hint="cs"/>
          <w:sz w:val="32"/>
          <w:rtl/>
        </w:rPr>
        <w:t>'</w:t>
      </w:r>
    </w:p>
    <w:p w14:paraId="6ADC50E8" w14:textId="6F02B7C5" w:rsidR="00A9406C" w:rsidRDefault="00A9406C" w:rsidP="009709BC">
      <w:pPr>
        <w:ind w:left="226" w:firstLine="114"/>
        <w:rPr>
          <w:rFonts w:ascii="Fb Fontext" w:hAnsi="Fb Fontext"/>
          <w:sz w:val="32"/>
          <w:rtl/>
        </w:rPr>
      </w:pPr>
      <w:r w:rsidRPr="00C35A2C">
        <w:rPr>
          <w:rFonts w:ascii="Fb Fontext" w:hAnsi="Fb Fontext" w:hint="cs"/>
          <w:sz w:val="32"/>
          <w:rtl/>
        </w:rPr>
        <w:t xml:space="preserve">ולא פריטי </w:t>
      </w:r>
      <w:r w:rsidRPr="004F2E06">
        <w:rPr>
          <w:rStyle w:val="affffe"/>
          <w:rFonts w:hint="cs"/>
          <w:rtl/>
        </w:rPr>
        <w:t>ר</w:t>
      </w:r>
      <w:r w:rsidRPr="004F2E06">
        <w:rPr>
          <w:rStyle w:val="affffe"/>
          <w:rtl/>
        </w:rPr>
        <w:t>"</w:t>
      </w:r>
      <w:r w:rsidRPr="004F2E06">
        <w:rPr>
          <w:rStyle w:val="affffe"/>
          <w:rFonts w:hint="cs"/>
          <w:rtl/>
        </w:rPr>
        <w:t xml:space="preserve">פ </w:t>
      </w:r>
      <w:r w:rsidRPr="00C35A2C">
        <w:rPr>
          <w:rFonts w:ascii="Fb Fontext" w:hAnsi="Fb Fontext" w:hint="cs"/>
          <w:sz w:val="32"/>
          <w:rtl/>
        </w:rPr>
        <w:t>- דלא עבידי אינשי פריטי דכספא</w:t>
      </w:r>
      <w:r w:rsidR="00B909D8">
        <w:rPr>
          <w:rFonts w:ascii="Fb Fontext" w:hAnsi="Fb Fontext" w:hint="cs"/>
          <w:sz w:val="32"/>
          <w:rtl/>
        </w:rPr>
        <w:t>,</w:t>
      </w:r>
    </w:p>
    <w:p w14:paraId="2118B624" w14:textId="77777777" w:rsidR="00A9406C" w:rsidRDefault="00A9406C" w:rsidP="003156E1">
      <w:pPr>
        <w:pStyle w:val="aff9"/>
        <w:rPr>
          <w:rtl/>
        </w:rPr>
      </w:pPr>
      <w:r w:rsidRPr="003156E1">
        <w:rPr>
          <w:rFonts w:hint="cs"/>
          <w:rtl/>
        </w:rPr>
        <w:t>׹</w:t>
      </w:r>
    </w:p>
    <w:p w14:paraId="4C103F3F" w14:textId="03C6169A" w:rsidR="00A9406C" w:rsidRPr="00F71179" w:rsidRDefault="00A9406C" w:rsidP="00A9406C">
      <w:pPr>
        <w:rPr>
          <w:rFonts w:ascii="Fb Fontext" w:hAnsi="Fb Fontext"/>
          <w:spacing w:val="-6"/>
          <w:sz w:val="32"/>
          <w:rtl/>
        </w:rPr>
      </w:pPr>
      <w:r w:rsidRPr="009B2979">
        <w:rPr>
          <w:rStyle w:val="affffe"/>
          <w:rtl/>
        </w:rPr>
        <w:lastRenderedPageBreak/>
        <w:t xml:space="preserve">ת"ר: </w:t>
      </w:r>
      <w:r w:rsidRPr="00F71179">
        <w:rPr>
          <w:rStyle w:val="affffc"/>
          <w:spacing w:val="-6"/>
          <w:rtl/>
        </w:rPr>
        <w:t xml:space="preserve">לעולם ידור אדם בא"י </w:t>
      </w:r>
      <w:r w:rsidR="00BD4EEB">
        <w:rPr>
          <w:rStyle w:val="affffc"/>
          <w:spacing w:val="-6"/>
          <w:rtl/>
        </w:rPr>
        <w:t>אף</w:t>
      </w:r>
      <w:r w:rsidRPr="00F71179">
        <w:rPr>
          <w:rStyle w:val="affffc"/>
          <w:spacing w:val="-6"/>
          <w:rtl/>
        </w:rPr>
        <w:t xml:space="preserve"> בעיר שרובה ע</w:t>
      </w:r>
      <w:r w:rsidRPr="00F71179">
        <w:rPr>
          <w:rStyle w:val="affffc"/>
          <w:rFonts w:hint="cs"/>
          <w:spacing w:val="-6"/>
          <w:rtl/>
        </w:rPr>
        <w:t>כו</w:t>
      </w:r>
      <w:r w:rsidRPr="00F71179">
        <w:rPr>
          <w:rStyle w:val="affffc"/>
          <w:spacing w:val="-6"/>
          <w:rtl/>
        </w:rPr>
        <w:t>"</w:t>
      </w:r>
      <w:r w:rsidRPr="00F71179">
        <w:rPr>
          <w:rStyle w:val="affffc"/>
          <w:rFonts w:hint="cs"/>
          <w:spacing w:val="-6"/>
          <w:rtl/>
        </w:rPr>
        <w:t>ם</w:t>
      </w:r>
      <w:r w:rsidRPr="00F71179">
        <w:rPr>
          <w:rStyle w:val="affffc"/>
          <w:spacing w:val="-6"/>
          <w:rtl/>
        </w:rPr>
        <w:t>,</w:t>
      </w:r>
      <w:r w:rsidRPr="00F71179">
        <w:rPr>
          <w:rFonts w:ascii="Fb Fontext" w:hAnsi="Fb Fontext"/>
          <w:spacing w:val="-6"/>
          <w:sz w:val="32"/>
          <w:rtl/>
        </w:rPr>
        <w:t xml:space="preserve"> </w:t>
      </w:r>
      <w:r w:rsidR="009B2979">
        <w:rPr>
          <w:rFonts w:ascii="Fb Fontext" w:hAnsi="Fb Fontext"/>
          <w:spacing w:val="-6"/>
          <w:sz w:val="32"/>
          <w:rtl/>
        </w:rPr>
        <w:br/>
      </w:r>
      <w:r w:rsidRPr="00F71179">
        <w:rPr>
          <w:rFonts w:ascii="Fb Fontext" w:hAnsi="Fb Fontext"/>
          <w:spacing w:val="-6"/>
          <w:sz w:val="32"/>
          <w:rtl/>
        </w:rPr>
        <w:t>ואל ידור בחו"ל ואפילו בעיר שרובה ישראל,</w:t>
      </w:r>
    </w:p>
    <w:p w14:paraId="26572842" w14:textId="77777777" w:rsidR="00A9406C" w:rsidRDefault="00A9406C" w:rsidP="00A9406C">
      <w:pPr>
        <w:rPr>
          <w:rFonts w:ascii="Fb Fontext" w:hAnsi="Fb Fontext"/>
          <w:rtl/>
        </w:rPr>
      </w:pPr>
      <w:r w:rsidRPr="00CA108A">
        <w:rPr>
          <w:rFonts w:ascii="Fb Fontext" w:hAnsi="Fb Fontext" w:cs="PFT_Frank"/>
          <w:b/>
          <w:bCs/>
          <w:szCs w:val="14"/>
          <w:rtl/>
        </w:rPr>
        <w:t xml:space="preserve">שכל הדר בארץ ישראל </w:t>
      </w:r>
      <w:r w:rsidRPr="00C35A2C">
        <w:rPr>
          <w:rFonts w:ascii="Fb Fontext" w:hAnsi="Fb Fontext"/>
          <w:rtl/>
        </w:rPr>
        <w:t xml:space="preserve">דומה כמי שיש לו אלוה, וכל הדר </w:t>
      </w:r>
      <w:r w:rsidRPr="00C35A2C">
        <w:rPr>
          <w:rFonts w:ascii="Fb Fontext" w:hAnsi="Fb Fontext" w:hint="cs"/>
          <w:rtl/>
        </w:rPr>
        <w:t>בחו</w:t>
      </w:r>
      <w:r w:rsidRPr="00C35A2C">
        <w:rPr>
          <w:rFonts w:ascii="Fb Fontext" w:hAnsi="Fb Fontext"/>
          <w:rtl/>
        </w:rPr>
        <w:t>"</w:t>
      </w:r>
      <w:r w:rsidRPr="00C35A2C">
        <w:rPr>
          <w:rFonts w:ascii="Fb Fontext" w:hAnsi="Fb Fontext" w:hint="cs"/>
          <w:rtl/>
        </w:rPr>
        <w:t>ל</w:t>
      </w:r>
      <w:r w:rsidRPr="00C35A2C">
        <w:rPr>
          <w:rFonts w:ascii="Fb Fontext" w:hAnsi="Fb Fontext"/>
          <w:rtl/>
        </w:rPr>
        <w:t xml:space="preserve"> דומה כמי שאין לו אלוה, </w:t>
      </w:r>
      <w:r>
        <w:rPr>
          <w:rFonts w:ascii="Fb Fontext" w:hAnsi="Fb Fontext" w:hint="cs"/>
          <w:rtl/>
        </w:rPr>
        <w:t>ד</w:t>
      </w:r>
      <w:r w:rsidRPr="00CC78E3">
        <w:rPr>
          <w:rStyle w:val="affffa"/>
          <w:rtl/>
        </w:rPr>
        <w:t>'לתת לכם את ארץ כנען להיות לכם לאלהים</w:t>
      </w:r>
      <w:r w:rsidRPr="00CC78E3">
        <w:rPr>
          <w:rStyle w:val="affffa"/>
          <w:rFonts w:hint="cs"/>
          <w:rtl/>
        </w:rPr>
        <w:t>'</w:t>
      </w:r>
      <w:r w:rsidRPr="00CC78E3">
        <w:rPr>
          <w:rStyle w:val="affffa"/>
          <w:rtl/>
        </w:rPr>
        <w:t>,</w:t>
      </w:r>
    </w:p>
    <w:p w14:paraId="3DF0D6F1" w14:textId="77777777" w:rsidR="00E268F4" w:rsidRDefault="00A9406C" w:rsidP="00A9406C">
      <w:pPr>
        <w:rPr>
          <w:rFonts w:ascii="Fb Fontext" w:hAnsi="Fb Fontext"/>
          <w:rtl/>
        </w:rPr>
      </w:pPr>
      <w:r w:rsidRPr="00CA108A">
        <w:rPr>
          <w:rFonts w:ascii="Fb Fontext" w:hAnsi="Fb Fontext" w:cs="PFT_Frank"/>
          <w:b/>
          <w:bCs/>
          <w:szCs w:val="14"/>
          <w:rtl/>
        </w:rPr>
        <w:t xml:space="preserve">וכל שאינו דר בארץ </w:t>
      </w:r>
      <w:r w:rsidRPr="00C35A2C">
        <w:rPr>
          <w:rFonts w:ascii="Fb Fontext" w:hAnsi="Fb Fontext" w:hint="cs"/>
          <w:rtl/>
        </w:rPr>
        <w:t xml:space="preserve">- </w:t>
      </w:r>
      <w:r w:rsidRPr="00C35A2C">
        <w:rPr>
          <w:rFonts w:ascii="Fb Fontext" w:hAnsi="Fb Fontext"/>
          <w:rtl/>
        </w:rPr>
        <w:t>כל הדר בחו"ל כאילו עובד ע</w:t>
      </w:r>
      <w:r>
        <w:rPr>
          <w:rFonts w:ascii="Fb Fontext" w:hAnsi="Fb Fontext" w:hint="cs"/>
          <w:rtl/>
        </w:rPr>
        <w:t>כו</w:t>
      </w:r>
      <w:r w:rsidR="002B7BCC">
        <w:rPr>
          <w:rFonts w:ascii="Fb Fontext" w:hAnsi="Fb Fontext"/>
          <w:rtl/>
        </w:rPr>
        <w:t>"</w:t>
      </w:r>
      <w:r>
        <w:rPr>
          <w:rFonts w:ascii="Fb Fontext" w:hAnsi="Fb Fontext" w:hint="cs"/>
          <w:rtl/>
        </w:rPr>
        <w:t>ם</w:t>
      </w:r>
      <w:r w:rsidR="00E268F4">
        <w:rPr>
          <w:rFonts w:ascii="Fb Fontext" w:hAnsi="Fb Fontext" w:hint="cs"/>
          <w:rtl/>
        </w:rPr>
        <w:t>,</w:t>
      </w:r>
    </w:p>
    <w:p w14:paraId="1ABB93E6" w14:textId="392AE71B" w:rsidR="00A9406C" w:rsidRPr="00C35A2C" w:rsidRDefault="00A9406C" w:rsidP="00A9406C">
      <w:pPr>
        <w:pStyle w:val="afffff"/>
        <w:rPr>
          <w:rFonts w:cs="Guttman Vilna"/>
          <w:b/>
          <w:bCs/>
          <w:rtl/>
        </w:rPr>
      </w:pPr>
      <w:r w:rsidRPr="00C35A2C">
        <w:rPr>
          <w:rtl/>
        </w:rPr>
        <w:t xml:space="preserve">וכן בדוד אומר: </w:t>
      </w:r>
      <w:r w:rsidRPr="00EB7D87">
        <w:rPr>
          <w:rStyle w:val="affffa"/>
          <w:rtl/>
        </w:rPr>
        <w:t>כי גרשוני היום מהסתפח בנחלת ה' לאמר לך עבוד אלהים אחרים</w:t>
      </w:r>
      <w:r w:rsidRPr="00C35A2C">
        <w:rPr>
          <w:rtl/>
        </w:rPr>
        <w:t xml:space="preserve">, וכי מי אמר לו </w:t>
      </w:r>
      <w:r w:rsidRPr="00F71179">
        <w:rPr>
          <w:spacing w:val="-2"/>
          <w:rtl/>
        </w:rPr>
        <w:t>לדוד לך עבוד אלהים אחרים? אלא לומר לך: כל הדר בחו"ל כאילו עובד עבודת כוכבים.</w:t>
      </w:r>
    </w:p>
    <w:p w14:paraId="2925916F" w14:textId="77777777" w:rsidR="00A9406C" w:rsidRPr="00C35A2C" w:rsidRDefault="00A9406C" w:rsidP="00E26091">
      <w:pPr>
        <w:pStyle w:val="afff"/>
        <w:framePr w:wrap="around"/>
        <w:rPr>
          <w:rtl/>
        </w:rPr>
      </w:pPr>
      <w:bookmarkStart w:id="835" w:name="_Toc119353627"/>
      <w:r w:rsidRPr="00C35A2C">
        <w:rPr>
          <w:rFonts w:hint="cs"/>
          <w:rtl/>
        </w:rPr>
        <w:t>קיא.</w:t>
      </w:r>
      <w:bookmarkEnd w:id="835"/>
    </w:p>
    <w:p w14:paraId="21490F9D" w14:textId="154305FA" w:rsidR="00A9406C" w:rsidRPr="00C35A2C" w:rsidRDefault="00A9406C" w:rsidP="00A9406C">
      <w:pPr>
        <w:rPr>
          <w:rFonts w:ascii="Fb Fontext" w:hAnsi="Fb Fontext" w:cs="Guttman Vilna"/>
          <w:b/>
          <w:bCs/>
          <w:sz w:val="32"/>
          <w:rtl/>
        </w:rPr>
      </w:pPr>
      <w:r w:rsidRPr="009B2979">
        <w:rPr>
          <w:rStyle w:val="affffe"/>
          <w:rFonts w:hint="cs"/>
          <w:rtl/>
        </w:rPr>
        <w:t>ר</w:t>
      </w:r>
      <w:r w:rsidRPr="009B2979">
        <w:rPr>
          <w:rStyle w:val="affffe"/>
          <w:rtl/>
        </w:rPr>
        <w:t>"</w:t>
      </w:r>
      <w:r w:rsidRPr="009B2979">
        <w:rPr>
          <w:rStyle w:val="affffe"/>
          <w:rFonts w:hint="cs"/>
          <w:rtl/>
        </w:rPr>
        <w:t>ז</w:t>
      </w:r>
      <w:r w:rsidRPr="009B2979">
        <w:rPr>
          <w:rStyle w:val="affffe"/>
          <w:rtl/>
        </w:rPr>
        <w:t xml:space="preserve"> </w:t>
      </w:r>
      <w:r w:rsidRPr="009B2979">
        <w:rPr>
          <w:rStyle w:val="affffe"/>
          <w:rFonts w:hint="cs"/>
          <w:rtl/>
        </w:rPr>
        <w:t>השתמט מר</w:t>
      </w:r>
      <w:r w:rsidRPr="009B2979">
        <w:rPr>
          <w:rStyle w:val="affffe"/>
          <w:rtl/>
        </w:rPr>
        <w:t>"</w:t>
      </w:r>
      <w:r w:rsidRPr="009B2979">
        <w:rPr>
          <w:rStyle w:val="affffe"/>
          <w:rFonts w:hint="cs"/>
          <w:rtl/>
        </w:rPr>
        <w:t>י</w:t>
      </w:r>
      <w:r w:rsidRPr="009B2979">
        <w:rPr>
          <w:rFonts w:ascii="Fb Fontext" w:hAnsi="Fb Fontext" w:hint="cs"/>
          <w:spacing w:val="-2"/>
          <w:sz w:val="32"/>
          <w:rtl/>
        </w:rPr>
        <w:t xml:space="preserve"> שרצה לעלות לא</w:t>
      </w:r>
      <w:r w:rsidRPr="009B2979">
        <w:rPr>
          <w:rFonts w:ascii="Fb Fontext" w:hAnsi="Fb Fontext"/>
          <w:spacing w:val="-2"/>
          <w:sz w:val="32"/>
          <w:rtl/>
        </w:rPr>
        <w:t>"</w:t>
      </w:r>
      <w:r w:rsidRPr="009B2979">
        <w:rPr>
          <w:rFonts w:ascii="Fb Fontext" w:hAnsi="Fb Fontext" w:hint="cs"/>
          <w:spacing w:val="-2"/>
          <w:sz w:val="32"/>
          <w:rtl/>
        </w:rPr>
        <w:t xml:space="preserve">י </w:t>
      </w:r>
      <w:r w:rsidRPr="009B2979">
        <w:rPr>
          <w:rStyle w:val="affffe"/>
          <w:rFonts w:hint="cs"/>
          <w:rtl/>
        </w:rPr>
        <w:t>ואר</w:t>
      </w:r>
      <w:r w:rsidRPr="009B2979">
        <w:rPr>
          <w:rStyle w:val="affffe"/>
          <w:rtl/>
        </w:rPr>
        <w:t>"</w:t>
      </w:r>
      <w:r w:rsidRPr="009B2979">
        <w:rPr>
          <w:rStyle w:val="affffe"/>
          <w:rFonts w:hint="cs"/>
          <w:rtl/>
        </w:rPr>
        <w:t>י</w:t>
      </w:r>
      <w:r w:rsidRPr="009B2979">
        <w:rPr>
          <w:rStyle w:val="affffe"/>
          <w:rtl/>
        </w:rPr>
        <w:t>:</w:t>
      </w:r>
      <w:r w:rsidRPr="009B2979">
        <w:rPr>
          <w:rFonts w:ascii="Fb Fontext" w:hAnsi="Fb Fontext"/>
          <w:spacing w:val="-2"/>
          <w:sz w:val="32"/>
          <w:rtl/>
        </w:rPr>
        <w:t xml:space="preserve"> כל העולה מבבל לא</w:t>
      </w:r>
      <w:r w:rsidR="009B2979" w:rsidRPr="009B2979">
        <w:rPr>
          <w:rFonts w:ascii="Fb Fontext" w:hAnsi="Fb Fontext" w:hint="cs"/>
          <w:spacing w:val="-2"/>
          <w:sz w:val="32"/>
          <w:rtl/>
        </w:rPr>
        <w:t>"י</w:t>
      </w:r>
      <w:r w:rsidRPr="00C35A2C">
        <w:rPr>
          <w:rFonts w:ascii="Fb Fontext" w:hAnsi="Fb Fontext"/>
          <w:sz w:val="32"/>
          <w:rtl/>
        </w:rPr>
        <w:t xml:space="preserve"> עובר בעשה,</w:t>
      </w:r>
      <w:r>
        <w:rPr>
          <w:rStyle w:val="affffa"/>
          <w:rFonts w:hint="cs"/>
          <w:rtl/>
        </w:rPr>
        <w:t xml:space="preserve"> ד</w:t>
      </w:r>
      <w:r w:rsidRPr="00CC78E3">
        <w:rPr>
          <w:rStyle w:val="affffa"/>
          <w:rFonts w:hint="cs"/>
          <w:rtl/>
        </w:rPr>
        <w:t>'</w:t>
      </w:r>
      <w:r w:rsidRPr="00CC78E3">
        <w:rPr>
          <w:rStyle w:val="affffa"/>
          <w:rtl/>
        </w:rPr>
        <w:t>בבלה יובאו ושמה יהיו עד יום פקדי אותם נאם ה'.</w:t>
      </w:r>
    </w:p>
    <w:p w14:paraId="0AE8CE09" w14:textId="77777777" w:rsidR="00A9406C" w:rsidRPr="00C35A2C" w:rsidRDefault="00A9406C" w:rsidP="009B2979">
      <w:pPr>
        <w:ind w:left="396"/>
        <w:rPr>
          <w:rFonts w:ascii="Fb Fontext" w:hAnsi="Fb Fontext"/>
          <w:rtl/>
        </w:rPr>
      </w:pPr>
      <w:r w:rsidRPr="002B3924">
        <w:rPr>
          <w:rStyle w:val="affffe"/>
          <w:rFonts w:hint="cs"/>
          <w:rtl/>
        </w:rPr>
        <w:t>ו</w:t>
      </w:r>
      <w:r>
        <w:rPr>
          <w:rStyle w:val="affffe"/>
          <w:rFonts w:hint="cs"/>
          <w:rtl/>
        </w:rPr>
        <w:t>ל</w:t>
      </w:r>
      <w:r w:rsidRPr="002B3924">
        <w:rPr>
          <w:rStyle w:val="affffe"/>
          <w:rFonts w:hint="cs"/>
          <w:rtl/>
        </w:rPr>
        <w:t>ר</w:t>
      </w:r>
      <w:r w:rsidRPr="002B3924">
        <w:rPr>
          <w:rStyle w:val="affffe"/>
          <w:rtl/>
        </w:rPr>
        <w:t>"</w:t>
      </w:r>
      <w:r w:rsidRPr="002B3924">
        <w:rPr>
          <w:rStyle w:val="affffe"/>
          <w:rFonts w:hint="cs"/>
          <w:rtl/>
        </w:rPr>
        <w:t xml:space="preserve">ז </w:t>
      </w:r>
      <w:r w:rsidRPr="00C35A2C">
        <w:rPr>
          <w:rFonts w:ascii="Fb Fontext" w:hAnsi="Fb Fontext" w:hint="cs"/>
          <w:sz w:val="32"/>
          <w:rtl/>
        </w:rPr>
        <w:t xml:space="preserve">בכלי </w:t>
      </w:r>
      <w:r w:rsidRPr="00C35A2C">
        <w:rPr>
          <w:rFonts w:ascii="Fb Fontext" w:hAnsi="Fb Fontext"/>
          <w:sz w:val="32"/>
          <w:rtl/>
        </w:rPr>
        <w:t>שרת כת</w:t>
      </w:r>
      <w:r>
        <w:rPr>
          <w:rFonts w:ascii="Fb Fontext" w:hAnsi="Fb Fontext" w:hint="cs"/>
          <w:sz w:val="32"/>
          <w:rtl/>
        </w:rPr>
        <w:t>ו</w:t>
      </w:r>
      <w:r w:rsidRPr="00C35A2C">
        <w:rPr>
          <w:rFonts w:ascii="Fb Fontext" w:hAnsi="Fb Fontext"/>
          <w:sz w:val="32"/>
          <w:rtl/>
        </w:rPr>
        <w:t>ב.</w:t>
      </w:r>
    </w:p>
    <w:p w14:paraId="5AE7AC06" w14:textId="77777777" w:rsidR="00E268F4" w:rsidRDefault="00A9406C" w:rsidP="009B2979">
      <w:pPr>
        <w:ind w:left="396"/>
        <w:rPr>
          <w:rStyle w:val="affffa"/>
          <w:rtl/>
        </w:rPr>
      </w:pPr>
      <w:r w:rsidRPr="002B3924">
        <w:rPr>
          <w:rStyle w:val="affffe"/>
          <w:rtl/>
        </w:rPr>
        <w:t>ור"</w:t>
      </w:r>
      <w:r w:rsidRPr="002B3924">
        <w:rPr>
          <w:rStyle w:val="affffe"/>
          <w:rFonts w:hint="cs"/>
          <w:rtl/>
        </w:rPr>
        <w:t>י</w:t>
      </w:r>
      <w:r>
        <w:rPr>
          <w:rStyle w:val="affffe"/>
          <w:rFonts w:hint="cs"/>
          <w:rtl/>
        </w:rPr>
        <w:t>:</w:t>
      </w:r>
      <w:r w:rsidRPr="002B3924">
        <w:rPr>
          <w:rStyle w:val="affffe"/>
          <w:rFonts w:hint="cs"/>
          <w:rtl/>
        </w:rPr>
        <w:t xml:space="preserve"> </w:t>
      </w:r>
      <w:r w:rsidRPr="00C35A2C">
        <w:rPr>
          <w:rFonts w:ascii="Fb Fontext" w:hAnsi="Fb Fontext" w:hint="cs"/>
          <w:rtl/>
        </w:rPr>
        <w:t>כלי שרת מ</w:t>
      </w:r>
      <w:r w:rsidRPr="0058432D">
        <w:rPr>
          <w:rStyle w:val="affffa"/>
          <w:rtl/>
        </w:rPr>
        <w:t>השבעתי אתכם בנות ירושלים</w:t>
      </w:r>
      <w:r>
        <w:rPr>
          <w:rStyle w:val="affffa"/>
          <w:rFonts w:hint="cs"/>
          <w:rtl/>
        </w:rPr>
        <w:t xml:space="preserve"> וגו'</w:t>
      </w:r>
      <w:r w:rsidR="00E268F4">
        <w:rPr>
          <w:rStyle w:val="affffa"/>
          <w:rFonts w:hint="cs"/>
          <w:rtl/>
        </w:rPr>
        <w:t>,</w:t>
      </w:r>
    </w:p>
    <w:p w14:paraId="25BB0447" w14:textId="5B72B71D" w:rsidR="00A9406C" w:rsidRPr="00C35A2C" w:rsidRDefault="00A9406C" w:rsidP="009B2979">
      <w:pPr>
        <w:ind w:left="396"/>
        <w:rPr>
          <w:rFonts w:ascii="Fb Fontext" w:hAnsi="Fb Fontext"/>
          <w:rtl/>
        </w:rPr>
      </w:pPr>
      <w:r w:rsidRPr="002B3924">
        <w:rPr>
          <w:rStyle w:val="affffe"/>
          <w:rtl/>
        </w:rPr>
        <w:t>ור"</w:t>
      </w:r>
      <w:r w:rsidRPr="002B3924">
        <w:rPr>
          <w:rStyle w:val="affffe"/>
          <w:rFonts w:hint="cs"/>
          <w:rtl/>
        </w:rPr>
        <w:t>ז</w:t>
      </w:r>
      <w:r>
        <w:rPr>
          <w:rStyle w:val="affffe"/>
          <w:rFonts w:hint="cs"/>
          <w:rtl/>
        </w:rPr>
        <w:t>:</w:t>
      </w:r>
      <w:r>
        <w:rPr>
          <w:rFonts w:ascii="Fb Fontext" w:hAnsi="Fb Fontext" w:hint="cs"/>
          <w:rtl/>
        </w:rPr>
        <w:t xml:space="preserve"> </w:t>
      </w:r>
      <w:r w:rsidRPr="00C35A2C">
        <w:rPr>
          <w:rFonts w:ascii="Fb Fontext" w:hAnsi="Fb Fontext"/>
          <w:rtl/>
        </w:rPr>
        <w:t>ההוא שלא יעלו ישראל בחומה.</w:t>
      </w:r>
    </w:p>
    <w:p w14:paraId="129FEF2A" w14:textId="77777777" w:rsidR="00A9406C" w:rsidRPr="00C35A2C" w:rsidRDefault="00A9406C" w:rsidP="009B2979">
      <w:pPr>
        <w:ind w:left="396"/>
        <w:rPr>
          <w:rFonts w:ascii="Fb Fontext" w:hAnsi="Fb Fontext"/>
          <w:rtl/>
        </w:rPr>
      </w:pPr>
      <w:r w:rsidRPr="002B3924">
        <w:rPr>
          <w:rStyle w:val="affffe"/>
          <w:rtl/>
        </w:rPr>
        <w:t>ור"</w:t>
      </w:r>
      <w:r w:rsidRPr="002B3924">
        <w:rPr>
          <w:rStyle w:val="affffe"/>
          <w:rFonts w:hint="cs"/>
          <w:rtl/>
        </w:rPr>
        <w:t>י</w:t>
      </w:r>
      <w:r>
        <w:rPr>
          <w:rStyle w:val="affffe"/>
          <w:rFonts w:hint="cs"/>
          <w:rtl/>
        </w:rPr>
        <w:t>:</w:t>
      </w:r>
      <w:r w:rsidRPr="002B3924">
        <w:rPr>
          <w:rStyle w:val="affffe"/>
          <w:rtl/>
        </w:rPr>
        <w:t xml:space="preserve"> </w:t>
      </w:r>
      <w:r w:rsidRPr="0058432D">
        <w:rPr>
          <w:rStyle w:val="affffa"/>
          <w:rtl/>
        </w:rPr>
        <w:t>השבעתי</w:t>
      </w:r>
      <w:r w:rsidRPr="00C35A2C">
        <w:rPr>
          <w:rFonts w:ascii="Fb Fontext" w:hAnsi="Fb Fontext"/>
          <w:rtl/>
        </w:rPr>
        <w:t xml:space="preserve"> אחרינא כתיב.</w:t>
      </w:r>
    </w:p>
    <w:p w14:paraId="1CA6C9CB" w14:textId="0A50F9D5" w:rsidR="00A9406C" w:rsidRDefault="00A9406C" w:rsidP="009B2979">
      <w:pPr>
        <w:ind w:left="226" w:firstLine="57"/>
        <w:rPr>
          <w:rFonts w:ascii="Fb Fontext" w:hAnsi="Fb Fontext"/>
          <w:rtl/>
        </w:rPr>
      </w:pPr>
      <w:r w:rsidRPr="002B3924">
        <w:rPr>
          <w:rStyle w:val="affffe"/>
          <w:rtl/>
        </w:rPr>
        <w:t>ור"</w:t>
      </w:r>
      <w:r w:rsidRPr="002B3924">
        <w:rPr>
          <w:rStyle w:val="affffe"/>
          <w:rFonts w:hint="cs"/>
          <w:rtl/>
        </w:rPr>
        <w:t>ז</w:t>
      </w:r>
      <w:r w:rsidRPr="002B3924">
        <w:rPr>
          <w:rStyle w:val="affffe"/>
          <w:rtl/>
        </w:rPr>
        <w:t xml:space="preserve"> ל</w:t>
      </w:r>
      <w:r w:rsidRPr="002B3924">
        <w:rPr>
          <w:rStyle w:val="affffe"/>
          <w:rFonts w:hint="cs"/>
          <w:rtl/>
        </w:rPr>
        <w:t>כדריב</w:t>
      </w:r>
      <w:r w:rsidRPr="002B3924">
        <w:rPr>
          <w:rStyle w:val="affffe"/>
          <w:rtl/>
        </w:rPr>
        <w:t>"</w:t>
      </w:r>
      <w:r w:rsidRPr="002B3924">
        <w:rPr>
          <w:rStyle w:val="affffe"/>
          <w:rFonts w:hint="cs"/>
          <w:rtl/>
        </w:rPr>
        <w:t>ח</w:t>
      </w:r>
      <w:r>
        <w:rPr>
          <w:rFonts w:ascii="Fb Fontext" w:hAnsi="Fb Fontext" w:hint="cs"/>
          <w:rtl/>
        </w:rPr>
        <w:t xml:space="preserve">: </w:t>
      </w:r>
      <w:r w:rsidRPr="00C35A2C">
        <w:rPr>
          <w:rFonts w:ascii="Fb Fontext" w:hAnsi="Fb Fontext"/>
          <w:rtl/>
        </w:rPr>
        <w:t xml:space="preserve">ג' שבועות </w:t>
      </w:r>
      <w:r w:rsidRPr="009709BC">
        <w:rPr>
          <w:rStyle w:val="affffe"/>
          <w:rFonts w:hint="cs"/>
          <w:rtl/>
        </w:rPr>
        <w:t>א.</w:t>
      </w:r>
      <w:r w:rsidRPr="009709BC">
        <w:rPr>
          <w:rStyle w:val="affffe"/>
          <w:rtl/>
        </w:rPr>
        <w:t xml:space="preserve"> </w:t>
      </w:r>
      <w:r w:rsidRPr="00C35A2C">
        <w:rPr>
          <w:rFonts w:ascii="Fb Fontext" w:hAnsi="Fb Fontext"/>
          <w:rtl/>
        </w:rPr>
        <w:t>שלא יעלו ישראל בחומה;</w:t>
      </w:r>
    </w:p>
    <w:p w14:paraId="2D1669DC" w14:textId="77777777" w:rsidR="009B2979" w:rsidRDefault="00A9406C" w:rsidP="00A9406C">
      <w:pPr>
        <w:ind w:firstLine="0"/>
        <w:rPr>
          <w:rFonts w:ascii="Fb Fontext" w:hAnsi="Fb Fontext"/>
          <w:rtl/>
        </w:rPr>
      </w:pPr>
      <w:r w:rsidRPr="009709BC">
        <w:rPr>
          <w:rStyle w:val="affffe"/>
          <w:rFonts w:hint="cs"/>
          <w:rtl/>
        </w:rPr>
        <w:t xml:space="preserve">ב. </w:t>
      </w:r>
      <w:r w:rsidRPr="00C35A2C">
        <w:rPr>
          <w:rFonts w:ascii="Fb Fontext" w:hAnsi="Fb Fontext"/>
          <w:rtl/>
        </w:rPr>
        <w:t>שלא ימרדו באומות העולם;</w:t>
      </w:r>
      <w:r>
        <w:rPr>
          <w:rFonts w:ascii="Fb Fontext" w:hAnsi="Fb Fontext" w:hint="cs"/>
          <w:rtl/>
        </w:rPr>
        <w:t xml:space="preserve"> </w:t>
      </w:r>
    </w:p>
    <w:p w14:paraId="459838AD" w14:textId="0E815C29" w:rsidR="00A9406C" w:rsidRPr="009B2979" w:rsidRDefault="00A9406C" w:rsidP="00A9406C">
      <w:pPr>
        <w:ind w:firstLine="0"/>
        <w:rPr>
          <w:rFonts w:ascii="Fb Fontext" w:hAnsi="Fb Fontext"/>
          <w:spacing w:val="-4"/>
          <w:rtl/>
        </w:rPr>
      </w:pPr>
      <w:r w:rsidRPr="009B2979">
        <w:rPr>
          <w:rStyle w:val="affffe"/>
          <w:rFonts w:hint="cs"/>
          <w:spacing w:val="-4"/>
          <w:rtl/>
        </w:rPr>
        <w:t>ג.</w:t>
      </w:r>
      <w:r w:rsidRPr="009B2979">
        <w:rPr>
          <w:rFonts w:ascii="Fb Fontext" w:hAnsi="Fb Fontext" w:hint="cs"/>
          <w:spacing w:val="-4"/>
          <w:rtl/>
        </w:rPr>
        <w:t xml:space="preserve"> </w:t>
      </w:r>
      <w:r w:rsidRPr="009B2979">
        <w:rPr>
          <w:rFonts w:ascii="Fb Fontext" w:hAnsi="Fb Fontext"/>
          <w:spacing w:val="-4"/>
          <w:rtl/>
        </w:rPr>
        <w:t>שהשביע הק</w:t>
      </w:r>
      <w:r w:rsidRPr="009B2979">
        <w:rPr>
          <w:rFonts w:ascii="Fb Fontext" w:hAnsi="Fb Fontext" w:hint="cs"/>
          <w:spacing w:val="-4"/>
          <w:rtl/>
        </w:rPr>
        <w:t>ב</w:t>
      </w:r>
      <w:r w:rsidRPr="009B2979">
        <w:rPr>
          <w:rFonts w:ascii="Fb Fontext" w:hAnsi="Fb Fontext"/>
          <w:spacing w:val="-4"/>
          <w:rtl/>
        </w:rPr>
        <w:t>"</w:t>
      </w:r>
      <w:r w:rsidRPr="009B2979">
        <w:rPr>
          <w:rFonts w:ascii="Fb Fontext" w:hAnsi="Fb Fontext" w:hint="cs"/>
          <w:spacing w:val="-4"/>
          <w:rtl/>
        </w:rPr>
        <w:t>ה</w:t>
      </w:r>
      <w:r w:rsidRPr="009B2979">
        <w:rPr>
          <w:rFonts w:ascii="Fb Fontext" w:hAnsi="Fb Fontext"/>
          <w:spacing w:val="-4"/>
          <w:rtl/>
        </w:rPr>
        <w:t xml:space="preserve"> את הע</w:t>
      </w:r>
      <w:r w:rsidRPr="009B2979">
        <w:rPr>
          <w:rFonts w:ascii="Fb Fontext" w:hAnsi="Fb Fontext" w:hint="cs"/>
          <w:spacing w:val="-4"/>
          <w:rtl/>
        </w:rPr>
        <w:t xml:space="preserve">כום </w:t>
      </w:r>
      <w:r w:rsidRPr="009B2979">
        <w:rPr>
          <w:rFonts w:ascii="Fb Fontext" w:hAnsi="Fb Fontext"/>
          <w:spacing w:val="-4"/>
          <w:rtl/>
        </w:rPr>
        <w:t>שלא ישתעבדו בישראל יותר מדי</w:t>
      </w:r>
    </w:p>
    <w:p w14:paraId="7BC32D12" w14:textId="77777777" w:rsidR="00A9406C" w:rsidRPr="00C35A2C" w:rsidRDefault="00A9406C" w:rsidP="009B2979">
      <w:pPr>
        <w:ind w:left="396"/>
        <w:rPr>
          <w:rFonts w:ascii="Fb Fontext" w:hAnsi="Fb Fontext"/>
          <w:rtl/>
        </w:rPr>
      </w:pPr>
      <w:r w:rsidRPr="002B3924">
        <w:rPr>
          <w:rStyle w:val="affffe"/>
          <w:rtl/>
        </w:rPr>
        <w:t>ור"</w:t>
      </w:r>
      <w:r w:rsidRPr="002B3924">
        <w:rPr>
          <w:rStyle w:val="affffe"/>
          <w:rFonts w:hint="cs"/>
          <w:rtl/>
        </w:rPr>
        <w:t>י</w:t>
      </w:r>
      <w:r>
        <w:rPr>
          <w:rStyle w:val="affffe"/>
          <w:rFonts w:hint="cs"/>
          <w:rtl/>
        </w:rPr>
        <w:t>:</w:t>
      </w:r>
      <w:r w:rsidRPr="00C35A2C">
        <w:rPr>
          <w:rFonts w:ascii="Fb Fontext" w:hAnsi="Fb Fontext" w:hint="cs"/>
          <w:rtl/>
        </w:rPr>
        <w:t xml:space="preserve"> </w:t>
      </w:r>
      <w:r w:rsidRPr="0058432D">
        <w:rPr>
          <w:rStyle w:val="affffa"/>
          <w:rtl/>
        </w:rPr>
        <w:t>אם תעירו ואם תעוררו</w:t>
      </w:r>
      <w:r w:rsidRPr="00C35A2C">
        <w:rPr>
          <w:rFonts w:ascii="Fb Fontext" w:hAnsi="Fb Fontext"/>
          <w:rtl/>
        </w:rPr>
        <w:t xml:space="preserve"> כתיב.</w:t>
      </w:r>
    </w:p>
    <w:p w14:paraId="3A681B38" w14:textId="347503C0" w:rsidR="00E268F4" w:rsidRDefault="00A9406C" w:rsidP="009B2979">
      <w:pPr>
        <w:ind w:left="396"/>
        <w:rPr>
          <w:rFonts w:ascii="Fb Fontext" w:hAnsi="Fb Fontext"/>
          <w:spacing w:val="-2"/>
          <w:rtl/>
        </w:rPr>
      </w:pPr>
      <w:r w:rsidRPr="002B3924">
        <w:rPr>
          <w:rStyle w:val="affffe"/>
          <w:rFonts w:hint="cs"/>
          <w:rtl/>
        </w:rPr>
        <w:t>ור</w:t>
      </w:r>
      <w:r w:rsidRPr="002B3924">
        <w:rPr>
          <w:rStyle w:val="affffe"/>
          <w:rtl/>
        </w:rPr>
        <w:t>"</w:t>
      </w:r>
      <w:r w:rsidRPr="002B3924">
        <w:rPr>
          <w:rStyle w:val="affffe"/>
          <w:rFonts w:hint="cs"/>
          <w:rtl/>
        </w:rPr>
        <w:t>ז</w:t>
      </w:r>
      <w:r>
        <w:rPr>
          <w:rStyle w:val="affffe"/>
          <w:rFonts w:hint="cs"/>
          <w:rtl/>
        </w:rPr>
        <w:t>:</w:t>
      </w:r>
      <w:r w:rsidRPr="002B3924">
        <w:rPr>
          <w:rStyle w:val="affffe"/>
          <w:rtl/>
        </w:rPr>
        <w:t xml:space="preserve"> מיבעי </w:t>
      </w:r>
      <w:r w:rsidRPr="000116A2">
        <w:rPr>
          <w:rStyle w:val="affffe"/>
          <w:rtl/>
        </w:rPr>
        <w:t>לכדרבי לוי,</w:t>
      </w:r>
      <w:r w:rsidRPr="00F5539C">
        <w:rPr>
          <w:rFonts w:ascii="Fb Fontext" w:hAnsi="Fb Fontext"/>
          <w:spacing w:val="-2"/>
          <w:rtl/>
        </w:rPr>
        <w:t xml:space="preserve"> דשש שבועות הללו למה</w:t>
      </w:r>
      <w:r w:rsidR="00E268F4">
        <w:rPr>
          <w:rFonts w:ascii="Fb Fontext" w:hAnsi="Fb Fontext"/>
          <w:spacing w:val="-2"/>
          <w:rtl/>
        </w:rPr>
        <w:t>?</w:t>
      </w:r>
    </w:p>
    <w:p w14:paraId="72EB556E" w14:textId="5089689E" w:rsidR="00E268F4" w:rsidRDefault="00A9406C" w:rsidP="00A9406C">
      <w:pPr>
        <w:ind w:left="209" w:firstLine="57"/>
        <w:rPr>
          <w:rFonts w:ascii="Fb Fontext" w:hAnsi="Fb Fontext"/>
          <w:spacing w:val="-2"/>
          <w:rtl/>
        </w:rPr>
      </w:pPr>
      <w:r>
        <w:rPr>
          <w:rFonts w:ascii="Fb Fontext" w:hAnsi="Fb Fontext" w:hint="cs"/>
          <w:spacing w:val="-2"/>
          <w:rtl/>
        </w:rPr>
        <w:t>ג'</w:t>
      </w:r>
      <w:r w:rsidRPr="00F5539C">
        <w:rPr>
          <w:rFonts w:ascii="Fb Fontext" w:hAnsi="Fb Fontext"/>
          <w:spacing w:val="-2"/>
          <w:rtl/>
        </w:rPr>
        <w:t xml:space="preserve"> </w:t>
      </w:r>
      <w:r>
        <w:rPr>
          <w:rFonts w:ascii="Fb Fontext" w:hAnsi="Fb Fontext" w:hint="cs"/>
          <w:spacing w:val="-2"/>
          <w:rtl/>
        </w:rPr>
        <w:t>שאמרנו,</w:t>
      </w:r>
      <w:r w:rsidRPr="00F5539C">
        <w:rPr>
          <w:rFonts w:ascii="Fb Fontext" w:hAnsi="Fb Fontext"/>
          <w:spacing w:val="-2"/>
          <w:rtl/>
        </w:rPr>
        <w:t xml:space="preserve"> </w:t>
      </w:r>
      <w:r>
        <w:rPr>
          <w:rFonts w:ascii="Fb Fontext" w:hAnsi="Fb Fontext" w:hint="cs"/>
          <w:spacing w:val="-2"/>
          <w:rtl/>
        </w:rPr>
        <w:t xml:space="preserve">וג' </w:t>
      </w:r>
      <w:r w:rsidRPr="005755F7">
        <w:rPr>
          <w:rStyle w:val="affffe"/>
          <w:rFonts w:hint="cs"/>
          <w:rtl/>
        </w:rPr>
        <w:t>א</w:t>
      </w:r>
      <w:r>
        <w:rPr>
          <w:rStyle w:val="affffe"/>
          <w:rFonts w:hint="cs"/>
          <w:rtl/>
        </w:rPr>
        <w:t>.</w:t>
      </w:r>
      <w:r w:rsidRPr="005755F7">
        <w:rPr>
          <w:rStyle w:val="affffe"/>
          <w:rFonts w:hint="cs"/>
          <w:rtl/>
        </w:rPr>
        <w:t xml:space="preserve"> </w:t>
      </w:r>
      <w:r w:rsidRPr="00F5539C">
        <w:rPr>
          <w:rFonts w:ascii="Fb Fontext" w:hAnsi="Fb Fontext"/>
          <w:spacing w:val="-2"/>
          <w:rtl/>
        </w:rPr>
        <w:t>שלא יגלו את הקץ</w:t>
      </w:r>
      <w:r w:rsidR="00E268F4">
        <w:rPr>
          <w:rFonts w:ascii="Fb Fontext" w:hAnsi="Fb Fontext"/>
          <w:spacing w:val="-2"/>
          <w:rtl/>
        </w:rPr>
        <w:t>,</w:t>
      </w:r>
    </w:p>
    <w:p w14:paraId="35483BB6" w14:textId="46E8FAD3" w:rsidR="00A9406C" w:rsidRPr="00C35A2C" w:rsidRDefault="00A9406C" w:rsidP="00A9406C">
      <w:pPr>
        <w:ind w:left="0" w:firstLine="266"/>
        <w:rPr>
          <w:rFonts w:ascii="Fb Fontext" w:hAnsi="Fb Fontext" w:cs="Guttman Vilna"/>
          <w:b/>
          <w:bCs/>
          <w:sz w:val="32"/>
          <w:rtl/>
        </w:rPr>
      </w:pPr>
      <w:r w:rsidRPr="000116A2">
        <w:rPr>
          <w:rStyle w:val="affffe"/>
          <w:rFonts w:hint="cs"/>
          <w:rtl/>
        </w:rPr>
        <w:t>ב.</w:t>
      </w:r>
      <w:r>
        <w:rPr>
          <w:rFonts w:ascii="Fb Fontext" w:hAnsi="Fb Fontext" w:hint="cs"/>
          <w:sz w:val="32"/>
          <w:rtl/>
        </w:rPr>
        <w:t xml:space="preserve"> </w:t>
      </w:r>
      <w:r w:rsidRPr="00C35A2C">
        <w:rPr>
          <w:rFonts w:ascii="Fb Fontext" w:hAnsi="Fb Fontext"/>
          <w:sz w:val="32"/>
          <w:rtl/>
        </w:rPr>
        <w:t xml:space="preserve">ושלא ירחקו את הקץ, </w:t>
      </w:r>
      <w:r w:rsidRPr="000116A2">
        <w:rPr>
          <w:rStyle w:val="affffe"/>
          <w:rFonts w:hint="cs"/>
          <w:rtl/>
        </w:rPr>
        <w:t>ג</w:t>
      </w:r>
      <w:r>
        <w:rPr>
          <w:rStyle w:val="affffe"/>
          <w:rFonts w:hint="cs"/>
          <w:rtl/>
        </w:rPr>
        <w:t>.</w:t>
      </w:r>
      <w:r w:rsidRPr="000116A2">
        <w:rPr>
          <w:rStyle w:val="affffe"/>
          <w:rFonts w:hint="cs"/>
          <w:rtl/>
        </w:rPr>
        <w:t xml:space="preserve"> </w:t>
      </w:r>
      <w:r w:rsidRPr="00C35A2C">
        <w:rPr>
          <w:rFonts w:ascii="Fb Fontext" w:hAnsi="Fb Fontext"/>
          <w:sz w:val="32"/>
          <w:rtl/>
        </w:rPr>
        <w:t>ושלא יגלו הסוד לע</w:t>
      </w:r>
      <w:r>
        <w:rPr>
          <w:rFonts w:ascii="Fb Fontext" w:hAnsi="Fb Fontext" w:hint="cs"/>
          <w:sz w:val="32"/>
          <w:rtl/>
        </w:rPr>
        <w:t>כו</w:t>
      </w:r>
      <w:r w:rsidR="002B7BCC">
        <w:rPr>
          <w:rFonts w:ascii="Fb Fontext" w:hAnsi="Fb Fontext"/>
          <w:sz w:val="32"/>
          <w:rtl/>
        </w:rPr>
        <w:t>"</w:t>
      </w:r>
      <w:r>
        <w:rPr>
          <w:rFonts w:ascii="Fb Fontext" w:hAnsi="Fb Fontext" w:hint="cs"/>
          <w:sz w:val="32"/>
          <w:rtl/>
        </w:rPr>
        <w:t>ם</w:t>
      </w:r>
      <w:r w:rsidRPr="00C35A2C">
        <w:rPr>
          <w:rFonts w:ascii="Fb Fontext" w:hAnsi="Fb Fontext"/>
          <w:sz w:val="32"/>
          <w:rtl/>
        </w:rPr>
        <w:t>.</w:t>
      </w:r>
    </w:p>
    <w:p w14:paraId="2F278704" w14:textId="16B80E04" w:rsidR="00A9406C" w:rsidRPr="00C35A2C" w:rsidRDefault="009B2979" w:rsidP="00A9406C">
      <w:pPr>
        <w:rPr>
          <w:rFonts w:ascii="Fb Fontext" w:hAnsi="Fb Fontext" w:cs="Guttman Vilna"/>
          <w:b/>
          <w:bCs/>
          <w:rtl/>
        </w:rPr>
      </w:pPr>
      <w:r w:rsidRPr="009B2979">
        <w:rPr>
          <w:rStyle w:val="affffe"/>
          <w:rFonts w:hint="cs"/>
          <w:rtl/>
        </w:rPr>
        <w:t>א.</w:t>
      </w:r>
      <w:r w:rsidR="00A9406C" w:rsidRPr="00041161">
        <w:rPr>
          <w:rStyle w:val="affffa"/>
          <w:rFonts w:hint="cs"/>
          <w:rtl/>
        </w:rPr>
        <w:t>'</w:t>
      </w:r>
      <w:r w:rsidR="00A9406C" w:rsidRPr="00041161">
        <w:rPr>
          <w:rStyle w:val="affffa"/>
          <w:rtl/>
        </w:rPr>
        <w:t>בצבאות או באילות השדה</w:t>
      </w:r>
      <w:r w:rsidR="00A9406C" w:rsidRPr="00041161">
        <w:rPr>
          <w:rStyle w:val="affffa"/>
          <w:rFonts w:hint="cs"/>
          <w:rtl/>
        </w:rPr>
        <w:t>'</w:t>
      </w:r>
      <w:r w:rsidR="00A9406C" w:rsidRPr="00041161">
        <w:rPr>
          <w:rStyle w:val="affffa"/>
          <w:rtl/>
        </w:rPr>
        <w:t xml:space="preserve"> </w:t>
      </w:r>
      <w:r w:rsidR="00A9406C" w:rsidRPr="00DE6597">
        <w:rPr>
          <w:rStyle w:val="affffe"/>
          <w:rFonts w:hint="cs"/>
          <w:rtl/>
        </w:rPr>
        <w:t>ר</w:t>
      </w:r>
      <w:r w:rsidR="002B7BCC">
        <w:rPr>
          <w:rStyle w:val="affffe"/>
          <w:rtl/>
        </w:rPr>
        <w:t>"</w:t>
      </w:r>
      <w:r w:rsidR="00A9406C" w:rsidRPr="00DE6597">
        <w:rPr>
          <w:rStyle w:val="affffe"/>
          <w:rFonts w:hint="cs"/>
          <w:rtl/>
        </w:rPr>
        <w:t>א:</w:t>
      </w:r>
      <w:r w:rsidR="00A9406C">
        <w:rPr>
          <w:rFonts w:ascii="Fb Fontext" w:hAnsi="Fb Fontext" w:hint="cs"/>
        </w:rPr>
        <w:t xml:space="preserve"> </w:t>
      </w:r>
      <w:r w:rsidR="00A9406C" w:rsidRPr="00C35A2C">
        <w:rPr>
          <w:rFonts w:ascii="Fb Fontext" w:hAnsi="Fb Fontext"/>
          <w:rtl/>
        </w:rPr>
        <w:t>אמר הק</w:t>
      </w:r>
      <w:r w:rsidR="00A9406C" w:rsidRPr="00C35A2C">
        <w:rPr>
          <w:rFonts w:ascii="Fb Fontext" w:hAnsi="Fb Fontext" w:hint="cs"/>
          <w:rtl/>
        </w:rPr>
        <w:t>ב</w:t>
      </w:r>
      <w:r w:rsidR="00A9406C" w:rsidRPr="00C35A2C">
        <w:rPr>
          <w:rFonts w:ascii="Fb Fontext" w:hAnsi="Fb Fontext"/>
          <w:rtl/>
        </w:rPr>
        <w:t>"</w:t>
      </w:r>
      <w:r w:rsidR="00A9406C" w:rsidRPr="00C35A2C">
        <w:rPr>
          <w:rFonts w:ascii="Fb Fontext" w:hAnsi="Fb Fontext" w:hint="cs"/>
          <w:rtl/>
        </w:rPr>
        <w:t>ה ל</w:t>
      </w:r>
      <w:r w:rsidR="00A9406C" w:rsidRPr="00C35A2C">
        <w:rPr>
          <w:rFonts w:ascii="Fb Fontext" w:hAnsi="Fb Fontext"/>
          <w:rtl/>
        </w:rPr>
        <w:t>ישראל: אם אתם מקיימין את השבועה מוטב, ואם לאו אני מתיר את בשרכם כצבאות וכאילות השדה.</w:t>
      </w:r>
    </w:p>
    <w:p w14:paraId="1A736C63" w14:textId="108488BF" w:rsidR="00A9406C" w:rsidRPr="00730169" w:rsidRDefault="009B2979" w:rsidP="00A9406C">
      <w:pPr>
        <w:rPr>
          <w:rStyle w:val="affffa"/>
          <w:spacing w:val="-6"/>
          <w:rtl/>
        </w:rPr>
      </w:pPr>
      <w:r w:rsidRPr="009B2979">
        <w:rPr>
          <w:rStyle w:val="affffe"/>
          <w:rFonts w:hint="cs"/>
          <w:rtl/>
        </w:rPr>
        <w:lastRenderedPageBreak/>
        <w:t>ב.</w:t>
      </w:r>
      <w:r>
        <w:rPr>
          <w:rFonts w:ascii="Fb Fontext" w:hAnsi="Fb Fontext" w:hint="cs"/>
          <w:spacing w:val="-6"/>
          <w:sz w:val="32"/>
          <w:rtl/>
        </w:rPr>
        <w:t xml:space="preserve"> </w:t>
      </w:r>
      <w:r w:rsidR="00A9406C" w:rsidRPr="00730169">
        <w:rPr>
          <w:rStyle w:val="affffe"/>
          <w:rFonts w:hint="cs"/>
          <w:spacing w:val="-6"/>
          <w:rtl/>
        </w:rPr>
        <w:t>ר</w:t>
      </w:r>
      <w:r w:rsidR="00A9406C" w:rsidRPr="00730169">
        <w:rPr>
          <w:rStyle w:val="affffe"/>
          <w:spacing w:val="-6"/>
          <w:rtl/>
        </w:rPr>
        <w:t>"</w:t>
      </w:r>
      <w:r w:rsidR="00A9406C" w:rsidRPr="00730169">
        <w:rPr>
          <w:rStyle w:val="affffe"/>
          <w:rFonts w:hint="cs"/>
          <w:spacing w:val="-6"/>
          <w:rtl/>
        </w:rPr>
        <w:t>א</w:t>
      </w:r>
      <w:r w:rsidR="00A9406C" w:rsidRPr="00730169">
        <w:rPr>
          <w:rStyle w:val="affffe"/>
          <w:spacing w:val="-6"/>
          <w:rtl/>
        </w:rPr>
        <w:t>:</w:t>
      </w:r>
      <w:r w:rsidR="00A9406C" w:rsidRPr="00730169">
        <w:rPr>
          <w:rFonts w:ascii="Fb Fontext" w:hAnsi="Fb Fontext"/>
          <w:spacing w:val="-6"/>
          <w:sz w:val="32"/>
          <w:rtl/>
        </w:rPr>
        <w:t xml:space="preserve"> כל הדר בארץ ישראל שרוי בלא עון, </w:t>
      </w:r>
      <w:r w:rsidR="00A9406C" w:rsidRPr="00730169">
        <w:rPr>
          <w:rFonts w:ascii="Fb Fontext" w:hAnsi="Fb Fontext" w:hint="cs"/>
          <w:spacing w:val="-6"/>
          <w:sz w:val="32"/>
          <w:rtl/>
        </w:rPr>
        <w:t>ד'</w:t>
      </w:r>
      <w:r w:rsidR="00A9406C" w:rsidRPr="00730169">
        <w:rPr>
          <w:rStyle w:val="affffa"/>
          <w:spacing w:val="-6"/>
          <w:rtl/>
        </w:rPr>
        <w:t>העם היושב בה נשוא עון.</w:t>
      </w:r>
    </w:p>
    <w:p w14:paraId="5911D3D3" w14:textId="77777777" w:rsidR="00A9406C" w:rsidRPr="00C35A2C" w:rsidRDefault="00A9406C" w:rsidP="00A9406C">
      <w:pPr>
        <w:rPr>
          <w:rFonts w:ascii="Fb Fontext" w:hAnsi="Fb Fontext" w:cs="Guttman Vilna"/>
          <w:b/>
          <w:bCs/>
          <w:rtl/>
        </w:rPr>
      </w:pPr>
      <w:r w:rsidRPr="00564702">
        <w:rPr>
          <w:rStyle w:val="affffe"/>
          <w:rtl/>
        </w:rPr>
        <w:t>א"ל רבא:</w:t>
      </w:r>
      <w:r w:rsidRPr="00C35A2C">
        <w:rPr>
          <w:rFonts w:ascii="Fb Fontext" w:hAnsi="Fb Fontext"/>
          <w:rtl/>
        </w:rPr>
        <w:t xml:space="preserve"> אנן בסובלי חלאים מתנינן לה.</w:t>
      </w:r>
    </w:p>
    <w:p w14:paraId="1BF838E5" w14:textId="69FE9C11" w:rsidR="00A9406C" w:rsidRPr="001A4C4B" w:rsidRDefault="009B2979" w:rsidP="00A9406C">
      <w:pPr>
        <w:rPr>
          <w:rStyle w:val="affffa"/>
          <w:rtl/>
        </w:rPr>
      </w:pPr>
      <w:r>
        <w:rPr>
          <w:rStyle w:val="affffe"/>
          <w:rFonts w:hint="cs"/>
          <w:rtl/>
        </w:rPr>
        <w:t xml:space="preserve">ג. </w:t>
      </w:r>
      <w:r w:rsidR="00A9406C" w:rsidRPr="00564702">
        <w:rPr>
          <w:rStyle w:val="affffe"/>
          <w:rtl/>
        </w:rPr>
        <w:t xml:space="preserve">רב ענן: </w:t>
      </w:r>
      <w:r w:rsidR="00A9406C">
        <w:rPr>
          <w:rtl/>
        </w:rPr>
        <w:t xml:space="preserve">כל הקבור בארץ ישראל </w:t>
      </w:r>
      <w:r w:rsidR="00A9406C" w:rsidRPr="00C35A2C">
        <w:rPr>
          <w:rtl/>
        </w:rPr>
        <w:t>כאילו קבור תחת המז</w:t>
      </w:r>
      <w:r w:rsidR="00A9406C">
        <w:rPr>
          <w:rtl/>
        </w:rPr>
        <w:t xml:space="preserve">בח, </w:t>
      </w:r>
      <w:r w:rsidR="00A9406C">
        <w:rPr>
          <w:rFonts w:hint="cs"/>
          <w:rtl/>
        </w:rPr>
        <w:t>ד</w:t>
      </w:r>
      <w:r w:rsidR="00A9406C" w:rsidRPr="001A4C4B">
        <w:rPr>
          <w:rStyle w:val="affffa"/>
          <w:rtl/>
        </w:rPr>
        <w:t>מזבח אדמה תעשה לי</w:t>
      </w:r>
      <w:r w:rsidR="00A9406C">
        <w:rPr>
          <w:rStyle w:val="affffa"/>
          <w:rFonts w:hint="cs"/>
          <w:rtl/>
        </w:rPr>
        <w:t>'</w:t>
      </w:r>
      <w:r w:rsidR="00A9406C" w:rsidRPr="001A4C4B">
        <w:rPr>
          <w:rStyle w:val="affffa"/>
          <w:rtl/>
        </w:rPr>
        <w:t>,</w:t>
      </w:r>
      <w:r w:rsidR="00A9406C" w:rsidRPr="00C35A2C">
        <w:rPr>
          <w:rtl/>
        </w:rPr>
        <w:t xml:space="preserve"> </w:t>
      </w:r>
      <w:r w:rsidR="00A9406C">
        <w:rPr>
          <w:rFonts w:hint="cs"/>
          <w:rtl/>
        </w:rPr>
        <w:t>'</w:t>
      </w:r>
      <w:r w:rsidR="00A9406C" w:rsidRPr="001A4C4B">
        <w:rPr>
          <w:rStyle w:val="affffa"/>
          <w:rtl/>
        </w:rPr>
        <w:t>וכפר אדמתו עמו</w:t>
      </w:r>
      <w:r w:rsidR="00A9406C">
        <w:rPr>
          <w:rStyle w:val="affffa"/>
          <w:rFonts w:hint="cs"/>
          <w:rtl/>
        </w:rPr>
        <w:t>'</w:t>
      </w:r>
      <w:r w:rsidR="00A9406C" w:rsidRPr="001A4C4B">
        <w:rPr>
          <w:rStyle w:val="affffa"/>
          <w:rtl/>
        </w:rPr>
        <w:t>.</w:t>
      </w:r>
    </w:p>
    <w:p w14:paraId="34BB73D7" w14:textId="797DB918" w:rsidR="00E268F4" w:rsidRDefault="009B2979" w:rsidP="00A9406C">
      <w:pPr>
        <w:rPr>
          <w:rFonts w:ascii="Fb Fontext" w:hAnsi="Fb Fontext"/>
          <w:rtl/>
        </w:rPr>
      </w:pPr>
      <w:r w:rsidRPr="009B2979">
        <w:rPr>
          <w:rStyle w:val="affffe"/>
          <w:rFonts w:hint="cs"/>
          <w:rtl/>
        </w:rPr>
        <w:t>ד.</w:t>
      </w:r>
      <w:r>
        <w:rPr>
          <w:rFonts w:ascii="Fb Fontext" w:hAnsi="Fb Fontext" w:hint="cs"/>
          <w:rtl/>
        </w:rPr>
        <w:t xml:space="preserve"> </w:t>
      </w:r>
      <w:r w:rsidR="00A9406C" w:rsidRPr="00564702">
        <w:rPr>
          <w:rStyle w:val="affffe"/>
          <w:rtl/>
        </w:rPr>
        <w:t xml:space="preserve">עולא </w:t>
      </w:r>
      <w:r w:rsidR="00A9406C" w:rsidRPr="00C35A2C">
        <w:rPr>
          <w:rFonts w:ascii="Fb Fontext" w:hAnsi="Fb Fontext"/>
          <w:rtl/>
        </w:rPr>
        <w:t>ה</w:t>
      </w:r>
      <w:r w:rsidR="00A9406C" w:rsidRPr="00C35A2C">
        <w:rPr>
          <w:rFonts w:ascii="Fb Fontext" w:hAnsi="Fb Fontext" w:hint="cs"/>
          <w:rtl/>
        </w:rPr>
        <w:t>י</w:t>
      </w:r>
      <w:r w:rsidR="00A9406C" w:rsidRPr="00C35A2C">
        <w:rPr>
          <w:rFonts w:ascii="Fb Fontext" w:hAnsi="Fb Fontext"/>
          <w:rtl/>
        </w:rPr>
        <w:t xml:space="preserve">ה רגיל </w:t>
      </w:r>
      <w:r w:rsidR="00A9406C" w:rsidRPr="00C35A2C">
        <w:rPr>
          <w:rFonts w:ascii="Fb Fontext" w:hAnsi="Fb Fontext" w:hint="cs"/>
          <w:rtl/>
        </w:rPr>
        <w:t xml:space="preserve">לעלות </w:t>
      </w:r>
      <w:r w:rsidR="00A9406C" w:rsidRPr="00C35A2C">
        <w:rPr>
          <w:rFonts w:ascii="Fb Fontext" w:hAnsi="Fb Fontext"/>
          <w:rtl/>
        </w:rPr>
        <w:t xml:space="preserve">לארץ ישראל, </w:t>
      </w:r>
      <w:r w:rsidR="00A9406C" w:rsidRPr="00C35A2C">
        <w:rPr>
          <w:rFonts w:ascii="Fb Fontext" w:hAnsi="Fb Fontext" w:hint="cs"/>
          <w:rtl/>
        </w:rPr>
        <w:t>ונפטר בחו</w:t>
      </w:r>
      <w:r w:rsidR="00A9406C" w:rsidRPr="00C35A2C">
        <w:rPr>
          <w:rFonts w:ascii="Fb Fontext" w:hAnsi="Fb Fontext"/>
          <w:rtl/>
        </w:rPr>
        <w:t>"</w:t>
      </w:r>
      <w:r w:rsidR="00A9406C" w:rsidRPr="00C35A2C">
        <w:rPr>
          <w:rFonts w:ascii="Fb Fontext" w:hAnsi="Fb Fontext" w:hint="cs"/>
          <w:rtl/>
        </w:rPr>
        <w:t>ל</w:t>
      </w:r>
      <w:r w:rsidR="00E268F4">
        <w:rPr>
          <w:rFonts w:ascii="Fb Fontext" w:hAnsi="Fb Fontext" w:hint="cs"/>
          <w:rtl/>
        </w:rPr>
        <w:t>,</w:t>
      </w:r>
    </w:p>
    <w:p w14:paraId="43DFA570" w14:textId="76FB3DEC" w:rsidR="00E268F4" w:rsidRDefault="00A9406C" w:rsidP="00A9406C">
      <w:pPr>
        <w:rPr>
          <w:rFonts w:ascii="Fb Fontext" w:hAnsi="Fb Fontext"/>
          <w:rtl/>
        </w:rPr>
      </w:pPr>
      <w:r w:rsidRPr="00564702">
        <w:rPr>
          <w:rStyle w:val="affffe"/>
          <w:rFonts w:hint="cs"/>
          <w:rtl/>
        </w:rPr>
        <w:t>וכשאמרו לר</w:t>
      </w:r>
      <w:r w:rsidRPr="00564702">
        <w:rPr>
          <w:rStyle w:val="affffe"/>
          <w:rtl/>
        </w:rPr>
        <w:t>"</w:t>
      </w:r>
      <w:r w:rsidRPr="00564702">
        <w:rPr>
          <w:rStyle w:val="affffe"/>
          <w:rFonts w:hint="cs"/>
          <w:rtl/>
        </w:rPr>
        <w:t>א אמר א</w:t>
      </w:r>
      <w:r w:rsidRPr="00564702">
        <w:rPr>
          <w:rStyle w:val="affffe"/>
          <w:rtl/>
        </w:rPr>
        <w:t xml:space="preserve">נת עולא </w:t>
      </w:r>
      <w:r w:rsidRPr="00C35A2C">
        <w:rPr>
          <w:rFonts w:ascii="Fb Fontext" w:hAnsi="Fb Fontext"/>
          <w:rtl/>
        </w:rPr>
        <w:t>על אדמה טמאה תמות</w:t>
      </w:r>
      <w:r w:rsidR="00E268F4">
        <w:rPr>
          <w:rFonts w:ascii="Fb Fontext" w:hAnsi="Fb Fontext" w:hint="cs"/>
          <w:rtl/>
        </w:rPr>
        <w:t>?</w:t>
      </w:r>
    </w:p>
    <w:p w14:paraId="75887DCC" w14:textId="1657DDAB" w:rsidR="00A9406C" w:rsidRPr="00C35A2C" w:rsidRDefault="00A9406C" w:rsidP="00A9406C">
      <w:pPr>
        <w:rPr>
          <w:rFonts w:ascii="Fb Fontext" w:hAnsi="Fb Fontext" w:cs="Guttman Vilna"/>
          <w:b/>
          <w:bCs/>
          <w:rtl/>
        </w:rPr>
      </w:pPr>
      <w:r w:rsidRPr="00564702">
        <w:rPr>
          <w:rStyle w:val="affffe"/>
          <w:rtl/>
        </w:rPr>
        <w:t xml:space="preserve">אמרו לו: </w:t>
      </w:r>
      <w:r w:rsidRPr="00C35A2C">
        <w:rPr>
          <w:rFonts w:ascii="Fb Fontext" w:hAnsi="Fb Fontext"/>
          <w:rtl/>
        </w:rPr>
        <w:t>ארונו בא,</w:t>
      </w:r>
      <w:r w:rsidRPr="00564702">
        <w:rPr>
          <w:rStyle w:val="affffe"/>
          <w:rtl/>
        </w:rPr>
        <w:t xml:space="preserve"> </w:t>
      </w:r>
      <w:r w:rsidRPr="00564702">
        <w:rPr>
          <w:rStyle w:val="affffe"/>
          <w:rFonts w:hint="cs"/>
          <w:rtl/>
        </w:rPr>
        <w:t>א</w:t>
      </w:r>
      <w:r w:rsidR="002B7BCC">
        <w:rPr>
          <w:rStyle w:val="affffe"/>
          <w:rtl/>
        </w:rPr>
        <w:t>"</w:t>
      </w:r>
      <w:r w:rsidRPr="00564702">
        <w:rPr>
          <w:rStyle w:val="affffe"/>
          <w:rFonts w:hint="cs"/>
          <w:rtl/>
        </w:rPr>
        <w:t>ל:</w:t>
      </w:r>
      <w:r w:rsidRPr="00564702">
        <w:rPr>
          <w:rStyle w:val="affffe"/>
          <w:rtl/>
        </w:rPr>
        <w:t xml:space="preserve"> </w:t>
      </w:r>
      <w:r w:rsidRPr="00C35A2C">
        <w:rPr>
          <w:rFonts w:ascii="Fb Fontext" w:hAnsi="Fb Fontext"/>
          <w:rtl/>
        </w:rPr>
        <w:t>אינו דומה קולטתו מחיים לקולטתו לאחר מיתה.</w:t>
      </w:r>
    </w:p>
    <w:p w14:paraId="104EE8BC" w14:textId="67E0819B" w:rsidR="00A9406C" w:rsidRDefault="009B2979" w:rsidP="00A9406C">
      <w:pPr>
        <w:rPr>
          <w:rFonts w:ascii="Fb Fontext" w:hAnsi="Fb Fontext"/>
          <w:sz w:val="32"/>
          <w:rtl/>
        </w:rPr>
      </w:pPr>
      <w:r w:rsidRPr="009B2979">
        <w:rPr>
          <w:rStyle w:val="affffe"/>
          <w:rFonts w:hint="cs"/>
          <w:rtl/>
        </w:rPr>
        <w:t>ה.</w:t>
      </w:r>
      <w:r w:rsidR="00A9406C" w:rsidRPr="00C35A2C">
        <w:rPr>
          <w:rFonts w:ascii="Fb Fontext" w:hAnsi="Fb Fontext" w:hint="cs"/>
          <w:sz w:val="32"/>
          <w:rtl/>
        </w:rPr>
        <w:t xml:space="preserve"> אותו שנפלה לו יבמה בי חוזאה </w:t>
      </w:r>
      <w:r w:rsidR="00A9406C" w:rsidRPr="0053544D">
        <w:rPr>
          <w:rStyle w:val="affffe"/>
          <w:rFonts w:hint="cs"/>
          <w:rtl/>
        </w:rPr>
        <w:t>ושאל לר</w:t>
      </w:r>
      <w:r w:rsidR="00A9406C" w:rsidRPr="0053544D">
        <w:rPr>
          <w:rStyle w:val="affffe"/>
          <w:rtl/>
        </w:rPr>
        <w:t>"</w:t>
      </w:r>
      <w:r w:rsidR="00A9406C" w:rsidRPr="0053544D">
        <w:rPr>
          <w:rStyle w:val="affffe"/>
          <w:rFonts w:hint="cs"/>
          <w:rtl/>
        </w:rPr>
        <w:t xml:space="preserve">ח </w:t>
      </w:r>
      <w:r w:rsidR="00A9406C" w:rsidRPr="00C35A2C">
        <w:rPr>
          <w:rFonts w:ascii="Fb Fontext" w:hAnsi="Fb Fontext" w:hint="cs"/>
          <w:sz w:val="32"/>
          <w:rtl/>
        </w:rPr>
        <w:t>אם לירד וליבמה</w:t>
      </w:r>
    </w:p>
    <w:p w14:paraId="3E431DE2" w14:textId="77777777" w:rsidR="00A9406C" w:rsidRPr="00730169" w:rsidRDefault="00A9406C" w:rsidP="00A9406C">
      <w:pPr>
        <w:rPr>
          <w:rFonts w:ascii="Fb Fontext" w:hAnsi="Fb Fontext"/>
          <w:spacing w:val="-4"/>
          <w:rtl/>
        </w:rPr>
      </w:pPr>
      <w:r w:rsidRPr="00730169">
        <w:rPr>
          <w:rStyle w:val="affffe"/>
          <w:spacing w:val="-4"/>
          <w:rtl/>
        </w:rPr>
        <w:t xml:space="preserve">א"ל: </w:t>
      </w:r>
      <w:r w:rsidRPr="00730169">
        <w:rPr>
          <w:rFonts w:ascii="Fb Fontext" w:hAnsi="Fb Fontext"/>
          <w:spacing w:val="-4"/>
          <w:rtl/>
        </w:rPr>
        <w:t>אחיו נשא כותית ומת, ברוך המקום שהרגו, והוא ירד אחריו?</w:t>
      </w:r>
    </w:p>
    <w:p w14:paraId="2FDE39AD" w14:textId="355430EE" w:rsidR="00A9406C" w:rsidRPr="00C35A2C" w:rsidRDefault="009B2979" w:rsidP="00A9406C">
      <w:pPr>
        <w:rPr>
          <w:rFonts w:ascii="Fb Fontext" w:hAnsi="Fb Fontext"/>
          <w:rtl/>
        </w:rPr>
      </w:pPr>
      <w:r>
        <w:rPr>
          <w:rStyle w:val="affffe"/>
          <w:rFonts w:hint="cs"/>
          <w:rtl/>
        </w:rPr>
        <w:t xml:space="preserve">ו. </w:t>
      </w:r>
      <w:r w:rsidR="00A9406C">
        <w:rPr>
          <w:rStyle w:val="affffe"/>
          <w:rFonts w:hint="cs"/>
          <w:rtl/>
        </w:rPr>
        <w:t>שמואל</w:t>
      </w:r>
      <w:r w:rsidR="00A9406C" w:rsidRPr="0053544D">
        <w:rPr>
          <w:rStyle w:val="affffe"/>
          <w:rtl/>
        </w:rPr>
        <w:t xml:space="preserve">: </w:t>
      </w:r>
      <w:r w:rsidR="00A9406C" w:rsidRPr="00C35A2C">
        <w:rPr>
          <w:rFonts w:ascii="Fb Fontext" w:hAnsi="Fb Fontext"/>
          <w:sz w:val="32"/>
          <w:rtl/>
        </w:rPr>
        <w:t>כשם שאסור לצאת מא</w:t>
      </w:r>
      <w:r w:rsidR="002B7BCC">
        <w:rPr>
          <w:rFonts w:ascii="Fb Fontext" w:hAnsi="Fb Fontext"/>
          <w:sz w:val="32"/>
          <w:rtl/>
        </w:rPr>
        <w:t>"</w:t>
      </w:r>
      <w:r w:rsidR="00A9406C">
        <w:rPr>
          <w:rFonts w:ascii="Fb Fontext" w:hAnsi="Fb Fontext" w:hint="cs"/>
          <w:sz w:val="32"/>
          <w:rtl/>
        </w:rPr>
        <w:t>י</w:t>
      </w:r>
      <w:r w:rsidR="00A9406C" w:rsidRPr="00C35A2C">
        <w:rPr>
          <w:rFonts w:ascii="Fb Fontext" w:hAnsi="Fb Fontext"/>
          <w:sz w:val="32"/>
          <w:rtl/>
        </w:rPr>
        <w:t xml:space="preserve"> לבבל, כך אסור מבבל לשאר ארצות.</w:t>
      </w:r>
    </w:p>
    <w:p w14:paraId="7B575BC4" w14:textId="77777777" w:rsidR="00A9406C" w:rsidRPr="00C35A2C" w:rsidRDefault="00A9406C" w:rsidP="00A9406C">
      <w:pPr>
        <w:rPr>
          <w:rFonts w:ascii="Fb Fontext" w:hAnsi="Fb Fontext"/>
          <w:rtl/>
        </w:rPr>
      </w:pPr>
      <w:r w:rsidRPr="0053544D">
        <w:rPr>
          <w:rStyle w:val="affffe"/>
          <w:rtl/>
        </w:rPr>
        <w:t xml:space="preserve">רבה ורב יוסף: </w:t>
      </w:r>
      <w:r w:rsidRPr="00C35A2C">
        <w:rPr>
          <w:rFonts w:ascii="Fb Fontext" w:hAnsi="Fb Fontext"/>
          <w:rtl/>
        </w:rPr>
        <w:t>אפילו מפומבדיתא לבי כובי.</w:t>
      </w:r>
    </w:p>
    <w:p w14:paraId="616857B3" w14:textId="659D1CAB" w:rsidR="00A9406C" w:rsidRPr="00C35A2C" w:rsidRDefault="009B2979" w:rsidP="00A9406C">
      <w:pPr>
        <w:rPr>
          <w:rFonts w:ascii="Fb Fontext" w:hAnsi="Fb Fontext"/>
          <w:rtl/>
        </w:rPr>
      </w:pPr>
      <w:r>
        <w:rPr>
          <w:rStyle w:val="affffe"/>
          <w:rFonts w:hint="cs"/>
          <w:rtl/>
        </w:rPr>
        <w:t>ז.</w:t>
      </w:r>
      <w:r w:rsidR="00A9406C" w:rsidRPr="0053544D">
        <w:rPr>
          <w:rStyle w:val="affffe"/>
          <w:rFonts w:hint="cs"/>
          <w:rtl/>
        </w:rPr>
        <w:t xml:space="preserve"> </w:t>
      </w:r>
      <w:r w:rsidR="00A9406C" w:rsidRPr="00C35A2C">
        <w:rPr>
          <w:rFonts w:ascii="Fb Fontext" w:hAnsi="Fb Fontext"/>
          <w:rtl/>
        </w:rPr>
        <w:t xml:space="preserve">ההוא </w:t>
      </w:r>
      <w:r w:rsidR="00A9406C">
        <w:rPr>
          <w:rFonts w:ascii="Fb Fontext" w:hAnsi="Fb Fontext" w:hint="cs"/>
          <w:rtl/>
        </w:rPr>
        <w:t>ש</w:t>
      </w:r>
      <w:r w:rsidR="00A9406C">
        <w:rPr>
          <w:rFonts w:ascii="Fb Fontext" w:hAnsi="Fb Fontext"/>
          <w:rtl/>
        </w:rPr>
        <w:t>יצא</w:t>
      </w:r>
      <w:r w:rsidR="00A9406C">
        <w:rPr>
          <w:rFonts w:ascii="Fb Fontext" w:hAnsi="Fb Fontext" w:hint="cs"/>
          <w:rtl/>
        </w:rPr>
        <w:t xml:space="preserve"> </w:t>
      </w:r>
      <w:r w:rsidR="00A9406C" w:rsidRPr="00C35A2C">
        <w:rPr>
          <w:rFonts w:ascii="Fb Fontext" w:hAnsi="Fb Fontext"/>
          <w:rtl/>
        </w:rPr>
        <w:t xml:space="preserve">מפומבדיתא לבי כובי, </w:t>
      </w:r>
      <w:r w:rsidR="00A9406C">
        <w:rPr>
          <w:rFonts w:ascii="Fb Fontext" w:hAnsi="Fb Fontext" w:hint="cs"/>
          <w:rtl/>
        </w:rPr>
        <w:t>נידהו</w:t>
      </w:r>
      <w:r w:rsidR="00A9406C" w:rsidRPr="00C35A2C">
        <w:rPr>
          <w:rFonts w:ascii="Fb Fontext" w:hAnsi="Fb Fontext"/>
          <w:rtl/>
        </w:rPr>
        <w:t xml:space="preserve"> רב יוסף.</w:t>
      </w:r>
    </w:p>
    <w:p w14:paraId="5E9F4519" w14:textId="2036A486" w:rsidR="00E268F4" w:rsidRDefault="009B2979" w:rsidP="00A9406C">
      <w:pPr>
        <w:rPr>
          <w:rFonts w:ascii="Fb Fontext" w:hAnsi="Fb Fontext"/>
          <w:rtl/>
        </w:rPr>
      </w:pPr>
      <w:r>
        <w:rPr>
          <w:rStyle w:val="affffe"/>
          <w:rFonts w:hint="cs"/>
          <w:rtl/>
        </w:rPr>
        <w:t>ח.</w:t>
      </w:r>
      <w:r w:rsidR="00A9406C" w:rsidRPr="0053544D">
        <w:rPr>
          <w:rStyle w:val="affffe"/>
          <w:rFonts w:hint="cs"/>
          <w:rtl/>
        </w:rPr>
        <w:t xml:space="preserve"> </w:t>
      </w:r>
      <w:r w:rsidR="00A9406C" w:rsidRPr="00C35A2C">
        <w:rPr>
          <w:rFonts w:ascii="Fb Fontext" w:hAnsi="Fb Fontext"/>
          <w:rtl/>
        </w:rPr>
        <w:t xml:space="preserve">ההוא </w:t>
      </w:r>
      <w:r w:rsidR="00A9406C">
        <w:rPr>
          <w:rFonts w:ascii="Fb Fontext" w:hAnsi="Fb Fontext" w:hint="cs"/>
          <w:rtl/>
        </w:rPr>
        <w:t>ש</w:t>
      </w:r>
      <w:r w:rsidR="00A9406C">
        <w:rPr>
          <w:rFonts w:ascii="Fb Fontext" w:hAnsi="Fb Fontext"/>
          <w:rtl/>
        </w:rPr>
        <w:t>יצא</w:t>
      </w:r>
      <w:r w:rsidR="00A9406C">
        <w:rPr>
          <w:rFonts w:ascii="Fb Fontext" w:hAnsi="Fb Fontext" w:hint="cs"/>
          <w:rtl/>
        </w:rPr>
        <w:t xml:space="preserve"> </w:t>
      </w:r>
      <w:r w:rsidR="00A9406C" w:rsidRPr="00C35A2C">
        <w:rPr>
          <w:rFonts w:ascii="Fb Fontext" w:hAnsi="Fb Fontext"/>
          <w:rtl/>
        </w:rPr>
        <w:t xml:space="preserve">מפומבדיתא לאסתוניא, </w:t>
      </w:r>
      <w:r w:rsidR="00A9406C">
        <w:rPr>
          <w:rFonts w:ascii="Fb Fontext" w:hAnsi="Fb Fontext" w:hint="cs"/>
          <w:rtl/>
        </w:rPr>
        <w:t>ונפטר</w:t>
      </w:r>
      <w:r w:rsidR="00E268F4">
        <w:rPr>
          <w:rFonts w:ascii="Fb Fontext" w:hAnsi="Fb Fontext" w:hint="cs"/>
          <w:rtl/>
        </w:rPr>
        <w:t>.</w:t>
      </w:r>
    </w:p>
    <w:p w14:paraId="4C96AFA9" w14:textId="75DA9BFE" w:rsidR="00A9406C" w:rsidRPr="00C35A2C" w:rsidRDefault="00A9406C" w:rsidP="00A9406C">
      <w:pPr>
        <w:ind w:firstLine="0"/>
        <w:rPr>
          <w:rFonts w:ascii="Fb Fontext" w:hAnsi="Fb Fontext" w:cs="Guttman Vilna"/>
          <w:b/>
          <w:bCs/>
          <w:rtl/>
        </w:rPr>
      </w:pPr>
      <w:r w:rsidRPr="00621C8C">
        <w:rPr>
          <w:rStyle w:val="affffe"/>
          <w:rtl/>
        </w:rPr>
        <w:t>אמר אביי:</w:t>
      </w:r>
      <w:r w:rsidRPr="00C35A2C">
        <w:rPr>
          <w:rFonts w:ascii="Fb Fontext" w:hAnsi="Fb Fontext"/>
          <w:rtl/>
        </w:rPr>
        <w:t xml:space="preserve"> אי </w:t>
      </w:r>
      <w:r>
        <w:rPr>
          <w:rFonts w:ascii="Fb Fontext" w:hAnsi="Fb Fontext" w:hint="cs"/>
          <w:rtl/>
        </w:rPr>
        <w:t>רצה ולא יצא, יכל לחיות</w:t>
      </w:r>
      <w:r w:rsidRPr="00C35A2C">
        <w:rPr>
          <w:rFonts w:ascii="Fb Fontext" w:hAnsi="Fb Fontext"/>
          <w:rtl/>
        </w:rPr>
        <w:t>.</w:t>
      </w:r>
    </w:p>
    <w:p w14:paraId="4BDDB658" w14:textId="704188DC" w:rsidR="00A9406C" w:rsidRPr="00F5539C" w:rsidRDefault="009B2979" w:rsidP="00A9406C">
      <w:pPr>
        <w:rPr>
          <w:rFonts w:ascii="Fb Fontext" w:hAnsi="Fb Fontext"/>
          <w:spacing w:val="-4"/>
          <w:rtl/>
        </w:rPr>
      </w:pPr>
      <w:r>
        <w:rPr>
          <w:rStyle w:val="affffe"/>
          <w:rFonts w:hint="cs"/>
          <w:rtl/>
        </w:rPr>
        <w:t>ט.</w:t>
      </w:r>
      <w:r w:rsidR="00A9406C" w:rsidRPr="006C4F7B">
        <w:rPr>
          <w:rStyle w:val="affffe"/>
          <w:rFonts w:hint="cs"/>
          <w:rtl/>
        </w:rPr>
        <w:t xml:space="preserve"> </w:t>
      </w:r>
      <w:r w:rsidR="00A9406C" w:rsidRPr="006C4F7B">
        <w:rPr>
          <w:rStyle w:val="affffe"/>
          <w:rtl/>
        </w:rPr>
        <w:t>רבה ורב יוסף</w:t>
      </w:r>
      <w:r w:rsidR="00A9406C" w:rsidRPr="006C4F7B">
        <w:rPr>
          <w:rStyle w:val="affffe"/>
          <w:rFonts w:hint="cs"/>
          <w:rtl/>
        </w:rPr>
        <w:t>:</w:t>
      </w:r>
      <w:r w:rsidR="00A9406C" w:rsidRPr="006C4F7B">
        <w:rPr>
          <w:rStyle w:val="affffe"/>
          <w:rtl/>
        </w:rPr>
        <w:t xml:space="preserve"> </w:t>
      </w:r>
      <w:r w:rsidR="00A9406C" w:rsidRPr="00F5539C">
        <w:rPr>
          <w:rFonts w:ascii="Fb Fontext" w:hAnsi="Fb Fontext"/>
          <w:spacing w:val="-4"/>
          <w:sz w:val="32"/>
          <w:rtl/>
        </w:rPr>
        <w:t>כשרין שבבבל א"י קולטתן, כשרין שבשאר ארצות בבל קולטתן.</w:t>
      </w:r>
    </w:p>
    <w:p w14:paraId="13A9208B" w14:textId="551E3892" w:rsidR="00A9406C" w:rsidRPr="00C35A2C" w:rsidRDefault="00A9406C" w:rsidP="00A9406C">
      <w:pPr>
        <w:rPr>
          <w:rFonts w:ascii="Fb Fontext" w:hAnsi="Fb Fontext"/>
          <w:rtl/>
        </w:rPr>
      </w:pPr>
      <w:r w:rsidRPr="00C35A2C">
        <w:rPr>
          <w:rFonts w:ascii="Fb Fontext" w:hAnsi="Fb Fontext" w:hint="cs"/>
          <w:rtl/>
        </w:rPr>
        <w:t>ולא לענין יוחסין</w:t>
      </w:r>
      <w:r>
        <w:rPr>
          <w:rFonts w:ascii="Fb Fontext" w:hAnsi="Fb Fontext" w:hint="cs"/>
          <w:rtl/>
        </w:rPr>
        <w:t>- דא</w:t>
      </w:r>
      <w:r w:rsidR="002B7BCC">
        <w:rPr>
          <w:rFonts w:ascii="Fb Fontext" w:hAnsi="Fb Fontext"/>
          <w:rtl/>
        </w:rPr>
        <w:t>"</w:t>
      </w:r>
      <w:r>
        <w:rPr>
          <w:rFonts w:ascii="Fb Fontext" w:hAnsi="Fb Fontext" w:hint="cs"/>
          <w:rtl/>
        </w:rPr>
        <w:t>י</w:t>
      </w:r>
      <w:r w:rsidRPr="00C35A2C">
        <w:rPr>
          <w:rFonts w:ascii="Fb Fontext" w:hAnsi="Fb Fontext" w:hint="cs"/>
          <w:rtl/>
        </w:rPr>
        <w:t xml:space="preserve"> עיסה לבבל</w:t>
      </w:r>
      <w:r>
        <w:rPr>
          <w:rFonts w:ascii="Fb Fontext" w:hAnsi="Fb Fontext" w:hint="cs"/>
          <w:rtl/>
        </w:rPr>
        <w:t>,</w:t>
      </w:r>
      <w:r w:rsidRPr="00C35A2C">
        <w:rPr>
          <w:rFonts w:ascii="Fb Fontext" w:hAnsi="Fb Fontext" w:hint="cs"/>
          <w:rtl/>
        </w:rPr>
        <w:t xml:space="preserve"> </w:t>
      </w:r>
      <w:r w:rsidRPr="00C35A2C">
        <w:rPr>
          <w:rFonts w:ascii="Fb Fontext" w:hAnsi="Fb Fontext"/>
          <w:rtl/>
        </w:rPr>
        <w:t>אלא לענין קבורה.</w:t>
      </w:r>
    </w:p>
    <w:p w14:paraId="5A522E6A" w14:textId="48E13C05" w:rsidR="00A9406C" w:rsidRPr="00A03544" w:rsidRDefault="009B2979" w:rsidP="00A9406C">
      <w:pPr>
        <w:rPr>
          <w:rFonts w:ascii="Fb Fontext" w:hAnsi="Fb Fontext"/>
          <w:spacing w:val="-4"/>
          <w:rtl/>
        </w:rPr>
      </w:pPr>
      <w:r>
        <w:rPr>
          <w:rStyle w:val="affffe"/>
          <w:rFonts w:hint="cs"/>
          <w:spacing w:val="-4"/>
          <w:rtl/>
        </w:rPr>
        <w:t>י.</w:t>
      </w:r>
      <w:r w:rsidR="00A9406C" w:rsidRPr="00A03544">
        <w:rPr>
          <w:rStyle w:val="affffe"/>
          <w:rFonts w:hint="cs"/>
          <w:spacing w:val="-4"/>
          <w:rtl/>
        </w:rPr>
        <w:t xml:space="preserve"> ר</w:t>
      </w:r>
      <w:r w:rsidR="00A9406C" w:rsidRPr="00A03544">
        <w:rPr>
          <w:rStyle w:val="affffe"/>
          <w:spacing w:val="-4"/>
          <w:rtl/>
        </w:rPr>
        <w:t>"</w:t>
      </w:r>
      <w:r w:rsidR="00A9406C" w:rsidRPr="00A03544">
        <w:rPr>
          <w:rStyle w:val="affffe"/>
          <w:rFonts w:hint="cs"/>
          <w:spacing w:val="-4"/>
          <w:rtl/>
        </w:rPr>
        <w:t>י</w:t>
      </w:r>
      <w:r w:rsidR="00A9406C" w:rsidRPr="00A03544">
        <w:rPr>
          <w:rStyle w:val="affffe"/>
          <w:spacing w:val="-4"/>
          <w:rtl/>
        </w:rPr>
        <w:t xml:space="preserve">: </w:t>
      </w:r>
      <w:r w:rsidR="00A9406C" w:rsidRPr="00A03544">
        <w:rPr>
          <w:rFonts w:ascii="Fb Fontext" w:hAnsi="Fb Fontext"/>
          <w:spacing w:val="-4"/>
          <w:rtl/>
        </w:rPr>
        <w:t>כל הדר בבבל כאילו דר בא</w:t>
      </w:r>
      <w:r w:rsidR="00A03544" w:rsidRPr="00A03544">
        <w:rPr>
          <w:rFonts w:ascii="Fb Fontext" w:hAnsi="Fb Fontext" w:hint="cs"/>
          <w:spacing w:val="-4"/>
          <w:rtl/>
        </w:rPr>
        <w:t>"י</w:t>
      </w:r>
      <w:r w:rsidR="00A9406C" w:rsidRPr="00A03544">
        <w:rPr>
          <w:rFonts w:ascii="Fb Fontext" w:hAnsi="Fb Fontext"/>
          <w:spacing w:val="-4"/>
          <w:rtl/>
        </w:rPr>
        <w:t xml:space="preserve"> </w:t>
      </w:r>
      <w:r w:rsidR="00A9406C" w:rsidRPr="00A03544">
        <w:rPr>
          <w:rFonts w:ascii="Fb Fontext" w:hAnsi="Fb Fontext" w:hint="cs"/>
          <w:spacing w:val="-4"/>
          <w:rtl/>
        </w:rPr>
        <w:t>ד</w:t>
      </w:r>
      <w:r w:rsidR="00A9406C" w:rsidRPr="00A03544">
        <w:rPr>
          <w:rStyle w:val="affffa"/>
          <w:rFonts w:hint="cs"/>
          <w:spacing w:val="-4"/>
          <w:rtl/>
        </w:rPr>
        <w:t>'</w:t>
      </w:r>
      <w:r w:rsidR="00A9406C" w:rsidRPr="00A03544">
        <w:rPr>
          <w:rStyle w:val="affffa"/>
          <w:spacing w:val="-4"/>
          <w:rtl/>
        </w:rPr>
        <w:t>הוי ציון המלטי יושבת בת בבל</w:t>
      </w:r>
      <w:r w:rsidR="00A9406C" w:rsidRPr="00A03544">
        <w:rPr>
          <w:rStyle w:val="affffa"/>
          <w:rFonts w:hint="cs"/>
          <w:spacing w:val="-4"/>
          <w:rtl/>
        </w:rPr>
        <w:t>'</w:t>
      </w:r>
      <w:r w:rsidR="00A9406C" w:rsidRPr="00A03544">
        <w:rPr>
          <w:rStyle w:val="affffa"/>
          <w:spacing w:val="-4"/>
          <w:rtl/>
        </w:rPr>
        <w:t>.</w:t>
      </w:r>
    </w:p>
    <w:p w14:paraId="47AADC05" w14:textId="3F7FFA53" w:rsidR="00E268F4" w:rsidRDefault="009B2979" w:rsidP="00A9406C">
      <w:pPr>
        <w:rPr>
          <w:rFonts w:ascii="Fb Fontext" w:hAnsi="Fb Fontext"/>
          <w:spacing w:val="-2"/>
          <w:rtl/>
        </w:rPr>
      </w:pPr>
      <w:r>
        <w:rPr>
          <w:rStyle w:val="affffe"/>
          <w:rFonts w:hint="cs"/>
          <w:rtl/>
        </w:rPr>
        <w:t>יא.</w:t>
      </w:r>
      <w:r w:rsidR="00A9406C" w:rsidRPr="004479A7">
        <w:rPr>
          <w:rStyle w:val="affffe"/>
          <w:rFonts w:hint="cs"/>
          <w:rtl/>
        </w:rPr>
        <w:t xml:space="preserve"> </w:t>
      </w:r>
      <w:r w:rsidR="00A9406C" w:rsidRPr="004479A7">
        <w:rPr>
          <w:rStyle w:val="affffe"/>
          <w:rtl/>
        </w:rPr>
        <w:t>אביי</w:t>
      </w:r>
      <w:r w:rsidR="00A9406C" w:rsidRPr="004479A7">
        <w:rPr>
          <w:rStyle w:val="affffe"/>
          <w:rFonts w:hint="cs"/>
          <w:rtl/>
        </w:rPr>
        <w:t>:</w:t>
      </w:r>
      <w:r w:rsidR="00A9406C" w:rsidRPr="004479A7">
        <w:rPr>
          <w:rStyle w:val="affffe"/>
          <w:rtl/>
        </w:rPr>
        <w:t xml:space="preserve"> </w:t>
      </w:r>
      <w:r w:rsidR="00A9406C" w:rsidRPr="00BA27D5">
        <w:rPr>
          <w:rStyle w:val="affffe"/>
          <w:rtl/>
        </w:rPr>
        <w:t>נקטינן:</w:t>
      </w:r>
      <w:r w:rsidR="00A9406C" w:rsidRPr="00F71179">
        <w:rPr>
          <w:rFonts w:ascii="Fb Fontext" w:hAnsi="Fb Fontext"/>
          <w:spacing w:val="-2"/>
          <w:rtl/>
        </w:rPr>
        <w:t xml:space="preserve"> בבל לא </w:t>
      </w:r>
      <w:r w:rsidR="00A9406C" w:rsidRPr="00F71179">
        <w:rPr>
          <w:rFonts w:ascii="Fb Fontext" w:hAnsi="Fb Fontext" w:hint="cs"/>
          <w:spacing w:val="-2"/>
          <w:rtl/>
        </w:rPr>
        <w:t>תראה</w:t>
      </w:r>
      <w:r w:rsidR="00A9406C" w:rsidRPr="00F71179">
        <w:rPr>
          <w:rFonts w:ascii="Fb Fontext" w:hAnsi="Fb Fontext"/>
          <w:spacing w:val="-2"/>
          <w:rtl/>
        </w:rPr>
        <w:t xml:space="preserve"> חבלי דמשיח</w:t>
      </w:r>
      <w:r w:rsidR="00E268F4">
        <w:rPr>
          <w:rFonts w:ascii="Fb Fontext" w:hAnsi="Fb Fontext"/>
          <w:spacing w:val="-2"/>
          <w:rtl/>
        </w:rPr>
        <w:t>,</w:t>
      </w:r>
    </w:p>
    <w:p w14:paraId="234756FA" w14:textId="1F2ACA98" w:rsidR="00A9406C" w:rsidRPr="00F71179" w:rsidRDefault="00A9406C" w:rsidP="00A9406C">
      <w:pPr>
        <w:rPr>
          <w:rFonts w:ascii="Fb Fontext" w:hAnsi="Fb Fontext"/>
          <w:spacing w:val="-2"/>
          <w:rtl/>
        </w:rPr>
      </w:pPr>
      <w:r w:rsidRPr="004479A7">
        <w:rPr>
          <w:rStyle w:val="affffe"/>
          <w:rtl/>
        </w:rPr>
        <w:t xml:space="preserve">תרגמה: </w:t>
      </w:r>
      <w:r w:rsidRPr="00F71179">
        <w:rPr>
          <w:rFonts w:ascii="Fb Fontext" w:hAnsi="Fb Fontext"/>
          <w:spacing w:val="-2"/>
          <w:rtl/>
        </w:rPr>
        <w:t xml:space="preserve">אהוצל דבנימין, וקרו ליה </w:t>
      </w:r>
      <w:r w:rsidRPr="00F71179">
        <w:rPr>
          <w:rFonts w:ascii="Fb Fontext" w:hAnsi="Fb Fontext" w:hint="cs"/>
          <w:spacing w:val="-2"/>
          <w:rtl/>
        </w:rPr>
        <w:t>'קרן הפליטה'</w:t>
      </w:r>
      <w:r w:rsidRPr="00F71179">
        <w:rPr>
          <w:rFonts w:ascii="Fb Fontext" w:hAnsi="Fb Fontext"/>
          <w:spacing w:val="-2"/>
          <w:rtl/>
        </w:rPr>
        <w:t>.</w:t>
      </w:r>
    </w:p>
    <w:p w14:paraId="02E07CE8" w14:textId="6F396D5B" w:rsidR="00A9406C" w:rsidRPr="009E3897" w:rsidRDefault="009B2979" w:rsidP="00A9406C">
      <w:pPr>
        <w:rPr>
          <w:rtl/>
        </w:rPr>
      </w:pPr>
      <w:r>
        <w:rPr>
          <w:rStyle w:val="affffe"/>
          <w:rFonts w:hint="cs"/>
          <w:rtl/>
        </w:rPr>
        <w:t>יב.</w:t>
      </w:r>
      <w:r w:rsidR="00A9406C" w:rsidRPr="004479A7">
        <w:rPr>
          <w:rStyle w:val="affffe"/>
          <w:rFonts w:hint="cs"/>
          <w:rtl/>
        </w:rPr>
        <w:t xml:space="preserve"> ר</w:t>
      </w:r>
      <w:r w:rsidR="00A9406C" w:rsidRPr="004479A7">
        <w:rPr>
          <w:rStyle w:val="affffe"/>
          <w:rtl/>
        </w:rPr>
        <w:t>"</w:t>
      </w:r>
      <w:r w:rsidR="00A9406C" w:rsidRPr="004479A7">
        <w:rPr>
          <w:rStyle w:val="affffe"/>
          <w:rFonts w:hint="cs"/>
          <w:rtl/>
        </w:rPr>
        <w:t>א</w:t>
      </w:r>
      <w:r w:rsidR="00A9406C" w:rsidRPr="004479A7">
        <w:rPr>
          <w:rStyle w:val="affffe"/>
          <w:rtl/>
        </w:rPr>
        <w:t xml:space="preserve">: </w:t>
      </w:r>
      <w:r w:rsidR="00A9406C" w:rsidRPr="00C35A2C">
        <w:rPr>
          <w:rtl/>
        </w:rPr>
        <w:t>מתים שבחו"</w:t>
      </w:r>
      <w:r w:rsidR="00A9406C" w:rsidRPr="00C35A2C">
        <w:rPr>
          <w:rFonts w:hint="cs"/>
          <w:rtl/>
        </w:rPr>
        <w:t xml:space="preserve">ל </w:t>
      </w:r>
      <w:r w:rsidR="00A9406C" w:rsidRPr="00C35A2C">
        <w:rPr>
          <w:rtl/>
        </w:rPr>
        <w:t xml:space="preserve">אינם חיים, </w:t>
      </w:r>
      <w:r w:rsidR="00A9406C">
        <w:rPr>
          <w:rFonts w:hint="cs"/>
          <w:rtl/>
        </w:rPr>
        <w:t>ד</w:t>
      </w:r>
      <w:r w:rsidR="00A9406C" w:rsidRPr="00CC78E3">
        <w:rPr>
          <w:rStyle w:val="affffa"/>
          <w:rtl/>
        </w:rPr>
        <w:t xml:space="preserve"> 'ונתתי צבי בארץ חיים</w:t>
      </w:r>
      <w:r w:rsidR="00A9406C" w:rsidRPr="00CC78E3">
        <w:rPr>
          <w:rStyle w:val="affffa"/>
          <w:rFonts w:hint="cs"/>
          <w:rtl/>
        </w:rPr>
        <w:t>'</w:t>
      </w:r>
      <w:r w:rsidR="00A9406C" w:rsidRPr="00CC78E3">
        <w:rPr>
          <w:rStyle w:val="affffa"/>
          <w:rtl/>
        </w:rPr>
        <w:t>,</w:t>
      </w:r>
      <w:r w:rsidR="00A9406C" w:rsidRPr="00C35A2C">
        <w:rPr>
          <w:rtl/>
        </w:rPr>
        <w:t xml:space="preserve"> ארץ שצביוני בה מתיה חיים, שאין צביוני בה - אין מתיה </w:t>
      </w:r>
      <w:r w:rsidR="00A9406C" w:rsidRPr="009E3897">
        <w:rPr>
          <w:rtl/>
        </w:rPr>
        <w:t>חיים.</w:t>
      </w:r>
    </w:p>
    <w:p w14:paraId="023F859F" w14:textId="229D9D75" w:rsidR="00E268F4" w:rsidRDefault="009B2979" w:rsidP="00A9406C">
      <w:pPr>
        <w:rPr>
          <w:rFonts w:ascii="Fb Fontext" w:hAnsi="Fb Fontext"/>
          <w:rtl/>
        </w:rPr>
      </w:pPr>
      <w:r>
        <w:rPr>
          <w:rStyle w:val="affffe"/>
          <w:rFonts w:hint="cs"/>
          <w:rtl/>
        </w:rPr>
        <w:t xml:space="preserve">יג. </w:t>
      </w:r>
      <w:r w:rsidR="00A9406C" w:rsidRPr="004479A7">
        <w:rPr>
          <w:rStyle w:val="affffe"/>
          <w:rtl/>
        </w:rPr>
        <w:t>מתיב ר</w:t>
      </w:r>
      <w:r w:rsidR="00A9406C" w:rsidRPr="004479A7">
        <w:rPr>
          <w:rStyle w:val="affffe"/>
          <w:rFonts w:hint="cs"/>
          <w:rtl/>
        </w:rPr>
        <w:t>אב</w:t>
      </w:r>
      <w:r w:rsidR="00A9406C" w:rsidRPr="004479A7">
        <w:rPr>
          <w:rStyle w:val="affffe"/>
          <w:rtl/>
        </w:rPr>
        <w:t>"</w:t>
      </w:r>
      <w:r w:rsidR="00A9406C" w:rsidRPr="004479A7">
        <w:rPr>
          <w:rStyle w:val="affffe"/>
          <w:rFonts w:hint="cs"/>
          <w:rtl/>
        </w:rPr>
        <w:t>מ</w:t>
      </w:r>
      <w:r w:rsidR="00A9406C" w:rsidRPr="004479A7">
        <w:rPr>
          <w:rStyle w:val="affffe"/>
          <w:rtl/>
        </w:rPr>
        <w:t xml:space="preserve">: </w:t>
      </w:r>
      <w:r w:rsidR="00A9406C" w:rsidRPr="00CC78E3">
        <w:rPr>
          <w:rStyle w:val="affffa"/>
          <w:rFonts w:hint="cs"/>
          <w:rtl/>
        </w:rPr>
        <w:t>'</w:t>
      </w:r>
      <w:r w:rsidR="00A9406C" w:rsidRPr="00CC78E3">
        <w:rPr>
          <w:rStyle w:val="affffa"/>
          <w:rtl/>
        </w:rPr>
        <w:t>יחיו מתיך נבלתי יקומון</w:t>
      </w:r>
      <w:r w:rsidR="00A9406C" w:rsidRPr="00CC78E3">
        <w:rPr>
          <w:rStyle w:val="affffa"/>
          <w:rFonts w:hint="cs"/>
          <w:rtl/>
        </w:rPr>
        <w:t>'</w:t>
      </w:r>
      <w:r w:rsidR="00E268F4">
        <w:rPr>
          <w:rStyle w:val="affffa"/>
          <w:rtl/>
        </w:rPr>
        <w:t>,</w:t>
      </w:r>
    </w:p>
    <w:p w14:paraId="075E4C7C" w14:textId="00C78B81" w:rsidR="00A9406C" w:rsidRDefault="00A9406C" w:rsidP="00A9406C">
      <w:pPr>
        <w:rPr>
          <w:rFonts w:ascii="Fb Fontext" w:hAnsi="Fb Fontext"/>
          <w:rtl/>
        </w:rPr>
      </w:pPr>
      <w:r w:rsidRPr="007965F1">
        <w:rPr>
          <w:rStyle w:val="affffa"/>
          <w:rtl/>
        </w:rPr>
        <w:lastRenderedPageBreak/>
        <w:t>יחיו מתיך</w:t>
      </w:r>
      <w:r w:rsidRPr="00C35A2C">
        <w:rPr>
          <w:rFonts w:ascii="Fb Fontext" w:hAnsi="Fb Fontext"/>
          <w:rtl/>
        </w:rPr>
        <w:t xml:space="preserve"> - מתים שבא"י,</w:t>
      </w:r>
      <w:r w:rsidRPr="006B2A7E">
        <w:rPr>
          <w:rStyle w:val="affffa"/>
          <w:rtl/>
        </w:rPr>
        <w:t xml:space="preserve"> </w:t>
      </w:r>
      <w:r w:rsidRPr="006B2A7E">
        <w:rPr>
          <w:rStyle w:val="affffa"/>
          <w:rFonts w:hint="cs"/>
          <w:rtl/>
        </w:rPr>
        <w:t>'</w:t>
      </w:r>
      <w:r w:rsidRPr="006B2A7E">
        <w:rPr>
          <w:rStyle w:val="affffa"/>
          <w:rtl/>
        </w:rPr>
        <w:t>נבלתי יקומון</w:t>
      </w:r>
      <w:r w:rsidRPr="006B2A7E">
        <w:rPr>
          <w:rStyle w:val="affffa"/>
          <w:rFonts w:hint="cs"/>
          <w:rtl/>
        </w:rPr>
        <w:t>'-</w:t>
      </w:r>
      <w:r w:rsidRPr="00C35A2C">
        <w:rPr>
          <w:rFonts w:ascii="Fb Fontext" w:hAnsi="Fb Fontext"/>
          <w:rtl/>
        </w:rPr>
        <w:t xml:space="preserve"> מתים שבחו</w:t>
      </w:r>
      <w:r w:rsidRPr="00C35A2C">
        <w:rPr>
          <w:rFonts w:ascii="Fb Fontext" w:hAnsi="Fb Fontext" w:hint="cs"/>
          <w:rtl/>
        </w:rPr>
        <w:t>'ל</w:t>
      </w:r>
      <w:r w:rsidR="00B909D8">
        <w:rPr>
          <w:rFonts w:ascii="Fb Fontext" w:hAnsi="Fb Fontext" w:hint="cs"/>
          <w:rtl/>
        </w:rPr>
        <w:t>,</w:t>
      </w:r>
    </w:p>
    <w:p w14:paraId="47A8E3EC" w14:textId="7493C5B8" w:rsidR="00A9406C" w:rsidRPr="009B2979" w:rsidRDefault="00A9406C" w:rsidP="00A9406C">
      <w:pPr>
        <w:rPr>
          <w:rFonts w:ascii="Fb Fontext" w:hAnsi="Fb Fontext"/>
          <w:spacing w:val="-6"/>
          <w:rtl/>
        </w:rPr>
      </w:pPr>
      <w:r w:rsidRPr="009B2979">
        <w:rPr>
          <w:rStyle w:val="affffa"/>
          <w:spacing w:val="-6"/>
          <w:rtl/>
        </w:rPr>
        <w:t>ונתתי צבי בארץ חיים</w:t>
      </w:r>
      <w:r w:rsidRPr="009B2979">
        <w:rPr>
          <w:rFonts w:ascii="Fb Fontext" w:hAnsi="Fb Fontext" w:hint="cs"/>
          <w:spacing w:val="-6"/>
          <w:rtl/>
        </w:rPr>
        <w:t>-</w:t>
      </w:r>
      <w:r w:rsidRPr="009B2979">
        <w:rPr>
          <w:rFonts w:ascii="Fb Fontext" w:hAnsi="Fb Fontext"/>
          <w:spacing w:val="-6"/>
          <w:rtl/>
        </w:rPr>
        <w:t xml:space="preserve"> אנבוכדנצר </w:t>
      </w:r>
      <w:r w:rsidRPr="009B2979">
        <w:rPr>
          <w:rFonts w:ascii="Fb Fontext" w:hAnsi="Fb Fontext" w:hint="cs"/>
          <w:spacing w:val="-6"/>
          <w:rtl/>
        </w:rPr>
        <w:t>כת</w:t>
      </w:r>
      <w:r w:rsidR="009B2979" w:rsidRPr="009B2979">
        <w:rPr>
          <w:rFonts w:ascii="Fb Fontext" w:hAnsi="Fb Fontext" w:hint="cs"/>
          <w:spacing w:val="-6"/>
          <w:rtl/>
        </w:rPr>
        <w:t>ו</w:t>
      </w:r>
      <w:r w:rsidRPr="009B2979">
        <w:rPr>
          <w:rFonts w:ascii="Fb Fontext" w:hAnsi="Fb Fontext" w:hint="cs"/>
          <w:spacing w:val="-6"/>
          <w:rtl/>
        </w:rPr>
        <w:t>ב שאמר ה' שיביא מלך קל כצבי</w:t>
      </w:r>
    </w:p>
    <w:p w14:paraId="353CBB63" w14:textId="77777777" w:rsidR="00A9406C" w:rsidRPr="00C35A2C" w:rsidRDefault="00A9406C" w:rsidP="00A9406C">
      <w:pPr>
        <w:rPr>
          <w:rFonts w:ascii="Fb Fontext" w:hAnsi="Fb Fontext"/>
          <w:rtl/>
        </w:rPr>
      </w:pPr>
      <w:r w:rsidRPr="004479A7">
        <w:rPr>
          <w:rStyle w:val="affffe"/>
          <w:rtl/>
        </w:rPr>
        <w:t xml:space="preserve">א"ל: רבי, </w:t>
      </w:r>
      <w:r w:rsidRPr="00C35A2C">
        <w:rPr>
          <w:rFonts w:ascii="Fb Fontext" w:hAnsi="Fb Fontext"/>
          <w:rtl/>
        </w:rPr>
        <w:t xml:space="preserve">מקרא אני דורש: </w:t>
      </w:r>
      <w:r w:rsidRPr="007965F1">
        <w:rPr>
          <w:rStyle w:val="affffa"/>
          <w:rtl/>
        </w:rPr>
        <w:t>נותן נשמה לעם עליה ורוח להולכים בה.</w:t>
      </w:r>
    </w:p>
    <w:p w14:paraId="75ED98F5" w14:textId="77777777" w:rsidR="00A9406C" w:rsidRPr="00C35A2C" w:rsidRDefault="00A9406C" w:rsidP="00A9406C">
      <w:pPr>
        <w:rPr>
          <w:rFonts w:ascii="Fb Fontext" w:hAnsi="Fb Fontext" w:cs="Guttman Vilna"/>
          <w:b/>
          <w:bCs/>
          <w:sz w:val="32"/>
          <w:rtl/>
        </w:rPr>
      </w:pPr>
      <w:r w:rsidRPr="004479A7">
        <w:rPr>
          <w:rStyle w:val="affffe"/>
          <w:rFonts w:hint="cs"/>
          <w:rtl/>
        </w:rPr>
        <w:t xml:space="preserve">והך </w:t>
      </w:r>
      <w:r w:rsidRPr="00C35A2C">
        <w:rPr>
          <w:rFonts w:ascii="Fb Fontext" w:hAnsi="Fb Fontext" w:hint="cs"/>
          <w:sz w:val="32"/>
          <w:rtl/>
        </w:rPr>
        <w:t>ד</w:t>
      </w:r>
      <w:r w:rsidRPr="007965F1">
        <w:rPr>
          <w:rStyle w:val="affffa"/>
          <w:rtl/>
        </w:rPr>
        <w:t>נבלתי יקומון</w:t>
      </w:r>
      <w:r>
        <w:rPr>
          <w:rFonts w:ascii="Fb Fontext" w:hAnsi="Fb Fontext"/>
          <w:sz w:val="32"/>
          <w:rtl/>
        </w:rPr>
        <w:t xml:space="preserve">! </w:t>
      </w:r>
      <w:r>
        <w:rPr>
          <w:rFonts w:ascii="Fb Fontext" w:hAnsi="Fb Fontext" w:hint="cs"/>
          <w:sz w:val="32"/>
          <w:rtl/>
        </w:rPr>
        <w:t>-</w:t>
      </w:r>
      <w:r>
        <w:rPr>
          <w:rFonts w:ascii="Fb Fontext" w:hAnsi="Fb Fontext"/>
          <w:sz w:val="32"/>
          <w:rtl/>
        </w:rPr>
        <w:t xml:space="preserve">בנפלים </w:t>
      </w:r>
      <w:r w:rsidRPr="00C35A2C">
        <w:rPr>
          <w:rFonts w:ascii="Fb Fontext" w:hAnsi="Fb Fontext"/>
          <w:sz w:val="32"/>
          <w:rtl/>
        </w:rPr>
        <w:t>כתיב.</w:t>
      </w:r>
    </w:p>
    <w:p w14:paraId="3711E099" w14:textId="7CAACF82" w:rsidR="00A9406C" w:rsidRPr="00C35A2C" w:rsidRDefault="009B2979" w:rsidP="00A9406C">
      <w:pPr>
        <w:rPr>
          <w:rFonts w:ascii="Fb Fontext" w:hAnsi="Fb Fontext"/>
          <w:rtl/>
        </w:rPr>
      </w:pPr>
      <w:r>
        <w:rPr>
          <w:rStyle w:val="affffe"/>
          <w:rFonts w:hint="cs"/>
          <w:rtl/>
        </w:rPr>
        <w:t xml:space="preserve">יד. </w:t>
      </w:r>
      <w:r w:rsidR="00A9406C" w:rsidRPr="004479A7">
        <w:rPr>
          <w:rStyle w:val="affffe"/>
          <w:rFonts w:hint="cs"/>
          <w:rtl/>
        </w:rPr>
        <w:t>וראב</w:t>
      </w:r>
      <w:r w:rsidR="00A9406C" w:rsidRPr="004479A7">
        <w:rPr>
          <w:rStyle w:val="affffe"/>
          <w:rtl/>
        </w:rPr>
        <w:t>"</w:t>
      </w:r>
      <w:r w:rsidR="00A9406C" w:rsidRPr="004479A7">
        <w:rPr>
          <w:rStyle w:val="affffe"/>
          <w:rFonts w:hint="cs"/>
          <w:rtl/>
        </w:rPr>
        <w:t>מ</w:t>
      </w:r>
      <w:r w:rsidR="00A9406C" w:rsidRPr="004479A7">
        <w:rPr>
          <w:rStyle w:val="affffe"/>
          <w:rtl/>
        </w:rPr>
        <w:t xml:space="preserve"> </w:t>
      </w:r>
      <w:r w:rsidR="00A9406C" w:rsidRPr="00CC78E3">
        <w:rPr>
          <w:rStyle w:val="affffa"/>
          <w:rFonts w:hint="cs"/>
          <w:rtl/>
        </w:rPr>
        <w:t>'</w:t>
      </w:r>
      <w:r w:rsidR="00A9406C" w:rsidRPr="00CC78E3">
        <w:rPr>
          <w:rStyle w:val="affffa"/>
          <w:rtl/>
        </w:rPr>
        <w:t>נותן נשמה לעם עליה</w:t>
      </w:r>
      <w:r w:rsidR="00A9406C" w:rsidRPr="00CC78E3">
        <w:rPr>
          <w:rStyle w:val="affffa"/>
          <w:rFonts w:hint="cs"/>
          <w:rtl/>
        </w:rPr>
        <w:t>'</w:t>
      </w:r>
      <w:r w:rsidR="00A9406C" w:rsidRPr="00CC78E3">
        <w:rPr>
          <w:rStyle w:val="affffa"/>
          <w:rtl/>
        </w:rPr>
        <w:t xml:space="preserve"> </w:t>
      </w:r>
      <w:r w:rsidR="00A9406C" w:rsidRPr="004479A7">
        <w:rPr>
          <w:rStyle w:val="affffe"/>
          <w:rtl/>
        </w:rPr>
        <w:t>מיבעי לכדר"</w:t>
      </w:r>
      <w:r w:rsidR="00A9406C" w:rsidRPr="004479A7">
        <w:rPr>
          <w:rStyle w:val="affffe"/>
          <w:rFonts w:hint="cs"/>
          <w:rtl/>
        </w:rPr>
        <w:t xml:space="preserve">א </w:t>
      </w:r>
      <w:r w:rsidR="00A9406C" w:rsidRPr="00C35A2C">
        <w:rPr>
          <w:rFonts w:ascii="Fb Fontext" w:hAnsi="Fb Fontext" w:hint="cs"/>
          <w:sz w:val="32"/>
          <w:rtl/>
        </w:rPr>
        <w:t>ד</w:t>
      </w:r>
      <w:r w:rsidR="00A9406C" w:rsidRPr="00C35A2C">
        <w:rPr>
          <w:rFonts w:ascii="Fb Fontext" w:hAnsi="Fb Fontext"/>
          <w:sz w:val="32"/>
          <w:rtl/>
        </w:rPr>
        <w:t>אפילו שפחה כנענית שבא"י מובטח לה שהיא בת העו</w:t>
      </w:r>
      <w:r w:rsidR="00A9406C" w:rsidRPr="00C35A2C">
        <w:rPr>
          <w:rFonts w:ascii="Fb Fontext" w:hAnsi="Fb Fontext" w:hint="cs"/>
          <w:sz w:val="32"/>
          <w:rtl/>
        </w:rPr>
        <w:t>ה</w:t>
      </w:r>
      <w:r w:rsidR="00A9406C" w:rsidRPr="00C35A2C">
        <w:rPr>
          <w:rFonts w:ascii="Fb Fontext" w:hAnsi="Fb Fontext"/>
          <w:sz w:val="32"/>
          <w:rtl/>
        </w:rPr>
        <w:t>"</w:t>
      </w:r>
      <w:r w:rsidR="00A9406C" w:rsidRPr="00C35A2C">
        <w:rPr>
          <w:rFonts w:ascii="Fb Fontext" w:hAnsi="Fb Fontext" w:hint="cs"/>
          <w:sz w:val="32"/>
          <w:rtl/>
        </w:rPr>
        <w:t>ב</w:t>
      </w:r>
      <w:r w:rsidR="00B909D8">
        <w:rPr>
          <w:rFonts w:ascii="Fb Fontext" w:hAnsi="Fb Fontext" w:hint="cs"/>
          <w:sz w:val="32"/>
          <w:rtl/>
        </w:rPr>
        <w:t>,</w:t>
      </w:r>
    </w:p>
    <w:p w14:paraId="43E20F25" w14:textId="77777777" w:rsidR="00A9406C" w:rsidRPr="00730169" w:rsidRDefault="00A9406C" w:rsidP="00A9406C">
      <w:pPr>
        <w:ind w:firstLine="0"/>
        <w:rPr>
          <w:rFonts w:ascii="Fb Fontext" w:hAnsi="Fb Fontext" w:cs="Guttman Vilna"/>
          <w:b/>
          <w:bCs/>
          <w:spacing w:val="-8"/>
          <w:sz w:val="32"/>
          <w:rtl/>
        </w:rPr>
      </w:pPr>
      <w:r w:rsidRPr="00730169">
        <w:rPr>
          <w:rStyle w:val="affffe"/>
          <w:spacing w:val="-8"/>
          <w:rtl/>
        </w:rPr>
        <w:t xml:space="preserve">כתיב כאן: </w:t>
      </w:r>
      <w:r w:rsidRPr="00730169">
        <w:rPr>
          <w:rStyle w:val="affffa"/>
          <w:spacing w:val="-8"/>
          <w:rtl/>
        </w:rPr>
        <w:t>לעם עליה</w:t>
      </w:r>
      <w:r w:rsidRPr="00730169">
        <w:rPr>
          <w:rFonts w:ascii="Fb Fontext" w:hAnsi="Fb Fontext"/>
          <w:spacing w:val="-8"/>
          <w:sz w:val="32"/>
          <w:rtl/>
        </w:rPr>
        <w:t xml:space="preserve">, </w:t>
      </w:r>
      <w:r w:rsidRPr="00730169">
        <w:rPr>
          <w:rStyle w:val="affffe"/>
          <w:spacing w:val="-8"/>
          <w:rtl/>
        </w:rPr>
        <w:t xml:space="preserve">וכתיב שם: </w:t>
      </w:r>
      <w:r w:rsidRPr="00730169">
        <w:rPr>
          <w:rStyle w:val="affffa"/>
          <w:spacing w:val="-8"/>
          <w:rtl/>
        </w:rPr>
        <w:t xml:space="preserve">שבו לכם פה עם החמור </w:t>
      </w:r>
      <w:r w:rsidRPr="00730169">
        <w:rPr>
          <w:rFonts w:ascii="Fb Fontext" w:hAnsi="Fb Fontext"/>
          <w:spacing w:val="-8"/>
          <w:sz w:val="32"/>
          <w:rtl/>
        </w:rPr>
        <w:t>- עם הדומה לחמור.</w:t>
      </w:r>
    </w:p>
    <w:p w14:paraId="526BD5CF" w14:textId="600C280E" w:rsidR="00A9406C" w:rsidRPr="00F71179" w:rsidRDefault="009B2979" w:rsidP="00A9406C">
      <w:pPr>
        <w:rPr>
          <w:rFonts w:ascii="Fb Fontext" w:hAnsi="Fb Fontext"/>
          <w:spacing w:val="-2"/>
          <w:rtl/>
        </w:rPr>
      </w:pPr>
      <w:r w:rsidRPr="009B2979">
        <w:rPr>
          <w:rStyle w:val="affffe"/>
          <w:rFonts w:hint="cs"/>
          <w:rtl/>
        </w:rPr>
        <w:t>טו</w:t>
      </w:r>
      <w:r>
        <w:rPr>
          <w:rFonts w:ascii="Fb Fontext" w:hAnsi="Fb Fontext" w:hint="cs"/>
          <w:spacing w:val="-2"/>
          <w:sz w:val="32"/>
          <w:rtl/>
        </w:rPr>
        <w:t xml:space="preserve">. </w:t>
      </w:r>
      <w:r w:rsidR="00A9406C" w:rsidRPr="00F71179">
        <w:rPr>
          <w:rStyle w:val="affffa"/>
          <w:rFonts w:hint="cs"/>
          <w:spacing w:val="-2"/>
          <w:rtl/>
        </w:rPr>
        <w:t>'</w:t>
      </w:r>
      <w:r w:rsidR="00A9406C" w:rsidRPr="00F71179">
        <w:rPr>
          <w:rStyle w:val="affffa"/>
          <w:spacing w:val="-2"/>
          <w:rtl/>
        </w:rPr>
        <w:t>ורוח להולכים בה</w:t>
      </w:r>
      <w:r w:rsidR="00A9406C" w:rsidRPr="00F71179">
        <w:rPr>
          <w:rStyle w:val="affffa"/>
          <w:rFonts w:hint="cs"/>
          <w:spacing w:val="-2"/>
          <w:rtl/>
        </w:rPr>
        <w:t>'</w:t>
      </w:r>
      <w:r w:rsidR="00A9406C" w:rsidRPr="00F71179">
        <w:rPr>
          <w:rStyle w:val="affffa"/>
          <w:spacing w:val="-2"/>
          <w:rtl/>
        </w:rPr>
        <w:t xml:space="preserve"> </w:t>
      </w:r>
      <w:r w:rsidR="00A9406C" w:rsidRPr="004479A7">
        <w:rPr>
          <w:rStyle w:val="affffe"/>
          <w:rFonts w:hint="cs"/>
          <w:rtl/>
        </w:rPr>
        <w:t>מרי</w:t>
      </w:r>
      <w:r w:rsidR="00A9406C" w:rsidRPr="004479A7">
        <w:rPr>
          <w:rStyle w:val="affffe"/>
          <w:rtl/>
        </w:rPr>
        <w:t>"</w:t>
      </w:r>
      <w:r w:rsidR="00A9406C" w:rsidRPr="004479A7">
        <w:rPr>
          <w:rStyle w:val="affffe"/>
          <w:rFonts w:hint="cs"/>
          <w:rtl/>
        </w:rPr>
        <w:t>ו:</w:t>
      </w:r>
      <w:r w:rsidR="00A9406C" w:rsidRPr="004479A7">
        <w:rPr>
          <w:rStyle w:val="affffe"/>
          <w:rtl/>
        </w:rPr>
        <w:t xml:space="preserve"> </w:t>
      </w:r>
      <w:r w:rsidR="00A9406C" w:rsidRPr="00F71179">
        <w:rPr>
          <w:rFonts w:ascii="Fb Fontext" w:hAnsi="Fb Fontext"/>
          <w:spacing w:val="-2"/>
          <w:sz w:val="32"/>
          <w:rtl/>
        </w:rPr>
        <w:t xml:space="preserve">כל המהלך </w:t>
      </w:r>
      <w:r w:rsidR="00A9406C" w:rsidRPr="00F71179">
        <w:rPr>
          <w:rFonts w:ascii="Fb Fontext" w:hAnsi="Fb Fontext" w:hint="cs"/>
          <w:spacing w:val="-2"/>
          <w:sz w:val="32"/>
          <w:rtl/>
        </w:rPr>
        <w:t>ד'</w:t>
      </w:r>
      <w:r w:rsidR="00A9406C" w:rsidRPr="00F71179">
        <w:rPr>
          <w:rFonts w:ascii="Fb Fontext" w:hAnsi="Fb Fontext"/>
          <w:spacing w:val="-2"/>
          <w:sz w:val="32"/>
          <w:rtl/>
        </w:rPr>
        <w:t xml:space="preserve"> אמות בארץ ישראל - מובטח לו שהוא ב</w:t>
      </w:r>
      <w:r w:rsidR="00A9406C" w:rsidRPr="00F71179">
        <w:rPr>
          <w:rFonts w:ascii="Fb Fontext" w:hAnsi="Fb Fontext" w:hint="cs"/>
          <w:spacing w:val="-2"/>
          <w:sz w:val="32"/>
          <w:rtl/>
        </w:rPr>
        <w:t>ן העוה</w:t>
      </w:r>
      <w:r w:rsidR="00A9406C" w:rsidRPr="00F71179">
        <w:rPr>
          <w:rFonts w:ascii="Fb Fontext" w:hAnsi="Fb Fontext"/>
          <w:spacing w:val="-2"/>
          <w:sz w:val="32"/>
          <w:rtl/>
        </w:rPr>
        <w:t>"</w:t>
      </w:r>
      <w:r w:rsidR="00A9406C" w:rsidRPr="00F71179">
        <w:rPr>
          <w:rFonts w:ascii="Fb Fontext" w:hAnsi="Fb Fontext" w:hint="cs"/>
          <w:spacing w:val="-2"/>
          <w:sz w:val="32"/>
          <w:rtl/>
        </w:rPr>
        <w:t>ב</w:t>
      </w:r>
      <w:r w:rsidR="00B909D8">
        <w:rPr>
          <w:rFonts w:ascii="Fb Fontext" w:hAnsi="Fb Fontext" w:hint="cs"/>
          <w:spacing w:val="-2"/>
          <w:sz w:val="32"/>
          <w:rtl/>
        </w:rPr>
        <w:t>,</w:t>
      </w:r>
    </w:p>
    <w:p w14:paraId="45369332" w14:textId="145DD10B" w:rsidR="00E268F4" w:rsidRDefault="00A9406C" w:rsidP="00A9406C">
      <w:pPr>
        <w:rPr>
          <w:rFonts w:ascii="Fb Fontext" w:hAnsi="Fb Fontext"/>
          <w:rtl/>
        </w:rPr>
      </w:pPr>
      <w:r w:rsidRPr="004479A7">
        <w:rPr>
          <w:rStyle w:val="affffe"/>
          <w:rtl/>
        </w:rPr>
        <w:t>•</w:t>
      </w:r>
      <w:r w:rsidRPr="004479A7">
        <w:rPr>
          <w:rStyle w:val="affffe"/>
          <w:rFonts w:hint="cs"/>
          <w:rtl/>
        </w:rPr>
        <w:t xml:space="preserve"> </w:t>
      </w:r>
      <w:r w:rsidRPr="004479A7">
        <w:rPr>
          <w:rStyle w:val="affffe"/>
          <w:rtl/>
        </w:rPr>
        <w:t>ולר</w:t>
      </w:r>
      <w:r w:rsidRPr="004479A7">
        <w:rPr>
          <w:rStyle w:val="affffe"/>
          <w:rFonts w:hint="cs"/>
          <w:rtl/>
        </w:rPr>
        <w:t>"א</w:t>
      </w:r>
      <w:r>
        <w:rPr>
          <w:rStyle w:val="affffe"/>
          <w:rFonts w:hint="cs"/>
          <w:rtl/>
        </w:rPr>
        <w:t>:</w:t>
      </w:r>
      <w:r w:rsidRPr="004479A7">
        <w:rPr>
          <w:rStyle w:val="affffe"/>
          <w:rtl/>
        </w:rPr>
        <w:t xml:space="preserve"> </w:t>
      </w:r>
      <w:r w:rsidRPr="00C35A2C">
        <w:rPr>
          <w:rFonts w:ascii="Fb Fontext" w:hAnsi="Fb Fontext"/>
          <w:rtl/>
        </w:rPr>
        <w:t>צדיקים שבחו</w:t>
      </w:r>
      <w:r w:rsidR="002B7BCC">
        <w:rPr>
          <w:rFonts w:ascii="Fb Fontext" w:hAnsi="Fb Fontext"/>
          <w:rtl/>
        </w:rPr>
        <w:t>"</w:t>
      </w:r>
      <w:r>
        <w:rPr>
          <w:rFonts w:ascii="Fb Fontext" w:hAnsi="Fb Fontext" w:hint="cs"/>
          <w:rtl/>
        </w:rPr>
        <w:t>ל</w:t>
      </w:r>
      <w:r w:rsidRPr="00C35A2C">
        <w:rPr>
          <w:rFonts w:ascii="Fb Fontext" w:hAnsi="Fb Fontext"/>
          <w:rtl/>
        </w:rPr>
        <w:t xml:space="preserve"> אינם חיים</w:t>
      </w:r>
      <w:r w:rsidR="00E268F4">
        <w:rPr>
          <w:rFonts w:ascii="Fb Fontext" w:hAnsi="Fb Fontext"/>
          <w:rtl/>
        </w:rPr>
        <w:t>?</w:t>
      </w:r>
    </w:p>
    <w:p w14:paraId="39D2DF04" w14:textId="59F5C940" w:rsidR="00A9406C" w:rsidRPr="00C35A2C" w:rsidRDefault="00A9406C" w:rsidP="00A9406C">
      <w:pPr>
        <w:rPr>
          <w:rFonts w:ascii="Fb Fontext" w:hAnsi="Fb Fontext"/>
          <w:rtl/>
        </w:rPr>
      </w:pPr>
      <w:r w:rsidRPr="004479A7">
        <w:rPr>
          <w:rStyle w:val="affffe"/>
          <w:rtl/>
        </w:rPr>
        <w:t>א</w:t>
      </w:r>
      <w:r w:rsidRPr="004479A7">
        <w:rPr>
          <w:rStyle w:val="affffe"/>
          <w:rFonts w:hint="cs"/>
          <w:rtl/>
        </w:rPr>
        <w:t>ר</w:t>
      </w:r>
      <w:r w:rsidRPr="004479A7">
        <w:rPr>
          <w:rStyle w:val="affffe"/>
          <w:rtl/>
        </w:rPr>
        <w:t>"</w:t>
      </w:r>
      <w:r w:rsidRPr="004479A7">
        <w:rPr>
          <w:rStyle w:val="affffe"/>
          <w:rFonts w:hint="cs"/>
          <w:rtl/>
        </w:rPr>
        <w:t>א</w:t>
      </w:r>
      <w:r w:rsidRPr="004479A7">
        <w:rPr>
          <w:rStyle w:val="affffe"/>
          <w:rtl/>
        </w:rPr>
        <w:t xml:space="preserve">: </w:t>
      </w:r>
      <w:r w:rsidRPr="00C35A2C">
        <w:rPr>
          <w:rFonts w:ascii="Fb Fontext" w:hAnsi="Fb Fontext"/>
          <w:rtl/>
        </w:rPr>
        <w:t>ע"י גלגול.</w:t>
      </w:r>
      <w:r>
        <w:rPr>
          <w:rFonts w:ascii="Fb Fontext" w:hAnsi="Fb Fontext" w:hint="cs"/>
          <w:rtl/>
        </w:rPr>
        <w:t>- ולא צער הוא ד</w:t>
      </w:r>
      <w:r w:rsidRPr="00C35A2C">
        <w:rPr>
          <w:rFonts w:ascii="Fb Fontext" w:hAnsi="Fb Fontext" w:hint="cs"/>
          <w:rtl/>
        </w:rPr>
        <w:t>מחילות נעשות להם בקרקע</w:t>
      </w:r>
    </w:p>
    <w:p w14:paraId="69C25E50" w14:textId="6A370495" w:rsidR="00A9406C" w:rsidRPr="00C35A2C" w:rsidRDefault="009B2979" w:rsidP="00A9406C">
      <w:pPr>
        <w:rPr>
          <w:rFonts w:ascii="Fb Fontext" w:hAnsi="Fb Fontext"/>
          <w:rtl/>
        </w:rPr>
      </w:pPr>
      <w:r w:rsidRPr="009B2979">
        <w:rPr>
          <w:rStyle w:val="affffe"/>
          <w:rFonts w:hint="cs"/>
          <w:rtl/>
        </w:rPr>
        <w:t>טז.</w:t>
      </w:r>
      <w:r w:rsidR="00A9406C" w:rsidRPr="00CC78E3">
        <w:rPr>
          <w:rStyle w:val="affffa"/>
          <w:rFonts w:hint="cs"/>
          <w:rtl/>
        </w:rPr>
        <w:t xml:space="preserve"> '</w:t>
      </w:r>
      <w:r w:rsidR="00A9406C" w:rsidRPr="00CC78E3">
        <w:rPr>
          <w:rStyle w:val="affffa"/>
          <w:rtl/>
        </w:rPr>
        <w:t>ונשאתני ממצרים וקברתני בקבורתם</w:t>
      </w:r>
      <w:r w:rsidR="00A9406C" w:rsidRPr="00CC78E3">
        <w:rPr>
          <w:rStyle w:val="affffa"/>
          <w:rFonts w:hint="cs"/>
          <w:rtl/>
        </w:rPr>
        <w:t>'</w:t>
      </w:r>
      <w:r w:rsidR="00A9406C" w:rsidRPr="00CC78E3">
        <w:rPr>
          <w:rStyle w:val="affffa"/>
          <w:rtl/>
        </w:rPr>
        <w:t xml:space="preserve"> </w:t>
      </w:r>
      <w:r w:rsidR="00A9406C" w:rsidRPr="004479A7">
        <w:rPr>
          <w:rStyle w:val="affffe"/>
          <w:rtl/>
        </w:rPr>
        <w:t xml:space="preserve">- קרנא: </w:t>
      </w:r>
      <w:r w:rsidR="00A9406C" w:rsidRPr="00C35A2C">
        <w:rPr>
          <w:rFonts w:ascii="Fb Fontext" w:hAnsi="Fb Fontext"/>
          <w:rtl/>
        </w:rPr>
        <w:t>דברים בגו, יודע היה יעקב אבינו שצדיק גמור היה, ואם מתים שבחו"</w:t>
      </w:r>
      <w:r w:rsidR="00A9406C" w:rsidRPr="00C35A2C">
        <w:rPr>
          <w:rFonts w:ascii="Fb Fontext" w:hAnsi="Fb Fontext" w:hint="cs"/>
          <w:rtl/>
        </w:rPr>
        <w:t>ל</w:t>
      </w:r>
      <w:r w:rsidR="00A9406C" w:rsidRPr="00C35A2C">
        <w:rPr>
          <w:rFonts w:ascii="Fb Fontext" w:hAnsi="Fb Fontext"/>
          <w:rtl/>
        </w:rPr>
        <w:t xml:space="preserve"> חיים, למה הטריח את בניו? שמא לא יזכה למחילות.</w:t>
      </w:r>
    </w:p>
    <w:p w14:paraId="60A9164D" w14:textId="77777777" w:rsidR="00A9406C" w:rsidRPr="00C35A2C" w:rsidRDefault="00A9406C" w:rsidP="009B2979">
      <w:pPr>
        <w:ind w:firstLine="0"/>
        <w:rPr>
          <w:rFonts w:ascii="Fb Fontext" w:hAnsi="Fb Fontext"/>
          <w:rtl/>
        </w:rPr>
      </w:pPr>
      <w:r w:rsidRPr="002B082D">
        <w:rPr>
          <w:rStyle w:val="affffe"/>
          <w:rtl/>
        </w:rPr>
        <w:t xml:space="preserve">כיוצא בדבר: </w:t>
      </w:r>
      <w:r w:rsidRPr="00CC78E3">
        <w:rPr>
          <w:rStyle w:val="affffa"/>
          <w:rFonts w:hint="cs"/>
          <w:rtl/>
        </w:rPr>
        <w:t>'</w:t>
      </w:r>
      <w:r w:rsidRPr="00CC78E3">
        <w:rPr>
          <w:rStyle w:val="affffa"/>
          <w:rtl/>
        </w:rPr>
        <w:t>וישבע יוסף את בני ישראל וגו',</w:t>
      </w:r>
      <w:r w:rsidRPr="00830CFC">
        <w:rPr>
          <w:rStyle w:val="affffe"/>
          <w:rtl/>
        </w:rPr>
        <w:t xml:space="preserve"> </w:t>
      </w:r>
      <w:r w:rsidRPr="00830CFC">
        <w:rPr>
          <w:rStyle w:val="affffe"/>
          <w:rFonts w:hint="cs"/>
          <w:rtl/>
        </w:rPr>
        <w:t>ר'ח:</w:t>
      </w:r>
      <w:r w:rsidRPr="00830CFC">
        <w:rPr>
          <w:rStyle w:val="affffe"/>
          <w:rtl/>
        </w:rPr>
        <w:t xml:space="preserve"> </w:t>
      </w:r>
      <w:r w:rsidRPr="00C35A2C">
        <w:rPr>
          <w:rFonts w:ascii="Fb Fontext" w:hAnsi="Fb Fontext"/>
          <w:rtl/>
        </w:rPr>
        <w:t>דברים בגו, יודע היה יוסף בעצמו שצדיק גמור היה, ואם מתים שבחו"</w:t>
      </w:r>
      <w:r w:rsidRPr="00C35A2C">
        <w:rPr>
          <w:rFonts w:ascii="Fb Fontext" w:hAnsi="Fb Fontext" w:hint="cs"/>
          <w:rtl/>
        </w:rPr>
        <w:t xml:space="preserve">ל </w:t>
      </w:r>
      <w:r w:rsidRPr="00CA7D65">
        <w:rPr>
          <w:rFonts w:ascii="Fb Fontext" w:hAnsi="Fb Fontext"/>
          <w:rtl/>
        </w:rPr>
        <w:t xml:space="preserve">חיים, למה הטריח את אחיו </w:t>
      </w:r>
      <w:r w:rsidRPr="00CA7D65">
        <w:rPr>
          <w:rFonts w:ascii="Fb Fontext" w:hAnsi="Fb Fontext" w:hint="cs"/>
          <w:rtl/>
        </w:rPr>
        <w:t xml:space="preserve">ד' </w:t>
      </w:r>
      <w:r w:rsidRPr="00CA7D65">
        <w:rPr>
          <w:rFonts w:ascii="Fb Fontext" w:hAnsi="Fb Fontext"/>
          <w:rtl/>
        </w:rPr>
        <w:t>מאות פרסה? שמא לא יזכה למחילות.</w:t>
      </w:r>
    </w:p>
    <w:p w14:paraId="4759EA18" w14:textId="03C17A61" w:rsidR="00E268F4" w:rsidRDefault="009B2979" w:rsidP="00A9406C">
      <w:pPr>
        <w:rPr>
          <w:rFonts w:ascii="Fb Fontext" w:hAnsi="Fb Fontext"/>
          <w:rtl/>
        </w:rPr>
      </w:pPr>
      <w:r>
        <w:rPr>
          <w:rStyle w:val="affffe"/>
          <w:rFonts w:hint="cs"/>
          <w:rtl/>
        </w:rPr>
        <w:t xml:space="preserve">יז. </w:t>
      </w:r>
      <w:r w:rsidR="00A9406C" w:rsidRPr="00830CFC">
        <w:rPr>
          <w:rStyle w:val="affffe"/>
          <w:rtl/>
        </w:rPr>
        <w:t>שלחו  אחי</w:t>
      </w:r>
      <w:r w:rsidR="00A9406C">
        <w:rPr>
          <w:rStyle w:val="affffe"/>
          <w:rFonts w:hint="cs"/>
          <w:rtl/>
        </w:rPr>
        <w:t>ו</w:t>
      </w:r>
      <w:r w:rsidR="00A9406C" w:rsidRPr="00830CFC">
        <w:rPr>
          <w:rStyle w:val="affffe"/>
          <w:rtl/>
        </w:rPr>
        <w:t xml:space="preserve"> לרבה: </w:t>
      </w:r>
      <w:r w:rsidR="00A9406C" w:rsidRPr="00C35A2C">
        <w:rPr>
          <w:rFonts w:ascii="Fb Fontext" w:hAnsi="Fb Fontext"/>
          <w:rtl/>
        </w:rPr>
        <w:t>יודע היה יעקב שצדיק גמור היה וכו'</w:t>
      </w:r>
      <w:r w:rsidR="00E268F4">
        <w:rPr>
          <w:rFonts w:ascii="Fb Fontext" w:hAnsi="Fb Fontext"/>
          <w:rtl/>
        </w:rPr>
        <w:t>,</w:t>
      </w:r>
    </w:p>
    <w:p w14:paraId="5DE6C92E" w14:textId="0BCD3C24" w:rsidR="00E268F4" w:rsidRDefault="00A9406C" w:rsidP="00A9406C">
      <w:pPr>
        <w:ind w:firstLine="0"/>
        <w:rPr>
          <w:rFonts w:ascii="Fb Fontext" w:hAnsi="Fb Fontext"/>
          <w:rtl/>
        </w:rPr>
      </w:pPr>
      <w:r>
        <w:rPr>
          <w:rStyle w:val="affffe"/>
          <w:rFonts w:hint="cs"/>
          <w:rtl/>
        </w:rPr>
        <w:t>והוסיפו מאילפא</w:t>
      </w:r>
      <w:r w:rsidRPr="00830CFC">
        <w:rPr>
          <w:rStyle w:val="affffe"/>
          <w:rtl/>
        </w:rPr>
        <w:t>:</w:t>
      </w:r>
      <w:r w:rsidRPr="00C35A2C">
        <w:rPr>
          <w:rFonts w:ascii="Fb Fontext" w:hAnsi="Fb Fontext"/>
          <w:rtl/>
        </w:rPr>
        <w:t xml:space="preserve"> מעשה באחד שה</w:t>
      </w:r>
      <w:r>
        <w:rPr>
          <w:rFonts w:ascii="Fb Fontext" w:hAnsi="Fb Fontext" w:hint="cs"/>
          <w:rtl/>
        </w:rPr>
        <w:t>צטער</w:t>
      </w:r>
      <w:r w:rsidRPr="00C35A2C">
        <w:rPr>
          <w:rFonts w:ascii="Fb Fontext" w:hAnsi="Fb Fontext"/>
          <w:rtl/>
        </w:rPr>
        <w:t xml:space="preserve"> על אשה אחת וביקש לירד, </w:t>
      </w:r>
      <w:r>
        <w:rPr>
          <w:rFonts w:ascii="Fb Fontext" w:hAnsi="Fb Fontext" w:hint="cs"/>
          <w:rtl/>
        </w:rPr>
        <w:t>וכ</w:t>
      </w:r>
      <w:r w:rsidRPr="00C35A2C">
        <w:rPr>
          <w:rFonts w:ascii="Fb Fontext" w:hAnsi="Fb Fontext"/>
          <w:rtl/>
        </w:rPr>
        <w:t xml:space="preserve">ששמע זאת גלגל בעצמו עד יום מותו, </w:t>
      </w:r>
      <w:r>
        <w:rPr>
          <w:rFonts w:ascii="Fb Fontext" w:hAnsi="Fb Fontext" w:hint="cs"/>
          <w:rtl/>
        </w:rPr>
        <w:t>ואף</w:t>
      </w:r>
      <w:r w:rsidRPr="00C35A2C">
        <w:rPr>
          <w:rFonts w:ascii="Fb Fontext" w:hAnsi="Fb Fontext"/>
          <w:rtl/>
        </w:rPr>
        <w:t xml:space="preserve"> שחכם גדול אתה, אינו דומה לומד מעצמו ללומד מרבו; </w:t>
      </w:r>
      <w:r w:rsidRPr="00CA108A">
        <w:rPr>
          <w:rFonts w:ascii="Fb Fontext" w:hAnsi="Fb Fontext" w:cs="PFT_Frank"/>
          <w:b/>
          <w:bCs/>
          <w:szCs w:val="14"/>
          <w:rtl/>
        </w:rPr>
        <w:t>ו</w:t>
      </w:r>
      <w:r w:rsidRPr="00CA108A">
        <w:rPr>
          <w:rFonts w:ascii="Fb Fontext" w:hAnsi="Fb Fontext" w:cs="PFT_Frank" w:hint="cs"/>
          <w:b/>
          <w:bCs/>
          <w:szCs w:val="14"/>
          <w:rtl/>
        </w:rPr>
        <w:t xml:space="preserve">יש לך </w:t>
      </w:r>
      <w:r w:rsidRPr="00C35A2C">
        <w:rPr>
          <w:rFonts w:ascii="Fb Fontext" w:hAnsi="Fb Fontext" w:hint="cs"/>
          <w:rtl/>
        </w:rPr>
        <w:t>רב</w:t>
      </w:r>
      <w:r>
        <w:rPr>
          <w:rFonts w:ascii="Fb Fontext" w:hAnsi="Fb Fontext" w:hint="cs"/>
          <w:rtl/>
        </w:rPr>
        <w:t xml:space="preserve"> בא</w:t>
      </w:r>
      <w:r w:rsidR="002B7BCC">
        <w:rPr>
          <w:rFonts w:ascii="Fb Fontext" w:hAnsi="Fb Fontext"/>
          <w:rtl/>
        </w:rPr>
        <w:t>"</w:t>
      </w:r>
      <w:r>
        <w:rPr>
          <w:rFonts w:ascii="Fb Fontext" w:hAnsi="Fb Fontext" w:hint="cs"/>
          <w:rtl/>
        </w:rPr>
        <w:t>י,</w:t>
      </w:r>
      <w:r>
        <w:rPr>
          <w:rFonts w:ascii="Fb Fontext" w:hAnsi="Fb Fontext" w:hint="cs"/>
          <w:rtl/>
        </w:rPr>
        <w:t xml:space="preserve"> </w:t>
      </w:r>
      <w:r>
        <w:rPr>
          <w:rStyle w:val="affffe"/>
          <w:rFonts w:ascii="Fb Fontext" w:hAnsi="Fb Fontext" w:hint="cs"/>
          <w:rtl/>
          <w:rPrChange w:id="9370" w:author="מנוע אמוראים" w:date="2026-10-05T16:41:40Z">
            <w:rPr>
              <w:rFonts w:ascii="Fb Fontext" w:hAnsi="Fb Fontext" w:hint="cs"/>
              <w:rtl/>
            </w:rPr>
          </w:rPrChange>
        </w:rPr>
        <w:t xml:space="preserve">ורי</w:t>
      </w:r>
      <w:r>
        <w:rPr>
          <w:rStyle w:val="affffe"/>
          <w:rFonts w:ascii="Fb Fontext" w:hAnsi="Fb Fontext"/>
          <w:rtl/>
          <w:rPrChange w:id="9371" w:author="מנוע אמוראים" w:date="2026-10-05T16:41:40Z">
            <w:rPr>
              <w:rFonts w:ascii="Fb Fontext" w:hAnsi="Fb Fontext"/>
              <w:rtl/>
            </w:rPr>
          </w:rPrChange>
        </w:rPr>
        <w:t xml:space="preserve">"</w:t>
      </w:r>
      <w:r>
        <w:rPr>
          <w:rStyle w:val="affffe"/>
          <w:rFonts w:ascii="Fb Fontext" w:hAnsi="Fb Fontext" w:hint="cs"/>
          <w:rtl/>
          <w:rPrChange w:id="9372" w:author="מנוע אמוראים" w:date="2026-10-05T16:41:40Z">
            <w:rPr>
              <w:rFonts w:ascii="Fb Fontext" w:hAnsi="Fb Fontext" w:hint="cs"/>
              <w:rtl/>
            </w:rPr>
          </w:rPrChange>
        </w:rPr>
        <w:t xml:space="preserve">ו</w:t>
      </w:r>
      <w:r>
        <w:rPr>
          <w:rFonts w:ascii="Fb Fontext" w:hAnsi="Fb Fontext" w:hint="cs"/>
          <w:rtl/>
        </w:rPr>
        <w:t xml:space="preserve"> הוא</w:t>
      </w:r>
      <w:r>
        <w:rPr>
          <w:rFonts w:ascii="Fb Fontext" w:hAnsi="Fb Fontext" w:hint="cs"/>
          <w:rtl/>
        </w:rPr>
        <w:t>,</w:t>
      </w:r>
      <w:r w:rsidRPr="00C35A2C">
        <w:rPr>
          <w:rFonts w:ascii="Fb Fontext" w:hAnsi="Fb Fontext"/>
          <w:sz w:val="32"/>
          <w:rtl/>
        </w:rPr>
        <w:t xml:space="preserve"> </w:t>
      </w:r>
      <w:r w:rsidRPr="00C35A2C">
        <w:rPr>
          <w:rFonts w:ascii="Fb Fontext" w:hAnsi="Fb Fontext"/>
          <w:rtl/>
        </w:rPr>
        <w:t>ואם אין אתה עולה, הזהר ב</w:t>
      </w:r>
      <w:r w:rsidRPr="00C35A2C">
        <w:rPr>
          <w:rFonts w:ascii="Fb Fontext" w:hAnsi="Fb Fontext" w:hint="cs"/>
          <w:rtl/>
        </w:rPr>
        <w:t>ג'</w:t>
      </w:r>
      <w:r w:rsidRPr="00C35A2C">
        <w:rPr>
          <w:rFonts w:ascii="Fb Fontext" w:hAnsi="Fb Fontext"/>
          <w:rtl/>
        </w:rPr>
        <w:t xml:space="preserve"> דברים</w:t>
      </w:r>
      <w:r w:rsidR="00E268F4">
        <w:rPr>
          <w:rFonts w:ascii="Fb Fontext" w:hAnsi="Fb Fontext"/>
          <w:rtl/>
        </w:rPr>
        <w:t>,</w:t>
      </w:r>
    </w:p>
    <w:p w14:paraId="7698C1AC" w14:textId="4EB09311" w:rsidR="00E268F4" w:rsidRDefault="00A9406C" w:rsidP="00A9406C">
      <w:pPr>
        <w:ind w:firstLine="0"/>
        <w:rPr>
          <w:rFonts w:ascii="Fb Fontext" w:hAnsi="Fb Fontext"/>
          <w:rtl/>
        </w:rPr>
      </w:pPr>
      <w:r w:rsidRPr="00C35A2C">
        <w:rPr>
          <w:rFonts w:ascii="Fb Fontext" w:hAnsi="Fb Fontext"/>
          <w:rtl/>
        </w:rPr>
        <w:t>אל תרבה בישיבה - שישיבה קשה לתחתוניות</w:t>
      </w:r>
      <w:r w:rsidR="00E268F4">
        <w:rPr>
          <w:rFonts w:ascii="Fb Fontext" w:hAnsi="Fb Fontext"/>
          <w:rtl/>
        </w:rPr>
        <w:t>,</w:t>
      </w:r>
    </w:p>
    <w:p w14:paraId="1AA6845D" w14:textId="0C7AD28A" w:rsidR="00E268F4" w:rsidRDefault="00A9406C" w:rsidP="00A9406C">
      <w:pPr>
        <w:ind w:firstLine="0"/>
        <w:rPr>
          <w:rFonts w:ascii="Fb Fontext" w:hAnsi="Fb Fontext"/>
          <w:rtl/>
        </w:rPr>
      </w:pPr>
      <w:r w:rsidRPr="00C35A2C">
        <w:rPr>
          <w:rFonts w:ascii="Fb Fontext" w:hAnsi="Fb Fontext"/>
          <w:rtl/>
        </w:rPr>
        <w:t>ואל תרבה בעמידה - שעמידה קשה ללב</w:t>
      </w:r>
      <w:r w:rsidR="00E268F4">
        <w:rPr>
          <w:rFonts w:ascii="Fb Fontext" w:hAnsi="Fb Fontext"/>
          <w:rtl/>
        </w:rPr>
        <w:t>,</w:t>
      </w:r>
    </w:p>
    <w:p w14:paraId="41108C89" w14:textId="1450F842" w:rsidR="00E268F4" w:rsidRDefault="00A9406C" w:rsidP="00A9406C">
      <w:pPr>
        <w:ind w:firstLine="0"/>
        <w:rPr>
          <w:rFonts w:ascii="Fb Fontext" w:hAnsi="Fb Fontext"/>
          <w:spacing w:val="-2"/>
          <w:rtl/>
        </w:rPr>
      </w:pPr>
      <w:r w:rsidRPr="00F5539C">
        <w:rPr>
          <w:rFonts w:ascii="Fb Fontext" w:hAnsi="Fb Fontext"/>
          <w:spacing w:val="-2"/>
          <w:rtl/>
        </w:rPr>
        <w:lastRenderedPageBreak/>
        <w:t>ואל תרבה בהליכה - שהליכה קשה לעינים</w:t>
      </w:r>
      <w:r w:rsidR="00E268F4">
        <w:rPr>
          <w:rFonts w:ascii="Fb Fontext" w:hAnsi="Fb Fontext"/>
          <w:spacing w:val="-2"/>
          <w:rtl/>
        </w:rPr>
        <w:t>,</w:t>
      </w:r>
    </w:p>
    <w:p w14:paraId="2DAAF3CC" w14:textId="10423CFD" w:rsidR="00E268F4" w:rsidRDefault="00A9406C" w:rsidP="00A9406C">
      <w:pPr>
        <w:ind w:firstLine="0"/>
        <w:rPr>
          <w:rFonts w:ascii="Fb Fontext" w:hAnsi="Fb Fontext"/>
          <w:spacing w:val="-2"/>
          <w:rtl/>
        </w:rPr>
      </w:pPr>
      <w:r w:rsidRPr="00F5539C">
        <w:rPr>
          <w:rFonts w:ascii="Fb Fontext" w:hAnsi="Fb Fontext"/>
          <w:spacing w:val="-2"/>
          <w:rtl/>
        </w:rPr>
        <w:t>אלא שליש בישיבה, שליש בעמידה, שליש בהילוך</w:t>
      </w:r>
      <w:r w:rsidR="00E268F4">
        <w:rPr>
          <w:rFonts w:ascii="Fb Fontext" w:hAnsi="Fb Fontext"/>
          <w:spacing w:val="-2"/>
          <w:rtl/>
        </w:rPr>
        <w:t>,</w:t>
      </w:r>
    </w:p>
    <w:p w14:paraId="461A3249" w14:textId="32EC48A0" w:rsidR="00A9406C" w:rsidRPr="00730169" w:rsidRDefault="00A9406C" w:rsidP="00A9406C">
      <w:pPr>
        <w:rPr>
          <w:rFonts w:ascii="Fb Fontext" w:hAnsi="Fb Fontext"/>
          <w:spacing w:val="-6"/>
          <w:rtl/>
        </w:rPr>
      </w:pPr>
      <w:r w:rsidRPr="00730169">
        <w:rPr>
          <w:rFonts w:ascii="Fb Fontext" w:hAnsi="Fb Fontext"/>
          <w:spacing w:val="-6"/>
          <w:rtl/>
        </w:rPr>
        <w:t xml:space="preserve">כל ישיבה שאין עמה סמיכה - עמידה </w:t>
      </w:r>
      <w:r w:rsidRPr="00730169">
        <w:rPr>
          <w:rFonts w:ascii="Fb Fontext" w:hAnsi="Fb Fontext" w:hint="cs"/>
          <w:spacing w:val="-6"/>
          <w:rtl/>
        </w:rPr>
        <w:t xml:space="preserve">שיש בה סמיכה </w:t>
      </w:r>
      <w:r w:rsidRPr="00730169">
        <w:rPr>
          <w:rFonts w:ascii="Fb Fontext" w:hAnsi="Fb Fontext"/>
          <w:spacing w:val="-6"/>
          <w:rtl/>
        </w:rPr>
        <w:t>נוחה הימנה.</w:t>
      </w:r>
    </w:p>
    <w:p w14:paraId="7608072A" w14:textId="77777777" w:rsidR="00A9406C" w:rsidRDefault="00A9406C" w:rsidP="00A9406C">
      <w:pPr>
        <w:rPr>
          <w:rFonts w:ascii="Fb Fontext" w:hAnsi="Fb Fontext"/>
          <w:rtl/>
        </w:rPr>
      </w:pPr>
      <w:r w:rsidRPr="005A2225">
        <w:rPr>
          <w:rStyle w:val="affffe"/>
          <w:rtl/>
        </w:rPr>
        <w:t>ו</w:t>
      </w:r>
      <w:r>
        <w:rPr>
          <w:rStyle w:val="affffe"/>
          <w:rFonts w:hint="cs"/>
          <w:rtl/>
        </w:rPr>
        <w:t>הוסיפו:</w:t>
      </w:r>
      <w:r w:rsidRPr="005A2225">
        <w:rPr>
          <w:rStyle w:val="affffe"/>
          <w:rtl/>
        </w:rPr>
        <w:t xml:space="preserve"> </w:t>
      </w:r>
      <w:r w:rsidRPr="00157285">
        <w:rPr>
          <w:rStyle w:val="affffe"/>
          <w:rtl/>
        </w:rPr>
        <w:t>יצחק ושמעון ואושעיא אמרו דבר אחד:</w:t>
      </w:r>
      <w:r>
        <w:rPr>
          <w:rFonts w:ascii="Fb Fontext" w:hAnsi="Fb Fontext"/>
          <w:rtl/>
        </w:rPr>
        <w:t xml:space="preserve"> הלכה </w:t>
      </w:r>
      <w:r>
        <w:rPr>
          <w:rStyle w:val="affffe"/>
          <w:rFonts w:ascii="Fb Fontext" w:hAnsi="Fb Fontext"/>
          <w:rtl/>
          <w:rPrChange w:id="9373" w:author="מנוע אמוראים" w:date="2026-10-05T16:41:40Z">
            <w:rPr>
              <w:rFonts w:ascii="Fb Fontext" w:hAnsi="Fb Fontext"/>
              <w:rtl/>
            </w:rPr>
          </w:rPrChange>
        </w:rPr>
        <w:t xml:space="preserve">כר</w:t>
      </w:r>
      <w:r>
        <w:rPr>
          <w:rStyle w:val="affffe"/>
          <w:rFonts w:ascii="Fb Fontext" w:hAnsi="Fb Fontext" w:hint="cs"/>
          <w:rtl/>
          <w:rPrChange w:id="9374" w:author="מנוע אמוראים" w:date="2026-10-05T16:41:40Z">
            <w:rPr>
              <w:rFonts w:ascii="Fb Fontext" w:hAnsi="Fb Fontext" w:hint="cs"/>
              <w:rtl/>
            </w:rPr>
          </w:rPrChange>
        </w:rPr>
        <w:t xml:space="preserve">"י</w:t>
      </w:r>
      <w:r>
        <w:rPr>
          <w:rFonts w:ascii="Fb Fontext" w:hAnsi="Fb Fontext" w:hint="cs"/>
          <w:rtl/>
        </w:rPr>
        <w:t xml:space="preserve"> </w:t>
      </w:r>
      <w:r w:rsidRPr="00C35A2C">
        <w:rPr>
          <w:rFonts w:ascii="Fb Fontext" w:hAnsi="Fb Fontext"/>
          <w:rtl/>
        </w:rPr>
        <w:t>בפרדות;</w:t>
      </w:r>
    </w:p>
    <w:p w14:paraId="2D07BEA2" w14:textId="642FB63B" w:rsidR="00A9406C" w:rsidRPr="00C35A2C" w:rsidRDefault="00A9406C" w:rsidP="00A9406C">
      <w:pPr>
        <w:rPr>
          <w:rFonts w:ascii="Fb Fontext" w:hAnsi="Fb Fontext"/>
          <w:rtl/>
        </w:rPr>
      </w:pPr>
      <w:r w:rsidRPr="007B05B1">
        <w:rPr>
          <w:rStyle w:val="affffe"/>
          <w:rtl/>
        </w:rPr>
        <w:t>ד</w:t>
      </w:r>
      <w:r w:rsidRPr="007B05B1">
        <w:rPr>
          <w:rStyle w:val="affffe"/>
          <w:rFonts w:hint="cs"/>
          <w:rtl/>
        </w:rPr>
        <w:t>ל</w:t>
      </w:r>
      <w:r w:rsidRPr="007B05B1">
        <w:rPr>
          <w:rStyle w:val="affffe"/>
          <w:rtl/>
        </w:rPr>
        <w:t>ר</w:t>
      </w:r>
      <w:r w:rsidR="002B7BCC">
        <w:rPr>
          <w:rStyle w:val="affffe"/>
          <w:rtl/>
        </w:rPr>
        <w:t>"</w:t>
      </w:r>
      <w:r w:rsidRPr="007B05B1">
        <w:rPr>
          <w:rStyle w:val="affffe"/>
          <w:rFonts w:hint="cs"/>
          <w:rtl/>
        </w:rPr>
        <w:t>י</w:t>
      </w:r>
      <w:r w:rsidRPr="007B05B1">
        <w:rPr>
          <w:rStyle w:val="affffe"/>
          <w:rtl/>
        </w:rPr>
        <w:t xml:space="preserve">: </w:t>
      </w:r>
      <w:r w:rsidRPr="00C35A2C">
        <w:rPr>
          <w:rFonts w:ascii="Fb Fontext" w:hAnsi="Fb Fontext"/>
          <w:rtl/>
        </w:rPr>
        <w:t>פרדה שתבעה, אין מרביעין עליה לא סוס ולא חמור אלא מינה.</w:t>
      </w:r>
    </w:p>
    <w:p w14:paraId="1D2927BE" w14:textId="77777777" w:rsidR="00A9406C" w:rsidRPr="00C54C7E" w:rsidRDefault="00A9406C" w:rsidP="00E26091">
      <w:pPr>
        <w:pStyle w:val="afff"/>
        <w:framePr w:wrap="around"/>
        <w:rPr>
          <w:rStyle w:val="afffe"/>
          <w:rtl/>
        </w:rPr>
      </w:pPr>
      <w:bookmarkStart w:id="836" w:name="_Toc119353628"/>
      <w:r w:rsidRPr="00C35A2C">
        <w:rPr>
          <w:rFonts w:hint="cs"/>
          <w:rtl/>
        </w:rPr>
        <w:t>קיא</w:t>
      </w:r>
      <w:r w:rsidRPr="00C54C7E">
        <w:rPr>
          <w:rStyle w:val="afffe"/>
          <w:rFonts w:hint="cs"/>
          <w:rtl/>
        </w:rPr>
        <w:t>:</w:t>
      </w:r>
      <w:bookmarkEnd w:id="836"/>
    </w:p>
    <w:p w14:paraId="4967A6BA" w14:textId="6D1723C6" w:rsidR="00E268F4" w:rsidRDefault="00A9406C" w:rsidP="00A9406C">
      <w:pPr>
        <w:rPr>
          <w:rFonts w:ascii="Fb Fontext" w:hAnsi="Fb Fontext"/>
          <w:rtl/>
        </w:rPr>
      </w:pPr>
      <w:r w:rsidRPr="00C35A2C">
        <w:rPr>
          <w:rFonts w:ascii="Fb Fontext" w:hAnsi="Fb Fontext"/>
          <w:rtl/>
        </w:rPr>
        <w:t>•</w:t>
      </w:r>
      <w:r w:rsidRPr="00C35A2C">
        <w:rPr>
          <w:rFonts w:ascii="Fb Fontext" w:hAnsi="Fb Fontext" w:hint="cs"/>
          <w:rtl/>
        </w:rPr>
        <w:t xml:space="preserve"> </w:t>
      </w:r>
      <w:r w:rsidRPr="007D3C5C">
        <w:rPr>
          <w:rStyle w:val="affffe"/>
          <w:rFonts w:hint="cs"/>
          <w:rtl/>
        </w:rPr>
        <w:t>רנב</w:t>
      </w:r>
      <w:r w:rsidRPr="007D3C5C">
        <w:rPr>
          <w:rStyle w:val="affffe"/>
          <w:rtl/>
        </w:rPr>
        <w:t>"</w:t>
      </w:r>
      <w:r w:rsidRPr="007D3C5C">
        <w:rPr>
          <w:rStyle w:val="affffe"/>
          <w:rFonts w:hint="cs"/>
          <w:rtl/>
        </w:rPr>
        <w:t>י</w:t>
      </w:r>
      <w:r w:rsidRPr="007D3C5C">
        <w:rPr>
          <w:rStyle w:val="affffe"/>
          <w:rtl/>
        </w:rPr>
        <w:t xml:space="preserve">: </w:t>
      </w:r>
      <w:r w:rsidRPr="00CA108A">
        <w:rPr>
          <w:rFonts w:ascii="Fb Fontext" w:hAnsi="Fb Fontext" w:cs="PFT_Frank"/>
          <w:b/>
          <w:bCs/>
          <w:szCs w:val="14"/>
          <w:rtl/>
        </w:rPr>
        <w:t>יצחק</w:t>
      </w:r>
      <w:r w:rsidRPr="00C35A2C">
        <w:rPr>
          <w:rFonts w:ascii="Fb Fontext" w:hAnsi="Fb Fontext"/>
          <w:rtl/>
        </w:rPr>
        <w:t xml:space="preserve"> זה רבי יצחק נפחא</w:t>
      </w:r>
      <w:r w:rsidR="00E268F4">
        <w:rPr>
          <w:rFonts w:ascii="Fb Fontext" w:hAnsi="Fb Fontext"/>
          <w:rtl/>
        </w:rPr>
        <w:t>,</w:t>
      </w:r>
    </w:p>
    <w:p w14:paraId="0430B122" w14:textId="77777777" w:rsidR="00E268F4" w:rsidRDefault="00A9406C" w:rsidP="00A9406C">
      <w:pPr>
        <w:ind w:firstLine="0"/>
        <w:rPr>
          <w:rFonts w:ascii="Fb Fontext" w:hAnsi="Fb Fontext"/>
          <w:rtl/>
        </w:rPr>
      </w:pPr>
      <w:r w:rsidRPr="00CA108A">
        <w:rPr>
          <w:rFonts w:ascii="Fb Fontext" w:hAnsi="Fb Fontext" w:cs="PFT_Frank"/>
          <w:b/>
          <w:bCs/>
          <w:szCs w:val="14"/>
          <w:rtl/>
        </w:rPr>
        <w:t>שמעון</w:t>
      </w:r>
      <w:r>
        <w:rPr>
          <w:rFonts w:ascii="Fb Fontext" w:hAnsi="Fb Fontext"/>
          <w:rtl/>
        </w:rPr>
        <w:t xml:space="preserve"> זה </w:t>
      </w:r>
      <w:r>
        <w:rPr>
          <w:rStyle w:val="affffe"/>
          <w:rFonts w:ascii="Fb Fontext" w:hAnsi="Fb Fontext"/>
          <w:rtl/>
          <w:rPrChange w:id="9375" w:author="מנוע אמוראים" w:date="2026-10-05T16:41:40Z">
            <w:rPr>
              <w:rFonts w:ascii="Fb Fontext" w:hAnsi="Fb Fontext"/>
              <w:rtl/>
            </w:rPr>
          </w:rPrChange>
        </w:rPr>
        <w:t xml:space="preserve">ר"ש</w:t>
      </w:r>
      <w:r>
        <w:rPr>
          <w:rFonts w:ascii="Fb Fontext" w:hAnsi="Fb Fontext"/>
          <w:rtl/>
        </w:rPr>
        <w:t xml:space="preserve"> בן פזי, </w:t>
      </w:r>
      <w:r w:rsidRPr="007D3C5C">
        <w:rPr>
          <w:rStyle w:val="affffe"/>
          <w:rFonts w:hint="cs"/>
          <w:rtl/>
        </w:rPr>
        <w:t>[או ר</w:t>
      </w:r>
      <w:r w:rsidR="002B7BCC">
        <w:rPr>
          <w:rStyle w:val="affffe"/>
          <w:rtl/>
        </w:rPr>
        <w:t>"</w:t>
      </w:r>
      <w:r w:rsidRPr="007D3C5C">
        <w:rPr>
          <w:rStyle w:val="affffe"/>
          <w:rFonts w:hint="cs"/>
          <w:rtl/>
        </w:rPr>
        <w:t>ל]</w:t>
      </w:r>
      <w:r w:rsidR="00E268F4">
        <w:rPr>
          <w:rFonts w:ascii="Fb Fontext" w:hAnsi="Fb Fontext"/>
          <w:rtl/>
        </w:rPr>
        <w:t>,</w:t>
      </w:r>
    </w:p>
    <w:p w14:paraId="6C44A7E5" w14:textId="2873F953" w:rsidR="00A9406C" w:rsidRPr="00C35A2C" w:rsidRDefault="00A9406C" w:rsidP="00A9406C">
      <w:pPr>
        <w:ind w:firstLine="0"/>
        <w:rPr>
          <w:rFonts w:ascii="Fb Fontext" w:hAnsi="Fb Fontext"/>
          <w:rtl/>
        </w:rPr>
      </w:pPr>
      <w:r w:rsidRPr="00CA108A">
        <w:rPr>
          <w:rFonts w:ascii="Fb Fontext" w:hAnsi="Fb Fontext" w:cs="PFT_Frank"/>
          <w:b/>
          <w:bCs/>
          <w:szCs w:val="14"/>
          <w:rtl/>
        </w:rPr>
        <w:t>אושעיא</w:t>
      </w:r>
      <w:r w:rsidRPr="00C35A2C">
        <w:rPr>
          <w:rFonts w:ascii="Fb Fontext" w:hAnsi="Fb Fontext"/>
          <w:rtl/>
        </w:rPr>
        <w:t xml:space="preserve"> זה רבי אושעיא ברבי.</w:t>
      </w:r>
    </w:p>
    <w:p w14:paraId="20E9E385" w14:textId="4D853A36" w:rsidR="00A9406C" w:rsidRPr="00C35A2C" w:rsidRDefault="009B2979" w:rsidP="00A9406C">
      <w:pPr>
        <w:rPr>
          <w:rFonts w:ascii="Fb Fontext" w:hAnsi="Fb Fontext"/>
          <w:rtl/>
        </w:rPr>
      </w:pPr>
      <w:r>
        <w:rPr>
          <w:rStyle w:val="affffe"/>
          <w:rFonts w:hint="cs"/>
          <w:rtl/>
        </w:rPr>
        <w:t>יח.</w:t>
      </w:r>
      <w:r w:rsidR="00A9406C" w:rsidRPr="00BA27D5">
        <w:rPr>
          <w:rStyle w:val="affffe"/>
          <w:rFonts w:hint="cs"/>
          <w:rtl/>
        </w:rPr>
        <w:t xml:space="preserve"> אר</w:t>
      </w:r>
      <w:r w:rsidR="00A9406C" w:rsidRPr="00BA27D5">
        <w:rPr>
          <w:rStyle w:val="affffe"/>
          <w:rtl/>
        </w:rPr>
        <w:t>"</w:t>
      </w:r>
      <w:r w:rsidR="00A9406C" w:rsidRPr="00BA27D5">
        <w:rPr>
          <w:rStyle w:val="affffe"/>
          <w:rFonts w:hint="cs"/>
          <w:rtl/>
        </w:rPr>
        <w:t>א</w:t>
      </w:r>
      <w:r w:rsidR="00A9406C" w:rsidRPr="00BA27D5">
        <w:rPr>
          <w:rStyle w:val="affffe"/>
          <w:rtl/>
        </w:rPr>
        <w:t xml:space="preserve">: </w:t>
      </w:r>
      <w:r w:rsidR="00A9406C" w:rsidRPr="00C35A2C">
        <w:rPr>
          <w:rFonts w:ascii="Fb Fontext" w:hAnsi="Fb Fontext"/>
          <w:rtl/>
        </w:rPr>
        <w:t xml:space="preserve">עמי הארצות אינן חיים, </w:t>
      </w:r>
      <w:r w:rsidR="00A9406C">
        <w:rPr>
          <w:rFonts w:ascii="Fb Fontext" w:hAnsi="Fb Fontext" w:hint="cs"/>
          <w:rtl/>
        </w:rPr>
        <w:t>ד</w:t>
      </w:r>
      <w:r w:rsidR="00A9406C" w:rsidRPr="00CC78E3">
        <w:rPr>
          <w:rStyle w:val="affffa"/>
          <w:rFonts w:hint="cs"/>
          <w:rtl/>
        </w:rPr>
        <w:t>'</w:t>
      </w:r>
      <w:r w:rsidR="00A9406C" w:rsidRPr="00CC78E3">
        <w:rPr>
          <w:rStyle w:val="affffa"/>
          <w:rtl/>
        </w:rPr>
        <w:t>מתים בל יחיו וגו'.</w:t>
      </w:r>
    </w:p>
    <w:p w14:paraId="31EED559" w14:textId="344FBFFA" w:rsidR="00A9406C" w:rsidRPr="00C35A2C" w:rsidRDefault="000904EB" w:rsidP="00A9406C">
      <w:pPr>
        <w:rPr>
          <w:rFonts w:ascii="Fb Fontext" w:hAnsi="Fb Fontext"/>
          <w:rtl/>
        </w:rPr>
      </w:pPr>
      <w:r>
        <w:rPr>
          <w:rStyle w:val="affffe"/>
          <w:rFonts w:hint="cs"/>
          <w:rtl/>
        </w:rPr>
        <w:t>ותנ''ה</w:t>
      </w:r>
      <w:r w:rsidR="00A9406C" w:rsidRPr="00CC78E3">
        <w:rPr>
          <w:rStyle w:val="affffa"/>
          <w:rtl/>
        </w:rPr>
        <w:t xml:space="preserve"> </w:t>
      </w:r>
      <w:r w:rsidR="00A9406C" w:rsidRPr="00CC78E3">
        <w:rPr>
          <w:rStyle w:val="affffa"/>
          <w:rFonts w:hint="cs"/>
          <w:rtl/>
        </w:rPr>
        <w:t>'</w:t>
      </w:r>
      <w:r w:rsidR="00A9406C" w:rsidRPr="00CC78E3">
        <w:rPr>
          <w:rStyle w:val="affffa"/>
          <w:rtl/>
        </w:rPr>
        <w:t>רפאים בל יקומו</w:t>
      </w:r>
      <w:r w:rsidR="00A9406C" w:rsidRPr="00CC78E3">
        <w:rPr>
          <w:rStyle w:val="affffa"/>
          <w:rFonts w:hint="cs"/>
          <w:rtl/>
        </w:rPr>
        <w:t>'</w:t>
      </w:r>
      <w:r w:rsidR="00A9406C" w:rsidRPr="00CC78E3">
        <w:rPr>
          <w:rStyle w:val="affffa"/>
          <w:rtl/>
        </w:rPr>
        <w:t>,</w:t>
      </w:r>
      <w:r w:rsidR="00A9406C" w:rsidRPr="00C35A2C">
        <w:rPr>
          <w:rFonts w:ascii="Fb Fontext" w:hAnsi="Fb Fontext"/>
          <w:rtl/>
        </w:rPr>
        <w:t xml:space="preserve"> במרפה עצמו מדברי תורה הכתוב מדבר.</w:t>
      </w:r>
    </w:p>
    <w:p w14:paraId="327B7825" w14:textId="5853E916" w:rsidR="00A9406C" w:rsidRPr="009709BC" w:rsidRDefault="00A9406C" w:rsidP="00A9406C">
      <w:pPr>
        <w:rPr>
          <w:rFonts w:ascii="Fb Fontext" w:hAnsi="Fb Fontext"/>
          <w:spacing w:val="-8"/>
          <w:rtl/>
        </w:rPr>
      </w:pPr>
      <w:r w:rsidRPr="009709BC">
        <w:rPr>
          <w:rStyle w:val="affffe"/>
          <w:spacing w:val="-8"/>
          <w:rtl/>
        </w:rPr>
        <w:t>א"ל ר</w:t>
      </w:r>
      <w:r w:rsidRPr="009709BC">
        <w:rPr>
          <w:rStyle w:val="affffe"/>
          <w:rFonts w:hint="cs"/>
          <w:spacing w:val="-8"/>
          <w:rtl/>
        </w:rPr>
        <w:t>י</w:t>
      </w:r>
      <w:r w:rsidRPr="009709BC">
        <w:rPr>
          <w:rStyle w:val="affffe"/>
          <w:spacing w:val="-8"/>
          <w:rtl/>
        </w:rPr>
        <w:t>"</w:t>
      </w:r>
      <w:r w:rsidRPr="009709BC">
        <w:rPr>
          <w:rStyle w:val="affffe"/>
          <w:rFonts w:hint="cs"/>
          <w:spacing w:val="-8"/>
          <w:rtl/>
        </w:rPr>
        <w:t>ו</w:t>
      </w:r>
      <w:r w:rsidRPr="009709BC">
        <w:rPr>
          <w:rStyle w:val="affffe"/>
          <w:spacing w:val="-8"/>
          <w:rtl/>
        </w:rPr>
        <w:t xml:space="preserve">: </w:t>
      </w:r>
      <w:r w:rsidRPr="009709BC">
        <w:rPr>
          <w:rFonts w:ascii="Fb Fontext" w:hAnsi="Fb Fontext"/>
          <w:spacing w:val="-8"/>
          <w:rtl/>
        </w:rPr>
        <w:t xml:space="preserve">לא ניחא למרייהו </w:t>
      </w:r>
      <w:r w:rsidRPr="009709BC">
        <w:rPr>
          <w:rFonts w:ascii="Fb Fontext" w:hAnsi="Fb Fontext" w:hint="cs"/>
          <w:spacing w:val="-8"/>
          <w:rtl/>
        </w:rPr>
        <w:t xml:space="preserve">דאמרת כן שזה נאמר </w:t>
      </w:r>
      <w:r w:rsidRPr="009709BC">
        <w:rPr>
          <w:rFonts w:ascii="Fb Fontext" w:hAnsi="Fb Fontext"/>
          <w:spacing w:val="-8"/>
          <w:rtl/>
        </w:rPr>
        <w:t>במרפה עצמו</w:t>
      </w:r>
      <w:r w:rsidRPr="009709BC">
        <w:rPr>
          <w:rFonts w:ascii="Fb Fontext" w:hAnsi="Fb Fontext" w:hint="cs"/>
          <w:spacing w:val="-8"/>
          <w:rtl/>
        </w:rPr>
        <w:t xml:space="preserve"> לעכו</w:t>
      </w:r>
      <w:r w:rsidR="002B7BCC" w:rsidRPr="009709BC">
        <w:rPr>
          <w:rFonts w:ascii="Fb Fontext" w:hAnsi="Fb Fontext"/>
          <w:spacing w:val="-8"/>
          <w:rtl/>
        </w:rPr>
        <w:t>"</w:t>
      </w:r>
      <w:r w:rsidRPr="009709BC">
        <w:rPr>
          <w:rFonts w:ascii="Fb Fontext" w:hAnsi="Fb Fontext" w:hint="cs"/>
          <w:spacing w:val="-8"/>
          <w:rtl/>
        </w:rPr>
        <w:t>ם</w:t>
      </w:r>
    </w:p>
    <w:p w14:paraId="0D7CCACE" w14:textId="28527EB8" w:rsidR="00E268F4" w:rsidRDefault="00A9406C" w:rsidP="00A9406C">
      <w:pPr>
        <w:rPr>
          <w:rFonts w:ascii="Fb Fontext" w:hAnsi="Fb Fontext"/>
          <w:rtl/>
        </w:rPr>
      </w:pPr>
      <w:r w:rsidRPr="00BA27D5">
        <w:rPr>
          <w:rStyle w:val="affffe"/>
          <w:rtl/>
        </w:rPr>
        <w:t xml:space="preserve">א"ל: </w:t>
      </w:r>
      <w:r w:rsidRPr="00C35A2C">
        <w:rPr>
          <w:rFonts w:ascii="Fb Fontext" w:hAnsi="Fb Fontext"/>
          <w:rtl/>
        </w:rPr>
        <w:t>מקרא אחר אני דורש, ד</w:t>
      </w:r>
      <w:r w:rsidRPr="00CC78E3">
        <w:rPr>
          <w:rStyle w:val="affffa"/>
          <w:rFonts w:hint="cs"/>
          <w:rtl/>
        </w:rPr>
        <w:t>'</w:t>
      </w:r>
      <w:r w:rsidRPr="00CC78E3">
        <w:rPr>
          <w:rStyle w:val="affffa"/>
          <w:rtl/>
        </w:rPr>
        <w:t>כי טל אורות טליך וארץ רפאים תפיל</w:t>
      </w:r>
      <w:r w:rsidRPr="00CC78E3">
        <w:rPr>
          <w:rStyle w:val="affffa"/>
          <w:rFonts w:hint="cs"/>
          <w:rtl/>
        </w:rPr>
        <w:t>'</w:t>
      </w:r>
      <w:r w:rsidRPr="00C35A2C">
        <w:rPr>
          <w:rFonts w:ascii="Fb Fontext" w:hAnsi="Fb Fontext" w:hint="cs"/>
          <w:rtl/>
        </w:rPr>
        <w:t>-</w:t>
      </w:r>
      <w:r w:rsidRPr="00C35A2C">
        <w:rPr>
          <w:rFonts w:ascii="Fb Fontext" w:hAnsi="Fb Fontext"/>
          <w:rtl/>
        </w:rPr>
        <w:t xml:space="preserve"> כל המשתמש באור תורה - אור תורה מחייהו</w:t>
      </w:r>
      <w:r w:rsidR="00E268F4">
        <w:rPr>
          <w:rFonts w:ascii="Fb Fontext" w:hAnsi="Fb Fontext"/>
          <w:rtl/>
        </w:rPr>
        <w:t>,</w:t>
      </w:r>
    </w:p>
    <w:p w14:paraId="7EFCDCF0" w14:textId="718B710C" w:rsidR="00A9406C" w:rsidRPr="00C35A2C" w:rsidRDefault="00A9406C" w:rsidP="00A9406C">
      <w:pPr>
        <w:ind w:firstLine="0"/>
        <w:rPr>
          <w:rFonts w:ascii="Fb Fontext" w:hAnsi="Fb Fontext"/>
          <w:rtl/>
        </w:rPr>
      </w:pPr>
      <w:r w:rsidRPr="00C35A2C">
        <w:rPr>
          <w:rFonts w:ascii="Fb Fontext" w:hAnsi="Fb Fontext"/>
          <w:rtl/>
        </w:rPr>
        <w:t>וכל שאין משתמש באור תורה - אין אור תורה מחייהו.</w:t>
      </w:r>
    </w:p>
    <w:p w14:paraId="45B4CDBC" w14:textId="647D85C7" w:rsidR="00A9406C" w:rsidRDefault="00A9406C" w:rsidP="00A9406C">
      <w:pPr>
        <w:rPr>
          <w:rFonts w:ascii="Fb Fontext" w:hAnsi="Fb Fontext"/>
          <w:rtl/>
        </w:rPr>
      </w:pPr>
      <w:r w:rsidRPr="00C35A2C">
        <w:rPr>
          <w:rFonts w:ascii="Fb Fontext" w:hAnsi="Fb Fontext"/>
          <w:rtl/>
        </w:rPr>
        <w:t xml:space="preserve">כיון </w:t>
      </w:r>
      <w:r>
        <w:rPr>
          <w:rFonts w:ascii="Fb Fontext" w:hAnsi="Fb Fontext" w:hint="cs"/>
          <w:rtl/>
        </w:rPr>
        <w:t>ש</w:t>
      </w:r>
      <w:r>
        <w:rPr>
          <w:rFonts w:ascii="Fb Fontext" w:hAnsi="Fb Fontext"/>
          <w:rtl/>
        </w:rPr>
        <w:t xml:space="preserve">ראה </w:t>
      </w:r>
      <w:r>
        <w:rPr>
          <w:rFonts w:ascii="Fb Fontext" w:hAnsi="Fb Fontext" w:hint="cs"/>
          <w:rtl/>
        </w:rPr>
        <w:t>ש</w:t>
      </w:r>
      <w:r w:rsidRPr="00C35A2C">
        <w:rPr>
          <w:rFonts w:ascii="Fb Fontext" w:hAnsi="Fb Fontext"/>
          <w:rtl/>
        </w:rPr>
        <w:t>מצטער</w:t>
      </w:r>
      <w:r w:rsidR="009B2979">
        <w:rPr>
          <w:rFonts w:ascii="Fb Fontext" w:hAnsi="Fb Fontext" w:hint="cs"/>
          <w:rtl/>
        </w:rPr>
        <w:t xml:space="preserve"> </w:t>
      </w:r>
      <w:r w:rsidRPr="00BA27D5">
        <w:rPr>
          <w:rStyle w:val="affffe"/>
          <w:rtl/>
        </w:rPr>
        <w:t>א"ל: רבי,</w:t>
      </w:r>
      <w:r w:rsidRPr="00C35A2C">
        <w:rPr>
          <w:rFonts w:ascii="Fb Fontext" w:hAnsi="Fb Fontext"/>
          <w:rtl/>
        </w:rPr>
        <w:t xml:space="preserve"> מצאתי להן תקנה מן התורה, </w:t>
      </w:r>
      <w:r w:rsidRPr="007965F1">
        <w:rPr>
          <w:rStyle w:val="affffa"/>
          <w:rtl/>
        </w:rPr>
        <w:t>ואתם הדבקים בה' אלהיכם חיים כולכם היום</w:t>
      </w:r>
      <w:r w:rsidRPr="00C35A2C">
        <w:rPr>
          <w:rFonts w:ascii="Fb Fontext" w:hAnsi="Fb Fontext"/>
          <w:rtl/>
        </w:rPr>
        <w:t xml:space="preserve"> - וכי אפשר ל</w:t>
      </w:r>
      <w:r>
        <w:rPr>
          <w:rFonts w:ascii="Fb Fontext" w:hAnsi="Fb Fontext" w:hint="cs"/>
          <w:rtl/>
        </w:rPr>
        <w:t>ידבק</w:t>
      </w:r>
      <w:r w:rsidRPr="00C35A2C">
        <w:rPr>
          <w:rFonts w:ascii="Fb Fontext" w:hAnsi="Fb Fontext"/>
          <w:rtl/>
        </w:rPr>
        <w:t xml:space="preserve"> בשכינה? והכתיב:</w:t>
      </w:r>
      <w:r w:rsidRPr="00CC78E3">
        <w:rPr>
          <w:rStyle w:val="affffa"/>
          <w:rtl/>
        </w:rPr>
        <w:t xml:space="preserve"> </w:t>
      </w:r>
      <w:r w:rsidRPr="00CC78E3">
        <w:rPr>
          <w:rStyle w:val="affffa"/>
          <w:rFonts w:hint="cs"/>
          <w:rtl/>
        </w:rPr>
        <w:t>'</w:t>
      </w:r>
      <w:r w:rsidRPr="00CC78E3">
        <w:rPr>
          <w:rStyle w:val="affffa"/>
          <w:rtl/>
        </w:rPr>
        <w:t>כי ה' אלהיך אש אוכלה</w:t>
      </w:r>
      <w:r w:rsidRPr="00CC78E3">
        <w:rPr>
          <w:rStyle w:val="affffa"/>
          <w:rFonts w:hint="cs"/>
          <w:rtl/>
        </w:rPr>
        <w:t>'</w:t>
      </w:r>
      <w:r w:rsidRPr="00C35A2C">
        <w:rPr>
          <w:rFonts w:ascii="Fb Fontext" w:hAnsi="Fb Fontext"/>
          <w:rtl/>
        </w:rPr>
        <w:t>!</w:t>
      </w:r>
    </w:p>
    <w:p w14:paraId="44458A86" w14:textId="77777777" w:rsidR="00A9406C" w:rsidRPr="009B2979" w:rsidRDefault="00A9406C" w:rsidP="009B2979">
      <w:pPr>
        <w:ind w:firstLine="0"/>
        <w:rPr>
          <w:spacing w:val="-2"/>
          <w:rtl/>
        </w:rPr>
      </w:pPr>
      <w:r w:rsidRPr="009B2979">
        <w:rPr>
          <w:spacing w:val="-2"/>
          <w:rtl/>
        </w:rPr>
        <w:t>אלא, כל המשיא בתו לת"</w:t>
      </w:r>
      <w:r w:rsidRPr="009B2979">
        <w:rPr>
          <w:rFonts w:hint="cs"/>
          <w:spacing w:val="-2"/>
          <w:rtl/>
        </w:rPr>
        <w:t>ח</w:t>
      </w:r>
      <w:r w:rsidRPr="009B2979">
        <w:rPr>
          <w:spacing w:val="-2"/>
          <w:rtl/>
        </w:rPr>
        <w:t xml:space="preserve"> והעושה פרקמטיא לת"</w:t>
      </w:r>
      <w:r w:rsidRPr="009B2979">
        <w:rPr>
          <w:rFonts w:hint="cs"/>
          <w:spacing w:val="-2"/>
          <w:rtl/>
        </w:rPr>
        <w:t>ח</w:t>
      </w:r>
      <w:r w:rsidRPr="009B2979">
        <w:rPr>
          <w:spacing w:val="-2"/>
          <w:rtl/>
        </w:rPr>
        <w:t xml:space="preserve"> והמהנה ת"</w:t>
      </w:r>
      <w:r w:rsidRPr="009B2979">
        <w:rPr>
          <w:rFonts w:hint="cs"/>
          <w:spacing w:val="-2"/>
          <w:rtl/>
        </w:rPr>
        <w:t>ח</w:t>
      </w:r>
      <w:r w:rsidRPr="009B2979">
        <w:rPr>
          <w:spacing w:val="-2"/>
          <w:rtl/>
        </w:rPr>
        <w:t xml:space="preserve"> מנכסיו, מעלה עליו הכתוב כאילו מדבק בשכינה.</w:t>
      </w:r>
    </w:p>
    <w:p w14:paraId="3AE01FBB" w14:textId="5B4D2672" w:rsidR="00A9406C" w:rsidRPr="000904EB" w:rsidRDefault="00A9406C" w:rsidP="00A9406C">
      <w:pPr>
        <w:rPr>
          <w:rFonts w:ascii="Fb Fontext" w:hAnsi="Fb Fontext"/>
          <w:spacing w:val="-6"/>
          <w:rtl/>
        </w:rPr>
      </w:pPr>
      <w:r w:rsidRPr="000904EB">
        <w:rPr>
          <w:rStyle w:val="affffe"/>
          <w:rFonts w:hint="cs"/>
          <w:spacing w:val="-6"/>
          <w:rtl/>
        </w:rPr>
        <w:t>כיוצ</w:t>
      </w:r>
      <w:r w:rsidR="000904EB" w:rsidRPr="000904EB">
        <w:rPr>
          <w:rStyle w:val="affffe"/>
          <w:rFonts w:hint="cs"/>
          <w:spacing w:val="-6"/>
          <w:rtl/>
        </w:rPr>
        <w:t>"ב</w:t>
      </w:r>
      <w:r w:rsidRPr="000904EB">
        <w:rPr>
          <w:rStyle w:val="affffe"/>
          <w:rFonts w:hint="cs"/>
          <w:spacing w:val="-6"/>
          <w:rtl/>
        </w:rPr>
        <w:t xml:space="preserve"> </w:t>
      </w:r>
      <w:r w:rsidRPr="000904EB">
        <w:rPr>
          <w:rStyle w:val="affffa"/>
          <w:spacing w:val="-6"/>
          <w:rtl/>
        </w:rPr>
        <w:t>לאהבה את ה' אלהיך ולדבקה בו</w:t>
      </w:r>
      <w:r w:rsidRPr="000904EB">
        <w:rPr>
          <w:rFonts w:ascii="Fb Fontext" w:hAnsi="Fb Fontext"/>
          <w:spacing w:val="-6"/>
          <w:rtl/>
        </w:rPr>
        <w:t xml:space="preserve"> וכי אפשר לאדם לידבק בשכינה?</w:t>
      </w:r>
    </w:p>
    <w:p w14:paraId="432E15BC" w14:textId="4815D946" w:rsidR="00A9406C" w:rsidRPr="00C35A2C" w:rsidRDefault="00A9406C" w:rsidP="00A9406C">
      <w:pPr>
        <w:rPr>
          <w:rFonts w:ascii="Fb Fontext" w:hAnsi="Fb Fontext" w:cs="Guttman Vilna"/>
          <w:b/>
          <w:bCs/>
          <w:rtl/>
        </w:rPr>
      </w:pPr>
      <w:r w:rsidRPr="00EB171D">
        <w:rPr>
          <w:rStyle w:val="affffe"/>
          <w:rtl/>
        </w:rPr>
        <w:t>אלא</w:t>
      </w:r>
      <w:r>
        <w:rPr>
          <w:rStyle w:val="affffe"/>
          <w:rFonts w:hint="cs"/>
          <w:rtl/>
        </w:rPr>
        <w:t xml:space="preserve"> </w:t>
      </w:r>
      <w:r w:rsidRPr="00C35A2C">
        <w:rPr>
          <w:rFonts w:ascii="Fb Fontext" w:hAnsi="Fb Fontext"/>
          <w:sz w:val="32"/>
          <w:rtl/>
        </w:rPr>
        <w:t>כל המשיא בתו לת</w:t>
      </w:r>
      <w:r w:rsidR="002B7BCC">
        <w:rPr>
          <w:rFonts w:ascii="Fb Fontext" w:hAnsi="Fb Fontext"/>
          <w:sz w:val="32"/>
          <w:rtl/>
        </w:rPr>
        <w:t>"</w:t>
      </w:r>
      <w:r>
        <w:rPr>
          <w:rFonts w:ascii="Fb Fontext" w:hAnsi="Fb Fontext" w:hint="cs"/>
          <w:sz w:val="32"/>
          <w:rtl/>
        </w:rPr>
        <w:t>ח ועושה פרמקיא לת</w:t>
      </w:r>
      <w:r w:rsidR="002B7BCC">
        <w:rPr>
          <w:rFonts w:ascii="Fb Fontext" w:hAnsi="Fb Fontext"/>
          <w:sz w:val="32"/>
          <w:rtl/>
        </w:rPr>
        <w:t>"</w:t>
      </w:r>
      <w:r>
        <w:rPr>
          <w:rFonts w:ascii="Fb Fontext" w:hAnsi="Fb Fontext" w:hint="cs"/>
          <w:sz w:val="32"/>
          <w:rtl/>
        </w:rPr>
        <w:t>ח ומהנה לת</w:t>
      </w:r>
      <w:r w:rsidR="002B7BCC">
        <w:rPr>
          <w:rFonts w:ascii="Fb Fontext" w:hAnsi="Fb Fontext"/>
          <w:sz w:val="32"/>
          <w:rtl/>
        </w:rPr>
        <w:t>"</w:t>
      </w:r>
      <w:r>
        <w:rPr>
          <w:rFonts w:ascii="Fb Fontext" w:hAnsi="Fb Fontext" w:hint="cs"/>
          <w:sz w:val="32"/>
          <w:rtl/>
        </w:rPr>
        <w:t>ח מנכסיו</w:t>
      </w:r>
      <w:r>
        <w:rPr>
          <w:rFonts w:ascii="Fb Fontext" w:hAnsi="Fb Fontext" w:hint="cs"/>
          <w:rtl/>
        </w:rPr>
        <w:t xml:space="preserve"> </w:t>
      </w:r>
      <w:r w:rsidRPr="00C35A2C">
        <w:rPr>
          <w:rFonts w:ascii="Fb Fontext" w:hAnsi="Fb Fontext"/>
          <w:rtl/>
        </w:rPr>
        <w:t>מעלה עליו הכתוב כאילו מדבק בשכינה.</w:t>
      </w:r>
    </w:p>
    <w:p w14:paraId="5A04AE1A" w14:textId="2B054CA2" w:rsidR="00A9406C" w:rsidRDefault="000904EB" w:rsidP="00A9406C">
      <w:pPr>
        <w:rPr>
          <w:rFonts w:ascii="Fb Fontext" w:hAnsi="Fb Fontext"/>
          <w:sz w:val="32"/>
          <w:rtl/>
        </w:rPr>
      </w:pPr>
      <w:r>
        <w:rPr>
          <w:rStyle w:val="affffe"/>
          <w:rFonts w:hint="cs"/>
          <w:rtl/>
        </w:rPr>
        <w:t>יט.</w:t>
      </w:r>
      <w:r w:rsidR="00A9406C" w:rsidRPr="00EB171D">
        <w:rPr>
          <w:rStyle w:val="affffe"/>
          <w:rFonts w:hint="cs"/>
          <w:rtl/>
        </w:rPr>
        <w:t xml:space="preserve"> רחב</w:t>
      </w:r>
      <w:r w:rsidR="00A9406C" w:rsidRPr="00EB171D">
        <w:rPr>
          <w:rStyle w:val="affffe"/>
          <w:rtl/>
        </w:rPr>
        <w:t>"</w:t>
      </w:r>
      <w:r w:rsidR="00A9406C" w:rsidRPr="00EB171D">
        <w:rPr>
          <w:rStyle w:val="affffe"/>
          <w:rFonts w:hint="cs"/>
          <w:rtl/>
        </w:rPr>
        <w:t>י</w:t>
      </w:r>
      <w:r w:rsidR="00A9406C" w:rsidRPr="00EB171D">
        <w:rPr>
          <w:rStyle w:val="affffe"/>
          <w:rtl/>
        </w:rPr>
        <w:t>:</w:t>
      </w:r>
      <w:r w:rsidR="00A9406C" w:rsidRPr="00C35A2C">
        <w:rPr>
          <w:rFonts w:ascii="Fb Fontext" w:hAnsi="Fb Fontext"/>
          <w:sz w:val="32"/>
          <w:rtl/>
        </w:rPr>
        <w:t xml:space="preserve"> עתידין צדיקים שמבצבצין ועולין בירושלים, </w:t>
      </w:r>
      <w:r w:rsidR="00A9406C">
        <w:rPr>
          <w:rFonts w:ascii="Fb Fontext" w:hAnsi="Fb Fontext" w:hint="cs"/>
          <w:sz w:val="32"/>
          <w:rtl/>
        </w:rPr>
        <w:t>ד'</w:t>
      </w:r>
      <w:r w:rsidR="00A9406C" w:rsidRPr="00CC78E3">
        <w:rPr>
          <w:rStyle w:val="affffa"/>
          <w:rtl/>
        </w:rPr>
        <w:t>ויציצו מעיר כעשב הארץ</w:t>
      </w:r>
      <w:r w:rsidR="00A9406C" w:rsidRPr="00CC78E3">
        <w:rPr>
          <w:rStyle w:val="affffa"/>
          <w:rFonts w:hint="cs"/>
          <w:rtl/>
        </w:rPr>
        <w:t>'</w:t>
      </w:r>
      <w:r w:rsidR="00A9406C" w:rsidRPr="00CC78E3">
        <w:rPr>
          <w:rStyle w:val="affffa"/>
          <w:rtl/>
        </w:rPr>
        <w:t>,</w:t>
      </w:r>
    </w:p>
    <w:p w14:paraId="00980F5D" w14:textId="77777777" w:rsidR="00A9406C" w:rsidRPr="00C35A2C" w:rsidRDefault="00A9406C" w:rsidP="00A9406C">
      <w:pPr>
        <w:rPr>
          <w:rFonts w:ascii="Fb Fontext" w:hAnsi="Fb Fontext"/>
          <w:rtl/>
        </w:rPr>
      </w:pPr>
      <w:r w:rsidRPr="00C35A2C">
        <w:rPr>
          <w:rFonts w:ascii="Fb Fontext" w:hAnsi="Fb Fontext"/>
          <w:rtl/>
        </w:rPr>
        <w:lastRenderedPageBreak/>
        <w:t xml:space="preserve">ואין עיר אלא ירושלים, </w:t>
      </w:r>
      <w:r>
        <w:rPr>
          <w:rFonts w:ascii="Fb Fontext" w:hAnsi="Fb Fontext" w:hint="cs"/>
          <w:rtl/>
        </w:rPr>
        <w:t>ד</w:t>
      </w:r>
      <w:r w:rsidRPr="00CC78E3">
        <w:rPr>
          <w:rStyle w:val="affffa"/>
          <w:rFonts w:hint="cs"/>
          <w:rtl/>
        </w:rPr>
        <w:t>'</w:t>
      </w:r>
      <w:r w:rsidRPr="00CC78E3">
        <w:rPr>
          <w:rStyle w:val="affffa"/>
          <w:rtl/>
        </w:rPr>
        <w:t>וגנותי אל העיר הזאת</w:t>
      </w:r>
      <w:r w:rsidRPr="00CC78E3">
        <w:rPr>
          <w:rStyle w:val="affffa"/>
          <w:rFonts w:hint="cs"/>
          <w:rtl/>
        </w:rPr>
        <w:t>'</w:t>
      </w:r>
      <w:r w:rsidRPr="00CC78E3">
        <w:rPr>
          <w:rStyle w:val="affffa"/>
          <w:rtl/>
        </w:rPr>
        <w:t>.</w:t>
      </w:r>
    </w:p>
    <w:p w14:paraId="6492162F" w14:textId="40DF8C40" w:rsidR="00A9406C" w:rsidRPr="009709BC" w:rsidRDefault="000904EB" w:rsidP="00A9406C">
      <w:pPr>
        <w:rPr>
          <w:rFonts w:ascii="Fb Fontext" w:hAnsi="Fb Fontext"/>
          <w:spacing w:val="-6"/>
          <w:rtl/>
        </w:rPr>
      </w:pPr>
      <w:r w:rsidRPr="000904EB">
        <w:rPr>
          <w:rStyle w:val="affffe"/>
          <w:rFonts w:hint="cs"/>
          <w:rtl/>
        </w:rPr>
        <w:t>כ.</w:t>
      </w:r>
      <w:r>
        <w:rPr>
          <w:rStyle w:val="affffe"/>
          <w:rFonts w:hint="cs"/>
          <w:spacing w:val="-6"/>
          <w:rtl/>
        </w:rPr>
        <w:t xml:space="preserve"> </w:t>
      </w:r>
      <w:r w:rsidR="00A9406C" w:rsidRPr="009709BC">
        <w:rPr>
          <w:rStyle w:val="affffe"/>
          <w:rFonts w:hint="cs"/>
          <w:spacing w:val="-6"/>
          <w:rtl/>
        </w:rPr>
        <w:t>וארחב</w:t>
      </w:r>
      <w:r w:rsidR="00A9406C" w:rsidRPr="009709BC">
        <w:rPr>
          <w:rStyle w:val="affffe"/>
          <w:spacing w:val="-6"/>
          <w:rtl/>
        </w:rPr>
        <w:t>"</w:t>
      </w:r>
      <w:r w:rsidR="00A9406C" w:rsidRPr="009709BC">
        <w:rPr>
          <w:rStyle w:val="affffe"/>
          <w:rFonts w:hint="cs"/>
          <w:spacing w:val="-6"/>
          <w:rtl/>
        </w:rPr>
        <w:t>י</w:t>
      </w:r>
      <w:r w:rsidR="00A9406C" w:rsidRPr="009709BC">
        <w:rPr>
          <w:rStyle w:val="affffe"/>
          <w:spacing w:val="-6"/>
          <w:rtl/>
        </w:rPr>
        <w:t>:</w:t>
      </w:r>
      <w:r w:rsidR="00A9406C" w:rsidRPr="009709BC">
        <w:rPr>
          <w:rFonts w:ascii="Fb Fontext" w:hAnsi="Fb Fontext"/>
          <w:spacing w:val="-6"/>
          <w:rtl/>
        </w:rPr>
        <w:t xml:space="preserve"> עתידים צדיקים </w:t>
      </w:r>
      <w:r w:rsidR="00A9406C" w:rsidRPr="009709BC">
        <w:rPr>
          <w:rFonts w:ascii="Fb Fontext" w:hAnsi="Fb Fontext" w:cs="PFT_Frank"/>
          <w:b/>
          <w:bCs/>
          <w:spacing w:val="-6"/>
          <w:szCs w:val="14"/>
          <w:rtl/>
        </w:rPr>
        <w:t>שיעמדו במלבושיהן</w:t>
      </w:r>
      <w:r w:rsidR="00A9406C" w:rsidRPr="009709BC">
        <w:rPr>
          <w:rFonts w:ascii="Fb Fontext" w:hAnsi="Fb Fontext"/>
          <w:spacing w:val="-6"/>
          <w:rtl/>
        </w:rPr>
        <w:t xml:space="preserve">, ק"ו מחטה שנקברה ערומה יוצאה בכמה לבושין, </w:t>
      </w:r>
      <w:r w:rsidR="00A9406C" w:rsidRPr="009709BC">
        <w:rPr>
          <w:rFonts w:ascii="Fb Fontext" w:hAnsi="Fb Fontext" w:hint="cs"/>
          <w:spacing w:val="-6"/>
          <w:rtl/>
        </w:rPr>
        <w:t>ק</w:t>
      </w:r>
      <w:r w:rsidR="002B7BCC" w:rsidRPr="009709BC">
        <w:rPr>
          <w:rFonts w:ascii="Fb Fontext" w:hAnsi="Fb Fontext"/>
          <w:spacing w:val="-6"/>
          <w:rtl/>
        </w:rPr>
        <w:t>"</w:t>
      </w:r>
      <w:r w:rsidR="00A9406C" w:rsidRPr="009709BC">
        <w:rPr>
          <w:rFonts w:ascii="Fb Fontext" w:hAnsi="Fb Fontext" w:hint="cs"/>
          <w:spacing w:val="-6"/>
          <w:rtl/>
        </w:rPr>
        <w:t xml:space="preserve">ו </w:t>
      </w:r>
      <w:r w:rsidR="00A9406C" w:rsidRPr="009709BC">
        <w:rPr>
          <w:rFonts w:ascii="Fb Fontext" w:hAnsi="Fb Fontext"/>
          <w:spacing w:val="-6"/>
          <w:rtl/>
        </w:rPr>
        <w:t>צדיקים שנקברו בלבושיהן.</w:t>
      </w:r>
    </w:p>
    <w:p w14:paraId="5369FA24" w14:textId="31566B2D" w:rsidR="00A9406C" w:rsidRPr="00CA108A" w:rsidRDefault="000904EB" w:rsidP="00A9406C">
      <w:pPr>
        <w:rPr>
          <w:rFonts w:ascii="Fb Fontext" w:hAnsi="Fb Fontext" w:cs="PFT_Frank"/>
          <w:b/>
          <w:bCs/>
          <w:szCs w:val="14"/>
          <w:rtl/>
        </w:rPr>
      </w:pPr>
      <w:r>
        <w:rPr>
          <w:rStyle w:val="affffe"/>
          <w:rFonts w:hint="cs"/>
          <w:rtl/>
        </w:rPr>
        <w:t>כא.</w:t>
      </w:r>
      <w:r w:rsidR="00A9406C" w:rsidRPr="006511A1">
        <w:rPr>
          <w:rStyle w:val="affffe"/>
          <w:rFonts w:hint="cs"/>
          <w:rtl/>
        </w:rPr>
        <w:t xml:space="preserve"> רחב</w:t>
      </w:r>
      <w:r w:rsidR="00A9406C" w:rsidRPr="006511A1">
        <w:rPr>
          <w:rStyle w:val="affffe"/>
          <w:rtl/>
        </w:rPr>
        <w:t>"</w:t>
      </w:r>
      <w:r w:rsidR="00A9406C" w:rsidRPr="006511A1">
        <w:rPr>
          <w:rStyle w:val="affffe"/>
          <w:rFonts w:hint="cs"/>
          <w:rtl/>
        </w:rPr>
        <w:t>י</w:t>
      </w:r>
      <w:r w:rsidR="00A9406C" w:rsidRPr="006511A1">
        <w:rPr>
          <w:rStyle w:val="affffe"/>
          <w:rtl/>
        </w:rPr>
        <w:t>:</w:t>
      </w:r>
      <w:r w:rsidR="00A9406C" w:rsidRPr="00C35A2C">
        <w:rPr>
          <w:rFonts w:ascii="Fb Fontext" w:hAnsi="Fb Fontext"/>
          <w:rtl/>
        </w:rPr>
        <w:t xml:space="preserve"> עתידה א"י שתוציא גלוסקאות וכלי מילת,</w:t>
      </w:r>
      <w:r w:rsidR="00A9406C" w:rsidRPr="00CC78E3">
        <w:rPr>
          <w:rStyle w:val="affffa"/>
          <w:rtl/>
        </w:rPr>
        <w:t xml:space="preserve"> </w:t>
      </w:r>
      <w:r w:rsidR="00A9406C">
        <w:rPr>
          <w:rStyle w:val="affffa"/>
          <w:rFonts w:hint="cs"/>
          <w:rtl/>
        </w:rPr>
        <w:t>ד</w:t>
      </w:r>
      <w:r w:rsidR="00A9406C" w:rsidRPr="00CC78E3">
        <w:rPr>
          <w:rStyle w:val="affffa"/>
          <w:rFonts w:hint="cs"/>
          <w:rtl/>
        </w:rPr>
        <w:t>'</w:t>
      </w:r>
      <w:r w:rsidR="00A9406C" w:rsidRPr="00CC78E3">
        <w:rPr>
          <w:rStyle w:val="affffa"/>
          <w:rtl/>
        </w:rPr>
        <w:t>יהי פסת בר בארץ</w:t>
      </w:r>
      <w:r w:rsidR="00A9406C" w:rsidRPr="00CC78E3">
        <w:rPr>
          <w:rStyle w:val="affffa"/>
          <w:rFonts w:hint="cs"/>
          <w:rtl/>
        </w:rPr>
        <w:t>'</w:t>
      </w:r>
      <w:r w:rsidR="00A9406C" w:rsidRPr="00CC78E3">
        <w:rPr>
          <w:rStyle w:val="affffa"/>
          <w:rtl/>
        </w:rPr>
        <w:t>.</w:t>
      </w:r>
    </w:p>
    <w:p w14:paraId="5FC0F237" w14:textId="621FEA91" w:rsidR="00E268F4" w:rsidRDefault="000904EB" w:rsidP="00A9406C">
      <w:pPr>
        <w:rPr>
          <w:rFonts w:ascii="Fb Fontext" w:hAnsi="Fb Fontext"/>
          <w:rtl/>
        </w:rPr>
      </w:pPr>
      <w:r>
        <w:rPr>
          <w:rStyle w:val="affffe"/>
          <w:rFonts w:hint="cs"/>
          <w:rtl/>
        </w:rPr>
        <w:t>כב.</w:t>
      </w:r>
      <w:r w:rsidR="00A9406C" w:rsidRPr="006511A1">
        <w:rPr>
          <w:rStyle w:val="affffe"/>
          <w:rtl/>
        </w:rPr>
        <w:t>ת"ר:</w:t>
      </w:r>
      <w:r w:rsidR="00A9406C" w:rsidRPr="001A4C4B">
        <w:rPr>
          <w:rStyle w:val="affffa"/>
          <w:rtl/>
        </w:rPr>
        <w:t xml:space="preserve"> יהי פסת בר בארץ בראש הרים </w:t>
      </w:r>
      <w:r w:rsidR="00A9406C" w:rsidRPr="00C35A2C">
        <w:rPr>
          <w:rFonts w:ascii="Fb Fontext" w:hAnsi="Fb Fontext"/>
          <w:rtl/>
        </w:rPr>
        <w:t>- אמרו: עתידה חטה שתתמר כדקל ועולה בראש הרים; ושמא תאמר, יש צער לקוצרה</w:t>
      </w:r>
      <w:r w:rsidR="00E268F4">
        <w:rPr>
          <w:rFonts w:ascii="Fb Fontext" w:hAnsi="Fb Fontext"/>
          <w:rtl/>
        </w:rPr>
        <w:t>?</w:t>
      </w:r>
    </w:p>
    <w:p w14:paraId="6A107EEB" w14:textId="077CF49D" w:rsidR="00A9406C" w:rsidRPr="00C35A2C" w:rsidRDefault="00A9406C" w:rsidP="00A9406C">
      <w:pPr>
        <w:ind w:firstLine="0"/>
        <w:rPr>
          <w:rFonts w:ascii="Fb Fontext" w:hAnsi="Fb Fontext"/>
          <w:rtl/>
        </w:rPr>
      </w:pPr>
      <w:r w:rsidRPr="006511A1">
        <w:rPr>
          <w:rStyle w:val="affffe"/>
          <w:rFonts w:hint="cs"/>
          <w:rtl/>
        </w:rPr>
        <w:t>ת</w:t>
      </w:r>
      <w:r w:rsidRPr="006511A1">
        <w:rPr>
          <w:rStyle w:val="affffe"/>
          <w:rtl/>
        </w:rPr>
        <w:t>"</w:t>
      </w:r>
      <w:r w:rsidRPr="006511A1">
        <w:rPr>
          <w:rStyle w:val="affffe"/>
          <w:rFonts w:hint="cs"/>
          <w:rtl/>
        </w:rPr>
        <w:t>ל</w:t>
      </w:r>
      <w:r w:rsidRPr="006511A1">
        <w:rPr>
          <w:rStyle w:val="affffe"/>
          <w:rtl/>
        </w:rPr>
        <w:t>:</w:t>
      </w:r>
      <w:r w:rsidRPr="00CC78E3">
        <w:rPr>
          <w:rStyle w:val="affffa"/>
          <w:rtl/>
        </w:rPr>
        <w:t xml:space="preserve"> </w:t>
      </w:r>
      <w:r w:rsidRPr="00CC78E3">
        <w:rPr>
          <w:rStyle w:val="affffa"/>
          <w:rFonts w:hint="cs"/>
          <w:rtl/>
        </w:rPr>
        <w:t>'</w:t>
      </w:r>
      <w:r w:rsidRPr="00CC78E3">
        <w:rPr>
          <w:rStyle w:val="affffa"/>
          <w:rtl/>
        </w:rPr>
        <w:t>ירעש כלבנון פריו</w:t>
      </w:r>
      <w:r w:rsidRPr="00CC78E3">
        <w:rPr>
          <w:rStyle w:val="affffa"/>
          <w:rFonts w:hint="cs"/>
          <w:rtl/>
        </w:rPr>
        <w:t>'</w:t>
      </w:r>
      <w:r w:rsidRPr="00CC78E3">
        <w:rPr>
          <w:rStyle w:val="affffa"/>
          <w:rtl/>
        </w:rPr>
        <w:t>,</w:t>
      </w:r>
      <w:r w:rsidRPr="00C35A2C">
        <w:rPr>
          <w:rFonts w:ascii="Fb Fontext" w:hAnsi="Fb Fontext"/>
          <w:rtl/>
        </w:rPr>
        <w:t xml:space="preserve"> הק</w:t>
      </w:r>
      <w:r w:rsidRPr="00C35A2C">
        <w:rPr>
          <w:rFonts w:ascii="Fb Fontext" w:hAnsi="Fb Fontext" w:hint="cs"/>
          <w:rtl/>
        </w:rPr>
        <w:t>ב</w:t>
      </w:r>
      <w:r w:rsidRPr="00C35A2C">
        <w:rPr>
          <w:rFonts w:ascii="Fb Fontext" w:hAnsi="Fb Fontext"/>
          <w:rtl/>
        </w:rPr>
        <w:t>"</w:t>
      </w:r>
      <w:r w:rsidRPr="00C35A2C">
        <w:rPr>
          <w:rFonts w:ascii="Fb Fontext" w:hAnsi="Fb Fontext" w:hint="cs"/>
          <w:rtl/>
        </w:rPr>
        <w:t>ה</w:t>
      </w:r>
      <w:r w:rsidRPr="00C35A2C">
        <w:rPr>
          <w:rFonts w:ascii="Fb Fontext" w:hAnsi="Fb Fontext"/>
          <w:rtl/>
        </w:rPr>
        <w:t xml:space="preserve"> מביא רוח מבית גנזיו ומנשבה עליה ומשרה את סלתה, ואדם יוצא לשדה ומביא מלא פיסת ידו, וממנה פרנסתו ופרנסת אנשי ביתו.</w:t>
      </w:r>
    </w:p>
    <w:p w14:paraId="15E1E24D" w14:textId="5176BCB6" w:rsidR="00A9406C" w:rsidRPr="00C35A2C" w:rsidRDefault="000904EB" w:rsidP="00A9406C">
      <w:pPr>
        <w:rPr>
          <w:rFonts w:ascii="Fb Fontext" w:hAnsi="Fb Fontext"/>
          <w:rtl/>
        </w:rPr>
      </w:pPr>
      <w:r w:rsidRPr="000904EB">
        <w:rPr>
          <w:rStyle w:val="affffe"/>
          <w:rFonts w:hint="cs"/>
          <w:rtl/>
        </w:rPr>
        <w:t>כג.</w:t>
      </w:r>
      <w:r w:rsidR="00A9406C" w:rsidRPr="00CC78E3">
        <w:rPr>
          <w:rStyle w:val="affffa"/>
          <w:rtl/>
        </w:rPr>
        <w:t>עם חלב כליות חטה</w:t>
      </w:r>
      <w:r w:rsidR="00A9406C" w:rsidRPr="00CC78E3">
        <w:rPr>
          <w:rStyle w:val="affffa"/>
          <w:rFonts w:hint="cs"/>
          <w:rtl/>
        </w:rPr>
        <w:t>'</w:t>
      </w:r>
      <w:r w:rsidR="00A9406C" w:rsidRPr="00CC78E3">
        <w:rPr>
          <w:rStyle w:val="affffa"/>
          <w:rtl/>
        </w:rPr>
        <w:t xml:space="preserve"> </w:t>
      </w:r>
      <w:r w:rsidR="00A9406C" w:rsidRPr="00C35A2C">
        <w:rPr>
          <w:rFonts w:ascii="Fb Fontext" w:hAnsi="Fb Fontext"/>
          <w:rtl/>
        </w:rPr>
        <w:t xml:space="preserve">- </w:t>
      </w:r>
      <w:r w:rsidR="00A9406C" w:rsidRPr="006511A1">
        <w:rPr>
          <w:rStyle w:val="affffe"/>
          <w:rtl/>
        </w:rPr>
        <w:t>אמרו:</w:t>
      </w:r>
      <w:r w:rsidR="00A9406C" w:rsidRPr="00C35A2C">
        <w:rPr>
          <w:rFonts w:ascii="Fb Fontext" w:hAnsi="Fb Fontext"/>
          <w:rtl/>
        </w:rPr>
        <w:t xml:space="preserve"> עתידה חטה שתהא כשתי כליות של שור הגדול; ואל תתמה, שהרי שועל קינן בלפת, ושקלוהו ומצאו בו ששים ליטרין בליטרא של צפורי.</w:t>
      </w:r>
    </w:p>
    <w:p w14:paraId="15B37127" w14:textId="331F96DB" w:rsidR="00A9406C" w:rsidRPr="00C35A2C" w:rsidRDefault="000904EB" w:rsidP="00A9406C">
      <w:pPr>
        <w:rPr>
          <w:rFonts w:ascii="Fb Fontext" w:hAnsi="Fb Fontext"/>
          <w:rtl/>
        </w:rPr>
      </w:pPr>
      <w:r>
        <w:rPr>
          <w:rStyle w:val="affffe"/>
          <w:rFonts w:hint="cs"/>
          <w:rtl/>
        </w:rPr>
        <w:t xml:space="preserve">כד. </w:t>
      </w:r>
      <w:r w:rsidR="00A9406C" w:rsidRPr="006511A1">
        <w:rPr>
          <w:rStyle w:val="affffe"/>
          <w:rtl/>
        </w:rPr>
        <w:t xml:space="preserve">תניא אמר רב יוסף: </w:t>
      </w:r>
      <w:r w:rsidR="00A9406C" w:rsidRPr="00C35A2C">
        <w:rPr>
          <w:rFonts w:ascii="Fb Fontext" w:hAnsi="Fb Fontext"/>
          <w:rtl/>
        </w:rPr>
        <w:t>מעשה בשיחין באחד שהניח לו אביו שלשה בדי חרדל, ונפשח אחד מהן ונמצאו בו תשעה קבין חרדל, ועציו סיככו בו סוכת יוצרין.</w:t>
      </w:r>
    </w:p>
    <w:p w14:paraId="20089C18" w14:textId="1FF75B50" w:rsidR="00A9406C" w:rsidRPr="000904EB" w:rsidRDefault="000904EB" w:rsidP="00A9406C">
      <w:pPr>
        <w:rPr>
          <w:rFonts w:ascii="Fb Fontext" w:hAnsi="Fb Fontext"/>
          <w:spacing w:val="-6"/>
          <w:rtl/>
        </w:rPr>
      </w:pPr>
      <w:r w:rsidRPr="000904EB">
        <w:rPr>
          <w:rStyle w:val="affffe"/>
          <w:rFonts w:hint="cs"/>
          <w:spacing w:val="-6"/>
          <w:rtl/>
        </w:rPr>
        <w:t xml:space="preserve">כה. </w:t>
      </w:r>
      <w:r w:rsidR="00A9406C" w:rsidRPr="000904EB">
        <w:rPr>
          <w:rStyle w:val="affffe"/>
          <w:spacing w:val="-6"/>
          <w:rtl/>
        </w:rPr>
        <w:t>ר</w:t>
      </w:r>
      <w:r w:rsidR="00A9406C" w:rsidRPr="000904EB">
        <w:rPr>
          <w:rStyle w:val="affffe"/>
          <w:rFonts w:hint="cs"/>
          <w:spacing w:val="-6"/>
          <w:rtl/>
        </w:rPr>
        <w:t>שב</w:t>
      </w:r>
      <w:r w:rsidR="002B7BCC" w:rsidRPr="000904EB">
        <w:rPr>
          <w:rStyle w:val="affffe"/>
          <w:spacing w:val="-6"/>
          <w:rtl/>
        </w:rPr>
        <w:t>"</w:t>
      </w:r>
      <w:r w:rsidR="00A9406C" w:rsidRPr="000904EB">
        <w:rPr>
          <w:rStyle w:val="affffe"/>
          <w:rFonts w:hint="cs"/>
          <w:spacing w:val="-6"/>
          <w:rtl/>
        </w:rPr>
        <w:t>ת</w:t>
      </w:r>
      <w:r w:rsidR="00A9406C" w:rsidRPr="000904EB">
        <w:rPr>
          <w:rStyle w:val="affffe"/>
          <w:spacing w:val="-6"/>
          <w:rtl/>
        </w:rPr>
        <w:t xml:space="preserve">: </w:t>
      </w:r>
      <w:r w:rsidR="00A9406C" w:rsidRPr="000904EB">
        <w:rPr>
          <w:rFonts w:ascii="Fb Fontext" w:hAnsi="Fb Fontext"/>
          <w:spacing w:val="-6"/>
          <w:rtl/>
        </w:rPr>
        <w:t>קלח כרוב הניח לנו אבא, והיינו עולים ויורדים בו בסולם.</w:t>
      </w:r>
    </w:p>
    <w:p w14:paraId="0558FDAB" w14:textId="113C18E9" w:rsidR="00A9406C" w:rsidRPr="00C35A2C" w:rsidRDefault="000904EB" w:rsidP="00A9406C">
      <w:pPr>
        <w:rPr>
          <w:rFonts w:ascii="Fb Fontext" w:hAnsi="Fb Fontext"/>
          <w:rtl/>
        </w:rPr>
      </w:pPr>
      <w:r w:rsidRPr="000904EB">
        <w:rPr>
          <w:rStyle w:val="affffe"/>
          <w:rFonts w:hint="cs"/>
          <w:rtl/>
        </w:rPr>
        <w:t>כו</w:t>
      </w:r>
      <w:r>
        <w:rPr>
          <w:rStyle w:val="affffe"/>
          <w:rFonts w:hint="cs"/>
          <w:rtl/>
        </w:rPr>
        <w:t xml:space="preserve">. </w:t>
      </w:r>
      <w:r w:rsidR="00A9406C" w:rsidRPr="00CC78E3">
        <w:rPr>
          <w:rStyle w:val="affffa"/>
          <w:rFonts w:hint="cs"/>
          <w:rtl/>
        </w:rPr>
        <w:t>'</w:t>
      </w:r>
      <w:r w:rsidR="00A9406C" w:rsidRPr="00CC78E3">
        <w:rPr>
          <w:rStyle w:val="affffa"/>
          <w:rtl/>
        </w:rPr>
        <w:t>ודם ענב תשתה חמר</w:t>
      </w:r>
      <w:r w:rsidR="00A9406C" w:rsidRPr="00CC78E3">
        <w:rPr>
          <w:rStyle w:val="affffa"/>
          <w:rFonts w:hint="cs"/>
          <w:rtl/>
        </w:rPr>
        <w:t>'</w:t>
      </w:r>
      <w:r w:rsidR="00A9406C" w:rsidRPr="00CC78E3">
        <w:rPr>
          <w:rStyle w:val="affffa"/>
          <w:rtl/>
        </w:rPr>
        <w:t xml:space="preserve"> </w:t>
      </w:r>
      <w:r w:rsidR="00A9406C" w:rsidRPr="00C35A2C">
        <w:rPr>
          <w:rFonts w:ascii="Fb Fontext" w:hAnsi="Fb Fontext"/>
          <w:rtl/>
        </w:rPr>
        <w:t>- אמרו: לא כעו</w:t>
      </w:r>
      <w:r w:rsidR="00A9406C" w:rsidRPr="00C35A2C">
        <w:rPr>
          <w:rFonts w:ascii="Fb Fontext" w:hAnsi="Fb Fontext" w:hint="cs"/>
          <w:rtl/>
        </w:rPr>
        <w:t>ה'ז העוה</w:t>
      </w:r>
      <w:r w:rsidR="00A9406C" w:rsidRPr="00C35A2C">
        <w:rPr>
          <w:rFonts w:ascii="Fb Fontext" w:hAnsi="Fb Fontext"/>
          <w:rtl/>
        </w:rPr>
        <w:t>"</w:t>
      </w:r>
      <w:r w:rsidR="00A9406C" w:rsidRPr="00C35A2C">
        <w:rPr>
          <w:rFonts w:ascii="Fb Fontext" w:hAnsi="Fb Fontext" w:hint="cs"/>
          <w:rtl/>
        </w:rPr>
        <w:t>ב ה</w:t>
      </w:r>
      <w:r w:rsidR="00A9406C" w:rsidRPr="00C35A2C">
        <w:rPr>
          <w:rFonts w:ascii="Fb Fontext" w:hAnsi="Fb Fontext"/>
          <w:rtl/>
        </w:rPr>
        <w:t>עו</w:t>
      </w:r>
      <w:r w:rsidR="00A9406C" w:rsidRPr="00C35A2C">
        <w:rPr>
          <w:rFonts w:ascii="Fb Fontext" w:hAnsi="Fb Fontext" w:hint="cs"/>
          <w:rtl/>
        </w:rPr>
        <w:t>ה</w:t>
      </w:r>
      <w:r w:rsidR="00A9406C" w:rsidRPr="00C35A2C">
        <w:rPr>
          <w:rFonts w:ascii="Fb Fontext" w:hAnsi="Fb Fontext"/>
          <w:rtl/>
        </w:rPr>
        <w:t>"</w:t>
      </w:r>
      <w:r w:rsidR="00A9406C" w:rsidRPr="00C35A2C">
        <w:rPr>
          <w:rFonts w:ascii="Fb Fontext" w:hAnsi="Fb Fontext" w:hint="cs"/>
          <w:rtl/>
        </w:rPr>
        <w:t>ז</w:t>
      </w:r>
      <w:r w:rsidR="00A9406C" w:rsidRPr="00C35A2C">
        <w:rPr>
          <w:rFonts w:ascii="Fb Fontext" w:hAnsi="Fb Fontext"/>
          <w:rtl/>
        </w:rPr>
        <w:t xml:space="preserve"> - יש בו צער לבצור ולדרוך, </w:t>
      </w:r>
      <w:r w:rsidR="00A9406C">
        <w:rPr>
          <w:rFonts w:ascii="Fb Fontext" w:hAnsi="Fb Fontext" w:hint="cs"/>
          <w:rtl/>
        </w:rPr>
        <w:t>עוה</w:t>
      </w:r>
      <w:r w:rsidR="002B7BCC">
        <w:rPr>
          <w:rFonts w:ascii="Fb Fontext" w:hAnsi="Fb Fontext"/>
          <w:rtl/>
        </w:rPr>
        <w:t>"</w:t>
      </w:r>
      <w:r w:rsidR="00A9406C">
        <w:rPr>
          <w:rFonts w:ascii="Fb Fontext" w:hAnsi="Fb Fontext" w:hint="cs"/>
          <w:rtl/>
        </w:rPr>
        <w:t>ב</w:t>
      </w:r>
      <w:r w:rsidR="00A9406C" w:rsidRPr="00C35A2C">
        <w:rPr>
          <w:rFonts w:ascii="Fb Fontext" w:hAnsi="Fb Fontext"/>
          <w:rtl/>
        </w:rPr>
        <w:t xml:space="preserve"> מביא ענוה אחת בקרון או בספינה ומניחה בזוית ביתו, ומספק הימנה כפטוס גדול, ועציו מסיקין תחת התבשיל, ואין לך כל ענבה שאין בה שלשים גרבי יין, שנא':</w:t>
      </w:r>
      <w:r w:rsidR="00A9406C" w:rsidRPr="00CC78E3">
        <w:rPr>
          <w:rStyle w:val="affffa"/>
          <w:rtl/>
        </w:rPr>
        <w:t xml:space="preserve"> 'ודם ענב תשתה חמר</w:t>
      </w:r>
      <w:r w:rsidR="00A9406C" w:rsidRPr="00CC78E3">
        <w:rPr>
          <w:rStyle w:val="affffa"/>
          <w:rFonts w:hint="cs"/>
          <w:rtl/>
        </w:rPr>
        <w:t>'</w:t>
      </w:r>
      <w:r w:rsidR="00A9406C" w:rsidRPr="00CC78E3">
        <w:rPr>
          <w:rStyle w:val="affffa"/>
          <w:rtl/>
        </w:rPr>
        <w:t>,</w:t>
      </w:r>
      <w:r w:rsidR="00A9406C" w:rsidRPr="00C35A2C">
        <w:rPr>
          <w:rFonts w:ascii="Fb Fontext" w:hAnsi="Fb Fontext"/>
          <w:rtl/>
        </w:rPr>
        <w:t xml:space="preserve"> </w:t>
      </w:r>
      <w:r w:rsidR="00A9406C">
        <w:rPr>
          <w:rFonts w:ascii="Fb Fontext" w:hAnsi="Fb Fontext" w:hint="cs"/>
          <w:rtl/>
        </w:rPr>
        <w:t>תקרי</w:t>
      </w:r>
      <w:r w:rsidR="00A9406C" w:rsidRPr="00C35A2C">
        <w:rPr>
          <w:rFonts w:ascii="Fb Fontext" w:hAnsi="Fb Fontext"/>
          <w:rtl/>
        </w:rPr>
        <w:t xml:space="preserve"> חומר.</w:t>
      </w:r>
    </w:p>
    <w:p w14:paraId="514E8826" w14:textId="6DFD83FA" w:rsidR="00A9406C" w:rsidRDefault="000904EB" w:rsidP="000904EB">
      <w:pPr>
        <w:rPr>
          <w:rFonts w:ascii="Fb Fontext" w:hAnsi="Fb Fontext"/>
          <w:rtl/>
        </w:rPr>
      </w:pPr>
      <w:r>
        <w:rPr>
          <w:rStyle w:val="affffe"/>
          <w:rFonts w:hint="cs"/>
          <w:rtl/>
        </w:rPr>
        <w:t xml:space="preserve">כז. </w:t>
      </w:r>
      <w:r w:rsidR="00A9406C" w:rsidRPr="009709BC">
        <w:rPr>
          <w:rStyle w:val="affffe"/>
          <w:rFonts w:hint="cs"/>
          <w:rtl/>
        </w:rPr>
        <w:t>ר</w:t>
      </w:r>
      <w:r w:rsidR="00A9406C" w:rsidRPr="009709BC">
        <w:rPr>
          <w:rStyle w:val="affffe"/>
          <w:rtl/>
        </w:rPr>
        <w:t>"</w:t>
      </w:r>
      <w:r w:rsidR="00A9406C" w:rsidRPr="009709BC">
        <w:rPr>
          <w:rStyle w:val="affffe"/>
          <w:rFonts w:hint="cs"/>
          <w:rtl/>
        </w:rPr>
        <w:t>ד</w:t>
      </w:r>
      <w:r w:rsidR="00A9406C" w:rsidRPr="009709BC">
        <w:rPr>
          <w:rStyle w:val="affffe"/>
          <w:rtl/>
        </w:rPr>
        <w:t>:</w:t>
      </w:r>
      <w:r w:rsidR="00A9406C" w:rsidRPr="00C35A2C">
        <w:rPr>
          <w:rFonts w:ascii="Fb Fontext" w:hAnsi="Fb Fontext"/>
          <w:rtl/>
        </w:rPr>
        <w:t xml:space="preserve"> </w:t>
      </w:r>
      <w:r w:rsidR="00A9406C" w:rsidRPr="00CC78E3">
        <w:rPr>
          <w:rStyle w:val="affffa"/>
          <w:rFonts w:hint="cs"/>
          <w:rtl/>
        </w:rPr>
        <w:t>'</w:t>
      </w:r>
      <w:r w:rsidR="00A9406C" w:rsidRPr="00CC78E3">
        <w:rPr>
          <w:rStyle w:val="affffa"/>
          <w:rtl/>
        </w:rPr>
        <w:t>אוסרי לגפן עירה</w:t>
      </w:r>
      <w:r w:rsidR="00A9406C" w:rsidRPr="00CC78E3">
        <w:rPr>
          <w:rStyle w:val="affffa"/>
          <w:rFonts w:hint="cs"/>
          <w:rtl/>
        </w:rPr>
        <w:t>'</w:t>
      </w:r>
      <w:r w:rsidR="00A9406C" w:rsidRPr="00C35A2C">
        <w:rPr>
          <w:rFonts w:ascii="Fb Fontext" w:hAnsi="Fb Fontext"/>
          <w:rtl/>
        </w:rPr>
        <w:t xml:space="preserve"> אין לך כל גפן וגפן שבא"י שאין צריך עיר אחת לבצור,</w:t>
      </w:r>
      <w:r>
        <w:rPr>
          <w:rFonts w:ascii="Fb Fontext" w:hAnsi="Fb Fontext" w:hint="cs"/>
          <w:rtl/>
        </w:rPr>
        <w:t xml:space="preserve"> </w:t>
      </w:r>
      <w:r w:rsidR="00A9406C" w:rsidRPr="007965F1">
        <w:rPr>
          <w:rStyle w:val="affffa"/>
          <w:rFonts w:hint="cs"/>
          <w:rtl/>
        </w:rPr>
        <w:t>'</w:t>
      </w:r>
      <w:r w:rsidR="00A9406C" w:rsidRPr="007965F1">
        <w:rPr>
          <w:rStyle w:val="affffa"/>
          <w:rtl/>
        </w:rPr>
        <w:t>ולשורקה בני אתונו</w:t>
      </w:r>
      <w:r w:rsidR="00A9406C" w:rsidRPr="007965F1">
        <w:rPr>
          <w:rStyle w:val="affffa"/>
          <w:rFonts w:hint="cs"/>
          <w:rtl/>
        </w:rPr>
        <w:t>'</w:t>
      </w:r>
      <w:r w:rsidR="00A9406C" w:rsidRPr="00C35A2C">
        <w:rPr>
          <w:rFonts w:ascii="Fb Fontext" w:hAnsi="Fb Fontext"/>
          <w:rtl/>
        </w:rPr>
        <w:t xml:space="preserve"> - אין לך כל אילן סרק שבא"י שאינו מוציא משוי שתי אתונות;</w:t>
      </w:r>
    </w:p>
    <w:p w14:paraId="7CF07774" w14:textId="10C9B429" w:rsidR="00A9406C" w:rsidRDefault="000904EB" w:rsidP="000904EB">
      <w:pPr>
        <w:rPr>
          <w:rFonts w:ascii="Fb Fontext" w:hAnsi="Fb Fontext"/>
          <w:rtl/>
        </w:rPr>
      </w:pPr>
      <w:r>
        <w:rPr>
          <w:rFonts w:ascii="Fb Fontext" w:hAnsi="Fb Fontext" w:hint="cs"/>
          <w:rtl/>
        </w:rPr>
        <w:lastRenderedPageBreak/>
        <w:t>ויש</w:t>
      </w:r>
      <w:r w:rsidR="00A9406C" w:rsidRPr="00C35A2C">
        <w:rPr>
          <w:rFonts w:ascii="Fb Fontext" w:hAnsi="Fb Fontext"/>
          <w:rtl/>
        </w:rPr>
        <w:t xml:space="preserve"> בו יין</w:t>
      </w:r>
      <w:r>
        <w:rPr>
          <w:rFonts w:ascii="Fb Fontext" w:hAnsi="Fb Fontext" w:hint="cs"/>
          <w:rtl/>
        </w:rPr>
        <w:t xml:space="preserve"> ד</w:t>
      </w:r>
      <w:r w:rsidR="00A9406C" w:rsidRPr="00CC78E3">
        <w:rPr>
          <w:rStyle w:val="affffa"/>
          <w:rFonts w:hint="cs"/>
          <w:rtl/>
        </w:rPr>
        <w:t>'</w:t>
      </w:r>
      <w:r w:rsidR="00A9406C" w:rsidRPr="00CC78E3">
        <w:rPr>
          <w:rStyle w:val="affffa"/>
          <w:rtl/>
        </w:rPr>
        <w:t>כבס ביין לבושו</w:t>
      </w:r>
      <w:r w:rsidR="00A9406C" w:rsidRPr="00CC78E3">
        <w:rPr>
          <w:rStyle w:val="affffa"/>
          <w:rFonts w:hint="cs"/>
          <w:rtl/>
        </w:rPr>
        <w:t>'</w:t>
      </w:r>
      <w:r w:rsidR="00A9406C" w:rsidRPr="00CC78E3">
        <w:rPr>
          <w:rStyle w:val="affffa"/>
          <w:rtl/>
        </w:rPr>
        <w:t>;</w:t>
      </w:r>
      <w:r>
        <w:rPr>
          <w:rStyle w:val="affffa"/>
          <w:rFonts w:hint="cs"/>
          <w:rtl/>
        </w:rPr>
        <w:t xml:space="preserve"> </w:t>
      </w:r>
      <w:r w:rsidR="00A9406C" w:rsidRPr="00C35A2C">
        <w:rPr>
          <w:rFonts w:ascii="Fb Fontext" w:hAnsi="Fb Fontext"/>
          <w:rtl/>
        </w:rPr>
        <w:t>אדום</w:t>
      </w:r>
      <w:r>
        <w:rPr>
          <w:rFonts w:ascii="Fb Fontext" w:hAnsi="Fb Fontext" w:hint="cs"/>
          <w:rtl/>
        </w:rPr>
        <w:t>-</w:t>
      </w:r>
      <w:r w:rsidR="00A9406C" w:rsidRPr="00C35A2C">
        <w:rPr>
          <w:rFonts w:ascii="Fb Fontext" w:hAnsi="Fb Fontext"/>
          <w:rtl/>
        </w:rPr>
        <w:t xml:space="preserve"> </w:t>
      </w:r>
      <w:r w:rsidR="00A9406C" w:rsidRPr="00041161">
        <w:rPr>
          <w:rStyle w:val="affffa"/>
          <w:rFonts w:hint="cs"/>
          <w:rtl/>
        </w:rPr>
        <w:t>'</w:t>
      </w:r>
      <w:r w:rsidR="00A9406C" w:rsidRPr="00041161">
        <w:rPr>
          <w:rStyle w:val="affffa"/>
          <w:rtl/>
        </w:rPr>
        <w:t>ודם ענב תשתה חמר</w:t>
      </w:r>
      <w:r w:rsidR="00A9406C" w:rsidRPr="00041161">
        <w:rPr>
          <w:rStyle w:val="affffa"/>
          <w:rFonts w:hint="cs"/>
          <w:rtl/>
        </w:rPr>
        <w:t>'</w:t>
      </w:r>
      <w:r w:rsidR="00A9406C" w:rsidRPr="00C35A2C">
        <w:rPr>
          <w:rFonts w:ascii="Fb Fontext" w:hAnsi="Fb Fontext"/>
          <w:rtl/>
        </w:rPr>
        <w:t>;</w:t>
      </w:r>
    </w:p>
    <w:p w14:paraId="5E10B07A" w14:textId="1695B235" w:rsidR="00A9406C" w:rsidRDefault="000904EB" w:rsidP="000904EB">
      <w:pPr>
        <w:rPr>
          <w:rFonts w:ascii="Fb Fontext" w:hAnsi="Fb Fontext"/>
          <w:rtl/>
        </w:rPr>
      </w:pPr>
      <w:r>
        <w:rPr>
          <w:rFonts w:ascii="Fb Fontext" w:hAnsi="Fb Fontext" w:hint="cs"/>
          <w:rtl/>
        </w:rPr>
        <w:t>ו</w:t>
      </w:r>
      <w:r w:rsidR="00A9406C" w:rsidRPr="00C35A2C">
        <w:rPr>
          <w:rFonts w:ascii="Fb Fontext" w:hAnsi="Fb Fontext"/>
          <w:rtl/>
        </w:rPr>
        <w:t>מרוה</w:t>
      </w:r>
      <w:r>
        <w:rPr>
          <w:rFonts w:ascii="Fb Fontext" w:hAnsi="Fb Fontext" w:hint="cs"/>
          <w:rtl/>
        </w:rPr>
        <w:t>-</w:t>
      </w:r>
      <w:r w:rsidR="00A9406C" w:rsidRPr="00CC78E3">
        <w:rPr>
          <w:rStyle w:val="affffa"/>
          <w:rFonts w:hint="cs"/>
          <w:rtl/>
        </w:rPr>
        <w:t>'</w:t>
      </w:r>
      <w:r w:rsidR="00A9406C" w:rsidRPr="00CC78E3">
        <w:rPr>
          <w:rStyle w:val="affffa"/>
          <w:rtl/>
        </w:rPr>
        <w:t>סותה</w:t>
      </w:r>
      <w:r w:rsidR="00A9406C" w:rsidRPr="00CC78E3">
        <w:rPr>
          <w:rStyle w:val="affffa"/>
          <w:rFonts w:hint="cs"/>
          <w:rtl/>
        </w:rPr>
        <w:t>'</w:t>
      </w:r>
      <w:r w:rsidR="00A9406C" w:rsidRPr="00CC78E3">
        <w:rPr>
          <w:rStyle w:val="affffa"/>
          <w:rtl/>
        </w:rPr>
        <w:t>;</w:t>
      </w:r>
      <w:r>
        <w:rPr>
          <w:rStyle w:val="affffa"/>
          <w:rFonts w:hint="cs"/>
          <w:rtl/>
        </w:rPr>
        <w:t xml:space="preserve"> </w:t>
      </w:r>
      <w:r>
        <w:rPr>
          <w:rFonts w:ascii="Fb Fontext" w:hAnsi="Fb Fontext" w:hint="cs"/>
          <w:rtl/>
        </w:rPr>
        <w:t xml:space="preserve"> </w:t>
      </w:r>
      <w:r w:rsidR="00A9406C" w:rsidRPr="00CC78E3">
        <w:rPr>
          <w:rStyle w:val="affffa"/>
          <w:rFonts w:hint="cs"/>
          <w:rtl/>
        </w:rPr>
        <w:t>'</w:t>
      </w:r>
      <w:r w:rsidR="00A9406C" w:rsidRPr="00CC78E3">
        <w:rPr>
          <w:rStyle w:val="affffa"/>
          <w:rtl/>
        </w:rPr>
        <w:t>חכלילי עינים מיין</w:t>
      </w:r>
      <w:r w:rsidR="00A9406C" w:rsidRPr="00CC78E3">
        <w:rPr>
          <w:rStyle w:val="affffa"/>
          <w:rFonts w:hint="cs"/>
          <w:rtl/>
        </w:rPr>
        <w:t>'</w:t>
      </w:r>
      <w:r w:rsidR="00A9406C" w:rsidRPr="00CC78E3">
        <w:rPr>
          <w:rStyle w:val="affffa"/>
          <w:rtl/>
        </w:rPr>
        <w:t>,</w:t>
      </w:r>
      <w:r w:rsidR="00A9406C" w:rsidRPr="00C35A2C">
        <w:rPr>
          <w:rFonts w:ascii="Fb Fontext" w:hAnsi="Fb Fontext"/>
          <w:rtl/>
        </w:rPr>
        <w:t xml:space="preserve"> כל חיך שטועמו אומר לי, לי;</w:t>
      </w:r>
    </w:p>
    <w:p w14:paraId="414F26C4" w14:textId="4F768A66" w:rsidR="00A9406C" w:rsidRPr="000904EB" w:rsidRDefault="000904EB" w:rsidP="000904EB">
      <w:pPr>
        <w:rPr>
          <w:rFonts w:ascii="Fb Fontext" w:hAnsi="Fb Fontext" w:cs="Guttman Vilna"/>
          <w:b/>
          <w:bCs/>
          <w:spacing w:val="-4"/>
          <w:rtl/>
        </w:rPr>
      </w:pPr>
      <w:r w:rsidRPr="000904EB">
        <w:rPr>
          <w:rFonts w:ascii="Fb Fontext" w:hAnsi="Fb Fontext" w:hint="cs"/>
          <w:spacing w:val="-4"/>
          <w:rtl/>
        </w:rPr>
        <w:t xml:space="preserve">ויפה לזקנים </w:t>
      </w:r>
      <w:r w:rsidR="00A9406C" w:rsidRPr="000904EB">
        <w:rPr>
          <w:rStyle w:val="affffa"/>
          <w:rFonts w:hint="cs"/>
          <w:spacing w:val="-4"/>
          <w:rtl/>
        </w:rPr>
        <w:t>'</w:t>
      </w:r>
      <w:r w:rsidR="00A9406C" w:rsidRPr="000904EB">
        <w:rPr>
          <w:rStyle w:val="affffa"/>
          <w:spacing w:val="-4"/>
          <w:rtl/>
        </w:rPr>
        <w:t>ולבן שנים מחלב</w:t>
      </w:r>
      <w:r w:rsidR="00A9406C" w:rsidRPr="000904EB">
        <w:rPr>
          <w:rStyle w:val="affffa"/>
          <w:rFonts w:hint="cs"/>
          <w:spacing w:val="-4"/>
          <w:rtl/>
        </w:rPr>
        <w:t>'</w:t>
      </w:r>
      <w:r w:rsidR="00A9406C" w:rsidRPr="000904EB">
        <w:rPr>
          <w:rStyle w:val="affffa"/>
          <w:spacing w:val="-4"/>
          <w:rtl/>
        </w:rPr>
        <w:t>,</w:t>
      </w:r>
      <w:r w:rsidR="00A9406C" w:rsidRPr="000904EB">
        <w:rPr>
          <w:rFonts w:ascii="Fb Fontext" w:hAnsi="Fb Fontext"/>
          <w:spacing w:val="-4"/>
          <w:rtl/>
        </w:rPr>
        <w:t xml:space="preserve"> אל תיקרי לבן שינים אלא לב</w:t>
      </w:r>
      <w:r w:rsidR="00A9406C" w:rsidRPr="000904EB">
        <w:rPr>
          <w:rFonts w:ascii="Fb Fontext" w:hAnsi="Fb Fontext" w:hint="cs"/>
          <w:spacing w:val="-4"/>
          <w:rtl/>
        </w:rPr>
        <w:t>ֶ</w:t>
      </w:r>
      <w:r w:rsidR="00A9406C" w:rsidRPr="000904EB">
        <w:rPr>
          <w:rFonts w:ascii="Fb Fontext" w:hAnsi="Fb Fontext"/>
          <w:spacing w:val="-4"/>
          <w:rtl/>
        </w:rPr>
        <w:t>ן ש</w:t>
      </w:r>
      <w:r w:rsidR="00A9406C" w:rsidRPr="000904EB">
        <w:rPr>
          <w:rFonts w:ascii="Fb Fontext" w:hAnsi="Fb Fontext" w:hint="cs"/>
          <w:spacing w:val="-4"/>
          <w:rtl/>
        </w:rPr>
        <w:t>ָ</w:t>
      </w:r>
      <w:r w:rsidR="00A9406C" w:rsidRPr="000904EB">
        <w:rPr>
          <w:rFonts w:ascii="Fb Fontext" w:hAnsi="Fb Fontext"/>
          <w:spacing w:val="-4"/>
          <w:rtl/>
        </w:rPr>
        <w:t>נ</w:t>
      </w:r>
      <w:r w:rsidR="00A9406C" w:rsidRPr="000904EB">
        <w:rPr>
          <w:rFonts w:ascii="Fb Fontext" w:hAnsi="Fb Fontext" w:hint="cs"/>
          <w:spacing w:val="-4"/>
          <w:rtl/>
        </w:rPr>
        <w:t>ִ</w:t>
      </w:r>
      <w:r w:rsidR="00A9406C" w:rsidRPr="000904EB">
        <w:rPr>
          <w:rFonts w:ascii="Fb Fontext" w:hAnsi="Fb Fontext"/>
          <w:spacing w:val="-4"/>
          <w:rtl/>
        </w:rPr>
        <w:t>ים.</w:t>
      </w:r>
    </w:p>
    <w:p w14:paraId="148EFD01" w14:textId="37D4DB04" w:rsidR="00A9406C" w:rsidRPr="00C35A2C" w:rsidRDefault="000904EB" w:rsidP="00A9406C">
      <w:pPr>
        <w:rPr>
          <w:rFonts w:ascii="Fb Fontext" w:hAnsi="Fb Fontext"/>
          <w:rtl/>
        </w:rPr>
      </w:pPr>
      <w:r>
        <w:rPr>
          <w:rStyle w:val="affffe"/>
          <w:rFonts w:hint="cs"/>
          <w:rtl/>
        </w:rPr>
        <w:t xml:space="preserve">כח. </w:t>
      </w:r>
      <w:r w:rsidR="00A9406C" w:rsidRPr="00C303E0">
        <w:rPr>
          <w:rStyle w:val="affffe"/>
          <w:rtl/>
        </w:rPr>
        <w:t>פשטיה דקרא –</w:t>
      </w:r>
      <w:r w:rsidR="00A9406C" w:rsidRPr="00C303E0">
        <w:rPr>
          <w:rStyle w:val="affffe"/>
          <w:rFonts w:hint="cs"/>
          <w:rtl/>
        </w:rPr>
        <w:t>ר</w:t>
      </w:r>
      <w:r w:rsidR="00A9406C" w:rsidRPr="00C303E0">
        <w:rPr>
          <w:rStyle w:val="affffe"/>
          <w:rtl/>
        </w:rPr>
        <w:t>"</w:t>
      </w:r>
      <w:r w:rsidR="00A9406C" w:rsidRPr="00C303E0">
        <w:rPr>
          <w:rStyle w:val="affffe"/>
          <w:rFonts w:hint="cs"/>
          <w:rtl/>
        </w:rPr>
        <w:t xml:space="preserve">ד </w:t>
      </w:r>
      <w:r w:rsidR="00A9406C" w:rsidRPr="00C35A2C">
        <w:rPr>
          <w:rFonts w:ascii="Fb Fontext" w:hAnsi="Fb Fontext"/>
          <w:sz w:val="32"/>
          <w:rtl/>
        </w:rPr>
        <w:t>אמרה כנסת ישראל לפני הק</w:t>
      </w:r>
      <w:r w:rsidR="00A9406C" w:rsidRPr="00C35A2C">
        <w:rPr>
          <w:rFonts w:ascii="Fb Fontext" w:hAnsi="Fb Fontext" w:hint="cs"/>
          <w:sz w:val="32"/>
          <w:rtl/>
        </w:rPr>
        <w:t>ב</w:t>
      </w:r>
      <w:r w:rsidR="00A9406C" w:rsidRPr="00C35A2C">
        <w:rPr>
          <w:rFonts w:ascii="Fb Fontext" w:hAnsi="Fb Fontext"/>
          <w:sz w:val="32"/>
          <w:rtl/>
        </w:rPr>
        <w:t>"</w:t>
      </w:r>
      <w:r w:rsidR="00A9406C" w:rsidRPr="00C35A2C">
        <w:rPr>
          <w:rFonts w:ascii="Fb Fontext" w:hAnsi="Fb Fontext" w:hint="cs"/>
          <w:sz w:val="32"/>
          <w:rtl/>
        </w:rPr>
        <w:t>ה</w:t>
      </w:r>
      <w:r>
        <w:rPr>
          <w:rFonts w:ascii="Fb Fontext" w:hAnsi="Fb Fontext"/>
          <w:sz w:val="32"/>
          <w:rtl/>
        </w:rPr>
        <w:t xml:space="preserve">: </w:t>
      </w:r>
      <w:r>
        <w:rPr>
          <w:rStyle w:val="affffe"/>
          <w:rFonts w:ascii="Fb Fontext" w:hAnsi="Fb Fontext"/>
          <w:sz w:val="32"/>
          <w:rtl/>
          <w:rPrChange w:id="9376" w:author="מנוע אמוראים" w:date="2026-10-05T16:41:40Z">
            <w:rPr>
              <w:rFonts w:ascii="Fb Fontext" w:hAnsi="Fb Fontext"/>
              <w:sz w:val="32"/>
              <w:rtl/>
            </w:rPr>
          </w:rPrChange>
        </w:rPr>
        <w:t xml:space="preserve">ר</w:t>
      </w:r>
      <w:r>
        <w:rPr>
          <w:rStyle w:val="affffe"/>
          <w:rFonts w:ascii="Fb Fontext" w:hAnsi="Fb Fontext" w:hint="cs"/>
          <w:sz w:val="32"/>
          <w:rtl/>
          <w:rPrChange w:id="9377" w:author="מנוע אמוראים" w:date="2026-10-05T16:41:40Z">
            <w:rPr>
              <w:rFonts w:ascii="Fb Fontext" w:hAnsi="Fb Fontext" w:hint="cs"/>
              <w:sz w:val="32"/>
              <w:rtl/>
            </w:rPr>
          </w:rPrChange>
        </w:rPr>
        <w:t xml:space="preserve">בש</w:t>
      </w:r>
      <w:r>
        <w:rPr>
          <w:rStyle w:val="affffe"/>
          <w:rFonts w:ascii="Fb Fontext" w:hAnsi="Fb Fontext"/>
          <w:sz w:val="32"/>
          <w:rtl/>
          <w:rPrChange w:id="9378" w:author="מנוע אמוראים" w:date="2026-10-05T16:41:40Z">
            <w:rPr>
              <w:rFonts w:ascii="Fb Fontext" w:hAnsi="Fb Fontext"/>
              <w:sz w:val="32"/>
              <w:rtl/>
            </w:rPr>
          </w:rPrChange>
        </w:rPr>
        <w:t xml:space="preserve">"</w:t>
      </w:r>
      <w:r>
        <w:rPr>
          <w:rStyle w:val="affffe"/>
          <w:rFonts w:ascii="Fb Fontext" w:hAnsi="Fb Fontext" w:hint="cs"/>
          <w:sz w:val="32"/>
          <w:rtl/>
          <w:rPrChange w:id="9379" w:author="מנוע אמוראים" w:date="2026-10-05T16:41:40Z">
            <w:rPr>
              <w:rFonts w:ascii="Fb Fontext" w:hAnsi="Fb Fontext" w:hint="cs"/>
              <w:sz w:val="32"/>
              <w:rtl/>
            </w:rPr>
          </w:rPrChange>
        </w:rPr>
        <w:t xml:space="preserve">ע</w:t>
      </w:r>
      <w:r w:rsidR="00A9406C" w:rsidRPr="00C35A2C">
        <w:rPr>
          <w:rFonts w:ascii="Fb Fontext" w:hAnsi="Fb Fontext"/>
          <w:sz w:val="32"/>
          <w:rtl/>
        </w:rPr>
        <w:t>, רמוז בעיניך דבסים מ</w:t>
      </w:r>
      <w:r w:rsidR="00A9406C">
        <w:rPr>
          <w:rFonts w:ascii="Fb Fontext" w:hAnsi="Fb Fontext" w:hint="cs"/>
          <w:sz w:val="32"/>
          <w:rtl/>
        </w:rPr>
        <w:t>יין</w:t>
      </w:r>
      <w:r w:rsidR="00A9406C">
        <w:rPr>
          <w:rFonts w:ascii="Fb Fontext" w:hAnsi="Fb Fontext"/>
          <w:sz w:val="32"/>
          <w:rtl/>
        </w:rPr>
        <w:t>, ו</w:t>
      </w:r>
      <w:r w:rsidR="00A9406C">
        <w:rPr>
          <w:rFonts w:ascii="Fb Fontext" w:hAnsi="Fb Fontext" w:hint="cs"/>
          <w:sz w:val="32"/>
          <w:rtl/>
        </w:rPr>
        <w:t>הראה</w:t>
      </w:r>
      <w:r w:rsidR="00A9406C">
        <w:rPr>
          <w:rFonts w:ascii="Fb Fontext" w:hAnsi="Fb Fontext"/>
          <w:sz w:val="32"/>
          <w:rtl/>
        </w:rPr>
        <w:t xml:space="preserve"> לי שיניך דבסים מחלב</w:t>
      </w:r>
      <w:r w:rsidR="00A9406C" w:rsidRPr="00C35A2C">
        <w:rPr>
          <w:rFonts w:ascii="Fb Fontext" w:hAnsi="Fb Fontext"/>
          <w:sz w:val="32"/>
          <w:rtl/>
        </w:rPr>
        <w:t>.</w:t>
      </w:r>
    </w:p>
    <w:p w14:paraId="4C8CD3FF" w14:textId="77777777" w:rsidR="00A9406C" w:rsidRDefault="00A9406C" w:rsidP="00A9406C">
      <w:pPr>
        <w:rPr>
          <w:rFonts w:ascii="Fb Fontext" w:hAnsi="Fb Fontext"/>
          <w:rtl/>
        </w:rPr>
      </w:pPr>
      <w:r w:rsidRPr="00C303E0">
        <w:rPr>
          <w:rStyle w:val="affffe"/>
          <w:rtl/>
        </w:rPr>
        <w:t xml:space="preserve">מסייע </w:t>
      </w:r>
      <w:r w:rsidRPr="00C303E0">
        <w:rPr>
          <w:rStyle w:val="affffe"/>
          <w:rFonts w:hint="cs"/>
          <w:rtl/>
        </w:rPr>
        <w:t>לרי</w:t>
      </w:r>
      <w:r w:rsidRPr="00C303E0">
        <w:rPr>
          <w:rStyle w:val="affffe"/>
          <w:rtl/>
        </w:rPr>
        <w:t>"</w:t>
      </w:r>
      <w:r w:rsidRPr="00C303E0">
        <w:rPr>
          <w:rStyle w:val="affffe"/>
          <w:rFonts w:hint="cs"/>
          <w:rtl/>
        </w:rPr>
        <w:t xml:space="preserve">ו </w:t>
      </w:r>
      <w:r w:rsidRPr="00C35A2C">
        <w:rPr>
          <w:rFonts w:ascii="Fb Fontext" w:hAnsi="Fb Fontext" w:hint="cs"/>
          <w:rtl/>
        </w:rPr>
        <w:t>ד</w:t>
      </w:r>
      <w:r w:rsidRPr="00C35A2C">
        <w:rPr>
          <w:rFonts w:ascii="Fb Fontext" w:hAnsi="Fb Fontext"/>
          <w:rtl/>
        </w:rPr>
        <w:t>טוב המלבין שינים לחבירו יותר ממשקהו חלב,</w:t>
      </w:r>
    </w:p>
    <w:p w14:paraId="51ADC629" w14:textId="77777777" w:rsidR="00A9406C" w:rsidRPr="00C35A2C" w:rsidRDefault="00A9406C" w:rsidP="00A9406C">
      <w:pPr>
        <w:ind w:firstLine="0"/>
        <w:rPr>
          <w:rFonts w:ascii="Fb Fontext" w:hAnsi="Fb Fontext" w:cs="Guttman Vilna"/>
          <w:b/>
          <w:bCs/>
          <w:sz w:val="32"/>
          <w:rtl/>
        </w:rPr>
      </w:pPr>
      <w:r w:rsidRPr="00C35A2C">
        <w:rPr>
          <w:rFonts w:ascii="Fb Fontext" w:hAnsi="Fb Fontext" w:hint="cs"/>
          <w:sz w:val="32"/>
          <w:rtl/>
        </w:rPr>
        <w:t xml:space="preserve">-   </w:t>
      </w:r>
      <w:r>
        <w:rPr>
          <w:rFonts w:ascii="Fb Fontext" w:hAnsi="Fb Fontext" w:hint="cs"/>
          <w:sz w:val="32"/>
          <w:rtl/>
        </w:rPr>
        <w:t>ד</w:t>
      </w:r>
      <w:r w:rsidRPr="00CC78E3">
        <w:rPr>
          <w:rStyle w:val="affffa"/>
          <w:rFonts w:hint="cs"/>
          <w:rtl/>
        </w:rPr>
        <w:t>'</w:t>
      </w:r>
      <w:r w:rsidRPr="00CC78E3">
        <w:rPr>
          <w:rStyle w:val="affffa"/>
          <w:rtl/>
        </w:rPr>
        <w:t>ולבן שנים מחלב</w:t>
      </w:r>
      <w:r w:rsidRPr="00CC78E3">
        <w:rPr>
          <w:rStyle w:val="affffa"/>
          <w:rFonts w:hint="cs"/>
          <w:rtl/>
        </w:rPr>
        <w:t>'</w:t>
      </w:r>
      <w:r w:rsidRPr="00CC78E3">
        <w:rPr>
          <w:rStyle w:val="affffa"/>
          <w:rtl/>
        </w:rPr>
        <w:t>,</w:t>
      </w:r>
      <w:r w:rsidRPr="00C35A2C">
        <w:rPr>
          <w:rFonts w:ascii="Fb Fontext" w:hAnsi="Fb Fontext"/>
          <w:sz w:val="32"/>
          <w:rtl/>
        </w:rPr>
        <w:t xml:space="preserve"> אל תקרי לבן שינים אלא לבון שינים.</w:t>
      </w:r>
    </w:p>
    <w:p w14:paraId="34DAEAA8" w14:textId="34B318F4" w:rsidR="000904EB" w:rsidRPr="008C28D0" w:rsidRDefault="00B871E6" w:rsidP="000904EB">
      <w:pPr>
        <w:pStyle w:val="affffb"/>
        <w:rPr>
          <w:spacing w:val="0"/>
          <w:rtl/>
        </w:rPr>
      </w:pPr>
      <w:bookmarkStart w:id="837" w:name="_Toc119353629"/>
      <w:r w:rsidRPr="008C28D0">
        <w:rPr>
          <w:rFonts w:hint="cs"/>
          <w:spacing w:val="0"/>
          <w:rtl/>
        </w:rPr>
        <w:t>כ</w:t>
      </w:r>
      <w:r w:rsidR="000904EB" w:rsidRPr="008C28D0">
        <w:rPr>
          <w:rFonts w:hint="cs"/>
          <w:spacing w:val="0"/>
          <w:rtl/>
        </w:rPr>
        <w:t xml:space="preserve">' מעשים </w:t>
      </w:r>
      <w:r w:rsidRPr="008C28D0">
        <w:rPr>
          <w:rFonts w:hint="cs"/>
          <w:spacing w:val="0"/>
          <w:rtl/>
        </w:rPr>
        <w:t xml:space="preserve">וענינים </w:t>
      </w:r>
      <w:r w:rsidR="000904EB" w:rsidRPr="008C28D0">
        <w:rPr>
          <w:rFonts w:hint="cs"/>
          <w:spacing w:val="0"/>
          <w:rtl/>
        </w:rPr>
        <w:t>בשבח א''י</w:t>
      </w:r>
      <w:bookmarkEnd w:id="837"/>
    </w:p>
    <w:p w14:paraId="1297FBA6" w14:textId="084AB3A8" w:rsidR="00A9406C" w:rsidRPr="00C35A2C" w:rsidRDefault="000904EB" w:rsidP="00A9406C">
      <w:pPr>
        <w:rPr>
          <w:rFonts w:ascii="Fb Fontext" w:hAnsi="Fb Fontext"/>
          <w:rtl/>
        </w:rPr>
      </w:pPr>
      <w:r>
        <w:rPr>
          <w:rStyle w:val="affffe"/>
          <w:rFonts w:hint="cs"/>
          <w:rtl/>
        </w:rPr>
        <w:t>א.</w:t>
      </w:r>
      <w:r w:rsidRPr="000904EB">
        <w:rPr>
          <w:rStyle w:val="affffe"/>
          <w:rFonts w:hint="cs"/>
          <w:rtl/>
        </w:rPr>
        <w:t xml:space="preserve"> </w:t>
      </w:r>
      <w:r w:rsidR="00A9406C" w:rsidRPr="00C303E0">
        <w:rPr>
          <w:rStyle w:val="affffe"/>
          <w:rFonts w:hint="cs"/>
          <w:rtl/>
        </w:rPr>
        <w:t>רחב</w:t>
      </w:r>
      <w:r w:rsidR="00A9406C" w:rsidRPr="00C303E0">
        <w:rPr>
          <w:rStyle w:val="affffe"/>
          <w:rtl/>
        </w:rPr>
        <w:t>"</w:t>
      </w:r>
      <w:r w:rsidR="00A9406C" w:rsidRPr="00C303E0">
        <w:rPr>
          <w:rStyle w:val="affffe"/>
          <w:rFonts w:hint="cs"/>
          <w:rtl/>
        </w:rPr>
        <w:t>א</w:t>
      </w:r>
      <w:r w:rsidR="00A9406C" w:rsidRPr="00C303E0">
        <w:rPr>
          <w:rStyle w:val="affffe"/>
          <w:rtl/>
        </w:rPr>
        <w:t xml:space="preserve"> </w:t>
      </w:r>
      <w:r w:rsidR="00A9406C">
        <w:rPr>
          <w:rStyle w:val="affffe"/>
          <w:rFonts w:hint="cs"/>
          <w:rtl/>
        </w:rPr>
        <w:t>היה מלמד דרדקי דר</w:t>
      </w:r>
      <w:r w:rsidR="002B7BCC">
        <w:rPr>
          <w:rStyle w:val="affffe"/>
          <w:rtl/>
        </w:rPr>
        <w:t>"</w:t>
      </w:r>
      <w:r w:rsidR="00A9406C">
        <w:rPr>
          <w:rStyle w:val="affffe"/>
          <w:rFonts w:hint="cs"/>
          <w:rtl/>
        </w:rPr>
        <w:t>ל</w:t>
      </w:r>
      <w:r w:rsidR="00A9406C">
        <w:rPr>
          <w:rFonts w:ascii="Fb Fontext" w:hAnsi="Fb Fontext" w:hint="cs"/>
          <w:sz w:val="32"/>
          <w:rtl/>
        </w:rPr>
        <w:t xml:space="preserve">, </w:t>
      </w:r>
      <w:r w:rsidR="00A9406C" w:rsidRPr="00C35A2C">
        <w:rPr>
          <w:rFonts w:ascii="Fb Fontext" w:hAnsi="Fb Fontext"/>
          <w:sz w:val="32"/>
          <w:rtl/>
        </w:rPr>
        <w:t>אי</w:t>
      </w:r>
      <w:r w:rsidR="00A9406C" w:rsidRPr="00C35A2C">
        <w:rPr>
          <w:rFonts w:ascii="Fb Fontext" w:hAnsi="Fb Fontext" w:hint="cs"/>
          <w:sz w:val="32"/>
          <w:rtl/>
        </w:rPr>
        <w:t>חר ג' ימים ולא בא כשהגיע שאלוהו למה א</w:t>
      </w:r>
      <w:r w:rsidR="00A9406C" w:rsidRPr="00C35A2C">
        <w:rPr>
          <w:rFonts w:ascii="Fb Fontext" w:hAnsi="Fb Fontext"/>
          <w:sz w:val="32"/>
          <w:rtl/>
        </w:rPr>
        <w:t>"</w:t>
      </w:r>
      <w:r w:rsidR="00A9406C" w:rsidRPr="00C35A2C">
        <w:rPr>
          <w:rFonts w:ascii="Fb Fontext" w:hAnsi="Fb Fontext" w:hint="cs"/>
          <w:sz w:val="32"/>
          <w:rtl/>
        </w:rPr>
        <w:t>ל -</w:t>
      </w:r>
      <w:r w:rsidR="00A9406C" w:rsidRPr="00C35A2C">
        <w:rPr>
          <w:rFonts w:ascii="Fb Fontext" w:hAnsi="Fb Fontext"/>
          <w:sz w:val="32"/>
          <w:rtl/>
        </w:rPr>
        <w:t>דלית אחת הניח לי אבא, ובצרתי ממנה יום ראשון ג' מאות אשכולות אשכול לגרב, יום שני בצרתי ג' מאות אשכולות שתי אשכולות לגרב, יום שלישי בצרתי ממנה ג' מאות אשכולות שלש אשכולות לגרב, והפקרתי יותר מחציה.</w:t>
      </w:r>
    </w:p>
    <w:p w14:paraId="6B9DC03B" w14:textId="25AEBE35" w:rsidR="00A9406C" w:rsidRDefault="00A9406C" w:rsidP="00A9406C">
      <w:pPr>
        <w:rPr>
          <w:rFonts w:ascii="Fb Fontext" w:hAnsi="Fb Fontext"/>
          <w:rtl/>
        </w:rPr>
      </w:pPr>
      <w:r w:rsidRPr="00233391">
        <w:rPr>
          <w:rStyle w:val="affffe"/>
          <w:rtl/>
        </w:rPr>
        <w:t xml:space="preserve">א"ל: </w:t>
      </w:r>
      <w:r w:rsidRPr="00C35A2C">
        <w:rPr>
          <w:rFonts w:ascii="Fb Fontext" w:hAnsi="Fb Fontext"/>
          <w:rtl/>
        </w:rPr>
        <w:t>אי לא</w:t>
      </w:r>
      <w:r w:rsidRPr="00C35A2C">
        <w:rPr>
          <w:rFonts w:ascii="Fb Fontext" w:hAnsi="Fb Fontext" w:hint="cs"/>
          <w:rtl/>
        </w:rPr>
        <w:t xml:space="preserve"> הייתי מתבטל ממלאכתך היתה עושה יותר</w:t>
      </w:r>
      <w:r w:rsidR="00B909D8">
        <w:rPr>
          <w:rFonts w:ascii="Fb Fontext" w:hAnsi="Fb Fontext" w:hint="cs"/>
          <w:rtl/>
        </w:rPr>
        <w:t>,</w:t>
      </w:r>
    </w:p>
    <w:p w14:paraId="1DE488BA" w14:textId="16AA0584" w:rsidR="00A9406C" w:rsidRDefault="000904EB" w:rsidP="00A9406C">
      <w:pPr>
        <w:rPr>
          <w:rFonts w:ascii="Fb Fontext" w:hAnsi="Fb Fontext"/>
          <w:rtl/>
        </w:rPr>
      </w:pPr>
      <w:r>
        <w:rPr>
          <w:rStyle w:val="affffe"/>
          <w:rFonts w:hint="cs"/>
          <w:rtl/>
        </w:rPr>
        <w:t>ב.</w:t>
      </w:r>
      <w:r w:rsidR="00A9406C" w:rsidRPr="00233391">
        <w:rPr>
          <w:rStyle w:val="affffe"/>
          <w:rFonts w:hint="cs"/>
          <w:rtl/>
        </w:rPr>
        <w:t xml:space="preserve"> רב</w:t>
      </w:r>
      <w:r w:rsidR="00A9406C" w:rsidRPr="00233391">
        <w:rPr>
          <w:rStyle w:val="affffe"/>
          <w:rtl/>
        </w:rPr>
        <w:t>"</w:t>
      </w:r>
      <w:r w:rsidR="00A9406C" w:rsidRPr="00233391">
        <w:rPr>
          <w:rStyle w:val="affffe"/>
          <w:rFonts w:hint="cs"/>
          <w:rtl/>
        </w:rPr>
        <w:t xml:space="preserve">י </w:t>
      </w:r>
      <w:r w:rsidR="00A9406C" w:rsidRPr="00C35A2C">
        <w:rPr>
          <w:rFonts w:ascii="Fb Fontext" w:hAnsi="Fb Fontext"/>
          <w:rtl/>
        </w:rPr>
        <w:t xml:space="preserve">הזדמן לבני ברק, </w:t>
      </w:r>
      <w:r w:rsidR="00A9406C" w:rsidRPr="00C35A2C">
        <w:rPr>
          <w:rFonts w:ascii="Fb Fontext" w:hAnsi="Fb Fontext" w:hint="cs"/>
          <w:rtl/>
        </w:rPr>
        <w:t>ראה לעיזים שאוכלות תחת התאנים ונוטף מהם דבש  ומהעיזים חלב ומתערבים יחד אמר היינו</w:t>
      </w:r>
      <w:r w:rsidR="00A9406C" w:rsidRPr="009C12DE">
        <w:rPr>
          <w:rStyle w:val="affffa"/>
          <w:rFonts w:hint="cs"/>
          <w:rtl/>
        </w:rPr>
        <w:t xml:space="preserve"> 'זבת חלב ודבש',</w:t>
      </w:r>
    </w:p>
    <w:p w14:paraId="635E139F" w14:textId="39962890" w:rsidR="00A9406C" w:rsidRPr="00C35A2C" w:rsidRDefault="000904EB" w:rsidP="00A9406C">
      <w:pPr>
        <w:rPr>
          <w:rFonts w:ascii="Fb Fontext" w:hAnsi="Fb Fontext"/>
          <w:rtl/>
        </w:rPr>
      </w:pPr>
      <w:r>
        <w:rPr>
          <w:rStyle w:val="affffe"/>
          <w:rFonts w:hint="cs"/>
          <w:rtl/>
        </w:rPr>
        <w:t xml:space="preserve">ג. </w:t>
      </w:r>
      <w:r w:rsidR="00A9406C" w:rsidRPr="00233391">
        <w:rPr>
          <w:rStyle w:val="affffe"/>
          <w:rFonts w:hint="cs"/>
          <w:rtl/>
        </w:rPr>
        <w:t>ר</w:t>
      </w:r>
      <w:r w:rsidR="00A9406C" w:rsidRPr="00233391">
        <w:rPr>
          <w:rStyle w:val="affffe"/>
          <w:rtl/>
        </w:rPr>
        <w:t>"</w:t>
      </w:r>
      <w:r w:rsidR="00A9406C" w:rsidRPr="00233391">
        <w:rPr>
          <w:rStyle w:val="affffe"/>
          <w:rFonts w:hint="cs"/>
          <w:rtl/>
        </w:rPr>
        <w:t>י בן דוסתאי</w:t>
      </w:r>
      <w:r w:rsidR="00A9406C" w:rsidRPr="00233391">
        <w:rPr>
          <w:rStyle w:val="affffe"/>
          <w:rtl/>
        </w:rPr>
        <w:t xml:space="preserve">: </w:t>
      </w:r>
      <w:r w:rsidR="00A9406C" w:rsidRPr="00C35A2C">
        <w:rPr>
          <w:rFonts w:ascii="Fb Fontext" w:hAnsi="Fb Fontext"/>
          <w:rtl/>
        </w:rPr>
        <w:t xml:space="preserve">מלוד לאונו </w:t>
      </w:r>
      <w:r w:rsidR="00A9406C">
        <w:rPr>
          <w:rFonts w:ascii="Fb Fontext" w:hAnsi="Fb Fontext" w:hint="cs"/>
          <w:rtl/>
        </w:rPr>
        <w:t>ג'</w:t>
      </w:r>
      <w:r w:rsidR="00A9406C" w:rsidRPr="00C35A2C">
        <w:rPr>
          <w:rFonts w:ascii="Fb Fontext" w:hAnsi="Fb Fontext"/>
          <w:rtl/>
        </w:rPr>
        <w:t xml:space="preserve"> מילין, פעם אחת קדמתי בנשף, והלכתי עד קרסולי בדבש של תאינים.</w:t>
      </w:r>
    </w:p>
    <w:p w14:paraId="2B23A29D" w14:textId="28CB6B8A" w:rsidR="00A9406C" w:rsidRPr="00C35A2C" w:rsidRDefault="000904EB" w:rsidP="00A9406C">
      <w:pPr>
        <w:rPr>
          <w:rFonts w:ascii="Fb Fontext" w:hAnsi="Fb Fontext"/>
          <w:rtl/>
        </w:rPr>
      </w:pPr>
      <w:r w:rsidRPr="000904EB">
        <w:rPr>
          <w:rStyle w:val="affffe"/>
          <w:rFonts w:hint="cs"/>
          <w:rtl/>
        </w:rPr>
        <w:t>ד.</w:t>
      </w:r>
      <w:r w:rsidR="00A9406C" w:rsidRPr="00C35A2C">
        <w:rPr>
          <w:rFonts w:ascii="Fb Fontext" w:hAnsi="Fb Fontext" w:hint="cs"/>
          <w:rtl/>
        </w:rPr>
        <w:t xml:space="preserve"> </w:t>
      </w:r>
      <w:r w:rsidR="00A9406C" w:rsidRPr="00233391">
        <w:rPr>
          <w:rStyle w:val="affffe"/>
          <w:rtl/>
        </w:rPr>
        <w:t xml:space="preserve">ר"ל: </w:t>
      </w:r>
      <w:r w:rsidR="00A9406C">
        <w:rPr>
          <w:rFonts w:ascii="Fb Fontext" w:hAnsi="Fb Fontext" w:hint="cs"/>
          <w:rtl/>
        </w:rPr>
        <w:t>ראיתי</w:t>
      </w:r>
      <w:r w:rsidR="00A9406C" w:rsidRPr="00C35A2C">
        <w:rPr>
          <w:rFonts w:ascii="Fb Fontext" w:hAnsi="Fb Fontext"/>
          <w:rtl/>
        </w:rPr>
        <w:t xml:space="preserve"> זבת חלב ודבש של צפורי, </w:t>
      </w:r>
      <w:r w:rsidR="00A9406C">
        <w:rPr>
          <w:rFonts w:ascii="Fb Fontext" w:hAnsi="Fb Fontext" w:hint="cs"/>
          <w:rtl/>
        </w:rPr>
        <w:t>ט</w:t>
      </w:r>
      <w:r w:rsidR="002B7BCC">
        <w:rPr>
          <w:rFonts w:ascii="Fb Fontext" w:hAnsi="Fb Fontext"/>
          <w:rtl/>
        </w:rPr>
        <w:t>"</w:t>
      </w:r>
      <w:r w:rsidR="00A9406C">
        <w:rPr>
          <w:rFonts w:ascii="Fb Fontext" w:hAnsi="Fb Fontext" w:hint="cs"/>
          <w:rtl/>
        </w:rPr>
        <w:t>ז על ט</w:t>
      </w:r>
      <w:r w:rsidR="002B7BCC">
        <w:rPr>
          <w:rFonts w:ascii="Fb Fontext" w:hAnsi="Fb Fontext"/>
          <w:rtl/>
        </w:rPr>
        <w:t>"</w:t>
      </w:r>
      <w:r w:rsidR="00A9406C">
        <w:rPr>
          <w:rFonts w:ascii="Fb Fontext" w:hAnsi="Fb Fontext" w:hint="cs"/>
          <w:rtl/>
        </w:rPr>
        <w:t>ז מיל.</w:t>
      </w:r>
    </w:p>
    <w:p w14:paraId="11223170" w14:textId="5CE2D3F8" w:rsidR="00A9406C" w:rsidRPr="00C35A2C" w:rsidRDefault="000904EB" w:rsidP="00A9406C">
      <w:pPr>
        <w:rPr>
          <w:rFonts w:ascii="Fb Fontext" w:hAnsi="Fb Fontext" w:cs="Guttman Vilna"/>
          <w:b/>
          <w:bCs/>
          <w:rtl/>
        </w:rPr>
      </w:pPr>
      <w:r>
        <w:rPr>
          <w:rStyle w:val="affffe"/>
          <w:rFonts w:hint="cs"/>
          <w:rtl/>
        </w:rPr>
        <w:t>ה.</w:t>
      </w:r>
      <w:r w:rsidR="00A9406C" w:rsidRPr="00233391">
        <w:rPr>
          <w:rStyle w:val="affffe"/>
          <w:rFonts w:hint="cs"/>
          <w:rtl/>
        </w:rPr>
        <w:t xml:space="preserve"> רבב'ח</w:t>
      </w:r>
      <w:r w:rsidR="00A9406C" w:rsidRPr="00233391">
        <w:rPr>
          <w:rStyle w:val="affffe"/>
          <w:rtl/>
        </w:rPr>
        <w:t xml:space="preserve">: </w:t>
      </w:r>
      <w:r w:rsidR="00A9406C">
        <w:rPr>
          <w:rFonts w:ascii="Fb Fontext" w:hAnsi="Fb Fontext" w:hint="cs"/>
          <w:rtl/>
        </w:rPr>
        <w:t xml:space="preserve">ראיתי </w:t>
      </w:r>
      <w:r w:rsidR="00A9406C" w:rsidRPr="00C35A2C">
        <w:rPr>
          <w:rFonts w:ascii="Fb Fontext" w:hAnsi="Fb Fontext"/>
          <w:rtl/>
        </w:rPr>
        <w:t>זבת חלב ודבש של כל א</w:t>
      </w:r>
      <w:r>
        <w:rPr>
          <w:rFonts w:ascii="Fb Fontext" w:hAnsi="Fb Fontext" w:hint="cs"/>
          <w:rtl/>
        </w:rPr>
        <w:t>"י</w:t>
      </w:r>
      <w:r w:rsidR="00A9406C" w:rsidRPr="00C35A2C">
        <w:rPr>
          <w:rFonts w:ascii="Fb Fontext" w:hAnsi="Fb Fontext"/>
          <w:rtl/>
        </w:rPr>
        <w:t xml:space="preserve">, והויא כמבי </w:t>
      </w:r>
      <w:r w:rsidR="00A9406C" w:rsidRPr="00730169">
        <w:rPr>
          <w:rFonts w:ascii="Fb Fontext" w:hAnsi="Fb Fontext"/>
          <w:spacing w:val="-6"/>
          <w:rtl/>
        </w:rPr>
        <w:t>מיכסי עד אקרא דתולבנקי, כ"ב פרסי אור</w:t>
      </w:r>
      <w:r w:rsidR="00A9406C" w:rsidRPr="00730169">
        <w:rPr>
          <w:rFonts w:ascii="Fb Fontext" w:hAnsi="Fb Fontext" w:hint="cs"/>
          <w:spacing w:val="-6"/>
          <w:rtl/>
        </w:rPr>
        <w:t>ך</w:t>
      </w:r>
      <w:r w:rsidR="00A9406C" w:rsidRPr="00730169">
        <w:rPr>
          <w:rFonts w:ascii="Fb Fontext" w:hAnsi="Fb Fontext"/>
          <w:spacing w:val="-6"/>
          <w:rtl/>
        </w:rPr>
        <w:t xml:space="preserve"> </w:t>
      </w:r>
      <w:r w:rsidR="00A9406C" w:rsidRPr="00730169">
        <w:rPr>
          <w:rFonts w:ascii="Fb Fontext" w:hAnsi="Fb Fontext" w:hint="cs"/>
          <w:spacing w:val="-6"/>
          <w:rtl/>
        </w:rPr>
        <w:t>ושש פרסאות לרוחב</w:t>
      </w:r>
      <w:r w:rsidR="00A9406C" w:rsidRPr="00730169">
        <w:rPr>
          <w:rFonts w:ascii="Fb Fontext" w:hAnsi="Fb Fontext"/>
          <w:spacing w:val="-6"/>
          <w:rtl/>
        </w:rPr>
        <w:t>.</w:t>
      </w:r>
    </w:p>
    <w:p w14:paraId="67CF4557" w14:textId="77777777" w:rsidR="00A9406C" w:rsidRPr="00C35A2C" w:rsidRDefault="00A9406C" w:rsidP="00E26091">
      <w:pPr>
        <w:pStyle w:val="afff"/>
        <w:framePr w:wrap="around"/>
        <w:rPr>
          <w:rtl/>
        </w:rPr>
      </w:pPr>
      <w:bookmarkStart w:id="838" w:name="_Toc119353630"/>
      <w:r w:rsidRPr="00C35A2C">
        <w:rPr>
          <w:rFonts w:hint="cs"/>
          <w:rtl/>
        </w:rPr>
        <w:lastRenderedPageBreak/>
        <w:t>קיב.</w:t>
      </w:r>
      <w:bookmarkEnd w:id="838"/>
    </w:p>
    <w:p w14:paraId="15A40887" w14:textId="0473B832" w:rsidR="00A9406C" w:rsidRPr="00C35A2C" w:rsidRDefault="000904EB" w:rsidP="00A9406C">
      <w:pPr>
        <w:rPr>
          <w:rFonts w:ascii="Fb Fontext" w:hAnsi="Fb Fontext"/>
          <w:rtl/>
        </w:rPr>
      </w:pPr>
      <w:r w:rsidRPr="000904EB">
        <w:rPr>
          <w:rStyle w:val="affffe"/>
          <w:rFonts w:hint="cs"/>
          <w:rtl/>
        </w:rPr>
        <w:t>ו.</w:t>
      </w:r>
      <w:r>
        <w:rPr>
          <w:rFonts w:ascii="Fb Fontext" w:hAnsi="Fb Fontext" w:hint="cs"/>
          <w:sz w:val="32"/>
          <w:rtl/>
        </w:rPr>
        <w:t xml:space="preserve"> </w:t>
      </w:r>
      <w:r w:rsidR="00A9406C" w:rsidRPr="00233391">
        <w:rPr>
          <w:rStyle w:val="affffe"/>
          <w:rtl/>
        </w:rPr>
        <w:t>ר"</w:t>
      </w:r>
      <w:r w:rsidR="00A9406C" w:rsidRPr="00233391">
        <w:rPr>
          <w:rStyle w:val="affffe"/>
          <w:rFonts w:hint="cs"/>
          <w:rtl/>
        </w:rPr>
        <w:t>ח ור</w:t>
      </w:r>
      <w:r w:rsidR="00A9406C" w:rsidRPr="00233391">
        <w:rPr>
          <w:rStyle w:val="affffe"/>
          <w:rtl/>
        </w:rPr>
        <w:t>"</w:t>
      </w:r>
      <w:r w:rsidR="00A9406C" w:rsidRPr="00233391">
        <w:rPr>
          <w:rStyle w:val="affffe"/>
          <w:rFonts w:hint="cs"/>
          <w:rtl/>
        </w:rPr>
        <w:t>ע וריב'ח</w:t>
      </w:r>
      <w:r w:rsidR="00A9406C" w:rsidRPr="00C35A2C">
        <w:rPr>
          <w:rFonts w:ascii="Fb Fontext" w:hAnsi="Fb Fontext" w:hint="cs"/>
          <w:sz w:val="32"/>
          <w:rtl/>
        </w:rPr>
        <w:t xml:space="preserve"> </w:t>
      </w:r>
      <w:r w:rsidR="00A9406C">
        <w:rPr>
          <w:rFonts w:ascii="Fb Fontext" w:hAnsi="Fb Fontext" w:hint="cs"/>
          <w:sz w:val="32"/>
          <w:rtl/>
        </w:rPr>
        <w:t>הזדמנו למקום</w:t>
      </w:r>
      <w:r w:rsidR="00A9406C" w:rsidRPr="00C35A2C">
        <w:rPr>
          <w:rFonts w:ascii="Fb Fontext" w:hAnsi="Fb Fontext"/>
          <w:sz w:val="32"/>
          <w:rtl/>
        </w:rPr>
        <w:t xml:space="preserve">, </w:t>
      </w:r>
      <w:r w:rsidR="00A9406C" w:rsidRPr="00C35A2C">
        <w:rPr>
          <w:rFonts w:ascii="Fb Fontext" w:hAnsi="Fb Fontext" w:hint="cs"/>
          <w:sz w:val="32"/>
          <w:rtl/>
        </w:rPr>
        <w:t>הביאו לפניהם אפרסק שהיה כ</w:t>
      </w:r>
      <w:r w:rsidR="00A9406C" w:rsidRPr="00C35A2C">
        <w:rPr>
          <w:rFonts w:ascii="Fb Fontext" w:hAnsi="Fb Fontext"/>
          <w:sz w:val="32"/>
          <w:rtl/>
        </w:rPr>
        <w:t xml:space="preserve">אילפס כפר הינו </w:t>
      </w:r>
      <w:r w:rsidR="00A9406C" w:rsidRPr="00E63BC1">
        <w:rPr>
          <w:rStyle w:val="afffff0"/>
          <w:rFonts w:hint="cs"/>
          <w:rtl/>
        </w:rPr>
        <w:t>[</w:t>
      </w:r>
      <w:r w:rsidR="00A9406C" w:rsidRPr="00E63BC1">
        <w:rPr>
          <w:rStyle w:val="afffff0"/>
          <w:rtl/>
        </w:rPr>
        <w:t>ה' סאין</w:t>
      </w:r>
      <w:r w:rsidR="00A9406C" w:rsidRPr="00E63BC1">
        <w:rPr>
          <w:rStyle w:val="afffff0"/>
          <w:rFonts w:hint="cs"/>
          <w:rtl/>
        </w:rPr>
        <w:t>]</w:t>
      </w:r>
      <w:r w:rsidR="00A9406C" w:rsidRPr="00E63BC1">
        <w:rPr>
          <w:rStyle w:val="afffff0"/>
          <w:rtl/>
        </w:rPr>
        <w:t>,</w:t>
      </w:r>
      <w:r w:rsidR="00A9406C" w:rsidRPr="00C35A2C">
        <w:rPr>
          <w:rFonts w:ascii="Fb Fontext" w:hAnsi="Fb Fontext"/>
          <w:sz w:val="32"/>
          <w:rtl/>
        </w:rPr>
        <w:t xml:space="preserve"> אכלו שליש והפקירו שליש ונתנו לפני בהמתן שליש.</w:t>
      </w:r>
    </w:p>
    <w:p w14:paraId="50E7E86D" w14:textId="77777777" w:rsidR="00A9406C" w:rsidRPr="00C35A2C" w:rsidRDefault="00A9406C" w:rsidP="000904EB">
      <w:pPr>
        <w:ind w:firstLine="0"/>
        <w:rPr>
          <w:rFonts w:ascii="Fb Fontext" w:hAnsi="Fb Fontext"/>
          <w:rtl/>
        </w:rPr>
      </w:pPr>
      <w:r w:rsidRPr="00233391">
        <w:rPr>
          <w:rStyle w:val="affffe"/>
          <w:rtl/>
        </w:rPr>
        <w:t xml:space="preserve">לשנה </w:t>
      </w:r>
      <w:r w:rsidRPr="00233391">
        <w:rPr>
          <w:rStyle w:val="affffe"/>
          <w:rFonts w:hint="cs"/>
          <w:rtl/>
        </w:rPr>
        <w:t>הבאה הגיע ר</w:t>
      </w:r>
      <w:r w:rsidRPr="00233391">
        <w:rPr>
          <w:rStyle w:val="affffe"/>
          <w:rtl/>
        </w:rPr>
        <w:t>"</w:t>
      </w:r>
      <w:r w:rsidRPr="00233391">
        <w:rPr>
          <w:rStyle w:val="affffe"/>
          <w:rFonts w:hint="cs"/>
          <w:rtl/>
        </w:rPr>
        <w:t>א</w:t>
      </w:r>
      <w:r w:rsidRPr="00C35A2C">
        <w:rPr>
          <w:rFonts w:ascii="Fb Fontext" w:hAnsi="Fb Fontext" w:hint="cs"/>
          <w:rtl/>
        </w:rPr>
        <w:t xml:space="preserve"> לשם והביאו לפניו אחזו בידו ואמר</w:t>
      </w:r>
      <w:r w:rsidRPr="00CC78E3">
        <w:rPr>
          <w:rStyle w:val="affffa"/>
          <w:rFonts w:hint="cs"/>
          <w:rtl/>
        </w:rPr>
        <w:t xml:space="preserve"> '</w:t>
      </w:r>
      <w:r w:rsidRPr="00CC78E3">
        <w:rPr>
          <w:rStyle w:val="affffa"/>
          <w:rtl/>
        </w:rPr>
        <w:t>ארץ פרי למלחה מרעת יושבי בה</w:t>
      </w:r>
      <w:r w:rsidRPr="00CC78E3">
        <w:rPr>
          <w:rStyle w:val="affffa"/>
          <w:rFonts w:hint="cs"/>
          <w:rtl/>
        </w:rPr>
        <w:t>'</w:t>
      </w:r>
      <w:r w:rsidRPr="00CC78E3">
        <w:rPr>
          <w:rStyle w:val="affffa"/>
          <w:rtl/>
        </w:rPr>
        <w:t>.</w:t>
      </w:r>
    </w:p>
    <w:p w14:paraId="6BCC7F14" w14:textId="14CE73DF" w:rsidR="00A9406C" w:rsidRDefault="000904EB" w:rsidP="00A9406C">
      <w:pPr>
        <w:rPr>
          <w:rFonts w:ascii="Fb Fontext" w:hAnsi="Fb Fontext"/>
          <w:rtl/>
        </w:rPr>
      </w:pPr>
      <w:r w:rsidRPr="000904EB">
        <w:rPr>
          <w:rStyle w:val="affffe"/>
          <w:rFonts w:hint="cs"/>
          <w:rtl/>
        </w:rPr>
        <w:t>ז.</w:t>
      </w:r>
      <w:r w:rsidR="00A9406C" w:rsidRPr="00C35A2C">
        <w:rPr>
          <w:rFonts w:ascii="Fb Fontext" w:hAnsi="Fb Fontext" w:hint="cs"/>
          <w:rtl/>
        </w:rPr>
        <w:t xml:space="preserve"> </w:t>
      </w:r>
      <w:r w:rsidR="00A9406C" w:rsidRPr="00233391">
        <w:rPr>
          <w:rStyle w:val="affffe"/>
          <w:rtl/>
        </w:rPr>
        <w:t>ר</w:t>
      </w:r>
      <w:r w:rsidR="00A9406C" w:rsidRPr="00233391">
        <w:rPr>
          <w:rStyle w:val="affffe"/>
          <w:rFonts w:hint="cs"/>
          <w:rtl/>
        </w:rPr>
        <w:t>יב</w:t>
      </w:r>
      <w:r w:rsidR="002B7BCC">
        <w:rPr>
          <w:rStyle w:val="affffe"/>
          <w:rtl/>
        </w:rPr>
        <w:t>"</w:t>
      </w:r>
      <w:r w:rsidR="00A9406C" w:rsidRPr="00233391">
        <w:rPr>
          <w:rStyle w:val="affffe"/>
          <w:rFonts w:hint="cs"/>
          <w:rtl/>
        </w:rPr>
        <w:t xml:space="preserve">ל: </w:t>
      </w:r>
      <w:r w:rsidR="00A9406C" w:rsidRPr="00C35A2C">
        <w:rPr>
          <w:rFonts w:ascii="Fb Fontext" w:hAnsi="Fb Fontext"/>
          <w:rtl/>
        </w:rPr>
        <w:t xml:space="preserve"> הזדמן לגבלא, </w:t>
      </w:r>
      <w:r w:rsidR="00A9406C" w:rsidRPr="00C35A2C">
        <w:rPr>
          <w:rFonts w:ascii="Fb Fontext" w:hAnsi="Fb Fontext" w:hint="cs"/>
          <w:rtl/>
        </w:rPr>
        <w:t>ראם</w:t>
      </w:r>
      <w:r w:rsidR="00A9406C" w:rsidRPr="00C35A2C">
        <w:rPr>
          <w:rFonts w:ascii="Fb Fontext" w:hAnsi="Fb Fontext"/>
          <w:rtl/>
        </w:rPr>
        <w:t xml:space="preserve"> ל</w:t>
      </w:r>
      <w:r w:rsidR="00A9406C" w:rsidRPr="00C35A2C">
        <w:rPr>
          <w:rFonts w:ascii="Fb Fontext" w:hAnsi="Fb Fontext" w:hint="cs"/>
          <w:rtl/>
        </w:rPr>
        <w:t>אשכולות שנראים כעיזים אמ</w:t>
      </w:r>
      <w:r w:rsidR="00A9406C" w:rsidRPr="00C35A2C">
        <w:rPr>
          <w:rFonts w:ascii="Fb Fontext" w:hAnsi="Fb Fontext"/>
          <w:rtl/>
        </w:rPr>
        <w:t xml:space="preserve">ר: עגלים בין הגפנים? </w:t>
      </w:r>
      <w:r w:rsidR="00A9406C" w:rsidRPr="00233391">
        <w:rPr>
          <w:rStyle w:val="affffe"/>
          <w:rtl/>
        </w:rPr>
        <w:t>אמרו ל</w:t>
      </w:r>
      <w:r w:rsidR="00A9406C" w:rsidRPr="00233391">
        <w:rPr>
          <w:rStyle w:val="affffe"/>
          <w:rFonts w:hint="cs"/>
          <w:rtl/>
        </w:rPr>
        <w:t>ו</w:t>
      </w:r>
      <w:r w:rsidR="00A9406C" w:rsidRPr="00C35A2C">
        <w:rPr>
          <w:rFonts w:ascii="Fb Fontext" w:hAnsi="Fb Fontext" w:hint="cs"/>
          <w:rtl/>
        </w:rPr>
        <w:t xml:space="preserve"> שאשכולות הם</w:t>
      </w:r>
      <w:r w:rsidR="00A9406C">
        <w:rPr>
          <w:rFonts w:ascii="Fb Fontext" w:hAnsi="Fb Fontext" w:hint="cs"/>
          <w:rtl/>
        </w:rPr>
        <w:t>,</w:t>
      </w:r>
      <w:r w:rsidR="00A9406C" w:rsidRPr="00C35A2C">
        <w:rPr>
          <w:rFonts w:ascii="Fb Fontext" w:hAnsi="Fb Fontext" w:hint="cs"/>
          <w:rtl/>
        </w:rPr>
        <w:t xml:space="preserve"> </w:t>
      </w:r>
      <w:r w:rsidR="00A9406C" w:rsidRPr="00233391">
        <w:rPr>
          <w:rStyle w:val="affffe"/>
          <w:rtl/>
        </w:rPr>
        <w:t xml:space="preserve"> אמר: </w:t>
      </w:r>
      <w:r w:rsidR="00A9406C" w:rsidRPr="00C35A2C">
        <w:rPr>
          <w:rFonts w:ascii="Fb Fontext" w:hAnsi="Fb Fontext"/>
          <w:rtl/>
        </w:rPr>
        <w:t>ארץ, ארץ, הכניסי פירותייך, למי את מוציאה פירותייך, לערביים הללו שעמדו עלינו בחטאתינו?</w:t>
      </w:r>
    </w:p>
    <w:p w14:paraId="1F34082C" w14:textId="77777777" w:rsidR="00A9406C" w:rsidRPr="00C35A2C" w:rsidRDefault="00A9406C" w:rsidP="000904EB">
      <w:pPr>
        <w:ind w:firstLine="0"/>
        <w:rPr>
          <w:rFonts w:ascii="Fb Fontext" w:hAnsi="Fb Fontext" w:cs="Guttman Vilna"/>
          <w:b/>
          <w:bCs/>
          <w:rtl/>
        </w:rPr>
      </w:pPr>
      <w:r w:rsidRPr="00C35A2C">
        <w:rPr>
          <w:rFonts w:ascii="Fb Fontext" w:hAnsi="Fb Fontext"/>
          <w:rtl/>
        </w:rPr>
        <w:t xml:space="preserve">לשנה </w:t>
      </w:r>
      <w:r w:rsidRPr="00C35A2C">
        <w:rPr>
          <w:rFonts w:ascii="Fb Fontext" w:hAnsi="Fb Fontext" w:hint="cs"/>
          <w:rtl/>
        </w:rPr>
        <w:t>הבאה הגיע לשם שוב ראה שהיו נראים כעיזים אמר עזים בין הגפנים?</w:t>
      </w:r>
      <w:r>
        <w:rPr>
          <w:rFonts w:ascii="Fb Fontext" w:hAnsi="Fb Fontext" w:hint="cs"/>
          <w:rtl/>
        </w:rPr>
        <w:t xml:space="preserve"> </w:t>
      </w:r>
      <w:r w:rsidRPr="0057682B">
        <w:rPr>
          <w:rStyle w:val="affffe"/>
          <w:rtl/>
        </w:rPr>
        <w:t>אמרו ל</w:t>
      </w:r>
      <w:r w:rsidRPr="0057682B">
        <w:rPr>
          <w:rStyle w:val="affffe"/>
          <w:rFonts w:hint="cs"/>
          <w:rtl/>
        </w:rPr>
        <w:t>ו</w:t>
      </w:r>
      <w:r w:rsidRPr="0057682B">
        <w:rPr>
          <w:rStyle w:val="affffe"/>
          <w:rtl/>
        </w:rPr>
        <w:t>:</w:t>
      </w:r>
      <w:r w:rsidRPr="00C35A2C">
        <w:rPr>
          <w:rFonts w:ascii="Fb Fontext" w:hAnsi="Fb Fontext"/>
          <w:rtl/>
        </w:rPr>
        <w:t xml:space="preserve"> </w:t>
      </w:r>
      <w:r w:rsidRPr="00C35A2C">
        <w:rPr>
          <w:rFonts w:ascii="Fb Fontext" w:hAnsi="Fb Fontext" w:hint="cs"/>
          <w:rtl/>
        </w:rPr>
        <w:t>לך ואל תעשה לנו כ</w:t>
      </w:r>
      <w:r w:rsidRPr="00C35A2C">
        <w:rPr>
          <w:rFonts w:ascii="Fb Fontext" w:hAnsi="Fb Fontext"/>
          <w:rtl/>
        </w:rPr>
        <w:t>חברך.</w:t>
      </w:r>
    </w:p>
    <w:p w14:paraId="2A2A34A9" w14:textId="2929D8D6" w:rsidR="00A9406C" w:rsidRPr="00CA108A" w:rsidRDefault="00A9406C" w:rsidP="000904EB">
      <w:pPr>
        <w:pStyle w:val="affffd"/>
        <w:rPr>
          <w:rtl/>
        </w:rPr>
      </w:pPr>
    </w:p>
    <w:p w14:paraId="30330579" w14:textId="25E1BBF0" w:rsidR="00A9406C" w:rsidRDefault="000904EB" w:rsidP="00A9406C">
      <w:pPr>
        <w:rPr>
          <w:rFonts w:ascii="Fb Fontext" w:hAnsi="Fb Fontext"/>
          <w:sz w:val="32"/>
          <w:rtl/>
        </w:rPr>
      </w:pPr>
      <w:r w:rsidRPr="000904EB">
        <w:rPr>
          <w:rStyle w:val="affffe"/>
          <w:rFonts w:hint="cs"/>
          <w:rtl/>
        </w:rPr>
        <w:t>ח.</w:t>
      </w:r>
      <w:r>
        <w:rPr>
          <w:rStyle w:val="affffc"/>
          <w:rFonts w:hint="cs"/>
          <w:rtl/>
        </w:rPr>
        <w:t xml:space="preserve"> </w:t>
      </w:r>
      <w:r w:rsidR="00A9406C" w:rsidRPr="007965F1">
        <w:rPr>
          <w:rStyle w:val="affffc"/>
          <w:rtl/>
        </w:rPr>
        <w:t xml:space="preserve">בברכותיה של </w:t>
      </w:r>
      <w:r>
        <w:rPr>
          <w:rStyle w:val="affffc"/>
          <w:rFonts w:hint="cs"/>
          <w:rtl/>
        </w:rPr>
        <w:t>א"י</w:t>
      </w:r>
      <w:r w:rsidR="00A9406C" w:rsidRPr="00C35A2C">
        <w:rPr>
          <w:rFonts w:ascii="Fb Fontext" w:hAnsi="Fb Fontext"/>
          <w:sz w:val="32"/>
          <w:rtl/>
        </w:rPr>
        <w:t xml:space="preserve"> - בית סאה עושה חמשת ריבוא כורין,</w:t>
      </w:r>
    </w:p>
    <w:p w14:paraId="3065B0C6" w14:textId="77777777" w:rsidR="00A9406C" w:rsidRDefault="00A9406C" w:rsidP="00A9406C">
      <w:pPr>
        <w:rPr>
          <w:rFonts w:ascii="Fb Fontext" w:hAnsi="Fb Fontext"/>
          <w:rtl/>
        </w:rPr>
      </w:pPr>
      <w:r w:rsidRPr="00C35A2C">
        <w:rPr>
          <w:rFonts w:ascii="Fb Fontext" w:hAnsi="Fb Fontext"/>
          <w:rtl/>
        </w:rPr>
        <w:t>בישיבתה של צוען - בית סאה עושה שבעים כורין;</w:t>
      </w:r>
    </w:p>
    <w:p w14:paraId="483B7026" w14:textId="77777777" w:rsidR="00A9406C" w:rsidRDefault="00A9406C" w:rsidP="00A9406C">
      <w:pPr>
        <w:rPr>
          <w:rFonts w:ascii="Fb Fontext" w:hAnsi="Fb Fontext"/>
          <w:rtl/>
        </w:rPr>
      </w:pPr>
      <w:r w:rsidRPr="0057682B">
        <w:rPr>
          <w:rStyle w:val="affffe"/>
          <w:rtl/>
        </w:rPr>
        <w:t>דתניא, א</w:t>
      </w:r>
      <w:r w:rsidRPr="0057682B">
        <w:rPr>
          <w:rStyle w:val="affffe"/>
          <w:rFonts w:hint="cs"/>
          <w:rtl/>
        </w:rPr>
        <w:t>ר</w:t>
      </w:r>
      <w:r w:rsidRPr="0057682B">
        <w:rPr>
          <w:rStyle w:val="affffe"/>
          <w:rtl/>
        </w:rPr>
        <w:t>"</w:t>
      </w:r>
      <w:r w:rsidRPr="0057682B">
        <w:rPr>
          <w:rStyle w:val="affffe"/>
          <w:rFonts w:hint="cs"/>
          <w:rtl/>
        </w:rPr>
        <w:t>מ</w:t>
      </w:r>
      <w:r w:rsidRPr="0057682B">
        <w:rPr>
          <w:rStyle w:val="affffe"/>
          <w:rtl/>
        </w:rPr>
        <w:t xml:space="preserve">: </w:t>
      </w:r>
      <w:r w:rsidRPr="00C35A2C">
        <w:rPr>
          <w:rFonts w:ascii="Fb Fontext" w:hAnsi="Fb Fontext"/>
          <w:rtl/>
        </w:rPr>
        <w:t>אני ראיתי בבקעת בית שאן בית סאה עושה שבעים כורין,</w:t>
      </w:r>
    </w:p>
    <w:p w14:paraId="2B4A41F0" w14:textId="77777777" w:rsidR="00A9406C" w:rsidRPr="00730169" w:rsidRDefault="00A9406C" w:rsidP="00A9406C">
      <w:pPr>
        <w:rPr>
          <w:rFonts w:ascii="Fb Fontext" w:hAnsi="Fb Fontext"/>
          <w:spacing w:val="-4"/>
          <w:sz w:val="32"/>
          <w:rtl/>
        </w:rPr>
      </w:pPr>
      <w:r w:rsidRPr="00730169">
        <w:rPr>
          <w:rFonts w:ascii="Fb Fontext" w:hAnsi="Fb Fontext"/>
          <w:spacing w:val="-4"/>
          <w:sz w:val="32"/>
          <w:rtl/>
        </w:rPr>
        <w:t xml:space="preserve">ואין לך מעולה בכל ארצות יותר מארץ מצרים, </w:t>
      </w:r>
      <w:r w:rsidRPr="00730169">
        <w:rPr>
          <w:rFonts w:ascii="Fb Fontext" w:hAnsi="Fb Fontext" w:hint="cs"/>
          <w:spacing w:val="-4"/>
          <w:sz w:val="32"/>
          <w:rtl/>
        </w:rPr>
        <w:t>ד</w:t>
      </w:r>
      <w:r w:rsidRPr="00730169">
        <w:rPr>
          <w:rStyle w:val="affffa"/>
          <w:rFonts w:hint="cs"/>
          <w:spacing w:val="-4"/>
          <w:rtl/>
        </w:rPr>
        <w:t>'</w:t>
      </w:r>
      <w:r w:rsidRPr="00730169">
        <w:rPr>
          <w:rStyle w:val="affffa"/>
          <w:spacing w:val="-4"/>
          <w:rtl/>
        </w:rPr>
        <w:t>כגן ה' כארץ מצרים</w:t>
      </w:r>
      <w:r w:rsidRPr="00730169">
        <w:rPr>
          <w:rStyle w:val="affffa"/>
          <w:rFonts w:hint="cs"/>
          <w:spacing w:val="-4"/>
          <w:rtl/>
        </w:rPr>
        <w:t>'</w:t>
      </w:r>
      <w:r w:rsidRPr="00730169">
        <w:rPr>
          <w:rFonts w:ascii="Fb Fontext" w:hAnsi="Fb Fontext"/>
          <w:spacing w:val="-4"/>
          <w:sz w:val="32"/>
          <w:rtl/>
        </w:rPr>
        <w:t>,</w:t>
      </w:r>
    </w:p>
    <w:p w14:paraId="5AD06FC0" w14:textId="63136E69" w:rsidR="00A9406C" w:rsidRDefault="00A9406C" w:rsidP="00A9406C">
      <w:pPr>
        <w:rPr>
          <w:rFonts w:ascii="Fb Fontext" w:hAnsi="Fb Fontext"/>
          <w:sz w:val="32"/>
          <w:rtl/>
        </w:rPr>
      </w:pPr>
      <w:r w:rsidRPr="00C35A2C">
        <w:rPr>
          <w:rFonts w:ascii="Fb Fontext" w:hAnsi="Fb Fontext"/>
          <w:sz w:val="32"/>
          <w:rtl/>
        </w:rPr>
        <w:t>ואין לך מעולה בכל ארץ מצרים יותר מצוען, דמרבו בה מלכים, ד</w:t>
      </w:r>
      <w:r w:rsidRPr="00CC78E3">
        <w:rPr>
          <w:rStyle w:val="affffa"/>
          <w:rFonts w:hint="cs"/>
          <w:rtl/>
        </w:rPr>
        <w:t>'</w:t>
      </w:r>
      <w:r w:rsidRPr="00CC78E3">
        <w:rPr>
          <w:rStyle w:val="affffa"/>
          <w:rtl/>
        </w:rPr>
        <w:t>כי היו בצוען שריו</w:t>
      </w:r>
      <w:r w:rsidRPr="00CC78E3">
        <w:rPr>
          <w:rStyle w:val="affffa"/>
          <w:rFonts w:hint="cs"/>
          <w:rtl/>
        </w:rPr>
        <w:t>'</w:t>
      </w:r>
      <w:r w:rsidRPr="00CC78E3">
        <w:rPr>
          <w:rStyle w:val="affffa"/>
          <w:rtl/>
        </w:rPr>
        <w:t>,</w:t>
      </w:r>
    </w:p>
    <w:p w14:paraId="095BF13E" w14:textId="2B6CE4AB" w:rsidR="00A9406C" w:rsidRDefault="00A9406C" w:rsidP="00A9406C">
      <w:pPr>
        <w:rPr>
          <w:rFonts w:ascii="Fb Fontext" w:hAnsi="Fb Fontext"/>
          <w:sz w:val="32"/>
          <w:rtl/>
        </w:rPr>
      </w:pPr>
      <w:r w:rsidRPr="00C35A2C">
        <w:rPr>
          <w:rFonts w:ascii="Fb Fontext" w:hAnsi="Fb Fontext"/>
          <w:sz w:val="32"/>
          <w:rtl/>
        </w:rPr>
        <w:t>ואין לך טרשים בכל א"י יותר מחברון, ד</w:t>
      </w:r>
      <w:r>
        <w:rPr>
          <w:rFonts w:ascii="Fb Fontext" w:hAnsi="Fb Fontext" w:hint="cs"/>
          <w:sz w:val="32"/>
          <w:rtl/>
        </w:rPr>
        <w:t>קבורים בה מתים</w:t>
      </w:r>
      <w:r w:rsidRPr="00C35A2C">
        <w:rPr>
          <w:rFonts w:ascii="Fb Fontext" w:hAnsi="Fb Fontext"/>
          <w:sz w:val="32"/>
          <w:rtl/>
        </w:rPr>
        <w:t>,</w:t>
      </w:r>
      <w:r>
        <w:rPr>
          <w:rFonts w:ascii="Fb Fontext" w:hAnsi="Fb Fontext" w:hint="cs"/>
          <w:sz w:val="32"/>
          <w:rtl/>
        </w:rPr>
        <w:t xml:space="preserve"> ואפ</w:t>
      </w:r>
      <w:r w:rsidR="002B7BCC">
        <w:rPr>
          <w:rFonts w:ascii="Fb Fontext" w:hAnsi="Fb Fontext"/>
          <w:sz w:val="32"/>
          <w:rtl/>
        </w:rPr>
        <w:t>"</w:t>
      </w:r>
      <w:r>
        <w:rPr>
          <w:rFonts w:ascii="Fb Fontext" w:hAnsi="Fb Fontext" w:hint="cs"/>
          <w:sz w:val="32"/>
          <w:rtl/>
        </w:rPr>
        <w:t>ה</w:t>
      </w:r>
      <w:r w:rsidRPr="00C35A2C">
        <w:rPr>
          <w:rFonts w:ascii="Fb Fontext" w:hAnsi="Fb Fontext"/>
          <w:sz w:val="32"/>
          <w:rtl/>
        </w:rPr>
        <w:t xml:space="preserve"> חברון מבונה על אחת משבעה בצוען, ד</w:t>
      </w:r>
      <w:r w:rsidRPr="00CC78E3">
        <w:rPr>
          <w:rStyle w:val="affffa"/>
          <w:rFonts w:hint="cs"/>
          <w:rtl/>
        </w:rPr>
        <w:t>'</w:t>
      </w:r>
      <w:r w:rsidRPr="00CC78E3">
        <w:rPr>
          <w:rStyle w:val="affffa"/>
          <w:rtl/>
        </w:rPr>
        <w:t>וחברון שבע שנים נבנתה לפני צוען מצרים</w:t>
      </w:r>
      <w:r w:rsidRPr="00CC78E3">
        <w:rPr>
          <w:rStyle w:val="affffa"/>
          <w:rFonts w:hint="cs"/>
          <w:rtl/>
        </w:rPr>
        <w:t>'</w:t>
      </w:r>
      <w:r w:rsidRPr="00CC78E3">
        <w:rPr>
          <w:rStyle w:val="affffa"/>
          <w:rtl/>
        </w:rPr>
        <w:t>,</w:t>
      </w:r>
    </w:p>
    <w:p w14:paraId="0388A8FB" w14:textId="6530C95E" w:rsidR="00D82CA3" w:rsidRDefault="00A9406C" w:rsidP="00A9406C">
      <w:pPr>
        <w:rPr>
          <w:rFonts w:ascii="Fb Fontext" w:hAnsi="Fb Fontext"/>
          <w:spacing w:val="-4"/>
          <w:rtl/>
        </w:rPr>
      </w:pPr>
      <w:bookmarkStart w:id="839" w:name="_Toc119353631"/>
      <w:r w:rsidRPr="00C54C7E">
        <w:rPr>
          <w:rStyle w:val="afffe"/>
          <w:rtl/>
        </w:rPr>
        <w:t>נבנתה</w:t>
      </w:r>
      <w:bookmarkEnd w:id="839"/>
      <w:r w:rsidRPr="00F71179">
        <w:rPr>
          <w:rFonts w:ascii="Fb Fontext" w:hAnsi="Fb Fontext" w:hint="cs"/>
          <w:spacing w:val="-4"/>
          <w:sz w:val="32"/>
          <w:rtl/>
        </w:rPr>
        <w:t xml:space="preserve"> - לא ממש דהא בונה אדם לגדול קודם שבונה לקטן </w:t>
      </w:r>
      <w:r w:rsidRPr="00F71179">
        <w:rPr>
          <w:rFonts w:ascii="Fb Fontext" w:hAnsi="Fb Fontext"/>
          <w:spacing w:val="-4"/>
          <w:sz w:val="32"/>
          <w:rtl/>
        </w:rPr>
        <w:t>אלא שמבונה על אחת משבעה בצוען</w:t>
      </w:r>
      <w:r w:rsidR="00E268F4">
        <w:rPr>
          <w:rFonts w:ascii="Fb Fontext" w:hAnsi="Fb Fontext"/>
          <w:spacing w:val="-4"/>
          <w:sz w:val="32"/>
          <w:rtl/>
        </w:rPr>
        <w:t>.</w:t>
      </w:r>
    </w:p>
    <w:p w14:paraId="41D50E67" w14:textId="76E32829" w:rsidR="00A9406C" w:rsidRPr="00C35A2C" w:rsidRDefault="00A9406C" w:rsidP="00A9406C">
      <w:pPr>
        <w:rPr>
          <w:rFonts w:ascii="Fb Fontext" w:hAnsi="Fb Fontext"/>
          <w:rtl/>
        </w:rPr>
      </w:pPr>
      <w:r w:rsidRPr="00C35A2C">
        <w:rPr>
          <w:rFonts w:ascii="Fb Fontext" w:hAnsi="Fb Fontext" w:hint="cs"/>
          <w:rtl/>
        </w:rPr>
        <w:t>וה</w:t>
      </w:r>
      <w:r w:rsidRPr="00C35A2C">
        <w:rPr>
          <w:rFonts w:ascii="Fb Fontext" w:hAnsi="Fb Fontext"/>
          <w:rtl/>
        </w:rPr>
        <w:t>"</w:t>
      </w:r>
      <w:r w:rsidRPr="00C35A2C">
        <w:rPr>
          <w:rFonts w:ascii="Fb Fontext" w:hAnsi="Fb Fontext" w:hint="cs"/>
          <w:rtl/>
        </w:rPr>
        <w:t>מ</w:t>
      </w:r>
      <w:r w:rsidRPr="00C35A2C">
        <w:rPr>
          <w:rFonts w:ascii="Fb Fontext" w:hAnsi="Fb Fontext"/>
          <w:rtl/>
        </w:rPr>
        <w:t xml:space="preserve"> בטרשים, אבל שלא בטרשים - חמש מאה.</w:t>
      </w:r>
    </w:p>
    <w:p w14:paraId="25964CE7" w14:textId="77777777" w:rsidR="00A9406C" w:rsidRPr="00730169" w:rsidRDefault="00A9406C" w:rsidP="00A9406C">
      <w:pPr>
        <w:rPr>
          <w:rFonts w:ascii="Fb Fontext" w:hAnsi="Fb Fontext" w:cs="Guttman Vilna"/>
          <w:b/>
          <w:bCs/>
          <w:spacing w:val="-2"/>
          <w:rtl/>
        </w:rPr>
      </w:pPr>
      <w:r w:rsidRPr="00730169">
        <w:rPr>
          <w:rFonts w:ascii="Fb Fontext" w:hAnsi="Fb Fontext" w:hint="cs"/>
          <w:spacing w:val="-2"/>
          <w:rtl/>
        </w:rPr>
        <w:lastRenderedPageBreak/>
        <w:t>וה</w:t>
      </w:r>
      <w:r w:rsidRPr="00730169">
        <w:rPr>
          <w:rFonts w:ascii="Fb Fontext" w:hAnsi="Fb Fontext"/>
          <w:spacing w:val="-2"/>
          <w:rtl/>
        </w:rPr>
        <w:t>"</w:t>
      </w:r>
      <w:r w:rsidRPr="00730169">
        <w:rPr>
          <w:rFonts w:ascii="Fb Fontext" w:hAnsi="Fb Fontext" w:hint="cs"/>
          <w:spacing w:val="-2"/>
          <w:rtl/>
        </w:rPr>
        <w:t>מ</w:t>
      </w:r>
      <w:r w:rsidRPr="00730169">
        <w:rPr>
          <w:rFonts w:ascii="Fb Fontext" w:hAnsi="Fb Fontext"/>
          <w:spacing w:val="-2"/>
          <w:rtl/>
        </w:rPr>
        <w:t xml:space="preserve"> שלא בברכותיה, אבל בברכותיה </w:t>
      </w:r>
      <w:r w:rsidRPr="00730169">
        <w:rPr>
          <w:rStyle w:val="affffa"/>
          <w:rFonts w:hint="cs"/>
          <w:spacing w:val="-2"/>
          <w:rtl/>
        </w:rPr>
        <w:t>'</w:t>
      </w:r>
      <w:r w:rsidRPr="00730169">
        <w:rPr>
          <w:rStyle w:val="affffa"/>
          <w:spacing w:val="-2"/>
          <w:rtl/>
        </w:rPr>
        <w:t>ויזרע יצחק בארץ ההיא וגו'.</w:t>
      </w:r>
    </w:p>
    <w:p w14:paraId="1210F856" w14:textId="32C927E6" w:rsidR="00A9406C" w:rsidRPr="00C2314F" w:rsidRDefault="000904EB" w:rsidP="00A9406C">
      <w:pPr>
        <w:rPr>
          <w:spacing w:val="-2"/>
          <w:rtl/>
        </w:rPr>
      </w:pPr>
      <w:r>
        <w:rPr>
          <w:rStyle w:val="affffe"/>
          <w:rFonts w:hint="cs"/>
          <w:rtl/>
        </w:rPr>
        <w:t>ט.</w:t>
      </w:r>
      <w:r w:rsidR="00A9406C" w:rsidRPr="00B617C1">
        <w:rPr>
          <w:rStyle w:val="affffe"/>
          <w:rtl/>
        </w:rPr>
        <w:t xml:space="preserve"> אמר רבי יוסי:</w:t>
      </w:r>
      <w:r w:rsidR="00A9406C" w:rsidRPr="00C2314F">
        <w:rPr>
          <w:spacing w:val="-2"/>
          <w:rtl/>
        </w:rPr>
        <w:t xml:space="preserve"> סאה ביהודה היתה עושה חמש סאין, סאה קמח, סאה סלת, סאה סובין, סאה מורסין, וסאה קיבוריא.</w:t>
      </w:r>
    </w:p>
    <w:p w14:paraId="3013BA7C" w14:textId="3F47EF96" w:rsidR="00A9406C" w:rsidRPr="00C35A2C" w:rsidRDefault="000904EB" w:rsidP="00A9406C">
      <w:pPr>
        <w:rPr>
          <w:rFonts w:ascii="Fb Fontext" w:hAnsi="Fb Fontext"/>
          <w:rtl/>
        </w:rPr>
      </w:pPr>
      <w:r>
        <w:rPr>
          <w:rStyle w:val="affffe"/>
          <w:rFonts w:hint="cs"/>
          <w:rtl/>
        </w:rPr>
        <w:t>י.</w:t>
      </w:r>
      <w:r w:rsidR="00A9406C" w:rsidRPr="00B617C1">
        <w:rPr>
          <w:rStyle w:val="affffe"/>
          <w:rFonts w:hint="cs"/>
          <w:rtl/>
        </w:rPr>
        <w:t xml:space="preserve"> </w:t>
      </w:r>
      <w:r w:rsidR="00A9406C" w:rsidRPr="00B617C1">
        <w:rPr>
          <w:rStyle w:val="affffe"/>
          <w:rtl/>
        </w:rPr>
        <w:t>א"ל צדוקי לר"</w:t>
      </w:r>
      <w:r w:rsidR="00A9406C" w:rsidRPr="00B617C1">
        <w:rPr>
          <w:rStyle w:val="affffe"/>
          <w:rFonts w:hint="cs"/>
          <w:rtl/>
        </w:rPr>
        <w:t>ח</w:t>
      </w:r>
      <w:r w:rsidR="00A9406C" w:rsidRPr="00B617C1">
        <w:rPr>
          <w:rStyle w:val="affffe"/>
          <w:rtl/>
        </w:rPr>
        <w:t>:</w:t>
      </w:r>
      <w:r w:rsidR="00A9406C" w:rsidRPr="00C35A2C">
        <w:rPr>
          <w:rFonts w:ascii="Fb Fontext" w:hAnsi="Fb Fontext"/>
          <w:rtl/>
        </w:rPr>
        <w:t xml:space="preserve"> י</w:t>
      </w:r>
      <w:r w:rsidR="00A9406C" w:rsidRPr="00C35A2C">
        <w:rPr>
          <w:rFonts w:ascii="Fb Fontext" w:hAnsi="Fb Fontext" w:hint="cs"/>
          <w:rtl/>
        </w:rPr>
        <w:t>פה אתם משבחים בארציכם</w:t>
      </w:r>
      <w:r w:rsidR="00A9406C" w:rsidRPr="00C35A2C">
        <w:rPr>
          <w:rFonts w:ascii="Fb Fontext" w:hAnsi="Fb Fontext"/>
          <w:rtl/>
        </w:rPr>
        <w:t>,</w:t>
      </w:r>
      <w:r w:rsidR="00A9406C" w:rsidRPr="00C35A2C">
        <w:rPr>
          <w:rFonts w:ascii="Fb Fontext" w:hAnsi="Fb Fontext" w:hint="cs"/>
          <w:rtl/>
        </w:rPr>
        <w:t>-</w:t>
      </w:r>
      <w:r w:rsidR="00A9406C" w:rsidRPr="00C35A2C">
        <w:rPr>
          <w:rFonts w:ascii="Fb Fontext" w:hAnsi="Fb Fontext"/>
          <w:rtl/>
        </w:rPr>
        <w:t xml:space="preserve"> בית סאה אחת הניח לי אבא, ממנה משח, ממנה חמר, ממנה עיבור, ממנה קיטניות, ממנה רועות מקנתי.</w:t>
      </w:r>
    </w:p>
    <w:p w14:paraId="7FE5E635" w14:textId="04102207" w:rsidR="00A9406C" w:rsidRDefault="000904EB" w:rsidP="00A9406C">
      <w:pPr>
        <w:rPr>
          <w:rFonts w:ascii="Fb Fontext" w:hAnsi="Fb Fontext"/>
          <w:rtl/>
        </w:rPr>
      </w:pPr>
      <w:r>
        <w:rPr>
          <w:rStyle w:val="affffe"/>
          <w:rFonts w:hint="cs"/>
          <w:rtl/>
        </w:rPr>
        <w:t xml:space="preserve">יא. </w:t>
      </w:r>
      <w:r w:rsidR="00A9406C" w:rsidRPr="00B617C1">
        <w:rPr>
          <w:rStyle w:val="affffe"/>
          <w:rtl/>
        </w:rPr>
        <w:t xml:space="preserve">א"ל </w:t>
      </w:r>
      <w:r w:rsidR="00A9406C" w:rsidRPr="00B617C1">
        <w:rPr>
          <w:rStyle w:val="affffe"/>
          <w:rFonts w:hint="cs"/>
          <w:rtl/>
        </w:rPr>
        <w:t>אמוראי לבן א</w:t>
      </w:r>
      <w:r w:rsidR="00A9406C" w:rsidRPr="00B617C1">
        <w:rPr>
          <w:rStyle w:val="affffe"/>
          <w:rtl/>
        </w:rPr>
        <w:t>"</w:t>
      </w:r>
      <w:r w:rsidR="00A9406C" w:rsidRPr="00B617C1">
        <w:rPr>
          <w:rStyle w:val="affffe"/>
          <w:rFonts w:hint="cs"/>
          <w:rtl/>
        </w:rPr>
        <w:t>י</w:t>
      </w:r>
      <w:r w:rsidR="00A9406C" w:rsidRPr="00C35A2C">
        <w:rPr>
          <w:rFonts w:ascii="Fb Fontext" w:hAnsi="Fb Fontext" w:hint="cs"/>
          <w:rtl/>
        </w:rPr>
        <w:t xml:space="preserve"> דקל זה שעל הירדן כמה אתם גודרים הימנו א'ל שישים כור</w:t>
      </w:r>
      <w:r w:rsidR="00A9406C">
        <w:rPr>
          <w:rFonts w:ascii="Fb Fontext" w:hAnsi="Fb Fontext" w:hint="cs"/>
          <w:rtl/>
        </w:rPr>
        <w:t xml:space="preserve">, </w:t>
      </w:r>
      <w:r w:rsidR="00A9406C" w:rsidRPr="00B617C1">
        <w:rPr>
          <w:rStyle w:val="affffe"/>
          <w:rFonts w:hint="cs"/>
          <w:rtl/>
        </w:rPr>
        <w:t>א</w:t>
      </w:r>
      <w:r w:rsidR="00A9406C" w:rsidRPr="00B617C1">
        <w:rPr>
          <w:rStyle w:val="affffe"/>
          <w:rtl/>
        </w:rPr>
        <w:t>"</w:t>
      </w:r>
      <w:r w:rsidR="00A9406C" w:rsidRPr="00B617C1">
        <w:rPr>
          <w:rStyle w:val="affffe"/>
          <w:rFonts w:hint="cs"/>
          <w:rtl/>
        </w:rPr>
        <w:t xml:space="preserve">ל </w:t>
      </w:r>
      <w:r w:rsidR="00A9406C" w:rsidRPr="00C35A2C">
        <w:rPr>
          <w:rFonts w:ascii="Fb Fontext" w:hAnsi="Fb Fontext" w:hint="cs"/>
          <w:rtl/>
        </w:rPr>
        <w:t>עוד לא עליתם</w:t>
      </w:r>
      <w:r w:rsidR="00A9406C">
        <w:rPr>
          <w:rFonts w:ascii="Fb Fontext" w:hAnsi="Fb Fontext" w:hint="cs"/>
          <w:rtl/>
        </w:rPr>
        <w:t>,</w:t>
      </w:r>
      <w:r w:rsidR="00A9406C" w:rsidRPr="00C35A2C">
        <w:rPr>
          <w:rFonts w:ascii="Fb Fontext" w:hAnsi="Fb Fontext" w:hint="cs"/>
          <w:rtl/>
        </w:rPr>
        <w:t xml:space="preserve"> וכבר החרבתם שאנו הוצאנו הימנו ק</w:t>
      </w:r>
      <w:r w:rsidR="00A9406C" w:rsidRPr="00C35A2C">
        <w:rPr>
          <w:rFonts w:ascii="Fb Fontext" w:hAnsi="Fb Fontext"/>
          <w:rtl/>
        </w:rPr>
        <w:t>"</w:t>
      </w:r>
      <w:r w:rsidR="00A9406C" w:rsidRPr="00C35A2C">
        <w:rPr>
          <w:rFonts w:ascii="Fb Fontext" w:hAnsi="Fb Fontext" w:hint="cs"/>
          <w:rtl/>
        </w:rPr>
        <w:t xml:space="preserve">כ כור </w:t>
      </w:r>
      <w:r w:rsidR="00A9406C" w:rsidRPr="00B617C1">
        <w:rPr>
          <w:rStyle w:val="affffe"/>
          <w:rFonts w:hint="cs"/>
          <w:rtl/>
        </w:rPr>
        <w:t>א</w:t>
      </w:r>
      <w:r w:rsidR="00A9406C" w:rsidRPr="00B617C1">
        <w:rPr>
          <w:rStyle w:val="affffe"/>
          <w:rtl/>
        </w:rPr>
        <w:t>"</w:t>
      </w:r>
      <w:r w:rsidR="00A9406C" w:rsidRPr="00B617C1">
        <w:rPr>
          <w:rStyle w:val="affffe"/>
          <w:rFonts w:hint="cs"/>
          <w:rtl/>
        </w:rPr>
        <w:t xml:space="preserve">ל </w:t>
      </w:r>
      <w:r w:rsidR="00A9406C" w:rsidRPr="00C35A2C">
        <w:rPr>
          <w:rFonts w:ascii="Fb Fontext" w:hAnsi="Fb Fontext" w:hint="cs"/>
          <w:rtl/>
        </w:rPr>
        <w:t>גם אני מצד אחד אמרתי</w:t>
      </w:r>
      <w:r w:rsidR="00B909D8">
        <w:rPr>
          <w:rFonts w:ascii="Fb Fontext" w:hAnsi="Fb Fontext" w:hint="cs"/>
          <w:rtl/>
        </w:rPr>
        <w:t>,</w:t>
      </w:r>
    </w:p>
    <w:p w14:paraId="31BD842E" w14:textId="521E9C58" w:rsidR="00A9406C" w:rsidRPr="00C35A2C" w:rsidRDefault="000904EB" w:rsidP="00A9406C">
      <w:pPr>
        <w:rPr>
          <w:rFonts w:ascii="Fb Fontext" w:hAnsi="Fb Fontext"/>
          <w:rtl/>
        </w:rPr>
      </w:pPr>
      <w:r>
        <w:rPr>
          <w:rStyle w:val="affffe"/>
          <w:rFonts w:hint="cs"/>
          <w:rtl/>
        </w:rPr>
        <w:t>יב.</w:t>
      </w:r>
      <w:r w:rsidR="00A9406C" w:rsidRPr="00B617C1">
        <w:rPr>
          <w:rStyle w:val="affffe"/>
          <w:rFonts w:hint="cs"/>
          <w:rtl/>
        </w:rPr>
        <w:t xml:space="preserve"> אר</w:t>
      </w:r>
      <w:r w:rsidR="00A9406C" w:rsidRPr="00B617C1">
        <w:rPr>
          <w:rStyle w:val="affffe"/>
          <w:rtl/>
        </w:rPr>
        <w:t>"</w:t>
      </w:r>
      <w:r w:rsidR="00A9406C" w:rsidRPr="00B617C1">
        <w:rPr>
          <w:rStyle w:val="affffe"/>
          <w:rFonts w:hint="cs"/>
          <w:rtl/>
        </w:rPr>
        <w:t>ח</w:t>
      </w:r>
      <w:r w:rsidR="00A9406C" w:rsidRPr="00B617C1">
        <w:rPr>
          <w:rStyle w:val="affffe"/>
          <w:rtl/>
        </w:rPr>
        <w:t xml:space="preserve"> </w:t>
      </w:r>
      <w:r w:rsidR="00A9406C" w:rsidRPr="00CC78E3">
        <w:rPr>
          <w:rStyle w:val="affffa"/>
          <w:rFonts w:hint="cs"/>
          <w:rtl/>
        </w:rPr>
        <w:t>'</w:t>
      </w:r>
      <w:r w:rsidR="00A9406C" w:rsidRPr="00CC78E3">
        <w:rPr>
          <w:rStyle w:val="affffa"/>
          <w:rtl/>
        </w:rPr>
        <w:t>ואתן לך ארץ חמדה נחלת צבי</w:t>
      </w:r>
      <w:r w:rsidR="00A9406C" w:rsidRPr="00CC78E3">
        <w:rPr>
          <w:rStyle w:val="affffa"/>
          <w:rFonts w:hint="cs"/>
          <w:rtl/>
        </w:rPr>
        <w:t>'</w:t>
      </w:r>
      <w:r w:rsidR="00A9406C" w:rsidRPr="00CC78E3">
        <w:rPr>
          <w:rStyle w:val="affffa"/>
          <w:rtl/>
        </w:rPr>
        <w:t xml:space="preserve"> </w:t>
      </w:r>
      <w:r w:rsidR="00A9406C" w:rsidRPr="00C35A2C">
        <w:rPr>
          <w:rFonts w:ascii="Fb Fontext" w:hAnsi="Fb Fontext"/>
          <w:rtl/>
        </w:rPr>
        <w:t xml:space="preserve">למה ארץ ישראל נמשלה לצבי? </w:t>
      </w:r>
      <w:r w:rsidR="00A9406C" w:rsidRPr="00B617C1">
        <w:rPr>
          <w:rStyle w:val="affffe"/>
          <w:rtl/>
        </w:rPr>
        <w:t>לומר לך:</w:t>
      </w:r>
      <w:r w:rsidR="00A9406C" w:rsidRPr="00C35A2C">
        <w:rPr>
          <w:rFonts w:ascii="Fb Fontext" w:hAnsi="Fb Fontext"/>
          <w:rtl/>
        </w:rPr>
        <w:t xml:space="preserve"> מה צבי זה אין עורו מחזיק בשרו, אף ארץ ישראל אינה מחזקת פירותיה.</w:t>
      </w:r>
    </w:p>
    <w:p w14:paraId="4E84952D" w14:textId="2B78472C" w:rsidR="00A9406C" w:rsidRPr="00C35A2C" w:rsidRDefault="000904EB" w:rsidP="000904EB">
      <w:pPr>
        <w:ind w:firstLine="0"/>
        <w:rPr>
          <w:rFonts w:ascii="Fb Fontext" w:hAnsi="Fb Fontext"/>
          <w:rtl/>
        </w:rPr>
      </w:pPr>
      <w:r w:rsidRPr="000904EB">
        <w:rPr>
          <w:rStyle w:val="affffe"/>
          <w:rFonts w:hint="cs"/>
          <w:rtl/>
        </w:rPr>
        <w:t>ב.</w:t>
      </w:r>
      <w:r>
        <w:rPr>
          <w:rFonts w:ascii="Fb Fontext" w:hAnsi="Fb Fontext" w:hint="cs"/>
          <w:rtl/>
        </w:rPr>
        <w:t xml:space="preserve"> </w:t>
      </w:r>
      <w:r w:rsidR="00A9406C" w:rsidRPr="00C35A2C">
        <w:rPr>
          <w:rFonts w:ascii="Fb Fontext" w:hAnsi="Fb Fontext"/>
          <w:rtl/>
        </w:rPr>
        <w:t>מה צבי זה קל מכל החיות, אף ארץ ישראל קלה מכל הארצות לבשל את פירותיה.</w:t>
      </w:r>
      <w:r w:rsidR="00A9406C">
        <w:rPr>
          <w:rFonts w:ascii="Fb Fontext" w:hAnsi="Fb Fontext" w:hint="cs"/>
          <w:rtl/>
        </w:rPr>
        <w:t xml:space="preserve"> </w:t>
      </w:r>
      <w:r w:rsidR="00A9406C" w:rsidRPr="00C35A2C">
        <w:rPr>
          <w:rFonts w:ascii="Fb Fontext" w:hAnsi="Fb Fontext"/>
          <w:rtl/>
        </w:rPr>
        <w:t xml:space="preserve">אי מה צבי זה קל ואין בשרו שמן, אף ארץ ישראל קלה לבשל ואין פירותיה שמנים? </w:t>
      </w:r>
      <w:r w:rsidR="00A9406C" w:rsidRPr="00B617C1">
        <w:rPr>
          <w:rStyle w:val="affffe"/>
          <w:rFonts w:hint="cs"/>
          <w:rtl/>
        </w:rPr>
        <w:t>ת"ל</w:t>
      </w:r>
      <w:r w:rsidR="00A9406C" w:rsidRPr="00B617C1">
        <w:rPr>
          <w:rStyle w:val="affffe"/>
          <w:rtl/>
        </w:rPr>
        <w:t xml:space="preserve">: </w:t>
      </w:r>
      <w:r w:rsidR="00A9406C" w:rsidRPr="002D6B48">
        <w:rPr>
          <w:rStyle w:val="affffa"/>
          <w:rtl/>
        </w:rPr>
        <w:t>זבת חלב ודבש</w:t>
      </w:r>
      <w:r w:rsidR="00A9406C" w:rsidRPr="00C35A2C">
        <w:rPr>
          <w:rFonts w:ascii="Fb Fontext" w:hAnsi="Fb Fontext"/>
          <w:rtl/>
        </w:rPr>
        <w:t>, שמנים מחלב ומתוקים מדבש.</w:t>
      </w:r>
    </w:p>
    <w:p w14:paraId="459DC1F9" w14:textId="06B4293B" w:rsidR="00E268F4" w:rsidRDefault="000904EB" w:rsidP="00A9406C">
      <w:pPr>
        <w:rPr>
          <w:rStyle w:val="affffa"/>
          <w:rtl/>
        </w:rPr>
      </w:pPr>
      <w:r>
        <w:rPr>
          <w:rStyle w:val="affffe"/>
          <w:rFonts w:hint="cs"/>
          <w:rtl/>
        </w:rPr>
        <w:t xml:space="preserve">יג. </w:t>
      </w:r>
      <w:r w:rsidR="00A9406C" w:rsidRPr="00B617C1">
        <w:rPr>
          <w:rStyle w:val="affffe"/>
          <w:rFonts w:hint="cs"/>
          <w:rtl/>
        </w:rPr>
        <w:t>ר</w:t>
      </w:r>
      <w:r w:rsidR="00A9406C" w:rsidRPr="00B617C1">
        <w:rPr>
          <w:rStyle w:val="affffe"/>
          <w:rtl/>
        </w:rPr>
        <w:t>"</w:t>
      </w:r>
      <w:r w:rsidR="00A9406C" w:rsidRPr="00B617C1">
        <w:rPr>
          <w:rStyle w:val="affffe"/>
          <w:rFonts w:hint="cs"/>
          <w:rtl/>
        </w:rPr>
        <w:t>א כשעלה לא</w:t>
      </w:r>
      <w:r w:rsidR="00A9406C" w:rsidRPr="00B617C1">
        <w:rPr>
          <w:rStyle w:val="affffe"/>
          <w:rtl/>
        </w:rPr>
        <w:t>"</w:t>
      </w:r>
      <w:r w:rsidR="00A9406C" w:rsidRPr="00B617C1">
        <w:rPr>
          <w:rStyle w:val="affffe"/>
          <w:rFonts w:hint="cs"/>
          <w:rtl/>
        </w:rPr>
        <w:t>י</w:t>
      </w:r>
      <w:r w:rsidR="00A9406C">
        <w:rPr>
          <w:rFonts w:ascii="Fb Fontext" w:hAnsi="Fb Fontext" w:hint="cs"/>
          <w:rtl/>
        </w:rPr>
        <w:t xml:space="preserve"> אמר ניצלתי מאחת,</w:t>
      </w:r>
      <w:r w:rsidR="00A9406C" w:rsidRPr="00C35A2C">
        <w:rPr>
          <w:rFonts w:ascii="Fb Fontext" w:hAnsi="Fb Fontext" w:hint="cs"/>
          <w:rtl/>
        </w:rPr>
        <w:t xml:space="preserve"> וכשסמכוהו אמר ניצלתי משנים</w:t>
      </w:r>
      <w:r w:rsidR="00A9406C">
        <w:rPr>
          <w:rFonts w:ascii="Fb Fontext" w:hAnsi="Fb Fontext" w:hint="cs"/>
          <w:rtl/>
        </w:rPr>
        <w:t>,</w:t>
      </w:r>
      <w:r w:rsidR="00A9406C" w:rsidRPr="00C35A2C">
        <w:rPr>
          <w:rFonts w:ascii="Fb Fontext" w:hAnsi="Fb Fontext" w:hint="cs"/>
          <w:rtl/>
        </w:rPr>
        <w:t xml:space="preserve"> וכהושיבוהו בסוד העיבור אמר ניצלתי משלוש שנא'</w:t>
      </w:r>
      <w:r w:rsidR="00A9406C" w:rsidRPr="00CC78E3">
        <w:rPr>
          <w:rStyle w:val="affffa"/>
          <w:rFonts w:hint="cs"/>
          <w:rtl/>
        </w:rPr>
        <w:t xml:space="preserve"> '</w:t>
      </w:r>
      <w:r w:rsidR="00A9406C" w:rsidRPr="00CC78E3">
        <w:rPr>
          <w:rStyle w:val="affffa"/>
          <w:rtl/>
        </w:rPr>
        <w:t>והיתה ידי אל הנביאים החוזים שוא וגו'</w:t>
      </w:r>
      <w:r w:rsidR="00E268F4">
        <w:rPr>
          <w:rStyle w:val="affffa"/>
          <w:rtl/>
        </w:rPr>
        <w:t>,</w:t>
      </w:r>
    </w:p>
    <w:p w14:paraId="1037B172" w14:textId="08191741" w:rsidR="00A9406C" w:rsidRPr="00C35A2C" w:rsidRDefault="00A9406C" w:rsidP="00A9406C">
      <w:pPr>
        <w:ind w:firstLine="0"/>
        <w:rPr>
          <w:rFonts w:ascii="Fb Fontext" w:hAnsi="Fb Fontext"/>
          <w:rtl/>
        </w:rPr>
      </w:pPr>
      <w:r w:rsidRPr="00CC78E3">
        <w:rPr>
          <w:rStyle w:val="affffa"/>
          <w:rFonts w:hint="cs"/>
          <w:rtl/>
        </w:rPr>
        <w:t>'</w:t>
      </w:r>
      <w:r w:rsidRPr="00CC78E3">
        <w:rPr>
          <w:rStyle w:val="affffa"/>
          <w:rtl/>
        </w:rPr>
        <w:t>בסוד עמי לא יהיו</w:t>
      </w:r>
      <w:r w:rsidRPr="00CC78E3">
        <w:rPr>
          <w:rStyle w:val="affffa"/>
          <w:rFonts w:hint="cs"/>
          <w:rtl/>
        </w:rPr>
        <w:t>'</w:t>
      </w:r>
      <w:r w:rsidRPr="00CC78E3">
        <w:rPr>
          <w:rStyle w:val="affffa"/>
          <w:rtl/>
        </w:rPr>
        <w:t xml:space="preserve"> </w:t>
      </w:r>
      <w:r w:rsidRPr="00F71179">
        <w:rPr>
          <w:rFonts w:ascii="Fb Fontext" w:hAnsi="Fb Fontext"/>
          <w:spacing w:val="-2"/>
          <w:rtl/>
        </w:rPr>
        <w:t xml:space="preserve">- זה סוד עיבור, </w:t>
      </w:r>
      <w:r w:rsidRPr="00F71179">
        <w:rPr>
          <w:rStyle w:val="affffa"/>
          <w:spacing w:val="-2"/>
          <w:rtl/>
        </w:rPr>
        <w:t>ובכתב בית ישראל לא יכתבו</w:t>
      </w:r>
      <w:r w:rsidRPr="00F71179">
        <w:rPr>
          <w:rFonts w:ascii="Fb Fontext" w:hAnsi="Fb Fontext"/>
          <w:spacing w:val="-2"/>
          <w:rtl/>
        </w:rPr>
        <w:t xml:space="preserve"> - זה סמיכה,</w:t>
      </w:r>
      <w:r w:rsidRPr="00F71179">
        <w:rPr>
          <w:rStyle w:val="affffa"/>
          <w:spacing w:val="-2"/>
          <w:rtl/>
        </w:rPr>
        <w:t xml:space="preserve"> </w:t>
      </w:r>
      <w:r w:rsidRPr="00F71179">
        <w:rPr>
          <w:rStyle w:val="affffa"/>
          <w:rFonts w:hint="cs"/>
          <w:spacing w:val="-2"/>
          <w:rtl/>
        </w:rPr>
        <w:t>'</w:t>
      </w:r>
      <w:r w:rsidRPr="00F71179">
        <w:rPr>
          <w:rStyle w:val="affffa"/>
          <w:spacing w:val="-2"/>
          <w:rtl/>
        </w:rPr>
        <w:t>ואל אדמת ישראל לא יבואו</w:t>
      </w:r>
      <w:r w:rsidRPr="00F71179">
        <w:rPr>
          <w:rStyle w:val="affffa"/>
          <w:rFonts w:hint="cs"/>
          <w:spacing w:val="-2"/>
          <w:rtl/>
        </w:rPr>
        <w:t>'</w:t>
      </w:r>
      <w:r w:rsidRPr="00F71179">
        <w:rPr>
          <w:rStyle w:val="affffa"/>
          <w:spacing w:val="-2"/>
          <w:rtl/>
        </w:rPr>
        <w:t xml:space="preserve"> </w:t>
      </w:r>
      <w:r w:rsidRPr="00F71179">
        <w:rPr>
          <w:rFonts w:ascii="Fb Fontext" w:hAnsi="Fb Fontext"/>
          <w:spacing w:val="-2"/>
          <w:rtl/>
        </w:rPr>
        <w:t>- כמשמעו.</w:t>
      </w:r>
    </w:p>
    <w:p w14:paraId="439F10DF" w14:textId="27C4C13E" w:rsidR="00A9406C" w:rsidRPr="00C35A2C" w:rsidRDefault="000904EB" w:rsidP="00A9406C">
      <w:pPr>
        <w:rPr>
          <w:rFonts w:ascii="Fb Fontext" w:hAnsi="Fb Fontext"/>
          <w:rtl/>
        </w:rPr>
      </w:pPr>
      <w:r>
        <w:rPr>
          <w:rStyle w:val="affffe"/>
          <w:rFonts w:hint="cs"/>
          <w:rtl/>
        </w:rPr>
        <w:t>יד.</w:t>
      </w:r>
      <w:r w:rsidR="00A9406C" w:rsidRPr="00B617C1">
        <w:rPr>
          <w:rStyle w:val="affffe"/>
          <w:rFonts w:hint="cs"/>
          <w:rtl/>
        </w:rPr>
        <w:t xml:space="preserve"> ר</w:t>
      </w:r>
      <w:r w:rsidR="00A9406C" w:rsidRPr="00B617C1">
        <w:rPr>
          <w:rStyle w:val="affffe"/>
          <w:rtl/>
        </w:rPr>
        <w:t>"</w:t>
      </w:r>
      <w:r w:rsidR="00A9406C" w:rsidRPr="00B617C1">
        <w:rPr>
          <w:rStyle w:val="affffe"/>
          <w:rFonts w:hint="cs"/>
          <w:rtl/>
        </w:rPr>
        <w:t>ז כשעלה לא</w:t>
      </w:r>
      <w:r w:rsidR="00A9406C" w:rsidRPr="00B617C1">
        <w:rPr>
          <w:rStyle w:val="affffe"/>
          <w:rtl/>
        </w:rPr>
        <w:t>"</w:t>
      </w:r>
      <w:r w:rsidR="00A9406C" w:rsidRPr="00B617C1">
        <w:rPr>
          <w:rStyle w:val="affffe"/>
          <w:rFonts w:hint="cs"/>
          <w:rtl/>
        </w:rPr>
        <w:t xml:space="preserve">י </w:t>
      </w:r>
      <w:r w:rsidR="00A9406C" w:rsidRPr="00C35A2C">
        <w:rPr>
          <w:rFonts w:ascii="Fb Fontext" w:hAnsi="Fb Fontext" w:hint="cs"/>
          <w:rtl/>
        </w:rPr>
        <w:t xml:space="preserve">לא מצא ספינה לעבור אחז בחבל ועבר על קרש צר </w:t>
      </w:r>
      <w:r w:rsidR="00A9406C" w:rsidRPr="00B617C1">
        <w:rPr>
          <w:rStyle w:val="affffe"/>
          <w:rFonts w:hint="cs"/>
          <w:rtl/>
        </w:rPr>
        <w:t>א</w:t>
      </w:r>
      <w:r w:rsidR="00A9406C" w:rsidRPr="00B617C1">
        <w:rPr>
          <w:rStyle w:val="affffe"/>
          <w:rtl/>
        </w:rPr>
        <w:t>"</w:t>
      </w:r>
      <w:r w:rsidR="00A9406C" w:rsidRPr="00B617C1">
        <w:rPr>
          <w:rStyle w:val="affffe"/>
          <w:rFonts w:hint="cs"/>
          <w:rtl/>
        </w:rPr>
        <w:t>ל צדוקי</w:t>
      </w:r>
      <w:r w:rsidR="00A9406C" w:rsidRPr="00B617C1">
        <w:rPr>
          <w:rStyle w:val="affffe"/>
          <w:rtl/>
        </w:rPr>
        <w:t xml:space="preserve">: </w:t>
      </w:r>
      <w:r w:rsidR="00A9406C" w:rsidRPr="00F71179">
        <w:rPr>
          <w:rFonts w:ascii="Fb Fontext" w:hAnsi="Fb Fontext"/>
          <w:spacing w:val="-2"/>
          <w:rtl/>
        </w:rPr>
        <w:t xml:space="preserve">עמא פזיזא דקדמיתו פומייכו לאודנייכו, אכתי בפזיזותייכו קיימיתו </w:t>
      </w:r>
      <w:r w:rsidR="00A9406C" w:rsidRPr="000852CD">
        <w:rPr>
          <w:rStyle w:val="afffff0"/>
          <w:rFonts w:hint="cs"/>
          <w:rtl/>
        </w:rPr>
        <w:t>[שלא המתין לספינה]</w:t>
      </w:r>
    </w:p>
    <w:p w14:paraId="4857062A" w14:textId="77777777" w:rsidR="00A9406C" w:rsidRDefault="00A9406C" w:rsidP="00A9406C">
      <w:pPr>
        <w:rPr>
          <w:rFonts w:ascii="Fb Fontext" w:hAnsi="Fb Fontext"/>
          <w:rtl/>
        </w:rPr>
      </w:pPr>
      <w:r w:rsidRPr="00B617C1">
        <w:rPr>
          <w:rStyle w:val="affffe"/>
          <w:rFonts w:hint="cs"/>
          <w:rtl/>
        </w:rPr>
        <w:t>א</w:t>
      </w:r>
      <w:r w:rsidRPr="00B617C1">
        <w:rPr>
          <w:rStyle w:val="affffe"/>
          <w:rtl/>
        </w:rPr>
        <w:t>"</w:t>
      </w:r>
      <w:r w:rsidRPr="00B617C1">
        <w:rPr>
          <w:rStyle w:val="affffe"/>
          <w:rFonts w:hint="cs"/>
          <w:rtl/>
        </w:rPr>
        <w:t xml:space="preserve">ל </w:t>
      </w:r>
      <w:r w:rsidRPr="00C35A2C">
        <w:rPr>
          <w:rFonts w:ascii="Fb Fontext" w:hAnsi="Fb Fontext" w:hint="cs"/>
          <w:rtl/>
        </w:rPr>
        <w:t>מקום שמשה ואהרון לא זכו לו אני מי יאמר שאזכה לו</w:t>
      </w:r>
      <w:r>
        <w:rPr>
          <w:rFonts w:ascii="Fb Fontext" w:hAnsi="Fb Fontext" w:hint="cs"/>
          <w:rtl/>
        </w:rPr>
        <w:t>,</w:t>
      </w:r>
    </w:p>
    <w:p w14:paraId="4D945A37" w14:textId="03C3C97A" w:rsidR="00A9406C" w:rsidRPr="00C35A2C" w:rsidRDefault="000904EB" w:rsidP="00A9406C">
      <w:pPr>
        <w:rPr>
          <w:rFonts w:ascii="Fb Fontext" w:hAnsi="Fb Fontext"/>
          <w:rtl/>
        </w:rPr>
      </w:pPr>
      <w:r w:rsidRPr="000904EB">
        <w:rPr>
          <w:rStyle w:val="affffe"/>
          <w:rFonts w:hint="cs"/>
          <w:rtl/>
        </w:rPr>
        <w:lastRenderedPageBreak/>
        <w:t>טו.</w:t>
      </w:r>
      <w:r>
        <w:rPr>
          <w:rFonts w:ascii="Fb Fontext" w:hAnsi="Fb Fontext" w:hint="cs"/>
          <w:rtl/>
        </w:rPr>
        <w:t xml:space="preserve"> </w:t>
      </w:r>
      <w:r w:rsidR="00A9406C" w:rsidRPr="00B617C1">
        <w:rPr>
          <w:rStyle w:val="affffe"/>
          <w:rtl/>
        </w:rPr>
        <w:t xml:space="preserve">ר' אבא </w:t>
      </w:r>
      <w:r w:rsidR="00A9406C" w:rsidRPr="00C35A2C">
        <w:rPr>
          <w:rFonts w:ascii="Fb Fontext" w:hAnsi="Fb Fontext"/>
          <w:rtl/>
        </w:rPr>
        <w:t>מנשק כיפי</w:t>
      </w:r>
      <w:r w:rsidR="00A9406C">
        <w:rPr>
          <w:rFonts w:ascii="Fb Fontext" w:hAnsi="Fb Fontext" w:hint="cs"/>
          <w:rtl/>
        </w:rPr>
        <w:t xml:space="preserve"> </w:t>
      </w:r>
      <w:r w:rsidR="00A9406C" w:rsidRPr="000852CD">
        <w:rPr>
          <w:rStyle w:val="afffff0"/>
          <w:rFonts w:hint="cs"/>
          <w:rtl/>
        </w:rPr>
        <w:t>[סלעים]</w:t>
      </w:r>
      <w:r w:rsidR="00A9406C" w:rsidRPr="00C35A2C">
        <w:rPr>
          <w:rFonts w:ascii="Fb Fontext" w:hAnsi="Fb Fontext"/>
          <w:rtl/>
        </w:rPr>
        <w:t xml:space="preserve"> דעכו.</w:t>
      </w:r>
    </w:p>
    <w:p w14:paraId="4F55CB78" w14:textId="04ED7DF0" w:rsidR="00A9406C" w:rsidRPr="00C35A2C" w:rsidRDefault="000904EB" w:rsidP="00A9406C">
      <w:pPr>
        <w:rPr>
          <w:rFonts w:ascii="Fb Fontext" w:hAnsi="Fb Fontext"/>
          <w:rtl/>
        </w:rPr>
      </w:pPr>
      <w:r w:rsidRPr="000904EB">
        <w:rPr>
          <w:rStyle w:val="affffe"/>
          <w:rFonts w:hint="cs"/>
          <w:rtl/>
        </w:rPr>
        <w:t xml:space="preserve">טז. </w:t>
      </w:r>
      <w:r w:rsidR="00A9406C" w:rsidRPr="00B617C1">
        <w:rPr>
          <w:rStyle w:val="affffe"/>
          <w:rtl/>
        </w:rPr>
        <w:t>ר' חנינא</w:t>
      </w:r>
      <w:r w:rsidR="00A9406C" w:rsidRPr="00B617C1">
        <w:rPr>
          <w:rStyle w:val="affffe"/>
          <w:rFonts w:hint="cs"/>
          <w:rtl/>
        </w:rPr>
        <w:t>:</w:t>
      </w:r>
      <w:r w:rsidR="00A9406C" w:rsidRPr="00B617C1">
        <w:rPr>
          <w:rStyle w:val="affffe"/>
          <w:rtl/>
        </w:rPr>
        <w:t xml:space="preserve"> </w:t>
      </w:r>
      <w:r w:rsidR="00A9406C" w:rsidRPr="00C35A2C">
        <w:rPr>
          <w:rFonts w:ascii="Fb Fontext" w:hAnsi="Fb Fontext"/>
          <w:rtl/>
        </w:rPr>
        <w:t xml:space="preserve">מתקן </w:t>
      </w:r>
      <w:r w:rsidR="00A9406C">
        <w:rPr>
          <w:rFonts w:ascii="Fb Fontext" w:hAnsi="Fb Fontext" w:hint="cs"/>
          <w:rtl/>
        </w:rPr>
        <w:t>מכשולי העיר</w:t>
      </w:r>
      <w:r w:rsidR="00A9406C" w:rsidRPr="00C35A2C">
        <w:rPr>
          <w:rFonts w:ascii="Fb Fontext" w:hAnsi="Fb Fontext"/>
          <w:rtl/>
        </w:rPr>
        <w:t>.</w:t>
      </w:r>
    </w:p>
    <w:p w14:paraId="296B8C1E" w14:textId="7A2D2609" w:rsidR="00A9406C" w:rsidRPr="00C35A2C" w:rsidRDefault="000904EB" w:rsidP="00A9406C">
      <w:pPr>
        <w:rPr>
          <w:rFonts w:ascii="Fb Fontext" w:hAnsi="Fb Fontext"/>
          <w:rtl/>
        </w:rPr>
      </w:pPr>
      <w:r w:rsidRPr="000904EB">
        <w:rPr>
          <w:rStyle w:val="affffe"/>
          <w:rFonts w:hint="cs"/>
          <w:rtl/>
        </w:rPr>
        <w:t>יז.</w:t>
      </w:r>
      <w:r>
        <w:rPr>
          <w:rStyle w:val="afffe"/>
          <w:rFonts w:hint="cs"/>
          <w:rtl/>
        </w:rPr>
        <w:t xml:space="preserve"> </w:t>
      </w:r>
      <w:r w:rsidR="00A9406C" w:rsidRPr="00B617C1">
        <w:rPr>
          <w:rStyle w:val="affffe"/>
          <w:rtl/>
        </w:rPr>
        <w:t>ר' אמי ורבי אסי</w:t>
      </w:r>
      <w:r w:rsidR="00A9406C" w:rsidRPr="00B617C1">
        <w:rPr>
          <w:rStyle w:val="affffe"/>
          <w:rFonts w:hint="cs"/>
          <w:rtl/>
        </w:rPr>
        <w:t>:</w:t>
      </w:r>
      <w:r w:rsidR="00A9406C" w:rsidRPr="00B617C1">
        <w:rPr>
          <w:rStyle w:val="affffe"/>
          <w:rtl/>
        </w:rPr>
        <w:t xml:space="preserve"> </w:t>
      </w:r>
      <w:r w:rsidR="00A9406C" w:rsidRPr="00C35A2C">
        <w:rPr>
          <w:rFonts w:ascii="Fb Fontext" w:hAnsi="Fb Fontext"/>
          <w:rtl/>
        </w:rPr>
        <w:t>קיימי משמש</w:t>
      </w:r>
      <w:r w:rsidR="00A9406C">
        <w:rPr>
          <w:rFonts w:ascii="Fb Fontext" w:hAnsi="Fb Fontext" w:hint="cs"/>
          <w:rtl/>
        </w:rPr>
        <w:t xml:space="preserve"> לצל ומצל לשמש</w:t>
      </w:r>
      <w:r w:rsidR="00A9406C" w:rsidRPr="00C35A2C">
        <w:rPr>
          <w:rFonts w:ascii="Fb Fontext" w:hAnsi="Fb Fontext"/>
          <w:rtl/>
        </w:rPr>
        <w:t>.</w:t>
      </w:r>
      <w:r w:rsidR="00A9406C">
        <w:rPr>
          <w:rFonts w:ascii="Fb Fontext" w:hAnsi="Fb Fontext" w:hint="cs"/>
          <w:rtl/>
        </w:rPr>
        <w:t xml:space="preserve"> </w:t>
      </w:r>
      <w:r w:rsidR="00A9406C" w:rsidRPr="00A15385">
        <w:rPr>
          <w:rStyle w:val="afffff0"/>
          <w:rFonts w:hint="cs"/>
          <w:rtl/>
        </w:rPr>
        <w:t>שלא להתרעם על ישיבת א</w:t>
      </w:r>
      <w:r w:rsidR="00A9406C" w:rsidRPr="00A15385">
        <w:rPr>
          <w:rStyle w:val="afffff0"/>
          <w:rtl/>
        </w:rPr>
        <w:t>"</w:t>
      </w:r>
      <w:r w:rsidR="00A9406C" w:rsidRPr="00A15385">
        <w:rPr>
          <w:rStyle w:val="afffff0"/>
          <w:rFonts w:hint="cs"/>
          <w:rtl/>
        </w:rPr>
        <w:t>י</w:t>
      </w:r>
      <w:r w:rsidR="00B909D8">
        <w:rPr>
          <w:rStyle w:val="afffff0"/>
          <w:rFonts w:hint="cs"/>
          <w:rtl/>
        </w:rPr>
        <w:t>,</w:t>
      </w:r>
    </w:p>
    <w:p w14:paraId="1DEB265B" w14:textId="77777777" w:rsidR="00A9406C" w:rsidRPr="00C54C7E" w:rsidRDefault="00A9406C" w:rsidP="009E1542">
      <w:pPr>
        <w:pStyle w:val="afff"/>
        <w:framePr w:wrap="around"/>
        <w:rPr>
          <w:rtl/>
        </w:rPr>
      </w:pPr>
      <w:bookmarkStart w:id="840" w:name="_Toc119353632"/>
      <w:r w:rsidRPr="00C35A2C">
        <w:rPr>
          <w:rFonts w:hint="cs"/>
          <w:rtl/>
        </w:rPr>
        <w:t>קיב</w:t>
      </w:r>
      <w:r w:rsidRPr="00C54C7E">
        <w:rPr>
          <w:rFonts w:hint="cs"/>
          <w:rtl/>
        </w:rPr>
        <w:t>:</w:t>
      </w:r>
      <w:bookmarkEnd w:id="840"/>
    </w:p>
    <w:p w14:paraId="612B2129" w14:textId="03792035" w:rsidR="00A9406C" w:rsidRPr="00A15385" w:rsidRDefault="000904EB" w:rsidP="00A9406C">
      <w:pPr>
        <w:rPr>
          <w:rtl/>
        </w:rPr>
      </w:pPr>
      <w:r w:rsidRPr="000904EB">
        <w:rPr>
          <w:rStyle w:val="affffe"/>
          <w:rFonts w:hint="cs"/>
          <w:rtl/>
        </w:rPr>
        <w:t xml:space="preserve">יח. </w:t>
      </w:r>
      <w:r w:rsidR="00A9406C" w:rsidRPr="00A15385">
        <w:rPr>
          <w:rStyle w:val="affffe"/>
          <w:rFonts w:hint="cs"/>
          <w:rtl/>
        </w:rPr>
        <w:t>רחב</w:t>
      </w:r>
      <w:r w:rsidR="00A9406C" w:rsidRPr="00A15385">
        <w:rPr>
          <w:rStyle w:val="affffe"/>
          <w:rtl/>
        </w:rPr>
        <w:t>"</w:t>
      </w:r>
      <w:r w:rsidR="00A9406C" w:rsidRPr="00A15385">
        <w:rPr>
          <w:rStyle w:val="affffe"/>
          <w:rFonts w:hint="cs"/>
          <w:rtl/>
        </w:rPr>
        <w:t xml:space="preserve">ג </w:t>
      </w:r>
      <w:r w:rsidR="00A9406C" w:rsidRPr="00A15385">
        <w:rPr>
          <w:rtl/>
        </w:rPr>
        <w:t xml:space="preserve">מיגנדר בעפרה, </w:t>
      </w:r>
      <w:r w:rsidR="00A9406C">
        <w:rPr>
          <w:rFonts w:hint="cs"/>
          <w:rtl/>
        </w:rPr>
        <w:t>ד</w:t>
      </w:r>
      <w:r w:rsidR="00A9406C" w:rsidRPr="00A15385">
        <w:rPr>
          <w:rStyle w:val="affffa"/>
          <w:rFonts w:hint="cs"/>
          <w:rtl/>
        </w:rPr>
        <w:t>'</w:t>
      </w:r>
      <w:r w:rsidR="00A9406C" w:rsidRPr="00A15385">
        <w:rPr>
          <w:rStyle w:val="affffa"/>
          <w:rtl/>
        </w:rPr>
        <w:t>כי רצו עבדיך את אבניה ואת עפרה יחוננו</w:t>
      </w:r>
      <w:r w:rsidR="00A9406C" w:rsidRPr="00A15385">
        <w:rPr>
          <w:rStyle w:val="affffa"/>
          <w:rFonts w:hint="cs"/>
          <w:rtl/>
        </w:rPr>
        <w:t>'</w:t>
      </w:r>
      <w:r w:rsidR="00A9406C" w:rsidRPr="00A15385">
        <w:rPr>
          <w:rtl/>
        </w:rPr>
        <w:t>.</w:t>
      </w:r>
    </w:p>
    <w:p w14:paraId="4EA41343" w14:textId="637CE2D6" w:rsidR="00A9406C" w:rsidRPr="00C35A2C" w:rsidRDefault="00A9406C" w:rsidP="00A9406C">
      <w:pPr>
        <w:rPr>
          <w:rFonts w:ascii="Fb Fontext" w:hAnsi="Fb Fontext"/>
          <w:rtl/>
        </w:rPr>
      </w:pPr>
      <w:r w:rsidRPr="006A570D">
        <w:rPr>
          <w:rStyle w:val="affffe"/>
          <w:rtl/>
        </w:rPr>
        <w:sym w:font="Wingdings 2" w:char="F096"/>
      </w:r>
      <w:r w:rsidR="000904EB">
        <w:rPr>
          <w:rStyle w:val="affffe"/>
          <w:rFonts w:hint="cs"/>
          <w:rtl/>
        </w:rPr>
        <w:t xml:space="preserve">יט. </w:t>
      </w:r>
      <w:r w:rsidRPr="006A570D">
        <w:rPr>
          <w:rStyle w:val="affffe"/>
          <w:rFonts w:hint="cs"/>
          <w:rtl/>
        </w:rPr>
        <w:t>ר</w:t>
      </w:r>
      <w:r w:rsidRPr="006A570D">
        <w:rPr>
          <w:rStyle w:val="affffe"/>
          <w:rtl/>
        </w:rPr>
        <w:t>"</w:t>
      </w:r>
      <w:r w:rsidRPr="006A570D">
        <w:rPr>
          <w:rStyle w:val="affffe"/>
          <w:rFonts w:hint="cs"/>
          <w:rtl/>
        </w:rPr>
        <w:t>ז מריב</w:t>
      </w:r>
      <w:r w:rsidRPr="006A570D">
        <w:rPr>
          <w:rStyle w:val="affffe"/>
          <w:rtl/>
        </w:rPr>
        <w:t>"</w:t>
      </w:r>
      <w:r w:rsidRPr="006A570D">
        <w:rPr>
          <w:rStyle w:val="affffe"/>
          <w:rFonts w:hint="cs"/>
          <w:rtl/>
        </w:rPr>
        <w:t>א</w:t>
      </w:r>
      <w:r w:rsidRPr="006A570D">
        <w:rPr>
          <w:rStyle w:val="affffe"/>
          <w:rtl/>
        </w:rPr>
        <w:t xml:space="preserve">: </w:t>
      </w:r>
      <w:r w:rsidRPr="00C35A2C">
        <w:rPr>
          <w:rFonts w:ascii="Fb Fontext" w:hAnsi="Fb Fontext"/>
          <w:rtl/>
        </w:rPr>
        <w:t>דור שבן דוד בא, קטיגוריא בתלמידי חכמים.</w:t>
      </w:r>
    </w:p>
    <w:p w14:paraId="0783C45D" w14:textId="6CA7A14A" w:rsidR="00A9406C" w:rsidRPr="00CA041C" w:rsidRDefault="00A9406C" w:rsidP="00A9406C">
      <w:pPr>
        <w:rPr>
          <w:rFonts w:ascii="Fb Fontext" w:hAnsi="Fb Fontext"/>
          <w:spacing w:val="-6"/>
          <w:rtl/>
        </w:rPr>
      </w:pPr>
      <w:r w:rsidRPr="00CA041C">
        <w:rPr>
          <w:rStyle w:val="affffe"/>
          <w:rFonts w:hint="cs"/>
          <w:spacing w:val="-6"/>
          <w:rtl/>
        </w:rPr>
        <w:t xml:space="preserve">ולפני שמואל אמר: </w:t>
      </w:r>
      <w:r w:rsidRPr="00CA041C">
        <w:rPr>
          <w:rFonts w:ascii="Fb Fontext" w:hAnsi="Fb Fontext"/>
          <w:spacing w:val="-6"/>
          <w:rtl/>
        </w:rPr>
        <w:t xml:space="preserve">צירוף אחר צירוף, </w:t>
      </w:r>
      <w:r w:rsidRPr="00CA041C">
        <w:rPr>
          <w:rFonts w:ascii="Fb Fontext" w:hAnsi="Fb Fontext" w:hint="cs"/>
          <w:spacing w:val="-6"/>
          <w:rtl/>
        </w:rPr>
        <w:t>ד</w:t>
      </w:r>
      <w:r w:rsidRPr="00CA041C">
        <w:rPr>
          <w:rStyle w:val="affffa"/>
          <w:rFonts w:hint="cs"/>
          <w:spacing w:val="-6"/>
          <w:rtl/>
        </w:rPr>
        <w:t>'</w:t>
      </w:r>
      <w:r w:rsidRPr="00CA041C">
        <w:rPr>
          <w:rStyle w:val="affffa"/>
          <w:spacing w:val="-6"/>
          <w:rtl/>
        </w:rPr>
        <w:t>ועוד בה עשיריה ושבה והיתה לבער</w:t>
      </w:r>
      <w:r w:rsidRPr="00CA041C">
        <w:rPr>
          <w:rStyle w:val="affffa"/>
          <w:rFonts w:hint="cs"/>
          <w:spacing w:val="-6"/>
          <w:rtl/>
        </w:rPr>
        <w:t>'</w:t>
      </w:r>
      <w:r w:rsidRPr="00CA041C">
        <w:rPr>
          <w:rStyle w:val="affffa"/>
          <w:spacing w:val="-6"/>
          <w:rtl/>
        </w:rPr>
        <w:t>.</w:t>
      </w:r>
    </w:p>
    <w:p w14:paraId="6510E126" w14:textId="77777777" w:rsidR="00A9406C" w:rsidRPr="00C35A2C" w:rsidRDefault="00A9406C" w:rsidP="00A9406C">
      <w:pPr>
        <w:rPr>
          <w:rFonts w:ascii="Fb Fontext" w:hAnsi="Fb Fontext" w:cs="Guttman Vilna"/>
          <w:b/>
          <w:bCs/>
          <w:sz w:val="32"/>
          <w:rtl/>
        </w:rPr>
      </w:pPr>
      <w:r w:rsidRPr="006A570D">
        <w:rPr>
          <w:rStyle w:val="affffe"/>
          <w:rtl/>
        </w:rPr>
        <w:t xml:space="preserve">תני רב יוסף: </w:t>
      </w:r>
      <w:r w:rsidRPr="00C35A2C">
        <w:rPr>
          <w:rFonts w:ascii="Fb Fontext" w:hAnsi="Fb Fontext"/>
          <w:sz w:val="32"/>
          <w:rtl/>
        </w:rPr>
        <w:t>בזוזי ובזוזי דבזוזי.</w:t>
      </w:r>
      <w:r w:rsidRPr="00C35A2C">
        <w:rPr>
          <w:rFonts w:ascii="Fb Fontext" w:hAnsi="Fb Fontext" w:hint="cs"/>
          <w:sz w:val="32"/>
          <w:rtl/>
        </w:rPr>
        <w:t xml:space="preserve"> שוללים אחר שוללים </w:t>
      </w:r>
      <w:r w:rsidRPr="006A570D">
        <w:rPr>
          <w:rStyle w:val="afffff0"/>
          <w:rFonts w:hint="cs"/>
          <w:rtl/>
        </w:rPr>
        <w:t>באותו הזמן</w:t>
      </w:r>
    </w:p>
    <w:p w14:paraId="539A65F1" w14:textId="3C4655A2" w:rsidR="00A9406C" w:rsidRPr="002D6B48" w:rsidRDefault="000904EB" w:rsidP="00A9406C">
      <w:pPr>
        <w:rPr>
          <w:rStyle w:val="affffa"/>
          <w:rtl/>
        </w:rPr>
      </w:pPr>
      <w:r>
        <w:rPr>
          <w:rStyle w:val="affffe"/>
          <w:rFonts w:hint="cs"/>
          <w:rtl/>
        </w:rPr>
        <w:t xml:space="preserve">כ. </w:t>
      </w:r>
      <w:r w:rsidR="00A9406C" w:rsidRPr="006A570D">
        <w:rPr>
          <w:rStyle w:val="affffe"/>
          <w:rFonts w:hint="cs"/>
          <w:rtl/>
        </w:rPr>
        <w:t>רחב</w:t>
      </w:r>
      <w:r w:rsidR="00A9406C" w:rsidRPr="006A570D">
        <w:rPr>
          <w:rStyle w:val="affffe"/>
          <w:rtl/>
        </w:rPr>
        <w:t>"</w:t>
      </w:r>
      <w:r w:rsidR="00A9406C" w:rsidRPr="006A570D">
        <w:rPr>
          <w:rStyle w:val="affffe"/>
          <w:rFonts w:hint="cs"/>
          <w:rtl/>
        </w:rPr>
        <w:t>א</w:t>
      </w:r>
      <w:r w:rsidR="00A9406C" w:rsidRPr="006A570D">
        <w:rPr>
          <w:rStyle w:val="affffe"/>
          <w:rtl/>
        </w:rPr>
        <w:t xml:space="preserve"> </w:t>
      </w:r>
      <w:r w:rsidR="00A9406C" w:rsidRPr="006A570D">
        <w:rPr>
          <w:rStyle w:val="affffe"/>
          <w:rFonts w:hint="cs"/>
          <w:rtl/>
        </w:rPr>
        <w:t>מ</w:t>
      </w:r>
      <w:r w:rsidR="00A9406C" w:rsidRPr="006A570D">
        <w:rPr>
          <w:rStyle w:val="affffe"/>
          <w:rtl/>
        </w:rPr>
        <w:t>רב:</w:t>
      </w:r>
      <w:r w:rsidR="00A9406C" w:rsidRPr="00C35A2C">
        <w:rPr>
          <w:rFonts w:ascii="Fb Fontext" w:hAnsi="Fb Fontext"/>
          <w:sz w:val="32"/>
          <w:rtl/>
        </w:rPr>
        <w:t xml:space="preserve"> עתידין כל אילני סרק שבארץ ישראל שיטענו פירות,</w:t>
      </w:r>
      <w:r w:rsidR="00A9406C" w:rsidRPr="00C35A2C">
        <w:rPr>
          <w:rFonts w:ascii="Fb Fontext" w:hAnsi="Fb Fontext" w:hint="cs"/>
          <w:sz w:val="32"/>
          <w:rtl/>
        </w:rPr>
        <w:t>-</w:t>
      </w:r>
      <w:r w:rsidR="00A9406C" w:rsidRPr="00C35A2C">
        <w:rPr>
          <w:rFonts w:ascii="Fb Fontext" w:hAnsi="Fb Fontext"/>
          <w:sz w:val="32"/>
          <w:rtl/>
        </w:rPr>
        <w:t xml:space="preserve"> </w:t>
      </w:r>
      <w:r w:rsidR="00A9406C" w:rsidRPr="002D6B48">
        <w:rPr>
          <w:rStyle w:val="affffa"/>
          <w:rtl/>
        </w:rPr>
        <w:t>כי עץ נשא פריו תאנה וגפן נתנו חילם.</w:t>
      </w:r>
    </w:p>
    <w:p w14:paraId="27D70AAB" w14:textId="77777777" w:rsidR="00EB2D9D" w:rsidRDefault="00A9406C" w:rsidP="00A03544">
      <w:pPr>
        <w:pStyle w:val="afffd"/>
        <w:ind w:end="0"/>
        <w:jc w:val="center"/>
        <w:rPr>
          <w:rtl/>
        </w:rPr>
        <w:sectPr w:rsidR="00EB2D9D" w:rsidSect="007311D8">
          <w:pgSz w:w="4536" w:h="6804" w:code="8"/>
          <w:pgMar w:top="284" w:right="567" w:bottom="284" w:left="567" w:header="284" w:footer="284" w:gutter="0"/>
          <w:cols w:space="708"/>
          <w:bidi/>
          <w:rtlGutter/>
          <w:docGrid w:linePitch="360"/>
        </w:sectPr>
      </w:pPr>
      <w:bookmarkStart w:id="841" w:name="_Toc119353633"/>
      <w:r w:rsidRPr="00C54C7E">
        <w:rPr>
          <w:rtl/>
        </w:rPr>
        <w:t>הדרן עלך שני דייני גזירות ו</w:t>
      </w:r>
      <w:r w:rsidRPr="00C54C7E">
        <w:rPr>
          <w:rFonts w:hint="cs"/>
          <w:rtl/>
        </w:rPr>
        <w:t>סליקא לה מסכת כתובות</w:t>
      </w:r>
      <w:bookmarkEnd w:id="841"/>
    </w:p>
    <w:p w14:paraId="3FDF37BF" w14:textId="10FAC48D" w:rsidR="0087139A" w:rsidRDefault="00853C4E">
      <w:pPr>
        <w:pStyle w:val="TOC1"/>
        <w:tabs>
          <w:tab w:val="right" w:leader="dot" w:pos="3392"/>
        </w:tabs>
        <w:rPr>
          <w:rFonts w:asciiTheme="minorHAnsi" w:eastAsiaTheme="minorEastAsia" w:hAnsiTheme="minorHAnsi" w:cstheme="minorBidi"/>
          <w:noProof/>
          <w:sz w:val="22"/>
          <w:szCs w:val="22"/>
          <w:rtl/>
        </w:rPr>
      </w:pPr>
      <w:r>
        <w:rPr>
          <w:rtl/>
        </w:rPr>
        <w:lastRenderedPageBreak/>
        <w:fldChar w:fldCharType="begin"/>
      </w:r>
      <w:r>
        <w:rPr>
          <w:rtl/>
        </w:rPr>
        <w:instrText xml:space="preserve"> </w:instrText>
      </w:r>
      <w:r>
        <w:instrText>TOC</w:instrText>
      </w:r>
      <w:r>
        <w:rPr>
          <w:rtl/>
        </w:rPr>
        <w:instrText xml:space="preserve"> \</w:instrText>
      </w:r>
      <w:r>
        <w:instrText>o "1-4" \u</w:instrText>
      </w:r>
      <w:r>
        <w:rPr>
          <w:rtl/>
        </w:rPr>
        <w:instrText xml:space="preserve"> </w:instrText>
      </w:r>
      <w:r>
        <w:rPr>
          <w:rtl/>
        </w:rPr>
        <w:fldChar w:fldCharType="separate"/>
      </w:r>
      <w:r w:rsidR="0087139A">
        <w:rPr>
          <w:noProof/>
          <w:rtl/>
        </w:rPr>
        <w:t>בתולה נשאת ליום הרביעי, ואלמנה ליום החמישי,</w:t>
      </w:r>
      <w:r w:rsidR="0087139A">
        <w:rPr>
          <w:noProof/>
          <w:rtl/>
        </w:rPr>
        <w:tab/>
      </w:r>
      <w:r w:rsidR="0087139A">
        <w:rPr>
          <w:noProof/>
          <w:rtl/>
        </w:rPr>
        <w:fldChar w:fldCharType="begin"/>
      </w:r>
      <w:r w:rsidR="0087139A">
        <w:rPr>
          <w:noProof/>
          <w:rtl/>
        </w:rPr>
        <w:instrText xml:space="preserve"> </w:instrText>
      </w:r>
      <w:r w:rsidR="0087139A">
        <w:rPr>
          <w:noProof/>
        </w:rPr>
        <w:instrText>PAGEREF</w:instrText>
      </w:r>
      <w:r w:rsidR="0087139A">
        <w:rPr>
          <w:noProof/>
          <w:rtl/>
        </w:rPr>
        <w:instrText xml:space="preserve"> _</w:instrText>
      </w:r>
      <w:r w:rsidR="0087139A">
        <w:rPr>
          <w:noProof/>
        </w:rPr>
        <w:instrText>Toc119352790 \h</w:instrText>
      </w:r>
      <w:r w:rsidR="0087139A">
        <w:rPr>
          <w:noProof/>
          <w:rtl/>
        </w:rPr>
        <w:instrText xml:space="preserve"> </w:instrText>
      </w:r>
      <w:r w:rsidR="0087139A">
        <w:rPr>
          <w:noProof/>
          <w:rtl/>
        </w:rPr>
      </w:r>
      <w:r w:rsidR="0087139A">
        <w:rPr>
          <w:noProof/>
          <w:rtl/>
        </w:rPr>
        <w:fldChar w:fldCharType="separate"/>
      </w:r>
      <w:r w:rsidR="00500AD7">
        <w:rPr>
          <w:noProof/>
          <w:rtl/>
        </w:rPr>
        <w:t>1</w:t>
      </w:r>
      <w:r w:rsidR="0087139A">
        <w:rPr>
          <w:noProof/>
          <w:rtl/>
        </w:rPr>
        <w:fldChar w:fldCharType="end"/>
      </w:r>
    </w:p>
    <w:p w14:paraId="716A725A" w14:textId="33169A73"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לצורך מה נשנתה המשנה ש'בתולה ליום הרביעי'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Toc119352791 \h</w:instrText>
      </w:r>
      <w:r>
        <w:rPr>
          <w:noProof/>
          <w:rtl/>
        </w:rPr>
        <w:instrText xml:space="preserve"> </w:instrText>
      </w:r>
      <w:r>
        <w:rPr>
          <w:noProof/>
          <w:rtl/>
        </w:rPr>
      </w:r>
      <w:r>
        <w:rPr>
          <w:noProof/>
          <w:rtl/>
        </w:rPr>
        <w:fldChar w:fldCharType="separate"/>
      </w:r>
      <w:r w:rsidR="00500AD7">
        <w:rPr>
          <w:noProof/>
          <w:rtl/>
        </w:rPr>
        <w:t>1</w:t>
      </w:r>
      <w:r>
        <w:rPr>
          <w:noProof/>
          <w:rtl/>
        </w:rPr>
        <w:fldChar w:fldCharType="end"/>
      </w:r>
    </w:p>
    <w:p w14:paraId="1BB1C9FA" w14:textId="052FF3D7" w:rsidR="0087139A" w:rsidRDefault="0087139A" w:rsidP="008E6019">
      <w:pPr>
        <w:pStyle w:val="afffff7"/>
        <w:framePr w:wrap="around"/>
        <w:rPr>
          <w:rFonts w:asciiTheme="minorHAnsi" w:eastAsiaTheme="minorEastAsia" w:hAnsiTheme="minorHAnsi" w:cstheme="minorBidi"/>
          <w:sz w:val="22"/>
          <w:szCs w:val="22"/>
          <w:rtl/>
        </w:rPr>
      </w:pPr>
      <w:r>
        <w:rPr>
          <w:rtl/>
        </w:rPr>
        <w:t>ב:</w:t>
      </w:r>
      <w:r>
        <w:rPr>
          <w:rtl/>
        </w:rPr>
        <w:fldChar w:fldCharType="begin"/>
      </w:r>
      <w:r>
        <w:rPr>
          <w:rtl/>
        </w:rPr>
        <w:instrText xml:space="preserve"> </w:instrText>
      </w:r>
      <w:r>
        <w:instrText>PAGEREF</w:instrText>
      </w:r>
      <w:r>
        <w:rPr>
          <w:rtl/>
        </w:rPr>
        <w:instrText xml:space="preserve"> _</w:instrText>
      </w:r>
      <w:r>
        <w:instrText>Toc119352792 \h</w:instrText>
      </w:r>
      <w:r>
        <w:rPr>
          <w:rtl/>
        </w:rPr>
        <w:instrText xml:space="preserve"> </w:instrText>
      </w:r>
      <w:r>
        <w:rPr>
          <w:rtl/>
        </w:rPr>
      </w:r>
      <w:r>
        <w:rPr>
          <w:rtl/>
        </w:rPr>
        <w:fldChar w:fldCharType="separate"/>
      </w:r>
      <w:r w:rsidR="00500AD7">
        <w:rPr>
          <w:rtl/>
        </w:rPr>
        <w:t>1</w:t>
      </w:r>
      <w:r>
        <w:rPr>
          <w:rtl/>
        </w:rPr>
        <w:fldChar w:fldCharType="end"/>
      </w:r>
    </w:p>
    <w:p w14:paraId="0E9E4939" w14:textId="6A6EFACB"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'טענת אונס' בגיטין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Toc119352793 \h</w:instrText>
      </w:r>
      <w:r>
        <w:rPr>
          <w:noProof/>
          <w:rtl/>
        </w:rPr>
        <w:instrText xml:space="preserve"> </w:instrText>
      </w:r>
      <w:r>
        <w:rPr>
          <w:noProof/>
          <w:rtl/>
        </w:rPr>
      </w:r>
      <w:r>
        <w:rPr>
          <w:noProof/>
          <w:rtl/>
        </w:rPr>
        <w:fldChar w:fldCharType="separate"/>
      </w:r>
      <w:r w:rsidR="00500AD7">
        <w:rPr>
          <w:noProof/>
          <w:rtl/>
        </w:rPr>
        <w:t>1</w:t>
      </w:r>
      <w:r>
        <w:rPr>
          <w:noProof/>
          <w:rtl/>
        </w:rPr>
        <w:fldChar w:fldCharType="end"/>
      </w:r>
    </w:p>
    <w:p w14:paraId="69D1E9B7" w14:textId="6C7CFF46"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איך יתכן שמדאורייתא אינו גט, ותקנו שיהיה גט? 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Toc119352795 \h</w:instrText>
      </w:r>
      <w:r>
        <w:rPr>
          <w:noProof/>
          <w:rtl/>
        </w:rPr>
        <w:instrText xml:space="preserve"> </w:instrText>
      </w:r>
      <w:r>
        <w:rPr>
          <w:noProof/>
          <w:rtl/>
        </w:rPr>
      </w:r>
      <w:r>
        <w:rPr>
          <w:noProof/>
          <w:rtl/>
        </w:rPr>
        <w:fldChar w:fldCharType="separate"/>
      </w:r>
      <w:r w:rsidR="00500AD7">
        <w:rPr>
          <w:noProof/>
          <w:rtl/>
        </w:rPr>
        <w:t>2</w:t>
      </w:r>
      <w:r>
        <w:rPr>
          <w:noProof/>
          <w:rtl/>
        </w:rPr>
        <w:fldChar w:fldCharType="end"/>
      </w:r>
    </w:p>
    <w:p w14:paraId="34FFEE3E" w14:textId="2363FE0D"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מתי בתולה נישאת בכל יום,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Toc119352796 \h</w:instrText>
      </w:r>
      <w:r>
        <w:rPr>
          <w:noProof/>
          <w:rtl/>
        </w:rPr>
        <w:instrText xml:space="preserve"> </w:instrText>
      </w:r>
      <w:r>
        <w:rPr>
          <w:noProof/>
          <w:rtl/>
        </w:rPr>
      </w:r>
      <w:r>
        <w:rPr>
          <w:noProof/>
          <w:rtl/>
        </w:rPr>
        <w:fldChar w:fldCharType="separate"/>
      </w:r>
      <w:r w:rsidR="00500AD7">
        <w:rPr>
          <w:noProof/>
          <w:rtl/>
        </w:rPr>
        <w:t>2</w:t>
      </w:r>
      <w:r>
        <w:rPr>
          <w:noProof/>
          <w:rtl/>
        </w:rPr>
        <w:fldChar w:fldCharType="end"/>
      </w:r>
    </w:p>
    <w:p w14:paraId="5963956A" w14:textId="4E15FB69" w:rsidR="0087139A" w:rsidRDefault="0087139A" w:rsidP="008E6019">
      <w:pPr>
        <w:pStyle w:val="afffff7"/>
        <w:framePr w:wrap="around"/>
        <w:rPr>
          <w:rFonts w:asciiTheme="minorHAnsi" w:eastAsiaTheme="minorEastAsia" w:hAnsiTheme="minorHAnsi" w:cstheme="minorBidi"/>
          <w:sz w:val="22"/>
          <w:szCs w:val="22"/>
          <w:rtl/>
        </w:rPr>
      </w:pPr>
      <w:r>
        <w:rPr>
          <w:rtl/>
        </w:rPr>
        <w:t>ג:</w:t>
      </w:r>
      <w:r>
        <w:rPr>
          <w:rtl/>
        </w:rPr>
        <w:fldChar w:fldCharType="begin"/>
      </w:r>
      <w:r>
        <w:rPr>
          <w:rtl/>
        </w:rPr>
        <w:instrText xml:space="preserve"> </w:instrText>
      </w:r>
      <w:r>
        <w:instrText>PAGEREF</w:instrText>
      </w:r>
      <w:r>
        <w:rPr>
          <w:rtl/>
        </w:rPr>
        <w:instrText xml:space="preserve"> _</w:instrText>
      </w:r>
      <w:r>
        <w:instrText>Toc119352797 \h</w:instrText>
      </w:r>
      <w:r>
        <w:rPr>
          <w:rtl/>
        </w:rPr>
        <w:instrText xml:space="preserve"> </w:instrText>
      </w:r>
      <w:r>
        <w:rPr>
          <w:rtl/>
        </w:rPr>
      </w:r>
      <w:r>
        <w:rPr>
          <w:rtl/>
        </w:rPr>
        <w:fldChar w:fldCharType="separate"/>
      </w:r>
      <w:r w:rsidR="00500AD7">
        <w:rPr>
          <w:rtl/>
        </w:rPr>
        <w:t>3</w:t>
      </w:r>
      <w:r>
        <w:rPr>
          <w:rtl/>
        </w:rPr>
        <w:fldChar w:fldCharType="end"/>
      </w:r>
    </w:p>
    <w:p w14:paraId="5C67FBFE" w14:textId="7F4F9FB8"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מתי בתולה נישאת בשלישי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Toc119352798 \h</w:instrText>
      </w:r>
      <w:r>
        <w:rPr>
          <w:noProof/>
          <w:rtl/>
        </w:rPr>
        <w:instrText xml:space="preserve"> </w:instrText>
      </w:r>
      <w:r>
        <w:rPr>
          <w:noProof/>
          <w:rtl/>
        </w:rPr>
      </w:r>
      <w:r>
        <w:rPr>
          <w:noProof/>
          <w:rtl/>
        </w:rPr>
        <w:fldChar w:fldCharType="separate"/>
      </w:r>
      <w:r w:rsidR="00500AD7">
        <w:rPr>
          <w:noProof/>
          <w:rtl/>
        </w:rPr>
        <w:t>3</w:t>
      </w:r>
      <w:r>
        <w:rPr>
          <w:noProof/>
          <w:rtl/>
        </w:rPr>
        <w:fldChar w:fldCharType="end"/>
      </w:r>
    </w:p>
    <w:p w14:paraId="1C3B1C1D" w14:textId="5BAD7150"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מתי בתולה נישאת בשני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Toc119352799 \h</w:instrText>
      </w:r>
      <w:r>
        <w:rPr>
          <w:noProof/>
          <w:rtl/>
        </w:rPr>
        <w:instrText xml:space="preserve"> </w:instrText>
      </w:r>
      <w:r>
        <w:rPr>
          <w:noProof/>
          <w:rtl/>
        </w:rPr>
      </w:r>
      <w:r>
        <w:rPr>
          <w:noProof/>
          <w:rtl/>
        </w:rPr>
        <w:fldChar w:fldCharType="separate"/>
      </w:r>
      <w:r w:rsidR="00500AD7">
        <w:rPr>
          <w:noProof/>
          <w:rtl/>
        </w:rPr>
        <w:t>3</w:t>
      </w:r>
      <w:r>
        <w:rPr>
          <w:noProof/>
          <w:rtl/>
        </w:rPr>
        <w:fldChar w:fldCharType="end"/>
      </w:r>
    </w:p>
    <w:p w14:paraId="22B23A09" w14:textId="7E1A5278"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 xml:space="preserve">ב. היתר 'אונס' לכנוס בשני </w:t>
      </w:r>
      <w:r w:rsidRPr="00B64141">
        <w:rPr>
          <w:rFonts w:cs="FrankRuehl"/>
          <w:bCs w:val="0"/>
          <w:noProof/>
          <w:rtl/>
        </w:rPr>
        <w:t>- יחד עם ההיתר לכנוס במת אביו..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Toc119352800 \h</w:instrText>
      </w:r>
      <w:r>
        <w:rPr>
          <w:noProof/>
          <w:rtl/>
        </w:rPr>
        <w:instrText xml:space="preserve"> </w:instrText>
      </w:r>
      <w:r>
        <w:rPr>
          <w:noProof/>
          <w:rtl/>
        </w:rPr>
      </w:r>
      <w:r>
        <w:rPr>
          <w:noProof/>
          <w:rtl/>
        </w:rPr>
        <w:fldChar w:fldCharType="separate"/>
      </w:r>
      <w:r w:rsidR="00500AD7">
        <w:rPr>
          <w:noProof/>
          <w:rtl/>
        </w:rPr>
        <w:t>3</w:t>
      </w:r>
      <w:r>
        <w:rPr>
          <w:noProof/>
          <w:rtl/>
        </w:rPr>
        <w:fldChar w:fldCharType="end"/>
      </w:r>
    </w:p>
    <w:p w14:paraId="2A693946" w14:textId="52DABA2E" w:rsidR="0087139A" w:rsidRDefault="0087139A" w:rsidP="008E6019">
      <w:pPr>
        <w:pStyle w:val="afffff7"/>
        <w:framePr w:wrap="around"/>
        <w:rPr>
          <w:rFonts w:asciiTheme="minorHAnsi" w:eastAsiaTheme="minorEastAsia" w:hAnsiTheme="minorHAnsi" w:cstheme="minorBidi"/>
          <w:sz w:val="22"/>
          <w:szCs w:val="22"/>
          <w:rtl/>
        </w:rPr>
      </w:pPr>
      <w:r>
        <w:rPr>
          <w:rtl/>
        </w:rPr>
        <w:t>ד.</w:t>
      </w:r>
      <w:r>
        <w:rPr>
          <w:rtl/>
        </w:rPr>
        <w:fldChar w:fldCharType="begin"/>
      </w:r>
      <w:r>
        <w:rPr>
          <w:rtl/>
        </w:rPr>
        <w:instrText xml:space="preserve"> </w:instrText>
      </w:r>
      <w:r>
        <w:instrText>PAGEREF</w:instrText>
      </w:r>
      <w:r>
        <w:rPr>
          <w:rtl/>
        </w:rPr>
        <w:instrText xml:space="preserve"> _</w:instrText>
      </w:r>
      <w:r>
        <w:instrText>Toc119352801 \h</w:instrText>
      </w:r>
      <w:r>
        <w:rPr>
          <w:rtl/>
        </w:rPr>
        <w:instrText xml:space="preserve"> </w:instrText>
      </w:r>
      <w:r>
        <w:rPr>
          <w:rtl/>
        </w:rPr>
      </w:r>
      <w:r>
        <w:rPr>
          <w:rtl/>
        </w:rPr>
        <w:fldChar w:fldCharType="separate"/>
      </w:r>
      <w:r w:rsidR="00500AD7">
        <w:rPr>
          <w:rtl/>
        </w:rPr>
        <w:t>3</w:t>
      </w:r>
      <w:r>
        <w:rPr>
          <w:rtl/>
        </w:rPr>
        <w:fldChar w:fldCharType="end"/>
      </w:r>
    </w:p>
    <w:p w14:paraId="21C6E948" w14:textId="323358FE"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דין יחוד בימי משתה עם ימי אבילות, ובפירסה נידה,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Toc119352802 \h</w:instrText>
      </w:r>
      <w:r>
        <w:rPr>
          <w:noProof/>
          <w:rtl/>
        </w:rPr>
        <w:instrText xml:space="preserve"> </w:instrText>
      </w:r>
      <w:r>
        <w:rPr>
          <w:noProof/>
          <w:rtl/>
        </w:rPr>
      </w:r>
      <w:r>
        <w:rPr>
          <w:noProof/>
          <w:rtl/>
        </w:rPr>
        <w:fldChar w:fldCharType="separate"/>
      </w:r>
      <w:r w:rsidR="00500AD7">
        <w:rPr>
          <w:noProof/>
          <w:rtl/>
        </w:rPr>
        <w:t>4</w:t>
      </w:r>
      <w:r>
        <w:rPr>
          <w:noProof/>
          <w:rtl/>
        </w:rPr>
        <w:fldChar w:fldCharType="end"/>
      </w:r>
    </w:p>
    <w:p w14:paraId="66F02122" w14:textId="06A2780E"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הטעם שבאבילות מחמירים אף בבעל, יותר מנידה,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Toc119352803 \h</w:instrText>
      </w:r>
      <w:r>
        <w:rPr>
          <w:noProof/>
          <w:rtl/>
        </w:rPr>
        <w:instrText xml:space="preserve"> </w:instrText>
      </w:r>
      <w:r>
        <w:rPr>
          <w:noProof/>
          <w:rtl/>
        </w:rPr>
      </w:r>
      <w:r>
        <w:rPr>
          <w:noProof/>
          <w:rtl/>
        </w:rPr>
        <w:fldChar w:fldCharType="separate"/>
      </w:r>
      <w:r w:rsidR="00500AD7">
        <w:rPr>
          <w:noProof/>
          <w:rtl/>
        </w:rPr>
        <w:t>4</w:t>
      </w:r>
      <w:r>
        <w:rPr>
          <w:noProof/>
          <w:rtl/>
        </w:rPr>
        <w:fldChar w:fldCharType="end"/>
      </w:r>
    </w:p>
    <w:p w14:paraId="557C34B5" w14:textId="5151C13A"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ובמוצ"ש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Toc119352806 \h</w:instrText>
      </w:r>
      <w:r>
        <w:rPr>
          <w:noProof/>
          <w:rtl/>
        </w:rPr>
        <w:instrText xml:space="preserve"> </w:instrText>
      </w:r>
      <w:r>
        <w:rPr>
          <w:noProof/>
          <w:rtl/>
        </w:rPr>
      </w:r>
      <w:r>
        <w:rPr>
          <w:noProof/>
          <w:rtl/>
        </w:rPr>
        <w:fldChar w:fldCharType="separate"/>
      </w:r>
      <w:r w:rsidR="00500AD7">
        <w:rPr>
          <w:noProof/>
          <w:rtl/>
        </w:rPr>
        <w:t>5</w:t>
      </w:r>
      <w:r>
        <w:rPr>
          <w:noProof/>
          <w:rtl/>
        </w:rPr>
        <w:fldChar w:fldCharType="end"/>
      </w:r>
    </w:p>
    <w:p w14:paraId="18FEEF94" w14:textId="5832270E"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זמן בעילת בתולה, וזמן בעילת אלמנה, והטעם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Toc119352807 \h</w:instrText>
      </w:r>
      <w:r>
        <w:rPr>
          <w:noProof/>
          <w:rtl/>
        </w:rPr>
        <w:instrText xml:space="preserve"> </w:instrText>
      </w:r>
      <w:r>
        <w:rPr>
          <w:noProof/>
          <w:rtl/>
        </w:rPr>
      </w:r>
      <w:r>
        <w:rPr>
          <w:noProof/>
          <w:rtl/>
        </w:rPr>
        <w:fldChar w:fldCharType="separate"/>
      </w:r>
      <w:r w:rsidR="00500AD7">
        <w:rPr>
          <w:noProof/>
          <w:rtl/>
        </w:rPr>
        <w:t>5</w:t>
      </w:r>
      <w:r>
        <w:rPr>
          <w:noProof/>
          <w:rtl/>
        </w:rPr>
        <w:fldChar w:fldCharType="end"/>
      </w:r>
    </w:p>
    <w:p w14:paraId="0739C2DB" w14:textId="0B282B8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אגדתא דבר קפרא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Toc119352808 \h</w:instrText>
      </w:r>
      <w:r>
        <w:rPr>
          <w:noProof/>
          <w:rtl/>
        </w:rPr>
        <w:instrText xml:space="preserve"> </w:instrText>
      </w:r>
      <w:r>
        <w:rPr>
          <w:noProof/>
          <w:rtl/>
        </w:rPr>
      </w:r>
      <w:r>
        <w:rPr>
          <w:noProof/>
          <w:rtl/>
        </w:rPr>
        <w:fldChar w:fldCharType="separate"/>
      </w:r>
      <w:r w:rsidR="00500AD7">
        <w:rPr>
          <w:noProof/>
          <w:rtl/>
        </w:rPr>
        <w:t>5</w:t>
      </w:r>
      <w:r>
        <w:rPr>
          <w:noProof/>
          <w:rtl/>
        </w:rPr>
        <w:fldChar w:fldCharType="end"/>
      </w:r>
    </w:p>
    <w:p w14:paraId="4DF506FA" w14:textId="1F1BD1A9" w:rsidR="0087139A" w:rsidRDefault="0087139A" w:rsidP="008E6019">
      <w:pPr>
        <w:pStyle w:val="afffff7"/>
        <w:framePr w:wrap="around"/>
        <w:rPr>
          <w:rFonts w:asciiTheme="minorHAnsi" w:eastAsiaTheme="minorEastAsia" w:hAnsiTheme="minorHAnsi" w:cstheme="minorBidi"/>
          <w:sz w:val="22"/>
          <w:szCs w:val="22"/>
          <w:rtl/>
        </w:rPr>
      </w:pPr>
      <w:r>
        <w:rPr>
          <w:rtl/>
        </w:rPr>
        <w:t>ה:</w:t>
      </w:r>
      <w:r>
        <w:rPr>
          <w:rtl/>
        </w:rPr>
        <w:fldChar w:fldCharType="begin"/>
      </w:r>
      <w:r>
        <w:rPr>
          <w:rtl/>
        </w:rPr>
        <w:instrText xml:space="preserve"> </w:instrText>
      </w:r>
      <w:r>
        <w:instrText>PAGEREF</w:instrText>
      </w:r>
      <w:r>
        <w:rPr>
          <w:rtl/>
        </w:rPr>
        <w:instrText xml:space="preserve"> _</w:instrText>
      </w:r>
      <w:r>
        <w:instrText>Toc119352809 \h</w:instrText>
      </w:r>
      <w:r>
        <w:rPr>
          <w:rtl/>
        </w:rPr>
        <w:instrText xml:space="preserve"> </w:instrText>
      </w:r>
      <w:r>
        <w:rPr>
          <w:rtl/>
        </w:rPr>
      </w:r>
      <w:r>
        <w:rPr>
          <w:rtl/>
        </w:rPr>
        <w:fldChar w:fldCharType="separate"/>
      </w:r>
      <w:r w:rsidR="00500AD7">
        <w:rPr>
          <w:rtl/>
        </w:rPr>
        <w:t>5</w:t>
      </w:r>
      <w:r>
        <w:rPr>
          <w:rtl/>
        </w:rPr>
        <w:fldChar w:fldCharType="end"/>
      </w:r>
    </w:p>
    <w:p w14:paraId="4C19803B" w14:textId="05453E50"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איבעיא</w:t>
      </w:r>
      <w:r w:rsidRPr="00B64141">
        <w:rPr>
          <w:noProof/>
          <w:rtl/>
        </w:rPr>
        <w:t>: מהו לבעול בתולה בשבת?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Toc119352810 \h</w:instrText>
      </w:r>
      <w:r>
        <w:rPr>
          <w:noProof/>
          <w:rtl/>
        </w:rPr>
        <w:instrText xml:space="preserve"> </w:instrText>
      </w:r>
      <w:r>
        <w:rPr>
          <w:noProof/>
          <w:rtl/>
        </w:rPr>
      </w:r>
      <w:r>
        <w:rPr>
          <w:noProof/>
          <w:rtl/>
        </w:rPr>
        <w:fldChar w:fldCharType="separate"/>
      </w:r>
      <w:r w:rsidR="00500AD7">
        <w:rPr>
          <w:noProof/>
          <w:rtl/>
        </w:rPr>
        <w:t>6</w:t>
      </w:r>
      <w:r>
        <w:rPr>
          <w:noProof/>
          <w:rtl/>
        </w:rPr>
        <w:fldChar w:fldCharType="end"/>
      </w:r>
    </w:p>
    <w:p w14:paraId="41397445" w14:textId="2109C18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ופשט:</w:t>
      </w:r>
      <w:r w:rsidRPr="00B64141">
        <w:rPr>
          <w:noProof/>
          <w:rtl/>
        </w:rPr>
        <w:t xml:space="preserve"> מחלוקת אמוראים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Toc119352812 \h</w:instrText>
      </w:r>
      <w:r>
        <w:rPr>
          <w:noProof/>
          <w:rtl/>
        </w:rPr>
        <w:instrText xml:space="preserve"> </w:instrText>
      </w:r>
      <w:r>
        <w:rPr>
          <w:noProof/>
          <w:rtl/>
        </w:rPr>
      </w:r>
      <w:r>
        <w:rPr>
          <w:noProof/>
          <w:rtl/>
        </w:rPr>
        <w:fldChar w:fldCharType="separate"/>
      </w:r>
      <w:r w:rsidR="00500AD7">
        <w:rPr>
          <w:noProof/>
          <w:rtl/>
        </w:rPr>
        <w:t>6</w:t>
      </w:r>
      <w:r>
        <w:rPr>
          <w:noProof/>
          <w:rtl/>
        </w:rPr>
        <w:fldChar w:fldCharType="end"/>
      </w:r>
    </w:p>
    <w:p w14:paraId="542E5128" w14:textId="0E534266" w:rsidR="0087139A" w:rsidRDefault="0087139A" w:rsidP="008E6019">
      <w:pPr>
        <w:pStyle w:val="afffff7"/>
        <w:framePr w:wrap="around"/>
        <w:rPr>
          <w:rFonts w:asciiTheme="minorHAnsi" w:eastAsiaTheme="minorEastAsia" w:hAnsiTheme="minorHAnsi" w:cstheme="minorBidi"/>
          <w:sz w:val="22"/>
          <w:szCs w:val="22"/>
          <w:rtl/>
        </w:rPr>
      </w:pPr>
      <w:r>
        <w:rPr>
          <w:rtl/>
        </w:rPr>
        <w:t>ו:</w:t>
      </w:r>
      <w:r>
        <w:rPr>
          <w:rtl/>
        </w:rPr>
        <w:fldChar w:fldCharType="begin"/>
      </w:r>
      <w:r>
        <w:rPr>
          <w:rtl/>
        </w:rPr>
        <w:instrText xml:space="preserve"> </w:instrText>
      </w:r>
      <w:r>
        <w:instrText>PAGEREF</w:instrText>
      </w:r>
      <w:r>
        <w:rPr>
          <w:rtl/>
        </w:rPr>
        <w:instrText xml:space="preserve"> _</w:instrText>
      </w:r>
      <w:r>
        <w:instrText>Toc119352813 \h</w:instrText>
      </w:r>
      <w:r>
        <w:rPr>
          <w:rtl/>
        </w:rPr>
        <w:instrText xml:space="preserve"> </w:instrText>
      </w:r>
      <w:r>
        <w:rPr>
          <w:rtl/>
        </w:rPr>
      </w:r>
      <w:r>
        <w:rPr>
          <w:rtl/>
        </w:rPr>
        <w:fldChar w:fldCharType="separate"/>
      </w:r>
      <w:r w:rsidR="00500AD7">
        <w:rPr>
          <w:rtl/>
        </w:rPr>
        <w:t>6</w:t>
      </w:r>
      <w:r>
        <w:rPr>
          <w:rtl/>
        </w:rPr>
        <w:fldChar w:fldCharType="end"/>
      </w:r>
    </w:p>
    <w:p w14:paraId="0FEC606C" w14:textId="132DF5AA"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מחלוקת התנאים אם מותר בשבת, וסברת המתיר - כר"ש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Toc119352814 \h</w:instrText>
      </w:r>
      <w:r>
        <w:rPr>
          <w:noProof/>
          <w:rtl/>
        </w:rPr>
        <w:instrText xml:space="preserve"> </w:instrText>
      </w:r>
      <w:r>
        <w:rPr>
          <w:noProof/>
          <w:rtl/>
        </w:rPr>
      </w:r>
      <w:r>
        <w:rPr>
          <w:noProof/>
          <w:rtl/>
        </w:rPr>
        <w:fldChar w:fldCharType="separate"/>
      </w:r>
      <w:r w:rsidR="00500AD7">
        <w:rPr>
          <w:noProof/>
          <w:rtl/>
        </w:rPr>
        <w:t>7</w:t>
      </w:r>
      <w:r>
        <w:rPr>
          <w:noProof/>
          <w:rtl/>
        </w:rPr>
        <w:fldChar w:fldCharType="end"/>
      </w:r>
    </w:p>
    <w:p w14:paraId="7A3BD07E" w14:textId="6BD4B73E"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קושיא לשמואל שאסר מטעם ד'דם מיחבר'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Toc119352815 \h</w:instrText>
      </w:r>
      <w:r>
        <w:rPr>
          <w:noProof/>
          <w:rtl/>
        </w:rPr>
        <w:instrText xml:space="preserve"> </w:instrText>
      </w:r>
      <w:r>
        <w:rPr>
          <w:noProof/>
          <w:rtl/>
        </w:rPr>
      </w:r>
      <w:r>
        <w:rPr>
          <w:noProof/>
          <w:rtl/>
        </w:rPr>
        <w:fldChar w:fldCharType="separate"/>
      </w:r>
      <w:r w:rsidR="00500AD7">
        <w:rPr>
          <w:noProof/>
          <w:rtl/>
        </w:rPr>
        <w:t>7</w:t>
      </w:r>
      <w:r>
        <w:rPr>
          <w:noProof/>
          <w:rtl/>
        </w:rPr>
        <w:fldChar w:fldCharType="end"/>
      </w:r>
    </w:p>
    <w:p w14:paraId="03E6E7CF" w14:textId="7A997926"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הוראות אמוראים בזה להיתר ולאיסור, ופסק ההלכה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Toc119352817 \h</w:instrText>
      </w:r>
      <w:r>
        <w:rPr>
          <w:noProof/>
          <w:rtl/>
        </w:rPr>
        <w:instrText xml:space="preserve"> </w:instrText>
      </w:r>
      <w:r>
        <w:rPr>
          <w:noProof/>
          <w:rtl/>
        </w:rPr>
      </w:r>
      <w:r>
        <w:rPr>
          <w:noProof/>
          <w:rtl/>
        </w:rPr>
        <w:fldChar w:fldCharType="separate"/>
      </w:r>
      <w:r w:rsidR="00500AD7">
        <w:rPr>
          <w:noProof/>
          <w:rtl/>
        </w:rPr>
        <w:t>7</w:t>
      </w:r>
      <w:r>
        <w:rPr>
          <w:noProof/>
          <w:rtl/>
        </w:rPr>
        <w:fldChar w:fldCharType="end"/>
      </w:r>
    </w:p>
    <w:p w14:paraId="4C579E34" w14:textId="0D77FC4E"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 xml:space="preserve">ברכת חתנים – כמה ימים, בבתולה ובאלמנה </w:t>
      </w:r>
      <w:r w:rsidRPr="00B64141">
        <w:rPr>
          <w:rFonts w:cs="FrankRuehl"/>
          <w:bCs w:val="0"/>
          <w:noProof/>
          <w:rtl/>
        </w:rPr>
        <w:t>לבחור ואלמון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Toc119352818 \h</w:instrText>
      </w:r>
      <w:r>
        <w:rPr>
          <w:noProof/>
          <w:rtl/>
        </w:rPr>
        <w:instrText xml:space="preserve"> </w:instrText>
      </w:r>
      <w:r>
        <w:rPr>
          <w:noProof/>
          <w:rtl/>
        </w:rPr>
      </w:r>
      <w:r>
        <w:rPr>
          <w:noProof/>
          <w:rtl/>
        </w:rPr>
        <w:fldChar w:fldCharType="separate"/>
      </w:r>
      <w:r w:rsidR="00500AD7">
        <w:rPr>
          <w:noProof/>
          <w:rtl/>
        </w:rPr>
        <w:t>7</w:t>
      </w:r>
      <w:r>
        <w:rPr>
          <w:noProof/>
          <w:rtl/>
        </w:rPr>
        <w:fldChar w:fldCharType="end"/>
      </w:r>
    </w:p>
    <w:p w14:paraId="585D1EF6" w14:textId="4F16ED1D" w:rsidR="0087139A" w:rsidRDefault="0087139A" w:rsidP="008E6019">
      <w:pPr>
        <w:pStyle w:val="afffff7"/>
        <w:framePr w:wrap="around"/>
        <w:rPr>
          <w:rFonts w:asciiTheme="minorHAnsi" w:eastAsiaTheme="minorEastAsia" w:hAnsiTheme="minorHAnsi" w:cstheme="minorBidi"/>
          <w:sz w:val="22"/>
          <w:szCs w:val="22"/>
          <w:rtl/>
        </w:rPr>
      </w:pPr>
      <w:r>
        <w:rPr>
          <w:rtl/>
        </w:rPr>
        <w:t>ז:</w:t>
      </w:r>
      <w:r>
        <w:rPr>
          <w:rtl/>
        </w:rPr>
        <w:fldChar w:fldCharType="begin"/>
      </w:r>
      <w:r>
        <w:rPr>
          <w:rtl/>
        </w:rPr>
        <w:instrText xml:space="preserve"> </w:instrText>
      </w:r>
      <w:r>
        <w:instrText>PAGEREF</w:instrText>
      </w:r>
      <w:r>
        <w:rPr>
          <w:rtl/>
        </w:rPr>
        <w:instrText xml:space="preserve"> _</w:instrText>
      </w:r>
      <w:r>
        <w:instrText>Toc119352819 \h</w:instrText>
      </w:r>
      <w:r>
        <w:rPr>
          <w:rtl/>
        </w:rPr>
        <w:instrText xml:space="preserve"> </w:instrText>
      </w:r>
      <w:r>
        <w:rPr>
          <w:rtl/>
        </w:rPr>
      </w:r>
      <w:r>
        <w:rPr>
          <w:rtl/>
        </w:rPr>
        <w:fldChar w:fldCharType="separate"/>
      </w:r>
      <w:r w:rsidR="00500AD7">
        <w:rPr>
          <w:rtl/>
        </w:rPr>
        <w:t>8</w:t>
      </w:r>
      <w:r>
        <w:rPr>
          <w:rtl/>
        </w:rPr>
        <w:fldChar w:fldCharType="end"/>
      </w:r>
    </w:p>
    <w:p w14:paraId="077996B1" w14:textId="582C831F"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ברכת חתנים - בעשרה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Toc119352820 \h</w:instrText>
      </w:r>
      <w:r>
        <w:rPr>
          <w:noProof/>
          <w:rtl/>
        </w:rPr>
        <w:instrText xml:space="preserve"> </w:instrText>
      </w:r>
      <w:r>
        <w:rPr>
          <w:noProof/>
          <w:rtl/>
        </w:rPr>
      </w:r>
      <w:r>
        <w:rPr>
          <w:noProof/>
          <w:rtl/>
        </w:rPr>
        <w:fldChar w:fldCharType="separate"/>
      </w:r>
      <w:r w:rsidR="00500AD7">
        <w:rPr>
          <w:noProof/>
          <w:rtl/>
        </w:rPr>
        <w:t>8</w:t>
      </w:r>
      <w:r>
        <w:rPr>
          <w:noProof/>
          <w:rtl/>
        </w:rPr>
        <w:fldChar w:fldCharType="end"/>
      </w:r>
    </w:p>
    <w:p w14:paraId="5E96B72D" w14:textId="5FEC7E3A"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ברכת חתנים וברכת אירוסין – היכן מברכים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Toc119352821 \h</w:instrText>
      </w:r>
      <w:r>
        <w:rPr>
          <w:noProof/>
          <w:rtl/>
        </w:rPr>
        <w:instrText xml:space="preserve"> </w:instrText>
      </w:r>
      <w:r>
        <w:rPr>
          <w:noProof/>
          <w:rtl/>
        </w:rPr>
      </w:r>
      <w:r>
        <w:rPr>
          <w:noProof/>
          <w:rtl/>
        </w:rPr>
        <w:fldChar w:fldCharType="separate"/>
      </w:r>
      <w:r w:rsidR="00500AD7">
        <w:rPr>
          <w:noProof/>
          <w:rtl/>
        </w:rPr>
        <w:t>8</w:t>
      </w:r>
      <w:r>
        <w:rPr>
          <w:noProof/>
          <w:rtl/>
        </w:rPr>
        <w:fldChar w:fldCharType="end"/>
      </w:r>
    </w:p>
    <w:p w14:paraId="56FE2000" w14:textId="0EB34FF0" w:rsidR="0087139A" w:rsidRDefault="0087139A" w:rsidP="008E6019">
      <w:pPr>
        <w:pStyle w:val="afffff7"/>
        <w:framePr w:wrap="around"/>
        <w:rPr>
          <w:rFonts w:asciiTheme="minorHAnsi" w:eastAsiaTheme="minorEastAsia" w:hAnsiTheme="minorHAnsi" w:cstheme="minorBidi"/>
          <w:sz w:val="22"/>
          <w:szCs w:val="22"/>
          <w:rtl/>
        </w:rPr>
      </w:pPr>
      <w:r>
        <w:rPr>
          <w:rtl/>
        </w:rPr>
        <w:t>ח.</w:t>
      </w:r>
      <w:r>
        <w:rPr>
          <w:rtl/>
        </w:rPr>
        <w:fldChar w:fldCharType="begin"/>
      </w:r>
      <w:r>
        <w:rPr>
          <w:rtl/>
        </w:rPr>
        <w:instrText xml:space="preserve"> </w:instrText>
      </w:r>
      <w:r>
        <w:instrText>PAGEREF</w:instrText>
      </w:r>
      <w:r>
        <w:rPr>
          <w:rtl/>
        </w:rPr>
        <w:instrText xml:space="preserve"> _</w:instrText>
      </w:r>
      <w:r>
        <w:instrText>Toc119352822 \h</w:instrText>
      </w:r>
      <w:r>
        <w:rPr>
          <w:rtl/>
        </w:rPr>
        <w:instrText xml:space="preserve"> </w:instrText>
      </w:r>
      <w:r>
        <w:rPr>
          <w:rtl/>
        </w:rPr>
      </w:r>
      <w:r>
        <w:rPr>
          <w:rtl/>
        </w:rPr>
        <w:fldChar w:fldCharType="separate"/>
      </w:r>
      <w:r w:rsidR="00500AD7">
        <w:rPr>
          <w:rtl/>
        </w:rPr>
        <w:t>8</w:t>
      </w:r>
      <w:r>
        <w:rPr>
          <w:rtl/>
        </w:rPr>
        <w:fldChar w:fldCharType="end"/>
      </w:r>
    </w:p>
    <w:p w14:paraId="6E1E73FE" w14:textId="149EB83D"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rFonts w:cs="BA Vilna Bold"/>
          <w:bCs w:val="0"/>
          <w:noProof/>
          <w:rtl/>
        </w:rPr>
        <w:t>ברכת חתנים - כל שבעה [שש ברכות],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Toc119352823 \h</w:instrText>
      </w:r>
      <w:r>
        <w:rPr>
          <w:noProof/>
          <w:rtl/>
        </w:rPr>
        <w:instrText xml:space="preserve"> </w:instrText>
      </w:r>
      <w:r>
        <w:rPr>
          <w:noProof/>
          <w:rtl/>
        </w:rPr>
      </w:r>
      <w:r>
        <w:rPr>
          <w:noProof/>
          <w:rtl/>
        </w:rPr>
        <w:fldChar w:fldCharType="separate"/>
      </w:r>
      <w:r w:rsidR="00500AD7">
        <w:rPr>
          <w:noProof/>
          <w:rtl/>
        </w:rPr>
        <w:t>8</w:t>
      </w:r>
      <w:r>
        <w:rPr>
          <w:noProof/>
          <w:rtl/>
        </w:rPr>
        <w:fldChar w:fldCharType="end"/>
      </w:r>
    </w:p>
    <w:p w14:paraId="2154C8DE" w14:textId="59BC2C1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דין 'שהשמחה במעונו' ו'אשר ברא'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Toc119352824 \h</w:instrText>
      </w:r>
      <w:r>
        <w:rPr>
          <w:noProof/>
          <w:rtl/>
        </w:rPr>
        <w:instrText xml:space="preserve"> </w:instrText>
      </w:r>
      <w:r>
        <w:rPr>
          <w:noProof/>
          <w:rtl/>
        </w:rPr>
      </w:r>
      <w:r>
        <w:rPr>
          <w:noProof/>
          <w:rtl/>
        </w:rPr>
        <w:fldChar w:fldCharType="separate"/>
      </w:r>
      <w:r w:rsidR="00500AD7">
        <w:rPr>
          <w:noProof/>
          <w:rtl/>
        </w:rPr>
        <w:t>9</w:t>
      </w:r>
      <w:r>
        <w:rPr>
          <w:noProof/>
          <w:rtl/>
        </w:rPr>
        <w:fldChar w:fldCharType="end"/>
      </w:r>
    </w:p>
    <w:p w14:paraId="4CAAAE36" w14:textId="42127CFE"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מז' עד 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Toc119352825 \h</w:instrText>
      </w:r>
      <w:r>
        <w:rPr>
          <w:noProof/>
          <w:rtl/>
        </w:rPr>
        <w:instrText xml:space="preserve"> </w:instrText>
      </w:r>
      <w:r>
        <w:rPr>
          <w:noProof/>
          <w:rtl/>
        </w:rPr>
      </w:r>
      <w:r>
        <w:rPr>
          <w:noProof/>
          <w:rtl/>
        </w:rPr>
        <w:fldChar w:fldCharType="separate"/>
      </w:r>
      <w:r w:rsidR="00500AD7">
        <w:rPr>
          <w:noProof/>
          <w:rtl/>
        </w:rPr>
        <w:t>9</w:t>
      </w:r>
      <w:r>
        <w:rPr>
          <w:noProof/>
          <w:rtl/>
        </w:rPr>
        <w:fldChar w:fldCharType="end"/>
      </w:r>
    </w:p>
    <w:p w14:paraId="4AEA24FC" w14:textId="145E9397"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וקודם נישואין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Toc119352826 \h</w:instrText>
      </w:r>
      <w:r>
        <w:rPr>
          <w:noProof/>
          <w:rtl/>
        </w:rPr>
        <w:instrText xml:space="preserve"> </w:instrText>
      </w:r>
      <w:r>
        <w:rPr>
          <w:noProof/>
          <w:rtl/>
        </w:rPr>
      </w:r>
      <w:r>
        <w:rPr>
          <w:noProof/>
          <w:rtl/>
        </w:rPr>
        <w:fldChar w:fldCharType="separate"/>
      </w:r>
      <w:r w:rsidR="00500AD7">
        <w:rPr>
          <w:noProof/>
          <w:rtl/>
        </w:rPr>
        <w:t>9</w:t>
      </w:r>
      <w:r>
        <w:rPr>
          <w:noProof/>
          <w:rtl/>
        </w:rPr>
        <w:fldChar w:fldCharType="end"/>
      </w:r>
    </w:p>
    <w:p w14:paraId="1399A972" w14:textId="35B92053"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אין הלכה כמותם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Toc119352827 \h</w:instrText>
      </w:r>
      <w:r>
        <w:rPr>
          <w:noProof/>
          <w:rtl/>
        </w:rPr>
        <w:instrText xml:space="preserve"> </w:instrText>
      </w:r>
      <w:r>
        <w:rPr>
          <w:noProof/>
          <w:rtl/>
        </w:rPr>
      </w:r>
      <w:r>
        <w:rPr>
          <w:noProof/>
          <w:rtl/>
        </w:rPr>
        <w:fldChar w:fldCharType="separate"/>
      </w:r>
      <w:r w:rsidR="00500AD7">
        <w:rPr>
          <w:noProof/>
          <w:rtl/>
        </w:rPr>
        <w:t>9</w:t>
      </w:r>
      <w:r>
        <w:rPr>
          <w:noProof/>
          <w:rtl/>
        </w:rPr>
        <w:fldChar w:fldCharType="end"/>
      </w:r>
    </w:p>
    <w:p w14:paraId="09064259" w14:textId="6D891A15"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אם חתנים או אבלים מהמנין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Toc119352828 \h</w:instrText>
      </w:r>
      <w:r>
        <w:rPr>
          <w:noProof/>
          <w:rtl/>
        </w:rPr>
        <w:instrText xml:space="preserve"> </w:instrText>
      </w:r>
      <w:r>
        <w:rPr>
          <w:noProof/>
          <w:rtl/>
        </w:rPr>
      </w:r>
      <w:r>
        <w:rPr>
          <w:noProof/>
          <w:rtl/>
        </w:rPr>
        <w:fldChar w:fldCharType="separate"/>
      </w:r>
      <w:r w:rsidR="00500AD7">
        <w:rPr>
          <w:noProof/>
          <w:rtl/>
        </w:rPr>
        <w:t>9</w:t>
      </w:r>
      <w:r>
        <w:rPr>
          <w:noProof/>
          <w:rtl/>
        </w:rPr>
        <w:fldChar w:fldCharType="end"/>
      </w:r>
    </w:p>
    <w:p w14:paraId="45C2D50A" w14:textId="73B8DFA0"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מעשה ונוסח ברכת אבלים [אף ביום שני, בפנים חדשות]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Toc119352830 \h</w:instrText>
      </w:r>
      <w:r>
        <w:rPr>
          <w:noProof/>
          <w:rtl/>
        </w:rPr>
        <w:instrText xml:space="preserve"> </w:instrText>
      </w:r>
      <w:r>
        <w:rPr>
          <w:noProof/>
          <w:rtl/>
        </w:rPr>
      </w:r>
      <w:r>
        <w:rPr>
          <w:noProof/>
          <w:rtl/>
        </w:rPr>
        <w:fldChar w:fldCharType="separate"/>
      </w:r>
      <w:r w:rsidR="00500AD7">
        <w:rPr>
          <w:noProof/>
          <w:rtl/>
        </w:rPr>
        <w:t>9</w:t>
      </w:r>
      <w:r>
        <w:rPr>
          <w:noProof/>
          <w:rtl/>
        </w:rPr>
        <w:fldChar w:fldCharType="end"/>
      </w:r>
    </w:p>
    <w:p w14:paraId="5E73C868" w14:textId="2AFBD8E4"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תנא:</w:t>
      </w:r>
      <w:r w:rsidRPr="00B64141">
        <w:rPr>
          <w:rFonts w:ascii="BA חניכי הישיבות" w:hAnsi="BA חניכי הישיבות"/>
          <w:noProof/>
          <w:color w:val="808080" w:themeColor="background1" w:themeShade="80"/>
          <w:rtl/>
        </w:rPr>
        <w:t xml:space="preserve"> </w:t>
      </w:r>
      <w:r w:rsidRPr="00B64141">
        <w:rPr>
          <w:noProof/>
          <w:rtl/>
        </w:rPr>
        <w:t>עשרה כוסות תקנו בבית האבל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Toc119352831 \h</w:instrText>
      </w:r>
      <w:r>
        <w:rPr>
          <w:noProof/>
          <w:rtl/>
        </w:rPr>
        <w:instrText xml:space="preserve"> </w:instrText>
      </w:r>
      <w:r>
        <w:rPr>
          <w:noProof/>
          <w:rtl/>
        </w:rPr>
      </w:r>
      <w:r>
        <w:rPr>
          <w:noProof/>
          <w:rtl/>
        </w:rPr>
        <w:fldChar w:fldCharType="separate"/>
      </w:r>
      <w:r w:rsidR="00500AD7">
        <w:rPr>
          <w:noProof/>
          <w:rtl/>
        </w:rPr>
        <w:t>10</w:t>
      </w:r>
      <w:r>
        <w:rPr>
          <w:noProof/>
          <w:rtl/>
        </w:rPr>
        <w:fldChar w:fldCharType="end"/>
      </w:r>
    </w:p>
    <w:p w14:paraId="1ADC2D94" w14:textId="4BD69FFE"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כוס כנגד ר"ג – מאי היא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Toc119352832 \h</w:instrText>
      </w:r>
      <w:r>
        <w:rPr>
          <w:noProof/>
          <w:rtl/>
        </w:rPr>
        <w:instrText xml:space="preserve"> </w:instrText>
      </w:r>
      <w:r>
        <w:rPr>
          <w:noProof/>
          <w:rtl/>
        </w:rPr>
      </w:r>
      <w:r>
        <w:rPr>
          <w:noProof/>
          <w:rtl/>
        </w:rPr>
        <w:fldChar w:fldCharType="separate"/>
      </w:r>
      <w:r w:rsidR="00500AD7">
        <w:rPr>
          <w:noProof/>
          <w:rtl/>
        </w:rPr>
        <w:t>10</w:t>
      </w:r>
      <w:r>
        <w:rPr>
          <w:noProof/>
          <w:rtl/>
        </w:rPr>
        <w:fldChar w:fldCharType="end"/>
      </w:r>
    </w:p>
    <w:p w14:paraId="0BCD3A8B" w14:textId="03C4A600" w:rsidR="0087139A" w:rsidRDefault="0087139A" w:rsidP="008E6019">
      <w:pPr>
        <w:pStyle w:val="afffff7"/>
        <w:framePr w:wrap="around"/>
        <w:rPr>
          <w:rFonts w:asciiTheme="minorHAnsi" w:eastAsiaTheme="minorEastAsia" w:hAnsiTheme="minorHAnsi" w:cstheme="minorBidi"/>
          <w:sz w:val="22"/>
          <w:szCs w:val="22"/>
          <w:rtl/>
        </w:rPr>
      </w:pPr>
      <w:r>
        <w:rPr>
          <w:rtl/>
        </w:rPr>
        <w:t>ט.</w:t>
      </w:r>
      <w:r>
        <w:rPr>
          <w:rtl/>
        </w:rPr>
        <w:fldChar w:fldCharType="begin"/>
      </w:r>
      <w:r>
        <w:rPr>
          <w:rtl/>
        </w:rPr>
        <w:instrText xml:space="preserve"> </w:instrText>
      </w:r>
      <w:r>
        <w:instrText>PAGEREF</w:instrText>
      </w:r>
      <w:r>
        <w:rPr>
          <w:rtl/>
        </w:rPr>
        <w:instrText xml:space="preserve"> _</w:instrText>
      </w:r>
      <w:r>
        <w:instrText>Toc119352833 \h</w:instrText>
      </w:r>
      <w:r>
        <w:rPr>
          <w:rtl/>
        </w:rPr>
        <w:instrText xml:space="preserve"> </w:instrText>
      </w:r>
      <w:r>
        <w:rPr>
          <w:rtl/>
        </w:rPr>
      </w:r>
      <w:r>
        <w:rPr>
          <w:rtl/>
        </w:rPr>
        <w:fldChar w:fldCharType="separate"/>
      </w:r>
      <w:r w:rsidR="00500AD7">
        <w:rPr>
          <w:rtl/>
        </w:rPr>
        <w:t>10</w:t>
      </w:r>
      <w:r>
        <w:rPr>
          <w:rtl/>
        </w:rPr>
        <w:fldChar w:fldCharType="end"/>
      </w:r>
    </w:p>
    <w:p w14:paraId="5B4BADAD" w14:textId="4C909608"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טענת 'פתח פתוח' לאוסרה עליו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Toc119352834 \h</w:instrText>
      </w:r>
      <w:r>
        <w:rPr>
          <w:noProof/>
          <w:rtl/>
        </w:rPr>
        <w:instrText xml:space="preserve"> </w:instrText>
      </w:r>
      <w:r>
        <w:rPr>
          <w:noProof/>
          <w:rtl/>
        </w:rPr>
      </w:r>
      <w:r>
        <w:rPr>
          <w:noProof/>
          <w:rtl/>
        </w:rPr>
        <w:fldChar w:fldCharType="separate"/>
      </w:r>
      <w:r w:rsidR="00500AD7">
        <w:rPr>
          <w:noProof/>
          <w:rtl/>
        </w:rPr>
        <w:t>10</w:t>
      </w:r>
      <w:r>
        <w:rPr>
          <w:noProof/>
          <w:rtl/>
        </w:rPr>
        <w:fldChar w:fldCharType="end"/>
      </w:r>
    </w:p>
    <w:p w14:paraId="5CFB0F9F" w14:textId="49FC6252"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מוכיח כר"א: 'בתולה נשאת ליום הרביעי'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Toc119352836 \h</w:instrText>
      </w:r>
      <w:r>
        <w:rPr>
          <w:noProof/>
          <w:rtl/>
        </w:rPr>
        <w:instrText xml:space="preserve"> </w:instrText>
      </w:r>
      <w:r>
        <w:rPr>
          <w:noProof/>
          <w:rtl/>
        </w:rPr>
      </w:r>
      <w:r>
        <w:rPr>
          <w:noProof/>
          <w:rtl/>
        </w:rPr>
        <w:fldChar w:fldCharType="separate"/>
      </w:r>
      <w:r w:rsidR="00500AD7">
        <w:rPr>
          <w:noProof/>
          <w:rtl/>
        </w:rPr>
        <w:t>11</w:t>
      </w:r>
      <w:r>
        <w:rPr>
          <w:noProof/>
          <w:rtl/>
        </w:rPr>
        <w:fldChar w:fldCharType="end"/>
      </w:r>
    </w:p>
    <w:p w14:paraId="26932ACB" w14:textId="360D3168"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lastRenderedPageBreak/>
        <w:t>טענת 'פתח פתוח' להפסידה כתובתה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Toc119352837 \h</w:instrText>
      </w:r>
      <w:r>
        <w:rPr>
          <w:noProof/>
          <w:rtl/>
        </w:rPr>
        <w:instrText xml:space="preserve"> </w:instrText>
      </w:r>
      <w:r>
        <w:rPr>
          <w:noProof/>
          <w:rtl/>
        </w:rPr>
      </w:r>
      <w:r>
        <w:rPr>
          <w:noProof/>
          <w:rtl/>
        </w:rPr>
        <w:fldChar w:fldCharType="separate"/>
      </w:r>
      <w:r w:rsidR="00500AD7">
        <w:rPr>
          <w:noProof/>
          <w:rtl/>
        </w:rPr>
        <w:t>11</w:t>
      </w:r>
      <w:r>
        <w:rPr>
          <w:noProof/>
          <w:rtl/>
        </w:rPr>
        <w:fldChar w:fldCharType="end"/>
      </w:r>
    </w:p>
    <w:p w14:paraId="76DD7F7D" w14:textId="666D949C"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טעם הנאמנות ב'פתח פתוח אף שאין עדים  תלוי בכתובה דרבנן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Toc119352838 \h</w:instrText>
      </w:r>
      <w:r>
        <w:rPr>
          <w:noProof/>
          <w:rtl/>
        </w:rPr>
        <w:instrText xml:space="preserve"> </w:instrText>
      </w:r>
      <w:r>
        <w:rPr>
          <w:noProof/>
          <w:rtl/>
        </w:rPr>
      </w:r>
      <w:r>
        <w:rPr>
          <w:noProof/>
          <w:rtl/>
        </w:rPr>
        <w:fldChar w:fldCharType="separate"/>
      </w:r>
      <w:r w:rsidR="00500AD7">
        <w:rPr>
          <w:noProof/>
          <w:rtl/>
        </w:rPr>
        <w:t>11</w:t>
      </w:r>
      <w:r>
        <w:rPr>
          <w:noProof/>
          <w:rtl/>
        </w:rPr>
        <w:fldChar w:fldCharType="end"/>
      </w:r>
    </w:p>
    <w:p w14:paraId="2A70E522" w14:textId="14EB0675" w:rsidR="0087139A" w:rsidRDefault="0087139A" w:rsidP="008E6019">
      <w:pPr>
        <w:pStyle w:val="afffff7"/>
        <w:framePr w:wrap="around"/>
        <w:rPr>
          <w:rFonts w:asciiTheme="minorHAnsi" w:eastAsiaTheme="minorEastAsia" w:hAnsiTheme="minorHAnsi" w:cstheme="minorBidi"/>
          <w:sz w:val="22"/>
          <w:szCs w:val="22"/>
          <w:rtl/>
        </w:rPr>
      </w:pPr>
      <w:r>
        <w:rPr>
          <w:rtl/>
        </w:rPr>
        <w:t>י.</w:t>
      </w:r>
      <w:r>
        <w:rPr>
          <w:rtl/>
        </w:rPr>
        <w:fldChar w:fldCharType="begin"/>
      </w:r>
      <w:r>
        <w:rPr>
          <w:rtl/>
        </w:rPr>
        <w:instrText xml:space="preserve"> </w:instrText>
      </w:r>
      <w:r>
        <w:instrText>PAGEREF</w:instrText>
      </w:r>
      <w:r>
        <w:rPr>
          <w:rtl/>
        </w:rPr>
        <w:instrText xml:space="preserve"> _</w:instrText>
      </w:r>
      <w:r>
        <w:instrText>Toc119352839 \h</w:instrText>
      </w:r>
      <w:r>
        <w:rPr>
          <w:rtl/>
        </w:rPr>
        <w:instrText xml:space="preserve"> </w:instrText>
      </w:r>
      <w:r>
        <w:rPr>
          <w:rtl/>
        </w:rPr>
      </w:r>
      <w:r>
        <w:rPr>
          <w:rtl/>
        </w:rPr>
        <w:fldChar w:fldCharType="separate"/>
      </w:r>
      <w:r w:rsidR="00500AD7">
        <w:rPr>
          <w:rtl/>
        </w:rPr>
        <w:t>11</w:t>
      </w:r>
      <w:r>
        <w:rPr>
          <w:rtl/>
        </w:rPr>
        <w:fldChar w:fldCharType="end"/>
      </w:r>
    </w:p>
    <w:p w14:paraId="4813139B" w14:textId="5C21F123"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תנא: הואיל ותקנת חכמים - מן הזיבורית,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Toc119352840 \h</w:instrText>
      </w:r>
      <w:r>
        <w:rPr>
          <w:noProof/>
          <w:rtl/>
        </w:rPr>
        <w:instrText xml:space="preserve"> </w:instrText>
      </w:r>
      <w:r>
        <w:rPr>
          <w:noProof/>
          <w:rtl/>
        </w:rPr>
      </w:r>
      <w:r>
        <w:rPr>
          <w:noProof/>
          <w:rtl/>
        </w:rPr>
        <w:fldChar w:fldCharType="separate"/>
      </w:r>
      <w:r w:rsidR="00500AD7">
        <w:rPr>
          <w:noProof/>
          <w:rtl/>
        </w:rPr>
        <w:t>11</w:t>
      </w:r>
      <w:r>
        <w:rPr>
          <w:noProof/>
          <w:rtl/>
        </w:rPr>
        <w:fldChar w:fldCharType="end"/>
      </w:r>
    </w:p>
    <w:p w14:paraId="1EE3FB60" w14:textId="590DF9C2"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ו' מעשים שונים ב'פתח פתוח' אם נאמן, ומה שואלים אותו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Toc119352841 \h</w:instrText>
      </w:r>
      <w:r>
        <w:rPr>
          <w:noProof/>
          <w:rtl/>
        </w:rPr>
        <w:instrText xml:space="preserve"> </w:instrText>
      </w:r>
      <w:r>
        <w:rPr>
          <w:noProof/>
          <w:rtl/>
        </w:rPr>
      </w:r>
      <w:r>
        <w:rPr>
          <w:noProof/>
          <w:rtl/>
        </w:rPr>
        <w:fldChar w:fldCharType="separate"/>
      </w:r>
      <w:r w:rsidR="00500AD7">
        <w:rPr>
          <w:noProof/>
          <w:rtl/>
        </w:rPr>
        <w:t>11</w:t>
      </w:r>
      <w:r>
        <w:rPr>
          <w:noProof/>
          <w:rtl/>
        </w:rPr>
        <w:fldChar w:fldCharType="end"/>
      </w:r>
    </w:p>
    <w:p w14:paraId="2B2F5217" w14:textId="3A36E369"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 xml:space="preserve">מעשים שונים ב'לא מצאתי דם' </w:t>
      </w:r>
      <w:r w:rsidRPr="00B64141">
        <w:rPr>
          <w:rFonts w:cs="FrankRuehl"/>
          <w:bCs w:val="0"/>
          <w:noProof/>
          <w:rtl/>
        </w:rPr>
        <w:t>[כיבוס המפה, וטענות שונות שלה]</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Toc119352842 \h</w:instrText>
      </w:r>
      <w:r>
        <w:rPr>
          <w:noProof/>
          <w:rtl/>
        </w:rPr>
        <w:instrText xml:space="preserve"> </w:instrText>
      </w:r>
      <w:r>
        <w:rPr>
          <w:noProof/>
          <w:rtl/>
        </w:rPr>
      </w:r>
      <w:r>
        <w:rPr>
          <w:noProof/>
          <w:rtl/>
        </w:rPr>
        <w:fldChar w:fldCharType="separate"/>
      </w:r>
      <w:r w:rsidR="00500AD7">
        <w:rPr>
          <w:noProof/>
          <w:rtl/>
        </w:rPr>
        <w:t>12</w:t>
      </w:r>
      <w:r>
        <w:rPr>
          <w:noProof/>
          <w:rtl/>
        </w:rPr>
        <w:fldChar w:fldCharType="end"/>
      </w:r>
    </w:p>
    <w:p w14:paraId="5F0DC3F3" w14:textId="4B958361"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בתולה כתובתה מאתים, ואלמנה מנה.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Toc119352844 \h</w:instrText>
      </w:r>
      <w:r>
        <w:rPr>
          <w:noProof/>
          <w:rtl/>
        </w:rPr>
        <w:instrText xml:space="preserve"> </w:instrText>
      </w:r>
      <w:r>
        <w:rPr>
          <w:noProof/>
          <w:rtl/>
        </w:rPr>
      </w:r>
      <w:r>
        <w:rPr>
          <w:noProof/>
          <w:rtl/>
        </w:rPr>
        <w:fldChar w:fldCharType="separate"/>
      </w:r>
      <w:r w:rsidR="00500AD7">
        <w:rPr>
          <w:noProof/>
          <w:rtl/>
        </w:rPr>
        <w:t>12</w:t>
      </w:r>
      <w:r>
        <w:rPr>
          <w:noProof/>
          <w:rtl/>
        </w:rPr>
        <w:fldChar w:fldCharType="end"/>
      </w:r>
    </w:p>
    <w:p w14:paraId="2E2328D4" w14:textId="7EA6E237"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אגדתא דר"ח בגדתאה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Toc119352845 \h</w:instrText>
      </w:r>
      <w:r>
        <w:rPr>
          <w:noProof/>
          <w:rtl/>
        </w:rPr>
        <w:instrText xml:space="preserve"> </w:instrText>
      </w:r>
      <w:r>
        <w:rPr>
          <w:noProof/>
          <w:rtl/>
        </w:rPr>
      </w:r>
      <w:r>
        <w:rPr>
          <w:noProof/>
          <w:rtl/>
        </w:rPr>
        <w:fldChar w:fldCharType="separate"/>
      </w:r>
      <w:r w:rsidR="00500AD7">
        <w:rPr>
          <w:noProof/>
          <w:rtl/>
        </w:rPr>
        <w:t>12</w:t>
      </w:r>
      <w:r>
        <w:rPr>
          <w:noProof/>
          <w:rtl/>
        </w:rPr>
        <w:fldChar w:fldCharType="end"/>
      </w:r>
    </w:p>
    <w:p w14:paraId="15E227E8" w14:textId="5BCA0170"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אלמנה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Toc119352846 \h</w:instrText>
      </w:r>
      <w:r>
        <w:rPr>
          <w:noProof/>
          <w:rtl/>
        </w:rPr>
        <w:instrText xml:space="preserve"> </w:instrText>
      </w:r>
      <w:r>
        <w:rPr>
          <w:noProof/>
          <w:rtl/>
        </w:rPr>
      </w:r>
      <w:r>
        <w:rPr>
          <w:noProof/>
          <w:rtl/>
        </w:rPr>
        <w:fldChar w:fldCharType="separate"/>
      </w:r>
      <w:r w:rsidR="00500AD7">
        <w:rPr>
          <w:noProof/>
          <w:rtl/>
        </w:rPr>
        <w:t>12</w:t>
      </w:r>
      <w:r>
        <w:rPr>
          <w:noProof/>
          <w:rtl/>
        </w:rPr>
        <w:fldChar w:fldCharType="end"/>
      </w:r>
    </w:p>
    <w:p w14:paraId="2021AF6C" w14:textId="52B81CA1"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אם מותר להורות כשאכל תמרים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Toc119352847 \h</w:instrText>
      </w:r>
      <w:r>
        <w:rPr>
          <w:noProof/>
          <w:rtl/>
        </w:rPr>
        <w:instrText xml:space="preserve"> </w:instrText>
      </w:r>
      <w:r>
        <w:rPr>
          <w:noProof/>
          <w:rtl/>
        </w:rPr>
      </w:r>
      <w:r>
        <w:rPr>
          <w:noProof/>
          <w:rtl/>
        </w:rPr>
        <w:fldChar w:fldCharType="separate"/>
      </w:r>
      <w:r w:rsidR="00500AD7">
        <w:rPr>
          <w:noProof/>
          <w:rtl/>
        </w:rPr>
        <w:t>13</w:t>
      </w:r>
      <w:r>
        <w:rPr>
          <w:noProof/>
          <w:rtl/>
        </w:rPr>
        <w:fldChar w:fldCharType="end"/>
      </w:r>
    </w:p>
    <w:p w14:paraId="4753884B" w14:textId="7C2F3BC1" w:rsidR="0087139A" w:rsidRDefault="0087139A" w:rsidP="008E6019">
      <w:pPr>
        <w:pStyle w:val="afffff7"/>
        <w:framePr w:wrap="around"/>
        <w:rPr>
          <w:rFonts w:asciiTheme="minorHAnsi" w:eastAsiaTheme="minorEastAsia" w:hAnsiTheme="minorHAnsi" w:cstheme="minorBidi"/>
          <w:sz w:val="22"/>
          <w:szCs w:val="22"/>
          <w:rtl/>
        </w:rPr>
      </w:pPr>
      <w:r>
        <w:rPr>
          <w:rtl/>
        </w:rPr>
        <w:t>יא.</w:t>
      </w:r>
      <w:r>
        <w:rPr>
          <w:rtl/>
        </w:rPr>
        <w:fldChar w:fldCharType="begin"/>
      </w:r>
      <w:r>
        <w:rPr>
          <w:rtl/>
        </w:rPr>
        <w:instrText xml:space="preserve"> </w:instrText>
      </w:r>
      <w:r>
        <w:instrText>PAGEREF</w:instrText>
      </w:r>
      <w:r>
        <w:rPr>
          <w:rtl/>
        </w:rPr>
        <w:instrText xml:space="preserve"> _</w:instrText>
      </w:r>
      <w:r>
        <w:instrText>Toc119352848 \h</w:instrText>
      </w:r>
      <w:r>
        <w:rPr>
          <w:rtl/>
        </w:rPr>
        <w:instrText xml:space="preserve"> </w:instrText>
      </w:r>
      <w:r>
        <w:rPr>
          <w:rtl/>
        </w:rPr>
      </w:r>
      <w:r>
        <w:rPr>
          <w:rtl/>
        </w:rPr>
        <w:fldChar w:fldCharType="separate"/>
      </w:r>
      <w:r w:rsidR="00500AD7">
        <w:rPr>
          <w:rtl/>
        </w:rPr>
        <w:t>13</w:t>
      </w:r>
      <w:r>
        <w:rPr>
          <w:rtl/>
        </w:rPr>
        <w:fldChar w:fldCharType="end"/>
      </w:r>
    </w:p>
    <w:p w14:paraId="2943EBA9" w14:textId="157BF58F" w:rsidR="0087139A" w:rsidRDefault="0087139A" w:rsidP="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הגיורת והשבויה והשפחה,</w:t>
      </w:r>
      <w:r>
        <w:rPr>
          <w:rFonts w:hint="cs"/>
          <w:noProof/>
          <w:shd w:val="clear" w:color="auto" w:fill="F2F2F2" w:themeFill="background1" w:themeFillShade="F2"/>
          <w:rtl/>
        </w:rPr>
        <w:t xml:space="preserve"> </w:t>
      </w:r>
      <w:r w:rsidRPr="00B64141">
        <w:rPr>
          <w:noProof/>
          <w:shd w:val="clear" w:color="auto" w:fill="F2F2F2" w:themeFill="background1" w:themeFillShade="F2"/>
          <w:rtl/>
        </w:rPr>
        <w:t>פחות מבנות שלש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Toc119352850 \h</w:instrText>
      </w:r>
      <w:r>
        <w:rPr>
          <w:noProof/>
          <w:rtl/>
        </w:rPr>
        <w:instrText xml:space="preserve"> </w:instrText>
      </w:r>
      <w:r>
        <w:rPr>
          <w:noProof/>
          <w:rtl/>
        </w:rPr>
      </w:r>
      <w:r>
        <w:rPr>
          <w:noProof/>
          <w:rtl/>
        </w:rPr>
        <w:fldChar w:fldCharType="separate"/>
      </w:r>
      <w:r w:rsidR="00500AD7">
        <w:rPr>
          <w:noProof/>
          <w:rtl/>
        </w:rPr>
        <w:t>13</w:t>
      </w:r>
      <w:r>
        <w:rPr>
          <w:noProof/>
          <w:rtl/>
        </w:rPr>
        <w:fldChar w:fldCharType="end"/>
      </w:r>
    </w:p>
    <w:p w14:paraId="2DB46A71" w14:textId="376F00C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גיור בקטנות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Toc119352851 \h</w:instrText>
      </w:r>
      <w:r>
        <w:rPr>
          <w:noProof/>
          <w:rtl/>
        </w:rPr>
        <w:instrText xml:space="preserve"> </w:instrText>
      </w:r>
      <w:r>
        <w:rPr>
          <w:noProof/>
          <w:rtl/>
        </w:rPr>
      </w:r>
      <w:r>
        <w:rPr>
          <w:noProof/>
          <w:rtl/>
        </w:rPr>
        <w:fldChar w:fldCharType="separate"/>
      </w:r>
      <w:r w:rsidR="00500AD7">
        <w:rPr>
          <w:noProof/>
          <w:rtl/>
        </w:rPr>
        <w:t>13</w:t>
      </w:r>
      <w:r>
        <w:rPr>
          <w:noProof/>
          <w:rtl/>
        </w:rPr>
        <w:fldChar w:fldCharType="end"/>
      </w:r>
    </w:p>
    <w:p w14:paraId="7D6445CB" w14:textId="7664B29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אם יכולים למחות בגדלות, ומתי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Toc119352852 \h</w:instrText>
      </w:r>
      <w:r>
        <w:rPr>
          <w:noProof/>
          <w:rtl/>
        </w:rPr>
        <w:instrText xml:space="preserve"> </w:instrText>
      </w:r>
      <w:r>
        <w:rPr>
          <w:noProof/>
          <w:rtl/>
        </w:rPr>
      </w:r>
      <w:r>
        <w:rPr>
          <w:noProof/>
          <w:rtl/>
        </w:rPr>
        <w:fldChar w:fldCharType="separate"/>
      </w:r>
      <w:r w:rsidR="00500AD7">
        <w:rPr>
          <w:noProof/>
          <w:rtl/>
        </w:rPr>
        <w:t>13</w:t>
      </w:r>
      <w:r>
        <w:rPr>
          <w:noProof/>
          <w:rtl/>
        </w:rPr>
        <w:fldChar w:fldCharType="end"/>
      </w:r>
    </w:p>
    <w:p w14:paraId="2D514402" w14:textId="07057996" w:rsidR="0087139A" w:rsidRDefault="0087139A" w:rsidP="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הגדול שבא על הקטנה</w:t>
      </w:r>
      <w:r>
        <w:rPr>
          <w:rFonts w:hint="cs"/>
          <w:noProof/>
          <w:rtl/>
        </w:rPr>
        <w:t xml:space="preserve">, </w:t>
      </w:r>
      <w:r w:rsidRPr="00B64141">
        <w:rPr>
          <w:noProof/>
          <w:shd w:val="clear" w:color="auto" w:fill="F2F2F2" w:themeFill="background1" w:themeFillShade="F2"/>
          <w:rtl/>
        </w:rPr>
        <w:t>הגיורת והשבויה והשפחה,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Toc119352855 \h</w:instrText>
      </w:r>
      <w:r>
        <w:rPr>
          <w:noProof/>
          <w:rtl/>
        </w:rPr>
        <w:instrText xml:space="preserve"> </w:instrText>
      </w:r>
      <w:r>
        <w:rPr>
          <w:noProof/>
          <w:rtl/>
        </w:rPr>
      </w:r>
      <w:r>
        <w:rPr>
          <w:noProof/>
          <w:rtl/>
        </w:rPr>
        <w:fldChar w:fldCharType="separate"/>
      </w:r>
      <w:r w:rsidR="00500AD7">
        <w:rPr>
          <w:noProof/>
          <w:rtl/>
        </w:rPr>
        <w:t>14</w:t>
      </w:r>
      <w:r>
        <w:rPr>
          <w:noProof/>
          <w:rtl/>
        </w:rPr>
        <w:fldChar w:fldCharType="end"/>
      </w:r>
    </w:p>
    <w:p w14:paraId="21AACD88" w14:textId="032602D5"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קטן על הגדולה אם דינה כ'מוכת עץ'</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Toc119352856 \h</w:instrText>
      </w:r>
      <w:r>
        <w:rPr>
          <w:noProof/>
          <w:rtl/>
        </w:rPr>
        <w:instrText xml:space="preserve"> </w:instrText>
      </w:r>
      <w:r>
        <w:rPr>
          <w:noProof/>
          <w:rtl/>
        </w:rPr>
      </w:r>
      <w:r>
        <w:rPr>
          <w:noProof/>
          <w:rtl/>
        </w:rPr>
        <w:fldChar w:fldCharType="separate"/>
      </w:r>
      <w:r w:rsidR="00500AD7">
        <w:rPr>
          <w:noProof/>
          <w:rtl/>
        </w:rPr>
        <w:t>14</w:t>
      </w:r>
      <w:r>
        <w:rPr>
          <w:noProof/>
          <w:rtl/>
        </w:rPr>
        <w:fldChar w:fldCharType="end"/>
      </w:r>
    </w:p>
    <w:p w14:paraId="309B94DA" w14:textId="1F3CE5D7"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כנסה בחזקת בתולה ונמצאת מוכת עץ, או בעולה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Toc119352857 \h</w:instrText>
      </w:r>
      <w:r>
        <w:rPr>
          <w:noProof/>
          <w:rtl/>
        </w:rPr>
        <w:instrText xml:space="preserve"> </w:instrText>
      </w:r>
      <w:r>
        <w:rPr>
          <w:noProof/>
          <w:rtl/>
        </w:rPr>
      </w:r>
      <w:r>
        <w:rPr>
          <w:noProof/>
          <w:rtl/>
        </w:rPr>
        <w:fldChar w:fldCharType="separate"/>
      </w:r>
      <w:r w:rsidR="00500AD7">
        <w:rPr>
          <w:noProof/>
          <w:rtl/>
        </w:rPr>
        <w:t>14</w:t>
      </w:r>
      <w:r>
        <w:rPr>
          <w:noProof/>
          <w:rtl/>
        </w:rPr>
        <w:fldChar w:fldCharType="end"/>
      </w:r>
    </w:p>
    <w:p w14:paraId="5BAA3CBF" w14:textId="7E4A2BCA" w:rsidR="0087139A" w:rsidRDefault="0087139A" w:rsidP="008E6019">
      <w:pPr>
        <w:pStyle w:val="afffff7"/>
        <w:framePr w:wrap="around"/>
        <w:rPr>
          <w:rFonts w:asciiTheme="minorHAnsi" w:eastAsiaTheme="minorEastAsia" w:hAnsiTheme="minorHAnsi" w:cstheme="minorBidi"/>
          <w:sz w:val="22"/>
          <w:szCs w:val="22"/>
          <w:rtl/>
        </w:rPr>
      </w:pPr>
      <w:r>
        <w:rPr>
          <w:rtl/>
        </w:rPr>
        <w:t>יב.</w:t>
      </w:r>
      <w:r>
        <w:rPr>
          <w:rtl/>
        </w:rPr>
        <w:fldChar w:fldCharType="begin"/>
      </w:r>
      <w:r>
        <w:rPr>
          <w:rtl/>
        </w:rPr>
        <w:instrText xml:space="preserve"> </w:instrText>
      </w:r>
      <w:r>
        <w:instrText>PAGEREF</w:instrText>
      </w:r>
      <w:r>
        <w:rPr>
          <w:rtl/>
        </w:rPr>
        <w:instrText xml:space="preserve"> _</w:instrText>
      </w:r>
      <w:r>
        <w:instrText>Toc119352858 \h</w:instrText>
      </w:r>
      <w:r>
        <w:rPr>
          <w:rtl/>
        </w:rPr>
        <w:instrText xml:space="preserve"> </w:instrText>
      </w:r>
      <w:r>
        <w:rPr>
          <w:rtl/>
        </w:rPr>
      </w:r>
      <w:r>
        <w:rPr>
          <w:rtl/>
        </w:rPr>
        <w:fldChar w:fldCharType="separate"/>
      </w:r>
      <w:r w:rsidR="00500AD7">
        <w:rPr>
          <w:rtl/>
        </w:rPr>
        <w:t>15</w:t>
      </w:r>
      <w:r>
        <w:rPr>
          <w:rtl/>
        </w:rPr>
        <w:fldChar w:fldCharType="end"/>
      </w:r>
    </w:p>
    <w:p w14:paraId="2CE94527" w14:textId="631FF6BD"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ב' הוכחות ל'נמצאת בעולה - יש לה כתובה מנה'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Toc119352859 \h</w:instrText>
      </w:r>
      <w:r>
        <w:rPr>
          <w:noProof/>
          <w:rtl/>
        </w:rPr>
        <w:instrText xml:space="preserve"> </w:instrText>
      </w:r>
      <w:r>
        <w:rPr>
          <w:noProof/>
          <w:rtl/>
        </w:rPr>
      </w:r>
      <w:r>
        <w:rPr>
          <w:noProof/>
          <w:rtl/>
        </w:rPr>
        <w:fldChar w:fldCharType="separate"/>
      </w:r>
      <w:r w:rsidR="00500AD7">
        <w:rPr>
          <w:noProof/>
          <w:rtl/>
        </w:rPr>
        <w:t>15</w:t>
      </w:r>
      <w:r>
        <w:rPr>
          <w:noProof/>
          <w:rtl/>
        </w:rPr>
        <w:fldChar w:fldCharType="end"/>
      </w:r>
    </w:p>
    <w:p w14:paraId="0C0EB3E0" w14:textId="1149A903"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האוכל אצל חמיו ביהודה שלא בעדים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Toc119352860 \h</w:instrText>
      </w:r>
      <w:r>
        <w:rPr>
          <w:noProof/>
          <w:rtl/>
        </w:rPr>
        <w:instrText xml:space="preserve"> </w:instrText>
      </w:r>
      <w:r>
        <w:rPr>
          <w:noProof/>
          <w:rtl/>
        </w:rPr>
      </w:r>
      <w:r>
        <w:rPr>
          <w:noProof/>
          <w:rtl/>
        </w:rPr>
        <w:fldChar w:fldCharType="separate"/>
      </w:r>
      <w:r w:rsidR="00500AD7">
        <w:rPr>
          <w:noProof/>
          <w:rtl/>
        </w:rPr>
        <w:t>15</w:t>
      </w:r>
      <w:r>
        <w:rPr>
          <w:noProof/>
          <w:rtl/>
        </w:rPr>
        <w:fldChar w:fldCharType="end"/>
      </w:r>
    </w:p>
    <w:p w14:paraId="2B174F86" w14:textId="711369B8"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וכל שלא נהג כמנהג הזה, א"י לטעון טענת בתולים -</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Toc119352861 \h</w:instrText>
      </w:r>
      <w:r>
        <w:rPr>
          <w:noProof/>
          <w:rtl/>
        </w:rPr>
        <w:instrText xml:space="preserve"> </w:instrText>
      </w:r>
      <w:r>
        <w:rPr>
          <w:noProof/>
          <w:rtl/>
        </w:rPr>
      </w:r>
      <w:r>
        <w:rPr>
          <w:noProof/>
          <w:rtl/>
        </w:rPr>
        <w:fldChar w:fldCharType="separate"/>
      </w:r>
      <w:r w:rsidR="00500AD7">
        <w:rPr>
          <w:noProof/>
          <w:rtl/>
        </w:rPr>
        <w:t>16</w:t>
      </w:r>
      <w:r>
        <w:rPr>
          <w:noProof/>
          <w:rtl/>
        </w:rPr>
        <w:fldChar w:fldCharType="end"/>
      </w:r>
    </w:p>
    <w:p w14:paraId="533F51AE" w14:textId="72B6B239" w:rsidR="0087139A" w:rsidRDefault="0087139A" w:rsidP="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אחת אלמנת ישראל ואחת בת כהן</w:t>
      </w:r>
      <w:r>
        <w:rPr>
          <w:rFonts w:hint="cs"/>
          <w:noProof/>
          <w:rtl/>
        </w:rPr>
        <w:t>,</w:t>
      </w:r>
      <w:r>
        <w:rPr>
          <w:rFonts w:hint="cs"/>
          <w:noProof/>
          <w:shd w:val="clear" w:color="auto" w:fill="F2F2F2" w:themeFill="background1" w:themeFillShade="F2"/>
          <w:rtl/>
        </w:rPr>
        <w:t xml:space="preserve"> </w:t>
      </w:r>
      <w:r w:rsidRPr="00B64141">
        <w:rPr>
          <w:noProof/>
          <w:shd w:val="clear" w:color="auto" w:fill="F2F2F2" w:themeFill="background1" w:themeFillShade="F2"/>
          <w:rtl/>
        </w:rPr>
        <w:t>ב"ד של כהנים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Toc119352863 \h</w:instrText>
      </w:r>
      <w:r>
        <w:rPr>
          <w:noProof/>
          <w:rtl/>
        </w:rPr>
        <w:instrText xml:space="preserve"> </w:instrText>
      </w:r>
      <w:r>
        <w:rPr>
          <w:noProof/>
          <w:rtl/>
        </w:rPr>
      </w:r>
      <w:r>
        <w:rPr>
          <w:noProof/>
          <w:rtl/>
        </w:rPr>
        <w:fldChar w:fldCharType="separate"/>
      </w:r>
      <w:r w:rsidR="00500AD7">
        <w:rPr>
          <w:noProof/>
          <w:rtl/>
        </w:rPr>
        <w:t>16</w:t>
      </w:r>
      <w:r>
        <w:rPr>
          <w:noProof/>
          <w:rtl/>
        </w:rPr>
        <w:fldChar w:fldCharType="end"/>
      </w:r>
    </w:p>
    <w:p w14:paraId="4AE72AC1" w14:textId="650D03CE"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ב"ד של כהנים..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Toc119352865 \h</w:instrText>
      </w:r>
      <w:r>
        <w:rPr>
          <w:noProof/>
          <w:rtl/>
        </w:rPr>
        <w:instrText xml:space="preserve"> </w:instrText>
      </w:r>
      <w:r>
        <w:rPr>
          <w:noProof/>
          <w:rtl/>
        </w:rPr>
      </w:r>
      <w:r>
        <w:rPr>
          <w:noProof/>
          <w:rtl/>
        </w:rPr>
        <w:fldChar w:fldCharType="separate"/>
      </w:r>
      <w:r w:rsidR="00500AD7">
        <w:rPr>
          <w:noProof/>
          <w:rtl/>
        </w:rPr>
        <w:t>16</w:t>
      </w:r>
      <w:r>
        <w:rPr>
          <w:noProof/>
          <w:rtl/>
        </w:rPr>
        <w:fldChar w:fldCharType="end"/>
      </w:r>
    </w:p>
    <w:p w14:paraId="2160143E" w14:textId="2BE2D6AE"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הנושא אשה ולא מצא בתולים: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Toc119352866 \h</w:instrText>
      </w:r>
      <w:r>
        <w:rPr>
          <w:noProof/>
          <w:rtl/>
        </w:rPr>
        <w:instrText xml:space="preserve"> </w:instrText>
      </w:r>
      <w:r>
        <w:rPr>
          <w:noProof/>
          <w:rtl/>
        </w:rPr>
      </w:r>
      <w:r>
        <w:rPr>
          <w:noProof/>
          <w:rtl/>
        </w:rPr>
        <w:fldChar w:fldCharType="separate"/>
      </w:r>
      <w:r w:rsidR="00500AD7">
        <w:rPr>
          <w:noProof/>
          <w:rtl/>
        </w:rPr>
        <w:t>16</w:t>
      </w:r>
      <w:r>
        <w:rPr>
          <w:noProof/>
          <w:rtl/>
        </w:rPr>
        <w:fldChar w:fldCharType="end"/>
      </w:r>
    </w:p>
    <w:p w14:paraId="7DF55819" w14:textId="515CFE3D"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'מנה לי בידך' והלה 'איני יודע' [ואם משנתינו כמותה],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Toc119352867 \h</w:instrText>
      </w:r>
      <w:r>
        <w:rPr>
          <w:noProof/>
          <w:rtl/>
        </w:rPr>
        <w:instrText xml:space="preserve"> </w:instrText>
      </w:r>
      <w:r>
        <w:rPr>
          <w:noProof/>
          <w:rtl/>
        </w:rPr>
      </w:r>
      <w:r>
        <w:rPr>
          <w:noProof/>
          <w:rtl/>
        </w:rPr>
        <w:fldChar w:fldCharType="separate"/>
      </w:r>
      <w:r w:rsidR="00500AD7">
        <w:rPr>
          <w:noProof/>
          <w:rtl/>
        </w:rPr>
        <w:t>16</w:t>
      </w:r>
      <w:r>
        <w:rPr>
          <w:noProof/>
          <w:rtl/>
        </w:rPr>
        <w:fldChar w:fldCharType="end"/>
      </w:r>
    </w:p>
    <w:p w14:paraId="4841C585" w14:textId="77923ED3" w:rsidR="0087139A" w:rsidRDefault="0087139A" w:rsidP="008E6019">
      <w:pPr>
        <w:pStyle w:val="afffff7"/>
        <w:framePr w:wrap="around"/>
        <w:rPr>
          <w:rFonts w:asciiTheme="minorHAnsi" w:eastAsiaTheme="minorEastAsia" w:hAnsiTheme="minorHAnsi" w:cstheme="minorBidi"/>
          <w:sz w:val="22"/>
          <w:szCs w:val="22"/>
          <w:rtl/>
        </w:rPr>
      </w:pPr>
      <w:r>
        <w:rPr>
          <w:rtl/>
        </w:rPr>
        <w:t>יג.</w:t>
      </w:r>
      <w:r>
        <w:rPr>
          <w:rtl/>
        </w:rPr>
        <w:fldChar w:fldCharType="begin"/>
      </w:r>
      <w:r>
        <w:rPr>
          <w:rtl/>
        </w:rPr>
        <w:instrText xml:space="preserve"> </w:instrText>
      </w:r>
      <w:r>
        <w:instrText>PAGEREF</w:instrText>
      </w:r>
      <w:r>
        <w:rPr>
          <w:rtl/>
        </w:rPr>
        <w:instrText xml:space="preserve"> _</w:instrText>
      </w:r>
      <w:r>
        <w:instrText>Toc119352868 \h</w:instrText>
      </w:r>
      <w:r>
        <w:rPr>
          <w:rtl/>
        </w:rPr>
        <w:instrText xml:space="preserve"> </w:instrText>
      </w:r>
      <w:r>
        <w:rPr>
          <w:rtl/>
        </w:rPr>
      </w:r>
      <w:r>
        <w:rPr>
          <w:rtl/>
        </w:rPr>
        <w:fldChar w:fldCharType="separate"/>
      </w:r>
      <w:r w:rsidR="00500AD7">
        <w:rPr>
          <w:rtl/>
        </w:rPr>
        <w:t>17</w:t>
      </w:r>
      <w:r>
        <w:rPr>
          <w:rtl/>
        </w:rPr>
        <w:fldChar w:fldCharType="end"/>
      </w:r>
    </w:p>
    <w:p w14:paraId="1E4364B2" w14:textId="36E5667E"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היא אומרת 'מוכת עץ אני',    והוא אומר 'דרוסת איש את'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Toc119352869 \h</w:instrText>
      </w:r>
      <w:r>
        <w:rPr>
          <w:noProof/>
          <w:rtl/>
        </w:rPr>
        <w:instrText xml:space="preserve"> </w:instrText>
      </w:r>
      <w:r>
        <w:rPr>
          <w:noProof/>
          <w:rtl/>
        </w:rPr>
      </w:r>
      <w:r>
        <w:rPr>
          <w:noProof/>
          <w:rtl/>
        </w:rPr>
        <w:fldChar w:fldCharType="separate"/>
      </w:r>
      <w:r w:rsidR="00500AD7">
        <w:rPr>
          <w:noProof/>
          <w:rtl/>
        </w:rPr>
        <w:t>17</w:t>
      </w:r>
      <w:r>
        <w:rPr>
          <w:noProof/>
          <w:rtl/>
        </w:rPr>
        <w:fldChar w:fldCharType="end"/>
      </w:r>
    </w:p>
    <w:p w14:paraId="1A7AD14A" w14:textId="3D063021"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ביאור טענותיהם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Toc119352870 \h</w:instrText>
      </w:r>
      <w:r>
        <w:rPr>
          <w:noProof/>
          <w:rtl/>
        </w:rPr>
        <w:instrText xml:space="preserve"> </w:instrText>
      </w:r>
      <w:r>
        <w:rPr>
          <w:noProof/>
          <w:rtl/>
        </w:rPr>
      </w:r>
      <w:r>
        <w:rPr>
          <w:noProof/>
          <w:rtl/>
        </w:rPr>
        <w:fldChar w:fldCharType="separate"/>
      </w:r>
      <w:r w:rsidR="00500AD7">
        <w:rPr>
          <w:noProof/>
          <w:rtl/>
        </w:rPr>
        <w:t>17</w:t>
      </w:r>
      <w:r>
        <w:rPr>
          <w:noProof/>
          <w:rtl/>
        </w:rPr>
        <w:fldChar w:fldCharType="end"/>
      </w:r>
    </w:p>
    <w:p w14:paraId="74BBC870" w14:textId="5E64B8F5"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צריכותא - שתי מח' בממון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Toc119352871 \h</w:instrText>
      </w:r>
      <w:r>
        <w:rPr>
          <w:noProof/>
          <w:rtl/>
        </w:rPr>
        <w:instrText xml:space="preserve"> </w:instrText>
      </w:r>
      <w:r>
        <w:rPr>
          <w:noProof/>
          <w:rtl/>
        </w:rPr>
      </w:r>
      <w:r>
        <w:rPr>
          <w:noProof/>
          <w:rtl/>
        </w:rPr>
        <w:fldChar w:fldCharType="separate"/>
      </w:r>
      <w:r w:rsidR="00500AD7">
        <w:rPr>
          <w:noProof/>
          <w:rtl/>
        </w:rPr>
        <w:t>17</w:t>
      </w:r>
      <w:r>
        <w:rPr>
          <w:noProof/>
          <w:rtl/>
        </w:rPr>
        <w:fldChar w:fldCharType="end"/>
      </w:r>
    </w:p>
    <w:p w14:paraId="63F0BF54" w14:textId="18725888" w:rsidR="0087139A" w:rsidRDefault="0087139A" w:rsidP="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ראוה מדברת:    'מה טיבו של זה'</w:t>
      </w:r>
      <w:r>
        <w:rPr>
          <w:rFonts w:hint="cs"/>
          <w:noProof/>
          <w:rtl/>
        </w:rPr>
        <w:t>,</w:t>
      </w:r>
      <w:r>
        <w:rPr>
          <w:rFonts w:hint="cs"/>
          <w:noProof/>
          <w:shd w:val="clear" w:color="auto" w:fill="F2F2F2" w:themeFill="background1" w:themeFillShade="F2"/>
          <w:rtl/>
        </w:rPr>
        <w:t xml:space="preserve"> </w:t>
      </w:r>
      <w:r w:rsidRPr="00B64141">
        <w:rPr>
          <w:noProof/>
          <w:shd w:val="clear" w:color="auto" w:fill="F2F2F2" w:themeFill="background1" w:themeFillShade="F2"/>
          <w:rtl/>
        </w:rPr>
        <w:t>היתה מעוברת: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Toc119352873 \h</w:instrText>
      </w:r>
      <w:r>
        <w:rPr>
          <w:noProof/>
          <w:rtl/>
        </w:rPr>
        <w:instrText xml:space="preserve"> </w:instrText>
      </w:r>
      <w:r>
        <w:rPr>
          <w:noProof/>
          <w:rtl/>
        </w:rPr>
      </w:r>
      <w:r>
        <w:rPr>
          <w:noProof/>
          <w:rtl/>
        </w:rPr>
        <w:fldChar w:fldCharType="separate"/>
      </w:r>
      <w:r w:rsidR="00500AD7">
        <w:rPr>
          <w:noProof/>
          <w:rtl/>
        </w:rPr>
        <w:t>17</w:t>
      </w:r>
      <w:r>
        <w:rPr>
          <w:noProof/>
          <w:rtl/>
        </w:rPr>
        <w:fldChar w:fldCharType="end"/>
      </w:r>
    </w:p>
    <w:p w14:paraId="25E8DE5F" w14:textId="25B3173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מדברת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Toc119352874 \h</w:instrText>
      </w:r>
      <w:r>
        <w:rPr>
          <w:noProof/>
          <w:rtl/>
        </w:rPr>
        <w:instrText xml:space="preserve"> </w:instrText>
      </w:r>
      <w:r>
        <w:rPr>
          <w:noProof/>
          <w:rtl/>
        </w:rPr>
      </w:r>
      <w:r>
        <w:rPr>
          <w:noProof/>
          <w:rtl/>
        </w:rPr>
        <w:fldChar w:fldCharType="separate"/>
      </w:r>
      <w:r w:rsidR="00500AD7">
        <w:rPr>
          <w:noProof/>
          <w:rtl/>
        </w:rPr>
        <w:t>17</w:t>
      </w:r>
      <w:r>
        <w:rPr>
          <w:noProof/>
          <w:rtl/>
        </w:rPr>
        <w:fldChar w:fldCharType="end"/>
      </w:r>
    </w:p>
    <w:p w14:paraId="71A7A8B8" w14:textId="0793BC21"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קושיא על זעירי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Toc119352875 \h</w:instrText>
      </w:r>
      <w:r>
        <w:rPr>
          <w:noProof/>
          <w:rtl/>
        </w:rPr>
        <w:instrText xml:space="preserve"> </w:instrText>
      </w:r>
      <w:r>
        <w:rPr>
          <w:noProof/>
          <w:rtl/>
        </w:rPr>
      </w:r>
      <w:r>
        <w:rPr>
          <w:noProof/>
          <w:rtl/>
        </w:rPr>
        <w:fldChar w:fldCharType="separate"/>
      </w:r>
      <w:r w:rsidR="00500AD7">
        <w:rPr>
          <w:noProof/>
          <w:rtl/>
        </w:rPr>
        <w:t>17</w:t>
      </w:r>
      <w:r>
        <w:rPr>
          <w:noProof/>
          <w:rtl/>
        </w:rPr>
        <w:fldChar w:fldCharType="end"/>
      </w:r>
    </w:p>
    <w:p w14:paraId="48007C40" w14:textId="5768B88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ד' קושיות על ר' אסי, ותיובתא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Toc119352876 \h</w:instrText>
      </w:r>
      <w:r>
        <w:rPr>
          <w:noProof/>
          <w:rtl/>
        </w:rPr>
        <w:instrText xml:space="preserve"> </w:instrText>
      </w:r>
      <w:r>
        <w:rPr>
          <w:noProof/>
          <w:rtl/>
        </w:rPr>
      </w:r>
      <w:r>
        <w:rPr>
          <w:noProof/>
          <w:rtl/>
        </w:rPr>
        <w:fldChar w:fldCharType="separate"/>
      </w:r>
      <w:r w:rsidR="00500AD7">
        <w:rPr>
          <w:noProof/>
          <w:rtl/>
        </w:rPr>
        <w:t>17</w:t>
      </w:r>
      <w:r>
        <w:rPr>
          <w:noProof/>
          <w:rtl/>
        </w:rPr>
        <w:fldChar w:fldCharType="end"/>
      </w:r>
    </w:p>
    <w:p w14:paraId="2FAE243C" w14:textId="4564A3A0"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רוב כשרים ורוב פסולים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Toc119352878 \h</w:instrText>
      </w:r>
      <w:r>
        <w:rPr>
          <w:noProof/>
          <w:rtl/>
        </w:rPr>
        <w:instrText xml:space="preserve"> </w:instrText>
      </w:r>
      <w:r>
        <w:rPr>
          <w:noProof/>
          <w:rtl/>
        </w:rPr>
      </w:r>
      <w:r>
        <w:rPr>
          <w:noProof/>
          <w:rtl/>
        </w:rPr>
        <w:fldChar w:fldCharType="separate"/>
      </w:r>
      <w:r w:rsidR="00500AD7">
        <w:rPr>
          <w:noProof/>
          <w:rtl/>
        </w:rPr>
        <w:t>18</w:t>
      </w:r>
      <w:r>
        <w:rPr>
          <w:noProof/>
          <w:rtl/>
        </w:rPr>
        <w:fldChar w:fldCharType="end"/>
      </w:r>
    </w:p>
    <w:p w14:paraId="46B0DF7F" w14:textId="53E37B8A"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אם המכשיר - מכשיר בבתה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Toc119352879 \h</w:instrText>
      </w:r>
      <w:r>
        <w:rPr>
          <w:noProof/>
          <w:rtl/>
        </w:rPr>
        <w:instrText xml:space="preserve"> </w:instrText>
      </w:r>
      <w:r>
        <w:rPr>
          <w:noProof/>
          <w:rtl/>
        </w:rPr>
      </w:r>
      <w:r>
        <w:rPr>
          <w:noProof/>
          <w:rtl/>
        </w:rPr>
        <w:fldChar w:fldCharType="separate"/>
      </w:r>
      <w:r w:rsidR="00500AD7">
        <w:rPr>
          <w:noProof/>
          <w:rtl/>
        </w:rPr>
        <w:t>18</w:t>
      </w:r>
      <w:r>
        <w:rPr>
          <w:noProof/>
          <w:rtl/>
        </w:rPr>
        <w:fldChar w:fldCharType="end"/>
      </w:r>
    </w:p>
    <w:p w14:paraId="0A7AF2D7" w14:textId="5907474E" w:rsidR="0087139A" w:rsidRDefault="0087139A" w:rsidP="008E6019">
      <w:pPr>
        <w:pStyle w:val="afffff7"/>
        <w:framePr w:wrap="around"/>
        <w:rPr>
          <w:rFonts w:asciiTheme="minorHAnsi" w:eastAsiaTheme="minorEastAsia" w:hAnsiTheme="minorHAnsi" w:cstheme="minorBidi"/>
          <w:sz w:val="22"/>
          <w:szCs w:val="22"/>
          <w:rtl/>
        </w:rPr>
      </w:pPr>
      <w:r>
        <w:rPr>
          <w:rtl/>
        </w:rPr>
        <w:t>יד.</w:t>
      </w:r>
      <w:r>
        <w:rPr>
          <w:rtl/>
        </w:rPr>
        <w:fldChar w:fldCharType="begin"/>
      </w:r>
      <w:r>
        <w:rPr>
          <w:rtl/>
        </w:rPr>
        <w:instrText xml:space="preserve"> </w:instrText>
      </w:r>
      <w:r>
        <w:instrText>PAGEREF</w:instrText>
      </w:r>
      <w:r>
        <w:rPr>
          <w:rtl/>
        </w:rPr>
        <w:instrText xml:space="preserve"> _</w:instrText>
      </w:r>
      <w:r>
        <w:instrText>Toc119352880 \h</w:instrText>
      </w:r>
      <w:r>
        <w:rPr>
          <w:rtl/>
        </w:rPr>
        <w:instrText xml:space="preserve"> </w:instrText>
      </w:r>
      <w:r>
        <w:rPr>
          <w:rtl/>
        </w:rPr>
      </w:r>
      <w:r>
        <w:rPr>
          <w:rtl/>
        </w:rPr>
        <w:fldChar w:fldCharType="separate"/>
      </w:r>
      <w:r w:rsidR="00500AD7">
        <w:rPr>
          <w:rtl/>
        </w:rPr>
        <w:t>18</w:t>
      </w:r>
      <w:r>
        <w:rPr>
          <w:rtl/>
        </w:rPr>
        <w:fldChar w:fldCharType="end"/>
      </w:r>
    </w:p>
    <w:p w14:paraId="29C2E492" w14:textId="58D1B78B"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ארוס וארוסתו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Toc119352881 \h</w:instrText>
      </w:r>
      <w:r>
        <w:rPr>
          <w:noProof/>
          <w:rtl/>
        </w:rPr>
        <w:instrText xml:space="preserve"> </w:instrText>
      </w:r>
      <w:r>
        <w:rPr>
          <w:noProof/>
          <w:rtl/>
        </w:rPr>
      </w:r>
      <w:r>
        <w:rPr>
          <w:noProof/>
          <w:rtl/>
        </w:rPr>
        <w:fldChar w:fldCharType="separate"/>
      </w:r>
      <w:r w:rsidR="00500AD7">
        <w:rPr>
          <w:noProof/>
          <w:rtl/>
        </w:rPr>
        <w:t>18</w:t>
      </w:r>
      <w:r>
        <w:rPr>
          <w:noProof/>
          <w:rtl/>
        </w:rPr>
        <w:fldChar w:fldCharType="end"/>
      </w:r>
    </w:p>
    <w:p w14:paraId="34C76CF0" w14:textId="0EEDC56D"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lastRenderedPageBreak/>
        <w:t>ב'אלמנת עיסה' החליפו ר"ג וריה"ו שיטתם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Toc119352882 \h</w:instrText>
      </w:r>
      <w:r>
        <w:rPr>
          <w:noProof/>
          <w:rtl/>
        </w:rPr>
        <w:instrText xml:space="preserve"> </w:instrText>
      </w:r>
      <w:r>
        <w:rPr>
          <w:noProof/>
          <w:rtl/>
        </w:rPr>
      </w:r>
      <w:r>
        <w:rPr>
          <w:noProof/>
          <w:rtl/>
        </w:rPr>
        <w:fldChar w:fldCharType="separate"/>
      </w:r>
      <w:r w:rsidR="00500AD7">
        <w:rPr>
          <w:noProof/>
          <w:rtl/>
        </w:rPr>
        <w:t>18</w:t>
      </w:r>
      <w:r>
        <w:rPr>
          <w:noProof/>
          <w:rtl/>
        </w:rPr>
        <w:fldChar w:fldCharType="end"/>
      </w:r>
    </w:p>
    <w:p w14:paraId="61AAF9FE" w14:textId="053A63BD"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w:t>
      </w:r>
      <w:r w:rsidRPr="00B64141">
        <w:rPr>
          <w:noProof/>
          <w:rtl/>
        </w:rPr>
        <w:t>אלמנת עיסה' שכשרה, והדין כששותקים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Toc119352883 \h</w:instrText>
      </w:r>
      <w:r>
        <w:rPr>
          <w:noProof/>
          <w:rtl/>
        </w:rPr>
        <w:instrText xml:space="preserve"> </w:instrText>
      </w:r>
      <w:r>
        <w:rPr>
          <w:noProof/>
          <w:rtl/>
        </w:rPr>
      </w:r>
      <w:r>
        <w:rPr>
          <w:noProof/>
          <w:rtl/>
        </w:rPr>
        <w:fldChar w:fldCharType="separate"/>
      </w:r>
      <w:r w:rsidR="00500AD7">
        <w:rPr>
          <w:noProof/>
          <w:rtl/>
        </w:rPr>
        <w:t>19</w:t>
      </w:r>
      <w:r>
        <w:rPr>
          <w:noProof/>
          <w:rtl/>
        </w:rPr>
        <w:fldChar w:fldCharType="end"/>
      </w:r>
    </w:p>
    <w:p w14:paraId="3F1BE224" w14:textId="2C110441" w:rsidR="0087139A" w:rsidRDefault="0087139A" w:rsidP="008E6019">
      <w:pPr>
        <w:pStyle w:val="afffff7"/>
        <w:framePr w:wrap="around"/>
        <w:rPr>
          <w:rFonts w:asciiTheme="minorHAnsi" w:eastAsiaTheme="minorEastAsia" w:hAnsiTheme="minorHAnsi" w:cstheme="minorBidi"/>
          <w:sz w:val="22"/>
          <w:szCs w:val="22"/>
          <w:rtl/>
        </w:rPr>
      </w:pPr>
      <w:r>
        <w:rPr>
          <w:rtl/>
        </w:rPr>
        <w:t>טו.</w:t>
      </w:r>
      <w:r>
        <w:rPr>
          <w:rtl/>
        </w:rPr>
        <w:fldChar w:fldCharType="begin"/>
      </w:r>
      <w:r>
        <w:rPr>
          <w:rtl/>
        </w:rPr>
        <w:instrText xml:space="preserve"> </w:instrText>
      </w:r>
      <w:r>
        <w:instrText>PAGEREF</w:instrText>
      </w:r>
      <w:r>
        <w:rPr>
          <w:rtl/>
        </w:rPr>
        <w:instrText xml:space="preserve"> _</w:instrText>
      </w:r>
      <w:r>
        <w:instrText>Toc119352885 \h</w:instrText>
      </w:r>
      <w:r>
        <w:rPr>
          <w:rtl/>
        </w:rPr>
        <w:instrText xml:space="preserve"> </w:instrText>
      </w:r>
      <w:r>
        <w:rPr>
          <w:rtl/>
        </w:rPr>
      </w:r>
      <w:r>
        <w:rPr>
          <w:rtl/>
        </w:rPr>
        <w:fldChar w:fldCharType="separate"/>
      </w:r>
      <w:r w:rsidR="00500AD7">
        <w:rPr>
          <w:rtl/>
        </w:rPr>
        <w:t>20</w:t>
      </w:r>
      <w:r>
        <w:rPr>
          <w:rtl/>
        </w:rPr>
        <w:fldChar w:fldCharType="end"/>
      </w:r>
    </w:p>
    <w:p w14:paraId="2BBF6150" w14:textId="724C6FF7"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'תרי רובי' ליוחסין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Toc119352886 \h</w:instrText>
      </w:r>
      <w:r>
        <w:rPr>
          <w:noProof/>
          <w:rtl/>
        </w:rPr>
        <w:instrText xml:space="preserve"> </w:instrText>
      </w:r>
      <w:r>
        <w:rPr>
          <w:noProof/>
          <w:rtl/>
        </w:rPr>
      </w:r>
      <w:r>
        <w:rPr>
          <w:noProof/>
          <w:rtl/>
        </w:rPr>
        <w:fldChar w:fldCharType="separate"/>
      </w:r>
      <w:r w:rsidR="00500AD7">
        <w:rPr>
          <w:noProof/>
          <w:rtl/>
        </w:rPr>
        <w:t>20</w:t>
      </w:r>
      <w:r>
        <w:rPr>
          <w:noProof/>
          <w:rtl/>
        </w:rPr>
        <w:fldChar w:fldCharType="end"/>
      </w:r>
    </w:p>
    <w:p w14:paraId="6804F28E" w14:textId="639BF966"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דין 'קבוע'</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Toc119352887 \h</w:instrText>
      </w:r>
      <w:r>
        <w:rPr>
          <w:noProof/>
          <w:rtl/>
        </w:rPr>
        <w:instrText xml:space="preserve"> </w:instrText>
      </w:r>
      <w:r>
        <w:rPr>
          <w:noProof/>
          <w:rtl/>
        </w:rPr>
      </w:r>
      <w:r>
        <w:rPr>
          <w:noProof/>
          <w:rtl/>
        </w:rPr>
        <w:fldChar w:fldCharType="separate"/>
      </w:r>
      <w:r w:rsidR="00500AD7">
        <w:rPr>
          <w:noProof/>
          <w:rtl/>
        </w:rPr>
        <w:t>20</w:t>
      </w:r>
      <w:r>
        <w:rPr>
          <w:noProof/>
          <w:rtl/>
        </w:rPr>
        <w:fldChar w:fldCharType="end"/>
      </w:r>
    </w:p>
    <w:p w14:paraId="20DA3024" w14:textId="4953C919"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המקור מהברייתא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Toc119352888 \h</w:instrText>
      </w:r>
      <w:r>
        <w:rPr>
          <w:noProof/>
          <w:rtl/>
        </w:rPr>
        <w:instrText xml:space="preserve"> </w:instrText>
      </w:r>
      <w:r>
        <w:rPr>
          <w:noProof/>
          <w:rtl/>
        </w:rPr>
      </w:r>
      <w:r>
        <w:rPr>
          <w:noProof/>
          <w:rtl/>
        </w:rPr>
        <w:fldChar w:fldCharType="separate"/>
      </w:r>
      <w:r w:rsidR="00500AD7">
        <w:rPr>
          <w:noProof/>
          <w:rtl/>
        </w:rPr>
        <w:t>20</w:t>
      </w:r>
      <w:r>
        <w:rPr>
          <w:noProof/>
          <w:rtl/>
        </w:rPr>
        <w:fldChar w:fldCharType="end"/>
      </w:r>
    </w:p>
    <w:p w14:paraId="6D75A6E6" w14:textId="4CE6AD8B"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המקור מהתורה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Toc119352889 \h</w:instrText>
      </w:r>
      <w:r>
        <w:rPr>
          <w:noProof/>
          <w:rtl/>
        </w:rPr>
        <w:instrText xml:space="preserve"> </w:instrText>
      </w:r>
      <w:r>
        <w:rPr>
          <w:noProof/>
          <w:rtl/>
        </w:rPr>
      </w:r>
      <w:r>
        <w:rPr>
          <w:noProof/>
          <w:rtl/>
        </w:rPr>
        <w:fldChar w:fldCharType="separate"/>
      </w:r>
      <w:r w:rsidR="00500AD7">
        <w:rPr>
          <w:noProof/>
          <w:rtl/>
        </w:rPr>
        <w:t>20</w:t>
      </w:r>
      <w:r>
        <w:rPr>
          <w:noProof/>
          <w:rtl/>
        </w:rPr>
        <w:fldChar w:fldCharType="end"/>
      </w:r>
    </w:p>
    <w:p w14:paraId="5590ACE1" w14:textId="37CD023E"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פסק ההלכה במשנתינו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Toc119352890 \h</w:instrText>
      </w:r>
      <w:r>
        <w:rPr>
          <w:noProof/>
          <w:rtl/>
        </w:rPr>
        <w:instrText xml:space="preserve"> </w:instrText>
      </w:r>
      <w:r>
        <w:rPr>
          <w:noProof/>
          <w:rtl/>
        </w:rPr>
      </w:r>
      <w:r>
        <w:rPr>
          <w:noProof/>
          <w:rtl/>
        </w:rPr>
        <w:fldChar w:fldCharType="separate"/>
      </w:r>
      <w:r w:rsidR="00500AD7">
        <w:rPr>
          <w:noProof/>
          <w:rtl/>
        </w:rPr>
        <w:t>21</w:t>
      </w:r>
      <w:r>
        <w:rPr>
          <w:noProof/>
          <w:rtl/>
        </w:rPr>
        <w:fldChar w:fldCharType="end"/>
      </w:r>
    </w:p>
    <w:p w14:paraId="38EF985E" w14:textId="637B6CA1"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ביאור משנת 'תינוק מושלך'</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Toc119352892 \h</w:instrText>
      </w:r>
      <w:r>
        <w:rPr>
          <w:noProof/>
          <w:rtl/>
        </w:rPr>
        <w:instrText xml:space="preserve"> </w:instrText>
      </w:r>
      <w:r>
        <w:rPr>
          <w:noProof/>
          <w:rtl/>
        </w:rPr>
      </w:r>
      <w:r>
        <w:rPr>
          <w:noProof/>
          <w:rtl/>
        </w:rPr>
        <w:fldChar w:fldCharType="separate"/>
      </w:r>
      <w:r w:rsidR="00500AD7">
        <w:rPr>
          <w:noProof/>
          <w:rtl/>
        </w:rPr>
        <w:t>21</w:t>
      </w:r>
      <w:r>
        <w:rPr>
          <w:noProof/>
          <w:rtl/>
        </w:rPr>
        <w:fldChar w:fldCharType="end"/>
      </w:r>
    </w:p>
    <w:p w14:paraId="5AB50EF6" w14:textId="44EBB34E"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רוב ישראל - ישראל.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Toc119352893 \h</w:instrText>
      </w:r>
      <w:r>
        <w:rPr>
          <w:noProof/>
          <w:rtl/>
        </w:rPr>
        <w:instrText xml:space="preserve"> </w:instrText>
      </w:r>
      <w:r>
        <w:rPr>
          <w:noProof/>
          <w:rtl/>
        </w:rPr>
      </w:r>
      <w:r>
        <w:rPr>
          <w:noProof/>
          <w:rtl/>
        </w:rPr>
        <w:fldChar w:fldCharType="separate"/>
      </w:r>
      <w:r w:rsidR="00500AD7">
        <w:rPr>
          <w:noProof/>
          <w:rtl/>
        </w:rPr>
        <w:t>21</w:t>
      </w:r>
      <w:r>
        <w:rPr>
          <w:noProof/>
          <w:rtl/>
        </w:rPr>
        <w:fldChar w:fldCharType="end"/>
      </w:r>
    </w:p>
    <w:p w14:paraId="6F0BD1C6" w14:textId="4670A8D8"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רוב גויים - גוי.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Toc119352894 \h</w:instrText>
      </w:r>
      <w:r>
        <w:rPr>
          <w:noProof/>
          <w:rtl/>
        </w:rPr>
        <w:instrText xml:space="preserve"> </w:instrText>
      </w:r>
      <w:r>
        <w:rPr>
          <w:noProof/>
          <w:rtl/>
        </w:rPr>
      </w:r>
      <w:r>
        <w:rPr>
          <w:noProof/>
          <w:rtl/>
        </w:rPr>
        <w:fldChar w:fldCharType="separate"/>
      </w:r>
      <w:r w:rsidR="00500AD7">
        <w:rPr>
          <w:noProof/>
          <w:rtl/>
        </w:rPr>
        <w:t>21</w:t>
      </w:r>
      <w:r>
        <w:rPr>
          <w:noProof/>
          <w:rtl/>
        </w:rPr>
        <w:fldChar w:fldCharType="end"/>
      </w:r>
    </w:p>
    <w:p w14:paraId="337B940A" w14:textId="04A5191D"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רוב ישראל - ישראל.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Toc119352895 \h</w:instrText>
      </w:r>
      <w:r>
        <w:rPr>
          <w:noProof/>
          <w:rtl/>
        </w:rPr>
        <w:instrText xml:space="preserve"> </w:instrText>
      </w:r>
      <w:r>
        <w:rPr>
          <w:noProof/>
          <w:rtl/>
        </w:rPr>
      </w:r>
      <w:r>
        <w:rPr>
          <w:noProof/>
          <w:rtl/>
        </w:rPr>
        <w:fldChar w:fldCharType="separate"/>
      </w:r>
      <w:r w:rsidR="00500AD7">
        <w:rPr>
          <w:noProof/>
          <w:rtl/>
        </w:rPr>
        <w:t>21</w:t>
      </w:r>
      <w:r>
        <w:rPr>
          <w:noProof/>
          <w:rtl/>
        </w:rPr>
        <w:fldChar w:fldCharType="end"/>
      </w:r>
    </w:p>
    <w:p w14:paraId="26EB07E5" w14:textId="29E82D12"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מחצה על מחצה - ישראל.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Toc119352896 \h</w:instrText>
      </w:r>
      <w:r>
        <w:rPr>
          <w:noProof/>
          <w:rtl/>
        </w:rPr>
        <w:instrText xml:space="preserve"> </w:instrText>
      </w:r>
      <w:r>
        <w:rPr>
          <w:noProof/>
          <w:rtl/>
        </w:rPr>
      </w:r>
      <w:r>
        <w:rPr>
          <w:noProof/>
          <w:rtl/>
        </w:rPr>
        <w:fldChar w:fldCharType="separate"/>
      </w:r>
      <w:r w:rsidR="00500AD7">
        <w:rPr>
          <w:noProof/>
          <w:rtl/>
        </w:rPr>
        <w:t>21</w:t>
      </w:r>
      <w:r>
        <w:rPr>
          <w:noProof/>
          <w:rtl/>
        </w:rPr>
        <w:fldChar w:fldCharType="end"/>
      </w:r>
    </w:p>
    <w:p w14:paraId="219AA1E0" w14:textId="20E8591B" w:rsidR="0087139A" w:rsidRDefault="00AD603C" w:rsidP="00AD603C">
      <w:pPr>
        <w:pStyle w:val="TOC2"/>
        <w:tabs>
          <w:tab w:val="right" w:leader="dot" w:pos="3392"/>
        </w:tabs>
        <w:jc w:val="center"/>
        <w:rPr>
          <w:rFonts w:asciiTheme="minorHAnsi" w:eastAsiaTheme="minorEastAsia" w:hAnsiTheme="minorHAnsi" w:cstheme="minorBidi"/>
          <w:noProof/>
          <w:sz w:val="22"/>
          <w:szCs w:val="22"/>
          <w:rtl/>
        </w:rPr>
      </w:pPr>
      <w:r>
        <w:rPr>
          <w:rFonts w:hint="cs"/>
          <w:noProof/>
          <w:rtl/>
        </w:rPr>
        <w:t xml:space="preserve">                                            </w:t>
      </w:r>
      <w:r w:rsidR="00120065">
        <w:rPr>
          <w:rFonts w:hint="cs"/>
          <w:noProof/>
          <w:sz w:val="22"/>
          <w:szCs w:val="18"/>
          <w:rtl/>
        </w:rPr>
        <w:t>פרק שני האישה שנתארמלה</w:t>
      </w:r>
      <w:r w:rsidR="0087139A">
        <w:rPr>
          <w:noProof/>
          <w:rtl/>
        </w:rPr>
        <w:tab/>
      </w:r>
      <w:r w:rsidR="0087139A">
        <w:rPr>
          <w:noProof/>
          <w:rtl/>
        </w:rPr>
        <w:fldChar w:fldCharType="begin"/>
      </w:r>
      <w:r w:rsidR="0087139A">
        <w:rPr>
          <w:noProof/>
          <w:rtl/>
        </w:rPr>
        <w:instrText xml:space="preserve"> </w:instrText>
      </w:r>
      <w:r w:rsidR="0087139A">
        <w:rPr>
          <w:noProof/>
        </w:rPr>
        <w:instrText>PAGEREF</w:instrText>
      </w:r>
      <w:r w:rsidR="0087139A">
        <w:rPr>
          <w:noProof/>
          <w:rtl/>
        </w:rPr>
        <w:instrText xml:space="preserve"> _</w:instrText>
      </w:r>
      <w:r w:rsidR="0087139A">
        <w:rPr>
          <w:noProof/>
        </w:rPr>
        <w:instrText>Toc119352897 \h</w:instrText>
      </w:r>
      <w:r w:rsidR="0087139A">
        <w:rPr>
          <w:noProof/>
          <w:rtl/>
        </w:rPr>
        <w:instrText xml:space="preserve"> </w:instrText>
      </w:r>
      <w:r w:rsidR="0087139A">
        <w:rPr>
          <w:noProof/>
          <w:rtl/>
        </w:rPr>
      </w:r>
      <w:r w:rsidR="0087139A">
        <w:rPr>
          <w:noProof/>
          <w:rtl/>
        </w:rPr>
        <w:fldChar w:fldCharType="separate"/>
      </w:r>
      <w:r w:rsidR="00500AD7">
        <w:rPr>
          <w:noProof/>
          <w:rtl/>
        </w:rPr>
        <w:t>21</w:t>
      </w:r>
      <w:r w:rsidR="0087139A">
        <w:rPr>
          <w:noProof/>
          <w:rtl/>
        </w:rPr>
        <w:fldChar w:fldCharType="end"/>
      </w:r>
    </w:p>
    <w:p w14:paraId="4440E55E" w14:textId="0CAF1231" w:rsidR="0087139A" w:rsidRDefault="0087139A" w:rsidP="008E6019">
      <w:pPr>
        <w:pStyle w:val="afffff7"/>
        <w:framePr w:wrap="around"/>
        <w:rPr>
          <w:rFonts w:asciiTheme="minorHAnsi" w:eastAsiaTheme="minorEastAsia" w:hAnsiTheme="minorHAnsi" w:cstheme="minorBidi"/>
          <w:sz w:val="22"/>
          <w:szCs w:val="22"/>
          <w:rtl/>
        </w:rPr>
      </w:pPr>
      <w:r>
        <w:rPr>
          <w:rtl/>
        </w:rPr>
        <w:t>טו:</w:t>
      </w:r>
      <w:r>
        <w:rPr>
          <w:rtl/>
        </w:rPr>
        <w:fldChar w:fldCharType="begin"/>
      </w:r>
      <w:r>
        <w:rPr>
          <w:rtl/>
        </w:rPr>
        <w:instrText xml:space="preserve"> </w:instrText>
      </w:r>
      <w:r>
        <w:instrText>PAGEREF</w:instrText>
      </w:r>
      <w:r>
        <w:rPr>
          <w:rtl/>
        </w:rPr>
        <w:instrText xml:space="preserve"> _</w:instrText>
      </w:r>
      <w:r>
        <w:instrText>Toc119352898 \h</w:instrText>
      </w:r>
      <w:r>
        <w:rPr>
          <w:rtl/>
        </w:rPr>
        <w:instrText xml:space="preserve"> </w:instrText>
      </w:r>
      <w:r>
        <w:rPr>
          <w:rtl/>
        </w:rPr>
      </w:r>
      <w:r>
        <w:rPr>
          <w:rtl/>
        </w:rPr>
        <w:fldChar w:fldCharType="separate"/>
      </w:r>
      <w:r w:rsidR="00500AD7">
        <w:rPr>
          <w:rtl/>
        </w:rPr>
        <w:t>22</w:t>
      </w:r>
      <w:r>
        <w:rPr>
          <w:rtl/>
        </w:rPr>
        <w:fldChar w:fldCharType="end"/>
      </w:r>
    </w:p>
    <w:p w14:paraId="08AC1C92" w14:textId="0D08CA41"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האשה שנתארמלה או נתגרשה: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Toc119352899 \h</w:instrText>
      </w:r>
      <w:r>
        <w:rPr>
          <w:noProof/>
          <w:rtl/>
        </w:rPr>
        <w:instrText xml:space="preserve"> </w:instrText>
      </w:r>
      <w:r>
        <w:rPr>
          <w:noProof/>
          <w:rtl/>
        </w:rPr>
      </w:r>
      <w:r>
        <w:rPr>
          <w:noProof/>
          <w:rtl/>
        </w:rPr>
        <w:fldChar w:fldCharType="separate"/>
      </w:r>
      <w:r w:rsidR="00500AD7">
        <w:rPr>
          <w:noProof/>
          <w:rtl/>
        </w:rPr>
        <w:t>22</w:t>
      </w:r>
      <w:r>
        <w:rPr>
          <w:noProof/>
          <w:rtl/>
        </w:rPr>
        <w:fldChar w:fldCharType="end"/>
      </w:r>
    </w:p>
    <w:p w14:paraId="5CDDD4F8" w14:textId="3875AEF7" w:rsidR="0087139A" w:rsidRDefault="0087139A" w:rsidP="007F13B6">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יש עדים שיצאת בהינומא וראשה פרוע</w:t>
      </w:r>
      <w:r w:rsidR="007F13B6">
        <w:rPr>
          <w:rFonts w:hint="cs"/>
          <w:noProof/>
          <w:rtl/>
        </w:rPr>
        <w:t xml:space="preserve">, </w:t>
      </w:r>
      <w:r w:rsidRPr="00B64141">
        <w:rPr>
          <w:noProof/>
          <w:shd w:val="clear" w:color="auto" w:fill="F2F2F2" w:themeFill="background1" w:themeFillShade="F2"/>
          <w:rtl/>
        </w:rPr>
        <w:t>יש עדים שהיתה של אביו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Toc119352901 \h</w:instrText>
      </w:r>
      <w:r>
        <w:rPr>
          <w:noProof/>
          <w:rtl/>
        </w:rPr>
        <w:instrText xml:space="preserve"> </w:instrText>
      </w:r>
      <w:r>
        <w:rPr>
          <w:noProof/>
          <w:rtl/>
        </w:rPr>
      </w:r>
      <w:r>
        <w:rPr>
          <w:noProof/>
          <w:rtl/>
        </w:rPr>
        <w:fldChar w:fldCharType="separate"/>
      </w:r>
      <w:r w:rsidR="00500AD7">
        <w:rPr>
          <w:noProof/>
          <w:rtl/>
        </w:rPr>
        <w:t>22</w:t>
      </w:r>
      <w:r>
        <w:rPr>
          <w:noProof/>
          <w:rtl/>
        </w:rPr>
        <w:fldChar w:fldCharType="end"/>
      </w:r>
    </w:p>
    <w:p w14:paraId="45400C94" w14:textId="690F4F0C"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אם הרישא אף לר"ג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Toc119352902 \h</w:instrText>
      </w:r>
      <w:r>
        <w:rPr>
          <w:noProof/>
          <w:rtl/>
        </w:rPr>
        <w:instrText xml:space="preserve"> </w:instrText>
      </w:r>
      <w:r>
        <w:rPr>
          <w:noProof/>
          <w:rtl/>
        </w:rPr>
      </w:r>
      <w:r>
        <w:rPr>
          <w:noProof/>
          <w:rtl/>
        </w:rPr>
        <w:fldChar w:fldCharType="separate"/>
      </w:r>
      <w:r w:rsidR="00500AD7">
        <w:rPr>
          <w:noProof/>
          <w:rtl/>
        </w:rPr>
        <w:t>22</w:t>
      </w:r>
      <w:r>
        <w:rPr>
          <w:noProof/>
          <w:rtl/>
        </w:rPr>
        <w:fldChar w:fldCharType="end"/>
      </w:r>
    </w:p>
    <w:p w14:paraId="452F657A" w14:textId="5B7BFBFE"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 xml:space="preserve">ההבדל בין 'מיגו' שם </w:t>
      </w:r>
      <w:r w:rsidRPr="00B64141">
        <w:rPr>
          <w:rFonts w:cs="David"/>
          <w:noProof/>
          <w:rtl/>
        </w:rPr>
        <w:t>בנאנסתי</w:t>
      </w:r>
      <w:r>
        <w:rPr>
          <w:noProof/>
          <w:rtl/>
        </w:rPr>
        <w:t xml:space="preserve"> ל'מיגו' כאן </w:t>
      </w:r>
      <w:r w:rsidRPr="00B64141">
        <w:rPr>
          <w:rFonts w:cs="David"/>
          <w:noProof/>
          <w:rtl/>
        </w:rPr>
        <w:t>בלקחתיה מאביך</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Toc119352903 \h</w:instrText>
      </w:r>
      <w:r>
        <w:rPr>
          <w:noProof/>
          <w:rtl/>
        </w:rPr>
        <w:instrText xml:space="preserve"> </w:instrText>
      </w:r>
      <w:r>
        <w:rPr>
          <w:noProof/>
          <w:rtl/>
        </w:rPr>
      </w:r>
      <w:r>
        <w:rPr>
          <w:noProof/>
          <w:rtl/>
        </w:rPr>
        <w:fldChar w:fldCharType="separate"/>
      </w:r>
      <w:r w:rsidR="00500AD7">
        <w:rPr>
          <w:noProof/>
          <w:rtl/>
        </w:rPr>
        <w:t>22</w:t>
      </w:r>
      <w:r>
        <w:rPr>
          <w:noProof/>
          <w:rtl/>
        </w:rPr>
        <w:fldChar w:fldCharType="end"/>
      </w:r>
    </w:p>
    <w:p w14:paraId="4654DFBF" w14:textId="316E2B9B"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ברישא דמשנתינו [בתולה נשאתני] - למה צריכה עדים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Toc119352904 \h</w:instrText>
      </w:r>
      <w:r>
        <w:rPr>
          <w:noProof/>
          <w:rtl/>
        </w:rPr>
        <w:instrText xml:space="preserve"> </w:instrText>
      </w:r>
      <w:r>
        <w:rPr>
          <w:noProof/>
          <w:rtl/>
        </w:rPr>
      </w:r>
      <w:r>
        <w:rPr>
          <w:noProof/>
          <w:rtl/>
        </w:rPr>
        <w:fldChar w:fldCharType="separate"/>
      </w:r>
      <w:r w:rsidR="00500AD7">
        <w:rPr>
          <w:noProof/>
          <w:rtl/>
        </w:rPr>
        <w:t>22</w:t>
      </w:r>
      <w:r>
        <w:rPr>
          <w:noProof/>
          <w:rtl/>
        </w:rPr>
        <w:fldChar w:fldCharType="end"/>
      </w:r>
    </w:p>
    <w:p w14:paraId="411887D7" w14:textId="0D1F6213"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אם יש עדים שיצתה בהינומא.. – כתובתה מאתים.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Toc119352905 \h</w:instrText>
      </w:r>
      <w:r>
        <w:rPr>
          <w:noProof/>
          <w:rtl/>
        </w:rPr>
        <w:instrText xml:space="preserve"> </w:instrText>
      </w:r>
      <w:r>
        <w:rPr>
          <w:noProof/>
          <w:rtl/>
        </w:rPr>
      </w:r>
      <w:r>
        <w:rPr>
          <w:noProof/>
          <w:rtl/>
        </w:rPr>
        <w:fldChar w:fldCharType="separate"/>
      </w:r>
      <w:r w:rsidR="00500AD7">
        <w:rPr>
          <w:noProof/>
          <w:rtl/>
        </w:rPr>
        <w:t>23</w:t>
      </w:r>
      <w:r>
        <w:rPr>
          <w:noProof/>
          <w:rtl/>
        </w:rPr>
        <w:fldChar w:fldCharType="end"/>
      </w:r>
    </w:p>
    <w:p w14:paraId="65201AB2" w14:textId="558FC885"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אם לא יודעים אם בתולה נישאת משמע שאבדה הכתובה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Toc119352906 \h</w:instrText>
      </w:r>
      <w:r>
        <w:rPr>
          <w:noProof/>
          <w:rtl/>
        </w:rPr>
        <w:instrText xml:space="preserve"> </w:instrText>
      </w:r>
      <w:r>
        <w:rPr>
          <w:noProof/>
          <w:rtl/>
        </w:rPr>
      </w:r>
      <w:r>
        <w:rPr>
          <w:noProof/>
          <w:rtl/>
        </w:rPr>
        <w:fldChar w:fldCharType="separate"/>
      </w:r>
      <w:r w:rsidR="00500AD7">
        <w:rPr>
          <w:noProof/>
          <w:rtl/>
        </w:rPr>
        <w:t>23</w:t>
      </w:r>
      <w:r>
        <w:rPr>
          <w:noProof/>
          <w:rtl/>
        </w:rPr>
        <w:fldChar w:fldCharType="end"/>
      </w:r>
    </w:p>
    <w:p w14:paraId="1BAD0578" w14:textId="640BB41A"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גם אם אין לה כתובה, יקשה: תוכל לגבות פעם נוספת!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Toc119352907 \h</w:instrText>
      </w:r>
      <w:r>
        <w:rPr>
          <w:noProof/>
          <w:rtl/>
        </w:rPr>
        <w:instrText xml:space="preserve"> </w:instrText>
      </w:r>
      <w:r>
        <w:rPr>
          <w:noProof/>
          <w:rtl/>
        </w:rPr>
      </w:r>
      <w:r>
        <w:rPr>
          <w:noProof/>
          <w:rtl/>
        </w:rPr>
        <w:fldChar w:fldCharType="separate"/>
      </w:r>
      <w:r w:rsidR="00500AD7">
        <w:rPr>
          <w:noProof/>
          <w:rtl/>
        </w:rPr>
        <w:t>23</w:t>
      </w:r>
      <w:r>
        <w:rPr>
          <w:noProof/>
          <w:rtl/>
        </w:rPr>
        <w:fldChar w:fldCharType="end"/>
      </w:r>
    </w:p>
    <w:p w14:paraId="57B78829" w14:textId="6BA98186"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כוס של בשורה.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Toc119352908 \h</w:instrText>
      </w:r>
      <w:r>
        <w:rPr>
          <w:noProof/>
          <w:rtl/>
        </w:rPr>
        <w:instrText xml:space="preserve"> </w:instrText>
      </w:r>
      <w:r>
        <w:rPr>
          <w:noProof/>
          <w:rtl/>
        </w:rPr>
      </w:r>
      <w:r>
        <w:rPr>
          <w:noProof/>
          <w:rtl/>
        </w:rPr>
        <w:fldChar w:fldCharType="separate"/>
      </w:r>
      <w:r w:rsidR="00500AD7">
        <w:rPr>
          <w:noProof/>
          <w:rtl/>
        </w:rPr>
        <w:t>23</w:t>
      </w:r>
      <w:r>
        <w:rPr>
          <w:noProof/>
          <w:rtl/>
        </w:rPr>
        <w:fldChar w:fldCharType="end"/>
      </w:r>
    </w:p>
    <w:p w14:paraId="36EF763F" w14:textId="46A44922"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סימנים נוספים על המשנה והברייתא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Toc119352909 \h</w:instrText>
      </w:r>
      <w:r>
        <w:rPr>
          <w:noProof/>
          <w:rtl/>
        </w:rPr>
        <w:instrText xml:space="preserve"> </w:instrText>
      </w:r>
      <w:r>
        <w:rPr>
          <w:noProof/>
          <w:rtl/>
        </w:rPr>
      </w:r>
      <w:r>
        <w:rPr>
          <w:noProof/>
          <w:rtl/>
        </w:rPr>
        <w:fldChar w:fldCharType="separate"/>
      </w:r>
      <w:r w:rsidR="00500AD7">
        <w:rPr>
          <w:noProof/>
          <w:rtl/>
        </w:rPr>
        <w:t>23</w:t>
      </w:r>
      <w:r>
        <w:rPr>
          <w:noProof/>
          <w:rtl/>
        </w:rPr>
        <w:fldChar w:fldCharType="end"/>
      </w:r>
    </w:p>
    <w:p w14:paraId="1B981133" w14:textId="279670D3" w:rsidR="0087139A" w:rsidRDefault="0087139A" w:rsidP="008E6019">
      <w:pPr>
        <w:pStyle w:val="afffff7"/>
        <w:framePr w:wrap="around"/>
        <w:rPr>
          <w:rFonts w:asciiTheme="minorHAnsi" w:eastAsiaTheme="minorEastAsia" w:hAnsiTheme="minorHAnsi" w:cstheme="minorBidi"/>
          <w:sz w:val="22"/>
          <w:szCs w:val="22"/>
          <w:rtl/>
        </w:rPr>
      </w:pPr>
      <w:r>
        <w:rPr>
          <w:rtl/>
        </w:rPr>
        <w:t>יז.</w:t>
      </w:r>
      <w:r>
        <w:rPr>
          <w:rtl/>
        </w:rPr>
        <w:fldChar w:fldCharType="begin"/>
      </w:r>
      <w:r>
        <w:rPr>
          <w:rtl/>
        </w:rPr>
        <w:instrText xml:space="preserve"> </w:instrText>
      </w:r>
      <w:r>
        <w:instrText>PAGEREF</w:instrText>
      </w:r>
      <w:r>
        <w:rPr>
          <w:rtl/>
        </w:rPr>
        <w:instrText xml:space="preserve"> _</w:instrText>
      </w:r>
      <w:r>
        <w:instrText>Toc119352910 \h</w:instrText>
      </w:r>
      <w:r>
        <w:rPr>
          <w:rtl/>
        </w:rPr>
        <w:instrText xml:space="preserve"> </w:instrText>
      </w:r>
      <w:r>
        <w:rPr>
          <w:rtl/>
        </w:rPr>
      </w:r>
      <w:r>
        <w:rPr>
          <w:rtl/>
        </w:rPr>
        <w:fldChar w:fldCharType="separate"/>
      </w:r>
      <w:r w:rsidR="00500AD7">
        <w:rPr>
          <w:rtl/>
        </w:rPr>
        <w:t>23</w:t>
      </w:r>
      <w:r>
        <w:rPr>
          <w:rtl/>
        </w:rPr>
        <w:fldChar w:fldCharType="end"/>
      </w:r>
    </w:p>
    <w:p w14:paraId="33D8A1DA" w14:textId="462526A4"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כיצד מרקדין מה אומרים לפני הכלה?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Toc119352911 \h</w:instrText>
      </w:r>
      <w:r>
        <w:rPr>
          <w:noProof/>
          <w:rtl/>
        </w:rPr>
        <w:instrText xml:space="preserve"> </w:instrText>
      </w:r>
      <w:r>
        <w:rPr>
          <w:noProof/>
          <w:rtl/>
        </w:rPr>
      </w:r>
      <w:r>
        <w:rPr>
          <w:noProof/>
          <w:rtl/>
        </w:rPr>
        <w:fldChar w:fldCharType="separate"/>
      </w:r>
      <w:r w:rsidR="00500AD7">
        <w:rPr>
          <w:noProof/>
          <w:rtl/>
        </w:rPr>
        <w:t>23</w:t>
      </w:r>
      <w:r>
        <w:rPr>
          <w:noProof/>
          <w:rtl/>
        </w:rPr>
        <w:fldChar w:fldCharType="end"/>
      </w:r>
    </w:p>
    <w:p w14:paraId="18C5F73F" w14:textId="5F58D256"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מנהג תנאים אמוראים לפני הכלה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Toc119352912 \h</w:instrText>
      </w:r>
      <w:r>
        <w:rPr>
          <w:noProof/>
          <w:rtl/>
        </w:rPr>
        <w:instrText xml:space="preserve"> </w:instrText>
      </w:r>
      <w:r>
        <w:rPr>
          <w:noProof/>
          <w:rtl/>
        </w:rPr>
      </w:r>
      <w:r>
        <w:rPr>
          <w:noProof/>
          <w:rtl/>
        </w:rPr>
        <w:fldChar w:fldCharType="separate"/>
      </w:r>
      <w:r w:rsidR="00500AD7">
        <w:rPr>
          <w:noProof/>
          <w:rtl/>
        </w:rPr>
        <w:t>24</w:t>
      </w:r>
      <w:r>
        <w:rPr>
          <w:noProof/>
          <w:rtl/>
        </w:rPr>
        <w:fldChar w:fldCharType="end"/>
      </w:r>
    </w:p>
    <w:p w14:paraId="7DAAF790" w14:textId="64EDAEE6"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העדיפות של לוויית המת והכנסת כלה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Toc119352913 \h</w:instrText>
      </w:r>
      <w:r>
        <w:rPr>
          <w:noProof/>
          <w:rtl/>
        </w:rPr>
        <w:instrText xml:space="preserve"> </w:instrText>
      </w:r>
      <w:r>
        <w:rPr>
          <w:noProof/>
          <w:rtl/>
        </w:rPr>
      </w:r>
      <w:r>
        <w:rPr>
          <w:noProof/>
          <w:rtl/>
        </w:rPr>
        <w:fldChar w:fldCharType="separate"/>
      </w:r>
      <w:r w:rsidR="00500AD7">
        <w:rPr>
          <w:noProof/>
          <w:rtl/>
        </w:rPr>
        <w:t>24</w:t>
      </w:r>
      <w:r>
        <w:rPr>
          <w:noProof/>
          <w:rtl/>
        </w:rPr>
        <w:fldChar w:fldCharType="end"/>
      </w:r>
    </w:p>
    <w:p w14:paraId="22E83AB0" w14:textId="106DC56E"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הינומא.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Toc119352914 \h</w:instrText>
      </w:r>
      <w:r>
        <w:rPr>
          <w:noProof/>
          <w:rtl/>
        </w:rPr>
        <w:instrText xml:space="preserve"> </w:instrText>
      </w:r>
      <w:r>
        <w:rPr>
          <w:noProof/>
          <w:rtl/>
        </w:rPr>
      </w:r>
      <w:r>
        <w:rPr>
          <w:noProof/>
          <w:rtl/>
        </w:rPr>
        <w:fldChar w:fldCharType="separate"/>
      </w:r>
      <w:r w:rsidR="00500AD7">
        <w:rPr>
          <w:noProof/>
          <w:rtl/>
        </w:rPr>
        <w:t>24</w:t>
      </w:r>
      <w:r>
        <w:rPr>
          <w:noProof/>
          <w:rtl/>
        </w:rPr>
        <w:fldChar w:fldCharType="end"/>
      </w:r>
    </w:p>
    <w:p w14:paraId="422030A7" w14:textId="3489236A"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מודה ריה"ו: 'שדה זו של אביך, ולקחתיה - נאמן..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Toc119352915 \h</w:instrText>
      </w:r>
      <w:r>
        <w:rPr>
          <w:noProof/>
          <w:rtl/>
        </w:rPr>
        <w:instrText xml:space="preserve"> </w:instrText>
      </w:r>
      <w:r>
        <w:rPr>
          <w:noProof/>
          <w:rtl/>
        </w:rPr>
      </w:r>
      <w:r>
        <w:rPr>
          <w:noProof/>
          <w:rtl/>
        </w:rPr>
        <w:fldChar w:fldCharType="separate"/>
      </w:r>
      <w:r w:rsidR="00500AD7">
        <w:rPr>
          <w:noProof/>
          <w:rtl/>
        </w:rPr>
        <w:t>25</w:t>
      </w:r>
      <w:r>
        <w:rPr>
          <w:noProof/>
          <w:rtl/>
        </w:rPr>
        <w:fldChar w:fldCharType="end"/>
      </w:r>
    </w:p>
    <w:p w14:paraId="67F751C7" w14:textId="0C206078" w:rsidR="0087139A" w:rsidRDefault="0087139A" w:rsidP="008E6019">
      <w:pPr>
        <w:pStyle w:val="afffff7"/>
        <w:framePr w:wrap="around"/>
        <w:rPr>
          <w:rFonts w:asciiTheme="minorHAnsi" w:eastAsiaTheme="minorEastAsia" w:hAnsiTheme="minorHAnsi" w:cstheme="minorBidi"/>
          <w:sz w:val="22"/>
          <w:szCs w:val="22"/>
          <w:rtl/>
        </w:rPr>
      </w:pPr>
      <w:r>
        <w:rPr>
          <w:rtl/>
        </w:rPr>
        <w:t>יח.</w:t>
      </w:r>
      <w:r>
        <w:rPr>
          <w:rtl/>
        </w:rPr>
        <w:fldChar w:fldCharType="begin"/>
      </w:r>
      <w:r>
        <w:rPr>
          <w:rtl/>
        </w:rPr>
        <w:instrText xml:space="preserve"> </w:instrText>
      </w:r>
      <w:r>
        <w:instrText>PAGEREF</w:instrText>
      </w:r>
      <w:r>
        <w:rPr>
          <w:rtl/>
        </w:rPr>
        <w:instrText xml:space="preserve"> _</w:instrText>
      </w:r>
      <w:r>
        <w:instrText>Toc119352916 \h</w:instrText>
      </w:r>
      <w:r>
        <w:rPr>
          <w:rtl/>
        </w:rPr>
        <w:instrText xml:space="preserve"> </w:instrText>
      </w:r>
      <w:r>
        <w:rPr>
          <w:rtl/>
        </w:rPr>
      </w:r>
      <w:r>
        <w:rPr>
          <w:rtl/>
        </w:rPr>
        <w:fldChar w:fldCharType="separate"/>
      </w:r>
      <w:r w:rsidR="00500AD7">
        <w:rPr>
          <w:rtl/>
        </w:rPr>
        <w:t>25</w:t>
      </w:r>
      <w:r>
        <w:rPr>
          <w:rtl/>
        </w:rPr>
        <w:fldChar w:fldCharType="end"/>
      </w:r>
    </w:p>
    <w:p w14:paraId="16093AB4" w14:textId="0F8E964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ביאור מחלוקת ראב"י ורבנן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Toc119352917 \h</w:instrText>
      </w:r>
      <w:r>
        <w:rPr>
          <w:noProof/>
          <w:rtl/>
        </w:rPr>
        <w:instrText xml:space="preserve"> </w:instrText>
      </w:r>
      <w:r>
        <w:rPr>
          <w:noProof/>
          <w:rtl/>
        </w:rPr>
      </w:r>
      <w:r>
        <w:rPr>
          <w:noProof/>
          <w:rtl/>
        </w:rPr>
        <w:fldChar w:fldCharType="separate"/>
      </w:r>
      <w:r w:rsidR="00500AD7">
        <w:rPr>
          <w:noProof/>
          <w:rtl/>
        </w:rPr>
        <w:t>25</w:t>
      </w:r>
      <w:r>
        <w:rPr>
          <w:noProof/>
          <w:rtl/>
        </w:rPr>
        <w:fldChar w:fldCharType="end"/>
      </w:r>
    </w:p>
    <w:p w14:paraId="401EB196" w14:textId="7E87485E" w:rsidR="0087139A" w:rsidRDefault="0087139A" w:rsidP="007F13B6">
      <w:pPr>
        <w:pStyle w:val="TOC1"/>
        <w:tabs>
          <w:tab w:val="right" w:leader="dot" w:pos="3392"/>
        </w:tabs>
        <w:rPr>
          <w:rFonts w:asciiTheme="minorHAnsi" w:eastAsiaTheme="minorEastAsia" w:hAnsiTheme="minorHAnsi" w:cstheme="minorBidi"/>
          <w:noProof/>
          <w:sz w:val="22"/>
          <w:szCs w:val="22"/>
          <w:rtl/>
        </w:rPr>
      </w:pPr>
      <w:r w:rsidRPr="00B64141">
        <w:rPr>
          <w:b/>
          <w:noProof/>
          <w:rtl/>
        </w:rPr>
        <w:t>עדים שאמרו 'כתב יד</w:t>
      </w:r>
      <w:r>
        <w:rPr>
          <w:noProof/>
          <w:rtl/>
        </w:rPr>
        <w:t>ינו הוא, אבל אנוסים, קטנים,</w:t>
      </w:r>
      <w:r w:rsidR="007F13B6">
        <w:rPr>
          <w:rFonts w:hint="cs"/>
          <w:noProof/>
          <w:rtl/>
        </w:rPr>
        <w:t xml:space="preserve"> </w:t>
      </w:r>
      <w:r>
        <w:rPr>
          <w:noProof/>
          <w:rtl/>
        </w:rPr>
        <w:t>פסולי עדות היינו' - נאמנים.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Toc119352919 \h</w:instrText>
      </w:r>
      <w:r>
        <w:rPr>
          <w:noProof/>
          <w:rtl/>
        </w:rPr>
        <w:instrText xml:space="preserve"> </w:instrText>
      </w:r>
      <w:r>
        <w:rPr>
          <w:noProof/>
          <w:rtl/>
        </w:rPr>
      </w:r>
      <w:r>
        <w:rPr>
          <w:noProof/>
          <w:rtl/>
        </w:rPr>
        <w:fldChar w:fldCharType="separate"/>
      </w:r>
      <w:r w:rsidR="00500AD7">
        <w:rPr>
          <w:noProof/>
          <w:rtl/>
        </w:rPr>
        <w:t>26</w:t>
      </w:r>
      <w:r>
        <w:rPr>
          <w:noProof/>
          <w:rtl/>
        </w:rPr>
        <w:fldChar w:fldCharType="end"/>
      </w:r>
    </w:p>
    <w:p w14:paraId="748FA42D" w14:textId="26F03E0E" w:rsidR="0087139A" w:rsidRDefault="0087139A" w:rsidP="008E6019">
      <w:pPr>
        <w:pStyle w:val="afffff7"/>
        <w:framePr w:wrap="around"/>
        <w:rPr>
          <w:rFonts w:asciiTheme="minorHAnsi" w:eastAsiaTheme="minorEastAsia" w:hAnsiTheme="minorHAnsi" w:cstheme="minorBidi"/>
          <w:sz w:val="22"/>
          <w:szCs w:val="22"/>
          <w:rtl/>
        </w:rPr>
      </w:pPr>
      <w:r>
        <w:rPr>
          <w:rtl/>
        </w:rPr>
        <w:t>יט.</w:t>
      </w:r>
      <w:r>
        <w:rPr>
          <w:rtl/>
        </w:rPr>
        <w:fldChar w:fldCharType="begin"/>
      </w:r>
      <w:r>
        <w:rPr>
          <w:rtl/>
        </w:rPr>
        <w:instrText xml:space="preserve"> </w:instrText>
      </w:r>
      <w:r>
        <w:instrText>PAGEREF</w:instrText>
      </w:r>
      <w:r>
        <w:rPr>
          <w:rtl/>
        </w:rPr>
        <w:instrText xml:space="preserve"> _</w:instrText>
      </w:r>
      <w:r>
        <w:instrText>Toc119352920 \h</w:instrText>
      </w:r>
      <w:r>
        <w:rPr>
          <w:rtl/>
        </w:rPr>
        <w:instrText xml:space="preserve"> </w:instrText>
      </w:r>
      <w:r>
        <w:rPr>
          <w:rtl/>
        </w:rPr>
      </w:r>
      <w:r>
        <w:rPr>
          <w:rtl/>
        </w:rPr>
        <w:fldChar w:fldCharType="separate"/>
      </w:r>
      <w:r w:rsidR="00500AD7">
        <w:rPr>
          <w:rtl/>
        </w:rPr>
        <w:t>26</w:t>
      </w:r>
      <w:r>
        <w:rPr>
          <w:rtl/>
        </w:rPr>
        <w:fldChar w:fldCharType="end"/>
      </w:r>
    </w:p>
    <w:p w14:paraId="459A46A3" w14:textId="548D2BD8"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דעת ר"מ ש'אין נאמנין'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Toc119352921 \h</w:instrText>
      </w:r>
      <w:r>
        <w:rPr>
          <w:noProof/>
          <w:rtl/>
        </w:rPr>
        <w:instrText xml:space="preserve"> </w:instrText>
      </w:r>
      <w:r>
        <w:rPr>
          <w:noProof/>
          <w:rtl/>
        </w:rPr>
      </w:r>
      <w:r>
        <w:rPr>
          <w:noProof/>
          <w:rtl/>
        </w:rPr>
        <w:fldChar w:fldCharType="separate"/>
      </w:r>
      <w:r w:rsidR="00500AD7">
        <w:rPr>
          <w:noProof/>
          <w:rtl/>
        </w:rPr>
        <w:t>26</w:t>
      </w:r>
      <w:r>
        <w:rPr>
          <w:noProof/>
          <w:rtl/>
        </w:rPr>
        <w:fldChar w:fldCharType="end"/>
      </w:r>
    </w:p>
    <w:p w14:paraId="4A94B175" w14:textId="64965EE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קטנים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Toc119352922 \h</w:instrText>
      </w:r>
      <w:r>
        <w:rPr>
          <w:noProof/>
          <w:rtl/>
        </w:rPr>
        <w:instrText xml:space="preserve"> </w:instrText>
      </w:r>
      <w:r>
        <w:rPr>
          <w:noProof/>
          <w:rtl/>
        </w:rPr>
      </w:r>
      <w:r>
        <w:rPr>
          <w:noProof/>
          <w:rtl/>
        </w:rPr>
        <w:fldChar w:fldCharType="separate"/>
      </w:r>
      <w:r w:rsidR="00500AD7">
        <w:rPr>
          <w:noProof/>
          <w:rtl/>
        </w:rPr>
        <w:t>26</w:t>
      </w:r>
      <w:r>
        <w:rPr>
          <w:noProof/>
          <w:rtl/>
        </w:rPr>
        <w:fldChar w:fldCharType="end"/>
      </w:r>
    </w:p>
    <w:p w14:paraId="4568B1F7" w14:textId="24C78153"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lastRenderedPageBreak/>
        <w:t>אנוסין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Toc119352923 \h</w:instrText>
      </w:r>
      <w:r>
        <w:rPr>
          <w:noProof/>
          <w:rtl/>
        </w:rPr>
        <w:instrText xml:space="preserve"> </w:instrText>
      </w:r>
      <w:r>
        <w:rPr>
          <w:noProof/>
          <w:rtl/>
        </w:rPr>
      </w:r>
      <w:r>
        <w:rPr>
          <w:noProof/>
          <w:rtl/>
        </w:rPr>
        <w:fldChar w:fldCharType="separate"/>
      </w:r>
      <w:r w:rsidR="00500AD7">
        <w:rPr>
          <w:noProof/>
          <w:rtl/>
        </w:rPr>
        <w:t>26</w:t>
      </w:r>
      <w:r>
        <w:rPr>
          <w:noProof/>
          <w:rtl/>
        </w:rPr>
        <w:fldChar w:fldCharType="end"/>
      </w:r>
    </w:p>
    <w:p w14:paraId="5C80301D" w14:textId="1CA9C080"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דין מודה [לווה] בשטר שכתבו - אם צריך [מלוה] לקיימו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Toc119352924 \h</w:instrText>
      </w:r>
      <w:r>
        <w:rPr>
          <w:noProof/>
          <w:rtl/>
        </w:rPr>
        <w:instrText xml:space="preserve"> </w:instrText>
      </w:r>
      <w:r>
        <w:rPr>
          <w:noProof/>
          <w:rtl/>
        </w:rPr>
      </w:r>
      <w:r>
        <w:rPr>
          <w:noProof/>
          <w:rtl/>
        </w:rPr>
        <w:fldChar w:fldCharType="separate"/>
      </w:r>
      <w:r w:rsidR="00500AD7">
        <w:rPr>
          <w:noProof/>
          <w:rtl/>
        </w:rPr>
        <w:t>26</w:t>
      </w:r>
      <w:r>
        <w:rPr>
          <w:noProof/>
          <w:rtl/>
        </w:rPr>
        <w:fldChar w:fldCharType="end"/>
      </w:r>
    </w:p>
    <w:p w14:paraId="3CC2AB24" w14:textId="4973549B"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אם נאמן לטעון: 'שטר אמנה'.[ג]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Toc119352925 \h</w:instrText>
      </w:r>
      <w:r>
        <w:rPr>
          <w:noProof/>
          <w:rtl/>
        </w:rPr>
        <w:instrText xml:space="preserve"> </w:instrText>
      </w:r>
      <w:r>
        <w:rPr>
          <w:noProof/>
          <w:rtl/>
        </w:rPr>
      </w:r>
      <w:r>
        <w:rPr>
          <w:noProof/>
          <w:rtl/>
        </w:rPr>
        <w:fldChar w:fldCharType="separate"/>
      </w:r>
      <w:r w:rsidR="00500AD7">
        <w:rPr>
          <w:noProof/>
          <w:rtl/>
        </w:rPr>
        <w:t>26</w:t>
      </w:r>
      <w:r>
        <w:rPr>
          <w:noProof/>
          <w:rtl/>
        </w:rPr>
        <w:fldChar w:fldCharType="end"/>
      </w:r>
    </w:p>
    <w:p w14:paraId="132C5F6B" w14:textId="50EA2221"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ספר שאינו מוגה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Toc119352926 \h</w:instrText>
      </w:r>
      <w:r>
        <w:rPr>
          <w:noProof/>
          <w:rtl/>
        </w:rPr>
        <w:instrText xml:space="preserve"> </w:instrText>
      </w:r>
      <w:r>
        <w:rPr>
          <w:noProof/>
          <w:rtl/>
        </w:rPr>
      </w:r>
      <w:r>
        <w:rPr>
          <w:noProof/>
          <w:rtl/>
        </w:rPr>
        <w:fldChar w:fldCharType="separate"/>
      </w:r>
      <w:r w:rsidR="00500AD7">
        <w:rPr>
          <w:noProof/>
          <w:rtl/>
        </w:rPr>
        <w:t>27</w:t>
      </w:r>
      <w:r>
        <w:rPr>
          <w:noProof/>
          <w:rtl/>
        </w:rPr>
        <w:fldChar w:fldCharType="end"/>
      </w:r>
    </w:p>
    <w:p w14:paraId="28554F75" w14:textId="55524C15"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אם נאמנים לטעון: 'שטר אמנה', 'מודעא', ו'תנאי'.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Toc119352927 \h</w:instrText>
      </w:r>
      <w:r>
        <w:rPr>
          <w:noProof/>
          <w:rtl/>
        </w:rPr>
        <w:instrText xml:space="preserve"> </w:instrText>
      </w:r>
      <w:r>
        <w:rPr>
          <w:noProof/>
          <w:rtl/>
        </w:rPr>
      </w:r>
      <w:r>
        <w:rPr>
          <w:noProof/>
          <w:rtl/>
        </w:rPr>
        <w:fldChar w:fldCharType="separate"/>
      </w:r>
      <w:r w:rsidR="00500AD7">
        <w:rPr>
          <w:noProof/>
          <w:rtl/>
        </w:rPr>
        <w:t>27</w:t>
      </w:r>
      <w:r>
        <w:rPr>
          <w:noProof/>
          <w:rtl/>
        </w:rPr>
        <w:fldChar w:fldCharType="end"/>
      </w:r>
    </w:p>
    <w:p w14:paraId="6BD60F32" w14:textId="4730F1D9"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עד 'תנאי', ועד השני 'אינו תנאי'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Toc119352928 \h</w:instrText>
      </w:r>
      <w:r>
        <w:rPr>
          <w:noProof/>
          <w:rtl/>
        </w:rPr>
        <w:instrText xml:space="preserve"> </w:instrText>
      </w:r>
      <w:r>
        <w:rPr>
          <w:noProof/>
          <w:rtl/>
        </w:rPr>
      </w:r>
      <w:r>
        <w:rPr>
          <w:noProof/>
          <w:rtl/>
        </w:rPr>
        <w:fldChar w:fldCharType="separate"/>
      </w:r>
      <w:r w:rsidR="00500AD7">
        <w:rPr>
          <w:noProof/>
          <w:rtl/>
        </w:rPr>
        <w:t>27</w:t>
      </w:r>
      <w:r>
        <w:rPr>
          <w:noProof/>
          <w:rtl/>
        </w:rPr>
        <w:fldChar w:fldCharType="end"/>
      </w:r>
    </w:p>
    <w:p w14:paraId="0E11ED40" w14:textId="0B85C774"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שני עדים אחרים המעידים על השטר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Toc119352929 \h</w:instrText>
      </w:r>
      <w:r>
        <w:rPr>
          <w:noProof/>
          <w:rtl/>
        </w:rPr>
        <w:instrText xml:space="preserve"> </w:instrText>
      </w:r>
      <w:r>
        <w:rPr>
          <w:noProof/>
          <w:rtl/>
        </w:rPr>
      </w:r>
      <w:r>
        <w:rPr>
          <w:noProof/>
          <w:rtl/>
        </w:rPr>
        <w:fldChar w:fldCharType="separate"/>
      </w:r>
      <w:r w:rsidR="00500AD7">
        <w:rPr>
          <w:noProof/>
          <w:rtl/>
        </w:rPr>
        <w:t>27</w:t>
      </w:r>
      <w:r>
        <w:rPr>
          <w:noProof/>
          <w:rtl/>
        </w:rPr>
        <w:fldChar w:fldCharType="end"/>
      </w:r>
    </w:p>
    <w:p w14:paraId="60C75BEE" w14:textId="264174B3" w:rsidR="0087139A" w:rsidRDefault="0087139A" w:rsidP="008E6019">
      <w:pPr>
        <w:pStyle w:val="afffff7"/>
        <w:framePr w:wrap="around"/>
        <w:rPr>
          <w:rFonts w:asciiTheme="minorHAnsi" w:eastAsiaTheme="minorEastAsia" w:hAnsiTheme="minorHAnsi" w:cstheme="minorBidi"/>
          <w:sz w:val="22"/>
          <w:szCs w:val="22"/>
          <w:rtl/>
        </w:rPr>
      </w:pPr>
      <w:r>
        <w:rPr>
          <w:rtl/>
        </w:rPr>
        <w:t>כ.</w:t>
      </w:r>
      <w:r>
        <w:rPr>
          <w:rtl/>
        </w:rPr>
        <w:fldChar w:fldCharType="begin"/>
      </w:r>
      <w:r>
        <w:rPr>
          <w:rtl/>
        </w:rPr>
        <w:instrText xml:space="preserve"> </w:instrText>
      </w:r>
      <w:r>
        <w:instrText>PAGEREF</w:instrText>
      </w:r>
      <w:r>
        <w:rPr>
          <w:rtl/>
        </w:rPr>
        <w:instrText xml:space="preserve"> _</w:instrText>
      </w:r>
      <w:r>
        <w:instrText>Toc119352930 \h</w:instrText>
      </w:r>
      <w:r>
        <w:rPr>
          <w:rtl/>
        </w:rPr>
        <w:instrText xml:space="preserve"> </w:instrText>
      </w:r>
      <w:r>
        <w:rPr>
          <w:rtl/>
        </w:rPr>
      </w:r>
      <w:r>
        <w:rPr>
          <w:rtl/>
        </w:rPr>
        <w:fldChar w:fldCharType="separate"/>
      </w:r>
      <w:r w:rsidR="00500AD7">
        <w:rPr>
          <w:rtl/>
        </w:rPr>
        <w:t>28</w:t>
      </w:r>
      <w:r>
        <w:rPr>
          <w:rtl/>
        </w:rPr>
        <w:fldChar w:fldCharType="end"/>
      </w:r>
    </w:p>
    <w:p w14:paraId="5B1EB5B1" w14:textId="4116E9A0"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המסקנא בדין 'הכחשה' ו'הזמה'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Toc119352931 \h</w:instrText>
      </w:r>
      <w:r>
        <w:rPr>
          <w:noProof/>
          <w:rtl/>
        </w:rPr>
        <w:instrText xml:space="preserve"> </w:instrText>
      </w:r>
      <w:r>
        <w:rPr>
          <w:noProof/>
          <w:rtl/>
        </w:rPr>
      </w:r>
      <w:r>
        <w:rPr>
          <w:noProof/>
          <w:rtl/>
        </w:rPr>
        <w:fldChar w:fldCharType="separate"/>
      </w:r>
      <w:r w:rsidR="00500AD7">
        <w:rPr>
          <w:noProof/>
          <w:rtl/>
        </w:rPr>
        <w:t>28</w:t>
      </w:r>
      <w:r>
        <w:rPr>
          <w:noProof/>
          <w:rtl/>
        </w:rPr>
        <w:fldChar w:fldCharType="end"/>
      </w:r>
    </w:p>
    <w:p w14:paraId="442D2749" w14:textId="4CB53895"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שהיה כת"י יוצא.. משטר שקרא עליו ערער והוחזק בב"ד..</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Toc119352932 \h</w:instrText>
      </w:r>
      <w:r>
        <w:rPr>
          <w:noProof/>
          <w:rtl/>
        </w:rPr>
        <w:instrText xml:space="preserve"> </w:instrText>
      </w:r>
      <w:r>
        <w:rPr>
          <w:noProof/>
          <w:rtl/>
        </w:rPr>
      </w:r>
      <w:r>
        <w:rPr>
          <w:noProof/>
          <w:rtl/>
        </w:rPr>
        <w:fldChar w:fldCharType="separate"/>
      </w:r>
      <w:r w:rsidR="00500AD7">
        <w:rPr>
          <w:noProof/>
          <w:rtl/>
        </w:rPr>
        <w:t>28</w:t>
      </w:r>
      <w:r>
        <w:rPr>
          <w:noProof/>
          <w:rtl/>
        </w:rPr>
        <w:fldChar w:fldCharType="end"/>
      </w:r>
    </w:p>
    <w:p w14:paraId="1348E926" w14:textId="7A850111"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להזכר בעדות מתוך הכתב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Toc119352933 \h</w:instrText>
      </w:r>
      <w:r>
        <w:rPr>
          <w:noProof/>
          <w:rtl/>
        </w:rPr>
        <w:instrText xml:space="preserve"> </w:instrText>
      </w:r>
      <w:r>
        <w:rPr>
          <w:noProof/>
          <w:rtl/>
        </w:rPr>
      </w:r>
      <w:r>
        <w:rPr>
          <w:noProof/>
          <w:rtl/>
        </w:rPr>
        <w:fldChar w:fldCharType="separate"/>
      </w:r>
      <w:r w:rsidR="00500AD7">
        <w:rPr>
          <w:noProof/>
          <w:rtl/>
        </w:rPr>
        <w:t>28</w:t>
      </w:r>
      <w:r>
        <w:rPr>
          <w:noProof/>
          <w:rtl/>
        </w:rPr>
        <w:fldChar w:fldCharType="end"/>
      </w:r>
    </w:p>
    <w:p w14:paraId="7C10B1ED" w14:textId="60DC699C"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ההוכחה מדין תלוליות - כמה זמן עדיין נזכר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Toc119352935 \h</w:instrText>
      </w:r>
      <w:r>
        <w:rPr>
          <w:noProof/>
          <w:rtl/>
        </w:rPr>
        <w:instrText xml:space="preserve"> </w:instrText>
      </w:r>
      <w:r>
        <w:rPr>
          <w:noProof/>
          <w:rtl/>
        </w:rPr>
      </w:r>
      <w:r>
        <w:rPr>
          <w:noProof/>
          <w:rtl/>
        </w:rPr>
        <w:fldChar w:fldCharType="separate"/>
      </w:r>
      <w:r w:rsidR="00500AD7">
        <w:rPr>
          <w:noProof/>
          <w:rtl/>
        </w:rPr>
        <w:t>28</w:t>
      </w:r>
      <w:r>
        <w:rPr>
          <w:noProof/>
          <w:rtl/>
        </w:rPr>
        <w:fldChar w:fldCharType="end"/>
      </w:r>
    </w:p>
    <w:p w14:paraId="2786D57F" w14:textId="75BB1349"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שניהם אומרים זה כתב ידי וזה כתב ידו של חבירי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Toc119352936 \h</w:instrText>
      </w:r>
      <w:r>
        <w:rPr>
          <w:noProof/>
          <w:rtl/>
        </w:rPr>
        <w:instrText xml:space="preserve"> </w:instrText>
      </w:r>
      <w:r>
        <w:rPr>
          <w:noProof/>
          <w:rtl/>
        </w:rPr>
      </w:r>
      <w:r>
        <w:rPr>
          <w:noProof/>
          <w:rtl/>
        </w:rPr>
        <w:fldChar w:fldCharType="separate"/>
      </w:r>
      <w:r w:rsidR="00500AD7">
        <w:rPr>
          <w:noProof/>
          <w:rtl/>
        </w:rPr>
        <w:t>29</w:t>
      </w:r>
      <w:r>
        <w:rPr>
          <w:noProof/>
          <w:rtl/>
        </w:rPr>
        <w:fldChar w:fldCharType="end"/>
      </w:r>
    </w:p>
    <w:p w14:paraId="7AB94179" w14:textId="379DBCE7"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זה אומר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Toc119352937 \h</w:instrText>
      </w:r>
      <w:r>
        <w:rPr>
          <w:noProof/>
          <w:rtl/>
        </w:rPr>
        <w:instrText xml:space="preserve"> </w:instrText>
      </w:r>
      <w:r>
        <w:rPr>
          <w:noProof/>
          <w:rtl/>
        </w:rPr>
      </w:r>
      <w:r>
        <w:rPr>
          <w:noProof/>
          <w:rtl/>
        </w:rPr>
        <w:fldChar w:fldCharType="separate"/>
      </w:r>
      <w:r w:rsidR="00500AD7">
        <w:rPr>
          <w:noProof/>
          <w:rtl/>
        </w:rPr>
        <w:t>29</w:t>
      </w:r>
      <w:r>
        <w:rPr>
          <w:noProof/>
          <w:rtl/>
        </w:rPr>
        <w:fldChar w:fldCharType="end"/>
      </w:r>
    </w:p>
    <w:p w14:paraId="3011C514" w14:textId="3964AF4D" w:rsidR="0087139A" w:rsidRDefault="0087139A" w:rsidP="008E6019">
      <w:pPr>
        <w:pStyle w:val="afffff7"/>
        <w:framePr w:wrap="around"/>
        <w:rPr>
          <w:rFonts w:asciiTheme="minorHAnsi" w:eastAsiaTheme="minorEastAsia" w:hAnsiTheme="minorHAnsi" w:cstheme="minorBidi"/>
          <w:sz w:val="22"/>
          <w:szCs w:val="22"/>
          <w:rtl/>
        </w:rPr>
      </w:pPr>
      <w:r>
        <w:rPr>
          <w:rtl/>
        </w:rPr>
        <w:t>כא.</w:t>
      </w:r>
      <w:r>
        <w:rPr>
          <w:rtl/>
        </w:rPr>
        <w:fldChar w:fldCharType="begin"/>
      </w:r>
      <w:r>
        <w:rPr>
          <w:rtl/>
        </w:rPr>
        <w:instrText xml:space="preserve"> </w:instrText>
      </w:r>
      <w:r>
        <w:instrText>PAGEREF</w:instrText>
      </w:r>
      <w:r>
        <w:rPr>
          <w:rtl/>
        </w:rPr>
        <w:instrText xml:space="preserve"> _</w:instrText>
      </w:r>
      <w:r>
        <w:instrText>Toc119352938 \h</w:instrText>
      </w:r>
      <w:r>
        <w:rPr>
          <w:rtl/>
        </w:rPr>
        <w:instrText xml:space="preserve"> </w:instrText>
      </w:r>
      <w:r>
        <w:rPr>
          <w:rtl/>
        </w:rPr>
      </w:r>
      <w:r>
        <w:rPr>
          <w:rtl/>
        </w:rPr>
        <w:fldChar w:fldCharType="separate"/>
      </w:r>
      <w:r w:rsidR="00500AD7">
        <w:rPr>
          <w:rtl/>
        </w:rPr>
        <w:t>29</w:t>
      </w:r>
      <w:r>
        <w:rPr>
          <w:rtl/>
        </w:rPr>
        <w:fldChar w:fldCharType="end"/>
      </w:r>
    </w:p>
    <w:p w14:paraId="34C26F80" w14:textId="091F8E0C"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רבי וחכמים אי על כת''י או על מנה שבשטר מעידים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Toc119352939 \h</w:instrText>
      </w:r>
      <w:r>
        <w:rPr>
          <w:noProof/>
          <w:rtl/>
        </w:rPr>
        <w:instrText xml:space="preserve"> </w:instrText>
      </w:r>
      <w:r>
        <w:rPr>
          <w:noProof/>
          <w:rtl/>
        </w:rPr>
      </w:r>
      <w:r>
        <w:rPr>
          <w:noProof/>
          <w:rtl/>
        </w:rPr>
        <w:fldChar w:fldCharType="separate"/>
      </w:r>
      <w:r w:rsidR="00500AD7">
        <w:rPr>
          <w:noProof/>
          <w:rtl/>
        </w:rPr>
        <w:t>29</w:t>
      </w:r>
      <w:r>
        <w:rPr>
          <w:noProof/>
          <w:rtl/>
        </w:rPr>
        <w:fldChar w:fldCharType="end"/>
      </w:r>
    </w:p>
    <w:p w14:paraId="223C562C" w14:textId="7E158257" w:rsidR="0087139A" w:rsidRDefault="0087139A">
      <w:pPr>
        <w:pStyle w:val="TOC2"/>
        <w:tabs>
          <w:tab w:val="right" w:leader="dot" w:pos="3392"/>
        </w:tabs>
        <w:rPr>
          <w:rFonts w:asciiTheme="minorHAnsi" w:eastAsiaTheme="minorEastAsia" w:hAnsiTheme="minorHAnsi" w:cstheme="minorBidi"/>
          <w:noProof/>
          <w:sz w:val="22"/>
          <w:szCs w:val="22"/>
          <w:rtl/>
        </w:rPr>
      </w:pPr>
      <w:r w:rsidRPr="00B64141">
        <w:rPr>
          <w:noProof/>
          <w:spacing w:val="-2"/>
          <w:rtl/>
        </w:rPr>
        <w:t>על חרס</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Toc119352940 \h</w:instrText>
      </w:r>
      <w:r>
        <w:rPr>
          <w:noProof/>
          <w:rtl/>
        </w:rPr>
        <w:instrText xml:space="preserve"> </w:instrText>
      </w:r>
      <w:r>
        <w:rPr>
          <w:noProof/>
          <w:rtl/>
        </w:rPr>
      </w:r>
      <w:r>
        <w:rPr>
          <w:noProof/>
          <w:rtl/>
        </w:rPr>
        <w:fldChar w:fldCharType="separate"/>
      </w:r>
      <w:r w:rsidR="00500AD7">
        <w:rPr>
          <w:noProof/>
          <w:rtl/>
        </w:rPr>
        <w:t>29</w:t>
      </w:r>
      <w:r>
        <w:rPr>
          <w:noProof/>
          <w:rtl/>
        </w:rPr>
        <w:fldChar w:fldCharType="end"/>
      </w:r>
    </w:p>
    <w:p w14:paraId="6695F4BA" w14:textId="3060DC1A"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שלושה בקיום שטר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Toc119352942 \h</w:instrText>
      </w:r>
      <w:r>
        <w:rPr>
          <w:noProof/>
          <w:rtl/>
        </w:rPr>
        <w:instrText xml:space="preserve"> </w:instrText>
      </w:r>
      <w:r>
        <w:rPr>
          <w:noProof/>
          <w:rtl/>
        </w:rPr>
      </w:r>
      <w:r>
        <w:rPr>
          <w:noProof/>
          <w:rtl/>
        </w:rPr>
        <w:fldChar w:fldCharType="separate"/>
      </w:r>
      <w:r w:rsidR="00500AD7">
        <w:rPr>
          <w:noProof/>
          <w:rtl/>
        </w:rPr>
        <w:t>30</w:t>
      </w:r>
      <w:r>
        <w:rPr>
          <w:noProof/>
          <w:rtl/>
        </w:rPr>
        <w:fldChar w:fldCharType="end"/>
      </w:r>
    </w:p>
    <w:p w14:paraId="21DA5E50" w14:textId="0EE89230" w:rsidR="0087139A" w:rsidRDefault="0087139A" w:rsidP="008E6019">
      <w:pPr>
        <w:pStyle w:val="afffff7"/>
        <w:framePr w:wrap="around"/>
        <w:rPr>
          <w:rFonts w:asciiTheme="minorHAnsi" w:eastAsiaTheme="minorEastAsia" w:hAnsiTheme="minorHAnsi" w:cstheme="minorBidi"/>
          <w:sz w:val="22"/>
          <w:szCs w:val="22"/>
          <w:rtl/>
        </w:rPr>
      </w:pPr>
      <w:r>
        <w:rPr>
          <w:rtl/>
        </w:rPr>
        <w:t>כב.</w:t>
      </w:r>
      <w:r>
        <w:rPr>
          <w:rtl/>
        </w:rPr>
        <w:fldChar w:fldCharType="begin"/>
      </w:r>
      <w:r>
        <w:rPr>
          <w:rtl/>
        </w:rPr>
        <w:instrText xml:space="preserve"> </w:instrText>
      </w:r>
      <w:r>
        <w:instrText>PAGEREF</w:instrText>
      </w:r>
      <w:r>
        <w:rPr>
          <w:rtl/>
        </w:rPr>
        <w:instrText xml:space="preserve"> _</w:instrText>
      </w:r>
      <w:r>
        <w:instrText>Toc119352943 \h</w:instrText>
      </w:r>
      <w:r>
        <w:rPr>
          <w:rtl/>
        </w:rPr>
        <w:instrText xml:space="preserve"> </w:instrText>
      </w:r>
      <w:r>
        <w:rPr>
          <w:rtl/>
        </w:rPr>
      </w:r>
      <w:r>
        <w:rPr>
          <w:rtl/>
        </w:rPr>
        <w:fldChar w:fldCharType="separate"/>
      </w:r>
      <w:r w:rsidR="00500AD7">
        <w:rPr>
          <w:rtl/>
        </w:rPr>
        <w:t>31</w:t>
      </w:r>
      <w:r>
        <w:rPr>
          <w:rtl/>
        </w:rPr>
        <w:fldChar w:fldCharType="end"/>
      </w:r>
    </w:p>
    <w:p w14:paraId="5160D544" w14:textId="3B4A5CD2"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ג' שישבו לקיים את השטר, וקרא ערער על אחד מהן,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Toc119352944 \h</w:instrText>
      </w:r>
      <w:r>
        <w:rPr>
          <w:noProof/>
          <w:rtl/>
        </w:rPr>
        <w:instrText xml:space="preserve"> </w:instrText>
      </w:r>
      <w:r>
        <w:rPr>
          <w:noProof/>
          <w:rtl/>
        </w:rPr>
      </w:r>
      <w:r>
        <w:rPr>
          <w:noProof/>
          <w:rtl/>
        </w:rPr>
        <w:fldChar w:fldCharType="separate"/>
      </w:r>
      <w:r w:rsidR="00500AD7">
        <w:rPr>
          <w:noProof/>
          <w:rtl/>
        </w:rPr>
        <w:t>31</w:t>
      </w:r>
      <w:r>
        <w:rPr>
          <w:noProof/>
          <w:rtl/>
        </w:rPr>
        <w:fldChar w:fldCharType="end"/>
      </w:r>
    </w:p>
    <w:p w14:paraId="0AE26002" w14:textId="2258AFA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ג' שישבו לקיים את השטר ומת אחד מהם,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Toc119352945 \h</w:instrText>
      </w:r>
      <w:r>
        <w:rPr>
          <w:noProof/>
          <w:rtl/>
        </w:rPr>
        <w:instrText xml:space="preserve"> </w:instrText>
      </w:r>
      <w:r>
        <w:rPr>
          <w:noProof/>
          <w:rtl/>
        </w:rPr>
      </w:r>
      <w:r>
        <w:rPr>
          <w:noProof/>
          <w:rtl/>
        </w:rPr>
        <w:fldChar w:fldCharType="separate"/>
      </w:r>
      <w:r w:rsidR="00500AD7">
        <w:rPr>
          <w:noProof/>
          <w:rtl/>
        </w:rPr>
        <w:t>31</w:t>
      </w:r>
      <w:r>
        <w:rPr>
          <w:noProof/>
          <w:rtl/>
        </w:rPr>
        <w:fldChar w:fldCharType="end"/>
      </w:r>
    </w:p>
    <w:p w14:paraId="2989D916" w14:textId="447C9EA2"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האשה שאמרה אשת איש הייתי וגרושה אני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Toc119352946 \h</w:instrText>
      </w:r>
      <w:r>
        <w:rPr>
          <w:noProof/>
          <w:rtl/>
        </w:rPr>
        <w:instrText xml:space="preserve"> </w:instrText>
      </w:r>
      <w:r>
        <w:rPr>
          <w:noProof/>
          <w:rtl/>
        </w:rPr>
      </w:r>
      <w:r>
        <w:rPr>
          <w:noProof/>
          <w:rtl/>
        </w:rPr>
        <w:fldChar w:fldCharType="separate"/>
      </w:r>
      <w:r w:rsidR="00500AD7">
        <w:rPr>
          <w:noProof/>
          <w:rtl/>
        </w:rPr>
        <w:t>31</w:t>
      </w:r>
      <w:r>
        <w:rPr>
          <w:noProof/>
          <w:rtl/>
        </w:rPr>
        <w:fldChar w:fldCharType="end"/>
      </w:r>
    </w:p>
    <w:p w14:paraId="5E91795A" w14:textId="20B45F10" w:rsidR="0087139A" w:rsidRDefault="0087139A" w:rsidP="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אמרה נשביתי וטהורה אני</w:t>
      </w:r>
      <w:r>
        <w:rPr>
          <w:rFonts w:hint="cs"/>
          <w:noProof/>
          <w:rtl/>
        </w:rPr>
        <w:t xml:space="preserve">, </w:t>
      </w:r>
      <w:r>
        <w:rPr>
          <w:rFonts w:hint="cs"/>
          <w:noProof/>
          <w:shd w:val="clear" w:color="auto" w:fill="F2F2F2" w:themeFill="background1" w:themeFillShade="F2"/>
          <w:rtl/>
        </w:rPr>
        <w:t xml:space="preserve"> </w:t>
      </w:r>
      <w:r w:rsidRPr="00B64141">
        <w:rPr>
          <w:noProof/>
          <w:shd w:val="clear" w:color="auto" w:fill="F2F2F2" w:themeFill="background1" w:themeFillShade="F2"/>
          <w:rtl/>
        </w:rPr>
        <w:t>וביש עדים שנשבית,</w:t>
      </w:r>
      <w:r>
        <w:rPr>
          <w:rFonts w:hint="cs"/>
          <w:noProof/>
          <w:shd w:val="clear" w:color="auto" w:fill="F2F2F2" w:themeFill="background1" w:themeFillShade="F2"/>
          <w:rtl/>
        </w:rPr>
        <w:t xml:space="preserve">  </w:t>
      </w:r>
      <w:r w:rsidRPr="00B64141">
        <w:rPr>
          <w:noProof/>
          <w:shd w:val="clear" w:color="auto" w:fill="F2F2F2" w:themeFill="background1" w:themeFillShade="F2"/>
          <w:rtl/>
        </w:rPr>
        <w:t>ואם משנשאת באו עדים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Toc119352949 \h</w:instrText>
      </w:r>
      <w:r>
        <w:rPr>
          <w:noProof/>
          <w:rtl/>
        </w:rPr>
        <w:instrText xml:space="preserve"> </w:instrText>
      </w:r>
      <w:r>
        <w:rPr>
          <w:noProof/>
          <w:rtl/>
        </w:rPr>
      </w:r>
      <w:r>
        <w:rPr>
          <w:noProof/>
          <w:rtl/>
        </w:rPr>
        <w:fldChar w:fldCharType="separate"/>
      </w:r>
      <w:r w:rsidR="00500AD7">
        <w:rPr>
          <w:noProof/>
          <w:rtl/>
        </w:rPr>
        <w:t>31</w:t>
      </w:r>
      <w:r>
        <w:rPr>
          <w:noProof/>
          <w:rtl/>
        </w:rPr>
        <w:fldChar w:fldCharType="end"/>
      </w:r>
    </w:p>
    <w:p w14:paraId="0DE9591A" w14:textId="6ACE5DB8"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המקור לכך שהפה שאסר הוא הפה שהתיר</w:t>
      </w:r>
      <w:r w:rsidRPr="00B64141">
        <w:rPr>
          <w:bCs w:val="0"/>
          <w:noProof/>
          <w:rtl/>
        </w:rPr>
        <w:t xml:space="preserve"> קרא וסברא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Toc119352950 \h</w:instrText>
      </w:r>
      <w:r>
        <w:rPr>
          <w:noProof/>
          <w:rtl/>
        </w:rPr>
        <w:instrText xml:space="preserve"> </w:instrText>
      </w:r>
      <w:r>
        <w:rPr>
          <w:noProof/>
          <w:rtl/>
        </w:rPr>
      </w:r>
      <w:r>
        <w:rPr>
          <w:noProof/>
          <w:rtl/>
        </w:rPr>
        <w:fldChar w:fldCharType="separate"/>
      </w:r>
      <w:r w:rsidR="00500AD7">
        <w:rPr>
          <w:noProof/>
          <w:rtl/>
        </w:rPr>
        <w:t>31</w:t>
      </w:r>
      <w:r>
        <w:rPr>
          <w:noProof/>
          <w:rtl/>
        </w:rPr>
        <w:fldChar w:fldCharType="end"/>
      </w:r>
    </w:p>
    <w:p w14:paraId="4C0BE108" w14:textId="1517EF19"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 xml:space="preserve">אשה שאמרה אשת איש אני </w:t>
      </w:r>
      <w:r w:rsidRPr="00B64141">
        <w:rPr>
          <w:noProof/>
          <w:spacing w:val="-4"/>
          <w:rtl/>
        </w:rPr>
        <w:t>וחזרה ואמרה פנויה אני</w:t>
      </w:r>
      <w:r w:rsidRPr="00B64141">
        <w:rPr>
          <w:noProof/>
          <w:rtl/>
        </w:rPr>
        <w:t xml:space="preserve"> נאמנת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Toc119352951 \h</w:instrText>
      </w:r>
      <w:r>
        <w:rPr>
          <w:noProof/>
          <w:rtl/>
        </w:rPr>
        <w:instrText xml:space="preserve"> </w:instrText>
      </w:r>
      <w:r>
        <w:rPr>
          <w:noProof/>
          <w:rtl/>
        </w:rPr>
      </w:r>
      <w:r>
        <w:rPr>
          <w:noProof/>
          <w:rtl/>
        </w:rPr>
        <w:fldChar w:fldCharType="separate"/>
      </w:r>
      <w:r w:rsidR="00500AD7">
        <w:rPr>
          <w:noProof/>
          <w:rtl/>
        </w:rPr>
        <w:t>32</w:t>
      </w:r>
      <w:r>
        <w:rPr>
          <w:noProof/>
          <w:rtl/>
        </w:rPr>
        <w:fldChar w:fldCharType="end"/>
      </w:r>
    </w:p>
    <w:p w14:paraId="619E71FA" w14:textId="6CA737BB"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ב' אומרים מת או נתגרשה וב' אומרים לא מת, לא נתגרשה,[ג]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Toc119352953 \h</w:instrText>
      </w:r>
      <w:r>
        <w:rPr>
          <w:noProof/>
          <w:rtl/>
        </w:rPr>
        <w:instrText xml:space="preserve"> </w:instrText>
      </w:r>
      <w:r>
        <w:rPr>
          <w:noProof/>
          <w:rtl/>
        </w:rPr>
      </w:r>
      <w:r>
        <w:rPr>
          <w:noProof/>
          <w:rtl/>
        </w:rPr>
        <w:fldChar w:fldCharType="separate"/>
      </w:r>
      <w:r w:rsidR="00500AD7">
        <w:rPr>
          <w:noProof/>
          <w:rtl/>
        </w:rPr>
        <w:t>32</w:t>
      </w:r>
      <w:r>
        <w:rPr>
          <w:noProof/>
          <w:rtl/>
        </w:rPr>
        <w:fldChar w:fldCharType="end"/>
      </w:r>
    </w:p>
    <w:p w14:paraId="16875E69" w14:textId="6611FD2A" w:rsidR="0087139A" w:rsidRDefault="0087139A" w:rsidP="008E6019">
      <w:pPr>
        <w:pStyle w:val="afffff7"/>
        <w:framePr w:wrap="around"/>
        <w:rPr>
          <w:rFonts w:asciiTheme="minorHAnsi" w:eastAsiaTheme="minorEastAsia" w:hAnsiTheme="minorHAnsi" w:cstheme="minorBidi"/>
          <w:sz w:val="22"/>
          <w:szCs w:val="22"/>
          <w:rtl/>
        </w:rPr>
      </w:pPr>
      <w:r>
        <w:rPr>
          <w:rtl/>
        </w:rPr>
        <w:t>כג.</w:t>
      </w:r>
      <w:r>
        <w:rPr>
          <w:rtl/>
        </w:rPr>
        <w:fldChar w:fldCharType="begin"/>
      </w:r>
      <w:r>
        <w:rPr>
          <w:rtl/>
        </w:rPr>
        <w:instrText xml:space="preserve"> </w:instrText>
      </w:r>
      <w:r>
        <w:instrText>PAGEREF</w:instrText>
      </w:r>
      <w:r>
        <w:rPr>
          <w:rtl/>
        </w:rPr>
        <w:instrText xml:space="preserve"> _</w:instrText>
      </w:r>
      <w:r>
        <w:instrText>Toc119352954 \h</w:instrText>
      </w:r>
      <w:r>
        <w:rPr>
          <w:rtl/>
        </w:rPr>
        <w:instrText xml:space="preserve"> </w:instrText>
      </w:r>
      <w:r>
        <w:rPr>
          <w:rtl/>
        </w:rPr>
      </w:r>
      <w:r>
        <w:rPr>
          <w:rtl/>
        </w:rPr>
        <w:fldChar w:fldCharType="separate"/>
      </w:r>
      <w:r w:rsidR="00500AD7">
        <w:rPr>
          <w:rtl/>
        </w:rPr>
        <w:t>33</w:t>
      </w:r>
      <w:r>
        <w:rPr>
          <w:rtl/>
        </w:rPr>
        <w:fldChar w:fldCharType="end"/>
      </w:r>
    </w:p>
    <w:p w14:paraId="623DACC5" w14:textId="785D1BE3"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ב' אומרים נתקדשה וב' אומרים לא נתקדשה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Toc119352955 \h</w:instrText>
      </w:r>
      <w:r>
        <w:rPr>
          <w:noProof/>
          <w:rtl/>
        </w:rPr>
        <w:instrText xml:space="preserve"> </w:instrText>
      </w:r>
      <w:r>
        <w:rPr>
          <w:noProof/>
          <w:rtl/>
        </w:rPr>
      </w:r>
      <w:r>
        <w:rPr>
          <w:noProof/>
          <w:rtl/>
        </w:rPr>
        <w:fldChar w:fldCharType="separate"/>
      </w:r>
      <w:r w:rsidR="00500AD7">
        <w:rPr>
          <w:noProof/>
          <w:rtl/>
        </w:rPr>
        <w:t>33</w:t>
      </w:r>
      <w:r>
        <w:rPr>
          <w:noProof/>
          <w:rtl/>
        </w:rPr>
        <w:fldChar w:fldCharType="end"/>
      </w:r>
    </w:p>
    <w:p w14:paraId="7319FE78" w14:textId="58A85B32"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ואם משנשאת באו עדים - לא תצא 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Toc119352956 \h</w:instrText>
      </w:r>
      <w:r>
        <w:rPr>
          <w:noProof/>
          <w:rtl/>
        </w:rPr>
        <w:instrText xml:space="preserve"> </w:instrText>
      </w:r>
      <w:r>
        <w:rPr>
          <w:noProof/>
          <w:rtl/>
        </w:rPr>
      </w:r>
      <w:r>
        <w:rPr>
          <w:noProof/>
          <w:rtl/>
        </w:rPr>
        <w:fldChar w:fldCharType="separate"/>
      </w:r>
      <w:r w:rsidR="00500AD7">
        <w:rPr>
          <w:noProof/>
          <w:rtl/>
        </w:rPr>
        <w:t>33</w:t>
      </w:r>
      <w:r>
        <w:rPr>
          <w:noProof/>
          <w:rtl/>
        </w:rPr>
        <w:fldChar w:fldCharType="end"/>
      </w:r>
    </w:p>
    <w:p w14:paraId="474439EE" w14:textId="4377BC2E"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ואם משנשאת באו עדים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Toc119352957 \h</w:instrText>
      </w:r>
      <w:r>
        <w:rPr>
          <w:noProof/>
          <w:rtl/>
        </w:rPr>
        <w:instrText xml:space="preserve"> </w:instrText>
      </w:r>
      <w:r>
        <w:rPr>
          <w:noProof/>
          <w:rtl/>
        </w:rPr>
      </w:r>
      <w:r>
        <w:rPr>
          <w:noProof/>
          <w:rtl/>
        </w:rPr>
        <w:fldChar w:fldCharType="separate"/>
      </w:r>
      <w:r w:rsidR="00500AD7">
        <w:rPr>
          <w:noProof/>
          <w:rtl/>
        </w:rPr>
        <w:t>33</w:t>
      </w:r>
      <w:r>
        <w:rPr>
          <w:noProof/>
          <w:rtl/>
        </w:rPr>
        <w:fldChar w:fldCharType="end"/>
      </w:r>
    </w:p>
    <w:p w14:paraId="1F6F2E83" w14:textId="0402A15F"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אמרה נשביתי וטהורה אני, ויש לי עדים שאני טהורה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Toc119352958 \h</w:instrText>
      </w:r>
      <w:r>
        <w:rPr>
          <w:noProof/>
          <w:rtl/>
        </w:rPr>
        <w:instrText xml:space="preserve"> </w:instrText>
      </w:r>
      <w:r>
        <w:rPr>
          <w:noProof/>
          <w:rtl/>
        </w:rPr>
      </w:r>
      <w:r>
        <w:rPr>
          <w:noProof/>
          <w:rtl/>
        </w:rPr>
        <w:fldChar w:fldCharType="separate"/>
      </w:r>
      <w:r w:rsidR="00500AD7">
        <w:rPr>
          <w:noProof/>
          <w:rtl/>
        </w:rPr>
        <w:t>33</w:t>
      </w:r>
      <w:r>
        <w:rPr>
          <w:noProof/>
          <w:rtl/>
        </w:rPr>
        <w:fldChar w:fldCharType="end"/>
      </w:r>
    </w:p>
    <w:p w14:paraId="07582345" w14:textId="280CE6F9"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שבויות שהביאום לנהרדעא,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Toc119352959 \h</w:instrText>
      </w:r>
      <w:r>
        <w:rPr>
          <w:noProof/>
          <w:rtl/>
        </w:rPr>
        <w:instrText xml:space="preserve"> </w:instrText>
      </w:r>
      <w:r>
        <w:rPr>
          <w:noProof/>
          <w:rtl/>
        </w:rPr>
      </w:r>
      <w:r>
        <w:rPr>
          <w:noProof/>
          <w:rtl/>
        </w:rPr>
        <w:fldChar w:fldCharType="separate"/>
      </w:r>
      <w:r w:rsidR="00500AD7">
        <w:rPr>
          <w:noProof/>
          <w:rtl/>
        </w:rPr>
        <w:t>34</w:t>
      </w:r>
      <w:r>
        <w:rPr>
          <w:noProof/>
          <w:rtl/>
        </w:rPr>
        <w:fldChar w:fldCharType="end"/>
      </w:r>
    </w:p>
    <w:p w14:paraId="57D6EC6D" w14:textId="7F2E9C48" w:rsidR="0087139A" w:rsidRDefault="0087139A" w:rsidP="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שתי נשים שנשבו,</w:t>
      </w:r>
      <w:r>
        <w:rPr>
          <w:rFonts w:hint="cs"/>
          <w:noProof/>
          <w:shd w:val="clear" w:color="auto" w:fill="F2F2F2" w:themeFill="background1" w:themeFillShade="F2"/>
          <w:rtl/>
        </w:rPr>
        <w:t xml:space="preserve"> </w:t>
      </w:r>
      <w:r w:rsidRPr="00B64141">
        <w:rPr>
          <w:noProof/>
          <w:shd w:val="clear" w:color="auto" w:fill="F2F2F2" w:themeFill="background1" w:themeFillShade="F2"/>
          <w:rtl/>
        </w:rPr>
        <w:t>ובזמן שהן מעידות זו את זו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Toc119352962 \h</w:instrText>
      </w:r>
      <w:r>
        <w:rPr>
          <w:noProof/>
          <w:rtl/>
        </w:rPr>
        <w:instrText xml:space="preserve"> </w:instrText>
      </w:r>
      <w:r>
        <w:rPr>
          <w:noProof/>
          <w:rtl/>
        </w:rPr>
      </w:r>
      <w:r>
        <w:rPr>
          <w:noProof/>
          <w:rtl/>
        </w:rPr>
        <w:fldChar w:fldCharType="separate"/>
      </w:r>
      <w:r w:rsidR="00500AD7">
        <w:rPr>
          <w:noProof/>
          <w:rtl/>
        </w:rPr>
        <w:t>34</w:t>
      </w:r>
      <w:r>
        <w:rPr>
          <w:noProof/>
          <w:rtl/>
        </w:rPr>
        <w:fldChar w:fldCharType="end"/>
      </w:r>
    </w:p>
    <w:p w14:paraId="6B38EAC3" w14:textId="2054DDA4"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ד' ה"ת דנאמנות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Toc119352963 \h</w:instrText>
      </w:r>
      <w:r>
        <w:rPr>
          <w:noProof/>
          <w:rtl/>
        </w:rPr>
        <w:instrText xml:space="preserve"> </w:instrText>
      </w:r>
      <w:r>
        <w:rPr>
          <w:noProof/>
          <w:rtl/>
        </w:rPr>
      </w:r>
      <w:r>
        <w:rPr>
          <w:noProof/>
          <w:rtl/>
        </w:rPr>
        <w:fldChar w:fldCharType="separate"/>
      </w:r>
      <w:r w:rsidR="00500AD7">
        <w:rPr>
          <w:noProof/>
          <w:rtl/>
        </w:rPr>
        <w:t>34</w:t>
      </w:r>
      <w:r>
        <w:rPr>
          <w:noProof/>
          <w:rtl/>
        </w:rPr>
        <w:fldChar w:fldCharType="end"/>
      </w:r>
    </w:p>
    <w:p w14:paraId="01931A87" w14:textId="6F977C1B"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וכן שני אנשים, זה אומר כהן אני וזה אומר כהן אני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Toc119352964 \h</w:instrText>
      </w:r>
      <w:r>
        <w:rPr>
          <w:noProof/>
          <w:rtl/>
        </w:rPr>
        <w:instrText xml:space="preserve"> </w:instrText>
      </w:r>
      <w:r>
        <w:rPr>
          <w:noProof/>
          <w:rtl/>
        </w:rPr>
      </w:r>
      <w:r>
        <w:rPr>
          <w:noProof/>
          <w:rtl/>
        </w:rPr>
        <w:fldChar w:fldCharType="separate"/>
      </w:r>
      <w:r w:rsidR="00500AD7">
        <w:rPr>
          <w:noProof/>
          <w:rtl/>
        </w:rPr>
        <w:t>35</w:t>
      </w:r>
      <w:r>
        <w:rPr>
          <w:noProof/>
          <w:rtl/>
        </w:rPr>
        <w:fldChar w:fldCharType="end"/>
      </w:r>
    </w:p>
    <w:p w14:paraId="036D5EE0" w14:textId="21810608" w:rsidR="0087139A" w:rsidRDefault="0087139A" w:rsidP="008E6019">
      <w:pPr>
        <w:pStyle w:val="afffff7"/>
        <w:framePr w:wrap="around"/>
        <w:rPr>
          <w:rFonts w:asciiTheme="minorHAnsi" w:eastAsiaTheme="minorEastAsia" w:hAnsiTheme="minorHAnsi" w:cstheme="minorBidi"/>
          <w:sz w:val="22"/>
          <w:szCs w:val="22"/>
          <w:rtl/>
        </w:rPr>
      </w:pPr>
      <w:r>
        <w:rPr>
          <w:rtl/>
        </w:rPr>
        <w:t>כד.</w:t>
      </w:r>
      <w:r>
        <w:rPr>
          <w:rtl/>
        </w:rPr>
        <w:fldChar w:fldCharType="begin"/>
      </w:r>
      <w:r>
        <w:rPr>
          <w:rtl/>
        </w:rPr>
        <w:instrText xml:space="preserve"> </w:instrText>
      </w:r>
      <w:r>
        <w:instrText>PAGEREF</w:instrText>
      </w:r>
      <w:r>
        <w:rPr>
          <w:rtl/>
        </w:rPr>
        <w:instrText xml:space="preserve"> _</w:instrText>
      </w:r>
      <w:r>
        <w:instrText>Toc119352965 \h</w:instrText>
      </w:r>
      <w:r>
        <w:rPr>
          <w:rtl/>
        </w:rPr>
        <w:instrText xml:space="preserve"> </w:instrText>
      </w:r>
      <w:r>
        <w:rPr>
          <w:rtl/>
        </w:rPr>
      </w:r>
      <w:r>
        <w:rPr>
          <w:rtl/>
        </w:rPr>
        <w:fldChar w:fldCharType="separate"/>
      </w:r>
      <w:r w:rsidR="00500AD7">
        <w:rPr>
          <w:rtl/>
        </w:rPr>
        <w:t>35</w:t>
      </w:r>
      <w:r>
        <w:rPr>
          <w:rtl/>
        </w:rPr>
        <w:fldChar w:fldCharType="end"/>
      </w:r>
    </w:p>
    <w:p w14:paraId="15DD62D6" w14:textId="0A273858"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וצריכי כל הני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Toc119352966 \h</w:instrText>
      </w:r>
      <w:r>
        <w:rPr>
          <w:noProof/>
          <w:rtl/>
        </w:rPr>
        <w:instrText xml:space="preserve"> </w:instrText>
      </w:r>
      <w:r>
        <w:rPr>
          <w:noProof/>
          <w:rtl/>
        </w:rPr>
      </w:r>
      <w:r>
        <w:rPr>
          <w:noProof/>
          <w:rtl/>
        </w:rPr>
        <w:fldChar w:fldCharType="separate"/>
      </w:r>
      <w:r w:rsidR="00500AD7">
        <w:rPr>
          <w:noProof/>
          <w:rtl/>
        </w:rPr>
        <w:t>35</w:t>
      </w:r>
      <w:r>
        <w:rPr>
          <w:noProof/>
          <w:rtl/>
        </w:rPr>
        <w:fldChar w:fldCharType="end"/>
      </w:r>
    </w:p>
    <w:p w14:paraId="69257833" w14:textId="01CA4589"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lastRenderedPageBreak/>
        <w:t>ת"ר: אני כהן וחברי כהן - נאמן להאכילו בתרומה,[ג]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Toc119352967 \h</w:instrText>
      </w:r>
      <w:r>
        <w:rPr>
          <w:noProof/>
          <w:rtl/>
        </w:rPr>
        <w:instrText xml:space="preserve"> </w:instrText>
      </w:r>
      <w:r>
        <w:rPr>
          <w:noProof/>
          <w:rtl/>
        </w:rPr>
      </w:r>
      <w:r>
        <w:rPr>
          <w:noProof/>
          <w:rtl/>
        </w:rPr>
        <w:fldChar w:fldCharType="separate"/>
      </w:r>
      <w:r w:rsidR="00500AD7">
        <w:rPr>
          <w:noProof/>
          <w:rtl/>
        </w:rPr>
        <w:t>36</w:t>
      </w:r>
      <w:r>
        <w:rPr>
          <w:noProof/>
          <w:rtl/>
        </w:rPr>
        <w:fldChar w:fldCharType="end"/>
      </w:r>
    </w:p>
    <w:p w14:paraId="401761C6" w14:textId="1E0A8EC9"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איבעיא: מהו להעלות משטרות ליוחסין?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Toc119352969 \h</w:instrText>
      </w:r>
      <w:r>
        <w:rPr>
          <w:noProof/>
          <w:rtl/>
        </w:rPr>
        <w:instrText xml:space="preserve"> </w:instrText>
      </w:r>
      <w:r>
        <w:rPr>
          <w:noProof/>
          <w:rtl/>
        </w:rPr>
      </w:r>
      <w:r>
        <w:rPr>
          <w:noProof/>
          <w:rtl/>
        </w:rPr>
        <w:fldChar w:fldCharType="separate"/>
      </w:r>
      <w:r w:rsidR="00500AD7">
        <w:rPr>
          <w:noProof/>
          <w:rtl/>
        </w:rPr>
        <w:t>36</w:t>
      </w:r>
      <w:r>
        <w:rPr>
          <w:noProof/>
          <w:rtl/>
        </w:rPr>
        <w:fldChar w:fldCharType="end"/>
      </w:r>
    </w:p>
    <w:p w14:paraId="5C0EACE3" w14:textId="2ABFA1DE"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איבעיא: מהו להעלות מנשיאות כפים ליוחסין? [ב]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Toc119352970 \h</w:instrText>
      </w:r>
      <w:r>
        <w:rPr>
          <w:noProof/>
          <w:rtl/>
        </w:rPr>
        <w:instrText xml:space="preserve"> </w:instrText>
      </w:r>
      <w:r>
        <w:rPr>
          <w:noProof/>
          <w:rtl/>
        </w:rPr>
      </w:r>
      <w:r>
        <w:rPr>
          <w:noProof/>
          <w:rtl/>
        </w:rPr>
        <w:fldChar w:fldCharType="separate"/>
      </w:r>
      <w:r w:rsidR="00500AD7">
        <w:rPr>
          <w:noProof/>
          <w:rtl/>
        </w:rPr>
        <w:t>37</w:t>
      </w:r>
      <w:r>
        <w:rPr>
          <w:noProof/>
          <w:rtl/>
        </w:rPr>
        <w:fldChar w:fldCharType="end"/>
      </w:r>
    </w:p>
    <w:p w14:paraId="3A0B7701" w14:textId="14B18696" w:rsidR="0087139A" w:rsidRDefault="0087139A" w:rsidP="008E6019">
      <w:pPr>
        <w:pStyle w:val="afffff7"/>
        <w:framePr w:wrap="around"/>
        <w:rPr>
          <w:rFonts w:asciiTheme="minorHAnsi" w:eastAsiaTheme="minorEastAsia" w:hAnsiTheme="minorHAnsi" w:cstheme="minorBidi"/>
          <w:sz w:val="22"/>
          <w:szCs w:val="22"/>
          <w:rtl/>
        </w:rPr>
      </w:pPr>
      <w:r>
        <w:rPr>
          <w:rtl/>
        </w:rPr>
        <w:t>כה.</w:t>
      </w:r>
      <w:r>
        <w:rPr>
          <w:rtl/>
        </w:rPr>
        <w:fldChar w:fldCharType="begin"/>
      </w:r>
      <w:r>
        <w:rPr>
          <w:rtl/>
        </w:rPr>
        <w:instrText xml:space="preserve"> </w:instrText>
      </w:r>
      <w:r>
        <w:instrText>PAGEREF</w:instrText>
      </w:r>
      <w:r>
        <w:rPr>
          <w:rtl/>
        </w:rPr>
        <w:instrText xml:space="preserve"> _</w:instrText>
      </w:r>
      <w:r>
        <w:instrText>Toc119352971 \h</w:instrText>
      </w:r>
      <w:r>
        <w:rPr>
          <w:rtl/>
        </w:rPr>
        <w:instrText xml:space="preserve"> </w:instrText>
      </w:r>
      <w:r>
        <w:rPr>
          <w:rtl/>
        </w:rPr>
      </w:r>
      <w:r>
        <w:rPr>
          <w:rtl/>
        </w:rPr>
        <w:fldChar w:fldCharType="separate"/>
      </w:r>
      <w:r w:rsidR="00500AD7">
        <w:rPr>
          <w:rtl/>
        </w:rPr>
        <w:t>37</w:t>
      </w:r>
      <w:r>
        <w:rPr>
          <w:rtl/>
        </w:rPr>
        <w:fldChar w:fldCharType="end"/>
      </w:r>
    </w:p>
    <w:p w14:paraId="5C68ECC8" w14:textId="79988385"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והחולק בבית דין - אינה חזקה.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Toc119352974 \h</w:instrText>
      </w:r>
      <w:r>
        <w:rPr>
          <w:noProof/>
          <w:rtl/>
        </w:rPr>
        <w:instrText xml:space="preserve"> </w:instrText>
      </w:r>
      <w:r>
        <w:rPr>
          <w:noProof/>
          <w:rtl/>
        </w:rPr>
      </w:r>
      <w:r>
        <w:rPr>
          <w:noProof/>
          <w:rtl/>
        </w:rPr>
        <w:fldChar w:fldCharType="separate"/>
      </w:r>
      <w:r w:rsidR="00500AD7">
        <w:rPr>
          <w:noProof/>
          <w:rtl/>
        </w:rPr>
        <w:t>39</w:t>
      </w:r>
      <w:r>
        <w:rPr>
          <w:noProof/>
          <w:rtl/>
        </w:rPr>
        <w:fldChar w:fldCharType="end"/>
      </w:r>
    </w:p>
    <w:p w14:paraId="7031F061" w14:textId="27BE929E"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רבי יהודה: אין מעלין לכהונה על פי עד אחד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Toc119352976 \h</w:instrText>
      </w:r>
      <w:r>
        <w:rPr>
          <w:noProof/>
          <w:rtl/>
        </w:rPr>
        <w:instrText xml:space="preserve"> </w:instrText>
      </w:r>
      <w:r>
        <w:rPr>
          <w:noProof/>
          <w:rtl/>
        </w:rPr>
      </w:r>
      <w:r>
        <w:rPr>
          <w:noProof/>
          <w:rtl/>
        </w:rPr>
        <w:fldChar w:fldCharType="separate"/>
      </w:r>
      <w:r w:rsidR="00500AD7">
        <w:rPr>
          <w:noProof/>
          <w:rtl/>
        </w:rPr>
        <w:t>39</w:t>
      </w:r>
      <w:r>
        <w:rPr>
          <w:noProof/>
          <w:rtl/>
        </w:rPr>
        <w:fldChar w:fldCharType="end"/>
      </w:r>
    </w:p>
    <w:p w14:paraId="0F305D5B" w14:textId="34B64687" w:rsidR="0087139A" w:rsidRDefault="0087139A" w:rsidP="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האשה שנחבשה בידי עכו"ם,</w:t>
      </w:r>
      <w:r>
        <w:rPr>
          <w:rFonts w:hint="cs"/>
          <w:noProof/>
          <w:shd w:val="clear" w:color="auto" w:fill="F2F2F2" w:themeFill="background1" w:themeFillShade="F2"/>
          <w:rtl/>
        </w:rPr>
        <w:t xml:space="preserve"> </w:t>
      </w:r>
      <w:r w:rsidRPr="00B64141">
        <w:rPr>
          <w:noProof/>
          <w:shd w:val="clear" w:color="auto" w:fill="F2F2F2" w:themeFill="background1" w:themeFillShade="F2"/>
          <w:rtl/>
        </w:rPr>
        <w:t>על ידי נפשות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Toc119352978 \h</w:instrText>
      </w:r>
      <w:r>
        <w:rPr>
          <w:noProof/>
          <w:rtl/>
        </w:rPr>
        <w:instrText xml:space="preserve"> </w:instrText>
      </w:r>
      <w:r>
        <w:rPr>
          <w:noProof/>
          <w:rtl/>
        </w:rPr>
      </w:r>
      <w:r>
        <w:rPr>
          <w:noProof/>
          <w:rtl/>
        </w:rPr>
        <w:fldChar w:fldCharType="separate"/>
      </w:r>
      <w:r w:rsidR="00500AD7">
        <w:rPr>
          <w:noProof/>
          <w:rtl/>
        </w:rPr>
        <w:t>40</w:t>
      </w:r>
      <w:r>
        <w:rPr>
          <w:noProof/>
          <w:rtl/>
        </w:rPr>
        <w:fldChar w:fldCharType="end"/>
      </w:r>
    </w:p>
    <w:p w14:paraId="4D7A2C0C" w14:textId="0BDF41D5"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ע''י ממון  מותרת לבעלה [ג]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Toc119352979 \h</w:instrText>
      </w:r>
      <w:r>
        <w:rPr>
          <w:noProof/>
          <w:rtl/>
        </w:rPr>
        <w:instrText xml:space="preserve"> </w:instrText>
      </w:r>
      <w:r>
        <w:rPr>
          <w:noProof/>
          <w:rtl/>
        </w:rPr>
      </w:r>
      <w:r>
        <w:rPr>
          <w:noProof/>
          <w:rtl/>
        </w:rPr>
        <w:fldChar w:fldCharType="separate"/>
      </w:r>
      <w:r w:rsidR="00500AD7">
        <w:rPr>
          <w:noProof/>
          <w:rtl/>
        </w:rPr>
        <w:t>40</w:t>
      </w:r>
      <w:r>
        <w:rPr>
          <w:noProof/>
          <w:rtl/>
        </w:rPr>
        <w:fldChar w:fldCharType="end"/>
      </w:r>
    </w:p>
    <w:p w14:paraId="62F8A6D8" w14:textId="0EED3AA9" w:rsidR="0087139A" w:rsidRDefault="0087139A" w:rsidP="008E6019">
      <w:pPr>
        <w:pStyle w:val="afffff7"/>
        <w:framePr w:wrap="around"/>
        <w:rPr>
          <w:rFonts w:asciiTheme="minorHAnsi" w:eastAsiaTheme="minorEastAsia" w:hAnsiTheme="minorHAnsi" w:cstheme="minorBidi"/>
          <w:sz w:val="22"/>
          <w:szCs w:val="22"/>
          <w:rtl/>
        </w:rPr>
      </w:pPr>
      <w:r>
        <w:rPr>
          <w:rtl/>
        </w:rPr>
        <w:t>כז.</w:t>
      </w:r>
      <w:r>
        <w:rPr>
          <w:rtl/>
        </w:rPr>
        <w:fldChar w:fldCharType="begin"/>
      </w:r>
      <w:r>
        <w:rPr>
          <w:rtl/>
        </w:rPr>
        <w:instrText xml:space="preserve"> </w:instrText>
      </w:r>
      <w:r>
        <w:instrText>PAGEREF</w:instrText>
      </w:r>
      <w:r>
        <w:rPr>
          <w:rtl/>
        </w:rPr>
        <w:instrText xml:space="preserve"> _</w:instrText>
      </w:r>
      <w:r>
        <w:instrText>Toc119352980 \h</w:instrText>
      </w:r>
      <w:r>
        <w:rPr>
          <w:rtl/>
        </w:rPr>
        <w:instrText xml:space="preserve"> </w:instrText>
      </w:r>
      <w:r>
        <w:rPr>
          <w:rtl/>
        </w:rPr>
      </w:r>
      <w:r>
        <w:rPr>
          <w:rtl/>
        </w:rPr>
        <w:fldChar w:fldCharType="separate"/>
      </w:r>
      <w:r w:rsidR="00500AD7">
        <w:rPr>
          <w:rtl/>
        </w:rPr>
        <w:t>40</w:t>
      </w:r>
      <w:r>
        <w:rPr>
          <w:rtl/>
        </w:rPr>
        <w:fldChar w:fldCharType="end"/>
      </w:r>
    </w:p>
    <w:p w14:paraId="7825882E" w14:textId="3E479C93"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על ידי נפשות - אסורה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Toc119352981 \h</w:instrText>
      </w:r>
      <w:r>
        <w:rPr>
          <w:noProof/>
          <w:rtl/>
        </w:rPr>
        <w:instrText xml:space="preserve"> </w:instrText>
      </w:r>
      <w:r>
        <w:rPr>
          <w:noProof/>
          <w:rtl/>
        </w:rPr>
      </w:r>
      <w:r>
        <w:rPr>
          <w:noProof/>
          <w:rtl/>
        </w:rPr>
        <w:fldChar w:fldCharType="separate"/>
      </w:r>
      <w:r w:rsidR="00500AD7">
        <w:rPr>
          <w:noProof/>
          <w:rtl/>
        </w:rPr>
        <w:t>41</w:t>
      </w:r>
      <w:r>
        <w:rPr>
          <w:noProof/>
          <w:rtl/>
        </w:rPr>
        <w:fldChar w:fldCharType="end"/>
      </w:r>
    </w:p>
    <w:p w14:paraId="6444AB3E" w14:textId="49E9D396" w:rsidR="0087139A" w:rsidRDefault="0087139A" w:rsidP="00534F59">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עיר שכבשוה כרכום,</w:t>
      </w:r>
      <w:r w:rsidR="00534F59">
        <w:rPr>
          <w:rFonts w:hint="cs"/>
          <w:noProof/>
          <w:rtl/>
        </w:rPr>
        <w:t xml:space="preserve"> </w:t>
      </w:r>
      <w:r w:rsidR="00534F59">
        <w:rPr>
          <w:rFonts w:hint="cs"/>
          <w:noProof/>
          <w:shd w:val="clear" w:color="auto" w:fill="F2F2F2" w:themeFill="background1" w:themeFillShade="F2"/>
          <w:rtl/>
        </w:rPr>
        <w:t xml:space="preserve"> </w:t>
      </w:r>
      <w:r w:rsidRPr="00B64141">
        <w:rPr>
          <w:noProof/>
          <w:shd w:val="clear" w:color="auto" w:fill="F2F2F2" w:themeFill="background1" w:themeFillShade="F2"/>
          <w:rtl/>
        </w:rPr>
        <w:t>ואם יש להן עדים,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Toc119352983 \h</w:instrText>
      </w:r>
      <w:r>
        <w:rPr>
          <w:noProof/>
          <w:rtl/>
        </w:rPr>
        <w:instrText xml:space="preserve"> </w:instrText>
      </w:r>
      <w:r>
        <w:rPr>
          <w:noProof/>
          <w:rtl/>
        </w:rPr>
      </w:r>
      <w:r>
        <w:rPr>
          <w:noProof/>
          <w:rtl/>
        </w:rPr>
        <w:fldChar w:fldCharType="separate"/>
      </w:r>
      <w:r w:rsidR="00500AD7">
        <w:rPr>
          <w:noProof/>
          <w:rtl/>
        </w:rPr>
        <w:t>41</w:t>
      </w:r>
      <w:r>
        <w:rPr>
          <w:noProof/>
          <w:rtl/>
        </w:rPr>
        <w:fldChar w:fldCharType="end"/>
      </w:r>
    </w:p>
    <w:p w14:paraId="396A4815" w14:textId="4D1ACE29"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ורמינהו:</w:t>
      </w:r>
      <w:r w:rsidRPr="00B64141">
        <w:rPr>
          <w:noProof/>
          <w:rtl/>
        </w:rPr>
        <w:t xml:space="preserve"> בלשת שבאה לעיר, [ב]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Toc119352984 \h</w:instrText>
      </w:r>
      <w:r>
        <w:rPr>
          <w:noProof/>
          <w:rtl/>
        </w:rPr>
        <w:instrText xml:space="preserve"> </w:instrText>
      </w:r>
      <w:r>
        <w:rPr>
          <w:noProof/>
          <w:rtl/>
        </w:rPr>
      </w:r>
      <w:r>
        <w:rPr>
          <w:noProof/>
          <w:rtl/>
        </w:rPr>
        <w:fldChar w:fldCharType="separate"/>
      </w:r>
      <w:r w:rsidR="00500AD7">
        <w:rPr>
          <w:noProof/>
          <w:rtl/>
        </w:rPr>
        <w:t>41</w:t>
      </w:r>
      <w:r>
        <w:rPr>
          <w:noProof/>
          <w:rtl/>
        </w:rPr>
        <w:fldChar w:fldCharType="end"/>
      </w:r>
    </w:p>
    <w:p w14:paraId="3D5C304F" w14:textId="4A12D464"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מרי"צב"א:</w:t>
      </w:r>
      <w:r w:rsidRPr="00B64141">
        <w:rPr>
          <w:noProof/>
          <w:rtl/>
        </w:rPr>
        <w:t xml:space="preserve"> אם יש שם מחבואה אחת, מצלת על כל הכהנות.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Toc119352985 \h</w:instrText>
      </w:r>
      <w:r>
        <w:rPr>
          <w:noProof/>
          <w:rtl/>
        </w:rPr>
        <w:instrText xml:space="preserve"> </w:instrText>
      </w:r>
      <w:r>
        <w:rPr>
          <w:noProof/>
          <w:rtl/>
        </w:rPr>
      </w:r>
      <w:r>
        <w:rPr>
          <w:noProof/>
          <w:rtl/>
        </w:rPr>
        <w:fldChar w:fldCharType="separate"/>
      </w:r>
      <w:r w:rsidR="00500AD7">
        <w:rPr>
          <w:noProof/>
          <w:rtl/>
        </w:rPr>
        <w:t>41</w:t>
      </w:r>
      <w:r>
        <w:rPr>
          <w:noProof/>
          <w:rtl/>
        </w:rPr>
        <w:fldChar w:fldCharType="end"/>
      </w:r>
    </w:p>
    <w:p w14:paraId="2B4FF131" w14:textId="4F942890"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spacing w:val="-2"/>
          <w:rtl/>
        </w:rPr>
        <w:t xml:space="preserve">בעי ר"א: </w:t>
      </w:r>
      <w:r>
        <w:rPr>
          <w:noProof/>
          <w:rtl/>
        </w:rPr>
        <w:t>אמרה לא נחבאתי ולא נטמאתי</w:t>
      </w:r>
      <w:r w:rsidRPr="00B64141">
        <w:rPr>
          <w:rFonts w:ascii="Fb Fontext" w:hAnsi="Fb Fontext"/>
          <w:noProof/>
          <w:rtl/>
        </w:rPr>
        <w:t xml:space="preserve"> </w:t>
      </w:r>
      <w:r>
        <w:rPr>
          <w:noProof/>
          <w:rtl/>
        </w:rPr>
        <w:t>אי אמרינן מ"ל לשקר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Toc119352987 \h</w:instrText>
      </w:r>
      <w:r>
        <w:rPr>
          <w:noProof/>
          <w:rtl/>
        </w:rPr>
        <w:instrText xml:space="preserve"> </w:instrText>
      </w:r>
      <w:r>
        <w:rPr>
          <w:noProof/>
          <w:rtl/>
        </w:rPr>
      </w:r>
      <w:r>
        <w:rPr>
          <w:noProof/>
          <w:rtl/>
        </w:rPr>
        <w:fldChar w:fldCharType="separate"/>
      </w:r>
      <w:r w:rsidR="00500AD7">
        <w:rPr>
          <w:noProof/>
          <w:rtl/>
        </w:rPr>
        <w:t>42</w:t>
      </w:r>
      <w:r>
        <w:rPr>
          <w:noProof/>
          <w:rtl/>
        </w:rPr>
        <w:fldChar w:fldCharType="end"/>
      </w:r>
    </w:p>
    <w:p w14:paraId="34E4B8DF" w14:textId="47BB683A"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אם יש עדים, אפילו עבד ואפילו שפחה - נאמנין. [ג]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Toc119352988 \h</w:instrText>
      </w:r>
      <w:r>
        <w:rPr>
          <w:noProof/>
          <w:rtl/>
        </w:rPr>
        <w:instrText xml:space="preserve"> </w:instrText>
      </w:r>
      <w:r>
        <w:rPr>
          <w:noProof/>
          <w:rtl/>
        </w:rPr>
      </w:r>
      <w:r>
        <w:rPr>
          <w:noProof/>
          <w:rtl/>
        </w:rPr>
        <w:fldChar w:fldCharType="separate"/>
      </w:r>
      <w:r w:rsidR="00500AD7">
        <w:rPr>
          <w:noProof/>
          <w:rtl/>
        </w:rPr>
        <w:t>42</w:t>
      </w:r>
      <w:r>
        <w:rPr>
          <w:noProof/>
          <w:rtl/>
        </w:rPr>
        <w:fldChar w:fldCharType="end"/>
      </w:r>
    </w:p>
    <w:p w14:paraId="45951535" w14:textId="6C34A8C1"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לימא כתנאי [ר"פ ור"א]: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Toc119352989 \h</w:instrText>
      </w:r>
      <w:r>
        <w:rPr>
          <w:noProof/>
          <w:rtl/>
        </w:rPr>
        <w:instrText xml:space="preserve"> </w:instrText>
      </w:r>
      <w:r>
        <w:rPr>
          <w:noProof/>
          <w:rtl/>
        </w:rPr>
      </w:r>
      <w:r>
        <w:rPr>
          <w:noProof/>
          <w:rtl/>
        </w:rPr>
        <w:fldChar w:fldCharType="separate"/>
      </w:r>
      <w:r w:rsidR="00500AD7">
        <w:rPr>
          <w:noProof/>
          <w:rtl/>
        </w:rPr>
        <w:t>43</w:t>
      </w:r>
      <w:r>
        <w:rPr>
          <w:noProof/>
          <w:rtl/>
        </w:rPr>
        <w:fldChar w:fldCharType="end"/>
      </w:r>
    </w:p>
    <w:p w14:paraId="035B7610" w14:textId="3B3AE7BA" w:rsidR="0087139A" w:rsidRDefault="0087139A" w:rsidP="008E6019">
      <w:pPr>
        <w:pStyle w:val="afffff7"/>
        <w:framePr w:wrap="around"/>
        <w:rPr>
          <w:rFonts w:asciiTheme="minorHAnsi" w:eastAsiaTheme="minorEastAsia" w:hAnsiTheme="minorHAnsi" w:cstheme="minorBidi"/>
          <w:sz w:val="22"/>
          <w:szCs w:val="22"/>
          <w:rtl/>
        </w:rPr>
      </w:pPr>
      <w:r>
        <w:rPr>
          <w:rtl/>
        </w:rPr>
        <w:t>כח.</w:t>
      </w:r>
      <w:r>
        <w:rPr>
          <w:rtl/>
        </w:rPr>
        <w:fldChar w:fldCharType="begin"/>
      </w:r>
      <w:r>
        <w:rPr>
          <w:rtl/>
        </w:rPr>
        <w:instrText xml:space="preserve"> </w:instrText>
      </w:r>
      <w:r>
        <w:instrText>PAGEREF</w:instrText>
      </w:r>
      <w:r>
        <w:rPr>
          <w:rtl/>
        </w:rPr>
        <w:instrText xml:space="preserve"> _</w:instrText>
      </w:r>
      <w:r>
        <w:instrText>Toc119352990 \h</w:instrText>
      </w:r>
      <w:r>
        <w:rPr>
          <w:rtl/>
        </w:rPr>
        <w:instrText xml:space="preserve"> </w:instrText>
      </w:r>
      <w:r>
        <w:rPr>
          <w:rtl/>
        </w:rPr>
      </w:r>
      <w:r>
        <w:rPr>
          <w:rtl/>
        </w:rPr>
        <w:fldChar w:fldCharType="separate"/>
      </w:r>
      <w:r w:rsidR="00500AD7">
        <w:rPr>
          <w:rtl/>
        </w:rPr>
        <w:t>43</w:t>
      </w:r>
      <w:r>
        <w:rPr>
          <w:rtl/>
        </w:rPr>
        <w:fldChar w:fldCharType="end"/>
      </w:r>
    </w:p>
    <w:p w14:paraId="66CCF530" w14:textId="5CBA8FB6"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בעי אביי: מהו לעשות כן בגרושה?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Toc119352991 \h</w:instrText>
      </w:r>
      <w:r>
        <w:rPr>
          <w:noProof/>
          <w:rtl/>
        </w:rPr>
        <w:instrText xml:space="preserve"> </w:instrText>
      </w:r>
      <w:r>
        <w:rPr>
          <w:noProof/>
          <w:rtl/>
        </w:rPr>
      </w:r>
      <w:r>
        <w:rPr>
          <w:noProof/>
          <w:rtl/>
        </w:rPr>
        <w:fldChar w:fldCharType="separate"/>
      </w:r>
      <w:r w:rsidR="00500AD7">
        <w:rPr>
          <w:noProof/>
          <w:rtl/>
        </w:rPr>
        <w:t>43</w:t>
      </w:r>
      <w:r>
        <w:rPr>
          <w:noProof/>
          <w:rtl/>
        </w:rPr>
        <w:fldChar w:fldCharType="end"/>
      </w:r>
    </w:p>
    <w:p w14:paraId="5FE7272D" w14:textId="2821560A"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spacing w:val="-6"/>
          <w:rtl/>
        </w:rPr>
        <w:t>היא נדחית מפניו ואין הוא נדחה מפניה,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Toc119352992 \h</w:instrText>
      </w:r>
      <w:r>
        <w:rPr>
          <w:noProof/>
          <w:rtl/>
        </w:rPr>
        <w:instrText xml:space="preserve"> </w:instrText>
      </w:r>
      <w:r>
        <w:rPr>
          <w:noProof/>
          <w:rtl/>
        </w:rPr>
      </w:r>
      <w:r>
        <w:rPr>
          <w:noProof/>
          <w:rtl/>
        </w:rPr>
        <w:fldChar w:fldCharType="separate"/>
      </w:r>
      <w:r w:rsidR="00500AD7">
        <w:rPr>
          <w:noProof/>
          <w:rtl/>
        </w:rPr>
        <w:t>43</w:t>
      </w:r>
      <w:r>
        <w:rPr>
          <w:noProof/>
          <w:rtl/>
        </w:rPr>
        <w:fldChar w:fldCharType="end"/>
      </w:r>
    </w:p>
    <w:p w14:paraId="41D6C309" w14:textId="57F3DD1D"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ובבאו לפנינו לדין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Toc119352993 \h</w:instrText>
      </w:r>
      <w:r>
        <w:rPr>
          <w:noProof/>
          <w:rtl/>
        </w:rPr>
        <w:instrText xml:space="preserve"> </w:instrText>
      </w:r>
      <w:r>
        <w:rPr>
          <w:noProof/>
          <w:rtl/>
        </w:rPr>
      </w:r>
      <w:r>
        <w:rPr>
          <w:noProof/>
          <w:rtl/>
        </w:rPr>
        <w:fldChar w:fldCharType="separate"/>
      </w:r>
      <w:r w:rsidR="00500AD7">
        <w:rPr>
          <w:noProof/>
          <w:rtl/>
        </w:rPr>
        <w:t>43</w:t>
      </w:r>
      <w:r>
        <w:rPr>
          <w:noProof/>
          <w:rtl/>
        </w:rPr>
        <w:fldChar w:fldCharType="end"/>
      </w:r>
    </w:p>
    <w:p w14:paraId="67051A5E" w14:textId="7984A240"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ואלו נאמנין להעיד בגודלן מה שראו בקוטנן: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Toc119352994 \h</w:instrText>
      </w:r>
      <w:r>
        <w:rPr>
          <w:noProof/>
          <w:rtl/>
        </w:rPr>
        <w:instrText xml:space="preserve"> </w:instrText>
      </w:r>
      <w:r>
        <w:rPr>
          <w:noProof/>
          <w:rtl/>
        </w:rPr>
      </w:r>
      <w:r>
        <w:rPr>
          <w:noProof/>
          <w:rtl/>
        </w:rPr>
        <w:fldChar w:fldCharType="separate"/>
      </w:r>
      <w:r w:rsidR="00500AD7">
        <w:rPr>
          <w:noProof/>
          <w:rtl/>
        </w:rPr>
        <w:t>44</w:t>
      </w:r>
      <w:r>
        <w:rPr>
          <w:noProof/>
          <w:rtl/>
        </w:rPr>
        <w:fldChar w:fldCharType="end"/>
      </w:r>
    </w:p>
    <w:p w14:paraId="49D169C8" w14:textId="7EFBC693"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זכור הייתי בפלונית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Toc119352995 \h</w:instrText>
      </w:r>
      <w:r>
        <w:rPr>
          <w:noProof/>
          <w:rtl/>
        </w:rPr>
        <w:instrText xml:space="preserve"> </w:instrText>
      </w:r>
      <w:r>
        <w:rPr>
          <w:noProof/>
          <w:rtl/>
        </w:rPr>
      </w:r>
      <w:r>
        <w:rPr>
          <w:noProof/>
          <w:rtl/>
        </w:rPr>
        <w:fldChar w:fldCharType="separate"/>
      </w:r>
      <w:r w:rsidR="00500AD7">
        <w:rPr>
          <w:noProof/>
          <w:rtl/>
        </w:rPr>
        <w:t>44</w:t>
      </w:r>
      <w:r>
        <w:rPr>
          <w:noProof/>
          <w:rtl/>
        </w:rPr>
        <w:fldChar w:fldCharType="end"/>
      </w:r>
    </w:p>
    <w:p w14:paraId="01D3EB23" w14:textId="782E93C7"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זכור הייתי בפלונית שיצאה בהינומא וראשה פרוע.</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Toc119352996 \h</w:instrText>
      </w:r>
      <w:r>
        <w:rPr>
          <w:noProof/>
          <w:rtl/>
        </w:rPr>
        <w:instrText xml:space="preserve"> </w:instrText>
      </w:r>
      <w:r>
        <w:rPr>
          <w:noProof/>
          <w:rtl/>
        </w:rPr>
      </w:r>
      <w:r>
        <w:rPr>
          <w:noProof/>
          <w:rtl/>
        </w:rPr>
        <w:fldChar w:fldCharType="separate"/>
      </w:r>
      <w:r w:rsidR="00500AD7">
        <w:rPr>
          <w:noProof/>
          <w:rtl/>
        </w:rPr>
        <w:t>44</w:t>
      </w:r>
      <w:r>
        <w:rPr>
          <w:noProof/>
          <w:rtl/>
        </w:rPr>
        <w:fldChar w:fldCharType="end"/>
      </w:r>
    </w:p>
    <w:p w14:paraId="525962A1" w14:textId="3F8B3F20"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ושהיה איש פלוני יוצא מבית הספר לטבול לאכול בתרומה.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Toc119352998 \h</w:instrText>
      </w:r>
      <w:r>
        <w:rPr>
          <w:noProof/>
          <w:rtl/>
        </w:rPr>
        <w:instrText xml:space="preserve"> </w:instrText>
      </w:r>
      <w:r>
        <w:rPr>
          <w:noProof/>
          <w:rtl/>
        </w:rPr>
      </w:r>
      <w:r>
        <w:rPr>
          <w:noProof/>
          <w:rtl/>
        </w:rPr>
        <w:fldChar w:fldCharType="separate"/>
      </w:r>
      <w:r w:rsidR="00500AD7">
        <w:rPr>
          <w:noProof/>
          <w:rtl/>
        </w:rPr>
        <w:t>44</w:t>
      </w:r>
      <w:r>
        <w:rPr>
          <w:noProof/>
          <w:rtl/>
        </w:rPr>
        <w:fldChar w:fldCharType="end"/>
      </w:r>
    </w:p>
    <w:p w14:paraId="4A29AEA0" w14:textId="40983D84"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לטבול לאכול בתרומה.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Toc119352999 \h</w:instrText>
      </w:r>
      <w:r>
        <w:rPr>
          <w:noProof/>
          <w:rtl/>
        </w:rPr>
        <w:instrText xml:space="preserve"> </w:instrText>
      </w:r>
      <w:r>
        <w:rPr>
          <w:noProof/>
          <w:rtl/>
        </w:rPr>
      </w:r>
      <w:r>
        <w:rPr>
          <w:noProof/>
          <w:rtl/>
        </w:rPr>
        <w:fldChar w:fldCharType="separate"/>
      </w:r>
      <w:r w:rsidR="00500AD7">
        <w:rPr>
          <w:noProof/>
          <w:rtl/>
        </w:rPr>
        <w:t>44</w:t>
      </w:r>
      <w:r>
        <w:rPr>
          <w:noProof/>
          <w:rtl/>
        </w:rPr>
        <w:fldChar w:fldCharType="end"/>
      </w:r>
    </w:p>
    <w:p w14:paraId="3C1D1ECB" w14:textId="6E377702"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ושהיה חולק עמנו על הגורן.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Toc119353000 \h</w:instrText>
      </w:r>
      <w:r>
        <w:rPr>
          <w:noProof/>
          <w:rtl/>
        </w:rPr>
        <w:instrText xml:space="preserve"> </w:instrText>
      </w:r>
      <w:r>
        <w:rPr>
          <w:noProof/>
          <w:rtl/>
        </w:rPr>
      </w:r>
      <w:r>
        <w:rPr>
          <w:noProof/>
          <w:rtl/>
        </w:rPr>
        <w:fldChar w:fldCharType="separate"/>
      </w:r>
      <w:r w:rsidR="00500AD7">
        <w:rPr>
          <w:noProof/>
          <w:rtl/>
        </w:rPr>
        <w:t>44</w:t>
      </w:r>
      <w:r>
        <w:rPr>
          <w:noProof/>
          <w:rtl/>
        </w:rPr>
        <w:fldChar w:fldCharType="end"/>
      </w:r>
    </w:p>
    <w:p w14:paraId="44333673" w14:textId="2DBD26E5"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ושהמקום הזה בית הפרס הוא.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Toc119353001 \h</w:instrText>
      </w:r>
      <w:r>
        <w:rPr>
          <w:noProof/>
          <w:rtl/>
        </w:rPr>
        <w:instrText xml:space="preserve"> </w:instrText>
      </w:r>
      <w:r>
        <w:rPr>
          <w:noProof/>
          <w:rtl/>
        </w:rPr>
      </w:r>
      <w:r>
        <w:rPr>
          <w:noProof/>
          <w:rtl/>
        </w:rPr>
        <w:fldChar w:fldCharType="separate"/>
      </w:r>
      <w:r w:rsidR="00500AD7">
        <w:rPr>
          <w:noProof/>
          <w:rtl/>
        </w:rPr>
        <w:t>45</w:t>
      </w:r>
      <w:r>
        <w:rPr>
          <w:noProof/>
          <w:rtl/>
        </w:rPr>
        <w:fldChar w:fldCharType="end"/>
      </w:r>
    </w:p>
    <w:p w14:paraId="7BBCB869" w14:textId="644E97A3"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ועד כאן היינו באין בשבת.-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Toc119353002 \h</w:instrText>
      </w:r>
      <w:r>
        <w:rPr>
          <w:noProof/>
          <w:rtl/>
        </w:rPr>
        <w:instrText xml:space="preserve"> </w:instrText>
      </w:r>
      <w:r>
        <w:rPr>
          <w:noProof/>
          <w:rtl/>
        </w:rPr>
      </w:r>
      <w:r>
        <w:rPr>
          <w:noProof/>
          <w:rtl/>
        </w:rPr>
        <w:fldChar w:fldCharType="separate"/>
      </w:r>
      <w:r w:rsidR="00500AD7">
        <w:rPr>
          <w:noProof/>
          <w:rtl/>
        </w:rPr>
        <w:t>45</w:t>
      </w:r>
      <w:r>
        <w:rPr>
          <w:noProof/>
          <w:rtl/>
        </w:rPr>
        <w:fldChar w:fldCharType="end"/>
      </w:r>
    </w:p>
    <w:p w14:paraId="11FB7DCC" w14:textId="727E0BCC"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ואין נאמן לומר דרך מעמד ומספד היה לפלוני במקום הזה,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Toc119353003 \h</w:instrText>
      </w:r>
      <w:r>
        <w:rPr>
          <w:noProof/>
          <w:rtl/>
        </w:rPr>
        <w:instrText xml:space="preserve"> </w:instrText>
      </w:r>
      <w:r>
        <w:rPr>
          <w:noProof/>
          <w:rtl/>
        </w:rPr>
      </w:r>
      <w:r>
        <w:rPr>
          <w:noProof/>
          <w:rtl/>
        </w:rPr>
        <w:fldChar w:fldCharType="separate"/>
      </w:r>
      <w:r w:rsidR="00500AD7">
        <w:rPr>
          <w:noProof/>
          <w:rtl/>
        </w:rPr>
        <w:t>45</w:t>
      </w:r>
      <w:r>
        <w:rPr>
          <w:noProof/>
          <w:rtl/>
        </w:rPr>
        <w:fldChar w:fldCharType="end"/>
      </w:r>
    </w:p>
    <w:p w14:paraId="7815B314" w14:textId="15674D29"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קצצה -</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Toc119353004 \h</w:instrText>
      </w:r>
      <w:r>
        <w:rPr>
          <w:noProof/>
          <w:rtl/>
        </w:rPr>
        <w:instrText xml:space="preserve"> </w:instrText>
      </w:r>
      <w:r>
        <w:rPr>
          <w:noProof/>
          <w:rtl/>
        </w:rPr>
      </w:r>
      <w:r>
        <w:rPr>
          <w:noProof/>
          <w:rtl/>
        </w:rPr>
        <w:fldChar w:fldCharType="separate"/>
      </w:r>
      <w:r w:rsidR="00500AD7">
        <w:rPr>
          <w:noProof/>
          <w:rtl/>
        </w:rPr>
        <w:t>45</w:t>
      </w:r>
      <w:r>
        <w:rPr>
          <w:noProof/>
          <w:rtl/>
        </w:rPr>
        <w:fldChar w:fldCharType="end"/>
      </w:r>
    </w:p>
    <w:p w14:paraId="7383FA67" w14:textId="3707DC16" w:rsidR="0087139A" w:rsidRDefault="0087139A" w:rsidP="008E6019">
      <w:pPr>
        <w:pStyle w:val="afffff7"/>
        <w:framePr w:wrap="around"/>
        <w:rPr>
          <w:rFonts w:asciiTheme="minorHAnsi" w:eastAsiaTheme="minorEastAsia" w:hAnsiTheme="minorHAnsi" w:cstheme="minorBidi"/>
          <w:sz w:val="22"/>
          <w:szCs w:val="22"/>
          <w:rtl/>
        </w:rPr>
      </w:pPr>
      <w:r>
        <w:rPr>
          <w:rtl/>
        </w:rPr>
        <w:t>כט.</w:t>
      </w:r>
      <w:r>
        <w:rPr>
          <w:rtl/>
        </w:rPr>
        <w:fldChar w:fldCharType="begin"/>
      </w:r>
      <w:r>
        <w:rPr>
          <w:rtl/>
        </w:rPr>
        <w:instrText xml:space="preserve"> </w:instrText>
      </w:r>
      <w:r>
        <w:instrText>PAGEREF</w:instrText>
      </w:r>
      <w:r>
        <w:rPr>
          <w:rtl/>
        </w:rPr>
        <w:instrText xml:space="preserve"> _</w:instrText>
      </w:r>
      <w:r>
        <w:instrText>Toc119353005 \h</w:instrText>
      </w:r>
      <w:r>
        <w:rPr>
          <w:rtl/>
        </w:rPr>
        <w:instrText xml:space="preserve"> </w:instrText>
      </w:r>
      <w:r>
        <w:rPr>
          <w:rtl/>
        </w:rPr>
      </w:r>
      <w:r>
        <w:rPr>
          <w:rtl/>
        </w:rPr>
        <w:fldChar w:fldCharType="separate"/>
      </w:r>
      <w:r w:rsidR="00500AD7">
        <w:rPr>
          <w:rtl/>
        </w:rPr>
        <w:t>47</w:t>
      </w:r>
      <w:r>
        <w:rPr>
          <w:rtl/>
        </w:rPr>
        <w:fldChar w:fldCharType="end"/>
      </w:r>
    </w:p>
    <w:p w14:paraId="52896083" w14:textId="7AC139D3" w:rsidR="0087139A" w:rsidRDefault="00AD603C" w:rsidP="00AD603C">
      <w:pPr>
        <w:pStyle w:val="TOC1"/>
        <w:tabs>
          <w:tab w:val="right" w:leader="dot" w:pos="3392"/>
        </w:tabs>
        <w:rPr>
          <w:rFonts w:asciiTheme="minorHAnsi" w:eastAsiaTheme="minorEastAsia" w:hAnsiTheme="minorHAnsi" w:cstheme="minorBidi"/>
          <w:noProof/>
          <w:sz w:val="22"/>
          <w:szCs w:val="22"/>
          <w:rtl/>
        </w:rPr>
      </w:pPr>
      <w:r>
        <w:rPr>
          <w:rFonts w:hint="cs"/>
          <w:noProof/>
          <w:spacing w:val="-2"/>
          <w:sz w:val="22"/>
          <w:szCs w:val="18"/>
          <w:shd w:val="clear" w:color="auto" w:fill="F2F2F2" w:themeFill="background1" w:themeFillShade="F2"/>
          <w:rtl/>
        </w:rPr>
        <w:t xml:space="preserve">                </w:t>
      </w:r>
      <w:r w:rsidRPr="00AD603C">
        <w:rPr>
          <w:rFonts w:hint="cs"/>
          <w:noProof/>
          <w:spacing w:val="-2"/>
          <w:sz w:val="22"/>
          <w:szCs w:val="18"/>
          <w:shd w:val="clear" w:color="auto" w:fill="F2F2F2" w:themeFill="background1" w:themeFillShade="F2"/>
          <w:rtl/>
        </w:rPr>
        <w:t xml:space="preserve">פרק שלישי </w:t>
      </w:r>
      <w:r w:rsidR="0087139A" w:rsidRPr="00AD603C">
        <w:rPr>
          <w:noProof/>
          <w:spacing w:val="-2"/>
          <w:sz w:val="22"/>
          <w:szCs w:val="18"/>
          <w:shd w:val="clear" w:color="auto" w:fill="F2F2F2" w:themeFill="background1" w:themeFillShade="F2"/>
          <w:rtl/>
        </w:rPr>
        <w:t>אלו נערות</w:t>
      </w:r>
      <w:r w:rsidR="0087139A" w:rsidRPr="00B64141">
        <w:rPr>
          <w:noProof/>
          <w:spacing w:val="-2"/>
          <w:shd w:val="clear" w:color="auto" w:fill="F2F2F2" w:themeFill="background1" w:themeFillShade="F2"/>
          <w:rtl/>
        </w:rPr>
        <w:t xml:space="preserve"> שיש להן קנס:</w:t>
      </w:r>
      <w:r>
        <w:rPr>
          <w:rFonts w:hint="cs"/>
          <w:noProof/>
          <w:shd w:val="clear" w:color="auto" w:fill="F2F2F2" w:themeFill="background1" w:themeFillShade="F2"/>
          <w:rtl/>
        </w:rPr>
        <w:t xml:space="preserve">, </w:t>
      </w:r>
      <w:r w:rsidR="0087139A" w:rsidRPr="00B64141">
        <w:rPr>
          <w:noProof/>
          <w:shd w:val="clear" w:color="auto" w:fill="F2F2F2" w:themeFill="background1" w:themeFillShade="F2"/>
          <w:rtl/>
        </w:rPr>
        <w:t>אף שהן בהכרת</w:t>
      </w:r>
      <w:r w:rsidR="0087139A">
        <w:rPr>
          <w:noProof/>
          <w:rtl/>
        </w:rPr>
        <w:tab/>
      </w:r>
      <w:r w:rsidR="0087139A">
        <w:rPr>
          <w:noProof/>
          <w:rtl/>
        </w:rPr>
        <w:fldChar w:fldCharType="begin"/>
      </w:r>
      <w:r w:rsidR="0087139A">
        <w:rPr>
          <w:noProof/>
          <w:rtl/>
        </w:rPr>
        <w:instrText xml:space="preserve"> </w:instrText>
      </w:r>
      <w:r w:rsidR="0087139A">
        <w:rPr>
          <w:noProof/>
        </w:rPr>
        <w:instrText>PAGEREF</w:instrText>
      </w:r>
      <w:r w:rsidR="0087139A">
        <w:rPr>
          <w:noProof/>
          <w:rtl/>
        </w:rPr>
        <w:instrText xml:space="preserve"> _</w:instrText>
      </w:r>
      <w:r w:rsidR="0087139A">
        <w:rPr>
          <w:noProof/>
        </w:rPr>
        <w:instrText>Toc119353007 \h</w:instrText>
      </w:r>
      <w:r w:rsidR="0087139A">
        <w:rPr>
          <w:noProof/>
          <w:rtl/>
        </w:rPr>
        <w:instrText xml:space="preserve"> </w:instrText>
      </w:r>
      <w:r w:rsidR="0087139A">
        <w:rPr>
          <w:noProof/>
          <w:rtl/>
        </w:rPr>
      </w:r>
      <w:r w:rsidR="0087139A">
        <w:rPr>
          <w:noProof/>
          <w:rtl/>
        </w:rPr>
        <w:fldChar w:fldCharType="separate"/>
      </w:r>
      <w:r w:rsidR="00500AD7">
        <w:rPr>
          <w:noProof/>
          <w:rtl/>
        </w:rPr>
        <w:t>47</w:t>
      </w:r>
      <w:r w:rsidR="0087139A">
        <w:rPr>
          <w:noProof/>
          <w:rtl/>
        </w:rPr>
        <w:fldChar w:fldCharType="end"/>
      </w:r>
    </w:p>
    <w:p w14:paraId="226F768E" w14:textId="2A2BC419"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והך דלפסולות יש קנס</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Toc119353009 \h</w:instrText>
      </w:r>
      <w:r>
        <w:rPr>
          <w:noProof/>
          <w:rtl/>
        </w:rPr>
        <w:instrText xml:space="preserve"> </w:instrText>
      </w:r>
      <w:r>
        <w:rPr>
          <w:noProof/>
          <w:rtl/>
        </w:rPr>
      </w:r>
      <w:r>
        <w:rPr>
          <w:noProof/>
          <w:rtl/>
        </w:rPr>
        <w:fldChar w:fldCharType="separate"/>
      </w:r>
      <w:r w:rsidR="00500AD7">
        <w:rPr>
          <w:noProof/>
          <w:rtl/>
        </w:rPr>
        <w:t>47</w:t>
      </w:r>
      <w:r>
        <w:rPr>
          <w:noProof/>
          <w:rtl/>
        </w:rPr>
        <w:fldChar w:fldCharType="end"/>
      </w:r>
    </w:p>
    <w:p w14:paraId="2923FD2E" w14:textId="0EEC6A81" w:rsidR="0087139A" w:rsidRDefault="0087139A">
      <w:pPr>
        <w:pStyle w:val="TOC2"/>
        <w:tabs>
          <w:tab w:val="right" w:leader="dot" w:pos="3392"/>
        </w:tabs>
        <w:rPr>
          <w:rFonts w:asciiTheme="minorHAnsi" w:eastAsiaTheme="minorEastAsia" w:hAnsiTheme="minorHAnsi" w:cstheme="minorBidi"/>
          <w:noProof/>
          <w:sz w:val="22"/>
          <w:szCs w:val="22"/>
          <w:rtl/>
        </w:rPr>
      </w:pPr>
      <w:r w:rsidRPr="00B64141">
        <w:rPr>
          <w:noProof/>
          <w:spacing w:val="-2"/>
          <w:rtl/>
        </w:rPr>
        <w:t>אלא,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Toc119353010 \h</w:instrText>
      </w:r>
      <w:r>
        <w:rPr>
          <w:noProof/>
          <w:rtl/>
        </w:rPr>
        <w:instrText xml:space="preserve"> </w:instrText>
      </w:r>
      <w:r>
        <w:rPr>
          <w:noProof/>
          <w:rtl/>
        </w:rPr>
      </w:r>
      <w:r>
        <w:rPr>
          <w:noProof/>
          <w:rtl/>
        </w:rPr>
        <w:fldChar w:fldCharType="separate"/>
      </w:r>
      <w:r w:rsidR="00500AD7">
        <w:rPr>
          <w:noProof/>
          <w:rtl/>
        </w:rPr>
        <w:t>47</w:t>
      </w:r>
      <w:r>
        <w:rPr>
          <w:noProof/>
          <w:rtl/>
        </w:rPr>
        <w:fldChar w:fldCharType="end"/>
      </w:r>
    </w:p>
    <w:p w14:paraId="64B48E26" w14:textId="1EBE937C" w:rsidR="0087139A" w:rsidRDefault="0087139A" w:rsidP="008E6019">
      <w:pPr>
        <w:pStyle w:val="afffff7"/>
        <w:framePr w:wrap="around"/>
        <w:rPr>
          <w:rFonts w:asciiTheme="minorHAnsi" w:eastAsiaTheme="minorEastAsia" w:hAnsiTheme="minorHAnsi" w:cstheme="minorBidi"/>
          <w:sz w:val="22"/>
          <w:szCs w:val="22"/>
          <w:rtl/>
        </w:rPr>
      </w:pPr>
      <w:r>
        <w:rPr>
          <w:rtl/>
        </w:rPr>
        <w:t>ל:</w:t>
      </w:r>
      <w:r>
        <w:rPr>
          <w:rtl/>
        </w:rPr>
        <w:fldChar w:fldCharType="begin"/>
      </w:r>
      <w:r>
        <w:rPr>
          <w:rtl/>
        </w:rPr>
        <w:instrText xml:space="preserve"> </w:instrText>
      </w:r>
      <w:r>
        <w:instrText>PAGEREF</w:instrText>
      </w:r>
      <w:r>
        <w:rPr>
          <w:rtl/>
        </w:rPr>
        <w:instrText xml:space="preserve"> _</w:instrText>
      </w:r>
      <w:r>
        <w:instrText>Toc119353011 \h</w:instrText>
      </w:r>
      <w:r>
        <w:rPr>
          <w:rtl/>
        </w:rPr>
        <w:instrText xml:space="preserve"> </w:instrText>
      </w:r>
      <w:r>
        <w:rPr>
          <w:rtl/>
        </w:rPr>
      </w:r>
      <w:r>
        <w:rPr>
          <w:rtl/>
        </w:rPr>
        <w:fldChar w:fldCharType="separate"/>
      </w:r>
      <w:r w:rsidR="00500AD7">
        <w:rPr>
          <w:rtl/>
        </w:rPr>
        <w:t>48</w:t>
      </w:r>
      <w:r>
        <w:rPr>
          <w:rtl/>
        </w:rPr>
        <w:fldChar w:fldCharType="end"/>
      </w:r>
    </w:p>
    <w:p w14:paraId="7DBE29BC" w14:textId="1D08DCD9"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ר"ח:</w:t>
      </w:r>
      <w:r w:rsidRPr="00B64141">
        <w:rPr>
          <w:noProof/>
          <w:rtl/>
        </w:rPr>
        <w:t xml:space="preserve"> </w:t>
      </w:r>
      <w:r w:rsidRPr="00B64141">
        <w:rPr>
          <w:bCs w:val="0"/>
          <w:noProof/>
          <w:rtl/>
        </w:rPr>
        <w:t>לכו"ע</w:t>
      </w:r>
      <w:r w:rsidRPr="00B64141">
        <w:rPr>
          <w:noProof/>
          <w:rtl/>
        </w:rPr>
        <w:t xml:space="preserve"> בא על הנדה משלם קנס.</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Toc119353012 \h</w:instrText>
      </w:r>
      <w:r>
        <w:rPr>
          <w:noProof/>
          <w:rtl/>
        </w:rPr>
        <w:instrText xml:space="preserve"> </w:instrText>
      </w:r>
      <w:r>
        <w:rPr>
          <w:noProof/>
          <w:rtl/>
        </w:rPr>
      </w:r>
      <w:r>
        <w:rPr>
          <w:noProof/>
          <w:rtl/>
        </w:rPr>
        <w:fldChar w:fldCharType="separate"/>
      </w:r>
      <w:r w:rsidR="00500AD7">
        <w:rPr>
          <w:noProof/>
          <w:rtl/>
        </w:rPr>
        <w:t>48</w:t>
      </w:r>
      <w:r>
        <w:rPr>
          <w:noProof/>
          <w:rtl/>
        </w:rPr>
        <w:fldChar w:fldCharType="end"/>
      </w:r>
    </w:p>
    <w:p w14:paraId="0353FAA6" w14:textId="2A92E3B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טעם רנבה"ק [ב]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Toc119353013 \h</w:instrText>
      </w:r>
      <w:r>
        <w:rPr>
          <w:noProof/>
          <w:rtl/>
        </w:rPr>
        <w:instrText xml:space="preserve"> </w:instrText>
      </w:r>
      <w:r>
        <w:rPr>
          <w:noProof/>
          <w:rtl/>
        </w:rPr>
      </w:r>
      <w:r>
        <w:rPr>
          <w:noProof/>
          <w:rtl/>
        </w:rPr>
        <w:fldChar w:fldCharType="separate"/>
      </w:r>
      <w:r w:rsidR="00500AD7">
        <w:rPr>
          <w:noProof/>
          <w:rtl/>
        </w:rPr>
        <w:t>48</w:t>
      </w:r>
      <w:r>
        <w:rPr>
          <w:noProof/>
          <w:rtl/>
        </w:rPr>
        <w:fldChar w:fldCharType="end"/>
      </w:r>
    </w:p>
    <w:p w14:paraId="47C374C4" w14:textId="6037CE35" w:rsidR="0087139A" w:rsidRDefault="0087139A" w:rsidP="008E6019">
      <w:pPr>
        <w:pStyle w:val="afffff7"/>
        <w:framePr w:wrap="around"/>
        <w:rPr>
          <w:rFonts w:asciiTheme="minorHAnsi" w:eastAsiaTheme="minorEastAsia" w:hAnsiTheme="minorHAnsi" w:cstheme="minorBidi"/>
          <w:sz w:val="22"/>
          <w:szCs w:val="22"/>
          <w:rtl/>
        </w:rPr>
      </w:pPr>
      <w:r>
        <w:rPr>
          <w:rtl/>
        </w:rPr>
        <w:lastRenderedPageBreak/>
        <w:t>לא.</w:t>
      </w:r>
      <w:r>
        <w:rPr>
          <w:rtl/>
        </w:rPr>
        <w:fldChar w:fldCharType="begin"/>
      </w:r>
      <w:r>
        <w:rPr>
          <w:rtl/>
        </w:rPr>
        <w:instrText xml:space="preserve"> </w:instrText>
      </w:r>
      <w:r>
        <w:instrText>PAGEREF</w:instrText>
      </w:r>
      <w:r>
        <w:rPr>
          <w:rtl/>
        </w:rPr>
        <w:instrText xml:space="preserve"> _</w:instrText>
      </w:r>
      <w:r>
        <w:instrText>Toc119353014 \h</w:instrText>
      </w:r>
      <w:r>
        <w:rPr>
          <w:rtl/>
        </w:rPr>
        <w:instrText xml:space="preserve"> </w:instrText>
      </w:r>
      <w:r>
        <w:rPr>
          <w:rtl/>
        </w:rPr>
      </w:r>
      <w:r>
        <w:rPr>
          <w:rtl/>
        </w:rPr>
        <w:fldChar w:fldCharType="separate"/>
      </w:r>
      <w:r w:rsidR="00500AD7">
        <w:rPr>
          <w:rtl/>
        </w:rPr>
        <w:t>49</w:t>
      </w:r>
      <w:r>
        <w:rPr>
          <w:rtl/>
        </w:rPr>
        <w:fldChar w:fldCharType="end"/>
      </w:r>
    </w:p>
    <w:p w14:paraId="30636177" w14:textId="7A81320C"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spacing w:val="-2"/>
          <w:rtl/>
        </w:rPr>
        <w:t xml:space="preserve">גופא ר"ח: </w:t>
      </w:r>
      <w:r>
        <w:rPr>
          <w:noProof/>
          <w:rtl/>
        </w:rPr>
        <w:t>מודה רנבה"ק, בגונב חלב חבירו ואכלו שחייב,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Toc119353015 \h</w:instrText>
      </w:r>
      <w:r>
        <w:rPr>
          <w:noProof/>
          <w:rtl/>
        </w:rPr>
        <w:instrText xml:space="preserve"> </w:instrText>
      </w:r>
      <w:r>
        <w:rPr>
          <w:noProof/>
          <w:rtl/>
        </w:rPr>
      </w:r>
      <w:r>
        <w:rPr>
          <w:noProof/>
          <w:rtl/>
        </w:rPr>
        <w:fldChar w:fldCharType="separate"/>
      </w:r>
      <w:r w:rsidR="00500AD7">
        <w:rPr>
          <w:noProof/>
          <w:rtl/>
        </w:rPr>
        <w:t>49</w:t>
      </w:r>
      <w:r>
        <w:rPr>
          <w:noProof/>
          <w:rtl/>
        </w:rPr>
        <w:fldChar w:fldCharType="end"/>
      </w:r>
    </w:p>
    <w:p w14:paraId="6F9EF00A" w14:textId="02A8D2AE"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spacing w:val="-6"/>
          <w:rtl/>
        </w:rPr>
        <w:t xml:space="preserve">ר"א: </w:t>
      </w:r>
      <w:r>
        <w:rPr>
          <w:noProof/>
          <w:rtl/>
        </w:rPr>
        <w:t>הזורק חץ מתחלת ד' לסוף ד' וקרע שיראין בהליכתו</w:t>
      </w:r>
      <w:r w:rsidRPr="00B64141">
        <w:rPr>
          <w:rFonts w:cs="BA Vilna Bold"/>
          <w:noProof/>
          <w:spacing w:val="-6"/>
          <w:rtl/>
        </w:rPr>
        <w:t xml:space="preserve"> </w:t>
      </w:r>
      <w:r>
        <w:rPr>
          <w:noProof/>
          <w:rtl/>
        </w:rPr>
        <w:t>פטור</w:t>
      </w:r>
      <w:r w:rsidRPr="00B64141">
        <w:rPr>
          <w:rFonts w:cs="FrankRuehl"/>
          <w:bCs w:val="0"/>
          <w:noProof/>
          <w:spacing w:val="-6"/>
          <w:rtl/>
        </w:rPr>
        <w:t>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Toc119353016 \h</w:instrText>
      </w:r>
      <w:r>
        <w:rPr>
          <w:noProof/>
          <w:rtl/>
        </w:rPr>
        <w:instrText xml:space="preserve"> </w:instrText>
      </w:r>
      <w:r>
        <w:rPr>
          <w:noProof/>
          <w:rtl/>
        </w:rPr>
      </w:r>
      <w:r>
        <w:rPr>
          <w:noProof/>
          <w:rtl/>
        </w:rPr>
        <w:fldChar w:fldCharType="separate"/>
      </w:r>
      <w:r w:rsidR="00500AD7">
        <w:rPr>
          <w:noProof/>
          <w:rtl/>
        </w:rPr>
        <w:t>49</w:t>
      </w:r>
      <w:r>
        <w:rPr>
          <w:noProof/>
          <w:rtl/>
        </w:rPr>
        <w:fldChar w:fldCharType="end"/>
      </w:r>
    </w:p>
    <w:p w14:paraId="3F6B995B" w14:textId="21A70AEB" w:rsidR="0087139A" w:rsidRDefault="0087139A" w:rsidP="008E6019">
      <w:pPr>
        <w:pStyle w:val="afffff7"/>
        <w:framePr w:wrap="around"/>
        <w:rPr>
          <w:rFonts w:asciiTheme="minorHAnsi" w:eastAsiaTheme="minorEastAsia" w:hAnsiTheme="minorHAnsi" w:cstheme="minorBidi"/>
          <w:sz w:val="22"/>
          <w:szCs w:val="22"/>
          <w:rtl/>
        </w:rPr>
      </w:pPr>
      <w:r>
        <w:rPr>
          <w:rtl/>
        </w:rPr>
        <w:t>לב.</w:t>
      </w:r>
      <w:r>
        <w:rPr>
          <w:rtl/>
        </w:rPr>
        <w:fldChar w:fldCharType="begin"/>
      </w:r>
      <w:r>
        <w:rPr>
          <w:rtl/>
        </w:rPr>
        <w:instrText xml:space="preserve"> </w:instrText>
      </w:r>
      <w:r>
        <w:instrText>PAGEREF</w:instrText>
      </w:r>
      <w:r>
        <w:rPr>
          <w:rtl/>
        </w:rPr>
        <w:instrText xml:space="preserve"> _</w:instrText>
      </w:r>
      <w:r>
        <w:instrText>Toc119353017 \h</w:instrText>
      </w:r>
      <w:r>
        <w:rPr>
          <w:rtl/>
        </w:rPr>
        <w:instrText xml:space="preserve"> </w:instrText>
      </w:r>
      <w:r>
        <w:rPr>
          <w:rtl/>
        </w:rPr>
      </w:r>
      <w:r>
        <w:rPr>
          <w:rtl/>
        </w:rPr>
        <w:fldChar w:fldCharType="separate"/>
      </w:r>
      <w:r w:rsidR="00500AD7">
        <w:rPr>
          <w:rtl/>
        </w:rPr>
        <w:t>50</w:t>
      </w:r>
      <w:r>
        <w:rPr>
          <w:rtl/>
        </w:rPr>
        <w:fldChar w:fldCharType="end"/>
      </w:r>
    </w:p>
    <w:p w14:paraId="1DE71D4A" w14:textId="5174D47C"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הבא על אחותו, ועל אחות אביו 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Toc119353018 \h</w:instrText>
      </w:r>
      <w:r>
        <w:rPr>
          <w:noProof/>
          <w:rtl/>
        </w:rPr>
        <w:instrText xml:space="preserve"> </w:instrText>
      </w:r>
      <w:r>
        <w:rPr>
          <w:noProof/>
          <w:rtl/>
        </w:rPr>
      </w:r>
      <w:r>
        <w:rPr>
          <w:noProof/>
          <w:rtl/>
        </w:rPr>
        <w:fldChar w:fldCharType="separate"/>
      </w:r>
      <w:r w:rsidR="00500AD7">
        <w:rPr>
          <w:noProof/>
          <w:rtl/>
        </w:rPr>
        <w:t>50</w:t>
      </w:r>
      <w:r>
        <w:rPr>
          <w:noProof/>
          <w:rtl/>
        </w:rPr>
        <w:fldChar w:fldCharType="end"/>
      </w:r>
    </w:p>
    <w:p w14:paraId="465B6292" w14:textId="7F7FF367"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ורמינהו: אלו הן הלוקין: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Toc119353019 \h</w:instrText>
      </w:r>
      <w:r>
        <w:rPr>
          <w:noProof/>
          <w:rtl/>
        </w:rPr>
        <w:instrText xml:space="preserve"> </w:instrText>
      </w:r>
      <w:r>
        <w:rPr>
          <w:noProof/>
          <w:rtl/>
        </w:rPr>
      </w:r>
      <w:r>
        <w:rPr>
          <w:noProof/>
          <w:rtl/>
        </w:rPr>
        <w:fldChar w:fldCharType="separate"/>
      </w:r>
      <w:r w:rsidR="00500AD7">
        <w:rPr>
          <w:noProof/>
          <w:rtl/>
        </w:rPr>
        <w:t>51</w:t>
      </w:r>
      <w:r>
        <w:rPr>
          <w:noProof/>
          <w:rtl/>
        </w:rPr>
        <w:fldChar w:fldCharType="end"/>
      </w:r>
    </w:p>
    <w:p w14:paraId="6F8DE3E9" w14:textId="6AA9B665" w:rsidR="0087139A" w:rsidRDefault="0087139A" w:rsidP="008E6019">
      <w:pPr>
        <w:pStyle w:val="afffff7"/>
        <w:framePr w:wrap="around"/>
        <w:rPr>
          <w:rFonts w:asciiTheme="minorHAnsi" w:eastAsiaTheme="minorEastAsia" w:hAnsiTheme="minorHAnsi" w:cstheme="minorBidi"/>
          <w:sz w:val="22"/>
          <w:szCs w:val="22"/>
          <w:rtl/>
        </w:rPr>
      </w:pPr>
      <w:r>
        <w:rPr>
          <w:rtl/>
        </w:rPr>
        <w:t>לג.</w:t>
      </w:r>
      <w:r>
        <w:rPr>
          <w:rtl/>
        </w:rPr>
        <w:fldChar w:fldCharType="begin"/>
      </w:r>
      <w:r>
        <w:rPr>
          <w:rtl/>
        </w:rPr>
        <w:instrText xml:space="preserve"> </w:instrText>
      </w:r>
      <w:r>
        <w:instrText>PAGEREF</w:instrText>
      </w:r>
      <w:r>
        <w:rPr>
          <w:rtl/>
        </w:rPr>
        <w:instrText xml:space="preserve"> _</w:instrText>
      </w:r>
      <w:r>
        <w:instrText>Toc119353021 \h</w:instrText>
      </w:r>
      <w:r>
        <w:rPr>
          <w:rtl/>
        </w:rPr>
        <w:instrText xml:space="preserve"> </w:instrText>
      </w:r>
      <w:r>
        <w:rPr>
          <w:rtl/>
        </w:rPr>
      </w:r>
      <w:r>
        <w:rPr>
          <w:rtl/>
        </w:rPr>
        <w:fldChar w:fldCharType="separate"/>
      </w:r>
      <w:r w:rsidR="00500AD7">
        <w:rPr>
          <w:rtl/>
        </w:rPr>
        <w:t>52</w:t>
      </w:r>
      <w:r>
        <w:rPr>
          <w:rtl/>
        </w:rPr>
        <w:fldChar w:fldCharType="end"/>
      </w:r>
    </w:p>
    <w:p w14:paraId="316D558F" w14:textId="71B6150A"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עדים זוממין משלמים ממון ולא לוקים,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Toc119353022 \h</w:instrText>
      </w:r>
      <w:r>
        <w:rPr>
          <w:noProof/>
          <w:rtl/>
        </w:rPr>
        <w:instrText xml:space="preserve"> </w:instrText>
      </w:r>
      <w:r>
        <w:rPr>
          <w:noProof/>
          <w:rtl/>
        </w:rPr>
      </w:r>
      <w:r>
        <w:rPr>
          <w:noProof/>
          <w:rtl/>
        </w:rPr>
        <w:fldChar w:fldCharType="separate"/>
      </w:r>
      <w:r w:rsidR="00500AD7">
        <w:rPr>
          <w:noProof/>
          <w:rtl/>
        </w:rPr>
        <w:t>52</w:t>
      </w:r>
      <w:r>
        <w:rPr>
          <w:noProof/>
          <w:rtl/>
        </w:rPr>
        <w:fldChar w:fldCharType="end"/>
      </w:r>
    </w:p>
    <w:p w14:paraId="4A7828CA" w14:textId="74D9D979"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חובל בחבירו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Toc119353023 \h</w:instrText>
      </w:r>
      <w:r>
        <w:rPr>
          <w:noProof/>
          <w:rtl/>
        </w:rPr>
        <w:instrText xml:space="preserve"> </w:instrText>
      </w:r>
      <w:r>
        <w:rPr>
          <w:noProof/>
          <w:rtl/>
        </w:rPr>
      </w:r>
      <w:r>
        <w:rPr>
          <w:noProof/>
          <w:rtl/>
        </w:rPr>
        <w:fldChar w:fldCharType="separate"/>
      </w:r>
      <w:r w:rsidR="00500AD7">
        <w:rPr>
          <w:noProof/>
          <w:rtl/>
        </w:rPr>
        <w:t>53</w:t>
      </w:r>
      <w:r>
        <w:rPr>
          <w:noProof/>
          <w:rtl/>
        </w:rPr>
        <w:fldChar w:fldCharType="end"/>
      </w:r>
    </w:p>
    <w:p w14:paraId="64FFB579" w14:textId="0C6D1726"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ג.</w:t>
      </w:r>
      <w:r w:rsidRPr="00B64141">
        <w:rPr>
          <w:noProof/>
          <w:rtl/>
        </w:rPr>
        <w:t xml:space="preserve"> תירוץ נוסף ליישב המשנה שלנו עם המשנה במכות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Toc119353025 \h</w:instrText>
      </w:r>
      <w:r>
        <w:rPr>
          <w:noProof/>
          <w:rtl/>
        </w:rPr>
        <w:instrText xml:space="preserve"> </w:instrText>
      </w:r>
      <w:r>
        <w:rPr>
          <w:noProof/>
          <w:rtl/>
        </w:rPr>
      </w:r>
      <w:r>
        <w:rPr>
          <w:noProof/>
          <w:rtl/>
        </w:rPr>
        <w:fldChar w:fldCharType="separate"/>
      </w:r>
      <w:r w:rsidR="00500AD7">
        <w:rPr>
          <w:noProof/>
          <w:rtl/>
        </w:rPr>
        <w:t>54</w:t>
      </w:r>
      <w:r>
        <w:rPr>
          <w:noProof/>
          <w:rtl/>
        </w:rPr>
        <w:fldChar w:fldCharType="end"/>
      </w:r>
    </w:p>
    <w:p w14:paraId="40E1D79F" w14:textId="501DCCA5" w:rsidR="0087139A" w:rsidRDefault="0087139A" w:rsidP="008E6019">
      <w:pPr>
        <w:pStyle w:val="afffff7"/>
        <w:framePr w:wrap="around"/>
        <w:rPr>
          <w:rFonts w:asciiTheme="minorHAnsi" w:eastAsiaTheme="minorEastAsia" w:hAnsiTheme="minorHAnsi" w:cstheme="minorBidi"/>
          <w:sz w:val="22"/>
          <w:szCs w:val="22"/>
          <w:rtl/>
        </w:rPr>
      </w:pPr>
      <w:r>
        <w:rPr>
          <w:rtl/>
        </w:rPr>
        <w:t>לד.</w:t>
      </w:r>
      <w:r>
        <w:rPr>
          <w:rtl/>
        </w:rPr>
        <w:fldChar w:fldCharType="begin"/>
      </w:r>
      <w:r>
        <w:rPr>
          <w:rtl/>
        </w:rPr>
        <w:instrText xml:space="preserve"> </w:instrText>
      </w:r>
      <w:r>
        <w:instrText>PAGEREF</w:instrText>
      </w:r>
      <w:r>
        <w:rPr>
          <w:rtl/>
        </w:rPr>
        <w:instrText xml:space="preserve"> _</w:instrText>
      </w:r>
      <w:r>
        <w:instrText>Toc119353026 \h</w:instrText>
      </w:r>
      <w:r>
        <w:rPr>
          <w:rtl/>
        </w:rPr>
        <w:instrText xml:space="preserve"> </w:instrText>
      </w:r>
      <w:r>
        <w:rPr>
          <w:rtl/>
        </w:rPr>
      </w:r>
      <w:r>
        <w:rPr>
          <w:rtl/>
        </w:rPr>
        <w:fldChar w:fldCharType="separate"/>
      </w:r>
      <w:r w:rsidR="00500AD7">
        <w:rPr>
          <w:rtl/>
        </w:rPr>
        <w:t>54</w:t>
      </w:r>
      <w:r>
        <w:rPr>
          <w:rtl/>
        </w:rPr>
        <w:fldChar w:fldCharType="end"/>
      </w:r>
    </w:p>
    <w:p w14:paraId="3319C17C" w14:textId="253FED5E"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טובח לעכו"ם לר"ש דחייב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Toc119353027 \h</w:instrText>
      </w:r>
      <w:r>
        <w:rPr>
          <w:noProof/>
          <w:rtl/>
        </w:rPr>
        <w:instrText xml:space="preserve"> </w:instrText>
      </w:r>
      <w:r>
        <w:rPr>
          <w:noProof/>
          <w:rtl/>
        </w:rPr>
      </w:r>
      <w:r>
        <w:rPr>
          <w:noProof/>
          <w:rtl/>
        </w:rPr>
        <w:fldChar w:fldCharType="separate"/>
      </w:r>
      <w:r w:rsidR="00500AD7">
        <w:rPr>
          <w:noProof/>
          <w:rtl/>
        </w:rPr>
        <w:t>54</w:t>
      </w:r>
      <w:r>
        <w:rPr>
          <w:noProof/>
          <w:rtl/>
        </w:rPr>
        <w:fldChar w:fldCharType="end"/>
      </w:r>
    </w:p>
    <w:p w14:paraId="7E2079E6" w14:textId="33A6115D"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שור הנסקל חייב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Toc119353028 \h</w:instrText>
      </w:r>
      <w:r>
        <w:rPr>
          <w:noProof/>
          <w:rtl/>
        </w:rPr>
        <w:instrText xml:space="preserve"> </w:instrText>
      </w:r>
      <w:r>
        <w:rPr>
          <w:noProof/>
          <w:rtl/>
        </w:rPr>
      </w:r>
      <w:r>
        <w:rPr>
          <w:noProof/>
          <w:rtl/>
        </w:rPr>
        <w:fldChar w:fldCharType="separate"/>
      </w:r>
      <w:r w:rsidR="00500AD7">
        <w:rPr>
          <w:noProof/>
          <w:rtl/>
        </w:rPr>
        <w:t>55</w:t>
      </w:r>
      <w:r>
        <w:rPr>
          <w:noProof/>
          <w:rtl/>
        </w:rPr>
        <w:fldChar w:fldCharType="end"/>
      </w:r>
    </w:p>
    <w:p w14:paraId="5002B37F" w14:textId="44BD28C3"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לבאר דעת ר"מ דלעיל דלוקה ומשלם יש לו, מת ומשלם אין לו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Toc119353030 \h</w:instrText>
      </w:r>
      <w:r>
        <w:rPr>
          <w:noProof/>
          <w:rtl/>
        </w:rPr>
        <w:instrText xml:space="preserve"> </w:instrText>
      </w:r>
      <w:r>
        <w:rPr>
          <w:noProof/>
          <w:rtl/>
        </w:rPr>
      </w:r>
      <w:r>
        <w:rPr>
          <w:noProof/>
          <w:rtl/>
        </w:rPr>
        <w:fldChar w:fldCharType="separate"/>
      </w:r>
      <w:r w:rsidR="00500AD7">
        <w:rPr>
          <w:noProof/>
          <w:rtl/>
        </w:rPr>
        <w:t>55</w:t>
      </w:r>
      <w:r>
        <w:rPr>
          <w:noProof/>
          <w:rtl/>
        </w:rPr>
        <w:fldChar w:fldCharType="end"/>
      </w:r>
    </w:p>
    <w:p w14:paraId="12ACDE1D" w14:textId="27D19FA0" w:rsidR="0087139A" w:rsidRDefault="0087139A" w:rsidP="008E6019">
      <w:pPr>
        <w:pStyle w:val="afffff7"/>
        <w:framePr w:wrap="around"/>
        <w:rPr>
          <w:rFonts w:asciiTheme="minorHAnsi" w:eastAsiaTheme="minorEastAsia" w:hAnsiTheme="minorHAnsi" w:cstheme="minorBidi"/>
          <w:sz w:val="22"/>
          <w:szCs w:val="22"/>
          <w:rtl/>
        </w:rPr>
      </w:pPr>
      <w:r>
        <w:rPr>
          <w:rtl/>
        </w:rPr>
        <w:t>לה.</w:t>
      </w:r>
      <w:r>
        <w:rPr>
          <w:rtl/>
        </w:rPr>
        <w:fldChar w:fldCharType="begin"/>
      </w:r>
      <w:r>
        <w:rPr>
          <w:rtl/>
        </w:rPr>
        <w:instrText xml:space="preserve"> </w:instrText>
      </w:r>
      <w:r>
        <w:instrText>PAGEREF</w:instrText>
      </w:r>
      <w:r>
        <w:rPr>
          <w:rtl/>
        </w:rPr>
        <w:instrText xml:space="preserve"> _</w:instrText>
      </w:r>
      <w:r>
        <w:instrText>Toc119353031 \h</w:instrText>
      </w:r>
      <w:r>
        <w:rPr>
          <w:rtl/>
        </w:rPr>
        <w:instrText xml:space="preserve"> </w:instrText>
      </w:r>
      <w:r>
        <w:rPr>
          <w:rtl/>
        </w:rPr>
      </w:r>
      <w:r>
        <w:rPr>
          <w:rtl/>
        </w:rPr>
        <w:fldChar w:fldCharType="separate"/>
      </w:r>
      <w:r w:rsidR="00500AD7">
        <w:rPr>
          <w:rtl/>
        </w:rPr>
        <w:t>56</w:t>
      </w:r>
      <w:r>
        <w:rPr>
          <w:rtl/>
        </w:rPr>
        <w:fldChar w:fldCharType="end"/>
      </w:r>
    </w:p>
    <w:p w14:paraId="2965AB15" w14:textId="1492C247"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קנס ופיתוי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Toc119353034 \h</w:instrText>
      </w:r>
      <w:r>
        <w:rPr>
          <w:noProof/>
          <w:rtl/>
        </w:rPr>
        <w:instrText xml:space="preserve"> </w:instrText>
      </w:r>
      <w:r>
        <w:rPr>
          <w:noProof/>
          <w:rtl/>
        </w:rPr>
      </w:r>
      <w:r>
        <w:rPr>
          <w:noProof/>
          <w:rtl/>
        </w:rPr>
        <w:fldChar w:fldCharType="separate"/>
      </w:r>
      <w:r w:rsidR="00500AD7">
        <w:rPr>
          <w:noProof/>
          <w:rtl/>
        </w:rPr>
        <w:t>57</w:t>
      </w:r>
      <w:r>
        <w:rPr>
          <w:noProof/>
          <w:rtl/>
        </w:rPr>
        <w:fldChar w:fldCharType="end"/>
      </w:r>
    </w:p>
    <w:p w14:paraId="3C611C4C" w14:textId="29E71F1C"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איילונית - אין לה לא קנס ולא פיתוי.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Toc119353035 \h</w:instrText>
      </w:r>
      <w:r>
        <w:rPr>
          <w:noProof/>
          <w:rtl/>
        </w:rPr>
        <w:instrText xml:space="preserve"> </w:instrText>
      </w:r>
      <w:r>
        <w:rPr>
          <w:noProof/>
          <w:rtl/>
        </w:rPr>
      </w:r>
      <w:r>
        <w:rPr>
          <w:noProof/>
          <w:rtl/>
        </w:rPr>
        <w:fldChar w:fldCharType="separate"/>
      </w:r>
      <w:r w:rsidR="00500AD7">
        <w:rPr>
          <w:noProof/>
          <w:rtl/>
        </w:rPr>
        <w:t>57</w:t>
      </w:r>
      <w:r>
        <w:rPr>
          <w:noProof/>
          <w:rtl/>
        </w:rPr>
        <w:fldChar w:fldCharType="end"/>
      </w:r>
    </w:p>
    <w:p w14:paraId="74875703" w14:textId="1CB80D6F"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והבוגרת אין לה טענת בתולים</w:t>
      </w:r>
      <w:r w:rsidRPr="00B64141">
        <w:rPr>
          <w:rFonts w:ascii="Fb Fontext" w:hAnsi="Fb Fontext"/>
          <w:noProof/>
          <w:spacing w:val="-2"/>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Toc119353036 \h</w:instrText>
      </w:r>
      <w:r>
        <w:rPr>
          <w:noProof/>
          <w:rtl/>
        </w:rPr>
        <w:instrText xml:space="preserve"> </w:instrText>
      </w:r>
      <w:r>
        <w:rPr>
          <w:noProof/>
          <w:rtl/>
        </w:rPr>
      </w:r>
      <w:r>
        <w:rPr>
          <w:noProof/>
          <w:rtl/>
        </w:rPr>
        <w:fldChar w:fldCharType="separate"/>
      </w:r>
      <w:r w:rsidR="00500AD7">
        <w:rPr>
          <w:noProof/>
          <w:rtl/>
        </w:rPr>
        <w:t>58</w:t>
      </w:r>
      <w:r>
        <w:rPr>
          <w:noProof/>
          <w:rtl/>
        </w:rPr>
        <w:fldChar w:fldCharType="end"/>
      </w:r>
    </w:p>
    <w:p w14:paraId="07221244" w14:textId="73D11A82"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ואלו שאין להן קנס:</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Toc119353037 \h</w:instrText>
      </w:r>
      <w:r>
        <w:rPr>
          <w:noProof/>
          <w:rtl/>
        </w:rPr>
        <w:instrText xml:space="preserve"> </w:instrText>
      </w:r>
      <w:r>
        <w:rPr>
          <w:noProof/>
          <w:rtl/>
        </w:rPr>
      </w:r>
      <w:r>
        <w:rPr>
          <w:noProof/>
          <w:rtl/>
        </w:rPr>
        <w:fldChar w:fldCharType="separate"/>
      </w:r>
      <w:r w:rsidR="00500AD7">
        <w:rPr>
          <w:noProof/>
          <w:rtl/>
        </w:rPr>
        <w:t>58</w:t>
      </w:r>
      <w:r>
        <w:rPr>
          <w:noProof/>
          <w:rtl/>
        </w:rPr>
        <w:fldChar w:fldCharType="end"/>
      </w:r>
    </w:p>
    <w:p w14:paraId="41237E10" w14:textId="37F2E304" w:rsidR="0087139A" w:rsidRDefault="0087139A" w:rsidP="008E6019">
      <w:pPr>
        <w:pStyle w:val="afffff7"/>
        <w:framePr w:wrap="around"/>
        <w:rPr>
          <w:rFonts w:asciiTheme="minorHAnsi" w:eastAsiaTheme="minorEastAsia" w:hAnsiTheme="minorHAnsi" w:cstheme="minorBidi"/>
          <w:sz w:val="22"/>
          <w:szCs w:val="22"/>
          <w:rtl/>
        </w:rPr>
      </w:pPr>
      <w:r>
        <w:rPr>
          <w:rtl/>
        </w:rPr>
        <w:t>לז.</w:t>
      </w:r>
      <w:r>
        <w:rPr>
          <w:rtl/>
        </w:rPr>
        <w:fldChar w:fldCharType="begin"/>
      </w:r>
      <w:r>
        <w:rPr>
          <w:rtl/>
        </w:rPr>
        <w:instrText xml:space="preserve"> </w:instrText>
      </w:r>
      <w:r>
        <w:instrText>PAGEREF</w:instrText>
      </w:r>
      <w:r>
        <w:rPr>
          <w:rtl/>
        </w:rPr>
        <w:instrText xml:space="preserve"> _</w:instrText>
      </w:r>
      <w:r>
        <w:instrText>Toc119353038 \h</w:instrText>
      </w:r>
      <w:r>
        <w:rPr>
          <w:rtl/>
        </w:rPr>
        <w:instrText xml:space="preserve"> </w:instrText>
      </w:r>
      <w:r>
        <w:rPr>
          <w:rtl/>
        </w:rPr>
      </w:r>
      <w:r>
        <w:rPr>
          <w:rtl/>
        </w:rPr>
        <w:fldChar w:fldCharType="separate"/>
      </w:r>
      <w:r w:rsidR="00500AD7">
        <w:rPr>
          <w:rtl/>
        </w:rPr>
        <w:t>59</w:t>
      </w:r>
      <w:r>
        <w:rPr>
          <w:rtl/>
        </w:rPr>
        <w:fldChar w:fldCharType="end"/>
      </w:r>
    </w:p>
    <w:p w14:paraId="09A810F8" w14:textId="07B1AF71"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שנא': ולא יהיה אסון ענוש יענש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Toc119353039 \h</w:instrText>
      </w:r>
      <w:r>
        <w:rPr>
          <w:noProof/>
          <w:rtl/>
        </w:rPr>
        <w:instrText xml:space="preserve"> </w:instrText>
      </w:r>
      <w:r>
        <w:rPr>
          <w:noProof/>
          <w:rtl/>
        </w:rPr>
      </w:r>
      <w:r>
        <w:rPr>
          <w:noProof/>
          <w:rtl/>
        </w:rPr>
        <w:fldChar w:fldCharType="separate"/>
      </w:r>
      <w:r w:rsidR="00500AD7">
        <w:rPr>
          <w:noProof/>
          <w:rtl/>
        </w:rPr>
        <w:t>60</w:t>
      </w:r>
      <w:r>
        <w:rPr>
          <w:noProof/>
          <w:rtl/>
        </w:rPr>
        <w:fldChar w:fldCharType="end"/>
      </w:r>
    </w:p>
    <w:p w14:paraId="39881E7B" w14:textId="26A036F5"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נערה שנתארסה ונתגרשה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Toc119353042 \h</w:instrText>
      </w:r>
      <w:r>
        <w:rPr>
          <w:noProof/>
          <w:rtl/>
        </w:rPr>
        <w:instrText xml:space="preserve"> </w:instrText>
      </w:r>
      <w:r>
        <w:rPr>
          <w:noProof/>
          <w:rtl/>
        </w:rPr>
      </w:r>
      <w:r>
        <w:rPr>
          <w:noProof/>
          <w:rtl/>
        </w:rPr>
        <w:fldChar w:fldCharType="separate"/>
      </w:r>
      <w:r w:rsidR="00500AD7">
        <w:rPr>
          <w:noProof/>
          <w:rtl/>
        </w:rPr>
        <w:t>61</w:t>
      </w:r>
      <w:r>
        <w:rPr>
          <w:noProof/>
          <w:rtl/>
        </w:rPr>
        <w:fldChar w:fldCharType="end"/>
      </w:r>
    </w:p>
    <w:p w14:paraId="360625D5" w14:textId="37EFE2ED"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טעם ריה"ג: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Toc119353043 \h</w:instrText>
      </w:r>
      <w:r>
        <w:rPr>
          <w:noProof/>
          <w:rtl/>
        </w:rPr>
        <w:instrText xml:space="preserve"> </w:instrText>
      </w:r>
      <w:r>
        <w:rPr>
          <w:noProof/>
          <w:rtl/>
        </w:rPr>
      </w:r>
      <w:r>
        <w:rPr>
          <w:noProof/>
          <w:rtl/>
        </w:rPr>
        <w:fldChar w:fldCharType="separate"/>
      </w:r>
      <w:r w:rsidR="00500AD7">
        <w:rPr>
          <w:noProof/>
          <w:rtl/>
        </w:rPr>
        <w:t>61</w:t>
      </w:r>
      <w:r>
        <w:rPr>
          <w:noProof/>
          <w:rtl/>
        </w:rPr>
        <w:fldChar w:fldCharType="end"/>
      </w:r>
    </w:p>
    <w:p w14:paraId="24E62B5B" w14:textId="49C0A685"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ור"ע:</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Toc119353044 \h</w:instrText>
      </w:r>
      <w:r>
        <w:rPr>
          <w:noProof/>
          <w:rtl/>
        </w:rPr>
        <w:instrText xml:space="preserve"> </w:instrText>
      </w:r>
      <w:r>
        <w:rPr>
          <w:noProof/>
          <w:rtl/>
        </w:rPr>
      </w:r>
      <w:r>
        <w:rPr>
          <w:noProof/>
          <w:rtl/>
        </w:rPr>
        <w:fldChar w:fldCharType="separate"/>
      </w:r>
      <w:r w:rsidR="00500AD7">
        <w:rPr>
          <w:noProof/>
          <w:rtl/>
        </w:rPr>
        <w:t>61</w:t>
      </w:r>
      <w:r>
        <w:rPr>
          <w:noProof/>
          <w:rtl/>
        </w:rPr>
        <w:fldChar w:fldCharType="end"/>
      </w:r>
    </w:p>
    <w:p w14:paraId="2D1A06C5" w14:textId="4F341CF2"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קנסה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Toc119353045 \h</w:instrText>
      </w:r>
      <w:r>
        <w:rPr>
          <w:noProof/>
          <w:rtl/>
        </w:rPr>
        <w:instrText xml:space="preserve"> </w:instrText>
      </w:r>
      <w:r>
        <w:rPr>
          <w:noProof/>
          <w:rtl/>
        </w:rPr>
      </w:r>
      <w:r>
        <w:rPr>
          <w:noProof/>
          <w:rtl/>
        </w:rPr>
        <w:fldChar w:fldCharType="separate"/>
      </w:r>
      <w:r w:rsidR="00500AD7">
        <w:rPr>
          <w:noProof/>
          <w:rtl/>
        </w:rPr>
        <w:t>61</w:t>
      </w:r>
      <w:r>
        <w:rPr>
          <w:noProof/>
          <w:rtl/>
        </w:rPr>
        <w:fldChar w:fldCharType="end"/>
      </w:r>
    </w:p>
    <w:p w14:paraId="5A827CB2" w14:textId="1D4752BF" w:rsidR="0087139A" w:rsidRDefault="0087139A" w:rsidP="008E6019">
      <w:pPr>
        <w:pStyle w:val="afffff7"/>
        <w:framePr w:wrap="around"/>
        <w:rPr>
          <w:rFonts w:asciiTheme="minorHAnsi" w:eastAsiaTheme="minorEastAsia" w:hAnsiTheme="minorHAnsi" w:cstheme="minorBidi"/>
          <w:sz w:val="22"/>
          <w:szCs w:val="22"/>
          <w:rtl/>
        </w:rPr>
      </w:pPr>
      <w:r>
        <w:rPr>
          <w:rtl/>
        </w:rPr>
        <w:t>לט.</w:t>
      </w:r>
      <w:r>
        <w:rPr>
          <w:rtl/>
        </w:rPr>
        <w:fldChar w:fldCharType="begin"/>
      </w:r>
      <w:r>
        <w:rPr>
          <w:rtl/>
        </w:rPr>
        <w:instrText xml:space="preserve"> </w:instrText>
      </w:r>
      <w:r>
        <w:instrText>PAGEREF</w:instrText>
      </w:r>
      <w:r>
        <w:rPr>
          <w:rtl/>
        </w:rPr>
        <w:instrText xml:space="preserve"> _</w:instrText>
      </w:r>
      <w:r>
        <w:instrText>Toc119353046 \h</w:instrText>
      </w:r>
      <w:r>
        <w:rPr>
          <w:rtl/>
        </w:rPr>
        <w:instrText xml:space="preserve"> </w:instrText>
      </w:r>
      <w:r>
        <w:rPr>
          <w:rtl/>
        </w:rPr>
      </w:r>
      <w:r>
        <w:rPr>
          <w:rtl/>
        </w:rPr>
        <w:fldChar w:fldCharType="separate"/>
      </w:r>
      <w:r w:rsidR="00500AD7">
        <w:rPr>
          <w:rtl/>
        </w:rPr>
        <w:t>62</w:t>
      </w:r>
      <w:r>
        <w:rPr>
          <w:rtl/>
        </w:rPr>
        <w:fldChar w:fldCharType="end"/>
      </w:r>
    </w:p>
    <w:p w14:paraId="5AF69D4B" w14:textId="71419549"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המפתה נותן שלשה דברים, והאונס - ארבעה.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Toc119353047 \h</w:instrText>
      </w:r>
      <w:r>
        <w:rPr>
          <w:noProof/>
          <w:rtl/>
        </w:rPr>
        <w:instrText xml:space="preserve"> </w:instrText>
      </w:r>
      <w:r>
        <w:rPr>
          <w:noProof/>
          <w:rtl/>
        </w:rPr>
      </w:r>
      <w:r>
        <w:rPr>
          <w:noProof/>
          <w:rtl/>
        </w:rPr>
        <w:fldChar w:fldCharType="separate"/>
      </w:r>
      <w:r w:rsidR="00500AD7">
        <w:rPr>
          <w:noProof/>
          <w:rtl/>
        </w:rPr>
        <w:t>62</w:t>
      </w:r>
      <w:r>
        <w:rPr>
          <w:noProof/>
          <w:rtl/>
        </w:rPr>
        <w:fldChar w:fldCharType="end"/>
      </w:r>
    </w:p>
    <w:p w14:paraId="66B2FD51" w14:textId="0239208C" w:rsidR="0087139A" w:rsidRDefault="0087139A" w:rsidP="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מה בין אונס למפתה?</w:t>
      </w:r>
      <w:r>
        <w:rPr>
          <w:rFonts w:hint="cs"/>
          <w:noProof/>
          <w:rtl/>
        </w:rPr>
        <w:t xml:space="preserve">  </w:t>
      </w:r>
      <w:r>
        <w:rPr>
          <w:noProof/>
          <w:rtl/>
        </w:rPr>
        <w:t>כיצד שותה בעציצו?</w:t>
      </w:r>
      <w:r>
        <w:rPr>
          <w:rFonts w:hint="cs"/>
          <w:noProof/>
          <w:rtl/>
        </w:rPr>
        <w:t xml:space="preserve"> </w:t>
      </w:r>
      <w:r w:rsidRPr="00B64141">
        <w:rPr>
          <w:noProof/>
          <w:shd w:val="clear" w:color="auto" w:fill="F2F2F2" w:themeFill="background1" w:themeFillShade="F2"/>
          <w:rtl/>
        </w:rPr>
        <w:t>נמצא בה דבר ערוה,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Toc119353050 \h</w:instrText>
      </w:r>
      <w:r>
        <w:rPr>
          <w:noProof/>
          <w:rtl/>
        </w:rPr>
        <w:instrText xml:space="preserve"> </w:instrText>
      </w:r>
      <w:r>
        <w:rPr>
          <w:noProof/>
          <w:rtl/>
        </w:rPr>
      </w:r>
      <w:r>
        <w:rPr>
          <w:noProof/>
          <w:rtl/>
        </w:rPr>
        <w:fldChar w:fldCharType="separate"/>
      </w:r>
      <w:r w:rsidR="00500AD7">
        <w:rPr>
          <w:noProof/>
          <w:rtl/>
        </w:rPr>
        <w:t>63</w:t>
      </w:r>
      <w:r>
        <w:rPr>
          <w:noProof/>
          <w:rtl/>
        </w:rPr>
        <w:fldChar w:fldCharType="end"/>
      </w:r>
    </w:p>
    <w:p w14:paraId="356BF4F5" w14:textId="42B7FE80"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צער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Toc119353052 \h</w:instrText>
      </w:r>
      <w:r>
        <w:rPr>
          <w:noProof/>
          <w:rtl/>
        </w:rPr>
        <w:instrText xml:space="preserve"> </w:instrText>
      </w:r>
      <w:r>
        <w:rPr>
          <w:noProof/>
          <w:rtl/>
        </w:rPr>
      </w:r>
      <w:r>
        <w:rPr>
          <w:noProof/>
          <w:rtl/>
        </w:rPr>
        <w:fldChar w:fldCharType="separate"/>
      </w:r>
      <w:r w:rsidR="00500AD7">
        <w:rPr>
          <w:noProof/>
          <w:rtl/>
        </w:rPr>
        <w:t>63</w:t>
      </w:r>
      <w:r>
        <w:rPr>
          <w:noProof/>
          <w:rtl/>
        </w:rPr>
        <w:fldChar w:fldCharType="end"/>
      </w:r>
    </w:p>
    <w:p w14:paraId="09A13D3D" w14:textId="737E7F0A"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האונס נותן מיד, המפתה לכשיוציא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Toc119353053 \h</w:instrText>
      </w:r>
      <w:r>
        <w:rPr>
          <w:noProof/>
          <w:rtl/>
        </w:rPr>
        <w:instrText xml:space="preserve"> </w:instrText>
      </w:r>
      <w:r>
        <w:rPr>
          <w:noProof/>
          <w:rtl/>
        </w:rPr>
      </w:r>
      <w:r>
        <w:rPr>
          <w:noProof/>
          <w:rtl/>
        </w:rPr>
        <w:fldChar w:fldCharType="separate"/>
      </w:r>
      <w:r w:rsidR="00500AD7">
        <w:rPr>
          <w:noProof/>
          <w:rtl/>
        </w:rPr>
        <w:t>63</w:t>
      </w:r>
      <w:r>
        <w:rPr>
          <w:noProof/>
          <w:rtl/>
        </w:rPr>
        <w:fldChar w:fldCharType="end"/>
      </w:r>
    </w:p>
    <w:p w14:paraId="09B705A9" w14:textId="6876E80A"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מפותה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Toc119353054 \h</w:instrText>
      </w:r>
      <w:r>
        <w:rPr>
          <w:noProof/>
          <w:rtl/>
        </w:rPr>
        <w:instrText xml:space="preserve"> </w:instrText>
      </w:r>
      <w:r>
        <w:rPr>
          <w:noProof/>
          <w:rtl/>
        </w:rPr>
      </w:r>
      <w:r>
        <w:rPr>
          <w:noProof/>
          <w:rtl/>
        </w:rPr>
        <w:fldChar w:fldCharType="separate"/>
      </w:r>
      <w:r w:rsidR="00500AD7">
        <w:rPr>
          <w:noProof/>
          <w:rtl/>
        </w:rPr>
        <w:t>63</w:t>
      </w:r>
      <w:r>
        <w:rPr>
          <w:noProof/>
          <w:rtl/>
        </w:rPr>
        <w:fldChar w:fldCharType="end"/>
      </w:r>
    </w:p>
    <w:p w14:paraId="4D60D639" w14:textId="777D0D22"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אונס</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Toc119353055 \h</w:instrText>
      </w:r>
      <w:r>
        <w:rPr>
          <w:noProof/>
          <w:rtl/>
        </w:rPr>
        <w:instrText xml:space="preserve"> </w:instrText>
      </w:r>
      <w:r>
        <w:rPr>
          <w:noProof/>
          <w:rtl/>
        </w:rPr>
      </w:r>
      <w:r>
        <w:rPr>
          <w:noProof/>
          <w:rtl/>
        </w:rPr>
        <w:fldChar w:fldCharType="separate"/>
      </w:r>
      <w:r w:rsidR="00500AD7">
        <w:rPr>
          <w:noProof/>
          <w:rtl/>
        </w:rPr>
        <w:t>63</w:t>
      </w:r>
      <w:r>
        <w:rPr>
          <w:noProof/>
          <w:rtl/>
        </w:rPr>
        <w:fldChar w:fldCharType="end"/>
      </w:r>
    </w:p>
    <w:p w14:paraId="17071A88" w14:textId="778E606F"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אונס שותה בעציצו.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Toc119353056 \h</w:instrText>
      </w:r>
      <w:r>
        <w:rPr>
          <w:noProof/>
          <w:rtl/>
        </w:rPr>
        <w:instrText xml:space="preserve"> </w:instrText>
      </w:r>
      <w:r>
        <w:rPr>
          <w:noProof/>
          <w:rtl/>
        </w:rPr>
      </w:r>
      <w:r>
        <w:rPr>
          <w:noProof/>
          <w:rtl/>
        </w:rPr>
        <w:fldChar w:fldCharType="separate"/>
      </w:r>
      <w:r w:rsidR="00500AD7">
        <w:rPr>
          <w:noProof/>
          <w:rtl/>
        </w:rPr>
        <w:t>64</w:t>
      </w:r>
      <w:r>
        <w:rPr>
          <w:noProof/>
          <w:rtl/>
        </w:rPr>
        <w:fldChar w:fldCharType="end"/>
      </w:r>
    </w:p>
    <w:p w14:paraId="0691945F" w14:textId="2C168873" w:rsidR="0087139A" w:rsidRDefault="0087139A" w:rsidP="008E6019">
      <w:pPr>
        <w:pStyle w:val="afffff7"/>
        <w:framePr w:wrap="around"/>
        <w:rPr>
          <w:rFonts w:asciiTheme="minorHAnsi" w:eastAsiaTheme="minorEastAsia" w:hAnsiTheme="minorHAnsi" w:cstheme="minorBidi"/>
          <w:sz w:val="22"/>
          <w:szCs w:val="22"/>
          <w:rtl/>
        </w:rPr>
      </w:pPr>
      <w:r>
        <w:rPr>
          <w:rtl/>
        </w:rPr>
        <w:t>מ.</w:t>
      </w:r>
      <w:r>
        <w:rPr>
          <w:rtl/>
        </w:rPr>
        <w:fldChar w:fldCharType="begin"/>
      </w:r>
      <w:r>
        <w:rPr>
          <w:rtl/>
        </w:rPr>
        <w:instrText xml:space="preserve"> </w:instrText>
      </w:r>
      <w:r>
        <w:instrText>PAGEREF</w:instrText>
      </w:r>
      <w:r>
        <w:rPr>
          <w:rtl/>
        </w:rPr>
        <w:instrText xml:space="preserve"> _</w:instrText>
      </w:r>
      <w:r>
        <w:instrText>Toc119353057 \h</w:instrText>
      </w:r>
      <w:r>
        <w:rPr>
          <w:rtl/>
        </w:rPr>
        <w:instrText xml:space="preserve"> </w:instrText>
      </w:r>
      <w:r>
        <w:rPr>
          <w:rtl/>
        </w:rPr>
      </w:r>
      <w:r>
        <w:rPr>
          <w:rtl/>
        </w:rPr>
        <w:fldChar w:fldCharType="separate"/>
      </w:r>
      <w:r w:rsidR="00500AD7">
        <w:rPr>
          <w:rtl/>
        </w:rPr>
        <w:t>64</w:t>
      </w:r>
      <w:r>
        <w:rPr>
          <w:rtl/>
        </w:rPr>
        <w:fldChar w:fldCharType="end"/>
      </w:r>
    </w:p>
    <w:p w14:paraId="19F5C67F" w14:textId="1F5820FA"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כיצד שותה בעציצו 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Toc119353058 \h</w:instrText>
      </w:r>
      <w:r>
        <w:rPr>
          <w:noProof/>
          <w:rtl/>
        </w:rPr>
        <w:instrText xml:space="preserve"> </w:instrText>
      </w:r>
      <w:r>
        <w:rPr>
          <w:noProof/>
          <w:rtl/>
        </w:rPr>
      </w:r>
      <w:r>
        <w:rPr>
          <w:noProof/>
          <w:rtl/>
        </w:rPr>
        <w:fldChar w:fldCharType="separate"/>
      </w:r>
      <w:r w:rsidR="00500AD7">
        <w:rPr>
          <w:noProof/>
          <w:rtl/>
        </w:rPr>
        <w:t>64</w:t>
      </w:r>
      <w:r>
        <w:rPr>
          <w:noProof/>
          <w:rtl/>
        </w:rPr>
        <w:fldChar w:fldCharType="end"/>
      </w:r>
    </w:p>
    <w:p w14:paraId="04CCC2A4" w14:textId="7BDA0635"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יתומה שנתארסה ונתגרשה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Toc119353059 \h</w:instrText>
      </w:r>
      <w:r>
        <w:rPr>
          <w:noProof/>
          <w:rtl/>
        </w:rPr>
        <w:instrText xml:space="preserve"> </w:instrText>
      </w:r>
      <w:r>
        <w:rPr>
          <w:noProof/>
          <w:rtl/>
        </w:rPr>
      </w:r>
      <w:r>
        <w:rPr>
          <w:noProof/>
          <w:rtl/>
        </w:rPr>
        <w:fldChar w:fldCharType="separate"/>
      </w:r>
      <w:r w:rsidR="00500AD7">
        <w:rPr>
          <w:noProof/>
          <w:rtl/>
        </w:rPr>
        <w:t>64</w:t>
      </w:r>
      <w:r>
        <w:rPr>
          <w:noProof/>
          <w:rtl/>
        </w:rPr>
        <w:fldChar w:fldCharType="end"/>
      </w:r>
    </w:p>
    <w:p w14:paraId="3E53D283" w14:textId="3B02E9ED"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ר"א: האונס חייב, והמפתה פטור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Toc119353060 \h</w:instrText>
      </w:r>
      <w:r>
        <w:rPr>
          <w:noProof/>
          <w:rtl/>
        </w:rPr>
        <w:instrText xml:space="preserve"> </w:instrText>
      </w:r>
      <w:r>
        <w:rPr>
          <w:noProof/>
          <w:rtl/>
        </w:rPr>
      </w:r>
      <w:r>
        <w:rPr>
          <w:noProof/>
          <w:rtl/>
        </w:rPr>
        <w:fldChar w:fldCharType="separate"/>
      </w:r>
      <w:r w:rsidR="00500AD7">
        <w:rPr>
          <w:noProof/>
          <w:rtl/>
        </w:rPr>
        <w:t>64</w:t>
      </w:r>
      <w:r>
        <w:rPr>
          <w:noProof/>
          <w:rtl/>
        </w:rPr>
        <w:fldChar w:fldCharType="end"/>
      </w:r>
    </w:p>
    <w:p w14:paraId="30BFC9A0" w14:textId="7A23D6C6"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איזהו בושת?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Toc119353061 \h</w:instrText>
      </w:r>
      <w:r>
        <w:rPr>
          <w:noProof/>
          <w:rtl/>
        </w:rPr>
        <w:instrText xml:space="preserve"> </w:instrText>
      </w:r>
      <w:r>
        <w:rPr>
          <w:noProof/>
          <w:rtl/>
        </w:rPr>
      </w:r>
      <w:r>
        <w:rPr>
          <w:noProof/>
          <w:rtl/>
        </w:rPr>
        <w:fldChar w:fldCharType="separate"/>
      </w:r>
      <w:r w:rsidR="00500AD7">
        <w:rPr>
          <w:noProof/>
          <w:rtl/>
        </w:rPr>
        <w:t>65</w:t>
      </w:r>
      <w:r>
        <w:rPr>
          <w:noProof/>
          <w:rtl/>
        </w:rPr>
        <w:fldChar w:fldCharType="end"/>
      </w:r>
    </w:p>
    <w:p w14:paraId="48A6D764" w14:textId="51898B23"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פגם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Toc119353062 \h</w:instrText>
      </w:r>
      <w:r>
        <w:rPr>
          <w:noProof/>
          <w:rtl/>
        </w:rPr>
        <w:instrText xml:space="preserve"> </w:instrText>
      </w:r>
      <w:r>
        <w:rPr>
          <w:noProof/>
          <w:rtl/>
        </w:rPr>
      </w:r>
      <w:r>
        <w:rPr>
          <w:noProof/>
          <w:rtl/>
        </w:rPr>
        <w:fldChar w:fldCharType="separate"/>
      </w:r>
      <w:r w:rsidR="00500AD7">
        <w:rPr>
          <w:noProof/>
          <w:rtl/>
        </w:rPr>
        <w:t>65</w:t>
      </w:r>
      <w:r>
        <w:rPr>
          <w:noProof/>
          <w:rtl/>
        </w:rPr>
        <w:fldChar w:fldCharType="end"/>
      </w:r>
    </w:p>
    <w:p w14:paraId="43A1F01E" w14:textId="659A177D"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קנס</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Toc119353063 \h</w:instrText>
      </w:r>
      <w:r>
        <w:rPr>
          <w:noProof/>
          <w:rtl/>
        </w:rPr>
        <w:instrText xml:space="preserve"> </w:instrText>
      </w:r>
      <w:r>
        <w:rPr>
          <w:noProof/>
          <w:rtl/>
        </w:rPr>
      </w:r>
      <w:r>
        <w:rPr>
          <w:noProof/>
          <w:rtl/>
        </w:rPr>
        <w:fldChar w:fldCharType="separate"/>
      </w:r>
      <w:r w:rsidR="00500AD7">
        <w:rPr>
          <w:noProof/>
          <w:rtl/>
        </w:rPr>
        <w:t>65</w:t>
      </w:r>
      <w:r>
        <w:rPr>
          <w:noProof/>
          <w:rtl/>
        </w:rPr>
        <w:fldChar w:fldCharType="end"/>
      </w:r>
    </w:p>
    <w:p w14:paraId="3D42DC2B" w14:textId="5B844C4E"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lastRenderedPageBreak/>
        <w:t>ולא חמישים סלעים לכל דבר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Toc119353065 \h</w:instrText>
      </w:r>
      <w:r>
        <w:rPr>
          <w:noProof/>
          <w:rtl/>
        </w:rPr>
        <w:instrText xml:space="preserve"> </w:instrText>
      </w:r>
      <w:r>
        <w:rPr>
          <w:noProof/>
          <w:rtl/>
        </w:rPr>
      </w:r>
      <w:r>
        <w:rPr>
          <w:noProof/>
          <w:rtl/>
        </w:rPr>
        <w:fldChar w:fldCharType="separate"/>
      </w:r>
      <w:r w:rsidR="00500AD7">
        <w:rPr>
          <w:noProof/>
          <w:rtl/>
        </w:rPr>
        <w:t>65</w:t>
      </w:r>
      <w:r>
        <w:rPr>
          <w:noProof/>
          <w:rtl/>
        </w:rPr>
        <w:fldChar w:fldCharType="end"/>
      </w:r>
    </w:p>
    <w:p w14:paraId="4905269A" w14:textId="520B02CE"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ולא לעצמה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Toc119353066 \h</w:instrText>
      </w:r>
      <w:r>
        <w:rPr>
          <w:noProof/>
          <w:rtl/>
        </w:rPr>
        <w:instrText xml:space="preserve"> </w:instrText>
      </w:r>
      <w:r>
        <w:rPr>
          <w:noProof/>
          <w:rtl/>
        </w:rPr>
      </w:r>
      <w:r>
        <w:rPr>
          <w:noProof/>
          <w:rtl/>
        </w:rPr>
        <w:fldChar w:fldCharType="separate"/>
      </w:r>
      <w:r w:rsidR="00500AD7">
        <w:rPr>
          <w:noProof/>
          <w:rtl/>
        </w:rPr>
        <w:t>65</w:t>
      </w:r>
      <w:r>
        <w:rPr>
          <w:noProof/>
          <w:rtl/>
        </w:rPr>
        <w:fldChar w:fldCharType="end"/>
      </w:r>
    </w:p>
    <w:p w14:paraId="65A6B8A3" w14:textId="00436ADA"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פגם - רואין אותה כאילו היא שפחה נמכרת.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Toc119353067 \h</w:instrText>
      </w:r>
      <w:r>
        <w:rPr>
          <w:noProof/>
          <w:rtl/>
        </w:rPr>
        <w:instrText xml:space="preserve"> </w:instrText>
      </w:r>
      <w:r>
        <w:rPr>
          <w:noProof/>
          <w:rtl/>
        </w:rPr>
      </w:r>
      <w:r>
        <w:rPr>
          <w:noProof/>
          <w:rtl/>
        </w:rPr>
        <w:fldChar w:fldCharType="separate"/>
      </w:r>
      <w:r w:rsidR="00500AD7">
        <w:rPr>
          <w:noProof/>
          <w:rtl/>
        </w:rPr>
        <w:t>65</w:t>
      </w:r>
      <w:r>
        <w:rPr>
          <w:noProof/>
          <w:rtl/>
        </w:rPr>
        <w:fldChar w:fldCharType="end"/>
      </w:r>
    </w:p>
    <w:p w14:paraId="4806251F" w14:textId="4652FD55"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כל מקום שיש מכר אין קנס,</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Toc119353068 \h</w:instrText>
      </w:r>
      <w:r>
        <w:rPr>
          <w:noProof/>
          <w:rtl/>
        </w:rPr>
        <w:instrText xml:space="preserve"> </w:instrText>
      </w:r>
      <w:r>
        <w:rPr>
          <w:noProof/>
          <w:rtl/>
        </w:rPr>
      </w:r>
      <w:r>
        <w:rPr>
          <w:noProof/>
          <w:rtl/>
        </w:rPr>
        <w:fldChar w:fldCharType="separate"/>
      </w:r>
      <w:r w:rsidR="00500AD7">
        <w:rPr>
          <w:noProof/>
          <w:rtl/>
        </w:rPr>
        <w:t>65</w:t>
      </w:r>
      <w:r>
        <w:rPr>
          <w:noProof/>
          <w:rtl/>
        </w:rPr>
        <w:fldChar w:fldCharType="end"/>
      </w:r>
    </w:p>
    <w:p w14:paraId="2ECB0349" w14:textId="78CD72AD" w:rsidR="0087139A" w:rsidRDefault="0087139A" w:rsidP="008E6019">
      <w:pPr>
        <w:pStyle w:val="afffff7"/>
        <w:framePr w:wrap="around"/>
        <w:rPr>
          <w:rFonts w:asciiTheme="minorHAnsi" w:eastAsiaTheme="minorEastAsia" w:hAnsiTheme="minorHAnsi" w:cstheme="minorBidi"/>
          <w:sz w:val="22"/>
          <w:szCs w:val="22"/>
          <w:rtl/>
        </w:rPr>
      </w:pPr>
      <w:r>
        <w:rPr>
          <w:rtl/>
        </w:rPr>
        <w:t>מא.</w:t>
      </w:r>
      <w:r>
        <w:rPr>
          <w:rtl/>
        </w:rPr>
        <w:fldChar w:fldCharType="begin"/>
      </w:r>
      <w:r>
        <w:rPr>
          <w:rtl/>
        </w:rPr>
        <w:instrText xml:space="preserve"> </w:instrText>
      </w:r>
      <w:r>
        <w:instrText>PAGEREF</w:instrText>
      </w:r>
      <w:r>
        <w:rPr>
          <w:rtl/>
        </w:rPr>
        <w:instrText xml:space="preserve"> _</w:instrText>
      </w:r>
      <w:r>
        <w:instrText>Toc119353069 \h</w:instrText>
      </w:r>
      <w:r>
        <w:rPr>
          <w:rtl/>
        </w:rPr>
        <w:instrText xml:space="preserve"> </w:instrText>
      </w:r>
      <w:r>
        <w:rPr>
          <w:rtl/>
        </w:rPr>
      </w:r>
      <w:r>
        <w:rPr>
          <w:rtl/>
        </w:rPr>
        <w:fldChar w:fldCharType="separate"/>
      </w:r>
      <w:r w:rsidR="00500AD7">
        <w:rPr>
          <w:rtl/>
        </w:rPr>
        <w:t>66</w:t>
      </w:r>
      <w:r>
        <w:rPr>
          <w:rtl/>
        </w:rPr>
        <w:fldChar w:fldCharType="end"/>
      </w:r>
    </w:p>
    <w:p w14:paraId="35767004" w14:textId="54E4B35E" w:rsidR="0087139A" w:rsidRDefault="0087139A" w:rsidP="0087139A">
      <w:pPr>
        <w:pStyle w:val="TOC1"/>
        <w:tabs>
          <w:tab w:val="right" w:leader="dot" w:pos="3392"/>
        </w:tabs>
        <w:rPr>
          <w:rFonts w:asciiTheme="minorHAnsi" w:eastAsiaTheme="minorEastAsia" w:hAnsiTheme="minorHAnsi" w:cstheme="minorBidi"/>
          <w:noProof/>
          <w:sz w:val="22"/>
          <w:szCs w:val="22"/>
          <w:rtl/>
        </w:rPr>
      </w:pPr>
      <w:r>
        <w:rPr>
          <w:noProof/>
          <w:rtl/>
        </w:rPr>
        <w:t>האומר פתיתי את בתו של פלוני</w:t>
      </w:r>
      <w:r>
        <w:rPr>
          <w:rFonts w:hint="cs"/>
          <w:noProof/>
          <w:rtl/>
        </w:rPr>
        <w:t>,</w:t>
      </w:r>
      <w:r>
        <w:rPr>
          <w:rFonts w:hint="cs"/>
          <w:noProof/>
          <w:shd w:val="clear" w:color="auto" w:fill="F2F2F2" w:themeFill="background1" w:themeFillShade="F2"/>
          <w:rtl/>
        </w:rPr>
        <w:t xml:space="preserve"> </w:t>
      </w:r>
      <w:r w:rsidRPr="00B64141">
        <w:rPr>
          <w:noProof/>
          <w:shd w:val="clear" w:color="auto" w:fill="F2F2F2" w:themeFill="background1" w:themeFillShade="F2"/>
          <w:rtl/>
        </w:rPr>
        <w:t>האומר גנבתי</w:t>
      </w:r>
      <w:r>
        <w:rPr>
          <w:rFonts w:hint="cs"/>
          <w:noProof/>
          <w:rtl/>
        </w:rPr>
        <w:t xml:space="preserve">, </w:t>
      </w:r>
      <w:r>
        <w:rPr>
          <w:rFonts w:hint="cs"/>
          <w:noProof/>
          <w:shd w:val="clear" w:color="auto" w:fill="F2F2F2" w:themeFill="background1" w:themeFillShade="F2"/>
          <w:rtl/>
        </w:rPr>
        <w:t xml:space="preserve"> </w:t>
      </w:r>
      <w:r w:rsidRPr="00B64141">
        <w:rPr>
          <w:noProof/>
          <w:shd w:val="clear" w:color="auto" w:fill="F2F2F2" w:themeFill="background1" w:themeFillShade="F2"/>
          <w:rtl/>
        </w:rPr>
        <w:t>זה הכלל: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Toc119353072 \h</w:instrText>
      </w:r>
      <w:r>
        <w:rPr>
          <w:noProof/>
          <w:rtl/>
        </w:rPr>
        <w:instrText xml:space="preserve"> </w:instrText>
      </w:r>
      <w:r>
        <w:rPr>
          <w:noProof/>
          <w:rtl/>
        </w:rPr>
      </w:r>
      <w:r>
        <w:rPr>
          <w:noProof/>
          <w:rtl/>
        </w:rPr>
        <w:fldChar w:fldCharType="separate"/>
      </w:r>
      <w:r w:rsidR="00500AD7">
        <w:rPr>
          <w:noProof/>
          <w:rtl/>
        </w:rPr>
        <w:t>66</w:t>
      </w:r>
      <w:r>
        <w:rPr>
          <w:noProof/>
          <w:rtl/>
        </w:rPr>
        <w:fldChar w:fldCharType="end"/>
      </w:r>
    </w:p>
    <w:p w14:paraId="1BB42864" w14:textId="002D199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האומר גנבתי - משלם את הקרן ע"פ עצמו ולא כפל דו"ה.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Toc119353073 \h</w:instrText>
      </w:r>
      <w:r>
        <w:rPr>
          <w:noProof/>
          <w:rtl/>
        </w:rPr>
        <w:instrText xml:space="preserve"> </w:instrText>
      </w:r>
      <w:r>
        <w:rPr>
          <w:noProof/>
          <w:rtl/>
        </w:rPr>
      </w:r>
      <w:r>
        <w:rPr>
          <w:noProof/>
          <w:rtl/>
        </w:rPr>
        <w:fldChar w:fldCharType="separate"/>
      </w:r>
      <w:r w:rsidR="00500AD7">
        <w:rPr>
          <w:noProof/>
          <w:rtl/>
        </w:rPr>
        <w:t>67</w:t>
      </w:r>
      <w:r>
        <w:rPr>
          <w:noProof/>
          <w:rtl/>
        </w:rPr>
        <w:fldChar w:fldCharType="end"/>
      </w:r>
    </w:p>
    <w:p w14:paraId="697E3D1F" w14:textId="4573B68B"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איתמר: פלגא ניזקא קנס או ממון [ד]</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Toc119353074 \h</w:instrText>
      </w:r>
      <w:r>
        <w:rPr>
          <w:noProof/>
          <w:rtl/>
        </w:rPr>
        <w:instrText xml:space="preserve"> </w:instrText>
      </w:r>
      <w:r>
        <w:rPr>
          <w:noProof/>
          <w:rtl/>
        </w:rPr>
      </w:r>
      <w:r>
        <w:rPr>
          <w:noProof/>
          <w:rtl/>
        </w:rPr>
        <w:fldChar w:fldCharType="separate"/>
      </w:r>
      <w:r w:rsidR="00500AD7">
        <w:rPr>
          <w:noProof/>
          <w:rtl/>
        </w:rPr>
        <w:t>67</w:t>
      </w:r>
      <w:r>
        <w:rPr>
          <w:noProof/>
          <w:rtl/>
        </w:rPr>
        <w:fldChar w:fldCharType="end"/>
      </w:r>
    </w:p>
    <w:p w14:paraId="175AD1DB" w14:textId="356D5066" w:rsidR="0087139A" w:rsidRDefault="00AD603C">
      <w:pPr>
        <w:pStyle w:val="TOC1"/>
        <w:tabs>
          <w:tab w:val="right" w:leader="dot" w:pos="3392"/>
        </w:tabs>
        <w:rPr>
          <w:rFonts w:asciiTheme="minorHAnsi" w:eastAsiaTheme="minorEastAsia" w:hAnsiTheme="minorHAnsi" w:cstheme="minorBidi"/>
          <w:noProof/>
          <w:sz w:val="22"/>
          <w:szCs w:val="22"/>
          <w:rtl/>
        </w:rPr>
      </w:pPr>
      <w:r>
        <w:rPr>
          <w:rFonts w:hint="cs"/>
          <w:noProof/>
          <w:sz w:val="24"/>
          <w:szCs w:val="20"/>
          <w:shd w:val="clear" w:color="auto" w:fill="F2F2F2" w:themeFill="background1" w:themeFillShade="F2"/>
          <w:rtl/>
        </w:rPr>
        <w:t xml:space="preserve">                        </w:t>
      </w:r>
      <w:r w:rsidRPr="00AD603C">
        <w:rPr>
          <w:rFonts w:hint="cs"/>
          <w:noProof/>
          <w:sz w:val="24"/>
          <w:szCs w:val="20"/>
          <w:shd w:val="clear" w:color="auto" w:fill="F2F2F2" w:themeFill="background1" w:themeFillShade="F2"/>
          <w:rtl/>
        </w:rPr>
        <w:t xml:space="preserve">פרק רביעי </w:t>
      </w:r>
      <w:r w:rsidR="0087139A" w:rsidRPr="00AD603C">
        <w:rPr>
          <w:noProof/>
          <w:sz w:val="24"/>
          <w:szCs w:val="20"/>
          <w:shd w:val="clear" w:color="auto" w:fill="F2F2F2" w:themeFill="background1" w:themeFillShade="F2"/>
          <w:rtl/>
        </w:rPr>
        <w:t>נערה שנתפתתה</w:t>
      </w:r>
      <w:r w:rsidR="0087139A">
        <w:rPr>
          <w:noProof/>
          <w:rtl/>
        </w:rPr>
        <w:tab/>
      </w:r>
      <w:r w:rsidR="0087139A">
        <w:rPr>
          <w:noProof/>
          <w:rtl/>
        </w:rPr>
        <w:fldChar w:fldCharType="begin"/>
      </w:r>
      <w:r w:rsidR="0087139A">
        <w:rPr>
          <w:noProof/>
          <w:rtl/>
        </w:rPr>
        <w:instrText xml:space="preserve"> </w:instrText>
      </w:r>
      <w:r w:rsidR="0087139A">
        <w:rPr>
          <w:noProof/>
        </w:rPr>
        <w:instrText>PAGEREF</w:instrText>
      </w:r>
      <w:r w:rsidR="0087139A">
        <w:rPr>
          <w:noProof/>
          <w:rtl/>
        </w:rPr>
        <w:instrText xml:space="preserve"> _</w:instrText>
      </w:r>
      <w:r w:rsidR="0087139A">
        <w:rPr>
          <w:noProof/>
        </w:rPr>
        <w:instrText>Toc119353076 \h</w:instrText>
      </w:r>
      <w:r w:rsidR="0087139A">
        <w:rPr>
          <w:noProof/>
          <w:rtl/>
        </w:rPr>
        <w:instrText xml:space="preserve"> </w:instrText>
      </w:r>
      <w:r w:rsidR="0087139A">
        <w:rPr>
          <w:noProof/>
          <w:rtl/>
        </w:rPr>
      </w:r>
      <w:r w:rsidR="0087139A">
        <w:rPr>
          <w:noProof/>
          <w:rtl/>
        </w:rPr>
        <w:fldChar w:fldCharType="separate"/>
      </w:r>
      <w:r w:rsidR="00500AD7">
        <w:rPr>
          <w:noProof/>
          <w:rtl/>
        </w:rPr>
        <w:t>69</w:t>
      </w:r>
      <w:r w:rsidR="0087139A">
        <w:rPr>
          <w:noProof/>
          <w:rtl/>
        </w:rPr>
        <w:fldChar w:fldCharType="end"/>
      </w:r>
    </w:p>
    <w:p w14:paraId="12318106" w14:textId="3DB221F6" w:rsidR="0087139A" w:rsidRDefault="0087139A" w:rsidP="008E6019">
      <w:pPr>
        <w:pStyle w:val="afffff7"/>
        <w:framePr w:wrap="around"/>
        <w:rPr>
          <w:rFonts w:asciiTheme="minorHAnsi" w:eastAsiaTheme="minorEastAsia" w:hAnsiTheme="minorHAnsi" w:cstheme="minorBidi"/>
          <w:sz w:val="22"/>
          <w:szCs w:val="22"/>
          <w:rtl/>
        </w:rPr>
      </w:pPr>
      <w:r>
        <w:rPr>
          <w:rtl/>
        </w:rPr>
        <w:t>מב.</w:t>
      </w:r>
      <w:r>
        <w:rPr>
          <w:rtl/>
        </w:rPr>
        <w:fldChar w:fldCharType="begin"/>
      </w:r>
      <w:r>
        <w:rPr>
          <w:rtl/>
        </w:rPr>
        <w:instrText xml:space="preserve"> </w:instrText>
      </w:r>
      <w:r>
        <w:instrText>PAGEREF</w:instrText>
      </w:r>
      <w:r>
        <w:rPr>
          <w:rtl/>
        </w:rPr>
        <w:instrText xml:space="preserve"> _</w:instrText>
      </w:r>
      <w:r>
        <w:instrText>Toc119353077 \h</w:instrText>
      </w:r>
      <w:r>
        <w:rPr>
          <w:rtl/>
        </w:rPr>
        <w:instrText xml:space="preserve"> </w:instrText>
      </w:r>
      <w:r>
        <w:rPr>
          <w:rtl/>
        </w:rPr>
      </w:r>
      <w:r>
        <w:rPr>
          <w:rtl/>
        </w:rPr>
        <w:fldChar w:fldCharType="separate"/>
      </w:r>
      <w:r w:rsidR="00500AD7">
        <w:rPr>
          <w:rtl/>
        </w:rPr>
        <w:t>69</w:t>
      </w:r>
      <w:r>
        <w:rPr>
          <w:rtl/>
        </w:rPr>
        <w:fldChar w:fldCharType="end"/>
      </w:r>
    </w:p>
    <w:p w14:paraId="102F7B14" w14:textId="717590AE"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spacing w:val="-2"/>
          <w:rtl/>
        </w:rPr>
        <w:t>תנן:</w:t>
      </w:r>
      <w:r w:rsidRPr="00B64141">
        <w:rPr>
          <w:rFonts w:ascii="Fb Fontext" w:hAnsi="Fb Fontext"/>
          <w:noProof/>
          <w:rtl/>
        </w:rPr>
        <w:t xml:space="preserve"> </w:t>
      </w:r>
      <w:r>
        <w:rPr>
          <w:noProof/>
          <w:rtl/>
        </w:rPr>
        <w:t>אנסת ופיתית את בתי, והוא אומר לא אנסתי</w:t>
      </w:r>
      <w:r w:rsidRPr="00B64141">
        <w:rPr>
          <w:rFonts w:ascii="Fb Fontext" w:hAnsi="Fb Fontext"/>
          <w:noProof/>
          <w:rtl/>
        </w:rPr>
        <w:t xml:space="preserve"> ולא פיתיתי,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Toc119353078 \h</w:instrText>
      </w:r>
      <w:r>
        <w:rPr>
          <w:noProof/>
          <w:rtl/>
        </w:rPr>
        <w:instrText xml:space="preserve"> </w:instrText>
      </w:r>
      <w:r>
        <w:rPr>
          <w:noProof/>
          <w:rtl/>
        </w:rPr>
      </w:r>
      <w:r>
        <w:rPr>
          <w:noProof/>
          <w:rtl/>
        </w:rPr>
        <w:fldChar w:fldCharType="separate"/>
      </w:r>
      <w:r w:rsidR="00500AD7">
        <w:rPr>
          <w:noProof/>
          <w:rtl/>
        </w:rPr>
        <w:t>69</w:t>
      </w:r>
      <w:r>
        <w:rPr>
          <w:noProof/>
          <w:rtl/>
        </w:rPr>
        <w:fldChar w:fldCharType="end"/>
      </w:r>
    </w:p>
    <w:p w14:paraId="08917514" w14:textId="12F5CB55"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spacing w:val="-2"/>
          <w:rtl/>
        </w:rPr>
        <w:t>בעא אביי מרבה:</w:t>
      </w:r>
      <w:r>
        <w:rPr>
          <w:noProof/>
          <w:rtl/>
        </w:rPr>
        <w:t xml:space="preserve"> האומר לחבירו אנסת ופיתית את בתי, [ג]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Toc119353079 \h</w:instrText>
      </w:r>
      <w:r>
        <w:rPr>
          <w:noProof/>
          <w:rtl/>
        </w:rPr>
        <w:instrText xml:space="preserve"> </w:instrText>
      </w:r>
      <w:r>
        <w:rPr>
          <w:noProof/>
          <w:rtl/>
        </w:rPr>
      </w:r>
      <w:r>
        <w:rPr>
          <w:noProof/>
          <w:rtl/>
        </w:rPr>
        <w:fldChar w:fldCharType="separate"/>
      </w:r>
      <w:r w:rsidR="00500AD7">
        <w:rPr>
          <w:noProof/>
          <w:rtl/>
        </w:rPr>
        <w:t>69</w:t>
      </w:r>
      <w:r>
        <w:rPr>
          <w:noProof/>
          <w:rtl/>
        </w:rPr>
        <w:fldChar w:fldCharType="end"/>
      </w:r>
    </w:p>
    <w:p w14:paraId="4F452654" w14:textId="7A862815" w:rsidR="0087139A" w:rsidRDefault="0087139A" w:rsidP="008E6019">
      <w:pPr>
        <w:pStyle w:val="afffff7"/>
        <w:framePr w:wrap="around"/>
        <w:rPr>
          <w:rFonts w:asciiTheme="minorHAnsi" w:eastAsiaTheme="minorEastAsia" w:hAnsiTheme="minorHAnsi" w:cstheme="minorBidi"/>
          <w:sz w:val="22"/>
          <w:szCs w:val="22"/>
          <w:rtl/>
        </w:rPr>
      </w:pPr>
      <w:r>
        <w:rPr>
          <w:rtl/>
        </w:rPr>
        <w:t>מג.</w:t>
      </w:r>
      <w:r>
        <w:rPr>
          <w:rtl/>
        </w:rPr>
        <w:fldChar w:fldCharType="begin"/>
      </w:r>
      <w:r>
        <w:rPr>
          <w:rtl/>
        </w:rPr>
        <w:instrText xml:space="preserve"> </w:instrText>
      </w:r>
      <w:r>
        <w:instrText>PAGEREF</w:instrText>
      </w:r>
      <w:r>
        <w:rPr>
          <w:rtl/>
        </w:rPr>
        <w:instrText xml:space="preserve"> _</w:instrText>
      </w:r>
      <w:r>
        <w:instrText>Toc119353080 \h</w:instrText>
      </w:r>
      <w:r>
        <w:rPr>
          <w:rtl/>
        </w:rPr>
        <w:instrText xml:space="preserve"> </w:instrText>
      </w:r>
      <w:r>
        <w:rPr>
          <w:rtl/>
        </w:rPr>
      </w:r>
      <w:r>
        <w:rPr>
          <w:rtl/>
        </w:rPr>
        <w:fldChar w:fldCharType="separate"/>
      </w:r>
      <w:r w:rsidR="00500AD7">
        <w:rPr>
          <w:rtl/>
        </w:rPr>
        <w:t>70</w:t>
      </w:r>
      <w:r>
        <w:rPr>
          <w:rtl/>
        </w:rPr>
        <w:fldChar w:fldCharType="end"/>
      </w:r>
    </w:p>
    <w:p w14:paraId="2ADC48D9" w14:textId="6D5CCB00"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 xml:space="preserve">בעא ר"א מר"ש: </w:t>
      </w:r>
      <w:r w:rsidRPr="00B64141">
        <w:rPr>
          <w:noProof/>
          <w:rtl/>
        </w:rPr>
        <w:t>בת הניזונת מן האחין, מעש"י למי?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Toc119353081 \h</w:instrText>
      </w:r>
      <w:r>
        <w:rPr>
          <w:noProof/>
          <w:rtl/>
        </w:rPr>
        <w:instrText xml:space="preserve"> </w:instrText>
      </w:r>
      <w:r>
        <w:rPr>
          <w:noProof/>
          <w:rtl/>
        </w:rPr>
      </w:r>
      <w:r>
        <w:rPr>
          <w:noProof/>
          <w:rtl/>
        </w:rPr>
        <w:fldChar w:fldCharType="separate"/>
      </w:r>
      <w:r w:rsidR="00500AD7">
        <w:rPr>
          <w:noProof/>
          <w:rtl/>
        </w:rPr>
        <w:t>70</w:t>
      </w:r>
      <w:r>
        <w:rPr>
          <w:noProof/>
          <w:rtl/>
        </w:rPr>
        <w:fldChar w:fldCharType="end"/>
      </w:r>
    </w:p>
    <w:p w14:paraId="5FE368A0" w14:textId="31236417"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 xml:space="preserve">איתמר </w:t>
      </w:r>
      <w:r w:rsidRPr="00B64141">
        <w:rPr>
          <w:noProof/>
          <w:rtl/>
        </w:rPr>
        <w:t>מרב: בת הניזונת מן האחין - מעש"י לעצמה</w:t>
      </w:r>
      <w:r w:rsidRPr="00B64141">
        <w:rPr>
          <w:rFonts w:ascii="Fb Fontext" w:hAnsi="Fb Fontext"/>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Toc119353082 \h</w:instrText>
      </w:r>
      <w:r>
        <w:rPr>
          <w:noProof/>
          <w:rtl/>
        </w:rPr>
        <w:instrText xml:space="preserve"> </w:instrText>
      </w:r>
      <w:r>
        <w:rPr>
          <w:noProof/>
          <w:rtl/>
        </w:rPr>
      </w:r>
      <w:r>
        <w:rPr>
          <w:noProof/>
          <w:rtl/>
        </w:rPr>
        <w:fldChar w:fldCharType="separate"/>
      </w:r>
      <w:r w:rsidR="00500AD7">
        <w:rPr>
          <w:noProof/>
          <w:rtl/>
        </w:rPr>
        <w:t>71</w:t>
      </w:r>
      <w:r>
        <w:rPr>
          <w:noProof/>
          <w:rtl/>
        </w:rPr>
        <w:fldChar w:fldCharType="end"/>
      </w:r>
    </w:p>
    <w:p w14:paraId="32319A04" w14:textId="2B72A085"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וחבלות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Toc119353083 \h</w:instrText>
      </w:r>
      <w:r>
        <w:rPr>
          <w:noProof/>
          <w:rtl/>
        </w:rPr>
        <w:instrText xml:space="preserve"> </w:instrText>
      </w:r>
      <w:r>
        <w:rPr>
          <w:noProof/>
          <w:rtl/>
        </w:rPr>
      </w:r>
      <w:r>
        <w:rPr>
          <w:noProof/>
          <w:rtl/>
        </w:rPr>
        <w:fldChar w:fldCharType="separate"/>
      </w:r>
      <w:r w:rsidR="00500AD7">
        <w:rPr>
          <w:noProof/>
          <w:rtl/>
        </w:rPr>
        <w:t>71</w:t>
      </w:r>
      <w:r>
        <w:rPr>
          <w:noProof/>
          <w:rtl/>
        </w:rPr>
        <w:fldChar w:fldCharType="end"/>
      </w:r>
    </w:p>
    <w:p w14:paraId="5C0F9BA6" w14:textId="6FE8026B"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המארס את בתו וגרשה, אירסה ונתארמלה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Toc119353085 \h</w:instrText>
      </w:r>
      <w:r>
        <w:rPr>
          <w:noProof/>
          <w:rtl/>
        </w:rPr>
        <w:instrText xml:space="preserve"> </w:instrText>
      </w:r>
      <w:r>
        <w:rPr>
          <w:noProof/>
          <w:rtl/>
        </w:rPr>
      </w:r>
      <w:r>
        <w:rPr>
          <w:noProof/>
          <w:rtl/>
        </w:rPr>
        <w:fldChar w:fldCharType="separate"/>
      </w:r>
      <w:r w:rsidR="00500AD7">
        <w:rPr>
          <w:noProof/>
          <w:rtl/>
        </w:rPr>
        <w:t>72</w:t>
      </w:r>
      <w:r>
        <w:rPr>
          <w:noProof/>
          <w:rtl/>
        </w:rPr>
        <w:fldChar w:fldCharType="end"/>
      </w:r>
    </w:p>
    <w:p w14:paraId="5DD31A27" w14:textId="65904483"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ר"י: הראשונה של אב. [ב']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Toc119353086 \h</w:instrText>
      </w:r>
      <w:r>
        <w:rPr>
          <w:noProof/>
          <w:rtl/>
        </w:rPr>
        <w:instrText xml:space="preserve"> </w:instrText>
      </w:r>
      <w:r>
        <w:rPr>
          <w:noProof/>
          <w:rtl/>
        </w:rPr>
      </w:r>
      <w:r>
        <w:rPr>
          <w:noProof/>
          <w:rtl/>
        </w:rPr>
        <w:fldChar w:fldCharType="separate"/>
      </w:r>
      <w:r w:rsidR="00500AD7">
        <w:rPr>
          <w:noProof/>
          <w:rtl/>
        </w:rPr>
        <w:t>72</w:t>
      </w:r>
      <w:r>
        <w:rPr>
          <w:noProof/>
          <w:rtl/>
        </w:rPr>
        <w:fldChar w:fldCharType="end"/>
      </w:r>
    </w:p>
    <w:p w14:paraId="069F24C3" w14:textId="46127035"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ממתי גובה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Toc119353087 \h</w:instrText>
      </w:r>
      <w:r>
        <w:rPr>
          <w:noProof/>
          <w:rtl/>
        </w:rPr>
        <w:instrText xml:space="preserve"> </w:instrText>
      </w:r>
      <w:r>
        <w:rPr>
          <w:noProof/>
          <w:rtl/>
        </w:rPr>
      </w:r>
      <w:r>
        <w:rPr>
          <w:noProof/>
          <w:rtl/>
        </w:rPr>
        <w:fldChar w:fldCharType="separate"/>
      </w:r>
      <w:r w:rsidR="00500AD7">
        <w:rPr>
          <w:noProof/>
          <w:rtl/>
        </w:rPr>
        <w:t>72</w:t>
      </w:r>
      <w:r>
        <w:rPr>
          <w:noProof/>
          <w:rtl/>
        </w:rPr>
        <w:fldChar w:fldCharType="end"/>
      </w:r>
    </w:p>
    <w:p w14:paraId="2251F11B" w14:textId="4C67885B" w:rsidR="0087139A" w:rsidRDefault="0087139A" w:rsidP="008E6019">
      <w:pPr>
        <w:pStyle w:val="afffff7"/>
        <w:framePr w:wrap="around"/>
        <w:rPr>
          <w:rFonts w:asciiTheme="minorHAnsi" w:eastAsiaTheme="minorEastAsia" w:hAnsiTheme="minorHAnsi" w:cstheme="minorBidi"/>
          <w:sz w:val="22"/>
          <w:szCs w:val="22"/>
          <w:rtl/>
        </w:rPr>
      </w:pPr>
      <w:r>
        <w:rPr>
          <w:rtl/>
        </w:rPr>
        <w:t>מד.</w:t>
      </w:r>
      <w:r>
        <w:rPr>
          <w:rtl/>
        </w:rPr>
        <w:fldChar w:fldCharType="begin"/>
      </w:r>
      <w:r>
        <w:rPr>
          <w:rtl/>
        </w:rPr>
        <w:instrText xml:space="preserve"> </w:instrText>
      </w:r>
      <w:r>
        <w:instrText>PAGEREF</w:instrText>
      </w:r>
      <w:r>
        <w:rPr>
          <w:rtl/>
        </w:rPr>
        <w:instrText xml:space="preserve"> _</w:instrText>
      </w:r>
      <w:r>
        <w:instrText>Toc119353088 \h</w:instrText>
      </w:r>
      <w:r>
        <w:rPr>
          <w:rtl/>
        </w:rPr>
        <w:instrText xml:space="preserve"> </w:instrText>
      </w:r>
      <w:r>
        <w:rPr>
          <w:rtl/>
        </w:rPr>
      </w:r>
      <w:r>
        <w:rPr>
          <w:rtl/>
        </w:rPr>
        <w:fldChar w:fldCharType="separate"/>
      </w:r>
      <w:r w:rsidR="00500AD7">
        <w:rPr>
          <w:rtl/>
        </w:rPr>
        <w:t>72</w:t>
      </w:r>
      <w:r>
        <w:rPr>
          <w:rtl/>
        </w:rPr>
        <w:fldChar w:fldCharType="end"/>
      </w:r>
    </w:p>
    <w:p w14:paraId="3C9B6F5A" w14:textId="468C215D"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אמר מר:</w:t>
      </w:r>
      <w:r w:rsidRPr="00B64141">
        <w:rPr>
          <w:noProof/>
          <w:rtl/>
        </w:rPr>
        <w:t xml:space="preserve"> אי בעיא בהאי גביא, אי בעיא בהאי גביא.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Toc119353089 \h</w:instrText>
      </w:r>
      <w:r>
        <w:rPr>
          <w:noProof/>
          <w:rtl/>
        </w:rPr>
        <w:instrText xml:space="preserve"> </w:instrText>
      </w:r>
      <w:r>
        <w:rPr>
          <w:noProof/>
          <w:rtl/>
        </w:rPr>
      </w:r>
      <w:r>
        <w:rPr>
          <w:noProof/>
          <w:rtl/>
        </w:rPr>
        <w:fldChar w:fldCharType="separate"/>
      </w:r>
      <w:r w:rsidR="00500AD7">
        <w:rPr>
          <w:noProof/>
          <w:rtl/>
        </w:rPr>
        <w:t>72</w:t>
      </w:r>
      <w:r>
        <w:rPr>
          <w:noProof/>
          <w:rtl/>
        </w:rPr>
        <w:fldChar w:fldCharType="end"/>
      </w:r>
    </w:p>
    <w:p w14:paraId="320BA1AB" w14:textId="678B5D9A"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מאי הוי עלה דכתובה?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Toc119353090 \h</w:instrText>
      </w:r>
      <w:r>
        <w:rPr>
          <w:noProof/>
          <w:rtl/>
        </w:rPr>
        <w:instrText xml:space="preserve"> </w:instrText>
      </w:r>
      <w:r>
        <w:rPr>
          <w:noProof/>
          <w:rtl/>
        </w:rPr>
      </w:r>
      <w:r>
        <w:rPr>
          <w:noProof/>
          <w:rtl/>
        </w:rPr>
        <w:fldChar w:fldCharType="separate"/>
      </w:r>
      <w:r w:rsidR="00500AD7">
        <w:rPr>
          <w:noProof/>
          <w:rtl/>
        </w:rPr>
        <w:t>73</w:t>
      </w:r>
      <w:r>
        <w:rPr>
          <w:noProof/>
          <w:rtl/>
        </w:rPr>
        <w:fldChar w:fldCharType="end"/>
      </w:r>
    </w:p>
    <w:p w14:paraId="2C7C5FEC" w14:textId="62C268ED" w:rsidR="0087139A" w:rsidRDefault="0087139A" w:rsidP="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הגיורת שנתגיירה בתה עמה וזינתה</w:t>
      </w:r>
      <w:r>
        <w:rPr>
          <w:rFonts w:hint="cs"/>
          <w:noProof/>
          <w:rtl/>
        </w:rPr>
        <w:t>,</w:t>
      </w:r>
      <w:r>
        <w:rPr>
          <w:rFonts w:hint="cs"/>
          <w:noProof/>
          <w:shd w:val="clear" w:color="auto" w:fill="F2F2F2" w:themeFill="background1" w:themeFillShade="F2"/>
          <w:rtl/>
        </w:rPr>
        <w:t xml:space="preserve"> </w:t>
      </w:r>
      <w:r w:rsidRPr="00B64141">
        <w:rPr>
          <w:noProof/>
          <w:shd w:val="clear" w:color="auto" w:fill="F2F2F2" w:themeFill="background1" w:themeFillShade="F2"/>
          <w:rtl/>
        </w:rPr>
        <w:t>היתה הורתה שלא בקדושה ולידתה בקדושה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Toc119353092 \h</w:instrText>
      </w:r>
      <w:r>
        <w:rPr>
          <w:noProof/>
          <w:rtl/>
        </w:rPr>
        <w:instrText xml:space="preserve"> </w:instrText>
      </w:r>
      <w:r>
        <w:rPr>
          <w:noProof/>
          <w:rtl/>
        </w:rPr>
      </w:r>
      <w:r>
        <w:rPr>
          <w:noProof/>
          <w:rtl/>
        </w:rPr>
        <w:fldChar w:fldCharType="separate"/>
      </w:r>
      <w:r w:rsidR="00500AD7">
        <w:rPr>
          <w:noProof/>
          <w:rtl/>
        </w:rPr>
        <w:t>73</w:t>
      </w:r>
      <w:r>
        <w:rPr>
          <w:noProof/>
          <w:rtl/>
        </w:rPr>
        <w:fldChar w:fldCharType="end"/>
      </w:r>
    </w:p>
    <w:p w14:paraId="42B797CE" w14:textId="568E50BC" w:rsidR="0087139A" w:rsidRDefault="0087139A" w:rsidP="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היתה הורתה ולידתה בקדושה</w:t>
      </w:r>
      <w:r>
        <w:rPr>
          <w:rFonts w:hint="cs"/>
          <w:noProof/>
          <w:rtl/>
        </w:rPr>
        <w:t xml:space="preserve">, </w:t>
      </w:r>
      <w:r>
        <w:rPr>
          <w:rFonts w:hint="cs"/>
          <w:noProof/>
          <w:shd w:val="clear" w:color="auto" w:fill="F2F2F2" w:themeFill="background1" w:themeFillShade="F2"/>
          <w:rtl/>
        </w:rPr>
        <w:t xml:space="preserve"> </w:t>
      </w:r>
      <w:r w:rsidRPr="00B64141">
        <w:rPr>
          <w:noProof/>
          <w:shd w:val="clear" w:color="auto" w:fill="F2F2F2" w:themeFill="background1" w:themeFillShade="F2"/>
          <w:rtl/>
        </w:rPr>
        <w:t>יש לה אב ואין לה פתח בית האב,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Toc119353094 \h</w:instrText>
      </w:r>
      <w:r>
        <w:rPr>
          <w:noProof/>
          <w:rtl/>
        </w:rPr>
        <w:instrText xml:space="preserve"> </w:instrText>
      </w:r>
      <w:r>
        <w:rPr>
          <w:noProof/>
          <w:rtl/>
        </w:rPr>
      </w:r>
      <w:r>
        <w:rPr>
          <w:noProof/>
          <w:rtl/>
        </w:rPr>
        <w:fldChar w:fldCharType="separate"/>
      </w:r>
      <w:r w:rsidR="00500AD7">
        <w:rPr>
          <w:noProof/>
          <w:rtl/>
        </w:rPr>
        <w:t>73</w:t>
      </w:r>
      <w:r>
        <w:rPr>
          <w:noProof/>
          <w:rtl/>
        </w:rPr>
        <w:fldChar w:fldCharType="end"/>
      </w:r>
    </w:p>
    <w:p w14:paraId="0BD112D8" w14:textId="45AD19C4"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המוציא שם רע על היתומה,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Toc119353096 \h</w:instrText>
      </w:r>
      <w:r>
        <w:rPr>
          <w:noProof/>
          <w:rtl/>
        </w:rPr>
        <w:instrText xml:space="preserve"> </w:instrText>
      </w:r>
      <w:r>
        <w:rPr>
          <w:noProof/>
          <w:rtl/>
        </w:rPr>
      </w:r>
      <w:r>
        <w:rPr>
          <w:noProof/>
          <w:rtl/>
        </w:rPr>
        <w:fldChar w:fldCharType="separate"/>
      </w:r>
      <w:r w:rsidR="00500AD7">
        <w:rPr>
          <w:noProof/>
          <w:rtl/>
        </w:rPr>
        <w:t>74</w:t>
      </w:r>
      <w:r>
        <w:rPr>
          <w:noProof/>
          <w:rtl/>
        </w:rPr>
        <w:fldChar w:fldCharType="end"/>
      </w:r>
    </w:p>
    <w:p w14:paraId="6ECC9DF7" w14:textId="67C27070"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ר"ל:</w:t>
      </w:r>
      <w:r w:rsidRPr="00B64141">
        <w:rPr>
          <w:noProof/>
          <w:rtl/>
        </w:rPr>
        <w:t xml:space="preserve"> המוציא שם רע על הקטנה,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Toc119353097 \h</w:instrText>
      </w:r>
      <w:r>
        <w:rPr>
          <w:noProof/>
          <w:rtl/>
        </w:rPr>
        <w:instrText xml:space="preserve"> </w:instrText>
      </w:r>
      <w:r>
        <w:rPr>
          <w:noProof/>
          <w:rtl/>
        </w:rPr>
      </w:r>
      <w:r>
        <w:rPr>
          <w:noProof/>
          <w:rtl/>
        </w:rPr>
        <w:fldChar w:fldCharType="separate"/>
      </w:r>
      <w:r w:rsidR="00500AD7">
        <w:rPr>
          <w:noProof/>
          <w:rtl/>
        </w:rPr>
        <w:t>74</w:t>
      </w:r>
      <w:r>
        <w:rPr>
          <w:noProof/>
          <w:rtl/>
        </w:rPr>
        <w:fldChar w:fldCharType="end"/>
      </w:r>
    </w:p>
    <w:p w14:paraId="3AD50118" w14:textId="29606DCD" w:rsidR="0087139A" w:rsidRDefault="0087139A" w:rsidP="008E6019">
      <w:pPr>
        <w:pStyle w:val="afffff7"/>
        <w:framePr w:wrap="around"/>
        <w:rPr>
          <w:rFonts w:asciiTheme="minorHAnsi" w:eastAsiaTheme="minorEastAsia" w:hAnsiTheme="minorHAnsi" w:cstheme="minorBidi"/>
          <w:sz w:val="22"/>
          <w:szCs w:val="22"/>
          <w:rtl/>
        </w:rPr>
      </w:pPr>
      <w:r>
        <w:rPr>
          <w:rtl/>
        </w:rPr>
        <w:t>מה.</w:t>
      </w:r>
      <w:r>
        <w:rPr>
          <w:rtl/>
        </w:rPr>
        <w:fldChar w:fldCharType="begin"/>
      </w:r>
      <w:r>
        <w:rPr>
          <w:rtl/>
        </w:rPr>
        <w:instrText xml:space="preserve"> </w:instrText>
      </w:r>
      <w:r>
        <w:instrText>PAGEREF</w:instrText>
      </w:r>
      <w:r>
        <w:rPr>
          <w:rtl/>
        </w:rPr>
        <w:instrText xml:space="preserve"> _</w:instrText>
      </w:r>
      <w:r>
        <w:instrText>Toc119353098 \h</w:instrText>
      </w:r>
      <w:r>
        <w:rPr>
          <w:rtl/>
        </w:rPr>
        <w:instrText xml:space="preserve"> </w:instrText>
      </w:r>
      <w:r>
        <w:rPr>
          <w:rtl/>
        </w:rPr>
      </w:r>
      <w:r>
        <w:rPr>
          <w:rtl/>
        </w:rPr>
        <w:fldChar w:fldCharType="separate"/>
      </w:r>
      <w:r w:rsidR="00500AD7">
        <w:rPr>
          <w:rtl/>
        </w:rPr>
        <w:t>74</w:t>
      </w:r>
      <w:r>
        <w:rPr>
          <w:rtl/>
        </w:rPr>
        <w:fldChar w:fldCharType="end"/>
      </w:r>
    </w:p>
    <w:p w14:paraId="1897D302" w14:textId="713A9412"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תני שילא, שלש מדות בנערה: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Toc119353099 \h</w:instrText>
      </w:r>
      <w:r>
        <w:rPr>
          <w:noProof/>
          <w:rtl/>
        </w:rPr>
        <w:instrText xml:space="preserve"> </w:instrText>
      </w:r>
      <w:r>
        <w:rPr>
          <w:noProof/>
          <w:rtl/>
        </w:rPr>
      </w:r>
      <w:r>
        <w:rPr>
          <w:noProof/>
          <w:rtl/>
        </w:rPr>
        <w:fldChar w:fldCharType="separate"/>
      </w:r>
      <w:r w:rsidR="00500AD7">
        <w:rPr>
          <w:noProof/>
          <w:rtl/>
        </w:rPr>
        <w:t>74</w:t>
      </w:r>
      <w:r>
        <w:rPr>
          <w:noProof/>
          <w:rtl/>
        </w:rPr>
        <w:fldChar w:fldCharType="end"/>
      </w:r>
    </w:p>
    <w:p w14:paraId="1386ACAD" w14:textId="52411A2C"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נערה המאורסה שזינתה סוקלין אותה על פתח בית אביה,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Toc119353100 \h</w:instrText>
      </w:r>
      <w:r>
        <w:rPr>
          <w:noProof/>
          <w:rtl/>
        </w:rPr>
        <w:instrText xml:space="preserve"> </w:instrText>
      </w:r>
      <w:r>
        <w:rPr>
          <w:noProof/>
          <w:rtl/>
        </w:rPr>
      </w:r>
      <w:r>
        <w:rPr>
          <w:noProof/>
          <w:rtl/>
        </w:rPr>
        <w:fldChar w:fldCharType="separate"/>
      </w:r>
      <w:r w:rsidR="00500AD7">
        <w:rPr>
          <w:noProof/>
          <w:rtl/>
        </w:rPr>
        <w:t>75</w:t>
      </w:r>
      <w:r>
        <w:rPr>
          <w:noProof/>
          <w:rtl/>
        </w:rPr>
        <w:fldChar w:fldCharType="end"/>
      </w:r>
    </w:p>
    <w:p w14:paraId="309B1E1F" w14:textId="6082999D"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ת"ר: המוציא שם רע - לוקה ונותן מאה סלע.</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Toc119353101 \h</w:instrText>
      </w:r>
      <w:r>
        <w:rPr>
          <w:noProof/>
          <w:rtl/>
        </w:rPr>
        <w:instrText xml:space="preserve"> </w:instrText>
      </w:r>
      <w:r>
        <w:rPr>
          <w:noProof/>
          <w:rtl/>
        </w:rPr>
      </w:r>
      <w:r>
        <w:rPr>
          <w:noProof/>
          <w:rtl/>
        </w:rPr>
        <w:fldChar w:fldCharType="separate"/>
      </w:r>
      <w:r w:rsidR="00500AD7">
        <w:rPr>
          <w:noProof/>
          <w:rtl/>
        </w:rPr>
        <w:t>75</w:t>
      </w:r>
      <w:r>
        <w:rPr>
          <w:noProof/>
          <w:rtl/>
        </w:rPr>
        <w:fldChar w:fldCharType="end"/>
      </w:r>
    </w:p>
    <w:p w14:paraId="49DF6AB8" w14:textId="0D4C0CF5" w:rsidR="0087139A" w:rsidRDefault="0087139A" w:rsidP="008E6019">
      <w:pPr>
        <w:pStyle w:val="afffff7"/>
        <w:framePr w:wrap="around"/>
        <w:rPr>
          <w:rFonts w:asciiTheme="minorHAnsi" w:eastAsiaTheme="minorEastAsia" w:hAnsiTheme="minorHAnsi" w:cstheme="minorBidi"/>
          <w:sz w:val="22"/>
          <w:szCs w:val="22"/>
          <w:rtl/>
        </w:rPr>
      </w:pPr>
      <w:r>
        <w:rPr>
          <w:rtl/>
        </w:rPr>
        <w:t>מו.</w:t>
      </w:r>
      <w:r>
        <w:rPr>
          <w:rtl/>
        </w:rPr>
        <w:fldChar w:fldCharType="begin"/>
      </w:r>
      <w:r>
        <w:rPr>
          <w:rtl/>
        </w:rPr>
        <w:instrText xml:space="preserve"> </w:instrText>
      </w:r>
      <w:r>
        <w:instrText>PAGEREF</w:instrText>
      </w:r>
      <w:r>
        <w:rPr>
          <w:rtl/>
        </w:rPr>
        <w:instrText xml:space="preserve"> _</w:instrText>
      </w:r>
      <w:r>
        <w:instrText>Toc119353102 \h</w:instrText>
      </w:r>
      <w:r>
        <w:rPr>
          <w:rtl/>
        </w:rPr>
        <w:instrText xml:space="preserve"> </w:instrText>
      </w:r>
      <w:r>
        <w:rPr>
          <w:rtl/>
        </w:rPr>
      </w:r>
      <w:r>
        <w:rPr>
          <w:rtl/>
        </w:rPr>
        <w:fldChar w:fldCharType="separate"/>
      </w:r>
      <w:r w:rsidR="00500AD7">
        <w:rPr>
          <w:rtl/>
        </w:rPr>
        <w:t>76</w:t>
      </w:r>
      <w:r>
        <w:rPr>
          <w:rtl/>
        </w:rPr>
        <w:fldChar w:fldCharType="end"/>
      </w:r>
    </w:p>
    <w:p w14:paraId="1B0DFE6C" w14:textId="59D66012"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rFonts w:ascii="Fb Fontext" w:hAnsi="Fb Fontext" w:cs="BA Haketer Regular"/>
          <w:noProof/>
          <w:rtl/>
        </w:rPr>
        <w:t xml:space="preserve">וענשו אותו </w:t>
      </w:r>
      <w:r w:rsidRPr="00B64141">
        <w:rPr>
          <w:rFonts w:cs="BA Haketer Regular"/>
          <w:noProof/>
          <w:rtl/>
        </w:rPr>
        <w:t>זה ממון, ד</w:t>
      </w:r>
      <w:r w:rsidRPr="00B64141">
        <w:rPr>
          <w:rFonts w:ascii="Fb Fontext" w:hAnsi="Fb Fontext" w:cs="BA Haketer Regular"/>
          <w:noProof/>
          <w:rtl/>
        </w:rPr>
        <w:t>'וענשו אותו מאה כסף ונתנו לאבי הנערה',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Toc119353103 \h</w:instrText>
      </w:r>
      <w:r>
        <w:rPr>
          <w:noProof/>
          <w:rtl/>
        </w:rPr>
        <w:instrText xml:space="preserve"> </w:instrText>
      </w:r>
      <w:r>
        <w:rPr>
          <w:noProof/>
          <w:rtl/>
        </w:rPr>
      </w:r>
      <w:r>
        <w:rPr>
          <w:noProof/>
          <w:rtl/>
        </w:rPr>
        <w:fldChar w:fldCharType="separate"/>
      </w:r>
      <w:r w:rsidR="00500AD7">
        <w:rPr>
          <w:noProof/>
          <w:rtl/>
        </w:rPr>
        <w:t>76</w:t>
      </w:r>
      <w:r>
        <w:rPr>
          <w:noProof/>
          <w:rtl/>
        </w:rPr>
        <w:fldChar w:fldCharType="end"/>
      </w:r>
    </w:p>
    <w:p w14:paraId="02E62617" w14:textId="30C8483A"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לא אמר לעדים בואו והעידוני,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Toc119353104 \h</w:instrText>
      </w:r>
      <w:r>
        <w:rPr>
          <w:noProof/>
          <w:rtl/>
        </w:rPr>
        <w:instrText xml:space="preserve"> </w:instrText>
      </w:r>
      <w:r>
        <w:rPr>
          <w:noProof/>
          <w:rtl/>
        </w:rPr>
      </w:r>
      <w:r>
        <w:rPr>
          <w:noProof/>
          <w:rtl/>
        </w:rPr>
        <w:fldChar w:fldCharType="separate"/>
      </w:r>
      <w:r w:rsidR="00500AD7">
        <w:rPr>
          <w:noProof/>
          <w:rtl/>
        </w:rPr>
        <w:t>76</w:t>
      </w:r>
      <w:r>
        <w:rPr>
          <w:noProof/>
          <w:rtl/>
        </w:rPr>
        <w:fldChar w:fldCharType="end"/>
      </w:r>
    </w:p>
    <w:p w14:paraId="52500451" w14:textId="025B3AB3"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בעי רי"ר:</w:t>
      </w:r>
      <w:r w:rsidRPr="00B64141">
        <w:rPr>
          <w:noProof/>
          <w:rtl/>
        </w:rPr>
        <w:t xml:space="preserve"> שכרן בקרקע, </w:t>
      </w:r>
      <w:r w:rsidRPr="00B64141">
        <w:rPr>
          <w:noProof/>
          <w:spacing w:val="-4"/>
          <w:rtl/>
        </w:rPr>
        <w:t>בפחות משו"פ, שניהם בפרוטה, מהו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Toc119353105 \h</w:instrText>
      </w:r>
      <w:r>
        <w:rPr>
          <w:noProof/>
          <w:rtl/>
        </w:rPr>
        <w:instrText xml:space="preserve"> </w:instrText>
      </w:r>
      <w:r>
        <w:rPr>
          <w:noProof/>
          <w:rtl/>
        </w:rPr>
      </w:r>
      <w:r>
        <w:rPr>
          <w:noProof/>
          <w:rtl/>
        </w:rPr>
        <w:fldChar w:fldCharType="separate"/>
      </w:r>
      <w:r w:rsidR="00500AD7">
        <w:rPr>
          <w:noProof/>
          <w:rtl/>
        </w:rPr>
        <w:t>76</w:t>
      </w:r>
      <w:r>
        <w:rPr>
          <w:noProof/>
          <w:rtl/>
        </w:rPr>
        <w:fldChar w:fldCharType="end"/>
      </w:r>
    </w:p>
    <w:p w14:paraId="570D570F" w14:textId="4CE9E008"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האב זכאי בבתו בקידושיה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Toc119353107 \h</w:instrText>
      </w:r>
      <w:r>
        <w:rPr>
          <w:noProof/>
          <w:rtl/>
        </w:rPr>
        <w:instrText xml:space="preserve"> </w:instrText>
      </w:r>
      <w:r>
        <w:rPr>
          <w:noProof/>
          <w:rtl/>
        </w:rPr>
      </w:r>
      <w:r>
        <w:rPr>
          <w:noProof/>
          <w:rtl/>
        </w:rPr>
        <w:fldChar w:fldCharType="separate"/>
      </w:r>
      <w:r w:rsidR="00500AD7">
        <w:rPr>
          <w:noProof/>
          <w:rtl/>
        </w:rPr>
        <w:t>77</w:t>
      </w:r>
      <w:r>
        <w:rPr>
          <w:noProof/>
          <w:rtl/>
        </w:rPr>
        <w:fldChar w:fldCharType="end"/>
      </w:r>
    </w:p>
    <w:p w14:paraId="35D1CBAB" w14:textId="3568186E"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נשאת,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Toc119353108 \h</w:instrText>
      </w:r>
      <w:r>
        <w:rPr>
          <w:noProof/>
          <w:rtl/>
        </w:rPr>
        <w:instrText xml:space="preserve"> </w:instrText>
      </w:r>
      <w:r>
        <w:rPr>
          <w:noProof/>
          <w:rtl/>
        </w:rPr>
      </w:r>
      <w:r>
        <w:rPr>
          <w:noProof/>
          <w:rtl/>
        </w:rPr>
        <w:fldChar w:fldCharType="separate"/>
      </w:r>
      <w:r w:rsidR="00500AD7">
        <w:rPr>
          <w:noProof/>
          <w:rtl/>
        </w:rPr>
        <w:t>77</w:t>
      </w:r>
      <w:r>
        <w:rPr>
          <w:noProof/>
          <w:rtl/>
        </w:rPr>
        <w:fldChar w:fldCharType="end"/>
      </w:r>
    </w:p>
    <w:p w14:paraId="4C7F2434" w14:textId="00881BC7"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בכסף</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Toc119353109 \h</w:instrText>
      </w:r>
      <w:r>
        <w:rPr>
          <w:noProof/>
          <w:rtl/>
        </w:rPr>
        <w:instrText xml:space="preserve"> </w:instrText>
      </w:r>
      <w:r>
        <w:rPr>
          <w:noProof/>
          <w:rtl/>
        </w:rPr>
      </w:r>
      <w:r>
        <w:rPr>
          <w:noProof/>
          <w:rtl/>
        </w:rPr>
        <w:fldChar w:fldCharType="separate"/>
      </w:r>
      <w:r w:rsidR="00500AD7">
        <w:rPr>
          <w:noProof/>
          <w:rtl/>
        </w:rPr>
        <w:t>78</w:t>
      </w:r>
      <w:r>
        <w:rPr>
          <w:noProof/>
          <w:rtl/>
        </w:rPr>
        <w:fldChar w:fldCharType="end"/>
      </w:r>
    </w:p>
    <w:p w14:paraId="449CCADD" w14:textId="54636408"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שטר וביאה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Toc119353110 \h</w:instrText>
      </w:r>
      <w:r>
        <w:rPr>
          <w:noProof/>
          <w:rtl/>
        </w:rPr>
        <w:instrText xml:space="preserve"> </w:instrText>
      </w:r>
      <w:r>
        <w:rPr>
          <w:noProof/>
          <w:rtl/>
        </w:rPr>
      </w:r>
      <w:r>
        <w:rPr>
          <w:noProof/>
          <w:rtl/>
        </w:rPr>
        <w:fldChar w:fldCharType="separate"/>
      </w:r>
      <w:r w:rsidR="00500AD7">
        <w:rPr>
          <w:noProof/>
          <w:rtl/>
        </w:rPr>
        <w:t>78</w:t>
      </w:r>
      <w:r>
        <w:rPr>
          <w:noProof/>
          <w:rtl/>
        </w:rPr>
        <w:fldChar w:fldCharType="end"/>
      </w:r>
    </w:p>
    <w:p w14:paraId="4E1F504F" w14:textId="4751A2D8"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lastRenderedPageBreak/>
        <w:t>זכאי במציאתה.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Toc119353111 \h</w:instrText>
      </w:r>
      <w:r>
        <w:rPr>
          <w:noProof/>
          <w:rtl/>
        </w:rPr>
        <w:instrText xml:space="preserve"> </w:instrText>
      </w:r>
      <w:r>
        <w:rPr>
          <w:noProof/>
          <w:rtl/>
        </w:rPr>
      </w:r>
      <w:r>
        <w:rPr>
          <w:noProof/>
          <w:rtl/>
        </w:rPr>
        <w:fldChar w:fldCharType="separate"/>
      </w:r>
      <w:r w:rsidR="00500AD7">
        <w:rPr>
          <w:noProof/>
          <w:rtl/>
        </w:rPr>
        <w:t>78</w:t>
      </w:r>
      <w:r>
        <w:rPr>
          <w:noProof/>
          <w:rtl/>
        </w:rPr>
        <w:fldChar w:fldCharType="end"/>
      </w:r>
    </w:p>
    <w:p w14:paraId="2258C03E" w14:textId="21E1074C" w:rsidR="0087139A" w:rsidRDefault="0087139A" w:rsidP="008E6019">
      <w:pPr>
        <w:pStyle w:val="afffff7"/>
        <w:framePr w:wrap="around"/>
        <w:rPr>
          <w:rFonts w:asciiTheme="minorHAnsi" w:eastAsiaTheme="minorEastAsia" w:hAnsiTheme="minorHAnsi" w:cstheme="minorBidi"/>
          <w:sz w:val="22"/>
          <w:szCs w:val="22"/>
          <w:rtl/>
        </w:rPr>
      </w:pPr>
      <w:r>
        <w:rPr>
          <w:rtl/>
        </w:rPr>
        <w:t>מז.</w:t>
      </w:r>
      <w:r>
        <w:rPr>
          <w:rtl/>
        </w:rPr>
        <w:fldChar w:fldCharType="begin"/>
      </w:r>
      <w:r>
        <w:rPr>
          <w:rtl/>
        </w:rPr>
        <w:instrText xml:space="preserve"> </w:instrText>
      </w:r>
      <w:r>
        <w:instrText>PAGEREF</w:instrText>
      </w:r>
      <w:r>
        <w:rPr>
          <w:rtl/>
        </w:rPr>
        <w:instrText xml:space="preserve"> _</w:instrText>
      </w:r>
      <w:r>
        <w:instrText>Toc119353112 \h</w:instrText>
      </w:r>
      <w:r>
        <w:rPr>
          <w:rtl/>
        </w:rPr>
        <w:instrText xml:space="preserve"> </w:instrText>
      </w:r>
      <w:r>
        <w:rPr>
          <w:rtl/>
        </w:rPr>
      </w:r>
      <w:r>
        <w:rPr>
          <w:rtl/>
        </w:rPr>
        <w:fldChar w:fldCharType="separate"/>
      </w:r>
      <w:r w:rsidR="00500AD7">
        <w:rPr>
          <w:rtl/>
        </w:rPr>
        <w:t>78</w:t>
      </w:r>
      <w:r>
        <w:rPr>
          <w:rtl/>
        </w:rPr>
        <w:fldChar w:fldCharType="end"/>
      </w:r>
    </w:p>
    <w:p w14:paraId="41D3C052" w14:textId="7B9271F8"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האב זכאי במעש"י.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Toc119353113 \h</w:instrText>
      </w:r>
      <w:r>
        <w:rPr>
          <w:noProof/>
          <w:rtl/>
        </w:rPr>
        <w:instrText xml:space="preserve"> </w:instrText>
      </w:r>
      <w:r>
        <w:rPr>
          <w:noProof/>
          <w:rtl/>
        </w:rPr>
      </w:r>
      <w:r>
        <w:rPr>
          <w:noProof/>
          <w:rtl/>
        </w:rPr>
        <w:fldChar w:fldCharType="separate"/>
      </w:r>
      <w:r w:rsidR="00500AD7">
        <w:rPr>
          <w:noProof/>
          <w:rtl/>
        </w:rPr>
        <w:t>78</w:t>
      </w:r>
      <w:r>
        <w:rPr>
          <w:noProof/>
          <w:rtl/>
        </w:rPr>
        <w:fldChar w:fldCharType="end"/>
      </w:r>
    </w:p>
    <w:p w14:paraId="7385F3A9" w14:textId="62765F0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בהפרת נדריה.-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Toc119353114 \h</w:instrText>
      </w:r>
      <w:r>
        <w:rPr>
          <w:noProof/>
          <w:rtl/>
        </w:rPr>
        <w:instrText xml:space="preserve"> </w:instrText>
      </w:r>
      <w:r>
        <w:rPr>
          <w:noProof/>
          <w:rtl/>
        </w:rPr>
      </w:r>
      <w:r>
        <w:rPr>
          <w:noProof/>
          <w:rtl/>
        </w:rPr>
        <w:fldChar w:fldCharType="separate"/>
      </w:r>
      <w:r w:rsidR="00500AD7">
        <w:rPr>
          <w:noProof/>
          <w:rtl/>
        </w:rPr>
        <w:t>78</w:t>
      </w:r>
      <w:r>
        <w:rPr>
          <w:noProof/>
          <w:rtl/>
        </w:rPr>
        <w:fldChar w:fldCharType="end"/>
      </w:r>
    </w:p>
    <w:p w14:paraId="74E18D7B" w14:textId="1215152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ומקבל את גיטה.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Toc119353115 \h</w:instrText>
      </w:r>
      <w:r>
        <w:rPr>
          <w:noProof/>
          <w:rtl/>
        </w:rPr>
        <w:instrText xml:space="preserve"> </w:instrText>
      </w:r>
      <w:r>
        <w:rPr>
          <w:noProof/>
          <w:rtl/>
        </w:rPr>
      </w:r>
      <w:r>
        <w:rPr>
          <w:noProof/>
          <w:rtl/>
        </w:rPr>
        <w:fldChar w:fldCharType="separate"/>
      </w:r>
      <w:r w:rsidR="00500AD7">
        <w:rPr>
          <w:noProof/>
          <w:rtl/>
        </w:rPr>
        <w:t>78</w:t>
      </w:r>
      <w:r>
        <w:rPr>
          <w:noProof/>
          <w:rtl/>
        </w:rPr>
        <w:fldChar w:fldCharType="end"/>
      </w:r>
    </w:p>
    <w:p w14:paraId="0BFDA7E4" w14:textId="1BCCB312"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ואינו אוכל פירות בחייה.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Toc119353116 \h</w:instrText>
      </w:r>
      <w:r>
        <w:rPr>
          <w:noProof/>
          <w:rtl/>
        </w:rPr>
        <w:instrText xml:space="preserve"> </w:instrText>
      </w:r>
      <w:r>
        <w:rPr>
          <w:noProof/>
          <w:rtl/>
        </w:rPr>
      </w:r>
      <w:r>
        <w:rPr>
          <w:noProof/>
          <w:rtl/>
        </w:rPr>
        <w:fldChar w:fldCharType="separate"/>
      </w:r>
      <w:r w:rsidR="00500AD7">
        <w:rPr>
          <w:noProof/>
          <w:rtl/>
        </w:rPr>
        <w:t>78</w:t>
      </w:r>
      <w:r>
        <w:rPr>
          <w:noProof/>
          <w:rtl/>
        </w:rPr>
        <w:fldChar w:fldCharType="end"/>
      </w:r>
    </w:p>
    <w:p w14:paraId="364FD4FA" w14:textId="3A21BEB2" w:rsidR="0087139A" w:rsidRDefault="0087139A" w:rsidP="007F13B6">
      <w:pPr>
        <w:pStyle w:val="TOC2"/>
        <w:tabs>
          <w:tab w:val="right" w:leader="dot" w:pos="3392"/>
        </w:tabs>
        <w:rPr>
          <w:rFonts w:asciiTheme="minorHAnsi" w:eastAsiaTheme="minorEastAsia" w:hAnsiTheme="minorHAnsi" w:cstheme="minorBidi"/>
          <w:noProof/>
          <w:sz w:val="22"/>
          <w:szCs w:val="22"/>
          <w:rtl/>
        </w:rPr>
      </w:pPr>
      <w:r>
        <w:rPr>
          <w:noProof/>
          <w:rtl/>
        </w:rPr>
        <w:t>נשאת, יתר עליו הבעל</w:t>
      </w:r>
      <w:r w:rsidR="007F13B6">
        <w:rPr>
          <w:rFonts w:hint="cs"/>
          <w:noProof/>
          <w:rtl/>
        </w:rPr>
        <w:t>,</w:t>
      </w:r>
      <w:r w:rsidR="00120065">
        <w:rPr>
          <w:rFonts w:hint="cs"/>
          <w:noProof/>
          <w:rtl/>
        </w:rPr>
        <w:t xml:space="preserve"> </w:t>
      </w:r>
      <w:r>
        <w:rPr>
          <w:noProof/>
          <w:rtl/>
        </w:rPr>
        <w:t>וחייב במזונותיה, ובפרקונה, וקבורתה,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Toc119353118 \h</w:instrText>
      </w:r>
      <w:r>
        <w:rPr>
          <w:noProof/>
          <w:rtl/>
        </w:rPr>
        <w:instrText xml:space="preserve"> </w:instrText>
      </w:r>
      <w:r>
        <w:rPr>
          <w:noProof/>
          <w:rtl/>
        </w:rPr>
      </w:r>
      <w:r>
        <w:rPr>
          <w:noProof/>
          <w:rtl/>
        </w:rPr>
        <w:fldChar w:fldCharType="separate"/>
      </w:r>
      <w:r w:rsidR="00500AD7">
        <w:rPr>
          <w:noProof/>
          <w:rtl/>
        </w:rPr>
        <w:t>79</w:t>
      </w:r>
      <w:r>
        <w:rPr>
          <w:noProof/>
          <w:rtl/>
        </w:rPr>
        <w:fldChar w:fldCharType="end"/>
      </w:r>
    </w:p>
    <w:p w14:paraId="2FAA44ED" w14:textId="2321A532"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כתב לה פירות, כסות וכלים שיבואו עמה מבית אביה לבית בעלה,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Toc119353119 \h</w:instrText>
      </w:r>
      <w:r>
        <w:rPr>
          <w:noProof/>
          <w:rtl/>
        </w:rPr>
        <w:instrText xml:space="preserve"> </w:instrText>
      </w:r>
      <w:r>
        <w:rPr>
          <w:noProof/>
          <w:rtl/>
        </w:rPr>
      </w:r>
      <w:r>
        <w:rPr>
          <w:noProof/>
          <w:rtl/>
        </w:rPr>
        <w:fldChar w:fldCharType="separate"/>
      </w:r>
      <w:r w:rsidR="00500AD7">
        <w:rPr>
          <w:noProof/>
          <w:rtl/>
        </w:rPr>
        <w:t>79</w:t>
      </w:r>
      <w:r>
        <w:rPr>
          <w:noProof/>
          <w:rtl/>
        </w:rPr>
        <w:fldChar w:fldCharType="end"/>
      </w:r>
    </w:p>
    <w:p w14:paraId="0465ED88" w14:textId="7C74CBC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חייב במזונותיה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Toc119353121 \h</w:instrText>
      </w:r>
      <w:r>
        <w:rPr>
          <w:noProof/>
          <w:rtl/>
        </w:rPr>
        <w:instrText xml:space="preserve"> </w:instrText>
      </w:r>
      <w:r>
        <w:rPr>
          <w:noProof/>
          <w:rtl/>
        </w:rPr>
      </w:r>
      <w:r>
        <w:rPr>
          <w:noProof/>
          <w:rtl/>
        </w:rPr>
        <w:fldChar w:fldCharType="separate"/>
      </w:r>
      <w:r w:rsidR="00500AD7">
        <w:rPr>
          <w:noProof/>
          <w:rtl/>
        </w:rPr>
        <w:t>79</w:t>
      </w:r>
      <w:r>
        <w:rPr>
          <w:noProof/>
          <w:rtl/>
        </w:rPr>
        <w:fldChar w:fldCharType="end"/>
      </w:r>
    </w:p>
    <w:p w14:paraId="55562052" w14:textId="3705B995"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שארה כסותה ועונתה [ג]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Toc119353122 \h</w:instrText>
      </w:r>
      <w:r>
        <w:rPr>
          <w:noProof/>
          <w:rtl/>
        </w:rPr>
        <w:instrText xml:space="preserve"> </w:instrText>
      </w:r>
      <w:r>
        <w:rPr>
          <w:noProof/>
          <w:rtl/>
        </w:rPr>
      </w:r>
      <w:r>
        <w:rPr>
          <w:noProof/>
          <w:rtl/>
        </w:rPr>
        <w:fldChar w:fldCharType="separate"/>
      </w:r>
      <w:r w:rsidR="00500AD7">
        <w:rPr>
          <w:noProof/>
          <w:rtl/>
        </w:rPr>
        <w:t>80</w:t>
      </w:r>
      <w:r>
        <w:rPr>
          <w:noProof/>
          <w:rtl/>
        </w:rPr>
        <w:fldChar w:fldCharType="end"/>
      </w:r>
    </w:p>
    <w:p w14:paraId="6422C02E" w14:textId="71AD4751" w:rsidR="0087139A" w:rsidRDefault="0087139A" w:rsidP="008E6019">
      <w:pPr>
        <w:pStyle w:val="afffff7"/>
        <w:framePr w:wrap="around"/>
        <w:rPr>
          <w:rFonts w:asciiTheme="minorHAnsi" w:eastAsiaTheme="minorEastAsia" w:hAnsiTheme="minorHAnsi" w:cstheme="minorBidi"/>
          <w:sz w:val="22"/>
          <w:szCs w:val="22"/>
          <w:rtl/>
        </w:rPr>
      </w:pPr>
      <w:r>
        <w:rPr>
          <w:rtl/>
        </w:rPr>
        <w:t>מח.</w:t>
      </w:r>
      <w:r>
        <w:rPr>
          <w:rtl/>
        </w:rPr>
        <w:fldChar w:fldCharType="begin"/>
      </w:r>
      <w:r>
        <w:rPr>
          <w:rtl/>
        </w:rPr>
        <w:instrText xml:space="preserve"> </w:instrText>
      </w:r>
      <w:r>
        <w:instrText>PAGEREF</w:instrText>
      </w:r>
      <w:r>
        <w:rPr>
          <w:rtl/>
        </w:rPr>
        <w:instrText xml:space="preserve"> _</w:instrText>
      </w:r>
      <w:r>
        <w:instrText>Toc119353123 \h</w:instrText>
      </w:r>
      <w:r>
        <w:rPr>
          <w:rtl/>
        </w:rPr>
        <w:instrText xml:space="preserve"> </w:instrText>
      </w:r>
      <w:r>
        <w:rPr>
          <w:rtl/>
        </w:rPr>
      </w:r>
      <w:r>
        <w:rPr>
          <w:rtl/>
        </w:rPr>
        <w:fldChar w:fldCharType="separate"/>
      </w:r>
      <w:r w:rsidR="00500AD7">
        <w:rPr>
          <w:rtl/>
        </w:rPr>
        <w:t>80</w:t>
      </w:r>
      <w:r>
        <w:rPr>
          <w:rtl/>
        </w:rPr>
        <w:fldChar w:fldCharType="end"/>
      </w:r>
    </w:p>
    <w:p w14:paraId="6905FC50" w14:textId="5491B803"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לעולם היא ברשות האב עד שתכנס לרשות הבעל לנשואין.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Toc119353125 \h</w:instrText>
      </w:r>
      <w:r>
        <w:rPr>
          <w:noProof/>
          <w:rtl/>
        </w:rPr>
        <w:instrText xml:space="preserve"> </w:instrText>
      </w:r>
      <w:r>
        <w:rPr>
          <w:noProof/>
          <w:rtl/>
        </w:rPr>
      </w:r>
      <w:r>
        <w:rPr>
          <w:noProof/>
          <w:rtl/>
        </w:rPr>
        <w:fldChar w:fldCharType="separate"/>
      </w:r>
      <w:r w:rsidR="00500AD7">
        <w:rPr>
          <w:noProof/>
          <w:rtl/>
        </w:rPr>
        <w:t>81</w:t>
      </w:r>
      <w:r>
        <w:rPr>
          <w:noProof/>
          <w:rtl/>
        </w:rPr>
        <w:fldChar w:fldCharType="end"/>
      </w:r>
    </w:p>
    <w:p w14:paraId="25AD6C6B" w14:textId="2D23DDE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לעולם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Toc119353126 \h</w:instrText>
      </w:r>
      <w:r>
        <w:rPr>
          <w:noProof/>
          <w:rtl/>
        </w:rPr>
        <w:instrText xml:space="preserve"> </w:instrText>
      </w:r>
      <w:r>
        <w:rPr>
          <w:noProof/>
          <w:rtl/>
        </w:rPr>
      </w:r>
      <w:r>
        <w:rPr>
          <w:noProof/>
          <w:rtl/>
        </w:rPr>
        <w:fldChar w:fldCharType="separate"/>
      </w:r>
      <w:r w:rsidR="00500AD7">
        <w:rPr>
          <w:noProof/>
          <w:rtl/>
        </w:rPr>
        <w:t>81</w:t>
      </w:r>
      <w:r>
        <w:rPr>
          <w:noProof/>
          <w:rtl/>
        </w:rPr>
        <w:fldChar w:fldCharType="end"/>
      </w:r>
    </w:p>
    <w:p w14:paraId="0925192B" w14:textId="4EBDF0B5"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מסר האב לשלוחי הבעל - הרי היא ברשות הבעל וכו'</w:t>
      </w:r>
      <w:r w:rsidRPr="00B64141">
        <w:rPr>
          <w:b/>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Toc119353127 \h</w:instrText>
      </w:r>
      <w:r>
        <w:rPr>
          <w:noProof/>
          <w:rtl/>
        </w:rPr>
        <w:instrText xml:space="preserve"> </w:instrText>
      </w:r>
      <w:r>
        <w:rPr>
          <w:noProof/>
          <w:rtl/>
        </w:rPr>
      </w:r>
      <w:r>
        <w:rPr>
          <w:noProof/>
          <w:rtl/>
        </w:rPr>
        <w:fldChar w:fldCharType="separate"/>
      </w:r>
      <w:r w:rsidR="00500AD7">
        <w:rPr>
          <w:noProof/>
          <w:rtl/>
        </w:rPr>
        <w:t>81</w:t>
      </w:r>
      <w:r>
        <w:rPr>
          <w:noProof/>
          <w:rtl/>
        </w:rPr>
        <w:fldChar w:fldCharType="end"/>
      </w:r>
    </w:p>
    <w:p w14:paraId="6F43475B" w14:textId="0849175B"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spacing w:val="-2"/>
          <w:rtl/>
        </w:rPr>
        <w:t>תנא:</w:t>
      </w:r>
      <w:r>
        <w:rPr>
          <w:noProof/>
          <w:rtl/>
        </w:rPr>
        <w:t xml:space="preserve"> מסר האב לשלוחי הבעל וזינתה - הרי זו בחנק. [ג]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Toc119353128 \h</w:instrText>
      </w:r>
      <w:r>
        <w:rPr>
          <w:noProof/>
          <w:rtl/>
        </w:rPr>
        <w:instrText xml:space="preserve"> </w:instrText>
      </w:r>
      <w:r>
        <w:rPr>
          <w:noProof/>
          <w:rtl/>
        </w:rPr>
      </w:r>
      <w:r>
        <w:rPr>
          <w:noProof/>
          <w:rtl/>
        </w:rPr>
        <w:fldChar w:fldCharType="separate"/>
      </w:r>
      <w:r w:rsidR="00500AD7">
        <w:rPr>
          <w:noProof/>
          <w:rtl/>
        </w:rPr>
        <w:t>82</w:t>
      </w:r>
      <w:r>
        <w:rPr>
          <w:noProof/>
          <w:rtl/>
        </w:rPr>
        <w:fldChar w:fldCharType="end"/>
      </w:r>
    </w:p>
    <w:p w14:paraId="03156BDE" w14:textId="7711B0A2" w:rsidR="0087139A" w:rsidRDefault="0087139A" w:rsidP="008E6019">
      <w:pPr>
        <w:pStyle w:val="afffff7"/>
        <w:framePr w:wrap="around"/>
        <w:rPr>
          <w:rFonts w:asciiTheme="minorHAnsi" w:eastAsiaTheme="minorEastAsia" w:hAnsiTheme="minorHAnsi" w:cstheme="minorBidi"/>
          <w:sz w:val="22"/>
          <w:szCs w:val="22"/>
          <w:rtl/>
        </w:rPr>
      </w:pPr>
      <w:r>
        <w:rPr>
          <w:rtl/>
        </w:rPr>
        <w:t>מט.</w:t>
      </w:r>
      <w:r>
        <w:rPr>
          <w:rtl/>
        </w:rPr>
        <w:fldChar w:fldCharType="begin"/>
      </w:r>
      <w:r>
        <w:rPr>
          <w:rtl/>
        </w:rPr>
        <w:instrText xml:space="preserve"> </w:instrText>
      </w:r>
      <w:r>
        <w:instrText>PAGEREF</w:instrText>
      </w:r>
      <w:r>
        <w:rPr>
          <w:rtl/>
        </w:rPr>
        <w:instrText xml:space="preserve"> _</w:instrText>
      </w:r>
      <w:r>
        <w:instrText>Toc119353129 \h</w:instrText>
      </w:r>
      <w:r>
        <w:rPr>
          <w:rtl/>
        </w:rPr>
        <w:instrText xml:space="preserve"> </w:instrText>
      </w:r>
      <w:r>
        <w:rPr>
          <w:rtl/>
        </w:rPr>
      </w:r>
      <w:r>
        <w:rPr>
          <w:rtl/>
        </w:rPr>
        <w:fldChar w:fldCharType="separate"/>
      </w:r>
      <w:r w:rsidR="00500AD7">
        <w:rPr>
          <w:rtl/>
        </w:rPr>
        <w:t>82</w:t>
      </w:r>
      <w:r>
        <w:rPr>
          <w:rtl/>
        </w:rPr>
        <w:fldChar w:fldCharType="end"/>
      </w:r>
    </w:p>
    <w:p w14:paraId="67D7D639" w14:textId="59B51FE7"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האב אינו חייב במזונות בתו.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Toc119353130 \h</w:instrText>
      </w:r>
      <w:r>
        <w:rPr>
          <w:noProof/>
          <w:rtl/>
        </w:rPr>
        <w:instrText xml:space="preserve"> </w:instrText>
      </w:r>
      <w:r>
        <w:rPr>
          <w:noProof/>
          <w:rtl/>
        </w:rPr>
      </w:r>
      <w:r>
        <w:rPr>
          <w:noProof/>
          <w:rtl/>
        </w:rPr>
        <w:fldChar w:fldCharType="separate"/>
      </w:r>
      <w:r w:rsidR="00500AD7">
        <w:rPr>
          <w:noProof/>
          <w:rtl/>
        </w:rPr>
        <w:t>82</w:t>
      </w:r>
      <w:r>
        <w:rPr>
          <w:noProof/>
          <w:rtl/>
        </w:rPr>
        <w:fldChar w:fldCharType="end"/>
      </w:r>
    </w:p>
    <w:p w14:paraId="2DB23551" w14:textId="4ED9F9C5"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spacing w:val="-2"/>
          <w:rtl/>
        </w:rPr>
        <w:t>באושא התקינו,</w:t>
      </w:r>
      <w:r>
        <w:rPr>
          <w:noProof/>
          <w:rtl/>
        </w:rPr>
        <w:t xml:space="preserve"> שיהא אדם זן את בניו ובנותיו כשהן קטנים.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Toc119353132 \h</w:instrText>
      </w:r>
      <w:r>
        <w:rPr>
          <w:noProof/>
          <w:rtl/>
        </w:rPr>
        <w:instrText xml:space="preserve"> </w:instrText>
      </w:r>
      <w:r>
        <w:rPr>
          <w:noProof/>
          <w:rtl/>
        </w:rPr>
      </w:r>
      <w:r>
        <w:rPr>
          <w:noProof/>
          <w:rtl/>
        </w:rPr>
        <w:fldChar w:fldCharType="separate"/>
      </w:r>
      <w:r w:rsidR="00500AD7">
        <w:rPr>
          <w:noProof/>
          <w:rtl/>
        </w:rPr>
        <w:t>83</w:t>
      </w:r>
      <w:r>
        <w:rPr>
          <w:noProof/>
          <w:rtl/>
        </w:rPr>
        <w:fldChar w:fldCharType="end"/>
      </w:r>
    </w:p>
    <w:p w14:paraId="28B42517" w14:textId="608EABB6"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איבעיא : הלכה כמותו או לא</w:t>
      </w:r>
      <w:r w:rsidRPr="00B64141">
        <w:rPr>
          <w:rFonts w:ascii="Fb Fontext" w:hAnsi="Fb Fontext"/>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Toc119353133 \h</w:instrText>
      </w:r>
      <w:r>
        <w:rPr>
          <w:noProof/>
          <w:rtl/>
        </w:rPr>
        <w:instrText xml:space="preserve"> </w:instrText>
      </w:r>
      <w:r>
        <w:rPr>
          <w:noProof/>
          <w:rtl/>
        </w:rPr>
      </w:r>
      <w:r>
        <w:rPr>
          <w:noProof/>
          <w:rtl/>
        </w:rPr>
        <w:fldChar w:fldCharType="separate"/>
      </w:r>
      <w:r w:rsidR="00500AD7">
        <w:rPr>
          <w:noProof/>
          <w:rtl/>
        </w:rPr>
        <w:t>83</w:t>
      </w:r>
      <w:r>
        <w:rPr>
          <w:noProof/>
          <w:rtl/>
        </w:rPr>
        <w:fldChar w:fldCharType="end"/>
      </w:r>
    </w:p>
    <w:p w14:paraId="21FFB3D5" w14:textId="27CD013A"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spacing w:val="-2"/>
          <w:rtl/>
        </w:rPr>
        <w:t>באושא התקינו,</w:t>
      </w:r>
      <w:r>
        <w:rPr>
          <w:noProof/>
          <w:rtl/>
        </w:rPr>
        <w:t xml:space="preserve"> הכותב כל נכסיו לבניו - הוא ואשתו נזונים מהם.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Toc119353134 \h</w:instrText>
      </w:r>
      <w:r>
        <w:rPr>
          <w:noProof/>
          <w:rtl/>
        </w:rPr>
        <w:instrText xml:space="preserve"> </w:instrText>
      </w:r>
      <w:r>
        <w:rPr>
          <w:noProof/>
          <w:rtl/>
        </w:rPr>
      </w:r>
      <w:r>
        <w:rPr>
          <w:noProof/>
          <w:rtl/>
        </w:rPr>
        <w:fldChar w:fldCharType="separate"/>
      </w:r>
      <w:r w:rsidR="00500AD7">
        <w:rPr>
          <w:noProof/>
          <w:rtl/>
        </w:rPr>
        <w:t>83</w:t>
      </w:r>
      <w:r>
        <w:rPr>
          <w:noProof/>
          <w:rtl/>
        </w:rPr>
        <w:fldChar w:fldCharType="end"/>
      </w:r>
    </w:p>
    <w:p w14:paraId="69A2A900" w14:textId="7EB4E0DD" w:rsidR="0087139A" w:rsidRDefault="0087139A" w:rsidP="008E6019">
      <w:pPr>
        <w:pStyle w:val="afffff7"/>
        <w:framePr w:wrap="around"/>
        <w:rPr>
          <w:rFonts w:asciiTheme="minorHAnsi" w:eastAsiaTheme="minorEastAsia" w:hAnsiTheme="minorHAnsi" w:cstheme="minorBidi"/>
          <w:sz w:val="22"/>
          <w:szCs w:val="22"/>
          <w:rtl/>
        </w:rPr>
      </w:pPr>
      <w:r>
        <w:rPr>
          <w:rtl/>
        </w:rPr>
        <w:t>נ.</w:t>
      </w:r>
      <w:r>
        <w:rPr>
          <w:rtl/>
        </w:rPr>
        <w:fldChar w:fldCharType="begin"/>
      </w:r>
      <w:r>
        <w:rPr>
          <w:rtl/>
        </w:rPr>
        <w:instrText xml:space="preserve"> </w:instrText>
      </w:r>
      <w:r>
        <w:instrText>PAGEREF</w:instrText>
      </w:r>
      <w:r>
        <w:rPr>
          <w:rtl/>
        </w:rPr>
        <w:instrText xml:space="preserve"> _</w:instrText>
      </w:r>
      <w:r>
        <w:instrText>Toc119353135 \h</w:instrText>
      </w:r>
      <w:r>
        <w:rPr>
          <w:rtl/>
        </w:rPr>
        <w:instrText xml:space="preserve"> </w:instrText>
      </w:r>
      <w:r>
        <w:rPr>
          <w:rtl/>
        </w:rPr>
      </w:r>
      <w:r>
        <w:rPr>
          <w:rtl/>
        </w:rPr>
        <w:fldChar w:fldCharType="separate"/>
      </w:r>
      <w:r w:rsidR="00500AD7">
        <w:rPr>
          <w:rtl/>
        </w:rPr>
        <w:t>83</w:t>
      </w:r>
      <w:r>
        <w:rPr>
          <w:rtl/>
        </w:rPr>
        <w:fldChar w:fldCharType="end"/>
      </w:r>
    </w:p>
    <w:p w14:paraId="203A4ECD" w14:textId="7711C617"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איבעיא: הלכה כמותו שצריך לזונם או לא,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Toc119353136 \h</w:instrText>
      </w:r>
      <w:r>
        <w:rPr>
          <w:noProof/>
          <w:rtl/>
        </w:rPr>
        <w:instrText xml:space="preserve"> </w:instrText>
      </w:r>
      <w:r>
        <w:rPr>
          <w:noProof/>
          <w:rtl/>
        </w:rPr>
      </w:r>
      <w:r>
        <w:rPr>
          <w:noProof/>
          <w:rtl/>
        </w:rPr>
        <w:fldChar w:fldCharType="separate"/>
      </w:r>
      <w:r w:rsidR="00500AD7">
        <w:rPr>
          <w:noProof/>
          <w:rtl/>
        </w:rPr>
        <w:t>83</w:t>
      </w:r>
      <w:r>
        <w:rPr>
          <w:noProof/>
          <w:rtl/>
        </w:rPr>
        <w:fldChar w:fldCharType="end"/>
      </w:r>
    </w:p>
    <w:p w14:paraId="77EDD43A" w14:textId="35E82E2E"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מקור לחומש: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Toc119353137 \h</w:instrText>
      </w:r>
      <w:r>
        <w:rPr>
          <w:noProof/>
          <w:rtl/>
        </w:rPr>
        <w:instrText xml:space="preserve"> </w:instrText>
      </w:r>
      <w:r>
        <w:rPr>
          <w:noProof/>
          <w:rtl/>
        </w:rPr>
      </w:r>
      <w:r>
        <w:rPr>
          <w:noProof/>
          <w:rtl/>
        </w:rPr>
        <w:fldChar w:fldCharType="separate"/>
      </w:r>
      <w:r w:rsidR="00500AD7">
        <w:rPr>
          <w:noProof/>
          <w:rtl/>
        </w:rPr>
        <w:t>84</w:t>
      </w:r>
      <w:r>
        <w:rPr>
          <w:noProof/>
          <w:rtl/>
        </w:rPr>
        <w:fldChar w:fldCharType="end"/>
      </w:r>
    </w:p>
    <w:p w14:paraId="79F3B964" w14:textId="6FEF0971"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 xml:space="preserve">רב יצחק: </w:t>
      </w:r>
      <w:r w:rsidRPr="00B64141">
        <w:rPr>
          <w:noProof/>
          <w:rtl/>
        </w:rPr>
        <w:t>באושא התקינו, שיתגלגל עם בנו עד י"ב שנה, מכאן ואילך יורד עמו לחייו.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Toc119353138 \h</w:instrText>
      </w:r>
      <w:r>
        <w:rPr>
          <w:noProof/>
          <w:rtl/>
        </w:rPr>
        <w:instrText xml:space="preserve"> </w:instrText>
      </w:r>
      <w:r>
        <w:rPr>
          <w:noProof/>
          <w:rtl/>
        </w:rPr>
      </w:r>
      <w:r>
        <w:rPr>
          <w:noProof/>
          <w:rtl/>
        </w:rPr>
        <w:fldChar w:fldCharType="separate"/>
      </w:r>
      <w:r w:rsidR="00500AD7">
        <w:rPr>
          <w:noProof/>
          <w:rtl/>
        </w:rPr>
        <w:t>84</w:t>
      </w:r>
      <w:r>
        <w:rPr>
          <w:noProof/>
          <w:rtl/>
        </w:rPr>
        <w:fldChar w:fldCharType="end"/>
      </w:r>
    </w:p>
    <w:p w14:paraId="161C2924" w14:textId="78B53F83"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ג' דרשות, זן, לומד ומלמד, שלא יבואו לריב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Toc119353139 \h</w:instrText>
      </w:r>
      <w:r>
        <w:rPr>
          <w:noProof/>
          <w:rtl/>
        </w:rPr>
        <w:instrText xml:space="preserve"> </w:instrText>
      </w:r>
      <w:r>
        <w:rPr>
          <w:noProof/>
          <w:rtl/>
        </w:rPr>
      </w:r>
      <w:r>
        <w:rPr>
          <w:noProof/>
          <w:rtl/>
        </w:rPr>
        <w:fldChar w:fldCharType="separate"/>
      </w:r>
      <w:r w:rsidR="00500AD7">
        <w:rPr>
          <w:noProof/>
          <w:rtl/>
        </w:rPr>
        <w:t>85</w:t>
      </w:r>
      <w:r>
        <w:rPr>
          <w:noProof/>
          <w:rtl/>
        </w:rPr>
        <w:fldChar w:fldCharType="end"/>
      </w:r>
    </w:p>
    <w:p w14:paraId="603564C5" w14:textId="6646FFB3"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זה מדרש דרש ר"א לפני חכמים 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Toc119353141 \h</w:instrText>
      </w:r>
      <w:r>
        <w:rPr>
          <w:noProof/>
          <w:rtl/>
        </w:rPr>
        <w:instrText xml:space="preserve"> </w:instrText>
      </w:r>
      <w:r>
        <w:rPr>
          <w:noProof/>
          <w:rtl/>
        </w:rPr>
      </w:r>
      <w:r>
        <w:rPr>
          <w:noProof/>
          <w:rtl/>
        </w:rPr>
        <w:fldChar w:fldCharType="separate"/>
      </w:r>
      <w:r w:rsidR="00500AD7">
        <w:rPr>
          <w:noProof/>
          <w:rtl/>
        </w:rPr>
        <w:t>85</w:t>
      </w:r>
      <w:r>
        <w:rPr>
          <w:noProof/>
          <w:rtl/>
        </w:rPr>
        <w:fldChar w:fldCharType="end"/>
      </w:r>
    </w:p>
    <w:p w14:paraId="7B67C66F" w14:textId="56B05758"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מעשה בנהרדעא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Toc119353142 \h</w:instrText>
      </w:r>
      <w:r>
        <w:rPr>
          <w:noProof/>
          <w:rtl/>
        </w:rPr>
        <w:instrText xml:space="preserve"> </w:instrText>
      </w:r>
      <w:r>
        <w:rPr>
          <w:noProof/>
          <w:rtl/>
        </w:rPr>
      </w:r>
      <w:r>
        <w:rPr>
          <w:noProof/>
          <w:rtl/>
        </w:rPr>
        <w:fldChar w:fldCharType="separate"/>
      </w:r>
      <w:r w:rsidR="00500AD7">
        <w:rPr>
          <w:noProof/>
          <w:rtl/>
        </w:rPr>
        <w:t>86</w:t>
      </w:r>
      <w:r>
        <w:rPr>
          <w:noProof/>
          <w:rtl/>
        </w:rPr>
        <w:fldChar w:fldCharType="end"/>
      </w:r>
    </w:p>
    <w:p w14:paraId="57348D9A" w14:textId="4613A6FB" w:rsidR="0087139A" w:rsidRDefault="0087139A" w:rsidP="008E6019">
      <w:pPr>
        <w:pStyle w:val="afffff7"/>
        <w:framePr w:wrap="around"/>
        <w:rPr>
          <w:rFonts w:asciiTheme="minorHAnsi" w:eastAsiaTheme="minorEastAsia" w:hAnsiTheme="minorHAnsi" w:cstheme="minorBidi"/>
          <w:sz w:val="22"/>
          <w:szCs w:val="22"/>
          <w:rtl/>
        </w:rPr>
      </w:pPr>
      <w:r>
        <w:rPr>
          <w:rtl/>
        </w:rPr>
        <w:t>נא.</w:t>
      </w:r>
      <w:r>
        <w:rPr>
          <w:rtl/>
        </w:rPr>
        <w:fldChar w:fldCharType="begin"/>
      </w:r>
      <w:r>
        <w:rPr>
          <w:rtl/>
        </w:rPr>
        <w:instrText xml:space="preserve"> </w:instrText>
      </w:r>
      <w:r>
        <w:instrText>PAGEREF</w:instrText>
      </w:r>
      <w:r>
        <w:rPr>
          <w:rtl/>
        </w:rPr>
        <w:instrText xml:space="preserve"> _</w:instrText>
      </w:r>
      <w:r>
        <w:instrText>Toc119353143 \h</w:instrText>
      </w:r>
      <w:r>
        <w:rPr>
          <w:rtl/>
        </w:rPr>
        <w:instrText xml:space="preserve"> </w:instrText>
      </w:r>
      <w:r>
        <w:rPr>
          <w:rtl/>
        </w:rPr>
      </w:r>
      <w:r>
        <w:rPr>
          <w:rtl/>
        </w:rPr>
        <w:fldChar w:fldCharType="separate"/>
      </w:r>
      <w:r w:rsidR="00500AD7">
        <w:rPr>
          <w:rtl/>
        </w:rPr>
        <w:t>86</w:t>
      </w:r>
      <w:r>
        <w:rPr>
          <w:rtl/>
        </w:rPr>
        <w:fldChar w:fldCharType="end"/>
      </w:r>
    </w:p>
    <w:p w14:paraId="2E56B4A3" w14:textId="4E388167" w:rsidR="0087139A" w:rsidRDefault="0087139A" w:rsidP="0087139A">
      <w:pPr>
        <w:pStyle w:val="TOC1"/>
        <w:tabs>
          <w:tab w:val="right" w:leader="dot" w:pos="3392"/>
        </w:tabs>
        <w:rPr>
          <w:rFonts w:asciiTheme="minorHAnsi" w:eastAsiaTheme="minorEastAsia" w:hAnsiTheme="minorHAnsi" w:cstheme="minorBidi"/>
          <w:noProof/>
          <w:sz w:val="22"/>
          <w:szCs w:val="22"/>
          <w:rtl/>
        </w:rPr>
      </w:pPr>
      <w:r>
        <w:rPr>
          <w:noProof/>
          <w:rtl/>
        </w:rPr>
        <w:t>לא כתב לה כתובה,</w:t>
      </w:r>
      <w:r>
        <w:rPr>
          <w:rFonts w:hint="cs"/>
          <w:noProof/>
          <w:shd w:val="clear" w:color="auto" w:fill="F2F2F2" w:themeFill="background1" w:themeFillShade="F2"/>
          <w:rtl/>
        </w:rPr>
        <w:t xml:space="preserve"> </w:t>
      </w:r>
      <w:r w:rsidRPr="00B64141">
        <w:rPr>
          <w:noProof/>
          <w:shd w:val="clear" w:color="auto" w:fill="F2F2F2" w:themeFill="background1" w:themeFillShade="F2"/>
          <w:rtl/>
        </w:rPr>
        <w:t>כתב לה שדה</w:t>
      </w:r>
      <w:r>
        <w:rPr>
          <w:rFonts w:hint="cs"/>
          <w:noProof/>
          <w:rtl/>
        </w:rPr>
        <w:t>,</w:t>
      </w:r>
      <w:r>
        <w:rPr>
          <w:rFonts w:hint="cs"/>
          <w:noProof/>
          <w:shd w:val="clear" w:color="auto" w:fill="F2F2F2" w:themeFill="background1" w:themeFillShade="F2"/>
          <w:rtl/>
        </w:rPr>
        <w:t xml:space="preserve"> </w:t>
      </w:r>
      <w:r w:rsidRPr="00B64141">
        <w:rPr>
          <w:noProof/>
          <w:shd w:val="clear" w:color="auto" w:fill="F2F2F2" w:themeFill="background1" w:themeFillShade="F2"/>
          <w:rtl/>
        </w:rPr>
        <w:t>לא כתב לה</w:t>
      </w:r>
      <w:r>
        <w:rPr>
          <w:rFonts w:hint="cs"/>
          <w:noProof/>
          <w:shd w:val="clear" w:color="auto" w:fill="F2F2F2" w:themeFill="background1" w:themeFillShade="F2"/>
          <w:rtl/>
        </w:rPr>
        <w:t xml:space="preserve">, </w:t>
      </w:r>
      <w:r w:rsidRPr="00B64141">
        <w:rPr>
          <w:noProof/>
          <w:shd w:val="clear" w:color="auto" w:fill="F2F2F2" w:themeFill="background1" w:themeFillShade="F2"/>
          <w:rtl/>
        </w:rPr>
        <w:t>נשבית</w:t>
      </w:r>
      <w:r>
        <w:rPr>
          <w:rFonts w:hint="cs"/>
          <w:noProof/>
          <w:shd w:val="clear" w:color="auto" w:fill="F2F2F2" w:themeFill="background1" w:themeFillShade="F2"/>
          <w:rtl/>
        </w:rPr>
        <w:t xml:space="preserve">,  </w:t>
      </w:r>
      <w:r w:rsidRPr="00B64141">
        <w:rPr>
          <w:noProof/>
          <w:shd w:val="clear" w:color="auto" w:fill="F2F2F2" w:themeFill="background1" w:themeFillShade="F2"/>
          <w:rtl/>
        </w:rPr>
        <w:t>ואם אמר הרי גיטה וכתובתה</w:t>
      </w:r>
    </w:p>
    <w:p w14:paraId="4F5C8F7B" w14:textId="5B58C53B"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לקתה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Toc119353149 \h</w:instrText>
      </w:r>
      <w:r>
        <w:rPr>
          <w:noProof/>
          <w:rtl/>
        </w:rPr>
        <w:instrText xml:space="preserve"> </w:instrText>
      </w:r>
      <w:r>
        <w:rPr>
          <w:noProof/>
          <w:rtl/>
        </w:rPr>
      </w:r>
      <w:r>
        <w:rPr>
          <w:noProof/>
          <w:rtl/>
        </w:rPr>
        <w:fldChar w:fldCharType="separate"/>
      </w:r>
      <w:r w:rsidR="00500AD7">
        <w:rPr>
          <w:noProof/>
          <w:rtl/>
        </w:rPr>
        <w:t>87</w:t>
      </w:r>
      <w:r>
        <w:rPr>
          <w:noProof/>
          <w:rtl/>
        </w:rPr>
        <w:fldChar w:fldCharType="end"/>
      </w:r>
    </w:p>
    <w:p w14:paraId="7019F919" w14:textId="674B4A22"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לא כתב לה אם תשתבאי אפרקינך ואותבינך לי לאינתו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Toc119353151 \h</w:instrText>
      </w:r>
      <w:r>
        <w:rPr>
          <w:noProof/>
          <w:rtl/>
        </w:rPr>
        <w:instrText xml:space="preserve"> </w:instrText>
      </w:r>
      <w:r>
        <w:rPr>
          <w:noProof/>
          <w:rtl/>
        </w:rPr>
      </w:r>
      <w:r>
        <w:rPr>
          <w:noProof/>
          <w:rtl/>
        </w:rPr>
        <w:fldChar w:fldCharType="separate"/>
      </w:r>
      <w:r w:rsidR="00500AD7">
        <w:rPr>
          <w:noProof/>
          <w:rtl/>
        </w:rPr>
        <w:t>88</w:t>
      </w:r>
      <w:r>
        <w:rPr>
          <w:noProof/>
          <w:rtl/>
        </w:rPr>
        <w:fldChar w:fldCharType="end"/>
      </w:r>
    </w:p>
    <w:p w14:paraId="2F763842" w14:textId="05297517"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ר"י:</w:t>
      </w:r>
      <w:r w:rsidRPr="00B64141">
        <w:rPr>
          <w:noProof/>
          <w:rtl/>
        </w:rPr>
        <w:t xml:space="preserve"> נשים שגנבום ליסטים מותרות לבעליהן,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Toc119353152 \h</w:instrText>
      </w:r>
      <w:r>
        <w:rPr>
          <w:noProof/>
          <w:rtl/>
        </w:rPr>
        <w:instrText xml:space="preserve"> </w:instrText>
      </w:r>
      <w:r>
        <w:rPr>
          <w:noProof/>
          <w:rtl/>
        </w:rPr>
      </w:r>
      <w:r>
        <w:rPr>
          <w:noProof/>
          <w:rtl/>
        </w:rPr>
        <w:fldChar w:fldCharType="separate"/>
      </w:r>
      <w:r w:rsidR="00500AD7">
        <w:rPr>
          <w:noProof/>
          <w:rtl/>
        </w:rPr>
        <w:t>88</w:t>
      </w:r>
      <w:r>
        <w:rPr>
          <w:noProof/>
          <w:rtl/>
        </w:rPr>
        <w:fldChar w:fldCharType="end"/>
      </w:r>
    </w:p>
    <w:p w14:paraId="6558FF56" w14:textId="4A5640F7"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spacing w:val="-4"/>
          <w:rtl/>
        </w:rPr>
        <w:t>שבויי מלכות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Toc119353153 \h</w:instrText>
      </w:r>
      <w:r>
        <w:rPr>
          <w:noProof/>
          <w:rtl/>
        </w:rPr>
        <w:instrText xml:space="preserve"> </w:instrText>
      </w:r>
      <w:r>
        <w:rPr>
          <w:noProof/>
          <w:rtl/>
        </w:rPr>
      </w:r>
      <w:r>
        <w:rPr>
          <w:noProof/>
          <w:rtl/>
        </w:rPr>
        <w:fldChar w:fldCharType="separate"/>
      </w:r>
      <w:r w:rsidR="00500AD7">
        <w:rPr>
          <w:noProof/>
          <w:rtl/>
        </w:rPr>
        <w:t>88</w:t>
      </w:r>
      <w:r>
        <w:rPr>
          <w:noProof/>
          <w:rtl/>
        </w:rPr>
        <w:fldChar w:fldCharType="end"/>
      </w:r>
    </w:p>
    <w:p w14:paraId="22486B66" w14:textId="6A070E95" w:rsidR="0087139A" w:rsidRDefault="0087139A" w:rsidP="008E6019">
      <w:pPr>
        <w:pStyle w:val="afffff7"/>
        <w:framePr w:wrap="around"/>
        <w:rPr>
          <w:rFonts w:asciiTheme="minorHAnsi" w:eastAsiaTheme="minorEastAsia" w:hAnsiTheme="minorHAnsi" w:cstheme="minorBidi"/>
          <w:sz w:val="22"/>
          <w:szCs w:val="22"/>
          <w:rtl/>
        </w:rPr>
      </w:pPr>
      <w:r>
        <w:rPr>
          <w:rtl/>
        </w:rPr>
        <w:t>נב.</w:t>
      </w:r>
      <w:r>
        <w:rPr>
          <w:rtl/>
        </w:rPr>
        <w:fldChar w:fldCharType="begin"/>
      </w:r>
      <w:r>
        <w:rPr>
          <w:rtl/>
        </w:rPr>
        <w:instrText xml:space="preserve"> </w:instrText>
      </w:r>
      <w:r>
        <w:instrText>PAGEREF</w:instrText>
      </w:r>
      <w:r>
        <w:rPr>
          <w:rtl/>
        </w:rPr>
        <w:instrText xml:space="preserve"> _</w:instrText>
      </w:r>
      <w:r>
        <w:instrText>Toc119353154 \h</w:instrText>
      </w:r>
      <w:r>
        <w:rPr>
          <w:rtl/>
        </w:rPr>
        <w:instrText xml:space="preserve"> </w:instrText>
      </w:r>
      <w:r>
        <w:rPr>
          <w:rtl/>
        </w:rPr>
      </w:r>
      <w:r>
        <w:rPr>
          <w:rtl/>
        </w:rPr>
        <w:fldChar w:fldCharType="separate"/>
      </w:r>
      <w:r w:rsidR="00500AD7">
        <w:rPr>
          <w:rtl/>
        </w:rPr>
        <w:t>88</w:t>
      </w:r>
      <w:r>
        <w:rPr>
          <w:rtl/>
        </w:rPr>
        <w:fldChar w:fldCharType="end"/>
      </w:r>
    </w:p>
    <w:p w14:paraId="4F4CE3C6" w14:textId="192AD460"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ובכהנת אחזירך למדינתך - חייב, שהוא תנאי בית דין.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Toc119353155 \h</w:instrText>
      </w:r>
      <w:r>
        <w:rPr>
          <w:noProof/>
          <w:rtl/>
        </w:rPr>
        <w:instrText xml:space="preserve"> </w:instrText>
      </w:r>
      <w:r>
        <w:rPr>
          <w:noProof/>
          <w:rtl/>
        </w:rPr>
      </w:r>
      <w:r>
        <w:rPr>
          <w:noProof/>
          <w:rtl/>
        </w:rPr>
        <w:fldChar w:fldCharType="separate"/>
      </w:r>
      <w:r w:rsidR="00500AD7">
        <w:rPr>
          <w:noProof/>
          <w:rtl/>
        </w:rPr>
        <w:t>88</w:t>
      </w:r>
      <w:r>
        <w:rPr>
          <w:noProof/>
          <w:rtl/>
        </w:rPr>
        <w:fldChar w:fldCharType="end"/>
      </w:r>
    </w:p>
    <w:p w14:paraId="53CAF3DA" w14:textId="0AA0EF19"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נשבית חייב לפדותה,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Toc119353156 \h</w:instrText>
      </w:r>
      <w:r>
        <w:rPr>
          <w:noProof/>
          <w:rtl/>
        </w:rPr>
        <w:instrText xml:space="preserve"> </w:instrText>
      </w:r>
      <w:r>
        <w:rPr>
          <w:noProof/>
          <w:rtl/>
        </w:rPr>
      </w:r>
      <w:r>
        <w:rPr>
          <w:noProof/>
          <w:rtl/>
        </w:rPr>
        <w:fldChar w:fldCharType="separate"/>
      </w:r>
      <w:r w:rsidR="00500AD7">
        <w:rPr>
          <w:noProof/>
          <w:rtl/>
        </w:rPr>
        <w:t>89</w:t>
      </w:r>
      <w:r>
        <w:rPr>
          <w:noProof/>
          <w:rtl/>
        </w:rPr>
        <w:fldChar w:fldCharType="end"/>
      </w:r>
    </w:p>
    <w:p w14:paraId="2BF9D2A1" w14:textId="5B2F6C9C"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ת"ר: נשבית, והיו מבקשין ממנו עד עשרה בדמיה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Toc119353157 \h</w:instrText>
      </w:r>
      <w:r>
        <w:rPr>
          <w:noProof/>
          <w:rtl/>
        </w:rPr>
        <w:instrText xml:space="preserve"> </w:instrText>
      </w:r>
      <w:r>
        <w:rPr>
          <w:noProof/>
          <w:rtl/>
        </w:rPr>
      </w:r>
      <w:r>
        <w:rPr>
          <w:noProof/>
          <w:rtl/>
        </w:rPr>
        <w:fldChar w:fldCharType="separate"/>
      </w:r>
      <w:r w:rsidR="00500AD7">
        <w:rPr>
          <w:noProof/>
          <w:rtl/>
        </w:rPr>
        <w:t>90</w:t>
      </w:r>
      <w:r>
        <w:rPr>
          <w:noProof/>
          <w:rtl/>
        </w:rPr>
        <w:fldChar w:fldCharType="end"/>
      </w:r>
    </w:p>
    <w:p w14:paraId="1883CB52" w14:textId="0AA605AF"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lastRenderedPageBreak/>
        <w:t>לקתה - חייב לרפאותה.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Toc119353159 \h</w:instrText>
      </w:r>
      <w:r>
        <w:rPr>
          <w:noProof/>
          <w:rtl/>
        </w:rPr>
        <w:instrText xml:space="preserve"> </w:instrText>
      </w:r>
      <w:r>
        <w:rPr>
          <w:noProof/>
          <w:rtl/>
        </w:rPr>
      </w:r>
      <w:r>
        <w:rPr>
          <w:noProof/>
          <w:rtl/>
        </w:rPr>
        <w:fldChar w:fldCharType="separate"/>
      </w:r>
      <w:r w:rsidR="00500AD7">
        <w:rPr>
          <w:noProof/>
          <w:rtl/>
        </w:rPr>
        <w:t>90</w:t>
      </w:r>
      <w:r>
        <w:rPr>
          <w:noProof/>
          <w:rtl/>
        </w:rPr>
        <w:fldChar w:fldCharType="end"/>
      </w:r>
    </w:p>
    <w:p w14:paraId="2D458985" w14:textId="6732787D" w:rsidR="0087139A" w:rsidRDefault="0087139A" w:rsidP="00D96913">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לא כתב לה בנין</w:t>
      </w:r>
      <w:r w:rsidR="00D96913">
        <w:rPr>
          <w:rFonts w:hint="cs"/>
          <w:noProof/>
          <w:rtl/>
        </w:rPr>
        <w:t xml:space="preserve">, </w:t>
      </w:r>
      <w:r w:rsidRPr="00B64141">
        <w:rPr>
          <w:noProof/>
          <w:shd w:val="clear" w:color="auto" w:fill="F2F2F2" w:themeFill="background1" w:themeFillShade="F2"/>
          <w:rtl/>
        </w:rPr>
        <w:t>כך היו אנשי ירושלים כותבין.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Toc119353161 \h</w:instrText>
      </w:r>
      <w:r>
        <w:rPr>
          <w:noProof/>
          <w:rtl/>
        </w:rPr>
        <w:instrText xml:space="preserve"> </w:instrText>
      </w:r>
      <w:r>
        <w:rPr>
          <w:noProof/>
          <w:rtl/>
        </w:rPr>
      </w:r>
      <w:r>
        <w:rPr>
          <w:noProof/>
          <w:rtl/>
        </w:rPr>
        <w:fldChar w:fldCharType="separate"/>
      </w:r>
      <w:r w:rsidR="00500AD7">
        <w:rPr>
          <w:noProof/>
          <w:rtl/>
        </w:rPr>
        <w:t>91</w:t>
      </w:r>
      <w:r>
        <w:rPr>
          <w:noProof/>
          <w:rtl/>
        </w:rPr>
        <w:fldChar w:fldCharType="end"/>
      </w:r>
    </w:p>
    <w:p w14:paraId="5FB9751A" w14:textId="7AE7F3C0"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ועד כמה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Toc119353162 \h</w:instrText>
      </w:r>
      <w:r>
        <w:rPr>
          <w:noProof/>
          <w:rtl/>
        </w:rPr>
        <w:instrText xml:space="preserve"> </w:instrText>
      </w:r>
      <w:r>
        <w:rPr>
          <w:noProof/>
          <w:rtl/>
        </w:rPr>
      </w:r>
      <w:r>
        <w:rPr>
          <w:noProof/>
          <w:rtl/>
        </w:rPr>
        <w:fldChar w:fldCharType="separate"/>
      </w:r>
      <w:r w:rsidR="00500AD7">
        <w:rPr>
          <w:noProof/>
          <w:rtl/>
        </w:rPr>
        <w:t>91</w:t>
      </w:r>
      <w:r>
        <w:rPr>
          <w:noProof/>
          <w:rtl/>
        </w:rPr>
        <w:fldChar w:fldCharType="end"/>
      </w:r>
    </w:p>
    <w:p w14:paraId="68CE52B7" w14:textId="360CF663"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ובת בין הבנים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Toc119353163 \h</w:instrText>
      </w:r>
      <w:r>
        <w:rPr>
          <w:noProof/>
          <w:rtl/>
        </w:rPr>
        <w:instrText xml:space="preserve"> </w:instrText>
      </w:r>
      <w:r>
        <w:rPr>
          <w:noProof/>
          <w:rtl/>
        </w:rPr>
      </w:r>
      <w:r>
        <w:rPr>
          <w:noProof/>
          <w:rtl/>
        </w:rPr>
        <w:fldChar w:fldCharType="separate"/>
      </w:r>
      <w:r w:rsidR="00500AD7">
        <w:rPr>
          <w:noProof/>
          <w:rtl/>
        </w:rPr>
        <w:t>91</w:t>
      </w:r>
      <w:r>
        <w:rPr>
          <w:noProof/>
          <w:rtl/>
        </w:rPr>
        <w:fldChar w:fldCharType="end"/>
      </w:r>
    </w:p>
    <w:p w14:paraId="4E482260" w14:textId="2A55166C" w:rsidR="0087139A" w:rsidRDefault="0087139A" w:rsidP="008E6019">
      <w:pPr>
        <w:pStyle w:val="afffff7"/>
        <w:framePr w:wrap="around"/>
        <w:rPr>
          <w:rFonts w:asciiTheme="minorHAnsi" w:eastAsiaTheme="minorEastAsia" w:hAnsiTheme="minorHAnsi" w:cstheme="minorBidi"/>
          <w:sz w:val="22"/>
          <w:szCs w:val="22"/>
          <w:rtl/>
        </w:rPr>
      </w:pPr>
      <w:r>
        <w:rPr>
          <w:rtl/>
        </w:rPr>
        <w:t>נג.</w:t>
      </w:r>
      <w:r>
        <w:rPr>
          <w:rtl/>
        </w:rPr>
        <w:fldChar w:fldCharType="begin"/>
      </w:r>
      <w:r>
        <w:rPr>
          <w:rtl/>
        </w:rPr>
        <w:instrText xml:space="preserve"> </w:instrText>
      </w:r>
      <w:r>
        <w:instrText>PAGEREF</w:instrText>
      </w:r>
      <w:r>
        <w:rPr>
          <w:rtl/>
        </w:rPr>
        <w:instrText xml:space="preserve"> _</w:instrText>
      </w:r>
      <w:r>
        <w:instrText>Toc119353164 \h</w:instrText>
      </w:r>
      <w:r>
        <w:rPr>
          <w:rtl/>
        </w:rPr>
        <w:instrText xml:space="preserve"> </w:instrText>
      </w:r>
      <w:r>
        <w:rPr>
          <w:rtl/>
        </w:rPr>
      </w:r>
      <w:r>
        <w:rPr>
          <w:rtl/>
        </w:rPr>
        <w:fldChar w:fldCharType="separate"/>
      </w:r>
      <w:r w:rsidR="00500AD7">
        <w:rPr>
          <w:rtl/>
        </w:rPr>
        <w:t>91</w:t>
      </w:r>
      <w:r>
        <w:rPr>
          <w:rtl/>
        </w:rPr>
        <w:fldChar w:fldCharType="end"/>
      </w:r>
    </w:p>
    <w:p w14:paraId="17ED96E9" w14:textId="3A210B0B"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בנן נוקבן דיהויין ליכי מינאי וכו' – חייב שהוא תנאי ב"ד.</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Toc119353166 \h</w:instrText>
      </w:r>
      <w:r>
        <w:rPr>
          <w:noProof/>
          <w:rtl/>
        </w:rPr>
        <w:instrText xml:space="preserve"> </w:instrText>
      </w:r>
      <w:r>
        <w:rPr>
          <w:noProof/>
          <w:rtl/>
        </w:rPr>
      </w:r>
      <w:r>
        <w:rPr>
          <w:noProof/>
          <w:rtl/>
        </w:rPr>
        <w:fldChar w:fldCharType="separate"/>
      </w:r>
      <w:r w:rsidR="00500AD7">
        <w:rPr>
          <w:noProof/>
          <w:rtl/>
        </w:rPr>
        <w:t>93</w:t>
      </w:r>
      <w:r>
        <w:rPr>
          <w:noProof/>
          <w:rtl/>
        </w:rPr>
        <w:fldChar w:fldCharType="end"/>
      </w:r>
    </w:p>
    <w:p w14:paraId="10C31E12" w14:textId="53533550"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 xml:space="preserve">ה' ספקות </w:t>
      </w:r>
      <w:r w:rsidRPr="00B64141">
        <w:rPr>
          <w:bCs w:val="0"/>
          <w:noProof/>
          <w:rtl/>
        </w:rPr>
        <w:t xml:space="preserve">– א. בעו מר"ש: </w:t>
      </w:r>
      <w:r w:rsidRPr="00B64141">
        <w:rPr>
          <w:noProof/>
          <w:rtl/>
        </w:rPr>
        <w:t>ממאנת, יש לה מזונות או לא?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Toc119353167 \h</w:instrText>
      </w:r>
      <w:r>
        <w:rPr>
          <w:noProof/>
          <w:rtl/>
        </w:rPr>
        <w:instrText xml:space="preserve"> </w:instrText>
      </w:r>
      <w:r>
        <w:rPr>
          <w:noProof/>
          <w:rtl/>
        </w:rPr>
      </w:r>
      <w:r>
        <w:rPr>
          <w:noProof/>
          <w:rtl/>
        </w:rPr>
        <w:fldChar w:fldCharType="separate"/>
      </w:r>
      <w:r w:rsidR="00500AD7">
        <w:rPr>
          <w:noProof/>
          <w:rtl/>
        </w:rPr>
        <w:t>93</w:t>
      </w:r>
      <w:r>
        <w:rPr>
          <w:noProof/>
          <w:rtl/>
        </w:rPr>
        <w:fldChar w:fldCharType="end"/>
      </w:r>
    </w:p>
    <w:p w14:paraId="28655F93" w14:textId="3A3112F5" w:rsidR="0087139A" w:rsidRDefault="0087139A" w:rsidP="008E6019">
      <w:pPr>
        <w:pStyle w:val="afffff7"/>
        <w:framePr w:wrap="around"/>
        <w:rPr>
          <w:rFonts w:asciiTheme="minorHAnsi" w:eastAsiaTheme="minorEastAsia" w:hAnsiTheme="minorHAnsi" w:cstheme="minorBidi"/>
          <w:sz w:val="22"/>
          <w:szCs w:val="22"/>
          <w:rtl/>
        </w:rPr>
      </w:pPr>
      <w:r>
        <w:rPr>
          <w:rtl/>
        </w:rPr>
        <w:t>נד.</w:t>
      </w:r>
      <w:r>
        <w:rPr>
          <w:rtl/>
        </w:rPr>
        <w:fldChar w:fldCharType="begin"/>
      </w:r>
      <w:r>
        <w:rPr>
          <w:rtl/>
        </w:rPr>
        <w:instrText xml:space="preserve"> </w:instrText>
      </w:r>
      <w:r>
        <w:instrText>PAGEREF</w:instrText>
      </w:r>
      <w:r>
        <w:rPr>
          <w:rtl/>
        </w:rPr>
        <w:instrText xml:space="preserve"> _</w:instrText>
      </w:r>
      <w:r>
        <w:instrText>Toc119353168 \h</w:instrText>
      </w:r>
      <w:r>
        <w:rPr>
          <w:rtl/>
        </w:rPr>
        <w:instrText xml:space="preserve"> </w:instrText>
      </w:r>
      <w:r>
        <w:rPr>
          <w:rtl/>
        </w:rPr>
      </w:r>
      <w:r>
        <w:rPr>
          <w:rtl/>
        </w:rPr>
        <w:fldChar w:fldCharType="separate"/>
      </w:r>
      <w:r w:rsidR="00500AD7">
        <w:rPr>
          <w:rtl/>
        </w:rPr>
        <w:t>93</w:t>
      </w:r>
      <w:r>
        <w:rPr>
          <w:rtl/>
        </w:rPr>
        <w:fldChar w:fldCharType="end"/>
      </w:r>
    </w:p>
    <w:p w14:paraId="5410455F" w14:textId="2F378F76"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ה. בעי ר"פ:</w:t>
      </w:r>
      <w:r w:rsidRPr="00B64141">
        <w:rPr>
          <w:noProof/>
          <w:rtl/>
        </w:rPr>
        <w:t xml:space="preserve"> בת אנוסה, יש לה מזונות או לא?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Toc119353169 \h</w:instrText>
      </w:r>
      <w:r>
        <w:rPr>
          <w:noProof/>
          <w:rtl/>
        </w:rPr>
        <w:instrText xml:space="preserve"> </w:instrText>
      </w:r>
      <w:r>
        <w:rPr>
          <w:noProof/>
          <w:rtl/>
        </w:rPr>
      </w:r>
      <w:r>
        <w:rPr>
          <w:noProof/>
          <w:rtl/>
        </w:rPr>
        <w:fldChar w:fldCharType="separate"/>
      </w:r>
      <w:r w:rsidR="00500AD7">
        <w:rPr>
          <w:noProof/>
          <w:rtl/>
        </w:rPr>
        <w:t>94</w:t>
      </w:r>
      <w:r>
        <w:rPr>
          <w:noProof/>
          <w:rtl/>
        </w:rPr>
        <w:fldChar w:fldCharType="end"/>
      </w:r>
    </w:p>
    <w:p w14:paraId="0F42257B" w14:textId="45EF3CEF"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את תהא יתבא בביתי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Toc119353170 \h</w:instrText>
      </w:r>
      <w:r>
        <w:rPr>
          <w:noProof/>
          <w:rtl/>
        </w:rPr>
        <w:instrText xml:space="preserve"> </w:instrText>
      </w:r>
      <w:r>
        <w:rPr>
          <w:noProof/>
          <w:rtl/>
        </w:rPr>
      </w:r>
      <w:r>
        <w:rPr>
          <w:noProof/>
          <w:rtl/>
        </w:rPr>
        <w:fldChar w:fldCharType="separate"/>
      </w:r>
      <w:r w:rsidR="00500AD7">
        <w:rPr>
          <w:noProof/>
          <w:rtl/>
        </w:rPr>
        <w:t>94</w:t>
      </w:r>
      <w:r>
        <w:rPr>
          <w:noProof/>
          <w:rtl/>
        </w:rPr>
        <w:fldChar w:fldCharType="end"/>
      </w:r>
    </w:p>
    <w:p w14:paraId="77A49C99" w14:textId="01B38F14"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אנשי גליל כאנשי ירושלים שכתבו כל ימי מיגר אלמנותך,</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Toc119353171 \h</w:instrText>
      </w:r>
      <w:r>
        <w:rPr>
          <w:noProof/>
          <w:rtl/>
        </w:rPr>
        <w:instrText xml:space="preserve"> </w:instrText>
      </w:r>
      <w:r>
        <w:rPr>
          <w:noProof/>
          <w:rtl/>
        </w:rPr>
      </w:r>
      <w:r>
        <w:rPr>
          <w:noProof/>
          <w:rtl/>
        </w:rPr>
        <w:fldChar w:fldCharType="separate"/>
      </w:r>
      <w:r w:rsidR="00500AD7">
        <w:rPr>
          <w:noProof/>
          <w:rtl/>
        </w:rPr>
        <w:t>94</w:t>
      </w:r>
      <w:r>
        <w:rPr>
          <w:noProof/>
          <w:rtl/>
        </w:rPr>
        <w:fldChar w:fldCharType="end"/>
      </w:r>
    </w:p>
    <w:p w14:paraId="01188D47" w14:textId="5B86BF51"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שומת אלמנה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Toc119353172 \h</w:instrText>
      </w:r>
      <w:r>
        <w:rPr>
          <w:noProof/>
          <w:rtl/>
        </w:rPr>
        <w:instrText xml:space="preserve"> </w:instrText>
      </w:r>
      <w:r>
        <w:rPr>
          <w:noProof/>
          <w:rtl/>
        </w:rPr>
      </w:r>
      <w:r>
        <w:rPr>
          <w:noProof/>
          <w:rtl/>
        </w:rPr>
        <w:fldChar w:fldCharType="separate"/>
      </w:r>
      <w:r w:rsidR="00500AD7">
        <w:rPr>
          <w:noProof/>
          <w:rtl/>
        </w:rPr>
        <w:t>95</w:t>
      </w:r>
      <w:r>
        <w:rPr>
          <w:noProof/>
          <w:rtl/>
        </w:rPr>
        <w:fldChar w:fldCharType="end"/>
      </w:r>
    </w:p>
    <w:p w14:paraId="25F07B4A" w14:textId="04F49AEF"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שומת לקיט</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Toc119353173 \h</w:instrText>
      </w:r>
      <w:r>
        <w:rPr>
          <w:noProof/>
          <w:rtl/>
        </w:rPr>
        <w:instrText xml:space="preserve"> </w:instrText>
      </w:r>
      <w:r>
        <w:rPr>
          <w:noProof/>
          <w:rtl/>
        </w:rPr>
      </w:r>
      <w:r>
        <w:rPr>
          <w:noProof/>
          <w:rtl/>
        </w:rPr>
        <w:fldChar w:fldCharType="separate"/>
      </w:r>
      <w:r w:rsidR="00500AD7">
        <w:rPr>
          <w:noProof/>
          <w:rtl/>
        </w:rPr>
        <w:t>95</w:t>
      </w:r>
      <w:r>
        <w:rPr>
          <w:noProof/>
          <w:rtl/>
        </w:rPr>
        <w:fldChar w:fldCharType="end"/>
      </w:r>
    </w:p>
    <w:p w14:paraId="19AFFE2B" w14:textId="1059CAC6" w:rsidR="0087139A" w:rsidRDefault="002254FE" w:rsidP="002254FE">
      <w:pPr>
        <w:pStyle w:val="TOC2"/>
        <w:tabs>
          <w:tab w:val="right" w:leader="dot" w:pos="3392"/>
        </w:tabs>
        <w:jc w:val="center"/>
        <w:rPr>
          <w:rFonts w:asciiTheme="minorHAnsi" w:eastAsiaTheme="minorEastAsia" w:hAnsiTheme="minorHAnsi" w:cstheme="minorBidi"/>
          <w:noProof/>
          <w:sz w:val="22"/>
          <w:szCs w:val="22"/>
          <w:rtl/>
        </w:rPr>
      </w:pPr>
      <w:r>
        <w:rPr>
          <w:rFonts w:hint="cs"/>
          <w:noProof/>
          <w:sz w:val="22"/>
          <w:szCs w:val="18"/>
          <w:rtl/>
        </w:rPr>
        <w:t xml:space="preserve">                              </w:t>
      </w:r>
      <w:r w:rsidRPr="002254FE">
        <w:rPr>
          <w:rFonts w:hint="cs"/>
          <w:noProof/>
          <w:sz w:val="22"/>
          <w:szCs w:val="18"/>
          <w:rtl/>
        </w:rPr>
        <w:t>פרק חמישי אע''פ</w:t>
      </w:r>
      <w:r>
        <w:rPr>
          <w:rFonts w:hint="cs"/>
          <w:noProof/>
          <w:rtl/>
        </w:rPr>
        <w:t xml:space="preserve">  </w:t>
      </w:r>
      <w:r w:rsidR="0087139A">
        <w:rPr>
          <w:noProof/>
          <w:rtl/>
        </w:rPr>
        <w:tab/>
      </w:r>
      <w:r w:rsidR="0087139A">
        <w:rPr>
          <w:noProof/>
          <w:rtl/>
        </w:rPr>
        <w:fldChar w:fldCharType="begin"/>
      </w:r>
      <w:r w:rsidR="0087139A">
        <w:rPr>
          <w:noProof/>
          <w:rtl/>
        </w:rPr>
        <w:instrText xml:space="preserve"> </w:instrText>
      </w:r>
      <w:r w:rsidR="0087139A">
        <w:rPr>
          <w:noProof/>
        </w:rPr>
        <w:instrText>PAGEREF</w:instrText>
      </w:r>
      <w:r w:rsidR="0087139A">
        <w:rPr>
          <w:noProof/>
          <w:rtl/>
        </w:rPr>
        <w:instrText xml:space="preserve"> _</w:instrText>
      </w:r>
      <w:r w:rsidR="0087139A">
        <w:rPr>
          <w:noProof/>
        </w:rPr>
        <w:instrText>Toc119353175 \h</w:instrText>
      </w:r>
      <w:r w:rsidR="0087139A">
        <w:rPr>
          <w:noProof/>
          <w:rtl/>
        </w:rPr>
        <w:instrText xml:space="preserve"> </w:instrText>
      </w:r>
      <w:r w:rsidR="0087139A">
        <w:rPr>
          <w:noProof/>
          <w:rtl/>
        </w:rPr>
      </w:r>
      <w:r w:rsidR="0087139A">
        <w:rPr>
          <w:noProof/>
          <w:rtl/>
        </w:rPr>
        <w:fldChar w:fldCharType="separate"/>
      </w:r>
      <w:r w:rsidR="00500AD7">
        <w:rPr>
          <w:noProof/>
          <w:rtl/>
        </w:rPr>
        <w:t>95</w:t>
      </w:r>
      <w:r w:rsidR="0087139A">
        <w:rPr>
          <w:noProof/>
          <w:rtl/>
        </w:rPr>
        <w:fldChar w:fldCharType="end"/>
      </w:r>
    </w:p>
    <w:p w14:paraId="0FB67853" w14:textId="1DE2BA6D" w:rsidR="0087139A" w:rsidRDefault="002254FE">
      <w:pPr>
        <w:pStyle w:val="TOC1"/>
        <w:tabs>
          <w:tab w:val="right" w:leader="dot" w:pos="3392"/>
        </w:tabs>
        <w:rPr>
          <w:rFonts w:asciiTheme="minorHAnsi" w:eastAsiaTheme="minorEastAsia" w:hAnsiTheme="minorHAnsi" w:cstheme="minorBidi"/>
          <w:noProof/>
          <w:sz w:val="22"/>
          <w:szCs w:val="22"/>
          <w:rtl/>
        </w:rPr>
      </w:pPr>
      <w:r>
        <w:rPr>
          <w:rFonts w:hint="cs"/>
          <w:noProof/>
          <w:shd w:val="clear" w:color="auto" w:fill="F2F2F2" w:themeFill="background1" w:themeFillShade="F2"/>
          <w:rtl/>
        </w:rPr>
        <w:t xml:space="preserve">אע''פ שאמרו </w:t>
      </w:r>
      <w:r w:rsidR="0087139A" w:rsidRPr="00B64141">
        <w:rPr>
          <w:noProof/>
          <w:shd w:val="clear" w:color="auto" w:fill="F2F2F2" w:themeFill="background1" w:themeFillShade="F2"/>
          <w:rtl/>
        </w:rPr>
        <w:t>אם רצה להוסיף</w:t>
      </w:r>
      <w:r w:rsidR="0087139A">
        <w:rPr>
          <w:noProof/>
          <w:rtl/>
        </w:rPr>
        <w:tab/>
      </w:r>
      <w:r w:rsidR="0087139A">
        <w:rPr>
          <w:noProof/>
          <w:rtl/>
        </w:rPr>
        <w:fldChar w:fldCharType="begin"/>
      </w:r>
      <w:r w:rsidR="0087139A">
        <w:rPr>
          <w:noProof/>
          <w:rtl/>
        </w:rPr>
        <w:instrText xml:space="preserve"> </w:instrText>
      </w:r>
      <w:r w:rsidR="0087139A">
        <w:rPr>
          <w:noProof/>
        </w:rPr>
        <w:instrText>PAGEREF</w:instrText>
      </w:r>
      <w:r w:rsidR="0087139A">
        <w:rPr>
          <w:noProof/>
          <w:rtl/>
        </w:rPr>
        <w:instrText xml:space="preserve"> _</w:instrText>
      </w:r>
      <w:r w:rsidR="0087139A">
        <w:rPr>
          <w:noProof/>
        </w:rPr>
        <w:instrText>Toc119353176 \h</w:instrText>
      </w:r>
      <w:r w:rsidR="0087139A">
        <w:rPr>
          <w:noProof/>
          <w:rtl/>
        </w:rPr>
        <w:instrText xml:space="preserve"> </w:instrText>
      </w:r>
      <w:r w:rsidR="0087139A">
        <w:rPr>
          <w:noProof/>
          <w:rtl/>
        </w:rPr>
      </w:r>
      <w:r w:rsidR="0087139A">
        <w:rPr>
          <w:noProof/>
          <w:rtl/>
        </w:rPr>
        <w:fldChar w:fldCharType="separate"/>
      </w:r>
      <w:r w:rsidR="00500AD7">
        <w:rPr>
          <w:noProof/>
          <w:rtl/>
        </w:rPr>
        <w:t>96</w:t>
      </w:r>
      <w:r w:rsidR="0087139A">
        <w:rPr>
          <w:noProof/>
          <w:rtl/>
        </w:rPr>
        <w:fldChar w:fldCharType="end"/>
      </w:r>
    </w:p>
    <w:p w14:paraId="6632C8ED" w14:textId="64B81487" w:rsidR="0087139A" w:rsidRDefault="0087139A">
      <w:pPr>
        <w:pStyle w:val="TOC2"/>
        <w:tabs>
          <w:tab w:val="right" w:leader="dot" w:pos="3392"/>
        </w:tabs>
        <w:rPr>
          <w:rFonts w:asciiTheme="minorHAnsi" w:eastAsiaTheme="minorEastAsia" w:hAnsiTheme="minorHAnsi" w:cstheme="minorBidi"/>
          <w:noProof/>
          <w:sz w:val="22"/>
          <w:szCs w:val="22"/>
          <w:rtl/>
        </w:rPr>
      </w:pPr>
      <w:r w:rsidRPr="00B64141">
        <w:rPr>
          <w:noProof/>
          <w:spacing w:val="-2"/>
          <w:rtl/>
        </w:rPr>
        <w:t>אם רצה להוסיף</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Toc119353177 \h</w:instrText>
      </w:r>
      <w:r>
        <w:rPr>
          <w:noProof/>
          <w:rtl/>
        </w:rPr>
        <w:instrText xml:space="preserve"> </w:instrText>
      </w:r>
      <w:r>
        <w:rPr>
          <w:noProof/>
          <w:rtl/>
        </w:rPr>
      </w:r>
      <w:r>
        <w:rPr>
          <w:noProof/>
          <w:rtl/>
        </w:rPr>
        <w:fldChar w:fldCharType="separate"/>
      </w:r>
      <w:r w:rsidR="00500AD7">
        <w:rPr>
          <w:noProof/>
          <w:rtl/>
        </w:rPr>
        <w:t>96</w:t>
      </w:r>
      <w:r>
        <w:rPr>
          <w:noProof/>
          <w:rtl/>
        </w:rPr>
        <w:fldChar w:fldCharType="end"/>
      </w:r>
    </w:p>
    <w:p w14:paraId="45531A34" w14:textId="04F87788" w:rsidR="0087139A" w:rsidRDefault="0087139A" w:rsidP="008E6019">
      <w:pPr>
        <w:pStyle w:val="afffff7"/>
        <w:framePr w:wrap="around"/>
        <w:rPr>
          <w:rFonts w:asciiTheme="minorHAnsi" w:eastAsiaTheme="minorEastAsia" w:hAnsiTheme="minorHAnsi" w:cstheme="minorBidi"/>
          <w:sz w:val="22"/>
          <w:szCs w:val="22"/>
          <w:rtl/>
        </w:rPr>
      </w:pPr>
      <w:r>
        <w:rPr>
          <w:rtl/>
        </w:rPr>
        <w:t>נה.</w:t>
      </w:r>
      <w:r>
        <w:rPr>
          <w:rtl/>
        </w:rPr>
        <w:fldChar w:fldCharType="begin"/>
      </w:r>
      <w:r>
        <w:rPr>
          <w:rtl/>
        </w:rPr>
        <w:instrText xml:space="preserve"> </w:instrText>
      </w:r>
      <w:r>
        <w:instrText>PAGEREF</w:instrText>
      </w:r>
      <w:r>
        <w:rPr>
          <w:rtl/>
        </w:rPr>
        <w:instrText xml:space="preserve"> _</w:instrText>
      </w:r>
      <w:r>
        <w:instrText>Toc119353178 \h</w:instrText>
      </w:r>
      <w:r>
        <w:rPr>
          <w:rtl/>
        </w:rPr>
        <w:instrText xml:space="preserve"> </w:instrText>
      </w:r>
      <w:r>
        <w:rPr>
          <w:rtl/>
        </w:rPr>
      </w:r>
      <w:r>
        <w:rPr>
          <w:rtl/>
        </w:rPr>
        <w:fldChar w:fldCharType="separate"/>
      </w:r>
      <w:r w:rsidR="00500AD7">
        <w:rPr>
          <w:rtl/>
        </w:rPr>
        <w:t>96</w:t>
      </w:r>
      <w:r>
        <w:rPr>
          <w:rtl/>
        </w:rPr>
        <w:fldChar w:fldCharType="end"/>
      </w:r>
    </w:p>
    <w:p w14:paraId="202126D7" w14:textId="7F8E5D99"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כתובת בנין דכרין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Toc119353179 \h</w:instrText>
      </w:r>
      <w:r>
        <w:rPr>
          <w:noProof/>
          <w:rtl/>
        </w:rPr>
        <w:instrText xml:space="preserve"> </w:instrText>
      </w:r>
      <w:r>
        <w:rPr>
          <w:noProof/>
          <w:rtl/>
        </w:rPr>
      </w:r>
      <w:r>
        <w:rPr>
          <w:noProof/>
          <w:rtl/>
        </w:rPr>
        <w:fldChar w:fldCharType="separate"/>
      </w:r>
      <w:r w:rsidR="00500AD7">
        <w:rPr>
          <w:noProof/>
          <w:rtl/>
        </w:rPr>
        <w:t>96</w:t>
      </w:r>
      <w:r>
        <w:rPr>
          <w:noProof/>
          <w:rtl/>
        </w:rPr>
        <w:fldChar w:fldCharType="end"/>
      </w:r>
    </w:p>
    <w:p w14:paraId="32DBD9CD" w14:textId="6F0FE332"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מטלטלי וקיימים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Toc119353180 \h</w:instrText>
      </w:r>
      <w:r>
        <w:rPr>
          <w:noProof/>
          <w:rtl/>
        </w:rPr>
        <w:instrText xml:space="preserve"> </w:instrText>
      </w:r>
      <w:r>
        <w:rPr>
          <w:noProof/>
          <w:rtl/>
        </w:rPr>
      </w:r>
      <w:r>
        <w:rPr>
          <w:noProof/>
          <w:rtl/>
        </w:rPr>
        <w:fldChar w:fldCharType="separate"/>
      </w:r>
      <w:r w:rsidR="00500AD7">
        <w:rPr>
          <w:noProof/>
          <w:rtl/>
        </w:rPr>
        <w:t>96</w:t>
      </w:r>
      <w:r>
        <w:rPr>
          <w:noProof/>
          <w:rtl/>
        </w:rPr>
        <w:fldChar w:fldCharType="end"/>
      </w:r>
    </w:p>
    <w:p w14:paraId="373F6331" w14:textId="4822BF61"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וכשאינם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Toc119353181 \h</w:instrText>
      </w:r>
      <w:r>
        <w:rPr>
          <w:noProof/>
          <w:rtl/>
        </w:rPr>
        <w:instrText xml:space="preserve"> </w:instrText>
      </w:r>
      <w:r>
        <w:rPr>
          <w:noProof/>
          <w:rtl/>
        </w:rPr>
      </w:r>
      <w:r>
        <w:rPr>
          <w:noProof/>
          <w:rtl/>
        </w:rPr>
        <w:fldChar w:fldCharType="separate"/>
      </w:r>
      <w:r w:rsidR="00500AD7">
        <w:rPr>
          <w:noProof/>
          <w:rtl/>
        </w:rPr>
        <w:t>96</w:t>
      </w:r>
      <w:r>
        <w:rPr>
          <w:noProof/>
          <w:rtl/>
        </w:rPr>
        <w:fldChar w:fldCharType="end"/>
      </w:r>
    </w:p>
    <w:p w14:paraId="15CD20DA" w14:textId="50D7553D" w:rsidR="0087139A" w:rsidRDefault="0087139A">
      <w:pPr>
        <w:pStyle w:val="TOC2"/>
        <w:tabs>
          <w:tab w:val="right" w:leader="dot" w:pos="3392"/>
        </w:tabs>
        <w:rPr>
          <w:rFonts w:asciiTheme="minorHAnsi" w:eastAsiaTheme="minorEastAsia" w:hAnsiTheme="minorHAnsi" w:cstheme="minorBidi"/>
          <w:noProof/>
          <w:sz w:val="22"/>
          <w:szCs w:val="22"/>
          <w:rtl/>
        </w:rPr>
      </w:pPr>
      <w:r w:rsidRPr="00B64141">
        <w:rPr>
          <w:noProof/>
          <w:spacing w:val="4"/>
          <w:rtl/>
        </w:rPr>
        <w:t>ראב"ע מנישואין גובה הכל מהאירוסין בתולה ר אלמנה מנה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Toc119353182 \h</w:instrText>
      </w:r>
      <w:r>
        <w:rPr>
          <w:noProof/>
          <w:rtl/>
        </w:rPr>
        <w:instrText xml:space="preserve"> </w:instrText>
      </w:r>
      <w:r>
        <w:rPr>
          <w:noProof/>
          <w:rtl/>
        </w:rPr>
      </w:r>
      <w:r>
        <w:rPr>
          <w:noProof/>
          <w:rtl/>
        </w:rPr>
        <w:fldChar w:fldCharType="separate"/>
      </w:r>
      <w:r w:rsidR="00500AD7">
        <w:rPr>
          <w:noProof/>
          <w:rtl/>
        </w:rPr>
        <w:t>97</w:t>
      </w:r>
      <w:r>
        <w:rPr>
          <w:noProof/>
          <w:rtl/>
        </w:rPr>
        <w:fldChar w:fldCharType="end"/>
      </w:r>
    </w:p>
    <w:p w14:paraId="24AB8503" w14:textId="6FEDDC73" w:rsidR="0087139A" w:rsidRDefault="0087139A" w:rsidP="008E6019">
      <w:pPr>
        <w:pStyle w:val="afffff7"/>
        <w:framePr w:wrap="around"/>
        <w:rPr>
          <w:rFonts w:asciiTheme="minorHAnsi" w:eastAsiaTheme="minorEastAsia" w:hAnsiTheme="minorHAnsi" w:cstheme="minorBidi"/>
          <w:sz w:val="22"/>
          <w:szCs w:val="22"/>
          <w:rtl/>
        </w:rPr>
      </w:pPr>
      <w:r>
        <w:rPr>
          <w:rtl/>
        </w:rPr>
        <w:t>נו.</w:t>
      </w:r>
      <w:r>
        <w:rPr>
          <w:rtl/>
        </w:rPr>
        <w:fldChar w:fldCharType="begin"/>
      </w:r>
      <w:r>
        <w:rPr>
          <w:rtl/>
        </w:rPr>
        <w:instrText xml:space="preserve"> </w:instrText>
      </w:r>
      <w:r>
        <w:instrText>PAGEREF</w:instrText>
      </w:r>
      <w:r>
        <w:rPr>
          <w:rtl/>
        </w:rPr>
        <w:instrText xml:space="preserve"> _</w:instrText>
      </w:r>
      <w:r>
        <w:instrText>Toc119353184 \h</w:instrText>
      </w:r>
      <w:r>
        <w:rPr>
          <w:rtl/>
        </w:rPr>
        <w:instrText xml:space="preserve"> </w:instrText>
      </w:r>
      <w:r>
        <w:rPr>
          <w:rtl/>
        </w:rPr>
      </w:r>
      <w:r>
        <w:rPr>
          <w:rtl/>
        </w:rPr>
        <w:fldChar w:fldCharType="separate"/>
      </w:r>
      <w:r w:rsidR="00500AD7">
        <w:rPr>
          <w:rtl/>
        </w:rPr>
        <w:t>97</w:t>
      </w:r>
      <w:r>
        <w:rPr>
          <w:rtl/>
        </w:rPr>
        <w:fldChar w:fldCharType="end"/>
      </w:r>
    </w:p>
    <w:p w14:paraId="631A91CA" w14:textId="10E19398"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 xml:space="preserve">בעי רבין: </w:t>
      </w:r>
      <w:r w:rsidRPr="00B64141">
        <w:rPr>
          <w:noProof/>
          <w:rtl/>
        </w:rPr>
        <w:t>נכנסה לחופה ולא נבעלה, מהו? חיבת חופה, או חיבת ביאה קונה?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Toc119353185 \h</w:instrText>
      </w:r>
      <w:r>
        <w:rPr>
          <w:noProof/>
          <w:rtl/>
        </w:rPr>
        <w:instrText xml:space="preserve"> </w:instrText>
      </w:r>
      <w:r>
        <w:rPr>
          <w:noProof/>
          <w:rtl/>
        </w:rPr>
      </w:r>
      <w:r>
        <w:rPr>
          <w:noProof/>
          <w:rtl/>
        </w:rPr>
        <w:fldChar w:fldCharType="separate"/>
      </w:r>
      <w:r w:rsidR="00500AD7">
        <w:rPr>
          <w:noProof/>
          <w:rtl/>
        </w:rPr>
        <w:t>97</w:t>
      </w:r>
      <w:r>
        <w:rPr>
          <w:noProof/>
          <w:rtl/>
        </w:rPr>
        <w:fldChar w:fldCharType="end"/>
      </w:r>
    </w:p>
    <w:p w14:paraId="0D57DA16" w14:textId="34E3C327"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בעי רב אשי:</w:t>
      </w:r>
      <w:r w:rsidRPr="00B64141">
        <w:rPr>
          <w:noProof/>
          <w:rtl/>
        </w:rPr>
        <w:t xml:space="preserve"> נכנסה לחופה ופירסה נידה,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Toc119353186 \h</w:instrText>
      </w:r>
      <w:r>
        <w:rPr>
          <w:noProof/>
          <w:rtl/>
        </w:rPr>
        <w:instrText xml:space="preserve"> </w:instrText>
      </w:r>
      <w:r>
        <w:rPr>
          <w:noProof/>
          <w:rtl/>
        </w:rPr>
      </w:r>
      <w:r>
        <w:rPr>
          <w:noProof/>
          <w:rtl/>
        </w:rPr>
        <w:fldChar w:fldCharType="separate"/>
      </w:r>
      <w:r w:rsidR="00500AD7">
        <w:rPr>
          <w:noProof/>
          <w:rtl/>
        </w:rPr>
        <w:t>97</w:t>
      </w:r>
      <w:r>
        <w:rPr>
          <w:noProof/>
          <w:rtl/>
        </w:rPr>
        <w:fldChar w:fldCharType="end"/>
      </w:r>
    </w:p>
    <w:p w14:paraId="7E564073" w14:textId="617C49FE"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 xml:space="preserve">ר"י אומר: רצה </w:t>
      </w:r>
      <w:r w:rsidRPr="00B64141">
        <w:rPr>
          <w:b/>
          <w:bCs/>
          <w:noProof/>
          <w:rtl/>
        </w:rPr>
        <w:t>כותב</w:t>
      </w:r>
      <w:r>
        <w:rPr>
          <w:noProof/>
          <w:rtl/>
        </w:rPr>
        <w:t xml:space="preserve"> לבתולה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Toc119353187 \h</w:instrText>
      </w:r>
      <w:r>
        <w:rPr>
          <w:noProof/>
          <w:rtl/>
        </w:rPr>
        <w:instrText xml:space="preserve"> </w:instrText>
      </w:r>
      <w:r>
        <w:rPr>
          <w:noProof/>
          <w:rtl/>
        </w:rPr>
      </w:r>
      <w:r>
        <w:rPr>
          <w:noProof/>
          <w:rtl/>
        </w:rPr>
        <w:fldChar w:fldCharType="separate"/>
      </w:r>
      <w:r w:rsidR="00500AD7">
        <w:rPr>
          <w:noProof/>
          <w:rtl/>
        </w:rPr>
        <w:t>98</w:t>
      </w:r>
      <w:r>
        <w:rPr>
          <w:noProof/>
          <w:rtl/>
        </w:rPr>
        <w:fldChar w:fldCharType="end"/>
      </w:r>
    </w:p>
    <w:p w14:paraId="4DF38066" w14:textId="51757E4C"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כתבה התקבלתי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Toc119353188 \h</w:instrText>
      </w:r>
      <w:r>
        <w:rPr>
          <w:noProof/>
          <w:rtl/>
        </w:rPr>
        <w:instrText xml:space="preserve"> </w:instrText>
      </w:r>
      <w:r>
        <w:rPr>
          <w:noProof/>
          <w:rtl/>
        </w:rPr>
      </w:r>
      <w:r>
        <w:rPr>
          <w:noProof/>
          <w:rtl/>
        </w:rPr>
        <w:fldChar w:fldCharType="separate"/>
      </w:r>
      <w:r w:rsidR="00500AD7">
        <w:rPr>
          <w:noProof/>
          <w:rtl/>
        </w:rPr>
        <w:t>98</w:t>
      </w:r>
      <w:r>
        <w:rPr>
          <w:noProof/>
          <w:rtl/>
        </w:rPr>
        <w:fldChar w:fldCharType="end"/>
      </w:r>
    </w:p>
    <w:p w14:paraId="1191B661" w14:textId="4311CF80"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אבל ע"פ לא מהני,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Toc119353189 \h</w:instrText>
      </w:r>
      <w:r>
        <w:rPr>
          <w:noProof/>
          <w:rtl/>
        </w:rPr>
        <w:instrText xml:space="preserve"> </w:instrText>
      </w:r>
      <w:r>
        <w:rPr>
          <w:noProof/>
          <w:rtl/>
        </w:rPr>
      </w:r>
      <w:r>
        <w:rPr>
          <w:noProof/>
          <w:rtl/>
        </w:rPr>
        <w:fldChar w:fldCharType="separate"/>
      </w:r>
      <w:r w:rsidR="00500AD7">
        <w:rPr>
          <w:noProof/>
          <w:rtl/>
        </w:rPr>
        <w:t>98</w:t>
      </w:r>
      <w:r>
        <w:rPr>
          <w:noProof/>
          <w:rtl/>
        </w:rPr>
        <w:fldChar w:fldCharType="end"/>
      </w:r>
    </w:p>
    <w:p w14:paraId="27CF0F40" w14:textId="7459E5B1"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ר' מאיר אומר: כל הפוחת וכו' בעילתו בעילת זנות.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Toc119353191 \h</w:instrText>
      </w:r>
      <w:r>
        <w:rPr>
          <w:noProof/>
          <w:rtl/>
        </w:rPr>
        <w:instrText xml:space="preserve"> </w:instrText>
      </w:r>
      <w:r>
        <w:rPr>
          <w:noProof/>
          <w:rtl/>
        </w:rPr>
      </w:r>
      <w:r>
        <w:rPr>
          <w:noProof/>
          <w:rtl/>
        </w:rPr>
        <w:fldChar w:fldCharType="separate"/>
      </w:r>
      <w:r w:rsidR="00500AD7">
        <w:rPr>
          <w:noProof/>
          <w:rtl/>
        </w:rPr>
        <w:t>98</w:t>
      </w:r>
      <w:r>
        <w:rPr>
          <w:noProof/>
          <w:rtl/>
        </w:rPr>
        <w:fldChar w:fldCharType="end"/>
      </w:r>
    </w:p>
    <w:p w14:paraId="4D88C6CB" w14:textId="68A6F163"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כל הפוחת אף בתנאי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Toc119353192 \h</w:instrText>
      </w:r>
      <w:r>
        <w:rPr>
          <w:noProof/>
          <w:rtl/>
        </w:rPr>
        <w:instrText xml:space="preserve"> </w:instrText>
      </w:r>
      <w:r>
        <w:rPr>
          <w:noProof/>
          <w:rtl/>
        </w:rPr>
      </w:r>
      <w:r>
        <w:rPr>
          <w:noProof/>
          <w:rtl/>
        </w:rPr>
        <w:fldChar w:fldCharType="separate"/>
      </w:r>
      <w:r w:rsidR="00500AD7">
        <w:rPr>
          <w:noProof/>
          <w:rtl/>
        </w:rPr>
        <w:t>98</w:t>
      </w:r>
      <w:r>
        <w:rPr>
          <w:noProof/>
          <w:rtl/>
        </w:rPr>
        <w:fldChar w:fldCharType="end"/>
      </w:r>
    </w:p>
    <w:p w14:paraId="133F2A99" w14:textId="6787475E" w:rsidR="0087139A" w:rsidRDefault="0087139A" w:rsidP="008E6019">
      <w:pPr>
        <w:pStyle w:val="afffff7"/>
        <w:framePr w:wrap="around"/>
        <w:rPr>
          <w:rFonts w:asciiTheme="minorHAnsi" w:eastAsiaTheme="minorEastAsia" w:hAnsiTheme="minorHAnsi" w:cstheme="minorBidi"/>
          <w:sz w:val="22"/>
          <w:szCs w:val="22"/>
          <w:rtl/>
        </w:rPr>
      </w:pPr>
      <w:r>
        <w:rPr>
          <w:rtl/>
        </w:rPr>
        <w:t>נז.</w:t>
      </w:r>
      <w:r>
        <w:rPr>
          <w:rtl/>
        </w:rPr>
        <w:fldChar w:fldCharType="begin"/>
      </w:r>
      <w:r>
        <w:rPr>
          <w:rtl/>
        </w:rPr>
        <w:instrText xml:space="preserve"> </w:instrText>
      </w:r>
      <w:r>
        <w:instrText>PAGEREF</w:instrText>
      </w:r>
      <w:r>
        <w:rPr>
          <w:rtl/>
        </w:rPr>
        <w:instrText xml:space="preserve"> _</w:instrText>
      </w:r>
      <w:r>
        <w:instrText>Toc119353193 \h</w:instrText>
      </w:r>
      <w:r>
        <w:rPr>
          <w:rtl/>
        </w:rPr>
        <w:instrText xml:space="preserve"> </w:instrText>
      </w:r>
      <w:r>
        <w:rPr>
          <w:rtl/>
        </w:rPr>
      </w:r>
      <w:r>
        <w:rPr>
          <w:rtl/>
        </w:rPr>
        <w:fldChar w:fldCharType="separate"/>
      </w:r>
      <w:r w:rsidR="00500AD7">
        <w:rPr>
          <w:rtl/>
        </w:rPr>
        <w:t>99</w:t>
      </w:r>
      <w:r>
        <w:rPr>
          <w:rtl/>
        </w:rPr>
        <w:fldChar w:fldCharType="end"/>
      </w:r>
    </w:p>
    <w:p w14:paraId="1792D547" w14:textId="1761B334" w:rsidR="0087139A" w:rsidRDefault="0087139A" w:rsidP="00FD546B">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נותנין לבתולה י"ב חודש משתבעה הבעל</w:t>
      </w:r>
      <w:r w:rsidR="00FD546B">
        <w:rPr>
          <w:rFonts w:hint="cs"/>
          <w:noProof/>
          <w:rtl/>
        </w:rPr>
        <w:t>,</w:t>
      </w:r>
      <w:r w:rsidR="00FD546B">
        <w:rPr>
          <w:rFonts w:hint="cs"/>
          <w:noProof/>
          <w:shd w:val="clear" w:color="auto" w:fill="F2F2F2" w:themeFill="background1" w:themeFillShade="F2"/>
          <w:rtl/>
        </w:rPr>
        <w:t xml:space="preserve"> </w:t>
      </w:r>
      <w:r w:rsidRPr="00B64141">
        <w:rPr>
          <w:noProof/>
          <w:shd w:val="clear" w:color="auto" w:fill="F2F2F2" w:themeFill="background1" w:themeFillShade="F2"/>
          <w:rtl/>
        </w:rPr>
        <w:t>הגיע זמן ולא נישאו</w:t>
      </w:r>
      <w:r w:rsidR="00FD546B">
        <w:rPr>
          <w:rFonts w:hint="cs"/>
          <w:noProof/>
          <w:shd w:val="clear" w:color="auto" w:fill="F2F2F2" w:themeFill="background1" w:themeFillShade="F2"/>
          <w:rtl/>
        </w:rPr>
        <w:t xml:space="preserve">, </w:t>
      </w:r>
      <w:r w:rsidRPr="00B64141">
        <w:rPr>
          <w:noProof/>
          <w:shd w:val="clear" w:color="auto" w:fill="F2F2F2" w:themeFill="background1" w:themeFillShade="F2"/>
          <w:rtl/>
        </w:rPr>
        <w:t>היבם אינו מאכיל בתרומה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Toc119353196 \h</w:instrText>
      </w:r>
      <w:r>
        <w:rPr>
          <w:noProof/>
          <w:rtl/>
        </w:rPr>
        <w:instrText xml:space="preserve"> </w:instrText>
      </w:r>
      <w:r>
        <w:rPr>
          <w:noProof/>
          <w:rtl/>
        </w:rPr>
      </w:r>
      <w:r>
        <w:rPr>
          <w:noProof/>
          <w:rtl/>
        </w:rPr>
        <w:fldChar w:fldCharType="separate"/>
      </w:r>
      <w:r w:rsidR="00500AD7">
        <w:rPr>
          <w:noProof/>
          <w:rtl/>
        </w:rPr>
        <w:t>99</w:t>
      </w:r>
      <w:r>
        <w:rPr>
          <w:noProof/>
          <w:rtl/>
        </w:rPr>
        <w:fldChar w:fldCharType="end"/>
      </w:r>
    </w:p>
    <w:p w14:paraId="3D0BEBFD" w14:textId="068A73E9"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יב חודש: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Toc119353198 \h</w:instrText>
      </w:r>
      <w:r>
        <w:rPr>
          <w:noProof/>
          <w:rtl/>
        </w:rPr>
        <w:instrText xml:space="preserve"> </w:instrText>
      </w:r>
      <w:r>
        <w:rPr>
          <w:noProof/>
          <w:rtl/>
        </w:rPr>
      </w:r>
      <w:r>
        <w:rPr>
          <w:noProof/>
          <w:rtl/>
        </w:rPr>
        <w:fldChar w:fldCharType="separate"/>
      </w:r>
      <w:r w:rsidR="00500AD7">
        <w:rPr>
          <w:noProof/>
          <w:rtl/>
        </w:rPr>
        <w:t>100</w:t>
      </w:r>
      <w:r>
        <w:rPr>
          <w:noProof/>
          <w:rtl/>
        </w:rPr>
        <w:fldChar w:fldCharType="end"/>
      </w:r>
    </w:p>
    <w:p w14:paraId="0D692FA4" w14:textId="32E32E24"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הגיע זמן ולא נישאו.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Toc119353199 \h</w:instrText>
      </w:r>
      <w:r>
        <w:rPr>
          <w:noProof/>
          <w:rtl/>
        </w:rPr>
        <w:instrText xml:space="preserve"> </w:instrText>
      </w:r>
      <w:r>
        <w:rPr>
          <w:noProof/>
          <w:rtl/>
        </w:rPr>
      </w:r>
      <w:r>
        <w:rPr>
          <w:noProof/>
          <w:rtl/>
        </w:rPr>
        <w:fldChar w:fldCharType="separate"/>
      </w:r>
      <w:r w:rsidR="00500AD7">
        <w:rPr>
          <w:noProof/>
          <w:rtl/>
        </w:rPr>
        <w:t>100</w:t>
      </w:r>
      <w:r>
        <w:rPr>
          <w:noProof/>
          <w:rtl/>
        </w:rPr>
        <w:fldChar w:fldCharType="end"/>
      </w:r>
    </w:p>
    <w:p w14:paraId="17555B2E" w14:textId="506DFA76" w:rsidR="0087139A" w:rsidRDefault="0087139A" w:rsidP="008E6019">
      <w:pPr>
        <w:pStyle w:val="afffff7"/>
        <w:framePr w:wrap="around"/>
        <w:rPr>
          <w:rFonts w:asciiTheme="minorHAnsi" w:eastAsiaTheme="minorEastAsia" w:hAnsiTheme="minorHAnsi" w:cstheme="minorBidi"/>
          <w:sz w:val="22"/>
          <w:szCs w:val="22"/>
          <w:rtl/>
        </w:rPr>
      </w:pPr>
      <w:r>
        <w:rPr>
          <w:rtl/>
        </w:rPr>
        <w:t>נח.</w:t>
      </w:r>
      <w:r>
        <w:rPr>
          <w:rtl/>
        </w:rPr>
        <w:fldChar w:fldCharType="begin"/>
      </w:r>
      <w:r>
        <w:rPr>
          <w:rtl/>
        </w:rPr>
        <w:instrText xml:space="preserve"> </w:instrText>
      </w:r>
      <w:r>
        <w:instrText>PAGEREF</w:instrText>
      </w:r>
      <w:r>
        <w:rPr>
          <w:rtl/>
        </w:rPr>
        <w:instrText xml:space="preserve"> _</w:instrText>
      </w:r>
      <w:r>
        <w:instrText>Toc119353200 \h</w:instrText>
      </w:r>
      <w:r>
        <w:rPr>
          <w:rtl/>
        </w:rPr>
        <w:instrText xml:space="preserve"> </w:instrText>
      </w:r>
      <w:r>
        <w:rPr>
          <w:rtl/>
        </w:rPr>
      </w:r>
      <w:r>
        <w:rPr>
          <w:rtl/>
        </w:rPr>
        <w:fldChar w:fldCharType="separate"/>
      </w:r>
      <w:r w:rsidR="00500AD7">
        <w:rPr>
          <w:rtl/>
        </w:rPr>
        <w:t>101</w:t>
      </w:r>
      <w:r>
        <w:rPr>
          <w:rtl/>
        </w:rPr>
        <w:fldChar w:fldCharType="end"/>
      </w:r>
    </w:p>
    <w:p w14:paraId="4097BAD1" w14:textId="5CAAF44B" w:rsidR="0087139A" w:rsidRDefault="0087139A">
      <w:pPr>
        <w:pStyle w:val="TOC2"/>
        <w:tabs>
          <w:tab w:val="right" w:leader="dot" w:pos="3392"/>
        </w:tabs>
        <w:rPr>
          <w:rFonts w:asciiTheme="minorHAnsi" w:eastAsiaTheme="minorEastAsia" w:hAnsiTheme="minorHAnsi" w:cstheme="minorBidi"/>
          <w:noProof/>
          <w:sz w:val="22"/>
          <w:szCs w:val="22"/>
          <w:rtl/>
        </w:rPr>
      </w:pPr>
      <w:r w:rsidRPr="00B64141">
        <w:rPr>
          <w:noProof/>
          <w:spacing w:val="-2"/>
          <w:rtl/>
        </w:rPr>
        <w:t>רבי טרפון: נותנין לה הכל תרומה ור"ע מחצה חולין ומחצה תרומה.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Toc119353201 \h</w:instrText>
      </w:r>
      <w:r>
        <w:rPr>
          <w:noProof/>
          <w:rtl/>
        </w:rPr>
        <w:instrText xml:space="preserve"> </w:instrText>
      </w:r>
      <w:r>
        <w:rPr>
          <w:noProof/>
          <w:rtl/>
        </w:rPr>
      </w:r>
      <w:r>
        <w:rPr>
          <w:noProof/>
          <w:rtl/>
        </w:rPr>
        <w:fldChar w:fldCharType="separate"/>
      </w:r>
      <w:r w:rsidR="00500AD7">
        <w:rPr>
          <w:noProof/>
          <w:rtl/>
        </w:rPr>
        <w:t>101</w:t>
      </w:r>
      <w:r>
        <w:rPr>
          <w:noProof/>
          <w:rtl/>
        </w:rPr>
        <w:fldChar w:fldCharType="end"/>
      </w:r>
    </w:p>
    <w:p w14:paraId="17E6CC3B" w14:textId="0D0210DD"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היבם אינו מאכיל בתרומה.-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Toc119353202 \h</w:instrText>
      </w:r>
      <w:r>
        <w:rPr>
          <w:noProof/>
          <w:rtl/>
        </w:rPr>
        <w:instrText xml:space="preserve"> </w:instrText>
      </w:r>
      <w:r>
        <w:rPr>
          <w:noProof/>
          <w:rtl/>
        </w:rPr>
      </w:r>
      <w:r>
        <w:rPr>
          <w:noProof/>
          <w:rtl/>
        </w:rPr>
        <w:fldChar w:fldCharType="separate"/>
      </w:r>
      <w:r w:rsidR="00500AD7">
        <w:rPr>
          <w:noProof/>
          <w:rtl/>
        </w:rPr>
        <w:t>101</w:t>
      </w:r>
      <w:r>
        <w:rPr>
          <w:noProof/>
          <w:rtl/>
        </w:rPr>
        <w:fldChar w:fldCharType="end"/>
      </w:r>
    </w:p>
    <w:p w14:paraId="0C35A0EB" w14:textId="73A56E9F" w:rsidR="0087139A" w:rsidRDefault="0087139A">
      <w:pPr>
        <w:pStyle w:val="TOC2"/>
        <w:tabs>
          <w:tab w:val="right" w:leader="dot" w:pos="3392"/>
        </w:tabs>
        <w:rPr>
          <w:rFonts w:asciiTheme="minorHAnsi" w:eastAsiaTheme="minorEastAsia" w:hAnsiTheme="minorHAnsi" w:cstheme="minorBidi"/>
          <w:noProof/>
          <w:sz w:val="22"/>
          <w:szCs w:val="22"/>
          <w:rtl/>
        </w:rPr>
      </w:pPr>
      <w:r w:rsidRPr="00B64141">
        <w:rPr>
          <w:noProof/>
          <w:spacing w:val="-4"/>
          <w:rtl/>
        </w:rPr>
        <w:t>עשתה ששה חדשים בפני הבעל.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Toc119353203 \h</w:instrText>
      </w:r>
      <w:r>
        <w:rPr>
          <w:noProof/>
          <w:rtl/>
        </w:rPr>
        <w:instrText xml:space="preserve"> </w:instrText>
      </w:r>
      <w:r>
        <w:rPr>
          <w:noProof/>
          <w:rtl/>
        </w:rPr>
      </w:r>
      <w:r>
        <w:rPr>
          <w:noProof/>
          <w:rtl/>
        </w:rPr>
        <w:fldChar w:fldCharType="separate"/>
      </w:r>
      <w:r w:rsidR="00500AD7">
        <w:rPr>
          <w:noProof/>
          <w:rtl/>
        </w:rPr>
        <w:t>101</w:t>
      </w:r>
      <w:r>
        <w:rPr>
          <w:noProof/>
          <w:rtl/>
        </w:rPr>
        <w:fldChar w:fldCharType="end"/>
      </w:r>
    </w:p>
    <w:p w14:paraId="006B14AB" w14:textId="6F658167"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lastRenderedPageBreak/>
        <w:t>זו משנה ראשונה כו'.</w:t>
      </w:r>
      <w:r w:rsidRPr="00B64141">
        <w:rPr>
          <w:rFonts w:cs="PFT_Frank"/>
          <w:bCs/>
          <w:noProof/>
          <w:spacing w:val="-2"/>
          <w:rtl/>
        </w:rPr>
        <w:t xml:space="preserve"> והטעם: משום סימפון.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Toc119353204 \h</w:instrText>
      </w:r>
      <w:r>
        <w:rPr>
          <w:noProof/>
          <w:rtl/>
        </w:rPr>
        <w:instrText xml:space="preserve"> </w:instrText>
      </w:r>
      <w:r>
        <w:rPr>
          <w:noProof/>
          <w:rtl/>
        </w:rPr>
      </w:r>
      <w:r>
        <w:rPr>
          <w:noProof/>
          <w:rtl/>
        </w:rPr>
        <w:fldChar w:fldCharType="separate"/>
      </w:r>
      <w:r w:rsidR="00500AD7">
        <w:rPr>
          <w:noProof/>
          <w:rtl/>
        </w:rPr>
        <w:t>101</w:t>
      </w:r>
      <w:r>
        <w:rPr>
          <w:noProof/>
          <w:rtl/>
        </w:rPr>
        <w:fldChar w:fldCharType="end"/>
      </w:r>
    </w:p>
    <w:p w14:paraId="73D175EE" w14:textId="53245E9C" w:rsidR="0087139A" w:rsidRDefault="0087139A" w:rsidP="00FD546B">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המקדיש מעשה ידי אשתו</w:t>
      </w:r>
      <w:r w:rsidR="00FD546B">
        <w:rPr>
          <w:rFonts w:hint="cs"/>
          <w:noProof/>
          <w:rtl/>
        </w:rPr>
        <w:t xml:space="preserve">, </w:t>
      </w:r>
      <w:r w:rsidRPr="00B64141">
        <w:rPr>
          <w:noProof/>
          <w:shd w:val="clear" w:color="auto" w:fill="F2F2F2" w:themeFill="background1" w:themeFillShade="F2"/>
          <w:rtl/>
        </w:rPr>
        <w:t>המותר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Toc119353206 \h</w:instrText>
      </w:r>
      <w:r>
        <w:rPr>
          <w:noProof/>
          <w:rtl/>
        </w:rPr>
        <w:instrText xml:space="preserve"> </w:instrText>
      </w:r>
      <w:r>
        <w:rPr>
          <w:noProof/>
          <w:rtl/>
        </w:rPr>
      </w:r>
      <w:r>
        <w:rPr>
          <w:noProof/>
          <w:rtl/>
        </w:rPr>
        <w:fldChar w:fldCharType="separate"/>
      </w:r>
      <w:r w:rsidR="00500AD7">
        <w:rPr>
          <w:noProof/>
          <w:rtl/>
        </w:rPr>
        <w:t>102</w:t>
      </w:r>
      <w:r>
        <w:rPr>
          <w:noProof/>
          <w:rtl/>
        </w:rPr>
        <w:fldChar w:fldCharType="end"/>
      </w:r>
    </w:p>
    <w:p w14:paraId="45A60FE7" w14:textId="354E5BF1" w:rsidR="0087139A" w:rsidRDefault="0087139A" w:rsidP="008E6019">
      <w:pPr>
        <w:pStyle w:val="afffff7"/>
        <w:framePr w:wrap="around"/>
        <w:rPr>
          <w:rFonts w:asciiTheme="minorHAnsi" w:eastAsiaTheme="minorEastAsia" w:hAnsiTheme="minorHAnsi" w:cstheme="minorBidi"/>
          <w:sz w:val="22"/>
          <w:szCs w:val="22"/>
          <w:rtl/>
        </w:rPr>
      </w:pPr>
      <w:r>
        <w:rPr>
          <w:rtl/>
        </w:rPr>
        <w:t>נט.</w:t>
      </w:r>
      <w:r>
        <w:rPr>
          <w:rtl/>
        </w:rPr>
        <w:fldChar w:fldCharType="begin"/>
      </w:r>
      <w:r>
        <w:rPr>
          <w:rtl/>
        </w:rPr>
        <w:instrText xml:space="preserve"> </w:instrText>
      </w:r>
      <w:r>
        <w:instrText>PAGEREF</w:instrText>
      </w:r>
      <w:r>
        <w:rPr>
          <w:rtl/>
        </w:rPr>
        <w:instrText xml:space="preserve"> _</w:instrText>
      </w:r>
      <w:r>
        <w:instrText>Toc119353207 \h</w:instrText>
      </w:r>
      <w:r>
        <w:rPr>
          <w:rtl/>
        </w:rPr>
        <w:instrText xml:space="preserve"> </w:instrText>
      </w:r>
      <w:r>
        <w:rPr>
          <w:rtl/>
        </w:rPr>
      </w:r>
      <w:r>
        <w:rPr>
          <w:rtl/>
        </w:rPr>
        <w:fldChar w:fldCharType="separate"/>
      </w:r>
      <w:r w:rsidR="00500AD7">
        <w:rPr>
          <w:rtl/>
        </w:rPr>
        <w:t>102</w:t>
      </w:r>
      <w:r>
        <w:rPr>
          <w:rtl/>
        </w:rPr>
        <w:fldChar w:fldCharType="end"/>
      </w:r>
    </w:p>
    <w:p w14:paraId="0EBCEA76" w14:textId="5794CF6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המותר – רבי מאיר אומר: הקדש.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Toc119353208 \h</w:instrText>
      </w:r>
      <w:r>
        <w:rPr>
          <w:noProof/>
          <w:rtl/>
        </w:rPr>
        <w:instrText xml:space="preserve"> </w:instrText>
      </w:r>
      <w:r>
        <w:rPr>
          <w:noProof/>
          <w:rtl/>
        </w:rPr>
      </w:r>
      <w:r>
        <w:rPr>
          <w:noProof/>
          <w:rtl/>
        </w:rPr>
        <w:fldChar w:fldCharType="separate"/>
      </w:r>
      <w:r w:rsidR="00500AD7">
        <w:rPr>
          <w:noProof/>
          <w:rtl/>
        </w:rPr>
        <w:t>102</w:t>
      </w:r>
      <w:r>
        <w:rPr>
          <w:noProof/>
          <w:rtl/>
        </w:rPr>
        <w:fldChar w:fldCharType="end"/>
      </w:r>
    </w:p>
    <w:p w14:paraId="70A3F32A" w14:textId="33B27D24" w:rsidR="0087139A" w:rsidRDefault="0087139A" w:rsidP="00FD546B">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ואלו מלאכות שהאשה עושה לבעלה:</w:t>
      </w:r>
      <w:r w:rsidR="00FD546B">
        <w:rPr>
          <w:rFonts w:hint="cs"/>
          <w:noProof/>
          <w:shd w:val="clear" w:color="auto" w:fill="F2F2F2" w:themeFill="background1" w:themeFillShade="F2"/>
          <w:rtl/>
        </w:rPr>
        <w:t xml:space="preserve">, </w:t>
      </w:r>
      <w:r w:rsidRPr="00B64141">
        <w:rPr>
          <w:noProof/>
          <w:shd w:val="clear" w:color="auto" w:fill="F2F2F2" w:themeFill="background1" w:themeFillShade="F2"/>
          <w:rtl/>
        </w:rPr>
        <w:t>הכניסה לו שפחה אחת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Toc119353213 \h</w:instrText>
      </w:r>
      <w:r>
        <w:rPr>
          <w:noProof/>
          <w:rtl/>
        </w:rPr>
        <w:instrText xml:space="preserve"> </w:instrText>
      </w:r>
      <w:r>
        <w:rPr>
          <w:noProof/>
          <w:rtl/>
        </w:rPr>
      </w:r>
      <w:r>
        <w:rPr>
          <w:noProof/>
          <w:rtl/>
        </w:rPr>
        <w:fldChar w:fldCharType="separate"/>
      </w:r>
      <w:r w:rsidR="00500AD7">
        <w:rPr>
          <w:noProof/>
          <w:rtl/>
        </w:rPr>
        <w:t>104</w:t>
      </w:r>
      <w:r>
        <w:rPr>
          <w:noProof/>
          <w:rtl/>
        </w:rPr>
        <w:fldChar w:fldCharType="end"/>
      </w:r>
    </w:p>
    <w:p w14:paraId="6A938022" w14:textId="4302329F" w:rsidR="0087139A" w:rsidRDefault="0087139A" w:rsidP="00FD546B">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שתים</w:t>
      </w:r>
      <w:r w:rsidR="00FD546B">
        <w:rPr>
          <w:rFonts w:hint="cs"/>
          <w:noProof/>
          <w:rtl/>
        </w:rPr>
        <w:t xml:space="preserve">, </w:t>
      </w:r>
      <w:r w:rsidRPr="00B64141">
        <w:rPr>
          <w:noProof/>
          <w:shd w:val="clear" w:color="auto" w:fill="F2F2F2" w:themeFill="background1" w:themeFillShade="F2"/>
          <w:rtl/>
        </w:rPr>
        <w:t>שלש</w:t>
      </w:r>
      <w:r w:rsidR="00FD546B">
        <w:rPr>
          <w:rFonts w:hint="cs"/>
          <w:noProof/>
          <w:rtl/>
        </w:rPr>
        <w:t>,</w:t>
      </w:r>
      <w:r w:rsidR="00FD546B">
        <w:rPr>
          <w:rFonts w:hint="cs"/>
          <w:noProof/>
          <w:shd w:val="clear" w:color="auto" w:fill="F2F2F2" w:themeFill="background1" w:themeFillShade="F2"/>
          <w:rtl/>
        </w:rPr>
        <w:t xml:space="preserve"> </w:t>
      </w:r>
      <w:r w:rsidRPr="00B64141">
        <w:rPr>
          <w:noProof/>
          <w:shd w:val="clear" w:color="auto" w:fill="F2F2F2" w:themeFill="background1" w:themeFillShade="F2"/>
          <w:rtl/>
        </w:rPr>
        <w:t>ארבע</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Toc119353216 \h</w:instrText>
      </w:r>
      <w:r>
        <w:rPr>
          <w:noProof/>
          <w:rtl/>
        </w:rPr>
        <w:instrText xml:space="preserve"> </w:instrText>
      </w:r>
      <w:r>
        <w:rPr>
          <w:noProof/>
          <w:rtl/>
        </w:rPr>
      </w:r>
      <w:r>
        <w:rPr>
          <w:noProof/>
          <w:rtl/>
        </w:rPr>
        <w:fldChar w:fldCharType="separate"/>
      </w:r>
      <w:r w:rsidR="00500AD7">
        <w:rPr>
          <w:noProof/>
          <w:rtl/>
        </w:rPr>
        <w:t>104</w:t>
      </w:r>
      <w:r>
        <w:rPr>
          <w:noProof/>
          <w:rtl/>
        </w:rPr>
        <w:fldChar w:fldCharType="end"/>
      </w:r>
    </w:p>
    <w:p w14:paraId="37A7879F" w14:textId="709D3993"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ומניקה את בנה.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Toc119353217 \h</w:instrText>
      </w:r>
      <w:r>
        <w:rPr>
          <w:noProof/>
          <w:rtl/>
        </w:rPr>
        <w:instrText xml:space="preserve"> </w:instrText>
      </w:r>
      <w:r>
        <w:rPr>
          <w:noProof/>
          <w:rtl/>
        </w:rPr>
      </w:r>
      <w:r>
        <w:rPr>
          <w:noProof/>
          <w:rtl/>
        </w:rPr>
        <w:fldChar w:fldCharType="separate"/>
      </w:r>
      <w:r w:rsidR="00500AD7">
        <w:rPr>
          <w:noProof/>
          <w:rtl/>
        </w:rPr>
        <w:t>104</w:t>
      </w:r>
      <w:r>
        <w:rPr>
          <w:noProof/>
          <w:rtl/>
        </w:rPr>
        <w:fldChar w:fldCharType="end"/>
      </w:r>
    </w:p>
    <w:p w14:paraId="310AAE7D" w14:textId="5AB6B1E3" w:rsidR="0087139A" w:rsidRDefault="0087139A" w:rsidP="008E6019">
      <w:pPr>
        <w:pStyle w:val="afffff7"/>
        <w:framePr w:wrap="around"/>
        <w:rPr>
          <w:rFonts w:asciiTheme="minorHAnsi" w:eastAsiaTheme="minorEastAsia" w:hAnsiTheme="minorHAnsi" w:cstheme="minorBidi"/>
          <w:sz w:val="22"/>
          <w:szCs w:val="22"/>
          <w:rtl/>
        </w:rPr>
      </w:pPr>
      <w:r>
        <w:rPr>
          <w:rtl/>
        </w:rPr>
        <w:t>ס.</w:t>
      </w:r>
      <w:r>
        <w:rPr>
          <w:rtl/>
        </w:rPr>
        <w:fldChar w:fldCharType="begin"/>
      </w:r>
      <w:r>
        <w:rPr>
          <w:rtl/>
        </w:rPr>
        <w:instrText xml:space="preserve"> </w:instrText>
      </w:r>
      <w:r>
        <w:instrText>PAGEREF</w:instrText>
      </w:r>
      <w:r>
        <w:rPr>
          <w:rtl/>
        </w:rPr>
        <w:instrText xml:space="preserve"> _</w:instrText>
      </w:r>
      <w:r>
        <w:instrText>Toc119353218 \h</w:instrText>
      </w:r>
      <w:r>
        <w:rPr>
          <w:rtl/>
        </w:rPr>
        <w:instrText xml:space="preserve"> </w:instrText>
      </w:r>
      <w:r>
        <w:rPr>
          <w:rtl/>
        </w:rPr>
      </w:r>
      <w:r>
        <w:rPr>
          <w:rtl/>
        </w:rPr>
        <w:fldChar w:fldCharType="separate"/>
      </w:r>
      <w:r w:rsidR="00500AD7">
        <w:rPr>
          <w:rtl/>
        </w:rPr>
        <w:t>105</w:t>
      </w:r>
      <w:r>
        <w:rPr>
          <w:rtl/>
        </w:rPr>
        <w:fldChar w:fldCharType="end"/>
      </w:r>
    </w:p>
    <w:p w14:paraId="01D4AF15" w14:textId="1DDCEB3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אם היה מכירה [התינוק].</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Toc119353219 \h</w:instrText>
      </w:r>
      <w:r>
        <w:rPr>
          <w:noProof/>
          <w:rtl/>
        </w:rPr>
        <w:instrText xml:space="preserve"> </w:instrText>
      </w:r>
      <w:r>
        <w:rPr>
          <w:noProof/>
          <w:rtl/>
        </w:rPr>
      </w:r>
      <w:r>
        <w:rPr>
          <w:noProof/>
          <w:rtl/>
        </w:rPr>
        <w:fldChar w:fldCharType="separate"/>
      </w:r>
      <w:r w:rsidR="00500AD7">
        <w:rPr>
          <w:noProof/>
          <w:rtl/>
        </w:rPr>
        <w:t>105</w:t>
      </w:r>
      <w:r>
        <w:rPr>
          <w:noProof/>
          <w:rtl/>
        </w:rPr>
        <w:fldChar w:fldCharType="end"/>
      </w:r>
    </w:p>
    <w:p w14:paraId="574D588C" w14:textId="6A6E5879"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spacing w:val="-2"/>
          <w:rtl/>
        </w:rPr>
        <w:t>ר''א:</w:t>
      </w:r>
      <w:r>
        <w:rPr>
          <w:noProof/>
          <w:rtl/>
        </w:rPr>
        <w:t xml:space="preserve"> יונק תינוק והולך עד כ''ד חודש מכאן ואילך כיונק שקץ</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Toc119353220 \h</w:instrText>
      </w:r>
      <w:r>
        <w:rPr>
          <w:noProof/>
          <w:rtl/>
        </w:rPr>
        <w:instrText xml:space="preserve"> </w:instrText>
      </w:r>
      <w:r>
        <w:rPr>
          <w:noProof/>
          <w:rtl/>
        </w:rPr>
      </w:r>
      <w:r>
        <w:rPr>
          <w:noProof/>
          <w:rtl/>
        </w:rPr>
        <w:fldChar w:fldCharType="separate"/>
      </w:r>
      <w:r w:rsidR="00500AD7">
        <w:rPr>
          <w:noProof/>
          <w:rtl/>
        </w:rPr>
        <w:t>105</w:t>
      </w:r>
      <w:r>
        <w:rPr>
          <w:noProof/>
          <w:rtl/>
        </w:rPr>
        <w:fldChar w:fldCharType="end"/>
      </w:r>
    </w:p>
    <w:p w14:paraId="4BC97E9D" w14:textId="40D90D4C"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מינקת שמת בעלה בתוך כ"ד חדש,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Toc119353222 \h</w:instrText>
      </w:r>
      <w:r>
        <w:rPr>
          <w:noProof/>
          <w:rtl/>
        </w:rPr>
        <w:instrText xml:space="preserve"> </w:instrText>
      </w:r>
      <w:r>
        <w:rPr>
          <w:noProof/>
          <w:rtl/>
        </w:rPr>
      </w:r>
      <w:r>
        <w:rPr>
          <w:noProof/>
          <w:rtl/>
        </w:rPr>
        <w:fldChar w:fldCharType="separate"/>
      </w:r>
      <w:r w:rsidR="00500AD7">
        <w:rPr>
          <w:noProof/>
          <w:rtl/>
        </w:rPr>
        <w:t>105</w:t>
      </w:r>
      <w:r>
        <w:rPr>
          <w:noProof/>
          <w:rtl/>
        </w:rPr>
        <w:fldChar w:fldCharType="end"/>
      </w:r>
    </w:p>
    <w:p w14:paraId="0C0B2382" w14:textId="6518CCD0"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נתנה בנה למינקת, או גמלתו, או מת מותרת לינשא מיד</w:t>
      </w:r>
      <w:r w:rsidRPr="00B64141">
        <w:rPr>
          <w:rFonts w:ascii="Fb Fontext" w:hAnsi="Fb Fontext"/>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Toc119353223 \h</w:instrText>
      </w:r>
      <w:r>
        <w:rPr>
          <w:noProof/>
          <w:rtl/>
        </w:rPr>
        <w:instrText xml:space="preserve"> </w:instrText>
      </w:r>
      <w:r>
        <w:rPr>
          <w:noProof/>
          <w:rtl/>
        </w:rPr>
      </w:r>
      <w:r>
        <w:rPr>
          <w:noProof/>
          <w:rtl/>
        </w:rPr>
        <w:fldChar w:fldCharType="separate"/>
      </w:r>
      <w:r w:rsidR="00500AD7">
        <w:rPr>
          <w:noProof/>
          <w:rtl/>
        </w:rPr>
        <w:t>106</w:t>
      </w:r>
      <w:r>
        <w:rPr>
          <w:noProof/>
          <w:rtl/>
        </w:rPr>
        <w:fldChar w:fldCharType="end"/>
      </w:r>
    </w:p>
    <w:p w14:paraId="225DD6DE" w14:textId="69F70F88"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נתנו לה בן להניק - לא תניק עמו לא בנה ולא בן חברתה,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Toc119353224 \h</w:instrText>
      </w:r>
      <w:r>
        <w:rPr>
          <w:noProof/>
          <w:rtl/>
        </w:rPr>
        <w:instrText xml:space="preserve"> </w:instrText>
      </w:r>
      <w:r>
        <w:rPr>
          <w:noProof/>
          <w:rtl/>
        </w:rPr>
      </w:r>
      <w:r>
        <w:rPr>
          <w:noProof/>
          <w:rtl/>
        </w:rPr>
        <w:fldChar w:fldCharType="separate"/>
      </w:r>
      <w:r w:rsidR="00500AD7">
        <w:rPr>
          <w:noProof/>
          <w:rtl/>
        </w:rPr>
        <w:t>106</w:t>
      </w:r>
      <w:r>
        <w:rPr>
          <w:noProof/>
          <w:rtl/>
        </w:rPr>
        <w:fldChar w:fldCharType="end"/>
      </w:r>
    </w:p>
    <w:p w14:paraId="0508D5AC" w14:textId="30CA239C"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לא תאכל עמו דברים הרעים.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Toc119353225 \h</w:instrText>
      </w:r>
      <w:r>
        <w:rPr>
          <w:noProof/>
          <w:rtl/>
        </w:rPr>
        <w:instrText xml:space="preserve"> </w:instrText>
      </w:r>
      <w:r>
        <w:rPr>
          <w:noProof/>
          <w:rtl/>
        </w:rPr>
      </w:r>
      <w:r>
        <w:rPr>
          <w:noProof/>
          <w:rtl/>
        </w:rPr>
        <w:fldChar w:fldCharType="separate"/>
      </w:r>
      <w:r w:rsidR="00500AD7">
        <w:rPr>
          <w:noProof/>
          <w:rtl/>
        </w:rPr>
        <w:t>107</w:t>
      </w:r>
      <w:r>
        <w:rPr>
          <w:noProof/>
          <w:rtl/>
        </w:rPr>
        <w:fldChar w:fldCharType="end"/>
      </w:r>
    </w:p>
    <w:p w14:paraId="3EF9E4DA" w14:textId="55C4E1A0" w:rsidR="0087139A" w:rsidRDefault="0087139A" w:rsidP="008E6019">
      <w:pPr>
        <w:pStyle w:val="afffff7"/>
        <w:framePr w:wrap="around"/>
        <w:rPr>
          <w:rFonts w:asciiTheme="minorHAnsi" w:eastAsiaTheme="minorEastAsia" w:hAnsiTheme="minorHAnsi" w:cstheme="minorBidi"/>
          <w:sz w:val="22"/>
          <w:szCs w:val="22"/>
          <w:rtl/>
        </w:rPr>
      </w:pPr>
      <w:r>
        <w:rPr>
          <w:rtl/>
        </w:rPr>
        <w:t>סא.</w:t>
      </w:r>
      <w:r>
        <w:rPr>
          <w:rtl/>
        </w:rPr>
        <w:fldChar w:fldCharType="begin"/>
      </w:r>
      <w:r>
        <w:rPr>
          <w:rtl/>
        </w:rPr>
        <w:instrText xml:space="preserve"> </w:instrText>
      </w:r>
      <w:r>
        <w:instrText>PAGEREF</w:instrText>
      </w:r>
      <w:r>
        <w:rPr>
          <w:rtl/>
        </w:rPr>
        <w:instrText xml:space="preserve"> _</w:instrText>
      </w:r>
      <w:r>
        <w:instrText>Toc119353226 \h</w:instrText>
      </w:r>
      <w:r>
        <w:rPr>
          <w:rtl/>
        </w:rPr>
        <w:instrText xml:space="preserve"> </w:instrText>
      </w:r>
      <w:r>
        <w:rPr>
          <w:rtl/>
        </w:rPr>
      </w:r>
      <w:r>
        <w:rPr>
          <w:rtl/>
        </w:rPr>
        <w:fldChar w:fldCharType="separate"/>
      </w:r>
      <w:r w:rsidR="00500AD7">
        <w:rPr>
          <w:rtl/>
        </w:rPr>
        <w:t>107</w:t>
      </w:r>
      <w:r>
        <w:rPr>
          <w:rtl/>
        </w:rPr>
        <w:fldChar w:fldCharType="end"/>
      </w:r>
    </w:p>
    <w:p w14:paraId="13CD4FF9" w14:textId="013132EA"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היא אומרת להניק והוא אומר שלא- שומעין לה, שצערה הוא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Toc119353227 \h</w:instrText>
      </w:r>
      <w:r>
        <w:rPr>
          <w:noProof/>
          <w:rtl/>
        </w:rPr>
        <w:instrText xml:space="preserve"> </w:instrText>
      </w:r>
      <w:r>
        <w:rPr>
          <w:noProof/>
          <w:rtl/>
        </w:rPr>
      </w:r>
      <w:r>
        <w:rPr>
          <w:noProof/>
          <w:rtl/>
        </w:rPr>
        <w:fldChar w:fldCharType="separate"/>
      </w:r>
      <w:r w:rsidR="00500AD7">
        <w:rPr>
          <w:noProof/>
          <w:rtl/>
        </w:rPr>
        <w:t>107</w:t>
      </w:r>
      <w:r>
        <w:rPr>
          <w:noProof/>
          <w:rtl/>
        </w:rPr>
        <w:fldChar w:fldCharType="end"/>
      </w:r>
    </w:p>
    <w:p w14:paraId="4681AF97" w14:textId="1FF9B54B"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הכניסה לו שפחה לא טוחנת לא אופה ולא מכבסת.</w:t>
      </w:r>
      <w:r w:rsidR="00534F59">
        <w:rPr>
          <w:rFonts w:hint="cs"/>
          <w:noProof/>
          <w:rtl/>
        </w:rPr>
        <w:t xml:space="preserve">ב' ג' ד' </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Toc119353228 \h</w:instrText>
      </w:r>
      <w:r>
        <w:rPr>
          <w:noProof/>
          <w:rtl/>
        </w:rPr>
        <w:instrText xml:space="preserve"> </w:instrText>
      </w:r>
      <w:r>
        <w:rPr>
          <w:noProof/>
          <w:rtl/>
        </w:rPr>
      </w:r>
      <w:r>
        <w:rPr>
          <w:noProof/>
          <w:rtl/>
        </w:rPr>
        <w:fldChar w:fldCharType="separate"/>
      </w:r>
      <w:r w:rsidR="00500AD7">
        <w:rPr>
          <w:noProof/>
          <w:rtl/>
        </w:rPr>
        <w:t>107</w:t>
      </w:r>
      <w:r>
        <w:rPr>
          <w:noProof/>
          <w:rtl/>
        </w:rPr>
        <w:fldChar w:fldCharType="end"/>
      </w:r>
    </w:p>
    <w:p w14:paraId="14A53E88" w14:textId="052D09B7"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ארבע - יושבת בקתדרא.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Toc119353232 \h</w:instrText>
      </w:r>
      <w:r>
        <w:rPr>
          <w:noProof/>
          <w:rtl/>
        </w:rPr>
        <w:instrText xml:space="preserve"> </w:instrText>
      </w:r>
      <w:r>
        <w:rPr>
          <w:noProof/>
          <w:rtl/>
        </w:rPr>
      </w:r>
      <w:r>
        <w:rPr>
          <w:noProof/>
          <w:rtl/>
        </w:rPr>
        <w:fldChar w:fldCharType="separate"/>
      </w:r>
      <w:r w:rsidR="00500AD7">
        <w:rPr>
          <w:noProof/>
          <w:rtl/>
        </w:rPr>
        <w:t>108</w:t>
      </w:r>
      <w:r>
        <w:rPr>
          <w:noProof/>
          <w:rtl/>
        </w:rPr>
        <w:fldChar w:fldCharType="end"/>
      </w:r>
    </w:p>
    <w:p w14:paraId="225CA154" w14:textId="724C1499"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 xml:space="preserve">ומזיגת הכוס. </w:t>
      </w:r>
      <w:r w:rsidRPr="00B64141">
        <w:rPr>
          <w:rFonts w:cs="FrankRuehl"/>
          <w:noProof/>
          <w:rtl/>
        </w:rPr>
        <w:t>ד' הנהגות,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Toc119353233 \h</w:instrText>
      </w:r>
      <w:r>
        <w:rPr>
          <w:noProof/>
          <w:rtl/>
        </w:rPr>
        <w:instrText xml:space="preserve"> </w:instrText>
      </w:r>
      <w:r>
        <w:rPr>
          <w:noProof/>
          <w:rtl/>
        </w:rPr>
      </w:r>
      <w:r>
        <w:rPr>
          <w:noProof/>
          <w:rtl/>
        </w:rPr>
        <w:fldChar w:fldCharType="separate"/>
      </w:r>
      <w:r w:rsidR="00500AD7">
        <w:rPr>
          <w:noProof/>
          <w:rtl/>
        </w:rPr>
        <w:t>108</w:t>
      </w:r>
      <w:r>
        <w:rPr>
          <w:noProof/>
          <w:rtl/>
        </w:rPr>
        <w:fldChar w:fldCharType="end"/>
      </w:r>
    </w:p>
    <w:p w14:paraId="56A5D6A6" w14:textId="2019A6E0"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ו' מעשים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Toc119353234 \h</w:instrText>
      </w:r>
      <w:r>
        <w:rPr>
          <w:noProof/>
          <w:rtl/>
        </w:rPr>
        <w:instrText xml:space="preserve"> </w:instrText>
      </w:r>
      <w:r>
        <w:rPr>
          <w:noProof/>
          <w:rtl/>
        </w:rPr>
      </w:r>
      <w:r>
        <w:rPr>
          <w:noProof/>
          <w:rtl/>
        </w:rPr>
        <w:fldChar w:fldCharType="separate"/>
      </w:r>
      <w:r w:rsidR="00500AD7">
        <w:rPr>
          <w:noProof/>
          <w:rtl/>
        </w:rPr>
        <w:t>109</w:t>
      </w:r>
      <w:r>
        <w:rPr>
          <w:noProof/>
          <w:rtl/>
        </w:rPr>
        <w:fldChar w:fldCharType="end"/>
      </w:r>
    </w:p>
    <w:p w14:paraId="332894EB" w14:textId="5A51DE00"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ועושה בצמר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Toc119353235 \h</w:instrText>
      </w:r>
      <w:r>
        <w:rPr>
          <w:noProof/>
          <w:rtl/>
        </w:rPr>
        <w:instrText xml:space="preserve"> </w:instrText>
      </w:r>
      <w:r>
        <w:rPr>
          <w:noProof/>
          <w:rtl/>
        </w:rPr>
      </w:r>
      <w:r>
        <w:rPr>
          <w:noProof/>
          <w:rtl/>
        </w:rPr>
        <w:fldChar w:fldCharType="separate"/>
      </w:r>
      <w:r w:rsidR="00500AD7">
        <w:rPr>
          <w:noProof/>
          <w:rtl/>
        </w:rPr>
        <w:t>109</w:t>
      </w:r>
      <w:r>
        <w:rPr>
          <w:noProof/>
          <w:rtl/>
        </w:rPr>
        <w:fldChar w:fldCharType="end"/>
      </w:r>
    </w:p>
    <w:p w14:paraId="36E5C374" w14:textId="547A69EE"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Toc119353236 \h</w:instrText>
      </w:r>
      <w:r>
        <w:rPr>
          <w:noProof/>
          <w:rtl/>
        </w:rPr>
        <w:instrText xml:space="preserve"> </w:instrText>
      </w:r>
      <w:r>
        <w:rPr>
          <w:noProof/>
          <w:rtl/>
        </w:rPr>
      </w:r>
      <w:r>
        <w:rPr>
          <w:noProof/>
          <w:rtl/>
        </w:rPr>
        <w:fldChar w:fldCharType="separate"/>
      </w:r>
      <w:r w:rsidR="00500AD7">
        <w:rPr>
          <w:noProof/>
          <w:rtl/>
        </w:rPr>
        <w:t>109</w:t>
      </w:r>
      <w:r>
        <w:rPr>
          <w:noProof/>
          <w:rtl/>
        </w:rPr>
        <w:fldChar w:fldCharType="end"/>
      </w:r>
    </w:p>
    <w:p w14:paraId="278808F1" w14:textId="3D899743"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ר"א: אפילו הכניסה לו מאה שפחות.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Toc119353237 \h</w:instrText>
      </w:r>
      <w:r>
        <w:rPr>
          <w:noProof/>
          <w:rtl/>
        </w:rPr>
        <w:instrText xml:space="preserve"> </w:instrText>
      </w:r>
      <w:r>
        <w:rPr>
          <w:noProof/>
          <w:rtl/>
        </w:rPr>
      </w:r>
      <w:r>
        <w:rPr>
          <w:noProof/>
          <w:rtl/>
        </w:rPr>
        <w:fldChar w:fldCharType="separate"/>
      </w:r>
      <w:r w:rsidR="00500AD7">
        <w:rPr>
          <w:noProof/>
          <w:rtl/>
        </w:rPr>
        <w:t>109</w:t>
      </w:r>
      <w:r>
        <w:rPr>
          <w:noProof/>
          <w:rtl/>
        </w:rPr>
        <w:fldChar w:fldCharType="end"/>
      </w:r>
    </w:p>
    <w:p w14:paraId="28CBCA30" w14:textId="648BB2BB"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רשב"ג אומר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Toc119353238 \h</w:instrText>
      </w:r>
      <w:r>
        <w:rPr>
          <w:noProof/>
          <w:rtl/>
        </w:rPr>
        <w:instrText xml:space="preserve"> </w:instrText>
      </w:r>
      <w:r>
        <w:rPr>
          <w:noProof/>
          <w:rtl/>
        </w:rPr>
      </w:r>
      <w:r>
        <w:rPr>
          <w:noProof/>
          <w:rtl/>
        </w:rPr>
        <w:fldChar w:fldCharType="separate"/>
      </w:r>
      <w:r w:rsidR="00500AD7">
        <w:rPr>
          <w:noProof/>
          <w:rtl/>
        </w:rPr>
        <w:t>110</w:t>
      </w:r>
      <w:r>
        <w:rPr>
          <w:noProof/>
          <w:rtl/>
        </w:rPr>
        <w:fldChar w:fldCharType="end"/>
      </w:r>
    </w:p>
    <w:p w14:paraId="1998B756" w14:textId="6C757FC1" w:rsidR="0087139A" w:rsidRDefault="0087139A" w:rsidP="00FD546B">
      <w:pPr>
        <w:pStyle w:val="TOC1"/>
        <w:tabs>
          <w:tab w:val="right" w:leader="dot" w:pos="3392"/>
        </w:tabs>
        <w:rPr>
          <w:rFonts w:asciiTheme="minorHAnsi" w:eastAsiaTheme="minorEastAsia" w:hAnsiTheme="minorHAnsi" w:cstheme="minorBidi"/>
          <w:noProof/>
          <w:sz w:val="22"/>
          <w:szCs w:val="22"/>
          <w:rtl/>
        </w:rPr>
      </w:pPr>
      <w:r>
        <w:rPr>
          <w:noProof/>
          <w:rtl/>
        </w:rPr>
        <w:t>המדיר את אשתו מתשמיש המטה,</w:t>
      </w:r>
      <w:r w:rsidR="00FD546B">
        <w:rPr>
          <w:rFonts w:hint="cs"/>
          <w:noProof/>
          <w:rtl/>
        </w:rPr>
        <w:t xml:space="preserve"> </w:t>
      </w:r>
      <w:r>
        <w:rPr>
          <w:noProof/>
          <w:rtl/>
        </w:rPr>
        <w:t>עונה האמורה בתורה,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Toc119353240 \h</w:instrText>
      </w:r>
      <w:r>
        <w:rPr>
          <w:noProof/>
          <w:rtl/>
        </w:rPr>
        <w:instrText xml:space="preserve"> </w:instrText>
      </w:r>
      <w:r>
        <w:rPr>
          <w:noProof/>
          <w:rtl/>
        </w:rPr>
      </w:r>
      <w:r>
        <w:rPr>
          <w:noProof/>
          <w:rtl/>
        </w:rPr>
        <w:fldChar w:fldCharType="separate"/>
      </w:r>
      <w:r w:rsidR="00500AD7">
        <w:rPr>
          <w:noProof/>
          <w:rtl/>
        </w:rPr>
        <w:t>110</w:t>
      </w:r>
      <w:r>
        <w:rPr>
          <w:noProof/>
          <w:rtl/>
        </w:rPr>
        <w:fldChar w:fldCharType="end"/>
      </w:r>
    </w:p>
    <w:p w14:paraId="12BE0F2C" w14:textId="58378101"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המדיר את אשתו מתשמיש המיטה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Toc119353241 \h</w:instrText>
      </w:r>
      <w:r>
        <w:rPr>
          <w:noProof/>
          <w:rtl/>
        </w:rPr>
        <w:instrText xml:space="preserve"> </w:instrText>
      </w:r>
      <w:r>
        <w:rPr>
          <w:noProof/>
          <w:rtl/>
        </w:rPr>
      </w:r>
      <w:r>
        <w:rPr>
          <w:noProof/>
          <w:rtl/>
        </w:rPr>
        <w:fldChar w:fldCharType="separate"/>
      </w:r>
      <w:r w:rsidR="00500AD7">
        <w:rPr>
          <w:noProof/>
          <w:rtl/>
        </w:rPr>
        <w:t>110</w:t>
      </w:r>
      <w:r>
        <w:rPr>
          <w:noProof/>
          <w:rtl/>
        </w:rPr>
        <w:fldChar w:fldCharType="end"/>
      </w:r>
    </w:p>
    <w:p w14:paraId="2058D5EA" w14:textId="645CD568" w:rsidR="0087139A" w:rsidRDefault="0087139A" w:rsidP="008E6019">
      <w:pPr>
        <w:pStyle w:val="afffff7"/>
        <w:framePr w:wrap="around"/>
        <w:rPr>
          <w:rFonts w:asciiTheme="minorHAnsi" w:eastAsiaTheme="minorEastAsia" w:hAnsiTheme="minorHAnsi" w:cstheme="minorBidi"/>
          <w:sz w:val="22"/>
          <w:szCs w:val="22"/>
          <w:rtl/>
        </w:rPr>
      </w:pPr>
      <w:r>
        <w:rPr>
          <w:rtl/>
        </w:rPr>
        <w:t>סב.</w:t>
      </w:r>
      <w:r>
        <w:rPr>
          <w:rtl/>
        </w:rPr>
        <w:fldChar w:fldCharType="begin"/>
      </w:r>
      <w:r>
        <w:rPr>
          <w:rtl/>
        </w:rPr>
        <w:instrText xml:space="preserve"> </w:instrText>
      </w:r>
      <w:r>
        <w:instrText>PAGEREF</w:instrText>
      </w:r>
      <w:r>
        <w:rPr>
          <w:rtl/>
        </w:rPr>
        <w:instrText xml:space="preserve"> _</w:instrText>
      </w:r>
      <w:r>
        <w:instrText>Toc119353242 \h</w:instrText>
      </w:r>
      <w:r>
        <w:rPr>
          <w:rtl/>
        </w:rPr>
        <w:instrText xml:space="preserve"> </w:instrText>
      </w:r>
      <w:r>
        <w:rPr>
          <w:rtl/>
        </w:rPr>
      </w:r>
      <w:r>
        <w:rPr>
          <w:rtl/>
        </w:rPr>
        <w:fldChar w:fldCharType="separate"/>
      </w:r>
      <w:r w:rsidR="00500AD7">
        <w:rPr>
          <w:rtl/>
        </w:rPr>
        <w:t>110</w:t>
      </w:r>
      <w:r>
        <w:rPr>
          <w:rtl/>
        </w:rPr>
        <w:fldChar w:fldCharType="end"/>
      </w:r>
    </w:p>
    <w:p w14:paraId="0B133E10" w14:textId="733E9A12"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התלמידים יוצאין לת"ת שלא ברשות ל' יום.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Toc119353243 \h</w:instrText>
      </w:r>
      <w:r>
        <w:rPr>
          <w:noProof/>
          <w:rtl/>
        </w:rPr>
        <w:instrText xml:space="preserve"> </w:instrText>
      </w:r>
      <w:r>
        <w:rPr>
          <w:noProof/>
          <w:rtl/>
        </w:rPr>
      </w:r>
      <w:r>
        <w:rPr>
          <w:noProof/>
          <w:rtl/>
        </w:rPr>
        <w:fldChar w:fldCharType="separate"/>
      </w:r>
      <w:r w:rsidR="00500AD7">
        <w:rPr>
          <w:noProof/>
          <w:rtl/>
        </w:rPr>
        <w:t>110</w:t>
      </w:r>
      <w:r>
        <w:rPr>
          <w:noProof/>
          <w:rtl/>
        </w:rPr>
        <w:fldChar w:fldCharType="end"/>
      </w:r>
    </w:p>
    <w:p w14:paraId="7C40AD4C" w14:textId="5C4D53C6"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אנחה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Toc119353244 \h</w:instrText>
      </w:r>
      <w:r>
        <w:rPr>
          <w:noProof/>
          <w:rtl/>
        </w:rPr>
        <w:instrText xml:space="preserve"> </w:instrText>
      </w:r>
      <w:r>
        <w:rPr>
          <w:noProof/>
          <w:rtl/>
        </w:rPr>
      </w:r>
      <w:r>
        <w:rPr>
          <w:noProof/>
          <w:rtl/>
        </w:rPr>
        <w:fldChar w:fldCharType="separate"/>
      </w:r>
      <w:r w:rsidR="00500AD7">
        <w:rPr>
          <w:noProof/>
          <w:rtl/>
        </w:rPr>
        <w:t>111</w:t>
      </w:r>
      <w:r>
        <w:rPr>
          <w:noProof/>
          <w:rtl/>
        </w:rPr>
        <w:fldChar w:fldCharType="end"/>
      </w:r>
    </w:p>
    <w:p w14:paraId="5845335F" w14:textId="4834D243"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 xml:space="preserve">הטיילין - בכל יום. </w:t>
      </w:r>
      <w:r w:rsidRPr="00B64141">
        <w:rPr>
          <w:rFonts w:cs="PFT_Frank"/>
          <w:bCs/>
          <w:noProof/>
          <w:spacing w:val="-2"/>
          <w:rtl/>
        </w:rPr>
        <w:t>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Toc119353245 \h</w:instrText>
      </w:r>
      <w:r>
        <w:rPr>
          <w:noProof/>
          <w:rtl/>
        </w:rPr>
        <w:instrText xml:space="preserve"> </w:instrText>
      </w:r>
      <w:r>
        <w:rPr>
          <w:noProof/>
          <w:rtl/>
        </w:rPr>
      </w:r>
      <w:r>
        <w:rPr>
          <w:noProof/>
          <w:rtl/>
        </w:rPr>
        <w:fldChar w:fldCharType="separate"/>
      </w:r>
      <w:r w:rsidR="00500AD7">
        <w:rPr>
          <w:noProof/>
          <w:rtl/>
        </w:rPr>
        <w:t>111</w:t>
      </w:r>
      <w:r>
        <w:rPr>
          <w:noProof/>
          <w:rtl/>
        </w:rPr>
        <w:fldChar w:fldCharType="end"/>
      </w:r>
    </w:p>
    <w:p w14:paraId="71D0999A" w14:textId="346C6727"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והפועלים - שתים בשבת.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Toc119353246 \h</w:instrText>
      </w:r>
      <w:r>
        <w:rPr>
          <w:noProof/>
          <w:rtl/>
        </w:rPr>
        <w:instrText xml:space="preserve"> </w:instrText>
      </w:r>
      <w:r>
        <w:rPr>
          <w:noProof/>
          <w:rtl/>
        </w:rPr>
      </w:r>
      <w:r>
        <w:rPr>
          <w:noProof/>
          <w:rtl/>
        </w:rPr>
        <w:fldChar w:fldCharType="separate"/>
      </w:r>
      <w:r w:rsidR="00500AD7">
        <w:rPr>
          <w:noProof/>
          <w:rtl/>
        </w:rPr>
        <w:t>112</w:t>
      </w:r>
      <w:r>
        <w:rPr>
          <w:noProof/>
          <w:rtl/>
        </w:rPr>
        <w:fldChar w:fldCharType="end"/>
      </w:r>
    </w:p>
    <w:p w14:paraId="5530DC01" w14:textId="42B63887"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החמרים - אחת בשבת.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Toc119353248 \h</w:instrText>
      </w:r>
      <w:r>
        <w:rPr>
          <w:noProof/>
          <w:rtl/>
        </w:rPr>
        <w:instrText xml:space="preserve"> </w:instrText>
      </w:r>
      <w:r>
        <w:rPr>
          <w:noProof/>
          <w:rtl/>
        </w:rPr>
      </w:r>
      <w:r>
        <w:rPr>
          <w:noProof/>
          <w:rtl/>
        </w:rPr>
        <w:fldChar w:fldCharType="separate"/>
      </w:r>
      <w:r w:rsidR="00500AD7">
        <w:rPr>
          <w:noProof/>
          <w:rtl/>
        </w:rPr>
        <w:t>112</w:t>
      </w:r>
      <w:r>
        <w:rPr>
          <w:noProof/>
          <w:rtl/>
        </w:rPr>
        <w:fldChar w:fldCharType="end"/>
      </w:r>
    </w:p>
    <w:p w14:paraId="4E74F438" w14:textId="0D7B63F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הספנים - אחת לששה חדשים, דברי ר' אליעזר.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Toc119353249 \h</w:instrText>
      </w:r>
      <w:r>
        <w:rPr>
          <w:noProof/>
          <w:rtl/>
        </w:rPr>
        <w:instrText xml:space="preserve"> </w:instrText>
      </w:r>
      <w:r>
        <w:rPr>
          <w:noProof/>
          <w:rtl/>
        </w:rPr>
      </w:r>
      <w:r>
        <w:rPr>
          <w:noProof/>
          <w:rtl/>
        </w:rPr>
        <w:fldChar w:fldCharType="separate"/>
      </w:r>
      <w:r w:rsidR="00500AD7">
        <w:rPr>
          <w:noProof/>
          <w:rtl/>
        </w:rPr>
        <w:t>112</w:t>
      </w:r>
      <w:r>
        <w:rPr>
          <w:noProof/>
          <w:rtl/>
        </w:rPr>
        <w:fldChar w:fldCharType="end"/>
      </w:r>
    </w:p>
    <w:p w14:paraId="77C9EAB9" w14:textId="62F65618"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עונת תלמידי חכמים</w:t>
      </w:r>
      <w:r w:rsidRPr="00B64141">
        <w:rPr>
          <w:rFonts w:ascii="Fb Fontext" w:hAnsi="Fb Fontext"/>
          <w:noProof/>
          <w:rtl/>
        </w:rPr>
        <w:t xml:space="preserve"> מע"ש לע"ש.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Toc119353250 \h</w:instrText>
      </w:r>
      <w:r>
        <w:rPr>
          <w:noProof/>
          <w:rtl/>
        </w:rPr>
        <w:instrText xml:space="preserve"> </w:instrText>
      </w:r>
      <w:r>
        <w:rPr>
          <w:noProof/>
          <w:rtl/>
        </w:rPr>
      </w:r>
      <w:r>
        <w:rPr>
          <w:noProof/>
          <w:rtl/>
        </w:rPr>
        <w:fldChar w:fldCharType="separate"/>
      </w:r>
      <w:r w:rsidR="00500AD7">
        <w:rPr>
          <w:noProof/>
          <w:rtl/>
        </w:rPr>
        <w:t>112</w:t>
      </w:r>
      <w:r>
        <w:rPr>
          <w:noProof/>
          <w:rtl/>
        </w:rPr>
        <w:fldChar w:fldCharType="end"/>
      </w:r>
    </w:p>
    <w:p w14:paraId="183EA801" w14:textId="2086DABB"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מעשה דר''ע</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Toc119353251 \h</w:instrText>
      </w:r>
      <w:r>
        <w:rPr>
          <w:noProof/>
          <w:rtl/>
        </w:rPr>
        <w:instrText xml:space="preserve"> </w:instrText>
      </w:r>
      <w:r>
        <w:rPr>
          <w:noProof/>
          <w:rtl/>
        </w:rPr>
      </w:r>
      <w:r>
        <w:rPr>
          <w:noProof/>
          <w:rtl/>
        </w:rPr>
        <w:fldChar w:fldCharType="separate"/>
      </w:r>
      <w:r w:rsidR="00500AD7">
        <w:rPr>
          <w:noProof/>
          <w:rtl/>
        </w:rPr>
        <w:t>114</w:t>
      </w:r>
      <w:r>
        <w:rPr>
          <w:noProof/>
          <w:rtl/>
        </w:rPr>
        <w:fldChar w:fldCharType="end"/>
      </w:r>
    </w:p>
    <w:p w14:paraId="36BFFE50" w14:textId="7081ED6E" w:rsidR="0087139A" w:rsidRDefault="0087139A" w:rsidP="008E6019">
      <w:pPr>
        <w:pStyle w:val="afffff7"/>
        <w:framePr w:wrap="around"/>
        <w:rPr>
          <w:rFonts w:asciiTheme="minorHAnsi" w:eastAsiaTheme="minorEastAsia" w:hAnsiTheme="minorHAnsi" w:cstheme="minorBidi"/>
          <w:sz w:val="22"/>
          <w:szCs w:val="22"/>
          <w:rtl/>
        </w:rPr>
      </w:pPr>
      <w:r w:rsidRPr="00B64141">
        <w:rPr>
          <w:rFonts w:ascii="BA Fontov Regular" w:hAnsi="BA Fontov Regular" w:cs="PFT_Frank"/>
          <w:bCs/>
          <w:spacing w:val="-2"/>
          <w:rtl/>
        </w:rPr>
        <w:t>סג.</w:t>
      </w:r>
      <w:r>
        <w:rPr>
          <w:rtl/>
        </w:rPr>
        <w:fldChar w:fldCharType="begin"/>
      </w:r>
      <w:r>
        <w:rPr>
          <w:rtl/>
        </w:rPr>
        <w:instrText xml:space="preserve"> </w:instrText>
      </w:r>
      <w:r>
        <w:instrText>PAGEREF</w:instrText>
      </w:r>
      <w:r>
        <w:rPr>
          <w:rtl/>
        </w:rPr>
        <w:instrText xml:space="preserve"> _</w:instrText>
      </w:r>
      <w:r>
        <w:instrText>Toc119353252 \h</w:instrText>
      </w:r>
      <w:r>
        <w:rPr>
          <w:rtl/>
        </w:rPr>
        <w:instrText xml:space="preserve"> </w:instrText>
      </w:r>
      <w:r>
        <w:rPr>
          <w:rtl/>
        </w:rPr>
      </w:r>
      <w:r>
        <w:rPr>
          <w:rtl/>
        </w:rPr>
        <w:fldChar w:fldCharType="separate"/>
      </w:r>
      <w:r w:rsidR="00500AD7">
        <w:rPr>
          <w:rtl/>
        </w:rPr>
        <w:t>114</w:t>
      </w:r>
      <w:r>
        <w:rPr>
          <w:rtl/>
        </w:rPr>
        <w:fldChar w:fldCharType="end"/>
      </w:r>
    </w:p>
    <w:p w14:paraId="6DD8A9EC" w14:textId="68671270" w:rsidR="0087139A" w:rsidRDefault="0087139A" w:rsidP="00FD546B">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המורדת על בעלה</w:t>
      </w:r>
      <w:r w:rsidR="00FD546B">
        <w:rPr>
          <w:rFonts w:hint="cs"/>
          <w:noProof/>
          <w:shd w:val="clear" w:color="auto" w:fill="F2F2F2" w:themeFill="background1" w:themeFillShade="F2"/>
          <w:rtl/>
        </w:rPr>
        <w:t xml:space="preserve">, </w:t>
      </w:r>
      <w:r w:rsidRPr="00B64141">
        <w:rPr>
          <w:noProof/>
          <w:shd w:val="clear" w:color="auto" w:fill="F2F2F2" w:themeFill="background1" w:themeFillShade="F2"/>
          <w:rtl/>
        </w:rPr>
        <w:t>עד מתי הוא פוחת?</w:t>
      </w:r>
      <w:r w:rsidR="00FD546B">
        <w:rPr>
          <w:rFonts w:hint="cs"/>
          <w:noProof/>
          <w:shd w:val="clear" w:color="auto" w:fill="F2F2F2" w:themeFill="background1" w:themeFillShade="F2"/>
          <w:rtl/>
        </w:rPr>
        <w:t xml:space="preserve">, </w:t>
      </w:r>
      <w:r w:rsidRPr="00B64141">
        <w:rPr>
          <w:noProof/>
          <w:shd w:val="clear" w:color="auto" w:fill="F2F2F2" w:themeFill="background1" w:themeFillShade="F2"/>
          <w:rtl/>
        </w:rPr>
        <w:t>וכן המורד על אשתו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Toc119353255 \h</w:instrText>
      </w:r>
      <w:r>
        <w:rPr>
          <w:noProof/>
          <w:rtl/>
        </w:rPr>
        <w:instrText xml:space="preserve"> </w:instrText>
      </w:r>
      <w:r>
        <w:rPr>
          <w:noProof/>
          <w:rtl/>
        </w:rPr>
      </w:r>
      <w:r>
        <w:rPr>
          <w:noProof/>
          <w:rtl/>
        </w:rPr>
        <w:fldChar w:fldCharType="separate"/>
      </w:r>
      <w:r w:rsidR="00500AD7">
        <w:rPr>
          <w:noProof/>
          <w:rtl/>
        </w:rPr>
        <w:t>115</w:t>
      </w:r>
      <w:r>
        <w:rPr>
          <w:noProof/>
          <w:rtl/>
        </w:rPr>
        <w:fldChar w:fldCharType="end"/>
      </w:r>
    </w:p>
    <w:p w14:paraId="2BFBC051" w14:textId="5AF9DF4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lastRenderedPageBreak/>
        <w:t>מורדת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Toc119353256 \h</w:instrText>
      </w:r>
      <w:r>
        <w:rPr>
          <w:noProof/>
          <w:rtl/>
        </w:rPr>
        <w:instrText xml:space="preserve"> </w:instrText>
      </w:r>
      <w:r>
        <w:rPr>
          <w:noProof/>
          <w:rtl/>
        </w:rPr>
      </w:r>
      <w:r>
        <w:rPr>
          <w:noProof/>
          <w:rtl/>
        </w:rPr>
        <w:fldChar w:fldCharType="separate"/>
      </w:r>
      <w:r w:rsidR="00500AD7">
        <w:rPr>
          <w:noProof/>
          <w:rtl/>
        </w:rPr>
        <w:t>115</w:t>
      </w:r>
      <w:r>
        <w:rPr>
          <w:noProof/>
          <w:rtl/>
        </w:rPr>
        <w:fldChar w:fldCharType="end"/>
      </w:r>
    </w:p>
    <w:p w14:paraId="4ADB5123" w14:textId="3326710A"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המורדת פוחתין מכתובתה ז' דינרים בשבת, ר"י: טרפעיקין.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Toc119353258 \h</w:instrText>
      </w:r>
      <w:r>
        <w:rPr>
          <w:noProof/>
          <w:rtl/>
        </w:rPr>
        <w:instrText xml:space="preserve"> </w:instrText>
      </w:r>
      <w:r>
        <w:rPr>
          <w:noProof/>
          <w:rtl/>
        </w:rPr>
      </w:r>
      <w:r>
        <w:rPr>
          <w:noProof/>
          <w:rtl/>
        </w:rPr>
        <w:fldChar w:fldCharType="separate"/>
      </w:r>
      <w:r w:rsidR="00500AD7">
        <w:rPr>
          <w:noProof/>
          <w:rtl/>
        </w:rPr>
        <w:t>115</w:t>
      </w:r>
      <w:r>
        <w:rPr>
          <w:noProof/>
          <w:rtl/>
        </w:rPr>
        <w:fldChar w:fldCharType="end"/>
      </w:r>
    </w:p>
    <w:p w14:paraId="5AC49357" w14:textId="69C26627"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כלתו דר"ז</w:t>
      </w:r>
      <w:r w:rsidRPr="00B64141">
        <w:rPr>
          <w:noProof/>
          <w:rtl/>
        </w:rPr>
        <w:t xml:space="preserve"> מרדה והיתה תופסת במעיל אחד,</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Toc119353259 \h</w:instrText>
      </w:r>
      <w:r>
        <w:rPr>
          <w:noProof/>
          <w:rtl/>
        </w:rPr>
        <w:instrText xml:space="preserve"> </w:instrText>
      </w:r>
      <w:r>
        <w:rPr>
          <w:noProof/>
          <w:rtl/>
        </w:rPr>
      </w:r>
      <w:r>
        <w:rPr>
          <w:noProof/>
          <w:rtl/>
        </w:rPr>
        <w:fldChar w:fldCharType="separate"/>
      </w:r>
      <w:r w:rsidR="00500AD7">
        <w:rPr>
          <w:noProof/>
          <w:rtl/>
        </w:rPr>
        <w:t>116</w:t>
      </w:r>
      <w:r>
        <w:rPr>
          <w:noProof/>
          <w:rtl/>
        </w:rPr>
        <w:fldChar w:fldCharType="end"/>
      </w:r>
    </w:p>
    <w:p w14:paraId="42555276" w14:textId="6480CCDD"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spacing w:val="-2"/>
          <w:rtl/>
        </w:rPr>
        <w:t>רטב"ק:</w:t>
      </w:r>
      <w:r>
        <w:rPr>
          <w:noProof/>
          <w:rtl/>
        </w:rPr>
        <w:t xml:space="preserve"> כותבין אגרת מרד על ארוסה, ולא על שומרת יבם.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Toc119353260 \h</w:instrText>
      </w:r>
      <w:r>
        <w:rPr>
          <w:noProof/>
          <w:rtl/>
        </w:rPr>
        <w:instrText xml:space="preserve"> </w:instrText>
      </w:r>
      <w:r>
        <w:rPr>
          <w:noProof/>
          <w:rtl/>
        </w:rPr>
      </w:r>
      <w:r>
        <w:rPr>
          <w:noProof/>
          <w:rtl/>
        </w:rPr>
        <w:fldChar w:fldCharType="separate"/>
      </w:r>
      <w:r w:rsidR="00500AD7">
        <w:rPr>
          <w:noProof/>
          <w:rtl/>
        </w:rPr>
        <w:t>116</w:t>
      </w:r>
      <w:r>
        <w:rPr>
          <w:noProof/>
          <w:rtl/>
        </w:rPr>
        <w:fldChar w:fldCharType="end"/>
      </w:r>
    </w:p>
    <w:p w14:paraId="5E495B3F" w14:textId="062D894D"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אלא בשניהם כשתבע לייבם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Toc119353261 \h</w:instrText>
      </w:r>
      <w:r>
        <w:rPr>
          <w:noProof/>
          <w:rtl/>
        </w:rPr>
        <w:instrText xml:space="preserve"> </w:instrText>
      </w:r>
      <w:r>
        <w:rPr>
          <w:noProof/>
          <w:rtl/>
        </w:rPr>
      </w:r>
      <w:r>
        <w:rPr>
          <w:noProof/>
          <w:rtl/>
        </w:rPr>
        <w:fldChar w:fldCharType="separate"/>
      </w:r>
      <w:r w:rsidR="00500AD7">
        <w:rPr>
          <w:noProof/>
          <w:rtl/>
        </w:rPr>
        <w:t>117</w:t>
      </w:r>
      <w:r>
        <w:rPr>
          <w:noProof/>
          <w:rtl/>
        </w:rPr>
        <w:fldChar w:fldCharType="end"/>
      </w:r>
    </w:p>
    <w:p w14:paraId="3F3E6CAF" w14:textId="3D9A480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עד מתי הוא פוחת וכו' ר"י טרפעיקין.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Toc119353262 \h</w:instrText>
      </w:r>
      <w:r>
        <w:rPr>
          <w:noProof/>
          <w:rtl/>
        </w:rPr>
        <w:instrText xml:space="preserve"> </w:instrText>
      </w:r>
      <w:r>
        <w:rPr>
          <w:noProof/>
          <w:rtl/>
        </w:rPr>
      </w:r>
      <w:r>
        <w:rPr>
          <w:noProof/>
          <w:rtl/>
        </w:rPr>
        <w:fldChar w:fldCharType="separate"/>
      </w:r>
      <w:r w:rsidR="00500AD7">
        <w:rPr>
          <w:noProof/>
          <w:rtl/>
        </w:rPr>
        <w:t>117</w:t>
      </w:r>
      <w:r>
        <w:rPr>
          <w:noProof/>
          <w:rtl/>
        </w:rPr>
        <w:fldChar w:fldCharType="end"/>
      </w:r>
    </w:p>
    <w:p w14:paraId="58DC4586" w14:textId="62C9E399" w:rsidR="0087139A" w:rsidRDefault="0087139A" w:rsidP="008E6019">
      <w:pPr>
        <w:pStyle w:val="afffff7"/>
        <w:framePr w:wrap="around"/>
        <w:rPr>
          <w:rFonts w:asciiTheme="minorHAnsi" w:eastAsiaTheme="minorEastAsia" w:hAnsiTheme="minorHAnsi" w:cstheme="minorBidi"/>
          <w:sz w:val="22"/>
          <w:szCs w:val="22"/>
          <w:rtl/>
        </w:rPr>
      </w:pPr>
      <w:r>
        <w:rPr>
          <w:rtl/>
        </w:rPr>
        <w:t>סד:</w:t>
      </w:r>
      <w:r>
        <w:rPr>
          <w:rtl/>
        </w:rPr>
        <w:fldChar w:fldCharType="begin"/>
      </w:r>
      <w:r>
        <w:rPr>
          <w:rtl/>
        </w:rPr>
        <w:instrText xml:space="preserve"> </w:instrText>
      </w:r>
      <w:r>
        <w:instrText>PAGEREF</w:instrText>
      </w:r>
      <w:r>
        <w:rPr>
          <w:rtl/>
        </w:rPr>
        <w:instrText xml:space="preserve"> _</w:instrText>
      </w:r>
      <w:r>
        <w:instrText>Toc119353263 \h</w:instrText>
      </w:r>
      <w:r>
        <w:rPr>
          <w:rtl/>
        </w:rPr>
        <w:instrText xml:space="preserve"> </w:instrText>
      </w:r>
      <w:r>
        <w:rPr>
          <w:rtl/>
        </w:rPr>
      </w:r>
      <w:r>
        <w:rPr>
          <w:rtl/>
        </w:rPr>
        <w:fldChar w:fldCharType="separate"/>
      </w:r>
      <w:r w:rsidR="00500AD7">
        <w:rPr>
          <w:rtl/>
        </w:rPr>
        <w:t>117</w:t>
      </w:r>
      <w:r>
        <w:rPr>
          <w:rtl/>
        </w:rPr>
        <w:fldChar w:fldCharType="end"/>
      </w:r>
    </w:p>
    <w:p w14:paraId="698A3DE7" w14:textId="41280240" w:rsidR="0087139A" w:rsidRDefault="0087139A" w:rsidP="00FD546B">
      <w:pPr>
        <w:pStyle w:val="TOC1"/>
        <w:tabs>
          <w:tab w:val="right" w:leader="dot" w:pos="3392"/>
        </w:tabs>
        <w:rPr>
          <w:rFonts w:asciiTheme="minorHAnsi" w:eastAsiaTheme="minorEastAsia" w:hAnsiTheme="minorHAnsi" w:cstheme="minorBidi"/>
          <w:noProof/>
          <w:sz w:val="22"/>
          <w:szCs w:val="22"/>
          <w:rtl/>
        </w:rPr>
      </w:pPr>
      <w:r>
        <w:rPr>
          <w:noProof/>
          <w:rtl/>
        </w:rPr>
        <w:t>המשרה את אשתו על ידי שליש,</w:t>
      </w:r>
      <w:r w:rsidR="00FD546B">
        <w:rPr>
          <w:rFonts w:hint="cs"/>
          <w:noProof/>
          <w:rtl/>
        </w:rPr>
        <w:t xml:space="preserve"> </w:t>
      </w:r>
      <w:r>
        <w:rPr>
          <w:noProof/>
          <w:rtl/>
        </w:rPr>
        <w:t>ומה היא עושה לו?</w:t>
      </w:r>
      <w:r w:rsidR="00FD546B">
        <w:rPr>
          <w:rFonts w:hint="cs"/>
          <w:noProof/>
          <w:rtl/>
        </w:rPr>
        <w:t>,</w:t>
      </w:r>
      <w:r w:rsidR="00FD546B">
        <w:rPr>
          <w:rFonts w:hint="cs"/>
          <w:noProof/>
          <w:shd w:val="clear" w:color="auto" w:fill="F2F2F2" w:themeFill="background1" w:themeFillShade="F2"/>
          <w:rtl/>
        </w:rPr>
        <w:t xml:space="preserve"> </w:t>
      </w:r>
      <w:r w:rsidRPr="00B64141">
        <w:rPr>
          <w:noProof/>
          <w:shd w:val="clear" w:color="auto" w:fill="F2F2F2" w:themeFill="background1" w:themeFillShade="F2"/>
          <w:rtl/>
        </w:rPr>
        <w:t>ואם היתה מניקה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Toc119353266 \h</w:instrText>
      </w:r>
      <w:r>
        <w:rPr>
          <w:noProof/>
          <w:rtl/>
        </w:rPr>
        <w:instrText xml:space="preserve"> </w:instrText>
      </w:r>
      <w:r>
        <w:rPr>
          <w:noProof/>
          <w:rtl/>
        </w:rPr>
      </w:r>
      <w:r>
        <w:rPr>
          <w:noProof/>
          <w:rtl/>
        </w:rPr>
        <w:fldChar w:fldCharType="separate"/>
      </w:r>
      <w:r w:rsidR="00500AD7">
        <w:rPr>
          <w:noProof/>
          <w:rtl/>
        </w:rPr>
        <w:t>118</w:t>
      </w:r>
      <w:r>
        <w:rPr>
          <w:noProof/>
          <w:rtl/>
        </w:rPr>
        <w:fldChar w:fldCharType="end"/>
      </w:r>
    </w:p>
    <w:p w14:paraId="7775BD87" w14:textId="7798DAB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מתני' לא ריב"ב ולא ר"ש, [ג]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Toc119353267 \h</w:instrText>
      </w:r>
      <w:r>
        <w:rPr>
          <w:noProof/>
          <w:rtl/>
        </w:rPr>
        <w:instrText xml:space="preserve"> </w:instrText>
      </w:r>
      <w:r>
        <w:rPr>
          <w:noProof/>
          <w:rtl/>
        </w:rPr>
      </w:r>
      <w:r>
        <w:rPr>
          <w:noProof/>
          <w:rtl/>
        </w:rPr>
        <w:fldChar w:fldCharType="separate"/>
      </w:r>
      <w:r w:rsidR="00500AD7">
        <w:rPr>
          <w:noProof/>
          <w:rtl/>
        </w:rPr>
        <w:t>118</w:t>
      </w:r>
      <w:r>
        <w:rPr>
          <w:noProof/>
          <w:rtl/>
        </w:rPr>
        <w:fldChar w:fldCharType="end"/>
      </w:r>
    </w:p>
    <w:p w14:paraId="7AF4D27C" w14:textId="0D78181B"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אמר רבי יוסי: לא פסק שעורין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Toc119353268 \h</w:instrText>
      </w:r>
      <w:r>
        <w:rPr>
          <w:noProof/>
          <w:rtl/>
        </w:rPr>
        <w:instrText xml:space="preserve"> </w:instrText>
      </w:r>
      <w:r>
        <w:rPr>
          <w:noProof/>
          <w:rtl/>
        </w:rPr>
      </w:r>
      <w:r>
        <w:rPr>
          <w:noProof/>
          <w:rtl/>
        </w:rPr>
        <w:fldChar w:fldCharType="separate"/>
      </w:r>
      <w:r w:rsidR="00500AD7">
        <w:rPr>
          <w:noProof/>
          <w:rtl/>
        </w:rPr>
        <w:t>119</w:t>
      </w:r>
      <w:r>
        <w:rPr>
          <w:noProof/>
          <w:rtl/>
        </w:rPr>
        <w:fldChar w:fldCharType="end"/>
      </w:r>
    </w:p>
    <w:p w14:paraId="1D3BD55C" w14:textId="534174F6" w:rsidR="0087139A" w:rsidRDefault="0087139A" w:rsidP="008E6019">
      <w:pPr>
        <w:pStyle w:val="afffff7"/>
        <w:framePr w:wrap="around"/>
        <w:rPr>
          <w:rFonts w:asciiTheme="minorHAnsi" w:eastAsiaTheme="minorEastAsia" w:hAnsiTheme="minorHAnsi" w:cstheme="minorBidi"/>
          <w:sz w:val="22"/>
          <w:szCs w:val="22"/>
          <w:rtl/>
        </w:rPr>
      </w:pPr>
      <w:r>
        <w:rPr>
          <w:rtl/>
        </w:rPr>
        <w:t>סה.</w:t>
      </w:r>
      <w:r>
        <w:rPr>
          <w:rtl/>
        </w:rPr>
        <w:fldChar w:fldCharType="begin"/>
      </w:r>
      <w:r>
        <w:rPr>
          <w:rtl/>
        </w:rPr>
        <w:instrText xml:space="preserve"> </w:instrText>
      </w:r>
      <w:r>
        <w:instrText>PAGEREF</w:instrText>
      </w:r>
      <w:r>
        <w:rPr>
          <w:rtl/>
        </w:rPr>
        <w:instrText xml:space="preserve"> _</w:instrText>
      </w:r>
      <w:r>
        <w:instrText>Toc119353269 \h</w:instrText>
      </w:r>
      <w:r>
        <w:rPr>
          <w:rtl/>
        </w:rPr>
        <w:instrText xml:space="preserve"> </w:instrText>
      </w:r>
      <w:r>
        <w:rPr>
          <w:rtl/>
        </w:rPr>
      </w:r>
      <w:r>
        <w:rPr>
          <w:rtl/>
        </w:rPr>
        <w:fldChar w:fldCharType="separate"/>
      </w:r>
      <w:r w:rsidR="00500AD7">
        <w:rPr>
          <w:rtl/>
        </w:rPr>
        <w:t>119</w:t>
      </w:r>
      <w:r>
        <w:rPr>
          <w:rtl/>
        </w:rPr>
        <w:fldChar w:fldCharType="end"/>
      </w:r>
    </w:p>
    <w:p w14:paraId="1B74FD12" w14:textId="1B3C4795"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ונותן לה חצי קב קיטנית.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Toc119353270 \h</w:instrText>
      </w:r>
      <w:r>
        <w:rPr>
          <w:noProof/>
          <w:rtl/>
        </w:rPr>
        <w:instrText xml:space="preserve"> </w:instrText>
      </w:r>
      <w:r>
        <w:rPr>
          <w:noProof/>
          <w:rtl/>
        </w:rPr>
      </w:r>
      <w:r>
        <w:rPr>
          <w:noProof/>
          <w:rtl/>
        </w:rPr>
        <w:fldChar w:fldCharType="separate"/>
      </w:r>
      <w:r w:rsidR="00500AD7">
        <w:rPr>
          <w:noProof/>
          <w:rtl/>
        </w:rPr>
        <w:t>119</w:t>
      </w:r>
      <w:r>
        <w:rPr>
          <w:noProof/>
          <w:rtl/>
        </w:rPr>
        <w:fldChar w:fldCharType="end"/>
      </w:r>
    </w:p>
    <w:p w14:paraId="721D5C6D" w14:textId="07EAFBDC"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ונותן לה מטה ומפץ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Toc119353271 \h</w:instrText>
      </w:r>
      <w:r>
        <w:rPr>
          <w:noProof/>
          <w:rtl/>
        </w:rPr>
        <w:instrText xml:space="preserve"> </w:instrText>
      </w:r>
      <w:r>
        <w:rPr>
          <w:noProof/>
          <w:rtl/>
        </w:rPr>
      </w:r>
      <w:r>
        <w:rPr>
          <w:noProof/>
          <w:rtl/>
        </w:rPr>
        <w:fldChar w:fldCharType="separate"/>
      </w:r>
      <w:r w:rsidR="00500AD7">
        <w:rPr>
          <w:noProof/>
          <w:rtl/>
        </w:rPr>
        <w:t>120</w:t>
      </w:r>
      <w:r>
        <w:rPr>
          <w:noProof/>
          <w:rtl/>
        </w:rPr>
        <w:fldChar w:fldCharType="end"/>
      </w:r>
    </w:p>
    <w:p w14:paraId="35659585" w14:textId="3B8CB99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ונותן לה כפה וג' מנעלים.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Toc119353273 \h</w:instrText>
      </w:r>
      <w:r>
        <w:rPr>
          <w:noProof/>
          <w:rtl/>
        </w:rPr>
        <w:instrText xml:space="preserve"> </w:instrText>
      </w:r>
      <w:r>
        <w:rPr>
          <w:noProof/>
          <w:rtl/>
        </w:rPr>
      </w:r>
      <w:r>
        <w:rPr>
          <w:noProof/>
          <w:rtl/>
        </w:rPr>
        <w:fldChar w:fldCharType="separate"/>
      </w:r>
      <w:r w:rsidR="00500AD7">
        <w:rPr>
          <w:noProof/>
          <w:rtl/>
        </w:rPr>
        <w:t>121</w:t>
      </w:r>
      <w:r>
        <w:rPr>
          <w:noProof/>
          <w:rtl/>
        </w:rPr>
        <w:fldChar w:fldCharType="end"/>
      </w:r>
    </w:p>
    <w:p w14:paraId="1525DAEC" w14:textId="62FD8D9A"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וכלים של חמשים זוז.</w:t>
      </w:r>
      <w:r w:rsidRPr="00B64141">
        <w:rPr>
          <w:rFonts w:cs="PFT_Frank"/>
          <w:bCs/>
          <w:noProof/>
          <w:spacing w:val="-2"/>
          <w:rtl/>
        </w:rPr>
        <w:t xml:space="preserve"> אביי: פשיטי דאל''ה מנ''ל לעני בישראל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Toc119353274 \h</w:instrText>
      </w:r>
      <w:r>
        <w:rPr>
          <w:noProof/>
          <w:rtl/>
        </w:rPr>
        <w:instrText xml:space="preserve"> </w:instrText>
      </w:r>
      <w:r>
        <w:rPr>
          <w:noProof/>
          <w:rtl/>
        </w:rPr>
      </w:r>
      <w:r>
        <w:rPr>
          <w:noProof/>
          <w:rtl/>
        </w:rPr>
        <w:fldChar w:fldCharType="separate"/>
      </w:r>
      <w:r w:rsidR="00500AD7">
        <w:rPr>
          <w:noProof/>
          <w:rtl/>
        </w:rPr>
        <w:t>121</w:t>
      </w:r>
      <w:r>
        <w:rPr>
          <w:noProof/>
          <w:rtl/>
        </w:rPr>
        <w:fldChar w:fldCharType="end"/>
      </w:r>
    </w:p>
    <w:p w14:paraId="684C4DC6" w14:textId="69D7BB9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ואין נותנין לה לא חדשים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Toc119353275 \h</w:instrText>
      </w:r>
      <w:r>
        <w:rPr>
          <w:noProof/>
          <w:rtl/>
        </w:rPr>
        <w:instrText xml:space="preserve"> </w:instrText>
      </w:r>
      <w:r>
        <w:rPr>
          <w:noProof/>
          <w:rtl/>
        </w:rPr>
      </w:r>
      <w:r>
        <w:rPr>
          <w:noProof/>
          <w:rtl/>
        </w:rPr>
        <w:fldChar w:fldCharType="separate"/>
      </w:r>
      <w:r w:rsidR="00500AD7">
        <w:rPr>
          <w:noProof/>
          <w:rtl/>
        </w:rPr>
        <w:t>121</w:t>
      </w:r>
      <w:r>
        <w:rPr>
          <w:noProof/>
          <w:rtl/>
        </w:rPr>
        <w:fldChar w:fldCharType="end"/>
      </w:r>
    </w:p>
    <w:p w14:paraId="52508E0E" w14:textId="1C338A65"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נותן לה מעה כסף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Toc119353276 \h</w:instrText>
      </w:r>
      <w:r>
        <w:rPr>
          <w:noProof/>
          <w:rtl/>
        </w:rPr>
        <w:instrText xml:space="preserve"> </w:instrText>
      </w:r>
      <w:r>
        <w:rPr>
          <w:noProof/>
          <w:rtl/>
        </w:rPr>
      </w:r>
      <w:r>
        <w:rPr>
          <w:noProof/>
          <w:rtl/>
        </w:rPr>
        <w:fldChar w:fldCharType="separate"/>
      </w:r>
      <w:r w:rsidR="00500AD7">
        <w:rPr>
          <w:noProof/>
          <w:rtl/>
        </w:rPr>
        <w:t>121</w:t>
      </w:r>
      <w:r>
        <w:rPr>
          <w:noProof/>
          <w:rtl/>
        </w:rPr>
        <w:fldChar w:fldCharType="end"/>
      </w:r>
    </w:p>
    <w:p w14:paraId="776682DA" w14:textId="3FC5BED7"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ואם היתה מניקה.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Toc119353277 \h</w:instrText>
      </w:r>
      <w:r>
        <w:rPr>
          <w:noProof/>
          <w:rtl/>
        </w:rPr>
        <w:instrText xml:space="preserve"> </w:instrText>
      </w:r>
      <w:r>
        <w:rPr>
          <w:noProof/>
          <w:rtl/>
        </w:rPr>
      </w:r>
      <w:r>
        <w:rPr>
          <w:noProof/>
          <w:rtl/>
        </w:rPr>
        <w:fldChar w:fldCharType="separate"/>
      </w:r>
      <w:r w:rsidR="00500AD7">
        <w:rPr>
          <w:noProof/>
          <w:rtl/>
        </w:rPr>
        <w:t>121</w:t>
      </w:r>
      <w:r>
        <w:rPr>
          <w:noProof/>
          <w:rtl/>
        </w:rPr>
        <w:fldChar w:fldCharType="end"/>
      </w:r>
    </w:p>
    <w:p w14:paraId="549AF4AD" w14:textId="4A869600" w:rsidR="00D96913" w:rsidRDefault="00D96913" w:rsidP="00FD546B">
      <w:pPr>
        <w:pStyle w:val="TOC1"/>
        <w:tabs>
          <w:tab w:val="right" w:leader="dot" w:pos="3392"/>
        </w:tabs>
        <w:rPr>
          <w:noProof/>
          <w:shd w:val="clear" w:color="auto" w:fill="F2F2F2" w:themeFill="background1" w:themeFillShade="F2"/>
          <w:rtl/>
        </w:rPr>
      </w:pPr>
      <w:r>
        <w:rPr>
          <w:rFonts w:hint="cs"/>
          <w:noProof/>
          <w:sz w:val="22"/>
          <w:szCs w:val="18"/>
          <w:shd w:val="clear" w:color="auto" w:fill="F2F2F2" w:themeFill="background1" w:themeFillShade="F2"/>
          <w:rtl/>
        </w:rPr>
        <w:t xml:space="preserve">                           </w:t>
      </w:r>
      <w:r w:rsidRPr="00D96913">
        <w:rPr>
          <w:rFonts w:hint="cs"/>
          <w:noProof/>
          <w:sz w:val="22"/>
          <w:szCs w:val="18"/>
          <w:shd w:val="clear" w:color="auto" w:fill="F2F2F2" w:themeFill="background1" w:themeFillShade="F2"/>
          <w:rtl/>
        </w:rPr>
        <w:t>פרק שישי מציאת האש</w:t>
      </w:r>
      <w:r>
        <w:rPr>
          <w:rFonts w:hint="cs"/>
          <w:noProof/>
          <w:sz w:val="22"/>
          <w:szCs w:val="18"/>
          <w:shd w:val="clear" w:color="auto" w:fill="F2F2F2" w:themeFill="background1" w:themeFillShade="F2"/>
          <w:rtl/>
        </w:rPr>
        <w:t>ה</w:t>
      </w:r>
    </w:p>
    <w:p w14:paraId="2DF886E3" w14:textId="7EA9A76E" w:rsidR="0087139A" w:rsidRDefault="0087139A" w:rsidP="00FD546B">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מציאת האשה ומעשה ידיה לבעלה</w:t>
      </w:r>
      <w:r w:rsidR="00FD546B">
        <w:rPr>
          <w:rFonts w:hint="cs"/>
          <w:noProof/>
          <w:rtl/>
        </w:rPr>
        <w:t>,</w:t>
      </w:r>
      <w:r w:rsidR="00FD546B">
        <w:rPr>
          <w:rFonts w:hint="cs"/>
          <w:noProof/>
          <w:shd w:val="clear" w:color="auto" w:fill="F2F2F2" w:themeFill="background1" w:themeFillShade="F2"/>
          <w:rtl/>
        </w:rPr>
        <w:t xml:space="preserve"> </w:t>
      </w:r>
      <w:r w:rsidRPr="00B64141">
        <w:rPr>
          <w:noProof/>
          <w:shd w:val="clear" w:color="auto" w:fill="F2F2F2" w:themeFill="background1" w:themeFillShade="F2"/>
          <w:rtl/>
        </w:rPr>
        <w:t>וירושתה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Toc119353279 \h</w:instrText>
      </w:r>
      <w:r>
        <w:rPr>
          <w:noProof/>
          <w:rtl/>
        </w:rPr>
        <w:instrText xml:space="preserve"> </w:instrText>
      </w:r>
      <w:r>
        <w:rPr>
          <w:noProof/>
          <w:rtl/>
        </w:rPr>
      </w:r>
      <w:r>
        <w:rPr>
          <w:noProof/>
          <w:rtl/>
        </w:rPr>
        <w:fldChar w:fldCharType="separate"/>
      </w:r>
      <w:r w:rsidR="00500AD7">
        <w:rPr>
          <w:noProof/>
          <w:rtl/>
        </w:rPr>
        <w:t>122</w:t>
      </w:r>
      <w:r>
        <w:rPr>
          <w:noProof/>
          <w:rtl/>
        </w:rPr>
        <w:fldChar w:fldCharType="end"/>
      </w:r>
    </w:p>
    <w:p w14:paraId="325B8FAD" w14:textId="4D893327" w:rsidR="0087139A" w:rsidRDefault="0087139A" w:rsidP="008E6019">
      <w:pPr>
        <w:pStyle w:val="afffff7"/>
        <w:framePr w:wrap="around"/>
        <w:rPr>
          <w:rFonts w:asciiTheme="minorHAnsi" w:eastAsiaTheme="minorEastAsia" w:hAnsiTheme="minorHAnsi" w:cstheme="minorBidi"/>
          <w:sz w:val="22"/>
          <w:szCs w:val="22"/>
          <w:rtl/>
        </w:rPr>
      </w:pPr>
      <w:r>
        <w:rPr>
          <w:rtl/>
        </w:rPr>
        <w:t>סו.</w:t>
      </w:r>
      <w:r>
        <w:rPr>
          <w:rtl/>
        </w:rPr>
        <w:fldChar w:fldCharType="begin"/>
      </w:r>
      <w:r>
        <w:rPr>
          <w:rtl/>
        </w:rPr>
        <w:instrText xml:space="preserve"> </w:instrText>
      </w:r>
      <w:r>
        <w:instrText>PAGEREF</w:instrText>
      </w:r>
      <w:r>
        <w:rPr>
          <w:rtl/>
        </w:rPr>
        <w:instrText xml:space="preserve"> _</w:instrText>
      </w:r>
      <w:r>
        <w:instrText>Toc119353280 \h</w:instrText>
      </w:r>
      <w:r>
        <w:rPr>
          <w:rtl/>
        </w:rPr>
        <w:instrText xml:space="preserve"> </w:instrText>
      </w:r>
      <w:r>
        <w:rPr>
          <w:rtl/>
        </w:rPr>
      </w:r>
      <w:r>
        <w:rPr>
          <w:rtl/>
        </w:rPr>
        <w:fldChar w:fldCharType="separate"/>
      </w:r>
      <w:r w:rsidR="00500AD7">
        <w:rPr>
          <w:rtl/>
        </w:rPr>
        <w:t>122</w:t>
      </w:r>
      <w:r>
        <w:rPr>
          <w:rtl/>
        </w:rPr>
        <w:fldChar w:fldCharType="end"/>
      </w:r>
    </w:p>
    <w:p w14:paraId="7DA3B82F" w14:textId="6EC95D3A"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בושתה ופגמה.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Toc119353281 \h</w:instrText>
      </w:r>
      <w:r>
        <w:rPr>
          <w:noProof/>
          <w:rtl/>
        </w:rPr>
        <w:instrText xml:space="preserve"> </w:instrText>
      </w:r>
      <w:r>
        <w:rPr>
          <w:noProof/>
          <w:rtl/>
        </w:rPr>
      </w:r>
      <w:r>
        <w:rPr>
          <w:noProof/>
          <w:rtl/>
        </w:rPr>
        <w:fldChar w:fldCharType="separate"/>
      </w:r>
      <w:r w:rsidR="00500AD7">
        <w:rPr>
          <w:noProof/>
          <w:rtl/>
        </w:rPr>
        <w:t>122</w:t>
      </w:r>
      <w:r>
        <w:rPr>
          <w:noProof/>
          <w:rtl/>
        </w:rPr>
        <w:fldChar w:fldCharType="end"/>
      </w:r>
    </w:p>
    <w:p w14:paraId="38480266" w14:textId="2E22194E" w:rsidR="0087139A" w:rsidRDefault="0087139A" w:rsidP="00FD546B">
      <w:pPr>
        <w:pStyle w:val="TOC1"/>
        <w:tabs>
          <w:tab w:val="right" w:leader="dot" w:pos="3392"/>
        </w:tabs>
        <w:rPr>
          <w:rFonts w:asciiTheme="minorHAnsi" w:eastAsiaTheme="minorEastAsia" w:hAnsiTheme="minorHAnsi" w:cstheme="minorBidi"/>
          <w:noProof/>
          <w:sz w:val="22"/>
          <w:szCs w:val="22"/>
          <w:rtl/>
        </w:rPr>
      </w:pPr>
      <w:r>
        <w:rPr>
          <w:noProof/>
          <w:rtl/>
        </w:rPr>
        <w:t>הפוסק מעות לחתנו, ומת חתנו,</w:t>
      </w:r>
      <w:r w:rsidR="00FD546B">
        <w:rPr>
          <w:rFonts w:hint="cs"/>
          <w:noProof/>
          <w:shd w:val="clear" w:color="auto" w:fill="F2F2F2" w:themeFill="background1" w:themeFillShade="F2"/>
          <w:rtl/>
        </w:rPr>
        <w:t xml:space="preserve"> </w:t>
      </w:r>
      <w:r w:rsidRPr="00B64141">
        <w:rPr>
          <w:noProof/>
          <w:shd w:val="clear" w:color="auto" w:fill="F2F2F2" w:themeFill="background1" w:themeFillShade="F2"/>
          <w:rtl/>
        </w:rPr>
        <w:t>פסקה להכניס לו אלף דינר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Toc119353283 \h</w:instrText>
      </w:r>
      <w:r>
        <w:rPr>
          <w:noProof/>
          <w:rtl/>
        </w:rPr>
        <w:instrText xml:space="preserve"> </w:instrText>
      </w:r>
      <w:r>
        <w:rPr>
          <w:noProof/>
          <w:rtl/>
        </w:rPr>
      </w:r>
      <w:r>
        <w:rPr>
          <w:noProof/>
          <w:rtl/>
        </w:rPr>
        <w:fldChar w:fldCharType="separate"/>
      </w:r>
      <w:r w:rsidR="00500AD7">
        <w:rPr>
          <w:noProof/>
          <w:rtl/>
        </w:rPr>
        <w:t>123</w:t>
      </w:r>
      <w:r>
        <w:rPr>
          <w:noProof/>
          <w:rtl/>
        </w:rPr>
        <w:fldChar w:fldCharType="end"/>
      </w:r>
    </w:p>
    <w:p w14:paraId="78B0B7C9" w14:textId="2280C0DC"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פסקה להכניס לו אלף דינר 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Toc119353285 \h</w:instrText>
      </w:r>
      <w:r>
        <w:rPr>
          <w:noProof/>
          <w:rtl/>
        </w:rPr>
        <w:instrText xml:space="preserve"> </w:instrText>
      </w:r>
      <w:r>
        <w:rPr>
          <w:noProof/>
          <w:rtl/>
        </w:rPr>
      </w:r>
      <w:r>
        <w:rPr>
          <w:noProof/>
          <w:rtl/>
        </w:rPr>
        <w:fldChar w:fldCharType="separate"/>
      </w:r>
      <w:r w:rsidR="00500AD7">
        <w:rPr>
          <w:noProof/>
          <w:rtl/>
        </w:rPr>
        <w:t>123</w:t>
      </w:r>
      <w:r>
        <w:rPr>
          <w:noProof/>
          <w:rtl/>
        </w:rPr>
        <w:fldChar w:fldCharType="end"/>
      </w:r>
    </w:p>
    <w:p w14:paraId="1FC1D616" w14:textId="29B4D9A8" w:rsidR="0087139A" w:rsidRDefault="0087139A" w:rsidP="00FD546B">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פסקה להכניס לו כספים</w:t>
      </w:r>
      <w:r w:rsidR="00FD546B">
        <w:rPr>
          <w:rFonts w:hint="cs"/>
          <w:noProof/>
          <w:shd w:val="clear" w:color="auto" w:fill="F2F2F2" w:themeFill="background1" w:themeFillShade="F2"/>
          <w:rtl/>
        </w:rPr>
        <w:t xml:space="preserve">, </w:t>
      </w:r>
      <w:r w:rsidRPr="00B64141">
        <w:rPr>
          <w:noProof/>
          <w:shd w:val="clear" w:color="auto" w:fill="F2F2F2" w:themeFill="background1" w:themeFillShade="F2"/>
          <w:rtl/>
        </w:rPr>
        <w:t>החתן מקבל עליו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Toc119353287 \h</w:instrText>
      </w:r>
      <w:r>
        <w:rPr>
          <w:noProof/>
          <w:rtl/>
        </w:rPr>
        <w:instrText xml:space="preserve"> </w:instrText>
      </w:r>
      <w:r>
        <w:rPr>
          <w:noProof/>
          <w:rtl/>
        </w:rPr>
      </w:r>
      <w:r>
        <w:rPr>
          <w:noProof/>
          <w:rtl/>
        </w:rPr>
        <w:fldChar w:fldCharType="separate"/>
      </w:r>
      <w:r w:rsidR="00500AD7">
        <w:rPr>
          <w:noProof/>
          <w:rtl/>
        </w:rPr>
        <w:t>123</w:t>
      </w:r>
      <w:r>
        <w:rPr>
          <w:noProof/>
          <w:rtl/>
        </w:rPr>
        <w:fldChar w:fldCharType="end"/>
      </w:r>
    </w:p>
    <w:p w14:paraId="6A3EBC31" w14:textId="4355B6E1"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החתן מקבל עליו עשרה דינר לקופה</w:t>
      </w:r>
      <w:r w:rsidRPr="00B64141">
        <w:rPr>
          <w:rFonts w:ascii="Fb Fontext" w:hAnsi="Fb Fontext"/>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Toc119353288 \h</w:instrText>
      </w:r>
      <w:r>
        <w:rPr>
          <w:noProof/>
          <w:rtl/>
        </w:rPr>
        <w:instrText xml:space="preserve"> </w:instrText>
      </w:r>
      <w:r>
        <w:rPr>
          <w:noProof/>
          <w:rtl/>
        </w:rPr>
      </w:r>
      <w:r>
        <w:rPr>
          <w:noProof/>
          <w:rtl/>
        </w:rPr>
        <w:fldChar w:fldCharType="separate"/>
      </w:r>
      <w:r w:rsidR="00500AD7">
        <w:rPr>
          <w:noProof/>
          <w:rtl/>
        </w:rPr>
        <w:t>123</w:t>
      </w:r>
      <w:r>
        <w:rPr>
          <w:noProof/>
          <w:rtl/>
        </w:rPr>
        <w:fldChar w:fldCharType="end"/>
      </w:r>
    </w:p>
    <w:p w14:paraId="03C69878" w14:textId="537A1B3B"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בעי רב אשי: במנה הנישום או במנה המתקבל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Toc119353289 \h</w:instrText>
      </w:r>
      <w:r>
        <w:rPr>
          <w:noProof/>
          <w:rtl/>
        </w:rPr>
        <w:instrText xml:space="preserve"> </w:instrText>
      </w:r>
      <w:r>
        <w:rPr>
          <w:noProof/>
          <w:rtl/>
        </w:rPr>
      </w:r>
      <w:r>
        <w:rPr>
          <w:noProof/>
          <w:rtl/>
        </w:rPr>
        <w:fldChar w:fldCharType="separate"/>
      </w:r>
      <w:r w:rsidR="00500AD7">
        <w:rPr>
          <w:noProof/>
          <w:rtl/>
        </w:rPr>
        <w:t>123</w:t>
      </w:r>
      <w:r>
        <w:rPr>
          <w:noProof/>
          <w:rtl/>
        </w:rPr>
        <w:fldChar w:fldCharType="end"/>
      </w:r>
    </w:p>
    <w:p w14:paraId="74D3DFF3" w14:textId="0E738B84" w:rsidR="0087139A" w:rsidRDefault="0087139A" w:rsidP="008E6019">
      <w:pPr>
        <w:pStyle w:val="afffff7"/>
        <w:framePr w:wrap="around"/>
        <w:rPr>
          <w:rFonts w:asciiTheme="minorHAnsi" w:eastAsiaTheme="minorEastAsia" w:hAnsiTheme="minorHAnsi" w:cstheme="minorBidi"/>
          <w:sz w:val="22"/>
          <w:szCs w:val="22"/>
          <w:rtl/>
        </w:rPr>
      </w:pPr>
      <w:r>
        <w:rPr>
          <w:rtl/>
        </w:rPr>
        <w:t>סז.</w:t>
      </w:r>
      <w:r>
        <w:rPr>
          <w:rtl/>
        </w:rPr>
        <w:fldChar w:fldCharType="begin"/>
      </w:r>
      <w:r>
        <w:rPr>
          <w:rtl/>
        </w:rPr>
        <w:instrText xml:space="preserve"> </w:instrText>
      </w:r>
      <w:r>
        <w:instrText>PAGEREF</w:instrText>
      </w:r>
      <w:r>
        <w:rPr>
          <w:rtl/>
        </w:rPr>
        <w:instrText xml:space="preserve"> _</w:instrText>
      </w:r>
      <w:r>
        <w:instrText>Toc119353290 \h</w:instrText>
      </w:r>
      <w:r>
        <w:rPr>
          <w:rtl/>
        </w:rPr>
        <w:instrText xml:space="preserve"> </w:instrText>
      </w:r>
      <w:r>
        <w:rPr>
          <w:rtl/>
        </w:rPr>
      </w:r>
      <w:r>
        <w:rPr>
          <w:rtl/>
        </w:rPr>
        <w:fldChar w:fldCharType="separate"/>
      </w:r>
      <w:r w:rsidR="00500AD7">
        <w:rPr>
          <w:rtl/>
        </w:rPr>
        <w:t>124</w:t>
      </w:r>
      <w:r>
        <w:rPr>
          <w:rtl/>
        </w:rPr>
        <w:fldChar w:fldCharType="end"/>
      </w:r>
    </w:p>
    <w:p w14:paraId="7F435B7E" w14:textId="23B3FD70"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 xml:space="preserve">הכניסה לו זהב </w:t>
      </w:r>
      <w:r w:rsidRPr="00B64141">
        <w:rPr>
          <w:bCs w:val="0"/>
          <w:noProof/>
          <w:rtl/>
        </w:rPr>
        <w:t>ד' אוקימתות,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Toc119353291 \h</w:instrText>
      </w:r>
      <w:r>
        <w:rPr>
          <w:noProof/>
          <w:rtl/>
        </w:rPr>
        <w:instrText xml:space="preserve"> </w:instrText>
      </w:r>
      <w:r>
        <w:rPr>
          <w:noProof/>
          <w:rtl/>
        </w:rPr>
      </w:r>
      <w:r>
        <w:rPr>
          <w:noProof/>
          <w:rtl/>
        </w:rPr>
        <w:fldChar w:fldCharType="separate"/>
      </w:r>
      <w:r w:rsidR="00500AD7">
        <w:rPr>
          <w:noProof/>
          <w:rtl/>
        </w:rPr>
        <w:t>124</w:t>
      </w:r>
      <w:r>
        <w:rPr>
          <w:noProof/>
          <w:rtl/>
        </w:rPr>
        <w:fldChar w:fldCharType="end"/>
      </w:r>
    </w:p>
    <w:p w14:paraId="5715FEA6" w14:textId="033A7A34" w:rsidR="0087139A" w:rsidRDefault="0087139A" w:rsidP="00D605B0">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המשיא את בתו סתם</w:t>
      </w:r>
      <w:r w:rsidR="00D605B0">
        <w:rPr>
          <w:rFonts w:hint="cs"/>
          <w:noProof/>
          <w:shd w:val="clear" w:color="auto" w:fill="F2F2F2" w:themeFill="background1" w:themeFillShade="F2"/>
          <w:rtl/>
        </w:rPr>
        <w:t xml:space="preserve">, </w:t>
      </w:r>
      <w:r w:rsidRPr="00B64141">
        <w:rPr>
          <w:noProof/>
          <w:shd w:val="clear" w:color="auto" w:fill="F2F2F2" w:themeFill="background1" w:themeFillShade="F2"/>
          <w:rtl/>
        </w:rPr>
        <w:t>פסק להכניסה ערומה,</w:t>
      </w:r>
      <w:r w:rsidR="00D605B0">
        <w:rPr>
          <w:rFonts w:hint="cs"/>
          <w:noProof/>
          <w:shd w:val="clear" w:color="auto" w:fill="F2F2F2" w:themeFill="background1" w:themeFillShade="F2"/>
          <w:rtl/>
        </w:rPr>
        <w:t xml:space="preserve"> </w:t>
      </w:r>
      <w:r w:rsidRPr="00B64141">
        <w:rPr>
          <w:noProof/>
          <w:shd w:val="clear" w:color="auto" w:fill="F2F2F2" w:themeFill="background1" w:themeFillShade="F2"/>
          <w:rtl/>
        </w:rPr>
        <w:t>וכן המשיא את היתומה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Toc119353295 \h</w:instrText>
      </w:r>
      <w:r>
        <w:rPr>
          <w:noProof/>
          <w:rtl/>
        </w:rPr>
        <w:instrText xml:space="preserve"> </w:instrText>
      </w:r>
      <w:r>
        <w:rPr>
          <w:noProof/>
          <w:rtl/>
        </w:rPr>
      </w:r>
      <w:r>
        <w:rPr>
          <w:noProof/>
          <w:rtl/>
        </w:rPr>
        <w:fldChar w:fldCharType="separate"/>
      </w:r>
      <w:r w:rsidR="00500AD7">
        <w:rPr>
          <w:noProof/>
          <w:rtl/>
        </w:rPr>
        <w:t>125</w:t>
      </w:r>
      <w:r>
        <w:rPr>
          <w:noProof/>
          <w:rtl/>
        </w:rPr>
        <w:fldChar w:fldCharType="end"/>
      </w:r>
    </w:p>
    <w:p w14:paraId="7FE32EB6" w14:textId="364B02B0"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ד' מעשי תנאים בצדקה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Toc119353302 \h</w:instrText>
      </w:r>
      <w:r>
        <w:rPr>
          <w:noProof/>
          <w:rtl/>
        </w:rPr>
        <w:instrText xml:space="preserve"> </w:instrText>
      </w:r>
      <w:r>
        <w:rPr>
          <w:noProof/>
          <w:rtl/>
        </w:rPr>
      </w:r>
      <w:r>
        <w:rPr>
          <w:noProof/>
          <w:rtl/>
        </w:rPr>
        <w:fldChar w:fldCharType="separate"/>
      </w:r>
      <w:r w:rsidR="00500AD7">
        <w:rPr>
          <w:noProof/>
          <w:rtl/>
        </w:rPr>
        <w:t>126</w:t>
      </w:r>
      <w:r>
        <w:rPr>
          <w:noProof/>
          <w:rtl/>
        </w:rPr>
        <w:fldChar w:fldCharType="end"/>
      </w:r>
    </w:p>
    <w:p w14:paraId="66E10E0E" w14:textId="4805C492"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 xml:space="preserve">ת"ר: </w:t>
      </w:r>
      <w:r w:rsidRPr="00B64141">
        <w:rPr>
          <w:noProof/>
          <w:rtl/>
        </w:rPr>
        <w:t>אין לו ואינו רוצה להתפרנס,</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Toc119353304 \h</w:instrText>
      </w:r>
      <w:r>
        <w:rPr>
          <w:noProof/>
          <w:rtl/>
        </w:rPr>
        <w:instrText xml:space="preserve"> </w:instrText>
      </w:r>
      <w:r>
        <w:rPr>
          <w:noProof/>
          <w:rtl/>
        </w:rPr>
      </w:r>
      <w:r>
        <w:rPr>
          <w:noProof/>
          <w:rtl/>
        </w:rPr>
        <w:fldChar w:fldCharType="separate"/>
      </w:r>
      <w:r w:rsidR="00500AD7">
        <w:rPr>
          <w:noProof/>
          <w:rtl/>
        </w:rPr>
        <w:t>126</w:t>
      </w:r>
      <w:r>
        <w:rPr>
          <w:noProof/>
          <w:rtl/>
        </w:rPr>
        <w:fldChar w:fldCharType="end"/>
      </w:r>
    </w:p>
    <w:p w14:paraId="0A433EDD" w14:textId="2A1E6E57"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rFonts w:ascii="Fb Fontext" w:hAnsi="Fb Fontext" w:cs="BA Haketer Regular"/>
          <w:bCs w:val="0"/>
          <w:noProof/>
          <w:rtl/>
        </w:rPr>
        <w:t>'העבט'</w:t>
      </w:r>
      <w:r w:rsidRPr="00B64141">
        <w:rPr>
          <w:rFonts w:ascii="Fb Fontext" w:hAnsi="Fb Fontext" w:cs="BA Haketer Regular"/>
          <w:noProof/>
          <w:rtl/>
        </w:rPr>
        <w:t xml:space="preserve"> </w:t>
      </w:r>
      <w:r>
        <w:rPr>
          <w:noProof/>
          <w:rtl/>
        </w:rPr>
        <w:t>- זה שאין לו ואינו רוצה להתפרנס,</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Toc119353306 \h</w:instrText>
      </w:r>
      <w:r>
        <w:rPr>
          <w:noProof/>
          <w:rtl/>
        </w:rPr>
        <w:instrText xml:space="preserve"> </w:instrText>
      </w:r>
      <w:r>
        <w:rPr>
          <w:noProof/>
          <w:rtl/>
        </w:rPr>
      </w:r>
      <w:r>
        <w:rPr>
          <w:noProof/>
          <w:rtl/>
        </w:rPr>
        <w:fldChar w:fldCharType="separate"/>
      </w:r>
      <w:r w:rsidR="00500AD7">
        <w:rPr>
          <w:noProof/>
          <w:rtl/>
        </w:rPr>
        <w:t>127</w:t>
      </w:r>
      <w:r>
        <w:rPr>
          <w:noProof/>
          <w:rtl/>
        </w:rPr>
        <w:fldChar w:fldCharType="end"/>
      </w:r>
    </w:p>
    <w:p w14:paraId="50CF63D3" w14:textId="653808C2"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ב' מעשי צדקה דמר עוקבא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Toc119353307 \h</w:instrText>
      </w:r>
      <w:r>
        <w:rPr>
          <w:noProof/>
          <w:rtl/>
        </w:rPr>
        <w:instrText xml:space="preserve"> </w:instrText>
      </w:r>
      <w:r>
        <w:rPr>
          <w:noProof/>
          <w:rtl/>
        </w:rPr>
      </w:r>
      <w:r>
        <w:rPr>
          <w:noProof/>
          <w:rtl/>
        </w:rPr>
        <w:fldChar w:fldCharType="separate"/>
      </w:r>
      <w:r w:rsidR="00500AD7">
        <w:rPr>
          <w:noProof/>
          <w:rtl/>
        </w:rPr>
        <w:t>127</w:t>
      </w:r>
      <w:r>
        <w:rPr>
          <w:noProof/>
          <w:rtl/>
        </w:rPr>
        <w:fldChar w:fldCharType="end"/>
      </w:r>
    </w:p>
    <w:p w14:paraId="3F3570B1" w14:textId="0438D6F6"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צדקה ברמאין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Toc119353308 \h</w:instrText>
      </w:r>
      <w:r>
        <w:rPr>
          <w:noProof/>
          <w:rtl/>
        </w:rPr>
        <w:instrText xml:space="preserve"> </w:instrText>
      </w:r>
      <w:r>
        <w:rPr>
          <w:noProof/>
          <w:rtl/>
        </w:rPr>
      </w:r>
      <w:r>
        <w:rPr>
          <w:noProof/>
          <w:rtl/>
        </w:rPr>
        <w:fldChar w:fldCharType="separate"/>
      </w:r>
      <w:r w:rsidR="00500AD7">
        <w:rPr>
          <w:noProof/>
          <w:rtl/>
        </w:rPr>
        <w:t>127</w:t>
      </w:r>
      <w:r>
        <w:rPr>
          <w:noProof/>
          <w:rtl/>
        </w:rPr>
        <w:fldChar w:fldCharType="end"/>
      </w:r>
    </w:p>
    <w:p w14:paraId="00310461" w14:textId="460A5EB6"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יתומה שהשיאתה אמה או אחיה מדעתה,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Toc119353309 \h</w:instrText>
      </w:r>
      <w:r>
        <w:rPr>
          <w:noProof/>
          <w:rtl/>
        </w:rPr>
        <w:instrText xml:space="preserve"> </w:instrText>
      </w:r>
      <w:r>
        <w:rPr>
          <w:noProof/>
          <w:rtl/>
        </w:rPr>
      </w:r>
      <w:r>
        <w:rPr>
          <w:noProof/>
          <w:rtl/>
        </w:rPr>
        <w:fldChar w:fldCharType="separate"/>
      </w:r>
      <w:r w:rsidR="00500AD7">
        <w:rPr>
          <w:noProof/>
          <w:rtl/>
        </w:rPr>
        <w:t>128</w:t>
      </w:r>
      <w:r>
        <w:rPr>
          <w:noProof/>
          <w:rtl/>
        </w:rPr>
        <w:fldChar w:fldCharType="end"/>
      </w:r>
    </w:p>
    <w:p w14:paraId="7381BB0D" w14:textId="16E0553F" w:rsidR="0087139A" w:rsidRDefault="0087139A" w:rsidP="008E6019">
      <w:pPr>
        <w:pStyle w:val="afffff7"/>
        <w:framePr w:wrap="around"/>
        <w:rPr>
          <w:rFonts w:asciiTheme="minorHAnsi" w:eastAsiaTheme="minorEastAsia" w:hAnsiTheme="minorHAnsi" w:cstheme="minorBidi"/>
          <w:sz w:val="22"/>
          <w:szCs w:val="22"/>
          <w:rtl/>
        </w:rPr>
      </w:pPr>
      <w:r>
        <w:rPr>
          <w:rtl/>
        </w:rPr>
        <w:lastRenderedPageBreak/>
        <w:t>סח:</w:t>
      </w:r>
      <w:r>
        <w:rPr>
          <w:rtl/>
        </w:rPr>
        <w:fldChar w:fldCharType="begin"/>
      </w:r>
      <w:r>
        <w:rPr>
          <w:rtl/>
        </w:rPr>
        <w:instrText xml:space="preserve"> </w:instrText>
      </w:r>
      <w:r>
        <w:instrText>PAGEREF</w:instrText>
      </w:r>
      <w:r>
        <w:rPr>
          <w:rtl/>
        </w:rPr>
        <w:instrText xml:space="preserve"> _</w:instrText>
      </w:r>
      <w:r>
        <w:instrText>Toc119353310 \h</w:instrText>
      </w:r>
      <w:r>
        <w:rPr>
          <w:rtl/>
        </w:rPr>
        <w:instrText xml:space="preserve"> </w:instrText>
      </w:r>
      <w:r>
        <w:rPr>
          <w:rtl/>
        </w:rPr>
      </w:r>
      <w:r>
        <w:rPr>
          <w:rtl/>
        </w:rPr>
        <w:fldChar w:fldCharType="separate"/>
      </w:r>
      <w:r w:rsidR="00500AD7">
        <w:rPr>
          <w:rtl/>
        </w:rPr>
        <w:t>129</w:t>
      </w:r>
      <w:r>
        <w:rPr>
          <w:rtl/>
        </w:rPr>
        <w:fldChar w:fldCharType="end"/>
      </w:r>
    </w:p>
    <w:p w14:paraId="52F1DC4E" w14:textId="3A78BCE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 xml:space="preserve">ת"ר: </w:t>
      </w:r>
      <w:r w:rsidRPr="00B64141">
        <w:rPr>
          <w:noProof/>
          <w:rtl/>
        </w:rPr>
        <w:t>הבנות, בין בגרו בין נישאו</w:t>
      </w:r>
      <w:r w:rsidRPr="00B64141">
        <w:rPr>
          <w:bCs w:val="0"/>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Toc119353311 \h</w:instrText>
      </w:r>
      <w:r>
        <w:rPr>
          <w:noProof/>
          <w:rtl/>
        </w:rPr>
        <w:instrText xml:space="preserve"> </w:instrText>
      </w:r>
      <w:r>
        <w:rPr>
          <w:noProof/>
          <w:rtl/>
        </w:rPr>
      </w:r>
      <w:r>
        <w:rPr>
          <w:noProof/>
          <w:rtl/>
        </w:rPr>
        <w:fldChar w:fldCharType="separate"/>
      </w:r>
      <w:r w:rsidR="00500AD7">
        <w:rPr>
          <w:noProof/>
          <w:rtl/>
        </w:rPr>
        <w:t>129</w:t>
      </w:r>
      <w:r>
        <w:rPr>
          <w:noProof/>
          <w:rtl/>
        </w:rPr>
        <w:fldChar w:fldCharType="end"/>
      </w:r>
    </w:p>
    <w:p w14:paraId="239D8ADB" w14:textId="02DE9DF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ר"ה מרבי: פרנסה אינה כתנאי כתובה.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Toc119353312 \h</w:instrText>
      </w:r>
      <w:r>
        <w:rPr>
          <w:noProof/>
          <w:rtl/>
        </w:rPr>
        <w:instrText xml:space="preserve"> </w:instrText>
      </w:r>
      <w:r>
        <w:rPr>
          <w:noProof/>
          <w:rtl/>
        </w:rPr>
      </w:r>
      <w:r>
        <w:rPr>
          <w:noProof/>
          <w:rtl/>
        </w:rPr>
        <w:fldChar w:fldCharType="separate"/>
      </w:r>
      <w:r w:rsidR="00500AD7">
        <w:rPr>
          <w:noProof/>
          <w:rtl/>
        </w:rPr>
        <w:t>130</w:t>
      </w:r>
      <w:r>
        <w:rPr>
          <w:noProof/>
          <w:rtl/>
        </w:rPr>
        <w:fldChar w:fldCharType="end"/>
      </w:r>
    </w:p>
    <w:p w14:paraId="6DE4CA53" w14:textId="315FF5BC" w:rsidR="0087139A" w:rsidRDefault="0087139A" w:rsidP="008E6019">
      <w:pPr>
        <w:pStyle w:val="afffff7"/>
        <w:framePr w:wrap="around"/>
        <w:rPr>
          <w:rFonts w:asciiTheme="minorHAnsi" w:eastAsiaTheme="minorEastAsia" w:hAnsiTheme="minorHAnsi" w:cstheme="minorBidi"/>
          <w:sz w:val="22"/>
          <w:szCs w:val="22"/>
          <w:rtl/>
        </w:rPr>
      </w:pPr>
      <w:r>
        <w:rPr>
          <w:rtl/>
        </w:rPr>
        <w:t>סט.</w:t>
      </w:r>
      <w:r>
        <w:rPr>
          <w:rtl/>
        </w:rPr>
        <w:fldChar w:fldCharType="begin"/>
      </w:r>
      <w:r>
        <w:rPr>
          <w:rtl/>
        </w:rPr>
        <w:instrText xml:space="preserve"> </w:instrText>
      </w:r>
      <w:r>
        <w:instrText>PAGEREF</w:instrText>
      </w:r>
      <w:r>
        <w:rPr>
          <w:rtl/>
        </w:rPr>
        <w:instrText xml:space="preserve"> _</w:instrText>
      </w:r>
      <w:r>
        <w:instrText>Toc119353313 \h</w:instrText>
      </w:r>
      <w:r>
        <w:rPr>
          <w:rtl/>
        </w:rPr>
        <w:instrText xml:space="preserve"> </w:instrText>
      </w:r>
      <w:r>
        <w:rPr>
          <w:rtl/>
        </w:rPr>
      </w:r>
      <w:r>
        <w:rPr>
          <w:rtl/>
        </w:rPr>
        <w:fldChar w:fldCharType="separate"/>
      </w:r>
      <w:r w:rsidR="00500AD7">
        <w:rPr>
          <w:rtl/>
        </w:rPr>
        <w:t>130</w:t>
      </w:r>
      <w:r>
        <w:rPr>
          <w:rtl/>
        </w:rPr>
        <w:fldChar w:fldCharType="end"/>
      </w:r>
    </w:p>
    <w:p w14:paraId="7D32B907" w14:textId="77EA68D1"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 xml:space="preserve">איבעיא: </w:t>
      </w:r>
      <w:r w:rsidRPr="00B64141">
        <w:rPr>
          <w:rFonts w:cs="FrankRuehl"/>
          <w:bCs w:val="0"/>
          <w:noProof/>
          <w:rtl/>
        </w:rPr>
        <w:t>אם רי"ו לא שמע לדברי רבי</w:t>
      </w:r>
      <w:r w:rsidRPr="00B64141">
        <w:rPr>
          <w:noProof/>
          <w:rtl/>
        </w:rPr>
        <w:t xml:space="preserve"> ואילו שמע היה מקבל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Toc119353314 \h</w:instrText>
      </w:r>
      <w:r>
        <w:rPr>
          <w:noProof/>
          <w:rtl/>
        </w:rPr>
        <w:instrText xml:space="preserve"> </w:instrText>
      </w:r>
      <w:r>
        <w:rPr>
          <w:noProof/>
          <w:rtl/>
        </w:rPr>
      </w:r>
      <w:r>
        <w:rPr>
          <w:noProof/>
          <w:rtl/>
        </w:rPr>
        <w:fldChar w:fldCharType="separate"/>
      </w:r>
      <w:r w:rsidR="00500AD7">
        <w:rPr>
          <w:noProof/>
          <w:rtl/>
        </w:rPr>
        <w:t>130</w:t>
      </w:r>
      <w:r>
        <w:rPr>
          <w:noProof/>
          <w:rtl/>
        </w:rPr>
        <w:fldChar w:fldCharType="end"/>
      </w:r>
    </w:p>
    <w:p w14:paraId="1DF12A85" w14:textId="5B08E2DF"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בת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Toc119353315 \h</w:instrText>
      </w:r>
      <w:r>
        <w:rPr>
          <w:noProof/>
          <w:rtl/>
        </w:rPr>
        <w:instrText xml:space="preserve"> </w:instrText>
      </w:r>
      <w:r>
        <w:rPr>
          <w:noProof/>
          <w:rtl/>
        </w:rPr>
      </w:r>
      <w:r>
        <w:rPr>
          <w:noProof/>
          <w:rtl/>
        </w:rPr>
        <w:fldChar w:fldCharType="separate"/>
      </w:r>
      <w:r w:rsidR="00500AD7">
        <w:rPr>
          <w:noProof/>
          <w:rtl/>
        </w:rPr>
        <w:t>131</w:t>
      </w:r>
      <w:r>
        <w:rPr>
          <w:noProof/>
          <w:rtl/>
        </w:rPr>
        <w:fldChar w:fldCharType="end"/>
      </w:r>
    </w:p>
    <w:p w14:paraId="47F8F639" w14:textId="0112956C"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כשתגיע אשה זו אליך גבה לה עישור נכסים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Toc119353316 \h</w:instrText>
      </w:r>
      <w:r>
        <w:rPr>
          <w:noProof/>
          <w:rtl/>
        </w:rPr>
        <w:instrText xml:space="preserve"> </w:instrText>
      </w:r>
      <w:r>
        <w:rPr>
          <w:noProof/>
          <w:rtl/>
        </w:rPr>
      </w:r>
      <w:r>
        <w:rPr>
          <w:noProof/>
          <w:rtl/>
        </w:rPr>
        <w:fldChar w:fldCharType="separate"/>
      </w:r>
      <w:r w:rsidR="00500AD7">
        <w:rPr>
          <w:noProof/>
          <w:rtl/>
        </w:rPr>
        <w:t>131</w:t>
      </w:r>
      <w:r>
        <w:rPr>
          <w:noProof/>
          <w:rtl/>
        </w:rPr>
        <w:fldChar w:fldCharType="end"/>
      </w:r>
    </w:p>
    <w:p w14:paraId="7B8B075C" w14:textId="77C1BAAF"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המשליש מעות לבתו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Toc119353318 \h</w:instrText>
      </w:r>
      <w:r>
        <w:rPr>
          <w:noProof/>
          <w:rtl/>
        </w:rPr>
        <w:instrText xml:space="preserve"> </w:instrText>
      </w:r>
      <w:r>
        <w:rPr>
          <w:noProof/>
          <w:rtl/>
        </w:rPr>
      </w:r>
      <w:r>
        <w:rPr>
          <w:noProof/>
          <w:rtl/>
        </w:rPr>
        <w:fldChar w:fldCharType="separate"/>
      </w:r>
      <w:r w:rsidR="00500AD7">
        <w:rPr>
          <w:noProof/>
          <w:rtl/>
        </w:rPr>
        <w:t>131</w:t>
      </w:r>
      <w:r>
        <w:rPr>
          <w:noProof/>
          <w:rtl/>
        </w:rPr>
        <w:fldChar w:fldCharType="end"/>
      </w:r>
    </w:p>
    <w:p w14:paraId="4B9BE95A" w14:textId="1F4777DE"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מצווה לקיים דברי המת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Toc119353320 \h</w:instrText>
      </w:r>
      <w:r>
        <w:rPr>
          <w:noProof/>
          <w:rtl/>
        </w:rPr>
        <w:instrText xml:space="preserve"> </w:instrText>
      </w:r>
      <w:r>
        <w:rPr>
          <w:noProof/>
          <w:rtl/>
        </w:rPr>
      </w:r>
      <w:r>
        <w:rPr>
          <w:noProof/>
          <w:rtl/>
        </w:rPr>
        <w:fldChar w:fldCharType="separate"/>
      </w:r>
      <w:r w:rsidR="00500AD7">
        <w:rPr>
          <w:noProof/>
          <w:rtl/>
        </w:rPr>
        <w:t>132</w:t>
      </w:r>
      <w:r>
        <w:rPr>
          <w:noProof/>
          <w:rtl/>
        </w:rPr>
        <w:fldChar w:fldCharType="end"/>
      </w:r>
    </w:p>
    <w:p w14:paraId="3753F6AA" w14:textId="13CE335A" w:rsidR="0087139A" w:rsidRDefault="0087139A" w:rsidP="008E6019">
      <w:pPr>
        <w:pStyle w:val="afffff7"/>
        <w:framePr w:wrap="around"/>
        <w:rPr>
          <w:rFonts w:asciiTheme="minorHAnsi" w:eastAsiaTheme="minorEastAsia" w:hAnsiTheme="minorHAnsi" w:cstheme="minorBidi"/>
          <w:sz w:val="22"/>
          <w:szCs w:val="22"/>
          <w:rtl/>
        </w:rPr>
      </w:pPr>
      <w:r>
        <w:rPr>
          <w:rtl/>
        </w:rPr>
        <w:t>ע.</w:t>
      </w:r>
      <w:r>
        <w:rPr>
          <w:rtl/>
        </w:rPr>
        <w:fldChar w:fldCharType="begin"/>
      </w:r>
      <w:r>
        <w:rPr>
          <w:rtl/>
        </w:rPr>
        <w:instrText xml:space="preserve"> </w:instrText>
      </w:r>
      <w:r>
        <w:instrText>PAGEREF</w:instrText>
      </w:r>
      <w:r>
        <w:rPr>
          <w:rtl/>
        </w:rPr>
        <w:instrText xml:space="preserve"> _</w:instrText>
      </w:r>
      <w:r>
        <w:instrText>Toc119353321 \h</w:instrText>
      </w:r>
      <w:r>
        <w:rPr>
          <w:rtl/>
        </w:rPr>
        <w:instrText xml:space="preserve"> </w:instrText>
      </w:r>
      <w:r>
        <w:rPr>
          <w:rtl/>
        </w:rPr>
      </w:r>
      <w:r>
        <w:rPr>
          <w:rtl/>
        </w:rPr>
        <w:fldChar w:fldCharType="separate"/>
      </w:r>
      <w:r w:rsidR="00500AD7">
        <w:rPr>
          <w:rtl/>
        </w:rPr>
        <w:t>132</w:t>
      </w:r>
      <w:r>
        <w:rPr>
          <w:rtl/>
        </w:rPr>
        <w:fldChar w:fldCharType="end"/>
      </w:r>
    </w:p>
    <w:p w14:paraId="2B2AB0D9" w14:textId="2E2C8EAC"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rFonts w:cs="FrankRuehl"/>
          <w:bCs w:val="0"/>
          <w:noProof/>
          <w:rtl/>
        </w:rPr>
        <w:t>תנן שם:</w:t>
      </w:r>
      <w:r w:rsidRPr="00B64141">
        <w:rPr>
          <w:noProof/>
          <w:rtl/>
        </w:rPr>
        <w:t xml:space="preserve"> הפעוטות, מקחן מקח וממכרן מכר במטלטלים.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Toc119353322 \h</w:instrText>
      </w:r>
      <w:r>
        <w:rPr>
          <w:noProof/>
          <w:rtl/>
        </w:rPr>
        <w:instrText xml:space="preserve"> </w:instrText>
      </w:r>
      <w:r>
        <w:rPr>
          <w:noProof/>
          <w:rtl/>
        </w:rPr>
      </w:r>
      <w:r>
        <w:rPr>
          <w:noProof/>
          <w:rtl/>
        </w:rPr>
        <w:fldChar w:fldCharType="separate"/>
      </w:r>
      <w:r w:rsidR="00500AD7">
        <w:rPr>
          <w:noProof/>
          <w:rtl/>
        </w:rPr>
        <w:t>132</w:t>
      </w:r>
      <w:r>
        <w:rPr>
          <w:noProof/>
          <w:rtl/>
        </w:rPr>
        <w:fldChar w:fldCharType="end"/>
      </w:r>
    </w:p>
    <w:p w14:paraId="1FCF4D8D" w14:textId="4A2071EE"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הדרן עלך מציאת האשה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Toc119353323 \h</w:instrText>
      </w:r>
      <w:r>
        <w:rPr>
          <w:noProof/>
          <w:rtl/>
        </w:rPr>
        <w:instrText xml:space="preserve"> </w:instrText>
      </w:r>
      <w:r>
        <w:rPr>
          <w:noProof/>
          <w:rtl/>
        </w:rPr>
      </w:r>
      <w:r>
        <w:rPr>
          <w:noProof/>
          <w:rtl/>
        </w:rPr>
        <w:fldChar w:fldCharType="separate"/>
      </w:r>
      <w:r w:rsidR="00500AD7">
        <w:rPr>
          <w:noProof/>
          <w:rtl/>
        </w:rPr>
        <w:t>132</w:t>
      </w:r>
      <w:r>
        <w:rPr>
          <w:noProof/>
          <w:rtl/>
        </w:rPr>
        <w:fldChar w:fldCharType="end"/>
      </w:r>
    </w:p>
    <w:p w14:paraId="6CC470D3" w14:textId="696A7479" w:rsidR="00D96913" w:rsidRDefault="00D96913" w:rsidP="00D605B0">
      <w:pPr>
        <w:pStyle w:val="TOC1"/>
        <w:tabs>
          <w:tab w:val="right" w:leader="dot" w:pos="3392"/>
        </w:tabs>
        <w:rPr>
          <w:noProof/>
          <w:rtl/>
        </w:rPr>
      </w:pPr>
      <w:r>
        <w:rPr>
          <w:rFonts w:hint="cs"/>
          <w:noProof/>
          <w:sz w:val="22"/>
          <w:szCs w:val="18"/>
          <w:rtl/>
        </w:rPr>
        <w:t xml:space="preserve">                                </w:t>
      </w:r>
      <w:r w:rsidRPr="00D96913">
        <w:rPr>
          <w:rFonts w:hint="cs"/>
          <w:noProof/>
          <w:sz w:val="22"/>
          <w:szCs w:val="18"/>
          <w:rtl/>
        </w:rPr>
        <w:t>פרק שביעי המדי</w:t>
      </w:r>
      <w:r>
        <w:rPr>
          <w:rFonts w:hint="cs"/>
          <w:noProof/>
          <w:sz w:val="22"/>
          <w:szCs w:val="18"/>
          <w:rtl/>
        </w:rPr>
        <w:t>ר</w:t>
      </w:r>
      <w:r>
        <w:rPr>
          <w:rFonts w:hint="cs"/>
          <w:noProof/>
          <w:rtl/>
        </w:rPr>
        <w:t xml:space="preserve"> </w:t>
      </w:r>
    </w:p>
    <w:p w14:paraId="20FB7212" w14:textId="25640694" w:rsidR="0087139A" w:rsidRDefault="0087139A" w:rsidP="00D605B0">
      <w:pPr>
        <w:pStyle w:val="TOC1"/>
        <w:tabs>
          <w:tab w:val="right" w:leader="dot" w:pos="3392"/>
        </w:tabs>
        <w:rPr>
          <w:rFonts w:asciiTheme="minorHAnsi" w:eastAsiaTheme="minorEastAsia" w:hAnsiTheme="minorHAnsi" w:cstheme="minorBidi"/>
          <w:noProof/>
          <w:sz w:val="22"/>
          <w:szCs w:val="22"/>
          <w:rtl/>
        </w:rPr>
      </w:pPr>
      <w:r>
        <w:rPr>
          <w:noProof/>
          <w:rtl/>
        </w:rPr>
        <w:t>המדיר את אשתו מליהנות לו,</w:t>
      </w:r>
      <w:r w:rsidR="00D605B0">
        <w:rPr>
          <w:rFonts w:hint="cs"/>
          <w:noProof/>
          <w:rtl/>
        </w:rPr>
        <w:t xml:space="preserve"> </w:t>
      </w:r>
      <w:r>
        <w:rPr>
          <w:noProof/>
          <w:rtl/>
        </w:rPr>
        <w:t xml:space="preserve"> שלא תטעום</w:t>
      </w:r>
      <w:r w:rsidR="00D605B0">
        <w:rPr>
          <w:rFonts w:hint="cs"/>
          <w:noProof/>
          <w:rtl/>
        </w:rPr>
        <w:t xml:space="preserve">, </w:t>
      </w:r>
      <w:r>
        <w:rPr>
          <w:noProof/>
          <w:rtl/>
        </w:rPr>
        <w:t>שלא תתקשט</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Toc119353326 \h</w:instrText>
      </w:r>
      <w:r>
        <w:rPr>
          <w:noProof/>
          <w:rtl/>
        </w:rPr>
        <w:instrText xml:space="preserve"> </w:instrText>
      </w:r>
      <w:r>
        <w:rPr>
          <w:noProof/>
          <w:rtl/>
        </w:rPr>
      </w:r>
      <w:r>
        <w:rPr>
          <w:noProof/>
          <w:rtl/>
        </w:rPr>
        <w:fldChar w:fldCharType="separate"/>
      </w:r>
      <w:r w:rsidR="00500AD7">
        <w:rPr>
          <w:noProof/>
          <w:rtl/>
        </w:rPr>
        <w:t>133</w:t>
      </w:r>
      <w:r>
        <w:rPr>
          <w:noProof/>
          <w:rtl/>
        </w:rPr>
        <w:fldChar w:fldCharType="end"/>
      </w:r>
    </w:p>
    <w:p w14:paraId="5187E24B" w14:textId="53AB3D59"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ואף שאין קונם מפקיע השיעבוד [ג]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Toc119353328 \h</w:instrText>
      </w:r>
      <w:r>
        <w:rPr>
          <w:noProof/>
          <w:rtl/>
        </w:rPr>
        <w:instrText xml:space="preserve"> </w:instrText>
      </w:r>
      <w:r>
        <w:rPr>
          <w:noProof/>
          <w:rtl/>
        </w:rPr>
      </w:r>
      <w:r>
        <w:rPr>
          <w:noProof/>
          <w:rtl/>
        </w:rPr>
        <w:fldChar w:fldCharType="separate"/>
      </w:r>
      <w:r w:rsidR="00500AD7">
        <w:rPr>
          <w:noProof/>
          <w:rtl/>
        </w:rPr>
        <w:t>133</w:t>
      </w:r>
      <w:r>
        <w:rPr>
          <w:noProof/>
          <w:rtl/>
        </w:rPr>
        <w:fldChar w:fldCharType="end"/>
      </w:r>
    </w:p>
    <w:p w14:paraId="7BDB929B" w14:textId="782433CA"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ופרנס</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Toc119353330 \h</w:instrText>
      </w:r>
      <w:r>
        <w:rPr>
          <w:noProof/>
          <w:rtl/>
        </w:rPr>
        <w:instrText xml:space="preserve"> </w:instrText>
      </w:r>
      <w:r>
        <w:rPr>
          <w:noProof/>
          <w:rtl/>
        </w:rPr>
      </w:r>
      <w:r>
        <w:rPr>
          <w:noProof/>
          <w:rtl/>
        </w:rPr>
        <w:fldChar w:fldCharType="separate"/>
      </w:r>
      <w:r w:rsidR="00500AD7">
        <w:rPr>
          <w:noProof/>
          <w:rtl/>
        </w:rPr>
        <w:t>133</w:t>
      </w:r>
      <w:r>
        <w:rPr>
          <w:noProof/>
          <w:rtl/>
        </w:rPr>
        <w:fldChar w:fldCharType="end"/>
      </w:r>
    </w:p>
    <w:p w14:paraId="319444D0" w14:textId="00FE6A50"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עד ל' יום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Toc119353331 \h</w:instrText>
      </w:r>
      <w:r>
        <w:rPr>
          <w:noProof/>
          <w:rtl/>
        </w:rPr>
        <w:instrText xml:space="preserve"> </w:instrText>
      </w:r>
      <w:r>
        <w:rPr>
          <w:noProof/>
          <w:rtl/>
        </w:rPr>
      </w:r>
      <w:r>
        <w:rPr>
          <w:noProof/>
          <w:rtl/>
        </w:rPr>
        <w:fldChar w:fldCharType="separate"/>
      </w:r>
      <w:r w:rsidR="00500AD7">
        <w:rPr>
          <w:noProof/>
          <w:rtl/>
        </w:rPr>
        <w:t>133</w:t>
      </w:r>
      <w:r>
        <w:rPr>
          <w:noProof/>
          <w:rtl/>
        </w:rPr>
        <w:fldChar w:fldCharType="end"/>
      </w:r>
    </w:p>
    <w:p w14:paraId="3B0994DC" w14:textId="4E98D12D"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עד שלשים יום - יעמיד פרנס</w:t>
      </w:r>
      <w:r w:rsidRPr="00B64141">
        <w:rPr>
          <w:rFonts w:ascii="Fb Fontext" w:hAnsi="Fb Fontext" w:cs="Guttman Vilna"/>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Toc119353334 \h</w:instrText>
      </w:r>
      <w:r>
        <w:rPr>
          <w:noProof/>
          <w:rtl/>
        </w:rPr>
        <w:instrText xml:space="preserve"> </w:instrText>
      </w:r>
      <w:r>
        <w:rPr>
          <w:noProof/>
          <w:rtl/>
        </w:rPr>
      </w:r>
      <w:r>
        <w:rPr>
          <w:noProof/>
          <w:rtl/>
        </w:rPr>
        <w:fldChar w:fldCharType="separate"/>
      </w:r>
      <w:r w:rsidR="00500AD7">
        <w:rPr>
          <w:noProof/>
          <w:rtl/>
        </w:rPr>
        <w:t>133</w:t>
      </w:r>
      <w:r>
        <w:rPr>
          <w:noProof/>
          <w:rtl/>
        </w:rPr>
        <w:fldChar w:fldCharType="end"/>
      </w:r>
    </w:p>
    <w:p w14:paraId="79A0A053" w14:textId="579D94EC" w:rsidR="0087139A" w:rsidRDefault="0087139A" w:rsidP="008E6019">
      <w:pPr>
        <w:pStyle w:val="afffff7"/>
        <w:framePr w:wrap="around"/>
        <w:rPr>
          <w:rFonts w:asciiTheme="minorHAnsi" w:eastAsiaTheme="minorEastAsia" w:hAnsiTheme="minorHAnsi" w:cstheme="minorBidi"/>
          <w:sz w:val="22"/>
          <w:szCs w:val="22"/>
          <w:rtl/>
        </w:rPr>
      </w:pPr>
      <w:r>
        <w:rPr>
          <w:rtl/>
        </w:rPr>
        <w:t>עא.</w:t>
      </w:r>
      <w:r>
        <w:rPr>
          <w:rtl/>
        </w:rPr>
        <w:fldChar w:fldCharType="begin"/>
      </w:r>
      <w:r>
        <w:rPr>
          <w:rtl/>
        </w:rPr>
        <w:instrText xml:space="preserve"> </w:instrText>
      </w:r>
      <w:r>
        <w:instrText>PAGEREF</w:instrText>
      </w:r>
      <w:r>
        <w:rPr>
          <w:rtl/>
        </w:rPr>
        <w:instrText xml:space="preserve"> _</w:instrText>
      </w:r>
      <w:r>
        <w:instrText>Toc119353335 \h</w:instrText>
      </w:r>
      <w:r>
        <w:rPr>
          <w:rtl/>
        </w:rPr>
        <w:instrText xml:space="preserve"> </w:instrText>
      </w:r>
      <w:r>
        <w:rPr>
          <w:rtl/>
        </w:rPr>
      </w:r>
      <w:r>
        <w:rPr>
          <w:rtl/>
        </w:rPr>
        <w:fldChar w:fldCharType="separate"/>
      </w:r>
      <w:r w:rsidR="00500AD7">
        <w:rPr>
          <w:rtl/>
        </w:rPr>
        <w:t>134</w:t>
      </w:r>
      <w:r>
        <w:rPr>
          <w:rtl/>
        </w:rPr>
        <w:fldChar w:fldCharType="end"/>
      </w:r>
    </w:p>
    <w:p w14:paraId="22337947" w14:textId="30696C9A"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רבי יהודה אומר: בישראל, חדש אחד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Toc119353336 \h</w:instrText>
      </w:r>
      <w:r>
        <w:rPr>
          <w:noProof/>
          <w:rtl/>
        </w:rPr>
        <w:instrText xml:space="preserve"> </w:instrText>
      </w:r>
      <w:r>
        <w:rPr>
          <w:noProof/>
          <w:rtl/>
        </w:rPr>
      </w:r>
      <w:r>
        <w:rPr>
          <w:noProof/>
          <w:rtl/>
        </w:rPr>
        <w:fldChar w:fldCharType="separate"/>
      </w:r>
      <w:r w:rsidR="00500AD7">
        <w:rPr>
          <w:noProof/>
          <w:rtl/>
        </w:rPr>
        <w:t>134</w:t>
      </w:r>
      <w:r>
        <w:rPr>
          <w:noProof/>
          <w:rtl/>
        </w:rPr>
        <w:fldChar w:fldCharType="end"/>
      </w:r>
    </w:p>
    <w:p w14:paraId="2BC06CA4" w14:textId="36750660"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ל' יום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Toc119353337 \h</w:instrText>
      </w:r>
      <w:r>
        <w:rPr>
          <w:noProof/>
          <w:rtl/>
        </w:rPr>
        <w:instrText xml:space="preserve"> </w:instrText>
      </w:r>
      <w:r>
        <w:rPr>
          <w:noProof/>
          <w:rtl/>
        </w:rPr>
      </w:r>
      <w:r>
        <w:rPr>
          <w:noProof/>
          <w:rtl/>
        </w:rPr>
        <w:fldChar w:fldCharType="separate"/>
      </w:r>
      <w:r w:rsidR="00500AD7">
        <w:rPr>
          <w:noProof/>
          <w:rtl/>
        </w:rPr>
        <w:t>134</w:t>
      </w:r>
      <w:r>
        <w:rPr>
          <w:noProof/>
          <w:rtl/>
        </w:rPr>
        <w:fldChar w:fldCharType="end"/>
      </w:r>
    </w:p>
    <w:p w14:paraId="7F6D10D0" w14:textId="1F61AA5F"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שלא תתקשט וכו' ר' יוסי אומר: בעניות - שלא נתן קצבה,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Toc119353339 \h</w:instrText>
      </w:r>
      <w:r>
        <w:rPr>
          <w:noProof/>
          <w:rtl/>
        </w:rPr>
        <w:instrText xml:space="preserve"> </w:instrText>
      </w:r>
      <w:r>
        <w:rPr>
          <w:noProof/>
          <w:rtl/>
        </w:rPr>
      </w:r>
      <w:r>
        <w:rPr>
          <w:noProof/>
          <w:rtl/>
        </w:rPr>
        <w:fldChar w:fldCharType="separate"/>
      </w:r>
      <w:r w:rsidR="00500AD7">
        <w:rPr>
          <w:noProof/>
          <w:rtl/>
        </w:rPr>
        <w:t>135</w:t>
      </w:r>
      <w:r>
        <w:rPr>
          <w:noProof/>
          <w:rtl/>
        </w:rPr>
        <w:fldChar w:fldCharType="end"/>
      </w:r>
    </w:p>
    <w:p w14:paraId="162AF88C" w14:textId="0A608929"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רבי יוסי אומר: בעניות - שלא נתן קצבה.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Toc119353340 \h</w:instrText>
      </w:r>
      <w:r>
        <w:rPr>
          <w:noProof/>
          <w:rtl/>
        </w:rPr>
        <w:instrText xml:space="preserve"> </w:instrText>
      </w:r>
      <w:r>
        <w:rPr>
          <w:noProof/>
          <w:rtl/>
        </w:rPr>
      </w:r>
      <w:r>
        <w:rPr>
          <w:noProof/>
          <w:rtl/>
        </w:rPr>
        <w:fldChar w:fldCharType="separate"/>
      </w:r>
      <w:r w:rsidR="00500AD7">
        <w:rPr>
          <w:noProof/>
          <w:rtl/>
        </w:rPr>
        <w:t>136</w:t>
      </w:r>
      <w:r>
        <w:rPr>
          <w:noProof/>
          <w:rtl/>
        </w:rPr>
        <w:fldChar w:fldCharType="end"/>
      </w:r>
    </w:p>
    <w:p w14:paraId="098DC571" w14:textId="5E4A8A50" w:rsidR="0087139A" w:rsidRDefault="0087139A">
      <w:pPr>
        <w:pStyle w:val="TOC2"/>
        <w:tabs>
          <w:tab w:val="right" w:leader="dot" w:pos="3392"/>
        </w:tabs>
        <w:rPr>
          <w:rFonts w:asciiTheme="minorHAnsi" w:eastAsiaTheme="minorEastAsia" w:hAnsiTheme="minorHAnsi" w:cstheme="minorBidi"/>
          <w:noProof/>
          <w:sz w:val="22"/>
          <w:szCs w:val="22"/>
          <w:rtl/>
        </w:rPr>
      </w:pPr>
      <w:r w:rsidRPr="00B64141">
        <w:rPr>
          <w:noProof/>
          <w:spacing w:val="-2"/>
          <w:rtl/>
        </w:rPr>
        <w:t>ובעשירות ל' יום.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Toc119353341 \h</w:instrText>
      </w:r>
      <w:r>
        <w:rPr>
          <w:noProof/>
          <w:rtl/>
        </w:rPr>
        <w:instrText xml:space="preserve"> </w:instrText>
      </w:r>
      <w:r>
        <w:rPr>
          <w:noProof/>
          <w:rtl/>
        </w:rPr>
      </w:r>
      <w:r>
        <w:rPr>
          <w:noProof/>
          <w:rtl/>
        </w:rPr>
        <w:fldChar w:fldCharType="separate"/>
      </w:r>
      <w:r w:rsidR="00500AD7">
        <w:rPr>
          <w:noProof/>
          <w:rtl/>
        </w:rPr>
        <w:t>136</w:t>
      </w:r>
      <w:r>
        <w:rPr>
          <w:noProof/>
          <w:rtl/>
        </w:rPr>
        <w:fldChar w:fldCharType="end"/>
      </w:r>
    </w:p>
    <w:p w14:paraId="1EDC2478" w14:textId="2D7388AC"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המדיר את אשתו שלא תלך לבית אביה,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Toc119353342 \h</w:instrText>
      </w:r>
      <w:r>
        <w:rPr>
          <w:noProof/>
          <w:rtl/>
        </w:rPr>
        <w:instrText xml:space="preserve"> </w:instrText>
      </w:r>
      <w:r>
        <w:rPr>
          <w:noProof/>
          <w:rtl/>
        </w:rPr>
      </w:r>
      <w:r>
        <w:rPr>
          <w:noProof/>
          <w:rtl/>
        </w:rPr>
        <w:fldChar w:fldCharType="separate"/>
      </w:r>
      <w:r w:rsidR="00500AD7">
        <w:rPr>
          <w:noProof/>
          <w:rtl/>
        </w:rPr>
        <w:t>136</w:t>
      </w:r>
      <w:r>
        <w:rPr>
          <w:noProof/>
          <w:rtl/>
        </w:rPr>
        <w:fldChar w:fldCharType="end"/>
      </w:r>
    </w:p>
    <w:p w14:paraId="2E15BC7B" w14:textId="444F06D3" w:rsidR="0087139A" w:rsidRDefault="0087139A" w:rsidP="008E6019">
      <w:pPr>
        <w:pStyle w:val="afffff7"/>
        <w:framePr w:wrap="around"/>
        <w:rPr>
          <w:rFonts w:asciiTheme="minorHAnsi" w:eastAsiaTheme="minorEastAsia" w:hAnsiTheme="minorHAnsi" w:cstheme="minorBidi"/>
          <w:sz w:val="22"/>
          <w:szCs w:val="22"/>
          <w:rtl/>
        </w:rPr>
      </w:pPr>
      <w:r>
        <w:rPr>
          <w:rtl/>
        </w:rPr>
        <w:t>עב.</w:t>
      </w:r>
      <w:r>
        <w:rPr>
          <w:rtl/>
        </w:rPr>
        <w:fldChar w:fldCharType="begin"/>
      </w:r>
      <w:r>
        <w:rPr>
          <w:rtl/>
        </w:rPr>
        <w:instrText xml:space="preserve"> </w:instrText>
      </w:r>
      <w:r>
        <w:instrText>PAGEREF</w:instrText>
      </w:r>
      <w:r>
        <w:rPr>
          <w:rtl/>
        </w:rPr>
        <w:instrText xml:space="preserve"> _</w:instrText>
      </w:r>
      <w:r>
        <w:instrText>Toc119353345 \h</w:instrText>
      </w:r>
      <w:r>
        <w:rPr>
          <w:rtl/>
        </w:rPr>
        <w:instrText xml:space="preserve"> </w:instrText>
      </w:r>
      <w:r>
        <w:rPr>
          <w:rtl/>
        </w:rPr>
      </w:r>
      <w:r>
        <w:rPr>
          <w:rtl/>
        </w:rPr>
        <w:fldChar w:fldCharType="separate"/>
      </w:r>
      <w:r w:rsidR="00500AD7">
        <w:rPr>
          <w:rtl/>
        </w:rPr>
        <w:t>136</w:t>
      </w:r>
      <w:r>
        <w:rPr>
          <w:rtl/>
        </w:rPr>
        <w:fldChar w:fldCharType="end"/>
      </w:r>
    </w:p>
    <w:p w14:paraId="12EC97BF" w14:textId="0874173B"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המדיר את אשתו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Toc119353346 \h</w:instrText>
      </w:r>
      <w:r>
        <w:rPr>
          <w:noProof/>
          <w:rtl/>
        </w:rPr>
        <w:instrText xml:space="preserve"> </w:instrText>
      </w:r>
      <w:r>
        <w:rPr>
          <w:noProof/>
          <w:rtl/>
        </w:rPr>
      </w:r>
      <w:r>
        <w:rPr>
          <w:noProof/>
          <w:rtl/>
        </w:rPr>
        <w:fldChar w:fldCharType="separate"/>
      </w:r>
      <w:r w:rsidR="00500AD7">
        <w:rPr>
          <w:noProof/>
          <w:rtl/>
        </w:rPr>
        <w:t>136</w:t>
      </w:r>
      <w:r>
        <w:rPr>
          <w:noProof/>
          <w:rtl/>
        </w:rPr>
        <w:fldChar w:fldCharType="end"/>
      </w:r>
    </w:p>
    <w:p w14:paraId="198644CB" w14:textId="2882AC15"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ואם היה טוען משום דבר אחר - רשאי.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Toc119353347 \h</w:instrText>
      </w:r>
      <w:r>
        <w:rPr>
          <w:noProof/>
          <w:rtl/>
        </w:rPr>
        <w:instrText xml:space="preserve"> </w:instrText>
      </w:r>
      <w:r>
        <w:rPr>
          <w:noProof/>
          <w:rtl/>
        </w:rPr>
      </w:r>
      <w:r>
        <w:rPr>
          <w:noProof/>
          <w:rtl/>
        </w:rPr>
        <w:fldChar w:fldCharType="separate"/>
      </w:r>
      <w:r w:rsidR="00500AD7">
        <w:rPr>
          <w:noProof/>
          <w:rtl/>
        </w:rPr>
        <w:t>137</w:t>
      </w:r>
      <w:r>
        <w:rPr>
          <w:noProof/>
          <w:rtl/>
        </w:rPr>
        <w:fldChar w:fldCharType="end"/>
      </w:r>
    </w:p>
    <w:p w14:paraId="4F09E162" w14:textId="67CE4543" w:rsidR="0087139A" w:rsidRDefault="0087139A">
      <w:pPr>
        <w:pStyle w:val="TOC2"/>
        <w:tabs>
          <w:tab w:val="right" w:leader="dot" w:pos="3392"/>
        </w:tabs>
        <w:rPr>
          <w:rFonts w:asciiTheme="minorHAnsi" w:eastAsiaTheme="minorEastAsia" w:hAnsiTheme="minorHAnsi" w:cstheme="minorBidi"/>
          <w:noProof/>
          <w:sz w:val="22"/>
          <w:szCs w:val="22"/>
          <w:rtl/>
        </w:rPr>
      </w:pPr>
      <w:r w:rsidRPr="00B64141">
        <w:rPr>
          <w:noProof/>
          <w:spacing w:val="-4"/>
          <w:rtl/>
        </w:rPr>
        <w:t>ואם אמר לה ע"מ שתאמרי.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Toc119353348 \h</w:instrText>
      </w:r>
      <w:r>
        <w:rPr>
          <w:noProof/>
          <w:rtl/>
        </w:rPr>
        <w:instrText xml:space="preserve"> </w:instrText>
      </w:r>
      <w:r>
        <w:rPr>
          <w:noProof/>
          <w:rtl/>
        </w:rPr>
      </w:r>
      <w:r>
        <w:rPr>
          <w:noProof/>
          <w:rtl/>
        </w:rPr>
        <w:fldChar w:fldCharType="separate"/>
      </w:r>
      <w:r w:rsidR="00500AD7">
        <w:rPr>
          <w:noProof/>
          <w:rtl/>
        </w:rPr>
        <w:t>137</w:t>
      </w:r>
      <w:r>
        <w:rPr>
          <w:noProof/>
          <w:rtl/>
        </w:rPr>
        <w:fldChar w:fldCharType="end"/>
      </w:r>
    </w:p>
    <w:p w14:paraId="49184AF0" w14:textId="1D5E14AB"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או שתהא ממלאה ומערה לאשפה.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Toc119353349 \h</w:instrText>
      </w:r>
      <w:r>
        <w:rPr>
          <w:noProof/>
          <w:rtl/>
        </w:rPr>
        <w:instrText xml:space="preserve"> </w:instrText>
      </w:r>
      <w:r>
        <w:rPr>
          <w:noProof/>
          <w:rtl/>
        </w:rPr>
      </w:r>
      <w:r>
        <w:rPr>
          <w:noProof/>
          <w:rtl/>
        </w:rPr>
        <w:fldChar w:fldCharType="separate"/>
      </w:r>
      <w:r w:rsidR="00500AD7">
        <w:rPr>
          <w:noProof/>
          <w:rtl/>
        </w:rPr>
        <w:t>137</w:t>
      </w:r>
      <w:r>
        <w:rPr>
          <w:noProof/>
          <w:rtl/>
        </w:rPr>
        <w:fldChar w:fldCharType="end"/>
      </w:r>
    </w:p>
    <w:p w14:paraId="43FFA6F7" w14:textId="1C3C69A1"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ר"כ: המדיר את אשתו שלא תשאל ושלא תשאיל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Toc119353350 \h</w:instrText>
      </w:r>
      <w:r>
        <w:rPr>
          <w:noProof/>
          <w:rtl/>
        </w:rPr>
        <w:instrText xml:space="preserve"> </w:instrText>
      </w:r>
      <w:r>
        <w:rPr>
          <w:noProof/>
          <w:rtl/>
        </w:rPr>
      </w:r>
      <w:r>
        <w:rPr>
          <w:noProof/>
          <w:rtl/>
        </w:rPr>
        <w:fldChar w:fldCharType="separate"/>
      </w:r>
      <w:r w:rsidR="00500AD7">
        <w:rPr>
          <w:noProof/>
          <w:rtl/>
        </w:rPr>
        <w:t>137</w:t>
      </w:r>
      <w:r>
        <w:rPr>
          <w:noProof/>
          <w:rtl/>
        </w:rPr>
        <w:fldChar w:fldCharType="end"/>
      </w:r>
    </w:p>
    <w:p w14:paraId="3DCFC218" w14:textId="0E4785D5" w:rsidR="0087139A" w:rsidRDefault="0087139A" w:rsidP="00D605B0">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ואלו יוצאות שלא בכתובה:</w:t>
      </w:r>
      <w:r w:rsidR="00D605B0">
        <w:rPr>
          <w:rFonts w:hint="cs"/>
          <w:noProof/>
          <w:rtl/>
        </w:rPr>
        <w:t>,</w:t>
      </w:r>
      <w:r w:rsidR="00D605B0">
        <w:rPr>
          <w:rFonts w:hint="cs"/>
          <w:noProof/>
          <w:shd w:val="clear" w:color="auto" w:fill="F2F2F2" w:themeFill="background1" w:themeFillShade="F2"/>
          <w:rtl/>
        </w:rPr>
        <w:t xml:space="preserve"> </w:t>
      </w:r>
      <w:r w:rsidRPr="00B64141">
        <w:rPr>
          <w:noProof/>
          <w:shd w:val="clear" w:color="auto" w:fill="F2F2F2" w:themeFill="background1" w:themeFillShade="F2"/>
          <w:rtl/>
        </w:rPr>
        <w:t>ואיזו היא דת משה?</w:t>
      </w:r>
      <w:r w:rsidR="00D605B0">
        <w:rPr>
          <w:rFonts w:hint="cs"/>
          <w:noProof/>
          <w:rtl/>
        </w:rPr>
        <w:t xml:space="preserve">, </w:t>
      </w:r>
      <w:r>
        <w:rPr>
          <w:noProof/>
          <w:rtl/>
        </w:rPr>
        <w:t>ואיזוהי דת יהודית?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Toc119353353 \h</w:instrText>
      </w:r>
      <w:r>
        <w:rPr>
          <w:noProof/>
          <w:rtl/>
        </w:rPr>
        <w:instrText xml:space="preserve"> </w:instrText>
      </w:r>
      <w:r>
        <w:rPr>
          <w:noProof/>
          <w:rtl/>
        </w:rPr>
      </w:r>
      <w:r>
        <w:rPr>
          <w:noProof/>
          <w:rtl/>
        </w:rPr>
        <w:fldChar w:fldCharType="separate"/>
      </w:r>
      <w:r w:rsidR="00500AD7">
        <w:rPr>
          <w:noProof/>
          <w:rtl/>
        </w:rPr>
        <w:t>137</w:t>
      </w:r>
      <w:r>
        <w:rPr>
          <w:noProof/>
          <w:rtl/>
        </w:rPr>
        <w:fldChar w:fldCharType="end"/>
      </w:r>
    </w:p>
    <w:p w14:paraId="6655D601" w14:textId="58DBEE78"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מאכילתו שאינו מעושר.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Toc119353354 \h</w:instrText>
      </w:r>
      <w:r>
        <w:rPr>
          <w:noProof/>
          <w:rtl/>
        </w:rPr>
        <w:instrText xml:space="preserve"> </w:instrText>
      </w:r>
      <w:r>
        <w:rPr>
          <w:noProof/>
          <w:rtl/>
        </w:rPr>
      </w:r>
      <w:r>
        <w:rPr>
          <w:noProof/>
          <w:rtl/>
        </w:rPr>
        <w:fldChar w:fldCharType="separate"/>
      </w:r>
      <w:r w:rsidR="00500AD7">
        <w:rPr>
          <w:noProof/>
          <w:rtl/>
        </w:rPr>
        <w:t>138</w:t>
      </w:r>
      <w:r>
        <w:rPr>
          <w:noProof/>
          <w:rtl/>
        </w:rPr>
        <w:fldChar w:fldCharType="end"/>
      </w:r>
    </w:p>
    <w:p w14:paraId="05FFC28D" w14:textId="4171CF0B"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ומשמשתו נדה.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Toc119353355 \h</w:instrText>
      </w:r>
      <w:r>
        <w:rPr>
          <w:noProof/>
          <w:rtl/>
        </w:rPr>
        <w:instrText xml:space="preserve"> </w:instrText>
      </w:r>
      <w:r>
        <w:rPr>
          <w:noProof/>
          <w:rtl/>
        </w:rPr>
      </w:r>
      <w:r>
        <w:rPr>
          <w:noProof/>
          <w:rtl/>
        </w:rPr>
        <w:fldChar w:fldCharType="separate"/>
      </w:r>
      <w:r w:rsidR="00500AD7">
        <w:rPr>
          <w:noProof/>
          <w:rtl/>
        </w:rPr>
        <w:t>138</w:t>
      </w:r>
      <w:r>
        <w:rPr>
          <w:noProof/>
          <w:rtl/>
        </w:rPr>
        <w:fldChar w:fldCharType="end"/>
      </w:r>
    </w:p>
    <w:p w14:paraId="3FD75B10" w14:textId="70318522"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 xml:space="preserve">ולא </w:t>
      </w:r>
      <w:r w:rsidRPr="00B64141">
        <w:rPr>
          <w:b/>
          <w:bCs/>
          <w:noProof/>
          <w:rtl/>
        </w:rPr>
        <w:t>קוצה</w:t>
      </w:r>
      <w:r>
        <w:rPr>
          <w:noProof/>
          <w:rtl/>
        </w:rPr>
        <w:t xml:space="preserve"> לה חלה.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Toc119353356 \h</w:instrText>
      </w:r>
      <w:r>
        <w:rPr>
          <w:noProof/>
          <w:rtl/>
        </w:rPr>
        <w:instrText xml:space="preserve"> </w:instrText>
      </w:r>
      <w:r>
        <w:rPr>
          <w:noProof/>
          <w:rtl/>
        </w:rPr>
      </w:r>
      <w:r>
        <w:rPr>
          <w:noProof/>
          <w:rtl/>
        </w:rPr>
        <w:fldChar w:fldCharType="separate"/>
      </w:r>
      <w:r w:rsidR="00500AD7">
        <w:rPr>
          <w:noProof/>
          <w:rtl/>
        </w:rPr>
        <w:t>138</w:t>
      </w:r>
      <w:r>
        <w:rPr>
          <w:noProof/>
          <w:rtl/>
        </w:rPr>
        <w:fldChar w:fldCharType="end"/>
      </w:r>
    </w:p>
    <w:p w14:paraId="43CD455C" w14:textId="01FDF6D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ונודרת ואינה מקיימת.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Toc119353357 \h</w:instrText>
      </w:r>
      <w:r>
        <w:rPr>
          <w:noProof/>
          <w:rtl/>
        </w:rPr>
        <w:instrText xml:space="preserve"> </w:instrText>
      </w:r>
      <w:r>
        <w:rPr>
          <w:noProof/>
          <w:rtl/>
        </w:rPr>
      </w:r>
      <w:r>
        <w:rPr>
          <w:noProof/>
          <w:rtl/>
        </w:rPr>
        <w:fldChar w:fldCharType="separate"/>
      </w:r>
      <w:r w:rsidR="00500AD7">
        <w:rPr>
          <w:noProof/>
          <w:rtl/>
        </w:rPr>
        <w:t>138</w:t>
      </w:r>
      <w:r>
        <w:rPr>
          <w:noProof/>
          <w:rtl/>
        </w:rPr>
        <w:fldChar w:fldCharType="end"/>
      </w:r>
    </w:p>
    <w:p w14:paraId="34EABE61" w14:textId="06F320E6" w:rsidR="0087139A" w:rsidRDefault="0087139A" w:rsidP="008E6019">
      <w:pPr>
        <w:pStyle w:val="afffff7"/>
        <w:framePr w:wrap="around"/>
        <w:rPr>
          <w:rFonts w:asciiTheme="minorHAnsi" w:eastAsiaTheme="minorEastAsia" w:hAnsiTheme="minorHAnsi" w:cstheme="minorBidi"/>
          <w:sz w:val="22"/>
          <w:szCs w:val="22"/>
          <w:rtl/>
        </w:rPr>
      </w:pPr>
      <w:r>
        <w:rPr>
          <w:rtl/>
        </w:rPr>
        <w:t>עב:</w:t>
      </w:r>
      <w:r>
        <w:rPr>
          <w:rtl/>
        </w:rPr>
        <w:fldChar w:fldCharType="begin"/>
      </w:r>
      <w:r>
        <w:rPr>
          <w:rtl/>
        </w:rPr>
        <w:instrText xml:space="preserve"> </w:instrText>
      </w:r>
      <w:r>
        <w:instrText>PAGEREF</w:instrText>
      </w:r>
      <w:r>
        <w:rPr>
          <w:rtl/>
        </w:rPr>
        <w:instrText xml:space="preserve"> _</w:instrText>
      </w:r>
      <w:r>
        <w:instrText>Toc119353358 \h</w:instrText>
      </w:r>
      <w:r>
        <w:rPr>
          <w:rtl/>
        </w:rPr>
        <w:instrText xml:space="preserve"> </w:instrText>
      </w:r>
      <w:r>
        <w:rPr>
          <w:rtl/>
        </w:rPr>
      </w:r>
      <w:r>
        <w:rPr>
          <w:rtl/>
        </w:rPr>
        <w:fldChar w:fldCharType="separate"/>
      </w:r>
      <w:r w:rsidR="00500AD7">
        <w:rPr>
          <w:rtl/>
        </w:rPr>
        <w:t>138</w:t>
      </w:r>
      <w:r>
        <w:rPr>
          <w:rtl/>
        </w:rPr>
        <w:fldChar w:fldCharType="end"/>
      </w:r>
    </w:p>
    <w:p w14:paraId="2C964E8E" w14:textId="4FFCD03A"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ואיזוהי דת יהודית? יוצאה וראשה פרוע</w:t>
      </w:r>
      <w:r w:rsidRPr="00B64141">
        <w:rPr>
          <w:rFonts w:ascii="Fb Fontext" w:hAnsi="Fb Fontext" w:cs="Guttman Vilna"/>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Toc119353359 \h</w:instrText>
      </w:r>
      <w:r>
        <w:rPr>
          <w:noProof/>
          <w:rtl/>
        </w:rPr>
        <w:instrText xml:space="preserve"> </w:instrText>
      </w:r>
      <w:r>
        <w:rPr>
          <w:noProof/>
          <w:rtl/>
        </w:rPr>
      </w:r>
      <w:r>
        <w:rPr>
          <w:noProof/>
          <w:rtl/>
        </w:rPr>
        <w:fldChar w:fldCharType="separate"/>
      </w:r>
      <w:r w:rsidR="00500AD7">
        <w:rPr>
          <w:noProof/>
          <w:rtl/>
        </w:rPr>
        <w:t>138</w:t>
      </w:r>
      <w:r>
        <w:rPr>
          <w:noProof/>
          <w:rtl/>
        </w:rPr>
        <w:fldChar w:fldCharType="end"/>
      </w:r>
    </w:p>
    <w:p w14:paraId="1D5063B9" w14:textId="462C9E39"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lastRenderedPageBreak/>
        <w:t>וטווה בשוק.</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Toc119353360 \h</w:instrText>
      </w:r>
      <w:r>
        <w:rPr>
          <w:noProof/>
          <w:rtl/>
        </w:rPr>
        <w:instrText xml:space="preserve"> </w:instrText>
      </w:r>
      <w:r>
        <w:rPr>
          <w:noProof/>
          <w:rtl/>
        </w:rPr>
      </w:r>
      <w:r>
        <w:rPr>
          <w:noProof/>
          <w:rtl/>
        </w:rPr>
        <w:fldChar w:fldCharType="separate"/>
      </w:r>
      <w:r w:rsidR="00500AD7">
        <w:rPr>
          <w:noProof/>
          <w:rtl/>
        </w:rPr>
        <w:t>139</w:t>
      </w:r>
      <w:r>
        <w:rPr>
          <w:noProof/>
          <w:rtl/>
        </w:rPr>
        <w:fldChar w:fldCharType="end"/>
      </w:r>
    </w:p>
    <w:p w14:paraId="300E6449" w14:textId="0B954137"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ומדברת עם כל אדם.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Toc119353361 \h</w:instrText>
      </w:r>
      <w:r>
        <w:rPr>
          <w:noProof/>
          <w:rtl/>
        </w:rPr>
        <w:instrText xml:space="preserve"> </w:instrText>
      </w:r>
      <w:r>
        <w:rPr>
          <w:noProof/>
          <w:rtl/>
        </w:rPr>
      </w:r>
      <w:r>
        <w:rPr>
          <w:noProof/>
          <w:rtl/>
        </w:rPr>
        <w:fldChar w:fldCharType="separate"/>
      </w:r>
      <w:r w:rsidR="00500AD7">
        <w:rPr>
          <w:noProof/>
          <w:rtl/>
        </w:rPr>
        <w:t>139</w:t>
      </w:r>
      <w:r>
        <w:rPr>
          <w:noProof/>
          <w:rtl/>
        </w:rPr>
        <w:fldChar w:fldCharType="end"/>
      </w:r>
    </w:p>
    <w:p w14:paraId="332A0136" w14:textId="553CD538"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אבא שאול אומר: אף המקללת יולדיו בפניו.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Toc119353362 \h</w:instrText>
      </w:r>
      <w:r>
        <w:rPr>
          <w:noProof/>
          <w:rtl/>
        </w:rPr>
        <w:instrText xml:space="preserve"> </w:instrText>
      </w:r>
      <w:r>
        <w:rPr>
          <w:noProof/>
          <w:rtl/>
        </w:rPr>
      </w:r>
      <w:r>
        <w:rPr>
          <w:noProof/>
          <w:rtl/>
        </w:rPr>
        <w:fldChar w:fldCharType="separate"/>
      </w:r>
      <w:r w:rsidR="00500AD7">
        <w:rPr>
          <w:noProof/>
          <w:rtl/>
        </w:rPr>
        <w:t>139</w:t>
      </w:r>
      <w:r>
        <w:rPr>
          <w:noProof/>
          <w:rtl/>
        </w:rPr>
        <w:fldChar w:fldCharType="end"/>
      </w:r>
    </w:p>
    <w:p w14:paraId="6D7D5366" w14:textId="5B0C13D9"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רבי טרפון אומר: אף הקולנית.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Toc119353363 \h</w:instrText>
      </w:r>
      <w:r>
        <w:rPr>
          <w:noProof/>
          <w:rtl/>
        </w:rPr>
        <w:instrText xml:space="preserve"> </w:instrText>
      </w:r>
      <w:r>
        <w:rPr>
          <w:noProof/>
          <w:rtl/>
        </w:rPr>
      </w:r>
      <w:r>
        <w:rPr>
          <w:noProof/>
          <w:rtl/>
        </w:rPr>
        <w:fldChar w:fldCharType="separate"/>
      </w:r>
      <w:r w:rsidR="00500AD7">
        <w:rPr>
          <w:noProof/>
          <w:rtl/>
        </w:rPr>
        <w:t>139</w:t>
      </w:r>
      <w:r>
        <w:rPr>
          <w:noProof/>
          <w:rtl/>
        </w:rPr>
        <w:fldChar w:fldCharType="end"/>
      </w:r>
    </w:p>
    <w:p w14:paraId="1095D486" w14:textId="4AB2E22C" w:rsidR="0087139A" w:rsidRDefault="0087139A" w:rsidP="00D605B0">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המקדש את האשה על מנת שאין עליה נדרים,</w:t>
      </w:r>
      <w:r w:rsidR="00D605B0">
        <w:rPr>
          <w:rFonts w:hint="cs"/>
          <w:noProof/>
          <w:shd w:val="clear" w:color="auto" w:fill="F2F2F2" w:themeFill="background1" w:themeFillShade="F2"/>
          <w:rtl/>
        </w:rPr>
        <w:t xml:space="preserve"> </w:t>
      </w:r>
      <w:r w:rsidRPr="00B64141">
        <w:rPr>
          <w:noProof/>
          <w:shd w:val="clear" w:color="auto" w:fill="F2F2F2" w:themeFill="background1" w:themeFillShade="F2"/>
          <w:rtl/>
        </w:rPr>
        <w:t>על מנת שאין בה מומין,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Toc119353365 \h</w:instrText>
      </w:r>
      <w:r>
        <w:rPr>
          <w:noProof/>
          <w:rtl/>
        </w:rPr>
        <w:instrText xml:space="preserve"> </w:instrText>
      </w:r>
      <w:r>
        <w:rPr>
          <w:noProof/>
          <w:rtl/>
        </w:rPr>
      </w:r>
      <w:r>
        <w:rPr>
          <w:noProof/>
          <w:rtl/>
        </w:rPr>
        <w:fldChar w:fldCharType="separate"/>
      </w:r>
      <w:r w:rsidR="00500AD7">
        <w:rPr>
          <w:noProof/>
          <w:rtl/>
        </w:rPr>
        <w:t>139</w:t>
      </w:r>
      <w:r>
        <w:rPr>
          <w:noProof/>
          <w:rtl/>
        </w:rPr>
        <w:fldChar w:fldCharType="end"/>
      </w:r>
    </w:p>
    <w:p w14:paraId="5F06D957" w14:textId="4B9B9304" w:rsidR="0087139A" w:rsidRDefault="0087139A" w:rsidP="008E6019">
      <w:pPr>
        <w:pStyle w:val="afffff7"/>
        <w:framePr w:wrap="around"/>
        <w:rPr>
          <w:rFonts w:asciiTheme="minorHAnsi" w:eastAsiaTheme="minorEastAsia" w:hAnsiTheme="minorHAnsi" w:cstheme="minorBidi"/>
          <w:sz w:val="22"/>
          <w:szCs w:val="22"/>
          <w:rtl/>
        </w:rPr>
      </w:pPr>
      <w:r>
        <w:rPr>
          <w:rtl/>
        </w:rPr>
        <w:t>עג.</w:t>
      </w:r>
      <w:r>
        <w:rPr>
          <w:rtl/>
        </w:rPr>
        <w:fldChar w:fldCharType="begin"/>
      </w:r>
      <w:r>
        <w:rPr>
          <w:rtl/>
        </w:rPr>
        <w:instrText xml:space="preserve"> </w:instrText>
      </w:r>
      <w:r>
        <w:instrText>PAGEREF</w:instrText>
      </w:r>
      <w:r>
        <w:rPr>
          <w:rtl/>
        </w:rPr>
        <w:instrText xml:space="preserve"> _</w:instrText>
      </w:r>
      <w:r>
        <w:instrText>Toc119353366 \h</w:instrText>
      </w:r>
      <w:r>
        <w:rPr>
          <w:rtl/>
        </w:rPr>
        <w:instrText xml:space="preserve"> </w:instrText>
      </w:r>
      <w:r>
        <w:rPr>
          <w:rtl/>
        </w:rPr>
      </w:r>
      <w:r>
        <w:rPr>
          <w:rtl/>
        </w:rPr>
        <w:fldChar w:fldCharType="separate"/>
      </w:r>
      <w:r w:rsidR="00500AD7">
        <w:rPr>
          <w:rtl/>
        </w:rPr>
        <w:t>140</w:t>
      </w:r>
      <w:r>
        <w:rPr>
          <w:rtl/>
        </w:rPr>
        <w:fldChar w:fldCharType="end"/>
      </w:r>
    </w:p>
    <w:p w14:paraId="24CCD572" w14:textId="5504D20B"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איתמר: קידשה על תנאי וכנסה סתם,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Toc119353367 \h</w:instrText>
      </w:r>
      <w:r>
        <w:rPr>
          <w:noProof/>
          <w:rtl/>
        </w:rPr>
        <w:instrText xml:space="preserve"> </w:instrText>
      </w:r>
      <w:r>
        <w:rPr>
          <w:noProof/>
          <w:rtl/>
        </w:rPr>
      </w:r>
      <w:r>
        <w:rPr>
          <w:noProof/>
          <w:rtl/>
        </w:rPr>
        <w:fldChar w:fldCharType="separate"/>
      </w:r>
      <w:r w:rsidR="00500AD7">
        <w:rPr>
          <w:noProof/>
          <w:rtl/>
        </w:rPr>
        <w:t>140</w:t>
      </w:r>
      <w:r>
        <w:rPr>
          <w:noProof/>
          <w:rtl/>
        </w:rPr>
        <w:fldChar w:fldCharType="end"/>
      </w:r>
    </w:p>
    <w:p w14:paraId="5899244C" w14:textId="17C41E63"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 xml:space="preserve">מרי"ו: </w:t>
      </w:r>
      <w:r w:rsidRPr="00B64141">
        <w:rPr>
          <w:noProof/>
          <w:rtl/>
        </w:rPr>
        <w:t>המקדש על תנאי ובעל  [לכו"ע] א"צ הימנו גט.</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Toc119353370 \h</w:instrText>
      </w:r>
      <w:r>
        <w:rPr>
          <w:noProof/>
          <w:rtl/>
        </w:rPr>
        <w:instrText xml:space="preserve"> </w:instrText>
      </w:r>
      <w:r>
        <w:rPr>
          <w:noProof/>
          <w:rtl/>
        </w:rPr>
      </w:r>
      <w:r>
        <w:rPr>
          <w:noProof/>
          <w:rtl/>
        </w:rPr>
        <w:fldChar w:fldCharType="separate"/>
      </w:r>
      <w:r w:rsidR="00500AD7">
        <w:rPr>
          <w:noProof/>
          <w:rtl/>
        </w:rPr>
        <w:t>141</w:t>
      </w:r>
      <w:r>
        <w:rPr>
          <w:noProof/>
          <w:rtl/>
        </w:rPr>
        <w:fldChar w:fldCharType="end"/>
      </w:r>
    </w:p>
    <w:p w14:paraId="06125593" w14:textId="59CE725D" w:rsidR="0087139A" w:rsidRDefault="0087139A" w:rsidP="008E6019">
      <w:pPr>
        <w:pStyle w:val="afffff7"/>
        <w:framePr w:wrap="around"/>
        <w:rPr>
          <w:rFonts w:asciiTheme="minorHAnsi" w:eastAsiaTheme="minorEastAsia" w:hAnsiTheme="minorHAnsi" w:cstheme="minorBidi"/>
          <w:sz w:val="22"/>
          <w:szCs w:val="22"/>
          <w:rtl/>
        </w:rPr>
      </w:pPr>
      <w:r>
        <w:rPr>
          <w:rtl/>
        </w:rPr>
        <w:t>עד:</w:t>
      </w:r>
      <w:r>
        <w:rPr>
          <w:rtl/>
        </w:rPr>
        <w:fldChar w:fldCharType="begin"/>
      </w:r>
      <w:r>
        <w:rPr>
          <w:rtl/>
        </w:rPr>
        <w:instrText xml:space="preserve"> </w:instrText>
      </w:r>
      <w:r>
        <w:instrText>PAGEREF</w:instrText>
      </w:r>
      <w:r>
        <w:rPr>
          <w:rtl/>
        </w:rPr>
        <w:instrText xml:space="preserve"> _</w:instrText>
      </w:r>
      <w:r>
        <w:instrText>Toc119353371 \h</w:instrText>
      </w:r>
      <w:r>
        <w:rPr>
          <w:rtl/>
        </w:rPr>
        <w:instrText xml:space="preserve"> </w:instrText>
      </w:r>
      <w:r>
        <w:rPr>
          <w:rtl/>
        </w:rPr>
      </w:r>
      <w:r>
        <w:rPr>
          <w:rtl/>
        </w:rPr>
        <w:fldChar w:fldCharType="separate"/>
      </w:r>
      <w:r w:rsidR="00500AD7">
        <w:rPr>
          <w:rtl/>
        </w:rPr>
        <w:t>142</w:t>
      </w:r>
      <w:r>
        <w:rPr>
          <w:rtl/>
        </w:rPr>
        <w:fldChar w:fldCharType="end"/>
      </w:r>
    </w:p>
    <w:p w14:paraId="55462727" w14:textId="68399B55"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כל מומין שפוסלין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Toc119353373 \h</w:instrText>
      </w:r>
      <w:r>
        <w:rPr>
          <w:noProof/>
          <w:rtl/>
        </w:rPr>
        <w:instrText xml:space="preserve"> </w:instrText>
      </w:r>
      <w:r>
        <w:rPr>
          <w:noProof/>
          <w:rtl/>
        </w:rPr>
      </w:r>
      <w:r>
        <w:rPr>
          <w:noProof/>
          <w:rtl/>
        </w:rPr>
        <w:fldChar w:fldCharType="separate"/>
      </w:r>
      <w:r w:rsidR="00500AD7">
        <w:rPr>
          <w:noProof/>
          <w:rtl/>
        </w:rPr>
        <w:t>143</w:t>
      </w:r>
      <w:r>
        <w:rPr>
          <w:noProof/>
          <w:rtl/>
        </w:rPr>
        <w:fldChar w:fldCharType="end"/>
      </w:r>
    </w:p>
    <w:p w14:paraId="7F58E5FF" w14:textId="0508E8B8" w:rsidR="0087139A" w:rsidRDefault="0087139A" w:rsidP="008E6019">
      <w:pPr>
        <w:pStyle w:val="afffff7"/>
        <w:framePr w:wrap="around"/>
        <w:rPr>
          <w:rFonts w:asciiTheme="minorHAnsi" w:eastAsiaTheme="minorEastAsia" w:hAnsiTheme="minorHAnsi" w:cstheme="minorBidi"/>
          <w:sz w:val="22"/>
          <w:szCs w:val="22"/>
          <w:rtl/>
        </w:rPr>
      </w:pPr>
      <w:r>
        <w:rPr>
          <w:rtl/>
        </w:rPr>
        <w:t>עה:</w:t>
      </w:r>
      <w:r>
        <w:rPr>
          <w:rtl/>
        </w:rPr>
        <w:fldChar w:fldCharType="begin"/>
      </w:r>
      <w:r>
        <w:rPr>
          <w:rtl/>
        </w:rPr>
        <w:instrText xml:space="preserve"> </w:instrText>
      </w:r>
      <w:r>
        <w:instrText>PAGEREF</w:instrText>
      </w:r>
      <w:r>
        <w:rPr>
          <w:rtl/>
        </w:rPr>
        <w:instrText xml:space="preserve"> _</w:instrText>
      </w:r>
      <w:r>
        <w:instrText>Toc119353374 \h</w:instrText>
      </w:r>
      <w:r>
        <w:rPr>
          <w:rtl/>
        </w:rPr>
        <w:instrText xml:space="preserve"> </w:instrText>
      </w:r>
      <w:r>
        <w:rPr>
          <w:rtl/>
        </w:rPr>
      </w:r>
      <w:r>
        <w:rPr>
          <w:rtl/>
        </w:rPr>
        <w:fldChar w:fldCharType="separate"/>
      </w:r>
      <w:r w:rsidR="00500AD7">
        <w:rPr>
          <w:rtl/>
        </w:rPr>
        <w:t>144</w:t>
      </w:r>
      <w:r>
        <w:rPr>
          <w:rtl/>
        </w:rPr>
        <w:fldChar w:fldCharType="end"/>
      </w:r>
    </w:p>
    <w:p w14:paraId="107C57E2" w14:textId="12B24DF9"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היו בה מומין ועודה בבית אביה,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Toc119353375 \h</w:instrText>
      </w:r>
      <w:r>
        <w:rPr>
          <w:noProof/>
          <w:rtl/>
        </w:rPr>
        <w:instrText xml:space="preserve"> </w:instrText>
      </w:r>
      <w:r>
        <w:rPr>
          <w:noProof/>
          <w:rtl/>
        </w:rPr>
      </w:r>
      <w:r>
        <w:rPr>
          <w:noProof/>
          <w:rtl/>
        </w:rPr>
        <w:fldChar w:fldCharType="separate"/>
      </w:r>
      <w:r w:rsidR="00500AD7">
        <w:rPr>
          <w:noProof/>
          <w:rtl/>
        </w:rPr>
        <w:t>144</w:t>
      </w:r>
      <w:r>
        <w:rPr>
          <w:noProof/>
          <w:rtl/>
        </w:rPr>
        <w:fldChar w:fldCharType="end"/>
      </w:r>
    </w:p>
    <w:p w14:paraId="0D44307A" w14:textId="5D66004E" w:rsidR="0087139A" w:rsidRDefault="0087139A" w:rsidP="008E6019">
      <w:pPr>
        <w:pStyle w:val="afffff7"/>
        <w:framePr w:wrap="around"/>
        <w:rPr>
          <w:rFonts w:asciiTheme="minorHAnsi" w:eastAsiaTheme="minorEastAsia" w:hAnsiTheme="minorHAnsi" w:cstheme="minorBidi"/>
          <w:sz w:val="22"/>
          <w:szCs w:val="22"/>
          <w:rtl/>
        </w:rPr>
      </w:pPr>
      <w:r>
        <w:rPr>
          <w:rtl/>
        </w:rPr>
        <w:t>עו.</w:t>
      </w:r>
      <w:r>
        <w:rPr>
          <w:rtl/>
        </w:rPr>
        <w:fldChar w:fldCharType="begin"/>
      </w:r>
      <w:r>
        <w:rPr>
          <w:rtl/>
        </w:rPr>
        <w:instrText xml:space="preserve"> </w:instrText>
      </w:r>
      <w:r>
        <w:instrText>PAGEREF</w:instrText>
      </w:r>
      <w:r>
        <w:rPr>
          <w:rtl/>
        </w:rPr>
        <w:instrText xml:space="preserve"> _</w:instrText>
      </w:r>
      <w:r>
        <w:instrText>Toc119353376 \h</w:instrText>
      </w:r>
      <w:r>
        <w:rPr>
          <w:rtl/>
        </w:rPr>
        <w:instrText xml:space="preserve"> </w:instrText>
      </w:r>
      <w:r>
        <w:rPr>
          <w:rtl/>
        </w:rPr>
      </w:r>
      <w:r>
        <w:rPr>
          <w:rtl/>
        </w:rPr>
        <w:fldChar w:fldCharType="separate"/>
      </w:r>
      <w:r w:rsidR="00500AD7">
        <w:rPr>
          <w:rtl/>
        </w:rPr>
        <w:t>145</w:t>
      </w:r>
      <w:r>
        <w:rPr>
          <w:rtl/>
        </w:rPr>
        <w:fldChar w:fldCharType="end"/>
      </w:r>
    </w:p>
    <w:p w14:paraId="34D20509" w14:textId="3A56349B"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וחכמים אומרים: בד"א - במומין שבסתר.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Toc119353379 \h</w:instrText>
      </w:r>
      <w:r>
        <w:rPr>
          <w:noProof/>
          <w:rtl/>
        </w:rPr>
        <w:instrText xml:space="preserve"> </w:instrText>
      </w:r>
      <w:r>
        <w:rPr>
          <w:noProof/>
          <w:rtl/>
        </w:rPr>
      </w:r>
      <w:r>
        <w:rPr>
          <w:noProof/>
          <w:rtl/>
        </w:rPr>
        <w:fldChar w:fldCharType="separate"/>
      </w:r>
      <w:r w:rsidR="00500AD7">
        <w:rPr>
          <w:noProof/>
          <w:rtl/>
        </w:rPr>
        <w:t>146</w:t>
      </w:r>
      <w:r>
        <w:rPr>
          <w:noProof/>
          <w:rtl/>
        </w:rPr>
        <w:fldChar w:fldCharType="end"/>
      </w:r>
    </w:p>
    <w:p w14:paraId="7817FEB6" w14:textId="1101D26D"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האיש שנולדו בו מומין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Toc119353380 \h</w:instrText>
      </w:r>
      <w:r>
        <w:rPr>
          <w:noProof/>
          <w:rtl/>
        </w:rPr>
        <w:instrText xml:space="preserve"> </w:instrText>
      </w:r>
      <w:r>
        <w:rPr>
          <w:noProof/>
          <w:rtl/>
        </w:rPr>
      </w:r>
      <w:r>
        <w:rPr>
          <w:noProof/>
          <w:rtl/>
        </w:rPr>
        <w:fldChar w:fldCharType="separate"/>
      </w:r>
      <w:r w:rsidR="00500AD7">
        <w:rPr>
          <w:noProof/>
          <w:rtl/>
        </w:rPr>
        <w:t>146</w:t>
      </w:r>
      <w:r>
        <w:rPr>
          <w:noProof/>
          <w:rtl/>
        </w:rPr>
        <w:fldChar w:fldCharType="end"/>
      </w:r>
    </w:p>
    <w:p w14:paraId="4B938128" w14:textId="271BB28A" w:rsidR="0087139A" w:rsidRDefault="0087139A">
      <w:pPr>
        <w:pStyle w:val="TOC2"/>
        <w:tabs>
          <w:tab w:val="right" w:leader="dot" w:pos="3392"/>
        </w:tabs>
        <w:rPr>
          <w:rFonts w:asciiTheme="minorHAnsi" w:eastAsiaTheme="minorEastAsia" w:hAnsiTheme="minorHAnsi" w:cstheme="minorBidi"/>
          <w:noProof/>
          <w:sz w:val="22"/>
          <w:szCs w:val="22"/>
          <w:rtl/>
        </w:rPr>
      </w:pPr>
      <w:r w:rsidRPr="00B64141">
        <w:rPr>
          <w:rFonts w:cs="PFT_Frank"/>
          <w:bCs/>
          <w:noProof/>
          <w:spacing w:val="-2"/>
          <w:rtl/>
        </w:rPr>
        <w:t>רשב"ג</w:t>
      </w:r>
      <w:r>
        <w:rPr>
          <w:noProof/>
          <w:rtl/>
        </w:rPr>
        <w:t xml:space="preserve"> במומין קטנים אבל בגדולים כופין אותו להוציא.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Toc119353381 \h</w:instrText>
      </w:r>
      <w:r>
        <w:rPr>
          <w:noProof/>
          <w:rtl/>
        </w:rPr>
        <w:instrText xml:space="preserve"> </w:instrText>
      </w:r>
      <w:r>
        <w:rPr>
          <w:noProof/>
          <w:rtl/>
        </w:rPr>
      </w:r>
      <w:r>
        <w:rPr>
          <w:noProof/>
          <w:rtl/>
        </w:rPr>
        <w:fldChar w:fldCharType="separate"/>
      </w:r>
      <w:r w:rsidR="00500AD7">
        <w:rPr>
          <w:noProof/>
          <w:rtl/>
        </w:rPr>
        <w:t>146</w:t>
      </w:r>
      <w:r>
        <w:rPr>
          <w:noProof/>
          <w:rtl/>
        </w:rPr>
        <w:fldChar w:fldCharType="end"/>
      </w:r>
    </w:p>
    <w:p w14:paraId="74CEAAE1" w14:textId="6103E3A2"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ואלו שכופין אותו להוציא: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Toc119353382 \h</w:instrText>
      </w:r>
      <w:r>
        <w:rPr>
          <w:noProof/>
          <w:rtl/>
        </w:rPr>
        <w:instrText xml:space="preserve"> </w:instrText>
      </w:r>
      <w:r>
        <w:rPr>
          <w:noProof/>
          <w:rtl/>
        </w:rPr>
      </w:r>
      <w:r>
        <w:rPr>
          <w:noProof/>
          <w:rtl/>
        </w:rPr>
        <w:fldChar w:fldCharType="separate"/>
      </w:r>
      <w:r w:rsidR="00500AD7">
        <w:rPr>
          <w:noProof/>
          <w:rtl/>
        </w:rPr>
        <w:t>147</w:t>
      </w:r>
      <w:r>
        <w:rPr>
          <w:noProof/>
          <w:rtl/>
        </w:rPr>
        <w:fldChar w:fldCharType="end"/>
      </w:r>
    </w:p>
    <w:p w14:paraId="377E614A" w14:textId="657D8B23"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בעל פוליפוס</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Toc119353383 \h</w:instrText>
      </w:r>
      <w:r>
        <w:rPr>
          <w:noProof/>
          <w:rtl/>
        </w:rPr>
        <w:instrText xml:space="preserve"> </w:instrText>
      </w:r>
      <w:r>
        <w:rPr>
          <w:noProof/>
          <w:rtl/>
        </w:rPr>
      </w:r>
      <w:r>
        <w:rPr>
          <w:noProof/>
          <w:rtl/>
        </w:rPr>
        <w:fldChar w:fldCharType="separate"/>
      </w:r>
      <w:r w:rsidR="00500AD7">
        <w:rPr>
          <w:noProof/>
          <w:rtl/>
        </w:rPr>
        <w:t>147</w:t>
      </w:r>
      <w:r>
        <w:rPr>
          <w:noProof/>
          <w:rtl/>
        </w:rPr>
        <w:fldChar w:fldCharType="end"/>
      </w:r>
    </w:p>
    <w:p w14:paraId="06672EED" w14:textId="39ABB840"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והמקמץ</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Toc119353384 \h</w:instrText>
      </w:r>
      <w:r>
        <w:rPr>
          <w:noProof/>
          <w:rtl/>
        </w:rPr>
        <w:instrText xml:space="preserve"> </w:instrText>
      </w:r>
      <w:r>
        <w:rPr>
          <w:noProof/>
          <w:rtl/>
        </w:rPr>
      </w:r>
      <w:r>
        <w:rPr>
          <w:noProof/>
          <w:rtl/>
        </w:rPr>
        <w:fldChar w:fldCharType="separate"/>
      </w:r>
      <w:r w:rsidR="00500AD7">
        <w:rPr>
          <w:noProof/>
          <w:rtl/>
        </w:rPr>
        <w:t>147</w:t>
      </w:r>
      <w:r>
        <w:rPr>
          <w:noProof/>
          <w:rtl/>
        </w:rPr>
        <w:fldChar w:fldCharType="end"/>
      </w:r>
    </w:p>
    <w:p w14:paraId="3F7FE1CF" w14:textId="1E7D7F7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והמצרף נחושת, והבורסי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Toc119353385 \h</w:instrText>
      </w:r>
      <w:r>
        <w:rPr>
          <w:noProof/>
          <w:rtl/>
        </w:rPr>
        <w:instrText xml:space="preserve"> </w:instrText>
      </w:r>
      <w:r>
        <w:rPr>
          <w:noProof/>
          <w:rtl/>
        </w:rPr>
      </w:r>
      <w:r>
        <w:rPr>
          <w:noProof/>
          <w:rtl/>
        </w:rPr>
        <w:fldChar w:fldCharType="separate"/>
      </w:r>
      <w:r w:rsidR="00500AD7">
        <w:rPr>
          <w:noProof/>
          <w:rtl/>
        </w:rPr>
        <w:t>147</w:t>
      </w:r>
      <w:r>
        <w:rPr>
          <w:noProof/>
          <w:rtl/>
        </w:rPr>
        <w:fldChar w:fldCharType="end"/>
      </w:r>
    </w:p>
    <w:p w14:paraId="2806A661" w14:textId="5034D00E"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 xml:space="preserve">ר"א: </w:t>
      </w:r>
      <w:r w:rsidRPr="00B64141">
        <w:rPr>
          <w:noProof/>
          <w:rtl/>
        </w:rPr>
        <w:t>מדאורייתא אין מעשין אלא לפסולות.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Toc119353386 \h</w:instrText>
      </w:r>
      <w:r>
        <w:rPr>
          <w:noProof/>
          <w:rtl/>
        </w:rPr>
        <w:instrText xml:space="preserve"> </w:instrText>
      </w:r>
      <w:r>
        <w:rPr>
          <w:noProof/>
          <w:rtl/>
        </w:rPr>
      </w:r>
      <w:r>
        <w:rPr>
          <w:noProof/>
          <w:rtl/>
        </w:rPr>
        <w:fldChar w:fldCharType="separate"/>
      </w:r>
      <w:r w:rsidR="00500AD7">
        <w:rPr>
          <w:noProof/>
          <w:rtl/>
        </w:rPr>
        <w:t>148</w:t>
      </w:r>
      <w:r>
        <w:rPr>
          <w:noProof/>
          <w:rtl/>
        </w:rPr>
        <w:fldChar w:fldCharType="end"/>
      </w:r>
    </w:p>
    <w:p w14:paraId="2229AB76" w14:textId="151E7CC9" w:rsidR="0087139A" w:rsidRDefault="0087139A" w:rsidP="008E6019">
      <w:pPr>
        <w:pStyle w:val="afffff7"/>
        <w:framePr w:wrap="around"/>
        <w:rPr>
          <w:rFonts w:asciiTheme="minorHAnsi" w:eastAsiaTheme="minorEastAsia" w:hAnsiTheme="minorHAnsi" w:cstheme="minorBidi"/>
          <w:sz w:val="22"/>
          <w:szCs w:val="22"/>
          <w:rtl/>
        </w:rPr>
      </w:pPr>
      <w:r>
        <w:rPr>
          <w:rtl/>
        </w:rPr>
        <w:t>עז:</w:t>
      </w:r>
      <w:r>
        <w:rPr>
          <w:rtl/>
        </w:rPr>
        <w:fldChar w:fldCharType="begin"/>
      </w:r>
      <w:r>
        <w:rPr>
          <w:rtl/>
        </w:rPr>
        <w:instrText xml:space="preserve"> </w:instrText>
      </w:r>
      <w:r>
        <w:instrText>PAGEREF</w:instrText>
      </w:r>
      <w:r>
        <w:rPr>
          <w:rtl/>
        </w:rPr>
        <w:instrText xml:space="preserve"> _</w:instrText>
      </w:r>
      <w:r>
        <w:instrText>Toc119353387 \h</w:instrText>
      </w:r>
      <w:r>
        <w:rPr>
          <w:rtl/>
        </w:rPr>
        <w:instrText xml:space="preserve"> </w:instrText>
      </w:r>
      <w:r>
        <w:rPr>
          <w:rtl/>
        </w:rPr>
      </w:r>
      <w:r>
        <w:rPr>
          <w:rtl/>
        </w:rPr>
        <w:fldChar w:fldCharType="separate"/>
      </w:r>
      <w:r w:rsidR="00500AD7">
        <w:rPr>
          <w:rtl/>
        </w:rPr>
        <w:t>148</w:t>
      </w:r>
      <w:r>
        <w:rPr>
          <w:rtl/>
        </w:rPr>
        <w:fldChar w:fldCharType="end"/>
      </w:r>
    </w:p>
    <w:p w14:paraId="33A387A3" w14:textId="6EB766EB"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ונעשית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Toc119353388 \h</w:instrText>
      </w:r>
      <w:r>
        <w:rPr>
          <w:noProof/>
          <w:rtl/>
        </w:rPr>
        <w:instrText xml:space="preserve"> </w:instrText>
      </w:r>
      <w:r>
        <w:rPr>
          <w:noProof/>
          <w:rtl/>
        </w:rPr>
      </w:r>
      <w:r>
        <w:rPr>
          <w:noProof/>
          <w:rtl/>
        </w:rPr>
        <w:fldChar w:fldCharType="separate"/>
      </w:r>
      <w:r w:rsidR="00500AD7">
        <w:rPr>
          <w:noProof/>
          <w:rtl/>
        </w:rPr>
        <w:t>148</w:t>
      </w:r>
      <w:r>
        <w:rPr>
          <w:noProof/>
          <w:rtl/>
        </w:rPr>
        <w:fldChar w:fldCharType="end"/>
      </w:r>
    </w:p>
    <w:p w14:paraId="239753C7" w14:textId="11859115"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מעשה דריב''ל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Toc119353389 \h</w:instrText>
      </w:r>
      <w:r>
        <w:rPr>
          <w:noProof/>
          <w:rtl/>
        </w:rPr>
        <w:instrText xml:space="preserve"> </w:instrText>
      </w:r>
      <w:r>
        <w:rPr>
          <w:noProof/>
          <w:rtl/>
        </w:rPr>
      </w:r>
      <w:r>
        <w:rPr>
          <w:noProof/>
          <w:rtl/>
        </w:rPr>
        <w:fldChar w:fldCharType="separate"/>
      </w:r>
      <w:r w:rsidR="00500AD7">
        <w:rPr>
          <w:noProof/>
          <w:rtl/>
        </w:rPr>
        <w:t>149</w:t>
      </w:r>
      <w:r>
        <w:rPr>
          <w:noProof/>
          <w:rtl/>
        </w:rPr>
        <w:fldChar w:fldCharType="end"/>
      </w:r>
    </w:p>
    <w:p w14:paraId="7F75D1C8" w14:textId="5736A881"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הדרן עלך המדיר את אשתו.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Toc119353390 \h</w:instrText>
      </w:r>
      <w:r>
        <w:rPr>
          <w:noProof/>
          <w:rtl/>
        </w:rPr>
        <w:instrText xml:space="preserve"> </w:instrText>
      </w:r>
      <w:r>
        <w:rPr>
          <w:noProof/>
          <w:rtl/>
        </w:rPr>
      </w:r>
      <w:r>
        <w:rPr>
          <w:noProof/>
          <w:rtl/>
        </w:rPr>
        <w:fldChar w:fldCharType="separate"/>
      </w:r>
      <w:r w:rsidR="00500AD7">
        <w:rPr>
          <w:noProof/>
          <w:rtl/>
        </w:rPr>
        <w:t>150</w:t>
      </w:r>
      <w:r>
        <w:rPr>
          <w:noProof/>
          <w:rtl/>
        </w:rPr>
        <w:fldChar w:fldCharType="end"/>
      </w:r>
    </w:p>
    <w:p w14:paraId="65FDD359" w14:textId="66EB4A8E" w:rsidR="0087139A" w:rsidRDefault="0087139A" w:rsidP="008E6019">
      <w:pPr>
        <w:pStyle w:val="afffff7"/>
        <w:framePr w:wrap="around"/>
        <w:rPr>
          <w:rFonts w:asciiTheme="minorHAnsi" w:eastAsiaTheme="minorEastAsia" w:hAnsiTheme="minorHAnsi" w:cstheme="minorBidi"/>
          <w:sz w:val="22"/>
          <w:szCs w:val="22"/>
          <w:rtl/>
        </w:rPr>
      </w:pPr>
      <w:r>
        <w:rPr>
          <w:rtl/>
        </w:rPr>
        <w:t>עח.</w:t>
      </w:r>
      <w:r>
        <w:rPr>
          <w:rtl/>
        </w:rPr>
        <w:fldChar w:fldCharType="begin"/>
      </w:r>
      <w:r>
        <w:rPr>
          <w:rtl/>
        </w:rPr>
        <w:instrText xml:space="preserve"> </w:instrText>
      </w:r>
      <w:r>
        <w:instrText>PAGEREF</w:instrText>
      </w:r>
      <w:r>
        <w:rPr>
          <w:rtl/>
        </w:rPr>
        <w:instrText xml:space="preserve"> _</w:instrText>
      </w:r>
      <w:r>
        <w:instrText>Toc119353391 \h</w:instrText>
      </w:r>
      <w:r>
        <w:rPr>
          <w:rtl/>
        </w:rPr>
        <w:instrText xml:space="preserve"> </w:instrText>
      </w:r>
      <w:r>
        <w:rPr>
          <w:rtl/>
        </w:rPr>
      </w:r>
      <w:r>
        <w:rPr>
          <w:rtl/>
        </w:rPr>
        <w:fldChar w:fldCharType="separate"/>
      </w:r>
      <w:r w:rsidR="00500AD7">
        <w:rPr>
          <w:rtl/>
        </w:rPr>
        <w:t>151</w:t>
      </w:r>
      <w:r>
        <w:rPr>
          <w:rtl/>
        </w:rPr>
        <w:fldChar w:fldCharType="end"/>
      </w:r>
    </w:p>
    <w:p w14:paraId="55A1FA89" w14:textId="4715013A" w:rsidR="0087139A" w:rsidRDefault="00D96913">
      <w:pPr>
        <w:pStyle w:val="TOC1"/>
        <w:tabs>
          <w:tab w:val="right" w:leader="dot" w:pos="3392"/>
        </w:tabs>
        <w:rPr>
          <w:rFonts w:asciiTheme="minorHAnsi" w:eastAsiaTheme="minorEastAsia" w:hAnsiTheme="minorHAnsi" w:cstheme="minorBidi"/>
          <w:noProof/>
          <w:sz w:val="22"/>
          <w:szCs w:val="22"/>
          <w:rtl/>
        </w:rPr>
      </w:pPr>
      <w:r>
        <w:rPr>
          <w:rFonts w:hint="cs"/>
          <w:noProof/>
          <w:sz w:val="22"/>
          <w:szCs w:val="18"/>
          <w:rtl/>
        </w:rPr>
        <w:t xml:space="preserve">                 </w:t>
      </w:r>
      <w:r w:rsidRPr="00D96913">
        <w:rPr>
          <w:rFonts w:hint="cs"/>
          <w:noProof/>
          <w:sz w:val="22"/>
          <w:szCs w:val="18"/>
          <w:rtl/>
        </w:rPr>
        <w:t xml:space="preserve">פרק שמיני </w:t>
      </w:r>
      <w:r w:rsidR="0087139A" w:rsidRPr="00D96913">
        <w:rPr>
          <w:noProof/>
          <w:sz w:val="22"/>
          <w:szCs w:val="18"/>
          <w:rtl/>
        </w:rPr>
        <w:t>האשה שנפלו לה נכסים</w:t>
      </w:r>
      <w:r w:rsidR="0087139A">
        <w:rPr>
          <w:noProof/>
          <w:rtl/>
        </w:rPr>
        <w:t>,</w:t>
      </w:r>
      <w:r w:rsidR="0087139A">
        <w:rPr>
          <w:noProof/>
          <w:rtl/>
        </w:rPr>
        <w:tab/>
      </w:r>
      <w:r w:rsidR="0087139A">
        <w:rPr>
          <w:noProof/>
          <w:rtl/>
        </w:rPr>
        <w:fldChar w:fldCharType="begin"/>
      </w:r>
      <w:r w:rsidR="0087139A">
        <w:rPr>
          <w:noProof/>
          <w:rtl/>
        </w:rPr>
        <w:instrText xml:space="preserve"> </w:instrText>
      </w:r>
      <w:r w:rsidR="0087139A">
        <w:rPr>
          <w:noProof/>
        </w:rPr>
        <w:instrText>PAGEREF</w:instrText>
      </w:r>
      <w:r w:rsidR="0087139A">
        <w:rPr>
          <w:noProof/>
          <w:rtl/>
        </w:rPr>
        <w:instrText xml:space="preserve"> _</w:instrText>
      </w:r>
      <w:r w:rsidR="0087139A">
        <w:rPr>
          <w:noProof/>
        </w:rPr>
        <w:instrText>Toc119353392 \h</w:instrText>
      </w:r>
      <w:r w:rsidR="0087139A">
        <w:rPr>
          <w:noProof/>
          <w:rtl/>
        </w:rPr>
        <w:instrText xml:space="preserve"> </w:instrText>
      </w:r>
      <w:r w:rsidR="0087139A">
        <w:rPr>
          <w:noProof/>
          <w:rtl/>
        </w:rPr>
      </w:r>
      <w:r w:rsidR="0087139A">
        <w:rPr>
          <w:noProof/>
          <w:rtl/>
        </w:rPr>
        <w:fldChar w:fldCharType="separate"/>
      </w:r>
      <w:r w:rsidR="00500AD7">
        <w:rPr>
          <w:noProof/>
          <w:rtl/>
        </w:rPr>
        <w:t>151</w:t>
      </w:r>
      <w:r w:rsidR="0087139A">
        <w:rPr>
          <w:noProof/>
          <w:rtl/>
        </w:rPr>
        <w:fldChar w:fldCharType="end"/>
      </w:r>
    </w:p>
    <w:p w14:paraId="4215479D" w14:textId="3663142D"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נפלו לה משנשאת,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Toc119353393 \h</w:instrText>
      </w:r>
      <w:r>
        <w:rPr>
          <w:noProof/>
          <w:rtl/>
        </w:rPr>
        <w:instrText xml:space="preserve"> </w:instrText>
      </w:r>
      <w:r>
        <w:rPr>
          <w:noProof/>
          <w:rtl/>
        </w:rPr>
      </w:r>
      <w:r>
        <w:rPr>
          <w:noProof/>
          <w:rtl/>
        </w:rPr>
        <w:fldChar w:fldCharType="separate"/>
      </w:r>
      <w:r w:rsidR="00500AD7">
        <w:rPr>
          <w:noProof/>
          <w:rtl/>
        </w:rPr>
        <w:t>151</w:t>
      </w:r>
      <w:r>
        <w:rPr>
          <w:noProof/>
          <w:rtl/>
        </w:rPr>
        <w:fldChar w:fldCharType="end"/>
      </w:r>
    </w:p>
    <w:p w14:paraId="7068AF2A" w14:textId="1FD5292A"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א"ר יהודה, אמרו לפני ר"ג.</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Toc119353395 \h</w:instrText>
      </w:r>
      <w:r>
        <w:rPr>
          <w:noProof/>
          <w:rtl/>
        </w:rPr>
        <w:instrText xml:space="preserve"> </w:instrText>
      </w:r>
      <w:r>
        <w:rPr>
          <w:noProof/>
          <w:rtl/>
        </w:rPr>
      </w:r>
      <w:r>
        <w:rPr>
          <w:noProof/>
          <w:rtl/>
        </w:rPr>
        <w:fldChar w:fldCharType="separate"/>
      </w:r>
      <w:r w:rsidR="00500AD7">
        <w:rPr>
          <w:noProof/>
          <w:rtl/>
        </w:rPr>
        <w:t>151</w:t>
      </w:r>
      <w:r>
        <w:rPr>
          <w:noProof/>
          <w:rtl/>
        </w:rPr>
        <w:fldChar w:fldCharType="end"/>
      </w:r>
    </w:p>
    <w:p w14:paraId="7B14C3C8" w14:textId="37AA71DE"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משניסת, אלו ואלו מודים.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Toc119353396 \h</w:instrText>
      </w:r>
      <w:r>
        <w:rPr>
          <w:noProof/>
          <w:rtl/>
        </w:rPr>
        <w:instrText xml:space="preserve"> </w:instrText>
      </w:r>
      <w:r>
        <w:rPr>
          <w:noProof/>
          <w:rtl/>
        </w:rPr>
      </w:r>
      <w:r>
        <w:rPr>
          <w:noProof/>
          <w:rtl/>
        </w:rPr>
        <w:fldChar w:fldCharType="separate"/>
      </w:r>
      <w:r w:rsidR="00500AD7">
        <w:rPr>
          <w:noProof/>
          <w:rtl/>
        </w:rPr>
        <w:t>152</w:t>
      </w:r>
      <w:r>
        <w:rPr>
          <w:noProof/>
          <w:rtl/>
        </w:rPr>
        <w:fldChar w:fldCharType="end"/>
      </w:r>
    </w:p>
    <w:p w14:paraId="66A7D4A7" w14:textId="20DF14DD" w:rsidR="0087139A" w:rsidRDefault="0087139A" w:rsidP="008E6019">
      <w:pPr>
        <w:pStyle w:val="afffff7"/>
        <w:framePr w:wrap="around"/>
        <w:rPr>
          <w:rFonts w:asciiTheme="minorHAnsi" w:eastAsiaTheme="minorEastAsia" w:hAnsiTheme="minorHAnsi" w:cstheme="minorBidi"/>
          <w:sz w:val="22"/>
          <w:szCs w:val="22"/>
          <w:rtl/>
        </w:rPr>
      </w:pPr>
      <w:r>
        <w:rPr>
          <w:rtl/>
        </w:rPr>
        <w:t>עט.</w:t>
      </w:r>
      <w:r>
        <w:rPr>
          <w:rtl/>
        </w:rPr>
        <w:fldChar w:fldCharType="begin"/>
      </w:r>
      <w:r>
        <w:rPr>
          <w:rtl/>
        </w:rPr>
        <w:instrText xml:space="preserve"> </w:instrText>
      </w:r>
      <w:r>
        <w:instrText>PAGEREF</w:instrText>
      </w:r>
      <w:r>
        <w:rPr>
          <w:rtl/>
        </w:rPr>
        <w:instrText xml:space="preserve"> _</w:instrText>
      </w:r>
      <w:r>
        <w:instrText>Toc119353397 \h</w:instrText>
      </w:r>
      <w:r>
        <w:rPr>
          <w:rtl/>
        </w:rPr>
        <w:instrText xml:space="preserve"> </w:instrText>
      </w:r>
      <w:r>
        <w:rPr>
          <w:rtl/>
        </w:rPr>
      </w:r>
      <w:r>
        <w:rPr>
          <w:rtl/>
        </w:rPr>
        <w:fldChar w:fldCharType="separate"/>
      </w:r>
      <w:r w:rsidR="00500AD7">
        <w:rPr>
          <w:rtl/>
        </w:rPr>
        <w:t>152</w:t>
      </w:r>
      <w:r>
        <w:rPr>
          <w:rtl/>
        </w:rPr>
        <w:fldChar w:fldCharType="end"/>
      </w:r>
    </w:p>
    <w:p w14:paraId="4F95F464" w14:textId="345B100A"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ר"ש חולק בין נכסים הידועין לשאינן ידועין.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Toc119353398 \h</w:instrText>
      </w:r>
      <w:r>
        <w:rPr>
          <w:noProof/>
          <w:rtl/>
        </w:rPr>
        <w:instrText xml:space="preserve"> </w:instrText>
      </w:r>
      <w:r>
        <w:rPr>
          <w:noProof/>
          <w:rtl/>
        </w:rPr>
      </w:r>
      <w:r>
        <w:rPr>
          <w:noProof/>
          <w:rtl/>
        </w:rPr>
        <w:fldChar w:fldCharType="separate"/>
      </w:r>
      <w:r w:rsidR="00500AD7">
        <w:rPr>
          <w:noProof/>
          <w:rtl/>
        </w:rPr>
        <w:t>152</w:t>
      </w:r>
      <w:r>
        <w:rPr>
          <w:noProof/>
          <w:rtl/>
        </w:rPr>
        <w:fldChar w:fldCharType="end"/>
      </w:r>
    </w:p>
    <w:p w14:paraId="46CD857B" w14:textId="55680950"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אשה שהבריחה נכסיה ע"י שכתבתם לביתה ואח"כ התגרשה,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Toc119353399 \h</w:instrText>
      </w:r>
      <w:r>
        <w:rPr>
          <w:noProof/>
          <w:rtl/>
        </w:rPr>
        <w:instrText xml:space="preserve"> </w:instrText>
      </w:r>
      <w:r>
        <w:rPr>
          <w:noProof/>
          <w:rtl/>
        </w:rPr>
      </w:r>
      <w:r>
        <w:rPr>
          <w:noProof/>
          <w:rtl/>
        </w:rPr>
        <w:fldChar w:fldCharType="separate"/>
      </w:r>
      <w:r w:rsidR="00500AD7">
        <w:rPr>
          <w:noProof/>
          <w:rtl/>
        </w:rPr>
        <w:t>152</w:t>
      </w:r>
      <w:r>
        <w:rPr>
          <w:noProof/>
          <w:rtl/>
        </w:rPr>
        <w:fldChar w:fldCharType="end"/>
      </w:r>
    </w:p>
    <w:p w14:paraId="5586A1C4" w14:textId="366A28CF"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נפלו לה כספים או פירות תלושים מהקרקע</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Toc119353400 \h</w:instrText>
      </w:r>
      <w:r>
        <w:rPr>
          <w:noProof/>
          <w:rtl/>
        </w:rPr>
        <w:instrText xml:space="preserve"> </w:instrText>
      </w:r>
      <w:r>
        <w:rPr>
          <w:noProof/>
          <w:rtl/>
        </w:rPr>
      </w:r>
      <w:r>
        <w:rPr>
          <w:noProof/>
          <w:rtl/>
        </w:rPr>
        <w:fldChar w:fldCharType="separate"/>
      </w:r>
      <w:r w:rsidR="00500AD7">
        <w:rPr>
          <w:noProof/>
          <w:rtl/>
        </w:rPr>
        <w:t>153</w:t>
      </w:r>
      <w:r>
        <w:rPr>
          <w:noProof/>
          <w:rtl/>
        </w:rPr>
        <w:fldChar w:fldCharType="end"/>
      </w:r>
    </w:p>
    <w:p w14:paraId="28F8AD21" w14:textId="6AF47F17"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פירות המחוברים בקרקע</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Toc119353401 \h</w:instrText>
      </w:r>
      <w:r>
        <w:rPr>
          <w:noProof/>
          <w:rtl/>
        </w:rPr>
        <w:instrText xml:space="preserve"> </w:instrText>
      </w:r>
      <w:r>
        <w:rPr>
          <w:noProof/>
          <w:rtl/>
        </w:rPr>
      </w:r>
      <w:r>
        <w:rPr>
          <w:noProof/>
          <w:rtl/>
        </w:rPr>
        <w:fldChar w:fldCharType="separate"/>
      </w:r>
      <w:r w:rsidR="00500AD7">
        <w:rPr>
          <w:noProof/>
          <w:rtl/>
        </w:rPr>
        <w:t>153</w:t>
      </w:r>
      <w:r>
        <w:rPr>
          <w:noProof/>
          <w:rtl/>
        </w:rPr>
        <w:fldChar w:fldCharType="end"/>
      </w:r>
    </w:p>
    <w:p w14:paraId="6716850E" w14:textId="1D18C841"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ר"ש אומר: מקו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Toc119353402 \h</w:instrText>
      </w:r>
      <w:r>
        <w:rPr>
          <w:noProof/>
          <w:rtl/>
        </w:rPr>
        <w:instrText xml:space="preserve"> </w:instrText>
      </w:r>
      <w:r>
        <w:rPr>
          <w:noProof/>
          <w:rtl/>
        </w:rPr>
      </w:r>
      <w:r>
        <w:rPr>
          <w:noProof/>
          <w:rtl/>
        </w:rPr>
        <w:fldChar w:fldCharType="separate"/>
      </w:r>
      <w:r w:rsidR="00500AD7">
        <w:rPr>
          <w:noProof/>
          <w:rtl/>
        </w:rPr>
        <w:t>154</w:t>
      </w:r>
      <w:r>
        <w:rPr>
          <w:noProof/>
          <w:rtl/>
        </w:rPr>
        <w:fldChar w:fldCharType="end"/>
      </w:r>
    </w:p>
    <w:p w14:paraId="65FB6185" w14:textId="24FA636F"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נפלו לה עבדים ושפחות זקנים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Toc119353403 \h</w:instrText>
      </w:r>
      <w:r>
        <w:rPr>
          <w:noProof/>
          <w:rtl/>
        </w:rPr>
        <w:instrText xml:space="preserve"> </w:instrText>
      </w:r>
      <w:r>
        <w:rPr>
          <w:noProof/>
          <w:rtl/>
        </w:rPr>
      </w:r>
      <w:r>
        <w:rPr>
          <w:noProof/>
          <w:rtl/>
        </w:rPr>
        <w:fldChar w:fldCharType="separate"/>
      </w:r>
      <w:r w:rsidR="00500AD7">
        <w:rPr>
          <w:noProof/>
          <w:rtl/>
        </w:rPr>
        <w:t>154</w:t>
      </w:r>
      <w:r>
        <w:rPr>
          <w:noProof/>
          <w:rtl/>
        </w:rPr>
        <w:fldChar w:fldCharType="end"/>
      </w:r>
    </w:p>
    <w:p w14:paraId="77D919AF" w14:textId="106802EA"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המוציא הוצאות על נכסי אשתו,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Toc119353404 \h</w:instrText>
      </w:r>
      <w:r>
        <w:rPr>
          <w:noProof/>
          <w:rtl/>
        </w:rPr>
        <w:instrText xml:space="preserve"> </w:instrText>
      </w:r>
      <w:r>
        <w:rPr>
          <w:noProof/>
          <w:rtl/>
        </w:rPr>
      </w:r>
      <w:r>
        <w:rPr>
          <w:noProof/>
          <w:rtl/>
        </w:rPr>
        <w:fldChar w:fldCharType="separate"/>
      </w:r>
      <w:r w:rsidR="00500AD7">
        <w:rPr>
          <w:noProof/>
          <w:rtl/>
        </w:rPr>
        <w:t>154</w:t>
      </w:r>
      <w:r>
        <w:rPr>
          <w:noProof/>
          <w:rtl/>
        </w:rPr>
        <w:fldChar w:fldCharType="end"/>
      </w:r>
    </w:p>
    <w:p w14:paraId="5EBB3DC4" w14:textId="3D72B8AC"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ישבע כמה הוציא ויטול.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Toc119353405 \h</w:instrText>
      </w:r>
      <w:r>
        <w:rPr>
          <w:noProof/>
          <w:rtl/>
        </w:rPr>
        <w:instrText xml:space="preserve"> </w:instrText>
      </w:r>
      <w:r>
        <w:rPr>
          <w:noProof/>
          <w:rtl/>
        </w:rPr>
      </w:r>
      <w:r>
        <w:rPr>
          <w:noProof/>
          <w:rtl/>
        </w:rPr>
        <w:fldChar w:fldCharType="separate"/>
      </w:r>
      <w:r w:rsidR="00500AD7">
        <w:rPr>
          <w:noProof/>
          <w:rtl/>
        </w:rPr>
        <w:t>155</w:t>
      </w:r>
      <w:r>
        <w:rPr>
          <w:noProof/>
          <w:rtl/>
        </w:rPr>
        <w:fldChar w:fldCharType="end"/>
      </w:r>
    </w:p>
    <w:p w14:paraId="503D7752" w14:textId="6EBD2EEA"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lastRenderedPageBreak/>
        <w:t xml:space="preserve">איבעיא להו: </w:t>
      </w:r>
      <w:r w:rsidRPr="00B64141">
        <w:rPr>
          <w:noProof/>
          <w:rtl/>
        </w:rPr>
        <w:t>בעל שהוריד אריסין תחתיו, מהו</w:t>
      </w:r>
      <w:r w:rsidRPr="00B64141">
        <w:rPr>
          <w:rFonts w:ascii="Fb Fontext" w:hAnsi="Fb Fontext"/>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Toc119353406 \h</w:instrText>
      </w:r>
      <w:r>
        <w:rPr>
          <w:noProof/>
          <w:rtl/>
        </w:rPr>
        <w:instrText xml:space="preserve"> </w:instrText>
      </w:r>
      <w:r>
        <w:rPr>
          <w:noProof/>
          <w:rtl/>
        </w:rPr>
      </w:r>
      <w:r>
        <w:rPr>
          <w:noProof/>
          <w:rtl/>
        </w:rPr>
        <w:fldChar w:fldCharType="separate"/>
      </w:r>
      <w:r w:rsidR="00500AD7">
        <w:rPr>
          <w:noProof/>
          <w:rtl/>
        </w:rPr>
        <w:t>155</w:t>
      </w:r>
      <w:r>
        <w:rPr>
          <w:noProof/>
          <w:rtl/>
        </w:rPr>
        <w:fldChar w:fldCharType="end"/>
      </w:r>
    </w:p>
    <w:p w14:paraId="61176CF0" w14:textId="6ABDA856" w:rsidR="0087139A" w:rsidRDefault="0087139A" w:rsidP="008E6019">
      <w:pPr>
        <w:pStyle w:val="afffff7"/>
        <w:framePr w:wrap="around"/>
        <w:rPr>
          <w:rFonts w:asciiTheme="minorHAnsi" w:eastAsiaTheme="minorEastAsia" w:hAnsiTheme="minorHAnsi" w:cstheme="minorBidi"/>
          <w:sz w:val="22"/>
          <w:szCs w:val="22"/>
          <w:rtl/>
        </w:rPr>
      </w:pPr>
      <w:r>
        <w:rPr>
          <w:rtl/>
        </w:rPr>
        <w:t>פ:</w:t>
      </w:r>
      <w:r>
        <w:rPr>
          <w:rtl/>
        </w:rPr>
        <w:fldChar w:fldCharType="begin"/>
      </w:r>
      <w:r>
        <w:rPr>
          <w:rtl/>
        </w:rPr>
        <w:instrText xml:space="preserve"> </w:instrText>
      </w:r>
      <w:r>
        <w:instrText>PAGEREF</w:instrText>
      </w:r>
      <w:r>
        <w:rPr>
          <w:rtl/>
        </w:rPr>
        <w:instrText xml:space="preserve"> _</w:instrText>
      </w:r>
      <w:r>
        <w:instrText>Toc119353407 \h</w:instrText>
      </w:r>
      <w:r>
        <w:rPr>
          <w:rtl/>
        </w:rPr>
        <w:instrText xml:space="preserve"> </w:instrText>
      </w:r>
      <w:r>
        <w:rPr>
          <w:rtl/>
        </w:rPr>
      </w:r>
      <w:r>
        <w:rPr>
          <w:rtl/>
        </w:rPr>
        <w:fldChar w:fldCharType="separate"/>
      </w:r>
      <w:r w:rsidR="00500AD7">
        <w:rPr>
          <w:rtl/>
        </w:rPr>
        <w:t>156</w:t>
      </w:r>
      <w:r>
        <w:rPr>
          <w:rtl/>
        </w:rPr>
        <w:fldChar w:fldCharType="end"/>
      </w:r>
    </w:p>
    <w:p w14:paraId="5ABB1F75" w14:textId="76E34930"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 xml:space="preserve">איבעיא: </w:t>
      </w:r>
      <w:r w:rsidRPr="00B64141">
        <w:rPr>
          <w:noProof/>
          <w:rtl/>
        </w:rPr>
        <w:t>בעל שמכר קרקע לפירות</w:t>
      </w:r>
      <w:r w:rsidRPr="00B64141">
        <w:rPr>
          <w:bCs w:val="0"/>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Toc119353408 \h</w:instrText>
      </w:r>
      <w:r>
        <w:rPr>
          <w:noProof/>
          <w:rtl/>
        </w:rPr>
        <w:instrText xml:space="preserve"> </w:instrText>
      </w:r>
      <w:r>
        <w:rPr>
          <w:noProof/>
          <w:rtl/>
        </w:rPr>
      </w:r>
      <w:r>
        <w:rPr>
          <w:noProof/>
          <w:rtl/>
        </w:rPr>
        <w:fldChar w:fldCharType="separate"/>
      </w:r>
      <w:r w:rsidR="00500AD7">
        <w:rPr>
          <w:noProof/>
          <w:rtl/>
        </w:rPr>
        <w:t>156</w:t>
      </w:r>
      <w:r>
        <w:rPr>
          <w:noProof/>
          <w:rtl/>
        </w:rPr>
        <w:fldChar w:fldCharType="end"/>
      </w:r>
    </w:p>
    <w:p w14:paraId="7A1C069D" w14:textId="0A9C600A" w:rsidR="0087139A" w:rsidRDefault="0087139A" w:rsidP="00D605B0">
      <w:pPr>
        <w:pStyle w:val="TOC1"/>
        <w:tabs>
          <w:tab w:val="right" w:leader="dot" w:pos="3392"/>
        </w:tabs>
        <w:rPr>
          <w:rFonts w:asciiTheme="minorHAnsi" w:eastAsiaTheme="minorEastAsia" w:hAnsiTheme="minorHAnsi" w:cstheme="minorBidi"/>
          <w:noProof/>
          <w:sz w:val="22"/>
          <w:szCs w:val="22"/>
          <w:rtl/>
        </w:rPr>
      </w:pPr>
      <w:r>
        <w:rPr>
          <w:noProof/>
          <w:rtl/>
        </w:rPr>
        <w:t>שומרת יבם שנפלו לה נכסים,</w:t>
      </w:r>
      <w:r w:rsidR="00D605B0">
        <w:rPr>
          <w:rFonts w:hint="cs"/>
          <w:noProof/>
          <w:rtl/>
        </w:rPr>
        <w:t xml:space="preserve"> </w:t>
      </w:r>
      <w:r w:rsidR="00D605B0">
        <w:rPr>
          <w:rFonts w:hint="cs"/>
          <w:noProof/>
          <w:shd w:val="clear" w:color="auto" w:fill="F2F2F2" w:themeFill="background1" w:themeFillShade="F2"/>
          <w:rtl/>
        </w:rPr>
        <w:t xml:space="preserve"> </w:t>
      </w:r>
      <w:r w:rsidRPr="00B64141">
        <w:rPr>
          <w:noProof/>
          <w:shd w:val="clear" w:color="auto" w:fill="F2F2F2" w:themeFill="background1" w:themeFillShade="F2"/>
          <w:rtl/>
        </w:rPr>
        <w:t>מתה,</w:t>
      </w:r>
      <w:r w:rsidR="00D605B0">
        <w:rPr>
          <w:rFonts w:hint="cs"/>
          <w:noProof/>
          <w:shd w:val="clear" w:color="auto" w:fill="F2F2F2" w:themeFill="background1" w:themeFillShade="F2"/>
          <w:rtl/>
        </w:rPr>
        <w:t xml:space="preserve"> </w:t>
      </w:r>
      <w:r w:rsidRPr="00B64141">
        <w:rPr>
          <w:noProof/>
          <w:shd w:val="clear" w:color="auto" w:fill="F2F2F2" w:themeFill="background1" w:themeFillShade="F2"/>
          <w:rtl/>
        </w:rPr>
        <w:t>פירות התלושין מן הקרקע</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Toc119353411 \h</w:instrText>
      </w:r>
      <w:r>
        <w:rPr>
          <w:noProof/>
          <w:rtl/>
        </w:rPr>
        <w:instrText xml:space="preserve"> </w:instrText>
      </w:r>
      <w:r>
        <w:rPr>
          <w:noProof/>
          <w:rtl/>
        </w:rPr>
      </w:r>
      <w:r>
        <w:rPr>
          <w:noProof/>
          <w:rtl/>
        </w:rPr>
        <w:fldChar w:fldCharType="separate"/>
      </w:r>
      <w:r w:rsidR="00500AD7">
        <w:rPr>
          <w:noProof/>
          <w:rtl/>
        </w:rPr>
        <w:t>156</w:t>
      </w:r>
      <w:r>
        <w:rPr>
          <w:noProof/>
          <w:rtl/>
        </w:rPr>
        <w:fldChar w:fldCharType="end"/>
      </w:r>
    </w:p>
    <w:p w14:paraId="2AF36EDA" w14:textId="728CC9AD" w:rsidR="0087139A" w:rsidRDefault="0087139A" w:rsidP="00D605B0">
      <w:pPr>
        <w:pStyle w:val="TOC1"/>
        <w:tabs>
          <w:tab w:val="right" w:leader="dot" w:pos="3392"/>
        </w:tabs>
        <w:rPr>
          <w:rFonts w:asciiTheme="minorHAnsi" w:eastAsiaTheme="minorEastAsia" w:hAnsiTheme="minorHAnsi" w:cstheme="minorBidi"/>
          <w:noProof/>
          <w:sz w:val="22"/>
          <w:szCs w:val="22"/>
          <w:rtl/>
        </w:rPr>
      </w:pPr>
      <w:r>
        <w:rPr>
          <w:noProof/>
          <w:rtl/>
        </w:rPr>
        <w:t>המחוברין בקרקע</w:t>
      </w:r>
      <w:r w:rsidR="00D605B0">
        <w:rPr>
          <w:rFonts w:hint="cs"/>
          <w:noProof/>
          <w:rtl/>
        </w:rPr>
        <w:t xml:space="preserve">, </w:t>
      </w:r>
      <w:r w:rsidR="00D605B0">
        <w:rPr>
          <w:rFonts w:hint="cs"/>
          <w:noProof/>
          <w:shd w:val="clear" w:color="auto" w:fill="F2F2F2" w:themeFill="background1" w:themeFillShade="F2"/>
          <w:rtl/>
        </w:rPr>
        <w:t xml:space="preserve"> </w:t>
      </w:r>
      <w:r w:rsidRPr="00B64141">
        <w:rPr>
          <w:noProof/>
          <w:shd w:val="clear" w:color="auto" w:fill="F2F2F2" w:themeFill="background1" w:themeFillShade="F2"/>
          <w:rtl/>
        </w:rPr>
        <w:t>קדם הוא זכה, קדמה היא</w:t>
      </w:r>
      <w:r w:rsidR="00D605B0">
        <w:rPr>
          <w:rFonts w:hint="cs"/>
          <w:noProof/>
          <w:rtl/>
        </w:rPr>
        <w:t xml:space="preserve">, </w:t>
      </w:r>
      <w:r w:rsidRPr="00B64141">
        <w:rPr>
          <w:noProof/>
          <w:shd w:val="clear" w:color="auto" w:fill="F2F2F2" w:themeFill="background1" w:themeFillShade="F2"/>
          <w:rtl/>
        </w:rPr>
        <w:t>כנסה</w:t>
      </w:r>
      <w:r w:rsidR="00D605B0">
        <w:rPr>
          <w:rFonts w:hint="cs"/>
          <w:noProof/>
          <w:shd w:val="clear" w:color="auto" w:fill="F2F2F2" w:themeFill="background1" w:themeFillShade="F2"/>
          <w:rtl/>
        </w:rPr>
        <w:t xml:space="preserve">, </w:t>
      </w:r>
      <w:r w:rsidRPr="00B64141">
        <w:rPr>
          <w:noProof/>
          <w:shd w:val="clear" w:color="auto" w:fill="F2F2F2" w:themeFill="background1" w:themeFillShade="F2"/>
          <w:rtl/>
        </w:rPr>
        <w:t>גירשה</w:t>
      </w:r>
      <w:r w:rsidR="00D605B0">
        <w:rPr>
          <w:rFonts w:hint="cs"/>
          <w:noProof/>
          <w:rtl/>
        </w:rPr>
        <w:t xml:space="preserve">, </w:t>
      </w:r>
      <w:r w:rsidRPr="00B64141">
        <w:rPr>
          <w:noProof/>
          <w:shd w:val="clear" w:color="auto" w:fill="F2F2F2" w:themeFill="background1" w:themeFillShade="F2"/>
          <w:rtl/>
        </w:rPr>
        <w:t>החזירה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Toc119353416 \h</w:instrText>
      </w:r>
      <w:r>
        <w:rPr>
          <w:noProof/>
          <w:rtl/>
        </w:rPr>
        <w:instrText xml:space="preserve"> </w:instrText>
      </w:r>
      <w:r>
        <w:rPr>
          <w:noProof/>
          <w:rtl/>
        </w:rPr>
      </w:r>
      <w:r>
        <w:rPr>
          <w:noProof/>
          <w:rtl/>
        </w:rPr>
        <w:fldChar w:fldCharType="separate"/>
      </w:r>
      <w:r w:rsidR="00500AD7">
        <w:rPr>
          <w:noProof/>
          <w:rtl/>
        </w:rPr>
        <w:t>157</w:t>
      </w:r>
      <w:r>
        <w:rPr>
          <w:noProof/>
          <w:rtl/>
        </w:rPr>
        <w:fldChar w:fldCharType="end"/>
      </w:r>
    </w:p>
    <w:p w14:paraId="57F066E1" w14:textId="1E21F2E0" w:rsidR="0087139A" w:rsidRDefault="0087139A" w:rsidP="008E6019">
      <w:pPr>
        <w:pStyle w:val="afffff7"/>
        <w:framePr w:wrap="around"/>
        <w:rPr>
          <w:rFonts w:asciiTheme="minorHAnsi" w:eastAsiaTheme="minorEastAsia" w:hAnsiTheme="minorHAnsi" w:cstheme="minorBidi"/>
          <w:sz w:val="22"/>
          <w:szCs w:val="22"/>
          <w:rtl/>
        </w:rPr>
      </w:pPr>
      <w:r>
        <w:rPr>
          <w:rtl/>
        </w:rPr>
        <w:t>פא.</w:t>
      </w:r>
      <w:r>
        <w:rPr>
          <w:rtl/>
        </w:rPr>
        <w:fldChar w:fldCharType="begin"/>
      </w:r>
      <w:r>
        <w:rPr>
          <w:rtl/>
        </w:rPr>
        <w:instrText xml:space="preserve"> </w:instrText>
      </w:r>
      <w:r>
        <w:instrText>PAGEREF</w:instrText>
      </w:r>
      <w:r>
        <w:rPr>
          <w:rtl/>
        </w:rPr>
        <w:instrText xml:space="preserve"> _</w:instrText>
      </w:r>
      <w:r>
        <w:instrText>Toc119353417 \h</w:instrText>
      </w:r>
      <w:r>
        <w:rPr>
          <w:rtl/>
        </w:rPr>
        <w:instrText xml:space="preserve"> </w:instrText>
      </w:r>
      <w:r>
        <w:rPr>
          <w:rtl/>
        </w:rPr>
      </w:r>
      <w:r>
        <w:rPr>
          <w:rtl/>
        </w:rPr>
        <w:fldChar w:fldCharType="separate"/>
      </w:r>
      <w:r w:rsidR="00500AD7">
        <w:rPr>
          <w:rtl/>
        </w:rPr>
        <w:t>157</w:t>
      </w:r>
      <w:r>
        <w:rPr>
          <w:rtl/>
        </w:rPr>
        <w:fldChar w:fldCharType="end"/>
      </w:r>
    </w:p>
    <w:p w14:paraId="3CA79CBB" w14:textId="23EE7E9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איבעיא: שומרת יבם שמתה מי קוברה?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Toc119353418 \h</w:instrText>
      </w:r>
      <w:r>
        <w:rPr>
          <w:noProof/>
          <w:rtl/>
        </w:rPr>
        <w:instrText xml:space="preserve"> </w:instrText>
      </w:r>
      <w:r>
        <w:rPr>
          <w:noProof/>
          <w:rtl/>
        </w:rPr>
      </w:r>
      <w:r>
        <w:rPr>
          <w:noProof/>
          <w:rtl/>
        </w:rPr>
        <w:fldChar w:fldCharType="separate"/>
      </w:r>
      <w:r w:rsidR="00500AD7">
        <w:rPr>
          <w:noProof/>
          <w:rtl/>
        </w:rPr>
        <w:t>157</w:t>
      </w:r>
      <w:r>
        <w:rPr>
          <w:noProof/>
          <w:rtl/>
        </w:rPr>
        <w:fldChar w:fldCharType="end"/>
      </w:r>
    </w:p>
    <w:p w14:paraId="73C711C8" w14:textId="321007C7"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וחכ"א פירות המחוברים לקרקע - שלו.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Toc119353421 \h</w:instrText>
      </w:r>
      <w:r>
        <w:rPr>
          <w:noProof/>
          <w:rtl/>
        </w:rPr>
        <w:instrText xml:space="preserve"> </w:instrText>
      </w:r>
      <w:r>
        <w:rPr>
          <w:noProof/>
          <w:rtl/>
        </w:rPr>
      </w:r>
      <w:r>
        <w:rPr>
          <w:noProof/>
          <w:rtl/>
        </w:rPr>
        <w:fldChar w:fldCharType="separate"/>
      </w:r>
      <w:r w:rsidR="00500AD7">
        <w:rPr>
          <w:noProof/>
          <w:rtl/>
        </w:rPr>
        <w:t>160</w:t>
      </w:r>
      <w:r>
        <w:rPr>
          <w:noProof/>
          <w:rtl/>
        </w:rPr>
        <w:fldChar w:fldCharType="end"/>
      </w:r>
    </w:p>
    <w:p w14:paraId="37022A81" w14:textId="29400307"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כנסה - הרי היא כאשתו.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Toc119353422 \h</w:instrText>
      </w:r>
      <w:r>
        <w:rPr>
          <w:noProof/>
          <w:rtl/>
        </w:rPr>
        <w:instrText xml:space="preserve"> </w:instrText>
      </w:r>
      <w:r>
        <w:rPr>
          <w:noProof/>
          <w:rtl/>
        </w:rPr>
      </w:r>
      <w:r>
        <w:rPr>
          <w:noProof/>
          <w:rtl/>
        </w:rPr>
        <w:fldChar w:fldCharType="separate"/>
      </w:r>
      <w:r w:rsidR="00500AD7">
        <w:rPr>
          <w:noProof/>
          <w:rtl/>
        </w:rPr>
        <w:t>160</w:t>
      </w:r>
      <w:r>
        <w:rPr>
          <w:noProof/>
          <w:rtl/>
        </w:rPr>
        <w:fldChar w:fldCharType="end"/>
      </w:r>
    </w:p>
    <w:p w14:paraId="692572A6" w14:textId="17C0F9F0" w:rsidR="0087139A" w:rsidRDefault="0087139A" w:rsidP="008E6019">
      <w:pPr>
        <w:pStyle w:val="afffff7"/>
        <w:framePr w:wrap="around"/>
        <w:rPr>
          <w:rFonts w:asciiTheme="minorHAnsi" w:eastAsiaTheme="minorEastAsia" w:hAnsiTheme="minorHAnsi" w:cstheme="minorBidi"/>
          <w:sz w:val="22"/>
          <w:szCs w:val="22"/>
          <w:rtl/>
        </w:rPr>
      </w:pPr>
      <w:r>
        <w:rPr>
          <w:rtl/>
        </w:rPr>
        <w:t>פב:</w:t>
      </w:r>
      <w:r>
        <w:rPr>
          <w:rtl/>
        </w:rPr>
        <w:fldChar w:fldCharType="begin"/>
      </w:r>
      <w:r>
        <w:rPr>
          <w:rtl/>
        </w:rPr>
        <w:instrText xml:space="preserve"> </w:instrText>
      </w:r>
      <w:r>
        <w:instrText>PAGEREF</w:instrText>
      </w:r>
      <w:r>
        <w:rPr>
          <w:rtl/>
        </w:rPr>
        <w:instrText xml:space="preserve"> _</w:instrText>
      </w:r>
      <w:r>
        <w:instrText>Toc119353423 \h</w:instrText>
      </w:r>
      <w:r>
        <w:rPr>
          <w:rtl/>
        </w:rPr>
        <w:instrText xml:space="preserve"> </w:instrText>
      </w:r>
      <w:r>
        <w:rPr>
          <w:rtl/>
        </w:rPr>
      </w:r>
      <w:r>
        <w:rPr>
          <w:rtl/>
        </w:rPr>
        <w:fldChar w:fldCharType="separate"/>
      </w:r>
      <w:r w:rsidR="00500AD7">
        <w:rPr>
          <w:rtl/>
        </w:rPr>
        <w:t>160</w:t>
      </w:r>
      <w:r>
        <w:rPr>
          <w:rtl/>
        </w:rPr>
        <w:fldChar w:fldCharType="end"/>
      </w:r>
    </w:p>
    <w:p w14:paraId="5CAC37B3" w14:textId="1CE3D1DA"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מחזירה,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Toc119353424 \h</w:instrText>
      </w:r>
      <w:r>
        <w:rPr>
          <w:noProof/>
          <w:rtl/>
        </w:rPr>
        <w:instrText xml:space="preserve"> </w:instrText>
      </w:r>
      <w:r>
        <w:rPr>
          <w:noProof/>
          <w:rtl/>
        </w:rPr>
      </w:r>
      <w:r>
        <w:rPr>
          <w:noProof/>
          <w:rtl/>
        </w:rPr>
        <w:fldChar w:fldCharType="separate"/>
      </w:r>
      <w:r w:rsidR="00500AD7">
        <w:rPr>
          <w:noProof/>
          <w:rtl/>
        </w:rPr>
        <w:t>160</w:t>
      </w:r>
      <w:r>
        <w:rPr>
          <w:noProof/>
          <w:rtl/>
        </w:rPr>
        <w:fldChar w:fldCharType="end"/>
      </w:r>
    </w:p>
    <w:p w14:paraId="55E1AF5C" w14:textId="072EE6BC"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בלבד שתהא כתובתה על נכסי בעלה הראשון.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Toc119353425 \h</w:instrText>
      </w:r>
      <w:r>
        <w:rPr>
          <w:noProof/>
          <w:rtl/>
        </w:rPr>
        <w:instrText xml:space="preserve"> </w:instrText>
      </w:r>
      <w:r>
        <w:rPr>
          <w:noProof/>
          <w:rtl/>
        </w:rPr>
      </w:r>
      <w:r>
        <w:rPr>
          <w:noProof/>
          <w:rtl/>
        </w:rPr>
        <w:fldChar w:fldCharType="separate"/>
      </w:r>
      <w:r w:rsidR="00500AD7">
        <w:rPr>
          <w:noProof/>
          <w:rtl/>
        </w:rPr>
        <w:t>160</w:t>
      </w:r>
      <w:r>
        <w:rPr>
          <w:noProof/>
          <w:rtl/>
        </w:rPr>
        <w:fldChar w:fldCharType="end"/>
      </w:r>
    </w:p>
    <w:p w14:paraId="4E113463" w14:textId="69BDBF94"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לא יאמר לה הרי כתובתיך.</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Toc119353426 \h</w:instrText>
      </w:r>
      <w:r>
        <w:rPr>
          <w:noProof/>
          <w:rtl/>
        </w:rPr>
        <w:instrText xml:space="preserve"> </w:instrText>
      </w:r>
      <w:r>
        <w:rPr>
          <w:noProof/>
          <w:rtl/>
        </w:rPr>
      </w:r>
      <w:r>
        <w:rPr>
          <w:noProof/>
          <w:rtl/>
        </w:rPr>
        <w:fldChar w:fldCharType="separate"/>
      </w:r>
      <w:r w:rsidR="00500AD7">
        <w:rPr>
          <w:noProof/>
          <w:rtl/>
        </w:rPr>
        <w:t>160</w:t>
      </w:r>
      <w:r>
        <w:rPr>
          <w:noProof/>
          <w:rtl/>
        </w:rPr>
        <w:fldChar w:fldCharType="end"/>
      </w:r>
    </w:p>
    <w:p w14:paraId="05139D40" w14:textId="4BE1D48F"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החזירה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Toc119353427 \h</w:instrText>
      </w:r>
      <w:r>
        <w:rPr>
          <w:noProof/>
          <w:rtl/>
        </w:rPr>
        <w:instrText xml:space="preserve"> </w:instrText>
      </w:r>
      <w:r>
        <w:rPr>
          <w:noProof/>
          <w:rtl/>
        </w:rPr>
      </w:r>
      <w:r>
        <w:rPr>
          <w:noProof/>
          <w:rtl/>
        </w:rPr>
        <w:fldChar w:fldCharType="separate"/>
      </w:r>
      <w:r w:rsidR="00500AD7">
        <w:rPr>
          <w:noProof/>
          <w:rtl/>
        </w:rPr>
        <w:t>161</w:t>
      </w:r>
      <w:r>
        <w:rPr>
          <w:noProof/>
          <w:rtl/>
        </w:rPr>
        <w:fldChar w:fldCharType="end"/>
      </w:r>
    </w:p>
    <w:p w14:paraId="5C844736" w14:textId="08AB82A9"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הדרן עלך האשה.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Toc119353428 \h</w:instrText>
      </w:r>
      <w:r>
        <w:rPr>
          <w:noProof/>
          <w:rtl/>
        </w:rPr>
        <w:instrText xml:space="preserve"> </w:instrText>
      </w:r>
      <w:r>
        <w:rPr>
          <w:noProof/>
          <w:rtl/>
        </w:rPr>
      </w:r>
      <w:r>
        <w:rPr>
          <w:noProof/>
          <w:rtl/>
        </w:rPr>
        <w:fldChar w:fldCharType="separate"/>
      </w:r>
      <w:r w:rsidR="00500AD7">
        <w:rPr>
          <w:noProof/>
          <w:rtl/>
        </w:rPr>
        <w:t>161</w:t>
      </w:r>
      <w:r>
        <w:rPr>
          <w:noProof/>
          <w:rtl/>
        </w:rPr>
        <w:fldChar w:fldCharType="end"/>
      </w:r>
    </w:p>
    <w:p w14:paraId="59ACCDD7" w14:textId="36C03C13" w:rsidR="0087139A" w:rsidRDefault="0087139A" w:rsidP="008E6019">
      <w:pPr>
        <w:pStyle w:val="afffff7"/>
        <w:framePr w:wrap="around"/>
        <w:rPr>
          <w:rFonts w:asciiTheme="minorHAnsi" w:eastAsiaTheme="minorEastAsia" w:hAnsiTheme="minorHAnsi" w:cstheme="minorBidi"/>
          <w:sz w:val="22"/>
          <w:szCs w:val="22"/>
          <w:rtl/>
        </w:rPr>
      </w:pPr>
      <w:r>
        <w:rPr>
          <w:rtl/>
        </w:rPr>
        <w:t>פג.</w:t>
      </w:r>
      <w:r>
        <w:rPr>
          <w:rtl/>
        </w:rPr>
        <w:fldChar w:fldCharType="begin"/>
      </w:r>
      <w:r>
        <w:rPr>
          <w:rtl/>
        </w:rPr>
        <w:instrText xml:space="preserve"> </w:instrText>
      </w:r>
      <w:r>
        <w:instrText>PAGEREF</w:instrText>
      </w:r>
      <w:r>
        <w:rPr>
          <w:rtl/>
        </w:rPr>
        <w:instrText xml:space="preserve"> _</w:instrText>
      </w:r>
      <w:r>
        <w:instrText>Toc119353429 \h</w:instrText>
      </w:r>
      <w:r>
        <w:rPr>
          <w:rtl/>
        </w:rPr>
        <w:instrText xml:space="preserve"> </w:instrText>
      </w:r>
      <w:r>
        <w:rPr>
          <w:rtl/>
        </w:rPr>
      </w:r>
      <w:r>
        <w:rPr>
          <w:rtl/>
        </w:rPr>
        <w:fldChar w:fldCharType="separate"/>
      </w:r>
      <w:r w:rsidR="00500AD7">
        <w:rPr>
          <w:rtl/>
        </w:rPr>
        <w:t>162</w:t>
      </w:r>
      <w:r>
        <w:rPr>
          <w:rtl/>
        </w:rPr>
        <w:fldChar w:fldCharType="end"/>
      </w:r>
    </w:p>
    <w:p w14:paraId="3416202F" w14:textId="18E7A1AE" w:rsidR="00D96913" w:rsidRDefault="00D96913">
      <w:pPr>
        <w:pStyle w:val="TOC1"/>
        <w:tabs>
          <w:tab w:val="right" w:leader="dot" w:pos="3392"/>
        </w:tabs>
        <w:rPr>
          <w:noProof/>
          <w:rtl/>
        </w:rPr>
      </w:pPr>
      <w:r>
        <w:rPr>
          <w:rFonts w:hint="cs"/>
          <w:noProof/>
          <w:sz w:val="22"/>
          <w:szCs w:val="18"/>
          <w:rtl/>
        </w:rPr>
        <w:t xml:space="preserve">                                 </w:t>
      </w:r>
      <w:r w:rsidRPr="00D96913">
        <w:rPr>
          <w:rFonts w:hint="cs"/>
          <w:noProof/>
          <w:sz w:val="22"/>
          <w:szCs w:val="18"/>
          <w:rtl/>
        </w:rPr>
        <w:t>פרק תשיעי הכותב</w:t>
      </w:r>
      <w:r>
        <w:rPr>
          <w:rFonts w:hint="cs"/>
          <w:noProof/>
          <w:rtl/>
        </w:rPr>
        <w:t xml:space="preserve"> </w:t>
      </w:r>
    </w:p>
    <w:p w14:paraId="5561882C" w14:textId="7272A5F5"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הכותב לאשתו דין ודברים אין לי בנכסיך</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Toc119353430 \h</w:instrText>
      </w:r>
      <w:r>
        <w:rPr>
          <w:noProof/>
          <w:rtl/>
        </w:rPr>
        <w:instrText xml:space="preserve"> </w:instrText>
      </w:r>
      <w:r>
        <w:rPr>
          <w:noProof/>
          <w:rtl/>
        </w:rPr>
      </w:r>
      <w:r>
        <w:rPr>
          <w:noProof/>
          <w:rtl/>
        </w:rPr>
        <w:fldChar w:fldCharType="separate"/>
      </w:r>
      <w:r w:rsidR="00500AD7">
        <w:rPr>
          <w:noProof/>
          <w:rtl/>
        </w:rPr>
        <w:t>162</w:t>
      </w:r>
      <w:r>
        <w:rPr>
          <w:noProof/>
          <w:rtl/>
        </w:rPr>
        <w:fldChar w:fldCharType="end"/>
      </w:r>
    </w:p>
    <w:p w14:paraId="19B1DC60" w14:textId="788D2623" w:rsidR="0087139A" w:rsidRDefault="0087139A">
      <w:pPr>
        <w:pStyle w:val="TOC2"/>
        <w:tabs>
          <w:tab w:val="right" w:leader="dot" w:pos="3392"/>
        </w:tabs>
        <w:rPr>
          <w:rFonts w:asciiTheme="minorHAnsi" w:eastAsiaTheme="minorEastAsia" w:hAnsiTheme="minorHAnsi" w:cstheme="minorBidi"/>
          <w:noProof/>
          <w:sz w:val="22"/>
          <w:szCs w:val="22"/>
          <w:rtl/>
        </w:rPr>
      </w:pPr>
      <w:r w:rsidRPr="00B64141">
        <w:rPr>
          <w:noProof/>
          <w:spacing w:val="-2"/>
          <w:rtl/>
        </w:rPr>
        <w:t>כגון זו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Toc119353431 \h</w:instrText>
      </w:r>
      <w:r>
        <w:rPr>
          <w:noProof/>
          <w:rtl/>
        </w:rPr>
        <w:instrText xml:space="preserve"> </w:instrText>
      </w:r>
      <w:r>
        <w:rPr>
          <w:noProof/>
          <w:rtl/>
        </w:rPr>
      </w:r>
      <w:r>
        <w:rPr>
          <w:noProof/>
          <w:rtl/>
        </w:rPr>
        <w:fldChar w:fldCharType="separate"/>
      </w:r>
      <w:r w:rsidR="00500AD7">
        <w:rPr>
          <w:noProof/>
          <w:rtl/>
        </w:rPr>
        <w:t>162</w:t>
      </w:r>
      <w:r>
        <w:rPr>
          <w:noProof/>
          <w:rtl/>
        </w:rPr>
        <w:fldChar w:fldCharType="end"/>
      </w:r>
    </w:p>
    <w:p w14:paraId="19106AD4" w14:textId="5BF98449"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איבעיא להו: קנו מידו, מהו?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Toc119353433 \h</w:instrText>
      </w:r>
      <w:r>
        <w:rPr>
          <w:noProof/>
          <w:rtl/>
        </w:rPr>
        <w:instrText xml:space="preserve"> </w:instrText>
      </w:r>
      <w:r>
        <w:rPr>
          <w:noProof/>
          <w:rtl/>
        </w:rPr>
      </w:r>
      <w:r>
        <w:rPr>
          <w:noProof/>
          <w:rtl/>
        </w:rPr>
        <w:fldChar w:fldCharType="separate"/>
      </w:r>
      <w:r w:rsidR="00500AD7">
        <w:rPr>
          <w:noProof/>
          <w:rtl/>
        </w:rPr>
        <w:t>162</w:t>
      </w:r>
      <w:r>
        <w:rPr>
          <w:noProof/>
          <w:rtl/>
        </w:rPr>
        <w:fldChar w:fldCharType="end"/>
      </w:r>
    </w:p>
    <w:p w14:paraId="25DEFB9E" w14:textId="678A1963"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אם כן, למה כתב לה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Toc119353434 \h</w:instrText>
      </w:r>
      <w:r>
        <w:rPr>
          <w:noProof/>
          <w:rtl/>
        </w:rPr>
        <w:instrText xml:space="preserve"> </w:instrText>
      </w:r>
      <w:r>
        <w:rPr>
          <w:noProof/>
          <w:rtl/>
        </w:rPr>
      </w:r>
      <w:r>
        <w:rPr>
          <w:noProof/>
          <w:rtl/>
        </w:rPr>
        <w:fldChar w:fldCharType="separate"/>
      </w:r>
      <w:r w:rsidR="00500AD7">
        <w:rPr>
          <w:noProof/>
          <w:rtl/>
        </w:rPr>
        <w:t>163</w:t>
      </w:r>
      <w:r>
        <w:rPr>
          <w:noProof/>
          <w:rtl/>
        </w:rPr>
        <w:fldChar w:fldCharType="end"/>
      </w:r>
    </w:p>
    <w:p w14:paraId="7667A381" w14:textId="7CE501A5"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רבי יהודה אומר: לעולם הוא אוכל פירי פירות.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Toc119353435 \h</w:instrText>
      </w:r>
      <w:r>
        <w:rPr>
          <w:noProof/>
          <w:rtl/>
        </w:rPr>
        <w:instrText xml:space="preserve"> </w:instrText>
      </w:r>
      <w:r>
        <w:rPr>
          <w:noProof/>
          <w:rtl/>
        </w:rPr>
      </w:r>
      <w:r>
        <w:rPr>
          <w:noProof/>
          <w:rtl/>
        </w:rPr>
        <w:fldChar w:fldCharType="separate"/>
      </w:r>
      <w:r w:rsidR="00500AD7">
        <w:rPr>
          <w:noProof/>
          <w:rtl/>
        </w:rPr>
        <w:t>163</w:t>
      </w:r>
      <w:r>
        <w:rPr>
          <w:noProof/>
          <w:rtl/>
        </w:rPr>
        <w:fldChar w:fldCharType="end"/>
      </w:r>
    </w:p>
    <w:p w14:paraId="00F8742B" w14:textId="6EC5FC9A"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אלו הן פירות, ואלו הן פירי פירות?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Toc119353436 \h</w:instrText>
      </w:r>
      <w:r>
        <w:rPr>
          <w:noProof/>
          <w:rtl/>
        </w:rPr>
        <w:instrText xml:space="preserve"> </w:instrText>
      </w:r>
      <w:r>
        <w:rPr>
          <w:noProof/>
          <w:rtl/>
        </w:rPr>
      </w:r>
      <w:r>
        <w:rPr>
          <w:noProof/>
          <w:rtl/>
        </w:rPr>
        <w:fldChar w:fldCharType="separate"/>
      </w:r>
      <w:r w:rsidR="00500AD7">
        <w:rPr>
          <w:noProof/>
          <w:rtl/>
        </w:rPr>
        <w:t>163</w:t>
      </w:r>
      <w:r>
        <w:rPr>
          <w:noProof/>
          <w:rtl/>
        </w:rPr>
        <w:fldChar w:fldCharType="end"/>
      </w:r>
    </w:p>
    <w:p w14:paraId="568D431A" w14:textId="77FE4212"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איבעיא: כתב לה דין ודברים אין לי בנכסייך ובפירי פירות,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Toc119353437 \h</w:instrText>
      </w:r>
      <w:r>
        <w:rPr>
          <w:noProof/>
          <w:rtl/>
        </w:rPr>
        <w:instrText xml:space="preserve"> </w:instrText>
      </w:r>
      <w:r>
        <w:rPr>
          <w:noProof/>
          <w:rtl/>
        </w:rPr>
      </w:r>
      <w:r>
        <w:rPr>
          <w:noProof/>
          <w:rtl/>
        </w:rPr>
        <w:fldChar w:fldCharType="separate"/>
      </w:r>
      <w:r w:rsidR="00500AD7">
        <w:rPr>
          <w:noProof/>
          <w:rtl/>
        </w:rPr>
        <w:t>163</w:t>
      </w:r>
      <w:r>
        <w:rPr>
          <w:noProof/>
          <w:rtl/>
        </w:rPr>
        <w:fldChar w:fldCharType="end"/>
      </w:r>
    </w:p>
    <w:p w14:paraId="0454201B" w14:textId="70399A62" w:rsidR="0087139A" w:rsidRDefault="0087139A" w:rsidP="008E6019">
      <w:pPr>
        <w:pStyle w:val="afffff7"/>
        <w:framePr w:wrap="around"/>
        <w:rPr>
          <w:rFonts w:asciiTheme="minorHAnsi" w:eastAsiaTheme="minorEastAsia" w:hAnsiTheme="minorHAnsi" w:cstheme="minorBidi"/>
          <w:sz w:val="22"/>
          <w:szCs w:val="22"/>
          <w:rtl/>
        </w:rPr>
      </w:pPr>
      <w:r>
        <w:rPr>
          <w:rtl/>
        </w:rPr>
        <w:t>פד.</w:t>
      </w:r>
      <w:r>
        <w:rPr>
          <w:rtl/>
        </w:rPr>
        <w:fldChar w:fldCharType="begin"/>
      </w:r>
      <w:r>
        <w:rPr>
          <w:rtl/>
        </w:rPr>
        <w:instrText xml:space="preserve"> </w:instrText>
      </w:r>
      <w:r>
        <w:instrText>PAGEREF</w:instrText>
      </w:r>
      <w:r>
        <w:rPr>
          <w:rtl/>
        </w:rPr>
        <w:instrText xml:space="preserve"> _</w:instrText>
      </w:r>
      <w:r>
        <w:instrText>Toc119353438 \h</w:instrText>
      </w:r>
      <w:r>
        <w:rPr>
          <w:rtl/>
        </w:rPr>
        <w:instrText xml:space="preserve"> </w:instrText>
      </w:r>
      <w:r>
        <w:rPr>
          <w:rtl/>
        </w:rPr>
      </w:r>
      <w:r>
        <w:rPr>
          <w:rtl/>
        </w:rPr>
        <w:fldChar w:fldCharType="separate"/>
      </w:r>
      <w:r w:rsidR="00500AD7">
        <w:rPr>
          <w:rtl/>
        </w:rPr>
        <w:t>164</w:t>
      </w:r>
      <w:r>
        <w:rPr>
          <w:rtl/>
        </w:rPr>
        <w:fldChar w:fldCharType="end"/>
      </w:r>
    </w:p>
    <w:p w14:paraId="2A605AB7" w14:textId="1609DCA9" w:rsidR="0087139A" w:rsidRDefault="0087139A">
      <w:pPr>
        <w:pStyle w:val="TOC2"/>
        <w:tabs>
          <w:tab w:val="right" w:leader="dot" w:pos="3392"/>
        </w:tabs>
        <w:rPr>
          <w:rFonts w:asciiTheme="minorHAnsi" w:eastAsiaTheme="minorEastAsia" w:hAnsiTheme="minorHAnsi" w:cstheme="minorBidi"/>
          <w:noProof/>
          <w:sz w:val="22"/>
          <w:szCs w:val="22"/>
          <w:rtl/>
        </w:rPr>
      </w:pPr>
      <w:r w:rsidRPr="00B64141">
        <w:rPr>
          <w:noProof/>
          <w:spacing w:val="-2"/>
          <w:rtl/>
        </w:rPr>
        <w:t>רשב"ג: מתה יירשנה שהמתנה על מה שכתוב בתורה ותנאו בטל,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Toc119353439 \h</w:instrText>
      </w:r>
      <w:r>
        <w:rPr>
          <w:noProof/>
          <w:rtl/>
        </w:rPr>
        <w:instrText xml:space="preserve"> </w:instrText>
      </w:r>
      <w:r>
        <w:rPr>
          <w:noProof/>
          <w:rtl/>
        </w:rPr>
      </w:r>
      <w:r>
        <w:rPr>
          <w:noProof/>
          <w:rtl/>
        </w:rPr>
        <w:fldChar w:fldCharType="separate"/>
      </w:r>
      <w:r w:rsidR="00500AD7">
        <w:rPr>
          <w:noProof/>
          <w:rtl/>
        </w:rPr>
        <w:t>164</w:t>
      </w:r>
      <w:r>
        <w:rPr>
          <w:noProof/>
          <w:rtl/>
        </w:rPr>
        <w:fldChar w:fldCharType="end"/>
      </w:r>
    </w:p>
    <w:p w14:paraId="7F8806DB" w14:textId="579E9494" w:rsidR="0087139A" w:rsidRDefault="0087139A" w:rsidP="00D605B0">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מי שמת, והניח אשה ובע"ח ויורשין,</w:t>
      </w:r>
      <w:r w:rsidR="00D605B0">
        <w:rPr>
          <w:rFonts w:hint="cs"/>
          <w:noProof/>
          <w:shd w:val="clear" w:color="auto" w:fill="F2F2F2" w:themeFill="background1" w:themeFillShade="F2"/>
          <w:rtl/>
        </w:rPr>
        <w:t xml:space="preserve"> </w:t>
      </w:r>
      <w:r w:rsidRPr="00B64141">
        <w:rPr>
          <w:noProof/>
          <w:shd w:val="clear" w:color="auto" w:fill="F2F2F2" w:themeFill="background1" w:themeFillShade="F2"/>
          <w:rtl/>
        </w:rPr>
        <w:t>הניח פירות תלושין מן הקרקע</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Toc119353441 \h</w:instrText>
      </w:r>
      <w:r>
        <w:rPr>
          <w:noProof/>
          <w:rtl/>
        </w:rPr>
        <w:instrText xml:space="preserve"> </w:instrText>
      </w:r>
      <w:r>
        <w:rPr>
          <w:noProof/>
          <w:rtl/>
        </w:rPr>
      </w:r>
      <w:r>
        <w:rPr>
          <w:noProof/>
          <w:rtl/>
        </w:rPr>
        <w:fldChar w:fldCharType="separate"/>
      </w:r>
      <w:r w:rsidR="00500AD7">
        <w:rPr>
          <w:noProof/>
          <w:rtl/>
        </w:rPr>
        <w:t>165</w:t>
      </w:r>
      <w:r>
        <w:rPr>
          <w:noProof/>
          <w:rtl/>
        </w:rPr>
        <w:fldChar w:fldCharType="end"/>
      </w:r>
    </w:p>
    <w:p w14:paraId="207C03A9" w14:textId="74630E57"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כושל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Toc119353442 \h</w:instrText>
      </w:r>
      <w:r>
        <w:rPr>
          <w:noProof/>
          <w:rtl/>
        </w:rPr>
        <w:instrText xml:space="preserve"> </w:instrText>
      </w:r>
      <w:r>
        <w:rPr>
          <w:noProof/>
          <w:rtl/>
        </w:rPr>
      </w:r>
      <w:r>
        <w:rPr>
          <w:noProof/>
          <w:rtl/>
        </w:rPr>
        <w:fldChar w:fldCharType="separate"/>
      </w:r>
      <w:r w:rsidR="00500AD7">
        <w:rPr>
          <w:noProof/>
          <w:rtl/>
        </w:rPr>
        <w:t>165</w:t>
      </w:r>
      <w:r>
        <w:rPr>
          <w:noProof/>
          <w:rtl/>
        </w:rPr>
        <w:fldChar w:fldCharType="end"/>
      </w:r>
    </w:p>
    <w:p w14:paraId="6AD0B62A" w14:textId="44D1286E"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הניח פירות התלושין.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Toc119353444 \h</w:instrText>
      </w:r>
      <w:r>
        <w:rPr>
          <w:noProof/>
          <w:rtl/>
        </w:rPr>
        <w:instrText xml:space="preserve"> </w:instrText>
      </w:r>
      <w:r>
        <w:rPr>
          <w:noProof/>
          <w:rtl/>
        </w:rPr>
      </w:r>
      <w:r>
        <w:rPr>
          <w:noProof/>
          <w:rtl/>
        </w:rPr>
        <w:fldChar w:fldCharType="separate"/>
      </w:r>
      <w:r w:rsidR="00500AD7">
        <w:rPr>
          <w:noProof/>
          <w:rtl/>
        </w:rPr>
        <w:t>165</w:t>
      </w:r>
      <w:r>
        <w:rPr>
          <w:noProof/>
          <w:rtl/>
        </w:rPr>
        <w:fldChar w:fldCharType="end"/>
      </w:r>
    </w:p>
    <w:p w14:paraId="63E946D7" w14:textId="1B59E5D4"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דנו הדינים כר"ט, ור"ל החזיר הדין [כר"ע],</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Toc119353445 \h</w:instrText>
      </w:r>
      <w:r>
        <w:rPr>
          <w:noProof/>
          <w:rtl/>
        </w:rPr>
        <w:instrText xml:space="preserve"> </w:instrText>
      </w:r>
      <w:r>
        <w:rPr>
          <w:noProof/>
          <w:rtl/>
        </w:rPr>
      </w:r>
      <w:r>
        <w:rPr>
          <w:noProof/>
          <w:rtl/>
        </w:rPr>
        <w:fldChar w:fldCharType="separate"/>
      </w:r>
      <w:r w:rsidR="00500AD7">
        <w:rPr>
          <w:noProof/>
          <w:rtl/>
        </w:rPr>
        <w:t>165</w:t>
      </w:r>
      <w:r>
        <w:rPr>
          <w:noProof/>
          <w:rtl/>
        </w:rPr>
        <w:fldChar w:fldCharType="end"/>
      </w:r>
    </w:p>
    <w:p w14:paraId="074FA15E" w14:textId="464CFD7D"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בע"ח תפסו שור מרועה בהמות יתומים,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Toc119353446 \h</w:instrText>
      </w:r>
      <w:r>
        <w:rPr>
          <w:noProof/>
          <w:rtl/>
        </w:rPr>
        <w:instrText xml:space="preserve"> </w:instrText>
      </w:r>
      <w:r>
        <w:rPr>
          <w:noProof/>
          <w:rtl/>
        </w:rPr>
      </w:r>
      <w:r>
        <w:rPr>
          <w:noProof/>
          <w:rtl/>
        </w:rPr>
        <w:fldChar w:fldCharType="separate"/>
      </w:r>
      <w:r w:rsidR="00500AD7">
        <w:rPr>
          <w:noProof/>
          <w:rtl/>
        </w:rPr>
        <w:t>166</w:t>
      </w:r>
      <w:r>
        <w:rPr>
          <w:noProof/>
          <w:rtl/>
        </w:rPr>
        <w:fldChar w:fldCharType="end"/>
      </w:r>
    </w:p>
    <w:p w14:paraId="14EE3EE9" w14:textId="72EEC327"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בית הנשיא תפסו שפחת יתומים מסימטא,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Toc119353447 \h</w:instrText>
      </w:r>
      <w:r>
        <w:rPr>
          <w:noProof/>
          <w:rtl/>
        </w:rPr>
        <w:instrText xml:space="preserve"> </w:instrText>
      </w:r>
      <w:r>
        <w:rPr>
          <w:noProof/>
          <w:rtl/>
        </w:rPr>
      </w:r>
      <w:r>
        <w:rPr>
          <w:noProof/>
          <w:rtl/>
        </w:rPr>
        <w:fldChar w:fldCharType="separate"/>
      </w:r>
      <w:r w:rsidR="00500AD7">
        <w:rPr>
          <w:noProof/>
          <w:rtl/>
        </w:rPr>
        <w:t>166</w:t>
      </w:r>
      <w:r>
        <w:rPr>
          <w:noProof/>
          <w:rtl/>
        </w:rPr>
        <w:fldChar w:fldCharType="end"/>
      </w:r>
    </w:p>
    <w:p w14:paraId="12F0271F" w14:textId="4CC1912C" w:rsidR="0087139A" w:rsidRDefault="0087139A" w:rsidP="008E6019">
      <w:pPr>
        <w:pStyle w:val="afffff7"/>
        <w:framePr w:wrap="around"/>
        <w:rPr>
          <w:rFonts w:asciiTheme="minorHAnsi" w:eastAsiaTheme="minorEastAsia" w:hAnsiTheme="minorHAnsi" w:cstheme="minorBidi"/>
          <w:sz w:val="22"/>
          <w:szCs w:val="22"/>
          <w:rtl/>
        </w:rPr>
      </w:pPr>
      <w:r>
        <w:rPr>
          <w:rtl/>
        </w:rPr>
        <w:t>פה.</w:t>
      </w:r>
      <w:r>
        <w:rPr>
          <w:rtl/>
        </w:rPr>
        <w:fldChar w:fldCharType="begin"/>
      </w:r>
      <w:r>
        <w:rPr>
          <w:rtl/>
        </w:rPr>
        <w:instrText xml:space="preserve"> </w:instrText>
      </w:r>
      <w:r>
        <w:instrText>PAGEREF</w:instrText>
      </w:r>
      <w:r>
        <w:rPr>
          <w:rtl/>
        </w:rPr>
        <w:instrText xml:space="preserve"> _</w:instrText>
      </w:r>
      <w:r>
        <w:instrText>Toc119353448 \h</w:instrText>
      </w:r>
      <w:r>
        <w:rPr>
          <w:rtl/>
        </w:rPr>
        <w:instrText xml:space="preserve"> </w:instrText>
      </w:r>
      <w:r>
        <w:rPr>
          <w:rtl/>
        </w:rPr>
      </w:r>
      <w:r>
        <w:rPr>
          <w:rtl/>
        </w:rPr>
        <w:fldChar w:fldCharType="separate"/>
      </w:r>
      <w:r w:rsidR="00500AD7">
        <w:rPr>
          <w:rtl/>
        </w:rPr>
        <w:t>166</w:t>
      </w:r>
      <w:r>
        <w:rPr>
          <w:rtl/>
        </w:rPr>
        <w:fldChar w:fldCharType="end"/>
      </w:r>
    </w:p>
    <w:p w14:paraId="221985C3" w14:textId="3268AF87"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נשה באחד וכשנפטר הניח ספינה,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Toc119353449 \h</w:instrText>
      </w:r>
      <w:r>
        <w:rPr>
          <w:noProof/>
          <w:rtl/>
        </w:rPr>
        <w:instrText xml:space="preserve"> </w:instrText>
      </w:r>
      <w:r>
        <w:rPr>
          <w:noProof/>
          <w:rtl/>
        </w:rPr>
      </w:r>
      <w:r>
        <w:rPr>
          <w:noProof/>
          <w:rtl/>
        </w:rPr>
        <w:fldChar w:fldCharType="separate"/>
      </w:r>
      <w:r w:rsidR="00500AD7">
        <w:rPr>
          <w:noProof/>
          <w:rtl/>
        </w:rPr>
        <w:t>166</w:t>
      </w:r>
      <w:r>
        <w:rPr>
          <w:noProof/>
          <w:rtl/>
        </w:rPr>
        <w:fldChar w:fldCharType="end"/>
      </w:r>
    </w:p>
    <w:p w14:paraId="482D57D7" w14:textId="4C30AA8D"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שלח כסף אחר ואמר שהוא עבור חוב אחר שלא בשטר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Toc119353450 \h</w:instrText>
      </w:r>
      <w:r>
        <w:rPr>
          <w:noProof/>
          <w:rtl/>
        </w:rPr>
        <w:instrText xml:space="preserve"> </w:instrText>
      </w:r>
      <w:r>
        <w:rPr>
          <w:noProof/>
          <w:rtl/>
        </w:rPr>
      </w:r>
      <w:r>
        <w:rPr>
          <w:noProof/>
          <w:rtl/>
        </w:rPr>
        <w:fldChar w:fldCharType="separate"/>
      </w:r>
      <w:r w:rsidR="00500AD7">
        <w:rPr>
          <w:noProof/>
          <w:rtl/>
        </w:rPr>
        <w:t>166</w:t>
      </w:r>
      <w:r>
        <w:rPr>
          <w:noProof/>
          <w:rtl/>
        </w:rPr>
        <w:fldChar w:fldCharType="end"/>
      </w:r>
    </w:p>
    <w:p w14:paraId="0E8FB052" w14:textId="17EADA48"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אשה שהפקידו אצלה תיק שטרות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Toc119353451 \h</w:instrText>
      </w:r>
      <w:r>
        <w:rPr>
          <w:noProof/>
          <w:rtl/>
        </w:rPr>
        <w:instrText xml:space="preserve"> </w:instrText>
      </w:r>
      <w:r>
        <w:rPr>
          <w:noProof/>
          <w:rtl/>
        </w:rPr>
      </w:r>
      <w:r>
        <w:rPr>
          <w:noProof/>
          <w:rtl/>
        </w:rPr>
        <w:fldChar w:fldCharType="separate"/>
      </w:r>
      <w:r w:rsidR="00500AD7">
        <w:rPr>
          <w:noProof/>
          <w:rtl/>
        </w:rPr>
        <w:t>167</w:t>
      </w:r>
      <w:r>
        <w:rPr>
          <w:noProof/>
          <w:rtl/>
        </w:rPr>
        <w:fldChar w:fldCharType="end"/>
      </w:r>
    </w:p>
    <w:p w14:paraId="396BEBC4" w14:textId="3E9B8DA6"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כשב"ד דרבא חייב אשה בשבועה,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Toc119353452 \h</w:instrText>
      </w:r>
      <w:r>
        <w:rPr>
          <w:noProof/>
          <w:rtl/>
        </w:rPr>
        <w:instrText xml:space="preserve"> </w:instrText>
      </w:r>
      <w:r>
        <w:rPr>
          <w:noProof/>
          <w:rtl/>
        </w:rPr>
      </w:r>
      <w:r>
        <w:rPr>
          <w:noProof/>
          <w:rtl/>
        </w:rPr>
        <w:fldChar w:fldCharType="separate"/>
      </w:r>
      <w:r w:rsidR="00500AD7">
        <w:rPr>
          <w:noProof/>
          <w:rtl/>
        </w:rPr>
        <w:t>167</w:t>
      </w:r>
      <w:r>
        <w:rPr>
          <w:noProof/>
          <w:rtl/>
        </w:rPr>
        <w:fldChar w:fldCharType="end"/>
      </w:r>
    </w:p>
    <w:p w14:paraId="7C409DF5" w14:textId="438F44C3"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כשב"ד דרבב"א חייב אשה בשבועה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Toc119353453 \h</w:instrText>
      </w:r>
      <w:r>
        <w:rPr>
          <w:noProof/>
          <w:rtl/>
        </w:rPr>
        <w:instrText xml:space="preserve"> </w:instrText>
      </w:r>
      <w:r>
        <w:rPr>
          <w:noProof/>
          <w:rtl/>
        </w:rPr>
      </w:r>
      <w:r>
        <w:rPr>
          <w:noProof/>
          <w:rtl/>
        </w:rPr>
        <w:fldChar w:fldCharType="separate"/>
      </w:r>
      <w:r w:rsidR="00500AD7">
        <w:rPr>
          <w:noProof/>
          <w:rtl/>
        </w:rPr>
        <w:t>167</w:t>
      </w:r>
      <w:r>
        <w:rPr>
          <w:noProof/>
          <w:rtl/>
        </w:rPr>
        <w:fldChar w:fldCharType="end"/>
      </w:r>
    </w:p>
    <w:p w14:paraId="43BBB9F3" w14:textId="4214322E"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lastRenderedPageBreak/>
        <w:t>דברים התלויים בידיעת הדיין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Toc119353455 \h</w:instrText>
      </w:r>
      <w:r>
        <w:rPr>
          <w:noProof/>
          <w:rtl/>
        </w:rPr>
        <w:instrText xml:space="preserve"> </w:instrText>
      </w:r>
      <w:r>
        <w:rPr>
          <w:noProof/>
          <w:rtl/>
        </w:rPr>
      </w:r>
      <w:r>
        <w:rPr>
          <w:noProof/>
          <w:rtl/>
        </w:rPr>
        <w:fldChar w:fldCharType="separate"/>
      </w:r>
      <w:r w:rsidR="00500AD7">
        <w:rPr>
          <w:noProof/>
          <w:rtl/>
        </w:rPr>
        <w:t>168</w:t>
      </w:r>
      <w:r>
        <w:rPr>
          <w:noProof/>
          <w:rtl/>
        </w:rPr>
        <w:fldChar w:fldCharType="end"/>
      </w:r>
    </w:p>
    <w:p w14:paraId="13D96BB5" w14:textId="78303BED"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נכסיי לטוביה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Toc119353456 \h</w:instrText>
      </w:r>
      <w:r>
        <w:rPr>
          <w:noProof/>
          <w:rtl/>
        </w:rPr>
        <w:instrText xml:space="preserve"> </w:instrText>
      </w:r>
      <w:r>
        <w:rPr>
          <w:noProof/>
          <w:rtl/>
        </w:rPr>
      </w:r>
      <w:r>
        <w:rPr>
          <w:noProof/>
          <w:rtl/>
        </w:rPr>
        <w:fldChar w:fldCharType="separate"/>
      </w:r>
      <w:r w:rsidR="00500AD7">
        <w:rPr>
          <w:noProof/>
          <w:rtl/>
        </w:rPr>
        <w:t>168</w:t>
      </w:r>
      <w:r>
        <w:rPr>
          <w:noProof/>
          <w:rtl/>
        </w:rPr>
        <w:fldChar w:fldCharType="end"/>
      </w:r>
    </w:p>
    <w:p w14:paraId="1705BCB9" w14:textId="2CDD6CCF"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 xml:space="preserve">דמוכר שט"ח לחבירו וחזר ומחלו </w:t>
      </w:r>
      <w:r w:rsidRPr="00B64141">
        <w:rPr>
          <w:noProof/>
          <w:rtl/>
        </w:rPr>
        <w:t>אף יורש</w:t>
      </w:r>
      <w:r>
        <w:rPr>
          <w:noProof/>
          <w:rtl/>
        </w:rPr>
        <w:t xml:space="preserve"> דמחול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Toc119353457 \h</w:instrText>
      </w:r>
      <w:r>
        <w:rPr>
          <w:noProof/>
          <w:rtl/>
        </w:rPr>
        <w:instrText xml:space="preserve"> </w:instrText>
      </w:r>
      <w:r>
        <w:rPr>
          <w:noProof/>
          <w:rtl/>
        </w:rPr>
      </w:r>
      <w:r>
        <w:rPr>
          <w:noProof/>
          <w:rtl/>
        </w:rPr>
        <w:fldChar w:fldCharType="separate"/>
      </w:r>
      <w:r w:rsidR="00500AD7">
        <w:rPr>
          <w:noProof/>
          <w:rtl/>
        </w:rPr>
        <w:t>169</w:t>
      </w:r>
      <w:r>
        <w:rPr>
          <w:noProof/>
          <w:rtl/>
        </w:rPr>
        <w:fldChar w:fldCharType="end"/>
      </w:r>
    </w:p>
    <w:p w14:paraId="5225C100" w14:textId="45A409CE" w:rsidR="0087139A" w:rsidRDefault="0087139A" w:rsidP="008E6019">
      <w:pPr>
        <w:pStyle w:val="afffff7"/>
        <w:framePr w:wrap="around"/>
        <w:rPr>
          <w:rFonts w:asciiTheme="minorHAnsi" w:eastAsiaTheme="minorEastAsia" w:hAnsiTheme="minorHAnsi" w:cstheme="minorBidi"/>
          <w:sz w:val="22"/>
          <w:szCs w:val="22"/>
          <w:rtl/>
        </w:rPr>
      </w:pPr>
      <w:r>
        <w:rPr>
          <w:rtl/>
        </w:rPr>
        <w:t>פו.</w:t>
      </w:r>
      <w:r>
        <w:rPr>
          <w:rtl/>
        </w:rPr>
        <w:fldChar w:fldCharType="begin"/>
      </w:r>
      <w:r>
        <w:rPr>
          <w:rtl/>
        </w:rPr>
        <w:instrText xml:space="preserve"> </w:instrText>
      </w:r>
      <w:r>
        <w:instrText>PAGEREF</w:instrText>
      </w:r>
      <w:r>
        <w:rPr>
          <w:rtl/>
        </w:rPr>
        <w:instrText xml:space="preserve"> _</w:instrText>
      </w:r>
      <w:r>
        <w:instrText>Toc119353458 \h</w:instrText>
      </w:r>
      <w:r>
        <w:rPr>
          <w:rtl/>
        </w:rPr>
        <w:instrText xml:space="preserve"> </w:instrText>
      </w:r>
      <w:r>
        <w:rPr>
          <w:rtl/>
        </w:rPr>
      </w:r>
      <w:r>
        <w:rPr>
          <w:rtl/>
        </w:rPr>
        <w:fldChar w:fldCharType="separate"/>
      </w:r>
      <w:r w:rsidR="00500AD7">
        <w:rPr>
          <w:rtl/>
        </w:rPr>
        <w:t>169</w:t>
      </w:r>
      <w:r>
        <w:rPr>
          <w:rtl/>
        </w:rPr>
        <w:fldChar w:fldCharType="end"/>
      </w:r>
    </w:p>
    <w:p w14:paraId="0D69F4E5" w14:textId="76D706D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spacing w:val="-2"/>
          <w:rtl/>
        </w:rPr>
        <w:t>שמואל:</w:t>
      </w:r>
      <w:r>
        <w:rPr>
          <w:noProof/>
          <w:rtl/>
        </w:rPr>
        <w:t xml:space="preserve"> המוכר שטר חוב לחבירו וחזר ומחלו</w:t>
      </w:r>
      <w:r w:rsidRPr="00B64141">
        <w:rPr>
          <w:noProof/>
          <w:rtl/>
        </w:rPr>
        <w:t xml:space="preserve"> אף יורש</w:t>
      </w:r>
      <w:r>
        <w:rPr>
          <w:noProof/>
          <w:rtl/>
        </w:rPr>
        <w:t xml:space="preserve"> - מחול,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Toc119353459 \h</w:instrText>
      </w:r>
      <w:r>
        <w:rPr>
          <w:noProof/>
          <w:rtl/>
        </w:rPr>
        <w:instrText xml:space="preserve"> </w:instrText>
      </w:r>
      <w:r>
        <w:rPr>
          <w:noProof/>
          <w:rtl/>
        </w:rPr>
      </w:r>
      <w:r>
        <w:rPr>
          <w:noProof/>
          <w:rtl/>
        </w:rPr>
        <w:fldChar w:fldCharType="separate"/>
      </w:r>
      <w:r w:rsidR="00500AD7">
        <w:rPr>
          <w:noProof/>
          <w:rtl/>
        </w:rPr>
        <w:t>169</w:t>
      </w:r>
      <w:r>
        <w:rPr>
          <w:noProof/>
          <w:rtl/>
        </w:rPr>
        <w:fldChar w:fldCharType="end"/>
      </w:r>
    </w:p>
    <w:p w14:paraId="34E4AB24" w14:textId="63EDE924"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spacing w:val="-2"/>
          <w:rtl/>
        </w:rPr>
        <w:t>ר"פ לר"ח:</w:t>
      </w:r>
      <w:r w:rsidRPr="00B64141">
        <w:rPr>
          <w:rFonts w:ascii="Fb Fontext" w:hAnsi="Fb Fontext"/>
          <w:noProof/>
          <w:rtl/>
        </w:rPr>
        <w:t xml:space="preserve"> </w:t>
      </w:r>
      <w:r>
        <w:rPr>
          <w:noProof/>
          <w:rtl/>
        </w:rPr>
        <w:t>נשו בו מעות והיה לו קרקע ותבעו הבע"ח ממנו</w:t>
      </w:r>
      <w:r w:rsidRPr="00B64141">
        <w:rPr>
          <w:rFonts w:ascii="Fb Fontext" w:hAnsi="Fb Fontext"/>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Toc119353460 \h</w:instrText>
      </w:r>
      <w:r>
        <w:rPr>
          <w:noProof/>
          <w:rtl/>
        </w:rPr>
        <w:instrText xml:space="preserve"> </w:instrText>
      </w:r>
      <w:r>
        <w:rPr>
          <w:noProof/>
          <w:rtl/>
        </w:rPr>
      </w:r>
      <w:r>
        <w:rPr>
          <w:noProof/>
          <w:rtl/>
        </w:rPr>
        <w:fldChar w:fldCharType="separate"/>
      </w:r>
      <w:r w:rsidR="00500AD7">
        <w:rPr>
          <w:noProof/>
          <w:rtl/>
        </w:rPr>
        <w:t>169</w:t>
      </w:r>
      <w:r>
        <w:rPr>
          <w:noProof/>
          <w:rtl/>
        </w:rPr>
        <w:fldChar w:fldCharType="end"/>
      </w:r>
    </w:p>
    <w:p w14:paraId="43865586" w14:textId="1AEBFC7B"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במ"ע כופין אותו עד שתצא נפשו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Toc119353461 \h</w:instrText>
      </w:r>
      <w:r>
        <w:rPr>
          <w:noProof/>
          <w:rtl/>
        </w:rPr>
        <w:instrText xml:space="preserve"> </w:instrText>
      </w:r>
      <w:r>
        <w:rPr>
          <w:noProof/>
          <w:rtl/>
        </w:rPr>
      </w:r>
      <w:r>
        <w:rPr>
          <w:noProof/>
          <w:rtl/>
        </w:rPr>
        <w:fldChar w:fldCharType="separate"/>
      </w:r>
      <w:r w:rsidR="00500AD7">
        <w:rPr>
          <w:noProof/>
          <w:rtl/>
        </w:rPr>
        <w:t>170</w:t>
      </w:r>
      <w:r>
        <w:rPr>
          <w:noProof/>
          <w:rtl/>
        </w:rPr>
        <w:fldChar w:fldCharType="end"/>
      </w:r>
    </w:p>
    <w:p w14:paraId="783175A1" w14:textId="77556EF3"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spacing w:val="-2"/>
          <w:rtl/>
        </w:rPr>
        <w:t xml:space="preserve">בעא רב"ח: </w:t>
      </w:r>
      <w:r>
        <w:rPr>
          <w:noProof/>
          <w:rtl/>
        </w:rPr>
        <w:t>הרי זה גיטיך ולא תתגרשי בו אלא לאחר ל' יום והניחתו בצידי רה"ר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Toc119353463 \h</w:instrText>
      </w:r>
      <w:r>
        <w:rPr>
          <w:noProof/>
          <w:rtl/>
        </w:rPr>
        <w:instrText xml:space="preserve"> </w:instrText>
      </w:r>
      <w:r>
        <w:rPr>
          <w:noProof/>
          <w:rtl/>
        </w:rPr>
      </w:r>
      <w:r>
        <w:rPr>
          <w:noProof/>
          <w:rtl/>
        </w:rPr>
        <w:fldChar w:fldCharType="separate"/>
      </w:r>
      <w:r w:rsidR="00500AD7">
        <w:rPr>
          <w:noProof/>
          <w:rtl/>
        </w:rPr>
        <w:t>170</w:t>
      </w:r>
      <w:r>
        <w:rPr>
          <w:noProof/>
          <w:rtl/>
        </w:rPr>
        <w:fldChar w:fldCharType="end"/>
      </w:r>
    </w:p>
    <w:p w14:paraId="1C7A927C" w14:textId="249468FC"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המושיב את אשתו חנוונית,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Toc119353464 \h</w:instrText>
      </w:r>
      <w:r>
        <w:rPr>
          <w:noProof/>
          <w:rtl/>
        </w:rPr>
        <w:instrText xml:space="preserve"> </w:instrText>
      </w:r>
      <w:r>
        <w:rPr>
          <w:noProof/>
          <w:rtl/>
        </w:rPr>
      </w:r>
      <w:r>
        <w:rPr>
          <w:noProof/>
          <w:rtl/>
        </w:rPr>
        <w:fldChar w:fldCharType="separate"/>
      </w:r>
      <w:r w:rsidR="00500AD7">
        <w:rPr>
          <w:noProof/>
          <w:rtl/>
        </w:rPr>
        <w:t>170</w:t>
      </w:r>
      <w:r>
        <w:rPr>
          <w:noProof/>
          <w:rtl/>
        </w:rPr>
        <w:fldChar w:fldCharType="end"/>
      </w:r>
    </w:p>
    <w:p w14:paraId="25524F3A" w14:textId="60F4FA51"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איבעיא: ר"א על ידי גלגול, או לכתחלה אמר?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Toc119353465 \h</w:instrText>
      </w:r>
      <w:r>
        <w:rPr>
          <w:noProof/>
          <w:rtl/>
        </w:rPr>
        <w:instrText xml:space="preserve"> </w:instrText>
      </w:r>
      <w:r>
        <w:rPr>
          <w:noProof/>
          <w:rtl/>
        </w:rPr>
      </w:r>
      <w:r>
        <w:rPr>
          <w:noProof/>
          <w:rtl/>
        </w:rPr>
        <w:fldChar w:fldCharType="separate"/>
      </w:r>
      <w:r w:rsidR="00500AD7">
        <w:rPr>
          <w:noProof/>
          <w:rtl/>
        </w:rPr>
        <w:t>170</w:t>
      </w:r>
      <w:r>
        <w:rPr>
          <w:noProof/>
          <w:rtl/>
        </w:rPr>
        <w:fldChar w:fldCharType="end"/>
      </w:r>
    </w:p>
    <w:p w14:paraId="61B6360A" w14:textId="2DDC5BC5"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כתב לה נדר ושבועה אין לי עליך</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Toc119353466 \h</w:instrText>
      </w:r>
      <w:r>
        <w:rPr>
          <w:noProof/>
          <w:rtl/>
        </w:rPr>
        <w:instrText xml:space="preserve"> </w:instrText>
      </w:r>
      <w:r>
        <w:rPr>
          <w:noProof/>
          <w:rtl/>
        </w:rPr>
      </w:r>
      <w:r>
        <w:rPr>
          <w:noProof/>
          <w:rtl/>
        </w:rPr>
        <w:fldChar w:fldCharType="separate"/>
      </w:r>
      <w:r w:rsidR="00500AD7">
        <w:rPr>
          <w:noProof/>
          <w:rtl/>
        </w:rPr>
        <w:t>171</w:t>
      </w:r>
      <w:r>
        <w:rPr>
          <w:noProof/>
          <w:rtl/>
        </w:rPr>
        <w:fldChar w:fldCharType="end"/>
      </w:r>
    </w:p>
    <w:p w14:paraId="264412E6" w14:textId="79B9639D" w:rsidR="0087139A" w:rsidRDefault="0087139A" w:rsidP="008E6019">
      <w:pPr>
        <w:pStyle w:val="afffff7"/>
        <w:framePr w:wrap="around"/>
        <w:rPr>
          <w:rFonts w:asciiTheme="minorHAnsi" w:eastAsiaTheme="minorEastAsia" w:hAnsiTheme="minorHAnsi" w:cstheme="minorBidi"/>
          <w:sz w:val="22"/>
          <w:szCs w:val="22"/>
          <w:rtl/>
        </w:rPr>
      </w:pPr>
      <w:r>
        <w:rPr>
          <w:rtl/>
        </w:rPr>
        <w:t>פז.</w:t>
      </w:r>
      <w:r>
        <w:rPr>
          <w:rtl/>
        </w:rPr>
        <w:fldChar w:fldCharType="begin"/>
      </w:r>
      <w:r>
        <w:rPr>
          <w:rtl/>
        </w:rPr>
        <w:instrText xml:space="preserve"> </w:instrText>
      </w:r>
      <w:r>
        <w:instrText>PAGEREF</w:instrText>
      </w:r>
      <w:r>
        <w:rPr>
          <w:rtl/>
        </w:rPr>
        <w:instrText xml:space="preserve"> _</w:instrText>
      </w:r>
      <w:r>
        <w:instrText>Toc119353467 \h</w:instrText>
      </w:r>
      <w:r>
        <w:rPr>
          <w:rtl/>
        </w:rPr>
        <w:instrText xml:space="preserve"> </w:instrText>
      </w:r>
      <w:r>
        <w:rPr>
          <w:rtl/>
        </w:rPr>
      </w:r>
      <w:r>
        <w:rPr>
          <w:rtl/>
        </w:rPr>
        <w:fldChar w:fldCharType="separate"/>
      </w:r>
      <w:r w:rsidR="00500AD7">
        <w:rPr>
          <w:rtl/>
        </w:rPr>
        <w:t>171</w:t>
      </w:r>
      <w:r>
        <w:rPr>
          <w:rtl/>
        </w:rPr>
        <w:fldChar w:fldCharType="end"/>
      </w:r>
    </w:p>
    <w:p w14:paraId="1C95BF4C" w14:textId="2EEB746D" w:rsidR="0087139A" w:rsidRDefault="0087139A">
      <w:pPr>
        <w:pStyle w:val="TOC2"/>
        <w:tabs>
          <w:tab w:val="right" w:leader="dot" w:pos="3392"/>
        </w:tabs>
        <w:rPr>
          <w:rFonts w:asciiTheme="minorHAnsi" w:eastAsiaTheme="minorEastAsia" w:hAnsiTheme="minorHAnsi" w:cstheme="minorBidi"/>
          <w:noProof/>
          <w:sz w:val="22"/>
          <w:szCs w:val="22"/>
          <w:rtl/>
        </w:rPr>
      </w:pPr>
      <w:r w:rsidRPr="00B64141">
        <w:rPr>
          <w:noProof/>
          <w:spacing w:val="-4"/>
          <w:rtl/>
        </w:rPr>
        <w:t>שבועה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Toc119353468 \h</w:instrText>
      </w:r>
      <w:r>
        <w:rPr>
          <w:noProof/>
          <w:rtl/>
        </w:rPr>
        <w:instrText xml:space="preserve"> </w:instrText>
      </w:r>
      <w:r>
        <w:rPr>
          <w:noProof/>
          <w:rtl/>
        </w:rPr>
      </w:r>
      <w:r>
        <w:rPr>
          <w:noProof/>
          <w:rtl/>
        </w:rPr>
        <w:fldChar w:fldCharType="separate"/>
      </w:r>
      <w:r w:rsidR="00500AD7">
        <w:rPr>
          <w:noProof/>
          <w:rtl/>
        </w:rPr>
        <w:t>171</w:t>
      </w:r>
      <w:r>
        <w:rPr>
          <w:noProof/>
          <w:rtl/>
        </w:rPr>
        <w:fldChar w:fldCharType="end"/>
      </w:r>
    </w:p>
    <w:p w14:paraId="37D893DC" w14:textId="7F36F83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אם גם יורשין משביעין אותה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Toc119353469 \h</w:instrText>
      </w:r>
      <w:r>
        <w:rPr>
          <w:noProof/>
          <w:rtl/>
        </w:rPr>
        <w:instrText xml:space="preserve"> </w:instrText>
      </w:r>
      <w:r>
        <w:rPr>
          <w:noProof/>
          <w:rtl/>
        </w:rPr>
      </w:r>
      <w:r>
        <w:rPr>
          <w:noProof/>
          <w:rtl/>
        </w:rPr>
        <w:fldChar w:fldCharType="separate"/>
      </w:r>
      <w:r w:rsidR="00500AD7">
        <w:rPr>
          <w:noProof/>
          <w:rtl/>
        </w:rPr>
        <w:t>172</w:t>
      </w:r>
      <w:r>
        <w:rPr>
          <w:noProof/>
          <w:rtl/>
        </w:rPr>
        <w:fldChar w:fldCharType="end"/>
      </w:r>
    </w:p>
    <w:p w14:paraId="33F6F089" w14:textId="4640E8E6" w:rsidR="0087139A" w:rsidRDefault="0087139A" w:rsidP="00D605B0">
      <w:pPr>
        <w:pStyle w:val="TOC1"/>
        <w:tabs>
          <w:tab w:val="right" w:leader="dot" w:pos="3392"/>
        </w:tabs>
        <w:rPr>
          <w:rFonts w:asciiTheme="minorHAnsi" w:eastAsiaTheme="minorEastAsia" w:hAnsiTheme="minorHAnsi" w:cstheme="minorBidi"/>
          <w:noProof/>
          <w:sz w:val="22"/>
          <w:szCs w:val="22"/>
          <w:rtl/>
        </w:rPr>
      </w:pPr>
      <w:r>
        <w:rPr>
          <w:noProof/>
          <w:rtl/>
        </w:rPr>
        <w:t>הפוגמת כתובתה - לא תפרע אלא בשבועה</w:t>
      </w:r>
      <w:r w:rsidR="00D605B0">
        <w:rPr>
          <w:rFonts w:hint="cs"/>
          <w:noProof/>
          <w:rtl/>
        </w:rPr>
        <w:t xml:space="preserve">, </w:t>
      </w:r>
      <w:r>
        <w:rPr>
          <w:noProof/>
          <w:rtl/>
        </w:rPr>
        <w:t>הפוגמת כתובתה כיצד?</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Toc119353471 \h</w:instrText>
      </w:r>
      <w:r>
        <w:rPr>
          <w:noProof/>
          <w:rtl/>
        </w:rPr>
        <w:instrText xml:space="preserve"> </w:instrText>
      </w:r>
      <w:r>
        <w:rPr>
          <w:noProof/>
          <w:rtl/>
        </w:rPr>
      </w:r>
      <w:r>
        <w:rPr>
          <w:noProof/>
          <w:rtl/>
        </w:rPr>
        <w:fldChar w:fldCharType="separate"/>
      </w:r>
      <w:r w:rsidR="00500AD7">
        <w:rPr>
          <w:noProof/>
          <w:rtl/>
        </w:rPr>
        <w:t>173</w:t>
      </w:r>
      <w:r>
        <w:rPr>
          <w:noProof/>
          <w:rtl/>
        </w:rPr>
        <w:fldChar w:fldCharType="end"/>
      </w:r>
    </w:p>
    <w:p w14:paraId="237693C9" w14:textId="2CE41120"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עד אחד מעידה שהיא פרועה כיצד?</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Toc119353472 \h</w:instrText>
      </w:r>
      <w:r>
        <w:rPr>
          <w:noProof/>
          <w:rtl/>
        </w:rPr>
        <w:instrText xml:space="preserve"> </w:instrText>
      </w:r>
      <w:r>
        <w:rPr>
          <w:noProof/>
          <w:rtl/>
        </w:rPr>
      </w:r>
      <w:r>
        <w:rPr>
          <w:noProof/>
          <w:rtl/>
        </w:rPr>
        <w:fldChar w:fldCharType="separate"/>
      </w:r>
      <w:r w:rsidR="00500AD7">
        <w:rPr>
          <w:noProof/>
          <w:rtl/>
        </w:rPr>
        <w:t>173</w:t>
      </w:r>
      <w:r>
        <w:rPr>
          <w:noProof/>
          <w:rtl/>
        </w:rPr>
        <w:fldChar w:fldCharType="end"/>
      </w:r>
    </w:p>
    <w:p w14:paraId="5C790987" w14:textId="5A625668" w:rsidR="0087139A" w:rsidRDefault="0087139A" w:rsidP="00D605B0">
      <w:pPr>
        <w:pStyle w:val="TOC1"/>
        <w:tabs>
          <w:tab w:val="right" w:leader="dot" w:pos="3392"/>
        </w:tabs>
        <w:rPr>
          <w:rFonts w:asciiTheme="minorHAnsi" w:eastAsiaTheme="minorEastAsia" w:hAnsiTheme="minorHAnsi" w:cstheme="minorBidi"/>
          <w:noProof/>
          <w:sz w:val="22"/>
          <w:szCs w:val="22"/>
          <w:rtl/>
        </w:rPr>
      </w:pPr>
      <w:r>
        <w:rPr>
          <w:noProof/>
          <w:rtl/>
        </w:rPr>
        <w:t>מנכסים משועבדים כיצד?</w:t>
      </w:r>
      <w:r w:rsidR="00D605B0">
        <w:rPr>
          <w:rFonts w:hint="cs"/>
          <w:noProof/>
          <w:rtl/>
        </w:rPr>
        <w:t xml:space="preserve">, </w:t>
      </w:r>
      <w:r>
        <w:rPr>
          <w:noProof/>
          <w:rtl/>
        </w:rPr>
        <w:t>מנכסי יתומים כיצד?</w:t>
      </w:r>
      <w:r w:rsidR="00D605B0">
        <w:rPr>
          <w:rFonts w:hint="cs"/>
          <w:noProof/>
          <w:rtl/>
        </w:rPr>
        <w:t xml:space="preserve">, </w:t>
      </w:r>
      <w:r>
        <w:rPr>
          <w:noProof/>
          <w:rtl/>
        </w:rPr>
        <w:t>ושלא בפניו כיצד?</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Toc119353475 \h</w:instrText>
      </w:r>
      <w:r>
        <w:rPr>
          <w:noProof/>
          <w:rtl/>
        </w:rPr>
        <w:instrText xml:space="preserve"> </w:instrText>
      </w:r>
      <w:r>
        <w:rPr>
          <w:noProof/>
          <w:rtl/>
        </w:rPr>
      </w:r>
      <w:r>
        <w:rPr>
          <w:noProof/>
          <w:rtl/>
        </w:rPr>
        <w:fldChar w:fldCharType="separate"/>
      </w:r>
      <w:r w:rsidR="00500AD7">
        <w:rPr>
          <w:noProof/>
          <w:rtl/>
        </w:rPr>
        <w:t>173</w:t>
      </w:r>
      <w:r>
        <w:rPr>
          <w:noProof/>
          <w:rtl/>
        </w:rPr>
        <w:fldChar w:fldCharType="end"/>
      </w:r>
    </w:p>
    <w:p w14:paraId="0CACE6B7" w14:textId="6875751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שבועה דאו' או דרבנן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Toc119353477 \h</w:instrText>
      </w:r>
      <w:r>
        <w:rPr>
          <w:noProof/>
          <w:rtl/>
        </w:rPr>
        <w:instrText xml:space="preserve"> </w:instrText>
      </w:r>
      <w:r>
        <w:rPr>
          <w:noProof/>
          <w:rtl/>
        </w:rPr>
      </w:r>
      <w:r>
        <w:rPr>
          <w:noProof/>
          <w:rtl/>
        </w:rPr>
        <w:fldChar w:fldCharType="separate"/>
      </w:r>
      <w:r w:rsidR="00500AD7">
        <w:rPr>
          <w:noProof/>
          <w:rtl/>
        </w:rPr>
        <w:t>174</w:t>
      </w:r>
      <w:r>
        <w:rPr>
          <w:noProof/>
          <w:rtl/>
        </w:rPr>
        <w:fldChar w:fldCharType="end"/>
      </w:r>
    </w:p>
    <w:p w14:paraId="601BC4F5" w14:textId="1155664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spacing w:val="-2"/>
          <w:rtl/>
        </w:rPr>
        <w:t>איבעיא:</w:t>
      </w:r>
      <w:r w:rsidRPr="00B64141">
        <w:rPr>
          <w:rFonts w:ascii="Fb Fontext" w:hAnsi="Fb Fontext"/>
          <w:noProof/>
          <w:rtl/>
        </w:rPr>
        <w:t xml:space="preserve"> </w:t>
      </w:r>
      <w:r>
        <w:rPr>
          <w:noProof/>
          <w:rtl/>
        </w:rPr>
        <w:t>הפוגמת כתובתה פחות פחות משוה פרוטה,</w:t>
      </w:r>
      <w:r w:rsidRPr="00B64141">
        <w:rPr>
          <w:rFonts w:ascii="Fb Fontext" w:hAnsi="Fb Fontext"/>
          <w:noProof/>
          <w:rtl/>
        </w:rPr>
        <w:t xml:space="preserve"> מהו?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Toc119353478 \h</w:instrText>
      </w:r>
      <w:r>
        <w:rPr>
          <w:noProof/>
          <w:rtl/>
        </w:rPr>
        <w:instrText xml:space="preserve"> </w:instrText>
      </w:r>
      <w:r>
        <w:rPr>
          <w:noProof/>
          <w:rtl/>
        </w:rPr>
      </w:r>
      <w:r>
        <w:rPr>
          <w:noProof/>
          <w:rtl/>
        </w:rPr>
        <w:fldChar w:fldCharType="separate"/>
      </w:r>
      <w:r w:rsidR="00500AD7">
        <w:rPr>
          <w:noProof/>
          <w:rtl/>
        </w:rPr>
        <w:t>174</w:t>
      </w:r>
      <w:r>
        <w:rPr>
          <w:noProof/>
          <w:rtl/>
        </w:rPr>
        <w:fldChar w:fldCharType="end"/>
      </w:r>
    </w:p>
    <w:p w14:paraId="245FD9FA" w14:textId="59F74677"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איבעיא: פוחתת כתובתה,</w:t>
      </w:r>
      <w:r w:rsidRPr="00B64141">
        <w:rPr>
          <w:rFonts w:ascii="Fb Fontext" w:hAnsi="Fb Fontext"/>
          <w:noProof/>
          <w:rtl/>
        </w:rPr>
        <w:t xml:space="preserve"> </w:t>
      </w:r>
      <w:r w:rsidRPr="00B64141">
        <w:rPr>
          <w:noProof/>
          <w:rtl/>
        </w:rPr>
        <w:t>מהו?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Toc119353479 \h</w:instrText>
      </w:r>
      <w:r>
        <w:rPr>
          <w:noProof/>
          <w:rtl/>
        </w:rPr>
        <w:instrText xml:space="preserve"> </w:instrText>
      </w:r>
      <w:r>
        <w:rPr>
          <w:noProof/>
          <w:rtl/>
        </w:rPr>
      </w:r>
      <w:r>
        <w:rPr>
          <w:noProof/>
          <w:rtl/>
        </w:rPr>
        <w:fldChar w:fldCharType="separate"/>
      </w:r>
      <w:r w:rsidR="00500AD7">
        <w:rPr>
          <w:noProof/>
          <w:rtl/>
        </w:rPr>
        <w:t>174</w:t>
      </w:r>
      <w:r>
        <w:rPr>
          <w:noProof/>
          <w:rtl/>
        </w:rPr>
        <w:fldChar w:fldCharType="end"/>
      </w:r>
    </w:p>
    <w:p w14:paraId="0C39FFAD" w14:textId="73081EE9"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עד אחד מעידה שהיא פרועה.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Toc119353480 \h</w:instrText>
      </w:r>
      <w:r>
        <w:rPr>
          <w:noProof/>
          <w:rtl/>
        </w:rPr>
        <w:instrText xml:space="preserve"> </w:instrText>
      </w:r>
      <w:r>
        <w:rPr>
          <w:noProof/>
          <w:rtl/>
        </w:rPr>
      </w:r>
      <w:r>
        <w:rPr>
          <w:noProof/>
          <w:rtl/>
        </w:rPr>
        <w:fldChar w:fldCharType="separate"/>
      </w:r>
      <w:r w:rsidR="00500AD7">
        <w:rPr>
          <w:noProof/>
          <w:rtl/>
        </w:rPr>
        <w:t>175</w:t>
      </w:r>
      <w:r>
        <w:rPr>
          <w:noProof/>
          <w:rtl/>
        </w:rPr>
        <w:fldChar w:fldCharType="end"/>
      </w:r>
    </w:p>
    <w:p w14:paraId="281237A3" w14:textId="1996BEDE" w:rsidR="0087139A" w:rsidRDefault="0087139A" w:rsidP="008E6019">
      <w:pPr>
        <w:pStyle w:val="afffff7"/>
        <w:framePr w:wrap="around"/>
        <w:rPr>
          <w:rFonts w:asciiTheme="minorHAnsi" w:eastAsiaTheme="minorEastAsia" w:hAnsiTheme="minorHAnsi" w:cstheme="minorBidi"/>
          <w:sz w:val="22"/>
          <w:szCs w:val="22"/>
          <w:rtl/>
        </w:rPr>
      </w:pPr>
      <w:r>
        <w:rPr>
          <w:rtl/>
        </w:rPr>
        <w:t>פח.</w:t>
      </w:r>
      <w:r>
        <w:rPr>
          <w:rtl/>
        </w:rPr>
        <w:fldChar w:fldCharType="begin"/>
      </w:r>
      <w:r>
        <w:rPr>
          <w:rtl/>
        </w:rPr>
        <w:instrText xml:space="preserve"> </w:instrText>
      </w:r>
      <w:r>
        <w:instrText>PAGEREF</w:instrText>
      </w:r>
      <w:r>
        <w:rPr>
          <w:rtl/>
        </w:rPr>
        <w:instrText xml:space="preserve"> _</w:instrText>
      </w:r>
      <w:r>
        <w:instrText>Toc119353481 \h</w:instrText>
      </w:r>
      <w:r>
        <w:rPr>
          <w:rtl/>
        </w:rPr>
        <w:instrText xml:space="preserve"> </w:instrText>
      </w:r>
      <w:r>
        <w:rPr>
          <w:rtl/>
        </w:rPr>
      </w:r>
      <w:r>
        <w:rPr>
          <w:rtl/>
        </w:rPr>
        <w:fldChar w:fldCharType="separate"/>
      </w:r>
      <w:r w:rsidR="00500AD7">
        <w:rPr>
          <w:rtl/>
        </w:rPr>
        <w:t>175</w:t>
      </w:r>
      <w:r>
        <w:rPr>
          <w:rtl/>
        </w:rPr>
        <w:fldChar w:fldCharType="end"/>
      </w:r>
    </w:p>
    <w:p w14:paraId="6EE42919" w14:textId="7255565D" w:rsidR="0087139A" w:rsidRDefault="0087139A" w:rsidP="00D605B0">
      <w:pPr>
        <w:pStyle w:val="TOC2"/>
        <w:tabs>
          <w:tab w:val="right" w:leader="dot" w:pos="3392"/>
        </w:tabs>
        <w:rPr>
          <w:rFonts w:asciiTheme="minorHAnsi" w:eastAsiaTheme="minorEastAsia" w:hAnsiTheme="minorHAnsi" w:cstheme="minorBidi"/>
          <w:noProof/>
          <w:sz w:val="22"/>
          <w:szCs w:val="22"/>
          <w:rtl/>
        </w:rPr>
      </w:pPr>
      <w:r>
        <w:rPr>
          <w:noProof/>
          <w:rtl/>
        </w:rPr>
        <w:t>פורעת כתובתה מנכסים משועבדים רק בשבועה</w:t>
      </w:r>
      <w:r w:rsidR="00D605B0">
        <w:rPr>
          <w:rFonts w:hint="cs"/>
          <w:noProof/>
          <w:rtl/>
        </w:rPr>
        <w:t xml:space="preserve">, </w:t>
      </w:r>
      <w:r>
        <w:rPr>
          <w:noProof/>
          <w:rtl/>
        </w:rPr>
        <w:t>ונפרעת שלא בפניו רק בשבועה</w:t>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Toc119353483 \h</w:instrText>
      </w:r>
      <w:r>
        <w:rPr>
          <w:noProof/>
          <w:rtl/>
        </w:rPr>
        <w:instrText xml:space="preserve"> </w:instrText>
      </w:r>
      <w:r>
        <w:rPr>
          <w:noProof/>
          <w:rtl/>
        </w:rPr>
      </w:r>
      <w:r>
        <w:rPr>
          <w:noProof/>
          <w:rtl/>
        </w:rPr>
        <w:fldChar w:fldCharType="separate"/>
      </w:r>
      <w:r w:rsidR="00500AD7">
        <w:rPr>
          <w:noProof/>
          <w:rtl/>
        </w:rPr>
        <w:t>175</w:t>
      </w:r>
      <w:r>
        <w:rPr>
          <w:noProof/>
          <w:rtl/>
        </w:rPr>
        <w:fldChar w:fldCharType="end"/>
      </w:r>
    </w:p>
    <w:p w14:paraId="02306CE6" w14:textId="5E9E8693"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ר"ש: כל זמן שתובעת כתובתה יורשין משביעין אותה.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Toc119353485 \h</w:instrText>
      </w:r>
      <w:r>
        <w:rPr>
          <w:noProof/>
          <w:rtl/>
        </w:rPr>
        <w:instrText xml:space="preserve"> </w:instrText>
      </w:r>
      <w:r>
        <w:rPr>
          <w:noProof/>
          <w:rtl/>
        </w:rPr>
      </w:r>
      <w:r>
        <w:rPr>
          <w:noProof/>
          <w:rtl/>
        </w:rPr>
        <w:fldChar w:fldCharType="separate"/>
      </w:r>
      <w:r w:rsidR="00500AD7">
        <w:rPr>
          <w:noProof/>
          <w:rtl/>
        </w:rPr>
        <w:t>176</w:t>
      </w:r>
      <w:r>
        <w:rPr>
          <w:noProof/>
          <w:rtl/>
        </w:rPr>
        <w:fldChar w:fldCharType="end"/>
      </w:r>
    </w:p>
    <w:p w14:paraId="16CE7771" w14:textId="75334529"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ד' ה"ת לבאר על מה נסובו דברי ר"ש במתני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Toc119353486 \h</w:instrText>
      </w:r>
      <w:r>
        <w:rPr>
          <w:noProof/>
          <w:rtl/>
        </w:rPr>
        <w:instrText xml:space="preserve"> </w:instrText>
      </w:r>
      <w:r>
        <w:rPr>
          <w:noProof/>
          <w:rtl/>
        </w:rPr>
      </w:r>
      <w:r>
        <w:rPr>
          <w:noProof/>
          <w:rtl/>
        </w:rPr>
        <w:fldChar w:fldCharType="separate"/>
      </w:r>
      <w:r w:rsidR="00500AD7">
        <w:rPr>
          <w:noProof/>
          <w:rtl/>
        </w:rPr>
        <w:t>176</w:t>
      </w:r>
      <w:r>
        <w:rPr>
          <w:noProof/>
          <w:rtl/>
        </w:rPr>
        <w:fldChar w:fldCharType="end"/>
      </w:r>
    </w:p>
    <w:p w14:paraId="09C8F343" w14:textId="4AF13905" w:rsidR="0087139A" w:rsidRDefault="0087139A" w:rsidP="008E6019">
      <w:pPr>
        <w:pStyle w:val="afffff7"/>
        <w:framePr w:wrap="around"/>
        <w:rPr>
          <w:rFonts w:asciiTheme="minorHAnsi" w:eastAsiaTheme="minorEastAsia" w:hAnsiTheme="minorHAnsi" w:cstheme="minorBidi"/>
          <w:sz w:val="22"/>
          <w:szCs w:val="22"/>
          <w:rtl/>
        </w:rPr>
      </w:pPr>
      <w:r>
        <w:rPr>
          <w:rtl/>
        </w:rPr>
        <w:t>פט.</w:t>
      </w:r>
      <w:r>
        <w:rPr>
          <w:rtl/>
        </w:rPr>
        <w:fldChar w:fldCharType="begin"/>
      </w:r>
      <w:r>
        <w:rPr>
          <w:rtl/>
        </w:rPr>
        <w:instrText xml:space="preserve"> </w:instrText>
      </w:r>
      <w:r>
        <w:instrText>PAGEREF</w:instrText>
      </w:r>
      <w:r>
        <w:rPr>
          <w:rtl/>
        </w:rPr>
        <w:instrText xml:space="preserve"> _</w:instrText>
      </w:r>
      <w:r>
        <w:instrText>Toc119353487 \h</w:instrText>
      </w:r>
      <w:r>
        <w:rPr>
          <w:rtl/>
        </w:rPr>
        <w:instrText xml:space="preserve"> </w:instrText>
      </w:r>
      <w:r>
        <w:rPr>
          <w:rtl/>
        </w:rPr>
      </w:r>
      <w:r>
        <w:rPr>
          <w:rtl/>
        </w:rPr>
        <w:fldChar w:fldCharType="separate"/>
      </w:r>
      <w:r w:rsidR="00500AD7">
        <w:rPr>
          <w:rtl/>
        </w:rPr>
        <w:t>177</w:t>
      </w:r>
      <w:r>
        <w:rPr>
          <w:rtl/>
        </w:rPr>
        <w:fldChar w:fldCharType="end"/>
      </w:r>
    </w:p>
    <w:p w14:paraId="7D290736" w14:textId="6BFEF567"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הוציאה גט ואין עמו כתובה - גובה כתובתה.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Toc119353488 \h</w:instrText>
      </w:r>
      <w:r>
        <w:rPr>
          <w:noProof/>
          <w:rtl/>
        </w:rPr>
        <w:instrText xml:space="preserve"> </w:instrText>
      </w:r>
      <w:r>
        <w:rPr>
          <w:noProof/>
          <w:rtl/>
        </w:rPr>
      </w:r>
      <w:r>
        <w:rPr>
          <w:noProof/>
          <w:rtl/>
        </w:rPr>
        <w:fldChar w:fldCharType="separate"/>
      </w:r>
      <w:r w:rsidR="00500AD7">
        <w:rPr>
          <w:noProof/>
          <w:rtl/>
        </w:rPr>
        <w:t>177</w:t>
      </w:r>
      <w:r>
        <w:rPr>
          <w:noProof/>
          <w:rtl/>
        </w:rPr>
        <w:fldChar w:fldCharType="end"/>
      </w:r>
    </w:p>
    <w:p w14:paraId="2A069376" w14:textId="7DF6D606"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ש"מ: כותבין שובר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Toc119353489 \h</w:instrText>
      </w:r>
      <w:r>
        <w:rPr>
          <w:noProof/>
          <w:rtl/>
        </w:rPr>
        <w:instrText xml:space="preserve"> </w:instrText>
      </w:r>
      <w:r>
        <w:rPr>
          <w:noProof/>
          <w:rtl/>
        </w:rPr>
      </w:r>
      <w:r>
        <w:rPr>
          <w:noProof/>
          <w:rtl/>
        </w:rPr>
        <w:fldChar w:fldCharType="separate"/>
      </w:r>
      <w:r w:rsidR="00500AD7">
        <w:rPr>
          <w:noProof/>
          <w:rtl/>
        </w:rPr>
        <w:t>177</w:t>
      </w:r>
      <w:r>
        <w:rPr>
          <w:noProof/>
          <w:rtl/>
        </w:rPr>
        <w:fldChar w:fldCharType="end"/>
      </w:r>
    </w:p>
    <w:p w14:paraId="5953DE9F" w14:textId="49CACFE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 xml:space="preserve">מקבדר"ח לר"א: </w:t>
      </w:r>
      <w:r w:rsidRPr="00B64141">
        <w:rPr>
          <w:noProof/>
          <w:rtl/>
        </w:rPr>
        <w:t>אלמנה מהאירוסין יש לה כתובה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Toc119353490 \h</w:instrText>
      </w:r>
      <w:r>
        <w:rPr>
          <w:noProof/>
          <w:rtl/>
        </w:rPr>
        <w:instrText xml:space="preserve"> </w:instrText>
      </w:r>
      <w:r>
        <w:rPr>
          <w:noProof/>
          <w:rtl/>
        </w:rPr>
      </w:r>
      <w:r>
        <w:rPr>
          <w:noProof/>
          <w:rtl/>
        </w:rPr>
        <w:fldChar w:fldCharType="separate"/>
      </w:r>
      <w:r w:rsidR="00500AD7">
        <w:rPr>
          <w:noProof/>
          <w:rtl/>
        </w:rPr>
        <w:t>178</w:t>
      </w:r>
      <w:r>
        <w:rPr>
          <w:noProof/>
          <w:rtl/>
        </w:rPr>
        <w:fldChar w:fldCharType="end"/>
      </w:r>
    </w:p>
    <w:p w14:paraId="1B0913EB" w14:textId="5344A731" w:rsidR="0087139A" w:rsidRDefault="0087139A" w:rsidP="00D605B0">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שני גיטין ושתי כתובות</w:t>
      </w:r>
      <w:r w:rsidR="00D605B0">
        <w:rPr>
          <w:rFonts w:hint="cs"/>
          <w:noProof/>
          <w:rtl/>
        </w:rPr>
        <w:t>,</w:t>
      </w:r>
      <w:r w:rsidR="00D605B0">
        <w:rPr>
          <w:rFonts w:hint="cs"/>
          <w:noProof/>
          <w:shd w:val="clear" w:color="auto" w:fill="F2F2F2" w:themeFill="background1" w:themeFillShade="F2"/>
          <w:rtl/>
        </w:rPr>
        <w:t xml:space="preserve"> </w:t>
      </w:r>
      <w:r w:rsidRPr="00B64141">
        <w:rPr>
          <w:noProof/>
          <w:shd w:val="clear" w:color="auto" w:fill="F2F2F2" w:themeFill="background1" w:themeFillShade="F2"/>
          <w:rtl/>
        </w:rPr>
        <w:t>שתי כתובות וגט אחד,</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Toc119353492 \h</w:instrText>
      </w:r>
      <w:r>
        <w:rPr>
          <w:noProof/>
          <w:rtl/>
        </w:rPr>
        <w:instrText xml:space="preserve"> </w:instrText>
      </w:r>
      <w:r>
        <w:rPr>
          <w:noProof/>
          <w:rtl/>
        </w:rPr>
      </w:r>
      <w:r>
        <w:rPr>
          <w:noProof/>
          <w:rtl/>
        </w:rPr>
        <w:fldChar w:fldCharType="separate"/>
      </w:r>
      <w:r w:rsidR="00500AD7">
        <w:rPr>
          <w:noProof/>
          <w:rtl/>
        </w:rPr>
        <w:t>179</w:t>
      </w:r>
      <w:r>
        <w:rPr>
          <w:noProof/>
          <w:rtl/>
        </w:rPr>
        <w:fldChar w:fldCharType="end"/>
      </w:r>
    </w:p>
    <w:p w14:paraId="464DE3E8" w14:textId="1B747FEC"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אם רוצה גובה בזה ואם רוצה בזה.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Toc119353493 \h</w:instrText>
      </w:r>
      <w:r>
        <w:rPr>
          <w:noProof/>
          <w:rtl/>
        </w:rPr>
        <w:instrText xml:space="preserve"> </w:instrText>
      </w:r>
      <w:r>
        <w:rPr>
          <w:noProof/>
          <w:rtl/>
        </w:rPr>
      </w:r>
      <w:r>
        <w:rPr>
          <w:noProof/>
          <w:rtl/>
        </w:rPr>
        <w:fldChar w:fldCharType="separate"/>
      </w:r>
      <w:r w:rsidR="00500AD7">
        <w:rPr>
          <w:noProof/>
          <w:rtl/>
        </w:rPr>
        <w:t>179</w:t>
      </w:r>
      <w:r>
        <w:rPr>
          <w:noProof/>
          <w:rtl/>
        </w:rPr>
        <w:fldChar w:fldCharType="end"/>
      </w:r>
    </w:p>
    <w:p w14:paraId="352D0FD7" w14:textId="72B5A5F9"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הוציאה גט וכתובה ומיתה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Toc119353494 \h</w:instrText>
      </w:r>
      <w:r>
        <w:rPr>
          <w:noProof/>
          <w:rtl/>
        </w:rPr>
        <w:instrText xml:space="preserve"> </w:instrText>
      </w:r>
      <w:r>
        <w:rPr>
          <w:noProof/>
          <w:rtl/>
        </w:rPr>
      </w:r>
      <w:r>
        <w:rPr>
          <w:noProof/>
          <w:rtl/>
        </w:rPr>
        <w:fldChar w:fldCharType="separate"/>
      </w:r>
      <w:r w:rsidR="00500AD7">
        <w:rPr>
          <w:noProof/>
          <w:rtl/>
        </w:rPr>
        <w:t>179</w:t>
      </w:r>
      <w:r>
        <w:rPr>
          <w:noProof/>
          <w:rtl/>
        </w:rPr>
        <w:fldChar w:fldCharType="end"/>
      </w:r>
    </w:p>
    <w:p w14:paraId="1CC57117" w14:textId="3DAD2809" w:rsidR="0087139A" w:rsidRDefault="0087139A" w:rsidP="008E6019">
      <w:pPr>
        <w:pStyle w:val="afffff7"/>
        <w:framePr w:wrap="around"/>
        <w:rPr>
          <w:rFonts w:asciiTheme="minorHAnsi" w:eastAsiaTheme="minorEastAsia" w:hAnsiTheme="minorHAnsi" w:cstheme="minorBidi"/>
          <w:sz w:val="22"/>
          <w:szCs w:val="22"/>
          <w:rtl/>
        </w:rPr>
      </w:pPr>
      <w:r>
        <w:rPr>
          <w:rtl/>
        </w:rPr>
        <w:t>צ.</w:t>
      </w:r>
      <w:r>
        <w:rPr>
          <w:rtl/>
        </w:rPr>
        <w:fldChar w:fldCharType="begin"/>
      </w:r>
      <w:r>
        <w:rPr>
          <w:rtl/>
        </w:rPr>
        <w:instrText xml:space="preserve"> </w:instrText>
      </w:r>
      <w:r>
        <w:instrText>PAGEREF</w:instrText>
      </w:r>
      <w:r>
        <w:rPr>
          <w:rtl/>
        </w:rPr>
        <w:instrText xml:space="preserve"> _</w:instrText>
      </w:r>
      <w:r>
        <w:instrText>Toc119353495 \h</w:instrText>
      </w:r>
      <w:r>
        <w:rPr>
          <w:rtl/>
        </w:rPr>
        <w:instrText xml:space="preserve"> </w:instrText>
      </w:r>
      <w:r>
        <w:rPr>
          <w:rtl/>
        </w:rPr>
      </w:r>
      <w:r>
        <w:rPr>
          <w:rtl/>
        </w:rPr>
        <w:fldChar w:fldCharType="separate"/>
      </w:r>
      <w:r w:rsidR="00500AD7">
        <w:rPr>
          <w:rtl/>
        </w:rPr>
        <w:t>179</w:t>
      </w:r>
      <w:r>
        <w:rPr>
          <w:rtl/>
        </w:rPr>
        <w:fldChar w:fldCharType="end"/>
      </w:r>
    </w:p>
    <w:p w14:paraId="03BAFBDC" w14:textId="245F48D5" w:rsidR="0087139A" w:rsidRDefault="0087139A" w:rsidP="00D96913">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 xml:space="preserve">קטן שהשיאו אביו </w:t>
      </w:r>
      <w:r w:rsidR="00D96913">
        <w:rPr>
          <w:rFonts w:hint="cs"/>
          <w:noProof/>
          <w:rtl/>
        </w:rPr>
        <w:t xml:space="preserve">, </w:t>
      </w:r>
      <w:r w:rsidRPr="00B64141">
        <w:rPr>
          <w:noProof/>
          <w:shd w:val="clear" w:color="auto" w:fill="F2F2F2" w:themeFill="background1" w:themeFillShade="F2"/>
          <w:rtl/>
        </w:rPr>
        <w:t>גר שנתגיירה אשתו עמו -</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Toc119353497 \h</w:instrText>
      </w:r>
      <w:r>
        <w:rPr>
          <w:noProof/>
          <w:rtl/>
        </w:rPr>
        <w:instrText xml:space="preserve"> </w:instrText>
      </w:r>
      <w:r>
        <w:rPr>
          <w:noProof/>
          <w:rtl/>
        </w:rPr>
      </w:r>
      <w:r>
        <w:rPr>
          <w:noProof/>
          <w:rtl/>
        </w:rPr>
        <w:fldChar w:fldCharType="separate"/>
      </w:r>
      <w:r w:rsidR="00500AD7">
        <w:rPr>
          <w:noProof/>
          <w:rtl/>
        </w:rPr>
        <w:t>179</w:t>
      </w:r>
      <w:r>
        <w:rPr>
          <w:noProof/>
          <w:rtl/>
        </w:rPr>
        <w:fldChar w:fldCharType="end"/>
      </w:r>
    </w:p>
    <w:p w14:paraId="375CDE98" w14:textId="3A3E80AD"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מי שהיה נשוי שתי נשים ומת,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Toc119353498 \h</w:instrText>
      </w:r>
      <w:r>
        <w:rPr>
          <w:noProof/>
          <w:rtl/>
        </w:rPr>
        <w:instrText xml:space="preserve"> </w:instrText>
      </w:r>
      <w:r>
        <w:rPr>
          <w:noProof/>
          <w:rtl/>
        </w:rPr>
      </w:r>
      <w:r>
        <w:rPr>
          <w:noProof/>
          <w:rtl/>
        </w:rPr>
        <w:fldChar w:fldCharType="separate"/>
      </w:r>
      <w:r w:rsidR="00500AD7">
        <w:rPr>
          <w:noProof/>
          <w:rtl/>
        </w:rPr>
        <w:t>180</w:t>
      </w:r>
      <w:r>
        <w:rPr>
          <w:noProof/>
          <w:rtl/>
        </w:rPr>
        <w:fldChar w:fldCharType="end"/>
      </w:r>
    </w:p>
    <w:p w14:paraId="00D4457D" w14:textId="1A980F93"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קודמת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Toc119353499 \h</w:instrText>
      </w:r>
      <w:r>
        <w:rPr>
          <w:noProof/>
          <w:rtl/>
        </w:rPr>
        <w:instrText xml:space="preserve"> </w:instrText>
      </w:r>
      <w:r>
        <w:rPr>
          <w:noProof/>
          <w:rtl/>
        </w:rPr>
      </w:r>
      <w:r>
        <w:rPr>
          <w:noProof/>
          <w:rtl/>
        </w:rPr>
        <w:fldChar w:fldCharType="separate"/>
      </w:r>
      <w:r w:rsidR="00500AD7">
        <w:rPr>
          <w:noProof/>
          <w:rtl/>
        </w:rPr>
        <w:t>180</w:t>
      </w:r>
      <w:r>
        <w:rPr>
          <w:noProof/>
          <w:rtl/>
        </w:rPr>
        <w:fldChar w:fldCharType="end"/>
      </w:r>
    </w:p>
    <w:p w14:paraId="7860BAF2" w14:textId="77B5F62D"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lastRenderedPageBreak/>
        <w:t>נשא את הראשונה.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Toc119353501 \h</w:instrText>
      </w:r>
      <w:r>
        <w:rPr>
          <w:noProof/>
          <w:rtl/>
        </w:rPr>
        <w:instrText xml:space="preserve"> </w:instrText>
      </w:r>
      <w:r>
        <w:rPr>
          <w:noProof/>
          <w:rtl/>
        </w:rPr>
      </w:r>
      <w:r>
        <w:rPr>
          <w:noProof/>
          <w:rtl/>
        </w:rPr>
        <w:fldChar w:fldCharType="separate"/>
      </w:r>
      <w:r w:rsidR="00500AD7">
        <w:rPr>
          <w:noProof/>
          <w:rtl/>
        </w:rPr>
        <w:t>180</w:t>
      </w:r>
      <w:r>
        <w:rPr>
          <w:noProof/>
          <w:rtl/>
        </w:rPr>
        <w:fldChar w:fldCharType="end"/>
      </w:r>
    </w:p>
    <w:p w14:paraId="31F0CE1A" w14:textId="3F6E0E6B"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Toc119353502 \h</w:instrText>
      </w:r>
      <w:r>
        <w:rPr>
          <w:noProof/>
          <w:rtl/>
        </w:rPr>
        <w:instrText xml:space="preserve"> </w:instrText>
      </w:r>
      <w:r>
        <w:rPr>
          <w:noProof/>
          <w:rtl/>
        </w:rPr>
      </w:r>
      <w:r>
        <w:rPr>
          <w:noProof/>
          <w:rtl/>
        </w:rPr>
        <w:fldChar w:fldCharType="separate"/>
      </w:r>
      <w:r w:rsidR="00500AD7">
        <w:rPr>
          <w:noProof/>
          <w:rtl/>
        </w:rPr>
        <w:t>181</w:t>
      </w:r>
      <w:r>
        <w:rPr>
          <w:noProof/>
          <w:rtl/>
        </w:rPr>
        <w:fldChar w:fldCharType="end"/>
      </w:r>
    </w:p>
    <w:p w14:paraId="7E1F7C68" w14:textId="7C2BE274" w:rsidR="0087139A" w:rsidRDefault="0087139A" w:rsidP="008E6019">
      <w:pPr>
        <w:pStyle w:val="afffff7"/>
        <w:framePr w:wrap="around"/>
        <w:rPr>
          <w:rFonts w:asciiTheme="minorHAnsi" w:eastAsiaTheme="minorEastAsia" w:hAnsiTheme="minorHAnsi" w:cstheme="minorBidi"/>
          <w:sz w:val="22"/>
          <w:szCs w:val="22"/>
          <w:rtl/>
        </w:rPr>
      </w:pPr>
      <w:r>
        <w:rPr>
          <w:rtl/>
        </w:rPr>
        <w:t>צא.</w:t>
      </w:r>
      <w:r>
        <w:rPr>
          <w:rtl/>
        </w:rPr>
        <w:fldChar w:fldCharType="begin"/>
      </w:r>
      <w:r>
        <w:rPr>
          <w:rtl/>
        </w:rPr>
        <w:instrText xml:space="preserve"> </w:instrText>
      </w:r>
      <w:r>
        <w:instrText>PAGEREF</w:instrText>
      </w:r>
      <w:r>
        <w:rPr>
          <w:rtl/>
        </w:rPr>
        <w:instrText xml:space="preserve"> _</w:instrText>
      </w:r>
      <w:r>
        <w:instrText>Toc119353503 \h</w:instrText>
      </w:r>
      <w:r>
        <w:rPr>
          <w:rtl/>
        </w:rPr>
        <w:instrText xml:space="preserve"> </w:instrText>
      </w:r>
      <w:r>
        <w:rPr>
          <w:rtl/>
        </w:rPr>
      </w:r>
      <w:r>
        <w:rPr>
          <w:rtl/>
        </w:rPr>
        <w:fldChar w:fldCharType="separate"/>
      </w:r>
      <w:r w:rsidR="00500AD7">
        <w:rPr>
          <w:rtl/>
        </w:rPr>
        <w:t>181</w:t>
      </w:r>
      <w:r>
        <w:rPr>
          <w:rtl/>
        </w:rPr>
        <w:fldChar w:fldCharType="end"/>
      </w:r>
    </w:p>
    <w:p w14:paraId="1D557DF5" w14:textId="02D8ACC9" w:rsidR="00D96913" w:rsidRDefault="00D96913">
      <w:pPr>
        <w:pStyle w:val="TOC1"/>
        <w:tabs>
          <w:tab w:val="right" w:leader="dot" w:pos="3392"/>
        </w:tabs>
        <w:rPr>
          <w:noProof/>
          <w:shd w:val="clear" w:color="auto" w:fill="F2F2F2" w:themeFill="background1" w:themeFillShade="F2"/>
          <w:rtl/>
        </w:rPr>
      </w:pPr>
      <w:r>
        <w:rPr>
          <w:rFonts w:hint="cs"/>
          <w:noProof/>
          <w:shd w:val="clear" w:color="auto" w:fill="F2F2F2" w:themeFill="background1" w:themeFillShade="F2"/>
          <w:rtl/>
        </w:rPr>
        <w:t xml:space="preserve">                                           </w:t>
      </w:r>
      <w:r w:rsidRPr="00D96913">
        <w:rPr>
          <w:rFonts w:hint="cs"/>
          <w:noProof/>
          <w:sz w:val="22"/>
          <w:szCs w:val="18"/>
          <w:shd w:val="clear" w:color="auto" w:fill="F2F2F2" w:themeFill="background1" w:themeFillShade="F2"/>
          <w:rtl/>
        </w:rPr>
        <w:t>פרק עשירי מי שהיה נשו</w:t>
      </w:r>
      <w:r>
        <w:rPr>
          <w:rFonts w:hint="cs"/>
          <w:noProof/>
          <w:sz w:val="22"/>
          <w:szCs w:val="18"/>
          <w:shd w:val="clear" w:color="auto" w:fill="F2F2F2" w:themeFill="background1" w:themeFillShade="F2"/>
          <w:rtl/>
        </w:rPr>
        <w:t>י</w:t>
      </w:r>
      <w:r>
        <w:rPr>
          <w:rFonts w:hint="cs"/>
          <w:noProof/>
          <w:shd w:val="clear" w:color="auto" w:fill="F2F2F2" w:themeFill="background1" w:themeFillShade="F2"/>
          <w:rtl/>
        </w:rPr>
        <w:t xml:space="preserve"> </w:t>
      </w:r>
    </w:p>
    <w:p w14:paraId="18F48E21" w14:textId="79125851"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מי שהיה נשוי שתי נשים ומתו, ואחר כך מת הוא,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Toc119353504 \h</w:instrText>
      </w:r>
      <w:r>
        <w:rPr>
          <w:noProof/>
          <w:rtl/>
        </w:rPr>
        <w:instrText xml:space="preserve"> </w:instrText>
      </w:r>
      <w:r>
        <w:rPr>
          <w:noProof/>
          <w:rtl/>
        </w:rPr>
      </w:r>
      <w:r>
        <w:rPr>
          <w:noProof/>
          <w:rtl/>
        </w:rPr>
        <w:fldChar w:fldCharType="separate"/>
      </w:r>
      <w:r w:rsidR="00500AD7">
        <w:rPr>
          <w:noProof/>
          <w:rtl/>
        </w:rPr>
        <w:t>182</w:t>
      </w:r>
      <w:r>
        <w:rPr>
          <w:noProof/>
          <w:rtl/>
        </w:rPr>
        <w:fldChar w:fldCharType="end"/>
      </w:r>
    </w:p>
    <w:p w14:paraId="78FD54A3" w14:textId="70B82294"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מועטין ונתרבו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Toc119353505 \h</w:instrText>
      </w:r>
      <w:r>
        <w:rPr>
          <w:noProof/>
          <w:rtl/>
        </w:rPr>
        <w:instrText xml:space="preserve"> </w:instrText>
      </w:r>
      <w:r>
        <w:rPr>
          <w:noProof/>
          <w:rtl/>
        </w:rPr>
      </w:r>
      <w:r>
        <w:rPr>
          <w:noProof/>
          <w:rtl/>
        </w:rPr>
        <w:fldChar w:fldCharType="separate"/>
      </w:r>
      <w:r w:rsidR="00500AD7">
        <w:rPr>
          <w:noProof/>
          <w:rtl/>
        </w:rPr>
        <w:t>183</w:t>
      </w:r>
      <w:r>
        <w:rPr>
          <w:noProof/>
          <w:rtl/>
        </w:rPr>
        <w:fldChar w:fldCharType="end"/>
      </w:r>
    </w:p>
    <w:p w14:paraId="74D860CB" w14:textId="63138E7C" w:rsidR="0087139A" w:rsidRDefault="0087139A" w:rsidP="008E6019">
      <w:pPr>
        <w:pStyle w:val="afffff7"/>
        <w:framePr w:wrap="around"/>
        <w:rPr>
          <w:rFonts w:asciiTheme="minorHAnsi" w:eastAsiaTheme="minorEastAsia" w:hAnsiTheme="minorHAnsi" w:cstheme="minorBidi"/>
          <w:sz w:val="22"/>
          <w:szCs w:val="22"/>
          <w:rtl/>
        </w:rPr>
      </w:pPr>
      <w:r>
        <w:rPr>
          <w:rtl/>
        </w:rPr>
        <w:t>צג.</w:t>
      </w:r>
      <w:r>
        <w:rPr>
          <w:rtl/>
        </w:rPr>
        <w:fldChar w:fldCharType="begin"/>
      </w:r>
      <w:r>
        <w:rPr>
          <w:rtl/>
        </w:rPr>
        <w:instrText xml:space="preserve"> </w:instrText>
      </w:r>
      <w:r>
        <w:instrText>PAGEREF</w:instrText>
      </w:r>
      <w:r>
        <w:rPr>
          <w:rtl/>
        </w:rPr>
        <w:instrText xml:space="preserve"> _</w:instrText>
      </w:r>
      <w:r>
        <w:instrText>Toc119353508 \h</w:instrText>
      </w:r>
      <w:r>
        <w:rPr>
          <w:rtl/>
        </w:rPr>
        <w:instrText xml:space="preserve"> </w:instrText>
      </w:r>
      <w:r>
        <w:rPr>
          <w:rtl/>
        </w:rPr>
      </w:r>
      <w:r>
        <w:rPr>
          <w:rtl/>
        </w:rPr>
        <w:fldChar w:fldCharType="separate"/>
      </w:r>
      <w:r w:rsidR="00500AD7">
        <w:rPr>
          <w:rtl/>
        </w:rPr>
        <w:t>185</w:t>
      </w:r>
      <w:r>
        <w:rPr>
          <w:rtl/>
        </w:rPr>
        <w:fldChar w:fldCharType="end"/>
      </w:r>
    </w:p>
    <w:p w14:paraId="2C063B9E" w14:textId="4F8822D2"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עד שלא החזיק</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Toc119353509 \h</w:instrText>
      </w:r>
      <w:r>
        <w:rPr>
          <w:noProof/>
          <w:rtl/>
        </w:rPr>
        <w:instrText xml:space="preserve"> </w:instrText>
      </w:r>
      <w:r>
        <w:rPr>
          <w:noProof/>
          <w:rtl/>
        </w:rPr>
      </w:r>
      <w:r>
        <w:rPr>
          <w:noProof/>
          <w:rtl/>
        </w:rPr>
        <w:fldChar w:fldCharType="separate"/>
      </w:r>
      <w:r w:rsidR="00500AD7">
        <w:rPr>
          <w:noProof/>
          <w:rtl/>
        </w:rPr>
        <w:t>185</w:t>
      </w:r>
      <w:r>
        <w:rPr>
          <w:noProof/>
          <w:rtl/>
        </w:rPr>
        <w:fldChar w:fldCharType="end"/>
      </w:r>
    </w:p>
    <w:p w14:paraId="0629D739" w14:textId="613CF80F" w:rsidR="0087139A" w:rsidRDefault="0087139A">
      <w:pPr>
        <w:pStyle w:val="TOC2"/>
        <w:tabs>
          <w:tab w:val="right" w:leader="dot" w:pos="3392"/>
        </w:tabs>
        <w:rPr>
          <w:rFonts w:asciiTheme="minorHAnsi" w:eastAsiaTheme="minorEastAsia" w:hAnsiTheme="minorHAnsi" w:cstheme="minorBidi"/>
          <w:noProof/>
          <w:sz w:val="22"/>
          <w:szCs w:val="22"/>
          <w:rtl/>
        </w:rPr>
      </w:pPr>
      <w:r w:rsidRPr="00B64141">
        <w:rPr>
          <w:noProof/>
          <w:spacing w:val="-2"/>
          <w:rtl/>
        </w:rPr>
        <w:t>משהחזיק</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Toc119353510 \h</w:instrText>
      </w:r>
      <w:r>
        <w:rPr>
          <w:noProof/>
          <w:rtl/>
        </w:rPr>
        <w:instrText xml:space="preserve"> </w:instrText>
      </w:r>
      <w:r>
        <w:rPr>
          <w:noProof/>
          <w:rtl/>
        </w:rPr>
      </w:r>
      <w:r>
        <w:rPr>
          <w:noProof/>
          <w:rtl/>
        </w:rPr>
        <w:fldChar w:fldCharType="separate"/>
      </w:r>
      <w:r w:rsidR="00500AD7">
        <w:rPr>
          <w:noProof/>
          <w:rtl/>
        </w:rPr>
        <w:t>185</w:t>
      </w:r>
      <w:r>
        <w:rPr>
          <w:noProof/>
          <w:rtl/>
        </w:rPr>
        <w:fldChar w:fldCharType="end"/>
      </w:r>
    </w:p>
    <w:p w14:paraId="0E324960" w14:textId="14B60DBA"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מי שהיה נשוי שלש נשים ומת,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Toc119353511 \h</w:instrText>
      </w:r>
      <w:r>
        <w:rPr>
          <w:noProof/>
          <w:rtl/>
        </w:rPr>
        <w:instrText xml:space="preserve"> </w:instrText>
      </w:r>
      <w:r>
        <w:rPr>
          <w:noProof/>
          <w:rtl/>
        </w:rPr>
      </w:r>
      <w:r>
        <w:rPr>
          <w:noProof/>
          <w:rtl/>
        </w:rPr>
        <w:fldChar w:fldCharType="separate"/>
      </w:r>
      <w:r w:rsidR="00500AD7">
        <w:rPr>
          <w:noProof/>
          <w:rtl/>
        </w:rPr>
        <w:t>185</w:t>
      </w:r>
      <w:r>
        <w:rPr>
          <w:noProof/>
          <w:rtl/>
        </w:rPr>
        <w:fldChar w:fldCharType="end"/>
      </w:r>
    </w:p>
    <w:p w14:paraId="3A35AD09" w14:textId="5B9D403D"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של מנה נוטלת חמשים,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Toc119353512 \h</w:instrText>
      </w:r>
      <w:r>
        <w:rPr>
          <w:noProof/>
          <w:rtl/>
        </w:rPr>
        <w:instrText xml:space="preserve"> </w:instrText>
      </w:r>
      <w:r>
        <w:rPr>
          <w:noProof/>
          <w:rtl/>
        </w:rPr>
      </w:r>
      <w:r>
        <w:rPr>
          <w:noProof/>
          <w:rtl/>
        </w:rPr>
        <w:fldChar w:fldCharType="separate"/>
      </w:r>
      <w:r w:rsidR="00500AD7">
        <w:rPr>
          <w:noProof/>
          <w:rtl/>
        </w:rPr>
        <w:t>186</w:t>
      </w:r>
      <w:r>
        <w:rPr>
          <w:noProof/>
          <w:rtl/>
        </w:rPr>
        <w:fldChar w:fldCharType="end"/>
      </w:r>
    </w:p>
    <w:p w14:paraId="383BFED9" w14:textId="7D4A0E19"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היו שם שלש מאות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Toc119353513 \h</w:instrText>
      </w:r>
      <w:r>
        <w:rPr>
          <w:noProof/>
          <w:rtl/>
        </w:rPr>
        <w:instrText xml:space="preserve"> </w:instrText>
      </w:r>
      <w:r>
        <w:rPr>
          <w:noProof/>
          <w:rtl/>
        </w:rPr>
      </w:r>
      <w:r>
        <w:rPr>
          <w:noProof/>
          <w:rtl/>
        </w:rPr>
        <w:fldChar w:fldCharType="separate"/>
      </w:r>
      <w:r w:rsidR="00500AD7">
        <w:rPr>
          <w:noProof/>
          <w:rtl/>
        </w:rPr>
        <w:t>186</w:t>
      </w:r>
      <w:r>
        <w:rPr>
          <w:noProof/>
          <w:rtl/>
        </w:rPr>
        <w:fldChar w:fldCharType="end"/>
      </w:r>
    </w:p>
    <w:p w14:paraId="281F8436" w14:textId="6A3BA0AD"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וכן שלשה שהטילו.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Toc119353515 \h</w:instrText>
      </w:r>
      <w:r>
        <w:rPr>
          <w:noProof/>
          <w:rtl/>
        </w:rPr>
        <w:instrText xml:space="preserve"> </w:instrText>
      </w:r>
      <w:r>
        <w:rPr>
          <w:noProof/>
          <w:rtl/>
        </w:rPr>
      </w:r>
      <w:r>
        <w:rPr>
          <w:noProof/>
          <w:rtl/>
        </w:rPr>
        <w:fldChar w:fldCharType="separate"/>
      </w:r>
      <w:r w:rsidR="00500AD7">
        <w:rPr>
          <w:noProof/>
          <w:rtl/>
        </w:rPr>
        <w:t>186</w:t>
      </w:r>
      <w:r>
        <w:rPr>
          <w:noProof/>
          <w:rtl/>
        </w:rPr>
        <w:fldChar w:fldCharType="end"/>
      </w:r>
    </w:p>
    <w:p w14:paraId="5C1FE442" w14:textId="0D711BFA"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וה"נ בסיפא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Toc119353516 \h</w:instrText>
      </w:r>
      <w:r>
        <w:rPr>
          <w:noProof/>
          <w:rtl/>
        </w:rPr>
        <w:instrText xml:space="preserve"> </w:instrText>
      </w:r>
      <w:r>
        <w:rPr>
          <w:noProof/>
          <w:rtl/>
        </w:rPr>
      </w:r>
      <w:r>
        <w:rPr>
          <w:noProof/>
          <w:rtl/>
        </w:rPr>
        <w:fldChar w:fldCharType="separate"/>
      </w:r>
      <w:r w:rsidR="00500AD7">
        <w:rPr>
          <w:noProof/>
          <w:rtl/>
        </w:rPr>
        <w:t>187</w:t>
      </w:r>
      <w:r>
        <w:rPr>
          <w:noProof/>
          <w:rtl/>
        </w:rPr>
        <w:fldChar w:fldCharType="end"/>
      </w:r>
    </w:p>
    <w:p w14:paraId="4E848D3F" w14:textId="212E1716"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מי שהיה נשוי ד' נשים ומת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Toc119353517 \h</w:instrText>
      </w:r>
      <w:r>
        <w:rPr>
          <w:noProof/>
          <w:rtl/>
        </w:rPr>
        <w:instrText xml:space="preserve"> </w:instrText>
      </w:r>
      <w:r>
        <w:rPr>
          <w:noProof/>
          <w:rtl/>
        </w:rPr>
      </w:r>
      <w:r>
        <w:rPr>
          <w:noProof/>
          <w:rtl/>
        </w:rPr>
        <w:fldChar w:fldCharType="separate"/>
      </w:r>
      <w:r w:rsidR="00500AD7">
        <w:rPr>
          <w:noProof/>
          <w:rtl/>
        </w:rPr>
        <w:t>187</w:t>
      </w:r>
      <w:r>
        <w:rPr>
          <w:noProof/>
          <w:rtl/>
        </w:rPr>
        <w:fldChar w:fldCharType="end"/>
      </w:r>
    </w:p>
    <w:p w14:paraId="4E2B787C" w14:textId="00387260" w:rsidR="0087139A" w:rsidRDefault="0087139A" w:rsidP="008E6019">
      <w:pPr>
        <w:pStyle w:val="afffff7"/>
        <w:framePr w:wrap="around"/>
        <w:rPr>
          <w:rFonts w:asciiTheme="minorHAnsi" w:eastAsiaTheme="minorEastAsia" w:hAnsiTheme="minorHAnsi" w:cstheme="minorBidi"/>
          <w:sz w:val="22"/>
          <w:szCs w:val="22"/>
          <w:rtl/>
        </w:rPr>
      </w:pPr>
      <w:r>
        <w:rPr>
          <w:rtl/>
        </w:rPr>
        <w:t>צד.</w:t>
      </w:r>
      <w:r>
        <w:rPr>
          <w:rtl/>
        </w:rPr>
        <w:fldChar w:fldCharType="begin"/>
      </w:r>
      <w:r>
        <w:rPr>
          <w:rtl/>
        </w:rPr>
        <w:instrText xml:space="preserve"> </w:instrText>
      </w:r>
      <w:r>
        <w:instrText>PAGEREF</w:instrText>
      </w:r>
      <w:r>
        <w:rPr>
          <w:rtl/>
        </w:rPr>
        <w:instrText xml:space="preserve"> _</w:instrText>
      </w:r>
      <w:r>
        <w:instrText>Toc119353518 \h</w:instrText>
      </w:r>
      <w:r>
        <w:rPr>
          <w:rtl/>
        </w:rPr>
        <w:instrText xml:space="preserve"> </w:instrText>
      </w:r>
      <w:r>
        <w:rPr>
          <w:rtl/>
        </w:rPr>
      </w:r>
      <w:r>
        <w:rPr>
          <w:rtl/>
        </w:rPr>
        <w:fldChar w:fldCharType="separate"/>
      </w:r>
      <w:r w:rsidR="00500AD7">
        <w:rPr>
          <w:rtl/>
        </w:rPr>
        <w:t>187</w:t>
      </w:r>
      <w:r>
        <w:rPr>
          <w:rtl/>
        </w:rPr>
        <w:fldChar w:fldCharType="end"/>
      </w:r>
    </w:p>
    <w:p w14:paraId="22C34051" w14:textId="5E242037"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אתמר: ב' שטרות היוצאים ביום אחד,</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Toc119353520 \h</w:instrText>
      </w:r>
      <w:r>
        <w:rPr>
          <w:noProof/>
          <w:rtl/>
        </w:rPr>
        <w:instrText xml:space="preserve"> </w:instrText>
      </w:r>
      <w:r>
        <w:rPr>
          <w:noProof/>
          <w:rtl/>
        </w:rPr>
      </w:r>
      <w:r>
        <w:rPr>
          <w:noProof/>
          <w:rtl/>
        </w:rPr>
        <w:fldChar w:fldCharType="separate"/>
      </w:r>
      <w:r w:rsidR="00500AD7">
        <w:rPr>
          <w:noProof/>
          <w:rtl/>
        </w:rPr>
        <w:t>188</w:t>
      </w:r>
      <w:r>
        <w:rPr>
          <w:noProof/>
          <w:rtl/>
        </w:rPr>
        <w:fldChar w:fldCharType="end"/>
      </w:r>
    </w:p>
    <w:p w14:paraId="37871FE5" w14:textId="0A50009A"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 xml:space="preserve">אמו של רב"ח </w:t>
      </w:r>
      <w:r w:rsidRPr="00B64141">
        <w:rPr>
          <w:noProof/>
          <w:rtl/>
        </w:rPr>
        <w:t xml:space="preserve">כתבה נכסיה בבוקר </w:t>
      </w:r>
      <w:r w:rsidRPr="00B64141">
        <w:rPr>
          <w:bCs w:val="0"/>
          <w:noProof/>
          <w:rtl/>
        </w:rPr>
        <w:t>לרב"ח</w:t>
      </w:r>
      <w:r w:rsidRPr="00B64141">
        <w:rPr>
          <w:noProof/>
          <w:rtl/>
        </w:rPr>
        <w:t xml:space="preserve">, ובערב </w:t>
      </w:r>
      <w:r w:rsidRPr="00B64141">
        <w:rPr>
          <w:bCs w:val="0"/>
          <w:noProof/>
          <w:rtl/>
        </w:rPr>
        <w:t>לעב"ח,</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Toc119353521 \h</w:instrText>
      </w:r>
      <w:r>
        <w:rPr>
          <w:noProof/>
          <w:rtl/>
        </w:rPr>
        <w:instrText xml:space="preserve"> </w:instrText>
      </w:r>
      <w:r>
        <w:rPr>
          <w:noProof/>
          <w:rtl/>
        </w:rPr>
      </w:r>
      <w:r>
        <w:rPr>
          <w:noProof/>
          <w:rtl/>
        </w:rPr>
        <w:fldChar w:fldCharType="separate"/>
      </w:r>
      <w:r w:rsidR="00500AD7">
        <w:rPr>
          <w:noProof/>
          <w:rtl/>
        </w:rPr>
        <w:t>188</w:t>
      </w:r>
      <w:r>
        <w:rPr>
          <w:noProof/>
          <w:rtl/>
        </w:rPr>
        <w:fldChar w:fldCharType="end"/>
      </w:r>
    </w:p>
    <w:p w14:paraId="55DF5E12" w14:textId="3A33BDC2" w:rsidR="0087139A" w:rsidRDefault="0087139A" w:rsidP="008E6019">
      <w:pPr>
        <w:pStyle w:val="afffff7"/>
        <w:framePr w:wrap="around"/>
        <w:rPr>
          <w:rFonts w:asciiTheme="minorHAnsi" w:eastAsiaTheme="minorEastAsia" w:hAnsiTheme="minorHAnsi" w:cstheme="minorBidi"/>
          <w:sz w:val="22"/>
          <w:szCs w:val="22"/>
          <w:rtl/>
        </w:rPr>
      </w:pPr>
      <w:r>
        <w:rPr>
          <w:rtl/>
        </w:rPr>
        <w:t>צה.</w:t>
      </w:r>
      <w:r>
        <w:rPr>
          <w:rtl/>
        </w:rPr>
        <w:fldChar w:fldCharType="begin"/>
      </w:r>
      <w:r>
        <w:rPr>
          <w:rtl/>
        </w:rPr>
        <w:instrText xml:space="preserve"> </w:instrText>
      </w:r>
      <w:r>
        <w:instrText>PAGEREF</w:instrText>
      </w:r>
      <w:r>
        <w:rPr>
          <w:rtl/>
        </w:rPr>
        <w:instrText xml:space="preserve"> _</w:instrText>
      </w:r>
      <w:r>
        <w:instrText>Toc119353522 \h</w:instrText>
      </w:r>
      <w:r>
        <w:rPr>
          <w:rtl/>
        </w:rPr>
        <w:instrText xml:space="preserve"> </w:instrText>
      </w:r>
      <w:r>
        <w:rPr>
          <w:rtl/>
        </w:rPr>
      </w:r>
      <w:r>
        <w:rPr>
          <w:rtl/>
        </w:rPr>
        <w:fldChar w:fldCharType="separate"/>
      </w:r>
      <w:r w:rsidR="00500AD7">
        <w:rPr>
          <w:rtl/>
        </w:rPr>
        <w:t>189</w:t>
      </w:r>
      <w:r>
        <w:rPr>
          <w:rtl/>
        </w:rPr>
        <w:fldChar w:fldCharType="end"/>
      </w:r>
    </w:p>
    <w:p w14:paraId="7528B61F" w14:textId="16CF80C7"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מי שהיה נשוי ב' נשים,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Toc119353523 \h</w:instrText>
      </w:r>
      <w:r>
        <w:rPr>
          <w:noProof/>
          <w:rtl/>
        </w:rPr>
        <w:instrText xml:space="preserve"> </w:instrText>
      </w:r>
      <w:r>
        <w:rPr>
          <w:noProof/>
          <w:rtl/>
        </w:rPr>
      </w:r>
      <w:r>
        <w:rPr>
          <w:noProof/>
          <w:rtl/>
        </w:rPr>
        <w:fldChar w:fldCharType="separate"/>
      </w:r>
      <w:r w:rsidR="00500AD7">
        <w:rPr>
          <w:noProof/>
          <w:rtl/>
        </w:rPr>
        <w:t>189</w:t>
      </w:r>
      <w:r>
        <w:rPr>
          <w:noProof/>
          <w:rtl/>
        </w:rPr>
        <w:fldChar w:fldCharType="end"/>
      </w:r>
    </w:p>
    <w:p w14:paraId="35DFBE72" w14:textId="664A0B44" w:rsidR="0087139A" w:rsidRDefault="0087139A">
      <w:pPr>
        <w:pStyle w:val="TOC2"/>
        <w:tabs>
          <w:tab w:val="right" w:leader="dot" w:pos="3392"/>
        </w:tabs>
        <w:rPr>
          <w:rFonts w:asciiTheme="minorHAnsi" w:eastAsiaTheme="minorEastAsia" w:hAnsiTheme="minorHAnsi" w:cstheme="minorBidi"/>
          <w:noProof/>
          <w:sz w:val="22"/>
          <w:szCs w:val="22"/>
          <w:rtl/>
        </w:rPr>
      </w:pPr>
      <w:r w:rsidRPr="00B64141">
        <w:rPr>
          <w:noProof/>
          <w:spacing w:val="-2"/>
          <w:rtl/>
        </w:rPr>
        <w:t>כתבה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Toc119353524 \h</w:instrText>
      </w:r>
      <w:r>
        <w:rPr>
          <w:noProof/>
          <w:rtl/>
        </w:rPr>
        <w:instrText xml:space="preserve"> </w:instrText>
      </w:r>
      <w:r>
        <w:rPr>
          <w:noProof/>
          <w:rtl/>
        </w:rPr>
      </w:r>
      <w:r>
        <w:rPr>
          <w:noProof/>
          <w:rtl/>
        </w:rPr>
        <w:fldChar w:fldCharType="separate"/>
      </w:r>
      <w:r w:rsidR="00500AD7">
        <w:rPr>
          <w:noProof/>
          <w:rtl/>
        </w:rPr>
        <w:t>189</w:t>
      </w:r>
      <w:r>
        <w:rPr>
          <w:noProof/>
          <w:rtl/>
        </w:rPr>
        <w:fldChar w:fldCharType="end"/>
      </w:r>
    </w:p>
    <w:p w14:paraId="6399E691" w14:textId="12906DD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spacing w:val="-2"/>
          <w:rtl/>
        </w:rPr>
        <w:t xml:space="preserve">איבעיא: </w:t>
      </w:r>
      <w:r>
        <w:rPr>
          <w:noProof/>
          <w:rtl/>
        </w:rPr>
        <w:t>באישתדוף בני חרי אי מותר ליטרוף ממשעבדי?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Toc119353525 \h</w:instrText>
      </w:r>
      <w:r>
        <w:rPr>
          <w:noProof/>
          <w:rtl/>
        </w:rPr>
        <w:instrText xml:space="preserve"> </w:instrText>
      </w:r>
      <w:r>
        <w:rPr>
          <w:noProof/>
          <w:rtl/>
        </w:rPr>
      </w:r>
      <w:r>
        <w:rPr>
          <w:noProof/>
          <w:rtl/>
        </w:rPr>
        <w:fldChar w:fldCharType="separate"/>
      </w:r>
      <w:r w:rsidR="00500AD7">
        <w:rPr>
          <w:noProof/>
          <w:rtl/>
        </w:rPr>
        <w:t>189</w:t>
      </w:r>
      <w:r>
        <w:rPr>
          <w:noProof/>
          <w:rtl/>
        </w:rPr>
        <w:fldChar w:fldCharType="end"/>
      </w:r>
    </w:p>
    <w:p w14:paraId="065D0758" w14:textId="5A9A836D"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spacing w:val="-2"/>
          <w:rtl/>
        </w:rPr>
        <w:t xml:space="preserve">אביי: </w:t>
      </w:r>
      <w:r>
        <w:rPr>
          <w:noProof/>
          <w:rtl/>
        </w:rPr>
        <w:t>נכסי לך ואחריך לפלוני, ועמדה וניסת,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Toc119353527 \h</w:instrText>
      </w:r>
      <w:r>
        <w:rPr>
          <w:noProof/>
          <w:rtl/>
        </w:rPr>
        <w:instrText xml:space="preserve"> </w:instrText>
      </w:r>
      <w:r>
        <w:rPr>
          <w:noProof/>
          <w:rtl/>
        </w:rPr>
      </w:r>
      <w:r>
        <w:rPr>
          <w:noProof/>
          <w:rtl/>
        </w:rPr>
        <w:fldChar w:fldCharType="separate"/>
      </w:r>
      <w:r w:rsidR="00500AD7">
        <w:rPr>
          <w:noProof/>
          <w:rtl/>
        </w:rPr>
        <w:t>190</w:t>
      </w:r>
      <w:r>
        <w:rPr>
          <w:noProof/>
          <w:rtl/>
        </w:rPr>
        <w:fldChar w:fldCharType="end"/>
      </w:r>
    </w:p>
    <w:p w14:paraId="39EF6621" w14:textId="3D6BC057"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spacing w:val="-2"/>
          <w:rtl/>
        </w:rPr>
        <w:t>אביי:</w:t>
      </w:r>
      <w:r>
        <w:rPr>
          <w:noProof/>
          <w:rtl/>
        </w:rPr>
        <w:t xml:space="preserve"> נכסי לך ואחריך לפלוני, ומכרה ומתה,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Toc119353528 \h</w:instrText>
      </w:r>
      <w:r>
        <w:rPr>
          <w:noProof/>
          <w:rtl/>
        </w:rPr>
        <w:instrText xml:space="preserve"> </w:instrText>
      </w:r>
      <w:r>
        <w:rPr>
          <w:noProof/>
          <w:rtl/>
        </w:rPr>
      </w:r>
      <w:r>
        <w:rPr>
          <w:noProof/>
          <w:rtl/>
        </w:rPr>
        <w:fldChar w:fldCharType="separate"/>
      </w:r>
      <w:r w:rsidR="00500AD7">
        <w:rPr>
          <w:noProof/>
          <w:rtl/>
        </w:rPr>
        <w:t>190</w:t>
      </w:r>
      <w:r>
        <w:rPr>
          <w:noProof/>
          <w:rtl/>
        </w:rPr>
        <w:fldChar w:fldCharType="end"/>
      </w:r>
    </w:p>
    <w:p w14:paraId="302DCB71" w14:textId="5374085C"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וכן בעל חוב.</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Toc119353529 \h</w:instrText>
      </w:r>
      <w:r>
        <w:rPr>
          <w:noProof/>
          <w:rtl/>
        </w:rPr>
        <w:instrText xml:space="preserve"> </w:instrText>
      </w:r>
      <w:r>
        <w:rPr>
          <w:noProof/>
          <w:rtl/>
        </w:rPr>
      </w:r>
      <w:r>
        <w:rPr>
          <w:noProof/>
          <w:rtl/>
        </w:rPr>
        <w:fldChar w:fldCharType="separate"/>
      </w:r>
      <w:r w:rsidR="00500AD7">
        <w:rPr>
          <w:noProof/>
          <w:rtl/>
        </w:rPr>
        <w:t>190</w:t>
      </w:r>
      <w:r>
        <w:rPr>
          <w:noProof/>
          <w:rtl/>
        </w:rPr>
        <w:fldChar w:fldCharType="end"/>
      </w:r>
    </w:p>
    <w:p w14:paraId="4A22ADFF" w14:textId="6E4830DF" w:rsidR="00D96913" w:rsidRDefault="00D96913">
      <w:pPr>
        <w:pStyle w:val="TOC1"/>
        <w:tabs>
          <w:tab w:val="right" w:leader="dot" w:pos="3392"/>
        </w:tabs>
        <w:rPr>
          <w:noProof/>
          <w:spacing w:val="-4"/>
          <w:shd w:val="clear" w:color="auto" w:fill="F2F2F2" w:themeFill="background1" w:themeFillShade="F2"/>
          <w:rtl/>
        </w:rPr>
      </w:pPr>
      <w:r>
        <w:rPr>
          <w:rFonts w:hint="cs"/>
          <w:noProof/>
          <w:spacing w:val="-4"/>
          <w:sz w:val="22"/>
          <w:szCs w:val="18"/>
          <w:shd w:val="clear" w:color="auto" w:fill="F2F2F2" w:themeFill="background1" w:themeFillShade="F2"/>
          <w:rtl/>
        </w:rPr>
        <w:t xml:space="preserve">                                     </w:t>
      </w:r>
      <w:r w:rsidRPr="00D96913">
        <w:rPr>
          <w:rFonts w:hint="cs"/>
          <w:noProof/>
          <w:spacing w:val="-4"/>
          <w:sz w:val="22"/>
          <w:szCs w:val="18"/>
          <w:shd w:val="clear" w:color="auto" w:fill="F2F2F2" w:themeFill="background1" w:themeFillShade="F2"/>
          <w:rtl/>
        </w:rPr>
        <w:t>פרק אחד עשר אלמנה ניזונ</w:t>
      </w:r>
      <w:r>
        <w:rPr>
          <w:rFonts w:hint="cs"/>
          <w:noProof/>
          <w:spacing w:val="-4"/>
          <w:sz w:val="22"/>
          <w:szCs w:val="18"/>
          <w:shd w:val="clear" w:color="auto" w:fill="F2F2F2" w:themeFill="background1" w:themeFillShade="F2"/>
          <w:rtl/>
        </w:rPr>
        <w:t>ת</w:t>
      </w:r>
    </w:p>
    <w:p w14:paraId="7802AD51" w14:textId="0FA21EE5"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pacing w:val="-4"/>
          <w:shd w:val="clear" w:color="auto" w:fill="F2F2F2" w:themeFill="background1" w:themeFillShade="F2"/>
          <w:rtl/>
        </w:rPr>
        <w:t>אלמנה ניזונת מנכסי יתומים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Toc119353531 \h</w:instrText>
      </w:r>
      <w:r>
        <w:rPr>
          <w:noProof/>
          <w:rtl/>
        </w:rPr>
        <w:instrText xml:space="preserve"> </w:instrText>
      </w:r>
      <w:r>
        <w:rPr>
          <w:noProof/>
          <w:rtl/>
        </w:rPr>
      </w:r>
      <w:r>
        <w:rPr>
          <w:noProof/>
          <w:rtl/>
        </w:rPr>
        <w:fldChar w:fldCharType="separate"/>
      </w:r>
      <w:r w:rsidR="00500AD7">
        <w:rPr>
          <w:noProof/>
          <w:rtl/>
        </w:rPr>
        <w:t>191</w:t>
      </w:r>
      <w:r>
        <w:rPr>
          <w:noProof/>
          <w:rtl/>
        </w:rPr>
        <w:fldChar w:fldCharType="end"/>
      </w:r>
    </w:p>
    <w:p w14:paraId="19BFF5D0" w14:textId="5987F2C2" w:rsidR="0087139A" w:rsidRDefault="0087139A" w:rsidP="008E6019">
      <w:pPr>
        <w:pStyle w:val="afffff7"/>
        <w:framePr w:wrap="around"/>
        <w:rPr>
          <w:rFonts w:asciiTheme="minorHAnsi" w:eastAsiaTheme="minorEastAsia" w:hAnsiTheme="minorHAnsi" w:cstheme="minorBidi"/>
          <w:sz w:val="22"/>
          <w:szCs w:val="22"/>
          <w:rtl/>
        </w:rPr>
      </w:pPr>
      <w:r>
        <w:rPr>
          <w:rtl/>
        </w:rPr>
        <w:t>צו.</w:t>
      </w:r>
      <w:r>
        <w:rPr>
          <w:rtl/>
        </w:rPr>
        <w:fldChar w:fldCharType="begin"/>
      </w:r>
      <w:r>
        <w:rPr>
          <w:rtl/>
        </w:rPr>
        <w:instrText xml:space="preserve"> </w:instrText>
      </w:r>
      <w:r>
        <w:instrText>PAGEREF</w:instrText>
      </w:r>
      <w:r>
        <w:rPr>
          <w:rtl/>
        </w:rPr>
        <w:instrText xml:space="preserve"> _</w:instrText>
      </w:r>
      <w:r>
        <w:instrText>Toc119353532 \h</w:instrText>
      </w:r>
      <w:r>
        <w:rPr>
          <w:rtl/>
        </w:rPr>
        <w:instrText xml:space="preserve"> </w:instrText>
      </w:r>
      <w:r>
        <w:rPr>
          <w:rtl/>
        </w:rPr>
      </w:r>
      <w:r>
        <w:rPr>
          <w:rtl/>
        </w:rPr>
        <w:fldChar w:fldCharType="separate"/>
      </w:r>
      <w:r w:rsidR="00500AD7">
        <w:rPr>
          <w:rtl/>
        </w:rPr>
        <w:t>191</w:t>
      </w:r>
      <w:r>
        <w:rPr>
          <w:rtl/>
        </w:rPr>
        <w:fldChar w:fldCharType="end"/>
      </w:r>
    </w:p>
    <w:p w14:paraId="7445E9ED" w14:textId="6C15B853"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או"ד הניזונת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Toc119353533 \h</w:instrText>
      </w:r>
      <w:r>
        <w:rPr>
          <w:noProof/>
          <w:rtl/>
        </w:rPr>
        <w:instrText xml:space="preserve"> </w:instrText>
      </w:r>
      <w:r>
        <w:rPr>
          <w:noProof/>
          <w:rtl/>
        </w:rPr>
      </w:r>
      <w:r>
        <w:rPr>
          <w:noProof/>
          <w:rtl/>
        </w:rPr>
        <w:fldChar w:fldCharType="separate"/>
      </w:r>
      <w:r w:rsidR="00500AD7">
        <w:rPr>
          <w:noProof/>
          <w:rtl/>
        </w:rPr>
        <w:t>191</w:t>
      </w:r>
      <w:r>
        <w:rPr>
          <w:noProof/>
          <w:rtl/>
        </w:rPr>
        <w:fldChar w:fldCharType="end"/>
      </w:r>
    </w:p>
    <w:p w14:paraId="6CDD7071" w14:textId="66708D27"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בעי רי"ו:</w:t>
      </w:r>
      <w:r w:rsidRPr="00B64141">
        <w:rPr>
          <w:noProof/>
          <w:rtl/>
        </w:rPr>
        <w:t xml:space="preserve"> יתומים אומרים נתננו והיא אומרת לא נטלתי,  על מי להביא ראיה?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Toc119353535 \h</w:instrText>
      </w:r>
      <w:r>
        <w:rPr>
          <w:noProof/>
          <w:rtl/>
        </w:rPr>
        <w:instrText xml:space="preserve"> </w:instrText>
      </w:r>
      <w:r>
        <w:rPr>
          <w:noProof/>
          <w:rtl/>
        </w:rPr>
      </w:r>
      <w:r>
        <w:rPr>
          <w:noProof/>
          <w:rtl/>
        </w:rPr>
        <w:fldChar w:fldCharType="separate"/>
      </w:r>
      <w:r w:rsidR="00500AD7">
        <w:rPr>
          <w:noProof/>
          <w:rtl/>
        </w:rPr>
        <w:t>192</w:t>
      </w:r>
      <w:r>
        <w:rPr>
          <w:noProof/>
          <w:rtl/>
        </w:rPr>
        <w:fldChar w:fldCharType="end"/>
      </w:r>
    </w:p>
    <w:p w14:paraId="062F864E" w14:textId="06E40336" w:rsidR="0087139A" w:rsidRDefault="0087139A" w:rsidP="008E6019">
      <w:pPr>
        <w:pStyle w:val="afffff7"/>
        <w:framePr w:wrap="around"/>
        <w:rPr>
          <w:rFonts w:asciiTheme="minorHAnsi" w:eastAsiaTheme="minorEastAsia" w:hAnsiTheme="minorHAnsi" w:cstheme="minorBidi"/>
          <w:sz w:val="22"/>
          <w:szCs w:val="22"/>
          <w:rtl/>
        </w:rPr>
      </w:pPr>
      <w:r>
        <w:rPr>
          <w:rtl/>
        </w:rPr>
        <w:t>צז.</w:t>
      </w:r>
      <w:r>
        <w:rPr>
          <w:rtl/>
        </w:rPr>
        <w:fldChar w:fldCharType="begin"/>
      </w:r>
      <w:r>
        <w:rPr>
          <w:rtl/>
        </w:rPr>
        <w:instrText xml:space="preserve"> </w:instrText>
      </w:r>
      <w:r>
        <w:instrText>PAGEREF</w:instrText>
      </w:r>
      <w:r>
        <w:rPr>
          <w:rtl/>
        </w:rPr>
        <w:instrText xml:space="preserve"> _</w:instrText>
      </w:r>
      <w:r>
        <w:instrText>Toc119353536 \h</w:instrText>
      </w:r>
      <w:r>
        <w:rPr>
          <w:rtl/>
        </w:rPr>
        <w:instrText xml:space="preserve"> </w:instrText>
      </w:r>
      <w:r>
        <w:rPr>
          <w:rtl/>
        </w:rPr>
      </w:r>
      <w:r>
        <w:rPr>
          <w:rtl/>
        </w:rPr>
        <w:fldChar w:fldCharType="separate"/>
      </w:r>
      <w:r w:rsidR="00500AD7">
        <w:rPr>
          <w:rtl/>
        </w:rPr>
        <w:t>193</w:t>
      </w:r>
      <w:r>
        <w:rPr>
          <w:rtl/>
        </w:rPr>
        <w:fldChar w:fldCharType="end"/>
      </w:r>
    </w:p>
    <w:p w14:paraId="68401D80" w14:textId="069E2622"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כיצד מוכרת?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Toc119353537 \h</w:instrText>
      </w:r>
      <w:r>
        <w:rPr>
          <w:noProof/>
          <w:rtl/>
        </w:rPr>
        <w:instrText xml:space="preserve"> </w:instrText>
      </w:r>
      <w:r>
        <w:rPr>
          <w:noProof/>
          <w:rtl/>
        </w:rPr>
      </w:r>
      <w:r>
        <w:rPr>
          <w:noProof/>
          <w:rtl/>
        </w:rPr>
        <w:fldChar w:fldCharType="separate"/>
      </w:r>
      <w:r w:rsidR="00500AD7">
        <w:rPr>
          <w:noProof/>
          <w:rtl/>
        </w:rPr>
        <w:t>193</w:t>
      </w:r>
      <w:r>
        <w:rPr>
          <w:noProof/>
          <w:rtl/>
        </w:rPr>
        <w:fldChar w:fldCharType="end"/>
      </w:r>
    </w:p>
    <w:p w14:paraId="7EB8960E" w14:textId="6224B584"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spacing w:val="-2"/>
          <w:rtl/>
        </w:rPr>
        <w:t xml:space="preserve">בעו מר"ש: </w:t>
      </w:r>
      <w:r>
        <w:rPr>
          <w:noProof/>
          <w:rtl/>
        </w:rPr>
        <w:t>מוכרת למזונות, מהו שתחזור ותטרוף לכתובה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Toc119353538 \h</w:instrText>
      </w:r>
      <w:r>
        <w:rPr>
          <w:noProof/>
          <w:rtl/>
        </w:rPr>
        <w:instrText xml:space="preserve"> </w:instrText>
      </w:r>
      <w:r>
        <w:rPr>
          <w:noProof/>
          <w:rtl/>
        </w:rPr>
      </w:r>
      <w:r>
        <w:rPr>
          <w:noProof/>
          <w:rtl/>
        </w:rPr>
        <w:fldChar w:fldCharType="separate"/>
      </w:r>
      <w:r w:rsidR="00500AD7">
        <w:rPr>
          <w:noProof/>
          <w:rtl/>
        </w:rPr>
        <w:t>193</w:t>
      </w:r>
      <w:r>
        <w:rPr>
          <w:noProof/>
          <w:rtl/>
        </w:rPr>
        <w:fldChar w:fldCharType="end"/>
      </w:r>
    </w:p>
    <w:p w14:paraId="0A61A022" w14:textId="0244CD13"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spacing w:val="-2"/>
          <w:rtl/>
        </w:rPr>
        <w:t>• איבעיא:</w:t>
      </w:r>
      <w:r w:rsidRPr="00B64141">
        <w:rPr>
          <w:rFonts w:ascii="Fb Fontext" w:hAnsi="Fb Fontext"/>
          <w:noProof/>
          <w:spacing w:val="-2"/>
          <w:rtl/>
        </w:rPr>
        <w:t xml:space="preserve"> </w:t>
      </w:r>
      <w:r>
        <w:rPr>
          <w:noProof/>
          <w:rtl/>
        </w:rPr>
        <w:t>מכר ובסוף לא הצטרך למעות אם מקחו חוזר</w:t>
      </w:r>
      <w:r w:rsidRPr="00B64141">
        <w:rPr>
          <w:rFonts w:ascii="Fb Fontext" w:hAnsi="Fb Fontext"/>
          <w:noProof/>
          <w:spacing w:val="-2"/>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Toc119353539 \h</w:instrText>
      </w:r>
      <w:r>
        <w:rPr>
          <w:noProof/>
          <w:rtl/>
        </w:rPr>
        <w:instrText xml:space="preserve"> </w:instrText>
      </w:r>
      <w:r>
        <w:rPr>
          <w:noProof/>
          <w:rtl/>
        </w:rPr>
      </w:r>
      <w:r>
        <w:rPr>
          <w:noProof/>
          <w:rtl/>
        </w:rPr>
        <w:fldChar w:fldCharType="separate"/>
      </w:r>
      <w:r w:rsidR="00500AD7">
        <w:rPr>
          <w:noProof/>
          <w:rtl/>
        </w:rPr>
        <w:t>193</w:t>
      </w:r>
      <w:r>
        <w:rPr>
          <w:noProof/>
          <w:rtl/>
        </w:rPr>
        <w:fldChar w:fldCharType="end"/>
      </w:r>
    </w:p>
    <w:p w14:paraId="5E48F45E" w14:textId="472BD1CA"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והלכתא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Toc119353540 \h</w:instrText>
      </w:r>
      <w:r>
        <w:rPr>
          <w:noProof/>
          <w:rtl/>
        </w:rPr>
        <w:instrText xml:space="preserve"> </w:instrText>
      </w:r>
      <w:r>
        <w:rPr>
          <w:noProof/>
          <w:rtl/>
        </w:rPr>
      </w:r>
      <w:r>
        <w:rPr>
          <w:noProof/>
          <w:rtl/>
        </w:rPr>
        <w:fldChar w:fldCharType="separate"/>
      </w:r>
      <w:r w:rsidR="00500AD7">
        <w:rPr>
          <w:noProof/>
          <w:rtl/>
        </w:rPr>
        <w:t>193</w:t>
      </w:r>
      <w:r>
        <w:rPr>
          <w:noProof/>
          <w:rtl/>
        </w:rPr>
        <w:fldChar w:fldCharType="end"/>
      </w:r>
    </w:p>
    <w:p w14:paraId="2FD3A6F2" w14:textId="1F63CDC1"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אלמנה בין מן האירוסין בין מן הנשואין</w:t>
      </w:r>
      <w:r w:rsidR="00534F59">
        <w:rPr>
          <w:rFonts w:hint="cs"/>
          <w:noProof/>
          <w:shd w:val="clear" w:color="auto" w:fill="F2F2F2" w:themeFill="background1" w:themeFillShade="F2"/>
          <w:rtl/>
        </w:rPr>
        <w:t xml:space="preserve">, מכרה או משכנה אף מקצת כתובתה,  </w:t>
      </w:r>
    </w:p>
    <w:p w14:paraId="65B861DC" w14:textId="771C07F3" w:rsidR="0087139A" w:rsidRDefault="0087139A" w:rsidP="008E6019">
      <w:pPr>
        <w:pStyle w:val="afffff7"/>
        <w:framePr w:wrap="around"/>
        <w:rPr>
          <w:rFonts w:asciiTheme="minorHAnsi" w:eastAsiaTheme="minorEastAsia" w:hAnsiTheme="minorHAnsi" w:cstheme="minorBidi"/>
          <w:sz w:val="22"/>
          <w:szCs w:val="22"/>
          <w:rtl/>
        </w:rPr>
      </w:pPr>
      <w:r>
        <w:rPr>
          <w:rtl/>
        </w:rPr>
        <w:t>צז:</w:t>
      </w:r>
      <w:r>
        <w:rPr>
          <w:rtl/>
        </w:rPr>
        <w:fldChar w:fldCharType="begin"/>
      </w:r>
      <w:r>
        <w:rPr>
          <w:rtl/>
        </w:rPr>
        <w:instrText xml:space="preserve"> </w:instrText>
      </w:r>
      <w:r>
        <w:instrText>PAGEREF</w:instrText>
      </w:r>
      <w:r>
        <w:rPr>
          <w:rtl/>
        </w:rPr>
        <w:instrText xml:space="preserve"> _</w:instrText>
      </w:r>
      <w:r>
        <w:instrText>Toc119353542 \h</w:instrText>
      </w:r>
      <w:r>
        <w:rPr>
          <w:rtl/>
        </w:rPr>
        <w:instrText xml:space="preserve"> </w:instrText>
      </w:r>
      <w:r>
        <w:rPr>
          <w:rtl/>
        </w:rPr>
      </w:r>
      <w:r>
        <w:rPr>
          <w:rtl/>
        </w:rPr>
        <w:fldChar w:fldCharType="separate"/>
      </w:r>
      <w:r w:rsidR="00500AD7">
        <w:rPr>
          <w:rtl/>
        </w:rPr>
        <w:t>193</w:t>
      </w:r>
      <w:r>
        <w:rPr>
          <w:rtl/>
        </w:rPr>
        <w:fldChar w:fldCharType="end"/>
      </w:r>
    </w:p>
    <w:p w14:paraId="64F2C16D" w14:textId="3DB9A6EF"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אלמנה שהיתה כתובתה מאתים,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Toc119353546 \h</w:instrText>
      </w:r>
      <w:r>
        <w:rPr>
          <w:noProof/>
          <w:rtl/>
        </w:rPr>
        <w:instrText xml:space="preserve"> </w:instrText>
      </w:r>
      <w:r>
        <w:rPr>
          <w:noProof/>
          <w:rtl/>
        </w:rPr>
      </w:r>
      <w:r>
        <w:rPr>
          <w:noProof/>
          <w:rtl/>
        </w:rPr>
        <w:fldChar w:fldCharType="separate"/>
      </w:r>
      <w:r w:rsidR="00500AD7">
        <w:rPr>
          <w:noProof/>
          <w:rtl/>
        </w:rPr>
        <w:t>195</w:t>
      </w:r>
      <w:r>
        <w:rPr>
          <w:noProof/>
          <w:rtl/>
        </w:rPr>
        <w:fldChar w:fldCharType="end"/>
      </w:r>
    </w:p>
    <w:p w14:paraId="4FF35CEC" w14:textId="16460507" w:rsidR="0087139A" w:rsidRDefault="0087139A" w:rsidP="003A129B">
      <w:pPr>
        <w:pStyle w:val="afffff7"/>
        <w:framePr w:wrap="around"/>
        <w:rPr>
          <w:rFonts w:asciiTheme="minorHAnsi" w:eastAsiaTheme="minorEastAsia" w:hAnsiTheme="minorHAnsi" w:cstheme="minorBidi"/>
          <w:sz w:val="22"/>
          <w:szCs w:val="22"/>
          <w:rtl/>
        </w:rPr>
      </w:pPr>
      <w:r>
        <w:rPr>
          <w:rtl/>
        </w:rPr>
        <w:t>צח:</w:t>
      </w:r>
      <w:r>
        <w:rPr>
          <w:rtl/>
        </w:rPr>
        <w:fldChar w:fldCharType="begin"/>
      </w:r>
      <w:r>
        <w:rPr>
          <w:rtl/>
        </w:rPr>
        <w:instrText xml:space="preserve"> </w:instrText>
      </w:r>
      <w:r>
        <w:instrText>PAGEREF</w:instrText>
      </w:r>
      <w:r>
        <w:rPr>
          <w:rtl/>
        </w:rPr>
        <w:instrText xml:space="preserve"> _</w:instrText>
      </w:r>
      <w:r>
        <w:instrText>Toc119353547 \h</w:instrText>
      </w:r>
      <w:r>
        <w:rPr>
          <w:rtl/>
        </w:rPr>
        <w:instrText xml:space="preserve"> </w:instrText>
      </w:r>
      <w:r>
        <w:rPr>
          <w:rtl/>
        </w:rPr>
      </w:r>
      <w:r>
        <w:rPr>
          <w:rtl/>
        </w:rPr>
        <w:fldChar w:fldCharType="separate"/>
      </w:r>
      <w:r w:rsidR="00500AD7">
        <w:rPr>
          <w:rtl/>
        </w:rPr>
        <w:t>196</w:t>
      </w:r>
      <w:r>
        <w:rPr>
          <w:rtl/>
        </w:rPr>
        <w:fldChar w:fldCharType="end"/>
      </w:r>
    </w:p>
    <w:p w14:paraId="464099E8" w14:textId="67928C4F"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איבעיא להו: אמר מכור משדותי חצי כור,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Toc119353548 \h</w:instrText>
      </w:r>
      <w:r>
        <w:rPr>
          <w:noProof/>
          <w:rtl/>
        </w:rPr>
        <w:instrText xml:space="preserve"> </w:instrText>
      </w:r>
      <w:r>
        <w:rPr>
          <w:noProof/>
          <w:rtl/>
        </w:rPr>
      </w:r>
      <w:r>
        <w:rPr>
          <w:noProof/>
          <w:rtl/>
        </w:rPr>
        <w:fldChar w:fldCharType="separate"/>
      </w:r>
      <w:r w:rsidR="00500AD7">
        <w:rPr>
          <w:noProof/>
          <w:rtl/>
        </w:rPr>
        <w:t>196</w:t>
      </w:r>
      <w:r>
        <w:rPr>
          <w:noProof/>
          <w:rtl/>
        </w:rPr>
        <w:fldChar w:fldCharType="end"/>
      </w:r>
    </w:p>
    <w:p w14:paraId="41EFDB51" w14:textId="166B8760" w:rsidR="0087139A" w:rsidRDefault="0087139A" w:rsidP="00534F59">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lastRenderedPageBreak/>
        <w:t>שום הדיינין שפיחתו שתות או הוסיפו שתות</w:t>
      </w:r>
      <w:r w:rsidR="00534F59">
        <w:rPr>
          <w:rFonts w:hint="cs"/>
          <w:noProof/>
          <w:shd w:val="clear" w:color="auto" w:fill="F2F2F2" w:themeFill="background1" w:themeFillShade="F2"/>
          <w:rtl/>
        </w:rPr>
        <w:t xml:space="preserve">, </w:t>
      </w:r>
      <w:r w:rsidRPr="00B64141">
        <w:rPr>
          <w:noProof/>
          <w:shd w:val="clear" w:color="auto" w:fill="F2F2F2" w:themeFill="background1" w:themeFillShade="F2"/>
          <w:rtl/>
        </w:rPr>
        <w:t>אבל אם עשו אגרת בקורת ביניהן,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Toc119353551 \h</w:instrText>
      </w:r>
      <w:r>
        <w:rPr>
          <w:noProof/>
          <w:rtl/>
        </w:rPr>
        <w:instrText xml:space="preserve"> </w:instrText>
      </w:r>
      <w:r>
        <w:rPr>
          <w:noProof/>
          <w:rtl/>
        </w:rPr>
      </w:r>
      <w:r>
        <w:rPr>
          <w:noProof/>
          <w:rtl/>
        </w:rPr>
        <w:fldChar w:fldCharType="separate"/>
      </w:r>
      <w:r w:rsidR="00500AD7">
        <w:rPr>
          <w:noProof/>
          <w:rtl/>
        </w:rPr>
        <w:t>198</w:t>
      </w:r>
      <w:r>
        <w:rPr>
          <w:noProof/>
          <w:rtl/>
        </w:rPr>
        <w:fldChar w:fldCharType="end"/>
      </w:r>
    </w:p>
    <w:p w14:paraId="29BD781C" w14:textId="363521F3" w:rsidR="0087139A" w:rsidRDefault="0087139A" w:rsidP="003A129B">
      <w:pPr>
        <w:pStyle w:val="afffff7"/>
        <w:framePr w:wrap="around"/>
        <w:rPr>
          <w:rFonts w:asciiTheme="minorHAnsi" w:eastAsiaTheme="minorEastAsia" w:hAnsiTheme="minorHAnsi" w:cstheme="minorBidi"/>
          <w:sz w:val="22"/>
          <w:szCs w:val="22"/>
          <w:rtl/>
        </w:rPr>
      </w:pPr>
      <w:r>
        <w:rPr>
          <w:rtl/>
        </w:rPr>
        <w:t>ק.</w:t>
      </w:r>
      <w:r>
        <w:rPr>
          <w:rtl/>
        </w:rPr>
        <w:fldChar w:fldCharType="begin"/>
      </w:r>
      <w:r>
        <w:rPr>
          <w:rtl/>
        </w:rPr>
        <w:instrText xml:space="preserve"> </w:instrText>
      </w:r>
      <w:r>
        <w:instrText>PAGEREF</w:instrText>
      </w:r>
      <w:r>
        <w:rPr>
          <w:rtl/>
        </w:rPr>
        <w:instrText xml:space="preserve"> _</w:instrText>
      </w:r>
      <w:r>
        <w:instrText>Toc119353552 \h</w:instrText>
      </w:r>
      <w:r>
        <w:rPr>
          <w:rtl/>
        </w:rPr>
        <w:instrText xml:space="preserve"> </w:instrText>
      </w:r>
      <w:r>
        <w:rPr>
          <w:rtl/>
        </w:rPr>
      </w:r>
      <w:r>
        <w:rPr>
          <w:rtl/>
        </w:rPr>
        <w:fldChar w:fldCharType="separate"/>
      </w:r>
      <w:r w:rsidR="00500AD7">
        <w:rPr>
          <w:rtl/>
        </w:rPr>
        <w:t>198</w:t>
      </w:r>
      <w:r>
        <w:rPr>
          <w:rtl/>
        </w:rPr>
        <w:fldChar w:fldCharType="end"/>
      </w:r>
    </w:p>
    <w:p w14:paraId="64B5A129" w14:textId="35847DAA"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שליח</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Toc119353553 \h</w:instrText>
      </w:r>
      <w:r>
        <w:rPr>
          <w:noProof/>
          <w:rtl/>
        </w:rPr>
        <w:instrText xml:space="preserve"> </w:instrText>
      </w:r>
      <w:r>
        <w:rPr>
          <w:noProof/>
          <w:rtl/>
        </w:rPr>
      </w:r>
      <w:r>
        <w:rPr>
          <w:noProof/>
          <w:rtl/>
        </w:rPr>
        <w:fldChar w:fldCharType="separate"/>
      </w:r>
      <w:r w:rsidR="00500AD7">
        <w:rPr>
          <w:noProof/>
          <w:rtl/>
        </w:rPr>
        <w:t>198</w:t>
      </w:r>
      <w:r>
        <w:rPr>
          <w:noProof/>
          <w:rtl/>
        </w:rPr>
        <w:fldChar w:fldCharType="end"/>
      </w:r>
    </w:p>
    <w:p w14:paraId="26F49DAE" w14:textId="3F667A20"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והלכתא: שליח כאלמנה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Toc119353554 \h</w:instrText>
      </w:r>
      <w:r>
        <w:rPr>
          <w:noProof/>
          <w:rtl/>
        </w:rPr>
        <w:instrText xml:space="preserve"> </w:instrText>
      </w:r>
      <w:r>
        <w:rPr>
          <w:noProof/>
          <w:rtl/>
        </w:rPr>
      </w:r>
      <w:r>
        <w:rPr>
          <w:noProof/>
          <w:rtl/>
        </w:rPr>
        <w:fldChar w:fldCharType="separate"/>
      </w:r>
      <w:r w:rsidR="00500AD7">
        <w:rPr>
          <w:noProof/>
          <w:rtl/>
        </w:rPr>
        <w:t>198</w:t>
      </w:r>
      <w:r>
        <w:rPr>
          <w:noProof/>
          <w:rtl/>
        </w:rPr>
        <w:fldChar w:fldCharType="end"/>
      </w:r>
    </w:p>
    <w:p w14:paraId="0B00DFF5" w14:textId="06846B4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רשב"ג אומר 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Toc119353556 \h</w:instrText>
      </w:r>
      <w:r>
        <w:rPr>
          <w:noProof/>
          <w:rtl/>
        </w:rPr>
        <w:instrText xml:space="preserve"> </w:instrText>
      </w:r>
      <w:r>
        <w:rPr>
          <w:noProof/>
          <w:rtl/>
        </w:rPr>
      </w:r>
      <w:r>
        <w:rPr>
          <w:noProof/>
          <w:rtl/>
        </w:rPr>
        <w:fldChar w:fldCharType="separate"/>
      </w:r>
      <w:r w:rsidR="00500AD7">
        <w:rPr>
          <w:noProof/>
          <w:rtl/>
        </w:rPr>
        <w:t>199</w:t>
      </w:r>
      <w:r>
        <w:rPr>
          <w:noProof/>
          <w:rtl/>
        </w:rPr>
        <w:fldChar w:fldCharType="end"/>
      </w:r>
    </w:p>
    <w:p w14:paraId="3B9C7220" w14:textId="1AC9DC69"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ועד כמה?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Toc119353557 \h</w:instrText>
      </w:r>
      <w:r>
        <w:rPr>
          <w:noProof/>
          <w:rtl/>
        </w:rPr>
        <w:instrText xml:space="preserve"> </w:instrText>
      </w:r>
      <w:r>
        <w:rPr>
          <w:noProof/>
          <w:rtl/>
        </w:rPr>
      </w:r>
      <w:r>
        <w:rPr>
          <w:noProof/>
          <w:rtl/>
        </w:rPr>
        <w:fldChar w:fldCharType="separate"/>
      </w:r>
      <w:r w:rsidR="00500AD7">
        <w:rPr>
          <w:noProof/>
          <w:rtl/>
        </w:rPr>
        <w:t>199</w:t>
      </w:r>
      <w:r>
        <w:rPr>
          <w:noProof/>
          <w:rtl/>
        </w:rPr>
        <w:fldChar w:fldCharType="end"/>
      </w:r>
    </w:p>
    <w:p w14:paraId="7BD31155" w14:textId="64212ECC"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הממאנת, השניה, והאילונית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Toc119353558 \h</w:instrText>
      </w:r>
      <w:r>
        <w:rPr>
          <w:noProof/>
          <w:rtl/>
        </w:rPr>
        <w:instrText xml:space="preserve"> </w:instrText>
      </w:r>
      <w:r>
        <w:rPr>
          <w:noProof/>
          <w:rtl/>
        </w:rPr>
      </w:r>
      <w:r>
        <w:rPr>
          <w:noProof/>
          <w:rtl/>
        </w:rPr>
        <w:fldChar w:fldCharType="separate"/>
      </w:r>
      <w:r w:rsidR="00500AD7">
        <w:rPr>
          <w:noProof/>
          <w:rtl/>
        </w:rPr>
        <w:t>200</w:t>
      </w:r>
      <w:r>
        <w:rPr>
          <w:noProof/>
          <w:rtl/>
        </w:rPr>
        <w:fldChar w:fldCharType="end"/>
      </w:r>
    </w:p>
    <w:p w14:paraId="6B4CF6AB" w14:textId="680D3DE5" w:rsidR="0087139A" w:rsidRDefault="0087139A" w:rsidP="003A129B">
      <w:pPr>
        <w:pStyle w:val="afffff7"/>
        <w:framePr w:wrap="around"/>
        <w:rPr>
          <w:rFonts w:asciiTheme="minorHAnsi" w:eastAsiaTheme="minorEastAsia" w:hAnsiTheme="minorHAnsi" w:cstheme="minorBidi"/>
          <w:sz w:val="22"/>
          <w:szCs w:val="22"/>
          <w:rtl/>
        </w:rPr>
      </w:pPr>
      <w:r>
        <w:rPr>
          <w:rtl/>
        </w:rPr>
        <w:t>קא:</w:t>
      </w:r>
      <w:r>
        <w:rPr>
          <w:rtl/>
        </w:rPr>
        <w:fldChar w:fldCharType="begin"/>
      </w:r>
      <w:r>
        <w:rPr>
          <w:rtl/>
        </w:rPr>
        <w:instrText xml:space="preserve"> </w:instrText>
      </w:r>
      <w:r>
        <w:instrText>PAGEREF</w:instrText>
      </w:r>
      <w:r>
        <w:rPr>
          <w:rtl/>
        </w:rPr>
        <w:instrText xml:space="preserve"> _</w:instrText>
      </w:r>
      <w:r>
        <w:instrText>Toc119353559 \h</w:instrText>
      </w:r>
      <w:r>
        <w:rPr>
          <w:rtl/>
        </w:rPr>
        <w:instrText xml:space="preserve"> </w:instrText>
      </w:r>
      <w:r>
        <w:rPr>
          <w:rtl/>
        </w:rPr>
      </w:r>
      <w:r>
        <w:rPr>
          <w:rtl/>
        </w:rPr>
        <w:fldChar w:fldCharType="separate"/>
      </w:r>
      <w:r w:rsidR="00500AD7">
        <w:rPr>
          <w:rtl/>
        </w:rPr>
        <w:t>200</w:t>
      </w:r>
      <w:r>
        <w:rPr>
          <w:rtl/>
        </w:rPr>
        <w:fldChar w:fldCharType="end"/>
      </w:r>
    </w:p>
    <w:p w14:paraId="029FE3A7" w14:textId="7A19E4E2"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ולא בלאות.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Toc119353560 \h</w:instrText>
      </w:r>
      <w:r>
        <w:rPr>
          <w:noProof/>
          <w:rtl/>
        </w:rPr>
        <w:instrText xml:space="preserve"> </w:instrText>
      </w:r>
      <w:r>
        <w:rPr>
          <w:noProof/>
          <w:rtl/>
        </w:rPr>
      </w:r>
      <w:r>
        <w:rPr>
          <w:noProof/>
          <w:rtl/>
        </w:rPr>
        <w:fldChar w:fldCharType="separate"/>
      </w:r>
      <w:r w:rsidR="00500AD7">
        <w:rPr>
          <w:noProof/>
          <w:rtl/>
        </w:rPr>
        <w:t>201</w:t>
      </w:r>
      <w:r>
        <w:rPr>
          <w:noProof/>
          <w:rtl/>
        </w:rPr>
        <w:fldChar w:fldCharType="end"/>
      </w:r>
    </w:p>
    <w:p w14:paraId="4AED35F0" w14:textId="03EF97CD"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אין להן כתובה.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Toc119353561 \h</w:instrText>
      </w:r>
      <w:r>
        <w:rPr>
          <w:noProof/>
          <w:rtl/>
        </w:rPr>
        <w:instrText xml:space="preserve"> </w:instrText>
      </w:r>
      <w:r>
        <w:rPr>
          <w:noProof/>
          <w:rtl/>
        </w:rPr>
      </w:r>
      <w:r>
        <w:rPr>
          <w:noProof/>
          <w:rtl/>
        </w:rPr>
        <w:fldChar w:fldCharType="separate"/>
      </w:r>
      <w:r w:rsidR="00500AD7">
        <w:rPr>
          <w:noProof/>
          <w:rtl/>
        </w:rPr>
        <w:t>201</w:t>
      </w:r>
      <w:r>
        <w:rPr>
          <w:noProof/>
          <w:rtl/>
        </w:rPr>
        <w:fldChar w:fldCharType="end"/>
      </w:r>
    </w:p>
    <w:p w14:paraId="093B21D8" w14:textId="0B722C7C"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אם מתחלה נשאה לשם אילונית - יש לה כתובה.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Toc119353562 \h</w:instrText>
      </w:r>
      <w:r>
        <w:rPr>
          <w:noProof/>
          <w:rtl/>
        </w:rPr>
        <w:instrText xml:space="preserve"> </w:instrText>
      </w:r>
      <w:r>
        <w:rPr>
          <w:noProof/>
          <w:rtl/>
        </w:rPr>
      </w:r>
      <w:r>
        <w:rPr>
          <w:noProof/>
          <w:rtl/>
        </w:rPr>
        <w:fldChar w:fldCharType="separate"/>
      </w:r>
      <w:r w:rsidR="00500AD7">
        <w:rPr>
          <w:noProof/>
          <w:rtl/>
        </w:rPr>
        <w:t>201</w:t>
      </w:r>
      <w:r>
        <w:rPr>
          <w:noProof/>
          <w:rtl/>
        </w:rPr>
        <w:fldChar w:fldCharType="end"/>
      </w:r>
    </w:p>
    <w:p w14:paraId="63A514A6" w14:textId="2586AF31" w:rsidR="00D96913" w:rsidRDefault="00D96913">
      <w:pPr>
        <w:pStyle w:val="TOC1"/>
        <w:tabs>
          <w:tab w:val="right" w:leader="dot" w:pos="3392"/>
        </w:tabs>
        <w:rPr>
          <w:noProof/>
          <w:shd w:val="clear" w:color="auto" w:fill="F2F2F2" w:themeFill="background1" w:themeFillShade="F2"/>
          <w:rtl/>
        </w:rPr>
      </w:pPr>
      <w:r>
        <w:rPr>
          <w:rFonts w:hint="cs"/>
          <w:noProof/>
          <w:shd w:val="clear" w:color="auto" w:fill="F2F2F2" w:themeFill="background1" w:themeFillShade="F2"/>
          <w:rtl/>
        </w:rPr>
        <w:t xml:space="preserve">                                       </w:t>
      </w:r>
      <w:r w:rsidRPr="00D96913">
        <w:rPr>
          <w:rFonts w:hint="cs"/>
          <w:noProof/>
          <w:sz w:val="22"/>
          <w:szCs w:val="18"/>
          <w:shd w:val="clear" w:color="auto" w:fill="F2F2F2" w:themeFill="background1" w:themeFillShade="F2"/>
          <w:rtl/>
        </w:rPr>
        <w:t>פרק שנים עש</w:t>
      </w:r>
      <w:r>
        <w:rPr>
          <w:rFonts w:hint="cs"/>
          <w:noProof/>
          <w:sz w:val="22"/>
          <w:szCs w:val="18"/>
          <w:shd w:val="clear" w:color="auto" w:fill="F2F2F2" w:themeFill="background1" w:themeFillShade="F2"/>
          <w:rtl/>
        </w:rPr>
        <w:t>ר הנושא את האשה</w:t>
      </w:r>
      <w:r>
        <w:rPr>
          <w:rFonts w:hint="cs"/>
          <w:noProof/>
          <w:shd w:val="clear" w:color="auto" w:fill="F2F2F2" w:themeFill="background1" w:themeFillShade="F2"/>
          <w:rtl/>
        </w:rPr>
        <w:t xml:space="preserve"> </w:t>
      </w:r>
    </w:p>
    <w:p w14:paraId="2F399E99" w14:textId="3368D035"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הנושא את האשה, ופסקה עמו כדי שיזון את בתה חמש שנים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Toc119353564 \h</w:instrText>
      </w:r>
      <w:r>
        <w:rPr>
          <w:noProof/>
          <w:rtl/>
        </w:rPr>
        <w:instrText xml:space="preserve"> </w:instrText>
      </w:r>
      <w:r>
        <w:rPr>
          <w:noProof/>
          <w:rtl/>
        </w:rPr>
      </w:r>
      <w:r>
        <w:rPr>
          <w:noProof/>
          <w:rtl/>
        </w:rPr>
        <w:fldChar w:fldCharType="separate"/>
      </w:r>
      <w:r w:rsidR="00500AD7">
        <w:rPr>
          <w:noProof/>
          <w:rtl/>
        </w:rPr>
        <w:t>203</w:t>
      </w:r>
      <w:r>
        <w:rPr>
          <w:noProof/>
          <w:rtl/>
        </w:rPr>
        <w:fldChar w:fldCharType="end"/>
      </w:r>
    </w:p>
    <w:p w14:paraId="508624F4" w14:textId="776D4FF2"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מתו בנותיהן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Toc119353565 \h</w:instrText>
      </w:r>
      <w:r>
        <w:rPr>
          <w:noProof/>
          <w:rtl/>
        </w:rPr>
        <w:instrText xml:space="preserve"> </w:instrText>
      </w:r>
      <w:r>
        <w:rPr>
          <w:noProof/>
          <w:rtl/>
        </w:rPr>
      </w:r>
      <w:r>
        <w:rPr>
          <w:noProof/>
          <w:rtl/>
        </w:rPr>
        <w:fldChar w:fldCharType="separate"/>
      </w:r>
      <w:r w:rsidR="00500AD7">
        <w:rPr>
          <w:noProof/>
          <w:rtl/>
        </w:rPr>
        <w:t>203</w:t>
      </w:r>
      <w:r>
        <w:rPr>
          <w:noProof/>
          <w:rtl/>
        </w:rPr>
        <w:fldChar w:fldCharType="end"/>
      </w:r>
    </w:p>
    <w:p w14:paraId="45448885" w14:textId="360CA206"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אתמר: האומר לחבירו חייב אני לך מנה</w:t>
      </w:r>
      <w:r w:rsidRPr="00B64141">
        <w:rPr>
          <w:rFonts w:ascii="Fb Fontext" w:hAnsi="Fb Fontext"/>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Toc119353566 \h</w:instrText>
      </w:r>
      <w:r>
        <w:rPr>
          <w:noProof/>
          <w:rtl/>
        </w:rPr>
        <w:instrText xml:space="preserve"> </w:instrText>
      </w:r>
      <w:r>
        <w:rPr>
          <w:noProof/>
          <w:rtl/>
        </w:rPr>
      </w:r>
      <w:r>
        <w:rPr>
          <w:noProof/>
          <w:rtl/>
        </w:rPr>
        <w:fldChar w:fldCharType="separate"/>
      </w:r>
      <w:r w:rsidR="00500AD7">
        <w:rPr>
          <w:noProof/>
          <w:rtl/>
        </w:rPr>
        <w:t>203</w:t>
      </w:r>
      <w:r>
        <w:rPr>
          <w:noProof/>
          <w:rtl/>
        </w:rPr>
        <w:fldChar w:fldCharType="end"/>
      </w:r>
    </w:p>
    <w:p w14:paraId="71363506" w14:textId="1DB07EF9" w:rsidR="0087139A" w:rsidRDefault="0087139A" w:rsidP="003A129B">
      <w:pPr>
        <w:pStyle w:val="afffff7"/>
        <w:framePr w:wrap="around"/>
        <w:rPr>
          <w:rFonts w:asciiTheme="minorHAnsi" w:eastAsiaTheme="minorEastAsia" w:hAnsiTheme="minorHAnsi" w:cstheme="minorBidi"/>
          <w:sz w:val="22"/>
          <w:szCs w:val="22"/>
          <w:rtl/>
        </w:rPr>
      </w:pPr>
      <w:r>
        <w:rPr>
          <w:rtl/>
        </w:rPr>
        <w:t>קב:</w:t>
      </w:r>
      <w:r>
        <w:rPr>
          <w:rtl/>
        </w:rPr>
        <w:fldChar w:fldCharType="begin"/>
      </w:r>
      <w:r>
        <w:rPr>
          <w:rtl/>
        </w:rPr>
        <w:instrText xml:space="preserve"> </w:instrText>
      </w:r>
      <w:r>
        <w:instrText>PAGEREF</w:instrText>
      </w:r>
      <w:r>
        <w:rPr>
          <w:rtl/>
        </w:rPr>
        <w:instrText xml:space="preserve"> _</w:instrText>
      </w:r>
      <w:r>
        <w:instrText>Toc119353567 \h</w:instrText>
      </w:r>
      <w:r>
        <w:rPr>
          <w:rtl/>
        </w:rPr>
        <w:instrText xml:space="preserve"> </w:instrText>
      </w:r>
      <w:r>
        <w:rPr>
          <w:rtl/>
        </w:rPr>
      </w:r>
      <w:r>
        <w:rPr>
          <w:rtl/>
        </w:rPr>
        <w:fldChar w:fldCharType="separate"/>
      </w:r>
      <w:r w:rsidR="00500AD7">
        <w:rPr>
          <w:rtl/>
        </w:rPr>
        <w:t>204</w:t>
      </w:r>
      <w:r>
        <w:rPr>
          <w:rtl/>
        </w:rPr>
        <w:fldChar w:fldCharType="end"/>
      </w:r>
    </w:p>
    <w:p w14:paraId="479D17CC" w14:textId="08A2D94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לא יאמר הראשון לכשתבוא אצלי אזונה אלא מוליך לה.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Toc119353568 \h</w:instrText>
      </w:r>
      <w:r>
        <w:rPr>
          <w:noProof/>
          <w:rtl/>
        </w:rPr>
        <w:instrText xml:space="preserve"> </w:instrText>
      </w:r>
      <w:r>
        <w:rPr>
          <w:noProof/>
          <w:rtl/>
        </w:rPr>
      </w:r>
      <w:r>
        <w:rPr>
          <w:noProof/>
          <w:rtl/>
        </w:rPr>
        <w:fldChar w:fldCharType="separate"/>
      </w:r>
      <w:r w:rsidR="00500AD7">
        <w:rPr>
          <w:noProof/>
          <w:rtl/>
        </w:rPr>
        <w:t>205</w:t>
      </w:r>
      <w:r>
        <w:rPr>
          <w:noProof/>
          <w:rtl/>
        </w:rPr>
        <w:fldChar w:fldCharType="end"/>
      </w:r>
    </w:p>
    <w:p w14:paraId="4936A96F" w14:textId="4DCA5B92"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לא יאמרו שניהם וכו'.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Toc119353570 \h</w:instrText>
      </w:r>
      <w:r>
        <w:rPr>
          <w:noProof/>
          <w:rtl/>
        </w:rPr>
        <w:instrText xml:space="preserve"> </w:instrText>
      </w:r>
      <w:r>
        <w:rPr>
          <w:noProof/>
          <w:rtl/>
        </w:rPr>
      </w:r>
      <w:r>
        <w:rPr>
          <w:noProof/>
          <w:rtl/>
        </w:rPr>
        <w:fldChar w:fldCharType="separate"/>
      </w:r>
      <w:r w:rsidR="00500AD7">
        <w:rPr>
          <w:noProof/>
          <w:rtl/>
        </w:rPr>
        <w:t>205</w:t>
      </w:r>
      <w:r>
        <w:rPr>
          <w:noProof/>
          <w:rtl/>
        </w:rPr>
        <w:fldChar w:fldCharType="end"/>
      </w:r>
    </w:p>
    <w:p w14:paraId="510ED061" w14:textId="7F8C2AF9"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אלמנה שאמרה אי אפשי לזוז מבית בעלי,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Toc119353571 \h</w:instrText>
      </w:r>
      <w:r>
        <w:rPr>
          <w:noProof/>
          <w:rtl/>
        </w:rPr>
        <w:instrText xml:space="preserve"> </w:instrText>
      </w:r>
      <w:r>
        <w:rPr>
          <w:noProof/>
          <w:rtl/>
        </w:rPr>
      </w:r>
      <w:r>
        <w:rPr>
          <w:noProof/>
          <w:rtl/>
        </w:rPr>
        <w:fldChar w:fldCharType="separate"/>
      </w:r>
      <w:r w:rsidR="00500AD7">
        <w:rPr>
          <w:noProof/>
          <w:rtl/>
        </w:rPr>
        <w:t>205</w:t>
      </w:r>
      <w:r>
        <w:rPr>
          <w:noProof/>
          <w:rtl/>
        </w:rPr>
        <w:fldChar w:fldCharType="end"/>
      </w:r>
    </w:p>
    <w:p w14:paraId="405CF6E6" w14:textId="67CCCCA0"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בביתי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Toc119353572 \h</w:instrText>
      </w:r>
      <w:r>
        <w:rPr>
          <w:noProof/>
          <w:rtl/>
        </w:rPr>
        <w:instrText xml:space="preserve"> </w:instrText>
      </w:r>
      <w:r>
        <w:rPr>
          <w:noProof/>
          <w:rtl/>
        </w:rPr>
      </w:r>
      <w:r>
        <w:rPr>
          <w:noProof/>
          <w:rtl/>
        </w:rPr>
        <w:fldChar w:fldCharType="separate"/>
      </w:r>
      <w:r w:rsidR="00500AD7">
        <w:rPr>
          <w:noProof/>
          <w:rtl/>
        </w:rPr>
        <w:t>206</w:t>
      </w:r>
      <w:r>
        <w:rPr>
          <w:noProof/>
          <w:rtl/>
        </w:rPr>
        <w:fldChar w:fldCharType="end"/>
      </w:r>
    </w:p>
    <w:p w14:paraId="4978B157" w14:textId="591B1C8F"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אמרה אי אפשי.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Toc119353573 \h</w:instrText>
      </w:r>
      <w:r>
        <w:rPr>
          <w:noProof/>
          <w:rtl/>
        </w:rPr>
        <w:instrText xml:space="preserve"> </w:instrText>
      </w:r>
      <w:r>
        <w:rPr>
          <w:noProof/>
          <w:rtl/>
        </w:rPr>
      </w:r>
      <w:r>
        <w:rPr>
          <w:noProof/>
          <w:rtl/>
        </w:rPr>
        <w:fldChar w:fldCharType="separate"/>
      </w:r>
      <w:r w:rsidR="00500AD7">
        <w:rPr>
          <w:noProof/>
          <w:rtl/>
        </w:rPr>
        <w:t>206</w:t>
      </w:r>
      <w:r>
        <w:rPr>
          <w:noProof/>
          <w:rtl/>
        </w:rPr>
        <w:fldChar w:fldCharType="end"/>
      </w:r>
    </w:p>
    <w:p w14:paraId="36384400" w14:textId="6E681829"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bCs w:val="0"/>
          <w:noProof/>
          <w:rtl/>
        </w:rPr>
        <w:t xml:space="preserve">ר"ה: </w:t>
      </w:r>
      <w:r w:rsidRPr="00B64141">
        <w:rPr>
          <w:noProof/>
          <w:rtl/>
        </w:rPr>
        <w:t>לשון חכמים ברכה, עושר, מרפא.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Toc119353574 \h</w:instrText>
      </w:r>
      <w:r>
        <w:rPr>
          <w:noProof/>
          <w:rtl/>
        </w:rPr>
        <w:instrText xml:space="preserve"> </w:instrText>
      </w:r>
      <w:r>
        <w:rPr>
          <w:noProof/>
          <w:rtl/>
        </w:rPr>
      </w:r>
      <w:r>
        <w:rPr>
          <w:noProof/>
          <w:rtl/>
        </w:rPr>
        <w:fldChar w:fldCharType="separate"/>
      </w:r>
      <w:r w:rsidR="00500AD7">
        <w:rPr>
          <w:noProof/>
          <w:rtl/>
        </w:rPr>
        <w:t>206</w:t>
      </w:r>
      <w:r>
        <w:rPr>
          <w:noProof/>
          <w:rtl/>
        </w:rPr>
        <w:fldChar w:fldCharType="end"/>
      </w:r>
    </w:p>
    <w:p w14:paraId="27959555" w14:textId="372A2858"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בשעת פטירתו של רבי, אמר: לבני אני צריך, נכנסו בניו אצלו.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Toc119353575 \h</w:instrText>
      </w:r>
      <w:r>
        <w:rPr>
          <w:noProof/>
          <w:rtl/>
        </w:rPr>
        <w:instrText xml:space="preserve"> </w:instrText>
      </w:r>
      <w:r>
        <w:rPr>
          <w:noProof/>
          <w:rtl/>
        </w:rPr>
      </w:r>
      <w:r>
        <w:rPr>
          <w:noProof/>
          <w:rtl/>
        </w:rPr>
        <w:fldChar w:fldCharType="separate"/>
      </w:r>
      <w:r w:rsidR="00500AD7">
        <w:rPr>
          <w:noProof/>
          <w:rtl/>
        </w:rPr>
        <w:t>206</w:t>
      </w:r>
      <w:r>
        <w:rPr>
          <w:noProof/>
          <w:rtl/>
        </w:rPr>
        <w:fldChar w:fldCharType="end"/>
      </w:r>
    </w:p>
    <w:p w14:paraId="6DE302BF" w14:textId="165C7D9C"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ביום שנפטר רבי,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Toc119353577 \h</w:instrText>
      </w:r>
      <w:r>
        <w:rPr>
          <w:noProof/>
          <w:rtl/>
        </w:rPr>
        <w:instrText xml:space="preserve"> </w:instrText>
      </w:r>
      <w:r>
        <w:rPr>
          <w:noProof/>
          <w:rtl/>
        </w:rPr>
      </w:r>
      <w:r>
        <w:rPr>
          <w:noProof/>
          <w:rtl/>
        </w:rPr>
        <w:fldChar w:fldCharType="separate"/>
      </w:r>
      <w:r w:rsidR="00500AD7">
        <w:rPr>
          <w:noProof/>
          <w:rtl/>
        </w:rPr>
        <w:t>207</w:t>
      </w:r>
      <w:r>
        <w:rPr>
          <w:noProof/>
          <w:rtl/>
        </w:rPr>
        <w:fldChar w:fldCharType="end"/>
      </w:r>
    </w:p>
    <w:p w14:paraId="38ED4D14" w14:textId="6E26744A"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כשהתווכחו רח"נ ור'ח,</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Toc119353578 \h</w:instrText>
      </w:r>
      <w:r>
        <w:rPr>
          <w:noProof/>
          <w:rtl/>
        </w:rPr>
        <w:instrText xml:space="preserve"> </w:instrText>
      </w:r>
      <w:r>
        <w:rPr>
          <w:noProof/>
          <w:rtl/>
        </w:rPr>
      </w:r>
      <w:r>
        <w:rPr>
          <w:noProof/>
          <w:rtl/>
        </w:rPr>
        <w:fldChar w:fldCharType="separate"/>
      </w:r>
      <w:r w:rsidR="00500AD7">
        <w:rPr>
          <w:noProof/>
          <w:rtl/>
        </w:rPr>
        <w:t>209</w:t>
      </w:r>
      <w:r>
        <w:rPr>
          <w:noProof/>
          <w:rtl/>
        </w:rPr>
        <w:fldChar w:fldCharType="end"/>
      </w:r>
    </w:p>
    <w:p w14:paraId="02B2BD21" w14:textId="54483756" w:rsidR="0087139A" w:rsidRDefault="0087139A" w:rsidP="003A129B">
      <w:pPr>
        <w:pStyle w:val="afffff7"/>
        <w:framePr w:wrap="around"/>
        <w:rPr>
          <w:rFonts w:asciiTheme="minorHAnsi" w:eastAsiaTheme="minorEastAsia" w:hAnsiTheme="minorHAnsi" w:cstheme="minorBidi"/>
          <w:sz w:val="22"/>
          <w:szCs w:val="22"/>
          <w:rtl/>
        </w:rPr>
      </w:pPr>
      <w:r>
        <w:rPr>
          <w:rtl/>
        </w:rPr>
        <w:t>קד.</w:t>
      </w:r>
      <w:r>
        <w:rPr>
          <w:rtl/>
        </w:rPr>
        <w:fldChar w:fldCharType="begin"/>
      </w:r>
      <w:r>
        <w:rPr>
          <w:rtl/>
        </w:rPr>
        <w:instrText xml:space="preserve"> </w:instrText>
      </w:r>
      <w:r>
        <w:instrText>PAGEREF</w:instrText>
      </w:r>
      <w:r>
        <w:rPr>
          <w:rtl/>
        </w:rPr>
        <w:instrText xml:space="preserve"> _</w:instrText>
      </w:r>
      <w:r>
        <w:instrText>Toc119353579 \h</w:instrText>
      </w:r>
      <w:r>
        <w:rPr>
          <w:rtl/>
        </w:rPr>
        <w:instrText xml:space="preserve"> </w:instrText>
      </w:r>
      <w:r>
        <w:rPr>
          <w:rtl/>
        </w:rPr>
      </w:r>
      <w:r>
        <w:rPr>
          <w:rtl/>
        </w:rPr>
        <w:fldChar w:fldCharType="separate"/>
      </w:r>
      <w:r w:rsidR="00500AD7">
        <w:rPr>
          <w:rtl/>
        </w:rPr>
        <w:t>209</w:t>
      </w:r>
      <w:r>
        <w:rPr>
          <w:rtl/>
        </w:rPr>
        <w:fldChar w:fldCharType="end"/>
      </w:r>
    </w:p>
    <w:p w14:paraId="257AA1B1" w14:textId="4FD6607C" w:rsidR="0087139A" w:rsidRDefault="0087139A" w:rsidP="00D605B0">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כל זמן שהיא בבית אביה</w:t>
      </w:r>
      <w:r w:rsidR="00D605B0">
        <w:rPr>
          <w:rFonts w:hint="cs"/>
          <w:noProof/>
          <w:shd w:val="clear" w:color="auto" w:fill="F2F2F2" w:themeFill="background1" w:themeFillShade="F2"/>
          <w:rtl/>
        </w:rPr>
        <w:t xml:space="preserve">, </w:t>
      </w:r>
      <w:r w:rsidRPr="00B64141">
        <w:rPr>
          <w:noProof/>
          <w:shd w:val="clear" w:color="auto" w:fill="F2F2F2" w:themeFill="background1" w:themeFillShade="F2"/>
          <w:rtl/>
        </w:rPr>
        <w:t>כל זמן שהיא בבית בעלה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Toc119353581 \h</w:instrText>
      </w:r>
      <w:r>
        <w:rPr>
          <w:noProof/>
          <w:rtl/>
        </w:rPr>
        <w:instrText xml:space="preserve"> </w:instrText>
      </w:r>
      <w:r>
        <w:rPr>
          <w:noProof/>
          <w:rtl/>
        </w:rPr>
      </w:r>
      <w:r>
        <w:rPr>
          <w:noProof/>
          <w:rtl/>
        </w:rPr>
        <w:fldChar w:fldCharType="separate"/>
      </w:r>
      <w:r w:rsidR="00500AD7">
        <w:rPr>
          <w:noProof/>
          <w:rtl/>
        </w:rPr>
        <w:t>211</w:t>
      </w:r>
      <w:r>
        <w:rPr>
          <w:noProof/>
          <w:rtl/>
        </w:rPr>
        <w:fldChar w:fldCharType="end"/>
      </w:r>
    </w:p>
    <w:p w14:paraId="6C99CC5A" w14:textId="34B4A56A"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וחכ"א: כל זמן שהיא בבית בעלה - גובה כתובתה לעולם,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Toc119353582 \h</w:instrText>
      </w:r>
      <w:r>
        <w:rPr>
          <w:noProof/>
          <w:rtl/>
        </w:rPr>
        <w:instrText xml:space="preserve"> </w:instrText>
      </w:r>
      <w:r>
        <w:rPr>
          <w:noProof/>
          <w:rtl/>
        </w:rPr>
      </w:r>
      <w:r>
        <w:rPr>
          <w:noProof/>
          <w:rtl/>
        </w:rPr>
        <w:fldChar w:fldCharType="separate"/>
      </w:r>
      <w:r w:rsidR="00500AD7">
        <w:rPr>
          <w:noProof/>
          <w:rtl/>
        </w:rPr>
        <w:t>211</w:t>
      </w:r>
      <w:r>
        <w:rPr>
          <w:noProof/>
          <w:rtl/>
        </w:rPr>
        <w:fldChar w:fldCharType="end"/>
      </w:r>
    </w:p>
    <w:p w14:paraId="2D48E03F" w14:textId="53AC396D" w:rsidR="00D96913" w:rsidRDefault="00D96913">
      <w:pPr>
        <w:pStyle w:val="TOC1"/>
        <w:tabs>
          <w:tab w:val="right" w:leader="dot" w:pos="3392"/>
        </w:tabs>
        <w:rPr>
          <w:noProof/>
          <w:shd w:val="clear" w:color="auto" w:fill="F2F2F2" w:themeFill="background1" w:themeFillShade="F2"/>
          <w:rtl/>
        </w:rPr>
      </w:pPr>
      <w:r>
        <w:rPr>
          <w:rFonts w:hint="cs"/>
          <w:noProof/>
          <w:shd w:val="clear" w:color="auto" w:fill="F2F2F2" w:themeFill="background1" w:themeFillShade="F2"/>
          <w:rtl/>
        </w:rPr>
        <w:t xml:space="preserve">                                          </w:t>
      </w:r>
      <w:r w:rsidRPr="00D96913">
        <w:rPr>
          <w:rFonts w:hint="cs"/>
          <w:noProof/>
          <w:sz w:val="22"/>
          <w:szCs w:val="18"/>
          <w:shd w:val="clear" w:color="auto" w:fill="F2F2F2" w:themeFill="background1" w:themeFillShade="F2"/>
          <w:rtl/>
        </w:rPr>
        <w:t>פרק שלושה עשר שני דיינ</w:t>
      </w:r>
      <w:r>
        <w:rPr>
          <w:rFonts w:hint="cs"/>
          <w:noProof/>
          <w:sz w:val="22"/>
          <w:szCs w:val="18"/>
          <w:shd w:val="clear" w:color="auto" w:fill="F2F2F2" w:themeFill="background1" w:themeFillShade="F2"/>
          <w:rtl/>
        </w:rPr>
        <w:t>י</w:t>
      </w:r>
    </w:p>
    <w:p w14:paraId="67261AC7" w14:textId="0FAF2852"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שני דייני גזירות היו בירושלים: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Toc119353584 \h</w:instrText>
      </w:r>
      <w:r>
        <w:rPr>
          <w:noProof/>
          <w:rtl/>
        </w:rPr>
        <w:instrText xml:space="preserve"> </w:instrText>
      </w:r>
      <w:r>
        <w:rPr>
          <w:noProof/>
          <w:rtl/>
        </w:rPr>
      </w:r>
      <w:r>
        <w:rPr>
          <w:noProof/>
          <w:rtl/>
        </w:rPr>
        <w:fldChar w:fldCharType="separate"/>
      </w:r>
      <w:r w:rsidR="00500AD7">
        <w:rPr>
          <w:noProof/>
          <w:rtl/>
        </w:rPr>
        <w:t>213</w:t>
      </w:r>
      <w:r>
        <w:rPr>
          <w:noProof/>
          <w:rtl/>
        </w:rPr>
        <w:fldChar w:fldCharType="end"/>
      </w:r>
    </w:p>
    <w:p w14:paraId="3BDE3FA0" w14:textId="257BE8B3"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נחלקו עליו בני כהנים גדולים ואמרו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Toc119353585 \h</w:instrText>
      </w:r>
      <w:r>
        <w:rPr>
          <w:noProof/>
          <w:rtl/>
        </w:rPr>
        <w:instrText xml:space="preserve"> </w:instrText>
      </w:r>
      <w:r>
        <w:rPr>
          <w:noProof/>
          <w:rtl/>
        </w:rPr>
      </w:r>
      <w:r>
        <w:rPr>
          <w:noProof/>
          <w:rtl/>
        </w:rPr>
        <w:fldChar w:fldCharType="separate"/>
      </w:r>
      <w:r w:rsidR="00500AD7">
        <w:rPr>
          <w:noProof/>
          <w:rtl/>
        </w:rPr>
        <w:t>213</w:t>
      </w:r>
      <w:r>
        <w:rPr>
          <w:noProof/>
          <w:rtl/>
        </w:rPr>
        <w:fldChar w:fldCharType="end"/>
      </w:r>
    </w:p>
    <w:p w14:paraId="583BB637" w14:textId="5A0A58D7"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והך דשלושה דייני גזילות היו בירושלים,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Toc119353586 \h</w:instrText>
      </w:r>
      <w:r>
        <w:rPr>
          <w:noProof/>
          <w:rtl/>
        </w:rPr>
        <w:instrText xml:space="preserve"> </w:instrText>
      </w:r>
      <w:r>
        <w:rPr>
          <w:noProof/>
          <w:rtl/>
        </w:rPr>
      </w:r>
      <w:r>
        <w:rPr>
          <w:noProof/>
          <w:rtl/>
        </w:rPr>
        <w:fldChar w:fldCharType="separate"/>
      </w:r>
      <w:r w:rsidR="00500AD7">
        <w:rPr>
          <w:noProof/>
          <w:rtl/>
        </w:rPr>
        <w:t>213</w:t>
      </w:r>
      <w:r>
        <w:rPr>
          <w:noProof/>
          <w:rtl/>
        </w:rPr>
        <w:fldChar w:fldCharType="end"/>
      </w:r>
    </w:p>
    <w:p w14:paraId="05CA34B3" w14:textId="2A218416"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גזירות אגזילות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Toc119353587 \h</w:instrText>
      </w:r>
      <w:r>
        <w:rPr>
          <w:noProof/>
          <w:rtl/>
        </w:rPr>
        <w:instrText xml:space="preserve"> </w:instrText>
      </w:r>
      <w:r>
        <w:rPr>
          <w:noProof/>
          <w:rtl/>
        </w:rPr>
      </w:r>
      <w:r>
        <w:rPr>
          <w:noProof/>
          <w:rtl/>
        </w:rPr>
        <w:fldChar w:fldCharType="separate"/>
      </w:r>
      <w:r w:rsidR="00500AD7">
        <w:rPr>
          <w:noProof/>
          <w:rtl/>
        </w:rPr>
        <w:t>213</w:t>
      </w:r>
      <w:r>
        <w:rPr>
          <w:noProof/>
          <w:rtl/>
        </w:rPr>
        <w:fldChar w:fldCharType="end"/>
      </w:r>
    </w:p>
    <w:p w14:paraId="39546CE7" w14:textId="2042009C"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יז' מעשים ומימרות בענין שוחד</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Toc119353588 \h</w:instrText>
      </w:r>
      <w:r>
        <w:rPr>
          <w:noProof/>
          <w:rtl/>
        </w:rPr>
        <w:instrText xml:space="preserve"> </w:instrText>
      </w:r>
      <w:r>
        <w:rPr>
          <w:noProof/>
          <w:rtl/>
        </w:rPr>
      </w:r>
      <w:r>
        <w:rPr>
          <w:noProof/>
          <w:rtl/>
        </w:rPr>
        <w:fldChar w:fldCharType="separate"/>
      </w:r>
      <w:r w:rsidR="00500AD7">
        <w:rPr>
          <w:noProof/>
          <w:rtl/>
        </w:rPr>
        <w:t>213</w:t>
      </w:r>
      <w:r>
        <w:rPr>
          <w:noProof/>
          <w:rtl/>
        </w:rPr>
        <w:fldChar w:fldCharType="end"/>
      </w:r>
    </w:p>
    <w:p w14:paraId="76E2A465" w14:textId="63C35BC3"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מעשה דר"ע ואליהו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Toc119353589 \h</w:instrText>
      </w:r>
      <w:r>
        <w:rPr>
          <w:noProof/>
          <w:rtl/>
        </w:rPr>
        <w:instrText xml:space="preserve"> </w:instrText>
      </w:r>
      <w:r>
        <w:rPr>
          <w:noProof/>
          <w:rtl/>
        </w:rPr>
      </w:r>
      <w:r>
        <w:rPr>
          <w:noProof/>
          <w:rtl/>
        </w:rPr>
        <w:fldChar w:fldCharType="separate"/>
      </w:r>
      <w:r w:rsidR="00500AD7">
        <w:rPr>
          <w:noProof/>
          <w:rtl/>
        </w:rPr>
        <w:t>216</w:t>
      </w:r>
      <w:r>
        <w:rPr>
          <w:noProof/>
          <w:rtl/>
        </w:rPr>
        <w:fldChar w:fldCharType="end"/>
      </w:r>
    </w:p>
    <w:p w14:paraId="6FC9A5A8" w14:textId="58A43BC1" w:rsidR="0087139A" w:rsidRDefault="0087139A" w:rsidP="003A129B">
      <w:pPr>
        <w:pStyle w:val="afffff7"/>
        <w:framePr w:wrap="around"/>
        <w:rPr>
          <w:rFonts w:asciiTheme="minorHAnsi" w:eastAsiaTheme="minorEastAsia" w:hAnsiTheme="minorHAnsi" w:cstheme="minorBidi"/>
          <w:sz w:val="22"/>
          <w:szCs w:val="22"/>
          <w:rtl/>
        </w:rPr>
      </w:pPr>
      <w:r>
        <w:rPr>
          <w:rtl/>
        </w:rPr>
        <w:t>קו.</w:t>
      </w:r>
      <w:r>
        <w:rPr>
          <w:rtl/>
        </w:rPr>
        <w:fldChar w:fldCharType="begin"/>
      </w:r>
      <w:r>
        <w:rPr>
          <w:rtl/>
        </w:rPr>
        <w:instrText xml:space="preserve"> </w:instrText>
      </w:r>
      <w:r>
        <w:instrText>PAGEREF</w:instrText>
      </w:r>
      <w:r>
        <w:rPr>
          <w:rtl/>
        </w:rPr>
        <w:instrText xml:space="preserve"> _</w:instrText>
      </w:r>
      <w:r>
        <w:instrText>Toc119353590 \h</w:instrText>
      </w:r>
      <w:r>
        <w:rPr>
          <w:rtl/>
        </w:rPr>
        <w:instrText xml:space="preserve"> </w:instrText>
      </w:r>
      <w:r>
        <w:rPr>
          <w:rtl/>
        </w:rPr>
      </w:r>
      <w:r>
        <w:rPr>
          <w:rtl/>
        </w:rPr>
        <w:fldChar w:fldCharType="separate"/>
      </w:r>
      <w:r w:rsidR="00500AD7">
        <w:rPr>
          <w:rtl/>
        </w:rPr>
        <w:t>216</w:t>
      </w:r>
      <w:r>
        <w:rPr>
          <w:rtl/>
        </w:rPr>
        <w:fldChar w:fldCharType="end"/>
      </w:r>
    </w:p>
    <w:p w14:paraId="25E51EAF" w14:textId="0A1A6672"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אלו שנטלו שכרן מתרומת הלשכה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Toc119353591 \h</w:instrText>
      </w:r>
      <w:r>
        <w:rPr>
          <w:noProof/>
          <w:rtl/>
        </w:rPr>
        <w:instrText xml:space="preserve"> </w:instrText>
      </w:r>
      <w:r>
        <w:rPr>
          <w:noProof/>
          <w:rtl/>
        </w:rPr>
      </w:r>
      <w:r>
        <w:rPr>
          <w:noProof/>
          <w:rtl/>
        </w:rPr>
        <w:fldChar w:fldCharType="separate"/>
      </w:r>
      <w:r w:rsidR="00500AD7">
        <w:rPr>
          <w:noProof/>
          <w:rtl/>
        </w:rPr>
        <w:t>217</w:t>
      </w:r>
      <w:r>
        <w:rPr>
          <w:noProof/>
          <w:rtl/>
        </w:rPr>
        <w:fldChar w:fldCharType="end"/>
      </w:r>
    </w:p>
    <w:p w14:paraId="0E78F134" w14:textId="67459429"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lastRenderedPageBreak/>
        <w:t>כלי שרת מנין,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Toc119353593 \h</w:instrText>
      </w:r>
      <w:r>
        <w:rPr>
          <w:noProof/>
          <w:rtl/>
        </w:rPr>
        <w:instrText xml:space="preserve"> </w:instrText>
      </w:r>
      <w:r>
        <w:rPr>
          <w:noProof/>
          <w:rtl/>
        </w:rPr>
      </w:r>
      <w:r>
        <w:rPr>
          <w:noProof/>
          <w:rtl/>
        </w:rPr>
        <w:fldChar w:fldCharType="separate"/>
      </w:r>
      <w:r w:rsidR="00500AD7">
        <w:rPr>
          <w:noProof/>
          <w:rtl/>
        </w:rPr>
        <w:t>217</w:t>
      </w:r>
      <w:r>
        <w:rPr>
          <w:noProof/>
          <w:rtl/>
        </w:rPr>
        <w:fldChar w:fldCharType="end"/>
      </w:r>
    </w:p>
    <w:p w14:paraId="50C9FDE1" w14:textId="7351DE87" w:rsidR="0087139A" w:rsidRDefault="0087139A" w:rsidP="003A129B">
      <w:pPr>
        <w:pStyle w:val="afffff7"/>
        <w:framePr w:wrap="around"/>
        <w:rPr>
          <w:rFonts w:asciiTheme="minorHAnsi" w:eastAsiaTheme="minorEastAsia" w:hAnsiTheme="minorHAnsi" w:cstheme="minorBidi"/>
          <w:sz w:val="22"/>
          <w:szCs w:val="22"/>
          <w:rtl/>
        </w:rPr>
      </w:pPr>
      <w:r>
        <w:rPr>
          <w:rtl/>
        </w:rPr>
        <w:t>קז.</w:t>
      </w:r>
      <w:r>
        <w:rPr>
          <w:rtl/>
        </w:rPr>
        <w:fldChar w:fldCharType="begin"/>
      </w:r>
      <w:r>
        <w:rPr>
          <w:rtl/>
        </w:rPr>
        <w:instrText xml:space="preserve"> </w:instrText>
      </w:r>
      <w:r>
        <w:instrText>PAGEREF</w:instrText>
      </w:r>
      <w:r>
        <w:rPr>
          <w:rtl/>
        </w:rPr>
        <w:instrText xml:space="preserve"> _</w:instrText>
      </w:r>
      <w:r>
        <w:instrText>Toc119353594 \h</w:instrText>
      </w:r>
      <w:r>
        <w:rPr>
          <w:rtl/>
        </w:rPr>
        <w:instrText xml:space="preserve"> </w:instrText>
      </w:r>
      <w:r>
        <w:rPr>
          <w:rtl/>
        </w:rPr>
      </w:r>
      <w:r>
        <w:rPr>
          <w:rtl/>
        </w:rPr>
        <w:fldChar w:fldCharType="separate"/>
      </w:r>
      <w:r w:rsidR="00500AD7">
        <w:rPr>
          <w:rtl/>
        </w:rPr>
        <w:t>218</w:t>
      </w:r>
      <w:r>
        <w:rPr>
          <w:rtl/>
        </w:rPr>
        <w:fldChar w:fldCharType="end"/>
      </w:r>
    </w:p>
    <w:p w14:paraId="701D7E19" w14:textId="041AB400"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מי שהלך למדינת הים.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Toc119353595 \h</w:instrText>
      </w:r>
      <w:r>
        <w:rPr>
          <w:noProof/>
          <w:rtl/>
        </w:rPr>
        <w:instrText xml:space="preserve"> </w:instrText>
      </w:r>
      <w:r>
        <w:rPr>
          <w:noProof/>
          <w:rtl/>
        </w:rPr>
      </w:r>
      <w:r>
        <w:rPr>
          <w:noProof/>
          <w:rtl/>
        </w:rPr>
        <w:fldChar w:fldCharType="separate"/>
      </w:r>
      <w:r w:rsidR="00500AD7">
        <w:rPr>
          <w:noProof/>
          <w:rtl/>
        </w:rPr>
        <w:t>218</w:t>
      </w:r>
      <w:r>
        <w:rPr>
          <w:noProof/>
          <w:rtl/>
        </w:rPr>
        <w:fldChar w:fldCharType="end"/>
      </w:r>
    </w:p>
    <w:p w14:paraId="37D28004" w14:textId="0A4C75F9"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מי שהלך למדינת הים, ועמד אחד ופירנס את אשתו,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Toc119353597 \h</w:instrText>
      </w:r>
      <w:r>
        <w:rPr>
          <w:noProof/>
          <w:rtl/>
        </w:rPr>
        <w:instrText xml:space="preserve"> </w:instrText>
      </w:r>
      <w:r>
        <w:rPr>
          <w:noProof/>
          <w:rtl/>
        </w:rPr>
      </w:r>
      <w:r>
        <w:rPr>
          <w:noProof/>
          <w:rtl/>
        </w:rPr>
        <w:fldChar w:fldCharType="separate"/>
      </w:r>
      <w:r w:rsidR="00500AD7">
        <w:rPr>
          <w:noProof/>
          <w:rtl/>
        </w:rPr>
        <w:t>221</w:t>
      </w:r>
      <w:r>
        <w:rPr>
          <w:noProof/>
          <w:rtl/>
        </w:rPr>
        <w:fldChar w:fldCharType="end"/>
      </w:r>
    </w:p>
    <w:p w14:paraId="2704E1C3" w14:textId="3E671D47"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המודר הנאה מחבירו,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Toc119353599 \h</w:instrText>
      </w:r>
      <w:r>
        <w:rPr>
          <w:noProof/>
          <w:rtl/>
        </w:rPr>
        <w:instrText xml:space="preserve"> </w:instrText>
      </w:r>
      <w:r>
        <w:rPr>
          <w:noProof/>
          <w:rtl/>
        </w:rPr>
      </w:r>
      <w:r>
        <w:rPr>
          <w:noProof/>
          <w:rtl/>
        </w:rPr>
        <w:fldChar w:fldCharType="separate"/>
      </w:r>
      <w:r w:rsidR="00500AD7">
        <w:rPr>
          <w:noProof/>
          <w:rtl/>
        </w:rPr>
        <w:t>221</w:t>
      </w:r>
      <w:r>
        <w:rPr>
          <w:noProof/>
          <w:rtl/>
        </w:rPr>
        <w:fldChar w:fldCharType="end"/>
      </w:r>
    </w:p>
    <w:p w14:paraId="0155B8D4" w14:textId="14DB0835" w:rsidR="0087139A" w:rsidRDefault="0087139A" w:rsidP="003A129B">
      <w:pPr>
        <w:pStyle w:val="afffff7"/>
        <w:framePr w:wrap="around"/>
        <w:rPr>
          <w:rFonts w:asciiTheme="minorHAnsi" w:eastAsiaTheme="minorEastAsia" w:hAnsiTheme="minorHAnsi" w:cstheme="minorBidi"/>
          <w:sz w:val="22"/>
          <w:szCs w:val="22"/>
          <w:rtl/>
        </w:rPr>
      </w:pPr>
      <w:r>
        <w:rPr>
          <w:rtl/>
        </w:rPr>
        <w:t>קח:</w:t>
      </w:r>
      <w:r>
        <w:rPr>
          <w:rtl/>
        </w:rPr>
        <w:fldChar w:fldCharType="begin"/>
      </w:r>
      <w:r>
        <w:rPr>
          <w:rtl/>
        </w:rPr>
        <w:instrText xml:space="preserve"> </w:instrText>
      </w:r>
      <w:r>
        <w:instrText>PAGEREF</w:instrText>
      </w:r>
      <w:r>
        <w:rPr>
          <w:rtl/>
        </w:rPr>
        <w:instrText xml:space="preserve"> _</w:instrText>
      </w:r>
      <w:r>
        <w:instrText>Toc119353600 \h</w:instrText>
      </w:r>
      <w:r>
        <w:rPr>
          <w:rtl/>
        </w:rPr>
        <w:instrText xml:space="preserve"> </w:instrText>
      </w:r>
      <w:r>
        <w:rPr>
          <w:rtl/>
        </w:rPr>
      </w:r>
      <w:r>
        <w:rPr>
          <w:rtl/>
        </w:rPr>
        <w:fldChar w:fldCharType="separate"/>
      </w:r>
      <w:r w:rsidR="00500AD7">
        <w:rPr>
          <w:rtl/>
        </w:rPr>
        <w:t>221</w:t>
      </w:r>
      <w:r>
        <w:rPr>
          <w:rtl/>
        </w:rPr>
        <w:fldChar w:fldCharType="end"/>
      </w:r>
    </w:p>
    <w:p w14:paraId="3375E9D7" w14:textId="12570BC7" w:rsidR="0087139A" w:rsidRDefault="0087139A" w:rsidP="00D605B0">
      <w:pPr>
        <w:pStyle w:val="TOC1"/>
        <w:tabs>
          <w:tab w:val="right" w:leader="dot" w:pos="3392"/>
        </w:tabs>
        <w:rPr>
          <w:rFonts w:asciiTheme="minorHAnsi" w:eastAsiaTheme="minorEastAsia" w:hAnsiTheme="minorHAnsi" w:cstheme="minorBidi"/>
          <w:noProof/>
          <w:sz w:val="22"/>
          <w:szCs w:val="22"/>
          <w:rtl/>
        </w:rPr>
      </w:pPr>
      <w:r>
        <w:rPr>
          <w:noProof/>
          <w:rtl/>
        </w:rPr>
        <w:t>מי שמת והניח בנים ובנות,</w:t>
      </w:r>
      <w:r w:rsidR="00D605B0">
        <w:rPr>
          <w:rFonts w:hint="cs"/>
          <w:noProof/>
          <w:rtl/>
        </w:rPr>
        <w:t xml:space="preserve"> </w:t>
      </w:r>
      <w:r>
        <w:rPr>
          <w:noProof/>
          <w:rtl/>
        </w:rPr>
        <w:t>הטוען את חבירו כדי שמן והודה בקנקנים,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Toc119353602 \h</w:instrText>
      </w:r>
      <w:r>
        <w:rPr>
          <w:noProof/>
          <w:rtl/>
        </w:rPr>
        <w:instrText xml:space="preserve"> </w:instrText>
      </w:r>
      <w:r>
        <w:rPr>
          <w:noProof/>
          <w:rtl/>
        </w:rPr>
      </w:r>
      <w:r>
        <w:rPr>
          <w:noProof/>
          <w:rtl/>
        </w:rPr>
        <w:fldChar w:fldCharType="separate"/>
      </w:r>
      <w:r w:rsidR="00500AD7">
        <w:rPr>
          <w:noProof/>
          <w:rtl/>
        </w:rPr>
        <w:t>222</w:t>
      </w:r>
      <w:r>
        <w:rPr>
          <w:noProof/>
          <w:rtl/>
        </w:rPr>
        <w:fldChar w:fldCharType="end"/>
      </w:r>
    </w:p>
    <w:p w14:paraId="1AD493E6" w14:textId="274191B5" w:rsidR="0087139A" w:rsidRDefault="0087139A" w:rsidP="00D605B0">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הפוסק מעות לחתנו ופשט לו את הרגל,</w:t>
      </w:r>
      <w:r w:rsidR="00D605B0">
        <w:rPr>
          <w:rFonts w:hint="cs"/>
          <w:noProof/>
          <w:rtl/>
        </w:rPr>
        <w:t xml:space="preserve"> </w:t>
      </w:r>
      <w:r>
        <w:rPr>
          <w:noProof/>
          <w:rtl/>
        </w:rPr>
        <w:t>העורר על השדה והוא חתום עליה בעד,</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Toc119353605 \h</w:instrText>
      </w:r>
      <w:r>
        <w:rPr>
          <w:noProof/>
          <w:rtl/>
        </w:rPr>
        <w:instrText xml:space="preserve"> </w:instrText>
      </w:r>
      <w:r>
        <w:rPr>
          <w:noProof/>
          <w:rtl/>
        </w:rPr>
      </w:r>
      <w:r>
        <w:rPr>
          <w:noProof/>
          <w:rtl/>
        </w:rPr>
        <w:fldChar w:fldCharType="separate"/>
      </w:r>
      <w:r w:rsidR="00500AD7">
        <w:rPr>
          <w:noProof/>
          <w:rtl/>
        </w:rPr>
        <w:t>223</w:t>
      </w:r>
      <w:r>
        <w:rPr>
          <w:noProof/>
          <w:rtl/>
        </w:rPr>
        <w:fldChar w:fldCharType="end"/>
      </w:r>
    </w:p>
    <w:p w14:paraId="683AB04D" w14:textId="197F8E05" w:rsidR="0087139A" w:rsidRDefault="0087139A" w:rsidP="003A129B">
      <w:pPr>
        <w:pStyle w:val="afffff7"/>
        <w:framePr w:wrap="around"/>
        <w:rPr>
          <w:rFonts w:asciiTheme="minorHAnsi" w:eastAsiaTheme="minorEastAsia" w:hAnsiTheme="minorHAnsi" w:cstheme="minorBidi"/>
          <w:sz w:val="22"/>
          <w:szCs w:val="22"/>
          <w:rtl/>
        </w:rPr>
      </w:pPr>
      <w:r>
        <w:rPr>
          <w:rtl/>
        </w:rPr>
        <w:t>קט:</w:t>
      </w:r>
      <w:r>
        <w:rPr>
          <w:rtl/>
        </w:rPr>
        <w:fldChar w:fldCharType="begin"/>
      </w:r>
      <w:r>
        <w:rPr>
          <w:rtl/>
        </w:rPr>
        <w:instrText xml:space="preserve"> </w:instrText>
      </w:r>
      <w:r>
        <w:instrText>PAGEREF</w:instrText>
      </w:r>
      <w:r>
        <w:rPr>
          <w:rtl/>
        </w:rPr>
        <w:instrText xml:space="preserve"> _</w:instrText>
      </w:r>
      <w:r>
        <w:instrText>Toc119353606 \h</w:instrText>
      </w:r>
      <w:r>
        <w:rPr>
          <w:rtl/>
        </w:rPr>
        <w:instrText xml:space="preserve"> </w:instrText>
      </w:r>
      <w:r>
        <w:rPr>
          <w:rtl/>
        </w:rPr>
      </w:r>
      <w:r>
        <w:rPr>
          <w:rtl/>
        </w:rPr>
        <w:fldChar w:fldCharType="separate"/>
      </w:r>
      <w:r w:rsidR="00500AD7">
        <w:rPr>
          <w:rtl/>
        </w:rPr>
        <w:t>223</w:t>
      </w:r>
      <w:r>
        <w:rPr>
          <w:rtl/>
        </w:rPr>
        <w:fldChar w:fldCharType="end"/>
      </w:r>
    </w:p>
    <w:p w14:paraId="2E8A5A55" w14:textId="123CE615"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עשאה סימן לאחר.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Toc119353607 \h</w:instrText>
      </w:r>
      <w:r>
        <w:rPr>
          <w:noProof/>
          <w:rtl/>
        </w:rPr>
        <w:instrText xml:space="preserve"> </w:instrText>
      </w:r>
      <w:r>
        <w:rPr>
          <w:noProof/>
          <w:rtl/>
        </w:rPr>
      </w:r>
      <w:r>
        <w:rPr>
          <w:noProof/>
          <w:rtl/>
        </w:rPr>
        <w:fldChar w:fldCharType="separate"/>
      </w:r>
      <w:r w:rsidR="00500AD7">
        <w:rPr>
          <w:noProof/>
          <w:rtl/>
        </w:rPr>
        <w:t>224</w:t>
      </w:r>
      <w:r>
        <w:rPr>
          <w:noProof/>
          <w:rtl/>
        </w:rPr>
        <w:fldChar w:fldCharType="end"/>
      </w:r>
    </w:p>
    <w:p w14:paraId="0CB838FD" w14:textId="2E7E87C3"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rFonts w:ascii="Fb Fontext" w:hAnsi="Fb Fontext"/>
          <w:noProof/>
          <w:rtl/>
        </w:rPr>
        <w:t>אותו ש</w:t>
      </w:r>
      <w:r>
        <w:rPr>
          <w:noProof/>
          <w:rtl/>
        </w:rPr>
        <w:t>עשאה סימן לאחר, ערער ושכיב ואוקים אפוטרופא</w:t>
      </w:r>
      <w:r w:rsidRPr="00B64141">
        <w:rPr>
          <w:rFonts w:ascii="Fb Fontext" w:hAnsi="Fb Fontext"/>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Toc119353608 \h</w:instrText>
      </w:r>
      <w:r>
        <w:rPr>
          <w:noProof/>
          <w:rtl/>
        </w:rPr>
        <w:instrText xml:space="preserve"> </w:instrText>
      </w:r>
      <w:r>
        <w:rPr>
          <w:noProof/>
          <w:rtl/>
        </w:rPr>
      </w:r>
      <w:r>
        <w:rPr>
          <w:noProof/>
          <w:rtl/>
        </w:rPr>
        <w:fldChar w:fldCharType="separate"/>
      </w:r>
      <w:r w:rsidR="00500AD7">
        <w:rPr>
          <w:noProof/>
          <w:rtl/>
        </w:rPr>
        <w:t>224</w:t>
      </w:r>
      <w:r>
        <w:rPr>
          <w:noProof/>
          <w:rtl/>
        </w:rPr>
        <w:fldChar w:fldCharType="end"/>
      </w:r>
    </w:p>
    <w:p w14:paraId="126EE7AD" w14:textId="5B079A6D"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מי שהלך למדינת הים ואבדה דרך שדהו,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Toc119353609 \h</w:instrText>
      </w:r>
      <w:r>
        <w:rPr>
          <w:noProof/>
          <w:rtl/>
        </w:rPr>
        <w:instrText xml:space="preserve"> </w:instrText>
      </w:r>
      <w:r>
        <w:rPr>
          <w:noProof/>
          <w:rtl/>
        </w:rPr>
      </w:r>
      <w:r>
        <w:rPr>
          <w:noProof/>
          <w:rtl/>
        </w:rPr>
        <w:fldChar w:fldCharType="separate"/>
      </w:r>
      <w:r w:rsidR="00500AD7">
        <w:rPr>
          <w:noProof/>
          <w:rtl/>
        </w:rPr>
        <w:t>224</w:t>
      </w:r>
      <w:r>
        <w:rPr>
          <w:noProof/>
          <w:rtl/>
        </w:rPr>
        <w:fldChar w:fldCharType="end"/>
      </w:r>
    </w:p>
    <w:p w14:paraId="6B19096D" w14:textId="47B45C55"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המוציא שטר חוב על חברו, והלה הוציא שמכר לו את השדה,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Toc119353612 \h</w:instrText>
      </w:r>
      <w:r>
        <w:rPr>
          <w:noProof/>
          <w:rtl/>
        </w:rPr>
        <w:instrText xml:space="preserve"> </w:instrText>
      </w:r>
      <w:r>
        <w:rPr>
          <w:noProof/>
          <w:rtl/>
        </w:rPr>
      </w:r>
      <w:r>
        <w:rPr>
          <w:noProof/>
          <w:rtl/>
        </w:rPr>
        <w:fldChar w:fldCharType="separate"/>
      </w:r>
      <w:r w:rsidR="00500AD7">
        <w:rPr>
          <w:noProof/>
          <w:rtl/>
        </w:rPr>
        <w:t>225</w:t>
      </w:r>
      <w:r>
        <w:rPr>
          <w:noProof/>
          <w:rtl/>
        </w:rPr>
        <w:fldChar w:fldCharType="end"/>
      </w:r>
    </w:p>
    <w:p w14:paraId="3A8B84FF" w14:textId="5596DD2A"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במקום שנותנים המעות ואח"כ כותבים השטר,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Toc119353613 \h</w:instrText>
      </w:r>
      <w:r>
        <w:rPr>
          <w:noProof/>
          <w:rtl/>
        </w:rPr>
        <w:instrText xml:space="preserve"> </w:instrText>
      </w:r>
      <w:r>
        <w:rPr>
          <w:noProof/>
          <w:rtl/>
        </w:rPr>
      </w:r>
      <w:r>
        <w:rPr>
          <w:noProof/>
          <w:rtl/>
        </w:rPr>
        <w:fldChar w:fldCharType="separate"/>
      </w:r>
      <w:r w:rsidR="00500AD7">
        <w:rPr>
          <w:noProof/>
          <w:rtl/>
        </w:rPr>
        <w:t>225</w:t>
      </w:r>
      <w:r>
        <w:rPr>
          <w:noProof/>
          <w:rtl/>
        </w:rPr>
        <w:fldChar w:fldCharType="end"/>
      </w:r>
    </w:p>
    <w:p w14:paraId="157A01C8" w14:textId="42B4A902"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שנים שהוציאו שטר חוב זע"ז,</w:t>
      </w:r>
      <w:r w:rsidRPr="00B64141">
        <w:rPr>
          <w:bCs w:val="0"/>
          <w:noProof/>
          <w:rtl/>
        </w:rPr>
        <w:t xml:space="preserve"> לר"נ: </w:t>
      </w:r>
      <w:r w:rsidRPr="00B64141">
        <w:rPr>
          <w:noProof/>
          <w:rtl/>
        </w:rPr>
        <w:t>זה גובה וזה גובה;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Toc119353614 \h</w:instrText>
      </w:r>
      <w:r>
        <w:rPr>
          <w:noProof/>
          <w:rtl/>
        </w:rPr>
        <w:instrText xml:space="preserve"> </w:instrText>
      </w:r>
      <w:r>
        <w:rPr>
          <w:noProof/>
          <w:rtl/>
        </w:rPr>
      </w:r>
      <w:r>
        <w:rPr>
          <w:noProof/>
          <w:rtl/>
        </w:rPr>
        <w:fldChar w:fldCharType="separate"/>
      </w:r>
      <w:r w:rsidR="00500AD7">
        <w:rPr>
          <w:noProof/>
          <w:rtl/>
        </w:rPr>
        <w:t>225</w:t>
      </w:r>
      <w:r>
        <w:rPr>
          <w:noProof/>
          <w:rtl/>
        </w:rPr>
        <w:fldChar w:fldCharType="end"/>
      </w:r>
    </w:p>
    <w:p w14:paraId="04A312A7" w14:textId="27C4965B" w:rsidR="0087139A" w:rsidRDefault="0087139A" w:rsidP="003A129B">
      <w:pPr>
        <w:pStyle w:val="afffff7"/>
        <w:framePr w:wrap="around"/>
        <w:rPr>
          <w:rFonts w:asciiTheme="minorHAnsi" w:eastAsiaTheme="minorEastAsia" w:hAnsiTheme="minorHAnsi" w:cstheme="minorBidi"/>
          <w:sz w:val="22"/>
          <w:szCs w:val="22"/>
          <w:rtl/>
        </w:rPr>
      </w:pPr>
      <w:r>
        <w:rPr>
          <w:rtl/>
        </w:rPr>
        <w:t>קי:</w:t>
      </w:r>
      <w:r>
        <w:rPr>
          <w:rtl/>
        </w:rPr>
        <w:fldChar w:fldCharType="begin"/>
      </w:r>
      <w:r>
        <w:rPr>
          <w:rtl/>
        </w:rPr>
        <w:instrText xml:space="preserve"> </w:instrText>
      </w:r>
      <w:r>
        <w:instrText>PAGEREF</w:instrText>
      </w:r>
      <w:r>
        <w:rPr>
          <w:rtl/>
        </w:rPr>
        <w:instrText xml:space="preserve"> _</w:instrText>
      </w:r>
      <w:r>
        <w:instrText>Toc119353615 \h</w:instrText>
      </w:r>
      <w:r>
        <w:rPr>
          <w:rtl/>
        </w:rPr>
        <w:instrText xml:space="preserve"> </w:instrText>
      </w:r>
      <w:r>
        <w:rPr>
          <w:rtl/>
        </w:rPr>
      </w:r>
      <w:r>
        <w:rPr>
          <w:rtl/>
        </w:rPr>
        <w:fldChar w:fldCharType="separate"/>
      </w:r>
      <w:r w:rsidR="00500AD7">
        <w:rPr>
          <w:rtl/>
        </w:rPr>
        <w:t>226</w:t>
      </w:r>
      <w:r>
        <w:rPr>
          <w:rtl/>
        </w:rPr>
        <w:fldChar w:fldCharType="end"/>
      </w:r>
    </w:p>
    <w:p w14:paraId="7F0F3E98" w14:textId="27FABEFB" w:rsidR="0087139A" w:rsidRDefault="0087139A">
      <w:pPr>
        <w:pStyle w:val="TOC1"/>
        <w:tabs>
          <w:tab w:val="right" w:leader="dot" w:pos="3392"/>
        </w:tabs>
        <w:rPr>
          <w:rFonts w:asciiTheme="minorHAnsi" w:eastAsiaTheme="minorEastAsia" w:hAnsiTheme="minorHAnsi" w:cstheme="minorBidi"/>
          <w:noProof/>
          <w:sz w:val="22"/>
          <w:szCs w:val="22"/>
          <w:rtl/>
        </w:rPr>
      </w:pPr>
      <w:r>
        <w:rPr>
          <w:noProof/>
          <w:rtl/>
        </w:rPr>
        <w:t>שלש ארצות לנשואין: יהודה, ועבר הירדן, והגליל,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Toc119353616 \h</w:instrText>
      </w:r>
      <w:r>
        <w:rPr>
          <w:noProof/>
          <w:rtl/>
        </w:rPr>
        <w:instrText xml:space="preserve"> </w:instrText>
      </w:r>
      <w:r>
        <w:rPr>
          <w:noProof/>
          <w:rtl/>
        </w:rPr>
      </w:r>
      <w:r>
        <w:rPr>
          <w:noProof/>
          <w:rtl/>
        </w:rPr>
        <w:fldChar w:fldCharType="separate"/>
      </w:r>
      <w:r w:rsidR="00500AD7">
        <w:rPr>
          <w:noProof/>
          <w:rtl/>
        </w:rPr>
        <w:t>226</w:t>
      </w:r>
      <w:r>
        <w:rPr>
          <w:noProof/>
          <w:rtl/>
        </w:rPr>
        <w:fldChar w:fldCharType="end"/>
      </w:r>
    </w:p>
    <w:p w14:paraId="06E15AB0" w14:textId="390ABC3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רשב"ג אומר 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Toc119353617 \h</w:instrText>
      </w:r>
      <w:r>
        <w:rPr>
          <w:noProof/>
          <w:rtl/>
        </w:rPr>
        <w:instrText xml:space="preserve"> </w:instrText>
      </w:r>
      <w:r>
        <w:rPr>
          <w:noProof/>
          <w:rtl/>
        </w:rPr>
      </w:r>
      <w:r>
        <w:rPr>
          <w:noProof/>
          <w:rtl/>
        </w:rPr>
        <w:fldChar w:fldCharType="separate"/>
      </w:r>
      <w:r w:rsidR="00500AD7">
        <w:rPr>
          <w:noProof/>
          <w:rtl/>
        </w:rPr>
        <w:t>227</w:t>
      </w:r>
      <w:r>
        <w:rPr>
          <w:noProof/>
          <w:rtl/>
        </w:rPr>
        <w:fldChar w:fldCharType="end"/>
      </w:r>
    </w:p>
    <w:p w14:paraId="0E60C305" w14:textId="096B8FA7"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בודק</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Toc119353618 \h</w:instrText>
      </w:r>
      <w:r>
        <w:rPr>
          <w:noProof/>
          <w:rtl/>
        </w:rPr>
        <w:instrText xml:space="preserve"> </w:instrText>
      </w:r>
      <w:r>
        <w:rPr>
          <w:noProof/>
          <w:rtl/>
        </w:rPr>
      </w:r>
      <w:r>
        <w:rPr>
          <w:noProof/>
          <w:rtl/>
        </w:rPr>
        <w:fldChar w:fldCharType="separate"/>
      </w:r>
      <w:r w:rsidR="00500AD7">
        <w:rPr>
          <w:noProof/>
          <w:rtl/>
        </w:rPr>
        <w:t>227</w:t>
      </w:r>
      <w:r>
        <w:rPr>
          <w:noProof/>
          <w:rtl/>
        </w:rPr>
        <w:fldChar w:fldCharType="end"/>
      </w:r>
    </w:p>
    <w:p w14:paraId="31264952" w14:textId="0F160561" w:rsidR="0087139A" w:rsidRDefault="0087139A">
      <w:pPr>
        <w:pStyle w:val="TOC1"/>
        <w:tabs>
          <w:tab w:val="right" w:leader="dot" w:pos="3392"/>
        </w:tabs>
        <w:rPr>
          <w:rFonts w:asciiTheme="minorHAnsi" w:eastAsiaTheme="minorEastAsia" w:hAnsiTheme="minorHAnsi" w:cstheme="minorBidi"/>
          <w:noProof/>
          <w:sz w:val="22"/>
          <w:szCs w:val="22"/>
          <w:rtl/>
        </w:rPr>
      </w:pPr>
      <w:r w:rsidRPr="00B64141">
        <w:rPr>
          <w:noProof/>
          <w:shd w:val="clear" w:color="auto" w:fill="F2F2F2" w:themeFill="background1" w:themeFillShade="F2"/>
          <w:rtl/>
        </w:rPr>
        <w:t>הכל מעלין לארץ ישראל</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Toc119353619 \h</w:instrText>
      </w:r>
      <w:r>
        <w:rPr>
          <w:noProof/>
          <w:rtl/>
        </w:rPr>
        <w:instrText xml:space="preserve"> </w:instrText>
      </w:r>
      <w:r>
        <w:rPr>
          <w:noProof/>
          <w:rtl/>
        </w:rPr>
      </w:r>
      <w:r>
        <w:rPr>
          <w:noProof/>
          <w:rtl/>
        </w:rPr>
        <w:fldChar w:fldCharType="separate"/>
      </w:r>
      <w:r w:rsidR="00500AD7">
        <w:rPr>
          <w:noProof/>
          <w:rtl/>
        </w:rPr>
        <w:t>227</w:t>
      </w:r>
      <w:r>
        <w:rPr>
          <w:noProof/>
          <w:rtl/>
        </w:rPr>
        <w:fldChar w:fldCharType="end"/>
      </w:r>
    </w:p>
    <w:p w14:paraId="24D7929A" w14:textId="52018D65"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הכל מעלין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Toc119353620 \h</w:instrText>
      </w:r>
      <w:r>
        <w:rPr>
          <w:noProof/>
          <w:rtl/>
        </w:rPr>
        <w:instrText xml:space="preserve"> </w:instrText>
      </w:r>
      <w:r>
        <w:rPr>
          <w:noProof/>
          <w:rtl/>
        </w:rPr>
      </w:r>
      <w:r>
        <w:rPr>
          <w:noProof/>
          <w:rtl/>
        </w:rPr>
        <w:fldChar w:fldCharType="separate"/>
      </w:r>
      <w:r w:rsidR="00500AD7">
        <w:rPr>
          <w:noProof/>
          <w:rtl/>
        </w:rPr>
        <w:t>227</w:t>
      </w:r>
      <w:r>
        <w:rPr>
          <w:noProof/>
          <w:rtl/>
        </w:rPr>
        <w:fldChar w:fldCharType="end"/>
      </w:r>
    </w:p>
    <w:p w14:paraId="7D1FE02E" w14:textId="59B0954C"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ואין הכל מוציאין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Toc119353621 \h</w:instrText>
      </w:r>
      <w:r>
        <w:rPr>
          <w:noProof/>
          <w:rtl/>
        </w:rPr>
        <w:instrText xml:space="preserve"> </w:instrText>
      </w:r>
      <w:r>
        <w:rPr>
          <w:noProof/>
          <w:rtl/>
        </w:rPr>
      </w:r>
      <w:r>
        <w:rPr>
          <w:noProof/>
          <w:rtl/>
        </w:rPr>
        <w:fldChar w:fldCharType="separate"/>
      </w:r>
      <w:r w:rsidR="00500AD7">
        <w:rPr>
          <w:noProof/>
          <w:rtl/>
        </w:rPr>
        <w:t>227</w:t>
      </w:r>
      <w:r>
        <w:rPr>
          <w:noProof/>
          <w:rtl/>
        </w:rPr>
        <w:fldChar w:fldCharType="end"/>
      </w:r>
    </w:p>
    <w:p w14:paraId="4AE8346E" w14:textId="030D1785"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הכל מעלין לירושלים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Toc119353622 \h</w:instrText>
      </w:r>
      <w:r>
        <w:rPr>
          <w:noProof/>
          <w:rtl/>
        </w:rPr>
        <w:instrText xml:space="preserve"> </w:instrText>
      </w:r>
      <w:r>
        <w:rPr>
          <w:noProof/>
          <w:rtl/>
        </w:rPr>
      </w:r>
      <w:r>
        <w:rPr>
          <w:noProof/>
          <w:rtl/>
        </w:rPr>
        <w:fldChar w:fldCharType="separate"/>
      </w:r>
      <w:r w:rsidR="00500AD7">
        <w:rPr>
          <w:noProof/>
          <w:rtl/>
        </w:rPr>
        <w:t>227</w:t>
      </w:r>
      <w:r>
        <w:rPr>
          <w:noProof/>
          <w:rtl/>
        </w:rPr>
        <w:fldChar w:fldCharType="end"/>
      </w:r>
    </w:p>
    <w:p w14:paraId="49303335" w14:textId="04F197A6"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ואין הכל מוציאין</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Toc119353623 \h</w:instrText>
      </w:r>
      <w:r>
        <w:rPr>
          <w:noProof/>
          <w:rtl/>
        </w:rPr>
        <w:instrText xml:space="preserve"> </w:instrText>
      </w:r>
      <w:r>
        <w:rPr>
          <w:noProof/>
          <w:rtl/>
        </w:rPr>
      </w:r>
      <w:r>
        <w:rPr>
          <w:noProof/>
          <w:rtl/>
        </w:rPr>
        <w:fldChar w:fldCharType="separate"/>
      </w:r>
      <w:r w:rsidR="00500AD7">
        <w:rPr>
          <w:noProof/>
          <w:rtl/>
        </w:rPr>
        <w:t>227</w:t>
      </w:r>
      <w:r>
        <w:rPr>
          <w:noProof/>
          <w:rtl/>
        </w:rPr>
        <w:fldChar w:fldCharType="end"/>
      </w:r>
    </w:p>
    <w:p w14:paraId="59294A86" w14:textId="7520C58E" w:rsidR="0087139A" w:rsidRDefault="0087139A">
      <w:pPr>
        <w:pStyle w:val="TOC3"/>
        <w:tabs>
          <w:tab w:val="right" w:leader="dot" w:pos="3392"/>
        </w:tabs>
        <w:rPr>
          <w:rFonts w:asciiTheme="minorHAnsi" w:eastAsiaTheme="minorEastAsia" w:hAnsiTheme="minorHAnsi" w:cstheme="minorBidi"/>
          <w:bCs w:val="0"/>
          <w:noProof/>
          <w:sz w:val="22"/>
          <w:szCs w:val="22"/>
          <w:rtl/>
        </w:rPr>
      </w:pPr>
      <w:r>
        <w:rPr>
          <w:noProof/>
          <w:rtl/>
        </w:rPr>
        <w:t>הוא אומר לעלות, והיא אומרת שלא לעלות כופין אותה לעלות,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Toc119353624 \h</w:instrText>
      </w:r>
      <w:r>
        <w:rPr>
          <w:noProof/>
          <w:rtl/>
        </w:rPr>
        <w:instrText xml:space="preserve"> </w:instrText>
      </w:r>
      <w:r>
        <w:rPr>
          <w:noProof/>
          <w:rtl/>
        </w:rPr>
      </w:r>
      <w:r>
        <w:rPr>
          <w:noProof/>
          <w:rtl/>
        </w:rPr>
        <w:fldChar w:fldCharType="separate"/>
      </w:r>
      <w:r w:rsidR="00500AD7">
        <w:rPr>
          <w:noProof/>
          <w:rtl/>
        </w:rPr>
        <w:t>227</w:t>
      </w:r>
      <w:r>
        <w:rPr>
          <w:noProof/>
          <w:rtl/>
        </w:rPr>
        <w:fldChar w:fldCharType="end"/>
      </w:r>
    </w:p>
    <w:p w14:paraId="201CE174" w14:textId="2EE77F7B"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נשא אשה כו'.</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Toc119353625 \h</w:instrText>
      </w:r>
      <w:r>
        <w:rPr>
          <w:noProof/>
          <w:rtl/>
        </w:rPr>
        <w:instrText xml:space="preserve"> </w:instrText>
      </w:r>
      <w:r>
        <w:rPr>
          <w:noProof/>
          <w:rtl/>
        </w:rPr>
      </w:r>
      <w:r>
        <w:rPr>
          <w:noProof/>
          <w:rtl/>
        </w:rPr>
        <w:fldChar w:fldCharType="separate"/>
      </w:r>
      <w:r w:rsidR="00500AD7">
        <w:rPr>
          <w:noProof/>
          <w:rtl/>
        </w:rPr>
        <w:t>228</w:t>
      </w:r>
      <w:r>
        <w:rPr>
          <w:noProof/>
          <w:rtl/>
        </w:rPr>
        <w:fldChar w:fldCharType="end"/>
      </w:r>
    </w:p>
    <w:p w14:paraId="0F01F2C4" w14:textId="15947DCC"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לרשב"ג: נותן לה ממעות קפוטקיא.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Toc119353626 \h</w:instrText>
      </w:r>
      <w:r>
        <w:rPr>
          <w:noProof/>
          <w:rtl/>
        </w:rPr>
        <w:instrText xml:space="preserve"> </w:instrText>
      </w:r>
      <w:r>
        <w:rPr>
          <w:noProof/>
          <w:rtl/>
        </w:rPr>
      </w:r>
      <w:r>
        <w:rPr>
          <w:noProof/>
          <w:rtl/>
        </w:rPr>
        <w:fldChar w:fldCharType="separate"/>
      </w:r>
      <w:r w:rsidR="00500AD7">
        <w:rPr>
          <w:noProof/>
          <w:rtl/>
        </w:rPr>
        <w:t>228</w:t>
      </w:r>
      <w:r>
        <w:rPr>
          <w:noProof/>
          <w:rtl/>
        </w:rPr>
        <w:fldChar w:fldCharType="end"/>
      </w:r>
    </w:p>
    <w:p w14:paraId="7CA30405" w14:textId="7CAAB9C0" w:rsidR="0087139A" w:rsidRDefault="0087139A" w:rsidP="003A129B">
      <w:pPr>
        <w:pStyle w:val="afffff7"/>
        <w:framePr w:wrap="around"/>
        <w:rPr>
          <w:rFonts w:asciiTheme="minorHAnsi" w:eastAsiaTheme="minorEastAsia" w:hAnsiTheme="minorHAnsi" w:cstheme="minorBidi"/>
          <w:sz w:val="22"/>
          <w:szCs w:val="22"/>
          <w:rtl/>
        </w:rPr>
      </w:pPr>
      <w:r>
        <w:rPr>
          <w:rtl/>
        </w:rPr>
        <w:t>קיא</w:t>
      </w:r>
      <w:r w:rsidRPr="00B64141">
        <w:rPr>
          <w:rFonts w:ascii="BA Fontov Regular" w:hAnsi="BA Fontov Regular"/>
          <w:spacing w:val="8"/>
          <w:rtl/>
        </w:rPr>
        <w:t>:</w:t>
      </w:r>
      <w:r>
        <w:rPr>
          <w:rtl/>
        </w:rPr>
        <w:fldChar w:fldCharType="begin"/>
      </w:r>
      <w:r>
        <w:rPr>
          <w:rtl/>
        </w:rPr>
        <w:instrText xml:space="preserve"> </w:instrText>
      </w:r>
      <w:r>
        <w:instrText>PAGEREF</w:instrText>
      </w:r>
      <w:r>
        <w:rPr>
          <w:rtl/>
        </w:rPr>
        <w:instrText xml:space="preserve"> _</w:instrText>
      </w:r>
      <w:r>
        <w:instrText>Toc119353628 \h</w:instrText>
      </w:r>
      <w:r>
        <w:rPr>
          <w:rtl/>
        </w:rPr>
        <w:instrText xml:space="preserve"> </w:instrText>
      </w:r>
      <w:r>
        <w:rPr>
          <w:rtl/>
        </w:rPr>
      </w:r>
      <w:r>
        <w:rPr>
          <w:rtl/>
        </w:rPr>
        <w:fldChar w:fldCharType="separate"/>
      </w:r>
      <w:r w:rsidR="00500AD7">
        <w:rPr>
          <w:rtl/>
        </w:rPr>
        <w:t>232</w:t>
      </w:r>
      <w:r>
        <w:rPr>
          <w:rtl/>
        </w:rPr>
        <w:fldChar w:fldCharType="end"/>
      </w:r>
    </w:p>
    <w:p w14:paraId="14DE2FAD" w14:textId="1D1478CE" w:rsidR="0087139A" w:rsidRDefault="0087139A">
      <w:pPr>
        <w:pStyle w:val="TOC3"/>
        <w:tabs>
          <w:tab w:val="right" w:leader="dot" w:pos="3392"/>
        </w:tabs>
        <w:rPr>
          <w:rFonts w:asciiTheme="minorHAnsi" w:eastAsiaTheme="minorEastAsia" w:hAnsiTheme="minorHAnsi" w:cstheme="minorBidi"/>
          <w:bCs w:val="0"/>
          <w:noProof/>
          <w:sz w:val="22"/>
          <w:szCs w:val="22"/>
          <w:rtl/>
        </w:rPr>
      </w:pPr>
      <w:r w:rsidRPr="00B64141">
        <w:rPr>
          <w:noProof/>
          <w:rtl/>
        </w:rPr>
        <w:t>כ' מעשים וענינים בשבח א''י</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Toc119353629 \h</w:instrText>
      </w:r>
      <w:r>
        <w:rPr>
          <w:noProof/>
          <w:rtl/>
        </w:rPr>
        <w:instrText xml:space="preserve"> </w:instrText>
      </w:r>
      <w:r>
        <w:rPr>
          <w:noProof/>
          <w:rtl/>
        </w:rPr>
      </w:r>
      <w:r>
        <w:rPr>
          <w:noProof/>
          <w:rtl/>
        </w:rPr>
        <w:fldChar w:fldCharType="separate"/>
      </w:r>
      <w:r w:rsidR="00500AD7">
        <w:rPr>
          <w:noProof/>
          <w:rtl/>
        </w:rPr>
        <w:t>234</w:t>
      </w:r>
      <w:r>
        <w:rPr>
          <w:noProof/>
          <w:rtl/>
        </w:rPr>
        <w:fldChar w:fldCharType="end"/>
      </w:r>
    </w:p>
    <w:p w14:paraId="317CF803" w14:textId="6E598D2B"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נבנתה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Toc119353631 \h</w:instrText>
      </w:r>
      <w:r>
        <w:rPr>
          <w:noProof/>
          <w:rtl/>
        </w:rPr>
        <w:instrText xml:space="preserve"> </w:instrText>
      </w:r>
      <w:r>
        <w:rPr>
          <w:noProof/>
          <w:rtl/>
        </w:rPr>
      </w:r>
      <w:r>
        <w:rPr>
          <w:noProof/>
          <w:rtl/>
        </w:rPr>
        <w:fldChar w:fldCharType="separate"/>
      </w:r>
      <w:r w:rsidR="00500AD7">
        <w:rPr>
          <w:noProof/>
          <w:rtl/>
        </w:rPr>
        <w:t>235</w:t>
      </w:r>
      <w:r>
        <w:rPr>
          <w:noProof/>
          <w:rtl/>
        </w:rPr>
        <w:fldChar w:fldCharType="end"/>
      </w:r>
    </w:p>
    <w:p w14:paraId="224365D5" w14:textId="7C89959E" w:rsidR="0087139A" w:rsidRDefault="0087139A" w:rsidP="003A129B">
      <w:pPr>
        <w:pStyle w:val="afffff7"/>
        <w:framePr w:wrap="around"/>
        <w:rPr>
          <w:rFonts w:asciiTheme="minorHAnsi" w:eastAsiaTheme="minorEastAsia" w:hAnsiTheme="minorHAnsi" w:cstheme="minorBidi"/>
          <w:sz w:val="22"/>
          <w:szCs w:val="22"/>
          <w:rtl/>
        </w:rPr>
      </w:pPr>
      <w:r>
        <w:rPr>
          <w:rtl/>
        </w:rPr>
        <w:t>קיב:</w:t>
      </w:r>
      <w:r>
        <w:rPr>
          <w:rtl/>
        </w:rPr>
        <w:fldChar w:fldCharType="begin"/>
      </w:r>
      <w:r>
        <w:rPr>
          <w:rtl/>
        </w:rPr>
        <w:instrText xml:space="preserve"> </w:instrText>
      </w:r>
      <w:r>
        <w:instrText>PAGEREF</w:instrText>
      </w:r>
      <w:r>
        <w:rPr>
          <w:rtl/>
        </w:rPr>
        <w:instrText xml:space="preserve"> _</w:instrText>
      </w:r>
      <w:r>
        <w:instrText>Toc119353632 \h</w:instrText>
      </w:r>
      <w:r>
        <w:rPr>
          <w:rtl/>
        </w:rPr>
        <w:instrText xml:space="preserve"> </w:instrText>
      </w:r>
      <w:r>
        <w:rPr>
          <w:rtl/>
        </w:rPr>
      </w:r>
      <w:r>
        <w:rPr>
          <w:rtl/>
        </w:rPr>
        <w:fldChar w:fldCharType="separate"/>
      </w:r>
      <w:r w:rsidR="00500AD7">
        <w:rPr>
          <w:rtl/>
        </w:rPr>
        <w:t>237</w:t>
      </w:r>
      <w:r>
        <w:rPr>
          <w:rtl/>
        </w:rPr>
        <w:fldChar w:fldCharType="end"/>
      </w:r>
    </w:p>
    <w:p w14:paraId="0EA64E96" w14:textId="6B9F648F" w:rsidR="0087139A" w:rsidRDefault="0087139A">
      <w:pPr>
        <w:pStyle w:val="TOC2"/>
        <w:tabs>
          <w:tab w:val="right" w:leader="dot" w:pos="3392"/>
        </w:tabs>
        <w:rPr>
          <w:rFonts w:asciiTheme="minorHAnsi" w:eastAsiaTheme="minorEastAsia" w:hAnsiTheme="minorHAnsi" w:cstheme="minorBidi"/>
          <w:noProof/>
          <w:sz w:val="22"/>
          <w:szCs w:val="22"/>
          <w:rtl/>
        </w:rPr>
      </w:pPr>
      <w:r>
        <w:rPr>
          <w:noProof/>
          <w:rtl/>
        </w:rPr>
        <w:t>הדרן עלך שני דייני גזירות וסליקא לה מסכת כתובות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Toc119353633 \h</w:instrText>
      </w:r>
      <w:r>
        <w:rPr>
          <w:noProof/>
          <w:rtl/>
        </w:rPr>
        <w:instrText xml:space="preserve"> </w:instrText>
      </w:r>
      <w:r>
        <w:rPr>
          <w:noProof/>
          <w:rtl/>
        </w:rPr>
      </w:r>
      <w:r>
        <w:rPr>
          <w:noProof/>
          <w:rtl/>
        </w:rPr>
        <w:fldChar w:fldCharType="separate"/>
      </w:r>
      <w:r w:rsidR="00500AD7">
        <w:rPr>
          <w:noProof/>
          <w:rtl/>
        </w:rPr>
        <w:t>237</w:t>
      </w:r>
      <w:r>
        <w:rPr>
          <w:noProof/>
          <w:rtl/>
        </w:rPr>
        <w:fldChar w:fldCharType="end"/>
      </w:r>
    </w:p>
    <w:p w14:paraId="267F0E1B" w14:textId="1D21786E" w:rsidR="00A9406C" w:rsidRPr="00CF473C" w:rsidRDefault="00853C4E" w:rsidP="00534F59">
      <w:pPr>
        <w:pStyle w:val="afffd"/>
      </w:pPr>
      <w:r>
        <w:rPr>
          <w:spacing w:val="0"/>
          <w:sz w:val="18"/>
          <w:szCs w:val="14"/>
          <w:rtl/>
        </w:rPr>
        <w:fldChar w:fldCharType="end"/>
      </w:r>
    </w:p>
    <w:sectPr w:rsidR="00A9406C" w:rsidRPr="00CF473C" w:rsidSect="007311D8">
      <w:headerReference w:type="even" r:id="rId13"/>
      <w:headerReference w:type="default" r:id="rId14"/>
      <w:pgSz w:w="4536" w:h="6804" w:code="8"/>
      <w:pgMar w:top="284" w:right="567" w:bottom="284" w:left="567" w:header="284" w:footer="284"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7379D" w14:textId="77777777" w:rsidR="008802E2" w:rsidRDefault="008802E2" w:rsidP="00AB7D20">
      <w:pPr>
        <w:spacing w:line="240" w:lineRule="auto"/>
      </w:pPr>
      <w:r>
        <w:separator/>
      </w:r>
    </w:p>
  </w:endnote>
  <w:endnote w:type="continuationSeparator" w:id="0">
    <w:p w14:paraId="2D48E81B" w14:textId="77777777" w:rsidR="008802E2" w:rsidRDefault="008802E2" w:rsidP="00AB7D20">
      <w:pPr>
        <w:spacing w:line="240" w:lineRule="auto"/>
      </w:pPr>
      <w:r>
        <w:continuationSeparator/>
      </w:r>
    </w:p>
  </w:endnote>
  <w:endnote w:type="continuationNotice" w:id="1">
    <w:p w14:paraId="6B2C1237" w14:textId="77777777" w:rsidR="008802E2" w:rsidRDefault="008802E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 Fontov Regular">
    <w:altName w:val="BA Fontov"/>
    <w:charset w:val="00"/>
    <w:family w:val="roman"/>
    <w:pitch w:val="variable"/>
    <w:sig w:usb0="00000803" w:usb1="50000000" w:usb2="00000000" w:usb3="00000000" w:csb0="00000021" w:csb1="00000000"/>
  </w:font>
  <w:font w:name="PFT_Frank">
    <w:panose1 w:val="01000503000000020003"/>
    <w:charset w:val="B1"/>
    <w:family w:val="auto"/>
    <w:pitch w:val="variable"/>
    <w:sig w:usb0="80000827" w:usb1="5000004A" w:usb2="00000000" w:usb3="00000000" w:csb0="00000020" w:csb1="00000000"/>
  </w:font>
  <w:font w:name="FrankRuehl">
    <w:panose1 w:val="020E050306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FontbitDavid">
    <w:altName w:val="Times New Roman"/>
    <w:charset w:val="00"/>
    <w:family w:val="roman"/>
    <w:pitch w:val="variable"/>
    <w:sig w:usb0="80000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 Vilna Bold">
    <w:panose1 w:val="02020803050405020304"/>
    <w:charset w:val="00"/>
    <w:family w:val="roman"/>
    <w:pitch w:val="variable"/>
    <w:sig w:usb0="00000803" w:usb1="5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BA חניכי הישיבות">
    <w:panose1 w:val="02020803050405020304"/>
    <w:charset w:val="00"/>
    <w:family w:val="roman"/>
    <w:pitch w:val="variable"/>
    <w:sig w:usb0="80000823" w:usb1="50002042" w:usb2="00000000" w:usb3="00000000" w:csb0="00000021" w:csb1="00000000"/>
  </w:font>
  <w:font w:name="Fb Fontext">
    <w:altName w:val="Times New Roman"/>
    <w:charset w:val="00"/>
    <w:family w:val="roman"/>
    <w:pitch w:val="variable"/>
    <w:sig w:usb0="80000827" w:usb1="5000004A" w:usb2="00000000" w:usb3="00000000" w:csb0="00000021" w:csb1="00000000"/>
  </w:font>
  <w:font w:name="BA Haketer Regular">
    <w:panose1 w:val="02020803050405020304"/>
    <w:charset w:val="00"/>
    <w:family w:val="roman"/>
    <w:pitch w:val="variable"/>
    <w:sig w:usb0="00000803" w:usb1="50000000" w:usb2="00000000" w:usb3="00000000" w:csb0="00000021" w:csb1="00000000"/>
  </w:font>
  <w:font w:name="BA  Leukmey Girsa Regular">
    <w:panose1 w:val="02020803050405020304"/>
    <w:charset w:val="00"/>
    <w:family w:val="roman"/>
    <w:pitch w:val="variable"/>
    <w:sig w:usb0="00000803" w:usb1="50000000" w:usb2="00000000" w:usb3="00000000" w:csb0="00000021" w:csb1="00000000"/>
  </w:font>
  <w:font w:name="BA Tefilot Regular">
    <w:panose1 w:val="02020803050405020304"/>
    <w:charset w:val="00"/>
    <w:family w:val="roman"/>
    <w:pitch w:val="variable"/>
    <w:sig w:usb0="00000803" w:usb1="50000000" w:usb2="00000000" w:usb3="00000000" w:csb0="0000002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4"/>
        <w:szCs w:val="14"/>
        <w:rtl/>
      </w:rPr>
      <w:id w:val="1677457943"/>
      <w:docPartObj>
        <w:docPartGallery w:val="Page Numbers (Bottom of Page)"/>
        <w:docPartUnique/>
      </w:docPartObj>
    </w:sdtPr>
    <w:sdtContent>
      <w:p w14:paraId="52429ED9" w14:textId="7B4F7310" w:rsidR="00B31C92" w:rsidRPr="00A40DB0" w:rsidRDefault="00B31C92">
        <w:pPr>
          <w:pStyle w:val="a5"/>
          <w:jc w:val="center"/>
          <w:rPr>
            <w:sz w:val="14"/>
            <w:szCs w:val="14"/>
          </w:rPr>
        </w:pPr>
        <w:r w:rsidRPr="00A40DB0">
          <w:rPr>
            <w:sz w:val="14"/>
            <w:szCs w:val="14"/>
          </w:rPr>
          <w:fldChar w:fldCharType="begin"/>
        </w:r>
        <w:r w:rsidRPr="00A40DB0">
          <w:rPr>
            <w:sz w:val="14"/>
            <w:szCs w:val="14"/>
          </w:rPr>
          <w:instrText>PAGE   \* MERGEFORMAT</w:instrText>
        </w:r>
        <w:r w:rsidRPr="00A40DB0">
          <w:rPr>
            <w:sz w:val="14"/>
            <w:szCs w:val="14"/>
          </w:rPr>
          <w:fldChar w:fldCharType="separate"/>
        </w:r>
        <w:r w:rsidRPr="00A40DB0">
          <w:rPr>
            <w:sz w:val="14"/>
            <w:szCs w:val="14"/>
            <w:rtl/>
            <w:lang w:val="he-IL"/>
          </w:rPr>
          <w:t>2</w:t>
        </w:r>
        <w:r w:rsidRPr="00A40DB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66866880"/>
      <w:docPartObj>
        <w:docPartGallery w:val="Page Numbers (Bottom of Page)"/>
        <w:docPartUnique/>
      </w:docPartObj>
    </w:sdtPr>
    <w:sdtContent>
      <w:p w14:paraId="6AD52128" w14:textId="6200BC8C" w:rsidR="00426657" w:rsidRDefault="00426657">
        <w:pPr>
          <w:pStyle w:val="a5"/>
          <w:jc w:val="center"/>
        </w:pPr>
        <w:r>
          <w:fldChar w:fldCharType="begin"/>
        </w:r>
        <w:r>
          <w:instrText>PAGE   \* MERGEFORMAT</w:instrText>
        </w:r>
        <w:r>
          <w:fldChar w:fldCharType="separate"/>
        </w:r>
        <w:r>
          <w:rPr>
            <w:rtl/>
            <w:lang w:val="he-IL"/>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4"/>
        <w:szCs w:val="14"/>
        <w:rtl/>
      </w:rPr>
      <w:id w:val="1940253294"/>
      <w:docPartObj>
        <w:docPartGallery w:val="Page Numbers (Bottom of Page)"/>
        <w:docPartUnique/>
      </w:docPartObj>
    </w:sdtPr>
    <w:sdtEndPr>
      <w:rPr>
        <w:sz w:val="10"/>
        <w:szCs w:val="10"/>
      </w:rPr>
    </w:sdtEndPr>
    <w:sdtContent>
      <w:p w14:paraId="4D64653C" w14:textId="62E30211" w:rsidR="00426657" w:rsidRPr="00A40DB0" w:rsidRDefault="00426657">
        <w:pPr>
          <w:pStyle w:val="a5"/>
          <w:jc w:val="center"/>
          <w:rPr>
            <w:sz w:val="14"/>
            <w:szCs w:val="14"/>
          </w:rPr>
        </w:pPr>
        <w:r w:rsidRPr="00A40DB0">
          <w:rPr>
            <w:sz w:val="14"/>
            <w:szCs w:val="14"/>
          </w:rPr>
          <w:fldChar w:fldCharType="begin"/>
        </w:r>
        <w:r w:rsidRPr="00A40DB0">
          <w:rPr>
            <w:sz w:val="14"/>
            <w:szCs w:val="14"/>
          </w:rPr>
          <w:instrText>PAGE   \* MERGEFORMAT</w:instrText>
        </w:r>
        <w:r w:rsidRPr="00A40DB0">
          <w:rPr>
            <w:sz w:val="14"/>
            <w:szCs w:val="14"/>
          </w:rPr>
          <w:fldChar w:fldCharType="separate"/>
        </w:r>
        <w:r w:rsidRPr="00A40DB0">
          <w:rPr>
            <w:sz w:val="14"/>
            <w:szCs w:val="14"/>
            <w:rtl/>
            <w:lang w:val="he-IL"/>
          </w:rPr>
          <w:t>2</w:t>
        </w:r>
        <w:r w:rsidRPr="00A40DB0">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86A79" w14:textId="77777777" w:rsidR="008802E2" w:rsidRDefault="008802E2" w:rsidP="00AB7D20">
      <w:pPr>
        <w:spacing w:line="240" w:lineRule="auto"/>
      </w:pPr>
      <w:r>
        <w:separator/>
      </w:r>
    </w:p>
  </w:footnote>
  <w:footnote w:type="continuationSeparator" w:id="0">
    <w:p w14:paraId="55489C57" w14:textId="77777777" w:rsidR="008802E2" w:rsidRDefault="008802E2" w:rsidP="00AB7D20">
      <w:pPr>
        <w:spacing w:line="240" w:lineRule="auto"/>
      </w:pPr>
      <w:r>
        <w:continuationSeparator/>
      </w:r>
    </w:p>
  </w:footnote>
  <w:footnote w:type="continuationNotice" w:id="1">
    <w:p w14:paraId="40549ADD" w14:textId="77777777" w:rsidR="008802E2" w:rsidRDefault="008802E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202C7" w14:textId="77777777" w:rsidR="003156E1" w:rsidRDefault="003156E1" w:rsidP="003156E1">
    <w:pPr>
      <w:pStyle w:val="aff9"/>
      <w:rPr>
        <w:rtl/>
      </w:rPr>
    </w:pPr>
    <w:r>
      <w:rPr>
        <w:rFonts w:ascii="BA  Leukmey Girsa Regular" w:hAnsi="BA  Leukmey Girsa Regular" w:cs="BA  Leukmey Girsa Regular"/>
        <w:sz w:val="20"/>
        <w:szCs w:val="20"/>
        <w:rtl/>
      </w:rPr>
      <w:t>׹</w:t>
    </w:r>
    <w:r w:rsidRPr="0090328A">
      <w:rPr>
        <w:rFonts w:ascii="BA Tefilot Regular" w:hAnsi="BA Tefilot Regular" w:cs="BA Tefilot Regular"/>
        <w:spacing w:val="10"/>
        <w:sz w:val="22"/>
        <w:szCs w:val="22"/>
        <w:rtl/>
      </w:rPr>
      <w:t xml:space="preserve"> </w:t>
    </w:r>
    <w:r>
      <w:rPr>
        <w:rFonts w:ascii="BA Tefilot Regular" w:hAnsi="BA Tefilot Regular" w:cs="BA Tefilot Regular" w:hint="cs"/>
        <w:spacing w:val="10"/>
        <w:sz w:val="22"/>
        <w:szCs w:val="22"/>
        <w:rtl/>
      </w:rPr>
      <w:t>שיננא</w:t>
    </w:r>
    <w:r w:rsidRPr="0090328A">
      <w:rPr>
        <w:rFonts w:ascii="BA Tefilot Regular" w:hAnsi="BA Tefilot Regular" w:cs="BA Tefilot Regular"/>
        <w:spacing w:val="10"/>
        <w:sz w:val="22"/>
        <w:szCs w:val="22"/>
        <w:rtl/>
      </w:rPr>
      <w:t xml:space="preserve"> </w:t>
    </w:r>
    <w:r w:rsidRPr="0090328A">
      <w:rPr>
        <w:rFonts w:ascii="BA  Leukmey Girsa Regular" w:hAnsi="BA  Leukmey Girsa Regular" w:cs="BA  Leukmey Girsa Regular"/>
        <w:sz w:val="20"/>
        <w:szCs w:val="20"/>
        <w:rtl/>
      </w:rPr>
      <w:t>׶</w:t>
    </w:r>
  </w:p>
  <w:p w14:paraId="743033E8" w14:textId="49258676" w:rsidR="00FC54B9" w:rsidRPr="003156E1" w:rsidRDefault="003156E1" w:rsidP="003156E1">
    <w:pPr>
      <w:pStyle w:val="a3"/>
      <w:tabs>
        <w:tab w:val="clear" w:pos="4025"/>
        <w:tab w:val="decimal" w:pos="3118"/>
        <w:tab w:val="decimal" w:pos="3402"/>
        <w:tab w:val="center" w:pos="4677"/>
        <w:tab w:val="right" w:pos="7569"/>
      </w:tabs>
      <w:rPr>
        <w:rFonts w:ascii="BA Vilna Bold" w:hAnsi="BA Vilna Bold"/>
        <w:b w:val="0"/>
        <w:spacing w:val="8"/>
        <w:sz w:val="14"/>
        <w:rtl/>
      </w:rPr>
    </w:pPr>
    <w:r>
      <w:rPr>
        <w:rFonts w:ascii="BA Vilna Bold" w:hAnsi="BA Vilna Bold"/>
        <w:b w:val="0"/>
        <w:bCs/>
        <w:spacing w:val="8"/>
        <w:sz w:val="14"/>
        <w:rtl/>
      </w:rPr>
      <w:fldChar w:fldCharType="begin"/>
    </w:r>
    <w:r>
      <w:rPr>
        <w:rFonts w:ascii="BA Vilna Bold" w:hAnsi="BA Vilna Bold"/>
        <w:b w:val="0"/>
        <w:bCs/>
        <w:spacing w:val="8"/>
        <w:sz w:val="14"/>
        <w:rtl/>
      </w:rPr>
      <w:instrText xml:space="preserve"> </w:instrText>
    </w:r>
    <w:r>
      <w:rPr>
        <w:rFonts w:ascii="BA Vilna Bold" w:hAnsi="BA Vilna Bold"/>
        <w:b w:val="0"/>
        <w:bCs/>
        <w:spacing w:val="8"/>
        <w:sz w:val="14"/>
      </w:rPr>
      <w:instrText>STYLEREF</w:instrText>
    </w:r>
    <w:r>
      <w:rPr>
        <w:rFonts w:ascii="BA Vilna Bold" w:hAnsi="BA Vilna Bold"/>
        <w:b w:val="0"/>
        <w:bCs/>
        <w:spacing w:val="8"/>
        <w:sz w:val="14"/>
        <w:rtl/>
      </w:rPr>
      <w:instrText xml:space="preserve">  "דף בצד"  \* </w:instrText>
    </w:r>
    <w:r>
      <w:rPr>
        <w:rFonts w:ascii="BA Vilna Bold" w:hAnsi="BA Vilna Bold"/>
        <w:b w:val="0"/>
        <w:bCs/>
        <w:spacing w:val="8"/>
        <w:sz w:val="14"/>
      </w:rPr>
      <w:instrText>MERGEFORMAT</w:instrText>
    </w:r>
    <w:r>
      <w:rPr>
        <w:rFonts w:ascii="BA Vilna Bold" w:hAnsi="BA Vilna Bold"/>
        <w:b w:val="0"/>
        <w:bCs/>
        <w:spacing w:val="8"/>
        <w:sz w:val="14"/>
        <w:rtl/>
      </w:rPr>
      <w:instrText xml:space="preserve"> </w:instrText>
    </w:r>
    <w:r w:rsidR="00853C4E">
      <w:rPr>
        <w:rFonts w:ascii="BA Vilna Bold" w:hAnsi="BA Vilna Bold"/>
        <w:b w:val="0"/>
        <w:bCs/>
        <w:spacing w:val="8"/>
        <w:sz w:val="14"/>
        <w:rtl/>
      </w:rPr>
      <w:fldChar w:fldCharType="separate"/>
    </w:r>
    <w:r w:rsidR="00500AD7">
      <w:rPr>
        <w:rFonts w:ascii="BA Vilna Bold" w:hAnsi="BA Vilna Bold"/>
        <w:b w:val="0"/>
        <w:bCs/>
        <w:noProof/>
        <w:spacing w:val="8"/>
        <w:sz w:val="14"/>
        <w:rtl/>
      </w:rPr>
      <w:t>קיב.</w:t>
    </w:r>
    <w:r>
      <w:rPr>
        <w:rFonts w:ascii="BA Vilna Bold" w:hAnsi="BA Vilna Bold"/>
        <w:b w:val="0"/>
        <w:bCs/>
        <w:spacing w:val="8"/>
        <w:sz w:val="14"/>
        <w:rtl/>
      </w:rPr>
      <w:fldChar w:fldCharType="end"/>
    </w:r>
    <w:r>
      <w:rPr>
        <w:rFonts w:ascii="BA Vilna Bold" w:hAnsi="BA Vilna Bold" w:hint="cs"/>
        <w:b w:val="0"/>
        <w:bCs/>
        <w:spacing w:val="8"/>
        <w:sz w:val="14"/>
        <w:rtl/>
      </w:rPr>
      <w:t xml:space="preserve">  </w:t>
    </w:r>
    <w:r w:rsidRPr="005F0BDF">
      <w:rPr>
        <w:rFonts w:ascii="BA Vilna Bold" w:hAnsi="BA Vilna Bold"/>
        <w:b w:val="0"/>
        <w:bCs/>
        <w:spacing w:val="8"/>
        <w:sz w:val="14"/>
        <w:rtl/>
      </w:rPr>
      <w:fldChar w:fldCharType="begin"/>
    </w:r>
    <w:r w:rsidRPr="005F0BDF">
      <w:rPr>
        <w:rFonts w:ascii="BA Vilna Bold" w:hAnsi="BA Vilna Bold"/>
        <w:spacing w:val="8"/>
        <w:sz w:val="14"/>
        <w:rtl/>
      </w:rPr>
      <w:instrText xml:space="preserve"> </w:instrText>
    </w:r>
    <w:r w:rsidRPr="005F0BDF">
      <w:rPr>
        <w:rFonts w:ascii="BA Vilna Bold" w:hAnsi="BA Vilna Bold"/>
        <w:spacing w:val="8"/>
        <w:sz w:val="14"/>
      </w:rPr>
      <w:instrText>STYLEREF</w:instrText>
    </w:r>
    <w:r w:rsidRPr="005F0BDF">
      <w:rPr>
        <w:rFonts w:ascii="BA Vilna Bold" w:hAnsi="BA Vilna Bold"/>
        <w:spacing w:val="8"/>
        <w:sz w:val="14"/>
        <w:rtl/>
      </w:rPr>
      <w:instrText xml:space="preserve">  פרק  \* </w:instrText>
    </w:r>
    <w:r w:rsidRPr="005F0BDF">
      <w:rPr>
        <w:rFonts w:ascii="BA Vilna Bold" w:hAnsi="BA Vilna Bold"/>
        <w:spacing w:val="8"/>
        <w:sz w:val="14"/>
      </w:rPr>
      <w:instrText xml:space="preserve">MERGEFORMAT </w:instrText>
    </w:r>
    <w:r w:rsidRPr="005F0BDF">
      <w:rPr>
        <w:rFonts w:ascii="BA Vilna Bold" w:hAnsi="BA Vilna Bold"/>
        <w:b w:val="0"/>
        <w:bCs/>
        <w:spacing w:val="8"/>
        <w:sz w:val="14"/>
        <w:rtl/>
      </w:rPr>
      <w:fldChar w:fldCharType="separate"/>
    </w:r>
    <w:r w:rsidR="00500AD7">
      <w:rPr>
        <w:rFonts w:ascii="BA Vilna Bold" w:hAnsi="BA Vilna Bold"/>
        <w:noProof/>
        <w:spacing w:val="8"/>
        <w:sz w:val="14"/>
        <w:rtl/>
      </w:rPr>
      <w:t>פרק שלושה עשר</w:t>
    </w:r>
    <w:r w:rsidRPr="005F0BDF">
      <w:rPr>
        <w:rFonts w:ascii="BA Vilna Bold" w:hAnsi="BA Vilna Bold"/>
        <w:b w:val="0"/>
        <w:bCs/>
        <w:spacing w:val="8"/>
        <w:sz w:val="14"/>
        <w:rtl/>
      </w:rPr>
      <w:fldChar w:fldCharType="end"/>
    </w:r>
    <w:r w:rsidRPr="005F0BDF">
      <w:rPr>
        <w:rFonts w:ascii="BA Vilna Bold" w:hAnsi="BA Vilna Bold" w:hint="cs"/>
        <w:b w:val="0"/>
        <w:spacing w:val="8"/>
        <w:sz w:val="14"/>
        <w:rtl/>
      </w:rPr>
      <w:t>:</w:t>
    </w:r>
    <w:r>
      <w:rPr>
        <w:rFonts w:ascii="BA Vilna Bold" w:hAnsi="BA Vilna Bold" w:hint="cs"/>
        <w:spacing w:val="8"/>
        <w:sz w:val="14"/>
        <w:rtl/>
      </w:rPr>
      <w:t xml:space="preserve"> </w:t>
    </w:r>
    <w:r>
      <w:rPr>
        <w:rFonts w:ascii="BA Vilna Bold" w:hAnsi="BA Vilna Bold"/>
        <w:spacing w:val="8"/>
        <w:sz w:val="14"/>
        <w:rtl/>
      </w:rPr>
      <w:fldChar w:fldCharType="begin"/>
    </w:r>
    <w:r>
      <w:rPr>
        <w:rFonts w:ascii="BA Vilna Bold" w:hAnsi="BA Vilna Bold"/>
        <w:spacing w:val="8"/>
        <w:sz w:val="14"/>
        <w:rtl/>
      </w:rPr>
      <w:instrText xml:space="preserve"> </w:instrText>
    </w:r>
    <w:r>
      <w:rPr>
        <w:rFonts w:ascii="BA Vilna Bold" w:hAnsi="BA Vilna Bold"/>
        <w:spacing w:val="8"/>
        <w:sz w:val="14"/>
      </w:rPr>
      <w:instrText>STYLEREF</w:instrText>
    </w:r>
    <w:r>
      <w:rPr>
        <w:rFonts w:ascii="BA Vilna Bold" w:hAnsi="BA Vilna Bold"/>
        <w:spacing w:val="8"/>
        <w:sz w:val="14"/>
        <w:rtl/>
      </w:rPr>
      <w:instrText xml:space="preserve">  "פרק שם"  \* </w:instrText>
    </w:r>
    <w:r>
      <w:rPr>
        <w:rFonts w:ascii="BA Vilna Bold" w:hAnsi="BA Vilna Bold"/>
        <w:spacing w:val="8"/>
        <w:sz w:val="14"/>
      </w:rPr>
      <w:instrText>MERGEFORMAT</w:instrText>
    </w:r>
    <w:r>
      <w:rPr>
        <w:rFonts w:ascii="BA Vilna Bold" w:hAnsi="BA Vilna Bold"/>
        <w:spacing w:val="8"/>
        <w:sz w:val="14"/>
        <w:rtl/>
      </w:rPr>
      <w:instrText xml:space="preserve"> </w:instrText>
    </w:r>
    <w:r>
      <w:rPr>
        <w:rFonts w:ascii="BA Vilna Bold" w:hAnsi="BA Vilna Bold"/>
        <w:spacing w:val="8"/>
        <w:sz w:val="14"/>
        <w:rtl/>
      </w:rPr>
      <w:fldChar w:fldCharType="separate"/>
    </w:r>
    <w:r w:rsidR="00500AD7">
      <w:rPr>
        <w:rFonts w:ascii="BA Vilna Bold" w:hAnsi="BA Vilna Bold"/>
        <w:noProof/>
        <w:spacing w:val="8"/>
        <w:sz w:val="14"/>
        <w:rtl/>
      </w:rPr>
      <w:t>שני דייני</w:t>
    </w:r>
    <w:r>
      <w:rPr>
        <w:rFonts w:ascii="BA Vilna Bold" w:hAnsi="BA Vilna Bold"/>
        <w:spacing w:val="8"/>
        <w:sz w:val="14"/>
        <w:rtl/>
      </w:rPr>
      <w:fldChar w:fldCharType="end"/>
    </w:r>
    <w:r>
      <w:rPr>
        <w:rFonts w:ascii="BA Vilna Bold" w:hAnsi="BA Vilna Bold" w:hint="cs"/>
        <w:spacing w:val="8"/>
        <w:sz w:val="14"/>
        <w:rtl/>
      </w:rPr>
      <w:t xml:space="preserve">     </w:t>
    </w:r>
    <w:r w:rsidRPr="005F0BDF">
      <w:rPr>
        <w:rFonts w:ascii="BA Vilna Bold" w:hAnsi="BA Vilna Bold"/>
        <w:spacing w:val="8"/>
        <w:sz w:val="14"/>
        <w:rtl/>
      </w:rPr>
      <w:fldChar w:fldCharType="begin"/>
    </w:r>
    <w:r w:rsidRPr="005F0BDF">
      <w:rPr>
        <w:rFonts w:ascii="BA Vilna Bold" w:hAnsi="BA Vilna Bold"/>
        <w:spacing w:val="8"/>
        <w:sz w:val="14"/>
        <w:rtl/>
      </w:rPr>
      <w:instrText xml:space="preserve"> </w:instrText>
    </w:r>
    <w:r w:rsidRPr="005F0BDF">
      <w:rPr>
        <w:rFonts w:ascii="BA Vilna Bold" w:hAnsi="BA Vilna Bold"/>
        <w:spacing w:val="8"/>
        <w:sz w:val="14"/>
      </w:rPr>
      <w:instrText>STYLEREF</w:instrText>
    </w:r>
    <w:r w:rsidRPr="005F0BDF">
      <w:rPr>
        <w:rFonts w:ascii="BA Vilna Bold" w:hAnsi="BA Vilna Bold"/>
        <w:spacing w:val="8"/>
        <w:sz w:val="14"/>
        <w:rtl/>
      </w:rPr>
      <w:instrText xml:space="preserve">  מסכת  \* </w:instrText>
    </w:r>
    <w:r w:rsidRPr="005F0BDF">
      <w:rPr>
        <w:rFonts w:ascii="BA Vilna Bold" w:hAnsi="BA Vilna Bold"/>
        <w:spacing w:val="8"/>
        <w:sz w:val="14"/>
      </w:rPr>
      <w:instrText>MERGEFORMAT</w:instrText>
    </w:r>
    <w:r w:rsidRPr="005F0BDF">
      <w:rPr>
        <w:rFonts w:ascii="BA Vilna Bold" w:hAnsi="BA Vilna Bold"/>
        <w:spacing w:val="8"/>
        <w:sz w:val="14"/>
        <w:rtl/>
      </w:rPr>
      <w:instrText xml:space="preserve"> </w:instrText>
    </w:r>
    <w:r w:rsidRPr="005F0BDF">
      <w:rPr>
        <w:rFonts w:ascii="BA Vilna Bold" w:hAnsi="BA Vilna Bold"/>
        <w:spacing w:val="8"/>
        <w:sz w:val="14"/>
        <w:rtl/>
      </w:rPr>
      <w:fldChar w:fldCharType="separate"/>
    </w:r>
    <w:r w:rsidR="00500AD7">
      <w:rPr>
        <w:rFonts w:ascii="BA Vilna Bold" w:hAnsi="BA Vilna Bold"/>
        <w:noProof/>
        <w:spacing w:val="8"/>
        <w:sz w:val="14"/>
        <w:rtl/>
      </w:rPr>
      <w:t>כתובות</w:t>
    </w:r>
    <w:r w:rsidRPr="005F0BDF">
      <w:rPr>
        <w:rFonts w:ascii="BA Vilna Bold" w:hAnsi="BA Vilna Bold"/>
        <w:spacing w:val="8"/>
        <w:sz w:val="14"/>
        <w:rtl/>
      </w:rPr>
      <w:fldChar w:fldCharType="end"/>
    </w:r>
    <w:r w:rsidRPr="005F0BDF">
      <w:rPr>
        <w:rFonts w:ascii="BA Vilna Bold" w:hAnsi="BA Vilna Bold"/>
        <w:spacing w:val="8"/>
        <w:sz w:val="14"/>
        <w:rtl/>
      </w:rPr>
      <w:t xml:space="preserve">  </w:t>
    </w:r>
    <w:r w:rsidRPr="005F0BDF">
      <w:rPr>
        <w:rFonts w:ascii="BA Vilna Bold" w:hAnsi="BA Vilna Bold"/>
        <w:spacing w:val="8"/>
        <w:sz w:val="14"/>
        <w:rtl/>
      </w:rPr>
      <w:tab/>
    </w:r>
    <w:r>
      <w:rPr>
        <w:rFonts w:ascii="BA Vilna Bold" w:hAnsi="BA Vilna Bold" w:hint="cs"/>
        <w:b w:val="0"/>
        <w:spacing w:val="8"/>
        <w:sz w:val="14"/>
        <w:rtl/>
      </w:rPr>
      <w:t xml:space="preserve"> </w:t>
    </w:r>
    <w:r>
      <w:rPr>
        <w:rFonts w:ascii="BA Vilna Bold" w:hAnsi="BA Vilna Bold"/>
        <w:b w:val="0"/>
        <w:spacing w:val="8"/>
        <w:sz w:val="14"/>
        <w:rtl/>
      </w:rPr>
      <w:fldChar w:fldCharType="begin"/>
    </w:r>
    <w:r>
      <w:rPr>
        <w:rFonts w:ascii="BA Vilna Bold" w:hAnsi="BA Vilna Bold"/>
        <w:b w:val="0"/>
        <w:spacing w:val="8"/>
        <w:sz w:val="14"/>
        <w:rtl/>
      </w:rPr>
      <w:instrText xml:space="preserve"> </w:instrText>
    </w:r>
    <w:r>
      <w:rPr>
        <w:rFonts w:ascii="BA Vilna Bold" w:hAnsi="BA Vilna Bold"/>
        <w:b w:val="0"/>
        <w:spacing w:val="8"/>
        <w:sz w:val="14"/>
      </w:rPr>
      <w:instrText>STYLEREF</w:instrText>
    </w:r>
    <w:r>
      <w:rPr>
        <w:rFonts w:ascii="BA Vilna Bold" w:hAnsi="BA Vilna Bold"/>
        <w:b w:val="0"/>
        <w:spacing w:val="8"/>
        <w:sz w:val="14"/>
        <w:rtl/>
      </w:rPr>
      <w:instrText xml:space="preserve">  "דפים בפרק ב"  \* </w:instrText>
    </w:r>
    <w:r>
      <w:rPr>
        <w:rFonts w:ascii="BA Vilna Bold" w:hAnsi="BA Vilna Bold"/>
        <w:b w:val="0"/>
        <w:spacing w:val="8"/>
        <w:sz w:val="14"/>
      </w:rPr>
      <w:instrText>MERGEFORMAT</w:instrText>
    </w:r>
    <w:r>
      <w:rPr>
        <w:rFonts w:ascii="BA Vilna Bold" w:hAnsi="BA Vilna Bold"/>
        <w:b w:val="0"/>
        <w:spacing w:val="8"/>
        <w:sz w:val="14"/>
        <w:rtl/>
      </w:rPr>
      <w:instrText xml:space="preserve"> </w:instrText>
    </w:r>
    <w:r>
      <w:rPr>
        <w:rFonts w:ascii="BA Vilna Bold" w:hAnsi="BA Vilna Bold"/>
        <w:b w:val="0"/>
        <w:spacing w:val="8"/>
        <w:sz w:val="14"/>
        <w:rtl/>
      </w:rPr>
      <w:fldChar w:fldCharType="separate"/>
    </w:r>
    <w:r w:rsidR="00500AD7">
      <w:rPr>
        <w:rFonts w:ascii="BA Vilna Bold" w:hAnsi="BA Vilna Bold"/>
        <w:b w:val="0"/>
        <w:noProof/>
        <w:spacing w:val="8"/>
        <w:sz w:val="14"/>
        <w:rtl/>
      </w:rPr>
      <w:t>(קד: - קיב:)</w:t>
    </w:r>
    <w:r>
      <w:rPr>
        <w:rFonts w:ascii="BA Vilna Bold" w:hAnsi="BA Vilna Bold"/>
        <w:b w:val="0"/>
        <w:spacing w:val="8"/>
        <w:sz w:val="14"/>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46AA9" w14:textId="0EB72FA4" w:rsidR="003156E1" w:rsidRDefault="003156E1" w:rsidP="003156E1">
    <w:pPr>
      <w:pStyle w:val="aff9"/>
      <w:spacing w:line="180" w:lineRule="exact"/>
      <w:rPr>
        <w:rtl/>
      </w:rPr>
    </w:pPr>
    <w:r>
      <w:rPr>
        <w:rFonts w:ascii="BA  Leukmey Girsa Regular" w:hAnsi="BA  Leukmey Girsa Regular" w:cs="BA  Leukmey Girsa Regular"/>
        <w:sz w:val="20"/>
        <w:szCs w:val="20"/>
        <w:rtl/>
      </w:rPr>
      <w:t>׹</w:t>
    </w:r>
    <w:r w:rsidRPr="0090328A">
      <w:rPr>
        <w:rFonts w:ascii="BA Tefilot Regular" w:hAnsi="BA Tefilot Regular" w:cs="BA Tefilot Regular"/>
        <w:spacing w:val="10"/>
        <w:sz w:val="22"/>
        <w:szCs w:val="22"/>
        <w:rtl/>
      </w:rPr>
      <w:t xml:space="preserve"> </w:t>
    </w:r>
    <w:r>
      <w:rPr>
        <w:rFonts w:ascii="BA Tefilot Regular" w:hAnsi="BA Tefilot Regular" w:cs="BA Tefilot Regular" w:hint="cs"/>
        <w:spacing w:val="10"/>
        <w:sz w:val="22"/>
        <w:szCs w:val="22"/>
        <w:rtl/>
      </w:rPr>
      <w:t>שיננא</w:t>
    </w:r>
    <w:r w:rsidRPr="0090328A">
      <w:rPr>
        <w:rFonts w:ascii="BA Tefilot Regular" w:hAnsi="BA Tefilot Regular" w:cs="BA Tefilot Regular"/>
        <w:spacing w:val="10"/>
        <w:sz w:val="22"/>
        <w:szCs w:val="22"/>
        <w:rtl/>
      </w:rPr>
      <w:t xml:space="preserve"> </w:t>
    </w:r>
    <w:r w:rsidRPr="0090328A">
      <w:rPr>
        <w:rFonts w:ascii="BA  Leukmey Girsa Regular" w:hAnsi="BA  Leukmey Girsa Regular" w:cs="BA  Leukmey Girsa Regular"/>
        <w:sz w:val="20"/>
        <w:szCs w:val="20"/>
        <w:rtl/>
      </w:rPr>
      <w:t>׶</w:t>
    </w:r>
  </w:p>
  <w:p w14:paraId="223F56D4" w14:textId="16217E27" w:rsidR="00FC54B9" w:rsidRPr="003156E1" w:rsidRDefault="003156E1" w:rsidP="003156E1">
    <w:pPr>
      <w:pStyle w:val="a3"/>
      <w:tabs>
        <w:tab w:val="clear" w:pos="4025"/>
        <w:tab w:val="decimal" w:pos="3118"/>
        <w:tab w:val="decimal" w:pos="3402"/>
        <w:tab w:val="center" w:pos="4677"/>
        <w:tab w:val="right" w:pos="7569"/>
      </w:tabs>
      <w:jc w:val="center"/>
      <w:rPr>
        <w:rFonts w:ascii="BA Vilna Bold" w:hAnsi="BA Vilna Bold"/>
        <w:b w:val="0"/>
        <w:bCs/>
        <w:spacing w:val="8"/>
        <w:sz w:val="14"/>
        <w:rtl/>
      </w:rPr>
    </w:pPr>
    <w:r w:rsidRPr="005F0BDF">
      <w:rPr>
        <w:rFonts w:ascii="BA Vilna Bold" w:hAnsi="BA Vilna Bold"/>
        <w:b w:val="0"/>
        <w:bCs/>
        <w:spacing w:val="8"/>
        <w:sz w:val="14"/>
        <w:rtl/>
      </w:rPr>
      <w:fldChar w:fldCharType="begin"/>
    </w:r>
    <w:r w:rsidRPr="005F0BDF">
      <w:rPr>
        <w:rFonts w:ascii="BA Vilna Bold" w:hAnsi="BA Vilna Bold"/>
        <w:spacing w:val="8"/>
        <w:sz w:val="14"/>
        <w:rtl/>
      </w:rPr>
      <w:instrText xml:space="preserve"> </w:instrText>
    </w:r>
    <w:r w:rsidRPr="005F0BDF">
      <w:rPr>
        <w:rFonts w:ascii="BA Vilna Bold" w:hAnsi="BA Vilna Bold"/>
        <w:spacing w:val="8"/>
        <w:sz w:val="14"/>
      </w:rPr>
      <w:instrText>STYLEREF</w:instrText>
    </w:r>
    <w:r w:rsidRPr="005F0BDF">
      <w:rPr>
        <w:rFonts w:ascii="BA Vilna Bold" w:hAnsi="BA Vilna Bold"/>
        <w:spacing w:val="8"/>
        <w:sz w:val="14"/>
        <w:rtl/>
      </w:rPr>
      <w:instrText xml:space="preserve">  פרק  \* </w:instrText>
    </w:r>
    <w:r w:rsidRPr="005F0BDF">
      <w:rPr>
        <w:rFonts w:ascii="BA Vilna Bold" w:hAnsi="BA Vilna Bold"/>
        <w:spacing w:val="8"/>
        <w:sz w:val="14"/>
      </w:rPr>
      <w:instrText xml:space="preserve">MERGEFORMAT </w:instrText>
    </w:r>
    <w:r w:rsidRPr="005F0BDF">
      <w:rPr>
        <w:rFonts w:ascii="BA Vilna Bold" w:hAnsi="BA Vilna Bold"/>
        <w:b w:val="0"/>
        <w:bCs/>
        <w:spacing w:val="8"/>
        <w:sz w:val="14"/>
        <w:rtl/>
      </w:rPr>
      <w:fldChar w:fldCharType="separate"/>
    </w:r>
    <w:r w:rsidR="00500AD7">
      <w:rPr>
        <w:rFonts w:ascii="BA Vilna Bold" w:hAnsi="BA Vilna Bold"/>
        <w:noProof/>
        <w:spacing w:val="8"/>
        <w:sz w:val="14"/>
        <w:rtl/>
      </w:rPr>
      <w:t>פרק שלושה עשר</w:t>
    </w:r>
    <w:r w:rsidRPr="005F0BDF">
      <w:rPr>
        <w:rFonts w:ascii="BA Vilna Bold" w:hAnsi="BA Vilna Bold"/>
        <w:b w:val="0"/>
        <w:bCs/>
        <w:spacing w:val="8"/>
        <w:sz w:val="14"/>
        <w:rtl/>
      </w:rPr>
      <w:fldChar w:fldCharType="end"/>
    </w:r>
    <w:r w:rsidRPr="005F0BDF">
      <w:rPr>
        <w:rFonts w:ascii="BA Vilna Bold" w:hAnsi="BA Vilna Bold" w:hint="cs"/>
        <w:b w:val="0"/>
        <w:spacing w:val="8"/>
        <w:sz w:val="14"/>
        <w:rtl/>
      </w:rPr>
      <w:t xml:space="preserve">: </w:t>
    </w:r>
    <w:r w:rsidRPr="005F0BDF">
      <w:rPr>
        <w:rFonts w:ascii="BA Vilna Bold" w:hAnsi="BA Vilna Bold"/>
        <w:spacing w:val="8"/>
        <w:sz w:val="14"/>
        <w:rtl/>
      </w:rPr>
      <w:fldChar w:fldCharType="begin"/>
    </w:r>
    <w:r w:rsidRPr="005F0BDF">
      <w:rPr>
        <w:rFonts w:ascii="BA Vilna Bold" w:hAnsi="BA Vilna Bold"/>
        <w:spacing w:val="8"/>
        <w:sz w:val="14"/>
        <w:rtl/>
      </w:rPr>
      <w:instrText xml:space="preserve"> </w:instrText>
    </w:r>
    <w:r w:rsidRPr="005F0BDF">
      <w:rPr>
        <w:rFonts w:ascii="BA Vilna Bold" w:hAnsi="BA Vilna Bold"/>
        <w:spacing w:val="8"/>
        <w:sz w:val="14"/>
      </w:rPr>
      <w:instrText>STYLEREF</w:instrText>
    </w:r>
    <w:r w:rsidRPr="005F0BDF">
      <w:rPr>
        <w:rFonts w:ascii="BA Vilna Bold" w:hAnsi="BA Vilna Bold"/>
        <w:spacing w:val="8"/>
        <w:sz w:val="14"/>
        <w:rtl/>
      </w:rPr>
      <w:instrText xml:space="preserve">  "דפים בפרק ב"  \* </w:instrText>
    </w:r>
    <w:r w:rsidRPr="005F0BDF">
      <w:rPr>
        <w:rFonts w:ascii="BA Vilna Bold" w:hAnsi="BA Vilna Bold"/>
        <w:spacing w:val="8"/>
        <w:sz w:val="14"/>
      </w:rPr>
      <w:instrText>MERGEFORMAT</w:instrText>
    </w:r>
    <w:r w:rsidRPr="005F0BDF">
      <w:rPr>
        <w:rFonts w:ascii="BA Vilna Bold" w:hAnsi="BA Vilna Bold"/>
        <w:spacing w:val="8"/>
        <w:sz w:val="14"/>
        <w:rtl/>
      </w:rPr>
      <w:instrText xml:space="preserve"> </w:instrText>
    </w:r>
    <w:r w:rsidRPr="005F0BDF">
      <w:rPr>
        <w:rFonts w:ascii="BA Vilna Bold" w:hAnsi="BA Vilna Bold"/>
        <w:spacing w:val="8"/>
        <w:sz w:val="14"/>
        <w:rtl/>
      </w:rPr>
      <w:fldChar w:fldCharType="separate"/>
    </w:r>
    <w:r w:rsidR="00500AD7">
      <w:rPr>
        <w:rFonts w:ascii="BA Vilna Bold" w:hAnsi="BA Vilna Bold"/>
        <w:noProof/>
        <w:spacing w:val="8"/>
        <w:sz w:val="14"/>
        <w:rtl/>
      </w:rPr>
      <w:t>(קד: - קיב:)</w:t>
    </w:r>
    <w:r w:rsidRPr="005F0BDF">
      <w:rPr>
        <w:rFonts w:ascii="BA Vilna Bold" w:hAnsi="BA Vilna Bold"/>
        <w:spacing w:val="8"/>
        <w:sz w:val="14"/>
        <w:rtl/>
      </w:rPr>
      <w:fldChar w:fldCharType="end"/>
    </w:r>
    <w:r>
      <w:rPr>
        <w:rFonts w:ascii="BA Vilna Bold" w:hAnsi="BA Vilna Bold" w:hint="cs"/>
        <w:spacing w:val="8"/>
        <w:sz w:val="14"/>
        <w:rtl/>
      </w:rPr>
      <w:t xml:space="preserve">          </w:t>
    </w:r>
    <w:r w:rsidRPr="005F0BDF">
      <w:rPr>
        <w:rFonts w:ascii="BA Vilna Bold" w:hAnsi="BA Vilna Bold"/>
        <w:spacing w:val="8"/>
        <w:sz w:val="14"/>
        <w:rtl/>
      </w:rPr>
      <w:fldChar w:fldCharType="begin"/>
    </w:r>
    <w:r w:rsidRPr="005F0BDF">
      <w:rPr>
        <w:rFonts w:ascii="BA Vilna Bold" w:hAnsi="BA Vilna Bold"/>
        <w:spacing w:val="8"/>
        <w:sz w:val="14"/>
        <w:rtl/>
      </w:rPr>
      <w:instrText xml:space="preserve"> </w:instrText>
    </w:r>
    <w:r w:rsidRPr="005F0BDF">
      <w:rPr>
        <w:rFonts w:ascii="BA Vilna Bold" w:hAnsi="BA Vilna Bold"/>
        <w:spacing w:val="8"/>
        <w:sz w:val="14"/>
      </w:rPr>
      <w:instrText>STYLEREF</w:instrText>
    </w:r>
    <w:r w:rsidRPr="005F0BDF">
      <w:rPr>
        <w:rFonts w:ascii="BA Vilna Bold" w:hAnsi="BA Vilna Bold"/>
        <w:spacing w:val="8"/>
        <w:sz w:val="14"/>
        <w:rtl/>
      </w:rPr>
      <w:instrText xml:space="preserve">  מסכת  \* </w:instrText>
    </w:r>
    <w:r w:rsidRPr="005F0BDF">
      <w:rPr>
        <w:rFonts w:ascii="BA Vilna Bold" w:hAnsi="BA Vilna Bold"/>
        <w:spacing w:val="8"/>
        <w:sz w:val="14"/>
      </w:rPr>
      <w:instrText>MERGEFORMAT</w:instrText>
    </w:r>
    <w:r w:rsidRPr="005F0BDF">
      <w:rPr>
        <w:rFonts w:ascii="BA Vilna Bold" w:hAnsi="BA Vilna Bold"/>
        <w:spacing w:val="8"/>
        <w:sz w:val="14"/>
        <w:rtl/>
      </w:rPr>
      <w:instrText xml:space="preserve"> </w:instrText>
    </w:r>
    <w:r w:rsidRPr="005F0BDF">
      <w:rPr>
        <w:rFonts w:ascii="BA Vilna Bold" w:hAnsi="BA Vilna Bold"/>
        <w:spacing w:val="8"/>
        <w:sz w:val="14"/>
        <w:rtl/>
      </w:rPr>
      <w:fldChar w:fldCharType="separate"/>
    </w:r>
    <w:r w:rsidR="00500AD7">
      <w:rPr>
        <w:rFonts w:ascii="BA Vilna Bold" w:hAnsi="BA Vilna Bold"/>
        <w:noProof/>
        <w:spacing w:val="8"/>
        <w:sz w:val="14"/>
        <w:rtl/>
      </w:rPr>
      <w:t>כתובות</w:t>
    </w:r>
    <w:r w:rsidRPr="005F0BDF">
      <w:rPr>
        <w:rFonts w:ascii="BA Vilna Bold" w:hAnsi="BA Vilna Bold"/>
        <w:spacing w:val="8"/>
        <w:sz w:val="14"/>
        <w:rtl/>
      </w:rPr>
      <w:fldChar w:fldCharType="end"/>
    </w:r>
    <w:r w:rsidRPr="005F0BDF">
      <w:rPr>
        <w:rFonts w:ascii="BA Vilna Bold" w:hAnsi="BA Vilna Bold"/>
        <w:spacing w:val="8"/>
        <w:sz w:val="14"/>
        <w:rtl/>
      </w:rPr>
      <w:t xml:space="preserve">  </w:t>
    </w:r>
    <w:r w:rsidRPr="005F0BDF">
      <w:rPr>
        <w:rFonts w:ascii="BA Vilna Bold" w:hAnsi="BA Vilna Bold"/>
        <w:b w:val="0"/>
        <w:spacing w:val="8"/>
        <w:sz w:val="12"/>
        <w:szCs w:val="12"/>
        <w:rtl/>
      </w:rPr>
      <w:tab/>
    </w:r>
    <w:r w:rsidRPr="008624B4">
      <w:rPr>
        <w:rFonts w:ascii="BA Vilna Bold" w:hAnsi="BA Vilna Bold"/>
        <w:b w:val="0"/>
        <w:bCs/>
        <w:spacing w:val="4"/>
        <w:sz w:val="16"/>
        <w:rtl/>
      </w:rPr>
      <w:fldChar w:fldCharType="begin"/>
    </w:r>
    <w:r w:rsidRPr="008624B4">
      <w:rPr>
        <w:rFonts w:ascii="BA Vilna Bold" w:hAnsi="BA Vilna Bold"/>
        <w:spacing w:val="4"/>
        <w:sz w:val="16"/>
        <w:rtl/>
      </w:rPr>
      <w:instrText xml:space="preserve"> </w:instrText>
    </w:r>
    <w:r w:rsidRPr="008624B4">
      <w:rPr>
        <w:rFonts w:ascii="BA Vilna Bold" w:hAnsi="BA Vilna Bold"/>
        <w:spacing w:val="4"/>
        <w:sz w:val="16"/>
      </w:rPr>
      <w:instrText>STYLEREF  "</w:instrText>
    </w:r>
    <w:r w:rsidRPr="008624B4">
      <w:rPr>
        <w:rFonts w:ascii="BA Vilna Bold" w:hAnsi="BA Vilna Bold"/>
        <w:spacing w:val="4"/>
        <w:sz w:val="16"/>
        <w:rtl/>
      </w:rPr>
      <w:instrText xml:space="preserve">פרק שם"  \* </w:instrText>
    </w:r>
    <w:r w:rsidRPr="008624B4">
      <w:rPr>
        <w:rFonts w:ascii="BA Vilna Bold" w:hAnsi="BA Vilna Bold"/>
        <w:spacing w:val="4"/>
        <w:sz w:val="16"/>
      </w:rPr>
      <w:instrText xml:space="preserve">MERGEFORMAT </w:instrText>
    </w:r>
    <w:r w:rsidRPr="008624B4">
      <w:rPr>
        <w:rFonts w:ascii="BA Vilna Bold" w:hAnsi="BA Vilna Bold"/>
        <w:b w:val="0"/>
        <w:bCs/>
        <w:spacing w:val="4"/>
        <w:sz w:val="16"/>
        <w:rtl/>
      </w:rPr>
      <w:fldChar w:fldCharType="separate"/>
    </w:r>
    <w:r w:rsidR="00500AD7" w:rsidRPr="00500AD7">
      <w:rPr>
        <w:rFonts w:ascii="BA Vilna Bold" w:hAnsi="BA Vilna Bold"/>
        <w:b w:val="0"/>
        <w:noProof/>
        <w:spacing w:val="4"/>
        <w:sz w:val="16"/>
        <w:rtl/>
      </w:rPr>
      <w:t>שני</w:t>
    </w:r>
    <w:r w:rsidR="00500AD7">
      <w:rPr>
        <w:rFonts w:ascii="BA Vilna Bold" w:hAnsi="BA Vilna Bold"/>
        <w:noProof/>
        <w:spacing w:val="4"/>
        <w:sz w:val="16"/>
        <w:rtl/>
      </w:rPr>
      <w:t xml:space="preserve"> דייני</w:t>
    </w:r>
    <w:r w:rsidRPr="008624B4">
      <w:rPr>
        <w:rFonts w:ascii="BA Vilna Bold" w:hAnsi="BA Vilna Bold"/>
        <w:b w:val="0"/>
        <w:bCs/>
        <w:spacing w:val="4"/>
        <w:sz w:val="16"/>
        <w:rtl/>
      </w:rPr>
      <w:fldChar w:fldCharType="end"/>
    </w:r>
    <w:r w:rsidRPr="008624B4">
      <w:rPr>
        <w:rFonts w:ascii="BA Vilna Bold" w:hAnsi="BA Vilna Bold"/>
        <w:spacing w:val="8"/>
        <w:sz w:val="16"/>
        <w:rtl/>
      </w:rPr>
      <w:t xml:space="preserve"> </w:t>
    </w:r>
    <w:r w:rsidRPr="005F0BDF">
      <w:rPr>
        <w:rFonts w:ascii="BA Vilna Bold" w:hAnsi="BA Vilna Bold"/>
        <w:spacing w:val="8"/>
        <w:sz w:val="14"/>
        <w:rtl/>
      </w:rPr>
      <w:t xml:space="preserve"> </w:t>
    </w:r>
    <w:r w:rsidRPr="005F0BDF">
      <w:rPr>
        <w:rFonts w:ascii="BA Vilna Bold" w:hAnsi="BA Vilna Bold"/>
        <w:spacing w:val="8"/>
        <w:sz w:val="14"/>
        <w:rtl/>
      </w:rPr>
      <w:tab/>
    </w:r>
    <w:r w:rsidRPr="005F0BDF">
      <w:rPr>
        <w:rFonts w:ascii="BA Vilna Bold" w:hAnsi="BA Vilna Bold"/>
        <w:b w:val="0"/>
        <w:bCs/>
        <w:spacing w:val="8"/>
        <w:sz w:val="14"/>
        <w:rtl/>
      </w:rPr>
      <w:fldChar w:fldCharType="begin"/>
    </w:r>
    <w:r w:rsidRPr="005F0BDF">
      <w:rPr>
        <w:rFonts w:ascii="BA Vilna Bold" w:hAnsi="BA Vilna Bold"/>
        <w:spacing w:val="8"/>
        <w:sz w:val="14"/>
        <w:rtl/>
      </w:rPr>
      <w:instrText xml:space="preserve"> </w:instrText>
    </w:r>
    <w:r w:rsidRPr="005F0BDF">
      <w:rPr>
        <w:rFonts w:ascii="BA Vilna Bold" w:hAnsi="BA Vilna Bold"/>
        <w:spacing w:val="8"/>
        <w:sz w:val="14"/>
      </w:rPr>
      <w:instrText>STYLEREF  "</w:instrText>
    </w:r>
    <w:r w:rsidRPr="005F0BDF">
      <w:rPr>
        <w:rFonts w:ascii="BA Vilna Bold" w:hAnsi="BA Vilna Bold"/>
        <w:spacing w:val="8"/>
        <w:sz w:val="14"/>
        <w:rtl/>
      </w:rPr>
      <w:instrText xml:space="preserve">דף בצד"  \* </w:instrText>
    </w:r>
    <w:r w:rsidRPr="005F0BDF">
      <w:rPr>
        <w:rFonts w:ascii="BA Vilna Bold" w:hAnsi="BA Vilna Bold"/>
        <w:spacing w:val="8"/>
        <w:sz w:val="14"/>
      </w:rPr>
      <w:instrText xml:space="preserve">MERGEFORMAT </w:instrText>
    </w:r>
    <w:r w:rsidRPr="005F0BDF">
      <w:rPr>
        <w:rFonts w:ascii="BA Vilna Bold" w:hAnsi="BA Vilna Bold"/>
        <w:b w:val="0"/>
        <w:bCs/>
        <w:spacing w:val="8"/>
        <w:sz w:val="14"/>
        <w:rtl/>
      </w:rPr>
      <w:fldChar w:fldCharType="separate"/>
    </w:r>
    <w:r w:rsidR="00500AD7">
      <w:rPr>
        <w:rFonts w:ascii="BA Vilna Bold" w:hAnsi="BA Vilna Bold"/>
        <w:noProof/>
        <w:spacing w:val="8"/>
        <w:sz w:val="14"/>
        <w:rtl/>
      </w:rPr>
      <w:t>קיב:</w:t>
    </w:r>
    <w:r w:rsidRPr="005F0BDF">
      <w:rPr>
        <w:rFonts w:ascii="BA Vilna Bold" w:hAnsi="BA Vilna Bold"/>
        <w:b w:val="0"/>
        <w:bCs/>
        <w:spacing w:val="8"/>
        <w:sz w:val="14"/>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36943" w14:textId="5EF40867" w:rsidR="00853C4E" w:rsidRPr="00853C4E" w:rsidRDefault="00853C4E" w:rsidP="00853C4E">
    <w:pPr>
      <w:pStyle w:val="aff9"/>
      <w:rPr>
        <w:rtl/>
      </w:rPr>
    </w:pPr>
    <w:r>
      <w:rPr>
        <w:rFonts w:ascii="BA  Leukmey Girsa Regular" w:hAnsi="BA  Leukmey Girsa Regular" w:cs="BA  Leukmey Girsa Regular"/>
        <w:sz w:val="20"/>
        <w:szCs w:val="20"/>
        <w:rtl/>
      </w:rPr>
      <w:t>׹</w:t>
    </w:r>
    <w:r w:rsidRPr="0090328A">
      <w:rPr>
        <w:rFonts w:ascii="BA Tefilot Regular" w:hAnsi="BA Tefilot Regular" w:cs="BA Tefilot Regular"/>
        <w:spacing w:val="10"/>
        <w:sz w:val="22"/>
        <w:szCs w:val="22"/>
        <w:rtl/>
      </w:rPr>
      <w:t xml:space="preserve"> </w:t>
    </w:r>
    <w:r>
      <w:rPr>
        <w:rFonts w:ascii="BA Tefilot Regular" w:hAnsi="BA Tefilot Regular" w:cs="BA Tefilot Regular" w:hint="cs"/>
        <w:spacing w:val="10"/>
        <w:sz w:val="22"/>
        <w:szCs w:val="22"/>
        <w:rtl/>
      </w:rPr>
      <w:t>סימנא</w:t>
    </w:r>
    <w:r w:rsidRPr="0090328A">
      <w:rPr>
        <w:rFonts w:ascii="BA Tefilot Regular" w:hAnsi="BA Tefilot Regular" w:cs="BA Tefilot Regular"/>
        <w:spacing w:val="10"/>
        <w:sz w:val="22"/>
        <w:szCs w:val="22"/>
        <w:rtl/>
      </w:rPr>
      <w:t xml:space="preserve"> </w:t>
    </w:r>
    <w:r w:rsidRPr="0090328A">
      <w:rPr>
        <w:rFonts w:ascii="BA  Leukmey Girsa Regular" w:hAnsi="BA  Leukmey Girsa Regular" w:cs="BA  Leukmey Girsa Regular"/>
        <w:sz w:val="20"/>
        <w:szCs w:val="20"/>
        <w:rtl/>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81214" w14:textId="2DFC5CEC" w:rsidR="00EB2D9D" w:rsidRPr="00EB2D9D" w:rsidRDefault="00EB2D9D" w:rsidP="00EB2D9D">
    <w:pPr>
      <w:pStyle w:val="aff9"/>
      <w:spacing w:line="180" w:lineRule="exact"/>
      <w:rPr>
        <w:rtl/>
      </w:rPr>
    </w:pPr>
    <w:r>
      <w:rPr>
        <w:rFonts w:ascii="BA  Leukmey Girsa Regular" w:hAnsi="BA  Leukmey Girsa Regular" w:cs="BA  Leukmey Girsa Regular"/>
        <w:sz w:val="20"/>
        <w:szCs w:val="20"/>
        <w:rtl/>
      </w:rPr>
      <w:t>׹</w:t>
    </w:r>
    <w:r w:rsidRPr="0090328A">
      <w:rPr>
        <w:rFonts w:ascii="BA Tefilot Regular" w:hAnsi="BA Tefilot Regular" w:cs="BA Tefilot Regular"/>
        <w:spacing w:val="10"/>
        <w:sz w:val="22"/>
        <w:szCs w:val="22"/>
        <w:rtl/>
      </w:rPr>
      <w:t xml:space="preserve"> </w:t>
    </w:r>
    <w:r>
      <w:rPr>
        <w:rFonts w:ascii="BA Tefilot Regular" w:hAnsi="BA Tefilot Regular" w:cs="BA Tefilot Regular" w:hint="cs"/>
        <w:spacing w:val="10"/>
        <w:sz w:val="22"/>
        <w:szCs w:val="22"/>
        <w:rtl/>
      </w:rPr>
      <w:t>סימנא</w:t>
    </w:r>
    <w:r w:rsidRPr="0090328A">
      <w:rPr>
        <w:rFonts w:ascii="BA Tefilot Regular" w:hAnsi="BA Tefilot Regular" w:cs="BA Tefilot Regular"/>
        <w:spacing w:val="10"/>
        <w:sz w:val="22"/>
        <w:szCs w:val="22"/>
        <w:rtl/>
      </w:rPr>
      <w:t xml:space="preserve"> </w:t>
    </w:r>
    <w:r w:rsidRPr="0090328A">
      <w:rPr>
        <w:rFonts w:ascii="BA  Leukmey Girsa Regular" w:hAnsi="BA  Leukmey Girsa Regular" w:cs="BA  Leukmey Girsa Regular"/>
        <w:sz w:val="20"/>
        <w:szCs w:val="20"/>
        <w:rtl/>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E26CA0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5CAF67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0A643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2E8800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2BC05B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042B72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47855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8683B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06CDA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FA2E6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DE381F"/>
    <w:multiLevelType w:val="hybridMultilevel"/>
    <w:tmpl w:val="291CA302"/>
    <w:lvl w:ilvl="0" w:tplc="D806F37A">
      <w:start w:val="1"/>
      <w:numFmt w:val="hebrew1"/>
      <w:lvlText w:val="%1."/>
      <w:lvlJc w:val="left"/>
      <w:pPr>
        <w:ind w:left="720" w:hanging="360"/>
      </w:pPr>
      <w:rPr>
        <w:rFonts w:ascii="BA Fontov Regular" w:hAnsi="BA Fontov Regular" w:cs="PFT_Frank" w:hint="default"/>
        <w:sz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504033"/>
    <w:multiLevelType w:val="hybridMultilevel"/>
    <w:tmpl w:val="66E03F2E"/>
    <w:lvl w:ilvl="0" w:tplc="2AFA322E">
      <w:numFmt w:val="bullet"/>
      <w:lvlText w:val="-"/>
      <w:lvlJc w:val="left"/>
      <w:pPr>
        <w:ind w:left="720" w:hanging="360"/>
      </w:pPr>
      <w:rPr>
        <w:rFonts w:ascii="FrankRuehl" w:eastAsiaTheme="minorHAnsi" w:hAnsi="FrankRuehl" w:cs="FrankRueh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B0FE5"/>
    <w:multiLevelType w:val="hybridMultilevel"/>
    <w:tmpl w:val="06ECFB3E"/>
    <w:lvl w:ilvl="0" w:tplc="F746E74C">
      <w:start w:val="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4C791A"/>
    <w:multiLevelType w:val="hybridMultilevel"/>
    <w:tmpl w:val="2C2E39DE"/>
    <w:lvl w:ilvl="0" w:tplc="A5E0169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B35134A"/>
    <w:multiLevelType w:val="hybridMultilevel"/>
    <w:tmpl w:val="3A1EDBFA"/>
    <w:lvl w:ilvl="0" w:tplc="176E5368">
      <w:start w:val="70"/>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B1A2C2F"/>
    <w:multiLevelType w:val="hybridMultilevel"/>
    <w:tmpl w:val="057EF0F4"/>
    <w:lvl w:ilvl="0" w:tplc="597A13AE">
      <w:start w:val="2"/>
      <w:numFmt w:val="bullet"/>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DD1BD5"/>
    <w:multiLevelType w:val="hybridMultilevel"/>
    <w:tmpl w:val="A9801A1C"/>
    <w:lvl w:ilvl="0" w:tplc="08B698E0">
      <w:start w:val="3"/>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8935572">
    <w:abstractNumId w:val="12"/>
  </w:num>
  <w:num w:numId="2" w16cid:durableId="1501457620">
    <w:abstractNumId w:val="13"/>
  </w:num>
  <w:num w:numId="3" w16cid:durableId="1771008265">
    <w:abstractNumId w:val="16"/>
  </w:num>
  <w:num w:numId="4" w16cid:durableId="103185586">
    <w:abstractNumId w:val="15"/>
  </w:num>
  <w:num w:numId="5" w16cid:durableId="964776771">
    <w:abstractNumId w:val="14"/>
  </w:num>
  <w:num w:numId="6" w16cid:durableId="711077401">
    <w:abstractNumId w:val="17"/>
  </w:num>
  <w:num w:numId="7" w16cid:durableId="960765313">
    <w:abstractNumId w:val="11"/>
  </w:num>
  <w:num w:numId="8" w16cid:durableId="145128719">
    <w:abstractNumId w:val="10"/>
  </w:num>
  <w:num w:numId="9" w16cid:durableId="1354260965">
    <w:abstractNumId w:val="8"/>
  </w:num>
  <w:num w:numId="10" w16cid:durableId="582567683">
    <w:abstractNumId w:val="3"/>
  </w:num>
  <w:num w:numId="11" w16cid:durableId="1672947409">
    <w:abstractNumId w:val="2"/>
  </w:num>
  <w:num w:numId="12" w16cid:durableId="504439136">
    <w:abstractNumId w:val="1"/>
  </w:num>
  <w:num w:numId="13" w16cid:durableId="739912678">
    <w:abstractNumId w:val="0"/>
  </w:num>
  <w:num w:numId="14" w16cid:durableId="963465682">
    <w:abstractNumId w:val="9"/>
  </w:num>
  <w:num w:numId="15" w16cid:durableId="348023914">
    <w:abstractNumId w:val="7"/>
  </w:num>
  <w:num w:numId="16" w16cid:durableId="1065226250">
    <w:abstractNumId w:val="6"/>
  </w:num>
  <w:num w:numId="17" w16cid:durableId="1215774246">
    <w:abstractNumId w:val="5"/>
  </w:num>
  <w:num w:numId="18" w16cid:durableId="19112330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Changes/>
  <w:zoom w:percent="176"/>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170"/>
  <w:trackRevisions/>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D20"/>
    <w:rsid w:val="00002F3C"/>
    <w:rsid w:val="00004476"/>
    <w:rsid w:val="00005691"/>
    <w:rsid w:val="00007234"/>
    <w:rsid w:val="00011053"/>
    <w:rsid w:val="00011BDA"/>
    <w:rsid w:val="00014388"/>
    <w:rsid w:val="00016A75"/>
    <w:rsid w:val="000175A4"/>
    <w:rsid w:val="000179C6"/>
    <w:rsid w:val="00024A8A"/>
    <w:rsid w:val="000309DE"/>
    <w:rsid w:val="00030C22"/>
    <w:rsid w:val="0003166B"/>
    <w:rsid w:val="0004335B"/>
    <w:rsid w:val="00043FF6"/>
    <w:rsid w:val="00046175"/>
    <w:rsid w:val="0005550C"/>
    <w:rsid w:val="000568A6"/>
    <w:rsid w:val="00065623"/>
    <w:rsid w:val="000721AB"/>
    <w:rsid w:val="00072D8E"/>
    <w:rsid w:val="000734A8"/>
    <w:rsid w:val="000816F2"/>
    <w:rsid w:val="000825D4"/>
    <w:rsid w:val="0009011F"/>
    <w:rsid w:val="0009033F"/>
    <w:rsid w:val="000904EB"/>
    <w:rsid w:val="000935E1"/>
    <w:rsid w:val="000937B3"/>
    <w:rsid w:val="00094431"/>
    <w:rsid w:val="00094F76"/>
    <w:rsid w:val="00097481"/>
    <w:rsid w:val="00097D26"/>
    <w:rsid w:val="000A1039"/>
    <w:rsid w:val="000A337F"/>
    <w:rsid w:val="000A3668"/>
    <w:rsid w:val="000B013E"/>
    <w:rsid w:val="000B5A30"/>
    <w:rsid w:val="000B5C8D"/>
    <w:rsid w:val="000B5E6A"/>
    <w:rsid w:val="000B6FB5"/>
    <w:rsid w:val="000C3A49"/>
    <w:rsid w:val="000C5418"/>
    <w:rsid w:val="000C69D2"/>
    <w:rsid w:val="000D0972"/>
    <w:rsid w:val="000D09AE"/>
    <w:rsid w:val="000D0E04"/>
    <w:rsid w:val="000D2393"/>
    <w:rsid w:val="000D4DDE"/>
    <w:rsid w:val="000E2053"/>
    <w:rsid w:val="000E580C"/>
    <w:rsid w:val="000F1935"/>
    <w:rsid w:val="000F74C2"/>
    <w:rsid w:val="00104290"/>
    <w:rsid w:val="0011126B"/>
    <w:rsid w:val="00117D5E"/>
    <w:rsid w:val="00120065"/>
    <w:rsid w:val="00121632"/>
    <w:rsid w:val="00127D1A"/>
    <w:rsid w:val="0013034B"/>
    <w:rsid w:val="00130C27"/>
    <w:rsid w:val="001330E1"/>
    <w:rsid w:val="00135676"/>
    <w:rsid w:val="001401BD"/>
    <w:rsid w:val="0014132F"/>
    <w:rsid w:val="00142B0A"/>
    <w:rsid w:val="00143CF9"/>
    <w:rsid w:val="0014550B"/>
    <w:rsid w:val="00152FFB"/>
    <w:rsid w:val="00153232"/>
    <w:rsid w:val="001550F3"/>
    <w:rsid w:val="00155FC2"/>
    <w:rsid w:val="001605E1"/>
    <w:rsid w:val="00164971"/>
    <w:rsid w:val="001678F4"/>
    <w:rsid w:val="00171B3B"/>
    <w:rsid w:val="001775F4"/>
    <w:rsid w:val="0017792C"/>
    <w:rsid w:val="00182F84"/>
    <w:rsid w:val="0018493C"/>
    <w:rsid w:val="00187F57"/>
    <w:rsid w:val="00191F00"/>
    <w:rsid w:val="00195437"/>
    <w:rsid w:val="00196136"/>
    <w:rsid w:val="001979FE"/>
    <w:rsid w:val="001A0F84"/>
    <w:rsid w:val="001A2DF0"/>
    <w:rsid w:val="001A33A2"/>
    <w:rsid w:val="001A54A3"/>
    <w:rsid w:val="001B0E9A"/>
    <w:rsid w:val="001B3C8A"/>
    <w:rsid w:val="001B683E"/>
    <w:rsid w:val="001B7452"/>
    <w:rsid w:val="001B79DD"/>
    <w:rsid w:val="001C0CC6"/>
    <w:rsid w:val="001C4622"/>
    <w:rsid w:val="001C578A"/>
    <w:rsid w:val="001C5BB0"/>
    <w:rsid w:val="001C6725"/>
    <w:rsid w:val="001C6F53"/>
    <w:rsid w:val="001D3B50"/>
    <w:rsid w:val="001E39BE"/>
    <w:rsid w:val="001E657F"/>
    <w:rsid w:val="001E7F44"/>
    <w:rsid w:val="001F2143"/>
    <w:rsid w:val="001F3D6C"/>
    <w:rsid w:val="001F551E"/>
    <w:rsid w:val="001F78A3"/>
    <w:rsid w:val="00200523"/>
    <w:rsid w:val="00202B51"/>
    <w:rsid w:val="00204E1B"/>
    <w:rsid w:val="00204E8F"/>
    <w:rsid w:val="00210190"/>
    <w:rsid w:val="00212190"/>
    <w:rsid w:val="00214DDC"/>
    <w:rsid w:val="00216244"/>
    <w:rsid w:val="00216CEE"/>
    <w:rsid w:val="00216F62"/>
    <w:rsid w:val="00220D33"/>
    <w:rsid w:val="00224771"/>
    <w:rsid w:val="00224981"/>
    <w:rsid w:val="00224E47"/>
    <w:rsid w:val="002254FE"/>
    <w:rsid w:val="00226970"/>
    <w:rsid w:val="0022796D"/>
    <w:rsid w:val="002303FC"/>
    <w:rsid w:val="002314D6"/>
    <w:rsid w:val="002327F4"/>
    <w:rsid w:val="0023500D"/>
    <w:rsid w:val="002379F4"/>
    <w:rsid w:val="002512E0"/>
    <w:rsid w:val="00254288"/>
    <w:rsid w:val="00254838"/>
    <w:rsid w:val="00256D61"/>
    <w:rsid w:val="00261080"/>
    <w:rsid w:val="00262EB3"/>
    <w:rsid w:val="00263BA6"/>
    <w:rsid w:val="00266783"/>
    <w:rsid w:val="00266C22"/>
    <w:rsid w:val="00267081"/>
    <w:rsid w:val="0027535E"/>
    <w:rsid w:val="00276D35"/>
    <w:rsid w:val="00280EA8"/>
    <w:rsid w:val="0028196D"/>
    <w:rsid w:val="0028536C"/>
    <w:rsid w:val="0028579D"/>
    <w:rsid w:val="0028672D"/>
    <w:rsid w:val="00287D14"/>
    <w:rsid w:val="00290432"/>
    <w:rsid w:val="00290D62"/>
    <w:rsid w:val="00296C06"/>
    <w:rsid w:val="002A1302"/>
    <w:rsid w:val="002A6C13"/>
    <w:rsid w:val="002B2629"/>
    <w:rsid w:val="002B2689"/>
    <w:rsid w:val="002B37D3"/>
    <w:rsid w:val="002B5F65"/>
    <w:rsid w:val="002B7BCC"/>
    <w:rsid w:val="002C00EA"/>
    <w:rsid w:val="002C4558"/>
    <w:rsid w:val="002C4A0B"/>
    <w:rsid w:val="002D006A"/>
    <w:rsid w:val="002D30B2"/>
    <w:rsid w:val="002D624C"/>
    <w:rsid w:val="002D6A9E"/>
    <w:rsid w:val="002E20D7"/>
    <w:rsid w:val="002E234C"/>
    <w:rsid w:val="002E4056"/>
    <w:rsid w:val="002E51D2"/>
    <w:rsid w:val="002E6CDF"/>
    <w:rsid w:val="002F1051"/>
    <w:rsid w:val="002F17BC"/>
    <w:rsid w:val="002F337D"/>
    <w:rsid w:val="002F3420"/>
    <w:rsid w:val="002F35F2"/>
    <w:rsid w:val="002F54BB"/>
    <w:rsid w:val="002F732E"/>
    <w:rsid w:val="00302FEB"/>
    <w:rsid w:val="00303689"/>
    <w:rsid w:val="0030405B"/>
    <w:rsid w:val="00305AB7"/>
    <w:rsid w:val="00307A9E"/>
    <w:rsid w:val="003110E5"/>
    <w:rsid w:val="00313E27"/>
    <w:rsid w:val="00314655"/>
    <w:rsid w:val="003156E1"/>
    <w:rsid w:val="003176FF"/>
    <w:rsid w:val="00321FCF"/>
    <w:rsid w:val="00323A1B"/>
    <w:rsid w:val="003254C1"/>
    <w:rsid w:val="00327649"/>
    <w:rsid w:val="00332601"/>
    <w:rsid w:val="003333A2"/>
    <w:rsid w:val="00334C49"/>
    <w:rsid w:val="00335D5F"/>
    <w:rsid w:val="003366E3"/>
    <w:rsid w:val="00341806"/>
    <w:rsid w:val="003422F5"/>
    <w:rsid w:val="00342D6B"/>
    <w:rsid w:val="003447B8"/>
    <w:rsid w:val="003448F3"/>
    <w:rsid w:val="003463CB"/>
    <w:rsid w:val="003477CD"/>
    <w:rsid w:val="00347852"/>
    <w:rsid w:val="00347AAF"/>
    <w:rsid w:val="00351A01"/>
    <w:rsid w:val="003533C8"/>
    <w:rsid w:val="00353B6C"/>
    <w:rsid w:val="0035407E"/>
    <w:rsid w:val="00357AD7"/>
    <w:rsid w:val="0036276C"/>
    <w:rsid w:val="00363103"/>
    <w:rsid w:val="0036780E"/>
    <w:rsid w:val="00371DC4"/>
    <w:rsid w:val="003720B8"/>
    <w:rsid w:val="00372EEC"/>
    <w:rsid w:val="003744D8"/>
    <w:rsid w:val="00374D0B"/>
    <w:rsid w:val="0037518B"/>
    <w:rsid w:val="0037770F"/>
    <w:rsid w:val="00381110"/>
    <w:rsid w:val="0038116E"/>
    <w:rsid w:val="00381DF5"/>
    <w:rsid w:val="0038573F"/>
    <w:rsid w:val="003A129B"/>
    <w:rsid w:val="003A2F2E"/>
    <w:rsid w:val="003A3756"/>
    <w:rsid w:val="003A4B85"/>
    <w:rsid w:val="003B01B7"/>
    <w:rsid w:val="003B367D"/>
    <w:rsid w:val="003B41A2"/>
    <w:rsid w:val="003B4ACE"/>
    <w:rsid w:val="003B4DAF"/>
    <w:rsid w:val="003B502D"/>
    <w:rsid w:val="003B54EC"/>
    <w:rsid w:val="003B7FEA"/>
    <w:rsid w:val="003C0F35"/>
    <w:rsid w:val="003C1EE5"/>
    <w:rsid w:val="003C3C66"/>
    <w:rsid w:val="003C4A9A"/>
    <w:rsid w:val="003C57B6"/>
    <w:rsid w:val="003D141B"/>
    <w:rsid w:val="003D606D"/>
    <w:rsid w:val="003E3BE6"/>
    <w:rsid w:val="003E5B69"/>
    <w:rsid w:val="003F0FB3"/>
    <w:rsid w:val="003F337D"/>
    <w:rsid w:val="003F4F9D"/>
    <w:rsid w:val="003F7884"/>
    <w:rsid w:val="003F7FEA"/>
    <w:rsid w:val="00405BE4"/>
    <w:rsid w:val="00406D48"/>
    <w:rsid w:val="0041137A"/>
    <w:rsid w:val="0041227B"/>
    <w:rsid w:val="00412C80"/>
    <w:rsid w:val="00413009"/>
    <w:rsid w:val="004140BC"/>
    <w:rsid w:val="0041447C"/>
    <w:rsid w:val="00420A15"/>
    <w:rsid w:val="00423934"/>
    <w:rsid w:val="0042619D"/>
    <w:rsid w:val="00426657"/>
    <w:rsid w:val="004272B8"/>
    <w:rsid w:val="0043180B"/>
    <w:rsid w:val="004335F5"/>
    <w:rsid w:val="00434F3A"/>
    <w:rsid w:val="004414E8"/>
    <w:rsid w:val="00442DE0"/>
    <w:rsid w:val="004465BE"/>
    <w:rsid w:val="004472BB"/>
    <w:rsid w:val="00447518"/>
    <w:rsid w:val="00447E24"/>
    <w:rsid w:val="00450C10"/>
    <w:rsid w:val="00452B98"/>
    <w:rsid w:val="004559EF"/>
    <w:rsid w:val="0045677D"/>
    <w:rsid w:val="004606BA"/>
    <w:rsid w:val="00460791"/>
    <w:rsid w:val="00461AFD"/>
    <w:rsid w:val="00465887"/>
    <w:rsid w:val="00474048"/>
    <w:rsid w:val="004749D0"/>
    <w:rsid w:val="0047662A"/>
    <w:rsid w:val="00477FA2"/>
    <w:rsid w:val="00480FFE"/>
    <w:rsid w:val="0048372F"/>
    <w:rsid w:val="004844F6"/>
    <w:rsid w:val="0049282A"/>
    <w:rsid w:val="00497CAF"/>
    <w:rsid w:val="004A45CE"/>
    <w:rsid w:val="004A4EA9"/>
    <w:rsid w:val="004B45D3"/>
    <w:rsid w:val="004B48CE"/>
    <w:rsid w:val="004C2930"/>
    <w:rsid w:val="004C2937"/>
    <w:rsid w:val="004C6C57"/>
    <w:rsid w:val="004D0CB3"/>
    <w:rsid w:val="004D559C"/>
    <w:rsid w:val="004D5EDA"/>
    <w:rsid w:val="004E24E3"/>
    <w:rsid w:val="004E48B2"/>
    <w:rsid w:val="004F2781"/>
    <w:rsid w:val="00500761"/>
    <w:rsid w:val="00500AD7"/>
    <w:rsid w:val="00502266"/>
    <w:rsid w:val="00503561"/>
    <w:rsid w:val="005037EE"/>
    <w:rsid w:val="00504085"/>
    <w:rsid w:val="00504788"/>
    <w:rsid w:val="00505413"/>
    <w:rsid w:val="0050767D"/>
    <w:rsid w:val="00507A09"/>
    <w:rsid w:val="00507BA8"/>
    <w:rsid w:val="00510606"/>
    <w:rsid w:val="00511E79"/>
    <w:rsid w:val="00514039"/>
    <w:rsid w:val="005150E9"/>
    <w:rsid w:val="00516F76"/>
    <w:rsid w:val="005265DA"/>
    <w:rsid w:val="005278E8"/>
    <w:rsid w:val="005279B8"/>
    <w:rsid w:val="00530669"/>
    <w:rsid w:val="00534D86"/>
    <w:rsid w:val="00534F59"/>
    <w:rsid w:val="00540641"/>
    <w:rsid w:val="00540B79"/>
    <w:rsid w:val="005426EA"/>
    <w:rsid w:val="00551D30"/>
    <w:rsid w:val="00551FC9"/>
    <w:rsid w:val="00555964"/>
    <w:rsid w:val="0055640D"/>
    <w:rsid w:val="00556C59"/>
    <w:rsid w:val="0056267E"/>
    <w:rsid w:val="0056391A"/>
    <w:rsid w:val="00563AC1"/>
    <w:rsid w:val="00570995"/>
    <w:rsid w:val="00574575"/>
    <w:rsid w:val="00576135"/>
    <w:rsid w:val="00576F80"/>
    <w:rsid w:val="0058410E"/>
    <w:rsid w:val="00586A42"/>
    <w:rsid w:val="00591D2A"/>
    <w:rsid w:val="00594B0E"/>
    <w:rsid w:val="005967A6"/>
    <w:rsid w:val="005A03BF"/>
    <w:rsid w:val="005A15A1"/>
    <w:rsid w:val="005A1B47"/>
    <w:rsid w:val="005A1C5C"/>
    <w:rsid w:val="005A3512"/>
    <w:rsid w:val="005A6CF6"/>
    <w:rsid w:val="005A722F"/>
    <w:rsid w:val="005B0006"/>
    <w:rsid w:val="005B2208"/>
    <w:rsid w:val="005B4C5C"/>
    <w:rsid w:val="005B6666"/>
    <w:rsid w:val="005B6B30"/>
    <w:rsid w:val="005C0DEC"/>
    <w:rsid w:val="005C0FF9"/>
    <w:rsid w:val="005C4D1F"/>
    <w:rsid w:val="005C5D57"/>
    <w:rsid w:val="005C6E7A"/>
    <w:rsid w:val="005D0D7C"/>
    <w:rsid w:val="005D1B5B"/>
    <w:rsid w:val="005D3EAD"/>
    <w:rsid w:val="005D47D2"/>
    <w:rsid w:val="005D7219"/>
    <w:rsid w:val="005E05D4"/>
    <w:rsid w:val="005E5975"/>
    <w:rsid w:val="005E60CF"/>
    <w:rsid w:val="005F25A5"/>
    <w:rsid w:val="005F7EFF"/>
    <w:rsid w:val="00601344"/>
    <w:rsid w:val="0061198E"/>
    <w:rsid w:val="00614680"/>
    <w:rsid w:val="0061471E"/>
    <w:rsid w:val="006151CF"/>
    <w:rsid w:val="00616570"/>
    <w:rsid w:val="00616DF1"/>
    <w:rsid w:val="00620B47"/>
    <w:rsid w:val="00623D6C"/>
    <w:rsid w:val="00634982"/>
    <w:rsid w:val="00636FCB"/>
    <w:rsid w:val="00640745"/>
    <w:rsid w:val="00643169"/>
    <w:rsid w:val="006434FE"/>
    <w:rsid w:val="00643DDF"/>
    <w:rsid w:val="00643EC0"/>
    <w:rsid w:val="00645EB6"/>
    <w:rsid w:val="00650199"/>
    <w:rsid w:val="00650528"/>
    <w:rsid w:val="00653C6A"/>
    <w:rsid w:val="0065467C"/>
    <w:rsid w:val="00655010"/>
    <w:rsid w:val="00655AA0"/>
    <w:rsid w:val="00661F74"/>
    <w:rsid w:val="00665B1C"/>
    <w:rsid w:val="006777F4"/>
    <w:rsid w:val="00677A8D"/>
    <w:rsid w:val="006813AA"/>
    <w:rsid w:val="006851AA"/>
    <w:rsid w:val="006854D7"/>
    <w:rsid w:val="0068586A"/>
    <w:rsid w:val="006902C7"/>
    <w:rsid w:val="0069164A"/>
    <w:rsid w:val="006A12F1"/>
    <w:rsid w:val="006A181B"/>
    <w:rsid w:val="006A2498"/>
    <w:rsid w:val="006A2629"/>
    <w:rsid w:val="006B49E9"/>
    <w:rsid w:val="006B6245"/>
    <w:rsid w:val="006B6477"/>
    <w:rsid w:val="006B7F53"/>
    <w:rsid w:val="006C2AF0"/>
    <w:rsid w:val="006C5A30"/>
    <w:rsid w:val="006C66F5"/>
    <w:rsid w:val="006D26A7"/>
    <w:rsid w:val="006D2CE2"/>
    <w:rsid w:val="006D3AD0"/>
    <w:rsid w:val="006D4856"/>
    <w:rsid w:val="006D4F82"/>
    <w:rsid w:val="006D5126"/>
    <w:rsid w:val="006D7FD4"/>
    <w:rsid w:val="006E3318"/>
    <w:rsid w:val="006E430C"/>
    <w:rsid w:val="006E4D15"/>
    <w:rsid w:val="006F15F4"/>
    <w:rsid w:val="006F2473"/>
    <w:rsid w:val="006F2B26"/>
    <w:rsid w:val="006F3D03"/>
    <w:rsid w:val="006F43B0"/>
    <w:rsid w:val="006F6BBD"/>
    <w:rsid w:val="00703B60"/>
    <w:rsid w:val="00703FFA"/>
    <w:rsid w:val="00707990"/>
    <w:rsid w:val="0071176A"/>
    <w:rsid w:val="00712B6D"/>
    <w:rsid w:val="007146D3"/>
    <w:rsid w:val="00721220"/>
    <w:rsid w:val="007222D9"/>
    <w:rsid w:val="00722D2D"/>
    <w:rsid w:val="007277BE"/>
    <w:rsid w:val="00730169"/>
    <w:rsid w:val="007311D8"/>
    <w:rsid w:val="00731374"/>
    <w:rsid w:val="00732713"/>
    <w:rsid w:val="00732C02"/>
    <w:rsid w:val="00733158"/>
    <w:rsid w:val="00733333"/>
    <w:rsid w:val="00736F6A"/>
    <w:rsid w:val="00740FA7"/>
    <w:rsid w:val="007422B2"/>
    <w:rsid w:val="00756F87"/>
    <w:rsid w:val="0076143A"/>
    <w:rsid w:val="007644B7"/>
    <w:rsid w:val="00781038"/>
    <w:rsid w:val="00786FDB"/>
    <w:rsid w:val="00793A90"/>
    <w:rsid w:val="00793A96"/>
    <w:rsid w:val="007955D7"/>
    <w:rsid w:val="00796FCD"/>
    <w:rsid w:val="007A15B0"/>
    <w:rsid w:val="007A20FE"/>
    <w:rsid w:val="007A4D08"/>
    <w:rsid w:val="007A7849"/>
    <w:rsid w:val="007B0D2A"/>
    <w:rsid w:val="007B2840"/>
    <w:rsid w:val="007B2C91"/>
    <w:rsid w:val="007B78FF"/>
    <w:rsid w:val="007C0200"/>
    <w:rsid w:val="007C04F3"/>
    <w:rsid w:val="007C2A05"/>
    <w:rsid w:val="007C3266"/>
    <w:rsid w:val="007C330F"/>
    <w:rsid w:val="007C4D50"/>
    <w:rsid w:val="007D18A4"/>
    <w:rsid w:val="007D2444"/>
    <w:rsid w:val="007D28CE"/>
    <w:rsid w:val="007D62B5"/>
    <w:rsid w:val="007E012F"/>
    <w:rsid w:val="007E07EF"/>
    <w:rsid w:val="007E26F8"/>
    <w:rsid w:val="007E3D00"/>
    <w:rsid w:val="007E58E2"/>
    <w:rsid w:val="007E7BEF"/>
    <w:rsid w:val="007F026F"/>
    <w:rsid w:val="007F13B6"/>
    <w:rsid w:val="007F30C3"/>
    <w:rsid w:val="007F4F4F"/>
    <w:rsid w:val="008007A2"/>
    <w:rsid w:val="0081344D"/>
    <w:rsid w:val="00813479"/>
    <w:rsid w:val="0081590C"/>
    <w:rsid w:val="008208A3"/>
    <w:rsid w:val="008208EB"/>
    <w:rsid w:val="00822354"/>
    <w:rsid w:val="0082305E"/>
    <w:rsid w:val="00837F29"/>
    <w:rsid w:val="008402A8"/>
    <w:rsid w:val="00840F0C"/>
    <w:rsid w:val="00840F53"/>
    <w:rsid w:val="0084183B"/>
    <w:rsid w:val="00843827"/>
    <w:rsid w:val="00843D17"/>
    <w:rsid w:val="008450A2"/>
    <w:rsid w:val="00847831"/>
    <w:rsid w:val="00850342"/>
    <w:rsid w:val="00851CDF"/>
    <w:rsid w:val="008520C4"/>
    <w:rsid w:val="00853C4E"/>
    <w:rsid w:val="0085487E"/>
    <w:rsid w:val="00855DF8"/>
    <w:rsid w:val="00860743"/>
    <w:rsid w:val="008619C7"/>
    <w:rsid w:val="008624B4"/>
    <w:rsid w:val="00864241"/>
    <w:rsid w:val="00867457"/>
    <w:rsid w:val="0087139A"/>
    <w:rsid w:val="00871F77"/>
    <w:rsid w:val="00874F1A"/>
    <w:rsid w:val="008760A5"/>
    <w:rsid w:val="008764A2"/>
    <w:rsid w:val="0087782C"/>
    <w:rsid w:val="00877B94"/>
    <w:rsid w:val="008802E2"/>
    <w:rsid w:val="00881063"/>
    <w:rsid w:val="008812E7"/>
    <w:rsid w:val="008826CA"/>
    <w:rsid w:val="00884D53"/>
    <w:rsid w:val="008855E3"/>
    <w:rsid w:val="0088689B"/>
    <w:rsid w:val="00887830"/>
    <w:rsid w:val="008932B4"/>
    <w:rsid w:val="00893BEF"/>
    <w:rsid w:val="00893C63"/>
    <w:rsid w:val="008974CC"/>
    <w:rsid w:val="008A5D79"/>
    <w:rsid w:val="008A764C"/>
    <w:rsid w:val="008A7CA1"/>
    <w:rsid w:val="008B0F00"/>
    <w:rsid w:val="008B4B28"/>
    <w:rsid w:val="008B7220"/>
    <w:rsid w:val="008B74DB"/>
    <w:rsid w:val="008C28D0"/>
    <w:rsid w:val="008C6045"/>
    <w:rsid w:val="008C7427"/>
    <w:rsid w:val="008D613B"/>
    <w:rsid w:val="008E05D6"/>
    <w:rsid w:val="008E412F"/>
    <w:rsid w:val="008E494A"/>
    <w:rsid w:val="008E4D05"/>
    <w:rsid w:val="008E5ED6"/>
    <w:rsid w:val="008E6019"/>
    <w:rsid w:val="008E73F8"/>
    <w:rsid w:val="008E7E77"/>
    <w:rsid w:val="008F0A5E"/>
    <w:rsid w:val="008F1439"/>
    <w:rsid w:val="008F2F8C"/>
    <w:rsid w:val="008F3C78"/>
    <w:rsid w:val="008F777E"/>
    <w:rsid w:val="009013ED"/>
    <w:rsid w:val="0090207C"/>
    <w:rsid w:val="00903BD6"/>
    <w:rsid w:val="00904860"/>
    <w:rsid w:val="009106D5"/>
    <w:rsid w:val="00913D2E"/>
    <w:rsid w:val="009152F7"/>
    <w:rsid w:val="00916507"/>
    <w:rsid w:val="00916B5C"/>
    <w:rsid w:val="009201BB"/>
    <w:rsid w:val="00924172"/>
    <w:rsid w:val="0093180D"/>
    <w:rsid w:val="00931973"/>
    <w:rsid w:val="00933AEF"/>
    <w:rsid w:val="009400DA"/>
    <w:rsid w:val="00940C3F"/>
    <w:rsid w:val="009419B6"/>
    <w:rsid w:val="00944A9E"/>
    <w:rsid w:val="00950BE6"/>
    <w:rsid w:val="0095284A"/>
    <w:rsid w:val="0095295F"/>
    <w:rsid w:val="00954409"/>
    <w:rsid w:val="0095526C"/>
    <w:rsid w:val="0095738B"/>
    <w:rsid w:val="00962151"/>
    <w:rsid w:val="0096385F"/>
    <w:rsid w:val="00963EAF"/>
    <w:rsid w:val="009709BC"/>
    <w:rsid w:val="0097132E"/>
    <w:rsid w:val="009715EB"/>
    <w:rsid w:val="00973D74"/>
    <w:rsid w:val="00974887"/>
    <w:rsid w:val="00980C1C"/>
    <w:rsid w:val="009812D1"/>
    <w:rsid w:val="009840B9"/>
    <w:rsid w:val="00985BE4"/>
    <w:rsid w:val="00986E54"/>
    <w:rsid w:val="009901CB"/>
    <w:rsid w:val="009909AF"/>
    <w:rsid w:val="009923DA"/>
    <w:rsid w:val="00992B26"/>
    <w:rsid w:val="009958BF"/>
    <w:rsid w:val="009A14C6"/>
    <w:rsid w:val="009A32F0"/>
    <w:rsid w:val="009A4998"/>
    <w:rsid w:val="009B0010"/>
    <w:rsid w:val="009B07DE"/>
    <w:rsid w:val="009B09CC"/>
    <w:rsid w:val="009B2979"/>
    <w:rsid w:val="009B341C"/>
    <w:rsid w:val="009B3D2F"/>
    <w:rsid w:val="009B51B5"/>
    <w:rsid w:val="009C134B"/>
    <w:rsid w:val="009C3C3A"/>
    <w:rsid w:val="009C6979"/>
    <w:rsid w:val="009E0E33"/>
    <w:rsid w:val="009E1542"/>
    <w:rsid w:val="009E1DB3"/>
    <w:rsid w:val="009E2194"/>
    <w:rsid w:val="009E526A"/>
    <w:rsid w:val="009E5977"/>
    <w:rsid w:val="009E720C"/>
    <w:rsid w:val="009F1110"/>
    <w:rsid w:val="009F148A"/>
    <w:rsid w:val="009F3A54"/>
    <w:rsid w:val="009F56EA"/>
    <w:rsid w:val="009F6FC6"/>
    <w:rsid w:val="00A00A78"/>
    <w:rsid w:val="00A00D85"/>
    <w:rsid w:val="00A01ACD"/>
    <w:rsid w:val="00A03544"/>
    <w:rsid w:val="00A07818"/>
    <w:rsid w:val="00A11C5E"/>
    <w:rsid w:val="00A14C97"/>
    <w:rsid w:val="00A14FF1"/>
    <w:rsid w:val="00A155FF"/>
    <w:rsid w:val="00A15BF3"/>
    <w:rsid w:val="00A177A5"/>
    <w:rsid w:val="00A215C7"/>
    <w:rsid w:val="00A345C3"/>
    <w:rsid w:val="00A362BB"/>
    <w:rsid w:val="00A37035"/>
    <w:rsid w:val="00A40DB0"/>
    <w:rsid w:val="00A41FD6"/>
    <w:rsid w:val="00A430C5"/>
    <w:rsid w:val="00A501A7"/>
    <w:rsid w:val="00A50CA9"/>
    <w:rsid w:val="00A549D2"/>
    <w:rsid w:val="00A54B55"/>
    <w:rsid w:val="00A54B9B"/>
    <w:rsid w:val="00A55055"/>
    <w:rsid w:val="00A55217"/>
    <w:rsid w:val="00A572A6"/>
    <w:rsid w:val="00A60F3D"/>
    <w:rsid w:val="00A61770"/>
    <w:rsid w:val="00A6337C"/>
    <w:rsid w:val="00A63B18"/>
    <w:rsid w:val="00A66A4A"/>
    <w:rsid w:val="00A728B6"/>
    <w:rsid w:val="00A74B96"/>
    <w:rsid w:val="00A771CA"/>
    <w:rsid w:val="00A83D63"/>
    <w:rsid w:val="00A87CDB"/>
    <w:rsid w:val="00A906D5"/>
    <w:rsid w:val="00A9406C"/>
    <w:rsid w:val="00A96610"/>
    <w:rsid w:val="00A97619"/>
    <w:rsid w:val="00AA0830"/>
    <w:rsid w:val="00AA6C2C"/>
    <w:rsid w:val="00AA7976"/>
    <w:rsid w:val="00AB1F2D"/>
    <w:rsid w:val="00AB7D20"/>
    <w:rsid w:val="00AC0DF4"/>
    <w:rsid w:val="00AC1A6A"/>
    <w:rsid w:val="00AC3C75"/>
    <w:rsid w:val="00AC6438"/>
    <w:rsid w:val="00AD5E10"/>
    <w:rsid w:val="00AD603C"/>
    <w:rsid w:val="00AE00BA"/>
    <w:rsid w:val="00AE2481"/>
    <w:rsid w:val="00AE32C4"/>
    <w:rsid w:val="00AE6D5A"/>
    <w:rsid w:val="00AE6D79"/>
    <w:rsid w:val="00AE7FDF"/>
    <w:rsid w:val="00AF5A42"/>
    <w:rsid w:val="00B0111F"/>
    <w:rsid w:val="00B0188B"/>
    <w:rsid w:val="00B0480B"/>
    <w:rsid w:val="00B0573D"/>
    <w:rsid w:val="00B07071"/>
    <w:rsid w:val="00B07F27"/>
    <w:rsid w:val="00B10512"/>
    <w:rsid w:val="00B11A4C"/>
    <w:rsid w:val="00B13304"/>
    <w:rsid w:val="00B1585D"/>
    <w:rsid w:val="00B172A4"/>
    <w:rsid w:val="00B21B35"/>
    <w:rsid w:val="00B22E89"/>
    <w:rsid w:val="00B23AF3"/>
    <w:rsid w:val="00B24D27"/>
    <w:rsid w:val="00B256D9"/>
    <w:rsid w:val="00B31C92"/>
    <w:rsid w:val="00B33407"/>
    <w:rsid w:val="00B357F6"/>
    <w:rsid w:val="00B37701"/>
    <w:rsid w:val="00B416BE"/>
    <w:rsid w:val="00B42734"/>
    <w:rsid w:val="00B43BAC"/>
    <w:rsid w:val="00B4548E"/>
    <w:rsid w:val="00B45FCB"/>
    <w:rsid w:val="00B50ACE"/>
    <w:rsid w:val="00B518CA"/>
    <w:rsid w:val="00B566AA"/>
    <w:rsid w:val="00B57F85"/>
    <w:rsid w:val="00B604A1"/>
    <w:rsid w:val="00B60E9C"/>
    <w:rsid w:val="00B62F50"/>
    <w:rsid w:val="00B64B9D"/>
    <w:rsid w:val="00B67DC4"/>
    <w:rsid w:val="00B70E56"/>
    <w:rsid w:val="00B8075A"/>
    <w:rsid w:val="00B80A6C"/>
    <w:rsid w:val="00B81EAB"/>
    <w:rsid w:val="00B846F2"/>
    <w:rsid w:val="00B85385"/>
    <w:rsid w:val="00B871E6"/>
    <w:rsid w:val="00B909D8"/>
    <w:rsid w:val="00B90F45"/>
    <w:rsid w:val="00B91B0F"/>
    <w:rsid w:val="00B92F00"/>
    <w:rsid w:val="00B9305D"/>
    <w:rsid w:val="00B94667"/>
    <w:rsid w:val="00B96FB6"/>
    <w:rsid w:val="00BA1744"/>
    <w:rsid w:val="00BA2A43"/>
    <w:rsid w:val="00BB1916"/>
    <w:rsid w:val="00BB1D8C"/>
    <w:rsid w:val="00BB25DF"/>
    <w:rsid w:val="00BB309F"/>
    <w:rsid w:val="00BB540A"/>
    <w:rsid w:val="00BB761D"/>
    <w:rsid w:val="00BC1C9E"/>
    <w:rsid w:val="00BC68E9"/>
    <w:rsid w:val="00BD24F9"/>
    <w:rsid w:val="00BD3760"/>
    <w:rsid w:val="00BD4EEB"/>
    <w:rsid w:val="00BE0680"/>
    <w:rsid w:val="00BE528D"/>
    <w:rsid w:val="00BE6315"/>
    <w:rsid w:val="00BE6FBC"/>
    <w:rsid w:val="00BE7F75"/>
    <w:rsid w:val="00BF5C3A"/>
    <w:rsid w:val="00BF5E22"/>
    <w:rsid w:val="00BF5EB2"/>
    <w:rsid w:val="00BF65DA"/>
    <w:rsid w:val="00BF680C"/>
    <w:rsid w:val="00C02B68"/>
    <w:rsid w:val="00C05617"/>
    <w:rsid w:val="00C100B9"/>
    <w:rsid w:val="00C12518"/>
    <w:rsid w:val="00C141A8"/>
    <w:rsid w:val="00C22D45"/>
    <w:rsid w:val="00C25CA4"/>
    <w:rsid w:val="00C27E85"/>
    <w:rsid w:val="00C30EB5"/>
    <w:rsid w:val="00C32BFB"/>
    <w:rsid w:val="00C3379E"/>
    <w:rsid w:val="00C40B67"/>
    <w:rsid w:val="00C43B2D"/>
    <w:rsid w:val="00C464AC"/>
    <w:rsid w:val="00C53D4E"/>
    <w:rsid w:val="00C54C7E"/>
    <w:rsid w:val="00C56C90"/>
    <w:rsid w:val="00C57F1C"/>
    <w:rsid w:val="00C64593"/>
    <w:rsid w:val="00C649FA"/>
    <w:rsid w:val="00C739CB"/>
    <w:rsid w:val="00C74563"/>
    <w:rsid w:val="00C75FC6"/>
    <w:rsid w:val="00C7632A"/>
    <w:rsid w:val="00C80367"/>
    <w:rsid w:val="00C8479D"/>
    <w:rsid w:val="00C86750"/>
    <w:rsid w:val="00C870A5"/>
    <w:rsid w:val="00C940CC"/>
    <w:rsid w:val="00C94C4E"/>
    <w:rsid w:val="00C95ECF"/>
    <w:rsid w:val="00CA041C"/>
    <w:rsid w:val="00CA06EE"/>
    <w:rsid w:val="00CA108A"/>
    <w:rsid w:val="00CA18B7"/>
    <w:rsid w:val="00CA6DDE"/>
    <w:rsid w:val="00CA7D65"/>
    <w:rsid w:val="00CB0F78"/>
    <w:rsid w:val="00CB6AA0"/>
    <w:rsid w:val="00CC287B"/>
    <w:rsid w:val="00CC30F0"/>
    <w:rsid w:val="00CC72E9"/>
    <w:rsid w:val="00CC752C"/>
    <w:rsid w:val="00CD25AB"/>
    <w:rsid w:val="00CD2A0F"/>
    <w:rsid w:val="00CD56A2"/>
    <w:rsid w:val="00CD70AD"/>
    <w:rsid w:val="00CE0954"/>
    <w:rsid w:val="00CE1C2E"/>
    <w:rsid w:val="00CE43DF"/>
    <w:rsid w:val="00CE7294"/>
    <w:rsid w:val="00CF06BE"/>
    <w:rsid w:val="00CF473C"/>
    <w:rsid w:val="00D01146"/>
    <w:rsid w:val="00D018FC"/>
    <w:rsid w:val="00D04E57"/>
    <w:rsid w:val="00D0644C"/>
    <w:rsid w:val="00D15A48"/>
    <w:rsid w:val="00D15D5B"/>
    <w:rsid w:val="00D20407"/>
    <w:rsid w:val="00D21454"/>
    <w:rsid w:val="00D232D9"/>
    <w:rsid w:val="00D262AF"/>
    <w:rsid w:val="00D3166A"/>
    <w:rsid w:val="00D45721"/>
    <w:rsid w:val="00D45F12"/>
    <w:rsid w:val="00D46C56"/>
    <w:rsid w:val="00D47DA4"/>
    <w:rsid w:val="00D51B8C"/>
    <w:rsid w:val="00D54BDF"/>
    <w:rsid w:val="00D578D6"/>
    <w:rsid w:val="00D605B0"/>
    <w:rsid w:val="00D633F4"/>
    <w:rsid w:val="00D73552"/>
    <w:rsid w:val="00D82CA3"/>
    <w:rsid w:val="00D84B2D"/>
    <w:rsid w:val="00D92D5B"/>
    <w:rsid w:val="00D95194"/>
    <w:rsid w:val="00D956C8"/>
    <w:rsid w:val="00D96913"/>
    <w:rsid w:val="00D97AE5"/>
    <w:rsid w:val="00DB02C6"/>
    <w:rsid w:val="00DB13CD"/>
    <w:rsid w:val="00DB234A"/>
    <w:rsid w:val="00DB3E4C"/>
    <w:rsid w:val="00DB6346"/>
    <w:rsid w:val="00DB6C68"/>
    <w:rsid w:val="00DC0FC6"/>
    <w:rsid w:val="00DC77C8"/>
    <w:rsid w:val="00DC7D86"/>
    <w:rsid w:val="00DD103D"/>
    <w:rsid w:val="00DD6EE4"/>
    <w:rsid w:val="00DE010D"/>
    <w:rsid w:val="00DE03DB"/>
    <w:rsid w:val="00DE0934"/>
    <w:rsid w:val="00DE169F"/>
    <w:rsid w:val="00DE307F"/>
    <w:rsid w:val="00DE3341"/>
    <w:rsid w:val="00DE4EF9"/>
    <w:rsid w:val="00DE5323"/>
    <w:rsid w:val="00DF2A29"/>
    <w:rsid w:val="00DF480B"/>
    <w:rsid w:val="00DF6D51"/>
    <w:rsid w:val="00DF77E2"/>
    <w:rsid w:val="00E007AF"/>
    <w:rsid w:val="00E02F1C"/>
    <w:rsid w:val="00E07CC2"/>
    <w:rsid w:val="00E114CF"/>
    <w:rsid w:val="00E20BFC"/>
    <w:rsid w:val="00E214EB"/>
    <w:rsid w:val="00E21CAB"/>
    <w:rsid w:val="00E223D6"/>
    <w:rsid w:val="00E26091"/>
    <w:rsid w:val="00E268F4"/>
    <w:rsid w:val="00E26960"/>
    <w:rsid w:val="00E26F40"/>
    <w:rsid w:val="00E34A98"/>
    <w:rsid w:val="00E409F1"/>
    <w:rsid w:val="00E41CB8"/>
    <w:rsid w:val="00E45259"/>
    <w:rsid w:val="00E457C5"/>
    <w:rsid w:val="00E4707F"/>
    <w:rsid w:val="00E47C7D"/>
    <w:rsid w:val="00E50887"/>
    <w:rsid w:val="00E509BF"/>
    <w:rsid w:val="00E5165A"/>
    <w:rsid w:val="00E55B07"/>
    <w:rsid w:val="00E56F6B"/>
    <w:rsid w:val="00E573C1"/>
    <w:rsid w:val="00E6152F"/>
    <w:rsid w:val="00E65A2C"/>
    <w:rsid w:val="00E73B91"/>
    <w:rsid w:val="00E74A12"/>
    <w:rsid w:val="00E76045"/>
    <w:rsid w:val="00E80683"/>
    <w:rsid w:val="00E8791F"/>
    <w:rsid w:val="00E91FF9"/>
    <w:rsid w:val="00E950D9"/>
    <w:rsid w:val="00E9654A"/>
    <w:rsid w:val="00E96D7C"/>
    <w:rsid w:val="00E9724A"/>
    <w:rsid w:val="00E97C29"/>
    <w:rsid w:val="00EA01D8"/>
    <w:rsid w:val="00EA4F6A"/>
    <w:rsid w:val="00EA582D"/>
    <w:rsid w:val="00EA7B3E"/>
    <w:rsid w:val="00EB017A"/>
    <w:rsid w:val="00EB2D9D"/>
    <w:rsid w:val="00EB6C63"/>
    <w:rsid w:val="00EC400D"/>
    <w:rsid w:val="00EC5C66"/>
    <w:rsid w:val="00EC5E59"/>
    <w:rsid w:val="00EC7B0C"/>
    <w:rsid w:val="00EC7E46"/>
    <w:rsid w:val="00ED3406"/>
    <w:rsid w:val="00ED366F"/>
    <w:rsid w:val="00EE0382"/>
    <w:rsid w:val="00EE1948"/>
    <w:rsid w:val="00EE6BF2"/>
    <w:rsid w:val="00EE7F5E"/>
    <w:rsid w:val="00EF03E8"/>
    <w:rsid w:val="00EF3FEC"/>
    <w:rsid w:val="00F022AC"/>
    <w:rsid w:val="00F030ED"/>
    <w:rsid w:val="00F0394A"/>
    <w:rsid w:val="00F156AD"/>
    <w:rsid w:val="00F1680A"/>
    <w:rsid w:val="00F170DD"/>
    <w:rsid w:val="00F208FB"/>
    <w:rsid w:val="00F21665"/>
    <w:rsid w:val="00F22495"/>
    <w:rsid w:val="00F2413E"/>
    <w:rsid w:val="00F24393"/>
    <w:rsid w:val="00F245C4"/>
    <w:rsid w:val="00F26871"/>
    <w:rsid w:val="00F30D6D"/>
    <w:rsid w:val="00F325FB"/>
    <w:rsid w:val="00F33E0A"/>
    <w:rsid w:val="00F47BD0"/>
    <w:rsid w:val="00F50454"/>
    <w:rsid w:val="00F52178"/>
    <w:rsid w:val="00F5304E"/>
    <w:rsid w:val="00F53C7B"/>
    <w:rsid w:val="00F546DC"/>
    <w:rsid w:val="00F5539C"/>
    <w:rsid w:val="00F61338"/>
    <w:rsid w:val="00F624B8"/>
    <w:rsid w:val="00F660CE"/>
    <w:rsid w:val="00F70A02"/>
    <w:rsid w:val="00F71179"/>
    <w:rsid w:val="00F74918"/>
    <w:rsid w:val="00F87869"/>
    <w:rsid w:val="00F90520"/>
    <w:rsid w:val="00F91838"/>
    <w:rsid w:val="00F94978"/>
    <w:rsid w:val="00F959AB"/>
    <w:rsid w:val="00F968EB"/>
    <w:rsid w:val="00FA1403"/>
    <w:rsid w:val="00FA45EC"/>
    <w:rsid w:val="00FA56AF"/>
    <w:rsid w:val="00FB387A"/>
    <w:rsid w:val="00FB3D3F"/>
    <w:rsid w:val="00FB7BE7"/>
    <w:rsid w:val="00FC2F32"/>
    <w:rsid w:val="00FC40CB"/>
    <w:rsid w:val="00FC53A3"/>
    <w:rsid w:val="00FC54B9"/>
    <w:rsid w:val="00FC7B03"/>
    <w:rsid w:val="00FD0518"/>
    <w:rsid w:val="00FD1F0A"/>
    <w:rsid w:val="00FD2015"/>
    <w:rsid w:val="00FD546B"/>
    <w:rsid w:val="00FD559C"/>
    <w:rsid w:val="00FE0A35"/>
    <w:rsid w:val="00FE3404"/>
    <w:rsid w:val="00FE79E5"/>
    <w:rsid w:val="00FE7EAD"/>
    <w:rsid w:val="00FF14E5"/>
    <w:rsid w:val="00FF2ACF"/>
    <w:rsid w:val="00FF5B3D"/>
    <w:rsid w:val="00FF6A94"/>
    <w:rsid w:val="00FF776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BD16D"/>
  <w15:docId w15:val="{89DF31EF-C21E-463E-8845-738AAD5ED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3C4E"/>
    <w:pPr>
      <w:bidi/>
      <w:spacing w:after="0" w:line="220" w:lineRule="exact"/>
      <w:ind w:left="113" w:hanging="113"/>
      <w:jc w:val="both"/>
    </w:pPr>
    <w:rPr>
      <w:rFonts w:ascii="BA Fontov Regular" w:hAnsi="BA Fontov Regular" w:cs="FrankRuehl"/>
      <w:sz w:val="18"/>
      <w:szCs w:val="18"/>
    </w:rPr>
  </w:style>
  <w:style w:type="paragraph" w:styleId="1">
    <w:name w:val="heading 1"/>
    <w:aliases w:val="100,0.7 דחוס"/>
    <w:basedOn w:val="a"/>
    <w:next w:val="a"/>
    <w:link w:val="10"/>
    <w:uiPriority w:val="9"/>
    <w:rsid w:val="00AB7D20"/>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
    <w:name w:val="heading 2"/>
    <w:aliases w:val="וילנא 0.5,2,98"/>
    <w:basedOn w:val="a"/>
    <w:next w:val="a"/>
    <w:link w:val="20"/>
    <w:uiPriority w:val="9"/>
    <w:unhideWhenUsed/>
    <w:rsid w:val="00AB7D20"/>
    <w:pPr>
      <w:keepNext/>
      <w:outlineLvl w:val="1"/>
    </w:pPr>
    <w:rPr>
      <w:rFonts w:ascii="David" w:hAnsi="David"/>
      <w:b/>
      <w:bCs/>
      <w:w w:val="92"/>
    </w:rPr>
  </w:style>
  <w:style w:type="paragraph" w:styleId="3">
    <w:name w:val="heading 3"/>
    <w:basedOn w:val="a"/>
    <w:next w:val="a"/>
    <w:link w:val="30"/>
    <w:unhideWhenUsed/>
    <w:qFormat/>
    <w:rsid w:val="00AB7D20"/>
    <w:pPr>
      <w:keepNext/>
      <w:outlineLvl w:val="2"/>
    </w:pPr>
    <w:rPr>
      <w:rFonts w:ascii="David" w:hAnsi="David"/>
      <w:w w:val="92"/>
    </w:rPr>
  </w:style>
  <w:style w:type="paragraph" w:styleId="4">
    <w:name w:val="heading 4"/>
    <w:basedOn w:val="a"/>
    <w:next w:val="a"/>
    <w:link w:val="40"/>
    <w:uiPriority w:val="9"/>
    <w:unhideWhenUsed/>
    <w:qFormat/>
    <w:rsid w:val="00AB7D20"/>
    <w:pPr>
      <w:keepNext/>
      <w:outlineLvl w:val="3"/>
    </w:pPr>
    <w:rPr>
      <w:rFonts w:ascii="David" w:hAnsi="David"/>
      <w:b/>
      <w:bCs/>
      <w:w w:val="92"/>
    </w:rPr>
  </w:style>
  <w:style w:type="paragraph" w:styleId="5">
    <w:name w:val="heading 5"/>
    <w:basedOn w:val="a"/>
    <w:next w:val="a"/>
    <w:link w:val="50"/>
    <w:uiPriority w:val="9"/>
    <w:unhideWhenUsed/>
    <w:qFormat/>
    <w:rsid w:val="00AB7D20"/>
    <w:pPr>
      <w:keepNext/>
      <w:outlineLvl w:val="4"/>
    </w:pPr>
    <w:rPr>
      <w:rFonts w:ascii="David" w:hAnsi="David"/>
      <w:w w:val="92"/>
      <w:sz w:val="32"/>
    </w:rPr>
  </w:style>
  <w:style w:type="paragraph" w:styleId="6">
    <w:name w:val="heading 6"/>
    <w:basedOn w:val="a"/>
    <w:next w:val="a"/>
    <w:link w:val="60"/>
    <w:uiPriority w:val="9"/>
    <w:unhideWhenUsed/>
    <w:qFormat/>
    <w:rsid w:val="00AB7D20"/>
    <w:pPr>
      <w:keepNext/>
      <w:outlineLvl w:val="5"/>
    </w:pPr>
    <w:rPr>
      <w:rFonts w:ascii="David" w:hAnsi="David"/>
      <w:b/>
      <w:bCs/>
      <w:w w:val="92"/>
      <w:sz w:val="32"/>
    </w:rPr>
  </w:style>
  <w:style w:type="paragraph" w:styleId="7">
    <w:name w:val="heading 7"/>
    <w:basedOn w:val="a"/>
    <w:next w:val="a"/>
    <w:link w:val="70"/>
    <w:uiPriority w:val="9"/>
    <w:unhideWhenUsed/>
    <w:qFormat/>
    <w:rsid w:val="00AB7D20"/>
    <w:pPr>
      <w:keepNext/>
      <w:jc w:val="center"/>
      <w:outlineLvl w:val="6"/>
    </w:pPr>
    <w:rPr>
      <w:rFonts w:cs="Guttman Vilna"/>
      <w:bCs/>
      <w:w w:val="92"/>
      <w:szCs w:val="30"/>
    </w:rPr>
  </w:style>
  <w:style w:type="paragraph" w:styleId="8">
    <w:name w:val="heading 8"/>
    <w:basedOn w:val="a"/>
    <w:next w:val="a"/>
    <w:link w:val="80"/>
    <w:uiPriority w:val="9"/>
    <w:unhideWhenUsed/>
    <w:qFormat/>
    <w:rsid w:val="00AB7D20"/>
    <w:pPr>
      <w:keepNext/>
      <w:ind w:left="720"/>
      <w:outlineLvl w:val="7"/>
    </w:pPr>
    <w:rPr>
      <w:rFonts w:ascii="David" w:hAnsi="David"/>
      <w:w w:val="92"/>
    </w:rPr>
  </w:style>
  <w:style w:type="paragraph" w:styleId="9">
    <w:name w:val="heading 9"/>
    <w:basedOn w:val="a"/>
    <w:next w:val="a"/>
    <w:link w:val="90"/>
    <w:uiPriority w:val="9"/>
    <w:unhideWhenUsed/>
    <w:qFormat/>
    <w:rsid w:val="00AB7D20"/>
    <w:pPr>
      <w:keepNext/>
      <w:jc w:val="center"/>
      <w:outlineLvl w:val="8"/>
    </w:pPr>
    <w:rPr>
      <w:rFonts w:ascii="David" w:hAnsi="David"/>
      <w:b/>
      <w:bCs/>
      <w:sz w:val="30"/>
      <w:szCs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aliases w:val="100 תו,0.7 דחוס תו"/>
    <w:basedOn w:val="a0"/>
    <w:link w:val="1"/>
    <w:uiPriority w:val="9"/>
    <w:rsid w:val="00AB7D20"/>
    <w:rPr>
      <w:rFonts w:asciiTheme="majorHAnsi" w:eastAsiaTheme="majorEastAsia" w:hAnsiTheme="majorHAnsi" w:cstheme="majorBidi"/>
      <w:color w:val="2E74B5" w:themeColor="accent1" w:themeShade="BF"/>
      <w:sz w:val="32"/>
      <w:szCs w:val="20"/>
    </w:rPr>
  </w:style>
  <w:style w:type="character" w:customStyle="1" w:styleId="20">
    <w:name w:val="כותרת 2 תו"/>
    <w:aliases w:val="וילנא 0.5 תו,2 תו,98 תו"/>
    <w:basedOn w:val="a0"/>
    <w:link w:val="2"/>
    <w:uiPriority w:val="9"/>
    <w:rsid w:val="00AB7D20"/>
    <w:rPr>
      <w:rFonts w:ascii="David" w:hAnsi="David" w:cs="FrankRuehl"/>
      <w:b/>
      <w:bCs/>
      <w:w w:val="92"/>
      <w:sz w:val="18"/>
      <w:szCs w:val="20"/>
    </w:rPr>
  </w:style>
  <w:style w:type="character" w:customStyle="1" w:styleId="30">
    <w:name w:val="כותרת 3 תו"/>
    <w:basedOn w:val="a0"/>
    <w:link w:val="3"/>
    <w:rsid w:val="00AB7D20"/>
    <w:rPr>
      <w:rFonts w:ascii="David" w:hAnsi="David" w:cs="FrankRuehl"/>
      <w:w w:val="92"/>
      <w:sz w:val="18"/>
      <w:szCs w:val="20"/>
    </w:rPr>
  </w:style>
  <w:style w:type="character" w:customStyle="1" w:styleId="40">
    <w:name w:val="כותרת 4 תו"/>
    <w:basedOn w:val="a0"/>
    <w:link w:val="4"/>
    <w:uiPriority w:val="9"/>
    <w:rsid w:val="00AB7D20"/>
    <w:rPr>
      <w:rFonts w:ascii="David" w:hAnsi="David" w:cs="FrankRuehl"/>
      <w:b/>
      <w:bCs/>
      <w:w w:val="92"/>
      <w:sz w:val="18"/>
      <w:szCs w:val="20"/>
    </w:rPr>
  </w:style>
  <w:style w:type="character" w:customStyle="1" w:styleId="50">
    <w:name w:val="כותרת 5 תו"/>
    <w:basedOn w:val="a0"/>
    <w:link w:val="5"/>
    <w:uiPriority w:val="9"/>
    <w:rsid w:val="00AB7D20"/>
    <w:rPr>
      <w:rFonts w:ascii="David" w:hAnsi="David" w:cs="FrankRuehl"/>
      <w:w w:val="92"/>
      <w:sz w:val="32"/>
      <w:szCs w:val="20"/>
    </w:rPr>
  </w:style>
  <w:style w:type="character" w:customStyle="1" w:styleId="60">
    <w:name w:val="כותרת 6 תו"/>
    <w:basedOn w:val="a0"/>
    <w:link w:val="6"/>
    <w:uiPriority w:val="9"/>
    <w:rsid w:val="00AB7D20"/>
    <w:rPr>
      <w:rFonts w:ascii="David" w:hAnsi="David" w:cs="FrankRuehl"/>
      <w:b/>
      <w:bCs/>
      <w:w w:val="92"/>
      <w:sz w:val="32"/>
      <w:szCs w:val="20"/>
    </w:rPr>
  </w:style>
  <w:style w:type="character" w:customStyle="1" w:styleId="70">
    <w:name w:val="כותרת 7 תו"/>
    <w:basedOn w:val="a0"/>
    <w:link w:val="7"/>
    <w:uiPriority w:val="9"/>
    <w:rsid w:val="00AB7D20"/>
    <w:rPr>
      <w:rFonts w:ascii="BA Fontov Regular" w:hAnsi="BA Fontov Regular" w:cs="Guttman Vilna"/>
      <w:bCs/>
      <w:w w:val="92"/>
      <w:sz w:val="18"/>
      <w:szCs w:val="30"/>
    </w:rPr>
  </w:style>
  <w:style w:type="character" w:customStyle="1" w:styleId="80">
    <w:name w:val="כותרת 8 תו"/>
    <w:basedOn w:val="a0"/>
    <w:link w:val="8"/>
    <w:uiPriority w:val="9"/>
    <w:rsid w:val="00AB7D20"/>
    <w:rPr>
      <w:rFonts w:ascii="David" w:hAnsi="David" w:cs="FrankRuehl"/>
      <w:w w:val="92"/>
      <w:sz w:val="18"/>
      <w:szCs w:val="20"/>
    </w:rPr>
  </w:style>
  <w:style w:type="character" w:customStyle="1" w:styleId="90">
    <w:name w:val="כותרת 9 תו"/>
    <w:basedOn w:val="a0"/>
    <w:link w:val="9"/>
    <w:uiPriority w:val="9"/>
    <w:rsid w:val="00AB7D20"/>
    <w:rPr>
      <w:rFonts w:ascii="David" w:hAnsi="David" w:cs="FrankRuehl"/>
      <w:b/>
      <w:bCs/>
      <w:sz w:val="30"/>
      <w:szCs w:val="30"/>
    </w:rPr>
  </w:style>
  <w:style w:type="paragraph" w:styleId="a3">
    <w:name w:val="header"/>
    <w:basedOn w:val="a"/>
    <w:link w:val="a4"/>
    <w:uiPriority w:val="99"/>
    <w:unhideWhenUsed/>
    <w:rsid w:val="007311D8"/>
    <w:pPr>
      <w:pBdr>
        <w:bottom w:val="double" w:sz="4" w:space="1" w:color="A6A6A6" w:themeColor="background1" w:themeShade="A6"/>
      </w:pBdr>
      <w:tabs>
        <w:tab w:val="center" w:pos="4025"/>
        <w:tab w:val="right" w:pos="15564"/>
      </w:tabs>
      <w:spacing w:line="200" w:lineRule="exact"/>
      <w:ind w:left="0" w:firstLine="0"/>
    </w:pPr>
    <w:rPr>
      <w:rFonts w:cs="BA Vilna Bold"/>
      <w:b/>
      <w:szCs w:val="16"/>
    </w:rPr>
  </w:style>
  <w:style w:type="character" w:customStyle="1" w:styleId="a4">
    <w:name w:val="כותרת עליונה תו"/>
    <w:basedOn w:val="a0"/>
    <w:link w:val="a3"/>
    <w:uiPriority w:val="99"/>
    <w:rsid w:val="007311D8"/>
    <w:rPr>
      <w:rFonts w:ascii="BA Fontov Regular" w:hAnsi="BA Fontov Regular" w:cs="BA Vilna Bold"/>
      <w:b/>
      <w:sz w:val="18"/>
      <w:szCs w:val="16"/>
    </w:rPr>
  </w:style>
  <w:style w:type="paragraph" w:styleId="a5">
    <w:name w:val="footer"/>
    <w:basedOn w:val="a"/>
    <w:link w:val="a6"/>
    <w:uiPriority w:val="99"/>
    <w:unhideWhenUsed/>
    <w:rsid w:val="00AB7D20"/>
    <w:pPr>
      <w:tabs>
        <w:tab w:val="center" w:pos="4153"/>
        <w:tab w:val="right" w:pos="8306"/>
      </w:tabs>
      <w:spacing w:line="240" w:lineRule="auto"/>
    </w:pPr>
  </w:style>
  <w:style w:type="character" w:customStyle="1" w:styleId="a6">
    <w:name w:val="כותרת תחתונה תו"/>
    <w:basedOn w:val="a0"/>
    <w:link w:val="a5"/>
    <w:uiPriority w:val="99"/>
    <w:rsid w:val="00AB7D20"/>
    <w:rPr>
      <w:rFonts w:ascii="BA Fontov Regular" w:hAnsi="BA Fontov Regular" w:cs="FrankRuehl"/>
      <w:sz w:val="18"/>
      <w:szCs w:val="20"/>
    </w:rPr>
  </w:style>
  <w:style w:type="paragraph" w:styleId="a7">
    <w:name w:val="List Paragraph"/>
    <w:basedOn w:val="a"/>
    <w:link w:val="a8"/>
    <w:uiPriority w:val="34"/>
    <w:qFormat/>
    <w:rsid w:val="00AB7D20"/>
    <w:pPr>
      <w:ind w:left="681"/>
      <w:contextualSpacing/>
    </w:pPr>
  </w:style>
  <w:style w:type="character" w:customStyle="1" w:styleId="a8">
    <w:name w:val="פיסקת רשימה תו"/>
    <w:basedOn w:val="a0"/>
    <w:link w:val="a7"/>
    <w:uiPriority w:val="34"/>
    <w:rsid w:val="00AB7D20"/>
    <w:rPr>
      <w:rFonts w:ascii="BA Fontov Regular" w:hAnsi="BA Fontov Regular" w:cs="FrankRuehl"/>
      <w:sz w:val="18"/>
      <w:szCs w:val="20"/>
    </w:rPr>
  </w:style>
  <w:style w:type="paragraph" w:styleId="a9">
    <w:name w:val="Balloon Text"/>
    <w:basedOn w:val="a"/>
    <w:link w:val="aa"/>
    <w:uiPriority w:val="99"/>
    <w:unhideWhenUsed/>
    <w:rsid w:val="00AB7D20"/>
    <w:pPr>
      <w:spacing w:line="240" w:lineRule="auto"/>
    </w:pPr>
    <w:rPr>
      <w:rFonts w:ascii="Tahoma" w:hAnsi="Tahoma" w:cs="Tahoma"/>
    </w:rPr>
  </w:style>
  <w:style w:type="character" w:customStyle="1" w:styleId="aa">
    <w:name w:val="טקסט בלונים תו"/>
    <w:basedOn w:val="a0"/>
    <w:link w:val="a9"/>
    <w:uiPriority w:val="99"/>
    <w:rsid w:val="00AB7D20"/>
    <w:rPr>
      <w:rFonts w:ascii="Tahoma" w:hAnsi="Tahoma" w:cs="Tahoma"/>
      <w:sz w:val="18"/>
      <w:szCs w:val="20"/>
    </w:rPr>
  </w:style>
  <w:style w:type="table" w:styleId="ab">
    <w:name w:val="Table Grid"/>
    <w:basedOn w:val="a1"/>
    <w:uiPriority w:val="59"/>
    <w:rsid w:val="00AB7D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ubtle Emphasis"/>
    <w:basedOn w:val="a0"/>
    <w:uiPriority w:val="19"/>
    <w:qFormat/>
    <w:rsid w:val="00AB7D20"/>
    <w:rPr>
      <w:i/>
      <w:iCs/>
      <w:color w:val="808080" w:themeColor="text1" w:themeTint="7F"/>
    </w:rPr>
  </w:style>
  <w:style w:type="table" w:styleId="ad">
    <w:name w:val="Light Grid"/>
    <w:basedOn w:val="a1"/>
    <w:uiPriority w:val="62"/>
    <w:rsid w:val="00AB7D2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e">
    <w:name w:val="Subtitle"/>
    <w:basedOn w:val="a"/>
    <w:next w:val="a"/>
    <w:link w:val="af"/>
    <w:uiPriority w:val="11"/>
    <w:qFormat/>
    <w:rsid w:val="00AB7D20"/>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f">
    <w:name w:val="כותרת משנה תו"/>
    <w:basedOn w:val="a0"/>
    <w:link w:val="ae"/>
    <w:uiPriority w:val="11"/>
    <w:rsid w:val="00AB7D20"/>
    <w:rPr>
      <w:rFonts w:asciiTheme="majorHAnsi" w:eastAsiaTheme="majorEastAsia" w:hAnsiTheme="majorHAnsi" w:cstheme="majorBidi"/>
      <w:i/>
      <w:iCs/>
      <w:color w:val="5B9BD5" w:themeColor="accent1"/>
      <w:spacing w:val="15"/>
      <w:w w:val="92"/>
      <w:sz w:val="24"/>
      <w:szCs w:val="24"/>
    </w:rPr>
  </w:style>
  <w:style w:type="table" w:styleId="af0">
    <w:name w:val="Light Shading"/>
    <w:basedOn w:val="a1"/>
    <w:uiPriority w:val="60"/>
    <w:rsid w:val="00AB7D2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1">
    <w:name w:val="Body Text"/>
    <w:basedOn w:val="a"/>
    <w:link w:val="af2"/>
    <w:uiPriority w:val="99"/>
    <w:semiHidden/>
    <w:unhideWhenUsed/>
    <w:rsid w:val="00AB7D20"/>
    <w:pPr>
      <w:spacing w:after="120"/>
    </w:pPr>
  </w:style>
  <w:style w:type="character" w:customStyle="1" w:styleId="af2">
    <w:name w:val="גוף טקסט תו"/>
    <w:basedOn w:val="a0"/>
    <w:link w:val="af1"/>
    <w:uiPriority w:val="99"/>
    <w:semiHidden/>
    <w:rsid w:val="00AB7D20"/>
    <w:rPr>
      <w:rFonts w:ascii="BA Fontov Regular" w:hAnsi="BA Fontov Regular" w:cs="FrankRuehl"/>
      <w:sz w:val="18"/>
      <w:szCs w:val="20"/>
    </w:rPr>
  </w:style>
  <w:style w:type="paragraph" w:styleId="21">
    <w:name w:val="Body Text 2"/>
    <w:basedOn w:val="a"/>
    <w:link w:val="22"/>
    <w:uiPriority w:val="99"/>
    <w:unhideWhenUsed/>
    <w:rsid w:val="00AB7D20"/>
    <w:rPr>
      <w:rFonts w:ascii="David" w:hAnsi="David"/>
      <w:w w:val="92"/>
    </w:rPr>
  </w:style>
  <w:style w:type="character" w:customStyle="1" w:styleId="22">
    <w:name w:val="גוף טקסט 2 תו"/>
    <w:basedOn w:val="a0"/>
    <w:link w:val="21"/>
    <w:uiPriority w:val="99"/>
    <w:rsid w:val="00AB7D20"/>
    <w:rPr>
      <w:rFonts w:ascii="David" w:hAnsi="David" w:cs="FrankRuehl"/>
      <w:w w:val="92"/>
      <w:sz w:val="18"/>
      <w:szCs w:val="20"/>
    </w:rPr>
  </w:style>
  <w:style w:type="paragraph" w:styleId="31">
    <w:name w:val="Body Text 3"/>
    <w:basedOn w:val="a"/>
    <w:link w:val="32"/>
    <w:uiPriority w:val="99"/>
    <w:semiHidden/>
    <w:unhideWhenUsed/>
    <w:rsid w:val="00AB7D20"/>
    <w:pPr>
      <w:spacing w:after="120"/>
    </w:pPr>
    <w:rPr>
      <w:sz w:val="16"/>
      <w:szCs w:val="16"/>
    </w:rPr>
  </w:style>
  <w:style w:type="character" w:customStyle="1" w:styleId="32">
    <w:name w:val="גוף טקסט 3 תו"/>
    <w:basedOn w:val="a0"/>
    <w:link w:val="31"/>
    <w:uiPriority w:val="99"/>
    <w:semiHidden/>
    <w:rsid w:val="00AB7D20"/>
    <w:rPr>
      <w:rFonts w:ascii="BA Fontov Regular" w:hAnsi="BA Fontov Regular" w:cs="FrankRuehl"/>
      <w:sz w:val="16"/>
      <w:szCs w:val="16"/>
    </w:rPr>
  </w:style>
  <w:style w:type="paragraph" w:styleId="23">
    <w:name w:val="Body Text Indent 2"/>
    <w:basedOn w:val="a"/>
    <w:link w:val="24"/>
    <w:uiPriority w:val="99"/>
    <w:unhideWhenUsed/>
    <w:rsid w:val="00AB7D20"/>
    <w:pPr>
      <w:ind w:left="720"/>
    </w:pPr>
    <w:rPr>
      <w:rFonts w:ascii="David" w:hAnsi="David"/>
      <w:w w:val="92"/>
    </w:rPr>
  </w:style>
  <w:style w:type="character" w:customStyle="1" w:styleId="24">
    <w:name w:val="כניסה בגוף טקסט 2 תו"/>
    <w:basedOn w:val="a0"/>
    <w:link w:val="23"/>
    <w:uiPriority w:val="99"/>
    <w:rsid w:val="00AB7D20"/>
    <w:rPr>
      <w:rFonts w:ascii="David" w:hAnsi="David" w:cs="FrankRuehl"/>
      <w:w w:val="92"/>
      <w:sz w:val="18"/>
      <w:szCs w:val="20"/>
    </w:rPr>
  </w:style>
  <w:style w:type="paragraph" w:styleId="33">
    <w:name w:val="Body Text Indent 3"/>
    <w:basedOn w:val="a"/>
    <w:link w:val="34"/>
    <w:uiPriority w:val="99"/>
    <w:unhideWhenUsed/>
    <w:rsid w:val="00AB7D20"/>
    <w:pPr>
      <w:ind w:firstLine="720"/>
    </w:pPr>
    <w:rPr>
      <w:rFonts w:ascii="David" w:hAnsi="David"/>
      <w:w w:val="92"/>
    </w:rPr>
  </w:style>
  <w:style w:type="character" w:customStyle="1" w:styleId="34">
    <w:name w:val="כניסה בגוף טקסט 3 תו"/>
    <w:basedOn w:val="a0"/>
    <w:link w:val="33"/>
    <w:uiPriority w:val="99"/>
    <w:rsid w:val="00AB7D20"/>
    <w:rPr>
      <w:rFonts w:ascii="David" w:hAnsi="David" w:cs="FrankRuehl"/>
      <w:w w:val="92"/>
      <w:sz w:val="18"/>
      <w:szCs w:val="20"/>
    </w:rPr>
  </w:style>
  <w:style w:type="character" w:styleId="af3">
    <w:name w:val="Placeholder Text"/>
    <w:basedOn w:val="a0"/>
    <w:uiPriority w:val="99"/>
    <w:semiHidden/>
    <w:rsid w:val="00AB7D20"/>
    <w:rPr>
      <w:color w:val="808080"/>
    </w:rPr>
  </w:style>
  <w:style w:type="character" w:styleId="af4">
    <w:name w:val="line number"/>
    <w:basedOn w:val="a0"/>
    <w:uiPriority w:val="99"/>
    <w:semiHidden/>
    <w:unhideWhenUsed/>
    <w:rsid w:val="00AB7D20"/>
  </w:style>
  <w:style w:type="paragraph" w:styleId="af5">
    <w:name w:val="TOC Heading"/>
    <w:basedOn w:val="1"/>
    <w:next w:val="a"/>
    <w:uiPriority w:val="39"/>
    <w:unhideWhenUsed/>
    <w:qFormat/>
    <w:rsid w:val="00AB7D20"/>
    <w:pPr>
      <w:pageBreakBefore w:val="0"/>
      <w:outlineLvl w:val="9"/>
    </w:pPr>
    <w:rPr>
      <w:rtl/>
      <w:cs/>
    </w:rPr>
  </w:style>
  <w:style w:type="paragraph" w:styleId="TOC1">
    <w:name w:val="toc 1"/>
    <w:basedOn w:val="a"/>
    <w:next w:val="a"/>
    <w:autoRedefine/>
    <w:uiPriority w:val="39"/>
    <w:unhideWhenUsed/>
    <w:rsid w:val="009E0E33"/>
    <w:pPr>
      <w:spacing w:line="180" w:lineRule="exact"/>
      <w:ind w:left="0" w:firstLine="0"/>
      <w:outlineLvl w:val="0"/>
    </w:pPr>
    <w:rPr>
      <w:rFonts w:cs="BA Vilna Bold"/>
      <w:szCs w:val="14"/>
    </w:rPr>
  </w:style>
  <w:style w:type="paragraph" w:styleId="TOC2">
    <w:name w:val="toc 2"/>
    <w:basedOn w:val="a"/>
    <w:next w:val="a"/>
    <w:autoRedefine/>
    <w:uiPriority w:val="39"/>
    <w:unhideWhenUsed/>
    <w:rsid w:val="009E0E33"/>
    <w:pPr>
      <w:spacing w:line="180" w:lineRule="exact"/>
      <w:ind w:left="108" w:firstLine="0"/>
    </w:pPr>
    <w:rPr>
      <w:rFonts w:cs="BA Vilna Bold"/>
      <w:szCs w:val="14"/>
    </w:rPr>
  </w:style>
  <w:style w:type="character" w:styleId="Hyperlink">
    <w:name w:val="Hyperlink"/>
    <w:basedOn w:val="a0"/>
    <w:uiPriority w:val="99"/>
    <w:unhideWhenUsed/>
    <w:rsid w:val="00AB7D20"/>
    <w:rPr>
      <w:color w:val="0563C1" w:themeColor="hyperlink"/>
      <w:u w:val="single"/>
    </w:rPr>
  </w:style>
  <w:style w:type="character" w:styleId="af6">
    <w:name w:val="annotation reference"/>
    <w:uiPriority w:val="99"/>
    <w:rsid w:val="00AB7D20"/>
    <w:rPr>
      <w:sz w:val="16"/>
      <w:szCs w:val="16"/>
    </w:rPr>
  </w:style>
  <w:style w:type="paragraph" w:styleId="af7">
    <w:name w:val="annotation text"/>
    <w:basedOn w:val="a"/>
    <w:link w:val="af8"/>
    <w:uiPriority w:val="99"/>
    <w:rsid w:val="00AB7D20"/>
    <w:pPr>
      <w:spacing w:line="240" w:lineRule="auto"/>
    </w:pPr>
    <w:rPr>
      <w:rFonts w:ascii="Times New Roman" w:eastAsia="Times New Roman" w:hAnsi="Times New Roman" w:cs="Times New Roman"/>
    </w:rPr>
  </w:style>
  <w:style w:type="character" w:customStyle="1" w:styleId="af8">
    <w:name w:val="טקסט הערה תו"/>
    <w:basedOn w:val="a0"/>
    <w:link w:val="af7"/>
    <w:uiPriority w:val="99"/>
    <w:rsid w:val="00AB7D20"/>
    <w:rPr>
      <w:rFonts w:ascii="Times New Roman" w:eastAsia="Times New Roman" w:hAnsi="Times New Roman" w:cs="Times New Roman"/>
      <w:sz w:val="18"/>
      <w:szCs w:val="20"/>
    </w:rPr>
  </w:style>
  <w:style w:type="paragraph" w:styleId="af9">
    <w:name w:val="annotation subject"/>
    <w:basedOn w:val="af7"/>
    <w:next w:val="af7"/>
    <w:link w:val="afa"/>
    <w:uiPriority w:val="99"/>
    <w:rsid w:val="00AB7D20"/>
    <w:rPr>
      <w:b/>
      <w:bCs/>
    </w:rPr>
  </w:style>
  <w:style w:type="character" w:customStyle="1" w:styleId="afa">
    <w:name w:val="נושא הערה תו"/>
    <w:basedOn w:val="af8"/>
    <w:link w:val="af9"/>
    <w:uiPriority w:val="99"/>
    <w:rsid w:val="00AB7D20"/>
    <w:rPr>
      <w:rFonts w:ascii="Times New Roman" w:eastAsia="Times New Roman" w:hAnsi="Times New Roman" w:cs="Times New Roman"/>
      <w:b/>
      <w:bCs/>
      <w:sz w:val="18"/>
      <w:szCs w:val="20"/>
    </w:rPr>
  </w:style>
  <w:style w:type="character" w:styleId="afb">
    <w:name w:val="Emphasis"/>
    <w:qFormat/>
    <w:rsid w:val="00AB7D20"/>
    <w:rPr>
      <w:rFonts w:cs="David"/>
      <w:i/>
      <w:iCs w:val="0"/>
      <w:w w:val="96"/>
      <w:szCs w:val="32"/>
    </w:rPr>
  </w:style>
  <w:style w:type="paragraph" w:styleId="afc">
    <w:name w:val="caption"/>
    <w:basedOn w:val="a"/>
    <w:next w:val="a"/>
    <w:uiPriority w:val="35"/>
    <w:unhideWhenUsed/>
    <w:qFormat/>
    <w:rsid w:val="00AB7D20"/>
    <w:pPr>
      <w:spacing w:after="200" w:line="240" w:lineRule="auto"/>
    </w:pPr>
    <w:rPr>
      <w:i/>
      <w:iCs/>
      <w:color w:val="44546A" w:themeColor="text2"/>
    </w:rPr>
  </w:style>
  <w:style w:type="paragraph" w:styleId="afd">
    <w:name w:val="table of figures"/>
    <w:basedOn w:val="a"/>
    <w:next w:val="a"/>
    <w:uiPriority w:val="99"/>
    <w:semiHidden/>
    <w:unhideWhenUsed/>
    <w:rsid w:val="00AB7D20"/>
  </w:style>
  <w:style w:type="character" w:styleId="afe">
    <w:name w:val="page number"/>
    <w:basedOn w:val="a0"/>
    <w:rsid w:val="00AB7D20"/>
  </w:style>
  <w:style w:type="paragraph" w:styleId="aff">
    <w:name w:val="footnote text"/>
    <w:basedOn w:val="a"/>
    <w:link w:val="aff0"/>
    <w:uiPriority w:val="99"/>
    <w:unhideWhenUsed/>
    <w:rsid w:val="00AB7D20"/>
    <w:pPr>
      <w:spacing w:line="240" w:lineRule="auto"/>
    </w:pPr>
  </w:style>
  <w:style w:type="character" w:customStyle="1" w:styleId="aff0">
    <w:name w:val="טקסט הערת שוליים תו"/>
    <w:basedOn w:val="a0"/>
    <w:link w:val="aff"/>
    <w:uiPriority w:val="99"/>
    <w:rsid w:val="00AB7D20"/>
    <w:rPr>
      <w:rFonts w:ascii="BA Fontov Regular" w:hAnsi="BA Fontov Regular" w:cs="FrankRuehl"/>
      <w:sz w:val="18"/>
      <w:szCs w:val="20"/>
    </w:rPr>
  </w:style>
  <w:style w:type="character" w:styleId="aff1">
    <w:name w:val="footnote reference"/>
    <w:basedOn w:val="a0"/>
    <w:uiPriority w:val="99"/>
    <w:semiHidden/>
    <w:unhideWhenUsed/>
    <w:rsid w:val="00AB7D20"/>
    <w:rPr>
      <w:vertAlign w:val="superscript"/>
    </w:rPr>
  </w:style>
  <w:style w:type="character" w:customStyle="1" w:styleId="35">
    <w:name w:val="סגנון 3"/>
    <w:basedOn w:val="a0"/>
    <w:uiPriority w:val="1"/>
    <w:qFormat/>
    <w:rsid w:val="00AB7D20"/>
  </w:style>
  <w:style w:type="paragraph" w:customStyle="1" w:styleId="04">
    <w:name w:val="0.4."/>
    <w:basedOn w:val="2"/>
    <w:link w:val="040"/>
    <w:rsid w:val="00AB7D20"/>
    <w:rPr>
      <w:bCs w:val="0"/>
      <w:spacing w:val="-8"/>
      <w:sz w:val="32"/>
    </w:rPr>
  </w:style>
  <w:style w:type="character" w:customStyle="1" w:styleId="040">
    <w:name w:val="0.4. תו"/>
    <w:basedOn w:val="a0"/>
    <w:link w:val="04"/>
    <w:rsid w:val="00AB7D20"/>
    <w:rPr>
      <w:rFonts w:ascii="David" w:hAnsi="David" w:cs="FrankRuehl"/>
      <w:b/>
      <w:spacing w:val="-8"/>
      <w:w w:val="92"/>
      <w:sz w:val="32"/>
      <w:szCs w:val="20"/>
    </w:rPr>
  </w:style>
  <w:style w:type="paragraph" w:customStyle="1" w:styleId="-04">
    <w:name w:val="טאב-  0.4"/>
    <w:basedOn w:val="a7"/>
    <w:link w:val="-040"/>
    <w:qFormat/>
    <w:rsid w:val="00AB7D20"/>
    <w:pPr>
      <w:numPr>
        <w:numId w:val="5"/>
      </w:numPr>
    </w:pPr>
    <w:rPr>
      <w:spacing w:val="-8"/>
      <w:sz w:val="32"/>
    </w:rPr>
  </w:style>
  <w:style w:type="character" w:customStyle="1" w:styleId="-040">
    <w:name w:val="טאב-  0.4 תו"/>
    <w:basedOn w:val="a8"/>
    <w:link w:val="-04"/>
    <w:rsid w:val="00AB7D20"/>
    <w:rPr>
      <w:rFonts w:ascii="BA Fontov Regular" w:hAnsi="BA Fontov Regular" w:cs="FrankRuehl"/>
      <w:spacing w:val="-8"/>
      <w:sz w:val="32"/>
      <w:szCs w:val="20"/>
    </w:rPr>
  </w:style>
  <w:style w:type="paragraph" w:styleId="aff2">
    <w:name w:val="Document Map"/>
    <w:basedOn w:val="a"/>
    <w:link w:val="aff3"/>
    <w:uiPriority w:val="99"/>
    <w:semiHidden/>
    <w:unhideWhenUsed/>
    <w:rsid w:val="00AB7D20"/>
    <w:pPr>
      <w:spacing w:line="240" w:lineRule="auto"/>
    </w:pPr>
    <w:rPr>
      <w:rFonts w:ascii="Tahoma" w:eastAsia="Times New Roman" w:hAnsi="Tahoma" w:cs="Tahoma"/>
      <w:spacing w:val="-10"/>
      <w:sz w:val="16"/>
      <w:szCs w:val="16"/>
    </w:rPr>
  </w:style>
  <w:style w:type="character" w:customStyle="1" w:styleId="aff3">
    <w:name w:val="מפת מסמך תו"/>
    <w:basedOn w:val="a0"/>
    <w:link w:val="aff2"/>
    <w:uiPriority w:val="99"/>
    <w:semiHidden/>
    <w:rsid w:val="00AB7D20"/>
    <w:rPr>
      <w:rFonts w:ascii="Tahoma" w:eastAsia="Times New Roman" w:hAnsi="Tahoma" w:cs="Tahoma"/>
      <w:spacing w:val="-10"/>
      <w:sz w:val="16"/>
      <w:szCs w:val="16"/>
    </w:rPr>
  </w:style>
  <w:style w:type="paragraph" w:customStyle="1" w:styleId="aff4">
    <w:name w:val="הערת שוליים מ''מ"/>
    <w:basedOn w:val="aff"/>
    <w:link w:val="aff5"/>
    <w:autoRedefine/>
    <w:qFormat/>
    <w:rsid w:val="00AB7D20"/>
    <w:pPr>
      <w:spacing w:line="360" w:lineRule="auto"/>
    </w:pPr>
    <w:rPr>
      <w:rFonts w:ascii="David" w:hAnsi="David" w:cs="Guttman Vilna"/>
      <w:bCs/>
      <w:spacing w:val="-10"/>
      <w:position w:val="8"/>
      <w:szCs w:val="26"/>
    </w:rPr>
  </w:style>
  <w:style w:type="character" w:customStyle="1" w:styleId="aff5">
    <w:name w:val="הערת שוליים מ''מ תו"/>
    <w:basedOn w:val="aff0"/>
    <w:link w:val="aff4"/>
    <w:rsid w:val="00AB7D20"/>
    <w:rPr>
      <w:rFonts w:ascii="David" w:hAnsi="David" w:cs="Guttman Vilna"/>
      <w:bCs/>
      <w:spacing w:val="-10"/>
      <w:position w:val="8"/>
      <w:sz w:val="18"/>
      <w:szCs w:val="26"/>
    </w:rPr>
  </w:style>
  <w:style w:type="paragraph" w:customStyle="1" w:styleId="aff6">
    <w:name w:val="הערת שוליים"/>
    <w:basedOn w:val="aff"/>
    <w:autoRedefine/>
    <w:qFormat/>
    <w:rsid w:val="00AB7D20"/>
    <w:pPr>
      <w:spacing w:line="360" w:lineRule="auto"/>
    </w:pPr>
    <w:rPr>
      <w:rFonts w:ascii="David" w:hAnsi="David" w:cs="Guttman Vilna"/>
      <w:bCs/>
      <w:position w:val="8"/>
      <w:sz w:val="22"/>
      <w:szCs w:val="26"/>
    </w:rPr>
  </w:style>
  <w:style w:type="paragraph" w:customStyle="1" w:styleId="aff7">
    <w:name w:val="הערת שולייים"/>
    <w:basedOn w:val="aff"/>
    <w:link w:val="aff8"/>
    <w:autoRedefine/>
    <w:qFormat/>
    <w:rsid w:val="00AB7D20"/>
    <w:pPr>
      <w:spacing w:line="360" w:lineRule="auto"/>
      <w:jc w:val="left"/>
    </w:pPr>
    <w:rPr>
      <w:rFonts w:ascii="David" w:hAnsi="David" w:cs="Guttman Vilna"/>
      <w:bCs/>
      <w:position w:val="8"/>
      <w:sz w:val="32"/>
      <w:szCs w:val="26"/>
    </w:rPr>
  </w:style>
  <w:style w:type="character" w:customStyle="1" w:styleId="aff8">
    <w:name w:val="הערת שולייים תו"/>
    <w:basedOn w:val="a0"/>
    <w:link w:val="aff7"/>
    <w:rsid w:val="00AB7D20"/>
    <w:rPr>
      <w:rFonts w:ascii="David" w:hAnsi="David" w:cs="Guttman Vilna"/>
      <w:bCs/>
      <w:position w:val="8"/>
      <w:sz w:val="32"/>
      <w:szCs w:val="26"/>
    </w:rPr>
  </w:style>
  <w:style w:type="paragraph" w:customStyle="1" w:styleId="aff9">
    <w:name w:val="חציצה"/>
    <w:basedOn w:val="a"/>
    <w:link w:val="affa"/>
    <w:qFormat/>
    <w:rsid w:val="00AB7D20"/>
    <w:pPr>
      <w:jc w:val="center"/>
    </w:pPr>
    <w:rPr>
      <w:rFonts w:ascii="BA חניכי הישיבות" w:hAnsi="BA חניכי הישיבות" w:cs="BA חניכי הישיבות"/>
      <w:color w:val="808080" w:themeColor="background1" w:themeShade="80"/>
      <w:sz w:val="32"/>
    </w:rPr>
  </w:style>
  <w:style w:type="paragraph" w:customStyle="1" w:styleId="affb">
    <w:name w:val="רגיל אדום"/>
    <w:basedOn w:val="a"/>
    <w:rsid w:val="00AB7D20"/>
    <w:rPr>
      <w:color w:val="FF0000"/>
    </w:rPr>
  </w:style>
  <w:style w:type="paragraph" w:customStyle="1" w:styleId="affc">
    <w:name w:val="דף"/>
    <w:basedOn w:val="a"/>
    <w:link w:val="affd"/>
    <w:qFormat/>
    <w:rsid w:val="00AB7D20"/>
    <w:rPr>
      <w:rFonts w:ascii="David" w:hAnsi="David" w:cs="Guttman Vilna"/>
      <w:b/>
      <w:bCs/>
      <w:color w:val="0070C0"/>
      <w:sz w:val="32"/>
      <w:szCs w:val="30"/>
    </w:rPr>
  </w:style>
  <w:style w:type="paragraph" w:customStyle="1" w:styleId="affe">
    <w:name w:val="כוכבים"/>
    <w:basedOn w:val="a"/>
    <w:rsid w:val="00AB7D20"/>
    <w:pPr>
      <w:spacing w:before="40" w:after="40"/>
      <w:jc w:val="center"/>
    </w:pPr>
    <w:rPr>
      <w:rFonts w:ascii="Guttman Vilna" w:hAnsi="Guttman Vilna" w:cs="Arial"/>
      <w:bCs/>
      <w:color w:val="A6A6A6" w:themeColor="background1" w:themeShade="A6"/>
      <w:sz w:val="24"/>
      <w:szCs w:val="30"/>
    </w:rPr>
  </w:style>
  <w:style w:type="paragraph" w:customStyle="1" w:styleId="afff">
    <w:name w:val="דף בצד"/>
    <w:basedOn w:val="affc"/>
    <w:link w:val="afff0"/>
    <w:qFormat/>
    <w:rsid w:val="00B80A6C"/>
    <w:pPr>
      <w:framePr w:h="510" w:hRule="exact" w:hSpace="113" w:wrap="around" w:vAnchor="text" w:hAnchor="page" w:xAlign="inside" w:y="1"/>
      <w:spacing w:line="240" w:lineRule="exact"/>
      <w:ind w:left="0" w:firstLine="0"/>
      <w:outlineLvl w:val="3"/>
    </w:pPr>
    <w:rPr>
      <w:rFonts w:ascii="Fb Fontext" w:hAnsi="Fb Fontext" w:cs="BA Vilna Bold"/>
      <w:bCs w:val="0"/>
      <w:color w:val="auto"/>
      <w:szCs w:val="20"/>
    </w:rPr>
  </w:style>
  <w:style w:type="paragraph" w:customStyle="1" w:styleId="afff1">
    <w:name w:val="מסכת"/>
    <w:basedOn w:val="a"/>
    <w:rsid w:val="000F74C2"/>
    <w:pPr>
      <w:framePr w:h="340" w:hRule="exact" w:hSpace="181" w:wrap="around" w:vAnchor="page" w:hAnchor="text" w:xAlign="right" w:yAlign="bottom"/>
      <w:jc w:val="center"/>
    </w:pPr>
    <w:rPr>
      <w:color w:val="F2F2F2" w:themeColor="background1" w:themeShade="F2"/>
    </w:rPr>
  </w:style>
  <w:style w:type="paragraph" w:customStyle="1" w:styleId="afff2">
    <w:name w:val="פרק"/>
    <w:basedOn w:val="a"/>
    <w:rsid w:val="000F74C2"/>
    <w:pPr>
      <w:pageBreakBefore/>
      <w:framePr w:h="284" w:hRule="exact" w:hSpace="181" w:wrap="around" w:vAnchor="page" w:hAnchor="page" w:xAlign="center" w:yAlign="bottom"/>
      <w:spacing w:line="240" w:lineRule="auto"/>
    </w:pPr>
    <w:rPr>
      <w:color w:val="F2F2F2" w:themeColor="background1" w:themeShade="F2"/>
      <w:szCs w:val="28"/>
    </w:rPr>
  </w:style>
  <w:style w:type="paragraph" w:customStyle="1" w:styleId="afff3">
    <w:name w:val="פרק שם"/>
    <w:basedOn w:val="a"/>
    <w:rsid w:val="000F74C2"/>
    <w:pPr>
      <w:framePr w:h="227" w:hRule="exact" w:hSpace="181" w:wrap="around" w:vAnchor="page" w:hAnchor="text" w:yAlign="bottom"/>
      <w:spacing w:line="240" w:lineRule="auto"/>
    </w:pPr>
    <w:rPr>
      <w:color w:val="F2F2F2" w:themeColor="background1" w:themeShade="F2"/>
      <w:sz w:val="24"/>
      <w:szCs w:val="24"/>
    </w:rPr>
  </w:style>
  <w:style w:type="paragraph" w:customStyle="1" w:styleId="afff4">
    <w:name w:val="דפים בפרק ב"/>
    <w:basedOn w:val="a"/>
    <w:rsid w:val="000F74C2"/>
    <w:pPr>
      <w:framePr w:h="284" w:hRule="exact" w:hSpace="181" w:wrap="around" w:vAnchor="page" w:hAnchor="page" w:x="2836" w:yAlign="bottom"/>
      <w:spacing w:after="60" w:line="300" w:lineRule="exact"/>
    </w:pPr>
    <w:rPr>
      <w:color w:val="F2F2F2" w:themeColor="background1" w:themeShade="F2"/>
      <w:szCs w:val="24"/>
    </w:rPr>
  </w:style>
  <w:style w:type="paragraph" w:customStyle="1" w:styleId="afff5">
    <w:name w:val="משניות"/>
    <w:basedOn w:val="a"/>
    <w:link w:val="afff6"/>
    <w:rsid w:val="007311D8"/>
    <w:pPr>
      <w:shd w:val="clear" w:color="auto" w:fill="F2F2F2" w:themeFill="background1" w:themeFillShade="F2"/>
    </w:pPr>
    <w:rPr>
      <w:rFonts w:cs="BA Vilna Bold"/>
      <w:spacing w:val="8"/>
      <w:sz w:val="22"/>
      <w:szCs w:val="22"/>
    </w:rPr>
  </w:style>
  <w:style w:type="character" w:customStyle="1" w:styleId="afff6">
    <w:name w:val="משניות תו"/>
    <w:basedOn w:val="a0"/>
    <w:link w:val="afff5"/>
    <w:rsid w:val="007311D8"/>
    <w:rPr>
      <w:rFonts w:ascii="BA Fontov Regular" w:hAnsi="BA Fontov Regular" w:cs="BA Vilna Bold"/>
      <w:spacing w:val="8"/>
      <w:sz w:val="22"/>
      <w:szCs w:val="22"/>
      <w:shd w:val="clear" w:color="auto" w:fill="F2F2F2" w:themeFill="background1" w:themeFillShade="F2"/>
    </w:rPr>
  </w:style>
  <w:style w:type="paragraph" w:customStyle="1" w:styleId="afff7">
    <w:name w:val="דעות"/>
    <w:basedOn w:val="a"/>
    <w:rsid w:val="00AB7D20"/>
    <w:pPr>
      <w:tabs>
        <w:tab w:val="right" w:pos="4677"/>
        <w:tab w:val="left" w:pos="4961"/>
      </w:tabs>
      <w:spacing w:after="50"/>
      <w:ind w:firstLine="720"/>
      <w:contextualSpacing/>
    </w:pPr>
  </w:style>
  <w:style w:type="paragraph" w:styleId="afff8">
    <w:name w:val="Intense Quote"/>
    <w:basedOn w:val="a"/>
    <w:next w:val="a"/>
    <w:link w:val="afff9"/>
    <w:uiPriority w:val="30"/>
    <w:qFormat/>
    <w:rsid w:val="00AB7D2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9">
    <w:name w:val="ציטוט חזק תו"/>
    <w:basedOn w:val="a0"/>
    <w:link w:val="afff8"/>
    <w:uiPriority w:val="30"/>
    <w:rsid w:val="00AB7D20"/>
    <w:rPr>
      <w:rFonts w:ascii="BA Fontov Regular" w:hAnsi="BA Fontov Regular" w:cs="FrankRuehl"/>
      <w:i/>
      <w:iCs/>
      <w:color w:val="5B9BD5" w:themeColor="accent1"/>
      <w:sz w:val="18"/>
      <w:szCs w:val="20"/>
    </w:rPr>
  </w:style>
  <w:style w:type="character" w:customStyle="1" w:styleId="afffa">
    <w:name w:val="מודגש"/>
    <w:basedOn w:val="a0"/>
    <w:uiPriority w:val="1"/>
    <w:rsid w:val="00AB7D20"/>
    <w:rPr>
      <w:bCs/>
    </w:rPr>
  </w:style>
  <w:style w:type="paragraph" w:customStyle="1" w:styleId="afffb">
    <w:name w:val="הדרן עלך"/>
    <w:basedOn w:val="a"/>
    <w:link w:val="afffc"/>
    <w:qFormat/>
    <w:rsid w:val="00AB7D20"/>
    <w:pPr>
      <w:jc w:val="center"/>
    </w:pPr>
    <w:rPr>
      <w:rFonts w:ascii="Fb Fontext" w:hAnsi="Fb Fontext" w:cs="FontbitDavid"/>
      <w:b/>
      <w:bCs/>
      <w:color w:val="808080" w:themeColor="background1" w:themeShade="80"/>
      <w:sz w:val="30"/>
    </w:rPr>
  </w:style>
  <w:style w:type="character" w:customStyle="1" w:styleId="afffc">
    <w:name w:val="הדרן עלך תו"/>
    <w:basedOn w:val="a0"/>
    <w:link w:val="afffb"/>
    <w:rsid w:val="00AB7D20"/>
    <w:rPr>
      <w:rFonts w:ascii="Fb Fontext" w:hAnsi="Fb Fontext" w:cs="FontbitDavid"/>
      <w:b/>
      <w:bCs/>
      <w:color w:val="808080" w:themeColor="background1" w:themeShade="80"/>
      <w:sz w:val="30"/>
      <w:szCs w:val="20"/>
    </w:rPr>
  </w:style>
  <w:style w:type="paragraph" w:customStyle="1" w:styleId="25">
    <w:name w:val="כולל 2"/>
    <w:basedOn w:val="a"/>
    <w:link w:val="26"/>
    <w:qFormat/>
    <w:rsid w:val="00AB7D20"/>
    <w:pPr>
      <w:spacing w:after="200" w:line="360" w:lineRule="exact"/>
    </w:pPr>
    <w:rPr>
      <w:rFonts w:ascii="Fb Fontext" w:hAnsi="Fb Fontext"/>
      <w:spacing w:val="-4"/>
    </w:rPr>
  </w:style>
  <w:style w:type="character" w:customStyle="1" w:styleId="26">
    <w:name w:val="כולל 2 תו"/>
    <w:basedOn w:val="a0"/>
    <w:link w:val="25"/>
    <w:rsid w:val="00AB7D20"/>
    <w:rPr>
      <w:rFonts w:ascii="Fb Fontext" w:hAnsi="Fb Fontext" w:cs="FrankRuehl"/>
      <w:spacing w:val="-4"/>
      <w:sz w:val="18"/>
      <w:szCs w:val="20"/>
    </w:rPr>
  </w:style>
  <w:style w:type="paragraph" w:customStyle="1" w:styleId="afffd">
    <w:name w:val="ד''ה משנה"/>
    <w:basedOn w:val="a"/>
    <w:link w:val="afffe"/>
    <w:qFormat/>
    <w:rsid w:val="00B80A6C"/>
    <w:pPr>
      <w:spacing w:before="120"/>
      <w:contextualSpacing/>
      <w:outlineLvl w:val="1"/>
    </w:pPr>
    <w:rPr>
      <w:rFonts w:cs="BA Vilna Bold"/>
      <w:spacing w:val="8"/>
      <w:sz w:val="22"/>
      <w:szCs w:val="22"/>
    </w:rPr>
  </w:style>
  <w:style w:type="character" w:customStyle="1" w:styleId="afffe">
    <w:name w:val="ד''ה משנה תו"/>
    <w:basedOn w:val="a0"/>
    <w:link w:val="afffd"/>
    <w:rsid w:val="00B80A6C"/>
    <w:rPr>
      <w:rFonts w:ascii="BA Fontov Regular" w:hAnsi="BA Fontov Regular" w:cs="BA Vilna Bold"/>
      <w:spacing w:val="8"/>
      <w:sz w:val="22"/>
      <w:szCs w:val="22"/>
    </w:rPr>
  </w:style>
  <w:style w:type="paragraph" w:customStyle="1" w:styleId="affff">
    <w:name w:val="מבואה"/>
    <w:basedOn w:val="a"/>
    <w:link w:val="affff0"/>
    <w:qFormat/>
    <w:rsid w:val="00AB7D20"/>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f0">
    <w:name w:val="מבואה תו"/>
    <w:basedOn w:val="a0"/>
    <w:link w:val="affff"/>
    <w:rsid w:val="00AB7D20"/>
    <w:rPr>
      <w:rFonts w:ascii="David" w:eastAsia="Times New Roman" w:hAnsi="David" w:cs="David"/>
      <w:b/>
      <w:bCs/>
      <w:color w:val="A6A6A6" w:themeColor="background1" w:themeShade="A6"/>
      <w:sz w:val="18"/>
      <w:szCs w:val="20"/>
    </w:rPr>
  </w:style>
  <w:style w:type="paragraph" w:customStyle="1" w:styleId="affff1">
    <w:name w:val="טור הערות לאוקמי"/>
    <w:basedOn w:val="aff"/>
    <w:link w:val="affff2"/>
    <w:qFormat/>
    <w:rsid w:val="00AB7D20"/>
    <w:rPr>
      <w:szCs w:val="24"/>
    </w:rPr>
  </w:style>
  <w:style w:type="character" w:customStyle="1" w:styleId="affff2">
    <w:name w:val="טור הערות לאוקמי תו"/>
    <w:basedOn w:val="aff0"/>
    <w:link w:val="affff1"/>
    <w:rsid w:val="00AB7D20"/>
    <w:rPr>
      <w:rFonts w:ascii="BA Fontov Regular" w:hAnsi="BA Fontov Regular" w:cs="FrankRuehl"/>
      <w:sz w:val="18"/>
      <w:szCs w:val="24"/>
    </w:rPr>
  </w:style>
  <w:style w:type="paragraph" w:styleId="affff3">
    <w:name w:val="Body Text First Indent"/>
    <w:basedOn w:val="a"/>
    <w:link w:val="affff4"/>
    <w:uiPriority w:val="99"/>
    <w:semiHidden/>
    <w:unhideWhenUsed/>
    <w:rsid w:val="00AB7D20"/>
    <w:pPr>
      <w:spacing w:line="360" w:lineRule="exact"/>
      <w:ind w:firstLine="360"/>
    </w:pPr>
    <w:rPr>
      <w:rFonts w:asciiTheme="minorHAnsi" w:hAnsiTheme="minorHAnsi"/>
      <w:sz w:val="22"/>
    </w:rPr>
  </w:style>
  <w:style w:type="character" w:customStyle="1" w:styleId="affff4">
    <w:name w:val="כניסת שורה ראשונה בגוף טקסט תו"/>
    <w:basedOn w:val="af2"/>
    <w:link w:val="affff3"/>
    <w:uiPriority w:val="99"/>
    <w:semiHidden/>
    <w:rsid w:val="00AB7D20"/>
    <w:rPr>
      <w:rFonts w:ascii="BA Fontov Regular" w:hAnsi="BA Fontov Regular" w:cs="FrankRuehl"/>
      <w:sz w:val="18"/>
      <w:szCs w:val="20"/>
    </w:rPr>
  </w:style>
  <w:style w:type="paragraph" w:customStyle="1" w:styleId="041">
    <w:name w:val="0.4"/>
    <w:basedOn w:val="a"/>
    <w:link w:val="042"/>
    <w:qFormat/>
    <w:rsid w:val="00AB7D20"/>
    <w:rPr>
      <w:spacing w:val="-8"/>
    </w:rPr>
  </w:style>
  <w:style w:type="paragraph" w:customStyle="1" w:styleId="02">
    <w:name w:val="0.2 משנה"/>
    <w:basedOn w:val="afff5"/>
    <w:link w:val="020"/>
    <w:qFormat/>
    <w:rsid w:val="00AB7D20"/>
    <w:rPr>
      <w:b/>
      <w:spacing w:val="-4"/>
      <w:sz w:val="22"/>
      <w:szCs w:val="22"/>
    </w:rPr>
  </w:style>
  <w:style w:type="character" w:customStyle="1" w:styleId="042">
    <w:name w:val="0.4 תו"/>
    <w:basedOn w:val="a0"/>
    <w:link w:val="041"/>
    <w:rsid w:val="00AB7D20"/>
    <w:rPr>
      <w:rFonts w:ascii="BA Fontov Regular" w:hAnsi="BA Fontov Regular" w:cs="FrankRuehl"/>
      <w:spacing w:val="-8"/>
      <w:sz w:val="18"/>
      <w:szCs w:val="20"/>
    </w:rPr>
  </w:style>
  <w:style w:type="paragraph" w:customStyle="1" w:styleId="043">
    <w:name w:val="0.4משנה"/>
    <w:basedOn w:val="afff5"/>
    <w:link w:val="044"/>
    <w:qFormat/>
    <w:rsid w:val="00AB7D20"/>
    <w:rPr>
      <w:spacing w:val="-8"/>
    </w:rPr>
  </w:style>
  <w:style w:type="character" w:customStyle="1" w:styleId="020">
    <w:name w:val="0.2 משנה תו"/>
    <w:basedOn w:val="afff6"/>
    <w:link w:val="02"/>
    <w:rsid w:val="00AB7D20"/>
    <w:rPr>
      <w:rFonts w:ascii="BA Fontov Regular" w:hAnsi="BA Fontov Regular" w:cs="Guttman Vilna"/>
      <w:b/>
      <w:bCs w:val="0"/>
      <w:spacing w:val="-4"/>
      <w:sz w:val="18"/>
      <w:szCs w:val="20"/>
      <w:shd w:val="clear" w:color="auto" w:fill="F2F2F2" w:themeFill="background1" w:themeFillShade="F2"/>
    </w:rPr>
  </w:style>
  <w:style w:type="character" w:customStyle="1" w:styleId="044">
    <w:name w:val="0.4משנה תו"/>
    <w:basedOn w:val="020"/>
    <w:link w:val="043"/>
    <w:rsid w:val="00AB7D20"/>
    <w:rPr>
      <w:rFonts w:ascii="BA Fontov Regular" w:hAnsi="BA Fontov Regular" w:cs="Guttman Vilna"/>
      <w:b w:val="0"/>
      <w:bCs w:val="0"/>
      <w:spacing w:val="-8"/>
      <w:sz w:val="18"/>
      <w:szCs w:val="20"/>
      <w:shd w:val="clear" w:color="auto" w:fill="F2F2F2" w:themeFill="background1" w:themeFillShade="F2"/>
    </w:rPr>
  </w:style>
  <w:style w:type="paragraph" w:customStyle="1" w:styleId="affff5">
    <w:name w:val="פיסקת תשובה"/>
    <w:basedOn w:val="a"/>
    <w:link w:val="affff6"/>
    <w:qFormat/>
    <w:rsid w:val="00AB7D20"/>
    <w:pPr>
      <w:ind w:left="397"/>
    </w:pPr>
    <w:rPr>
      <w:rFonts w:ascii="Fb Fontext" w:hAnsi="Fb Fontext"/>
      <w:sz w:val="32"/>
    </w:rPr>
  </w:style>
  <w:style w:type="character" w:customStyle="1" w:styleId="affff6">
    <w:name w:val="פיסקת תשובה תו"/>
    <w:basedOn w:val="a0"/>
    <w:link w:val="affff5"/>
    <w:rsid w:val="00AB7D20"/>
    <w:rPr>
      <w:rFonts w:ascii="Fb Fontext" w:hAnsi="Fb Fontext" w:cs="FrankRuehl"/>
      <w:sz w:val="32"/>
      <w:szCs w:val="20"/>
    </w:rPr>
  </w:style>
  <w:style w:type="paragraph" w:customStyle="1" w:styleId="affff7">
    <w:name w:val="תשובה"/>
    <w:basedOn w:val="a"/>
    <w:link w:val="affff8"/>
    <w:qFormat/>
    <w:rsid w:val="00AB7D20"/>
    <w:pPr>
      <w:ind w:left="568" w:hanging="284"/>
    </w:pPr>
    <w:rPr>
      <w:rFonts w:ascii="Fb Fontext" w:hAnsi="Fb Fontext"/>
    </w:rPr>
  </w:style>
  <w:style w:type="character" w:customStyle="1" w:styleId="affa">
    <w:name w:val="חציצה תו"/>
    <w:basedOn w:val="a0"/>
    <w:link w:val="aff9"/>
    <w:rsid w:val="00AB7D20"/>
    <w:rPr>
      <w:rFonts w:ascii="BA חניכי הישיבות" w:hAnsi="BA חניכי הישיבות" w:cs="BA חניכי הישיבות"/>
      <w:color w:val="808080" w:themeColor="background1" w:themeShade="80"/>
      <w:sz w:val="32"/>
      <w:szCs w:val="20"/>
    </w:rPr>
  </w:style>
  <w:style w:type="character" w:customStyle="1" w:styleId="affff8">
    <w:name w:val="תשובה תו"/>
    <w:basedOn w:val="a0"/>
    <w:link w:val="affff7"/>
    <w:rsid w:val="00AB7D20"/>
    <w:rPr>
      <w:rFonts w:ascii="Fb Fontext" w:hAnsi="Fb Fontext" w:cs="FrankRuehl"/>
      <w:sz w:val="18"/>
      <w:szCs w:val="20"/>
    </w:rPr>
  </w:style>
  <w:style w:type="paragraph" w:customStyle="1" w:styleId="affff9">
    <w:name w:val="פסוק"/>
    <w:basedOn w:val="a"/>
    <w:link w:val="affffa"/>
    <w:qFormat/>
    <w:rsid w:val="009A14C6"/>
    <w:rPr>
      <w:rFonts w:ascii="Fb Fontext" w:hAnsi="Fb Fontext" w:cs="BA Haketer Regular"/>
      <w:szCs w:val="16"/>
    </w:rPr>
  </w:style>
  <w:style w:type="character" w:customStyle="1" w:styleId="affffa">
    <w:name w:val="פסוק תו"/>
    <w:basedOn w:val="a0"/>
    <w:link w:val="affff9"/>
    <w:rsid w:val="009A14C6"/>
    <w:rPr>
      <w:rFonts w:ascii="Fb Fontext" w:hAnsi="Fb Fontext" w:cs="BA Haketer Regular"/>
      <w:sz w:val="18"/>
      <w:szCs w:val="16"/>
    </w:rPr>
  </w:style>
  <w:style w:type="paragraph" w:customStyle="1" w:styleId="affffb">
    <w:name w:val="נושא"/>
    <w:basedOn w:val="a"/>
    <w:link w:val="affffc"/>
    <w:autoRedefine/>
    <w:qFormat/>
    <w:rsid w:val="004E24E3"/>
    <w:pPr>
      <w:spacing w:before="80"/>
      <w:jc w:val="center"/>
      <w:outlineLvl w:val="2"/>
    </w:pPr>
    <w:rPr>
      <w:rFonts w:ascii="David" w:hAnsi="David" w:cs="PFT_Frank"/>
      <w:b/>
      <w:bCs/>
      <w:spacing w:val="-8"/>
      <w:sz w:val="30"/>
      <w:szCs w:val="15"/>
    </w:rPr>
  </w:style>
  <w:style w:type="character" w:customStyle="1" w:styleId="affffc">
    <w:name w:val="נושא תו"/>
    <w:basedOn w:val="a0"/>
    <w:link w:val="affffb"/>
    <w:rsid w:val="004E24E3"/>
    <w:rPr>
      <w:rFonts w:ascii="David" w:hAnsi="David" w:cs="PFT_Frank"/>
      <w:b/>
      <w:bCs/>
      <w:spacing w:val="-8"/>
      <w:sz w:val="30"/>
      <w:szCs w:val="15"/>
    </w:rPr>
  </w:style>
  <w:style w:type="paragraph" w:customStyle="1" w:styleId="affffd">
    <w:name w:val="אמוראים"/>
    <w:basedOn w:val="a"/>
    <w:link w:val="affffe"/>
    <w:qFormat/>
    <w:rsid w:val="00B0111F"/>
    <w:pPr>
      <w:ind w:left="0" w:firstLine="0"/>
    </w:pPr>
    <w:rPr>
      <w:rFonts w:cs="PFT_Frank"/>
      <w:bCs/>
      <w:spacing w:val="-2"/>
      <w:szCs w:val="12"/>
    </w:rPr>
  </w:style>
  <w:style w:type="character" w:customStyle="1" w:styleId="affffe">
    <w:name w:val="אמוראים תו"/>
    <w:basedOn w:val="a0"/>
    <w:link w:val="affffd"/>
    <w:rsid w:val="00B0111F"/>
    <w:rPr>
      <w:rFonts w:ascii="BA Fontov Regular" w:hAnsi="BA Fontov Regular" w:cs="PFT_Frank"/>
      <w:bCs/>
      <w:spacing w:val="-2"/>
      <w:sz w:val="18"/>
      <w:szCs w:val="12"/>
    </w:rPr>
  </w:style>
  <w:style w:type="paragraph" w:customStyle="1" w:styleId="afffff">
    <w:name w:val="רקע והסבר"/>
    <w:basedOn w:val="a"/>
    <w:link w:val="afffff0"/>
    <w:qFormat/>
    <w:rsid w:val="00B0111F"/>
    <w:pPr>
      <w:ind w:left="0" w:firstLine="0"/>
    </w:pPr>
    <w:rPr>
      <w:sz w:val="14"/>
      <w:szCs w:val="14"/>
    </w:rPr>
  </w:style>
  <w:style w:type="character" w:customStyle="1" w:styleId="afffff0">
    <w:name w:val="רקע והסבר תו"/>
    <w:basedOn w:val="a0"/>
    <w:link w:val="afffff"/>
    <w:rsid w:val="00B0111F"/>
    <w:rPr>
      <w:rFonts w:ascii="BA Fontov Regular" w:hAnsi="BA Fontov Regular" w:cs="FrankRuehl"/>
      <w:sz w:val="14"/>
      <w:szCs w:val="14"/>
    </w:rPr>
  </w:style>
  <w:style w:type="paragraph" w:styleId="afffff1">
    <w:name w:val="Revision"/>
    <w:hidden/>
    <w:uiPriority w:val="99"/>
    <w:semiHidden/>
    <w:rsid w:val="009A14C6"/>
    <w:pPr>
      <w:spacing w:after="0" w:line="240" w:lineRule="auto"/>
    </w:pPr>
    <w:rPr>
      <w:rFonts w:ascii="BA Fontov Regular" w:hAnsi="BA Fontov Regular" w:cs="FrankRuehl"/>
      <w:sz w:val="18"/>
      <w:szCs w:val="18"/>
    </w:rPr>
  </w:style>
  <w:style w:type="paragraph" w:customStyle="1" w:styleId="afffff2">
    <w:name w:val="ממ תש פ"/>
    <w:link w:val="afffff3"/>
    <w:autoRedefine/>
    <w:qFormat/>
    <w:rsid w:val="00E07CC2"/>
    <w:pPr>
      <w:keepNext/>
      <w:keepLines/>
      <w:spacing w:after="0" w:line="240" w:lineRule="exact"/>
    </w:pPr>
    <w:rPr>
      <w:rFonts w:ascii="Arial" w:hAnsi="Arial" w:cs="FrankRuehl"/>
      <w:color w:val="0070C0"/>
      <w:sz w:val="24"/>
      <w:szCs w:val="18"/>
    </w:rPr>
  </w:style>
  <w:style w:type="character" w:customStyle="1" w:styleId="afffff3">
    <w:name w:val="ממ תש פ תו"/>
    <w:basedOn w:val="a0"/>
    <w:link w:val="afffff2"/>
    <w:rsid w:val="00E07CC2"/>
    <w:rPr>
      <w:rFonts w:ascii="Arial" w:hAnsi="Arial" w:cs="FrankRuehl"/>
      <w:color w:val="0070C0"/>
      <w:sz w:val="24"/>
      <w:szCs w:val="18"/>
    </w:rPr>
  </w:style>
  <w:style w:type="paragraph" w:customStyle="1" w:styleId="afffff4">
    <w:name w:val="משניות כותרת"/>
    <w:basedOn w:val="afff5"/>
    <w:link w:val="afffff5"/>
    <w:qFormat/>
    <w:rsid w:val="004E24E3"/>
    <w:pPr>
      <w:spacing w:line="240" w:lineRule="exact"/>
      <w:ind w:left="0" w:firstLine="0" w:end="320"/>
      <w:jc w:val="center"/>
      <w:outlineLvl w:val="0"/>
    </w:pPr>
    <w:rPr>
      <w:spacing w:val="4"/>
      <w:sz w:val="22"/>
      <w:szCs w:val="22"/>
    </w:rPr>
  </w:style>
  <w:style w:type="character" w:customStyle="1" w:styleId="afffff5">
    <w:name w:val="משניות כותרת תו"/>
    <w:basedOn w:val="afff6"/>
    <w:link w:val="afffff4"/>
    <w:rsid w:val="004E24E3"/>
    <w:rPr>
      <w:rFonts w:ascii="BA Fontov Regular" w:hAnsi="BA Fontov Regular" w:cs="BA Vilna Bold"/>
      <w:spacing w:val="4"/>
      <w:sz w:val="22"/>
      <w:szCs w:val="22"/>
      <w:shd w:val="clear" w:color="auto" w:fill="F2F2F2" w:themeFill="background1" w:themeFillShade="F2"/>
    </w:rPr>
  </w:style>
  <w:style w:type="paragraph" w:styleId="TOC3">
    <w:name w:val="toc 3"/>
    <w:basedOn w:val="a"/>
    <w:next w:val="a"/>
    <w:autoRedefine/>
    <w:uiPriority w:val="39"/>
    <w:unhideWhenUsed/>
    <w:rsid w:val="009E0E33"/>
    <w:pPr>
      <w:spacing w:line="180" w:lineRule="exact"/>
      <w:ind w:left="249" w:firstLine="0"/>
    </w:pPr>
    <w:rPr>
      <w:rFonts w:cs="PFT_Frank"/>
      <w:bCs/>
      <w:szCs w:val="10"/>
    </w:rPr>
  </w:style>
  <w:style w:type="paragraph" w:styleId="TOC4">
    <w:name w:val="toc 4"/>
    <w:basedOn w:val="a"/>
    <w:next w:val="a"/>
    <w:autoRedefine/>
    <w:uiPriority w:val="39"/>
    <w:unhideWhenUsed/>
    <w:rsid w:val="00853C4E"/>
    <w:pPr>
      <w:ind w:left="0" w:firstLine="0"/>
      <w:outlineLvl w:val="3"/>
    </w:pPr>
    <w:rPr>
      <w:rFonts w:cs="BA Vilna Bold"/>
      <w:szCs w:val="14"/>
    </w:rPr>
  </w:style>
  <w:style w:type="paragraph" w:styleId="TOC5">
    <w:name w:val="toc 5"/>
    <w:basedOn w:val="a"/>
    <w:next w:val="a"/>
    <w:autoRedefine/>
    <w:uiPriority w:val="39"/>
    <w:unhideWhenUsed/>
    <w:rsid w:val="00B80A6C"/>
    <w:pPr>
      <w:spacing w:after="100" w:line="259" w:lineRule="auto"/>
      <w:ind w:left="880" w:firstLine="0"/>
      <w:jc w:val="left"/>
    </w:pPr>
    <w:rPr>
      <w:rFonts w:asciiTheme="minorHAnsi" w:eastAsiaTheme="minorEastAsia" w:hAnsiTheme="minorHAnsi" w:cstheme="minorBidi"/>
      <w:sz w:val="22"/>
      <w:szCs w:val="22"/>
    </w:rPr>
  </w:style>
  <w:style w:type="paragraph" w:styleId="TOC6">
    <w:name w:val="toc 6"/>
    <w:basedOn w:val="a"/>
    <w:next w:val="a"/>
    <w:autoRedefine/>
    <w:uiPriority w:val="39"/>
    <w:unhideWhenUsed/>
    <w:rsid w:val="00B80A6C"/>
    <w:pPr>
      <w:spacing w:after="100" w:line="259" w:lineRule="auto"/>
      <w:ind w:left="1100" w:firstLine="0"/>
      <w:jc w:val="left"/>
    </w:pPr>
    <w:rPr>
      <w:rFonts w:asciiTheme="minorHAnsi" w:eastAsiaTheme="minorEastAsia" w:hAnsiTheme="minorHAnsi" w:cstheme="minorBidi"/>
      <w:sz w:val="22"/>
      <w:szCs w:val="22"/>
    </w:rPr>
  </w:style>
  <w:style w:type="paragraph" w:styleId="TOC7">
    <w:name w:val="toc 7"/>
    <w:basedOn w:val="a"/>
    <w:next w:val="a"/>
    <w:autoRedefine/>
    <w:uiPriority w:val="39"/>
    <w:unhideWhenUsed/>
    <w:rsid w:val="00B80A6C"/>
    <w:pPr>
      <w:spacing w:after="100" w:line="259" w:lineRule="auto"/>
      <w:ind w:left="1320" w:firstLine="0"/>
      <w:jc w:val="left"/>
    </w:pPr>
    <w:rPr>
      <w:rFonts w:asciiTheme="minorHAnsi" w:eastAsiaTheme="minorEastAsia" w:hAnsiTheme="minorHAnsi" w:cstheme="minorBidi"/>
      <w:sz w:val="22"/>
      <w:szCs w:val="22"/>
    </w:rPr>
  </w:style>
  <w:style w:type="paragraph" w:styleId="TOC8">
    <w:name w:val="toc 8"/>
    <w:basedOn w:val="a"/>
    <w:next w:val="a"/>
    <w:autoRedefine/>
    <w:uiPriority w:val="39"/>
    <w:unhideWhenUsed/>
    <w:rsid w:val="00B80A6C"/>
    <w:pPr>
      <w:spacing w:after="100" w:line="259" w:lineRule="auto"/>
      <w:ind w:left="1540" w:firstLine="0"/>
      <w:jc w:val="left"/>
    </w:pPr>
    <w:rPr>
      <w:rFonts w:asciiTheme="minorHAnsi" w:eastAsiaTheme="minorEastAsia" w:hAnsiTheme="minorHAnsi" w:cstheme="minorBidi"/>
      <w:sz w:val="22"/>
      <w:szCs w:val="22"/>
    </w:rPr>
  </w:style>
  <w:style w:type="paragraph" w:styleId="TOC9">
    <w:name w:val="toc 9"/>
    <w:basedOn w:val="a"/>
    <w:next w:val="a"/>
    <w:autoRedefine/>
    <w:uiPriority w:val="39"/>
    <w:unhideWhenUsed/>
    <w:rsid w:val="00B80A6C"/>
    <w:pPr>
      <w:spacing w:after="100" w:line="259" w:lineRule="auto"/>
      <w:ind w:left="1760" w:firstLine="0"/>
      <w:jc w:val="left"/>
    </w:pPr>
    <w:rPr>
      <w:rFonts w:asciiTheme="minorHAnsi" w:eastAsiaTheme="minorEastAsia" w:hAnsiTheme="minorHAnsi" w:cstheme="minorBidi"/>
      <w:sz w:val="22"/>
      <w:szCs w:val="22"/>
    </w:rPr>
  </w:style>
  <w:style w:type="character" w:styleId="afffff6">
    <w:name w:val="Unresolved Mention"/>
    <w:basedOn w:val="a0"/>
    <w:uiPriority w:val="99"/>
    <w:semiHidden/>
    <w:unhideWhenUsed/>
    <w:rsid w:val="00CF473C"/>
    <w:rPr>
      <w:color w:val="605E5C"/>
      <w:shd w:val="clear" w:color="auto" w:fill="E1DFDD"/>
    </w:rPr>
  </w:style>
  <w:style w:type="paragraph" w:customStyle="1" w:styleId="afffff7">
    <w:name w:val="דף בצד תוכן"/>
    <w:basedOn w:val="afff"/>
    <w:link w:val="afffff8"/>
    <w:qFormat/>
    <w:rsid w:val="00853C4E"/>
    <w:pPr>
      <w:framePr w:hRule="auto" w:wrap="around"/>
    </w:pPr>
    <w:rPr>
      <w:noProof/>
      <w:sz w:val="26"/>
      <w:szCs w:val="14"/>
    </w:rPr>
  </w:style>
  <w:style w:type="character" w:customStyle="1" w:styleId="affd">
    <w:name w:val="דף תו"/>
    <w:basedOn w:val="a0"/>
    <w:link w:val="affc"/>
    <w:rsid w:val="00853C4E"/>
    <w:rPr>
      <w:rFonts w:ascii="David" w:hAnsi="David" w:cs="Guttman Vilna"/>
      <w:b/>
      <w:bCs/>
      <w:color w:val="0070C0"/>
      <w:sz w:val="32"/>
      <w:szCs w:val="30"/>
    </w:rPr>
  </w:style>
  <w:style w:type="character" w:customStyle="1" w:styleId="afff0">
    <w:name w:val="דף בצד תו"/>
    <w:basedOn w:val="affd"/>
    <w:link w:val="afff"/>
    <w:rsid w:val="00853C4E"/>
    <w:rPr>
      <w:rFonts w:ascii="Fb Fontext" w:hAnsi="Fb Fontext" w:cs="BA Vilna Bold"/>
      <w:b/>
      <w:bCs w:val="0"/>
      <w:color w:val="0070C0"/>
      <w:sz w:val="32"/>
      <w:szCs w:val="20"/>
    </w:rPr>
  </w:style>
  <w:style w:type="character" w:customStyle="1" w:styleId="afffff8">
    <w:name w:val="דף בצד תוכן תו"/>
    <w:basedOn w:val="afff0"/>
    <w:link w:val="afffff7"/>
    <w:rsid w:val="00853C4E"/>
    <w:rPr>
      <w:rFonts w:ascii="Fb Fontext" w:hAnsi="Fb Fontext" w:cs="BA Vilna Bold"/>
      <w:b/>
      <w:bCs w:val="0"/>
      <w:noProof/>
      <w:color w:val="0070C0"/>
      <w:sz w:val="26"/>
      <w:szCs w:val="14"/>
    </w:rPr>
  </w:style>
  <w:style w:type="character" w:customStyle="1" w:styleId="MisparKeta">
    <w:name w:val="מספר קטע"/>
    <w:basedOn w:val="a0"/>
    <w:uiPriority w:val="1"/>
    <w:qFormat/>
    <w:rPr>
      <w:rFonts w:cs="BA Vilna Bold"/>
      <w:bCs/>
      <w:color w:val="7A5A14"/>
      <w:szCs w:val="14"/>
    </w:rPr>
  </w:style>
  <w:style w:type="character" w:customStyle="1" w:styleId="NoseMishna">
    <w:name w:val="נושא משנה"/>
    <w:basedOn w:val="a0"/>
    <w:uiPriority w:val="1"/>
    <w:qFormat/>
    <w:rPr>
      <w:rFonts w:cs="BA TM • Vilna Extra-Bold"/>
      <w:spacing w:val="4"/>
      <w:sz w:val="22"/>
      <w:szCs w:val="22"/>
    </w:rPr>
  </w:style>
  <w:style w:type="character" w:customStyle="1" w:styleId="TanaimMishna">
    <w:name w:val="תנאי המשנה"/>
    <w:basedOn w:val="a0"/>
    <w:uiPriority w:val="1"/>
    <w:qFormat/>
    <w:rPr>
      <w:rFonts w:ascii="BA Vilna Bold" w:hAnsi="BA Vilna Bold" w:cs="BA Vilna Bold"/>
      <w:b/>
      <w:bCs/>
      <w:spacing w:val="4"/>
      <w:sz w:val="18"/>
      <w:szCs w:val="18"/>
    </w:rPr>
  </w:style>
  <w:style w:type="character" w:customStyle="1" w:styleId="HesberMishna">
    <w:name w:val="הסבר במשנה"/>
    <w:basedOn w:val="a0"/>
    <w:uiPriority w:val="1"/>
    <w:qFormat/>
    <w:rPr>
      <w:rFonts w:ascii="Fb Fontext" w:hAnsi="Fb Fontext" w:cs="FrankRuehl"/>
      <w:sz w:val="16"/>
      <w:szCs w:val="16"/>
    </w:rPr>
  </w:style>
  <w:style w:type="paragraph" w:customStyle="1" w:styleId="MishnaBatzad">
    <w:name w:val="משנה בצד"/>
    <w:basedOn w:val="a"/>
    <w:qFormat/>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paragraph" w:customStyle="1" w:styleId="PetichatPerek">
    <w:name w:val="פתיחת פרק"/>
    <w:basedOn w:val="a"/>
    <w:next w:val="a"/>
    <w:qFormat/>
    <w:pPr>
      <w:keepNext/>
      <w:keepLines/>
      <w:jc w:val="center"/>
    </w:pPr>
    <w:rPr>
      <w:rFonts w:ascii="BA Fontov Regular" w:hAnsi="BA Fontov Regular" w:cs="BA TM • Vilna Extra-Bold"/>
      <w:color w:val="000000"/>
      <w:spacing w:val="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B69F5-0BBF-415E-8450-612A03969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8543</TotalTime>
  <Pages>255</Pages>
  <Words>50003</Words>
  <Characters>250016</Characters>
  <Application>Microsoft Office Word</Application>
  <DocSecurity>0</DocSecurity>
  <Lines>2083</Lines>
  <Paragraphs>598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מישהו אחד</cp:lastModifiedBy>
  <cp:revision>131</cp:revision>
  <cp:lastPrinted>2022-11-14T21:40:00Z</cp:lastPrinted>
  <dcterms:created xsi:type="dcterms:W3CDTF">2022-08-29T06:54:00Z</dcterms:created>
  <dcterms:modified xsi:type="dcterms:W3CDTF">2022-11-14T21:43:00Z</dcterms:modified>
</cp:coreProperties>
</file>